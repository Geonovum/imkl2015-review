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36FF6673" w:rsidR="005F5675" w:rsidRDefault="005F5675" w:rsidP="005F5675">
      <w:pPr>
        <w:pStyle w:val="Kop1"/>
        <w:jc w:val="left"/>
      </w:pPr>
      <w:r>
        <w:t>(</w:t>
      </w:r>
      <w:del w:id="1" w:author="Paul Janssen" w:date="2020-09-22T11:05:00Z">
        <w:r w:rsidDel="007E29E4">
          <w:delText>in ontwikkeling</w:delText>
        </w:r>
      </w:del>
      <w:ins w:id="2" w:author="Paul Janssen" w:date="2020-09-22T11:05:00Z">
        <w:r w:rsidR="007E29E4">
          <w:t xml:space="preserve">release </w:t>
        </w:r>
        <w:proofErr w:type="spellStart"/>
        <w:r w:rsidR="007E29E4">
          <w:t>candidate</w:t>
        </w:r>
      </w:ins>
      <w:proofErr w:type="spellEnd"/>
      <w:ins w:id="3" w:author="Paul Janssen" w:date="2020-09-24T11:21:00Z">
        <w:r w:rsidR="00A310D6">
          <w:t>-intern</w:t>
        </w:r>
      </w:ins>
      <w:r>
        <w:t>)</w:t>
      </w:r>
    </w:p>
    <w:p w14:paraId="594757C1" w14:textId="32E7C115" w:rsidR="005F5675" w:rsidRDefault="005F5675" w:rsidP="005F5675">
      <w:pPr>
        <w:pStyle w:val="Kop2"/>
        <w:jc w:val="left"/>
      </w:pPr>
      <w:r>
        <w:t>Geonovum Standaard</w:t>
      </w:r>
      <w:r>
        <w:br/>
      </w:r>
      <w:del w:id="4" w:author="Paul Janssen" w:date="2020-09-22T11:05:00Z">
        <w:r w:rsidR="0027713D" w:rsidDel="007E29E4">
          <w:delText>Post-</w:delText>
        </w:r>
        <w:r w:rsidR="003A6AB3" w:rsidDel="007E29E4">
          <w:delText>Consultatieversie</w:delText>
        </w:r>
      </w:del>
      <w:ins w:id="5" w:author="Paul Janssen" w:date="2020-09-22T11:05:00Z">
        <w:r w:rsidR="007E29E4">
          <w:t xml:space="preserve">release </w:t>
        </w:r>
        <w:proofErr w:type="spellStart"/>
        <w:r w:rsidR="007E29E4">
          <w:t>candi</w:t>
        </w:r>
      </w:ins>
      <w:ins w:id="6" w:author="Paul Janssen" w:date="2020-09-22T11:06:00Z">
        <w:r w:rsidR="007E29E4">
          <w:t>date</w:t>
        </w:r>
      </w:ins>
      <w:proofErr w:type="spellEnd"/>
      <w:r w:rsidR="003A6AB3">
        <w:t xml:space="preserve"> </w:t>
      </w:r>
      <w:del w:id="7" w:author="Paul Janssen" w:date="2020-09-22T11:06:00Z">
        <w:r w:rsidR="0027713D" w:rsidDel="007E29E4">
          <w:delText xml:space="preserve">x </w:delText>
        </w:r>
      </w:del>
      <w:ins w:id="8" w:author="Paul Janssen" w:date="2020-09-22T11:06:00Z">
        <w:r w:rsidR="007E29E4">
          <w:t xml:space="preserve">22 </w:t>
        </w:r>
      </w:ins>
      <w:del w:id="9" w:author="Paul Janssen" w:date="2020-09-22T11:06:00Z">
        <w:r w:rsidR="0027713D" w:rsidDel="007E29E4">
          <w:delText xml:space="preserve">aug </w:delText>
        </w:r>
      </w:del>
      <w:ins w:id="10" w:author="Paul Janssen" w:date="2020-09-22T11:06:00Z">
        <w:r w:rsidR="007E29E4">
          <w:t xml:space="preserve">september </w:t>
        </w:r>
      </w:ins>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0C7A35C2" w:rsidR="005F5675" w:rsidRDefault="005F5675" w:rsidP="005F5675">
      <w:pPr>
        <w:rPr>
          <w:ins w:id="11" w:author="Paul Janssen" w:date="2020-09-22T11:07:00Z"/>
        </w:rPr>
      </w:pPr>
      <w:r>
        <w:t>Vorige versie:</w:t>
      </w:r>
    </w:p>
    <w:p w14:paraId="476CF9D7" w14:textId="3E59B824" w:rsidR="007E29E4" w:rsidRDefault="007E29E4" w:rsidP="005F5675">
      <w:ins w:id="12" w:author="Paul Janssen" w:date="2020-09-22T11:07:00Z">
        <w:r>
          <w:tab/>
        </w:r>
        <w:r w:rsidRPr="007E29E4">
          <w:t>https://github.com/Geonovum/imkl2015-review/blob/master/IMKL2.x/00.%20Consultatieversie/1a.%20IMKL-Dataspecificatie-2.0cons.pdf</w:t>
        </w:r>
      </w:ins>
    </w:p>
    <w:p w14:paraId="56BD2142" w14:textId="0BDBDB56" w:rsidR="005F5675" w:rsidDel="007E29E4" w:rsidRDefault="00CE7692" w:rsidP="005F5675">
      <w:pPr>
        <w:ind w:firstLine="708"/>
        <w:rPr>
          <w:del w:id="13" w:author="Paul Janssen" w:date="2020-09-22T11:06:00Z"/>
        </w:rPr>
      </w:pPr>
      <w:del w:id="14" w:author="Paul Janssen" w:date="2020-09-22T11:06:00Z">
        <w:r w:rsidDel="007E29E4">
          <w:fldChar w:fldCharType="begin"/>
        </w:r>
        <w:r w:rsidDel="007E29E4">
          <w:delInstrText xml:space="preserve"> HYPERLINK "https://docs.geostandaarden.nl/kl/def-im-kl12-20170331/doc.pdf" </w:delInstrText>
        </w:r>
        <w:r w:rsidDel="007E29E4">
          <w:fldChar w:fldCharType="separate"/>
        </w:r>
        <w:r w:rsidR="005F5675" w:rsidRPr="00715A18" w:rsidDel="007E29E4">
          <w:rPr>
            <w:rStyle w:val="Hyperlink"/>
          </w:rPr>
          <w:delText>https://docs.geostandaarden.nl/kl/def-im-kl12-20170331/doc.pdf</w:delText>
        </w:r>
        <w:r w:rsidDel="007E29E4">
          <w:rPr>
            <w:rStyle w:val="Hyperlink"/>
          </w:rPr>
          <w:fldChar w:fldCharType="end"/>
        </w:r>
      </w:del>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8"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9"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0"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1" w:history="1">
        <w:r>
          <w:rPr>
            <w:rStyle w:val="Hyperlink"/>
          </w:rPr>
          <w:t>Geonovum</w:t>
        </w:r>
      </w:hyperlink>
    </w:p>
    <w:p w14:paraId="47E0A2EC" w14:textId="7569B587" w:rsidR="005F5675" w:rsidRDefault="00DF227B" w:rsidP="005F5675">
      <w:pPr>
        <w:ind w:left="720"/>
      </w:pPr>
      <w:r w:rsidRPr="006556D2">
        <w:t>Wilko Quak</w:t>
      </w:r>
      <w:r>
        <w:t xml:space="preserve">, </w:t>
      </w:r>
      <w:hyperlink r:id="rId12" w:history="1">
        <w:r>
          <w:rPr>
            <w:rStyle w:val="Hyperlink"/>
          </w:rPr>
          <w:t>Geonovum</w:t>
        </w:r>
      </w:hyperlink>
    </w:p>
    <w:p w14:paraId="0FD70F1B" w14:textId="77777777" w:rsidR="005F5675" w:rsidRDefault="005F5675" w:rsidP="005F5675">
      <w:r>
        <w:t>Doe mee:</w:t>
      </w:r>
    </w:p>
    <w:p w14:paraId="486B2A57" w14:textId="77777777" w:rsidR="005F5675" w:rsidRDefault="00A310D6" w:rsidP="005F5675">
      <w:pPr>
        <w:ind w:left="720"/>
      </w:pPr>
      <w:hyperlink r:id="rId13" w:history="1">
        <w:r w:rsidR="005F5675">
          <w:rPr>
            <w:rStyle w:val="Hyperlink"/>
          </w:rPr>
          <w:t>GitHub Geonovum/</w:t>
        </w:r>
        <w:proofErr w:type="spellStart"/>
        <w:r w:rsidR="005F5675">
          <w:rPr>
            <w:rStyle w:val="Hyperlink"/>
          </w:rPr>
          <w:t>imkl</w:t>
        </w:r>
        <w:proofErr w:type="spellEnd"/>
      </w:hyperlink>
    </w:p>
    <w:p w14:paraId="524439E6" w14:textId="77777777" w:rsidR="005F5675" w:rsidRDefault="00A310D6" w:rsidP="005F5675">
      <w:pPr>
        <w:ind w:left="720"/>
      </w:pPr>
      <w:hyperlink r:id="rId14"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6"/>
          <w:footerReference w:type="even" r:id="rId17"/>
          <w:footerReference w:type="default" r:id="rId18"/>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6A5D9622" w14:textId="572370F3" w:rsidR="0078203B"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51840254" w:history="1">
        <w:r w:rsidR="0078203B" w:rsidRPr="0089795C">
          <w:rPr>
            <w:rStyle w:val="Hyperlink"/>
            <w:noProof/>
          </w:rPr>
          <w:t>Inleiding en leeswijzer.</w:t>
        </w:r>
        <w:r w:rsidR="0078203B">
          <w:rPr>
            <w:noProof/>
            <w:webHidden/>
          </w:rPr>
          <w:tab/>
        </w:r>
        <w:r w:rsidR="0078203B">
          <w:rPr>
            <w:noProof/>
            <w:webHidden/>
          </w:rPr>
          <w:fldChar w:fldCharType="begin"/>
        </w:r>
        <w:r w:rsidR="0078203B">
          <w:rPr>
            <w:noProof/>
            <w:webHidden/>
          </w:rPr>
          <w:instrText xml:space="preserve"> PAGEREF _Toc51840254 \h </w:instrText>
        </w:r>
        <w:r w:rsidR="0078203B">
          <w:rPr>
            <w:noProof/>
            <w:webHidden/>
          </w:rPr>
        </w:r>
        <w:r w:rsidR="0078203B">
          <w:rPr>
            <w:noProof/>
            <w:webHidden/>
          </w:rPr>
          <w:fldChar w:fldCharType="separate"/>
        </w:r>
        <w:r w:rsidR="0078203B">
          <w:rPr>
            <w:noProof/>
            <w:webHidden/>
          </w:rPr>
          <w:t>5</w:t>
        </w:r>
        <w:r w:rsidR="0078203B">
          <w:rPr>
            <w:noProof/>
            <w:webHidden/>
          </w:rPr>
          <w:fldChar w:fldCharType="end"/>
        </w:r>
      </w:hyperlink>
    </w:p>
    <w:p w14:paraId="23557896" w14:textId="6B861F51" w:rsidR="0078203B" w:rsidRDefault="0078203B">
      <w:pPr>
        <w:pStyle w:val="Inhopg1"/>
        <w:rPr>
          <w:rFonts w:asciiTheme="minorHAnsi" w:eastAsiaTheme="minorEastAsia" w:hAnsiTheme="minorHAnsi" w:cstheme="minorBidi"/>
          <w:noProof/>
          <w:sz w:val="22"/>
          <w:szCs w:val="22"/>
        </w:rPr>
      </w:pPr>
      <w:hyperlink w:anchor="_Toc51840255" w:history="1">
        <w:r w:rsidRPr="0089795C">
          <w:rPr>
            <w:rStyle w:val="Hyperlink"/>
            <w:noProof/>
          </w:rPr>
          <w:t>Scope</w:t>
        </w:r>
        <w:r>
          <w:rPr>
            <w:noProof/>
            <w:webHidden/>
          </w:rPr>
          <w:tab/>
        </w:r>
        <w:r>
          <w:rPr>
            <w:noProof/>
            <w:webHidden/>
          </w:rPr>
          <w:fldChar w:fldCharType="begin"/>
        </w:r>
        <w:r>
          <w:rPr>
            <w:noProof/>
            <w:webHidden/>
          </w:rPr>
          <w:instrText xml:space="preserve"> PAGEREF _Toc51840255 \h </w:instrText>
        </w:r>
        <w:r>
          <w:rPr>
            <w:noProof/>
            <w:webHidden/>
          </w:rPr>
        </w:r>
        <w:r>
          <w:rPr>
            <w:noProof/>
            <w:webHidden/>
          </w:rPr>
          <w:fldChar w:fldCharType="separate"/>
        </w:r>
        <w:r>
          <w:rPr>
            <w:noProof/>
            <w:webHidden/>
          </w:rPr>
          <w:t>6</w:t>
        </w:r>
        <w:r>
          <w:rPr>
            <w:noProof/>
            <w:webHidden/>
          </w:rPr>
          <w:fldChar w:fldCharType="end"/>
        </w:r>
      </w:hyperlink>
    </w:p>
    <w:p w14:paraId="20FFCAFE" w14:textId="3C53D8DC" w:rsidR="0078203B" w:rsidRDefault="0078203B">
      <w:pPr>
        <w:pStyle w:val="Inhopg2"/>
        <w:rPr>
          <w:rFonts w:asciiTheme="minorHAnsi" w:eastAsiaTheme="minorEastAsia" w:hAnsiTheme="minorHAnsi" w:cstheme="minorBidi"/>
          <w:sz w:val="22"/>
          <w:szCs w:val="22"/>
        </w:rPr>
      </w:pPr>
      <w:hyperlink w:anchor="_Toc51840256" w:history="1">
        <w:r w:rsidRPr="0089795C">
          <w:rPr>
            <w:rStyle w:val="Hyperlink"/>
          </w:rPr>
          <w:t>2.1</w:t>
        </w:r>
        <w:r>
          <w:rPr>
            <w:rFonts w:asciiTheme="minorHAnsi" w:eastAsiaTheme="minorEastAsia" w:hAnsiTheme="minorHAnsi" w:cstheme="minorBidi"/>
            <w:sz w:val="22"/>
            <w:szCs w:val="22"/>
          </w:rPr>
          <w:tab/>
        </w:r>
        <w:r w:rsidRPr="0089795C">
          <w:rPr>
            <w:rStyle w:val="Hyperlink"/>
          </w:rPr>
          <w:t>Scope.</w:t>
        </w:r>
        <w:r>
          <w:rPr>
            <w:webHidden/>
          </w:rPr>
          <w:tab/>
        </w:r>
        <w:r>
          <w:rPr>
            <w:webHidden/>
          </w:rPr>
          <w:fldChar w:fldCharType="begin"/>
        </w:r>
        <w:r>
          <w:rPr>
            <w:webHidden/>
          </w:rPr>
          <w:instrText xml:space="preserve"> PAGEREF _Toc51840256 \h </w:instrText>
        </w:r>
        <w:r>
          <w:rPr>
            <w:webHidden/>
          </w:rPr>
        </w:r>
        <w:r>
          <w:rPr>
            <w:webHidden/>
          </w:rPr>
          <w:fldChar w:fldCharType="separate"/>
        </w:r>
        <w:r>
          <w:rPr>
            <w:webHidden/>
          </w:rPr>
          <w:t>6</w:t>
        </w:r>
        <w:r>
          <w:rPr>
            <w:webHidden/>
          </w:rPr>
          <w:fldChar w:fldCharType="end"/>
        </w:r>
      </w:hyperlink>
    </w:p>
    <w:p w14:paraId="101B241B" w14:textId="2B971B51" w:rsidR="0078203B" w:rsidRDefault="0078203B">
      <w:pPr>
        <w:pStyle w:val="Inhopg1"/>
        <w:rPr>
          <w:rFonts w:asciiTheme="minorHAnsi" w:eastAsiaTheme="minorEastAsia" w:hAnsiTheme="minorHAnsi" w:cstheme="minorBidi"/>
          <w:noProof/>
          <w:sz w:val="22"/>
          <w:szCs w:val="22"/>
        </w:rPr>
      </w:pPr>
      <w:hyperlink w:anchor="_Toc51840257" w:history="1">
        <w:r w:rsidRPr="0089795C">
          <w:rPr>
            <w:rStyle w:val="Hyperlink"/>
            <w:noProof/>
          </w:rPr>
          <w:t>Overzicht</w:t>
        </w:r>
        <w:r>
          <w:rPr>
            <w:noProof/>
            <w:webHidden/>
          </w:rPr>
          <w:tab/>
        </w:r>
        <w:r>
          <w:rPr>
            <w:noProof/>
            <w:webHidden/>
          </w:rPr>
          <w:fldChar w:fldCharType="begin"/>
        </w:r>
        <w:r>
          <w:rPr>
            <w:noProof/>
            <w:webHidden/>
          </w:rPr>
          <w:instrText xml:space="preserve"> PAGEREF _Toc51840257 \h </w:instrText>
        </w:r>
        <w:r>
          <w:rPr>
            <w:noProof/>
            <w:webHidden/>
          </w:rPr>
        </w:r>
        <w:r>
          <w:rPr>
            <w:noProof/>
            <w:webHidden/>
          </w:rPr>
          <w:fldChar w:fldCharType="separate"/>
        </w:r>
        <w:r>
          <w:rPr>
            <w:noProof/>
            <w:webHidden/>
          </w:rPr>
          <w:t>7</w:t>
        </w:r>
        <w:r>
          <w:rPr>
            <w:noProof/>
            <w:webHidden/>
          </w:rPr>
          <w:fldChar w:fldCharType="end"/>
        </w:r>
      </w:hyperlink>
    </w:p>
    <w:p w14:paraId="7C44CB43" w14:textId="0C6614BB" w:rsidR="0078203B" w:rsidRDefault="0078203B">
      <w:pPr>
        <w:pStyle w:val="Inhopg2"/>
        <w:rPr>
          <w:rFonts w:asciiTheme="minorHAnsi" w:eastAsiaTheme="minorEastAsia" w:hAnsiTheme="minorHAnsi" w:cstheme="minorBidi"/>
          <w:sz w:val="22"/>
          <w:szCs w:val="22"/>
        </w:rPr>
      </w:pPr>
      <w:hyperlink w:anchor="_Toc51840258" w:history="1">
        <w:r w:rsidRPr="0089795C">
          <w:rPr>
            <w:rStyle w:val="Hyperlink"/>
          </w:rPr>
          <w:t>3.1</w:t>
        </w:r>
        <w:r>
          <w:rPr>
            <w:rFonts w:asciiTheme="minorHAnsi" w:eastAsiaTheme="minorEastAsia" w:hAnsiTheme="minorHAnsi" w:cstheme="minorBidi"/>
            <w:sz w:val="22"/>
            <w:szCs w:val="22"/>
          </w:rPr>
          <w:tab/>
        </w:r>
        <w:r w:rsidRPr="0089795C">
          <w:rPr>
            <w:rStyle w:val="Hyperlink"/>
          </w:rPr>
          <w:t>Naam en Acroniemen.</w:t>
        </w:r>
        <w:r>
          <w:rPr>
            <w:webHidden/>
          </w:rPr>
          <w:tab/>
        </w:r>
        <w:r>
          <w:rPr>
            <w:webHidden/>
          </w:rPr>
          <w:fldChar w:fldCharType="begin"/>
        </w:r>
        <w:r>
          <w:rPr>
            <w:webHidden/>
          </w:rPr>
          <w:instrText xml:space="preserve"> PAGEREF _Toc51840258 \h </w:instrText>
        </w:r>
        <w:r>
          <w:rPr>
            <w:webHidden/>
          </w:rPr>
        </w:r>
        <w:r>
          <w:rPr>
            <w:webHidden/>
          </w:rPr>
          <w:fldChar w:fldCharType="separate"/>
        </w:r>
        <w:r>
          <w:rPr>
            <w:webHidden/>
          </w:rPr>
          <w:t>7</w:t>
        </w:r>
        <w:r>
          <w:rPr>
            <w:webHidden/>
          </w:rPr>
          <w:fldChar w:fldCharType="end"/>
        </w:r>
      </w:hyperlink>
    </w:p>
    <w:p w14:paraId="7636D707" w14:textId="577A12F2" w:rsidR="0078203B" w:rsidRDefault="0078203B">
      <w:pPr>
        <w:pStyle w:val="Inhopg2"/>
        <w:rPr>
          <w:rFonts w:asciiTheme="minorHAnsi" w:eastAsiaTheme="minorEastAsia" w:hAnsiTheme="minorHAnsi" w:cstheme="minorBidi"/>
          <w:sz w:val="22"/>
          <w:szCs w:val="22"/>
        </w:rPr>
      </w:pPr>
      <w:hyperlink w:anchor="_Toc51840259" w:history="1">
        <w:r w:rsidRPr="0089795C">
          <w:rPr>
            <w:rStyle w:val="Hyperlink"/>
          </w:rPr>
          <w:t>3.2</w:t>
        </w:r>
        <w:r>
          <w:rPr>
            <w:rFonts w:asciiTheme="minorHAnsi" w:eastAsiaTheme="minorEastAsia" w:hAnsiTheme="minorHAnsi" w:cstheme="minorBidi"/>
            <w:sz w:val="22"/>
            <w:szCs w:val="22"/>
          </w:rPr>
          <w:tab/>
        </w:r>
        <w:r w:rsidRPr="0089795C">
          <w:rPr>
            <w:rStyle w:val="Hyperlink"/>
          </w:rPr>
          <w:t>Informele beschrijving.</w:t>
        </w:r>
        <w:r>
          <w:rPr>
            <w:webHidden/>
          </w:rPr>
          <w:tab/>
        </w:r>
        <w:r>
          <w:rPr>
            <w:webHidden/>
          </w:rPr>
          <w:fldChar w:fldCharType="begin"/>
        </w:r>
        <w:r>
          <w:rPr>
            <w:webHidden/>
          </w:rPr>
          <w:instrText xml:space="preserve"> PAGEREF _Toc51840259 \h </w:instrText>
        </w:r>
        <w:r>
          <w:rPr>
            <w:webHidden/>
          </w:rPr>
        </w:r>
        <w:r>
          <w:rPr>
            <w:webHidden/>
          </w:rPr>
          <w:fldChar w:fldCharType="separate"/>
        </w:r>
        <w:r>
          <w:rPr>
            <w:webHidden/>
          </w:rPr>
          <w:t>7</w:t>
        </w:r>
        <w:r>
          <w:rPr>
            <w:webHidden/>
          </w:rPr>
          <w:fldChar w:fldCharType="end"/>
        </w:r>
      </w:hyperlink>
    </w:p>
    <w:p w14:paraId="30E413F7" w14:textId="537E5C3A" w:rsidR="0078203B" w:rsidRDefault="0078203B">
      <w:pPr>
        <w:pStyle w:val="Inhopg3"/>
        <w:rPr>
          <w:rFonts w:asciiTheme="minorHAnsi" w:eastAsiaTheme="minorEastAsia" w:hAnsiTheme="minorHAnsi" w:cstheme="minorBidi"/>
          <w:noProof/>
          <w:sz w:val="22"/>
          <w:szCs w:val="22"/>
        </w:rPr>
      </w:pPr>
      <w:hyperlink w:anchor="_Toc51840260" w:history="1">
        <w:r w:rsidRPr="0089795C">
          <w:rPr>
            <w:rStyle w:val="Hyperlink"/>
            <w:noProof/>
          </w:rPr>
          <w:t>3.2.1</w:t>
        </w:r>
        <w:r>
          <w:rPr>
            <w:rFonts w:asciiTheme="minorHAnsi" w:eastAsiaTheme="minorEastAsia" w:hAnsiTheme="minorHAnsi" w:cstheme="minorBidi"/>
            <w:noProof/>
            <w:sz w:val="22"/>
            <w:szCs w:val="22"/>
          </w:rPr>
          <w:tab/>
        </w:r>
        <w:r w:rsidRPr="0089795C">
          <w:rPr>
            <w:rStyle w:val="Hyperlink"/>
            <w:noProof/>
          </w:rPr>
          <w:t>Definitie.</w:t>
        </w:r>
        <w:r>
          <w:rPr>
            <w:noProof/>
            <w:webHidden/>
          </w:rPr>
          <w:tab/>
        </w:r>
        <w:r>
          <w:rPr>
            <w:noProof/>
            <w:webHidden/>
          </w:rPr>
          <w:fldChar w:fldCharType="begin"/>
        </w:r>
        <w:r>
          <w:rPr>
            <w:noProof/>
            <w:webHidden/>
          </w:rPr>
          <w:instrText xml:space="preserve"> PAGEREF _Toc51840260 \h </w:instrText>
        </w:r>
        <w:r>
          <w:rPr>
            <w:noProof/>
            <w:webHidden/>
          </w:rPr>
        </w:r>
        <w:r>
          <w:rPr>
            <w:noProof/>
            <w:webHidden/>
          </w:rPr>
          <w:fldChar w:fldCharType="separate"/>
        </w:r>
        <w:r>
          <w:rPr>
            <w:noProof/>
            <w:webHidden/>
          </w:rPr>
          <w:t>7</w:t>
        </w:r>
        <w:r>
          <w:rPr>
            <w:noProof/>
            <w:webHidden/>
          </w:rPr>
          <w:fldChar w:fldCharType="end"/>
        </w:r>
      </w:hyperlink>
    </w:p>
    <w:p w14:paraId="38DEBE47" w14:textId="79E2E2FA" w:rsidR="0078203B" w:rsidRDefault="0078203B">
      <w:pPr>
        <w:pStyle w:val="Inhopg3"/>
        <w:rPr>
          <w:rFonts w:asciiTheme="minorHAnsi" w:eastAsiaTheme="minorEastAsia" w:hAnsiTheme="minorHAnsi" w:cstheme="minorBidi"/>
          <w:noProof/>
          <w:sz w:val="22"/>
          <w:szCs w:val="22"/>
        </w:rPr>
      </w:pPr>
      <w:hyperlink w:anchor="_Toc51840261" w:history="1">
        <w:r w:rsidRPr="0089795C">
          <w:rPr>
            <w:rStyle w:val="Hyperlink"/>
            <w:noProof/>
          </w:rPr>
          <w:t>3.2.2</w:t>
        </w:r>
        <w:r>
          <w:rPr>
            <w:rFonts w:asciiTheme="minorHAnsi" w:eastAsiaTheme="minorEastAsia" w:hAnsiTheme="minorHAnsi" w:cstheme="minorBidi"/>
            <w:noProof/>
            <w:sz w:val="22"/>
            <w:szCs w:val="22"/>
          </w:rPr>
          <w:tab/>
        </w:r>
        <w:r w:rsidRPr="0089795C">
          <w:rPr>
            <w:rStyle w:val="Hyperlink"/>
            <w:noProof/>
          </w:rPr>
          <w:t>Beschrijving.</w:t>
        </w:r>
        <w:r>
          <w:rPr>
            <w:noProof/>
            <w:webHidden/>
          </w:rPr>
          <w:tab/>
        </w:r>
        <w:r>
          <w:rPr>
            <w:noProof/>
            <w:webHidden/>
          </w:rPr>
          <w:fldChar w:fldCharType="begin"/>
        </w:r>
        <w:r>
          <w:rPr>
            <w:noProof/>
            <w:webHidden/>
          </w:rPr>
          <w:instrText xml:space="preserve"> PAGEREF _Toc51840261 \h </w:instrText>
        </w:r>
        <w:r>
          <w:rPr>
            <w:noProof/>
            <w:webHidden/>
          </w:rPr>
        </w:r>
        <w:r>
          <w:rPr>
            <w:noProof/>
            <w:webHidden/>
          </w:rPr>
          <w:fldChar w:fldCharType="separate"/>
        </w:r>
        <w:r>
          <w:rPr>
            <w:noProof/>
            <w:webHidden/>
          </w:rPr>
          <w:t>7</w:t>
        </w:r>
        <w:r>
          <w:rPr>
            <w:noProof/>
            <w:webHidden/>
          </w:rPr>
          <w:fldChar w:fldCharType="end"/>
        </w:r>
      </w:hyperlink>
    </w:p>
    <w:p w14:paraId="54367193" w14:textId="17C655E1" w:rsidR="0078203B" w:rsidRDefault="0078203B">
      <w:pPr>
        <w:pStyle w:val="Inhopg2"/>
        <w:rPr>
          <w:rFonts w:asciiTheme="minorHAnsi" w:eastAsiaTheme="minorEastAsia" w:hAnsiTheme="minorHAnsi" w:cstheme="minorBidi"/>
          <w:sz w:val="22"/>
          <w:szCs w:val="22"/>
        </w:rPr>
      </w:pPr>
      <w:hyperlink w:anchor="_Toc51840262" w:history="1">
        <w:r w:rsidRPr="0089795C">
          <w:rPr>
            <w:rStyle w:val="Hyperlink"/>
          </w:rPr>
          <w:t>3.3</w:t>
        </w:r>
        <w:r>
          <w:rPr>
            <w:rFonts w:asciiTheme="minorHAnsi" w:eastAsiaTheme="minorEastAsia" w:hAnsiTheme="minorHAnsi" w:cstheme="minorBidi"/>
            <w:sz w:val="22"/>
            <w:szCs w:val="22"/>
          </w:rPr>
          <w:tab/>
        </w:r>
        <w:r w:rsidRPr="0089795C">
          <w:rPr>
            <w:rStyle w:val="Hyperlink"/>
          </w:rPr>
          <w:t>Normatieve referenties.</w:t>
        </w:r>
        <w:r>
          <w:rPr>
            <w:webHidden/>
          </w:rPr>
          <w:tab/>
        </w:r>
        <w:r>
          <w:rPr>
            <w:webHidden/>
          </w:rPr>
          <w:fldChar w:fldCharType="begin"/>
        </w:r>
        <w:r>
          <w:rPr>
            <w:webHidden/>
          </w:rPr>
          <w:instrText xml:space="preserve"> PAGEREF _Toc51840262 \h </w:instrText>
        </w:r>
        <w:r>
          <w:rPr>
            <w:webHidden/>
          </w:rPr>
        </w:r>
        <w:r>
          <w:rPr>
            <w:webHidden/>
          </w:rPr>
          <w:fldChar w:fldCharType="separate"/>
        </w:r>
        <w:r>
          <w:rPr>
            <w:webHidden/>
          </w:rPr>
          <w:t>10</w:t>
        </w:r>
        <w:r>
          <w:rPr>
            <w:webHidden/>
          </w:rPr>
          <w:fldChar w:fldCharType="end"/>
        </w:r>
      </w:hyperlink>
    </w:p>
    <w:p w14:paraId="47AFEEB1" w14:textId="72A560CB" w:rsidR="0078203B" w:rsidRDefault="0078203B">
      <w:pPr>
        <w:pStyle w:val="Inhopg2"/>
        <w:rPr>
          <w:rFonts w:asciiTheme="minorHAnsi" w:eastAsiaTheme="minorEastAsia" w:hAnsiTheme="minorHAnsi" w:cstheme="minorBidi"/>
          <w:sz w:val="22"/>
          <w:szCs w:val="22"/>
        </w:rPr>
      </w:pPr>
      <w:hyperlink w:anchor="_Toc51840263" w:history="1">
        <w:r w:rsidRPr="0089795C">
          <w:rPr>
            <w:rStyle w:val="Hyperlink"/>
          </w:rPr>
          <w:t>3.4</w:t>
        </w:r>
        <w:r>
          <w:rPr>
            <w:rFonts w:asciiTheme="minorHAnsi" w:eastAsiaTheme="minorEastAsia" w:hAnsiTheme="minorHAnsi" w:cstheme="minorBidi"/>
            <w:sz w:val="22"/>
            <w:szCs w:val="22"/>
          </w:rPr>
          <w:tab/>
        </w:r>
        <w:r w:rsidRPr="0089795C">
          <w:rPr>
            <w:rStyle w:val="Hyperlink"/>
          </w:rPr>
          <w:t>Totstandkoming.</w:t>
        </w:r>
        <w:r>
          <w:rPr>
            <w:webHidden/>
          </w:rPr>
          <w:tab/>
        </w:r>
        <w:r>
          <w:rPr>
            <w:webHidden/>
          </w:rPr>
          <w:fldChar w:fldCharType="begin"/>
        </w:r>
        <w:r>
          <w:rPr>
            <w:webHidden/>
          </w:rPr>
          <w:instrText xml:space="preserve"> PAGEREF _Toc51840263 \h </w:instrText>
        </w:r>
        <w:r>
          <w:rPr>
            <w:webHidden/>
          </w:rPr>
        </w:r>
        <w:r>
          <w:rPr>
            <w:webHidden/>
          </w:rPr>
          <w:fldChar w:fldCharType="separate"/>
        </w:r>
        <w:r>
          <w:rPr>
            <w:webHidden/>
          </w:rPr>
          <w:t>10</w:t>
        </w:r>
        <w:r>
          <w:rPr>
            <w:webHidden/>
          </w:rPr>
          <w:fldChar w:fldCharType="end"/>
        </w:r>
      </w:hyperlink>
    </w:p>
    <w:p w14:paraId="4364D16B" w14:textId="29B95E33" w:rsidR="0078203B" w:rsidRDefault="0078203B">
      <w:pPr>
        <w:pStyle w:val="Inhopg2"/>
        <w:rPr>
          <w:rFonts w:asciiTheme="minorHAnsi" w:eastAsiaTheme="minorEastAsia" w:hAnsiTheme="minorHAnsi" w:cstheme="minorBidi"/>
          <w:sz w:val="22"/>
          <w:szCs w:val="22"/>
        </w:rPr>
      </w:pPr>
      <w:hyperlink w:anchor="_Toc51840264" w:history="1">
        <w:r w:rsidRPr="0089795C">
          <w:rPr>
            <w:rStyle w:val="Hyperlink"/>
          </w:rPr>
          <w:t>3.5</w:t>
        </w:r>
        <w:r>
          <w:rPr>
            <w:rFonts w:asciiTheme="minorHAnsi" w:eastAsiaTheme="minorEastAsia" w:hAnsiTheme="minorHAnsi" w:cstheme="minorBidi"/>
            <w:sz w:val="22"/>
            <w:szCs w:val="22"/>
          </w:rPr>
          <w:tab/>
        </w:r>
        <w:r w:rsidRPr="0089795C">
          <w:rPr>
            <w:rStyle w:val="Hyperlink"/>
          </w:rPr>
          <w:t>Termen en definities.</w:t>
        </w:r>
        <w:r>
          <w:rPr>
            <w:webHidden/>
          </w:rPr>
          <w:tab/>
        </w:r>
        <w:r>
          <w:rPr>
            <w:webHidden/>
          </w:rPr>
          <w:fldChar w:fldCharType="begin"/>
        </w:r>
        <w:r>
          <w:rPr>
            <w:webHidden/>
          </w:rPr>
          <w:instrText xml:space="preserve"> PAGEREF _Toc51840264 \h </w:instrText>
        </w:r>
        <w:r>
          <w:rPr>
            <w:webHidden/>
          </w:rPr>
        </w:r>
        <w:r>
          <w:rPr>
            <w:webHidden/>
          </w:rPr>
          <w:fldChar w:fldCharType="separate"/>
        </w:r>
        <w:r>
          <w:rPr>
            <w:webHidden/>
          </w:rPr>
          <w:t>10</w:t>
        </w:r>
        <w:r>
          <w:rPr>
            <w:webHidden/>
          </w:rPr>
          <w:fldChar w:fldCharType="end"/>
        </w:r>
      </w:hyperlink>
    </w:p>
    <w:p w14:paraId="0DC2DCE7" w14:textId="75E83BC4" w:rsidR="0078203B" w:rsidRDefault="0078203B">
      <w:pPr>
        <w:pStyle w:val="Inhopg2"/>
        <w:rPr>
          <w:rFonts w:asciiTheme="minorHAnsi" w:eastAsiaTheme="minorEastAsia" w:hAnsiTheme="minorHAnsi" w:cstheme="minorBidi"/>
          <w:sz w:val="22"/>
          <w:szCs w:val="22"/>
        </w:rPr>
      </w:pPr>
      <w:hyperlink w:anchor="_Toc51840265" w:history="1">
        <w:r w:rsidRPr="0089795C">
          <w:rPr>
            <w:rStyle w:val="Hyperlink"/>
          </w:rPr>
          <w:t>3.6</w:t>
        </w:r>
        <w:r>
          <w:rPr>
            <w:rFonts w:asciiTheme="minorHAnsi" w:eastAsiaTheme="minorEastAsia" w:hAnsiTheme="minorHAnsi" w:cstheme="minorBidi"/>
            <w:sz w:val="22"/>
            <w:szCs w:val="22"/>
          </w:rPr>
          <w:tab/>
        </w:r>
        <w:r w:rsidRPr="0089795C">
          <w:rPr>
            <w:rStyle w:val="Hyperlink"/>
          </w:rPr>
          <w:t>Symbolen en afkortingen.</w:t>
        </w:r>
        <w:r>
          <w:rPr>
            <w:webHidden/>
          </w:rPr>
          <w:tab/>
        </w:r>
        <w:r>
          <w:rPr>
            <w:webHidden/>
          </w:rPr>
          <w:fldChar w:fldCharType="begin"/>
        </w:r>
        <w:r>
          <w:rPr>
            <w:webHidden/>
          </w:rPr>
          <w:instrText xml:space="preserve"> PAGEREF _Toc51840265 \h </w:instrText>
        </w:r>
        <w:r>
          <w:rPr>
            <w:webHidden/>
          </w:rPr>
        </w:r>
        <w:r>
          <w:rPr>
            <w:webHidden/>
          </w:rPr>
          <w:fldChar w:fldCharType="separate"/>
        </w:r>
        <w:r>
          <w:rPr>
            <w:webHidden/>
          </w:rPr>
          <w:t>14</w:t>
        </w:r>
        <w:r>
          <w:rPr>
            <w:webHidden/>
          </w:rPr>
          <w:fldChar w:fldCharType="end"/>
        </w:r>
      </w:hyperlink>
    </w:p>
    <w:p w14:paraId="07A13408" w14:textId="1EE10A16" w:rsidR="0078203B" w:rsidRDefault="0078203B">
      <w:pPr>
        <w:pStyle w:val="Inhopg1"/>
        <w:rPr>
          <w:rFonts w:asciiTheme="minorHAnsi" w:eastAsiaTheme="minorEastAsia" w:hAnsiTheme="minorHAnsi" w:cstheme="minorBidi"/>
          <w:noProof/>
          <w:sz w:val="22"/>
          <w:szCs w:val="22"/>
        </w:rPr>
      </w:pPr>
      <w:hyperlink w:anchor="_Toc51840266" w:history="1">
        <w:r w:rsidRPr="0089795C">
          <w:rPr>
            <w:rStyle w:val="Hyperlink"/>
            <w:noProof/>
          </w:rPr>
          <w:t>Identificatie document</w:t>
        </w:r>
        <w:r>
          <w:rPr>
            <w:noProof/>
            <w:webHidden/>
          </w:rPr>
          <w:tab/>
        </w:r>
        <w:r>
          <w:rPr>
            <w:noProof/>
            <w:webHidden/>
          </w:rPr>
          <w:fldChar w:fldCharType="begin"/>
        </w:r>
        <w:r>
          <w:rPr>
            <w:noProof/>
            <w:webHidden/>
          </w:rPr>
          <w:instrText xml:space="preserve"> PAGEREF _Toc51840266 \h </w:instrText>
        </w:r>
        <w:r>
          <w:rPr>
            <w:noProof/>
            <w:webHidden/>
          </w:rPr>
        </w:r>
        <w:r>
          <w:rPr>
            <w:noProof/>
            <w:webHidden/>
          </w:rPr>
          <w:fldChar w:fldCharType="separate"/>
        </w:r>
        <w:r>
          <w:rPr>
            <w:noProof/>
            <w:webHidden/>
          </w:rPr>
          <w:t>16</w:t>
        </w:r>
        <w:r>
          <w:rPr>
            <w:noProof/>
            <w:webHidden/>
          </w:rPr>
          <w:fldChar w:fldCharType="end"/>
        </w:r>
      </w:hyperlink>
    </w:p>
    <w:p w14:paraId="4E55CD87" w14:textId="4AD1E0CE" w:rsidR="0078203B" w:rsidRDefault="0078203B">
      <w:pPr>
        <w:pStyle w:val="Inhopg1"/>
        <w:rPr>
          <w:rFonts w:asciiTheme="minorHAnsi" w:eastAsiaTheme="minorEastAsia" w:hAnsiTheme="minorHAnsi" w:cstheme="minorBidi"/>
          <w:noProof/>
          <w:sz w:val="22"/>
          <w:szCs w:val="22"/>
        </w:rPr>
      </w:pPr>
      <w:hyperlink w:anchor="_Toc51840267" w:history="1">
        <w:r w:rsidRPr="0089795C">
          <w:rPr>
            <w:rStyle w:val="Hyperlink"/>
            <w:noProof/>
          </w:rPr>
          <w:t>Data content en structuur</w:t>
        </w:r>
        <w:r>
          <w:rPr>
            <w:noProof/>
            <w:webHidden/>
          </w:rPr>
          <w:tab/>
        </w:r>
        <w:r>
          <w:rPr>
            <w:noProof/>
            <w:webHidden/>
          </w:rPr>
          <w:fldChar w:fldCharType="begin"/>
        </w:r>
        <w:r>
          <w:rPr>
            <w:noProof/>
            <w:webHidden/>
          </w:rPr>
          <w:instrText xml:space="preserve"> PAGEREF _Toc51840267 \h </w:instrText>
        </w:r>
        <w:r>
          <w:rPr>
            <w:noProof/>
            <w:webHidden/>
          </w:rPr>
        </w:r>
        <w:r>
          <w:rPr>
            <w:noProof/>
            <w:webHidden/>
          </w:rPr>
          <w:fldChar w:fldCharType="separate"/>
        </w:r>
        <w:r>
          <w:rPr>
            <w:noProof/>
            <w:webHidden/>
          </w:rPr>
          <w:t>17</w:t>
        </w:r>
        <w:r>
          <w:rPr>
            <w:noProof/>
            <w:webHidden/>
          </w:rPr>
          <w:fldChar w:fldCharType="end"/>
        </w:r>
      </w:hyperlink>
    </w:p>
    <w:p w14:paraId="4CBA9DD7" w14:textId="44C1CDA1" w:rsidR="0078203B" w:rsidRDefault="0078203B">
      <w:pPr>
        <w:pStyle w:val="Inhopg2"/>
        <w:rPr>
          <w:rFonts w:asciiTheme="minorHAnsi" w:eastAsiaTheme="minorEastAsia" w:hAnsiTheme="minorHAnsi" w:cstheme="minorBidi"/>
          <w:sz w:val="22"/>
          <w:szCs w:val="22"/>
        </w:rPr>
      </w:pPr>
      <w:hyperlink w:anchor="_Toc51840268" w:history="1">
        <w:r w:rsidRPr="0089795C">
          <w:rPr>
            <w:rStyle w:val="Hyperlink"/>
          </w:rPr>
          <w:t>5.1</w:t>
        </w:r>
        <w:r>
          <w:rPr>
            <w:rFonts w:asciiTheme="minorHAnsi" w:eastAsiaTheme="minorEastAsia" w:hAnsiTheme="minorHAnsi" w:cstheme="minorBidi"/>
            <w:sz w:val="22"/>
            <w:szCs w:val="22"/>
          </w:rPr>
          <w:tab/>
        </w:r>
        <w:r w:rsidRPr="0089795C">
          <w:rPr>
            <w:rStyle w:val="Hyperlink"/>
          </w:rPr>
          <w:t>Inleiding.</w:t>
        </w:r>
        <w:r>
          <w:rPr>
            <w:webHidden/>
          </w:rPr>
          <w:tab/>
        </w:r>
        <w:r>
          <w:rPr>
            <w:webHidden/>
          </w:rPr>
          <w:fldChar w:fldCharType="begin"/>
        </w:r>
        <w:r>
          <w:rPr>
            <w:webHidden/>
          </w:rPr>
          <w:instrText xml:space="preserve"> PAGEREF _Toc51840268 \h </w:instrText>
        </w:r>
        <w:r>
          <w:rPr>
            <w:webHidden/>
          </w:rPr>
        </w:r>
        <w:r>
          <w:rPr>
            <w:webHidden/>
          </w:rPr>
          <w:fldChar w:fldCharType="separate"/>
        </w:r>
        <w:r>
          <w:rPr>
            <w:webHidden/>
          </w:rPr>
          <w:t>17</w:t>
        </w:r>
        <w:r>
          <w:rPr>
            <w:webHidden/>
          </w:rPr>
          <w:fldChar w:fldCharType="end"/>
        </w:r>
      </w:hyperlink>
    </w:p>
    <w:p w14:paraId="2E462D3A" w14:textId="6F1CB535" w:rsidR="0078203B" w:rsidRDefault="0078203B">
      <w:pPr>
        <w:pStyle w:val="Inhopg2"/>
        <w:rPr>
          <w:rFonts w:asciiTheme="minorHAnsi" w:eastAsiaTheme="minorEastAsia" w:hAnsiTheme="minorHAnsi" w:cstheme="minorBidi"/>
          <w:sz w:val="22"/>
          <w:szCs w:val="22"/>
        </w:rPr>
      </w:pPr>
      <w:hyperlink w:anchor="_Toc51840269" w:history="1">
        <w:r w:rsidRPr="0089795C">
          <w:rPr>
            <w:rStyle w:val="Hyperlink"/>
          </w:rPr>
          <w:t>5.2</w:t>
        </w:r>
        <w:r>
          <w:rPr>
            <w:rFonts w:asciiTheme="minorHAnsi" w:eastAsiaTheme="minorEastAsia" w:hAnsiTheme="minorHAnsi" w:cstheme="minorBidi"/>
            <w:sz w:val="22"/>
            <w:szCs w:val="22"/>
          </w:rPr>
          <w:tab/>
        </w:r>
        <w:r w:rsidRPr="0089795C">
          <w:rPr>
            <w:rStyle w:val="Hyperlink"/>
          </w:rPr>
          <w:t>UML diagrammen.</w:t>
        </w:r>
        <w:r>
          <w:rPr>
            <w:webHidden/>
          </w:rPr>
          <w:tab/>
        </w:r>
        <w:r>
          <w:rPr>
            <w:webHidden/>
          </w:rPr>
          <w:fldChar w:fldCharType="begin"/>
        </w:r>
        <w:r>
          <w:rPr>
            <w:webHidden/>
          </w:rPr>
          <w:instrText xml:space="preserve"> PAGEREF _Toc51840269 \h </w:instrText>
        </w:r>
        <w:r>
          <w:rPr>
            <w:webHidden/>
          </w:rPr>
        </w:r>
        <w:r>
          <w:rPr>
            <w:webHidden/>
          </w:rPr>
          <w:fldChar w:fldCharType="separate"/>
        </w:r>
        <w:r>
          <w:rPr>
            <w:webHidden/>
          </w:rPr>
          <w:t>17</w:t>
        </w:r>
        <w:r>
          <w:rPr>
            <w:webHidden/>
          </w:rPr>
          <w:fldChar w:fldCharType="end"/>
        </w:r>
      </w:hyperlink>
    </w:p>
    <w:p w14:paraId="5541E808" w14:textId="33DFD22F" w:rsidR="0078203B" w:rsidRDefault="0078203B">
      <w:pPr>
        <w:pStyle w:val="Inhopg3"/>
        <w:rPr>
          <w:rFonts w:asciiTheme="minorHAnsi" w:eastAsiaTheme="minorEastAsia" w:hAnsiTheme="minorHAnsi" w:cstheme="minorBidi"/>
          <w:noProof/>
          <w:sz w:val="22"/>
          <w:szCs w:val="22"/>
        </w:rPr>
      </w:pPr>
      <w:hyperlink w:anchor="_Toc51840270" w:history="1">
        <w:r w:rsidRPr="0089795C">
          <w:rPr>
            <w:rStyle w:val="Hyperlink"/>
            <w:noProof/>
          </w:rPr>
          <w:t>5.2.1</w:t>
        </w:r>
        <w:r>
          <w:rPr>
            <w:rFonts w:asciiTheme="minorHAnsi" w:eastAsiaTheme="minorEastAsia" w:hAnsiTheme="minorHAnsi" w:cstheme="minorBidi"/>
            <w:noProof/>
            <w:sz w:val="22"/>
            <w:szCs w:val="22"/>
          </w:rPr>
          <w:tab/>
        </w:r>
        <w:r w:rsidRPr="0089795C">
          <w:rPr>
            <w:rStyle w:val="Hyperlink"/>
            <w:noProof/>
          </w:rPr>
          <w:t>Beschrijving algemeen principe: IMKL als extensie op INSPIRE.</w:t>
        </w:r>
        <w:r>
          <w:rPr>
            <w:noProof/>
            <w:webHidden/>
          </w:rPr>
          <w:tab/>
        </w:r>
        <w:r>
          <w:rPr>
            <w:noProof/>
            <w:webHidden/>
          </w:rPr>
          <w:fldChar w:fldCharType="begin"/>
        </w:r>
        <w:r>
          <w:rPr>
            <w:noProof/>
            <w:webHidden/>
          </w:rPr>
          <w:instrText xml:space="preserve"> PAGEREF _Toc51840270 \h </w:instrText>
        </w:r>
        <w:r>
          <w:rPr>
            <w:noProof/>
            <w:webHidden/>
          </w:rPr>
        </w:r>
        <w:r>
          <w:rPr>
            <w:noProof/>
            <w:webHidden/>
          </w:rPr>
          <w:fldChar w:fldCharType="separate"/>
        </w:r>
        <w:r>
          <w:rPr>
            <w:noProof/>
            <w:webHidden/>
          </w:rPr>
          <w:t>17</w:t>
        </w:r>
        <w:r>
          <w:rPr>
            <w:noProof/>
            <w:webHidden/>
          </w:rPr>
          <w:fldChar w:fldCharType="end"/>
        </w:r>
      </w:hyperlink>
    </w:p>
    <w:p w14:paraId="5C6F4C34" w14:textId="042D332A" w:rsidR="0078203B" w:rsidRDefault="0078203B">
      <w:pPr>
        <w:pStyle w:val="Inhopg3"/>
        <w:rPr>
          <w:rFonts w:asciiTheme="minorHAnsi" w:eastAsiaTheme="minorEastAsia" w:hAnsiTheme="minorHAnsi" w:cstheme="minorBidi"/>
          <w:noProof/>
          <w:sz w:val="22"/>
          <w:szCs w:val="22"/>
        </w:rPr>
      </w:pPr>
      <w:hyperlink w:anchor="_Toc51840271" w:history="1">
        <w:r w:rsidRPr="0089795C">
          <w:rPr>
            <w:rStyle w:val="Hyperlink"/>
            <w:noProof/>
          </w:rPr>
          <w:t>5.2.2</w:t>
        </w:r>
        <w:r>
          <w:rPr>
            <w:rFonts w:asciiTheme="minorHAnsi" w:eastAsiaTheme="minorEastAsia" w:hAnsiTheme="minorHAnsi" w:cstheme="minorBidi"/>
            <w:noProof/>
            <w:sz w:val="22"/>
            <w:szCs w:val="22"/>
          </w:rPr>
          <w:tab/>
        </w:r>
        <w:r w:rsidRPr="0089795C">
          <w:rPr>
            <w:rStyle w:val="Hyperlink"/>
            <w:noProof/>
          </w:rPr>
          <w:t>Metamodel.</w:t>
        </w:r>
        <w:r>
          <w:rPr>
            <w:noProof/>
            <w:webHidden/>
          </w:rPr>
          <w:tab/>
        </w:r>
        <w:r>
          <w:rPr>
            <w:noProof/>
            <w:webHidden/>
          </w:rPr>
          <w:fldChar w:fldCharType="begin"/>
        </w:r>
        <w:r>
          <w:rPr>
            <w:noProof/>
            <w:webHidden/>
          </w:rPr>
          <w:instrText xml:space="preserve"> PAGEREF _Toc51840271 \h </w:instrText>
        </w:r>
        <w:r>
          <w:rPr>
            <w:noProof/>
            <w:webHidden/>
          </w:rPr>
        </w:r>
        <w:r>
          <w:rPr>
            <w:noProof/>
            <w:webHidden/>
          </w:rPr>
          <w:fldChar w:fldCharType="separate"/>
        </w:r>
        <w:r>
          <w:rPr>
            <w:noProof/>
            <w:webHidden/>
          </w:rPr>
          <w:t>18</w:t>
        </w:r>
        <w:r>
          <w:rPr>
            <w:noProof/>
            <w:webHidden/>
          </w:rPr>
          <w:fldChar w:fldCharType="end"/>
        </w:r>
      </w:hyperlink>
    </w:p>
    <w:p w14:paraId="34CB43CD" w14:textId="02525D9F" w:rsidR="0078203B" w:rsidRDefault="0078203B">
      <w:pPr>
        <w:pStyle w:val="Inhopg3"/>
        <w:rPr>
          <w:rFonts w:asciiTheme="minorHAnsi" w:eastAsiaTheme="minorEastAsia" w:hAnsiTheme="minorHAnsi" w:cstheme="minorBidi"/>
          <w:noProof/>
          <w:sz w:val="22"/>
          <w:szCs w:val="22"/>
        </w:rPr>
      </w:pPr>
      <w:hyperlink w:anchor="_Toc51840272" w:history="1">
        <w:r w:rsidRPr="0089795C">
          <w:rPr>
            <w:rStyle w:val="Hyperlink"/>
            <w:noProof/>
          </w:rPr>
          <w:t>5.2.3</w:t>
        </w:r>
        <w:r>
          <w:rPr>
            <w:rFonts w:asciiTheme="minorHAnsi" w:eastAsiaTheme="minorEastAsia" w:hAnsiTheme="minorHAnsi" w:cstheme="minorBidi"/>
            <w:noProof/>
            <w:sz w:val="22"/>
            <w:szCs w:val="22"/>
          </w:rPr>
          <w:tab/>
        </w:r>
        <w:r w:rsidRPr="0089795C">
          <w:rPr>
            <w:rStyle w:val="Hyperlink"/>
            <w:noProof/>
          </w:rPr>
          <w:t>UML - WIBON overzicht.</w:t>
        </w:r>
        <w:r>
          <w:rPr>
            <w:noProof/>
            <w:webHidden/>
          </w:rPr>
          <w:tab/>
        </w:r>
        <w:r>
          <w:rPr>
            <w:noProof/>
            <w:webHidden/>
          </w:rPr>
          <w:fldChar w:fldCharType="begin"/>
        </w:r>
        <w:r>
          <w:rPr>
            <w:noProof/>
            <w:webHidden/>
          </w:rPr>
          <w:instrText xml:space="preserve"> PAGEREF _Toc51840272 \h </w:instrText>
        </w:r>
        <w:r>
          <w:rPr>
            <w:noProof/>
            <w:webHidden/>
          </w:rPr>
        </w:r>
        <w:r>
          <w:rPr>
            <w:noProof/>
            <w:webHidden/>
          </w:rPr>
          <w:fldChar w:fldCharType="separate"/>
        </w:r>
        <w:r>
          <w:rPr>
            <w:noProof/>
            <w:webHidden/>
          </w:rPr>
          <w:t>19</w:t>
        </w:r>
        <w:r>
          <w:rPr>
            <w:noProof/>
            <w:webHidden/>
          </w:rPr>
          <w:fldChar w:fldCharType="end"/>
        </w:r>
      </w:hyperlink>
    </w:p>
    <w:p w14:paraId="74F4F24D" w14:textId="33A92B11" w:rsidR="0078203B" w:rsidRDefault="0078203B">
      <w:pPr>
        <w:pStyle w:val="Inhopg3"/>
        <w:rPr>
          <w:rFonts w:asciiTheme="minorHAnsi" w:eastAsiaTheme="minorEastAsia" w:hAnsiTheme="minorHAnsi" w:cstheme="minorBidi"/>
          <w:noProof/>
          <w:sz w:val="22"/>
          <w:szCs w:val="22"/>
        </w:rPr>
      </w:pPr>
      <w:hyperlink w:anchor="_Toc51840273" w:history="1">
        <w:r w:rsidRPr="0089795C">
          <w:rPr>
            <w:rStyle w:val="Hyperlink"/>
            <w:noProof/>
          </w:rPr>
          <w:t>5.2.4</w:t>
        </w:r>
        <w:r>
          <w:rPr>
            <w:rFonts w:asciiTheme="minorHAnsi" w:eastAsiaTheme="minorEastAsia" w:hAnsiTheme="minorHAnsi" w:cstheme="minorBidi"/>
            <w:noProof/>
            <w:sz w:val="22"/>
            <w:szCs w:val="22"/>
          </w:rPr>
          <w:tab/>
        </w:r>
        <w:r w:rsidRPr="0089795C">
          <w:rPr>
            <w:rStyle w:val="Hyperlink"/>
            <w:noProof/>
          </w:rPr>
          <w:t>Associaties in het model.</w:t>
        </w:r>
        <w:r>
          <w:rPr>
            <w:noProof/>
            <w:webHidden/>
          </w:rPr>
          <w:tab/>
        </w:r>
        <w:r>
          <w:rPr>
            <w:noProof/>
            <w:webHidden/>
          </w:rPr>
          <w:fldChar w:fldCharType="begin"/>
        </w:r>
        <w:r>
          <w:rPr>
            <w:noProof/>
            <w:webHidden/>
          </w:rPr>
          <w:instrText xml:space="preserve"> PAGEREF _Toc51840273 \h </w:instrText>
        </w:r>
        <w:r>
          <w:rPr>
            <w:noProof/>
            <w:webHidden/>
          </w:rPr>
        </w:r>
        <w:r>
          <w:rPr>
            <w:noProof/>
            <w:webHidden/>
          </w:rPr>
          <w:fldChar w:fldCharType="separate"/>
        </w:r>
        <w:r>
          <w:rPr>
            <w:noProof/>
            <w:webHidden/>
          </w:rPr>
          <w:t>21</w:t>
        </w:r>
        <w:r>
          <w:rPr>
            <w:noProof/>
            <w:webHidden/>
          </w:rPr>
          <w:fldChar w:fldCharType="end"/>
        </w:r>
      </w:hyperlink>
    </w:p>
    <w:p w14:paraId="74006436" w14:textId="37D62B4D" w:rsidR="0078203B" w:rsidRDefault="0078203B">
      <w:pPr>
        <w:pStyle w:val="Inhopg3"/>
        <w:rPr>
          <w:rFonts w:asciiTheme="minorHAnsi" w:eastAsiaTheme="minorEastAsia" w:hAnsiTheme="minorHAnsi" w:cstheme="minorBidi"/>
          <w:noProof/>
          <w:sz w:val="22"/>
          <w:szCs w:val="22"/>
        </w:rPr>
      </w:pPr>
      <w:hyperlink w:anchor="_Toc51840274" w:history="1">
        <w:r w:rsidRPr="0089795C">
          <w:rPr>
            <w:rStyle w:val="Hyperlink"/>
            <w:noProof/>
          </w:rPr>
          <w:t>5.2.5</w:t>
        </w:r>
        <w:r>
          <w:rPr>
            <w:rFonts w:asciiTheme="minorHAnsi" w:eastAsiaTheme="minorEastAsia" w:hAnsiTheme="minorHAnsi" w:cstheme="minorBidi"/>
            <w:noProof/>
            <w:sz w:val="22"/>
            <w:szCs w:val="22"/>
          </w:rPr>
          <w:tab/>
        </w:r>
        <w:r w:rsidRPr="0089795C">
          <w:rPr>
            <w:rStyle w:val="Hyperlink"/>
            <w:noProof/>
          </w:rPr>
          <w:t>Numerieke waarden.</w:t>
        </w:r>
        <w:r>
          <w:rPr>
            <w:noProof/>
            <w:webHidden/>
          </w:rPr>
          <w:tab/>
        </w:r>
        <w:r>
          <w:rPr>
            <w:noProof/>
            <w:webHidden/>
          </w:rPr>
          <w:fldChar w:fldCharType="begin"/>
        </w:r>
        <w:r>
          <w:rPr>
            <w:noProof/>
            <w:webHidden/>
          </w:rPr>
          <w:instrText xml:space="preserve"> PAGEREF _Toc51840274 \h </w:instrText>
        </w:r>
        <w:r>
          <w:rPr>
            <w:noProof/>
            <w:webHidden/>
          </w:rPr>
        </w:r>
        <w:r>
          <w:rPr>
            <w:noProof/>
            <w:webHidden/>
          </w:rPr>
          <w:fldChar w:fldCharType="separate"/>
        </w:r>
        <w:r>
          <w:rPr>
            <w:noProof/>
            <w:webHidden/>
          </w:rPr>
          <w:t>21</w:t>
        </w:r>
        <w:r>
          <w:rPr>
            <w:noProof/>
            <w:webHidden/>
          </w:rPr>
          <w:fldChar w:fldCharType="end"/>
        </w:r>
      </w:hyperlink>
    </w:p>
    <w:p w14:paraId="4E116FB7" w14:textId="3904676C" w:rsidR="0078203B" w:rsidRDefault="0078203B">
      <w:pPr>
        <w:pStyle w:val="Inhopg3"/>
        <w:rPr>
          <w:rFonts w:asciiTheme="minorHAnsi" w:eastAsiaTheme="minorEastAsia" w:hAnsiTheme="minorHAnsi" w:cstheme="minorBidi"/>
          <w:noProof/>
          <w:sz w:val="22"/>
          <w:szCs w:val="22"/>
        </w:rPr>
      </w:pPr>
      <w:hyperlink w:anchor="_Toc51840275" w:history="1">
        <w:r w:rsidRPr="0089795C">
          <w:rPr>
            <w:rStyle w:val="Hyperlink"/>
            <w:noProof/>
          </w:rPr>
          <w:t>5.2.6</w:t>
        </w:r>
        <w:r>
          <w:rPr>
            <w:rFonts w:asciiTheme="minorHAnsi" w:eastAsiaTheme="minorEastAsia" w:hAnsiTheme="minorHAnsi" w:cstheme="minorBidi"/>
            <w:noProof/>
            <w:sz w:val="22"/>
            <w:szCs w:val="22"/>
          </w:rPr>
          <w:tab/>
        </w:r>
        <w:r w:rsidRPr="0089795C">
          <w:rPr>
            <w:rStyle w:val="Hyperlink"/>
            <w:noProof/>
          </w:rPr>
          <w:t>Waardelijsten zijn extern.</w:t>
        </w:r>
        <w:r>
          <w:rPr>
            <w:noProof/>
            <w:webHidden/>
          </w:rPr>
          <w:tab/>
        </w:r>
        <w:r>
          <w:rPr>
            <w:noProof/>
            <w:webHidden/>
          </w:rPr>
          <w:fldChar w:fldCharType="begin"/>
        </w:r>
        <w:r>
          <w:rPr>
            <w:noProof/>
            <w:webHidden/>
          </w:rPr>
          <w:instrText xml:space="preserve"> PAGEREF _Toc51840275 \h </w:instrText>
        </w:r>
        <w:r>
          <w:rPr>
            <w:noProof/>
            <w:webHidden/>
          </w:rPr>
        </w:r>
        <w:r>
          <w:rPr>
            <w:noProof/>
            <w:webHidden/>
          </w:rPr>
          <w:fldChar w:fldCharType="separate"/>
        </w:r>
        <w:r>
          <w:rPr>
            <w:noProof/>
            <w:webHidden/>
          </w:rPr>
          <w:t>21</w:t>
        </w:r>
        <w:r>
          <w:rPr>
            <w:noProof/>
            <w:webHidden/>
          </w:rPr>
          <w:fldChar w:fldCharType="end"/>
        </w:r>
      </w:hyperlink>
    </w:p>
    <w:p w14:paraId="0DF7A250" w14:textId="3F0F40F6" w:rsidR="0078203B" w:rsidRDefault="0078203B">
      <w:pPr>
        <w:pStyle w:val="Inhopg3"/>
        <w:rPr>
          <w:rFonts w:asciiTheme="minorHAnsi" w:eastAsiaTheme="minorEastAsia" w:hAnsiTheme="minorHAnsi" w:cstheme="minorBidi"/>
          <w:noProof/>
          <w:sz w:val="22"/>
          <w:szCs w:val="22"/>
        </w:rPr>
      </w:pPr>
      <w:hyperlink w:anchor="_Toc51840276" w:history="1">
        <w:r w:rsidRPr="0089795C">
          <w:rPr>
            <w:rStyle w:val="Hyperlink"/>
            <w:noProof/>
          </w:rPr>
          <w:t>5.2.7</w:t>
        </w:r>
        <w:r>
          <w:rPr>
            <w:rFonts w:asciiTheme="minorHAnsi" w:eastAsiaTheme="minorEastAsia" w:hAnsiTheme="minorHAnsi" w:cstheme="minorBidi"/>
            <w:noProof/>
            <w:sz w:val="22"/>
            <w:szCs w:val="22"/>
          </w:rPr>
          <w:tab/>
        </w:r>
        <w:r w:rsidRPr="0089795C">
          <w:rPr>
            <w:rStyle w:val="Hyperlink"/>
            <w:noProof/>
          </w:rPr>
          <w:t>Basisattributen voor identificatie en labels.</w:t>
        </w:r>
        <w:r>
          <w:rPr>
            <w:noProof/>
            <w:webHidden/>
          </w:rPr>
          <w:tab/>
        </w:r>
        <w:r>
          <w:rPr>
            <w:noProof/>
            <w:webHidden/>
          </w:rPr>
          <w:fldChar w:fldCharType="begin"/>
        </w:r>
        <w:r>
          <w:rPr>
            <w:noProof/>
            <w:webHidden/>
          </w:rPr>
          <w:instrText xml:space="preserve"> PAGEREF _Toc51840276 \h </w:instrText>
        </w:r>
        <w:r>
          <w:rPr>
            <w:noProof/>
            <w:webHidden/>
          </w:rPr>
        </w:r>
        <w:r>
          <w:rPr>
            <w:noProof/>
            <w:webHidden/>
          </w:rPr>
          <w:fldChar w:fldCharType="separate"/>
        </w:r>
        <w:r>
          <w:rPr>
            <w:noProof/>
            <w:webHidden/>
          </w:rPr>
          <w:t>22</w:t>
        </w:r>
        <w:r>
          <w:rPr>
            <w:noProof/>
            <w:webHidden/>
          </w:rPr>
          <w:fldChar w:fldCharType="end"/>
        </w:r>
      </w:hyperlink>
    </w:p>
    <w:p w14:paraId="701AA0F0" w14:textId="7B346441" w:rsidR="0078203B" w:rsidRDefault="0078203B">
      <w:pPr>
        <w:pStyle w:val="Inhopg3"/>
        <w:rPr>
          <w:rFonts w:asciiTheme="minorHAnsi" w:eastAsiaTheme="minorEastAsia" w:hAnsiTheme="minorHAnsi" w:cstheme="minorBidi"/>
          <w:noProof/>
          <w:sz w:val="22"/>
          <w:szCs w:val="22"/>
        </w:rPr>
      </w:pPr>
      <w:hyperlink w:anchor="_Toc51840277" w:history="1">
        <w:r w:rsidRPr="0089795C">
          <w:rPr>
            <w:rStyle w:val="Hyperlink"/>
            <w:noProof/>
          </w:rPr>
          <w:t>5.2.8</w:t>
        </w:r>
        <w:r>
          <w:rPr>
            <w:rFonts w:asciiTheme="minorHAnsi" w:eastAsiaTheme="minorEastAsia" w:hAnsiTheme="minorHAnsi" w:cstheme="minorBidi"/>
            <w:noProof/>
            <w:sz w:val="22"/>
            <w:szCs w:val="22"/>
          </w:rPr>
          <w:tab/>
        </w:r>
        <w:r w:rsidRPr="0089795C">
          <w:rPr>
            <w:rStyle w:val="Hyperlink"/>
            <w:noProof/>
          </w:rPr>
          <w:t>IMKL semantische kern.</w:t>
        </w:r>
        <w:r>
          <w:rPr>
            <w:noProof/>
            <w:webHidden/>
          </w:rPr>
          <w:tab/>
        </w:r>
        <w:r>
          <w:rPr>
            <w:noProof/>
            <w:webHidden/>
          </w:rPr>
          <w:fldChar w:fldCharType="begin"/>
        </w:r>
        <w:r>
          <w:rPr>
            <w:noProof/>
            <w:webHidden/>
          </w:rPr>
          <w:instrText xml:space="preserve"> PAGEREF _Toc51840277 \h </w:instrText>
        </w:r>
        <w:r>
          <w:rPr>
            <w:noProof/>
            <w:webHidden/>
          </w:rPr>
        </w:r>
        <w:r>
          <w:rPr>
            <w:noProof/>
            <w:webHidden/>
          </w:rPr>
          <w:fldChar w:fldCharType="separate"/>
        </w:r>
        <w:r>
          <w:rPr>
            <w:noProof/>
            <w:webHidden/>
          </w:rPr>
          <w:t>24</w:t>
        </w:r>
        <w:r>
          <w:rPr>
            <w:noProof/>
            <w:webHidden/>
          </w:rPr>
          <w:fldChar w:fldCharType="end"/>
        </w:r>
      </w:hyperlink>
    </w:p>
    <w:p w14:paraId="489D1B23" w14:textId="60D8D7D6" w:rsidR="0078203B" w:rsidRDefault="0078203B">
      <w:pPr>
        <w:pStyle w:val="Inhopg3"/>
        <w:rPr>
          <w:rFonts w:asciiTheme="minorHAnsi" w:eastAsiaTheme="minorEastAsia" w:hAnsiTheme="minorHAnsi" w:cstheme="minorBidi"/>
          <w:noProof/>
          <w:sz w:val="22"/>
          <w:szCs w:val="22"/>
        </w:rPr>
      </w:pPr>
      <w:hyperlink w:anchor="_Toc51840278" w:history="1">
        <w:r w:rsidRPr="0089795C">
          <w:rPr>
            <w:rStyle w:val="Hyperlink"/>
            <w:noProof/>
          </w:rPr>
          <w:t>5.2.9</w:t>
        </w:r>
        <w:r>
          <w:rPr>
            <w:rFonts w:asciiTheme="minorHAnsi" w:eastAsiaTheme="minorEastAsia" w:hAnsiTheme="minorHAnsi" w:cstheme="minorBidi"/>
            <w:noProof/>
            <w:sz w:val="22"/>
            <w:szCs w:val="22"/>
          </w:rPr>
          <w:tab/>
        </w:r>
        <w:r w:rsidRPr="0089795C">
          <w:rPr>
            <w:rStyle w:val="Hyperlink"/>
            <w:noProof/>
          </w:rPr>
          <w:t>Diepte.</w:t>
        </w:r>
        <w:r>
          <w:rPr>
            <w:noProof/>
            <w:webHidden/>
          </w:rPr>
          <w:tab/>
        </w:r>
        <w:r>
          <w:rPr>
            <w:noProof/>
            <w:webHidden/>
          </w:rPr>
          <w:fldChar w:fldCharType="begin"/>
        </w:r>
        <w:r>
          <w:rPr>
            <w:noProof/>
            <w:webHidden/>
          </w:rPr>
          <w:instrText xml:space="preserve"> PAGEREF _Toc51840278 \h </w:instrText>
        </w:r>
        <w:r>
          <w:rPr>
            <w:noProof/>
            <w:webHidden/>
          </w:rPr>
        </w:r>
        <w:r>
          <w:rPr>
            <w:noProof/>
            <w:webHidden/>
          </w:rPr>
          <w:fldChar w:fldCharType="separate"/>
        </w:r>
        <w:r>
          <w:rPr>
            <w:noProof/>
            <w:webHidden/>
          </w:rPr>
          <w:t>32</w:t>
        </w:r>
        <w:r>
          <w:rPr>
            <w:noProof/>
            <w:webHidden/>
          </w:rPr>
          <w:fldChar w:fldCharType="end"/>
        </w:r>
      </w:hyperlink>
    </w:p>
    <w:p w14:paraId="4E26E29C" w14:textId="4BD808EB" w:rsidR="0078203B" w:rsidRDefault="0078203B">
      <w:pPr>
        <w:pStyle w:val="Inhopg3"/>
        <w:rPr>
          <w:rFonts w:asciiTheme="minorHAnsi" w:eastAsiaTheme="minorEastAsia" w:hAnsiTheme="minorHAnsi" w:cstheme="minorBidi"/>
          <w:noProof/>
          <w:sz w:val="22"/>
          <w:szCs w:val="22"/>
        </w:rPr>
      </w:pPr>
      <w:hyperlink w:anchor="_Toc51840279" w:history="1">
        <w:r w:rsidRPr="0089795C">
          <w:rPr>
            <w:rStyle w:val="Hyperlink"/>
            <w:noProof/>
          </w:rPr>
          <w:t>5.2.10</w:t>
        </w:r>
        <w:r>
          <w:rPr>
            <w:rFonts w:asciiTheme="minorHAnsi" w:eastAsiaTheme="minorEastAsia" w:hAnsiTheme="minorHAnsi" w:cstheme="minorBidi"/>
            <w:noProof/>
            <w:sz w:val="22"/>
            <w:szCs w:val="22"/>
          </w:rPr>
          <w:tab/>
        </w:r>
        <w:r w:rsidRPr="0089795C">
          <w:rPr>
            <w:rStyle w:val="Hyperlink"/>
            <w:noProof/>
          </w:rPr>
          <w:t>Utiliteitsnet.</w:t>
        </w:r>
        <w:r>
          <w:rPr>
            <w:noProof/>
            <w:webHidden/>
          </w:rPr>
          <w:tab/>
        </w:r>
        <w:r>
          <w:rPr>
            <w:noProof/>
            <w:webHidden/>
          </w:rPr>
          <w:fldChar w:fldCharType="begin"/>
        </w:r>
        <w:r>
          <w:rPr>
            <w:noProof/>
            <w:webHidden/>
          </w:rPr>
          <w:instrText xml:space="preserve"> PAGEREF _Toc51840279 \h </w:instrText>
        </w:r>
        <w:r>
          <w:rPr>
            <w:noProof/>
            <w:webHidden/>
          </w:rPr>
        </w:r>
        <w:r>
          <w:rPr>
            <w:noProof/>
            <w:webHidden/>
          </w:rPr>
          <w:fldChar w:fldCharType="separate"/>
        </w:r>
        <w:r>
          <w:rPr>
            <w:noProof/>
            <w:webHidden/>
          </w:rPr>
          <w:t>34</w:t>
        </w:r>
        <w:r>
          <w:rPr>
            <w:noProof/>
            <w:webHidden/>
          </w:rPr>
          <w:fldChar w:fldCharType="end"/>
        </w:r>
      </w:hyperlink>
    </w:p>
    <w:p w14:paraId="44D04CCB" w14:textId="366FF0B0" w:rsidR="0078203B" w:rsidRDefault="0078203B">
      <w:pPr>
        <w:pStyle w:val="Inhopg3"/>
        <w:rPr>
          <w:rFonts w:asciiTheme="minorHAnsi" w:eastAsiaTheme="minorEastAsia" w:hAnsiTheme="minorHAnsi" w:cstheme="minorBidi"/>
          <w:noProof/>
          <w:sz w:val="22"/>
          <w:szCs w:val="22"/>
        </w:rPr>
      </w:pPr>
      <w:hyperlink w:anchor="_Toc51840280" w:history="1">
        <w:r w:rsidRPr="0089795C">
          <w:rPr>
            <w:rStyle w:val="Hyperlink"/>
            <w:noProof/>
          </w:rPr>
          <w:t>5.2.11</w:t>
        </w:r>
        <w:r>
          <w:rPr>
            <w:rFonts w:asciiTheme="minorHAnsi" w:eastAsiaTheme="minorEastAsia" w:hAnsiTheme="minorHAnsi" w:cstheme="minorBidi"/>
            <w:noProof/>
            <w:sz w:val="22"/>
            <w:szCs w:val="22"/>
          </w:rPr>
          <w:tab/>
        </w:r>
        <w:r w:rsidRPr="0089795C">
          <w:rPr>
            <w:rStyle w:val="Hyperlink"/>
            <w:noProof/>
          </w:rPr>
          <w:t>KabelOfLeiding.</w:t>
        </w:r>
        <w:r>
          <w:rPr>
            <w:noProof/>
            <w:webHidden/>
          </w:rPr>
          <w:tab/>
        </w:r>
        <w:r>
          <w:rPr>
            <w:noProof/>
            <w:webHidden/>
          </w:rPr>
          <w:fldChar w:fldCharType="begin"/>
        </w:r>
        <w:r>
          <w:rPr>
            <w:noProof/>
            <w:webHidden/>
          </w:rPr>
          <w:instrText xml:space="preserve"> PAGEREF _Toc51840280 \h </w:instrText>
        </w:r>
        <w:r>
          <w:rPr>
            <w:noProof/>
            <w:webHidden/>
          </w:rPr>
        </w:r>
        <w:r>
          <w:rPr>
            <w:noProof/>
            <w:webHidden/>
          </w:rPr>
          <w:fldChar w:fldCharType="separate"/>
        </w:r>
        <w:r>
          <w:rPr>
            <w:noProof/>
            <w:webHidden/>
          </w:rPr>
          <w:t>36</w:t>
        </w:r>
        <w:r>
          <w:rPr>
            <w:noProof/>
            <w:webHidden/>
          </w:rPr>
          <w:fldChar w:fldCharType="end"/>
        </w:r>
      </w:hyperlink>
    </w:p>
    <w:p w14:paraId="061EE496" w14:textId="493E507C" w:rsidR="0078203B" w:rsidRDefault="0078203B">
      <w:pPr>
        <w:pStyle w:val="Inhopg3"/>
        <w:rPr>
          <w:rFonts w:asciiTheme="minorHAnsi" w:eastAsiaTheme="minorEastAsia" w:hAnsiTheme="minorHAnsi" w:cstheme="minorBidi"/>
          <w:noProof/>
          <w:sz w:val="22"/>
          <w:szCs w:val="22"/>
        </w:rPr>
      </w:pPr>
      <w:hyperlink w:anchor="_Toc51840281" w:history="1">
        <w:r w:rsidRPr="0089795C">
          <w:rPr>
            <w:rStyle w:val="Hyperlink"/>
            <w:noProof/>
          </w:rPr>
          <w:t>5.2.12</w:t>
        </w:r>
        <w:r>
          <w:rPr>
            <w:rFonts w:asciiTheme="minorHAnsi" w:eastAsiaTheme="minorEastAsia" w:hAnsiTheme="minorHAnsi" w:cstheme="minorBidi"/>
            <w:noProof/>
            <w:sz w:val="22"/>
            <w:szCs w:val="22"/>
          </w:rPr>
          <w:tab/>
        </w:r>
        <w:r w:rsidRPr="0089795C">
          <w:rPr>
            <w:rStyle w:val="Hyperlink"/>
            <w:noProof/>
          </w:rPr>
          <w:t>Leidingelement.</w:t>
        </w:r>
        <w:r>
          <w:rPr>
            <w:noProof/>
            <w:webHidden/>
          </w:rPr>
          <w:tab/>
        </w:r>
        <w:r>
          <w:rPr>
            <w:noProof/>
            <w:webHidden/>
          </w:rPr>
          <w:fldChar w:fldCharType="begin"/>
        </w:r>
        <w:r>
          <w:rPr>
            <w:noProof/>
            <w:webHidden/>
          </w:rPr>
          <w:instrText xml:space="preserve"> PAGEREF _Toc51840281 \h </w:instrText>
        </w:r>
        <w:r>
          <w:rPr>
            <w:noProof/>
            <w:webHidden/>
          </w:rPr>
        </w:r>
        <w:r>
          <w:rPr>
            <w:noProof/>
            <w:webHidden/>
          </w:rPr>
          <w:fldChar w:fldCharType="separate"/>
        </w:r>
        <w:r>
          <w:rPr>
            <w:noProof/>
            <w:webHidden/>
          </w:rPr>
          <w:t>38</w:t>
        </w:r>
        <w:r>
          <w:rPr>
            <w:noProof/>
            <w:webHidden/>
          </w:rPr>
          <w:fldChar w:fldCharType="end"/>
        </w:r>
      </w:hyperlink>
    </w:p>
    <w:p w14:paraId="6A3403FD" w14:textId="2A6D482E" w:rsidR="0078203B" w:rsidRDefault="0078203B">
      <w:pPr>
        <w:pStyle w:val="Inhopg3"/>
        <w:rPr>
          <w:rFonts w:asciiTheme="minorHAnsi" w:eastAsiaTheme="minorEastAsia" w:hAnsiTheme="minorHAnsi" w:cstheme="minorBidi"/>
          <w:noProof/>
          <w:sz w:val="22"/>
          <w:szCs w:val="22"/>
        </w:rPr>
      </w:pPr>
      <w:hyperlink w:anchor="_Toc51840282" w:history="1">
        <w:r w:rsidRPr="0089795C">
          <w:rPr>
            <w:rStyle w:val="Hyperlink"/>
            <w:noProof/>
          </w:rPr>
          <w:t>5.2.13</w:t>
        </w:r>
        <w:r>
          <w:rPr>
            <w:rFonts w:asciiTheme="minorHAnsi" w:eastAsiaTheme="minorEastAsia" w:hAnsiTheme="minorHAnsi" w:cstheme="minorBidi"/>
            <w:noProof/>
            <w:sz w:val="22"/>
            <w:szCs w:val="22"/>
          </w:rPr>
          <w:tab/>
        </w:r>
        <w:r w:rsidRPr="0089795C">
          <w:rPr>
            <w:rStyle w:val="Hyperlink"/>
            <w:noProof/>
          </w:rPr>
          <w:t>KabelEnLeidingContainer.</w:t>
        </w:r>
        <w:r>
          <w:rPr>
            <w:noProof/>
            <w:webHidden/>
          </w:rPr>
          <w:tab/>
        </w:r>
        <w:r>
          <w:rPr>
            <w:noProof/>
            <w:webHidden/>
          </w:rPr>
          <w:fldChar w:fldCharType="begin"/>
        </w:r>
        <w:r>
          <w:rPr>
            <w:noProof/>
            <w:webHidden/>
          </w:rPr>
          <w:instrText xml:space="preserve"> PAGEREF _Toc51840282 \h </w:instrText>
        </w:r>
        <w:r>
          <w:rPr>
            <w:noProof/>
            <w:webHidden/>
          </w:rPr>
        </w:r>
        <w:r>
          <w:rPr>
            <w:noProof/>
            <w:webHidden/>
          </w:rPr>
          <w:fldChar w:fldCharType="separate"/>
        </w:r>
        <w:r>
          <w:rPr>
            <w:noProof/>
            <w:webHidden/>
          </w:rPr>
          <w:t>39</w:t>
        </w:r>
        <w:r>
          <w:rPr>
            <w:noProof/>
            <w:webHidden/>
          </w:rPr>
          <w:fldChar w:fldCharType="end"/>
        </w:r>
      </w:hyperlink>
    </w:p>
    <w:p w14:paraId="6889F546" w14:textId="74B48263" w:rsidR="0078203B" w:rsidRDefault="0078203B">
      <w:pPr>
        <w:pStyle w:val="Inhopg3"/>
        <w:rPr>
          <w:rFonts w:asciiTheme="minorHAnsi" w:eastAsiaTheme="minorEastAsia" w:hAnsiTheme="minorHAnsi" w:cstheme="minorBidi"/>
          <w:noProof/>
          <w:sz w:val="22"/>
          <w:szCs w:val="22"/>
        </w:rPr>
      </w:pPr>
      <w:hyperlink w:anchor="_Toc51840283" w:history="1">
        <w:r w:rsidRPr="0089795C">
          <w:rPr>
            <w:rStyle w:val="Hyperlink"/>
            <w:noProof/>
          </w:rPr>
          <w:t>5.2.14</w:t>
        </w:r>
        <w:r>
          <w:rPr>
            <w:rFonts w:asciiTheme="minorHAnsi" w:eastAsiaTheme="minorEastAsia" w:hAnsiTheme="minorHAnsi" w:cstheme="minorBidi"/>
            <w:noProof/>
            <w:sz w:val="22"/>
            <w:szCs w:val="22"/>
          </w:rPr>
          <w:tab/>
        </w:r>
        <w:r w:rsidRPr="0089795C">
          <w:rPr>
            <w:rStyle w:val="Hyperlink"/>
            <w:noProof/>
          </w:rPr>
          <w:t>ContainerLeidingelement.</w:t>
        </w:r>
        <w:r>
          <w:rPr>
            <w:noProof/>
            <w:webHidden/>
          </w:rPr>
          <w:tab/>
        </w:r>
        <w:r>
          <w:rPr>
            <w:noProof/>
            <w:webHidden/>
          </w:rPr>
          <w:fldChar w:fldCharType="begin"/>
        </w:r>
        <w:r>
          <w:rPr>
            <w:noProof/>
            <w:webHidden/>
          </w:rPr>
          <w:instrText xml:space="preserve"> PAGEREF _Toc51840283 \h </w:instrText>
        </w:r>
        <w:r>
          <w:rPr>
            <w:noProof/>
            <w:webHidden/>
          </w:rPr>
        </w:r>
        <w:r>
          <w:rPr>
            <w:noProof/>
            <w:webHidden/>
          </w:rPr>
          <w:fldChar w:fldCharType="separate"/>
        </w:r>
        <w:r>
          <w:rPr>
            <w:noProof/>
            <w:webHidden/>
          </w:rPr>
          <w:t>41</w:t>
        </w:r>
        <w:r>
          <w:rPr>
            <w:noProof/>
            <w:webHidden/>
          </w:rPr>
          <w:fldChar w:fldCharType="end"/>
        </w:r>
      </w:hyperlink>
    </w:p>
    <w:p w14:paraId="0F935BA5" w14:textId="1C178CFF" w:rsidR="0078203B" w:rsidRDefault="0078203B">
      <w:pPr>
        <w:pStyle w:val="Inhopg3"/>
        <w:rPr>
          <w:rFonts w:asciiTheme="minorHAnsi" w:eastAsiaTheme="minorEastAsia" w:hAnsiTheme="minorHAnsi" w:cstheme="minorBidi"/>
          <w:noProof/>
          <w:sz w:val="22"/>
          <w:szCs w:val="22"/>
        </w:rPr>
      </w:pPr>
      <w:hyperlink w:anchor="_Toc51840284" w:history="1">
        <w:r w:rsidRPr="0089795C">
          <w:rPr>
            <w:rStyle w:val="Hyperlink"/>
            <w:noProof/>
          </w:rPr>
          <w:t>5.2.15</w:t>
        </w:r>
        <w:r>
          <w:rPr>
            <w:rFonts w:asciiTheme="minorHAnsi" w:eastAsiaTheme="minorEastAsia" w:hAnsiTheme="minorHAnsi" w:cstheme="minorBidi"/>
            <w:noProof/>
            <w:sz w:val="22"/>
            <w:szCs w:val="22"/>
          </w:rPr>
          <w:tab/>
        </w:r>
        <w:r w:rsidRPr="0089795C">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_Toc51840284 \h </w:instrText>
        </w:r>
        <w:r>
          <w:rPr>
            <w:noProof/>
            <w:webHidden/>
          </w:rPr>
        </w:r>
        <w:r>
          <w:rPr>
            <w:noProof/>
            <w:webHidden/>
          </w:rPr>
          <w:fldChar w:fldCharType="separate"/>
        </w:r>
        <w:r>
          <w:rPr>
            <w:noProof/>
            <w:webHidden/>
          </w:rPr>
          <w:t>42</w:t>
        </w:r>
        <w:r>
          <w:rPr>
            <w:noProof/>
            <w:webHidden/>
          </w:rPr>
          <w:fldChar w:fldCharType="end"/>
        </w:r>
      </w:hyperlink>
    </w:p>
    <w:p w14:paraId="232F7AEC" w14:textId="6E79FCB2" w:rsidR="0078203B" w:rsidRDefault="0078203B">
      <w:pPr>
        <w:pStyle w:val="Inhopg3"/>
        <w:rPr>
          <w:rFonts w:asciiTheme="minorHAnsi" w:eastAsiaTheme="minorEastAsia" w:hAnsiTheme="minorHAnsi" w:cstheme="minorBidi"/>
          <w:noProof/>
          <w:sz w:val="22"/>
          <w:szCs w:val="22"/>
        </w:rPr>
      </w:pPr>
      <w:hyperlink w:anchor="_Toc51840285" w:history="1">
        <w:r w:rsidRPr="0089795C">
          <w:rPr>
            <w:rStyle w:val="Hyperlink"/>
            <w:noProof/>
          </w:rPr>
          <w:t>5.2.16</w:t>
        </w:r>
        <w:r>
          <w:rPr>
            <w:rFonts w:asciiTheme="minorHAnsi" w:eastAsiaTheme="minorEastAsia" w:hAnsiTheme="minorHAnsi" w:cstheme="minorBidi"/>
            <w:noProof/>
            <w:sz w:val="22"/>
            <w:szCs w:val="22"/>
          </w:rPr>
          <w:tab/>
        </w:r>
        <w:r w:rsidRPr="0089795C">
          <w:rPr>
            <w:rStyle w:val="Hyperlink"/>
            <w:noProof/>
          </w:rPr>
          <w:t>Diagram per type kabel of leiding.</w:t>
        </w:r>
        <w:r>
          <w:rPr>
            <w:noProof/>
            <w:webHidden/>
          </w:rPr>
          <w:tab/>
        </w:r>
        <w:r>
          <w:rPr>
            <w:noProof/>
            <w:webHidden/>
          </w:rPr>
          <w:fldChar w:fldCharType="begin"/>
        </w:r>
        <w:r>
          <w:rPr>
            <w:noProof/>
            <w:webHidden/>
          </w:rPr>
          <w:instrText xml:space="preserve"> PAGEREF _Toc51840285 \h </w:instrText>
        </w:r>
        <w:r>
          <w:rPr>
            <w:noProof/>
            <w:webHidden/>
          </w:rPr>
        </w:r>
        <w:r>
          <w:rPr>
            <w:noProof/>
            <w:webHidden/>
          </w:rPr>
          <w:fldChar w:fldCharType="separate"/>
        </w:r>
        <w:r>
          <w:rPr>
            <w:noProof/>
            <w:webHidden/>
          </w:rPr>
          <w:t>43</w:t>
        </w:r>
        <w:r>
          <w:rPr>
            <w:noProof/>
            <w:webHidden/>
          </w:rPr>
          <w:fldChar w:fldCharType="end"/>
        </w:r>
      </w:hyperlink>
    </w:p>
    <w:p w14:paraId="6F8B6920" w14:textId="12F8DFC5" w:rsidR="0078203B" w:rsidRDefault="0078203B">
      <w:pPr>
        <w:pStyle w:val="Inhopg3"/>
        <w:rPr>
          <w:rFonts w:asciiTheme="minorHAnsi" w:eastAsiaTheme="minorEastAsia" w:hAnsiTheme="minorHAnsi" w:cstheme="minorBidi"/>
          <w:noProof/>
          <w:sz w:val="22"/>
          <w:szCs w:val="22"/>
        </w:rPr>
      </w:pPr>
      <w:hyperlink w:anchor="_Toc51840286" w:history="1">
        <w:r w:rsidRPr="0089795C">
          <w:rPr>
            <w:rStyle w:val="Hyperlink"/>
            <w:noProof/>
          </w:rPr>
          <w:t>5.2.17</w:t>
        </w:r>
        <w:r>
          <w:rPr>
            <w:rFonts w:asciiTheme="minorHAnsi" w:eastAsiaTheme="minorEastAsia" w:hAnsiTheme="minorHAnsi" w:cstheme="minorBidi"/>
            <w:noProof/>
            <w:sz w:val="22"/>
            <w:szCs w:val="22"/>
          </w:rPr>
          <w:tab/>
        </w:r>
        <w:r w:rsidRPr="0089795C">
          <w:rPr>
            <w:rStyle w:val="Hyperlink"/>
            <w:noProof/>
          </w:rPr>
          <w:t>Elektriciteitskabel.</w:t>
        </w:r>
        <w:r>
          <w:rPr>
            <w:noProof/>
            <w:webHidden/>
          </w:rPr>
          <w:tab/>
        </w:r>
        <w:r>
          <w:rPr>
            <w:noProof/>
            <w:webHidden/>
          </w:rPr>
          <w:fldChar w:fldCharType="begin"/>
        </w:r>
        <w:r>
          <w:rPr>
            <w:noProof/>
            <w:webHidden/>
          </w:rPr>
          <w:instrText xml:space="preserve"> PAGEREF _Toc51840286 \h </w:instrText>
        </w:r>
        <w:r>
          <w:rPr>
            <w:noProof/>
            <w:webHidden/>
          </w:rPr>
        </w:r>
        <w:r>
          <w:rPr>
            <w:noProof/>
            <w:webHidden/>
          </w:rPr>
          <w:fldChar w:fldCharType="separate"/>
        </w:r>
        <w:r>
          <w:rPr>
            <w:noProof/>
            <w:webHidden/>
          </w:rPr>
          <w:t>44</w:t>
        </w:r>
        <w:r>
          <w:rPr>
            <w:noProof/>
            <w:webHidden/>
          </w:rPr>
          <w:fldChar w:fldCharType="end"/>
        </w:r>
      </w:hyperlink>
    </w:p>
    <w:p w14:paraId="524CF612" w14:textId="1F069137" w:rsidR="0078203B" w:rsidRDefault="0078203B">
      <w:pPr>
        <w:pStyle w:val="Inhopg3"/>
        <w:rPr>
          <w:rFonts w:asciiTheme="minorHAnsi" w:eastAsiaTheme="minorEastAsia" w:hAnsiTheme="minorHAnsi" w:cstheme="minorBidi"/>
          <w:noProof/>
          <w:sz w:val="22"/>
          <w:szCs w:val="22"/>
        </w:rPr>
      </w:pPr>
      <w:hyperlink w:anchor="_Toc51840287" w:history="1">
        <w:r w:rsidRPr="0089795C">
          <w:rPr>
            <w:rStyle w:val="Hyperlink"/>
            <w:noProof/>
          </w:rPr>
          <w:t>5.2.18</w:t>
        </w:r>
        <w:r>
          <w:rPr>
            <w:rFonts w:asciiTheme="minorHAnsi" w:eastAsiaTheme="minorEastAsia" w:hAnsiTheme="minorHAnsi" w:cstheme="minorBidi"/>
            <w:noProof/>
            <w:sz w:val="22"/>
            <w:szCs w:val="22"/>
          </w:rPr>
          <w:tab/>
        </w:r>
        <w:r w:rsidRPr="0089795C">
          <w:rPr>
            <w:rStyle w:val="Hyperlink"/>
            <w:noProof/>
          </w:rPr>
          <w:t>Telecommunicatiekabel.</w:t>
        </w:r>
        <w:r>
          <w:rPr>
            <w:noProof/>
            <w:webHidden/>
          </w:rPr>
          <w:tab/>
        </w:r>
        <w:r>
          <w:rPr>
            <w:noProof/>
            <w:webHidden/>
          </w:rPr>
          <w:fldChar w:fldCharType="begin"/>
        </w:r>
        <w:r>
          <w:rPr>
            <w:noProof/>
            <w:webHidden/>
          </w:rPr>
          <w:instrText xml:space="preserve"> PAGEREF _Toc51840287 \h </w:instrText>
        </w:r>
        <w:r>
          <w:rPr>
            <w:noProof/>
            <w:webHidden/>
          </w:rPr>
        </w:r>
        <w:r>
          <w:rPr>
            <w:noProof/>
            <w:webHidden/>
          </w:rPr>
          <w:fldChar w:fldCharType="separate"/>
        </w:r>
        <w:r>
          <w:rPr>
            <w:noProof/>
            <w:webHidden/>
          </w:rPr>
          <w:t>45</w:t>
        </w:r>
        <w:r>
          <w:rPr>
            <w:noProof/>
            <w:webHidden/>
          </w:rPr>
          <w:fldChar w:fldCharType="end"/>
        </w:r>
      </w:hyperlink>
    </w:p>
    <w:p w14:paraId="6D88FDB5" w14:textId="56CF6A85" w:rsidR="0078203B" w:rsidRDefault="0078203B">
      <w:pPr>
        <w:pStyle w:val="Inhopg3"/>
        <w:rPr>
          <w:rFonts w:asciiTheme="minorHAnsi" w:eastAsiaTheme="minorEastAsia" w:hAnsiTheme="minorHAnsi" w:cstheme="minorBidi"/>
          <w:noProof/>
          <w:sz w:val="22"/>
          <w:szCs w:val="22"/>
        </w:rPr>
      </w:pPr>
      <w:hyperlink w:anchor="_Toc51840288" w:history="1">
        <w:r w:rsidRPr="0089795C">
          <w:rPr>
            <w:rStyle w:val="Hyperlink"/>
            <w:noProof/>
          </w:rPr>
          <w:t>5.2.19</w:t>
        </w:r>
        <w:r>
          <w:rPr>
            <w:rFonts w:asciiTheme="minorHAnsi" w:eastAsiaTheme="minorEastAsia" w:hAnsiTheme="minorHAnsi" w:cstheme="minorBidi"/>
            <w:noProof/>
            <w:sz w:val="22"/>
            <w:szCs w:val="22"/>
          </w:rPr>
          <w:tab/>
        </w:r>
        <w:r w:rsidRPr="0089795C">
          <w:rPr>
            <w:rStyle w:val="Hyperlink"/>
            <w:noProof/>
          </w:rPr>
          <w:t>Olie-gas-chemicalienpijpleiding.</w:t>
        </w:r>
        <w:r>
          <w:rPr>
            <w:noProof/>
            <w:webHidden/>
          </w:rPr>
          <w:tab/>
        </w:r>
        <w:r>
          <w:rPr>
            <w:noProof/>
            <w:webHidden/>
          </w:rPr>
          <w:fldChar w:fldCharType="begin"/>
        </w:r>
        <w:r>
          <w:rPr>
            <w:noProof/>
            <w:webHidden/>
          </w:rPr>
          <w:instrText xml:space="preserve"> PAGEREF _Toc51840288 \h </w:instrText>
        </w:r>
        <w:r>
          <w:rPr>
            <w:noProof/>
            <w:webHidden/>
          </w:rPr>
        </w:r>
        <w:r>
          <w:rPr>
            <w:noProof/>
            <w:webHidden/>
          </w:rPr>
          <w:fldChar w:fldCharType="separate"/>
        </w:r>
        <w:r>
          <w:rPr>
            <w:noProof/>
            <w:webHidden/>
          </w:rPr>
          <w:t>46</w:t>
        </w:r>
        <w:r>
          <w:rPr>
            <w:noProof/>
            <w:webHidden/>
          </w:rPr>
          <w:fldChar w:fldCharType="end"/>
        </w:r>
      </w:hyperlink>
    </w:p>
    <w:p w14:paraId="3B79FB8B" w14:textId="712B6BE4" w:rsidR="0078203B" w:rsidRDefault="0078203B">
      <w:pPr>
        <w:pStyle w:val="Inhopg3"/>
        <w:rPr>
          <w:rFonts w:asciiTheme="minorHAnsi" w:eastAsiaTheme="minorEastAsia" w:hAnsiTheme="minorHAnsi" w:cstheme="minorBidi"/>
          <w:noProof/>
          <w:sz w:val="22"/>
          <w:szCs w:val="22"/>
        </w:rPr>
      </w:pPr>
      <w:hyperlink w:anchor="_Toc51840289" w:history="1">
        <w:r w:rsidRPr="0089795C">
          <w:rPr>
            <w:rStyle w:val="Hyperlink"/>
            <w:noProof/>
          </w:rPr>
          <w:t>5.2.20</w:t>
        </w:r>
        <w:r>
          <w:rPr>
            <w:rFonts w:asciiTheme="minorHAnsi" w:eastAsiaTheme="minorEastAsia" w:hAnsiTheme="minorHAnsi" w:cstheme="minorBidi"/>
            <w:noProof/>
            <w:sz w:val="22"/>
            <w:szCs w:val="22"/>
          </w:rPr>
          <w:tab/>
        </w:r>
        <w:r w:rsidRPr="0089795C">
          <w:rPr>
            <w:rStyle w:val="Hyperlink"/>
            <w:noProof/>
          </w:rPr>
          <w:t>Rioolleiding.</w:t>
        </w:r>
        <w:r>
          <w:rPr>
            <w:noProof/>
            <w:webHidden/>
          </w:rPr>
          <w:tab/>
        </w:r>
        <w:r>
          <w:rPr>
            <w:noProof/>
            <w:webHidden/>
          </w:rPr>
          <w:fldChar w:fldCharType="begin"/>
        </w:r>
        <w:r>
          <w:rPr>
            <w:noProof/>
            <w:webHidden/>
          </w:rPr>
          <w:instrText xml:space="preserve"> PAGEREF _Toc51840289 \h </w:instrText>
        </w:r>
        <w:r>
          <w:rPr>
            <w:noProof/>
            <w:webHidden/>
          </w:rPr>
        </w:r>
        <w:r>
          <w:rPr>
            <w:noProof/>
            <w:webHidden/>
          </w:rPr>
          <w:fldChar w:fldCharType="separate"/>
        </w:r>
        <w:r>
          <w:rPr>
            <w:noProof/>
            <w:webHidden/>
          </w:rPr>
          <w:t>47</w:t>
        </w:r>
        <w:r>
          <w:rPr>
            <w:noProof/>
            <w:webHidden/>
          </w:rPr>
          <w:fldChar w:fldCharType="end"/>
        </w:r>
      </w:hyperlink>
    </w:p>
    <w:p w14:paraId="51B3E7D3" w14:textId="20D79726" w:rsidR="0078203B" w:rsidRDefault="0078203B">
      <w:pPr>
        <w:pStyle w:val="Inhopg3"/>
        <w:rPr>
          <w:rFonts w:asciiTheme="minorHAnsi" w:eastAsiaTheme="minorEastAsia" w:hAnsiTheme="minorHAnsi" w:cstheme="minorBidi"/>
          <w:noProof/>
          <w:sz w:val="22"/>
          <w:szCs w:val="22"/>
        </w:rPr>
      </w:pPr>
      <w:hyperlink w:anchor="_Toc51840290" w:history="1">
        <w:r w:rsidRPr="0089795C">
          <w:rPr>
            <w:rStyle w:val="Hyperlink"/>
            <w:noProof/>
          </w:rPr>
          <w:t>5.2.21</w:t>
        </w:r>
        <w:r>
          <w:rPr>
            <w:rFonts w:asciiTheme="minorHAnsi" w:eastAsiaTheme="minorEastAsia" w:hAnsiTheme="minorHAnsi" w:cstheme="minorBidi"/>
            <w:noProof/>
            <w:sz w:val="22"/>
            <w:szCs w:val="22"/>
          </w:rPr>
          <w:tab/>
        </w:r>
        <w:r w:rsidRPr="0089795C">
          <w:rPr>
            <w:rStyle w:val="Hyperlink"/>
            <w:noProof/>
          </w:rPr>
          <w:t>Waterleiding.</w:t>
        </w:r>
        <w:r>
          <w:rPr>
            <w:noProof/>
            <w:webHidden/>
          </w:rPr>
          <w:tab/>
        </w:r>
        <w:r>
          <w:rPr>
            <w:noProof/>
            <w:webHidden/>
          </w:rPr>
          <w:fldChar w:fldCharType="begin"/>
        </w:r>
        <w:r>
          <w:rPr>
            <w:noProof/>
            <w:webHidden/>
          </w:rPr>
          <w:instrText xml:space="preserve"> PAGEREF _Toc51840290 \h </w:instrText>
        </w:r>
        <w:r>
          <w:rPr>
            <w:noProof/>
            <w:webHidden/>
          </w:rPr>
        </w:r>
        <w:r>
          <w:rPr>
            <w:noProof/>
            <w:webHidden/>
          </w:rPr>
          <w:fldChar w:fldCharType="separate"/>
        </w:r>
        <w:r>
          <w:rPr>
            <w:noProof/>
            <w:webHidden/>
          </w:rPr>
          <w:t>48</w:t>
        </w:r>
        <w:r>
          <w:rPr>
            <w:noProof/>
            <w:webHidden/>
          </w:rPr>
          <w:fldChar w:fldCharType="end"/>
        </w:r>
      </w:hyperlink>
    </w:p>
    <w:p w14:paraId="7DD16BCE" w14:textId="4CDC2B52" w:rsidR="0078203B" w:rsidRDefault="0078203B">
      <w:pPr>
        <w:pStyle w:val="Inhopg3"/>
        <w:rPr>
          <w:rFonts w:asciiTheme="minorHAnsi" w:eastAsiaTheme="minorEastAsia" w:hAnsiTheme="minorHAnsi" w:cstheme="minorBidi"/>
          <w:noProof/>
          <w:sz w:val="22"/>
          <w:szCs w:val="22"/>
        </w:rPr>
      </w:pPr>
      <w:hyperlink w:anchor="_Toc51840291" w:history="1">
        <w:r w:rsidRPr="0089795C">
          <w:rPr>
            <w:rStyle w:val="Hyperlink"/>
            <w:noProof/>
          </w:rPr>
          <w:t>5.2.22</w:t>
        </w:r>
        <w:r>
          <w:rPr>
            <w:rFonts w:asciiTheme="minorHAnsi" w:eastAsiaTheme="minorEastAsia" w:hAnsiTheme="minorHAnsi" w:cstheme="minorBidi"/>
            <w:noProof/>
            <w:sz w:val="22"/>
            <w:szCs w:val="22"/>
          </w:rPr>
          <w:tab/>
        </w:r>
        <w:r w:rsidRPr="0089795C">
          <w:rPr>
            <w:rStyle w:val="Hyperlink"/>
            <w:noProof/>
          </w:rPr>
          <w:t>Thermische pijpleiding.</w:t>
        </w:r>
        <w:r>
          <w:rPr>
            <w:noProof/>
            <w:webHidden/>
          </w:rPr>
          <w:tab/>
        </w:r>
        <w:r>
          <w:rPr>
            <w:noProof/>
            <w:webHidden/>
          </w:rPr>
          <w:fldChar w:fldCharType="begin"/>
        </w:r>
        <w:r>
          <w:rPr>
            <w:noProof/>
            <w:webHidden/>
          </w:rPr>
          <w:instrText xml:space="preserve"> PAGEREF _Toc51840291 \h </w:instrText>
        </w:r>
        <w:r>
          <w:rPr>
            <w:noProof/>
            <w:webHidden/>
          </w:rPr>
        </w:r>
        <w:r>
          <w:rPr>
            <w:noProof/>
            <w:webHidden/>
          </w:rPr>
          <w:fldChar w:fldCharType="separate"/>
        </w:r>
        <w:r>
          <w:rPr>
            <w:noProof/>
            <w:webHidden/>
          </w:rPr>
          <w:t>49</w:t>
        </w:r>
        <w:r>
          <w:rPr>
            <w:noProof/>
            <w:webHidden/>
          </w:rPr>
          <w:fldChar w:fldCharType="end"/>
        </w:r>
      </w:hyperlink>
    </w:p>
    <w:p w14:paraId="6621BC17" w14:textId="6678FA79" w:rsidR="0078203B" w:rsidRDefault="0078203B">
      <w:pPr>
        <w:pStyle w:val="Inhopg3"/>
        <w:rPr>
          <w:rFonts w:asciiTheme="minorHAnsi" w:eastAsiaTheme="minorEastAsia" w:hAnsiTheme="minorHAnsi" w:cstheme="minorBidi"/>
          <w:noProof/>
          <w:sz w:val="22"/>
          <w:szCs w:val="22"/>
        </w:rPr>
      </w:pPr>
      <w:hyperlink w:anchor="_Toc51840292" w:history="1">
        <w:r w:rsidRPr="0089795C">
          <w:rPr>
            <w:rStyle w:val="Hyperlink"/>
            <w:noProof/>
          </w:rPr>
          <w:t>5.2.23</w:t>
        </w:r>
        <w:r>
          <w:rPr>
            <w:rFonts w:asciiTheme="minorHAnsi" w:eastAsiaTheme="minorEastAsia" w:hAnsiTheme="minorHAnsi" w:cstheme="minorBidi"/>
            <w:noProof/>
            <w:sz w:val="22"/>
            <w:szCs w:val="22"/>
          </w:rPr>
          <w:tab/>
        </w:r>
        <w:r w:rsidRPr="0089795C">
          <w:rPr>
            <w:rStyle w:val="Hyperlink"/>
            <w:noProof/>
          </w:rPr>
          <w:t>Overig en Weesleiding.</w:t>
        </w:r>
        <w:r>
          <w:rPr>
            <w:noProof/>
            <w:webHidden/>
          </w:rPr>
          <w:tab/>
        </w:r>
        <w:r>
          <w:rPr>
            <w:noProof/>
            <w:webHidden/>
          </w:rPr>
          <w:fldChar w:fldCharType="begin"/>
        </w:r>
        <w:r>
          <w:rPr>
            <w:noProof/>
            <w:webHidden/>
          </w:rPr>
          <w:instrText xml:space="preserve"> PAGEREF _Toc51840292 \h </w:instrText>
        </w:r>
        <w:r>
          <w:rPr>
            <w:noProof/>
            <w:webHidden/>
          </w:rPr>
        </w:r>
        <w:r>
          <w:rPr>
            <w:noProof/>
            <w:webHidden/>
          </w:rPr>
          <w:fldChar w:fldCharType="separate"/>
        </w:r>
        <w:r>
          <w:rPr>
            <w:noProof/>
            <w:webHidden/>
          </w:rPr>
          <w:t>50</w:t>
        </w:r>
        <w:r>
          <w:rPr>
            <w:noProof/>
            <w:webHidden/>
          </w:rPr>
          <w:fldChar w:fldCharType="end"/>
        </w:r>
      </w:hyperlink>
    </w:p>
    <w:p w14:paraId="37399ABE" w14:textId="4A764258" w:rsidR="0078203B" w:rsidRDefault="0078203B">
      <w:pPr>
        <w:pStyle w:val="Inhopg3"/>
        <w:rPr>
          <w:rFonts w:asciiTheme="minorHAnsi" w:eastAsiaTheme="minorEastAsia" w:hAnsiTheme="minorHAnsi" w:cstheme="minorBidi"/>
          <w:noProof/>
          <w:sz w:val="22"/>
          <w:szCs w:val="22"/>
        </w:rPr>
      </w:pPr>
      <w:hyperlink w:anchor="_Toc51840293" w:history="1">
        <w:r w:rsidRPr="0089795C">
          <w:rPr>
            <w:rStyle w:val="Hyperlink"/>
            <w:noProof/>
          </w:rPr>
          <w:t>5.2.24</w:t>
        </w:r>
        <w:r>
          <w:rPr>
            <w:rFonts w:asciiTheme="minorHAnsi" w:eastAsiaTheme="minorEastAsia" w:hAnsiTheme="minorHAnsi" w:cstheme="minorBidi"/>
            <w:noProof/>
            <w:sz w:val="22"/>
            <w:szCs w:val="22"/>
          </w:rPr>
          <w:tab/>
        </w:r>
        <w:r w:rsidRPr="0089795C">
          <w:rPr>
            <w:rStyle w:val="Hyperlink"/>
            <w:noProof/>
          </w:rPr>
          <w:t>Leidingelementen per type net (thema).</w:t>
        </w:r>
        <w:r>
          <w:rPr>
            <w:noProof/>
            <w:webHidden/>
          </w:rPr>
          <w:tab/>
        </w:r>
        <w:r>
          <w:rPr>
            <w:noProof/>
            <w:webHidden/>
          </w:rPr>
          <w:fldChar w:fldCharType="begin"/>
        </w:r>
        <w:r>
          <w:rPr>
            <w:noProof/>
            <w:webHidden/>
          </w:rPr>
          <w:instrText xml:space="preserve"> PAGEREF _Toc51840293 \h </w:instrText>
        </w:r>
        <w:r>
          <w:rPr>
            <w:noProof/>
            <w:webHidden/>
          </w:rPr>
        </w:r>
        <w:r>
          <w:rPr>
            <w:noProof/>
            <w:webHidden/>
          </w:rPr>
          <w:fldChar w:fldCharType="separate"/>
        </w:r>
        <w:r>
          <w:rPr>
            <w:noProof/>
            <w:webHidden/>
          </w:rPr>
          <w:t>51</w:t>
        </w:r>
        <w:r>
          <w:rPr>
            <w:noProof/>
            <w:webHidden/>
          </w:rPr>
          <w:fldChar w:fldCharType="end"/>
        </w:r>
      </w:hyperlink>
    </w:p>
    <w:p w14:paraId="37F24371" w14:textId="36843552" w:rsidR="0078203B" w:rsidRDefault="0078203B">
      <w:pPr>
        <w:pStyle w:val="Inhopg3"/>
        <w:rPr>
          <w:rFonts w:asciiTheme="minorHAnsi" w:eastAsiaTheme="minorEastAsia" w:hAnsiTheme="minorHAnsi" w:cstheme="minorBidi"/>
          <w:noProof/>
          <w:sz w:val="22"/>
          <w:szCs w:val="22"/>
        </w:rPr>
      </w:pPr>
      <w:hyperlink w:anchor="_Toc51840294" w:history="1">
        <w:r w:rsidRPr="0089795C">
          <w:rPr>
            <w:rStyle w:val="Hyperlink"/>
            <w:noProof/>
          </w:rPr>
          <w:t>5.2.25</w:t>
        </w:r>
        <w:r>
          <w:rPr>
            <w:rFonts w:asciiTheme="minorHAnsi" w:eastAsiaTheme="minorEastAsia" w:hAnsiTheme="minorHAnsi" w:cstheme="minorBidi"/>
            <w:noProof/>
            <w:sz w:val="22"/>
            <w:szCs w:val="22"/>
          </w:rPr>
          <w:tab/>
        </w:r>
        <w:r w:rsidRPr="0089795C">
          <w:rPr>
            <w:rStyle w:val="Hyperlink"/>
            <w:noProof/>
          </w:rPr>
          <w:t>WIBON – Uitleveren van gebiedsinformatie.</w:t>
        </w:r>
        <w:r>
          <w:rPr>
            <w:noProof/>
            <w:webHidden/>
          </w:rPr>
          <w:tab/>
        </w:r>
        <w:r>
          <w:rPr>
            <w:noProof/>
            <w:webHidden/>
          </w:rPr>
          <w:fldChar w:fldCharType="begin"/>
        </w:r>
        <w:r>
          <w:rPr>
            <w:noProof/>
            <w:webHidden/>
          </w:rPr>
          <w:instrText xml:space="preserve"> PAGEREF _Toc51840294 \h </w:instrText>
        </w:r>
        <w:r>
          <w:rPr>
            <w:noProof/>
            <w:webHidden/>
          </w:rPr>
        </w:r>
        <w:r>
          <w:rPr>
            <w:noProof/>
            <w:webHidden/>
          </w:rPr>
          <w:fldChar w:fldCharType="separate"/>
        </w:r>
        <w:r>
          <w:rPr>
            <w:noProof/>
            <w:webHidden/>
          </w:rPr>
          <w:t>52</w:t>
        </w:r>
        <w:r>
          <w:rPr>
            <w:noProof/>
            <w:webHidden/>
          </w:rPr>
          <w:fldChar w:fldCharType="end"/>
        </w:r>
      </w:hyperlink>
    </w:p>
    <w:p w14:paraId="6412066A" w14:textId="27A9074F" w:rsidR="0078203B" w:rsidRDefault="0078203B">
      <w:pPr>
        <w:pStyle w:val="Inhopg3"/>
        <w:rPr>
          <w:rFonts w:asciiTheme="minorHAnsi" w:eastAsiaTheme="minorEastAsia" w:hAnsiTheme="minorHAnsi" w:cstheme="minorBidi"/>
          <w:noProof/>
          <w:sz w:val="22"/>
          <w:szCs w:val="22"/>
        </w:rPr>
      </w:pPr>
      <w:hyperlink w:anchor="_Toc51840295" w:history="1">
        <w:r w:rsidRPr="0089795C">
          <w:rPr>
            <w:rStyle w:val="Hyperlink"/>
            <w:noProof/>
          </w:rPr>
          <w:t>5.2.26</w:t>
        </w:r>
        <w:r>
          <w:rPr>
            <w:rFonts w:asciiTheme="minorHAnsi" w:eastAsiaTheme="minorEastAsia" w:hAnsiTheme="minorHAnsi" w:cstheme="minorBidi"/>
            <w:noProof/>
            <w:sz w:val="22"/>
            <w:szCs w:val="22"/>
          </w:rPr>
          <w:tab/>
        </w:r>
        <w:r w:rsidRPr="0089795C">
          <w:rPr>
            <w:rStyle w:val="Hyperlink"/>
            <w:noProof/>
          </w:rPr>
          <w:t>Identifier management.</w:t>
        </w:r>
        <w:r>
          <w:rPr>
            <w:noProof/>
            <w:webHidden/>
          </w:rPr>
          <w:tab/>
        </w:r>
        <w:r>
          <w:rPr>
            <w:noProof/>
            <w:webHidden/>
          </w:rPr>
          <w:fldChar w:fldCharType="begin"/>
        </w:r>
        <w:r>
          <w:rPr>
            <w:noProof/>
            <w:webHidden/>
          </w:rPr>
          <w:instrText xml:space="preserve"> PAGEREF _Toc51840295 \h </w:instrText>
        </w:r>
        <w:r>
          <w:rPr>
            <w:noProof/>
            <w:webHidden/>
          </w:rPr>
        </w:r>
        <w:r>
          <w:rPr>
            <w:noProof/>
            <w:webHidden/>
          </w:rPr>
          <w:fldChar w:fldCharType="separate"/>
        </w:r>
        <w:r>
          <w:rPr>
            <w:noProof/>
            <w:webHidden/>
          </w:rPr>
          <w:t>55</w:t>
        </w:r>
        <w:r>
          <w:rPr>
            <w:noProof/>
            <w:webHidden/>
          </w:rPr>
          <w:fldChar w:fldCharType="end"/>
        </w:r>
      </w:hyperlink>
    </w:p>
    <w:p w14:paraId="228CEB79" w14:textId="505977D9" w:rsidR="0078203B" w:rsidRDefault="0078203B">
      <w:pPr>
        <w:pStyle w:val="Inhopg3"/>
        <w:rPr>
          <w:rFonts w:asciiTheme="minorHAnsi" w:eastAsiaTheme="minorEastAsia" w:hAnsiTheme="minorHAnsi" w:cstheme="minorBidi"/>
          <w:noProof/>
          <w:sz w:val="22"/>
          <w:szCs w:val="22"/>
        </w:rPr>
      </w:pPr>
      <w:hyperlink w:anchor="_Toc51840296" w:history="1">
        <w:r w:rsidRPr="0089795C">
          <w:rPr>
            <w:rStyle w:val="Hyperlink"/>
            <w:noProof/>
          </w:rPr>
          <w:t>5.2.27</w:t>
        </w:r>
        <w:r>
          <w:rPr>
            <w:rFonts w:asciiTheme="minorHAnsi" w:eastAsiaTheme="minorEastAsia" w:hAnsiTheme="minorHAnsi" w:cstheme="minorBidi"/>
            <w:noProof/>
            <w:sz w:val="22"/>
            <w:szCs w:val="22"/>
          </w:rPr>
          <w:tab/>
        </w:r>
        <w:r w:rsidRPr="0089795C">
          <w:rPr>
            <w:rStyle w:val="Hyperlink"/>
            <w:noProof/>
          </w:rPr>
          <w:t>Tijd representatie en temporeel model.</w:t>
        </w:r>
        <w:r>
          <w:rPr>
            <w:noProof/>
            <w:webHidden/>
          </w:rPr>
          <w:tab/>
        </w:r>
        <w:r>
          <w:rPr>
            <w:noProof/>
            <w:webHidden/>
          </w:rPr>
          <w:fldChar w:fldCharType="begin"/>
        </w:r>
        <w:r>
          <w:rPr>
            <w:noProof/>
            <w:webHidden/>
          </w:rPr>
          <w:instrText xml:space="preserve"> PAGEREF _Toc51840296 \h </w:instrText>
        </w:r>
        <w:r>
          <w:rPr>
            <w:noProof/>
            <w:webHidden/>
          </w:rPr>
        </w:r>
        <w:r>
          <w:rPr>
            <w:noProof/>
            <w:webHidden/>
          </w:rPr>
          <w:fldChar w:fldCharType="separate"/>
        </w:r>
        <w:r>
          <w:rPr>
            <w:noProof/>
            <w:webHidden/>
          </w:rPr>
          <w:t>57</w:t>
        </w:r>
        <w:r>
          <w:rPr>
            <w:noProof/>
            <w:webHidden/>
          </w:rPr>
          <w:fldChar w:fldCharType="end"/>
        </w:r>
      </w:hyperlink>
    </w:p>
    <w:p w14:paraId="13324811" w14:textId="2E96592B" w:rsidR="0078203B" w:rsidRDefault="0078203B">
      <w:pPr>
        <w:pStyle w:val="Inhopg2"/>
        <w:rPr>
          <w:rFonts w:asciiTheme="minorHAnsi" w:eastAsiaTheme="minorEastAsia" w:hAnsiTheme="minorHAnsi" w:cstheme="minorBidi"/>
          <w:sz w:val="22"/>
          <w:szCs w:val="22"/>
        </w:rPr>
      </w:pPr>
      <w:hyperlink w:anchor="_Toc51840297" w:history="1">
        <w:r w:rsidRPr="0089795C">
          <w:rPr>
            <w:rStyle w:val="Hyperlink"/>
          </w:rPr>
          <w:t>5.3</w:t>
        </w:r>
        <w:r>
          <w:rPr>
            <w:rFonts w:asciiTheme="minorHAnsi" w:eastAsiaTheme="minorEastAsia" w:hAnsiTheme="minorHAnsi" w:cstheme="minorBidi"/>
            <w:sz w:val="22"/>
            <w:szCs w:val="22"/>
          </w:rPr>
          <w:tab/>
        </w:r>
        <w:r w:rsidRPr="0089795C">
          <w:rPr>
            <w:rStyle w:val="Hyperlink"/>
          </w:rPr>
          <w:t>Andere toepassingen van IMKL.</w:t>
        </w:r>
        <w:r>
          <w:rPr>
            <w:webHidden/>
          </w:rPr>
          <w:tab/>
        </w:r>
        <w:r>
          <w:rPr>
            <w:webHidden/>
          </w:rPr>
          <w:fldChar w:fldCharType="begin"/>
        </w:r>
        <w:r>
          <w:rPr>
            <w:webHidden/>
          </w:rPr>
          <w:instrText xml:space="preserve"> PAGEREF _Toc51840297 \h </w:instrText>
        </w:r>
        <w:r>
          <w:rPr>
            <w:webHidden/>
          </w:rPr>
        </w:r>
        <w:r>
          <w:rPr>
            <w:webHidden/>
          </w:rPr>
          <w:fldChar w:fldCharType="separate"/>
        </w:r>
        <w:r>
          <w:rPr>
            <w:webHidden/>
          </w:rPr>
          <w:t>59</w:t>
        </w:r>
        <w:r>
          <w:rPr>
            <w:webHidden/>
          </w:rPr>
          <w:fldChar w:fldCharType="end"/>
        </w:r>
      </w:hyperlink>
    </w:p>
    <w:p w14:paraId="0B03761E" w14:textId="52DD2188" w:rsidR="0078203B" w:rsidRDefault="0078203B">
      <w:pPr>
        <w:pStyle w:val="Inhopg3"/>
        <w:rPr>
          <w:rFonts w:asciiTheme="minorHAnsi" w:eastAsiaTheme="minorEastAsia" w:hAnsiTheme="minorHAnsi" w:cstheme="minorBidi"/>
          <w:noProof/>
          <w:sz w:val="22"/>
          <w:szCs w:val="22"/>
        </w:rPr>
      </w:pPr>
      <w:hyperlink w:anchor="_Toc51840298" w:history="1">
        <w:r w:rsidRPr="0089795C">
          <w:rPr>
            <w:rStyle w:val="Hyperlink"/>
            <w:noProof/>
          </w:rPr>
          <w:t>5.3.1</w:t>
        </w:r>
        <w:r>
          <w:rPr>
            <w:rFonts w:asciiTheme="minorHAnsi" w:eastAsiaTheme="minorEastAsia" w:hAnsiTheme="minorHAnsi" w:cstheme="minorBidi"/>
            <w:noProof/>
            <w:sz w:val="22"/>
            <w:szCs w:val="22"/>
          </w:rPr>
          <w:tab/>
        </w:r>
        <w:r w:rsidRPr="0089795C">
          <w:rPr>
            <w:rStyle w:val="Hyperlink"/>
            <w:noProof/>
          </w:rPr>
          <w:t>UML - Buisleidingen Risicoregister overzicht.</w:t>
        </w:r>
        <w:r>
          <w:rPr>
            <w:noProof/>
            <w:webHidden/>
          </w:rPr>
          <w:tab/>
        </w:r>
        <w:r>
          <w:rPr>
            <w:noProof/>
            <w:webHidden/>
          </w:rPr>
          <w:fldChar w:fldCharType="begin"/>
        </w:r>
        <w:r>
          <w:rPr>
            <w:noProof/>
            <w:webHidden/>
          </w:rPr>
          <w:instrText xml:space="preserve"> PAGEREF _Toc51840298 \h </w:instrText>
        </w:r>
        <w:r>
          <w:rPr>
            <w:noProof/>
            <w:webHidden/>
          </w:rPr>
        </w:r>
        <w:r>
          <w:rPr>
            <w:noProof/>
            <w:webHidden/>
          </w:rPr>
          <w:fldChar w:fldCharType="separate"/>
        </w:r>
        <w:r>
          <w:rPr>
            <w:noProof/>
            <w:webHidden/>
          </w:rPr>
          <w:t>60</w:t>
        </w:r>
        <w:r>
          <w:rPr>
            <w:noProof/>
            <w:webHidden/>
          </w:rPr>
          <w:fldChar w:fldCharType="end"/>
        </w:r>
      </w:hyperlink>
    </w:p>
    <w:p w14:paraId="1ED70A62" w14:textId="0E71D56D" w:rsidR="0078203B" w:rsidRDefault="0078203B">
      <w:pPr>
        <w:pStyle w:val="Inhopg3"/>
        <w:rPr>
          <w:rFonts w:asciiTheme="minorHAnsi" w:eastAsiaTheme="minorEastAsia" w:hAnsiTheme="minorHAnsi" w:cstheme="minorBidi"/>
          <w:noProof/>
          <w:sz w:val="22"/>
          <w:szCs w:val="22"/>
        </w:rPr>
      </w:pPr>
      <w:hyperlink w:anchor="_Toc51840299" w:history="1">
        <w:r w:rsidRPr="0089795C">
          <w:rPr>
            <w:rStyle w:val="Hyperlink"/>
            <w:noProof/>
          </w:rPr>
          <w:t>5.3.2</w:t>
        </w:r>
        <w:r>
          <w:rPr>
            <w:rFonts w:asciiTheme="minorHAnsi" w:eastAsiaTheme="minorEastAsia" w:hAnsiTheme="minorHAnsi" w:cstheme="minorBidi"/>
            <w:noProof/>
            <w:sz w:val="22"/>
            <w:szCs w:val="22"/>
          </w:rPr>
          <w:tab/>
        </w:r>
        <w:r w:rsidRPr="0089795C">
          <w:rPr>
            <w:rStyle w:val="Hyperlink"/>
            <w:noProof/>
          </w:rPr>
          <w:t>UML - Stedelijk water overzicht.</w:t>
        </w:r>
        <w:r>
          <w:rPr>
            <w:noProof/>
            <w:webHidden/>
          </w:rPr>
          <w:tab/>
        </w:r>
        <w:r>
          <w:rPr>
            <w:noProof/>
            <w:webHidden/>
          </w:rPr>
          <w:fldChar w:fldCharType="begin"/>
        </w:r>
        <w:r>
          <w:rPr>
            <w:noProof/>
            <w:webHidden/>
          </w:rPr>
          <w:instrText xml:space="preserve"> PAGEREF _Toc51840299 \h </w:instrText>
        </w:r>
        <w:r>
          <w:rPr>
            <w:noProof/>
            <w:webHidden/>
          </w:rPr>
        </w:r>
        <w:r>
          <w:rPr>
            <w:noProof/>
            <w:webHidden/>
          </w:rPr>
          <w:fldChar w:fldCharType="separate"/>
        </w:r>
        <w:r>
          <w:rPr>
            <w:noProof/>
            <w:webHidden/>
          </w:rPr>
          <w:t>62</w:t>
        </w:r>
        <w:r>
          <w:rPr>
            <w:noProof/>
            <w:webHidden/>
          </w:rPr>
          <w:fldChar w:fldCharType="end"/>
        </w:r>
      </w:hyperlink>
    </w:p>
    <w:p w14:paraId="3AB60EE5" w14:textId="4F66966C" w:rsidR="0078203B" w:rsidRDefault="0078203B">
      <w:pPr>
        <w:pStyle w:val="Inhopg2"/>
        <w:rPr>
          <w:rFonts w:asciiTheme="minorHAnsi" w:eastAsiaTheme="minorEastAsia" w:hAnsiTheme="minorHAnsi" w:cstheme="minorBidi"/>
          <w:sz w:val="22"/>
          <w:szCs w:val="22"/>
        </w:rPr>
      </w:pPr>
      <w:hyperlink w:anchor="_Toc51840300" w:history="1">
        <w:r w:rsidRPr="0089795C">
          <w:rPr>
            <w:rStyle w:val="Hyperlink"/>
          </w:rPr>
          <w:t>5.4</w:t>
        </w:r>
        <w:r>
          <w:rPr>
            <w:rFonts w:asciiTheme="minorHAnsi" w:eastAsiaTheme="minorEastAsia" w:hAnsiTheme="minorHAnsi" w:cstheme="minorBidi"/>
            <w:sz w:val="22"/>
            <w:szCs w:val="22"/>
          </w:rPr>
          <w:tab/>
        </w:r>
        <w:r w:rsidRPr="0089795C">
          <w:rPr>
            <w:rStyle w:val="Hyperlink"/>
          </w:rPr>
          <w:t>Objectcatalogus.</w:t>
        </w:r>
        <w:r>
          <w:rPr>
            <w:webHidden/>
          </w:rPr>
          <w:tab/>
        </w:r>
        <w:r>
          <w:rPr>
            <w:webHidden/>
          </w:rPr>
          <w:fldChar w:fldCharType="begin"/>
        </w:r>
        <w:r>
          <w:rPr>
            <w:webHidden/>
          </w:rPr>
          <w:instrText xml:space="preserve"> PAGEREF _Toc51840300 \h </w:instrText>
        </w:r>
        <w:r>
          <w:rPr>
            <w:webHidden/>
          </w:rPr>
        </w:r>
        <w:r>
          <w:rPr>
            <w:webHidden/>
          </w:rPr>
          <w:fldChar w:fldCharType="separate"/>
        </w:r>
        <w:r>
          <w:rPr>
            <w:webHidden/>
          </w:rPr>
          <w:t>64</w:t>
        </w:r>
        <w:r>
          <w:rPr>
            <w:webHidden/>
          </w:rPr>
          <w:fldChar w:fldCharType="end"/>
        </w:r>
      </w:hyperlink>
    </w:p>
    <w:p w14:paraId="756630FE" w14:textId="5473A7A4" w:rsidR="0078203B" w:rsidRDefault="0078203B">
      <w:pPr>
        <w:pStyle w:val="Inhopg3"/>
        <w:rPr>
          <w:rFonts w:asciiTheme="minorHAnsi" w:eastAsiaTheme="minorEastAsia" w:hAnsiTheme="minorHAnsi" w:cstheme="minorBidi"/>
          <w:noProof/>
          <w:sz w:val="22"/>
          <w:szCs w:val="22"/>
        </w:rPr>
      </w:pPr>
      <w:hyperlink w:anchor="_Toc51840301" w:history="1">
        <w:r w:rsidRPr="0089795C">
          <w:rPr>
            <w:rStyle w:val="Hyperlink"/>
            <w:noProof/>
          </w:rPr>
          <w:t>5.4.1</w:t>
        </w:r>
        <w:r>
          <w:rPr>
            <w:rFonts w:asciiTheme="minorHAnsi" w:eastAsiaTheme="minorEastAsia" w:hAnsiTheme="minorHAnsi" w:cstheme="minorBidi"/>
            <w:noProof/>
            <w:sz w:val="22"/>
            <w:szCs w:val="22"/>
          </w:rPr>
          <w:tab/>
        </w:r>
        <w:r w:rsidRPr="0089795C">
          <w:rPr>
            <w:rStyle w:val="Hyperlink"/>
            <w:noProof/>
          </w:rPr>
          <w:t>Geografische objecten.</w:t>
        </w:r>
        <w:r>
          <w:rPr>
            <w:noProof/>
            <w:webHidden/>
          </w:rPr>
          <w:tab/>
        </w:r>
        <w:r>
          <w:rPr>
            <w:noProof/>
            <w:webHidden/>
          </w:rPr>
          <w:fldChar w:fldCharType="begin"/>
        </w:r>
        <w:r>
          <w:rPr>
            <w:noProof/>
            <w:webHidden/>
          </w:rPr>
          <w:instrText xml:space="preserve"> PAGEREF _Toc51840301 \h </w:instrText>
        </w:r>
        <w:r>
          <w:rPr>
            <w:noProof/>
            <w:webHidden/>
          </w:rPr>
        </w:r>
        <w:r>
          <w:rPr>
            <w:noProof/>
            <w:webHidden/>
          </w:rPr>
          <w:fldChar w:fldCharType="separate"/>
        </w:r>
        <w:r>
          <w:rPr>
            <w:noProof/>
            <w:webHidden/>
          </w:rPr>
          <w:t>67</w:t>
        </w:r>
        <w:r>
          <w:rPr>
            <w:noProof/>
            <w:webHidden/>
          </w:rPr>
          <w:fldChar w:fldCharType="end"/>
        </w:r>
      </w:hyperlink>
    </w:p>
    <w:p w14:paraId="6C727D40" w14:textId="6FAA789D" w:rsidR="0078203B" w:rsidRDefault="0078203B">
      <w:pPr>
        <w:pStyle w:val="Inhopg3"/>
        <w:rPr>
          <w:rFonts w:asciiTheme="minorHAnsi" w:eastAsiaTheme="minorEastAsia" w:hAnsiTheme="minorHAnsi" w:cstheme="minorBidi"/>
          <w:noProof/>
          <w:sz w:val="22"/>
          <w:szCs w:val="22"/>
        </w:rPr>
      </w:pPr>
      <w:hyperlink w:anchor="_Toc51840302" w:history="1">
        <w:r w:rsidRPr="0089795C">
          <w:rPr>
            <w:rStyle w:val="Hyperlink"/>
            <w:noProof/>
          </w:rPr>
          <w:t>5.4.2</w:t>
        </w:r>
        <w:r>
          <w:rPr>
            <w:rFonts w:asciiTheme="minorHAnsi" w:eastAsiaTheme="minorEastAsia" w:hAnsiTheme="minorHAnsi" w:cstheme="minorBidi"/>
            <w:noProof/>
            <w:sz w:val="22"/>
            <w:szCs w:val="22"/>
          </w:rPr>
          <w:tab/>
        </w:r>
        <w:r w:rsidRPr="0089795C">
          <w:rPr>
            <w:rStyle w:val="Hyperlink"/>
            <w:noProof/>
          </w:rPr>
          <w:t>Data typen.</w:t>
        </w:r>
        <w:r>
          <w:rPr>
            <w:noProof/>
            <w:webHidden/>
          </w:rPr>
          <w:tab/>
        </w:r>
        <w:r>
          <w:rPr>
            <w:noProof/>
            <w:webHidden/>
          </w:rPr>
          <w:fldChar w:fldCharType="begin"/>
        </w:r>
        <w:r>
          <w:rPr>
            <w:noProof/>
            <w:webHidden/>
          </w:rPr>
          <w:instrText xml:space="preserve"> PAGEREF _Toc51840302 \h </w:instrText>
        </w:r>
        <w:r>
          <w:rPr>
            <w:noProof/>
            <w:webHidden/>
          </w:rPr>
        </w:r>
        <w:r>
          <w:rPr>
            <w:noProof/>
            <w:webHidden/>
          </w:rPr>
          <w:fldChar w:fldCharType="separate"/>
        </w:r>
        <w:r>
          <w:rPr>
            <w:noProof/>
            <w:webHidden/>
          </w:rPr>
          <w:t>67</w:t>
        </w:r>
        <w:r>
          <w:rPr>
            <w:noProof/>
            <w:webHidden/>
          </w:rPr>
          <w:fldChar w:fldCharType="end"/>
        </w:r>
      </w:hyperlink>
    </w:p>
    <w:p w14:paraId="7F3BFF8D" w14:textId="579F5F9A" w:rsidR="0078203B" w:rsidRDefault="0078203B">
      <w:pPr>
        <w:pStyle w:val="Inhopg3"/>
        <w:rPr>
          <w:rFonts w:asciiTheme="minorHAnsi" w:eastAsiaTheme="minorEastAsia" w:hAnsiTheme="minorHAnsi" w:cstheme="minorBidi"/>
          <w:noProof/>
          <w:sz w:val="22"/>
          <w:szCs w:val="22"/>
        </w:rPr>
      </w:pPr>
      <w:hyperlink w:anchor="_Toc51840303" w:history="1">
        <w:r w:rsidRPr="0089795C">
          <w:rPr>
            <w:rStyle w:val="Hyperlink"/>
            <w:noProof/>
          </w:rPr>
          <w:t>5.4.3</w:t>
        </w:r>
        <w:r>
          <w:rPr>
            <w:rFonts w:asciiTheme="minorHAnsi" w:eastAsiaTheme="minorEastAsia" w:hAnsiTheme="minorHAnsi" w:cstheme="minorBidi"/>
            <w:noProof/>
            <w:sz w:val="22"/>
            <w:szCs w:val="22"/>
          </w:rPr>
          <w:tab/>
        </w:r>
        <w:r w:rsidRPr="0089795C">
          <w:rPr>
            <w:rStyle w:val="Hyperlink"/>
            <w:noProof/>
          </w:rPr>
          <w:t>Waardelijsten.</w:t>
        </w:r>
        <w:r>
          <w:rPr>
            <w:noProof/>
            <w:webHidden/>
          </w:rPr>
          <w:tab/>
        </w:r>
        <w:r>
          <w:rPr>
            <w:noProof/>
            <w:webHidden/>
          </w:rPr>
          <w:fldChar w:fldCharType="begin"/>
        </w:r>
        <w:r>
          <w:rPr>
            <w:noProof/>
            <w:webHidden/>
          </w:rPr>
          <w:instrText xml:space="preserve"> PAGEREF _Toc51840303 \h </w:instrText>
        </w:r>
        <w:r>
          <w:rPr>
            <w:noProof/>
            <w:webHidden/>
          </w:rPr>
        </w:r>
        <w:r>
          <w:rPr>
            <w:noProof/>
            <w:webHidden/>
          </w:rPr>
          <w:fldChar w:fldCharType="separate"/>
        </w:r>
        <w:r>
          <w:rPr>
            <w:noProof/>
            <w:webHidden/>
          </w:rPr>
          <w:t>67</w:t>
        </w:r>
        <w:r>
          <w:rPr>
            <w:noProof/>
            <w:webHidden/>
          </w:rPr>
          <w:fldChar w:fldCharType="end"/>
        </w:r>
      </w:hyperlink>
    </w:p>
    <w:p w14:paraId="3BC7B571" w14:textId="57C2831A" w:rsidR="0078203B" w:rsidRDefault="0078203B">
      <w:pPr>
        <w:pStyle w:val="Inhopg3"/>
        <w:rPr>
          <w:rFonts w:asciiTheme="minorHAnsi" w:eastAsiaTheme="minorEastAsia" w:hAnsiTheme="minorHAnsi" w:cstheme="minorBidi"/>
          <w:noProof/>
          <w:sz w:val="22"/>
          <w:szCs w:val="22"/>
        </w:rPr>
      </w:pPr>
      <w:hyperlink w:anchor="_Toc51840304" w:history="1">
        <w:r w:rsidRPr="0089795C">
          <w:rPr>
            <w:rStyle w:val="Hyperlink"/>
            <w:noProof/>
          </w:rPr>
          <w:t>5.4.4</w:t>
        </w:r>
        <w:r>
          <w:rPr>
            <w:rFonts w:asciiTheme="minorHAnsi" w:eastAsiaTheme="minorEastAsia" w:hAnsiTheme="minorHAnsi" w:cstheme="minorBidi"/>
            <w:noProof/>
            <w:sz w:val="22"/>
            <w:szCs w:val="22"/>
          </w:rPr>
          <w:tab/>
        </w:r>
        <w:r w:rsidRPr="0089795C">
          <w:rPr>
            <w:rStyle w:val="Hyperlink"/>
            <w:noProof/>
          </w:rPr>
          <w:t>Geïmporteerde typen (informatief).</w:t>
        </w:r>
        <w:r>
          <w:rPr>
            <w:noProof/>
            <w:webHidden/>
          </w:rPr>
          <w:tab/>
        </w:r>
        <w:r>
          <w:rPr>
            <w:noProof/>
            <w:webHidden/>
          </w:rPr>
          <w:fldChar w:fldCharType="begin"/>
        </w:r>
        <w:r>
          <w:rPr>
            <w:noProof/>
            <w:webHidden/>
          </w:rPr>
          <w:instrText xml:space="preserve"> PAGEREF _Toc51840304 \h </w:instrText>
        </w:r>
        <w:r>
          <w:rPr>
            <w:noProof/>
            <w:webHidden/>
          </w:rPr>
        </w:r>
        <w:r>
          <w:rPr>
            <w:noProof/>
            <w:webHidden/>
          </w:rPr>
          <w:fldChar w:fldCharType="separate"/>
        </w:r>
        <w:r>
          <w:rPr>
            <w:noProof/>
            <w:webHidden/>
          </w:rPr>
          <w:t>67</w:t>
        </w:r>
        <w:r>
          <w:rPr>
            <w:noProof/>
            <w:webHidden/>
          </w:rPr>
          <w:fldChar w:fldCharType="end"/>
        </w:r>
      </w:hyperlink>
    </w:p>
    <w:p w14:paraId="77887535" w14:textId="104FDA01" w:rsidR="0078203B" w:rsidRDefault="0078203B">
      <w:pPr>
        <w:pStyle w:val="Inhopg1"/>
        <w:rPr>
          <w:rFonts w:asciiTheme="minorHAnsi" w:eastAsiaTheme="minorEastAsia" w:hAnsiTheme="minorHAnsi" w:cstheme="minorBidi"/>
          <w:noProof/>
          <w:sz w:val="22"/>
          <w:szCs w:val="22"/>
        </w:rPr>
      </w:pPr>
      <w:hyperlink w:anchor="_Toc51840305" w:history="1">
        <w:r w:rsidRPr="0089795C">
          <w:rPr>
            <w:rStyle w:val="Hyperlink"/>
            <w:noProof/>
          </w:rPr>
          <w:t>Referentiesystemen</w:t>
        </w:r>
        <w:r>
          <w:rPr>
            <w:noProof/>
            <w:webHidden/>
          </w:rPr>
          <w:tab/>
        </w:r>
        <w:r>
          <w:rPr>
            <w:noProof/>
            <w:webHidden/>
          </w:rPr>
          <w:fldChar w:fldCharType="begin"/>
        </w:r>
        <w:r>
          <w:rPr>
            <w:noProof/>
            <w:webHidden/>
          </w:rPr>
          <w:instrText xml:space="preserve"> PAGEREF _Toc51840305 \h </w:instrText>
        </w:r>
        <w:r>
          <w:rPr>
            <w:noProof/>
            <w:webHidden/>
          </w:rPr>
        </w:r>
        <w:r>
          <w:rPr>
            <w:noProof/>
            <w:webHidden/>
          </w:rPr>
          <w:fldChar w:fldCharType="separate"/>
        </w:r>
        <w:r>
          <w:rPr>
            <w:noProof/>
            <w:webHidden/>
          </w:rPr>
          <w:t>68</w:t>
        </w:r>
        <w:r>
          <w:rPr>
            <w:noProof/>
            <w:webHidden/>
          </w:rPr>
          <w:fldChar w:fldCharType="end"/>
        </w:r>
      </w:hyperlink>
    </w:p>
    <w:p w14:paraId="49056532" w14:textId="7BA9E02B" w:rsidR="0078203B" w:rsidRDefault="0078203B">
      <w:pPr>
        <w:pStyle w:val="Inhopg2"/>
        <w:rPr>
          <w:rFonts w:asciiTheme="minorHAnsi" w:eastAsiaTheme="minorEastAsia" w:hAnsiTheme="minorHAnsi" w:cstheme="minorBidi"/>
          <w:sz w:val="22"/>
          <w:szCs w:val="22"/>
        </w:rPr>
      </w:pPr>
      <w:hyperlink w:anchor="_Toc51840306" w:history="1">
        <w:r w:rsidRPr="0089795C">
          <w:rPr>
            <w:rStyle w:val="Hyperlink"/>
          </w:rPr>
          <w:t>6.1</w:t>
        </w:r>
        <w:r>
          <w:rPr>
            <w:rFonts w:asciiTheme="minorHAnsi" w:eastAsiaTheme="minorEastAsia" w:hAnsiTheme="minorHAnsi" w:cstheme="minorBidi"/>
            <w:sz w:val="22"/>
            <w:szCs w:val="22"/>
          </w:rPr>
          <w:tab/>
        </w:r>
        <w:r w:rsidRPr="0089795C">
          <w:rPr>
            <w:rStyle w:val="Hyperlink"/>
          </w:rPr>
          <w:t>Ruimtelijk referentiesysteem.</w:t>
        </w:r>
        <w:r>
          <w:rPr>
            <w:webHidden/>
          </w:rPr>
          <w:tab/>
        </w:r>
        <w:r>
          <w:rPr>
            <w:webHidden/>
          </w:rPr>
          <w:fldChar w:fldCharType="begin"/>
        </w:r>
        <w:r>
          <w:rPr>
            <w:webHidden/>
          </w:rPr>
          <w:instrText xml:space="preserve"> PAGEREF _Toc51840306 \h </w:instrText>
        </w:r>
        <w:r>
          <w:rPr>
            <w:webHidden/>
          </w:rPr>
        </w:r>
        <w:r>
          <w:rPr>
            <w:webHidden/>
          </w:rPr>
          <w:fldChar w:fldCharType="separate"/>
        </w:r>
        <w:r>
          <w:rPr>
            <w:webHidden/>
          </w:rPr>
          <w:t>68</w:t>
        </w:r>
        <w:r>
          <w:rPr>
            <w:webHidden/>
          </w:rPr>
          <w:fldChar w:fldCharType="end"/>
        </w:r>
      </w:hyperlink>
    </w:p>
    <w:p w14:paraId="6F07FB37" w14:textId="7783A08A" w:rsidR="0078203B" w:rsidRDefault="0078203B">
      <w:pPr>
        <w:pStyle w:val="Inhopg1"/>
        <w:rPr>
          <w:rFonts w:asciiTheme="minorHAnsi" w:eastAsiaTheme="minorEastAsia" w:hAnsiTheme="minorHAnsi" w:cstheme="minorBidi"/>
          <w:noProof/>
          <w:sz w:val="22"/>
          <w:szCs w:val="22"/>
        </w:rPr>
      </w:pPr>
      <w:hyperlink w:anchor="_Toc51840307" w:history="1">
        <w:r w:rsidRPr="0089795C">
          <w:rPr>
            <w:rStyle w:val="Hyperlink"/>
            <w:noProof/>
          </w:rPr>
          <w:t>Levering</w:t>
        </w:r>
        <w:r>
          <w:rPr>
            <w:noProof/>
            <w:webHidden/>
          </w:rPr>
          <w:tab/>
        </w:r>
        <w:r>
          <w:rPr>
            <w:noProof/>
            <w:webHidden/>
          </w:rPr>
          <w:fldChar w:fldCharType="begin"/>
        </w:r>
        <w:r>
          <w:rPr>
            <w:noProof/>
            <w:webHidden/>
          </w:rPr>
          <w:instrText xml:space="preserve"> PAGEREF _Toc51840307 \h </w:instrText>
        </w:r>
        <w:r>
          <w:rPr>
            <w:noProof/>
            <w:webHidden/>
          </w:rPr>
        </w:r>
        <w:r>
          <w:rPr>
            <w:noProof/>
            <w:webHidden/>
          </w:rPr>
          <w:fldChar w:fldCharType="separate"/>
        </w:r>
        <w:r>
          <w:rPr>
            <w:noProof/>
            <w:webHidden/>
          </w:rPr>
          <w:t>69</w:t>
        </w:r>
        <w:r>
          <w:rPr>
            <w:noProof/>
            <w:webHidden/>
          </w:rPr>
          <w:fldChar w:fldCharType="end"/>
        </w:r>
      </w:hyperlink>
    </w:p>
    <w:p w14:paraId="203D54D5" w14:textId="6DBC878E" w:rsidR="0078203B" w:rsidRDefault="0078203B">
      <w:pPr>
        <w:pStyle w:val="Inhopg2"/>
        <w:rPr>
          <w:rFonts w:asciiTheme="minorHAnsi" w:eastAsiaTheme="minorEastAsia" w:hAnsiTheme="minorHAnsi" w:cstheme="minorBidi"/>
          <w:sz w:val="22"/>
          <w:szCs w:val="22"/>
        </w:rPr>
      </w:pPr>
      <w:hyperlink w:anchor="_Toc51840308" w:history="1">
        <w:r w:rsidRPr="0089795C">
          <w:rPr>
            <w:rStyle w:val="Hyperlink"/>
          </w:rPr>
          <w:t>7.1</w:t>
        </w:r>
        <w:r>
          <w:rPr>
            <w:rFonts w:asciiTheme="minorHAnsi" w:eastAsiaTheme="minorEastAsia" w:hAnsiTheme="minorHAnsi" w:cstheme="minorBidi"/>
            <w:sz w:val="22"/>
            <w:szCs w:val="22"/>
          </w:rPr>
          <w:tab/>
        </w:r>
        <w:r w:rsidRPr="0089795C">
          <w:rPr>
            <w:rStyle w:val="Hyperlink"/>
          </w:rPr>
          <w:t>Leveringsmedium.</w:t>
        </w:r>
        <w:r>
          <w:rPr>
            <w:webHidden/>
          </w:rPr>
          <w:tab/>
        </w:r>
        <w:r>
          <w:rPr>
            <w:webHidden/>
          </w:rPr>
          <w:fldChar w:fldCharType="begin"/>
        </w:r>
        <w:r>
          <w:rPr>
            <w:webHidden/>
          </w:rPr>
          <w:instrText xml:space="preserve"> PAGEREF _Toc51840308 \h </w:instrText>
        </w:r>
        <w:r>
          <w:rPr>
            <w:webHidden/>
          </w:rPr>
        </w:r>
        <w:r>
          <w:rPr>
            <w:webHidden/>
          </w:rPr>
          <w:fldChar w:fldCharType="separate"/>
        </w:r>
        <w:r>
          <w:rPr>
            <w:webHidden/>
          </w:rPr>
          <w:t>69</w:t>
        </w:r>
        <w:r>
          <w:rPr>
            <w:webHidden/>
          </w:rPr>
          <w:fldChar w:fldCharType="end"/>
        </w:r>
      </w:hyperlink>
    </w:p>
    <w:p w14:paraId="6BEC3FED" w14:textId="4AF2AF4F" w:rsidR="0078203B" w:rsidRDefault="0078203B">
      <w:pPr>
        <w:pStyle w:val="Inhopg2"/>
        <w:rPr>
          <w:rFonts w:asciiTheme="minorHAnsi" w:eastAsiaTheme="minorEastAsia" w:hAnsiTheme="minorHAnsi" w:cstheme="minorBidi"/>
          <w:sz w:val="22"/>
          <w:szCs w:val="22"/>
        </w:rPr>
      </w:pPr>
      <w:hyperlink w:anchor="_Toc51840309" w:history="1">
        <w:r w:rsidRPr="0089795C">
          <w:rPr>
            <w:rStyle w:val="Hyperlink"/>
          </w:rPr>
          <w:t>7.2</w:t>
        </w:r>
        <w:r>
          <w:rPr>
            <w:rFonts w:asciiTheme="minorHAnsi" w:eastAsiaTheme="minorEastAsia" w:hAnsiTheme="minorHAnsi" w:cstheme="minorBidi"/>
            <w:sz w:val="22"/>
            <w:szCs w:val="22"/>
          </w:rPr>
          <w:tab/>
        </w:r>
        <w:r w:rsidRPr="0089795C">
          <w:rPr>
            <w:rStyle w:val="Hyperlink"/>
          </w:rPr>
          <w:t>Formaten (encodings).</w:t>
        </w:r>
        <w:r>
          <w:rPr>
            <w:webHidden/>
          </w:rPr>
          <w:tab/>
        </w:r>
        <w:r>
          <w:rPr>
            <w:webHidden/>
          </w:rPr>
          <w:fldChar w:fldCharType="begin"/>
        </w:r>
        <w:r>
          <w:rPr>
            <w:webHidden/>
          </w:rPr>
          <w:instrText xml:space="preserve"> PAGEREF _Toc51840309 \h </w:instrText>
        </w:r>
        <w:r>
          <w:rPr>
            <w:webHidden/>
          </w:rPr>
        </w:r>
        <w:r>
          <w:rPr>
            <w:webHidden/>
          </w:rPr>
          <w:fldChar w:fldCharType="separate"/>
        </w:r>
        <w:r>
          <w:rPr>
            <w:webHidden/>
          </w:rPr>
          <w:t>69</w:t>
        </w:r>
        <w:r>
          <w:rPr>
            <w:webHidden/>
          </w:rPr>
          <w:fldChar w:fldCharType="end"/>
        </w:r>
      </w:hyperlink>
    </w:p>
    <w:p w14:paraId="615D4B0D" w14:textId="38292080" w:rsidR="0078203B" w:rsidRDefault="0078203B">
      <w:pPr>
        <w:pStyle w:val="Inhopg3"/>
        <w:rPr>
          <w:rFonts w:asciiTheme="minorHAnsi" w:eastAsiaTheme="minorEastAsia" w:hAnsiTheme="minorHAnsi" w:cstheme="minorBidi"/>
          <w:noProof/>
          <w:sz w:val="22"/>
          <w:szCs w:val="22"/>
        </w:rPr>
      </w:pPr>
      <w:hyperlink w:anchor="_Toc51840310" w:history="1">
        <w:r w:rsidRPr="0089795C">
          <w:rPr>
            <w:rStyle w:val="Hyperlink"/>
            <w:noProof/>
          </w:rPr>
          <w:t>7.2.1</w:t>
        </w:r>
        <w:r>
          <w:rPr>
            <w:rFonts w:asciiTheme="minorHAnsi" w:eastAsiaTheme="minorEastAsia" w:hAnsiTheme="minorHAnsi" w:cstheme="minorBidi"/>
            <w:noProof/>
            <w:sz w:val="22"/>
            <w:szCs w:val="22"/>
          </w:rPr>
          <w:tab/>
        </w:r>
        <w:r w:rsidRPr="0089795C">
          <w:rPr>
            <w:rStyle w:val="Hyperlink"/>
            <w:noProof/>
          </w:rPr>
          <w:t>Nadere GML implementatie specificaties</w:t>
        </w:r>
        <w:r>
          <w:rPr>
            <w:noProof/>
            <w:webHidden/>
          </w:rPr>
          <w:tab/>
        </w:r>
        <w:r>
          <w:rPr>
            <w:noProof/>
            <w:webHidden/>
          </w:rPr>
          <w:fldChar w:fldCharType="begin"/>
        </w:r>
        <w:r>
          <w:rPr>
            <w:noProof/>
            <w:webHidden/>
          </w:rPr>
          <w:instrText xml:space="preserve"> PAGEREF _Toc51840310 \h </w:instrText>
        </w:r>
        <w:r>
          <w:rPr>
            <w:noProof/>
            <w:webHidden/>
          </w:rPr>
        </w:r>
        <w:r>
          <w:rPr>
            <w:noProof/>
            <w:webHidden/>
          </w:rPr>
          <w:fldChar w:fldCharType="separate"/>
        </w:r>
        <w:r>
          <w:rPr>
            <w:noProof/>
            <w:webHidden/>
          </w:rPr>
          <w:t>69</w:t>
        </w:r>
        <w:r>
          <w:rPr>
            <w:noProof/>
            <w:webHidden/>
          </w:rPr>
          <w:fldChar w:fldCharType="end"/>
        </w:r>
      </w:hyperlink>
    </w:p>
    <w:p w14:paraId="5315178D" w14:textId="0108CEB0" w:rsidR="0078203B" w:rsidRDefault="0078203B">
      <w:pPr>
        <w:pStyle w:val="Inhopg1"/>
        <w:rPr>
          <w:rFonts w:asciiTheme="minorHAnsi" w:eastAsiaTheme="minorEastAsia" w:hAnsiTheme="minorHAnsi" w:cstheme="minorBidi"/>
          <w:noProof/>
          <w:sz w:val="22"/>
          <w:szCs w:val="22"/>
        </w:rPr>
      </w:pPr>
      <w:hyperlink w:anchor="_Toc51840311" w:history="1">
        <w:r w:rsidRPr="0089795C">
          <w:rPr>
            <w:rStyle w:val="Hyperlink"/>
            <w:noProof/>
          </w:rPr>
          <w:t>Visualisatie</w:t>
        </w:r>
        <w:r>
          <w:rPr>
            <w:noProof/>
            <w:webHidden/>
          </w:rPr>
          <w:tab/>
        </w:r>
        <w:r>
          <w:rPr>
            <w:noProof/>
            <w:webHidden/>
          </w:rPr>
          <w:fldChar w:fldCharType="begin"/>
        </w:r>
        <w:r>
          <w:rPr>
            <w:noProof/>
            <w:webHidden/>
          </w:rPr>
          <w:instrText xml:space="preserve"> PAGEREF _Toc51840311 \h </w:instrText>
        </w:r>
        <w:r>
          <w:rPr>
            <w:noProof/>
            <w:webHidden/>
          </w:rPr>
        </w:r>
        <w:r>
          <w:rPr>
            <w:noProof/>
            <w:webHidden/>
          </w:rPr>
          <w:fldChar w:fldCharType="separate"/>
        </w:r>
        <w:r>
          <w:rPr>
            <w:noProof/>
            <w:webHidden/>
          </w:rPr>
          <w:t>72</w:t>
        </w:r>
        <w:r>
          <w:rPr>
            <w:noProof/>
            <w:webHidden/>
          </w:rPr>
          <w:fldChar w:fldCharType="end"/>
        </w:r>
      </w:hyperlink>
    </w:p>
    <w:p w14:paraId="6B35504A" w14:textId="42C5C44C" w:rsidR="0078203B" w:rsidRDefault="0078203B">
      <w:pPr>
        <w:pStyle w:val="Inhopg1"/>
        <w:rPr>
          <w:rFonts w:asciiTheme="minorHAnsi" w:eastAsiaTheme="minorEastAsia" w:hAnsiTheme="minorHAnsi" w:cstheme="minorBidi"/>
          <w:noProof/>
          <w:sz w:val="22"/>
          <w:szCs w:val="22"/>
        </w:rPr>
      </w:pPr>
      <w:hyperlink w:anchor="_Toc51840312" w:history="1">
        <w:r w:rsidRPr="0089795C">
          <w:rPr>
            <w:rStyle w:val="Hyperlink"/>
            <w:noProof/>
          </w:rPr>
          <w:t>Bibliografie</w:t>
        </w:r>
        <w:r>
          <w:rPr>
            <w:noProof/>
            <w:webHidden/>
          </w:rPr>
          <w:tab/>
        </w:r>
        <w:r>
          <w:rPr>
            <w:noProof/>
            <w:webHidden/>
          </w:rPr>
          <w:fldChar w:fldCharType="begin"/>
        </w:r>
        <w:r>
          <w:rPr>
            <w:noProof/>
            <w:webHidden/>
          </w:rPr>
          <w:instrText xml:space="preserve"> PAGEREF _Toc51840312 \h </w:instrText>
        </w:r>
        <w:r>
          <w:rPr>
            <w:noProof/>
            <w:webHidden/>
          </w:rPr>
        </w:r>
        <w:r>
          <w:rPr>
            <w:noProof/>
            <w:webHidden/>
          </w:rPr>
          <w:fldChar w:fldCharType="separate"/>
        </w:r>
        <w:r>
          <w:rPr>
            <w:noProof/>
            <w:webHidden/>
          </w:rPr>
          <w:t>73</w:t>
        </w:r>
        <w:r>
          <w:rPr>
            <w:noProof/>
            <w:webHidden/>
          </w:rPr>
          <w:fldChar w:fldCharType="end"/>
        </w:r>
      </w:hyperlink>
    </w:p>
    <w:p w14:paraId="77561F70" w14:textId="51192E59" w:rsidR="0078203B" w:rsidRDefault="0078203B">
      <w:pPr>
        <w:pStyle w:val="Inhopg1"/>
        <w:rPr>
          <w:rFonts w:asciiTheme="minorHAnsi" w:eastAsiaTheme="minorEastAsia" w:hAnsiTheme="minorHAnsi" w:cstheme="minorBidi"/>
          <w:noProof/>
          <w:sz w:val="22"/>
          <w:szCs w:val="22"/>
        </w:rPr>
      </w:pPr>
      <w:hyperlink w:anchor="_Toc51840313" w:history="1">
        <w:r w:rsidRPr="0089795C">
          <w:rPr>
            <w:rStyle w:val="Hyperlink"/>
            <w:noProof/>
          </w:rPr>
          <w:t>Bijlage 1: IMKL waardelijsten.</w:t>
        </w:r>
        <w:r>
          <w:rPr>
            <w:noProof/>
            <w:webHidden/>
          </w:rPr>
          <w:tab/>
        </w:r>
        <w:r>
          <w:rPr>
            <w:noProof/>
            <w:webHidden/>
          </w:rPr>
          <w:fldChar w:fldCharType="begin"/>
        </w:r>
        <w:r>
          <w:rPr>
            <w:noProof/>
            <w:webHidden/>
          </w:rPr>
          <w:instrText xml:space="preserve"> PAGEREF _Toc51840313 \h </w:instrText>
        </w:r>
        <w:r>
          <w:rPr>
            <w:noProof/>
            <w:webHidden/>
          </w:rPr>
        </w:r>
        <w:r>
          <w:rPr>
            <w:noProof/>
            <w:webHidden/>
          </w:rPr>
          <w:fldChar w:fldCharType="separate"/>
        </w:r>
        <w:r>
          <w:rPr>
            <w:noProof/>
            <w:webHidden/>
          </w:rPr>
          <w:t>74</w:t>
        </w:r>
        <w:r>
          <w:rPr>
            <w:noProof/>
            <w:webHidden/>
          </w:rPr>
          <w:fldChar w:fldCharType="end"/>
        </w:r>
      </w:hyperlink>
    </w:p>
    <w:p w14:paraId="3E0115EE" w14:textId="7503DCE8" w:rsidR="0078203B" w:rsidRDefault="0078203B">
      <w:pPr>
        <w:pStyle w:val="Inhopg1"/>
        <w:rPr>
          <w:rFonts w:asciiTheme="minorHAnsi" w:eastAsiaTheme="minorEastAsia" w:hAnsiTheme="minorHAnsi" w:cstheme="minorBidi"/>
          <w:noProof/>
          <w:sz w:val="22"/>
          <w:szCs w:val="22"/>
        </w:rPr>
      </w:pPr>
      <w:hyperlink w:anchor="_Toc51840314" w:history="1">
        <w:r w:rsidRPr="0089795C">
          <w:rPr>
            <w:rStyle w:val="Hyperlink"/>
            <w:noProof/>
          </w:rPr>
          <w:t>Bijlage 2: Toelichting op geometriemodel.</w:t>
        </w:r>
        <w:r>
          <w:rPr>
            <w:noProof/>
            <w:webHidden/>
          </w:rPr>
          <w:tab/>
        </w:r>
        <w:r>
          <w:rPr>
            <w:noProof/>
            <w:webHidden/>
          </w:rPr>
          <w:fldChar w:fldCharType="begin"/>
        </w:r>
        <w:r>
          <w:rPr>
            <w:noProof/>
            <w:webHidden/>
          </w:rPr>
          <w:instrText xml:space="preserve"> PAGEREF _Toc51840314 \h </w:instrText>
        </w:r>
        <w:r>
          <w:rPr>
            <w:noProof/>
            <w:webHidden/>
          </w:rPr>
        </w:r>
        <w:r>
          <w:rPr>
            <w:noProof/>
            <w:webHidden/>
          </w:rPr>
          <w:fldChar w:fldCharType="separate"/>
        </w:r>
        <w:r>
          <w:rPr>
            <w:noProof/>
            <w:webHidden/>
          </w:rPr>
          <w:t>74</w:t>
        </w:r>
        <w:r>
          <w:rPr>
            <w:noProof/>
            <w:webHidden/>
          </w:rPr>
          <w:fldChar w:fldCharType="end"/>
        </w:r>
      </w:hyperlink>
    </w:p>
    <w:p w14:paraId="4AB32A3F" w14:textId="784F9CEC" w:rsidR="0078203B" w:rsidRDefault="0078203B">
      <w:pPr>
        <w:pStyle w:val="Inhopg1"/>
        <w:rPr>
          <w:rFonts w:asciiTheme="minorHAnsi" w:eastAsiaTheme="minorEastAsia" w:hAnsiTheme="minorHAnsi" w:cstheme="minorBidi"/>
          <w:noProof/>
          <w:sz w:val="22"/>
          <w:szCs w:val="22"/>
        </w:rPr>
      </w:pPr>
      <w:hyperlink w:anchor="_Toc51840315" w:history="1">
        <w:r w:rsidRPr="0089795C">
          <w:rPr>
            <w:rStyle w:val="Hyperlink"/>
            <w:noProof/>
          </w:rPr>
          <w:t>Bijlage 3: Toelichting op geometrie voor visualisatie.</w:t>
        </w:r>
        <w:r>
          <w:rPr>
            <w:noProof/>
            <w:webHidden/>
          </w:rPr>
          <w:tab/>
        </w:r>
        <w:r>
          <w:rPr>
            <w:noProof/>
            <w:webHidden/>
          </w:rPr>
          <w:fldChar w:fldCharType="begin"/>
        </w:r>
        <w:r>
          <w:rPr>
            <w:noProof/>
            <w:webHidden/>
          </w:rPr>
          <w:instrText xml:space="preserve"> PAGEREF _Toc51840315 \h </w:instrText>
        </w:r>
        <w:r>
          <w:rPr>
            <w:noProof/>
            <w:webHidden/>
          </w:rPr>
        </w:r>
        <w:r>
          <w:rPr>
            <w:noProof/>
            <w:webHidden/>
          </w:rPr>
          <w:fldChar w:fldCharType="separate"/>
        </w:r>
        <w:r>
          <w:rPr>
            <w:noProof/>
            <w:webHidden/>
          </w:rPr>
          <w:t>77</w:t>
        </w:r>
        <w:r>
          <w:rPr>
            <w:noProof/>
            <w:webHidden/>
          </w:rPr>
          <w:fldChar w:fldCharType="end"/>
        </w:r>
      </w:hyperlink>
    </w:p>
    <w:p w14:paraId="20A00B6F" w14:textId="5668841C"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5" w:name="_Toc51840254"/>
      <w:r>
        <w:t>Inleiding en leeswijzer.</w:t>
      </w:r>
      <w:bookmarkEnd w:id="15"/>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6" w:name="_Toc188091997"/>
    </w:p>
    <w:p w14:paraId="52CFF656" w14:textId="77777777" w:rsidR="00BB25BB" w:rsidRPr="007C7339" w:rsidRDefault="00576E1A" w:rsidP="007C7339">
      <w:pPr>
        <w:pStyle w:val="Hoofdstuktitel"/>
        <w:spacing w:line="240" w:lineRule="atLeast"/>
      </w:pPr>
      <w:bookmarkStart w:id="17" w:name="_Toc51840255"/>
      <w:bookmarkEnd w:id="16"/>
      <w:r>
        <w:t>Scope</w:t>
      </w:r>
      <w:bookmarkEnd w:id="17"/>
    </w:p>
    <w:p w14:paraId="0F2A29EC" w14:textId="77777777" w:rsidR="00AA1364" w:rsidRPr="007C7339" w:rsidRDefault="00576E1A" w:rsidP="007C7339">
      <w:pPr>
        <w:pStyle w:val="Paragraaftitel"/>
        <w:spacing w:line="240" w:lineRule="atLeast"/>
      </w:pPr>
      <w:bookmarkStart w:id="18" w:name="_Toc51840256"/>
      <w:r>
        <w:t>Scope</w:t>
      </w:r>
      <w:r w:rsidR="00283BD6">
        <w:t>.</w:t>
      </w:r>
      <w:bookmarkEnd w:id="18"/>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9" w:name="_Toc51840257"/>
      <w:r>
        <w:t>Over</w:t>
      </w:r>
      <w:r w:rsidR="00D0633C">
        <w:t>zicht</w:t>
      </w:r>
      <w:bookmarkEnd w:id="19"/>
    </w:p>
    <w:p w14:paraId="26075A13" w14:textId="77777777" w:rsidR="003C4DDF" w:rsidRDefault="00576E1A" w:rsidP="007C7339">
      <w:pPr>
        <w:pStyle w:val="Paragraaftitel"/>
        <w:spacing w:line="240" w:lineRule="atLeast"/>
      </w:pPr>
      <w:bookmarkStart w:id="20" w:name="_Toc51840258"/>
      <w:r>
        <w:t>Naam en Acroniemen</w:t>
      </w:r>
      <w:r w:rsidR="00283BD6">
        <w:t>.</w:t>
      </w:r>
      <w:bookmarkEnd w:id="20"/>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21" w:name="_Toc51840259"/>
      <w:r>
        <w:t>Informele beschrijving</w:t>
      </w:r>
      <w:r w:rsidR="00283BD6">
        <w:t>.</w:t>
      </w:r>
      <w:bookmarkEnd w:id="21"/>
    </w:p>
    <w:p w14:paraId="48273E47" w14:textId="77777777" w:rsidR="00E548CF" w:rsidRPr="00653DF3" w:rsidRDefault="00E548CF" w:rsidP="00361936">
      <w:pPr>
        <w:pStyle w:val="subparagraaftitel"/>
      </w:pPr>
      <w:bookmarkStart w:id="22" w:name="_Toc51840260"/>
      <w:r w:rsidRPr="00446ECB">
        <w:t>Definitie</w:t>
      </w:r>
      <w:r w:rsidR="00283BD6">
        <w:t>.</w:t>
      </w:r>
      <w:bookmarkEnd w:id="22"/>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23" w:name="_Toc51840261"/>
      <w:r>
        <w:t>Beschrijving</w:t>
      </w:r>
      <w:r w:rsidR="00283BD6">
        <w:t>.</w:t>
      </w:r>
      <w:bookmarkEnd w:id="23"/>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19"/>
          <w:footerReference w:type="default" r:id="rId20"/>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A310D6"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A310D6" w:rsidRDefault="00A310D6">
                  <w:r>
                    <w:t>IMKL-wibon</w:t>
                  </w:r>
                </w:p>
              </w:txbxContent>
            </v:textbox>
            <w10:wrap type="square"/>
          </v:shape>
        </w:pict>
      </w:r>
      <w:r w:rsidR="00260925">
        <w:rPr>
          <w:noProof/>
        </w:rPr>
        <w:drawing>
          <wp:anchor distT="0" distB="0" distL="114300" distR="114300" simplePos="0" relativeHeight="2516275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2">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24"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5" w:name="_Toc51840262"/>
      <w:r>
        <w:t>Normatieve referenties</w:t>
      </w:r>
      <w:r w:rsidR="00283BD6">
        <w:t>.</w:t>
      </w:r>
      <w:bookmarkEnd w:id="25"/>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A310D6" w:rsidP="00FD2140">
      <w:pPr>
        <w:spacing w:line="240" w:lineRule="auto"/>
        <w:ind w:left="720"/>
        <w:jc w:val="left"/>
      </w:pPr>
      <w:hyperlink r:id="rId23"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4"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5"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6" w:name="_Toc51840263"/>
      <w:r>
        <w:t>Totstandkoming</w:t>
      </w:r>
      <w:r w:rsidR="00283BD6">
        <w:t>.</w:t>
      </w:r>
      <w:bookmarkEnd w:id="26"/>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7" w:name="_Toc51840264"/>
      <w:r>
        <w:t>Termen en definities</w:t>
      </w:r>
      <w:r w:rsidR="00283BD6">
        <w:t>.</w:t>
      </w:r>
      <w:bookmarkEnd w:id="27"/>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8" w:name="_Toc434956070"/>
      <w:bookmarkStart w:id="29" w:name="_Toc434956071"/>
      <w:bookmarkStart w:id="30" w:name="_Toc434956072"/>
      <w:bookmarkStart w:id="31" w:name="_Toc434956073"/>
      <w:bookmarkStart w:id="32" w:name="_Toc434956074"/>
      <w:bookmarkStart w:id="33" w:name="_Toc434956075"/>
      <w:bookmarkStart w:id="34" w:name="_Toc434956076"/>
      <w:bookmarkStart w:id="35" w:name="_Toc434956077"/>
      <w:bookmarkStart w:id="36" w:name="_Toc434956078"/>
      <w:bookmarkStart w:id="37" w:name="_Toc434956079"/>
      <w:bookmarkStart w:id="38" w:name="_Toc434956080"/>
      <w:bookmarkStart w:id="39" w:name="_Toc434956081"/>
      <w:bookmarkStart w:id="40" w:name="_Toc434956082"/>
      <w:bookmarkStart w:id="41" w:name="_Toc434956083"/>
      <w:bookmarkStart w:id="42" w:name="_Toc434956084"/>
      <w:bookmarkStart w:id="43" w:name="_Toc5184026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Symbolen en afkortingen</w:t>
      </w:r>
      <w:r w:rsidR="00283BD6">
        <w:t>.</w:t>
      </w:r>
      <w:bookmarkEnd w:id="43"/>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44" w:name="_Toc51840266"/>
      <w:r>
        <w:t>Identificatie</w:t>
      </w:r>
      <w:r w:rsidR="001724FE">
        <w:t xml:space="preserve"> document</w:t>
      </w:r>
      <w:bookmarkEnd w:id="44"/>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45" w:name="_Toc51840267"/>
      <w:r>
        <w:t>Data content en structuur</w:t>
      </w:r>
      <w:bookmarkEnd w:id="45"/>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46" w:name="_Toc51840268"/>
      <w:r>
        <w:t>Inleiding</w:t>
      </w:r>
      <w:r w:rsidR="00283BD6">
        <w:t>.</w:t>
      </w:r>
      <w:bookmarkEnd w:id="46"/>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47" w:name="_Toc434874118"/>
      <w:bookmarkStart w:id="48" w:name="_Toc434874187"/>
      <w:bookmarkStart w:id="49" w:name="_Toc434874270"/>
      <w:bookmarkStart w:id="50" w:name="_Toc434874338"/>
      <w:bookmarkStart w:id="51" w:name="_Toc434874615"/>
      <w:bookmarkStart w:id="52" w:name="_Toc434933248"/>
      <w:bookmarkStart w:id="53" w:name="_Toc434940476"/>
      <w:bookmarkStart w:id="54" w:name="_Toc434941793"/>
      <w:bookmarkStart w:id="55" w:name="_Toc434943334"/>
      <w:bookmarkStart w:id="56" w:name="_Toc434943765"/>
      <w:bookmarkStart w:id="57" w:name="_Toc434956089"/>
      <w:bookmarkStart w:id="58" w:name="_Toc434874119"/>
      <w:bookmarkStart w:id="59" w:name="_Toc434874188"/>
      <w:bookmarkStart w:id="60" w:name="_Toc434874271"/>
      <w:bookmarkStart w:id="61" w:name="_Toc434874339"/>
      <w:bookmarkStart w:id="62" w:name="_Toc434874616"/>
      <w:bookmarkStart w:id="63" w:name="_Toc434933249"/>
      <w:bookmarkStart w:id="64" w:name="_Toc434940477"/>
      <w:bookmarkStart w:id="65" w:name="_Toc434941794"/>
      <w:bookmarkStart w:id="66" w:name="_Toc434943335"/>
      <w:bookmarkStart w:id="67" w:name="_Toc434943766"/>
      <w:bookmarkStart w:id="68" w:name="_Toc434956090"/>
      <w:bookmarkStart w:id="69" w:name="_Toc5184026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UML diagrammen</w:t>
      </w:r>
      <w:r w:rsidR="00283BD6">
        <w:t>.</w:t>
      </w:r>
      <w:bookmarkEnd w:id="69"/>
    </w:p>
    <w:p w14:paraId="001C3511" w14:textId="5B9B3C4B" w:rsidR="00576E1A" w:rsidRPr="005E1AD7" w:rsidRDefault="00A26E72" w:rsidP="0030098D">
      <w:pPr>
        <w:pStyle w:val="subparagraaftitel"/>
      </w:pPr>
      <w:bookmarkStart w:id="70" w:name="_Toc5184027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70"/>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71" w:name="_Toc51840271"/>
      <w:r>
        <w:t>M</w:t>
      </w:r>
      <w:r w:rsidR="000D30BA">
        <w:t>etamodel.</w:t>
      </w:r>
      <w:bookmarkEnd w:id="71"/>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72" w:name="_Toc51840272"/>
      <w:r>
        <w:t>UML</w:t>
      </w:r>
      <w:r w:rsidR="00CA2949">
        <w:t xml:space="preserve"> - WI</w:t>
      </w:r>
      <w:r w:rsidR="000D30BA">
        <w:t>B</w:t>
      </w:r>
      <w:r w:rsidR="00CA2949">
        <w:t>ON</w:t>
      </w:r>
      <w:r>
        <w:t xml:space="preserve"> overzicht</w:t>
      </w:r>
      <w:r w:rsidR="00283BD6">
        <w:t>.</w:t>
      </w:r>
      <w:bookmarkEnd w:id="72"/>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6D32E957" w:rsidR="00E778B3" w:rsidRDefault="00A310D6"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52EA4B1" wp14:editId="7FBA68B1">
            <wp:extent cx="12931956" cy="849761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34662" cy="849939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73" w:name="_Toc51840273"/>
      <w:r>
        <w:t>Associaties in het model</w:t>
      </w:r>
      <w:r w:rsidR="00283BD6">
        <w:t>.</w:t>
      </w:r>
      <w:bookmarkEnd w:id="73"/>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74" w:name="_Toc51840274"/>
      <w:r w:rsidRPr="00971241">
        <w:t>Numerieke</w:t>
      </w:r>
      <w:r w:rsidR="0047410C">
        <w:t xml:space="preserve"> waarden</w:t>
      </w:r>
      <w:r w:rsidR="00283BD6">
        <w:t>.</w:t>
      </w:r>
      <w:bookmarkEnd w:id="74"/>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75" w:name="_Toc51840275"/>
      <w:r>
        <w:t>Waardelijsten zijn extern</w:t>
      </w:r>
      <w:r w:rsidR="00283BD6">
        <w:t>.</w:t>
      </w:r>
      <w:bookmarkEnd w:id="75"/>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76" w:name="_Toc51840276"/>
      <w:r>
        <w:t xml:space="preserve">Basisattributen voor </w:t>
      </w:r>
      <w:r w:rsidRPr="00CF23D1">
        <w:t>identificatie</w:t>
      </w:r>
      <w:r>
        <w:t xml:space="preserve"> en labels</w:t>
      </w:r>
      <w:r w:rsidR="00283BD6">
        <w:t>.</w:t>
      </w:r>
      <w:bookmarkEnd w:id="76"/>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94C8B14" w:rsidR="005D453A" w:rsidRDefault="00A310D6" w:rsidP="00576E1A">
      <w:pPr>
        <w:spacing w:line="240" w:lineRule="atLeast"/>
      </w:pPr>
      <w:r>
        <w:rPr>
          <w:noProof/>
        </w:rPr>
        <w:lastRenderedPageBreak/>
        <w:drawing>
          <wp:inline distT="0" distB="0" distL="0" distR="0" wp14:anchorId="088086CA" wp14:editId="0B090E3C">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77" w:name="_Toc434874127"/>
      <w:bookmarkStart w:id="78" w:name="_Toc434874196"/>
      <w:bookmarkStart w:id="79" w:name="_Toc434874279"/>
      <w:bookmarkStart w:id="80" w:name="_Toc434874347"/>
      <w:bookmarkStart w:id="81" w:name="_Toc434874624"/>
      <w:bookmarkStart w:id="82" w:name="_Toc434933257"/>
      <w:bookmarkStart w:id="83" w:name="_Toc434940485"/>
      <w:bookmarkStart w:id="84" w:name="_Toc434941802"/>
      <w:bookmarkStart w:id="85" w:name="_Toc434943343"/>
      <w:bookmarkStart w:id="86" w:name="_Toc434943774"/>
      <w:bookmarkStart w:id="87" w:name="_Toc434956098"/>
      <w:bookmarkStart w:id="88" w:name="_Toc51840277"/>
      <w:bookmarkEnd w:id="77"/>
      <w:bookmarkEnd w:id="78"/>
      <w:bookmarkEnd w:id="79"/>
      <w:bookmarkEnd w:id="80"/>
      <w:bookmarkEnd w:id="81"/>
      <w:bookmarkEnd w:id="82"/>
      <w:bookmarkEnd w:id="83"/>
      <w:bookmarkEnd w:id="84"/>
      <w:bookmarkEnd w:id="85"/>
      <w:bookmarkEnd w:id="86"/>
      <w:bookmarkEnd w:id="87"/>
      <w:r>
        <w:t>IMKL</w:t>
      </w:r>
      <w:r w:rsidR="00EE7EF0">
        <w:t xml:space="preserve"> </w:t>
      </w:r>
      <w:r w:rsidR="002C7B72">
        <w:t xml:space="preserve">semantische </w:t>
      </w:r>
      <w:r w:rsidR="00EE7EF0">
        <w:t>kern</w:t>
      </w:r>
      <w:r w:rsidR="00283BD6">
        <w:t>.</w:t>
      </w:r>
      <w:bookmarkEnd w:id="88"/>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A853DEF" w:rsidR="007B7303" w:rsidRDefault="00A310D6"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64A5F634" wp14:editId="125D90F3">
            <wp:simplePos x="0" y="0"/>
            <wp:positionH relativeFrom="column">
              <wp:posOffset>367687</wp:posOffset>
            </wp:positionH>
            <wp:positionV relativeFrom="paragraph">
              <wp:posOffset>-383890</wp:posOffset>
            </wp:positionV>
            <wp:extent cx="7729200" cy="5500800"/>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29200" cy="5500800"/>
                    </a:xfrm>
                    <a:prstGeom prst="rect">
                      <a:avLst/>
                    </a:prstGeom>
                  </pic:spPr>
                </pic:pic>
              </a:graphicData>
            </a:graphic>
            <wp14:sizeRelH relativeFrom="margin">
              <wp14:pctWidth>0</wp14:pctWidth>
            </wp14:sizeRelH>
            <wp14:sizeRelV relativeFrom="margin">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rsidR="00261381">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89" w:name="_Toc422408246"/>
      <w:bookmarkStart w:id="90" w:name="_Toc422478837"/>
      <w:bookmarkStart w:id="91" w:name="_Toc422408247"/>
      <w:bookmarkStart w:id="92" w:name="_Toc422478838"/>
      <w:bookmarkStart w:id="93" w:name="_Toc422408248"/>
      <w:bookmarkStart w:id="94" w:name="_Toc422478839"/>
      <w:bookmarkStart w:id="95" w:name="_Toc399786888"/>
      <w:bookmarkEnd w:id="89"/>
      <w:bookmarkEnd w:id="90"/>
      <w:bookmarkEnd w:id="91"/>
      <w:bookmarkEnd w:id="92"/>
      <w:bookmarkEnd w:id="93"/>
      <w:bookmarkEnd w:id="94"/>
      <w:r w:rsidRPr="00971241">
        <w:rPr>
          <w:b/>
        </w:rPr>
        <w:t xml:space="preserve">Extra toelichting: </w:t>
      </w:r>
      <w:proofErr w:type="spellStart"/>
      <w:r w:rsidRPr="00971241">
        <w:rPr>
          <w:b/>
        </w:rPr>
        <w:t>ExtraDetailinfo</w:t>
      </w:r>
      <w:proofErr w:type="spellEnd"/>
      <w:r w:rsidRPr="00971241">
        <w:rPr>
          <w:b/>
        </w:rPr>
        <w:t>, maatvoering, annotatie.</w:t>
      </w:r>
      <w:bookmarkEnd w:id="95"/>
    </w:p>
    <w:p w14:paraId="35E9A90A" w14:textId="77777777" w:rsidR="00D80AB5" w:rsidRDefault="00D80AB5" w:rsidP="00E06A8F">
      <w:bookmarkStart w:id="9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rsidRPr="00F3135A">
        <w:t>ExtraDetailinfo</w:t>
      </w:r>
      <w:proofErr w:type="spellEnd"/>
      <w:r w:rsidRPr="00F3135A">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97"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98"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06EDAAFF"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w:t>
      </w:r>
      <w:r w:rsidR="003D6804" w:rsidRPr="00F3135A">
        <w:t>gebruikelijke</w:t>
      </w:r>
      <w:r w:rsidR="003D6804">
        <w:t xml:space="preserv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w:t>
      </w:r>
      <w:r w:rsidR="00131166" w:rsidRPr="00F3135A">
        <w:t>object</w:t>
      </w:r>
      <w:r w:rsidR="00131166">
        <w:t xml:space="preserve">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27A77F3E"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ins w:id="99" w:author="Paul Janssen" w:date="2020-09-09T15:43:00Z">
        <w:r w:rsidR="00014FF1" w:rsidRPr="00014FF1">
          <w:t>Van deze bijlage wordt vastgelegd op welk thema deze betrekking heeft en de te nemen eis voorzorgsmaatregel. De bijlage behoort bij een Belanghebbende netbeheerder.</w:t>
        </w:r>
        <w:r w:rsidR="00014FF1">
          <w:t xml:space="preserve"> </w:t>
        </w:r>
      </w:ins>
      <w:del w:id="100" w:author="Paul Janssen" w:date="2020-09-09T15:43:00Z">
        <w:r w:rsidR="003D01D7" w:rsidRPr="0027713D" w:rsidDel="00014FF1">
          <w:delText xml:space="preserve">Via de Belanghebbende is </w:delText>
        </w:r>
        <w:r w:rsidR="003D01D7" w:rsidDel="00014FF1">
          <w:delText xml:space="preserve">de </w:delText>
        </w:r>
        <w:r w:rsidR="003D01D7" w:rsidRPr="0027713D" w:rsidDel="00014FF1">
          <w:delText>bijlage gekoppeld aan het utiliteitsnet.</w:delText>
        </w:r>
        <w:r w:rsidR="00377A2B" w:rsidDel="00014FF1">
          <w:delText xml:space="preserve"> </w:delText>
        </w:r>
      </w:del>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101" w:author="Paul Janssen" w:date="2020-08-27T13:11:00Z">
        <w:r w:rsidR="00377A2B" w:rsidDel="00AD24F1">
          <w:delText xml:space="preserve">de </w:delText>
        </w:r>
      </w:del>
      <w:ins w:id="102"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9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103" w:name="_Toc399786886"/>
      <w:r w:rsidRPr="00971241">
        <w:rPr>
          <w:b/>
        </w:rPr>
        <w:t>Extra toelichting: Geometrie en topologie.</w:t>
      </w:r>
      <w:bookmarkEnd w:id="103"/>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900D599" w:rsidR="00B24519" w:rsidRDefault="00A310D6" w:rsidP="000816A6">
      <w:pPr>
        <w:rPr>
          <w:noProof/>
        </w:rPr>
      </w:pPr>
      <w:r>
        <w:rPr>
          <w:noProof/>
        </w:rPr>
        <w:lastRenderedPageBreak/>
        <w:drawing>
          <wp:anchor distT="0" distB="0" distL="114300" distR="114300" simplePos="0" relativeHeight="251654144" behindDoc="0" locked="0" layoutInCell="1" allowOverlap="1" wp14:anchorId="100F383C" wp14:editId="24E96F13">
            <wp:simplePos x="0" y="0"/>
            <wp:positionH relativeFrom="column">
              <wp:posOffset>5080</wp:posOffset>
            </wp:positionH>
            <wp:positionV relativeFrom="paragraph">
              <wp:posOffset>-225928</wp:posOffset>
            </wp:positionV>
            <wp:extent cx="8099425" cy="52482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D2D5781" w:rsidR="003203DD" w:rsidRDefault="00A310D6" w:rsidP="000816A6">
      <w:pPr>
        <w:spacing w:line="240" w:lineRule="atLeast"/>
      </w:pPr>
      <w:r>
        <w:rPr>
          <w:noProof/>
        </w:rPr>
        <w:lastRenderedPageBreak/>
        <w:drawing>
          <wp:inline distT="0" distB="0" distL="0" distR="0" wp14:anchorId="5F82C355" wp14:editId="78552AE1">
            <wp:extent cx="5500370" cy="464693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46930"/>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104" w:name="_Ref404325642"/>
      <w:r>
        <w:t xml:space="preserve">Figuur </w:t>
      </w:r>
      <w:bookmarkEnd w:id="104"/>
      <w:r w:rsidR="00A212BA">
        <w:t>5.6</w:t>
      </w:r>
      <w:r w:rsidR="00A75399">
        <w:t>:</w:t>
      </w:r>
      <w:r>
        <w:t xml:space="preserve"> Leidingobject in 2.5D en 3D</w:t>
      </w:r>
    </w:p>
    <w:p w14:paraId="06D1F2E6" w14:textId="77777777" w:rsidR="005209C3" w:rsidRDefault="005209C3" w:rsidP="000E3C4F">
      <w:pPr>
        <w:pStyle w:val="subparagraaftitel"/>
      </w:pPr>
      <w:bookmarkStart w:id="105" w:name="_Toc399786887"/>
      <w:bookmarkStart w:id="106" w:name="_Toc51840278"/>
      <w:r>
        <w:t>Diepte</w:t>
      </w:r>
      <w:bookmarkEnd w:id="105"/>
      <w:r w:rsidR="00283BD6">
        <w:t>.</w:t>
      </w:r>
      <w:bookmarkEnd w:id="106"/>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107" w:author="Paul Janssen" w:date="2020-08-27T17:40:00Z">
        <w:r w:rsidR="00195740">
          <w:fldChar w:fldCharType="begin"/>
        </w:r>
        <w:r w:rsidR="00195740">
          <w:instrText xml:space="preserve"> HYPERLINK "</w:instrText>
        </w:r>
      </w:ins>
      <w:r w:rsidR="00195740" w:rsidRPr="00195740">
        <w:rPr>
          <w:rPrChange w:id="108" w:author="Paul Janssen" w:date="2020-08-27T17:40:00Z">
            <w:rPr>
              <w:rStyle w:val="Hyperlink"/>
            </w:rPr>
          </w:rPrChange>
        </w:rPr>
        <w:instrText>https://data.gwsw.nl/</w:instrText>
      </w:r>
      <w:ins w:id="109" w:author="Paul Janssen" w:date="2020-08-27T17:40:00Z">
        <w:r w:rsidR="00195740" w:rsidRPr="00195740">
          <w:rPr>
            <w:rPrChange w:id="110" w:author="Paul Janssen" w:date="2020-08-27T17:40:00Z">
              <w:rPr>
                <w:rStyle w:val="Hyperlink"/>
              </w:rPr>
            </w:rPrChange>
          </w:rPr>
          <w:instrText>basis/</w:instrText>
        </w:r>
      </w:ins>
      <w:r w:rsidR="00195740" w:rsidRPr="00195740">
        <w:rPr>
          <w:rPrChange w:id="111" w:author="Paul Janssen" w:date="2020-08-27T17:40:00Z">
            <w:rPr>
              <w:rStyle w:val="Hyperlink"/>
            </w:rPr>
          </w:rPrChange>
        </w:rPr>
        <w:instrText>binnenonderkantbuis/</w:instrText>
      </w:r>
      <w:ins w:id="112" w:author="Paul Janssen" w:date="2020-08-27T17:40:00Z">
        <w:r w:rsidR="00195740">
          <w:instrText xml:space="preserve">" </w:instrText>
        </w:r>
        <w:r w:rsidR="00195740">
          <w:fldChar w:fldCharType="separate"/>
        </w:r>
      </w:ins>
      <w:r w:rsidR="00195740" w:rsidRPr="00195740">
        <w:rPr>
          <w:rStyle w:val="Hyperlink"/>
        </w:rPr>
        <w:t>https://data.gwsw.nl/</w:t>
      </w:r>
      <w:ins w:id="113" w:author="Paul Janssen" w:date="2020-08-27T17:40:00Z">
        <w:r w:rsidR="00195740" w:rsidRPr="00195740">
          <w:rPr>
            <w:rStyle w:val="Hyperlink"/>
          </w:rPr>
          <w:t>basis/</w:t>
        </w:r>
      </w:ins>
      <w:r w:rsidR="00195740" w:rsidRPr="00263652">
        <w:rPr>
          <w:rStyle w:val="Hyperlink"/>
        </w:rPr>
        <w:t>binnenonderkantbuis/</w:t>
      </w:r>
      <w:ins w:id="114"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2020ED83" w:rsidR="008A3F7B" w:rsidRDefault="00A310D6" w:rsidP="005209C3">
      <w:pPr>
        <w:jc w:val="left"/>
      </w:pPr>
      <w:r>
        <w:rPr>
          <w:noProof/>
        </w:rPr>
        <w:lastRenderedPageBreak/>
        <w:drawing>
          <wp:anchor distT="0" distB="0" distL="114300" distR="114300" simplePos="0" relativeHeight="251655168" behindDoc="0" locked="0" layoutInCell="1" allowOverlap="1" wp14:anchorId="2A448E5C" wp14:editId="20CC83E4">
            <wp:simplePos x="0" y="0"/>
            <wp:positionH relativeFrom="column">
              <wp:posOffset>257328</wp:posOffset>
            </wp:positionH>
            <wp:positionV relativeFrom="paragraph">
              <wp:posOffset>247037</wp:posOffset>
            </wp:positionV>
            <wp:extent cx="8099425" cy="467233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99425" cy="467233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15" w:name="_Toc434940488"/>
      <w:bookmarkStart w:id="116" w:name="_Toc434941805"/>
      <w:bookmarkStart w:id="117" w:name="_Toc434943346"/>
      <w:bookmarkStart w:id="118" w:name="_Toc434943777"/>
      <w:bookmarkStart w:id="119" w:name="_Toc434956101"/>
      <w:bookmarkStart w:id="120" w:name="_Toc434940489"/>
      <w:bookmarkStart w:id="121" w:name="_Toc434941806"/>
      <w:bookmarkStart w:id="122" w:name="_Toc434943347"/>
      <w:bookmarkStart w:id="123" w:name="_Toc434943778"/>
      <w:bookmarkStart w:id="124" w:name="_Toc434956102"/>
      <w:bookmarkStart w:id="125" w:name="_Toc434940490"/>
      <w:bookmarkStart w:id="126" w:name="_Toc434941807"/>
      <w:bookmarkStart w:id="127" w:name="_Toc434943348"/>
      <w:bookmarkStart w:id="128" w:name="_Toc434943779"/>
      <w:bookmarkStart w:id="129" w:name="_Toc434956103"/>
      <w:bookmarkStart w:id="130" w:name="_Toc434940491"/>
      <w:bookmarkStart w:id="131" w:name="_Toc434941808"/>
      <w:bookmarkStart w:id="132" w:name="_Toc434943349"/>
      <w:bookmarkStart w:id="133" w:name="_Toc434943780"/>
      <w:bookmarkStart w:id="134" w:name="_Toc434956104"/>
      <w:bookmarkStart w:id="135" w:name="_Toc434940492"/>
      <w:bookmarkStart w:id="136" w:name="_Toc434941809"/>
      <w:bookmarkStart w:id="137" w:name="_Toc434943350"/>
      <w:bookmarkStart w:id="138" w:name="_Toc434943781"/>
      <w:bookmarkStart w:id="139" w:name="_Toc434956105"/>
      <w:bookmarkStart w:id="140" w:name="_Toc5184027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lastRenderedPageBreak/>
        <w:t>Utiliteitsnet</w:t>
      </w:r>
      <w:r w:rsidR="00283BD6">
        <w:t>.</w:t>
      </w:r>
      <w:bookmarkEnd w:id="140"/>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15D21EC5" w:rsidR="00382675" w:rsidRDefault="0078203B" w:rsidP="000860FE">
      <w:pPr>
        <w:jc w:val="left"/>
      </w:pPr>
      <w:r>
        <w:rPr>
          <w:noProof/>
        </w:rPr>
        <w:lastRenderedPageBreak/>
        <w:drawing>
          <wp:anchor distT="0" distB="0" distL="114300" distR="114300" simplePos="0" relativeHeight="251661312" behindDoc="0" locked="0" layoutInCell="1" allowOverlap="1" wp14:anchorId="39C55C52" wp14:editId="2E2ADBEB">
            <wp:simplePos x="0" y="0"/>
            <wp:positionH relativeFrom="column">
              <wp:posOffset>714616</wp:posOffset>
            </wp:positionH>
            <wp:positionV relativeFrom="paragraph">
              <wp:posOffset>-5802</wp:posOffset>
            </wp:positionV>
            <wp:extent cx="6069330" cy="4722495"/>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9330" cy="4722495"/>
                    </a:xfrm>
                    <a:prstGeom prst="rect">
                      <a:avLst/>
                    </a:prstGeom>
                  </pic:spPr>
                </pic:pic>
              </a:graphicData>
            </a:graphic>
            <wp14:sizeRelH relativeFrom="page">
              <wp14:pctWidth>0</wp14:pctWidth>
            </wp14:sizeRelH>
            <wp14:sizeRelV relativeFrom="page">
              <wp14:pctHeight>0</wp14:pctHeight>
            </wp14:sizeRelV>
          </wp:anchor>
        </w:drawing>
      </w:r>
    </w:p>
    <w:p w14:paraId="3ED737AD" w14:textId="6ED2534A" w:rsidR="00CD4698" w:rsidRPr="000E3C4F" w:rsidRDefault="00CD4698" w:rsidP="000E5149">
      <w:pPr>
        <w:jc w:val="left"/>
        <w:rPr>
          <w:color w:val="FF0000"/>
        </w:rPr>
      </w:pPr>
      <w:bookmarkStart w:id="14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42" w:name="_Toc51840280"/>
      <w:proofErr w:type="spellStart"/>
      <w:r>
        <w:t>Kabel</w:t>
      </w:r>
      <w:r w:rsidR="00BE48B5">
        <w:t>Of</w:t>
      </w:r>
      <w:r>
        <w:t>Leiding</w:t>
      </w:r>
      <w:bookmarkEnd w:id="141"/>
      <w:proofErr w:type="spellEnd"/>
      <w:r w:rsidR="00283BD6">
        <w:t>.</w:t>
      </w:r>
      <w:bookmarkEnd w:id="142"/>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1770B13" w:rsidR="008A3F7B" w:rsidRDefault="00A310D6"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62336" behindDoc="0" locked="0" layoutInCell="1" allowOverlap="1" wp14:anchorId="0EF09EA3" wp14:editId="10F2AF2C">
            <wp:simplePos x="0" y="0"/>
            <wp:positionH relativeFrom="column">
              <wp:posOffset>273094</wp:posOffset>
            </wp:positionH>
            <wp:positionV relativeFrom="paragraph">
              <wp:posOffset>-5255</wp:posOffset>
            </wp:positionV>
            <wp:extent cx="7567295" cy="506412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67295" cy="506412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09E4258" w:rsidR="00E65E36" w:rsidRDefault="00E65E36" w:rsidP="00E65E36">
      <w:pPr>
        <w:jc w:val="left"/>
      </w:pPr>
    </w:p>
    <w:p w14:paraId="75C43A4B" w14:textId="2ABAA902" w:rsidR="00E65E36" w:rsidRDefault="00E65E36" w:rsidP="00E65E36">
      <w:pPr>
        <w:jc w:val="left"/>
      </w:pPr>
    </w:p>
    <w:p w14:paraId="03FD49D5" w14:textId="38272451" w:rsidR="00E65E36" w:rsidRDefault="00E65E36" w:rsidP="00E65E36">
      <w:pPr>
        <w:pStyle w:val="subparagraaftitel"/>
      </w:pPr>
      <w:bookmarkStart w:id="143" w:name="_Toc399786892"/>
      <w:bookmarkStart w:id="144" w:name="_Toc51840281"/>
      <w:r>
        <w:t>Leidingelement</w:t>
      </w:r>
      <w:bookmarkEnd w:id="143"/>
      <w:r w:rsidR="00283BD6">
        <w:t>.</w:t>
      </w:r>
      <w:bookmarkEnd w:id="144"/>
    </w:p>
    <w:p w14:paraId="270635B0" w14:textId="5A23E487" w:rsidR="00A35E0B" w:rsidRDefault="00A35E0B" w:rsidP="000E3C4F">
      <w:r>
        <w:t xml:space="preserve">Definitie: </w:t>
      </w:r>
      <w:r w:rsidR="004475AB" w:rsidRPr="000E3C4F">
        <w:t>Een object dat bij één of meerdere leidingen behoort en als node in het netwerkmodel is opgenomen.</w:t>
      </w:r>
    </w:p>
    <w:p w14:paraId="34467B74" w14:textId="71C5D177" w:rsidR="00A35E0B" w:rsidRDefault="00A35E0B" w:rsidP="000E3C4F">
      <w:r>
        <w:t xml:space="preserve">Bron: </w:t>
      </w:r>
      <w:r w:rsidR="00793B0B">
        <w:t>IMKL</w:t>
      </w:r>
    </w:p>
    <w:p w14:paraId="0EFAD4CE" w14:textId="7789642A"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8AFE28C" w:rsidR="00A35E0B" w:rsidRDefault="00A35E0B" w:rsidP="000E3C4F">
      <w:r w:rsidRPr="00A35E0B">
        <w:t xml:space="preserve">Een leidingelement kan zowel betrekking hebben op ondergrondse als op bovengrondse delen van het net.  </w:t>
      </w:r>
    </w:p>
    <w:p w14:paraId="0F2CEB51" w14:textId="6E33B59D" w:rsidR="00A35E0B" w:rsidRDefault="00A35E0B" w:rsidP="000E3C4F"/>
    <w:p w14:paraId="494C2E7C" w14:textId="3819458C"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3C8DDB82" w:rsidR="00E31B57" w:rsidRDefault="00A310D6" w:rsidP="00A35E0B">
      <w:pPr>
        <w:jc w:val="left"/>
      </w:pPr>
      <w:r>
        <w:rPr>
          <w:noProof/>
        </w:rPr>
        <w:drawing>
          <wp:anchor distT="0" distB="0" distL="114300" distR="114300" simplePos="0" relativeHeight="251665408" behindDoc="0" locked="0" layoutInCell="1" allowOverlap="1" wp14:anchorId="3202214E" wp14:editId="51E85C03">
            <wp:simplePos x="0" y="0"/>
            <wp:positionH relativeFrom="column">
              <wp:posOffset>-83908</wp:posOffset>
            </wp:positionH>
            <wp:positionV relativeFrom="paragraph">
              <wp:posOffset>160983</wp:posOffset>
            </wp:positionV>
            <wp:extent cx="5500370" cy="391477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3914775"/>
                    </a:xfrm>
                    <a:prstGeom prst="rect">
                      <a:avLst/>
                    </a:prstGeom>
                  </pic:spPr>
                </pic:pic>
              </a:graphicData>
            </a:graphic>
            <wp14:sizeRelH relativeFrom="page">
              <wp14:pctWidth>0</wp14:pctWidth>
            </wp14:sizeRelH>
            <wp14:sizeRelV relativeFrom="page">
              <wp14:pctHeight>0</wp14:pctHeight>
            </wp14:sizeRelV>
          </wp:anchor>
        </w:drawing>
      </w: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8981D66"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ins w:id="145" w:author="Paul Janssen" w:date="2020-09-17T10:27:00Z">
        <w:r w:rsidR="00E62C85">
          <w:t xml:space="preserve"> Een </w:t>
        </w:r>
      </w:ins>
      <w:ins w:id="146" w:author="Paul Janssen" w:date="2020-09-17T10:28:00Z">
        <w:r w:rsidR="00E62C85">
          <w:t>leidingelement</w:t>
        </w:r>
      </w:ins>
      <w:ins w:id="147" w:author="Paul Janssen" w:date="2020-09-17T10:27:00Z">
        <w:r w:rsidR="00E62C85">
          <w:t xml:space="preserve"> kan ook opgenomen zijn in de grootschalige topografie. Indien dat het geval is kan het overeenkomstige BGT_ID worden opgenomen</w:t>
        </w:r>
      </w:ins>
      <w:ins w:id="148" w:author="Paul Janssen" w:date="2020-09-17T10:28:00Z">
        <w:r w:rsidR="00E62C85">
          <w:t>.</w:t>
        </w:r>
      </w:ins>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49"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50" w:name="_Toc51840282"/>
      <w:proofErr w:type="spellStart"/>
      <w:r>
        <w:t>KabelEnLeidingContainer</w:t>
      </w:r>
      <w:bookmarkEnd w:id="149"/>
      <w:proofErr w:type="spellEnd"/>
      <w:r w:rsidR="00283BD6">
        <w:t>.</w:t>
      </w:r>
      <w:bookmarkEnd w:id="150"/>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08E28EA7" w:rsidR="000E5149" w:rsidRDefault="000E5149" w:rsidP="00E65E36">
      <w:pPr>
        <w:jc w:val="left"/>
      </w:pPr>
    </w:p>
    <w:p w14:paraId="00670907" w14:textId="22D23C09" w:rsidR="000E5149" w:rsidRDefault="000E5149" w:rsidP="00E65E36">
      <w:pPr>
        <w:jc w:val="left"/>
      </w:pPr>
    </w:p>
    <w:p w14:paraId="0BD211FC" w14:textId="39BB2D11" w:rsidR="000E5149" w:rsidRDefault="000E5149" w:rsidP="00E65E36">
      <w:pPr>
        <w:jc w:val="left"/>
      </w:pPr>
    </w:p>
    <w:p w14:paraId="1508AC1F" w14:textId="626C21B9" w:rsidR="000E5149" w:rsidRDefault="000E5149" w:rsidP="00E65E36">
      <w:pPr>
        <w:jc w:val="left"/>
      </w:pPr>
    </w:p>
    <w:p w14:paraId="08BFCC44" w14:textId="2DF83564" w:rsidR="000E5149" w:rsidRDefault="000E5149" w:rsidP="00E65E36">
      <w:pPr>
        <w:jc w:val="left"/>
      </w:pPr>
    </w:p>
    <w:p w14:paraId="410BFAF9" w14:textId="768758E8" w:rsidR="000E5149" w:rsidRDefault="00A310D6" w:rsidP="00E65E36">
      <w:pPr>
        <w:jc w:val="left"/>
      </w:pPr>
      <w:r>
        <w:rPr>
          <w:noProof/>
        </w:rPr>
        <w:lastRenderedPageBreak/>
        <w:drawing>
          <wp:anchor distT="0" distB="0" distL="114300" distR="114300" simplePos="0" relativeHeight="251668480" behindDoc="0" locked="0" layoutInCell="1" allowOverlap="1" wp14:anchorId="56BEF3E2" wp14:editId="4EE969D9">
            <wp:simplePos x="0" y="0"/>
            <wp:positionH relativeFrom="column">
              <wp:posOffset>-5234</wp:posOffset>
            </wp:positionH>
            <wp:positionV relativeFrom="paragraph">
              <wp:posOffset>297727</wp:posOffset>
            </wp:positionV>
            <wp:extent cx="5500370" cy="494157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03A7EF60" w14:textId="62A0057C" w:rsidR="000E5149" w:rsidRDefault="000E5149" w:rsidP="00E65E36">
      <w:pPr>
        <w:jc w:val="left"/>
      </w:pPr>
    </w:p>
    <w:p w14:paraId="5C96E7A0" w14:textId="49D51018"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4CA53444" w:rsidR="00387CF5" w:rsidRDefault="00387CF5" w:rsidP="00E65E36">
      <w:pPr>
        <w:jc w:val="left"/>
      </w:pPr>
    </w:p>
    <w:p w14:paraId="4CC0E5B2" w14:textId="55237A46"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ins w:id="151" w:author="Paul Janssen" w:date="2020-09-17T10:25:00Z">
        <w:r w:rsidR="00E62C85">
          <w:t xml:space="preserve"> Een </w:t>
        </w:r>
        <w:proofErr w:type="spellStart"/>
        <w:r w:rsidR="00E62C85">
          <w:t>K</w:t>
        </w:r>
      </w:ins>
      <w:ins w:id="152" w:author="Paul Janssen" w:date="2020-09-17T10:26:00Z">
        <w:r w:rsidR="00E62C85">
          <w:t>a</w:t>
        </w:r>
      </w:ins>
      <w:ins w:id="153" w:author="Paul Janssen" w:date="2020-09-17T10:25:00Z">
        <w:r w:rsidR="00E62C85">
          <w:t>belEnLeidingContainer</w:t>
        </w:r>
        <w:proofErr w:type="spellEnd"/>
        <w:r w:rsidR="00E62C85">
          <w:t xml:space="preserve"> kan ook opgenomen zijn in de grootschalige topografie. Indien dat het geval is kan het overeenkomstige BGT_ID worden opgenomen</w:t>
        </w:r>
      </w:ins>
      <w:ins w:id="154" w:author="Paul Janssen" w:date="2020-09-17T10:26:00Z">
        <w:r w:rsidR="00E62C85">
          <w:t>.</w:t>
        </w:r>
      </w:ins>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01D74043" w:rsidR="00387CF5" w:rsidRDefault="00387CF5" w:rsidP="000E3C4F">
      <w:pPr>
        <w:rPr>
          <w:rFonts w:ascii="Arial" w:hAnsi="Arial" w:cs="Arial"/>
          <w:color w:val="000000"/>
        </w:rPr>
      </w:pPr>
    </w:p>
    <w:p w14:paraId="53C8D0AD" w14:textId="001D8C45"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4021DD2D" w:rsidR="005C7720" w:rsidRDefault="005C7720" w:rsidP="000E3C4F"/>
    <w:p w14:paraId="73DC6F9B" w14:textId="7A32E239"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3F8AF4DC" w:rsidR="00387CF5" w:rsidRDefault="00387CF5" w:rsidP="000E3C4F">
      <w:pPr>
        <w:rPr>
          <w:rFonts w:ascii="Arial" w:hAnsi="Arial" w:cs="Arial"/>
          <w:color w:val="000000"/>
        </w:rPr>
      </w:pPr>
    </w:p>
    <w:p w14:paraId="5EDA6D1C" w14:textId="2BF34DFD" w:rsidR="00E65E36" w:rsidRPr="0088419A" w:rsidRDefault="003A6AB3" w:rsidP="000E3C4F">
      <w:pPr>
        <w:pStyle w:val="subparagraaftitel"/>
      </w:pPr>
      <w:bookmarkStart w:id="155" w:name="_Toc51840283"/>
      <w:proofErr w:type="spellStart"/>
      <w:r>
        <w:t>ContainerLeidingelement</w:t>
      </w:r>
      <w:proofErr w:type="spellEnd"/>
      <w:r w:rsidR="00283BD6">
        <w:t>.</w:t>
      </w:r>
      <w:bookmarkEnd w:id="155"/>
    </w:p>
    <w:p w14:paraId="7C98C441" w14:textId="759EF31B"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53627D8D" w:rsidR="005D648B" w:rsidRDefault="00A310D6" w:rsidP="000E3C4F">
      <w:r>
        <w:rPr>
          <w:noProof/>
        </w:rPr>
        <w:drawing>
          <wp:anchor distT="0" distB="0" distL="114300" distR="114300" simplePos="0" relativeHeight="251670528" behindDoc="0" locked="0" layoutInCell="1" allowOverlap="1" wp14:anchorId="2700B972" wp14:editId="68D422F4">
            <wp:simplePos x="0" y="0"/>
            <wp:positionH relativeFrom="column">
              <wp:posOffset>-5080</wp:posOffset>
            </wp:positionH>
            <wp:positionV relativeFrom="paragraph">
              <wp:posOffset>176749</wp:posOffset>
            </wp:positionV>
            <wp:extent cx="5500370" cy="4278630"/>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7266233B"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56" w:name="_Toc434874135"/>
      <w:bookmarkStart w:id="157" w:name="_Toc434874204"/>
      <w:bookmarkStart w:id="158" w:name="_Toc434874287"/>
      <w:bookmarkStart w:id="159" w:name="_Toc434874355"/>
      <w:bookmarkStart w:id="160" w:name="_Toc434874632"/>
      <w:bookmarkStart w:id="161" w:name="_Toc434933265"/>
      <w:bookmarkStart w:id="162" w:name="_Toc434940498"/>
      <w:bookmarkStart w:id="163" w:name="_Toc434941815"/>
      <w:bookmarkStart w:id="164" w:name="_Toc434943356"/>
      <w:bookmarkStart w:id="165" w:name="_Toc434943787"/>
      <w:bookmarkStart w:id="166" w:name="_Toc434956111"/>
      <w:bookmarkStart w:id="167" w:name="_Toc399786896"/>
      <w:bookmarkStart w:id="168" w:name="_Toc51840284"/>
      <w:bookmarkEnd w:id="156"/>
      <w:bookmarkEnd w:id="157"/>
      <w:bookmarkEnd w:id="158"/>
      <w:bookmarkEnd w:id="159"/>
      <w:bookmarkEnd w:id="160"/>
      <w:bookmarkEnd w:id="161"/>
      <w:bookmarkEnd w:id="162"/>
      <w:bookmarkEnd w:id="163"/>
      <w:bookmarkEnd w:id="164"/>
      <w:bookmarkEnd w:id="165"/>
      <w:bookmarkEnd w:id="16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67"/>
      <w:bookmarkEnd w:id="168"/>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D4FE9A9" w:rsidR="003206BD" w:rsidRDefault="00A310D6" w:rsidP="00E65E36">
      <w:pPr>
        <w:spacing w:line="240" w:lineRule="auto"/>
        <w:jc w:val="left"/>
      </w:pPr>
      <w:r>
        <w:rPr>
          <w:noProof/>
        </w:rPr>
        <w:drawing>
          <wp:inline distT="0" distB="0" distL="0" distR="0" wp14:anchorId="7DC405A2" wp14:editId="237B6BA2">
            <wp:extent cx="5500370" cy="303212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69"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285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1"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7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316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71" w:name="_Toc434874137"/>
      <w:bookmarkStart w:id="172" w:name="_Toc434874206"/>
      <w:bookmarkStart w:id="173" w:name="_Toc434874289"/>
      <w:bookmarkStart w:id="174" w:name="_Toc434874357"/>
      <w:bookmarkStart w:id="175" w:name="_Toc434874634"/>
      <w:bookmarkStart w:id="176" w:name="_Toc434933267"/>
      <w:bookmarkStart w:id="177" w:name="_Toc434940500"/>
      <w:bookmarkStart w:id="178" w:name="_Toc434941817"/>
      <w:bookmarkStart w:id="179" w:name="_Toc434943358"/>
      <w:bookmarkStart w:id="180" w:name="_Toc434943789"/>
      <w:bookmarkStart w:id="181" w:name="_Toc434956113"/>
      <w:bookmarkStart w:id="182" w:name="_Toc434874138"/>
      <w:bookmarkStart w:id="183" w:name="_Toc434874207"/>
      <w:bookmarkStart w:id="184" w:name="_Toc434874290"/>
      <w:bookmarkStart w:id="185" w:name="_Toc434874358"/>
      <w:bookmarkStart w:id="186" w:name="_Toc434874635"/>
      <w:bookmarkStart w:id="187" w:name="_Toc434933268"/>
      <w:bookmarkStart w:id="188" w:name="_Toc434940501"/>
      <w:bookmarkStart w:id="189" w:name="_Toc434941818"/>
      <w:bookmarkStart w:id="190" w:name="_Toc434943359"/>
      <w:bookmarkStart w:id="191" w:name="_Toc434943790"/>
      <w:bookmarkStart w:id="192" w:name="_Toc434956114"/>
      <w:bookmarkStart w:id="193" w:name="_Toc5184028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9D365E">
        <w:t>Diagram per type kabel of leiding</w:t>
      </w:r>
      <w:r w:rsidR="00283BD6">
        <w:t>.</w:t>
      </w:r>
      <w:bookmarkEnd w:id="170"/>
      <w:bookmarkEnd w:id="19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94" w:name="_Toc399786898"/>
    </w:p>
    <w:p w14:paraId="23D19DA3" w14:textId="0BD6BAD5" w:rsidR="00E65E36" w:rsidRDefault="00E65E36" w:rsidP="00E65E36">
      <w:pPr>
        <w:pStyle w:val="subparagraaftitel"/>
      </w:pPr>
      <w:bookmarkStart w:id="195" w:name="_Toc51840286"/>
      <w:r>
        <w:lastRenderedPageBreak/>
        <w:t>Elektriciteitskabel</w:t>
      </w:r>
      <w:bookmarkEnd w:id="194"/>
      <w:r w:rsidR="00283BD6">
        <w:t>.</w:t>
      </w:r>
      <w:bookmarkEnd w:id="195"/>
    </w:p>
    <w:p w14:paraId="3B99450A" w14:textId="4A6EEFBB" w:rsidR="00322340" w:rsidRDefault="00322340" w:rsidP="00E65E36">
      <w:pPr>
        <w:jc w:val="left"/>
      </w:pPr>
    </w:p>
    <w:p w14:paraId="01FA6DC6" w14:textId="0B138BFF" w:rsidR="00150E41" w:rsidRDefault="00150E41" w:rsidP="00E65E36">
      <w:r>
        <w:t>Definitie: Een aansluiting of reeks aansluitingen van een nutsvoorzieningennet voor het overbrengen van elektriciteit van de ene locatie naar een andere.</w:t>
      </w:r>
    </w:p>
    <w:p w14:paraId="7F51EFEF" w14:textId="02D0DA5F" w:rsidR="00150E41" w:rsidRDefault="00150E41" w:rsidP="00E65E36">
      <w:r>
        <w:t>Bron: INSPIRE</w:t>
      </w:r>
    </w:p>
    <w:p w14:paraId="056EAE13" w14:textId="77777777" w:rsidR="00150E41" w:rsidRDefault="00150E41" w:rsidP="00E65E36"/>
    <w:p w14:paraId="0218B7E4" w14:textId="79134A38"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13EFEAC6" w:rsidR="005D648B" w:rsidRDefault="00A310D6" w:rsidP="00E65E36">
      <w:r>
        <w:rPr>
          <w:noProof/>
        </w:rPr>
        <w:drawing>
          <wp:anchor distT="0" distB="0" distL="114300" distR="114300" simplePos="0" relativeHeight="251672576" behindDoc="0" locked="0" layoutInCell="1" allowOverlap="1" wp14:anchorId="3A5D54A3" wp14:editId="47C64CE0">
            <wp:simplePos x="0" y="0"/>
            <wp:positionH relativeFrom="column">
              <wp:posOffset>26451</wp:posOffset>
            </wp:positionH>
            <wp:positionV relativeFrom="paragraph">
              <wp:posOffset>245066</wp:posOffset>
            </wp:positionV>
            <wp:extent cx="5500370" cy="5551170"/>
            <wp:effectExtent l="0" t="0" r="0" b="0"/>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5551170"/>
                    </a:xfrm>
                    <a:prstGeom prst="rect">
                      <a:avLst/>
                    </a:prstGeom>
                  </pic:spPr>
                </pic:pic>
              </a:graphicData>
            </a:graphic>
            <wp14:sizeRelH relativeFrom="page">
              <wp14:pctWidth>0</wp14:pctWidth>
            </wp14:sizeRelH>
            <wp14:sizeRelV relativeFrom="page">
              <wp14:pctHeight>0</wp14:pctHeight>
            </wp14:sizeRelV>
          </wp:anchor>
        </w:drawing>
      </w:r>
    </w:p>
    <w:p w14:paraId="5FA3DF58" w14:textId="7E1F5AEB" w:rsidR="00587F2F" w:rsidRDefault="00587F2F" w:rsidP="00E65E36"/>
    <w:p w14:paraId="2CBC0A1A" w14:textId="54234C72" w:rsidR="00910148" w:rsidRDefault="00910148" w:rsidP="00E65E36"/>
    <w:p w14:paraId="44DC5B84" w14:textId="5C3DF880" w:rsidR="00AF5A3D" w:rsidRDefault="00AF5A3D" w:rsidP="00E65E36"/>
    <w:p w14:paraId="54AFA926" w14:textId="77777777" w:rsidR="00910148" w:rsidRDefault="00910148" w:rsidP="00E65E36"/>
    <w:p w14:paraId="77B30A69" w14:textId="5AAFB144" w:rsidR="00E65E36" w:rsidRDefault="00E65E36" w:rsidP="00E65E36">
      <w:pPr>
        <w:pStyle w:val="subparagraaftitel"/>
      </w:pPr>
      <w:bookmarkStart w:id="196" w:name="_Toc43216113"/>
      <w:bookmarkStart w:id="197" w:name="_Toc473467877"/>
      <w:bookmarkStart w:id="198" w:name="_Toc473473896"/>
      <w:bookmarkStart w:id="199" w:name="_Toc476914324"/>
      <w:bookmarkStart w:id="200" w:name="_Toc476916666"/>
      <w:bookmarkStart w:id="201" w:name="_Toc476917795"/>
      <w:bookmarkStart w:id="202" w:name="_Toc476917901"/>
      <w:bookmarkStart w:id="203" w:name="_Toc476917970"/>
      <w:bookmarkStart w:id="204" w:name="_Toc473467878"/>
      <w:bookmarkStart w:id="205" w:name="_Toc473473897"/>
      <w:bookmarkStart w:id="206" w:name="_Toc476914325"/>
      <w:bookmarkStart w:id="207" w:name="_Toc476916667"/>
      <w:bookmarkStart w:id="208" w:name="_Toc476917796"/>
      <w:bookmarkStart w:id="209" w:name="_Toc476917902"/>
      <w:bookmarkStart w:id="210" w:name="_Toc476917971"/>
      <w:bookmarkStart w:id="211" w:name="_Toc399786899"/>
      <w:bookmarkStart w:id="212" w:name="_Toc5184028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t>Telecom</w:t>
      </w:r>
      <w:r w:rsidR="00031B8A">
        <w:t>municatie</w:t>
      </w:r>
      <w:r>
        <w:t>kabel</w:t>
      </w:r>
      <w:bookmarkEnd w:id="211"/>
      <w:r w:rsidR="00283BD6">
        <w:t>.</w:t>
      </w:r>
      <w:bookmarkEnd w:id="212"/>
    </w:p>
    <w:p w14:paraId="2AA352F6" w14:textId="380FB49A" w:rsidR="00322340" w:rsidRDefault="00322340" w:rsidP="00E65E36">
      <w:pPr>
        <w:jc w:val="left"/>
      </w:pPr>
    </w:p>
    <w:p w14:paraId="56B261BC" w14:textId="15B6B6C9"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26DF25C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810AEC8" w:rsidR="00E65E36" w:rsidRDefault="00E65E36" w:rsidP="00E65E36"/>
    <w:p w14:paraId="36C0BA5E" w14:textId="770D8A79" w:rsidR="00910148" w:rsidRDefault="00910148" w:rsidP="00E65E36"/>
    <w:p w14:paraId="1ABA758D" w14:textId="030DEF06" w:rsidR="0052388B" w:rsidRDefault="00A310D6" w:rsidP="00E65E36">
      <w:r>
        <w:rPr>
          <w:noProof/>
        </w:rPr>
        <w:drawing>
          <wp:anchor distT="0" distB="0" distL="114300" distR="114300" simplePos="0" relativeHeight="251675648" behindDoc="0" locked="0" layoutInCell="1" allowOverlap="1" wp14:anchorId="016D255F" wp14:editId="74A0BF12">
            <wp:simplePos x="0" y="0"/>
            <wp:positionH relativeFrom="column">
              <wp:posOffset>-5080</wp:posOffset>
            </wp:positionH>
            <wp:positionV relativeFrom="paragraph">
              <wp:posOffset>271342</wp:posOffset>
            </wp:positionV>
            <wp:extent cx="5500370" cy="460184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7E3C6E0C" w14:textId="3FBD8DFF" w:rsidR="00E65E36" w:rsidRDefault="00E65E36" w:rsidP="00E65E36">
      <w:pPr>
        <w:jc w:val="left"/>
      </w:pPr>
    </w:p>
    <w:p w14:paraId="6F56BBAA" w14:textId="1B0132BD" w:rsidR="00E65E36" w:rsidRDefault="00E65E36" w:rsidP="00E65E36">
      <w:pPr>
        <w:jc w:val="left"/>
      </w:pPr>
    </w:p>
    <w:p w14:paraId="6D6A6BF4" w14:textId="30E2DDB7" w:rsidR="00E65E36" w:rsidRDefault="00E65E36" w:rsidP="00E65E36">
      <w:pPr>
        <w:jc w:val="left"/>
      </w:pPr>
    </w:p>
    <w:p w14:paraId="26BC71F1" w14:textId="378907ED"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213" w:name="_Toc399786900"/>
      <w:bookmarkStart w:id="214" w:name="_Toc51840288"/>
      <w:r>
        <w:lastRenderedPageBreak/>
        <w:t>Olie-gas-</w:t>
      </w:r>
      <w:proofErr w:type="spellStart"/>
      <w:r>
        <w:t>chemicalienpijpleiding</w:t>
      </w:r>
      <w:bookmarkEnd w:id="213"/>
      <w:proofErr w:type="spellEnd"/>
      <w:r w:rsidR="00283BD6">
        <w:t>.</w:t>
      </w:r>
      <w:bookmarkEnd w:id="214"/>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6F693024" w:rsidR="00E65E36" w:rsidRDefault="00A310D6" w:rsidP="00E65E36">
      <w:pPr>
        <w:spacing w:line="240" w:lineRule="auto"/>
        <w:jc w:val="left"/>
        <w:rPr>
          <w:sz w:val="20"/>
        </w:rPr>
      </w:pPr>
      <w:r>
        <w:rPr>
          <w:noProof/>
        </w:rPr>
        <w:drawing>
          <wp:inline distT="0" distB="0" distL="0" distR="0" wp14:anchorId="3168C64C" wp14:editId="38D96758">
            <wp:extent cx="5500370" cy="470979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709795"/>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215" w:name="_Toc399786901"/>
      <w:bookmarkStart w:id="216" w:name="_Toc51840289"/>
      <w:r>
        <w:lastRenderedPageBreak/>
        <w:t>Rioolleiding</w:t>
      </w:r>
      <w:bookmarkEnd w:id="215"/>
      <w:r w:rsidR="00283BD6">
        <w:t>.</w:t>
      </w:r>
      <w:bookmarkEnd w:id="216"/>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AF2804A" w:rsidR="00E65E36" w:rsidRDefault="00A310D6" w:rsidP="00E65E36">
      <w:pPr>
        <w:spacing w:line="240" w:lineRule="auto"/>
        <w:jc w:val="left"/>
        <w:rPr>
          <w:sz w:val="20"/>
        </w:rPr>
      </w:pPr>
      <w:r>
        <w:rPr>
          <w:noProof/>
        </w:rPr>
        <w:drawing>
          <wp:inline distT="0" distB="0" distL="0" distR="0" wp14:anchorId="44308BD9" wp14:editId="2FDACA82">
            <wp:extent cx="5500370" cy="559625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217" w:name="_Toc399786902"/>
      <w:bookmarkStart w:id="218" w:name="_Toc51840290"/>
      <w:r>
        <w:lastRenderedPageBreak/>
        <w:t>Waterleiding</w:t>
      </w:r>
      <w:bookmarkEnd w:id="217"/>
      <w:r w:rsidR="00283BD6">
        <w:t>.</w:t>
      </w:r>
      <w:bookmarkEnd w:id="218"/>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FFF5534" w:rsidR="00E65E36" w:rsidRDefault="00A310D6" w:rsidP="00E65E36">
      <w:pPr>
        <w:spacing w:line="240" w:lineRule="auto"/>
        <w:jc w:val="left"/>
        <w:rPr>
          <w:sz w:val="20"/>
        </w:rPr>
      </w:pPr>
      <w:r>
        <w:rPr>
          <w:noProof/>
        </w:rPr>
        <w:drawing>
          <wp:inline distT="0" distB="0" distL="0" distR="0" wp14:anchorId="0174A9C6" wp14:editId="1571AD53">
            <wp:extent cx="5500370" cy="562800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3E7D796D" w:rsidR="00E65E36" w:rsidRDefault="00E65E36" w:rsidP="00E65E36">
      <w:pPr>
        <w:pStyle w:val="subparagraaftitel"/>
      </w:pPr>
      <w:bookmarkStart w:id="219" w:name="_Toc399786903"/>
      <w:bookmarkStart w:id="220" w:name="_Toc51840291"/>
      <w:r>
        <w:lastRenderedPageBreak/>
        <w:t>Thermische pijpleiding</w:t>
      </w:r>
      <w:bookmarkEnd w:id="219"/>
      <w:r w:rsidR="00283BD6">
        <w:t>.</w:t>
      </w:r>
      <w:bookmarkEnd w:id="220"/>
    </w:p>
    <w:p w14:paraId="2704612C" w14:textId="77777777" w:rsidR="00E65E36" w:rsidRDefault="00E65E36" w:rsidP="00E65E36">
      <w:pPr>
        <w:jc w:val="left"/>
      </w:pPr>
    </w:p>
    <w:p w14:paraId="6E10A72E" w14:textId="1AB98B08" w:rsidR="00FA6AA6" w:rsidRDefault="00FA6AA6" w:rsidP="00E65E36">
      <w:pPr>
        <w:jc w:val="left"/>
      </w:pPr>
      <w:r>
        <w:t>Definitie: Een leiding voor het transporteren van warmte of koelte van de ene locatie naar een andere.</w:t>
      </w:r>
    </w:p>
    <w:p w14:paraId="0FEA7385" w14:textId="6B6386F6" w:rsidR="00FA6AA6" w:rsidRDefault="00FA6AA6" w:rsidP="00E65E36">
      <w:pPr>
        <w:jc w:val="left"/>
      </w:pPr>
      <w:r>
        <w:t>Bron: INSPIRE</w:t>
      </w:r>
    </w:p>
    <w:p w14:paraId="305E66B2" w14:textId="77777777" w:rsidR="00FA6AA6" w:rsidRDefault="00FA6AA6" w:rsidP="00E65E36">
      <w:pPr>
        <w:jc w:val="left"/>
      </w:pPr>
    </w:p>
    <w:p w14:paraId="3096890A" w14:textId="780834A1"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5C117F22" w:rsidR="00921722" w:rsidRDefault="00C01AE5" w:rsidP="00E65E36">
      <w:pPr>
        <w:jc w:val="left"/>
      </w:pPr>
      <w:r>
        <w:t xml:space="preserve">In bijlage </w:t>
      </w:r>
      <w:r w:rsidR="00802006">
        <w:t xml:space="preserve">1 </w:t>
      </w:r>
      <w:r>
        <w:t>staan</w:t>
      </w:r>
      <w:r w:rsidR="00E65E36">
        <w:t xml:space="preserve"> de waarden</w:t>
      </w:r>
      <w:r>
        <w:t xml:space="preserve"> voor </w:t>
      </w:r>
      <w:r w:rsidR="00B105CC">
        <w:t>de producttypen.</w:t>
      </w:r>
    </w:p>
    <w:p w14:paraId="10DC19E4" w14:textId="264715DE" w:rsidR="00FE2B1B" w:rsidRDefault="0078203B" w:rsidP="00E65E36">
      <w:pPr>
        <w:jc w:val="left"/>
      </w:pPr>
      <w:r>
        <w:rPr>
          <w:noProof/>
        </w:rPr>
        <w:drawing>
          <wp:anchor distT="0" distB="0" distL="114300" distR="114300" simplePos="0" relativeHeight="251678720" behindDoc="0" locked="0" layoutInCell="1" allowOverlap="1" wp14:anchorId="32EFD90D" wp14:editId="6774D8C1">
            <wp:simplePos x="0" y="0"/>
            <wp:positionH relativeFrom="column">
              <wp:posOffset>-5080</wp:posOffset>
            </wp:positionH>
            <wp:positionV relativeFrom="paragraph">
              <wp:posOffset>166239</wp:posOffset>
            </wp:positionV>
            <wp:extent cx="5500370" cy="5904230"/>
            <wp:effectExtent l="0" t="0" r="0"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p>
    <w:p w14:paraId="66D9FB18" w14:textId="2C29513F" w:rsidR="008847B0" w:rsidRDefault="008847B0" w:rsidP="00E65E36">
      <w:pPr>
        <w:jc w:val="left"/>
      </w:pPr>
    </w:p>
    <w:p w14:paraId="5382BB8F" w14:textId="52557282" w:rsidR="00A066AD" w:rsidRDefault="00A066AD" w:rsidP="00E65E36">
      <w:pPr>
        <w:jc w:val="left"/>
      </w:pPr>
    </w:p>
    <w:p w14:paraId="59622FBE" w14:textId="5794D86C" w:rsidR="00DB2583" w:rsidRDefault="00DB2583" w:rsidP="00E65E36">
      <w:pPr>
        <w:jc w:val="left"/>
      </w:pPr>
    </w:p>
    <w:p w14:paraId="5B3FD1C0" w14:textId="77777777" w:rsidR="00DB2583" w:rsidRDefault="00DB2583" w:rsidP="00DB2583">
      <w:pPr>
        <w:pStyle w:val="subparagraaftitel"/>
      </w:pPr>
      <w:bookmarkStart w:id="221" w:name="_Toc51840292"/>
      <w:r w:rsidRPr="000E3C4F">
        <w:lastRenderedPageBreak/>
        <w:t xml:space="preserve">Overig </w:t>
      </w:r>
      <w:r w:rsidR="004E51D4" w:rsidRPr="000E3C4F">
        <w:t xml:space="preserve">en </w:t>
      </w:r>
      <w:r w:rsidRPr="000E3C4F">
        <w:t>Weesleiding.</w:t>
      </w:r>
      <w:bookmarkEnd w:id="221"/>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F30BF61" w:rsidR="00DB2583" w:rsidRDefault="0078203B">
      <w:pPr>
        <w:spacing w:line="240" w:lineRule="auto"/>
        <w:jc w:val="left"/>
      </w:pPr>
      <w:r>
        <w:rPr>
          <w:noProof/>
        </w:rPr>
        <w:drawing>
          <wp:inline distT="0" distB="0" distL="0" distR="0" wp14:anchorId="0C2AE507" wp14:editId="2F13840F">
            <wp:extent cx="5500370" cy="552386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beelding 5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30593901" w:rsidR="00E65E36" w:rsidRDefault="00E65E36" w:rsidP="00E65E36">
      <w:pPr>
        <w:pStyle w:val="subparagraaftitel"/>
      </w:pPr>
      <w:bookmarkStart w:id="222" w:name="_Toc43216120"/>
      <w:bookmarkStart w:id="223" w:name="_Toc43216121"/>
      <w:bookmarkStart w:id="224" w:name="_Toc43216122"/>
      <w:bookmarkStart w:id="225" w:name="_Toc43216123"/>
      <w:bookmarkStart w:id="226" w:name="_Toc434940509"/>
      <w:bookmarkStart w:id="227" w:name="_Toc434941826"/>
      <w:bookmarkStart w:id="228" w:name="_Toc434943367"/>
      <w:bookmarkStart w:id="229" w:name="_Toc434943798"/>
      <w:bookmarkStart w:id="230" w:name="_Toc434956122"/>
      <w:bookmarkStart w:id="231" w:name="_Toc434940510"/>
      <w:bookmarkStart w:id="232" w:name="_Toc434941827"/>
      <w:bookmarkStart w:id="233" w:name="_Toc434943368"/>
      <w:bookmarkStart w:id="234" w:name="_Toc434943799"/>
      <w:bookmarkStart w:id="235" w:name="_Toc434956123"/>
      <w:bookmarkStart w:id="236" w:name="_Toc434940511"/>
      <w:bookmarkStart w:id="237" w:name="_Toc434941828"/>
      <w:bookmarkStart w:id="238" w:name="_Toc434943369"/>
      <w:bookmarkStart w:id="239" w:name="_Toc434943800"/>
      <w:bookmarkStart w:id="240" w:name="_Toc434956124"/>
      <w:bookmarkStart w:id="241" w:name="_Toc434940512"/>
      <w:bookmarkStart w:id="242" w:name="_Toc434941829"/>
      <w:bookmarkStart w:id="243" w:name="_Toc434943370"/>
      <w:bookmarkStart w:id="244" w:name="_Toc434943801"/>
      <w:bookmarkStart w:id="245" w:name="_Toc434956125"/>
      <w:bookmarkStart w:id="246" w:name="_Toc399786904"/>
      <w:bookmarkStart w:id="247" w:name="_Toc51840293"/>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lastRenderedPageBreak/>
        <w:t>Leidingelementen per type net (thema)</w:t>
      </w:r>
      <w:bookmarkEnd w:id="246"/>
      <w:r w:rsidR="00283BD6">
        <w:t>.</w:t>
      </w:r>
      <w:bookmarkEnd w:id="247"/>
    </w:p>
    <w:p w14:paraId="6BB3E8C1" w14:textId="1B11B4C4"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3093675F" w:rsidR="003E3B48" w:rsidRDefault="003E3B48" w:rsidP="00E65E36"/>
    <w:p w14:paraId="28BD4906" w14:textId="081FAE9C" w:rsidR="00944C3E" w:rsidRDefault="00944C3E" w:rsidP="00E65E36"/>
    <w:p w14:paraId="00A741E0" w14:textId="7A771F25" w:rsidR="003E3B48" w:rsidRDefault="003E3B48" w:rsidP="00E65E36"/>
    <w:p w14:paraId="2B96E7EC" w14:textId="1E9E496A" w:rsidR="0065371C" w:rsidRDefault="0065371C" w:rsidP="00E65E36"/>
    <w:p w14:paraId="574C0F64" w14:textId="21F17E0E" w:rsidR="00E65E36" w:rsidRDefault="0078203B" w:rsidP="00836D3F">
      <w:r>
        <w:rPr>
          <w:noProof/>
        </w:rPr>
        <w:drawing>
          <wp:anchor distT="0" distB="0" distL="114300" distR="114300" simplePos="0" relativeHeight="251681792" behindDoc="0" locked="0" layoutInCell="1" allowOverlap="1" wp14:anchorId="77D3C1DC" wp14:editId="7F55FC09">
            <wp:simplePos x="0" y="0"/>
            <wp:positionH relativeFrom="column">
              <wp:posOffset>-5080</wp:posOffset>
            </wp:positionH>
            <wp:positionV relativeFrom="paragraph">
              <wp:posOffset>131445</wp:posOffset>
            </wp:positionV>
            <wp:extent cx="5500370" cy="3123565"/>
            <wp:effectExtent l="0" t="0" r="0" b="0"/>
            <wp:wrapTopAndBottom/>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r w:rsidR="00E65E36">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48" w:name="_Toc43216125"/>
      <w:bookmarkStart w:id="249" w:name="_Toc51840294"/>
      <w:bookmarkEnd w:id="248"/>
      <w:r>
        <w:t>WIBON</w:t>
      </w:r>
      <w:r w:rsidR="00BE4C6E" w:rsidRPr="000E3C4F">
        <w:t xml:space="preserve"> – Uitleveren van gebiedsinformatie</w:t>
      </w:r>
      <w:r w:rsidR="00BE4C6E">
        <w:t>.</w:t>
      </w:r>
      <w:bookmarkEnd w:id="249"/>
    </w:p>
    <w:p w14:paraId="4D8D3180" w14:textId="77777777" w:rsidR="00BE4C6E" w:rsidRDefault="00BE4C6E" w:rsidP="00BE4C6E"/>
    <w:p w14:paraId="3CB0DDF5" w14:textId="38F743B6" w:rsidR="00BE4C6E" w:rsidRDefault="00A310D6"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A310D6" w:rsidRDefault="00A310D6"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A310D6" w:rsidRDefault="00A310D6"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A310D6" w:rsidRDefault="00A310D6"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A310D6" w:rsidRDefault="00A310D6"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A310D6" w:rsidRDefault="00A310D6"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A310D6" w:rsidRDefault="00A310D6"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A310D6" w:rsidRDefault="00A310D6"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A310D6"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A310D6" w:rsidRDefault="00A310D6"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77D0340" w:rsidR="00BE4C6E" w:rsidRDefault="0078203B" w:rsidP="00BE4C6E">
      <w:r>
        <w:rPr>
          <w:noProof/>
        </w:rPr>
        <w:lastRenderedPageBreak/>
        <w:drawing>
          <wp:anchor distT="0" distB="0" distL="114300" distR="114300" simplePos="0" relativeHeight="251684864" behindDoc="0" locked="0" layoutInCell="1" allowOverlap="1" wp14:anchorId="36A27A84" wp14:editId="2CFB8B4F">
            <wp:simplePos x="0" y="0"/>
            <wp:positionH relativeFrom="column">
              <wp:posOffset>1323647</wp:posOffset>
            </wp:positionH>
            <wp:positionV relativeFrom="paragraph">
              <wp:posOffset>-16422</wp:posOffset>
            </wp:positionV>
            <wp:extent cx="1036383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beelding 6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44AFCDF5"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50" w:author="Paul Janssen" w:date="2020-08-27T10:40:00Z">
        <w:r w:rsidR="00B4616E" w:rsidDel="00B2010A">
          <w:delText xml:space="preserve"> zijn </w:delText>
        </w:r>
      </w:del>
      <w:ins w:id="251"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60D247B6" w:rsidR="00944C3E" w:rsidRDefault="00944C3E" w:rsidP="00BE4C6E"/>
    <w:p w14:paraId="60CD3868" w14:textId="77777777" w:rsidR="00944C3E" w:rsidRDefault="00944C3E" w:rsidP="00BE4C6E"/>
    <w:p w14:paraId="3BF9DB41" w14:textId="469B2451" w:rsidR="00944C3E" w:rsidRDefault="00944C3E" w:rsidP="00BE4C6E"/>
    <w:p w14:paraId="7B5D0E8C" w14:textId="4A211EAE" w:rsidR="00944C3E" w:rsidRDefault="00944C3E" w:rsidP="00BE4C6E"/>
    <w:p w14:paraId="3C040B11" w14:textId="1E06FD23" w:rsidR="00944C3E" w:rsidRDefault="00944C3E" w:rsidP="00BE4C6E"/>
    <w:p w14:paraId="02296EE9" w14:textId="199FA376" w:rsidR="00944C3E" w:rsidRDefault="00944C3E" w:rsidP="00BE4C6E"/>
    <w:p w14:paraId="0A908B0F" w14:textId="06FF1681" w:rsidR="00944C3E" w:rsidRDefault="0078203B" w:rsidP="00BE4C6E">
      <w:r>
        <w:rPr>
          <w:noProof/>
        </w:rPr>
        <w:drawing>
          <wp:anchor distT="0" distB="0" distL="114300" distR="114300" simplePos="0" relativeHeight="251687936" behindDoc="0" locked="0" layoutInCell="1" allowOverlap="1" wp14:anchorId="787F6080" wp14:editId="15751AB5">
            <wp:simplePos x="0" y="0"/>
            <wp:positionH relativeFrom="column">
              <wp:posOffset>-5080</wp:posOffset>
            </wp:positionH>
            <wp:positionV relativeFrom="paragraph">
              <wp:posOffset>160984</wp:posOffset>
            </wp:positionV>
            <wp:extent cx="5500370" cy="365188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3651885"/>
                    </a:xfrm>
                    <a:prstGeom prst="rect">
                      <a:avLst/>
                    </a:prstGeom>
                  </pic:spPr>
                </pic:pic>
              </a:graphicData>
            </a:graphic>
            <wp14:sizeRelH relativeFrom="page">
              <wp14:pctWidth>0</wp14:pctWidth>
            </wp14:sizeRelH>
            <wp14:sizeRelV relativeFrom="page">
              <wp14:pctHeight>0</wp14:pctHeight>
            </wp14:sizeRelV>
          </wp:anchor>
        </w:drawing>
      </w:r>
    </w:p>
    <w:p w14:paraId="66336A95" w14:textId="23C1A0E4" w:rsidR="00944C3E" w:rsidRDefault="00944C3E" w:rsidP="00BE4C6E"/>
    <w:p w14:paraId="5D8CC670" w14:textId="69EA9730" w:rsidR="00944C3E" w:rsidRDefault="00944C3E" w:rsidP="00BE4C6E"/>
    <w:p w14:paraId="7CA58BF4" w14:textId="0463E2C3"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rsidR="008A4CEA">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52" w:name="_Toc473473906"/>
      <w:bookmarkStart w:id="253" w:name="_Toc476914334"/>
      <w:bookmarkStart w:id="254" w:name="_Toc476916676"/>
      <w:bookmarkStart w:id="255" w:name="_Toc476917805"/>
      <w:bookmarkStart w:id="256" w:name="_Toc476917911"/>
      <w:bookmarkStart w:id="257" w:name="_Toc476917980"/>
      <w:bookmarkStart w:id="258" w:name="_Toc51840295"/>
      <w:bookmarkEnd w:id="252"/>
      <w:bookmarkEnd w:id="253"/>
      <w:bookmarkEnd w:id="254"/>
      <w:bookmarkEnd w:id="255"/>
      <w:bookmarkEnd w:id="256"/>
      <w:bookmarkEnd w:id="257"/>
      <w:r>
        <w:rPr>
          <w:noProof/>
        </w:rPr>
        <w:drawing>
          <wp:anchor distT="0" distB="0" distL="114300" distR="114300" simplePos="0" relativeHeight="251639808"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3"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58"/>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w:t>
      </w:r>
      <w:r w:rsidR="00234581">
        <w:lastRenderedPageBreak/>
        <w:t xml:space="preserve">(telecommunicatie)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326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4" r:link="rId5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lastRenderedPageBreak/>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59" w:name="_Toc434874148"/>
      <w:bookmarkStart w:id="260" w:name="_Toc434874217"/>
      <w:bookmarkStart w:id="261" w:name="_Toc434874300"/>
      <w:bookmarkStart w:id="262" w:name="_Toc434874368"/>
      <w:bookmarkStart w:id="263" w:name="_Toc434874645"/>
      <w:bookmarkStart w:id="264" w:name="_Toc434933278"/>
      <w:bookmarkStart w:id="265" w:name="_Toc434940515"/>
      <w:bookmarkStart w:id="266" w:name="_Toc434941832"/>
      <w:bookmarkStart w:id="267" w:name="_Toc434943373"/>
      <w:bookmarkStart w:id="268" w:name="_Toc434943804"/>
      <w:bookmarkStart w:id="269" w:name="_Toc434956128"/>
      <w:bookmarkStart w:id="270" w:name="_Toc410654851"/>
      <w:bookmarkStart w:id="271" w:name="_Toc410654938"/>
      <w:bookmarkStart w:id="272" w:name="_Toc410655437"/>
      <w:bookmarkStart w:id="273" w:name="_Toc410656769"/>
      <w:bookmarkStart w:id="274" w:name="_Toc410900193"/>
      <w:bookmarkStart w:id="275" w:name="_Toc410900282"/>
      <w:bookmarkStart w:id="276" w:name="_Toc410654852"/>
      <w:bookmarkStart w:id="277" w:name="_Toc410654939"/>
      <w:bookmarkStart w:id="278" w:name="_Toc410655438"/>
      <w:bookmarkStart w:id="279" w:name="_Toc410656770"/>
      <w:bookmarkStart w:id="280" w:name="_Toc410900194"/>
      <w:bookmarkStart w:id="281" w:name="_Toc410900283"/>
      <w:bookmarkStart w:id="282" w:name="_Toc410654853"/>
      <w:bookmarkStart w:id="283" w:name="_Toc410654940"/>
      <w:bookmarkStart w:id="284" w:name="_Toc410655439"/>
      <w:bookmarkStart w:id="285" w:name="_Toc410656771"/>
      <w:bookmarkStart w:id="286" w:name="_Toc410900195"/>
      <w:bookmarkStart w:id="287" w:name="_Toc410900284"/>
      <w:bookmarkStart w:id="288" w:name="_Toc410654854"/>
      <w:bookmarkStart w:id="289" w:name="_Toc410654941"/>
      <w:bookmarkStart w:id="290" w:name="_Toc410655440"/>
      <w:bookmarkStart w:id="291" w:name="_Toc410656772"/>
      <w:bookmarkStart w:id="292" w:name="_Toc410900196"/>
      <w:bookmarkStart w:id="293" w:name="_Toc410900285"/>
      <w:bookmarkStart w:id="294" w:name="_Toc410654855"/>
      <w:bookmarkStart w:id="295" w:name="_Toc410654942"/>
      <w:bookmarkStart w:id="296" w:name="_Toc410655441"/>
      <w:bookmarkStart w:id="297" w:name="_Toc410656773"/>
      <w:bookmarkStart w:id="298" w:name="_Toc410900197"/>
      <w:bookmarkStart w:id="299" w:name="_Toc410900286"/>
      <w:bookmarkStart w:id="300" w:name="_Toc410654856"/>
      <w:bookmarkStart w:id="301" w:name="_Toc410654943"/>
      <w:bookmarkStart w:id="302" w:name="_Toc410655442"/>
      <w:bookmarkStart w:id="303" w:name="_Toc410656774"/>
      <w:bookmarkStart w:id="304" w:name="_Toc410900198"/>
      <w:bookmarkStart w:id="305" w:name="_Toc410900287"/>
      <w:bookmarkStart w:id="306" w:name="_Toc410654857"/>
      <w:bookmarkStart w:id="307" w:name="_Toc410654944"/>
      <w:bookmarkStart w:id="308" w:name="_Toc410655443"/>
      <w:bookmarkStart w:id="309" w:name="_Toc410656775"/>
      <w:bookmarkStart w:id="310" w:name="_Toc410900199"/>
      <w:bookmarkStart w:id="311" w:name="_Toc410900288"/>
      <w:bookmarkStart w:id="312" w:name="_Toc410654858"/>
      <w:bookmarkStart w:id="313" w:name="_Toc410654945"/>
      <w:bookmarkStart w:id="314" w:name="_Toc410655444"/>
      <w:bookmarkStart w:id="315" w:name="_Toc410656776"/>
      <w:bookmarkStart w:id="316" w:name="_Toc410900200"/>
      <w:bookmarkStart w:id="317" w:name="_Toc410900289"/>
      <w:bookmarkStart w:id="318" w:name="_Toc410654859"/>
      <w:bookmarkStart w:id="319" w:name="_Toc410654946"/>
      <w:bookmarkStart w:id="320" w:name="_Toc410655445"/>
      <w:bookmarkStart w:id="321" w:name="_Toc410656777"/>
      <w:bookmarkStart w:id="322" w:name="_Toc410900201"/>
      <w:bookmarkStart w:id="323" w:name="_Toc410900290"/>
      <w:bookmarkStart w:id="324" w:name="_Toc410654860"/>
      <w:bookmarkStart w:id="325" w:name="_Toc410654947"/>
      <w:bookmarkStart w:id="326" w:name="_Toc410655446"/>
      <w:bookmarkStart w:id="327" w:name="_Toc410656778"/>
      <w:bookmarkStart w:id="328" w:name="_Toc410900202"/>
      <w:bookmarkStart w:id="329" w:name="_Toc410900291"/>
      <w:bookmarkStart w:id="330" w:name="_Toc410654861"/>
      <w:bookmarkStart w:id="331" w:name="_Toc410654948"/>
      <w:bookmarkStart w:id="332" w:name="_Toc410655447"/>
      <w:bookmarkStart w:id="333" w:name="_Toc410656779"/>
      <w:bookmarkStart w:id="334" w:name="_Toc410900203"/>
      <w:bookmarkStart w:id="335" w:name="_Toc410900292"/>
      <w:bookmarkStart w:id="336" w:name="_Toc410654862"/>
      <w:bookmarkStart w:id="337" w:name="_Toc410654949"/>
      <w:bookmarkStart w:id="338" w:name="_Toc410655448"/>
      <w:bookmarkStart w:id="339" w:name="_Toc410656780"/>
      <w:bookmarkStart w:id="340" w:name="_Toc410900204"/>
      <w:bookmarkStart w:id="341" w:name="_Toc410900293"/>
      <w:bookmarkStart w:id="342" w:name="_Toc410654863"/>
      <w:bookmarkStart w:id="343" w:name="_Toc410654950"/>
      <w:bookmarkStart w:id="344" w:name="_Toc410655449"/>
      <w:bookmarkStart w:id="345" w:name="_Toc410656781"/>
      <w:bookmarkStart w:id="346" w:name="_Toc410900205"/>
      <w:bookmarkStart w:id="347" w:name="_Toc410900294"/>
      <w:bookmarkStart w:id="348" w:name="_Toc410654864"/>
      <w:bookmarkStart w:id="349" w:name="_Toc410654951"/>
      <w:bookmarkStart w:id="350" w:name="_Toc410655450"/>
      <w:bookmarkStart w:id="351" w:name="_Toc410656782"/>
      <w:bookmarkStart w:id="352" w:name="_Toc410900206"/>
      <w:bookmarkStart w:id="353" w:name="_Toc410900295"/>
      <w:bookmarkStart w:id="354" w:name="_Toc410654865"/>
      <w:bookmarkStart w:id="355" w:name="_Toc410654952"/>
      <w:bookmarkStart w:id="356" w:name="_Toc410655451"/>
      <w:bookmarkStart w:id="357" w:name="_Toc410656783"/>
      <w:bookmarkStart w:id="358" w:name="_Toc410900207"/>
      <w:bookmarkStart w:id="359" w:name="_Toc410900296"/>
      <w:bookmarkStart w:id="360" w:name="_Toc410654866"/>
      <w:bookmarkStart w:id="361" w:name="_Toc410654953"/>
      <w:bookmarkStart w:id="362" w:name="_Toc410655452"/>
      <w:bookmarkStart w:id="363" w:name="_Toc410656784"/>
      <w:bookmarkStart w:id="364" w:name="_Toc410900208"/>
      <w:bookmarkStart w:id="365" w:name="_Toc410900297"/>
      <w:bookmarkStart w:id="366" w:name="_Toc410654867"/>
      <w:bookmarkStart w:id="367" w:name="_Toc410654954"/>
      <w:bookmarkStart w:id="368" w:name="_Toc410655453"/>
      <w:bookmarkStart w:id="369" w:name="_Toc410656785"/>
      <w:bookmarkStart w:id="370" w:name="_Toc410900209"/>
      <w:bookmarkStart w:id="371" w:name="_Toc410900298"/>
      <w:bookmarkStart w:id="372" w:name="_Toc410654868"/>
      <w:bookmarkStart w:id="373" w:name="_Toc410654955"/>
      <w:bookmarkStart w:id="374" w:name="_Toc410655454"/>
      <w:bookmarkStart w:id="375" w:name="_Toc410656786"/>
      <w:bookmarkStart w:id="376" w:name="_Toc410900210"/>
      <w:bookmarkStart w:id="377" w:name="_Toc410900299"/>
      <w:bookmarkStart w:id="378" w:name="_Toc410654869"/>
      <w:bookmarkStart w:id="379" w:name="_Toc410654956"/>
      <w:bookmarkStart w:id="380" w:name="_Toc410655455"/>
      <w:bookmarkStart w:id="381" w:name="_Toc410656787"/>
      <w:bookmarkStart w:id="382" w:name="_Toc410900211"/>
      <w:bookmarkStart w:id="383" w:name="_Toc410900300"/>
      <w:bookmarkStart w:id="384" w:name="_Toc406679708"/>
      <w:bookmarkStart w:id="385" w:name="_Toc406684190"/>
      <w:bookmarkStart w:id="386" w:name="_Toc410654870"/>
      <w:bookmarkStart w:id="387" w:name="_Toc410654957"/>
      <w:bookmarkStart w:id="388" w:name="_Toc410655456"/>
      <w:bookmarkStart w:id="389" w:name="_Toc410656788"/>
      <w:bookmarkStart w:id="390" w:name="_Toc410900212"/>
      <w:bookmarkStart w:id="391" w:name="_Toc410900301"/>
      <w:bookmarkStart w:id="392" w:name="_Toc51840296"/>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t>Tijd representatie</w:t>
      </w:r>
      <w:r w:rsidR="00F9768C">
        <w:t xml:space="preserve"> en temporeel model.</w:t>
      </w:r>
      <w:bookmarkEnd w:id="392"/>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lastRenderedPageBreak/>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93" w:name="_Toc51840297"/>
      <w:r>
        <w:t>Andere</w:t>
      </w:r>
      <w:r w:rsidR="00DC3A2E">
        <w:t xml:space="preserve"> toepassingen van </w:t>
      </w:r>
      <w:r w:rsidR="00793B0B">
        <w:t>IMKL</w:t>
      </w:r>
      <w:r w:rsidR="00DC3A2E">
        <w:t>.</w:t>
      </w:r>
      <w:bookmarkEnd w:id="393"/>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94" w:author="Paul Janssen" w:date="2020-08-27T10:38:00Z">
        <w:r w:rsidRPr="000E3C4F" w:rsidDel="00B2010A">
          <w:delText xml:space="preserve">drie </w:delText>
        </w:r>
      </w:del>
      <w:ins w:id="395"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96" w:name="_Toc51840298"/>
      <w:r>
        <w:rPr>
          <w:noProof/>
        </w:rPr>
        <w:lastRenderedPageBreak/>
        <w:drawing>
          <wp:anchor distT="0" distB="0" distL="114300" distR="114300" simplePos="0" relativeHeight="2516357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9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97" w:name="_Toc51840299"/>
      <w:r>
        <w:rPr>
          <w:noProof/>
        </w:rPr>
        <w:lastRenderedPageBreak/>
        <w:drawing>
          <wp:anchor distT="0" distB="0" distL="114300" distR="114300" simplePos="0" relativeHeight="251636736"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98" w:name="_Toc473467893"/>
      <w:bookmarkStart w:id="399" w:name="_Toc473473913"/>
      <w:bookmarkStart w:id="400" w:name="_Toc476914341"/>
      <w:bookmarkStart w:id="401" w:name="_Toc476916683"/>
      <w:bookmarkStart w:id="402" w:name="_Toc476917812"/>
      <w:bookmarkStart w:id="403" w:name="_Toc476917918"/>
      <w:bookmarkStart w:id="404" w:name="_Toc476917987"/>
      <w:bookmarkStart w:id="405" w:name="_Toc473467894"/>
      <w:bookmarkStart w:id="406" w:name="_Toc473473914"/>
      <w:bookmarkStart w:id="407" w:name="_Toc476914342"/>
      <w:bookmarkStart w:id="408" w:name="_Toc476916684"/>
      <w:bookmarkStart w:id="409" w:name="_Toc476917813"/>
      <w:bookmarkStart w:id="410" w:name="_Toc476917919"/>
      <w:bookmarkStart w:id="411" w:name="_Toc47691798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412" w:author="Paul Janssen" w:date="2020-08-27T13:20:00Z">
        <w:r w:rsidR="00A51911">
          <w:fldChar w:fldCharType="begin"/>
        </w:r>
        <w:r w:rsidR="00A51911">
          <w:instrText xml:space="preserve"> HYPERLINK "</w:instrText>
        </w:r>
      </w:ins>
      <w:r w:rsidR="00A51911" w:rsidRPr="00A51911">
        <w:rPr>
          <w:rPrChange w:id="413" w:author="Paul Janssen" w:date="2020-08-27T13:20:00Z">
            <w:rPr>
              <w:rStyle w:val="Hyperlink"/>
            </w:rPr>
          </w:rPrChange>
        </w:rPr>
        <w:instrText>http</w:instrText>
      </w:r>
      <w:ins w:id="414" w:author="Paul Janssen" w:date="2020-08-27T13:20:00Z">
        <w:r w:rsidR="00A51911" w:rsidRPr="00A51911">
          <w:rPr>
            <w:rPrChange w:id="415" w:author="Paul Janssen" w:date="2020-08-27T13:20:00Z">
              <w:rPr>
                <w:rStyle w:val="Hyperlink"/>
              </w:rPr>
            </w:rPrChange>
          </w:rPr>
          <w:instrText>s</w:instrText>
        </w:r>
      </w:ins>
      <w:r w:rsidR="00A51911" w:rsidRPr="00A51911">
        <w:rPr>
          <w:rPrChange w:id="416" w:author="Paul Janssen" w:date="2020-08-27T13:20:00Z">
            <w:rPr>
              <w:rStyle w:val="Hyperlink"/>
            </w:rPr>
          </w:rPrChange>
        </w:rPr>
        <w:instrText>://data.gwsw.nl</w:instrText>
      </w:r>
      <w:ins w:id="417" w:author="Paul Janssen" w:date="2020-08-27T13:20:00Z">
        <w:r w:rsidR="00A51911">
          <w:instrText xml:space="preserve">" </w:instrText>
        </w:r>
        <w:r w:rsidR="00A51911">
          <w:fldChar w:fldCharType="separate"/>
        </w:r>
      </w:ins>
      <w:r w:rsidR="00A51911" w:rsidRPr="00A51911">
        <w:rPr>
          <w:rStyle w:val="Hyperlink"/>
        </w:rPr>
        <w:t>http</w:t>
      </w:r>
      <w:ins w:id="418" w:author="Paul Janssen" w:date="2020-08-27T13:20:00Z">
        <w:r w:rsidR="00A51911" w:rsidRPr="00A51911">
          <w:rPr>
            <w:rStyle w:val="Hyperlink"/>
          </w:rPr>
          <w:t>s</w:t>
        </w:r>
      </w:ins>
      <w:r w:rsidR="00A51911" w:rsidRPr="00A51911">
        <w:rPr>
          <w:rStyle w:val="Hyperlink"/>
        </w:rPr>
        <w:t>://data.gwsw.nl</w:t>
      </w:r>
      <w:ins w:id="419"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420" w:author="Paul Janssen" w:date="2020-08-27T17:41:00Z">
        <w:r w:rsidR="00195740">
          <w:fldChar w:fldCharType="begin"/>
        </w:r>
        <w:r w:rsidR="00195740">
          <w:instrText xml:space="preserve"> HYPERLINK "</w:instrText>
        </w:r>
      </w:ins>
      <w:r w:rsidR="00195740" w:rsidRPr="00195740">
        <w:rPr>
          <w:rPrChange w:id="421" w:author="Paul Janssen" w:date="2020-08-27T17:41:00Z">
            <w:rPr>
              <w:rStyle w:val="Hyperlink"/>
            </w:rPr>
          </w:rPrChange>
        </w:rPr>
        <w:instrText>http</w:instrText>
      </w:r>
      <w:ins w:id="422" w:author="Paul Janssen" w:date="2020-08-27T13:20:00Z">
        <w:r w:rsidR="00195740" w:rsidRPr="00195740">
          <w:rPr>
            <w:rPrChange w:id="423" w:author="Paul Janssen" w:date="2020-08-27T17:41:00Z">
              <w:rPr>
                <w:rStyle w:val="Hyperlink"/>
              </w:rPr>
            </w:rPrChange>
          </w:rPr>
          <w:instrText>s</w:instrText>
        </w:r>
      </w:ins>
      <w:r w:rsidR="00195740" w:rsidRPr="00195740">
        <w:rPr>
          <w:rPrChange w:id="424" w:author="Paul Janssen" w:date="2020-08-27T17:41:00Z">
            <w:rPr>
              <w:rStyle w:val="Hyperlink"/>
            </w:rPr>
          </w:rPrChange>
        </w:rPr>
        <w:instrText>://data.gwsw.nl/</w:instrText>
      </w:r>
      <w:ins w:id="425" w:author="Paul Janssen" w:date="2020-08-27T17:41:00Z">
        <w:r w:rsidR="00195740" w:rsidRPr="00195740">
          <w:rPr>
            <w:rPrChange w:id="426" w:author="Paul Janssen" w:date="2020-08-27T17:41:00Z">
              <w:rPr>
                <w:rStyle w:val="Hyperlink"/>
              </w:rPr>
            </w:rPrChange>
          </w:rPr>
          <w:instrText>basis/</w:instrText>
        </w:r>
      </w:ins>
      <w:r w:rsidR="00195740" w:rsidRPr="00195740">
        <w:rPr>
          <w:rPrChange w:id="427" w:author="Paul Janssen" w:date="2020-08-27T17:41:00Z">
            <w:rPr>
              <w:rStyle w:val="Hyperlink"/>
              <w:i/>
              <w:iCs/>
            </w:rPr>
          </w:rPrChange>
        </w:rPr>
        <w:instrText>{term}</w:instrText>
      </w:r>
      <w:ins w:id="428" w:author="Paul Janssen" w:date="2020-08-27T17:41:00Z">
        <w:r w:rsidR="00195740">
          <w:instrText xml:space="preserve">" </w:instrText>
        </w:r>
        <w:r w:rsidR="00195740">
          <w:fldChar w:fldCharType="separate"/>
        </w:r>
      </w:ins>
      <w:r w:rsidR="00195740" w:rsidRPr="00195740">
        <w:rPr>
          <w:rStyle w:val="Hyperlink"/>
        </w:rPr>
        <w:t>http</w:t>
      </w:r>
      <w:ins w:id="429" w:author="Paul Janssen" w:date="2020-08-27T13:20:00Z">
        <w:r w:rsidR="00195740" w:rsidRPr="00195740">
          <w:rPr>
            <w:rStyle w:val="Hyperlink"/>
          </w:rPr>
          <w:t>s</w:t>
        </w:r>
      </w:ins>
      <w:r w:rsidR="00195740" w:rsidRPr="00195740">
        <w:rPr>
          <w:rStyle w:val="Hyperlink"/>
        </w:rPr>
        <w:t>://data.gwsw.nl/</w:t>
      </w:r>
      <w:ins w:id="430" w:author="Paul Janssen" w:date="2020-08-27T17:41:00Z">
        <w:r w:rsidR="00195740" w:rsidRPr="00195740">
          <w:rPr>
            <w:rStyle w:val="Hyperlink"/>
          </w:rPr>
          <w:t>basis/</w:t>
        </w:r>
      </w:ins>
      <w:r w:rsidR="00195740" w:rsidRPr="00195740">
        <w:rPr>
          <w:rStyle w:val="Hyperlink"/>
          <w:i/>
          <w:iCs/>
        </w:rPr>
        <w:t>{term}</w:t>
      </w:r>
      <w:ins w:id="431" w:author="Paul Janssen" w:date="2020-08-27T17:41:00Z">
        <w:r w:rsidR="00195740">
          <w:fldChar w:fldCharType="end"/>
        </w:r>
      </w:ins>
      <w:r w:rsidR="00DC57C0" w:rsidRPr="00DC57C0">
        <w:rPr>
          <w:rStyle w:val="Hyperlink"/>
          <w:i/>
          <w:iCs/>
        </w:rPr>
        <w:t>/</w:t>
      </w:r>
      <w:r w:rsidR="00BF55BB" w:rsidRPr="00DC57C0">
        <w:t xml:space="preserve">, bijvoorbeeld </w:t>
      </w:r>
      <w:ins w:id="432" w:author="Paul Janssen" w:date="2020-08-27T17:41:00Z">
        <w:r w:rsidR="00195740">
          <w:fldChar w:fldCharType="begin"/>
        </w:r>
        <w:r w:rsidR="00195740">
          <w:instrText xml:space="preserve"> HYPERLINK "</w:instrText>
        </w:r>
      </w:ins>
      <w:r w:rsidR="00195740" w:rsidRPr="00195740">
        <w:rPr>
          <w:rPrChange w:id="433" w:author="Paul Janssen" w:date="2020-08-27T17:41:00Z">
            <w:rPr>
              <w:rStyle w:val="Hyperlink"/>
            </w:rPr>
          </w:rPrChange>
        </w:rPr>
        <w:instrText>http</w:instrText>
      </w:r>
      <w:ins w:id="434" w:author="Paul Janssen" w:date="2020-08-27T13:20:00Z">
        <w:r w:rsidR="00195740" w:rsidRPr="00195740">
          <w:rPr>
            <w:rPrChange w:id="435" w:author="Paul Janssen" w:date="2020-08-27T17:41:00Z">
              <w:rPr>
                <w:rStyle w:val="Hyperlink"/>
              </w:rPr>
            </w:rPrChange>
          </w:rPr>
          <w:instrText>s</w:instrText>
        </w:r>
      </w:ins>
      <w:r w:rsidR="00195740" w:rsidRPr="00195740">
        <w:rPr>
          <w:rPrChange w:id="436" w:author="Paul Janssen" w:date="2020-08-27T17:41:00Z">
            <w:rPr>
              <w:rStyle w:val="Hyperlink"/>
            </w:rPr>
          </w:rPrChange>
        </w:rPr>
        <w:instrText>://data.gwsw.nl/</w:instrText>
      </w:r>
      <w:ins w:id="437" w:author="Paul Janssen" w:date="2020-08-27T17:41:00Z">
        <w:r w:rsidR="00195740" w:rsidRPr="00195740">
          <w:rPr>
            <w:rPrChange w:id="438" w:author="Paul Janssen" w:date="2020-08-27T17:41:00Z">
              <w:rPr>
                <w:rStyle w:val="Hyperlink"/>
              </w:rPr>
            </w:rPrChange>
          </w:rPr>
          <w:instrText>basis/</w:instrText>
        </w:r>
      </w:ins>
      <w:r w:rsidR="00195740" w:rsidRPr="00195740">
        <w:rPr>
          <w:rPrChange w:id="439" w:author="Paul Janssen" w:date="2020-08-27T17:41:00Z">
            <w:rPr>
              <w:rStyle w:val="Hyperlink"/>
            </w:rPr>
          </w:rPrChange>
        </w:rPr>
        <w:instrText>vrijvervalrioolleiding/</w:instrText>
      </w:r>
      <w:ins w:id="440" w:author="Paul Janssen" w:date="2020-08-27T17:41:00Z">
        <w:r w:rsidR="00195740">
          <w:instrText xml:space="preserve">" </w:instrText>
        </w:r>
        <w:r w:rsidR="00195740">
          <w:fldChar w:fldCharType="separate"/>
        </w:r>
      </w:ins>
      <w:r w:rsidR="00195740" w:rsidRPr="00195740">
        <w:rPr>
          <w:rStyle w:val="Hyperlink"/>
        </w:rPr>
        <w:t>http</w:t>
      </w:r>
      <w:ins w:id="441" w:author="Paul Janssen" w:date="2020-08-27T13:20:00Z">
        <w:r w:rsidR="00195740" w:rsidRPr="00263652">
          <w:rPr>
            <w:rStyle w:val="Hyperlink"/>
          </w:rPr>
          <w:t>s</w:t>
        </w:r>
      </w:ins>
      <w:r w:rsidR="00195740" w:rsidRPr="00263652">
        <w:rPr>
          <w:rStyle w:val="Hyperlink"/>
        </w:rPr>
        <w:t>://data.gwsw.nl/</w:t>
      </w:r>
      <w:ins w:id="442" w:author="Paul Janssen" w:date="2020-08-27T17:41:00Z">
        <w:r w:rsidR="00195740" w:rsidRPr="00263652">
          <w:rPr>
            <w:rStyle w:val="Hyperlink"/>
          </w:rPr>
          <w:t>basis/</w:t>
        </w:r>
      </w:ins>
      <w:r w:rsidR="00195740" w:rsidRPr="00263652">
        <w:rPr>
          <w:rStyle w:val="Hyperlink"/>
        </w:rPr>
        <w:t>vrijvervalrioolleiding/</w:t>
      </w:r>
      <w:ins w:id="443" w:author="Paul Janssen" w:date="2020-08-27T17:41:00Z">
        <w:r w:rsidR="00195740">
          <w:fldChar w:fldCharType="end"/>
        </w:r>
      </w:ins>
      <w:r w:rsidR="00BF55BB" w:rsidRPr="00DC57C0">
        <w:t>.</w:t>
      </w:r>
      <w:r w:rsidR="00DC57C0">
        <w:t xml:space="preserve"> Meer informatie over GWSW is te vinden op: </w:t>
      </w:r>
      <w:hyperlink r:id="rId58"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44" w:name="_Toc51840300"/>
      <w:r>
        <w:t>Object</w:t>
      </w:r>
      <w:r w:rsidR="00A26E72">
        <w:t>catalogus</w:t>
      </w:r>
      <w:r w:rsidR="00283BD6">
        <w:t>.</w:t>
      </w:r>
      <w:bookmarkEnd w:id="44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4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45"/>
      <w:r>
        <w:t>:</w:t>
      </w:r>
      <w:r w:rsidR="00573FDF">
        <w:t xml:space="preserve"> </w:t>
      </w:r>
      <w:bookmarkStart w:id="446" w:name="_Toc406679648"/>
      <w:bookmarkEnd w:id="446"/>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47" w:name="_Toc51840301"/>
      <w:r>
        <w:t>Geografische objecten</w:t>
      </w:r>
      <w:r w:rsidR="00283BD6">
        <w:t>.</w:t>
      </w:r>
      <w:bookmarkEnd w:id="447"/>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48" w:name="_Toc51840302"/>
      <w:r w:rsidRPr="00ED33F0">
        <w:t>Data typen</w:t>
      </w:r>
      <w:r w:rsidR="00283BD6">
        <w:t>.</w:t>
      </w:r>
      <w:bookmarkEnd w:id="448"/>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49" w:name="_Toc51840303"/>
      <w:r>
        <w:t>Waardelijsten</w:t>
      </w:r>
      <w:r w:rsidR="00283BD6">
        <w:t>.</w:t>
      </w:r>
      <w:bookmarkEnd w:id="449"/>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50" w:name="_Toc51840304"/>
      <w:r w:rsidRPr="00ED33F0">
        <w:t>Ge</w:t>
      </w:r>
      <w:r>
        <w:t>ï</w:t>
      </w:r>
      <w:r w:rsidRPr="00ED33F0">
        <w:t>mporteerde typen (informatief)</w:t>
      </w:r>
      <w:r w:rsidR="00283BD6">
        <w:t>.</w:t>
      </w:r>
      <w:bookmarkEnd w:id="450"/>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51" w:name="_Toc51840305"/>
      <w:r>
        <w:t>Referentie</w:t>
      </w:r>
      <w:r w:rsidR="00576E1A">
        <w:t>systemen</w:t>
      </w:r>
      <w:bookmarkEnd w:id="451"/>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52" w:name="_Toc51840306"/>
      <w:r>
        <w:t>Ruimtelijk</w:t>
      </w:r>
      <w:r w:rsidR="006B2CE6">
        <w:t xml:space="preserve"> referentiesysteem</w:t>
      </w:r>
      <w:r w:rsidR="00283BD6">
        <w:t>.</w:t>
      </w:r>
      <w:bookmarkEnd w:id="452"/>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53" w:name="_Toc51840307"/>
      <w:r>
        <w:t>Levering</w:t>
      </w:r>
      <w:bookmarkEnd w:id="453"/>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54" w:name="_Toc51840308"/>
      <w:r>
        <w:t>Leveringsmedium</w:t>
      </w:r>
      <w:r w:rsidR="006C0D48">
        <w:t>.</w:t>
      </w:r>
      <w:bookmarkEnd w:id="454"/>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55" w:name="_Toc51840309"/>
      <w:r>
        <w:t>Formaten (</w:t>
      </w:r>
      <w:proofErr w:type="spellStart"/>
      <w:r>
        <w:t>encodings</w:t>
      </w:r>
      <w:proofErr w:type="spellEnd"/>
      <w:r>
        <w:t>)</w:t>
      </w:r>
      <w:r w:rsidR="006C0D48">
        <w:t>.</w:t>
      </w:r>
      <w:bookmarkEnd w:id="455"/>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9"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0D3DDE49" w:rsidR="001D3ADF" w:rsidRDefault="001D3ADF" w:rsidP="00B626FD">
      <w:r>
        <w:t xml:space="preserve">Het </w:t>
      </w:r>
      <w:r w:rsidR="00793B0B">
        <w:t>IMKL</w:t>
      </w:r>
      <w:r>
        <w:t xml:space="preserve"> UML is toegepast in </w:t>
      </w:r>
      <w:del w:id="456" w:author="Paul Janssen" w:date="2020-09-22T11:32:00Z">
        <w:r w:rsidDel="00E525A2">
          <w:delText xml:space="preserve">4 </w:delText>
        </w:r>
      </w:del>
      <w:ins w:id="457" w:author="Paul Janssen" w:date="2020-09-22T11:33:00Z">
        <w:r w:rsidR="00E525A2">
          <w:t>vier</w:t>
        </w:r>
      </w:ins>
      <w:ins w:id="458" w:author="Paul Janssen" w:date="2020-09-22T11:32:00Z">
        <w:r w:rsidR="00E525A2">
          <w:t xml:space="preserve"> </w:t>
        </w:r>
      </w:ins>
      <w:r>
        <w:t xml:space="preserve">profielen. Voor </w:t>
      </w:r>
      <w:del w:id="459" w:author="Paul Janssen" w:date="2020-09-22T11:33:00Z">
        <w:r w:rsidDel="00E525A2">
          <w:delText xml:space="preserve">elk </w:delText>
        </w:r>
      </w:del>
      <w:ins w:id="460" w:author="Paul Janssen" w:date="2020-09-22T11:33:00Z">
        <w:r w:rsidR="00E525A2">
          <w:t xml:space="preserve">twee </w:t>
        </w:r>
      </w:ins>
      <w:r>
        <w:t>van die is er een GML applicatieschema gemaakt.</w:t>
      </w:r>
      <w:del w:id="461" w:author="Paul Janssen" w:date="2020-09-22T11:33:00Z">
        <w:r w:rsidDel="00E525A2">
          <w:delText xml:space="preserve"> Er zijn nu </w:delText>
        </w:r>
        <w:r w:rsidR="00243DBF" w:rsidDel="00E525A2">
          <w:delText>drie</w:delText>
        </w:r>
        <w:r w:rsidDel="00E525A2">
          <w:delText xml:space="preserve"> profielen beschikbaar.</w:delText>
        </w:r>
      </w:del>
    </w:p>
    <w:p w14:paraId="0746EAB6" w14:textId="77777777" w:rsidR="001D3ADF" w:rsidRDefault="001D3ADF" w:rsidP="00B626FD"/>
    <w:p w14:paraId="46A7052F" w14:textId="763B645E" w:rsidR="001D3ADF" w:rsidRDefault="00AC0EB5" w:rsidP="00B626FD">
      <w:r>
        <w:t>WIBON</w:t>
      </w:r>
      <w:r w:rsidR="001D3ADF">
        <w:t xml:space="preserve"> profiel: </w:t>
      </w:r>
      <w:r w:rsidR="00793B0B">
        <w:t>IMKL</w:t>
      </w:r>
      <w:r w:rsidR="001D3ADF" w:rsidRPr="001D3ADF">
        <w:t>-</w:t>
      </w:r>
      <w:r>
        <w:t>wibon</w:t>
      </w:r>
      <w:ins w:id="462" w:author="Paul Janssen" w:date="2020-09-22T11:32:00Z">
        <w:r w:rsidR="00E525A2">
          <w:t>2.0</w:t>
        </w:r>
      </w:ins>
      <w:r w:rsidR="001D3ADF" w:rsidRPr="001D3ADF">
        <w:t>.xsd</w:t>
      </w:r>
    </w:p>
    <w:p w14:paraId="107EB757" w14:textId="61ECCF35" w:rsidR="00A62DFF" w:rsidRDefault="00AC0EB5" w:rsidP="00B626FD">
      <w:r>
        <w:t>WIBON</w:t>
      </w:r>
      <w:r w:rsidR="00A62DFF">
        <w:t xml:space="preserve"> Belangenregistratie: </w:t>
      </w:r>
      <w:r w:rsidR="00793B0B">
        <w:t>IMKL</w:t>
      </w:r>
      <w:r w:rsidR="00A62DFF">
        <w:t>-</w:t>
      </w:r>
      <w:r>
        <w:t>wibon</w:t>
      </w:r>
      <w:r w:rsidR="00A62DFF">
        <w:t>br</w:t>
      </w:r>
      <w:ins w:id="463" w:author="Paul Janssen" w:date="2020-09-22T11:32:00Z">
        <w:r w:rsidR="00E525A2">
          <w:t>2.0</w:t>
        </w:r>
      </w:ins>
      <w:r w:rsidR="00A62DFF">
        <w:t>.xsd</w:t>
      </w:r>
      <w:del w:id="464" w:author="Paul Janssen" w:date="2020-09-22T11:32:00Z">
        <w:r w:rsidR="00BD0325" w:rsidDel="00E525A2">
          <w:delText xml:space="preserve"> (todo voor versie 2.0)</w:delText>
        </w:r>
      </w:del>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65" w:author="Paul Janssen" w:date="2020-09-04T15:59:00Z"/>
        </w:rPr>
      </w:pPr>
      <w:ins w:id="466" w:author="Paul Janssen" w:date="2020-09-04T15:59:00Z">
        <w:r>
          <w:t xml:space="preserve">Voor de </w:t>
        </w:r>
      </w:ins>
      <w:ins w:id="467" w:author="Paul Janssen" w:date="2020-09-04T16:00:00Z">
        <w:r>
          <w:t xml:space="preserve">profielen voor het Risicoregister en </w:t>
        </w:r>
        <w:proofErr w:type="spellStart"/>
        <w:r>
          <w:t>Stedelijkwater</w:t>
        </w:r>
        <w:proofErr w:type="spellEnd"/>
        <w:r>
          <w:t xml:space="preserve"> zijn geen GML applicatieschema</w:t>
        </w:r>
      </w:ins>
      <w:ins w:id="468" w:author="Paul Janssen" w:date="2020-09-04T16:01:00Z">
        <w:r>
          <w:t>’</w:t>
        </w:r>
      </w:ins>
      <w:ins w:id="469" w:author="Paul Janssen" w:date="2020-09-04T16:00:00Z">
        <w:r>
          <w:t>s gemaakt.</w:t>
        </w:r>
      </w:ins>
    </w:p>
    <w:p w14:paraId="506EFF86" w14:textId="768A52AB" w:rsidR="001D3ADF" w:rsidDel="00C14B13" w:rsidRDefault="001D3ADF" w:rsidP="00B626FD">
      <w:pPr>
        <w:rPr>
          <w:del w:id="470" w:author="Paul Janssen" w:date="2020-09-04T16:01:00Z"/>
        </w:rPr>
      </w:pPr>
      <w:del w:id="471"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72" w:author="Paul Janssen" w:date="2020-09-04T16:01:00Z"/>
        </w:rPr>
      </w:pPr>
      <w:del w:id="473"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E525A2" w:rsidRDefault="00971241" w:rsidP="00B626FD">
      <w:pPr>
        <w:rPr>
          <w:highlight w:val="yellow"/>
          <w:rPrChange w:id="474" w:author="Paul Janssen" w:date="2020-09-22T11:34:00Z">
            <w:rPr/>
          </w:rPrChange>
        </w:rPr>
      </w:pPr>
      <w:r w:rsidRPr="00E525A2">
        <w:rPr>
          <w:highlight w:val="yellow"/>
          <w:rPrChange w:id="475" w:author="Paul Janssen" w:date="2020-09-22T11:34:00Z">
            <w:rPr/>
          </w:rPrChange>
        </w:rPr>
        <w:t xml:space="preserve">Waardelijsten van het type </w:t>
      </w:r>
      <w:proofErr w:type="spellStart"/>
      <w:r w:rsidRPr="00E525A2">
        <w:rPr>
          <w:highlight w:val="yellow"/>
          <w:rPrChange w:id="476" w:author="Paul Janssen" w:date="2020-09-22T11:34:00Z">
            <w:rPr/>
          </w:rPrChange>
        </w:rPr>
        <w:t>codeList</w:t>
      </w:r>
      <w:proofErr w:type="spellEnd"/>
      <w:r w:rsidRPr="00E525A2">
        <w:rPr>
          <w:highlight w:val="yellow"/>
          <w:rPrChange w:id="477" w:author="Paul Janssen" w:date="2020-09-22T11:34:00Z">
            <w:rPr/>
          </w:rPrChange>
        </w:rPr>
        <w:t xml:space="preserve"> zijn toegepast in RDF</w:t>
      </w:r>
      <w:r w:rsidR="00BD0325" w:rsidRPr="00E525A2">
        <w:rPr>
          <w:highlight w:val="yellow"/>
          <w:rPrChange w:id="478" w:author="Paul Janssen" w:date="2020-09-22T11:34:00Z">
            <w:rPr/>
          </w:rPrChange>
        </w:rPr>
        <w:t xml:space="preserve"> en gepubliceerd op: </w:t>
      </w:r>
    </w:p>
    <w:p w14:paraId="57C8BDC3" w14:textId="1793DA8C" w:rsidR="00BD0325" w:rsidRPr="003657E7" w:rsidRDefault="00DA078B" w:rsidP="00BD0325">
      <w:r w:rsidRPr="00E525A2">
        <w:rPr>
          <w:highlight w:val="yellow"/>
          <w:rPrChange w:id="479" w:author="Paul Janssen" w:date="2020-09-22T11:34:00Z">
            <w:rPr/>
          </w:rPrChange>
        </w:rPr>
        <w:fldChar w:fldCharType="begin"/>
      </w:r>
      <w:r w:rsidRPr="00E525A2">
        <w:rPr>
          <w:highlight w:val="yellow"/>
          <w:rPrChange w:id="480" w:author="Paul Janssen" w:date="2020-09-22T11:34:00Z">
            <w:rPr/>
          </w:rPrChange>
        </w:rPr>
        <w:instrText xml:space="preserve"> HYPERLINK "https://register.geostandaarden.nl/waardelijst/imkl2015/" </w:instrText>
      </w:r>
      <w:r w:rsidRPr="00E525A2">
        <w:rPr>
          <w:highlight w:val="yellow"/>
          <w:rPrChange w:id="481" w:author="Paul Janssen" w:date="2020-09-22T11:34:00Z">
            <w:rPr>
              <w:rStyle w:val="Hyperlink"/>
            </w:rPr>
          </w:rPrChange>
        </w:rPr>
        <w:fldChar w:fldCharType="separate"/>
      </w:r>
      <w:r w:rsidR="00BD0325" w:rsidRPr="00E525A2">
        <w:rPr>
          <w:rStyle w:val="Hyperlink"/>
          <w:highlight w:val="yellow"/>
          <w:rPrChange w:id="482" w:author="Paul Janssen" w:date="2020-09-22T11:34:00Z">
            <w:rPr>
              <w:rStyle w:val="Hyperlink"/>
            </w:rPr>
          </w:rPrChange>
        </w:rPr>
        <w:t>https://register.geostandaarden.nl/waardelijst/imkl2015/</w:t>
      </w:r>
      <w:r w:rsidRPr="00E525A2">
        <w:rPr>
          <w:rStyle w:val="Hyperlink"/>
          <w:highlight w:val="yellow"/>
          <w:rPrChange w:id="483" w:author="Paul Janssen" w:date="2020-09-22T11:34:00Z">
            <w:rPr>
              <w:rStyle w:val="Hyperlink"/>
            </w:rPr>
          </w:rPrChange>
        </w:rPr>
        <w:fldChar w:fldCharType="end"/>
      </w:r>
      <w:r w:rsidR="00BD0325" w:rsidRPr="00E525A2">
        <w:rPr>
          <w:highlight w:val="yellow"/>
          <w:rPrChange w:id="484" w:author="Paul Janssen" w:date="2020-09-22T11:34:00Z">
            <w:rPr/>
          </w:rPrChange>
        </w:rPr>
        <w:t xml:space="preserve"> (</w:t>
      </w:r>
      <w:proofErr w:type="spellStart"/>
      <w:r w:rsidR="00BD0325" w:rsidRPr="00E525A2">
        <w:rPr>
          <w:highlight w:val="yellow"/>
          <w:rPrChange w:id="485" w:author="Paul Janssen" w:date="2020-09-22T11:34:00Z">
            <w:rPr/>
          </w:rPrChange>
        </w:rPr>
        <w:t>todo</w:t>
      </w:r>
      <w:proofErr w:type="spellEnd"/>
      <w:r w:rsidR="00BD0325" w:rsidRPr="00E525A2">
        <w:rPr>
          <w:highlight w:val="yellow"/>
          <w:rPrChange w:id="486" w:author="Paul Janssen" w:date="2020-09-22T11:34:00Z">
            <w:rPr/>
          </w:rPrChange>
        </w:rPr>
        <w:t xml:space="preserve"> voor de 2.0 versie)</w:t>
      </w:r>
    </w:p>
    <w:p w14:paraId="1A77AAC0" w14:textId="77777777" w:rsidR="00B2550D" w:rsidRDefault="00F42CD4">
      <w:pPr>
        <w:pStyle w:val="subparagraaftitel"/>
      </w:pPr>
      <w:bookmarkStart w:id="487" w:name="_Toc449102276"/>
      <w:bookmarkStart w:id="488" w:name="_Toc449109275"/>
      <w:bookmarkStart w:id="489" w:name="_Toc298239783"/>
      <w:bookmarkStart w:id="490" w:name="_Toc298240527"/>
      <w:bookmarkStart w:id="491" w:name="_Toc310955916"/>
      <w:bookmarkStart w:id="492" w:name="_Toc51840310"/>
      <w:bookmarkEnd w:id="487"/>
      <w:bookmarkEnd w:id="488"/>
      <w:bookmarkEnd w:id="489"/>
      <w:bookmarkEnd w:id="490"/>
      <w:r w:rsidRPr="001A1B81">
        <w:t xml:space="preserve">Nadere </w:t>
      </w:r>
      <w:r>
        <w:t xml:space="preserve">GML </w:t>
      </w:r>
      <w:r w:rsidRPr="001A1B81">
        <w:t>implementatie specificaties</w:t>
      </w:r>
      <w:bookmarkEnd w:id="491"/>
      <w:bookmarkEnd w:id="49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93" w:name="_Toc297652024"/>
      <w:bookmarkStart w:id="494" w:name="_Toc298239789"/>
      <w:bookmarkStart w:id="495" w:name="_Toc298240533"/>
      <w:bookmarkEnd w:id="493"/>
      <w:bookmarkEnd w:id="494"/>
      <w:bookmarkEnd w:id="495"/>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bookmarkStart w:id="496" w:name="_Hlk51316052"/>
    </w:p>
    <w:p w14:paraId="66C0EB15" w14:textId="77777777" w:rsidR="00576E1A" w:rsidRDefault="00D372E2" w:rsidP="00576E1A">
      <w:pPr>
        <w:pStyle w:val="Hoofdstuktitel"/>
        <w:spacing w:line="240" w:lineRule="atLeast"/>
      </w:pPr>
      <w:bookmarkStart w:id="497" w:name="_Toc51840311"/>
      <w:r>
        <w:t>Visualisatie</w:t>
      </w:r>
      <w:bookmarkEnd w:id="497"/>
    </w:p>
    <w:p w14:paraId="1F1244AD" w14:textId="511D9E86" w:rsidR="00BE2A95" w:rsidRDefault="00BE2A95" w:rsidP="0065371C">
      <w:pPr>
        <w:rPr>
          <w:ins w:id="498" w:author="Paul Janssen" w:date="2020-09-18T10:05:00Z"/>
        </w:rPr>
      </w:pPr>
      <w:ins w:id="499" w:author="Paul Janssen" w:date="2020-09-18T09:44:00Z">
        <w:r>
          <w:t xml:space="preserve">De specificaties </w:t>
        </w:r>
      </w:ins>
      <w:ins w:id="500" w:author="Paul Janssen" w:date="2020-09-18T09:45:00Z">
        <w:r>
          <w:t>voor het visualiseren van IMKL gegevens zijn o</w:t>
        </w:r>
      </w:ins>
      <w:del w:id="501" w:author="Paul Janssen" w:date="2020-09-18T09:45:00Z">
        <w:r w:rsidR="009C2C92" w:rsidDel="00BE2A95">
          <w:delText>O</w:delText>
        </w:r>
      </w:del>
      <w:r w:rsidR="009C2C92">
        <w:t>pgenomen in apart</w:t>
      </w:r>
      <w:ins w:id="502" w:author="Paul Janssen" w:date="2020-09-18T10:08:00Z">
        <w:r w:rsidR="00CF13AC">
          <w:t>e</w:t>
        </w:r>
      </w:ins>
      <w:ins w:id="503" w:author="Paul Janssen" w:date="2020-09-18T09:45:00Z">
        <w:r>
          <w:t xml:space="preserve"> </w:t>
        </w:r>
      </w:ins>
      <w:del w:id="504" w:author="Paul Janssen" w:date="2020-09-18T09:45:00Z">
        <w:r w:rsidR="009C2C92" w:rsidDel="00BE2A95">
          <w:delText xml:space="preserve"> </w:delText>
        </w:r>
      </w:del>
      <w:r w:rsidR="009C2C92">
        <w:t>document</w:t>
      </w:r>
      <w:ins w:id="505" w:author="Paul Janssen" w:date="2020-09-18T09:45:00Z">
        <w:r>
          <w:t>en</w:t>
        </w:r>
      </w:ins>
      <w:r w:rsidR="002C6666">
        <w:t xml:space="preserve">: </w:t>
      </w:r>
    </w:p>
    <w:p w14:paraId="44EF4A87" w14:textId="77777777" w:rsidR="00CF13AC" w:rsidRDefault="00CF13AC" w:rsidP="0065371C">
      <w:pPr>
        <w:rPr>
          <w:ins w:id="506" w:author="Paul Janssen" w:date="2020-09-18T09:45:00Z"/>
        </w:rPr>
      </w:pPr>
    </w:p>
    <w:p w14:paraId="120779BF" w14:textId="53292F0F" w:rsidR="0065371C" w:rsidRPr="00CF13AC" w:rsidRDefault="00CD06C1">
      <w:pPr>
        <w:pStyle w:val="Lijstalinea"/>
        <w:numPr>
          <w:ilvl w:val="0"/>
          <w:numId w:val="56"/>
        </w:numPr>
        <w:rPr>
          <w:ins w:id="507" w:author="Paul Janssen" w:date="2020-09-18T09:48:00Z"/>
          <w:b/>
          <w:bCs/>
          <w:rPrChange w:id="508" w:author="Paul Janssen" w:date="2020-09-18T10:05:00Z">
            <w:rPr>
              <w:ins w:id="509" w:author="Paul Janssen" w:date="2020-09-18T09:48:00Z"/>
            </w:rPr>
          </w:rPrChange>
        </w:rPr>
        <w:pPrChange w:id="510" w:author="Paul Janssen" w:date="2020-09-18T10:05:00Z">
          <w:pPr/>
        </w:pPrChange>
      </w:pPr>
      <w:r w:rsidRPr="00CF13AC">
        <w:rPr>
          <w:b/>
          <w:bCs/>
          <w:rPrChange w:id="511" w:author="Paul Janssen" w:date="2020-09-18T10:05:00Z">
            <w:rPr/>
          </w:rPrChange>
        </w:rPr>
        <w:t>Handreiking Visualisatieregels</w:t>
      </w:r>
      <w:r w:rsidR="00BD0325" w:rsidRPr="00CF13AC">
        <w:rPr>
          <w:b/>
          <w:bCs/>
          <w:rPrChange w:id="512" w:author="Paul Janssen" w:date="2020-09-18T10:05:00Z">
            <w:rPr/>
          </w:rPrChange>
        </w:rPr>
        <w:t xml:space="preserve"> (PMKL)</w:t>
      </w:r>
      <w:r w:rsidR="00B92351" w:rsidRPr="00CF13AC">
        <w:rPr>
          <w:b/>
          <w:bCs/>
          <w:rPrChange w:id="513" w:author="Paul Janssen" w:date="2020-09-18T10:05:00Z">
            <w:rPr/>
          </w:rPrChange>
        </w:rPr>
        <w:t>.</w:t>
      </w:r>
    </w:p>
    <w:p w14:paraId="37D5A4A6" w14:textId="6877AD4B" w:rsidR="00BE2A95" w:rsidRDefault="00BE2A95" w:rsidP="00CF13AC">
      <w:pPr>
        <w:pStyle w:val="Lijstalinea"/>
        <w:rPr>
          <w:ins w:id="514" w:author="Paul Janssen" w:date="2020-09-18T10:05:00Z"/>
        </w:rPr>
      </w:pPr>
      <w:ins w:id="515" w:author="Paul Janssen" w:date="2020-09-18T09:48:00Z">
        <w:r>
          <w:t>D</w:t>
        </w:r>
      </w:ins>
      <w:ins w:id="516" w:author="Paul Janssen" w:date="2020-09-18T09:54:00Z">
        <w:r w:rsidR="003D6473">
          <w:t xml:space="preserve">it document </w:t>
        </w:r>
      </w:ins>
      <w:ins w:id="517" w:author="Paul Janssen" w:date="2020-09-18T09:48:00Z">
        <w:r>
          <w:t xml:space="preserve">bevat de regels </w:t>
        </w:r>
      </w:ins>
      <w:ins w:id="518" w:author="Paul Janssen" w:date="2020-09-21T15:34:00Z">
        <w:r w:rsidR="00345A28">
          <w:t xml:space="preserve">ten behoeve </w:t>
        </w:r>
      </w:ins>
      <w:ins w:id="519" w:author="Paul Janssen" w:date="2020-09-21T15:35:00Z">
        <w:r w:rsidR="00345A28">
          <w:t>van het opbouwen van een kaartbeeld</w:t>
        </w:r>
      </w:ins>
      <w:ins w:id="520" w:author="Paul Janssen" w:date="2020-09-18T09:49:00Z">
        <w:r>
          <w:t xml:space="preserve"> van IMKL gegevens met betrekking tot </w:t>
        </w:r>
      </w:ins>
      <w:ins w:id="521" w:author="Paul Janssen" w:date="2020-09-18T09:51:00Z">
        <w:r>
          <w:t xml:space="preserve">de grafische variabelen </w:t>
        </w:r>
      </w:ins>
      <w:ins w:id="522" w:author="Paul Janssen" w:date="2020-09-18T09:49:00Z">
        <w:r>
          <w:t xml:space="preserve">kleur, </w:t>
        </w:r>
      </w:ins>
      <w:ins w:id="523" w:author="Paul Janssen" w:date="2020-09-18T09:52:00Z">
        <w:r>
          <w:t>vorm</w:t>
        </w:r>
      </w:ins>
      <w:ins w:id="524" w:author="Paul Janssen" w:date="2020-09-18T09:49:00Z">
        <w:r>
          <w:t xml:space="preserve">, </w:t>
        </w:r>
      </w:ins>
      <w:ins w:id="525" w:author="Paul Janssen" w:date="2020-09-18T09:52:00Z">
        <w:r>
          <w:t xml:space="preserve">grootte en transparantie. Daarnaast </w:t>
        </w:r>
      </w:ins>
      <w:ins w:id="526" w:author="Paul Janssen" w:date="2020-09-18T09:53:00Z">
        <w:r>
          <w:t>worden er schaalniveaus onderscheiden gerelateerd aan</w:t>
        </w:r>
      </w:ins>
      <w:ins w:id="527" w:author="Paul Janssen" w:date="2020-09-18T09:54:00Z">
        <w:r>
          <w:t xml:space="preserve"> </w:t>
        </w:r>
        <w:r w:rsidR="003D6473">
          <w:t>de visualisatie van IMKL gegevens.</w:t>
        </w:r>
      </w:ins>
    </w:p>
    <w:p w14:paraId="44EDAF99" w14:textId="77777777" w:rsidR="00CF13AC" w:rsidRDefault="00CF13AC">
      <w:pPr>
        <w:pStyle w:val="Lijstalinea"/>
        <w:rPr>
          <w:ins w:id="528" w:author="Paul Janssen" w:date="2020-09-18T09:55:00Z"/>
        </w:rPr>
        <w:pPrChange w:id="529" w:author="Paul Janssen" w:date="2020-09-18T10:05:00Z">
          <w:pPr/>
        </w:pPrChange>
      </w:pPr>
    </w:p>
    <w:p w14:paraId="557D03F3" w14:textId="66BFC76E" w:rsidR="003D6473" w:rsidRPr="00CF13AC" w:rsidRDefault="003D6473">
      <w:pPr>
        <w:pStyle w:val="Lijstalinea"/>
        <w:numPr>
          <w:ilvl w:val="0"/>
          <w:numId w:val="56"/>
        </w:numPr>
        <w:rPr>
          <w:ins w:id="530" w:author="Paul Janssen" w:date="2020-09-18T09:56:00Z"/>
          <w:b/>
          <w:bCs/>
          <w:rPrChange w:id="531" w:author="Paul Janssen" w:date="2020-09-18T10:05:00Z">
            <w:rPr>
              <w:ins w:id="532" w:author="Paul Janssen" w:date="2020-09-18T09:56:00Z"/>
            </w:rPr>
          </w:rPrChange>
        </w:rPr>
        <w:pPrChange w:id="533" w:author="Paul Janssen" w:date="2020-09-18T10:05:00Z">
          <w:pPr/>
        </w:pPrChange>
      </w:pPr>
      <w:ins w:id="534" w:author="Paul Janssen" w:date="2020-09-18T09:55:00Z">
        <w:r w:rsidRPr="00CF13AC">
          <w:rPr>
            <w:b/>
            <w:bCs/>
            <w:rPrChange w:id="535" w:author="Paul Janssen" w:date="2020-09-18T10:05:00Z">
              <w:rPr/>
            </w:rPrChange>
          </w:rPr>
          <w:t>Eisen overheid</w:t>
        </w:r>
      </w:ins>
      <w:ins w:id="536" w:author="Paul Janssen" w:date="2020-09-18T09:56:00Z">
        <w:r w:rsidRPr="00CF13AC">
          <w:rPr>
            <w:b/>
            <w:bCs/>
            <w:rPrChange w:id="537" w:author="Paul Janssen" w:date="2020-09-18T10:05:00Z">
              <w:rPr/>
            </w:rPrChange>
          </w:rPr>
          <w:t xml:space="preserve"> ordening attributen.</w:t>
        </w:r>
      </w:ins>
    </w:p>
    <w:p w14:paraId="7928BE9B" w14:textId="5793D33D" w:rsidR="003D6473" w:rsidRDefault="003D6473">
      <w:pPr>
        <w:pStyle w:val="Lijstalinea"/>
        <w:rPr>
          <w:ins w:id="538" w:author="Paul Janssen" w:date="2020-09-18T09:45:00Z"/>
        </w:rPr>
        <w:pPrChange w:id="539" w:author="Paul Janssen" w:date="2020-09-18T10:05:00Z">
          <w:pPr/>
        </w:pPrChange>
      </w:pPr>
      <w:ins w:id="540" w:author="Paul Janssen" w:date="2020-09-18T09:56:00Z">
        <w:r>
          <w:t xml:space="preserve">Een </w:t>
        </w:r>
        <w:proofErr w:type="spellStart"/>
        <w:r>
          <w:t>excel</w:t>
        </w:r>
        <w:proofErr w:type="spellEnd"/>
        <w:r>
          <w:t xml:space="preserve"> document met regels voor</w:t>
        </w:r>
      </w:ins>
      <w:ins w:id="541" w:author="Paul Janssen" w:date="2020-09-18T09:57:00Z">
        <w:r>
          <w:t xml:space="preserve"> de ordening van </w:t>
        </w:r>
      </w:ins>
      <w:ins w:id="542" w:author="Paul Janssen" w:date="2020-09-21T15:36:00Z">
        <w:r w:rsidR="00345A28">
          <w:t>object</w:t>
        </w:r>
      </w:ins>
      <w:ins w:id="543" w:author="Paul Janssen" w:date="2020-09-18T09:57:00Z">
        <w:r>
          <w:t>attributen die in een viewerapplicatie opgevraagd kunnen worden</w:t>
        </w:r>
      </w:ins>
      <w:ins w:id="544" w:author="Paul Janssen" w:date="2020-09-18T09:58:00Z">
        <w:r>
          <w:t xml:space="preserve">. </w:t>
        </w:r>
      </w:ins>
      <w:ins w:id="545" w:author="Paul Janssen" w:date="2020-09-18T09:59:00Z">
        <w:r>
          <w:t xml:space="preserve">Van de IMKL-objecten is vastgelegd welke geselecteerd kunnen worden </w:t>
        </w:r>
      </w:ins>
      <w:ins w:id="546" w:author="Paul Janssen" w:date="2020-09-18T10:00:00Z">
        <w:r>
          <w:t xml:space="preserve">voor het opvragen van de attributen. Voor de attributen </w:t>
        </w:r>
      </w:ins>
      <w:ins w:id="547" w:author="Paul Janssen" w:date="2020-09-18T10:01:00Z">
        <w:r>
          <w:t>is de volgorde waarin ze</w:t>
        </w:r>
      </w:ins>
      <w:ins w:id="548" w:author="Paul Janssen" w:date="2020-09-18T09:59:00Z">
        <w:r>
          <w:t xml:space="preserve"> </w:t>
        </w:r>
      </w:ins>
      <w:ins w:id="549" w:author="Paul Janssen" w:date="2020-09-18T10:02:00Z">
        <w:r>
          <w:t>worden afg</w:t>
        </w:r>
      </w:ins>
      <w:ins w:id="550" w:author="Paul Janssen" w:date="2020-09-18T10:03:00Z">
        <w:r>
          <w:t>ebeeld gespecificeerd.</w:t>
        </w:r>
      </w:ins>
    </w:p>
    <w:bookmarkEnd w:id="496"/>
    <w:p w14:paraId="298C25DE" w14:textId="40EE520C" w:rsidR="00BE2A95" w:rsidRPr="0065371C" w:rsidRDefault="00BE2A95" w:rsidP="0065371C"/>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551" w:name="_Toc51840312"/>
      <w:r>
        <w:t>Bibliografie</w:t>
      </w:r>
      <w:bookmarkEnd w:id="551"/>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0"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1"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2"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3"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4"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5"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6"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552" w:name="_Toc51840313"/>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552"/>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553" w:name="_Toc51840314"/>
      <w:r>
        <w:t xml:space="preserve">Bijlage </w:t>
      </w:r>
      <w:r w:rsidR="00802006">
        <w:t>2</w:t>
      </w:r>
      <w:r>
        <w:t xml:space="preserve">: </w:t>
      </w:r>
      <w:r w:rsidR="00E51DFC">
        <w:t>Toelichting op geometriemodel.</w:t>
      </w:r>
      <w:bookmarkEnd w:id="55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305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336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346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42880"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554" w:name="_Toc51840315"/>
      <w:r>
        <w:t>Bijlage 3: Toelichting op geometrie voor visualisatie.</w:t>
      </w:r>
      <w:bookmarkEnd w:id="554"/>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3FB14" w14:textId="77777777" w:rsidR="00311162" w:rsidRDefault="00311162">
      <w:r>
        <w:separator/>
      </w:r>
    </w:p>
    <w:p w14:paraId="2223EB42" w14:textId="77777777" w:rsidR="00311162" w:rsidRDefault="00311162"/>
  </w:endnote>
  <w:endnote w:type="continuationSeparator" w:id="0">
    <w:p w14:paraId="795AB02B" w14:textId="77777777" w:rsidR="00311162" w:rsidRDefault="00311162">
      <w:r>
        <w:continuationSeparator/>
      </w:r>
    </w:p>
    <w:p w14:paraId="2725565C" w14:textId="77777777" w:rsidR="00311162" w:rsidRDefault="003111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A310D6" w:rsidRPr="00C7450D" w14:paraId="43A5E0EB" w14:textId="77777777">
      <w:tc>
        <w:tcPr>
          <w:tcW w:w="648" w:type="dxa"/>
        </w:tcPr>
        <w:p w14:paraId="46C1C246" w14:textId="77777777" w:rsidR="00A310D6" w:rsidRPr="00E2691E" w:rsidRDefault="00A310D6"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A310D6" w:rsidRPr="00C7450D" w:rsidRDefault="00A310D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A310D6" w:rsidRPr="00C7450D" w:rsidRDefault="00A310D6" w:rsidP="00064FFB"/>
  <w:p w14:paraId="4FEAAA98" w14:textId="77777777" w:rsidR="00A310D6" w:rsidRPr="00C7450D" w:rsidRDefault="00A310D6" w:rsidP="00064FFB"/>
  <w:p w14:paraId="789F5D6F" w14:textId="77777777" w:rsidR="00A310D6" w:rsidRPr="00C7450D" w:rsidRDefault="00A310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A310D6" w:rsidRDefault="00A310D6"/>
  <w:p w14:paraId="18B2438F" w14:textId="77777777" w:rsidR="00A310D6" w:rsidRDefault="00A310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A310D6" w:rsidRPr="008A6C4C" w14:paraId="4743FB53" w14:textId="77777777">
      <w:trPr>
        <w:trHeight w:val="182"/>
      </w:trPr>
      <w:tc>
        <w:tcPr>
          <w:tcW w:w="540" w:type="dxa"/>
        </w:tcPr>
        <w:p w14:paraId="5EF1262C" w14:textId="77777777" w:rsidR="00A310D6" w:rsidRPr="007008A1" w:rsidRDefault="00A310D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A310D6" w:rsidRDefault="00A310D6"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A310D6" w:rsidRPr="000427A2" w:rsidRDefault="00A310D6" w:rsidP="00EF1617">
          <w:pPr>
            <w:rPr>
              <w:sz w:val="14"/>
              <w:szCs w:val="14"/>
              <w:lang w:val="en-US"/>
            </w:rPr>
          </w:pPr>
        </w:p>
      </w:tc>
    </w:tr>
  </w:tbl>
  <w:p w14:paraId="160D8B34" w14:textId="77777777" w:rsidR="00A310D6" w:rsidRPr="000427A2" w:rsidRDefault="00A310D6">
    <w:pPr>
      <w:rPr>
        <w:lang w:val="en-US"/>
      </w:rPr>
    </w:pPr>
  </w:p>
  <w:p w14:paraId="20A1FA85" w14:textId="77777777" w:rsidR="00A310D6" w:rsidRPr="000427A2" w:rsidRDefault="00A310D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FBC5D" w14:textId="77777777" w:rsidR="00311162" w:rsidRDefault="00311162">
      <w:r>
        <w:separator/>
      </w:r>
    </w:p>
    <w:p w14:paraId="3F29F6C1" w14:textId="77777777" w:rsidR="00311162" w:rsidRDefault="00311162"/>
  </w:footnote>
  <w:footnote w:type="continuationSeparator" w:id="0">
    <w:p w14:paraId="48E4538C" w14:textId="77777777" w:rsidR="00311162" w:rsidRDefault="00311162">
      <w:r>
        <w:continuationSeparator/>
      </w:r>
    </w:p>
    <w:p w14:paraId="7A660C7B" w14:textId="77777777" w:rsidR="00311162" w:rsidRDefault="003111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A310D6" w:rsidRDefault="00A310D6" w:rsidP="00064FFB">
    <w:pPr>
      <w:jc w:val="center"/>
    </w:pPr>
  </w:p>
  <w:p w14:paraId="5E96E328" w14:textId="77777777" w:rsidR="00A310D6" w:rsidRDefault="00A310D6">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A310D6" w:rsidRDefault="00A310D6"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A310D6" w:rsidRDefault="00A310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BC0226"/>
    <w:multiLevelType w:val="hybridMultilevel"/>
    <w:tmpl w:val="51DCBB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1" w15:restartNumberingAfterBreak="0">
    <w:nsid w:val="55C07454"/>
    <w:multiLevelType w:val="hybridMultilevel"/>
    <w:tmpl w:val="95067C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3"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9"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8"/>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40"/>
  </w:num>
  <w:num w:numId="16">
    <w:abstractNumId w:val="25"/>
  </w:num>
  <w:num w:numId="17">
    <w:abstractNumId w:val="26"/>
  </w:num>
  <w:num w:numId="18">
    <w:abstractNumId w:val="15"/>
  </w:num>
  <w:num w:numId="19">
    <w:abstractNumId w:val="14"/>
  </w:num>
  <w:num w:numId="20">
    <w:abstractNumId w:val="32"/>
  </w:num>
  <w:num w:numId="21">
    <w:abstractNumId w:val="38"/>
  </w:num>
  <w:num w:numId="22">
    <w:abstractNumId w:val="42"/>
  </w:num>
  <w:num w:numId="23">
    <w:abstractNumId w:val="17"/>
  </w:num>
  <w:num w:numId="24">
    <w:abstractNumId w:val="44"/>
  </w:num>
  <w:num w:numId="25">
    <w:abstractNumId w:val="20"/>
  </w:num>
  <w:num w:numId="26">
    <w:abstractNumId w:val="52"/>
  </w:num>
  <w:num w:numId="27">
    <w:abstractNumId w:val="19"/>
  </w:num>
  <w:num w:numId="28">
    <w:abstractNumId w:val="46"/>
  </w:num>
  <w:num w:numId="29">
    <w:abstractNumId w:val="22"/>
  </w:num>
  <w:num w:numId="30">
    <w:abstractNumId w:val="51"/>
  </w:num>
  <w:num w:numId="31">
    <w:abstractNumId w:val="18"/>
  </w:num>
  <w:num w:numId="32">
    <w:abstractNumId w:val="16"/>
  </w:num>
  <w:num w:numId="33">
    <w:abstractNumId w:val="53"/>
  </w:num>
  <w:num w:numId="34">
    <w:abstractNumId w:val="29"/>
  </w:num>
  <w:num w:numId="35">
    <w:abstractNumId w:val="34"/>
  </w:num>
  <w:num w:numId="36">
    <w:abstractNumId w:val="21"/>
  </w:num>
  <w:num w:numId="37">
    <w:abstractNumId w:val="35"/>
  </w:num>
  <w:num w:numId="38">
    <w:abstractNumId w:val="28"/>
  </w:num>
  <w:num w:numId="39">
    <w:abstractNumId w:val="24"/>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45"/>
  </w:num>
  <w:num w:numId="47">
    <w:abstractNumId w:val="37"/>
  </w:num>
  <w:num w:numId="48">
    <w:abstractNumId w:val="11"/>
  </w:num>
  <w:num w:numId="49">
    <w:abstractNumId w:val="50"/>
  </w:num>
  <w:num w:numId="50">
    <w:abstractNumId w:val="23"/>
  </w:num>
  <w:num w:numId="51">
    <w:abstractNumId w:val="54"/>
  </w:num>
  <w:num w:numId="52">
    <w:abstractNumId w:val="36"/>
  </w:num>
  <w:num w:numId="53">
    <w:abstractNumId w:val="43"/>
  </w:num>
  <w:num w:numId="54">
    <w:abstractNumId w:val="39"/>
  </w:num>
  <w:num w:numId="55">
    <w:abstractNumId w:val="33"/>
  </w:num>
  <w:num w:numId="56">
    <w:abstractNumId w:val="4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162"/>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45A28"/>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473"/>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168A"/>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8BD"/>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203B"/>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29E4"/>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1518"/>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10D6"/>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2A95"/>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692"/>
    <w:rsid w:val="00CE7A0C"/>
    <w:rsid w:val="00CF13A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078B"/>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BC7"/>
    <w:rsid w:val="00E51DFC"/>
    <w:rsid w:val="00E525A2"/>
    <w:rsid w:val="00E52FF9"/>
    <w:rsid w:val="00E53A19"/>
    <w:rsid w:val="00E540B7"/>
    <w:rsid w:val="00E548CF"/>
    <w:rsid w:val="00E56DD7"/>
    <w:rsid w:val="00E600E4"/>
    <w:rsid w:val="00E62C85"/>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135A"/>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eonovum/imkl2015-review/tree/master/IMKL2.x" TargetMode="External"/><Relationship Id="rId18" Type="http://schemas.openxmlformats.org/officeDocument/2006/relationships/footer" Target="footer2.xml"/><Relationship Id="rId26" Type="http://schemas.openxmlformats.org/officeDocument/2006/relationships/image" Target="media/image6.wmf"/><Relationship Id="rId39" Type="http://schemas.openxmlformats.org/officeDocument/2006/relationships/image" Target="media/image19.wmf"/><Relationship Id="rId21" Type="http://schemas.openxmlformats.org/officeDocument/2006/relationships/image" Target="media/image4.png"/><Relationship Id="rId34" Type="http://schemas.openxmlformats.org/officeDocument/2006/relationships/image" Target="media/image14.wmf"/><Relationship Id="rId42" Type="http://schemas.openxmlformats.org/officeDocument/2006/relationships/image" Target="media/image22.png"/><Relationship Id="rId47" Type="http://schemas.openxmlformats.org/officeDocument/2006/relationships/image" Target="media/image27.wmf"/><Relationship Id="rId50" Type="http://schemas.openxmlformats.org/officeDocument/2006/relationships/image" Target="media/image30.wmf"/><Relationship Id="rId55" Type="http://schemas.openxmlformats.org/officeDocument/2006/relationships/image" Target="cid:part1.02020806.07060509@tudelft.nl" TargetMode="External"/><Relationship Id="rId63" Type="http://schemas.openxmlformats.org/officeDocument/2006/relationships/hyperlink" Target="http://www.riool.net/-/informatiemodel-stedelijk-water-ter-visie" TargetMode="External"/><Relationship Id="rId68" Type="http://schemas.openxmlformats.org/officeDocument/2006/relationships/image" Target="media/image38.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inspire.jrc.ec.europa.eu/documents/Data_Specifications/INSPIRE_DataSpecification_US_v3.0.pdf" TargetMode="External"/><Relationship Id="rId32" Type="http://schemas.openxmlformats.org/officeDocument/2006/relationships/image" Target="media/image12.wmf"/><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hyperlink" Target="https://www.riool.net/applicaties/gegevenswoordenboek-stedelijk-water" TargetMode="External"/><Relationship Id="rId66" Type="http://schemas.openxmlformats.org/officeDocument/2006/relationships/hyperlink" Target="http://www.geonovum.nl/sites/default/files/Geometrieinmodelengml_1.0.pdf"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geonovum.nl/documenten/raamwerk-van-geo-standaarden" TargetMode="External"/><Relationship Id="rId28" Type="http://schemas.openxmlformats.org/officeDocument/2006/relationships/image" Target="media/image8.wmf"/><Relationship Id="rId36" Type="http://schemas.openxmlformats.org/officeDocument/2006/relationships/image" Target="media/image16.wmf"/><Relationship Id="rId49" Type="http://schemas.openxmlformats.org/officeDocument/2006/relationships/image" Target="media/image29.wmf"/><Relationship Id="rId57" Type="http://schemas.openxmlformats.org/officeDocument/2006/relationships/image" Target="media/image36.wmf"/><Relationship Id="rId61" Type="http://schemas.openxmlformats.org/officeDocument/2006/relationships/hyperlink" Target="https://inspire.ec.europa.eu/documents/inspire-generic-conceptual-model" TargetMode="External"/><Relationship Id="rId10" Type="http://schemas.openxmlformats.org/officeDocument/2006/relationships/hyperlink" Target="http://www.geonovum.nl/" TargetMode="External"/><Relationship Id="rId19"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4.wmf"/><Relationship Id="rId52" Type="http://schemas.openxmlformats.org/officeDocument/2006/relationships/image" Target="media/image32.wmf"/><Relationship Id="rId60" Type="http://schemas.openxmlformats.org/officeDocument/2006/relationships/hyperlink" Target="https://inspire.ec.europa.eu/id/document/tg/us" TargetMode="External"/><Relationship Id="rId65" Type="http://schemas.openxmlformats.org/officeDocument/2006/relationships/hyperlink" Target="https://tax.kadaster.nl/" TargetMode="External"/><Relationship Id="rId4" Type="http://schemas.openxmlformats.org/officeDocument/2006/relationships/settings" Target="settings.xml"/><Relationship Id="rId9" Type="http://schemas.openxmlformats.org/officeDocument/2006/relationships/hyperlink" Target="https://www.kadaster.nl/" TargetMode="External"/><Relationship Id="rId14" Type="http://schemas.openxmlformats.org/officeDocument/2006/relationships/hyperlink" Target="https://github.com/Geonovum/imkl2015-review/issues" TargetMode="Externa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image" Target="media/image28.wmf"/><Relationship Id="rId56" Type="http://schemas.openxmlformats.org/officeDocument/2006/relationships/image" Target="media/image35.wmf"/><Relationship Id="rId64" Type="http://schemas.openxmlformats.org/officeDocument/2006/relationships/hyperlink" Target="https://data.gwsw.nl/" TargetMode="External"/><Relationship Id="rId69" Type="http://schemas.openxmlformats.org/officeDocument/2006/relationships/image" Target="media/image39.png"/><Relationship Id="rId8" Type="http://schemas.openxmlformats.org/officeDocument/2006/relationships/hyperlink" Target="http://www.geonovum.nl/" TargetMode="External"/><Relationship Id="rId51" Type="http://schemas.openxmlformats.org/officeDocument/2006/relationships/image" Target="media/image31.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footer" Target="footer1.xml"/><Relationship Id="rId25" Type="http://schemas.openxmlformats.org/officeDocument/2006/relationships/hyperlink" Target="https://data.gwsw.nl/" TargetMode="External"/><Relationship Id="rId33" Type="http://schemas.openxmlformats.org/officeDocument/2006/relationships/image" Target="media/image13.png"/><Relationship Id="rId38" Type="http://schemas.openxmlformats.org/officeDocument/2006/relationships/image" Target="media/image18.wmf"/><Relationship Id="rId46" Type="http://schemas.openxmlformats.org/officeDocument/2006/relationships/image" Target="media/image26.wmf"/><Relationship Id="rId59" Type="http://schemas.openxmlformats.org/officeDocument/2006/relationships/hyperlink" Target="http://www.geonovum.nl/sites/default/files/Geometrieinmodelengml_1.0.pdf" TargetMode="External"/><Relationship Id="rId67" Type="http://schemas.openxmlformats.org/officeDocument/2006/relationships/image" Target="media/image37.png"/><Relationship Id="rId20" Type="http://schemas.openxmlformats.org/officeDocument/2006/relationships/footer" Target="footer3.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hyperlink" Target="https://inspire.ec.europa.eu/documents/inspire-data-specifications-%E2%80%93-base-models-%E2%80%93-generic-network-mode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77</Pages>
  <Words>16918</Words>
  <Characters>93052</Characters>
  <Application>Microsoft Office Word</Application>
  <DocSecurity>0</DocSecurity>
  <Lines>775</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109751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26</cp:revision>
  <cp:lastPrinted>2017-04-03T11:24:00Z</cp:lastPrinted>
  <dcterms:created xsi:type="dcterms:W3CDTF">2020-07-06T09:06:00Z</dcterms:created>
  <dcterms:modified xsi:type="dcterms:W3CDTF">2020-09-24T09:45:00Z</dcterms:modified>
</cp:coreProperties>
</file>