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CD7EB" w14:textId="77777777" w:rsidR="00672722" w:rsidRPr="007C7339" w:rsidRDefault="00793B0B" w:rsidP="007C7339">
      <w:pPr>
        <w:spacing w:line="240" w:lineRule="atLeast"/>
      </w:pPr>
      <w:r>
        <w:rPr>
          <w:noProof/>
        </w:rPr>
        <w:pict w14:anchorId="22CBB7CB">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2848" stroked="f">
            <v:textbox style="mso-next-textbox:#_x0000_s1026">
              <w:txbxContent>
                <w:p w14:paraId="0E7B991D" w14:textId="77777777" w:rsidR="00793B0B" w:rsidRDefault="00793B0B" w:rsidP="007911E4">
                  <w:pPr>
                    <w:spacing w:line="360" w:lineRule="auto"/>
                    <w:ind w:left="14" w:hanging="14"/>
                    <w:rPr>
                      <w:sz w:val="28"/>
                      <w:szCs w:val="28"/>
                    </w:rPr>
                  </w:pPr>
                  <w:r>
                    <w:rPr>
                      <w:sz w:val="28"/>
                      <w:szCs w:val="28"/>
                    </w:rPr>
                    <w:t>Rapport</w:t>
                  </w:r>
                </w:p>
                <w:p w14:paraId="36AD9B78" w14:textId="4566E9D3" w:rsidR="00793B0B" w:rsidRDefault="00793B0B" w:rsidP="007911E4">
                  <w:pPr>
                    <w:spacing w:line="360" w:lineRule="auto"/>
                    <w:ind w:left="14" w:hanging="14"/>
                    <w:rPr>
                      <w:sz w:val="28"/>
                      <w:szCs w:val="28"/>
                    </w:rPr>
                  </w:pPr>
                  <w:r>
                    <w:rPr>
                      <w:sz w:val="28"/>
                      <w:szCs w:val="28"/>
                    </w:rPr>
                    <w:t>IMKL - Dataspecificatie Utiliteitsnetten</w:t>
                  </w:r>
                </w:p>
              </w:txbxContent>
            </v:textbox>
            <w10:wrap type="square"/>
          </v:shape>
        </w:pict>
      </w:r>
    </w:p>
    <w:p w14:paraId="15642DB6" w14:textId="77777777" w:rsidR="00672722" w:rsidRPr="007C7339" w:rsidRDefault="00672722" w:rsidP="007C7339">
      <w:pPr>
        <w:spacing w:line="240" w:lineRule="atLeast"/>
      </w:pPr>
    </w:p>
    <w:p w14:paraId="3F3A62B4" w14:textId="77777777" w:rsidR="00672722" w:rsidRPr="007C7339" w:rsidRDefault="00672722" w:rsidP="007C7339">
      <w:pPr>
        <w:spacing w:line="240" w:lineRule="atLeast"/>
      </w:pPr>
    </w:p>
    <w:p w14:paraId="3DE96716" w14:textId="77777777" w:rsidR="00672722" w:rsidRPr="007C7339" w:rsidRDefault="00793B0B" w:rsidP="007C7339">
      <w:pPr>
        <w:spacing w:line="240" w:lineRule="atLeast"/>
        <w:jc w:val="left"/>
        <w:rPr>
          <w:sz w:val="28"/>
          <w:szCs w:val="28"/>
        </w:rPr>
      </w:pPr>
      <w:r>
        <w:rPr>
          <w:noProof/>
          <w:sz w:val="28"/>
          <w:szCs w:val="28"/>
        </w:rPr>
        <w:pict w14:anchorId="7C56A4EF">
          <v:rect id="_x0000_s1034" style="position:absolute;margin-left:-420.2pt;margin-top:13.9pt;width:435.85pt;height:251.3pt;z-index:251666944" fillcolor="#eeece1 [3214]" stroked="f">
            <v:fill opacity="41943f"/>
          </v:rect>
        </w:pict>
      </w:r>
    </w:p>
    <w:p w14:paraId="3E248CB6" w14:textId="77777777"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9296" behindDoc="0" locked="0" layoutInCell="1" allowOverlap="1" wp14:anchorId="23025BE3" wp14:editId="2C8BDF12">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14:paraId="1B36F42B" w14:textId="77777777" w:rsidR="00672722" w:rsidRPr="007C7339" w:rsidRDefault="00793B0B" w:rsidP="007C7339">
      <w:pPr>
        <w:spacing w:line="240" w:lineRule="atLeast"/>
        <w:jc w:val="left"/>
        <w:rPr>
          <w:sz w:val="28"/>
          <w:szCs w:val="28"/>
        </w:rPr>
      </w:pPr>
      <w:r>
        <w:rPr>
          <w:noProof/>
        </w:rPr>
        <w:pict w14:anchorId="0CF97395">
          <v:shape id="_x0000_s1027" type="#_x0000_t202" style="position:absolute;margin-left:275.15pt;margin-top:6.25pt;width:167.25pt;height:67.5pt;z-index:251663872" stroked="f">
            <v:textbox style="mso-next-textbox:#_x0000_s1027">
              <w:txbxContent>
                <w:p w14:paraId="43E99352" w14:textId="77777777" w:rsidR="00793B0B" w:rsidRDefault="00793B0B">
                  <w:pPr>
                    <w:jc w:val="right"/>
                    <w:rPr>
                      <w:sz w:val="24"/>
                      <w:szCs w:val="24"/>
                    </w:rPr>
                  </w:pPr>
                  <w:bookmarkStart w:id="0" w:name="Opdrachtgever"/>
                  <w:r w:rsidRPr="00FD130F">
                    <w:rPr>
                      <w:sz w:val="24"/>
                      <w:szCs w:val="24"/>
                    </w:rPr>
                    <w:t>Geonovum</w:t>
                  </w:r>
                  <w:bookmarkEnd w:id="0"/>
                </w:p>
                <w:p w14:paraId="72C589A7" w14:textId="77777777" w:rsidR="00793B0B" w:rsidRDefault="00793B0B">
                  <w:pPr>
                    <w:jc w:val="right"/>
                    <w:rPr>
                      <w:sz w:val="24"/>
                      <w:szCs w:val="24"/>
                    </w:rPr>
                  </w:pPr>
                </w:p>
                <w:p w14:paraId="1F3EB5D8" w14:textId="77777777" w:rsidR="00793B0B" w:rsidRDefault="00793B0B">
                  <w:pPr>
                    <w:jc w:val="right"/>
                    <w:rPr>
                      <w:sz w:val="24"/>
                      <w:szCs w:val="24"/>
                    </w:rPr>
                  </w:pPr>
                </w:p>
              </w:txbxContent>
            </v:textbox>
            <w10:wrap type="square"/>
          </v:shape>
        </w:pict>
      </w:r>
      <w:r>
        <w:rPr>
          <w:noProof/>
        </w:rPr>
        <w:pict w14:anchorId="58D3DDE4">
          <v:shape id="_x0000_s1030" type="#_x0000_t202" style="position:absolute;margin-left:-6.2pt;margin-top:6.25pt;width:171pt;height:36pt;z-index:251664896" stroked="f">
            <v:textbox style="mso-next-textbox:#_x0000_s1030">
              <w:txbxContent>
                <w:p w14:paraId="0C2C85FC" w14:textId="77777777" w:rsidR="00793B0B" w:rsidRDefault="00793B0B" w:rsidP="00672722">
                  <w:pPr>
                    <w:jc w:val="left"/>
                    <w:rPr>
                      <w:b/>
                    </w:rPr>
                  </w:pPr>
                  <w:r w:rsidRPr="00672722">
                    <w:rPr>
                      <w:b/>
                    </w:rPr>
                    <w:t>datum</w:t>
                  </w:r>
                </w:p>
                <w:p w14:paraId="231CBD3C" w14:textId="776446A4" w:rsidR="00793B0B" w:rsidRPr="004419AB" w:rsidRDefault="00793B0B" w:rsidP="00672722">
                  <w:pPr>
                    <w:jc w:val="left"/>
                  </w:pPr>
                  <w:r>
                    <w:t>x mei 2020</w:t>
                  </w:r>
                </w:p>
              </w:txbxContent>
            </v:textbox>
            <w10:wrap type="square"/>
          </v:shape>
        </w:pict>
      </w:r>
    </w:p>
    <w:p w14:paraId="2641C521" w14:textId="77777777" w:rsidR="00672722" w:rsidRPr="007C7339" w:rsidRDefault="00672722" w:rsidP="007C7339">
      <w:pPr>
        <w:spacing w:line="240" w:lineRule="atLeast"/>
        <w:jc w:val="left"/>
        <w:rPr>
          <w:sz w:val="28"/>
          <w:szCs w:val="28"/>
        </w:rPr>
      </w:pPr>
    </w:p>
    <w:p w14:paraId="44343C9C" w14:textId="77777777" w:rsidR="00672722" w:rsidRPr="007C7339" w:rsidRDefault="00793B0B" w:rsidP="007C7339">
      <w:pPr>
        <w:spacing w:line="240" w:lineRule="atLeast"/>
        <w:jc w:val="left"/>
        <w:rPr>
          <w:sz w:val="28"/>
          <w:szCs w:val="28"/>
        </w:rPr>
      </w:pPr>
      <w:r>
        <w:rPr>
          <w:noProof/>
        </w:rPr>
        <w:pict w14:anchorId="52F44799">
          <v:shape id="_x0000_s1031" type="#_x0000_t202" style="position:absolute;margin-left:-180.1pt;margin-top:11.95pt;width:171pt;height:36pt;z-index:251665920" stroked="f">
            <v:textbox style="mso-next-textbox:#_x0000_s1031">
              <w:txbxContent>
                <w:p w14:paraId="79F87753" w14:textId="77777777" w:rsidR="00793B0B" w:rsidRPr="00672722" w:rsidRDefault="00793B0B" w:rsidP="00796267">
                  <w:pPr>
                    <w:rPr>
                      <w:b/>
                    </w:rPr>
                  </w:pPr>
                  <w:r w:rsidRPr="00672722">
                    <w:rPr>
                      <w:b/>
                    </w:rPr>
                    <w:t>versie</w:t>
                  </w:r>
                </w:p>
                <w:p w14:paraId="4C06B685" w14:textId="29B347D7" w:rsidR="00793B0B" w:rsidRPr="00DC7808" w:rsidRDefault="00793B0B" w:rsidP="00796267">
                  <w:r>
                    <w:t>2.0io</w:t>
                  </w:r>
                </w:p>
              </w:txbxContent>
            </v:textbox>
            <w10:wrap type="square"/>
          </v:shape>
        </w:pict>
      </w:r>
    </w:p>
    <w:p w14:paraId="2305FA4D" w14:textId="77777777" w:rsidR="00672722" w:rsidRDefault="00672722" w:rsidP="007C7339">
      <w:pPr>
        <w:spacing w:line="240" w:lineRule="atLeast"/>
        <w:jc w:val="left"/>
        <w:rPr>
          <w:sz w:val="28"/>
          <w:szCs w:val="28"/>
        </w:rPr>
      </w:pPr>
    </w:p>
    <w:p w14:paraId="37601658" w14:textId="77777777" w:rsidR="0071388C" w:rsidRPr="007C7339" w:rsidRDefault="0071388C" w:rsidP="007C7339">
      <w:pPr>
        <w:spacing w:line="240" w:lineRule="atLeast"/>
        <w:jc w:val="left"/>
        <w:rPr>
          <w:sz w:val="28"/>
          <w:szCs w:val="28"/>
        </w:rPr>
      </w:pPr>
    </w:p>
    <w:p w14:paraId="7C45F48C" w14:textId="77777777"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14:paraId="22C3A31C" w14:textId="77777777" w:rsidR="000427A2" w:rsidRDefault="000427A2">
      <w:pPr>
        <w:spacing w:line="240" w:lineRule="auto"/>
        <w:jc w:val="left"/>
        <w:rPr>
          <w:sz w:val="28"/>
          <w:szCs w:val="28"/>
        </w:rPr>
      </w:pPr>
      <w:r>
        <w:rPr>
          <w:sz w:val="28"/>
          <w:szCs w:val="28"/>
        </w:rPr>
        <w:lastRenderedPageBreak/>
        <w:t>Document kenmerken</w:t>
      </w:r>
    </w:p>
    <w:p w14:paraId="46553393" w14:textId="77777777" w:rsidR="000427A2" w:rsidRDefault="000427A2" w:rsidP="000427A2"/>
    <w:p w14:paraId="4DA87667" w14:textId="77777777" w:rsidR="00CD2268" w:rsidRDefault="00CD2268" w:rsidP="000427A2">
      <w:r>
        <w:t>In onderstaande tabel zijn de ke</w:t>
      </w:r>
      <w:r w:rsidR="003657E7">
        <w:t>nmerken van deze datas</w:t>
      </w:r>
      <w:r>
        <w:t>pecificatie opgenomen.</w:t>
      </w:r>
    </w:p>
    <w:p w14:paraId="52D32BC0" w14:textId="77777777"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14:paraId="24415C0F" w14:textId="77777777" w:rsidTr="00D372E2">
        <w:tc>
          <w:tcPr>
            <w:tcW w:w="2235" w:type="dxa"/>
          </w:tcPr>
          <w:p w14:paraId="0A4258E4" w14:textId="77777777" w:rsidR="000427A2" w:rsidRPr="000427A2" w:rsidRDefault="000427A2" w:rsidP="00E67465">
            <w:pPr>
              <w:jc w:val="left"/>
              <w:rPr>
                <w:b/>
              </w:rPr>
            </w:pPr>
            <w:r w:rsidRPr="000427A2">
              <w:rPr>
                <w:b/>
              </w:rPr>
              <w:t>Titel</w:t>
            </w:r>
          </w:p>
        </w:tc>
        <w:tc>
          <w:tcPr>
            <w:tcW w:w="6567" w:type="dxa"/>
          </w:tcPr>
          <w:p w14:paraId="2E58EB23" w14:textId="6570C78C" w:rsidR="000427A2" w:rsidRDefault="00793B0B" w:rsidP="00706826">
            <w:pPr>
              <w:spacing w:line="360" w:lineRule="auto"/>
              <w:ind w:left="14" w:hanging="14"/>
            </w:pPr>
            <w:r>
              <w:t>IMKL</w:t>
            </w:r>
            <w:r w:rsidR="00706826" w:rsidRPr="00706826">
              <w:t xml:space="preserve"> - Dataspecificatie Utiliteitsnetten</w:t>
            </w:r>
          </w:p>
        </w:tc>
      </w:tr>
      <w:tr w:rsidR="007B04A2" w14:paraId="3128B2DD" w14:textId="77777777" w:rsidTr="00D372E2">
        <w:trPr>
          <w:ins w:id="1" w:author="Paul Janssen" w:date="2020-05-22T14:36:00Z"/>
        </w:trPr>
        <w:tc>
          <w:tcPr>
            <w:tcW w:w="2235" w:type="dxa"/>
          </w:tcPr>
          <w:p w14:paraId="3C9A4E34" w14:textId="66F55173" w:rsidR="007B04A2" w:rsidRPr="000427A2" w:rsidRDefault="007B04A2" w:rsidP="00E67465">
            <w:pPr>
              <w:jc w:val="left"/>
              <w:rPr>
                <w:ins w:id="2" w:author="Paul Janssen" w:date="2020-05-22T14:36:00Z"/>
                <w:b/>
              </w:rPr>
            </w:pPr>
            <w:ins w:id="3" w:author="Paul Janssen" w:date="2020-05-22T14:36:00Z">
              <w:r>
                <w:rPr>
                  <w:b/>
                </w:rPr>
                <w:t>Auteur</w:t>
              </w:r>
            </w:ins>
            <w:ins w:id="4" w:author="Paul Janssen" w:date="2020-05-22T14:37:00Z">
              <w:r>
                <w:rPr>
                  <w:b/>
                </w:rPr>
                <w:t xml:space="preserve"> versie 2.0</w:t>
              </w:r>
            </w:ins>
          </w:p>
        </w:tc>
        <w:tc>
          <w:tcPr>
            <w:tcW w:w="6567" w:type="dxa"/>
          </w:tcPr>
          <w:p w14:paraId="06B6E2D5" w14:textId="23F5BF15" w:rsidR="007B04A2" w:rsidRPr="00706826" w:rsidRDefault="007B04A2" w:rsidP="00706826">
            <w:pPr>
              <w:spacing w:line="360" w:lineRule="auto"/>
              <w:ind w:left="14" w:hanging="14"/>
              <w:rPr>
                <w:ins w:id="5" w:author="Paul Janssen" w:date="2020-05-22T14:36:00Z"/>
              </w:rPr>
            </w:pPr>
            <w:ins w:id="6" w:author="Paul Janssen" w:date="2020-05-22T14:37:00Z">
              <w:r>
                <w:t>Herman van den Berg, Paul Janssen</w:t>
              </w:r>
            </w:ins>
          </w:p>
        </w:tc>
      </w:tr>
      <w:tr w:rsidR="000427A2" w14:paraId="287E871C" w14:textId="77777777" w:rsidTr="00D372E2">
        <w:tc>
          <w:tcPr>
            <w:tcW w:w="2235" w:type="dxa"/>
          </w:tcPr>
          <w:p w14:paraId="7A7563B8" w14:textId="12F23720" w:rsidR="000427A2" w:rsidRPr="000427A2" w:rsidRDefault="000427A2" w:rsidP="00E67465">
            <w:pPr>
              <w:jc w:val="left"/>
              <w:rPr>
                <w:b/>
              </w:rPr>
            </w:pPr>
            <w:r w:rsidRPr="000427A2">
              <w:rPr>
                <w:b/>
              </w:rPr>
              <w:t>Auteur</w:t>
            </w:r>
            <w:r w:rsidRPr="000427A2">
              <w:rPr>
                <w:b/>
              </w:rPr>
              <w:tab/>
            </w:r>
            <w:ins w:id="7" w:author="Paul Janssen" w:date="2020-05-22T14:35:00Z">
              <w:r w:rsidR="007B04A2">
                <w:rPr>
                  <w:b/>
                </w:rPr>
                <w:t>versie 1.2.1</w:t>
              </w:r>
            </w:ins>
          </w:p>
        </w:tc>
        <w:tc>
          <w:tcPr>
            <w:tcW w:w="6567" w:type="dxa"/>
          </w:tcPr>
          <w:p w14:paraId="047F737F" w14:textId="77777777"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14:paraId="3FFA3CD5" w14:textId="77777777" w:rsidTr="00D372E2">
        <w:tc>
          <w:tcPr>
            <w:tcW w:w="2235" w:type="dxa"/>
          </w:tcPr>
          <w:p w14:paraId="19120AF3" w14:textId="77777777" w:rsidR="000427A2" w:rsidRPr="000427A2" w:rsidRDefault="000427A2" w:rsidP="00E67465">
            <w:pPr>
              <w:jc w:val="left"/>
              <w:rPr>
                <w:b/>
              </w:rPr>
            </w:pPr>
            <w:r w:rsidRPr="000427A2">
              <w:rPr>
                <w:b/>
              </w:rPr>
              <w:t>Datum</w:t>
            </w:r>
          </w:p>
        </w:tc>
        <w:tc>
          <w:tcPr>
            <w:tcW w:w="6567" w:type="dxa"/>
          </w:tcPr>
          <w:p w14:paraId="643AD495" w14:textId="5CB50D8D"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del w:id="8" w:author="Paul Janssen" w:date="2020-05-22T14:37:00Z">
              <w:r w:rsidR="000C1E46" w:rsidDel="007B04A2">
                <w:rPr>
                  <w:color w:val="0000FF"/>
                </w:rPr>
                <w:delText>2017</w:delText>
              </w:r>
            </w:del>
            <w:ins w:id="9" w:author="Paul Janssen" w:date="2020-05-22T14:37:00Z">
              <w:r w:rsidR="007B04A2">
                <w:rPr>
                  <w:color w:val="0000FF"/>
                </w:rPr>
                <w:t>2020</w:t>
              </w:r>
            </w:ins>
            <w:r w:rsidR="001239D0">
              <w:rPr>
                <w:color w:val="0000FF"/>
              </w:rPr>
              <w:t>-</w:t>
            </w:r>
            <w:r w:rsidR="002F31D1">
              <w:rPr>
                <w:color w:val="0000FF"/>
              </w:rPr>
              <w:t>0</w:t>
            </w:r>
            <w:ins w:id="10" w:author="Paul Janssen" w:date="2020-05-22T14:37:00Z">
              <w:r w:rsidR="007B04A2">
                <w:rPr>
                  <w:color w:val="0000FF"/>
                </w:rPr>
                <w:t>xx</w:t>
              </w:r>
            </w:ins>
            <w:del w:id="11" w:author="Paul Janssen" w:date="2020-05-22T14:37:00Z">
              <w:r w:rsidR="001F148B" w:rsidDel="007B04A2">
                <w:rPr>
                  <w:color w:val="0000FF"/>
                </w:rPr>
                <w:delText>7</w:delText>
              </w:r>
            </w:del>
            <w:r w:rsidRPr="005F591B">
              <w:rPr>
                <w:color w:val="0000FF"/>
              </w:rPr>
              <w:t>-</w:t>
            </w:r>
            <w:del w:id="12" w:author="Paul Janssen" w:date="2020-05-22T14:38:00Z">
              <w:r w:rsidR="001F148B" w:rsidDel="007B04A2">
                <w:rPr>
                  <w:color w:val="0000FF"/>
                </w:rPr>
                <w:delText>06</w:delText>
              </w:r>
            </w:del>
            <w:ins w:id="13" w:author="Paul Janssen" w:date="2020-05-22T14:38:00Z">
              <w:r w:rsidR="007B04A2">
                <w:rPr>
                  <w:color w:val="0000FF"/>
                </w:rPr>
                <w:t>xx</w:t>
              </w:r>
            </w:ins>
            <w:r w:rsidRPr="005F591B">
              <w:rPr>
                <w:color w:val="0000FF"/>
              </w:rPr>
              <w:t>&gt;</w:t>
            </w:r>
          </w:p>
        </w:tc>
      </w:tr>
      <w:tr w:rsidR="000427A2" w14:paraId="3ABB62FF" w14:textId="77777777" w:rsidTr="00D372E2">
        <w:tc>
          <w:tcPr>
            <w:tcW w:w="2235" w:type="dxa"/>
          </w:tcPr>
          <w:p w14:paraId="7DFC9603" w14:textId="77777777" w:rsidR="000427A2" w:rsidRPr="000427A2" w:rsidRDefault="000427A2" w:rsidP="00E67465">
            <w:pPr>
              <w:jc w:val="left"/>
              <w:rPr>
                <w:b/>
              </w:rPr>
            </w:pPr>
            <w:r w:rsidRPr="000427A2">
              <w:rPr>
                <w:b/>
              </w:rPr>
              <w:t>Onderwerp</w:t>
            </w:r>
          </w:p>
        </w:tc>
        <w:tc>
          <w:tcPr>
            <w:tcW w:w="6567" w:type="dxa"/>
          </w:tcPr>
          <w:p w14:paraId="5E13DABD" w14:textId="77777777" w:rsidR="000427A2" w:rsidRDefault="000427A2" w:rsidP="001239D0">
            <w:pPr>
              <w:jc w:val="left"/>
            </w:pPr>
            <w:r>
              <w:t xml:space="preserve">Data specificatie voor </w:t>
            </w:r>
            <w:r w:rsidR="001239D0">
              <w:rPr>
                <w:color w:val="0000FF"/>
              </w:rPr>
              <w:t>Utiliteitsnetten</w:t>
            </w:r>
          </w:p>
        </w:tc>
      </w:tr>
      <w:tr w:rsidR="000427A2" w14:paraId="070CE045" w14:textId="77777777" w:rsidTr="00D372E2">
        <w:tc>
          <w:tcPr>
            <w:tcW w:w="2235" w:type="dxa"/>
          </w:tcPr>
          <w:p w14:paraId="41D19E6A" w14:textId="77777777" w:rsidR="000427A2" w:rsidRPr="000427A2" w:rsidRDefault="000427A2" w:rsidP="00E67465">
            <w:pPr>
              <w:jc w:val="left"/>
              <w:rPr>
                <w:b/>
              </w:rPr>
            </w:pPr>
            <w:r w:rsidRPr="000427A2">
              <w:rPr>
                <w:b/>
              </w:rPr>
              <w:t>Uitgever</w:t>
            </w:r>
          </w:p>
        </w:tc>
        <w:tc>
          <w:tcPr>
            <w:tcW w:w="6567" w:type="dxa"/>
          </w:tcPr>
          <w:p w14:paraId="21B710D1" w14:textId="77777777" w:rsidR="000427A2" w:rsidRDefault="000427A2" w:rsidP="00387DE5">
            <w:pPr>
              <w:jc w:val="left"/>
            </w:pPr>
            <w:r w:rsidRPr="000427A2">
              <w:rPr>
                <w:color w:val="0000FF"/>
              </w:rPr>
              <w:t>&lt;naam&gt;</w:t>
            </w:r>
          </w:p>
        </w:tc>
      </w:tr>
      <w:tr w:rsidR="000427A2" w14:paraId="16444C04" w14:textId="77777777" w:rsidTr="00D372E2">
        <w:tc>
          <w:tcPr>
            <w:tcW w:w="2235" w:type="dxa"/>
          </w:tcPr>
          <w:p w14:paraId="14046F57" w14:textId="77777777" w:rsidR="000427A2" w:rsidRPr="000427A2" w:rsidRDefault="000427A2" w:rsidP="00E67465">
            <w:pPr>
              <w:jc w:val="left"/>
              <w:rPr>
                <w:b/>
              </w:rPr>
            </w:pPr>
            <w:r w:rsidRPr="000427A2">
              <w:rPr>
                <w:b/>
              </w:rPr>
              <w:t>Type</w:t>
            </w:r>
          </w:p>
        </w:tc>
        <w:tc>
          <w:tcPr>
            <w:tcW w:w="6567" w:type="dxa"/>
          </w:tcPr>
          <w:p w14:paraId="09301FE5" w14:textId="77777777" w:rsidR="000427A2" w:rsidRDefault="000427A2" w:rsidP="00E67465">
            <w:pPr>
              <w:jc w:val="left"/>
            </w:pPr>
            <w:r>
              <w:t>Tekst</w:t>
            </w:r>
          </w:p>
        </w:tc>
      </w:tr>
      <w:tr w:rsidR="000427A2" w14:paraId="72BB65B3" w14:textId="77777777" w:rsidTr="00D372E2">
        <w:tc>
          <w:tcPr>
            <w:tcW w:w="2235" w:type="dxa"/>
          </w:tcPr>
          <w:p w14:paraId="5524F54B" w14:textId="77777777" w:rsidR="000427A2" w:rsidRPr="000427A2" w:rsidRDefault="000427A2" w:rsidP="00E67465">
            <w:pPr>
              <w:jc w:val="left"/>
              <w:rPr>
                <w:b/>
              </w:rPr>
            </w:pPr>
            <w:r w:rsidRPr="000427A2">
              <w:rPr>
                <w:b/>
              </w:rPr>
              <w:t>Beschrijving</w:t>
            </w:r>
          </w:p>
        </w:tc>
        <w:tc>
          <w:tcPr>
            <w:tcW w:w="6567" w:type="dxa"/>
          </w:tcPr>
          <w:p w14:paraId="05E30ECC" w14:textId="77777777" w:rsidR="000427A2" w:rsidRDefault="000427A2" w:rsidP="007D62D8">
            <w:pPr>
              <w:jc w:val="left"/>
            </w:pPr>
            <w:r>
              <w:t xml:space="preserve">Dit document beschrijft de data specificatie voor data product </w:t>
            </w:r>
            <w:r w:rsidR="007D62D8">
              <w:rPr>
                <w:color w:val="0000FF"/>
              </w:rPr>
              <w:t>utiliteitsnetten</w:t>
            </w:r>
          </w:p>
        </w:tc>
      </w:tr>
      <w:tr w:rsidR="000427A2" w14:paraId="354660C6" w14:textId="77777777" w:rsidTr="00D372E2">
        <w:tc>
          <w:tcPr>
            <w:tcW w:w="2235" w:type="dxa"/>
          </w:tcPr>
          <w:p w14:paraId="1A3969B5" w14:textId="77777777" w:rsidR="000427A2" w:rsidRPr="000427A2" w:rsidRDefault="000427A2" w:rsidP="00E67465">
            <w:pPr>
              <w:jc w:val="left"/>
              <w:rPr>
                <w:b/>
              </w:rPr>
            </w:pPr>
            <w:r w:rsidRPr="000427A2">
              <w:rPr>
                <w:b/>
              </w:rPr>
              <w:t>Bijdragen van</w:t>
            </w:r>
          </w:p>
        </w:tc>
        <w:tc>
          <w:tcPr>
            <w:tcW w:w="6567" w:type="dxa"/>
          </w:tcPr>
          <w:p w14:paraId="27990AF7" w14:textId="77777777" w:rsidR="000427A2" w:rsidRPr="000427A2" w:rsidRDefault="000427A2" w:rsidP="00E67465">
            <w:pPr>
              <w:jc w:val="left"/>
              <w:rPr>
                <w:color w:val="0000FF"/>
              </w:rPr>
            </w:pPr>
            <w:r w:rsidRPr="000427A2">
              <w:rPr>
                <w:color w:val="0000FF"/>
              </w:rPr>
              <w:t>&lt;namenlijst of groepsnaam&gt;</w:t>
            </w:r>
          </w:p>
        </w:tc>
      </w:tr>
      <w:tr w:rsidR="000427A2" w:rsidRPr="007D62D8" w14:paraId="2609061E" w14:textId="77777777" w:rsidTr="00D372E2">
        <w:tc>
          <w:tcPr>
            <w:tcW w:w="2235" w:type="dxa"/>
          </w:tcPr>
          <w:p w14:paraId="67FB6ADD" w14:textId="77777777" w:rsidR="000427A2" w:rsidRPr="000427A2" w:rsidRDefault="000427A2" w:rsidP="00E67465">
            <w:pPr>
              <w:jc w:val="left"/>
              <w:rPr>
                <w:b/>
              </w:rPr>
            </w:pPr>
            <w:r w:rsidRPr="000427A2">
              <w:rPr>
                <w:b/>
              </w:rPr>
              <w:t>Formaat</w:t>
            </w:r>
            <w:r w:rsidRPr="000427A2">
              <w:rPr>
                <w:b/>
              </w:rPr>
              <w:tab/>
            </w:r>
          </w:p>
        </w:tc>
        <w:tc>
          <w:tcPr>
            <w:tcW w:w="6567" w:type="dxa"/>
          </w:tcPr>
          <w:p w14:paraId="333F7F72" w14:textId="77777777" w:rsidR="000427A2" w:rsidRPr="000427A2" w:rsidRDefault="000427A2" w:rsidP="000D422C">
            <w:pPr>
              <w:jc w:val="left"/>
              <w:rPr>
                <w:lang w:val="en-US"/>
              </w:rPr>
            </w:pPr>
            <w:r w:rsidRPr="000427A2">
              <w:rPr>
                <w:lang w:val="en-US"/>
              </w:rPr>
              <w:t>MS Word (doc)</w:t>
            </w:r>
          </w:p>
        </w:tc>
      </w:tr>
      <w:tr w:rsidR="000427A2" w:rsidRPr="000427A2" w14:paraId="2BE59E06" w14:textId="77777777" w:rsidTr="00D372E2">
        <w:tc>
          <w:tcPr>
            <w:tcW w:w="2235" w:type="dxa"/>
          </w:tcPr>
          <w:p w14:paraId="433C6E3C" w14:textId="77777777" w:rsidR="000427A2" w:rsidRPr="000427A2" w:rsidRDefault="000427A2" w:rsidP="00E67465">
            <w:pPr>
              <w:jc w:val="left"/>
              <w:rPr>
                <w:b/>
                <w:lang w:val="en-US"/>
              </w:rPr>
            </w:pPr>
            <w:proofErr w:type="spellStart"/>
            <w:r w:rsidRPr="000427A2">
              <w:rPr>
                <w:b/>
                <w:lang w:val="en-US"/>
              </w:rPr>
              <w:t>Bron</w:t>
            </w:r>
            <w:proofErr w:type="spellEnd"/>
          </w:p>
        </w:tc>
        <w:tc>
          <w:tcPr>
            <w:tcW w:w="6567" w:type="dxa"/>
          </w:tcPr>
          <w:p w14:paraId="005DDCA0" w14:textId="77777777" w:rsidR="000427A2" w:rsidRPr="005F591B" w:rsidRDefault="005F591B" w:rsidP="00E67465">
            <w:pPr>
              <w:jc w:val="left"/>
              <w:rPr>
                <w:lang w:val="en-US"/>
              </w:rPr>
            </w:pPr>
            <w:r w:rsidRPr="005F591B">
              <w:rPr>
                <w:lang w:val="en-US"/>
              </w:rPr>
              <w:t>Geonovum</w:t>
            </w:r>
          </w:p>
        </w:tc>
      </w:tr>
      <w:tr w:rsidR="000427A2" w:rsidRPr="000427A2" w14:paraId="2855EEBE" w14:textId="77777777" w:rsidTr="00D372E2">
        <w:tc>
          <w:tcPr>
            <w:tcW w:w="2235" w:type="dxa"/>
          </w:tcPr>
          <w:p w14:paraId="22EC12FE" w14:textId="77777777" w:rsidR="000427A2" w:rsidRPr="000427A2" w:rsidRDefault="000427A2" w:rsidP="00E67465">
            <w:pPr>
              <w:jc w:val="left"/>
              <w:rPr>
                <w:b/>
                <w:lang w:val="en-US"/>
              </w:rPr>
            </w:pPr>
            <w:r w:rsidRPr="000427A2">
              <w:rPr>
                <w:b/>
              </w:rPr>
              <w:t>Rechten</w:t>
            </w:r>
          </w:p>
        </w:tc>
        <w:tc>
          <w:tcPr>
            <w:tcW w:w="6567" w:type="dxa"/>
          </w:tcPr>
          <w:p w14:paraId="55A14EB9" w14:textId="77777777" w:rsidR="000427A2" w:rsidRPr="000427A2" w:rsidRDefault="00E47D8B" w:rsidP="00E67465">
            <w:pPr>
              <w:jc w:val="left"/>
              <w:rPr>
                <w:color w:val="0000FF"/>
              </w:rPr>
            </w:pPr>
            <w:r w:rsidRPr="00E47D8B">
              <w:rPr>
                <w:color w:val="0000FF"/>
              </w:rPr>
              <w:t>CC BY-ND 3.0</w:t>
            </w:r>
          </w:p>
        </w:tc>
      </w:tr>
      <w:tr w:rsidR="000427A2" w:rsidRPr="000427A2" w14:paraId="5D77F83E" w14:textId="77777777" w:rsidTr="00D372E2">
        <w:tc>
          <w:tcPr>
            <w:tcW w:w="2235" w:type="dxa"/>
          </w:tcPr>
          <w:p w14:paraId="03B4B935" w14:textId="77777777" w:rsidR="000427A2" w:rsidRPr="000427A2" w:rsidRDefault="000427A2" w:rsidP="00E67465">
            <w:pPr>
              <w:jc w:val="left"/>
              <w:rPr>
                <w:b/>
              </w:rPr>
            </w:pPr>
            <w:r w:rsidRPr="000427A2">
              <w:rPr>
                <w:b/>
              </w:rPr>
              <w:t>Identificatie</w:t>
            </w:r>
          </w:p>
        </w:tc>
        <w:tc>
          <w:tcPr>
            <w:tcW w:w="6567" w:type="dxa"/>
          </w:tcPr>
          <w:p w14:paraId="4731D2FC" w14:textId="781EB7C7" w:rsidR="000427A2" w:rsidRPr="000427A2" w:rsidRDefault="007D62D8" w:rsidP="002B4B6E">
            <w:pPr>
              <w:jc w:val="left"/>
              <w:rPr>
                <w:color w:val="0000FF"/>
              </w:rPr>
            </w:pPr>
            <w:r>
              <w:rPr>
                <w:color w:val="0000FF"/>
              </w:rPr>
              <w:t>IMKL_Dataspecificatie_</w:t>
            </w:r>
            <w:ins w:id="14" w:author="Paul Janssen" w:date="2020-05-22T14:38:00Z">
              <w:r w:rsidR="007B04A2">
                <w:rPr>
                  <w:color w:val="0000FF"/>
                </w:rPr>
                <w:t>2.0io</w:t>
              </w:r>
            </w:ins>
            <w:del w:id="15" w:author="Paul Janssen" w:date="2020-05-22T14:38:00Z">
              <w:r w:rsidR="003657E7" w:rsidDel="007B04A2">
                <w:rPr>
                  <w:color w:val="0000FF"/>
                </w:rPr>
                <w:delText>1.</w:delText>
              </w:r>
              <w:r w:rsidR="00DB2583" w:rsidDel="007B04A2">
                <w:rPr>
                  <w:color w:val="0000FF"/>
                </w:rPr>
                <w:delText>2</w:delText>
              </w:r>
              <w:r w:rsidR="002F31D1" w:rsidDel="007B04A2">
                <w:rPr>
                  <w:color w:val="0000FF"/>
                </w:rPr>
                <w:delText>.1</w:delText>
              </w:r>
            </w:del>
            <w:r w:rsidR="00DB2583">
              <w:rPr>
                <w:color w:val="0000FF"/>
              </w:rPr>
              <w:t>.</w:t>
            </w:r>
            <w:r w:rsidR="00DB2583" w:rsidRPr="000427A2">
              <w:rPr>
                <w:color w:val="0000FF"/>
              </w:rPr>
              <w:t>doc</w:t>
            </w:r>
          </w:p>
        </w:tc>
      </w:tr>
      <w:tr w:rsidR="000427A2" w:rsidRPr="000427A2" w14:paraId="16F59629" w14:textId="77777777" w:rsidTr="00D372E2">
        <w:tc>
          <w:tcPr>
            <w:tcW w:w="2235" w:type="dxa"/>
          </w:tcPr>
          <w:p w14:paraId="5E7B5589" w14:textId="77777777" w:rsidR="000427A2" w:rsidRPr="000427A2" w:rsidRDefault="000427A2" w:rsidP="00E67465">
            <w:pPr>
              <w:jc w:val="left"/>
              <w:rPr>
                <w:b/>
              </w:rPr>
            </w:pPr>
            <w:r w:rsidRPr="000427A2">
              <w:rPr>
                <w:b/>
              </w:rPr>
              <w:t>Taal</w:t>
            </w:r>
          </w:p>
        </w:tc>
        <w:tc>
          <w:tcPr>
            <w:tcW w:w="6567" w:type="dxa"/>
          </w:tcPr>
          <w:p w14:paraId="3C8D6201" w14:textId="77777777" w:rsidR="000427A2" w:rsidRDefault="000427A2" w:rsidP="00E67465">
            <w:pPr>
              <w:jc w:val="left"/>
            </w:pPr>
            <w:r>
              <w:t>Nederlands</w:t>
            </w:r>
          </w:p>
        </w:tc>
      </w:tr>
      <w:tr w:rsidR="000427A2" w:rsidRPr="000427A2" w14:paraId="0034F3AC" w14:textId="77777777" w:rsidTr="00D372E2">
        <w:tc>
          <w:tcPr>
            <w:tcW w:w="2235" w:type="dxa"/>
          </w:tcPr>
          <w:p w14:paraId="668E558B" w14:textId="77777777" w:rsidR="000427A2" w:rsidRPr="000427A2" w:rsidRDefault="000427A2" w:rsidP="00E67465">
            <w:pPr>
              <w:jc w:val="left"/>
              <w:rPr>
                <w:b/>
              </w:rPr>
            </w:pPr>
            <w:r w:rsidRPr="000427A2">
              <w:rPr>
                <w:b/>
              </w:rPr>
              <w:t>Relatie</w:t>
            </w:r>
          </w:p>
        </w:tc>
        <w:tc>
          <w:tcPr>
            <w:tcW w:w="6567" w:type="dxa"/>
          </w:tcPr>
          <w:p w14:paraId="7D74AD9A" w14:textId="77777777"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template</w:t>
            </w:r>
          </w:p>
        </w:tc>
      </w:tr>
      <w:tr w:rsidR="000427A2" w:rsidRPr="000427A2" w14:paraId="6A49B124" w14:textId="77777777" w:rsidTr="00D372E2">
        <w:tc>
          <w:tcPr>
            <w:tcW w:w="2235" w:type="dxa"/>
          </w:tcPr>
          <w:p w14:paraId="0A74B161" w14:textId="77777777" w:rsidR="000427A2" w:rsidRPr="000427A2" w:rsidRDefault="000427A2" w:rsidP="00E67465">
            <w:pPr>
              <w:jc w:val="left"/>
              <w:rPr>
                <w:b/>
              </w:rPr>
            </w:pPr>
            <w:r w:rsidRPr="000427A2">
              <w:rPr>
                <w:b/>
              </w:rPr>
              <w:t>Geldigheidsduur</w:t>
            </w:r>
          </w:p>
        </w:tc>
        <w:tc>
          <w:tcPr>
            <w:tcW w:w="6567" w:type="dxa"/>
          </w:tcPr>
          <w:p w14:paraId="39C589F1" w14:textId="77777777" w:rsidR="000427A2" w:rsidRDefault="000427A2" w:rsidP="00E67465">
            <w:pPr>
              <w:jc w:val="left"/>
            </w:pPr>
          </w:p>
        </w:tc>
      </w:tr>
      <w:tr w:rsidR="00653DF3" w:rsidRPr="000427A2" w14:paraId="12BD1968" w14:textId="77777777" w:rsidTr="00D372E2">
        <w:tc>
          <w:tcPr>
            <w:tcW w:w="2235" w:type="dxa"/>
          </w:tcPr>
          <w:p w14:paraId="281D9164" w14:textId="77777777" w:rsidR="00653DF3" w:rsidRPr="000427A2" w:rsidRDefault="00653DF3" w:rsidP="00E67465">
            <w:pPr>
              <w:jc w:val="left"/>
              <w:rPr>
                <w:b/>
              </w:rPr>
            </w:pPr>
          </w:p>
        </w:tc>
        <w:tc>
          <w:tcPr>
            <w:tcW w:w="6567" w:type="dxa"/>
          </w:tcPr>
          <w:p w14:paraId="115F5E9B" w14:textId="77777777" w:rsidR="00653DF3" w:rsidRDefault="00653DF3" w:rsidP="00E67465">
            <w:pPr>
              <w:jc w:val="left"/>
            </w:pPr>
          </w:p>
        </w:tc>
      </w:tr>
    </w:tbl>
    <w:p w14:paraId="7B846DFD" w14:textId="77777777" w:rsidR="000427A2" w:rsidRDefault="000427A2" w:rsidP="000427A2"/>
    <w:p w14:paraId="227C807E" w14:textId="77777777" w:rsidR="000427A2" w:rsidRDefault="000427A2" w:rsidP="000427A2">
      <w:pPr>
        <w:spacing w:line="240" w:lineRule="auto"/>
        <w:jc w:val="left"/>
        <w:rPr>
          <w:sz w:val="28"/>
          <w:szCs w:val="28"/>
        </w:rPr>
      </w:pPr>
      <w:r>
        <w:rPr>
          <w:sz w:val="28"/>
          <w:szCs w:val="28"/>
        </w:rPr>
        <w:t>Wijzigingshistorie</w:t>
      </w:r>
    </w:p>
    <w:p w14:paraId="1D5A25BC" w14:textId="77777777" w:rsidR="000427A2" w:rsidRDefault="000427A2" w:rsidP="000427A2"/>
    <w:p w14:paraId="26666D79" w14:textId="77777777" w:rsidR="00CD2268" w:rsidRDefault="00CD2268" w:rsidP="000427A2">
      <w:r>
        <w:t>Hieronder is de historie van dit document opgenomen.</w:t>
      </w:r>
    </w:p>
    <w:p w14:paraId="42827C12" w14:textId="77777777"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14:paraId="78B59D32" w14:textId="77777777" w:rsidTr="00F25B55">
        <w:tc>
          <w:tcPr>
            <w:tcW w:w="445" w:type="pct"/>
          </w:tcPr>
          <w:p w14:paraId="22DE9276" w14:textId="77777777" w:rsidR="000427A2" w:rsidRPr="000427A2" w:rsidRDefault="000427A2" w:rsidP="00E67465">
            <w:pPr>
              <w:jc w:val="left"/>
              <w:rPr>
                <w:b/>
                <w:bCs/>
              </w:rPr>
            </w:pPr>
            <w:r w:rsidRPr="000427A2">
              <w:rPr>
                <w:b/>
                <w:bCs/>
              </w:rPr>
              <w:t>Versie</w:t>
            </w:r>
          </w:p>
        </w:tc>
        <w:tc>
          <w:tcPr>
            <w:tcW w:w="725" w:type="pct"/>
          </w:tcPr>
          <w:p w14:paraId="4FA57D20" w14:textId="77777777" w:rsidR="000427A2" w:rsidRPr="000427A2" w:rsidRDefault="000427A2" w:rsidP="00E67465">
            <w:pPr>
              <w:jc w:val="left"/>
              <w:rPr>
                <w:b/>
                <w:bCs/>
              </w:rPr>
            </w:pPr>
            <w:r w:rsidRPr="000427A2">
              <w:rPr>
                <w:b/>
                <w:bCs/>
              </w:rPr>
              <w:t>Datum</w:t>
            </w:r>
          </w:p>
        </w:tc>
        <w:tc>
          <w:tcPr>
            <w:tcW w:w="641" w:type="pct"/>
          </w:tcPr>
          <w:p w14:paraId="1ABE20AD" w14:textId="77777777" w:rsidR="000427A2" w:rsidRPr="000427A2" w:rsidRDefault="000427A2" w:rsidP="00E67465">
            <w:pPr>
              <w:jc w:val="left"/>
              <w:rPr>
                <w:b/>
                <w:bCs/>
              </w:rPr>
            </w:pPr>
            <w:r w:rsidRPr="000427A2">
              <w:rPr>
                <w:b/>
                <w:bCs/>
              </w:rPr>
              <w:t>Aangepast door</w:t>
            </w:r>
          </w:p>
        </w:tc>
        <w:tc>
          <w:tcPr>
            <w:tcW w:w="692" w:type="pct"/>
          </w:tcPr>
          <w:p w14:paraId="0AF83D7B" w14:textId="77777777" w:rsidR="000427A2" w:rsidRPr="000427A2" w:rsidRDefault="000427A2" w:rsidP="00E67465">
            <w:pPr>
              <w:jc w:val="left"/>
              <w:rPr>
                <w:b/>
                <w:bCs/>
              </w:rPr>
            </w:pPr>
            <w:r w:rsidRPr="000427A2">
              <w:rPr>
                <w:b/>
                <w:bCs/>
              </w:rPr>
              <w:t>Aangepaste secties</w:t>
            </w:r>
          </w:p>
        </w:tc>
        <w:tc>
          <w:tcPr>
            <w:tcW w:w="2497" w:type="pct"/>
          </w:tcPr>
          <w:p w14:paraId="705B46BC" w14:textId="77777777" w:rsidR="000427A2" w:rsidRPr="000427A2" w:rsidRDefault="000427A2" w:rsidP="00E67465">
            <w:pPr>
              <w:jc w:val="left"/>
              <w:rPr>
                <w:b/>
                <w:bCs/>
              </w:rPr>
            </w:pPr>
            <w:r w:rsidRPr="000427A2">
              <w:rPr>
                <w:b/>
                <w:bCs/>
              </w:rPr>
              <w:t>Omschrijving aanpassing(en)</w:t>
            </w:r>
          </w:p>
        </w:tc>
      </w:tr>
      <w:tr w:rsidR="007B04A2" w:rsidRPr="00866987" w14:paraId="4C774EA5" w14:textId="77777777" w:rsidTr="00F25B55">
        <w:trPr>
          <w:ins w:id="16" w:author="Paul Janssen" w:date="2020-05-22T14:38:00Z"/>
        </w:trPr>
        <w:tc>
          <w:tcPr>
            <w:tcW w:w="445" w:type="pct"/>
          </w:tcPr>
          <w:p w14:paraId="21548BA2" w14:textId="572010E7" w:rsidR="007B04A2" w:rsidRDefault="007B04A2" w:rsidP="00446ECB">
            <w:pPr>
              <w:jc w:val="left"/>
              <w:rPr>
                <w:ins w:id="17" w:author="Paul Janssen" w:date="2020-05-22T14:38:00Z"/>
                <w:bCs/>
              </w:rPr>
            </w:pPr>
            <w:ins w:id="18" w:author="Paul Janssen" w:date="2020-05-22T14:38:00Z">
              <w:r>
                <w:rPr>
                  <w:bCs/>
                </w:rPr>
                <w:t>2.0io</w:t>
              </w:r>
            </w:ins>
          </w:p>
        </w:tc>
        <w:tc>
          <w:tcPr>
            <w:tcW w:w="725" w:type="pct"/>
          </w:tcPr>
          <w:p w14:paraId="437D9BB8" w14:textId="00EA8095" w:rsidR="007B04A2" w:rsidRDefault="007B04A2" w:rsidP="00446ECB">
            <w:pPr>
              <w:jc w:val="left"/>
              <w:rPr>
                <w:ins w:id="19" w:author="Paul Janssen" w:date="2020-05-22T14:38:00Z"/>
                <w:bCs/>
              </w:rPr>
            </w:pPr>
            <w:ins w:id="20" w:author="Paul Janssen" w:date="2020-05-22T14:39:00Z">
              <w:r>
                <w:rPr>
                  <w:bCs/>
                </w:rPr>
                <w:t>2020-05-22</w:t>
              </w:r>
            </w:ins>
          </w:p>
        </w:tc>
        <w:tc>
          <w:tcPr>
            <w:tcW w:w="641" w:type="pct"/>
          </w:tcPr>
          <w:p w14:paraId="44CBC1D4" w14:textId="1E8B7A3D" w:rsidR="007B04A2" w:rsidRDefault="007B04A2" w:rsidP="00446ECB">
            <w:pPr>
              <w:jc w:val="left"/>
              <w:rPr>
                <w:ins w:id="21" w:author="Paul Janssen" w:date="2020-05-22T14:38:00Z"/>
                <w:bCs/>
              </w:rPr>
            </w:pPr>
            <w:ins w:id="22" w:author="Paul Janssen" w:date="2020-05-22T14:39:00Z">
              <w:r>
                <w:rPr>
                  <w:bCs/>
                </w:rPr>
                <w:t>PJA</w:t>
              </w:r>
            </w:ins>
          </w:p>
        </w:tc>
        <w:tc>
          <w:tcPr>
            <w:tcW w:w="692" w:type="pct"/>
          </w:tcPr>
          <w:p w14:paraId="57D7AFA4" w14:textId="77777777" w:rsidR="007B04A2" w:rsidRPr="000E3C4F" w:rsidRDefault="007B04A2" w:rsidP="00446ECB">
            <w:pPr>
              <w:jc w:val="left"/>
              <w:rPr>
                <w:ins w:id="23" w:author="Paul Janssen" w:date="2020-05-22T14:38:00Z"/>
                <w:bCs/>
              </w:rPr>
            </w:pPr>
          </w:p>
        </w:tc>
        <w:tc>
          <w:tcPr>
            <w:tcW w:w="2497" w:type="pct"/>
          </w:tcPr>
          <w:p w14:paraId="087A0750" w14:textId="77777777" w:rsidR="007B04A2" w:rsidRDefault="007B04A2" w:rsidP="00446ECB">
            <w:pPr>
              <w:jc w:val="left"/>
              <w:rPr>
                <w:ins w:id="24" w:author="Paul Janssen" w:date="2020-05-22T14:38:00Z"/>
                <w:bCs/>
              </w:rPr>
            </w:pPr>
          </w:p>
        </w:tc>
      </w:tr>
      <w:tr w:rsidR="002F31D1" w:rsidRPr="00866987" w14:paraId="4216125D" w14:textId="77777777" w:rsidTr="00F25B55">
        <w:tc>
          <w:tcPr>
            <w:tcW w:w="445" w:type="pct"/>
          </w:tcPr>
          <w:p w14:paraId="6A5C6D97" w14:textId="77777777" w:rsidR="002F31D1" w:rsidRDefault="002F31D1" w:rsidP="00446ECB">
            <w:pPr>
              <w:jc w:val="left"/>
              <w:rPr>
                <w:bCs/>
              </w:rPr>
            </w:pPr>
            <w:r>
              <w:rPr>
                <w:bCs/>
              </w:rPr>
              <w:t>1.2.1</w:t>
            </w:r>
          </w:p>
        </w:tc>
        <w:tc>
          <w:tcPr>
            <w:tcW w:w="725" w:type="pct"/>
          </w:tcPr>
          <w:p w14:paraId="76E51F61" w14:textId="77777777" w:rsidR="002F31D1" w:rsidRPr="000E3C4F" w:rsidRDefault="002F31D1" w:rsidP="00446ECB">
            <w:pPr>
              <w:jc w:val="left"/>
              <w:rPr>
                <w:bCs/>
              </w:rPr>
            </w:pPr>
            <w:r>
              <w:rPr>
                <w:bCs/>
              </w:rPr>
              <w:t>2017-0</w:t>
            </w:r>
            <w:r w:rsidR="00F27960">
              <w:rPr>
                <w:bCs/>
              </w:rPr>
              <w:t>7</w:t>
            </w:r>
            <w:r>
              <w:rPr>
                <w:bCs/>
              </w:rPr>
              <w:t>-</w:t>
            </w:r>
            <w:r w:rsidR="00F27960">
              <w:rPr>
                <w:bCs/>
              </w:rPr>
              <w:t>6</w:t>
            </w:r>
          </w:p>
        </w:tc>
        <w:tc>
          <w:tcPr>
            <w:tcW w:w="641" w:type="pct"/>
          </w:tcPr>
          <w:p w14:paraId="4EF1D129" w14:textId="77777777" w:rsidR="002F31D1" w:rsidRPr="000E3C4F" w:rsidRDefault="002F31D1" w:rsidP="00446ECB">
            <w:pPr>
              <w:jc w:val="left"/>
              <w:rPr>
                <w:bCs/>
              </w:rPr>
            </w:pPr>
            <w:r>
              <w:rPr>
                <w:bCs/>
              </w:rPr>
              <w:t>PJA</w:t>
            </w:r>
          </w:p>
        </w:tc>
        <w:tc>
          <w:tcPr>
            <w:tcW w:w="692" w:type="pct"/>
          </w:tcPr>
          <w:p w14:paraId="2DF1F4BA" w14:textId="77777777" w:rsidR="002F31D1" w:rsidRPr="000E3C4F" w:rsidRDefault="002F31D1" w:rsidP="00446ECB">
            <w:pPr>
              <w:jc w:val="left"/>
              <w:rPr>
                <w:bCs/>
              </w:rPr>
            </w:pPr>
          </w:p>
        </w:tc>
        <w:tc>
          <w:tcPr>
            <w:tcW w:w="2497" w:type="pct"/>
          </w:tcPr>
          <w:p w14:paraId="36464D73" w14:textId="77777777" w:rsidR="002F31D1" w:rsidRDefault="002F31D1" w:rsidP="00446ECB">
            <w:pPr>
              <w:jc w:val="left"/>
              <w:rPr>
                <w:bCs/>
              </w:rPr>
            </w:pPr>
            <w:r>
              <w:rPr>
                <w:bCs/>
              </w:rPr>
              <w:t>Update naar versie 1.2.1</w:t>
            </w:r>
          </w:p>
        </w:tc>
      </w:tr>
      <w:tr w:rsidR="00446ECB" w:rsidRPr="00866987" w14:paraId="16013D46" w14:textId="77777777" w:rsidTr="00F25B55">
        <w:tc>
          <w:tcPr>
            <w:tcW w:w="445" w:type="pct"/>
          </w:tcPr>
          <w:p w14:paraId="63CB4E9A" w14:textId="77777777" w:rsidR="00446ECB" w:rsidRPr="000E3C4F" w:rsidRDefault="00446ECB" w:rsidP="00446ECB">
            <w:pPr>
              <w:jc w:val="left"/>
              <w:rPr>
                <w:bCs/>
              </w:rPr>
            </w:pPr>
            <w:r>
              <w:rPr>
                <w:bCs/>
              </w:rPr>
              <w:t>1.2</w:t>
            </w:r>
          </w:p>
        </w:tc>
        <w:tc>
          <w:tcPr>
            <w:tcW w:w="725" w:type="pct"/>
          </w:tcPr>
          <w:p w14:paraId="09935B77" w14:textId="77777777" w:rsidR="00446ECB" w:rsidRPr="000E3C4F" w:rsidRDefault="00446ECB" w:rsidP="00446ECB">
            <w:pPr>
              <w:jc w:val="left"/>
              <w:rPr>
                <w:bCs/>
              </w:rPr>
            </w:pPr>
            <w:r w:rsidRPr="000E3C4F">
              <w:rPr>
                <w:bCs/>
              </w:rPr>
              <w:t>2017-03-</w:t>
            </w:r>
            <w:r>
              <w:rPr>
                <w:bCs/>
              </w:rPr>
              <w:t>31</w:t>
            </w:r>
          </w:p>
        </w:tc>
        <w:tc>
          <w:tcPr>
            <w:tcW w:w="641" w:type="pct"/>
          </w:tcPr>
          <w:p w14:paraId="75289ED2" w14:textId="77777777" w:rsidR="00446ECB" w:rsidRPr="000E3C4F" w:rsidRDefault="00446ECB" w:rsidP="00446ECB">
            <w:pPr>
              <w:jc w:val="left"/>
              <w:rPr>
                <w:bCs/>
              </w:rPr>
            </w:pPr>
            <w:r w:rsidRPr="000E3C4F">
              <w:rPr>
                <w:bCs/>
              </w:rPr>
              <w:t>PJA</w:t>
            </w:r>
          </w:p>
        </w:tc>
        <w:tc>
          <w:tcPr>
            <w:tcW w:w="692" w:type="pct"/>
          </w:tcPr>
          <w:p w14:paraId="3261E024" w14:textId="77777777" w:rsidR="00446ECB" w:rsidRPr="000E3C4F" w:rsidRDefault="00446ECB" w:rsidP="00446ECB">
            <w:pPr>
              <w:jc w:val="left"/>
              <w:rPr>
                <w:bCs/>
              </w:rPr>
            </w:pPr>
          </w:p>
        </w:tc>
        <w:tc>
          <w:tcPr>
            <w:tcW w:w="2497" w:type="pct"/>
          </w:tcPr>
          <w:p w14:paraId="6FE096AC" w14:textId="77777777" w:rsidR="00446ECB" w:rsidRPr="000E3C4F" w:rsidRDefault="00446ECB" w:rsidP="00446ECB">
            <w:pPr>
              <w:jc w:val="left"/>
              <w:rPr>
                <w:bCs/>
              </w:rPr>
            </w:pPr>
            <w:r>
              <w:rPr>
                <w:bCs/>
              </w:rPr>
              <w:t>Definitieve versie, gepubliceerd</w:t>
            </w:r>
          </w:p>
        </w:tc>
      </w:tr>
      <w:tr w:rsidR="00446ECB" w:rsidRPr="00866987" w14:paraId="302B6E38" w14:textId="77777777" w:rsidTr="00F25B55">
        <w:tc>
          <w:tcPr>
            <w:tcW w:w="445" w:type="pct"/>
          </w:tcPr>
          <w:p w14:paraId="4898526A" w14:textId="77777777" w:rsidR="00446ECB" w:rsidRPr="000E3C4F" w:rsidRDefault="00446ECB" w:rsidP="00446ECB">
            <w:pPr>
              <w:jc w:val="left"/>
              <w:rPr>
                <w:bCs/>
              </w:rPr>
            </w:pPr>
            <w:r w:rsidRPr="000E3C4F">
              <w:rPr>
                <w:bCs/>
              </w:rPr>
              <w:t>1.2RC1</w:t>
            </w:r>
          </w:p>
        </w:tc>
        <w:tc>
          <w:tcPr>
            <w:tcW w:w="725" w:type="pct"/>
          </w:tcPr>
          <w:p w14:paraId="169E77E3" w14:textId="77777777" w:rsidR="00446ECB" w:rsidRPr="000E3C4F" w:rsidRDefault="00446ECB" w:rsidP="00446ECB">
            <w:pPr>
              <w:jc w:val="left"/>
              <w:rPr>
                <w:bCs/>
              </w:rPr>
            </w:pPr>
            <w:r w:rsidRPr="000E3C4F">
              <w:rPr>
                <w:bCs/>
              </w:rPr>
              <w:t>2017-03-10</w:t>
            </w:r>
          </w:p>
        </w:tc>
        <w:tc>
          <w:tcPr>
            <w:tcW w:w="641" w:type="pct"/>
          </w:tcPr>
          <w:p w14:paraId="586A0EF6" w14:textId="77777777" w:rsidR="00446ECB" w:rsidRPr="000E3C4F" w:rsidRDefault="00446ECB" w:rsidP="00446ECB">
            <w:pPr>
              <w:jc w:val="left"/>
              <w:rPr>
                <w:bCs/>
              </w:rPr>
            </w:pPr>
            <w:r w:rsidRPr="000E3C4F">
              <w:rPr>
                <w:bCs/>
              </w:rPr>
              <w:t>PJA</w:t>
            </w:r>
          </w:p>
        </w:tc>
        <w:tc>
          <w:tcPr>
            <w:tcW w:w="692" w:type="pct"/>
          </w:tcPr>
          <w:p w14:paraId="77CCE8DA" w14:textId="77777777" w:rsidR="00446ECB" w:rsidRPr="000E3C4F" w:rsidRDefault="00446ECB" w:rsidP="00446ECB">
            <w:pPr>
              <w:jc w:val="left"/>
              <w:rPr>
                <w:bCs/>
              </w:rPr>
            </w:pPr>
          </w:p>
        </w:tc>
        <w:tc>
          <w:tcPr>
            <w:tcW w:w="2497" w:type="pct"/>
          </w:tcPr>
          <w:p w14:paraId="0B0DEC35" w14:textId="77777777" w:rsidR="00446ECB" w:rsidRPr="000E3C4F" w:rsidRDefault="00446ECB" w:rsidP="00446ECB">
            <w:pPr>
              <w:jc w:val="left"/>
              <w:rPr>
                <w:bCs/>
              </w:rPr>
            </w:pPr>
            <w:r w:rsidRPr="000E3C4F">
              <w:rPr>
                <w:bCs/>
              </w:rPr>
              <w:t>1.2 Release Candidate</w:t>
            </w:r>
          </w:p>
        </w:tc>
      </w:tr>
      <w:tr w:rsidR="00446ECB" w:rsidRPr="00866987" w14:paraId="6E68662E" w14:textId="77777777" w:rsidTr="00F25B55">
        <w:tc>
          <w:tcPr>
            <w:tcW w:w="445" w:type="pct"/>
          </w:tcPr>
          <w:p w14:paraId="0D302055" w14:textId="77777777" w:rsidR="00446ECB" w:rsidRPr="000E3C4F" w:rsidRDefault="00446ECB" w:rsidP="00446ECB">
            <w:pPr>
              <w:jc w:val="left"/>
              <w:rPr>
                <w:bCs/>
              </w:rPr>
            </w:pPr>
            <w:r w:rsidRPr="000E3C4F">
              <w:rPr>
                <w:bCs/>
              </w:rPr>
              <w:t xml:space="preserve">1.2 </w:t>
            </w:r>
            <w:proofErr w:type="spellStart"/>
            <w:r w:rsidRPr="000E3C4F">
              <w:rPr>
                <w:bCs/>
              </w:rPr>
              <w:t>ec</w:t>
            </w:r>
            <w:proofErr w:type="spellEnd"/>
          </w:p>
        </w:tc>
        <w:tc>
          <w:tcPr>
            <w:tcW w:w="725" w:type="pct"/>
          </w:tcPr>
          <w:p w14:paraId="0A550305" w14:textId="77777777" w:rsidR="00446ECB" w:rsidRPr="000E3C4F" w:rsidRDefault="00446ECB" w:rsidP="00446ECB">
            <w:pPr>
              <w:jc w:val="left"/>
              <w:rPr>
                <w:bCs/>
              </w:rPr>
            </w:pPr>
            <w:r w:rsidRPr="000E3C4F">
              <w:rPr>
                <w:bCs/>
              </w:rPr>
              <w:t>2017-01-29</w:t>
            </w:r>
          </w:p>
        </w:tc>
        <w:tc>
          <w:tcPr>
            <w:tcW w:w="641" w:type="pct"/>
          </w:tcPr>
          <w:p w14:paraId="7A619BBF" w14:textId="77777777" w:rsidR="00446ECB" w:rsidRPr="000E3C4F" w:rsidRDefault="00446ECB" w:rsidP="00446ECB">
            <w:pPr>
              <w:jc w:val="left"/>
              <w:rPr>
                <w:bCs/>
              </w:rPr>
            </w:pPr>
            <w:r w:rsidRPr="000E3C4F">
              <w:rPr>
                <w:bCs/>
              </w:rPr>
              <w:t>PJA</w:t>
            </w:r>
          </w:p>
        </w:tc>
        <w:tc>
          <w:tcPr>
            <w:tcW w:w="692" w:type="pct"/>
          </w:tcPr>
          <w:p w14:paraId="0DA0F2CA" w14:textId="77777777" w:rsidR="00446ECB" w:rsidRPr="000E3C4F" w:rsidRDefault="00446ECB" w:rsidP="00446ECB">
            <w:pPr>
              <w:jc w:val="left"/>
              <w:rPr>
                <w:bCs/>
              </w:rPr>
            </w:pPr>
            <w:r w:rsidRPr="000E3C4F">
              <w:rPr>
                <w:bCs/>
              </w:rPr>
              <w:t>divers</w:t>
            </w:r>
          </w:p>
        </w:tc>
        <w:tc>
          <w:tcPr>
            <w:tcW w:w="2497" w:type="pct"/>
          </w:tcPr>
          <w:p w14:paraId="728EE15B" w14:textId="77777777" w:rsidR="00446ECB" w:rsidRPr="000E3C4F" w:rsidRDefault="00446ECB" w:rsidP="00446ECB">
            <w:pPr>
              <w:jc w:val="left"/>
              <w:rPr>
                <w:bCs/>
              </w:rPr>
            </w:pPr>
            <w:r w:rsidRPr="000E3C4F">
              <w:rPr>
                <w:bCs/>
              </w:rPr>
              <w:t>1.2 eindconcept voor review</w:t>
            </w:r>
          </w:p>
        </w:tc>
      </w:tr>
      <w:tr w:rsidR="00446ECB" w:rsidRPr="00866987" w14:paraId="3BDE882C" w14:textId="77777777" w:rsidTr="00F25B55">
        <w:tc>
          <w:tcPr>
            <w:tcW w:w="445" w:type="pct"/>
          </w:tcPr>
          <w:p w14:paraId="3624D1F2" w14:textId="77777777" w:rsidR="00446ECB" w:rsidRPr="000C1E46" w:rsidRDefault="00446ECB" w:rsidP="00446ECB">
            <w:pPr>
              <w:jc w:val="left"/>
              <w:rPr>
                <w:bCs/>
              </w:rPr>
            </w:pPr>
            <w:r w:rsidRPr="000C1E46">
              <w:rPr>
                <w:bCs/>
              </w:rPr>
              <w:t>1.2io</w:t>
            </w:r>
          </w:p>
        </w:tc>
        <w:tc>
          <w:tcPr>
            <w:tcW w:w="725" w:type="pct"/>
          </w:tcPr>
          <w:p w14:paraId="3D9705A9" w14:textId="77777777" w:rsidR="00446ECB" w:rsidRPr="000C1E46" w:rsidRDefault="00446ECB" w:rsidP="00446ECB">
            <w:pPr>
              <w:jc w:val="left"/>
              <w:rPr>
                <w:bCs/>
              </w:rPr>
            </w:pPr>
            <w:r w:rsidRPr="000C1E46">
              <w:rPr>
                <w:bCs/>
              </w:rPr>
              <w:t>2016-11-xx</w:t>
            </w:r>
          </w:p>
        </w:tc>
        <w:tc>
          <w:tcPr>
            <w:tcW w:w="641" w:type="pct"/>
          </w:tcPr>
          <w:p w14:paraId="65C0E894" w14:textId="77777777" w:rsidR="00446ECB" w:rsidRPr="000C1E46" w:rsidRDefault="00446ECB" w:rsidP="00446ECB">
            <w:pPr>
              <w:jc w:val="left"/>
              <w:rPr>
                <w:bCs/>
              </w:rPr>
            </w:pPr>
            <w:r w:rsidRPr="000C1E46">
              <w:rPr>
                <w:bCs/>
              </w:rPr>
              <w:t>PJA</w:t>
            </w:r>
          </w:p>
        </w:tc>
        <w:tc>
          <w:tcPr>
            <w:tcW w:w="692" w:type="pct"/>
          </w:tcPr>
          <w:p w14:paraId="34A75AD8" w14:textId="77777777" w:rsidR="00446ECB" w:rsidRPr="000C1E46" w:rsidRDefault="00446ECB" w:rsidP="00446ECB">
            <w:pPr>
              <w:jc w:val="left"/>
              <w:rPr>
                <w:bCs/>
              </w:rPr>
            </w:pPr>
          </w:p>
        </w:tc>
        <w:tc>
          <w:tcPr>
            <w:tcW w:w="2497" w:type="pct"/>
          </w:tcPr>
          <w:p w14:paraId="1354EB96" w14:textId="77777777" w:rsidR="00446ECB" w:rsidRPr="000C1E46" w:rsidRDefault="00446ECB" w:rsidP="00446ECB">
            <w:pPr>
              <w:jc w:val="left"/>
              <w:rPr>
                <w:bCs/>
              </w:rPr>
            </w:pPr>
            <w:r w:rsidRPr="000C1E46">
              <w:rPr>
                <w:bCs/>
              </w:rPr>
              <w:t>Versie 1.2 in ontwikkeling</w:t>
            </w:r>
          </w:p>
        </w:tc>
      </w:tr>
      <w:tr w:rsidR="00446ECB" w:rsidRPr="00866987" w14:paraId="6EC04294" w14:textId="77777777" w:rsidTr="00F25B55">
        <w:tc>
          <w:tcPr>
            <w:tcW w:w="445" w:type="pct"/>
          </w:tcPr>
          <w:p w14:paraId="631AE00A" w14:textId="77777777" w:rsidR="00446ECB" w:rsidRDefault="00446ECB" w:rsidP="00446ECB">
            <w:pPr>
              <w:jc w:val="left"/>
              <w:rPr>
                <w:bCs/>
              </w:rPr>
            </w:pPr>
            <w:r>
              <w:rPr>
                <w:bCs/>
              </w:rPr>
              <w:t>1.1</w:t>
            </w:r>
          </w:p>
        </w:tc>
        <w:tc>
          <w:tcPr>
            <w:tcW w:w="725" w:type="pct"/>
          </w:tcPr>
          <w:p w14:paraId="1911DA98" w14:textId="77777777" w:rsidR="00446ECB" w:rsidRDefault="00446ECB" w:rsidP="00446ECB">
            <w:pPr>
              <w:jc w:val="left"/>
              <w:rPr>
                <w:bCs/>
              </w:rPr>
            </w:pPr>
            <w:r>
              <w:rPr>
                <w:bCs/>
              </w:rPr>
              <w:t>2016-05-27</w:t>
            </w:r>
          </w:p>
        </w:tc>
        <w:tc>
          <w:tcPr>
            <w:tcW w:w="641" w:type="pct"/>
          </w:tcPr>
          <w:p w14:paraId="5CFBAF77" w14:textId="77777777" w:rsidR="00446ECB" w:rsidRDefault="00446ECB" w:rsidP="00446ECB">
            <w:pPr>
              <w:jc w:val="left"/>
              <w:rPr>
                <w:bCs/>
              </w:rPr>
            </w:pPr>
            <w:r>
              <w:rPr>
                <w:bCs/>
              </w:rPr>
              <w:t>PJA</w:t>
            </w:r>
          </w:p>
        </w:tc>
        <w:tc>
          <w:tcPr>
            <w:tcW w:w="692" w:type="pct"/>
          </w:tcPr>
          <w:p w14:paraId="3E87558D" w14:textId="77777777" w:rsidR="00446ECB" w:rsidRDefault="00446ECB" w:rsidP="00446ECB">
            <w:pPr>
              <w:jc w:val="left"/>
              <w:rPr>
                <w:bCs/>
              </w:rPr>
            </w:pPr>
          </w:p>
        </w:tc>
        <w:tc>
          <w:tcPr>
            <w:tcW w:w="2497" w:type="pct"/>
          </w:tcPr>
          <w:p w14:paraId="68E9DC96" w14:textId="77777777"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14:paraId="4575E52E" w14:textId="77777777" w:rsidTr="00F25B55">
        <w:tc>
          <w:tcPr>
            <w:tcW w:w="445" w:type="pct"/>
          </w:tcPr>
          <w:p w14:paraId="60C70AAB" w14:textId="77777777" w:rsidR="00446ECB" w:rsidRDefault="00446ECB" w:rsidP="00446ECB">
            <w:pPr>
              <w:jc w:val="left"/>
              <w:rPr>
                <w:bCs/>
              </w:rPr>
            </w:pPr>
            <w:r>
              <w:rPr>
                <w:bCs/>
              </w:rPr>
              <w:t>1.1</w:t>
            </w:r>
          </w:p>
        </w:tc>
        <w:tc>
          <w:tcPr>
            <w:tcW w:w="725" w:type="pct"/>
          </w:tcPr>
          <w:p w14:paraId="4EF13955" w14:textId="77777777" w:rsidR="00446ECB" w:rsidRDefault="00446ECB" w:rsidP="00446ECB">
            <w:pPr>
              <w:jc w:val="left"/>
              <w:rPr>
                <w:bCs/>
              </w:rPr>
            </w:pPr>
            <w:r>
              <w:rPr>
                <w:bCs/>
              </w:rPr>
              <w:t>2016-05-27</w:t>
            </w:r>
          </w:p>
        </w:tc>
        <w:tc>
          <w:tcPr>
            <w:tcW w:w="641" w:type="pct"/>
          </w:tcPr>
          <w:p w14:paraId="17314B59" w14:textId="77777777" w:rsidR="00446ECB" w:rsidRDefault="00446ECB" w:rsidP="00446ECB">
            <w:pPr>
              <w:jc w:val="left"/>
              <w:rPr>
                <w:bCs/>
              </w:rPr>
            </w:pPr>
            <w:r>
              <w:rPr>
                <w:bCs/>
              </w:rPr>
              <w:t>PJA</w:t>
            </w:r>
          </w:p>
        </w:tc>
        <w:tc>
          <w:tcPr>
            <w:tcW w:w="692" w:type="pct"/>
          </w:tcPr>
          <w:p w14:paraId="59244429" w14:textId="77777777" w:rsidR="00446ECB" w:rsidRDefault="00446ECB" w:rsidP="00446ECB">
            <w:pPr>
              <w:jc w:val="left"/>
              <w:rPr>
                <w:bCs/>
              </w:rPr>
            </w:pPr>
            <w:r>
              <w:rPr>
                <w:bCs/>
              </w:rPr>
              <w:t>-</w:t>
            </w:r>
          </w:p>
        </w:tc>
        <w:tc>
          <w:tcPr>
            <w:tcW w:w="2497" w:type="pct"/>
          </w:tcPr>
          <w:p w14:paraId="5F57C6E3" w14:textId="77777777" w:rsidR="00446ECB" w:rsidRDefault="00446ECB" w:rsidP="00446ECB">
            <w:pPr>
              <w:jc w:val="left"/>
              <w:rPr>
                <w:bCs/>
              </w:rPr>
            </w:pPr>
            <w:r>
              <w:rPr>
                <w:bCs/>
              </w:rPr>
              <w:t>Kleine tekst aanpassingen.</w:t>
            </w:r>
          </w:p>
        </w:tc>
      </w:tr>
      <w:tr w:rsidR="00446ECB" w:rsidRPr="00866987" w14:paraId="15C28F25" w14:textId="77777777" w:rsidTr="00F25B55">
        <w:tc>
          <w:tcPr>
            <w:tcW w:w="445" w:type="pct"/>
          </w:tcPr>
          <w:p w14:paraId="56E5F312" w14:textId="77777777" w:rsidR="00446ECB" w:rsidRDefault="00446ECB" w:rsidP="00446ECB">
            <w:pPr>
              <w:jc w:val="left"/>
              <w:rPr>
                <w:bCs/>
              </w:rPr>
            </w:pPr>
            <w:r>
              <w:rPr>
                <w:bCs/>
              </w:rPr>
              <w:t>1.1RC1</w:t>
            </w:r>
          </w:p>
        </w:tc>
        <w:tc>
          <w:tcPr>
            <w:tcW w:w="725" w:type="pct"/>
          </w:tcPr>
          <w:p w14:paraId="4EAADFD1" w14:textId="77777777" w:rsidR="00446ECB" w:rsidRDefault="00446ECB" w:rsidP="00446ECB">
            <w:pPr>
              <w:jc w:val="left"/>
              <w:rPr>
                <w:bCs/>
              </w:rPr>
            </w:pPr>
            <w:r>
              <w:rPr>
                <w:bCs/>
              </w:rPr>
              <w:t>2016-05-14</w:t>
            </w:r>
          </w:p>
        </w:tc>
        <w:tc>
          <w:tcPr>
            <w:tcW w:w="641" w:type="pct"/>
          </w:tcPr>
          <w:p w14:paraId="0C592C72" w14:textId="77777777" w:rsidR="00446ECB" w:rsidRDefault="00446ECB" w:rsidP="00446ECB">
            <w:pPr>
              <w:jc w:val="left"/>
              <w:rPr>
                <w:bCs/>
              </w:rPr>
            </w:pPr>
            <w:r>
              <w:rPr>
                <w:bCs/>
              </w:rPr>
              <w:t>PJA</w:t>
            </w:r>
          </w:p>
        </w:tc>
        <w:tc>
          <w:tcPr>
            <w:tcW w:w="692" w:type="pct"/>
          </w:tcPr>
          <w:p w14:paraId="540ACAE2" w14:textId="77777777" w:rsidR="00446ECB" w:rsidRDefault="00446ECB" w:rsidP="00446ECB">
            <w:pPr>
              <w:jc w:val="left"/>
              <w:rPr>
                <w:bCs/>
              </w:rPr>
            </w:pPr>
            <w:r>
              <w:rPr>
                <w:bCs/>
              </w:rPr>
              <w:t>divers</w:t>
            </w:r>
          </w:p>
        </w:tc>
        <w:tc>
          <w:tcPr>
            <w:tcW w:w="2497" w:type="pct"/>
          </w:tcPr>
          <w:p w14:paraId="3D162628" w14:textId="77777777" w:rsidR="00446ECB" w:rsidRDefault="00446ECB" w:rsidP="00446ECB">
            <w:pPr>
              <w:jc w:val="left"/>
              <w:rPr>
                <w:bCs/>
              </w:rPr>
            </w:pPr>
            <w:r>
              <w:rPr>
                <w:bCs/>
              </w:rPr>
              <w:t>Kleine aanpassingen van concept naar RC1</w:t>
            </w:r>
          </w:p>
        </w:tc>
      </w:tr>
      <w:tr w:rsidR="00446ECB" w:rsidRPr="00866987" w14:paraId="0B3FA784" w14:textId="77777777" w:rsidTr="00F25B55">
        <w:tc>
          <w:tcPr>
            <w:tcW w:w="445" w:type="pct"/>
          </w:tcPr>
          <w:p w14:paraId="63FA4446" w14:textId="77777777" w:rsidR="00446ECB" w:rsidRDefault="00446ECB" w:rsidP="00446ECB">
            <w:pPr>
              <w:jc w:val="left"/>
              <w:rPr>
                <w:bCs/>
              </w:rPr>
            </w:pPr>
            <w:r>
              <w:rPr>
                <w:bCs/>
              </w:rPr>
              <w:t>1.1RC1</w:t>
            </w:r>
          </w:p>
        </w:tc>
        <w:tc>
          <w:tcPr>
            <w:tcW w:w="725" w:type="pct"/>
          </w:tcPr>
          <w:p w14:paraId="131A165C" w14:textId="77777777" w:rsidR="00446ECB" w:rsidRDefault="00446ECB" w:rsidP="00446ECB">
            <w:pPr>
              <w:jc w:val="left"/>
              <w:rPr>
                <w:bCs/>
              </w:rPr>
            </w:pPr>
            <w:r>
              <w:rPr>
                <w:bCs/>
              </w:rPr>
              <w:t>2016-04-22</w:t>
            </w:r>
          </w:p>
        </w:tc>
        <w:tc>
          <w:tcPr>
            <w:tcW w:w="641" w:type="pct"/>
          </w:tcPr>
          <w:p w14:paraId="6AD89499" w14:textId="77777777" w:rsidR="00446ECB" w:rsidRDefault="00446ECB" w:rsidP="00446ECB">
            <w:pPr>
              <w:jc w:val="left"/>
              <w:rPr>
                <w:bCs/>
              </w:rPr>
            </w:pPr>
            <w:r>
              <w:rPr>
                <w:bCs/>
              </w:rPr>
              <w:t>PJA</w:t>
            </w:r>
          </w:p>
        </w:tc>
        <w:tc>
          <w:tcPr>
            <w:tcW w:w="692" w:type="pct"/>
          </w:tcPr>
          <w:p w14:paraId="11C98EDF" w14:textId="77777777" w:rsidR="00446ECB" w:rsidRDefault="00446ECB" w:rsidP="00446ECB">
            <w:pPr>
              <w:jc w:val="left"/>
              <w:rPr>
                <w:bCs/>
              </w:rPr>
            </w:pPr>
            <w:r>
              <w:rPr>
                <w:bCs/>
              </w:rPr>
              <w:t>divers</w:t>
            </w:r>
          </w:p>
        </w:tc>
        <w:tc>
          <w:tcPr>
            <w:tcW w:w="2497" w:type="pct"/>
          </w:tcPr>
          <w:p w14:paraId="7C7ABA07" w14:textId="77777777" w:rsidR="00446ECB" w:rsidRDefault="00446ECB" w:rsidP="00446ECB">
            <w:pPr>
              <w:jc w:val="left"/>
              <w:rPr>
                <w:bCs/>
              </w:rPr>
            </w:pPr>
            <w:r w:rsidRPr="00DB2583">
              <w:rPr>
                <w:bCs/>
                <w:u w:val="single"/>
              </w:rPr>
              <w:t>Concept</w:t>
            </w:r>
            <w:r>
              <w:rPr>
                <w:bCs/>
              </w:rPr>
              <w:t xml:space="preserve"> Update naar 1.1</w:t>
            </w:r>
          </w:p>
        </w:tc>
      </w:tr>
      <w:tr w:rsidR="00446ECB" w:rsidRPr="00866987" w14:paraId="63BB8AF8" w14:textId="77777777" w:rsidTr="00F25B55">
        <w:tc>
          <w:tcPr>
            <w:tcW w:w="445" w:type="pct"/>
          </w:tcPr>
          <w:p w14:paraId="240A27EE" w14:textId="77777777" w:rsidR="00446ECB" w:rsidRDefault="00446ECB" w:rsidP="00446ECB">
            <w:pPr>
              <w:jc w:val="left"/>
              <w:rPr>
                <w:bCs/>
              </w:rPr>
            </w:pPr>
            <w:r>
              <w:rPr>
                <w:bCs/>
              </w:rPr>
              <w:t>1.0RC1</w:t>
            </w:r>
          </w:p>
        </w:tc>
        <w:tc>
          <w:tcPr>
            <w:tcW w:w="725" w:type="pct"/>
          </w:tcPr>
          <w:p w14:paraId="34AA990C" w14:textId="77777777" w:rsidR="00446ECB" w:rsidRDefault="00446ECB" w:rsidP="00446ECB">
            <w:pPr>
              <w:jc w:val="left"/>
              <w:rPr>
                <w:bCs/>
              </w:rPr>
            </w:pPr>
            <w:r>
              <w:rPr>
                <w:bCs/>
              </w:rPr>
              <w:t>2015-12-02</w:t>
            </w:r>
          </w:p>
        </w:tc>
        <w:tc>
          <w:tcPr>
            <w:tcW w:w="641" w:type="pct"/>
          </w:tcPr>
          <w:p w14:paraId="0FBE350F" w14:textId="77777777" w:rsidR="00446ECB" w:rsidRDefault="00446ECB" w:rsidP="00446ECB">
            <w:pPr>
              <w:jc w:val="left"/>
              <w:rPr>
                <w:bCs/>
              </w:rPr>
            </w:pPr>
            <w:r>
              <w:rPr>
                <w:bCs/>
              </w:rPr>
              <w:t>PJA</w:t>
            </w:r>
          </w:p>
        </w:tc>
        <w:tc>
          <w:tcPr>
            <w:tcW w:w="692" w:type="pct"/>
          </w:tcPr>
          <w:p w14:paraId="0F062FCF" w14:textId="77777777" w:rsidR="00446ECB" w:rsidRDefault="00446ECB" w:rsidP="00446ECB">
            <w:pPr>
              <w:jc w:val="left"/>
              <w:rPr>
                <w:bCs/>
              </w:rPr>
            </w:pPr>
            <w:r>
              <w:rPr>
                <w:bCs/>
              </w:rPr>
              <w:t>H 3,9</w:t>
            </w:r>
          </w:p>
        </w:tc>
        <w:tc>
          <w:tcPr>
            <w:tcW w:w="2497" w:type="pct"/>
          </w:tcPr>
          <w:p w14:paraId="7B64C3E1" w14:textId="77777777" w:rsidR="00446ECB" w:rsidRDefault="00446ECB" w:rsidP="00446ECB">
            <w:pPr>
              <w:jc w:val="left"/>
              <w:rPr>
                <w:bCs/>
              </w:rPr>
            </w:pPr>
            <w:r>
              <w:rPr>
                <w:bCs/>
              </w:rPr>
              <w:t>GWSW referenties</w:t>
            </w:r>
          </w:p>
        </w:tc>
      </w:tr>
      <w:tr w:rsidR="00446ECB" w:rsidRPr="00866987" w14:paraId="31FD8B69" w14:textId="77777777" w:rsidTr="00F25B55">
        <w:tc>
          <w:tcPr>
            <w:tcW w:w="445" w:type="pct"/>
          </w:tcPr>
          <w:p w14:paraId="2CCF2C3A" w14:textId="77777777" w:rsidR="00446ECB" w:rsidRDefault="00446ECB" w:rsidP="00446ECB">
            <w:pPr>
              <w:jc w:val="left"/>
              <w:rPr>
                <w:bCs/>
              </w:rPr>
            </w:pPr>
            <w:r>
              <w:rPr>
                <w:bCs/>
              </w:rPr>
              <w:t>1.0RC1</w:t>
            </w:r>
          </w:p>
        </w:tc>
        <w:tc>
          <w:tcPr>
            <w:tcW w:w="725" w:type="pct"/>
          </w:tcPr>
          <w:p w14:paraId="22E088A3" w14:textId="77777777" w:rsidR="00446ECB" w:rsidRDefault="00446ECB" w:rsidP="00446ECB">
            <w:pPr>
              <w:jc w:val="left"/>
              <w:rPr>
                <w:bCs/>
              </w:rPr>
            </w:pPr>
            <w:r>
              <w:rPr>
                <w:bCs/>
              </w:rPr>
              <w:t>2015-11-20</w:t>
            </w:r>
          </w:p>
        </w:tc>
        <w:tc>
          <w:tcPr>
            <w:tcW w:w="641" w:type="pct"/>
          </w:tcPr>
          <w:p w14:paraId="1AE68758" w14:textId="77777777" w:rsidR="00446ECB" w:rsidRDefault="00446ECB" w:rsidP="00446ECB">
            <w:pPr>
              <w:jc w:val="left"/>
              <w:rPr>
                <w:bCs/>
              </w:rPr>
            </w:pPr>
            <w:r>
              <w:rPr>
                <w:bCs/>
              </w:rPr>
              <w:t>PJA</w:t>
            </w:r>
          </w:p>
        </w:tc>
        <w:tc>
          <w:tcPr>
            <w:tcW w:w="692" w:type="pct"/>
          </w:tcPr>
          <w:p w14:paraId="18E3024E" w14:textId="77777777" w:rsidR="00446ECB" w:rsidRDefault="00446ECB" w:rsidP="00446ECB">
            <w:pPr>
              <w:jc w:val="left"/>
              <w:rPr>
                <w:bCs/>
              </w:rPr>
            </w:pPr>
          </w:p>
        </w:tc>
        <w:tc>
          <w:tcPr>
            <w:tcW w:w="2497" w:type="pct"/>
          </w:tcPr>
          <w:p w14:paraId="57DC1AD0" w14:textId="77777777" w:rsidR="00446ECB" w:rsidRDefault="00446ECB" w:rsidP="00446ECB">
            <w:pPr>
              <w:jc w:val="left"/>
              <w:rPr>
                <w:bCs/>
              </w:rPr>
            </w:pPr>
            <w:r>
              <w:rPr>
                <w:bCs/>
              </w:rPr>
              <w:t xml:space="preserve">Publicatie als versie 1.0 release </w:t>
            </w:r>
            <w:proofErr w:type="spellStart"/>
            <w:r>
              <w:rPr>
                <w:bCs/>
              </w:rPr>
              <w:t>candidate</w:t>
            </w:r>
            <w:proofErr w:type="spellEnd"/>
            <w:r>
              <w:rPr>
                <w:bCs/>
              </w:rPr>
              <w:t xml:space="preserve"> 1</w:t>
            </w:r>
          </w:p>
        </w:tc>
      </w:tr>
      <w:tr w:rsidR="00446ECB" w:rsidRPr="00866987" w14:paraId="79BECA8A" w14:textId="77777777" w:rsidTr="00F25B55">
        <w:tc>
          <w:tcPr>
            <w:tcW w:w="445" w:type="pct"/>
          </w:tcPr>
          <w:p w14:paraId="66D9F98F" w14:textId="77777777" w:rsidR="00446ECB" w:rsidRDefault="00446ECB" w:rsidP="00446ECB">
            <w:pPr>
              <w:jc w:val="left"/>
              <w:rPr>
                <w:bCs/>
              </w:rPr>
            </w:pPr>
            <w:r>
              <w:rPr>
                <w:bCs/>
              </w:rPr>
              <w:t>0.99</w:t>
            </w:r>
          </w:p>
        </w:tc>
        <w:tc>
          <w:tcPr>
            <w:tcW w:w="725" w:type="pct"/>
          </w:tcPr>
          <w:p w14:paraId="5347C88D" w14:textId="77777777" w:rsidR="00446ECB" w:rsidRDefault="00446ECB" w:rsidP="00446ECB">
            <w:pPr>
              <w:jc w:val="left"/>
              <w:rPr>
                <w:bCs/>
              </w:rPr>
            </w:pPr>
            <w:r>
              <w:rPr>
                <w:bCs/>
              </w:rPr>
              <w:t>2015-11-10</w:t>
            </w:r>
          </w:p>
        </w:tc>
        <w:tc>
          <w:tcPr>
            <w:tcW w:w="641" w:type="pct"/>
          </w:tcPr>
          <w:p w14:paraId="03E5AEC1" w14:textId="77777777" w:rsidR="00446ECB" w:rsidRDefault="00446ECB" w:rsidP="00446ECB">
            <w:pPr>
              <w:jc w:val="left"/>
              <w:rPr>
                <w:bCs/>
              </w:rPr>
            </w:pPr>
            <w:r>
              <w:rPr>
                <w:bCs/>
              </w:rPr>
              <w:t>PJA</w:t>
            </w:r>
          </w:p>
        </w:tc>
        <w:tc>
          <w:tcPr>
            <w:tcW w:w="692" w:type="pct"/>
          </w:tcPr>
          <w:p w14:paraId="1D6DDA50" w14:textId="77777777" w:rsidR="00446ECB" w:rsidRDefault="00446ECB" w:rsidP="00446ECB">
            <w:pPr>
              <w:jc w:val="left"/>
              <w:rPr>
                <w:bCs/>
              </w:rPr>
            </w:pPr>
            <w:r>
              <w:rPr>
                <w:bCs/>
              </w:rPr>
              <w:t>alles</w:t>
            </w:r>
          </w:p>
        </w:tc>
        <w:tc>
          <w:tcPr>
            <w:tcW w:w="2497" w:type="pct"/>
          </w:tcPr>
          <w:p w14:paraId="1A5CEB62" w14:textId="77777777" w:rsidR="00446ECB" w:rsidRDefault="00446ECB" w:rsidP="00446ECB">
            <w:pPr>
              <w:jc w:val="left"/>
              <w:rPr>
                <w:bCs/>
              </w:rPr>
            </w:pPr>
            <w:proofErr w:type="spellStart"/>
            <w:r>
              <w:rPr>
                <w:bCs/>
              </w:rPr>
              <w:t>Nav</w:t>
            </w:r>
            <w:proofErr w:type="spellEnd"/>
            <w:r>
              <w:rPr>
                <w:bCs/>
              </w:rPr>
              <w:t xml:space="preserve"> review versie 0.96</w:t>
            </w:r>
          </w:p>
        </w:tc>
      </w:tr>
      <w:tr w:rsidR="00446ECB" w:rsidRPr="00866987" w14:paraId="2C51E506" w14:textId="77777777" w:rsidTr="00F25B55">
        <w:tc>
          <w:tcPr>
            <w:tcW w:w="445" w:type="pct"/>
          </w:tcPr>
          <w:p w14:paraId="276D1C53" w14:textId="77777777" w:rsidR="00446ECB" w:rsidRDefault="00446ECB" w:rsidP="00446ECB">
            <w:pPr>
              <w:jc w:val="left"/>
              <w:rPr>
                <w:bCs/>
              </w:rPr>
            </w:pPr>
            <w:r>
              <w:rPr>
                <w:bCs/>
              </w:rPr>
              <w:t>0.96</w:t>
            </w:r>
          </w:p>
        </w:tc>
        <w:tc>
          <w:tcPr>
            <w:tcW w:w="725" w:type="pct"/>
          </w:tcPr>
          <w:p w14:paraId="1FE4704D" w14:textId="77777777" w:rsidR="00446ECB" w:rsidRDefault="00446ECB" w:rsidP="00446ECB">
            <w:pPr>
              <w:jc w:val="left"/>
              <w:rPr>
                <w:bCs/>
              </w:rPr>
            </w:pPr>
            <w:r>
              <w:rPr>
                <w:bCs/>
              </w:rPr>
              <w:t>2015-06-18</w:t>
            </w:r>
          </w:p>
        </w:tc>
        <w:tc>
          <w:tcPr>
            <w:tcW w:w="641" w:type="pct"/>
          </w:tcPr>
          <w:p w14:paraId="19B4ECC7" w14:textId="77777777" w:rsidR="00446ECB" w:rsidRDefault="00446ECB" w:rsidP="00446ECB">
            <w:pPr>
              <w:jc w:val="left"/>
              <w:rPr>
                <w:bCs/>
              </w:rPr>
            </w:pPr>
            <w:r>
              <w:rPr>
                <w:bCs/>
              </w:rPr>
              <w:t>PJA</w:t>
            </w:r>
          </w:p>
        </w:tc>
        <w:tc>
          <w:tcPr>
            <w:tcW w:w="692" w:type="pct"/>
          </w:tcPr>
          <w:p w14:paraId="4CEC479D" w14:textId="77777777" w:rsidR="00446ECB" w:rsidRDefault="00446ECB" w:rsidP="00446ECB">
            <w:pPr>
              <w:jc w:val="left"/>
              <w:rPr>
                <w:bCs/>
              </w:rPr>
            </w:pPr>
            <w:r>
              <w:rPr>
                <w:bCs/>
              </w:rPr>
              <w:t>alles</w:t>
            </w:r>
          </w:p>
        </w:tc>
        <w:tc>
          <w:tcPr>
            <w:tcW w:w="2497" w:type="pct"/>
          </w:tcPr>
          <w:p w14:paraId="1F842A27" w14:textId="77777777" w:rsidR="00446ECB" w:rsidRDefault="00446ECB" w:rsidP="00446ECB">
            <w:pPr>
              <w:jc w:val="left"/>
              <w:rPr>
                <w:bCs/>
              </w:rPr>
            </w:pPr>
            <w:proofErr w:type="spellStart"/>
            <w:r>
              <w:rPr>
                <w:bCs/>
              </w:rPr>
              <w:t>Nav</w:t>
            </w:r>
            <w:proofErr w:type="spellEnd"/>
            <w:r>
              <w:rPr>
                <w:bCs/>
              </w:rPr>
              <w:t xml:space="preserve"> review en periode tot 18 juni.</w:t>
            </w:r>
          </w:p>
        </w:tc>
      </w:tr>
      <w:tr w:rsidR="00446ECB" w:rsidRPr="00866987" w14:paraId="4AE95D8D" w14:textId="77777777" w:rsidTr="00F25B55">
        <w:tc>
          <w:tcPr>
            <w:tcW w:w="445" w:type="pct"/>
          </w:tcPr>
          <w:p w14:paraId="5CCBDC43" w14:textId="77777777" w:rsidR="00446ECB" w:rsidRDefault="00446ECB" w:rsidP="00446ECB">
            <w:pPr>
              <w:jc w:val="left"/>
              <w:rPr>
                <w:bCs/>
              </w:rPr>
            </w:pPr>
            <w:r>
              <w:rPr>
                <w:bCs/>
              </w:rPr>
              <w:t>0.95</w:t>
            </w:r>
          </w:p>
        </w:tc>
        <w:tc>
          <w:tcPr>
            <w:tcW w:w="725" w:type="pct"/>
          </w:tcPr>
          <w:p w14:paraId="13CDE251" w14:textId="77777777" w:rsidR="00446ECB" w:rsidRDefault="00446ECB" w:rsidP="00446ECB">
            <w:pPr>
              <w:jc w:val="left"/>
              <w:rPr>
                <w:bCs/>
              </w:rPr>
            </w:pPr>
            <w:r>
              <w:rPr>
                <w:bCs/>
              </w:rPr>
              <w:t>2015-02-02</w:t>
            </w:r>
          </w:p>
        </w:tc>
        <w:tc>
          <w:tcPr>
            <w:tcW w:w="641" w:type="pct"/>
          </w:tcPr>
          <w:p w14:paraId="5C6FE716" w14:textId="77777777" w:rsidR="00446ECB" w:rsidRDefault="00446ECB" w:rsidP="00446ECB">
            <w:pPr>
              <w:jc w:val="left"/>
              <w:rPr>
                <w:bCs/>
              </w:rPr>
            </w:pPr>
            <w:r>
              <w:rPr>
                <w:bCs/>
              </w:rPr>
              <w:t>PJA</w:t>
            </w:r>
          </w:p>
        </w:tc>
        <w:tc>
          <w:tcPr>
            <w:tcW w:w="692" w:type="pct"/>
          </w:tcPr>
          <w:p w14:paraId="4C011088" w14:textId="77777777" w:rsidR="00446ECB" w:rsidRDefault="00446ECB" w:rsidP="00446ECB">
            <w:pPr>
              <w:jc w:val="left"/>
              <w:rPr>
                <w:bCs/>
              </w:rPr>
            </w:pPr>
            <w:r>
              <w:rPr>
                <w:bCs/>
              </w:rPr>
              <w:t>alles</w:t>
            </w:r>
          </w:p>
        </w:tc>
        <w:tc>
          <w:tcPr>
            <w:tcW w:w="2497" w:type="pct"/>
          </w:tcPr>
          <w:p w14:paraId="5FE40D91" w14:textId="77777777" w:rsidR="00446ECB" w:rsidRDefault="00446ECB" w:rsidP="00446ECB">
            <w:pPr>
              <w:jc w:val="left"/>
              <w:rPr>
                <w:bCs/>
              </w:rPr>
            </w:pPr>
            <w:proofErr w:type="spellStart"/>
            <w:r>
              <w:rPr>
                <w:bCs/>
              </w:rPr>
              <w:t>Nav</w:t>
            </w:r>
            <w:proofErr w:type="spellEnd"/>
            <w:r>
              <w:rPr>
                <w:bCs/>
              </w:rPr>
              <w:t xml:space="preserve"> van review werkgroep</w:t>
            </w:r>
          </w:p>
        </w:tc>
      </w:tr>
      <w:tr w:rsidR="00446ECB" w:rsidRPr="00866987" w14:paraId="56163548" w14:textId="77777777" w:rsidTr="00F25B55">
        <w:tc>
          <w:tcPr>
            <w:tcW w:w="445" w:type="pct"/>
          </w:tcPr>
          <w:p w14:paraId="75B6B6F2" w14:textId="77777777" w:rsidR="00446ECB" w:rsidRDefault="00446ECB" w:rsidP="00446ECB">
            <w:pPr>
              <w:jc w:val="left"/>
              <w:rPr>
                <w:bCs/>
              </w:rPr>
            </w:pPr>
            <w:r>
              <w:rPr>
                <w:bCs/>
              </w:rPr>
              <w:t>0.9</w:t>
            </w:r>
          </w:p>
        </w:tc>
        <w:tc>
          <w:tcPr>
            <w:tcW w:w="725" w:type="pct"/>
          </w:tcPr>
          <w:p w14:paraId="7D95621D" w14:textId="77777777" w:rsidR="00446ECB" w:rsidRDefault="00446ECB" w:rsidP="00446ECB">
            <w:pPr>
              <w:jc w:val="left"/>
              <w:rPr>
                <w:bCs/>
              </w:rPr>
            </w:pPr>
            <w:r>
              <w:rPr>
                <w:bCs/>
              </w:rPr>
              <w:t>2014-12-18</w:t>
            </w:r>
          </w:p>
        </w:tc>
        <w:tc>
          <w:tcPr>
            <w:tcW w:w="641" w:type="pct"/>
          </w:tcPr>
          <w:p w14:paraId="66E1EAA5" w14:textId="77777777" w:rsidR="00446ECB" w:rsidRDefault="00446ECB" w:rsidP="00446ECB">
            <w:pPr>
              <w:jc w:val="left"/>
              <w:rPr>
                <w:bCs/>
              </w:rPr>
            </w:pPr>
            <w:r>
              <w:rPr>
                <w:bCs/>
              </w:rPr>
              <w:t>PJA</w:t>
            </w:r>
          </w:p>
        </w:tc>
        <w:tc>
          <w:tcPr>
            <w:tcW w:w="692" w:type="pct"/>
          </w:tcPr>
          <w:p w14:paraId="03F39C61" w14:textId="77777777" w:rsidR="00446ECB" w:rsidRDefault="00446ECB" w:rsidP="00446ECB">
            <w:pPr>
              <w:jc w:val="left"/>
              <w:rPr>
                <w:bCs/>
              </w:rPr>
            </w:pPr>
          </w:p>
        </w:tc>
        <w:tc>
          <w:tcPr>
            <w:tcW w:w="2497" w:type="pct"/>
          </w:tcPr>
          <w:p w14:paraId="33C2DFF3" w14:textId="77777777" w:rsidR="00446ECB" w:rsidRDefault="00446ECB" w:rsidP="00446ECB">
            <w:pPr>
              <w:jc w:val="left"/>
              <w:rPr>
                <w:bCs/>
              </w:rPr>
            </w:pPr>
            <w:r>
              <w:rPr>
                <w:bCs/>
              </w:rPr>
              <w:t>Review op 0.3 verwerkt</w:t>
            </w:r>
          </w:p>
        </w:tc>
      </w:tr>
      <w:tr w:rsidR="00446ECB" w:rsidRPr="00866987" w14:paraId="77A08958" w14:textId="77777777" w:rsidTr="00F25B55">
        <w:tc>
          <w:tcPr>
            <w:tcW w:w="445" w:type="pct"/>
          </w:tcPr>
          <w:p w14:paraId="2D06FA5A" w14:textId="77777777" w:rsidR="00446ECB" w:rsidRDefault="00446ECB" w:rsidP="00446ECB">
            <w:pPr>
              <w:jc w:val="left"/>
              <w:rPr>
                <w:bCs/>
              </w:rPr>
            </w:pPr>
            <w:r>
              <w:rPr>
                <w:bCs/>
              </w:rPr>
              <w:t>0.3</w:t>
            </w:r>
          </w:p>
        </w:tc>
        <w:tc>
          <w:tcPr>
            <w:tcW w:w="725" w:type="pct"/>
          </w:tcPr>
          <w:p w14:paraId="7FBF1772" w14:textId="77777777" w:rsidR="00446ECB" w:rsidRDefault="00446ECB" w:rsidP="00446ECB">
            <w:pPr>
              <w:jc w:val="left"/>
              <w:rPr>
                <w:bCs/>
              </w:rPr>
            </w:pPr>
            <w:r>
              <w:rPr>
                <w:bCs/>
              </w:rPr>
              <w:t>2014-11-26</w:t>
            </w:r>
          </w:p>
        </w:tc>
        <w:tc>
          <w:tcPr>
            <w:tcW w:w="641" w:type="pct"/>
          </w:tcPr>
          <w:p w14:paraId="60F37EED" w14:textId="77777777" w:rsidR="00446ECB" w:rsidRDefault="00446ECB" w:rsidP="00446ECB">
            <w:pPr>
              <w:jc w:val="left"/>
              <w:rPr>
                <w:bCs/>
              </w:rPr>
            </w:pPr>
            <w:r>
              <w:rPr>
                <w:bCs/>
              </w:rPr>
              <w:t>PJA</w:t>
            </w:r>
          </w:p>
        </w:tc>
        <w:tc>
          <w:tcPr>
            <w:tcW w:w="692" w:type="pct"/>
          </w:tcPr>
          <w:p w14:paraId="78593684" w14:textId="77777777" w:rsidR="00446ECB" w:rsidRDefault="00446ECB" w:rsidP="00446ECB">
            <w:pPr>
              <w:jc w:val="left"/>
              <w:rPr>
                <w:bCs/>
              </w:rPr>
            </w:pPr>
            <w:r>
              <w:rPr>
                <w:bCs/>
              </w:rPr>
              <w:t>1,2,3,4,5,6</w:t>
            </w:r>
          </w:p>
        </w:tc>
        <w:tc>
          <w:tcPr>
            <w:tcW w:w="2497" w:type="pct"/>
          </w:tcPr>
          <w:p w14:paraId="118D5FCA" w14:textId="77777777" w:rsidR="00446ECB" w:rsidRDefault="00446ECB" w:rsidP="00446ECB">
            <w:pPr>
              <w:jc w:val="left"/>
              <w:rPr>
                <w:bCs/>
              </w:rPr>
            </w:pPr>
            <w:r>
              <w:rPr>
                <w:bCs/>
              </w:rPr>
              <w:t>Review verwerkt, andere dan WION modellen toegevoegd</w:t>
            </w:r>
          </w:p>
        </w:tc>
      </w:tr>
      <w:tr w:rsidR="00446ECB" w:rsidRPr="00866987" w14:paraId="5CD37F33" w14:textId="77777777" w:rsidTr="00F25B55">
        <w:tc>
          <w:tcPr>
            <w:tcW w:w="445" w:type="pct"/>
          </w:tcPr>
          <w:p w14:paraId="64C1E150" w14:textId="77777777" w:rsidR="00446ECB" w:rsidRPr="000427A2" w:rsidRDefault="00446ECB" w:rsidP="00446ECB">
            <w:pPr>
              <w:jc w:val="left"/>
              <w:rPr>
                <w:bCs/>
              </w:rPr>
            </w:pPr>
            <w:r>
              <w:rPr>
                <w:bCs/>
              </w:rPr>
              <w:t>0.2</w:t>
            </w:r>
          </w:p>
        </w:tc>
        <w:tc>
          <w:tcPr>
            <w:tcW w:w="725" w:type="pct"/>
          </w:tcPr>
          <w:p w14:paraId="7CEDAD13" w14:textId="77777777" w:rsidR="00446ECB" w:rsidRPr="000427A2" w:rsidRDefault="00446ECB" w:rsidP="00446ECB">
            <w:pPr>
              <w:jc w:val="left"/>
              <w:rPr>
                <w:bCs/>
              </w:rPr>
            </w:pPr>
            <w:r>
              <w:rPr>
                <w:bCs/>
              </w:rPr>
              <w:t>2014-11-03</w:t>
            </w:r>
          </w:p>
        </w:tc>
        <w:tc>
          <w:tcPr>
            <w:tcW w:w="641" w:type="pct"/>
          </w:tcPr>
          <w:p w14:paraId="4515AB23" w14:textId="77777777" w:rsidR="00446ECB" w:rsidRPr="000427A2" w:rsidRDefault="00446ECB" w:rsidP="00446ECB">
            <w:pPr>
              <w:jc w:val="left"/>
              <w:rPr>
                <w:bCs/>
              </w:rPr>
            </w:pPr>
            <w:r>
              <w:rPr>
                <w:bCs/>
              </w:rPr>
              <w:t>PJA</w:t>
            </w:r>
          </w:p>
        </w:tc>
        <w:tc>
          <w:tcPr>
            <w:tcW w:w="692" w:type="pct"/>
          </w:tcPr>
          <w:p w14:paraId="6B5333A8" w14:textId="77777777" w:rsidR="00446ECB" w:rsidRPr="000427A2" w:rsidRDefault="00446ECB" w:rsidP="00446ECB">
            <w:pPr>
              <w:jc w:val="left"/>
              <w:rPr>
                <w:bCs/>
              </w:rPr>
            </w:pPr>
            <w:r>
              <w:rPr>
                <w:bCs/>
              </w:rPr>
              <w:t>H 5</w:t>
            </w:r>
          </w:p>
        </w:tc>
        <w:tc>
          <w:tcPr>
            <w:tcW w:w="2497" w:type="pct"/>
          </w:tcPr>
          <w:p w14:paraId="71F19AFB" w14:textId="77777777" w:rsidR="00446ECB" w:rsidRPr="000427A2" w:rsidRDefault="00446ECB" w:rsidP="00446ECB">
            <w:pPr>
              <w:jc w:val="left"/>
              <w:rPr>
                <w:bCs/>
              </w:rPr>
            </w:pPr>
            <w:r>
              <w:rPr>
                <w:bCs/>
              </w:rPr>
              <w:t>Hoofdstuk 5 ingevuld</w:t>
            </w:r>
          </w:p>
        </w:tc>
      </w:tr>
      <w:tr w:rsidR="00446ECB" w:rsidRPr="00866987" w14:paraId="724F9A74" w14:textId="77777777" w:rsidTr="00F25B55">
        <w:tc>
          <w:tcPr>
            <w:tcW w:w="445" w:type="pct"/>
          </w:tcPr>
          <w:p w14:paraId="38C3B6A6" w14:textId="77777777" w:rsidR="00446ECB" w:rsidRPr="000427A2" w:rsidRDefault="00446ECB" w:rsidP="00446ECB">
            <w:pPr>
              <w:jc w:val="left"/>
              <w:rPr>
                <w:bCs/>
              </w:rPr>
            </w:pPr>
            <w:r w:rsidRPr="000427A2">
              <w:rPr>
                <w:bCs/>
              </w:rPr>
              <w:t>0.1</w:t>
            </w:r>
          </w:p>
        </w:tc>
        <w:tc>
          <w:tcPr>
            <w:tcW w:w="725" w:type="pct"/>
          </w:tcPr>
          <w:p w14:paraId="4742C017" w14:textId="77777777"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14:paraId="66D01EA0" w14:textId="77777777" w:rsidR="00446ECB" w:rsidRPr="000427A2" w:rsidRDefault="00446ECB" w:rsidP="00446ECB">
            <w:pPr>
              <w:jc w:val="left"/>
              <w:rPr>
                <w:bCs/>
              </w:rPr>
            </w:pPr>
            <w:r>
              <w:rPr>
                <w:bCs/>
              </w:rPr>
              <w:t>PJA</w:t>
            </w:r>
          </w:p>
        </w:tc>
        <w:tc>
          <w:tcPr>
            <w:tcW w:w="692" w:type="pct"/>
          </w:tcPr>
          <w:p w14:paraId="5933CC05" w14:textId="77777777" w:rsidR="00446ECB" w:rsidRPr="000427A2" w:rsidRDefault="00446ECB" w:rsidP="00446ECB">
            <w:pPr>
              <w:jc w:val="left"/>
              <w:rPr>
                <w:bCs/>
              </w:rPr>
            </w:pPr>
            <w:r w:rsidRPr="000427A2">
              <w:rPr>
                <w:bCs/>
              </w:rPr>
              <w:t>Geheel</w:t>
            </w:r>
          </w:p>
        </w:tc>
        <w:tc>
          <w:tcPr>
            <w:tcW w:w="2497" w:type="pct"/>
          </w:tcPr>
          <w:p w14:paraId="3326CB3C" w14:textId="77777777" w:rsidR="00446ECB" w:rsidRPr="000427A2" w:rsidRDefault="00446ECB" w:rsidP="00446ECB">
            <w:pPr>
              <w:jc w:val="left"/>
              <w:rPr>
                <w:bCs/>
              </w:rPr>
            </w:pPr>
            <w:r w:rsidRPr="00546004">
              <w:rPr>
                <w:rFonts w:ascii="Arial" w:hAnsi="Arial" w:cs="Arial"/>
                <w:bCs/>
              </w:rPr>
              <w:t>Start op basis van PDOK DPS Template</w:t>
            </w:r>
          </w:p>
        </w:tc>
      </w:tr>
    </w:tbl>
    <w:p w14:paraId="72E5564A" w14:textId="77777777" w:rsidR="000427A2" w:rsidRDefault="00B8526C">
      <w:pPr>
        <w:spacing w:line="240" w:lineRule="auto"/>
        <w:jc w:val="left"/>
        <w:rPr>
          <w:sz w:val="28"/>
          <w:szCs w:val="28"/>
        </w:rPr>
      </w:pPr>
      <w:r>
        <w:rPr>
          <w:noProof/>
          <w:sz w:val="28"/>
          <w:szCs w:val="28"/>
        </w:rPr>
        <w:lastRenderedPageBreak/>
        <w:drawing>
          <wp:anchor distT="0" distB="0" distL="114300" distR="114300" simplePos="0" relativeHeight="251638272" behindDoc="0" locked="0" layoutInCell="1" allowOverlap="1" wp14:anchorId="006B9546" wp14:editId="3A4A45FE">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793B0B">
        <w:rPr>
          <w:noProof/>
          <w:sz w:val="28"/>
          <w:szCs w:val="28"/>
        </w:rPr>
        <w:pict w14:anchorId="4E6BF784">
          <v:shape id="Tekstvak 7" o:spid="_x0000_s1039" type="#_x0000_t202" style="position:absolute;margin-left:-20.4pt;margin-top:17.3pt;width:501.05pt;height:44.8pt;z-index:25166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14:paraId="4273E808" w14:textId="77777777" w:rsidR="00793B0B" w:rsidRPr="00672722" w:rsidRDefault="00793B0B" w:rsidP="0071388C">
                  <w:pPr>
                    <w:rPr>
                      <w:b/>
                    </w:rPr>
                  </w:pPr>
                  <w:r>
                    <w:rPr>
                      <w:b/>
                    </w:rPr>
                    <w:t>rechtenbeleid</w:t>
                  </w:r>
                </w:p>
                <w:p w14:paraId="73995A96" w14:textId="77777777" w:rsidR="00793B0B" w:rsidRDefault="00793B0B" w:rsidP="0071388C">
                  <w:pPr>
                    <w:ind w:left="709" w:firstLine="709"/>
                  </w:pPr>
                  <w:r w:rsidRPr="00D774FF">
                    <w:t>Naamsvermelding-</w:t>
                  </w:r>
                  <w:proofErr w:type="spellStart"/>
                  <w:r w:rsidRPr="00D774FF">
                    <w:t>GeenAfgeleideWerken</w:t>
                  </w:r>
                  <w:proofErr w:type="spellEnd"/>
                  <w:r w:rsidRPr="00D774FF">
                    <w:t xml:space="preserve"> 3.0 Nederland</w:t>
                  </w:r>
                </w:p>
                <w:p w14:paraId="5D352AF8" w14:textId="77777777" w:rsidR="00793B0B" w:rsidRDefault="00793B0B" w:rsidP="0071388C">
                  <w:pPr>
                    <w:ind w:left="709" w:firstLine="709"/>
                  </w:pPr>
                  <w:r w:rsidRPr="00D774FF">
                    <w:t>(CC BY-ND 3.0)</w:t>
                  </w:r>
                  <w:r>
                    <w:t xml:space="preserve"> </w:t>
                  </w:r>
                  <w:r>
                    <w:tab/>
                  </w:r>
                </w:p>
                <w:p w14:paraId="5BBE5D4F" w14:textId="77777777" w:rsidR="00793B0B" w:rsidRDefault="00793B0B" w:rsidP="0071388C">
                  <w:pPr>
                    <w:ind w:left="709" w:firstLine="709"/>
                  </w:pPr>
                </w:p>
                <w:p w14:paraId="310E8B26" w14:textId="77777777" w:rsidR="00793B0B" w:rsidRPr="002564CF" w:rsidRDefault="00793B0B" w:rsidP="0071388C">
                  <w:r w:rsidRPr="00D774FF" w:rsidDel="000A350C">
                    <w:t xml:space="preserve"> </w:t>
                  </w:r>
                </w:p>
              </w:txbxContent>
            </v:textbox>
            <w10:wrap type="square"/>
          </v:shape>
        </w:pict>
      </w:r>
      <w:r w:rsidR="000427A2">
        <w:rPr>
          <w:sz w:val="28"/>
          <w:szCs w:val="28"/>
        </w:rPr>
        <w:br w:type="page"/>
      </w: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271E105B" w14:textId="77777777"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47662C3B" w14:textId="77777777" w:rsidR="006F7422" w:rsidRDefault="006F7422" w:rsidP="000427A2"/>
    <w:p w14:paraId="35BB9D9D" w14:textId="77777777"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14:paraId="799A6321" w14:textId="77777777" w:rsidR="000E7FD9" w:rsidRDefault="000E7FD9" w:rsidP="000E7FD9"/>
    <w:p w14:paraId="32D9D3B0" w14:textId="77777777" w:rsidR="008E0649" w:rsidRDefault="009C2B75" w:rsidP="000E7FD9">
      <w:r>
        <w:t>Pr</w:t>
      </w:r>
      <w:r w:rsidR="008E0649">
        <w:t>ojectgroep:</w:t>
      </w:r>
    </w:p>
    <w:p w14:paraId="699AD396" w14:textId="2EEBA8D8" w:rsidR="008E0649" w:rsidDel="007B04A2" w:rsidRDefault="008E0649" w:rsidP="000E7FD9">
      <w:pPr>
        <w:rPr>
          <w:del w:id="25" w:author="Paul Janssen" w:date="2020-05-22T14:40:00Z"/>
        </w:rPr>
      </w:pPr>
      <w:del w:id="26" w:author="Paul Janssen" w:date="2020-05-22T14:40:00Z">
        <w:r w:rsidDel="007B04A2">
          <w:delText>Linda van den Brink (Geonovum)</w:delText>
        </w:r>
      </w:del>
    </w:p>
    <w:p w14:paraId="73B41AB9" w14:textId="77777777" w:rsidR="008E0649" w:rsidRDefault="008E0649" w:rsidP="008E0649">
      <w:r>
        <w:t>Paul Janssen (Geonovum)</w:t>
      </w:r>
    </w:p>
    <w:p w14:paraId="5F72275D" w14:textId="77777777" w:rsidR="008E0649" w:rsidRDefault="008E0649" w:rsidP="000E7FD9">
      <w:r>
        <w:t>Edward Mac Gillavry (</w:t>
      </w:r>
      <w:proofErr w:type="spellStart"/>
      <w:r>
        <w:t>Webmapper</w:t>
      </w:r>
      <w:proofErr w:type="spellEnd"/>
      <w:r>
        <w:t>)</w:t>
      </w:r>
    </w:p>
    <w:p w14:paraId="395CF3E0" w14:textId="21B920D7" w:rsidR="008E0649" w:rsidRDefault="008E0649" w:rsidP="000E7FD9">
      <w:del w:id="27" w:author="Paul Janssen" w:date="2020-05-22T14:40:00Z">
        <w:r w:rsidDel="007B04A2">
          <w:delText>Wilko Quak (Geonovum)</w:delText>
        </w:r>
      </w:del>
    </w:p>
    <w:p w14:paraId="3E04B117" w14:textId="77777777" w:rsidR="008E0649" w:rsidRDefault="008E0649" w:rsidP="000E7FD9"/>
    <w:p w14:paraId="550A9B97" w14:textId="77777777" w:rsidR="008E0649" w:rsidRDefault="008E0649" w:rsidP="000E7FD9">
      <w:r>
        <w:t>Werkgroep:</w:t>
      </w:r>
    </w:p>
    <w:p w14:paraId="12FFE0B3" w14:textId="77777777" w:rsidR="004F4FCB" w:rsidRDefault="004F4FCB" w:rsidP="000E7FD9">
      <w:r>
        <w:t>Fuat Akdeniz (Kadaster)</w:t>
      </w:r>
    </w:p>
    <w:p w14:paraId="7D5BFBA1" w14:textId="2F2DA3D3" w:rsidR="000E7FD9" w:rsidRDefault="000E7FD9" w:rsidP="000E7FD9">
      <w:del w:id="28" w:author="Paul Janssen" w:date="2020-05-22T14:40:00Z">
        <w:r w:rsidDel="007B04A2">
          <w:delText>Ad van Houtum (Kadaster)</w:delText>
        </w:r>
      </w:del>
    </w:p>
    <w:p w14:paraId="4CD15011" w14:textId="77777777" w:rsidR="004F4FCB" w:rsidRDefault="004F4FCB" w:rsidP="004F4FCB">
      <w:r>
        <w:t>Herman van den Berg (Kadaster)</w:t>
      </w:r>
    </w:p>
    <w:p w14:paraId="14F96A54" w14:textId="6AF04137" w:rsidR="004F4FCB" w:rsidRPr="000C1C49" w:rsidDel="007B04A2" w:rsidRDefault="004F4FCB" w:rsidP="004F4FCB">
      <w:pPr>
        <w:rPr>
          <w:del w:id="29" w:author="Paul Janssen" w:date="2020-05-22T14:40:00Z"/>
        </w:rPr>
      </w:pPr>
      <w:del w:id="30" w:author="Paul Janssen" w:date="2020-05-22T14:40:00Z">
        <w:r w:rsidRPr="00971241" w:rsidDel="007B04A2">
          <w:delText>Martin Borgman (Kadaster)</w:delText>
        </w:r>
      </w:del>
    </w:p>
    <w:p w14:paraId="3F70DD4D" w14:textId="77777777" w:rsidR="004F4FCB" w:rsidRDefault="004F4FCB" w:rsidP="004F4FCB">
      <w:r>
        <w:t>Marco Scholten (Kadaster)</w:t>
      </w:r>
    </w:p>
    <w:p w14:paraId="67E6A312" w14:textId="6A2A3F3C" w:rsidR="004F4FCB" w:rsidDel="007B04A2" w:rsidRDefault="004F4FCB" w:rsidP="004F4FCB">
      <w:pPr>
        <w:rPr>
          <w:del w:id="31" w:author="Paul Janssen" w:date="2020-05-22T14:40:00Z"/>
        </w:rPr>
      </w:pPr>
      <w:del w:id="32" w:author="Paul Janssen" w:date="2020-05-22T14:40:00Z">
        <w:r w:rsidDel="007B04A2">
          <w:delText>Nick Naus (Kadaster)</w:delText>
        </w:r>
      </w:del>
    </w:p>
    <w:p w14:paraId="160ACA0D" w14:textId="77777777" w:rsidR="000E7FD9" w:rsidRDefault="000E7FD9" w:rsidP="000E7FD9">
      <w:r>
        <w:t xml:space="preserve">Wil </w:t>
      </w:r>
      <w:proofErr w:type="spellStart"/>
      <w:r>
        <w:t>Lambo</w:t>
      </w:r>
      <w:proofErr w:type="spellEnd"/>
      <w:r>
        <w:t xml:space="preserve"> (KPN)</w:t>
      </w:r>
    </w:p>
    <w:p w14:paraId="36F60667" w14:textId="77777777" w:rsidR="00CD35A6" w:rsidRDefault="00CD35A6" w:rsidP="000E7FD9">
      <w:r w:rsidRPr="00BA09AC">
        <w:t xml:space="preserve">Martin van </w:t>
      </w:r>
      <w:proofErr w:type="spellStart"/>
      <w:r w:rsidRPr="00BA09AC">
        <w:t>Vaale</w:t>
      </w:r>
      <w:r>
        <w:t>n</w:t>
      </w:r>
      <w:proofErr w:type="spellEnd"/>
      <w:r>
        <w:t xml:space="preserve"> (KPN)</w:t>
      </w:r>
    </w:p>
    <w:p w14:paraId="1760614E" w14:textId="0385A3DF" w:rsidR="000E7FD9" w:rsidRDefault="000E7FD9" w:rsidP="000E7FD9">
      <w:del w:id="33" w:author="Paul Janssen" w:date="2020-05-22T14:41:00Z">
        <w:r w:rsidDel="007B04A2">
          <w:delText>Daan van Os</w:delText>
        </w:r>
      </w:del>
      <w:ins w:id="34" w:author="Paul Janssen" w:date="2020-05-22T14:41:00Z">
        <w:r w:rsidR="007B04A2">
          <w:t>Henk ….</w:t>
        </w:r>
      </w:ins>
      <w:r>
        <w:t xml:space="preserve"> (Brabant Water)</w:t>
      </w:r>
    </w:p>
    <w:p w14:paraId="6781B68A" w14:textId="7F7D3107" w:rsidR="000E7FD9" w:rsidDel="007B04A2" w:rsidRDefault="006F2CE2" w:rsidP="000E7FD9">
      <w:pPr>
        <w:rPr>
          <w:del w:id="35" w:author="Paul Janssen" w:date="2020-05-22T14:41:00Z"/>
          <w:lang w:val="fr-FR"/>
        </w:rPr>
      </w:pPr>
      <w:del w:id="36" w:author="Paul Janssen" w:date="2020-05-22T14:41:00Z">
        <w:r w:rsidRPr="006F2CE2" w:rsidDel="007B04A2">
          <w:rPr>
            <w:lang w:val="fr-FR"/>
          </w:rPr>
          <w:delText>Jorrit Hans</w:delText>
        </w:r>
        <w:r w:rsidR="00C67CD4" w:rsidDel="007B04A2">
          <w:rPr>
            <w:lang w:val="fr-FR"/>
          </w:rPr>
          <w:delText>s</w:delText>
        </w:r>
        <w:r w:rsidRPr="006F2CE2" w:rsidDel="007B04A2">
          <w:rPr>
            <w:lang w:val="fr-FR"/>
          </w:rPr>
          <w:delText>on (Enexis)</w:delText>
        </w:r>
      </w:del>
    </w:p>
    <w:p w14:paraId="7644B7BA" w14:textId="77777777" w:rsidR="00C25750" w:rsidRPr="000E7FD9" w:rsidRDefault="00C25750" w:rsidP="000E7FD9">
      <w:pPr>
        <w:rPr>
          <w:lang w:val="fr-FR"/>
        </w:rPr>
      </w:pPr>
      <w:r>
        <w:rPr>
          <w:lang w:val="fr-FR"/>
        </w:rPr>
        <w:t xml:space="preserve">Bart </w:t>
      </w:r>
      <w:proofErr w:type="spellStart"/>
      <w:r>
        <w:rPr>
          <w:lang w:val="fr-FR"/>
        </w:rPr>
        <w:t>Thevis</w:t>
      </w:r>
      <w:proofErr w:type="spellEnd"/>
      <w:r>
        <w:rPr>
          <w:lang w:val="fr-FR"/>
        </w:rPr>
        <w:t xml:space="preserve"> (</w:t>
      </w:r>
      <w:proofErr w:type="spellStart"/>
      <w:r>
        <w:rPr>
          <w:lang w:val="fr-FR"/>
        </w:rPr>
        <w:t>Enexis</w:t>
      </w:r>
      <w:proofErr w:type="spellEnd"/>
      <w:r>
        <w:rPr>
          <w:lang w:val="fr-FR"/>
        </w:rPr>
        <w:t>)</w:t>
      </w:r>
    </w:p>
    <w:p w14:paraId="4549547B" w14:textId="77777777" w:rsidR="008E0649" w:rsidRDefault="00AD512E" w:rsidP="000E7FD9">
      <w:pPr>
        <w:rPr>
          <w:lang w:val="en-GB"/>
        </w:rPr>
      </w:pPr>
      <w:r w:rsidRPr="00DB2583">
        <w:rPr>
          <w:lang w:val="en-GB"/>
        </w:rPr>
        <w:t xml:space="preserve">Patrick </w:t>
      </w:r>
      <w:proofErr w:type="spellStart"/>
      <w:r w:rsidRPr="00DB2583">
        <w:rPr>
          <w:lang w:val="en-GB"/>
        </w:rPr>
        <w:t>Straver</w:t>
      </w:r>
      <w:proofErr w:type="spellEnd"/>
      <w:r w:rsidRPr="00DB2583">
        <w:rPr>
          <w:lang w:val="en-GB"/>
        </w:rPr>
        <w:t xml:space="preserve"> (BAM)</w:t>
      </w:r>
    </w:p>
    <w:p w14:paraId="293ABA8B" w14:textId="77777777" w:rsidR="004F4FCB" w:rsidRPr="002C1BDB" w:rsidRDefault="004F4FCB" w:rsidP="004F4FCB">
      <w:pPr>
        <w:rPr>
          <w:lang w:val="en-GB"/>
        </w:rPr>
      </w:pPr>
      <w:r w:rsidRPr="002C1BDB">
        <w:rPr>
          <w:lang w:val="en-GB"/>
        </w:rPr>
        <w:t>Hans Postema (</w:t>
      </w:r>
      <w:proofErr w:type="spellStart"/>
      <w:r w:rsidRPr="002C1BDB">
        <w:rPr>
          <w:lang w:val="en-GB"/>
        </w:rPr>
        <w:t>Gasunie</w:t>
      </w:r>
      <w:proofErr w:type="spellEnd"/>
      <w:r w:rsidRPr="002C1BDB">
        <w:rPr>
          <w:lang w:val="en-GB"/>
        </w:rPr>
        <w:t>)</w:t>
      </w:r>
    </w:p>
    <w:p w14:paraId="4D132164" w14:textId="77777777" w:rsidR="000E7FD9" w:rsidRDefault="000E7FD9" w:rsidP="000E7FD9">
      <w:r>
        <w:t>Ron Dijkstra (</w:t>
      </w:r>
      <w:proofErr w:type="spellStart"/>
      <w:r>
        <w:t>Gasunie</w:t>
      </w:r>
      <w:proofErr w:type="spellEnd"/>
      <w:r>
        <w:t>)</w:t>
      </w:r>
    </w:p>
    <w:p w14:paraId="71F4CA53" w14:textId="77777777" w:rsidR="000E7FD9" w:rsidRDefault="000E7FD9" w:rsidP="000E7FD9">
      <w:r>
        <w:t>Hendrik van de Berg (</w:t>
      </w:r>
      <w:proofErr w:type="spellStart"/>
      <w:r>
        <w:t>A</w:t>
      </w:r>
      <w:r w:rsidR="00E76D04">
        <w:t>l</w:t>
      </w:r>
      <w:r>
        <w:t>liander</w:t>
      </w:r>
      <w:proofErr w:type="spellEnd"/>
      <w:r>
        <w:t>)</w:t>
      </w:r>
    </w:p>
    <w:p w14:paraId="5702B98D" w14:textId="77777777" w:rsidR="00C25750" w:rsidRDefault="00C25750" w:rsidP="000E7FD9">
      <w:r>
        <w:t>Jan van der Tol (Ziggo)</w:t>
      </w:r>
    </w:p>
    <w:p w14:paraId="1E95498A" w14:textId="77777777" w:rsidR="000E7FD9" w:rsidRDefault="000E7FD9" w:rsidP="000E7FD9">
      <w:r>
        <w:t>Henny Nouwens (Ziggo)</w:t>
      </w:r>
    </w:p>
    <w:p w14:paraId="6032FB83" w14:textId="77777777" w:rsidR="000E7FD9" w:rsidRPr="00DB2583" w:rsidRDefault="006A5E30" w:rsidP="000E7FD9">
      <w:r w:rsidRPr="00DB2583">
        <w:t xml:space="preserve">Frank </w:t>
      </w:r>
      <w:proofErr w:type="spellStart"/>
      <w:r w:rsidRPr="00DB2583">
        <w:t>Coumans</w:t>
      </w:r>
      <w:proofErr w:type="spellEnd"/>
      <w:r w:rsidRPr="00DB2583">
        <w:t xml:space="preserve"> (Eneco)</w:t>
      </w:r>
    </w:p>
    <w:p w14:paraId="1EE7BC44" w14:textId="77777777" w:rsidR="000E7FD9" w:rsidRDefault="000E7FD9" w:rsidP="000E7FD9">
      <w:r>
        <w:t>Hans Meijer (Gemeente Den Haag)</w:t>
      </w:r>
    </w:p>
    <w:p w14:paraId="3B2E30DB" w14:textId="77777777" w:rsidR="000E7FD9" w:rsidRDefault="000E7FD9" w:rsidP="000E7FD9">
      <w:r>
        <w:t xml:space="preserve">Eric Oosterom (Stichting </w:t>
      </w:r>
      <w:r w:rsidR="00D25D0C">
        <w:t>RIONED</w:t>
      </w:r>
      <w:r>
        <w:t>)</w:t>
      </w:r>
    </w:p>
    <w:p w14:paraId="76150537" w14:textId="77777777" w:rsidR="00CD35A6" w:rsidRDefault="00CD35A6" w:rsidP="000E7FD9">
      <w:r w:rsidRPr="00BA09AC">
        <w:t>Hendrik Kingma</w:t>
      </w:r>
      <w:r>
        <w:t xml:space="preserve"> (</w:t>
      </w:r>
      <w:r w:rsidR="00446ECB">
        <w:t>Stichting RIONED</w:t>
      </w:r>
      <w:r>
        <w:t>)</w:t>
      </w:r>
    </w:p>
    <w:p w14:paraId="1F761002" w14:textId="77777777" w:rsidR="00735463" w:rsidRDefault="00735463" w:rsidP="000E7FD9">
      <w:r>
        <w:t>John Peeters (Gemeente Maasgouw)</w:t>
      </w:r>
    </w:p>
    <w:p w14:paraId="0F50EE7A" w14:textId="77777777" w:rsidR="00CD35A6" w:rsidRDefault="00CD35A6" w:rsidP="000E7FD9">
      <w:r>
        <w:t>Jan van der Leij (</w:t>
      </w:r>
      <w:proofErr w:type="spellStart"/>
      <w:r>
        <w:t>Cumela</w:t>
      </w:r>
      <w:proofErr w:type="spellEnd"/>
      <w:r>
        <w:t>)</w:t>
      </w:r>
    </w:p>
    <w:p w14:paraId="2ED97851" w14:textId="77777777" w:rsidR="006F7422" w:rsidRDefault="006F7422" w:rsidP="000427A2"/>
    <w:p w14:paraId="67E98587" w14:textId="4AD850D0" w:rsidR="000427A2" w:rsidDel="007B04A2" w:rsidRDefault="000E7FD9" w:rsidP="000427A2">
      <w:pPr>
        <w:rPr>
          <w:del w:id="37" w:author="Paul Janssen" w:date="2020-05-22T14:41:00Z"/>
        </w:rPr>
      </w:pPr>
      <w:del w:id="38" w:author="Paul Janssen" w:date="2020-05-22T14:41:00Z">
        <w:r w:rsidDel="007B04A2">
          <w:lastRenderedPageBreak/>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2BA4DBBA" w14:textId="77777777" w:rsidR="00F27960"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87124917" w:history="1">
        <w:r w:rsidR="00F27960" w:rsidRPr="00100F12">
          <w:rPr>
            <w:rStyle w:val="Hyperlink"/>
            <w:noProof/>
          </w:rPr>
          <w:t>Inleiding en leeswijzer.</w:t>
        </w:r>
        <w:r w:rsidR="00F27960">
          <w:rPr>
            <w:noProof/>
            <w:webHidden/>
          </w:rPr>
          <w:tab/>
        </w:r>
        <w:r w:rsidR="00F27960">
          <w:rPr>
            <w:noProof/>
            <w:webHidden/>
          </w:rPr>
          <w:fldChar w:fldCharType="begin"/>
        </w:r>
        <w:r w:rsidR="00F27960">
          <w:rPr>
            <w:noProof/>
            <w:webHidden/>
          </w:rPr>
          <w:instrText xml:space="preserve"> PAGEREF _Toc487124917 \h </w:instrText>
        </w:r>
        <w:r w:rsidR="00F27960">
          <w:rPr>
            <w:noProof/>
            <w:webHidden/>
          </w:rPr>
        </w:r>
        <w:r w:rsidR="00F27960">
          <w:rPr>
            <w:noProof/>
            <w:webHidden/>
          </w:rPr>
          <w:fldChar w:fldCharType="separate"/>
        </w:r>
        <w:r w:rsidR="00F27960">
          <w:rPr>
            <w:noProof/>
            <w:webHidden/>
          </w:rPr>
          <w:t>7</w:t>
        </w:r>
        <w:r w:rsidR="00F27960">
          <w:rPr>
            <w:noProof/>
            <w:webHidden/>
          </w:rPr>
          <w:fldChar w:fldCharType="end"/>
        </w:r>
      </w:hyperlink>
    </w:p>
    <w:p w14:paraId="6E8E329A" w14:textId="77777777" w:rsidR="00F27960" w:rsidRDefault="00793B0B">
      <w:pPr>
        <w:pStyle w:val="Inhopg1"/>
        <w:rPr>
          <w:rFonts w:asciiTheme="minorHAnsi" w:eastAsiaTheme="minorEastAsia" w:hAnsiTheme="minorHAnsi" w:cstheme="minorBidi"/>
          <w:noProof/>
          <w:sz w:val="22"/>
          <w:szCs w:val="22"/>
        </w:rPr>
      </w:pPr>
      <w:hyperlink w:anchor="_Toc487124918" w:history="1">
        <w:r w:rsidR="00F27960" w:rsidRPr="00100F12">
          <w:rPr>
            <w:rStyle w:val="Hyperlink"/>
            <w:noProof/>
          </w:rPr>
          <w:t>Scope</w:t>
        </w:r>
        <w:r w:rsidR="00F27960">
          <w:rPr>
            <w:noProof/>
            <w:webHidden/>
          </w:rPr>
          <w:tab/>
        </w:r>
        <w:r w:rsidR="001F148B">
          <w:rPr>
            <w:noProof/>
            <w:webHidden/>
          </w:rPr>
          <w:tab/>
        </w:r>
        <w:r w:rsidR="00F27960">
          <w:rPr>
            <w:noProof/>
            <w:webHidden/>
          </w:rPr>
          <w:fldChar w:fldCharType="begin"/>
        </w:r>
        <w:r w:rsidR="00F27960">
          <w:rPr>
            <w:noProof/>
            <w:webHidden/>
          </w:rPr>
          <w:instrText xml:space="preserve"> PAGEREF _Toc487124918 \h </w:instrText>
        </w:r>
        <w:r w:rsidR="00F27960">
          <w:rPr>
            <w:noProof/>
            <w:webHidden/>
          </w:rPr>
        </w:r>
        <w:r w:rsidR="00F27960">
          <w:rPr>
            <w:noProof/>
            <w:webHidden/>
          </w:rPr>
          <w:fldChar w:fldCharType="separate"/>
        </w:r>
        <w:r w:rsidR="00F27960">
          <w:rPr>
            <w:noProof/>
            <w:webHidden/>
          </w:rPr>
          <w:t>8</w:t>
        </w:r>
        <w:r w:rsidR="00F27960">
          <w:rPr>
            <w:noProof/>
            <w:webHidden/>
          </w:rPr>
          <w:fldChar w:fldCharType="end"/>
        </w:r>
      </w:hyperlink>
    </w:p>
    <w:p w14:paraId="60383B73" w14:textId="77777777" w:rsidR="00F27960" w:rsidRDefault="00793B0B">
      <w:pPr>
        <w:pStyle w:val="Inhopg2"/>
        <w:rPr>
          <w:rFonts w:asciiTheme="minorHAnsi" w:eastAsiaTheme="minorEastAsia" w:hAnsiTheme="minorHAnsi" w:cstheme="minorBidi"/>
          <w:sz w:val="22"/>
          <w:szCs w:val="22"/>
        </w:rPr>
      </w:pPr>
      <w:hyperlink w:anchor="_Toc487124919" w:history="1">
        <w:r w:rsidR="00F27960" w:rsidRPr="00100F12">
          <w:rPr>
            <w:rStyle w:val="Hyperlink"/>
          </w:rPr>
          <w:t>2.1</w:t>
        </w:r>
        <w:r w:rsidR="00F27960">
          <w:rPr>
            <w:rFonts w:asciiTheme="minorHAnsi" w:eastAsiaTheme="minorEastAsia" w:hAnsiTheme="minorHAnsi" w:cstheme="minorBidi"/>
            <w:sz w:val="22"/>
            <w:szCs w:val="22"/>
          </w:rPr>
          <w:tab/>
        </w:r>
        <w:r w:rsidR="00F27960" w:rsidRPr="00100F12">
          <w:rPr>
            <w:rStyle w:val="Hyperlink"/>
          </w:rPr>
          <w:t>Scope.</w:t>
        </w:r>
        <w:r w:rsidR="00F27960">
          <w:rPr>
            <w:webHidden/>
          </w:rPr>
          <w:tab/>
        </w:r>
        <w:r w:rsidR="00F27960">
          <w:rPr>
            <w:webHidden/>
          </w:rPr>
          <w:fldChar w:fldCharType="begin"/>
        </w:r>
        <w:r w:rsidR="00F27960">
          <w:rPr>
            <w:webHidden/>
          </w:rPr>
          <w:instrText xml:space="preserve"> PAGEREF _Toc487124919 \h </w:instrText>
        </w:r>
        <w:r w:rsidR="00F27960">
          <w:rPr>
            <w:webHidden/>
          </w:rPr>
        </w:r>
        <w:r w:rsidR="00F27960">
          <w:rPr>
            <w:webHidden/>
          </w:rPr>
          <w:fldChar w:fldCharType="separate"/>
        </w:r>
        <w:r w:rsidR="00F27960">
          <w:rPr>
            <w:webHidden/>
          </w:rPr>
          <w:t>8</w:t>
        </w:r>
        <w:r w:rsidR="00F27960">
          <w:rPr>
            <w:webHidden/>
          </w:rPr>
          <w:fldChar w:fldCharType="end"/>
        </w:r>
      </w:hyperlink>
    </w:p>
    <w:p w14:paraId="684D8E34" w14:textId="77777777" w:rsidR="00F27960" w:rsidRDefault="00793B0B">
      <w:pPr>
        <w:pStyle w:val="Inhopg1"/>
        <w:rPr>
          <w:rFonts w:asciiTheme="minorHAnsi" w:eastAsiaTheme="minorEastAsia" w:hAnsiTheme="minorHAnsi" w:cstheme="minorBidi"/>
          <w:noProof/>
          <w:sz w:val="22"/>
          <w:szCs w:val="22"/>
        </w:rPr>
      </w:pPr>
      <w:hyperlink w:anchor="_Toc487124920" w:history="1">
        <w:r w:rsidR="00F27960" w:rsidRPr="00100F12">
          <w:rPr>
            <w:rStyle w:val="Hyperlink"/>
            <w:noProof/>
          </w:rPr>
          <w:t>Overzicht</w:t>
        </w:r>
        <w:r w:rsidR="00F27960">
          <w:rPr>
            <w:noProof/>
            <w:webHidden/>
          </w:rPr>
          <w:tab/>
        </w:r>
        <w:r w:rsidR="00F27960">
          <w:rPr>
            <w:noProof/>
            <w:webHidden/>
          </w:rPr>
          <w:fldChar w:fldCharType="begin"/>
        </w:r>
        <w:r w:rsidR="00F27960">
          <w:rPr>
            <w:noProof/>
            <w:webHidden/>
          </w:rPr>
          <w:instrText xml:space="preserve"> PAGEREF _Toc487124920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14:paraId="02556285" w14:textId="77777777" w:rsidR="00F27960" w:rsidRDefault="00793B0B">
      <w:pPr>
        <w:pStyle w:val="Inhopg2"/>
        <w:rPr>
          <w:rFonts w:asciiTheme="minorHAnsi" w:eastAsiaTheme="minorEastAsia" w:hAnsiTheme="minorHAnsi" w:cstheme="minorBidi"/>
          <w:sz w:val="22"/>
          <w:szCs w:val="22"/>
        </w:rPr>
      </w:pPr>
      <w:hyperlink w:anchor="_Toc487124921" w:history="1">
        <w:r w:rsidR="00F27960" w:rsidRPr="00100F12">
          <w:rPr>
            <w:rStyle w:val="Hyperlink"/>
          </w:rPr>
          <w:t>3.1</w:t>
        </w:r>
        <w:r w:rsidR="00F27960">
          <w:rPr>
            <w:rFonts w:asciiTheme="minorHAnsi" w:eastAsiaTheme="minorEastAsia" w:hAnsiTheme="minorHAnsi" w:cstheme="minorBidi"/>
            <w:sz w:val="22"/>
            <w:szCs w:val="22"/>
          </w:rPr>
          <w:tab/>
        </w:r>
        <w:r w:rsidR="00F27960" w:rsidRPr="00100F12">
          <w:rPr>
            <w:rStyle w:val="Hyperlink"/>
          </w:rPr>
          <w:t>Naam en Acroniemen.</w:t>
        </w:r>
        <w:r w:rsidR="00F27960">
          <w:rPr>
            <w:webHidden/>
          </w:rPr>
          <w:tab/>
        </w:r>
        <w:r w:rsidR="00F27960">
          <w:rPr>
            <w:webHidden/>
          </w:rPr>
          <w:fldChar w:fldCharType="begin"/>
        </w:r>
        <w:r w:rsidR="00F27960">
          <w:rPr>
            <w:webHidden/>
          </w:rPr>
          <w:instrText xml:space="preserve"> PAGEREF _Toc487124921 \h </w:instrText>
        </w:r>
        <w:r w:rsidR="00F27960">
          <w:rPr>
            <w:webHidden/>
          </w:rPr>
        </w:r>
        <w:r w:rsidR="00F27960">
          <w:rPr>
            <w:webHidden/>
          </w:rPr>
          <w:fldChar w:fldCharType="separate"/>
        </w:r>
        <w:r w:rsidR="00F27960">
          <w:rPr>
            <w:webHidden/>
          </w:rPr>
          <w:t>9</w:t>
        </w:r>
        <w:r w:rsidR="00F27960">
          <w:rPr>
            <w:webHidden/>
          </w:rPr>
          <w:fldChar w:fldCharType="end"/>
        </w:r>
      </w:hyperlink>
    </w:p>
    <w:p w14:paraId="20B144F0" w14:textId="77777777" w:rsidR="00F27960" w:rsidRDefault="00793B0B">
      <w:pPr>
        <w:pStyle w:val="Inhopg2"/>
        <w:rPr>
          <w:rFonts w:asciiTheme="minorHAnsi" w:eastAsiaTheme="minorEastAsia" w:hAnsiTheme="minorHAnsi" w:cstheme="minorBidi"/>
          <w:sz w:val="22"/>
          <w:szCs w:val="22"/>
        </w:rPr>
      </w:pPr>
      <w:hyperlink w:anchor="_Toc487124922" w:history="1">
        <w:r w:rsidR="00F27960" w:rsidRPr="00100F12">
          <w:rPr>
            <w:rStyle w:val="Hyperlink"/>
          </w:rPr>
          <w:t>3.2</w:t>
        </w:r>
        <w:r w:rsidR="00F27960">
          <w:rPr>
            <w:rFonts w:asciiTheme="minorHAnsi" w:eastAsiaTheme="minorEastAsia" w:hAnsiTheme="minorHAnsi" w:cstheme="minorBidi"/>
            <w:sz w:val="22"/>
            <w:szCs w:val="22"/>
          </w:rPr>
          <w:tab/>
        </w:r>
        <w:r w:rsidR="00F27960" w:rsidRPr="00100F12">
          <w:rPr>
            <w:rStyle w:val="Hyperlink"/>
          </w:rPr>
          <w:t>Informele beschrijving.</w:t>
        </w:r>
        <w:r w:rsidR="00F27960">
          <w:rPr>
            <w:webHidden/>
          </w:rPr>
          <w:tab/>
        </w:r>
        <w:r w:rsidR="00F27960">
          <w:rPr>
            <w:webHidden/>
          </w:rPr>
          <w:fldChar w:fldCharType="begin"/>
        </w:r>
        <w:r w:rsidR="00F27960">
          <w:rPr>
            <w:webHidden/>
          </w:rPr>
          <w:instrText xml:space="preserve"> PAGEREF _Toc487124922 \h </w:instrText>
        </w:r>
        <w:r w:rsidR="00F27960">
          <w:rPr>
            <w:webHidden/>
          </w:rPr>
        </w:r>
        <w:r w:rsidR="00F27960">
          <w:rPr>
            <w:webHidden/>
          </w:rPr>
          <w:fldChar w:fldCharType="separate"/>
        </w:r>
        <w:r w:rsidR="00F27960">
          <w:rPr>
            <w:webHidden/>
          </w:rPr>
          <w:t>9</w:t>
        </w:r>
        <w:r w:rsidR="00F27960">
          <w:rPr>
            <w:webHidden/>
          </w:rPr>
          <w:fldChar w:fldCharType="end"/>
        </w:r>
      </w:hyperlink>
    </w:p>
    <w:p w14:paraId="4BAE5CA4" w14:textId="77777777" w:rsidR="00F27960" w:rsidRDefault="00793B0B">
      <w:pPr>
        <w:pStyle w:val="Inhopg3"/>
        <w:rPr>
          <w:rFonts w:asciiTheme="minorHAnsi" w:eastAsiaTheme="minorEastAsia" w:hAnsiTheme="minorHAnsi" w:cstheme="minorBidi"/>
          <w:noProof/>
          <w:sz w:val="22"/>
          <w:szCs w:val="22"/>
        </w:rPr>
      </w:pPr>
      <w:hyperlink w:anchor="_Toc487124923" w:history="1">
        <w:r w:rsidR="00F27960" w:rsidRPr="00100F12">
          <w:rPr>
            <w:rStyle w:val="Hyperlink"/>
            <w:noProof/>
          </w:rPr>
          <w:t>3.2.1</w:t>
        </w:r>
        <w:r w:rsidR="00F27960">
          <w:rPr>
            <w:rFonts w:asciiTheme="minorHAnsi" w:eastAsiaTheme="minorEastAsia" w:hAnsiTheme="minorHAnsi" w:cstheme="minorBidi"/>
            <w:noProof/>
            <w:sz w:val="22"/>
            <w:szCs w:val="22"/>
          </w:rPr>
          <w:tab/>
        </w:r>
        <w:r w:rsidR="00F27960" w:rsidRPr="00100F12">
          <w:rPr>
            <w:rStyle w:val="Hyperlink"/>
            <w:noProof/>
          </w:rPr>
          <w:t>Definitie.</w:t>
        </w:r>
        <w:r w:rsidR="00F27960">
          <w:rPr>
            <w:noProof/>
            <w:webHidden/>
          </w:rPr>
          <w:tab/>
        </w:r>
        <w:r w:rsidR="00F27960">
          <w:rPr>
            <w:noProof/>
            <w:webHidden/>
          </w:rPr>
          <w:fldChar w:fldCharType="begin"/>
        </w:r>
        <w:r w:rsidR="00F27960">
          <w:rPr>
            <w:noProof/>
            <w:webHidden/>
          </w:rPr>
          <w:instrText xml:space="preserve"> PAGEREF _Toc487124923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14:paraId="7B24EBEC" w14:textId="77777777" w:rsidR="00F27960" w:rsidRDefault="00793B0B">
      <w:pPr>
        <w:pStyle w:val="Inhopg3"/>
        <w:rPr>
          <w:rFonts w:asciiTheme="minorHAnsi" w:eastAsiaTheme="minorEastAsia" w:hAnsiTheme="minorHAnsi" w:cstheme="minorBidi"/>
          <w:noProof/>
          <w:sz w:val="22"/>
          <w:szCs w:val="22"/>
        </w:rPr>
      </w:pPr>
      <w:hyperlink w:anchor="_Toc487124924" w:history="1">
        <w:r w:rsidR="00F27960" w:rsidRPr="00100F12">
          <w:rPr>
            <w:rStyle w:val="Hyperlink"/>
            <w:noProof/>
          </w:rPr>
          <w:t>3.2.2</w:t>
        </w:r>
        <w:r w:rsidR="00F27960">
          <w:rPr>
            <w:rFonts w:asciiTheme="minorHAnsi" w:eastAsiaTheme="minorEastAsia" w:hAnsiTheme="minorHAnsi" w:cstheme="minorBidi"/>
            <w:noProof/>
            <w:sz w:val="22"/>
            <w:szCs w:val="22"/>
          </w:rPr>
          <w:tab/>
        </w:r>
        <w:r w:rsidR="00F27960" w:rsidRPr="00100F12">
          <w:rPr>
            <w:rStyle w:val="Hyperlink"/>
            <w:noProof/>
          </w:rPr>
          <w:t>Beschrijving.</w:t>
        </w:r>
        <w:r w:rsidR="00F27960">
          <w:rPr>
            <w:noProof/>
            <w:webHidden/>
          </w:rPr>
          <w:tab/>
        </w:r>
        <w:r w:rsidR="00F27960">
          <w:rPr>
            <w:noProof/>
            <w:webHidden/>
          </w:rPr>
          <w:fldChar w:fldCharType="begin"/>
        </w:r>
        <w:r w:rsidR="00F27960">
          <w:rPr>
            <w:noProof/>
            <w:webHidden/>
          </w:rPr>
          <w:instrText xml:space="preserve"> PAGEREF _Toc487124924 \h </w:instrText>
        </w:r>
        <w:r w:rsidR="00F27960">
          <w:rPr>
            <w:noProof/>
            <w:webHidden/>
          </w:rPr>
        </w:r>
        <w:r w:rsidR="00F27960">
          <w:rPr>
            <w:noProof/>
            <w:webHidden/>
          </w:rPr>
          <w:fldChar w:fldCharType="separate"/>
        </w:r>
        <w:r w:rsidR="00F27960">
          <w:rPr>
            <w:noProof/>
            <w:webHidden/>
          </w:rPr>
          <w:t>9</w:t>
        </w:r>
        <w:r w:rsidR="00F27960">
          <w:rPr>
            <w:noProof/>
            <w:webHidden/>
          </w:rPr>
          <w:fldChar w:fldCharType="end"/>
        </w:r>
      </w:hyperlink>
    </w:p>
    <w:p w14:paraId="527BAF99" w14:textId="77777777" w:rsidR="00F27960" w:rsidRDefault="00793B0B">
      <w:pPr>
        <w:pStyle w:val="Inhopg2"/>
        <w:rPr>
          <w:rFonts w:asciiTheme="minorHAnsi" w:eastAsiaTheme="minorEastAsia" w:hAnsiTheme="minorHAnsi" w:cstheme="minorBidi"/>
          <w:sz w:val="22"/>
          <w:szCs w:val="22"/>
        </w:rPr>
      </w:pPr>
      <w:hyperlink w:anchor="_Toc487124925" w:history="1">
        <w:r w:rsidR="00F27960" w:rsidRPr="00100F12">
          <w:rPr>
            <w:rStyle w:val="Hyperlink"/>
          </w:rPr>
          <w:t>3.3</w:t>
        </w:r>
        <w:r w:rsidR="00F27960">
          <w:rPr>
            <w:rFonts w:asciiTheme="minorHAnsi" w:eastAsiaTheme="minorEastAsia" w:hAnsiTheme="minorHAnsi" w:cstheme="minorBidi"/>
            <w:sz w:val="22"/>
            <w:szCs w:val="22"/>
          </w:rPr>
          <w:tab/>
        </w:r>
        <w:r w:rsidR="00F27960" w:rsidRPr="00100F12">
          <w:rPr>
            <w:rStyle w:val="Hyperlink"/>
          </w:rPr>
          <w:t>Normatieve referenties.</w:t>
        </w:r>
        <w:r w:rsidR="00F27960">
          <w:rPr>
            <w:webHidden/>
          </w:rPr>
          <w:tab/>
        </w:r>
        <w:r w:rsidR="00F27960">
          <w:rPr>
            <w:webHidden/>
          </w:rPr>
          <w:fldChar w:fldCharType="begin"/>
        </w:r>
        <w:r w:rsidR="00F27960">
          <w:rPr>
            <w:webHidden/>
          </w:rPr>
          <w:instrText xml:space="preserve"> PAGEREF _Toc487124925 \h </w:instrText>
        </w:r>
        <w:r w:rsidR="00F27960">
          <w:rPr>
            <w:webHidden/>
          </w:rPr>
        </w:r>
        <w:r w:rsidR="00F27960">
          <w:rPr>
            <w:webHidden/>
          </w:rPr>
          <w:fldChar w:fldCharType="separate"/>
        </w:r>
        <w:r w:rsidR="00F27960">
          <w:rPr>
            <w:webHidden/>
          </w:rPr>
          <w:t>12</w:t>
        </w:r>
        <w:r w:rsidR="00F27960">
          <w:rPr>
            <w:webHidden/>
          </w:rPr>
          <w:fldChar w:fldCharType="end"/>
        </w:r>
      </w:hyperlink>
    </w:p>
    <w:p w14:paraId="6E0C6BF4" w14:textId="77777777" w:rsidR="00F27960" w:rsidRDefault="00793B0B">
      <w:pPr>
        <w:pStyle w:val="Inhopg2"/>
        <w:rPr>
          <w:rFonts w:asciiTheme="minorHAnsi" w:eastAsiaTheme="minorEastAsia" w:hAnsiTheme="minorHAnsi" w:cstheme="minorBidi"/>
          <w:sz w:val="22"/>
          <w:szCs w:val="22"/>
        </w:rPr>
      </w:pPr>
      <w:hyperlink w:anchor="_Toc487124926" w:history="1">
        <w:r w:rsidR="00F27960" w:rsidRPr="00100F12">
          <w:rPr>
            <w:rStyle w:val="Hyperlink"/>
          </w:rPr>
          <w:t>3.4</w:t>
        </w:r>
        <w:r w:rsidR="00F27960">
          <w:rPr>
            <w:rFonts w:asciiTheme="minorHAnsi" w:eastAsiaTheme="minorEastAsia" w:hAnsiTheme="minorHAnsi" w:cstheme="minorBidi"/>
            <w:sz w:val="22"/>
            <w:szCs w:val="22"/>
          </w:rPr>
          <w:tab/>
        </w:r>
        <w:r w:rsidR="00F27960" w:rsidRPr="00100F12">
          <w:rPr>
            <w:rStyle w:val="Hyperlink"/>
          </w:rPr>
          <w:t>Totstandkoming.</w:t>
        </w:r>
        <w:r w:rsidR="00F27960">
          <w:rPr>
            <w:webHidden/>
          </w:rPr>
          <w:tab/>
        </w:r>
        <w:r w:rsidR="00F27960">
          <w:rPr>
            <w:webHidden/>
          </w:rPr>
          <w:fldChar w:fldCharType="begin"/>
        </w:r>
        <w:r w:rsidR="00F27960">
          <w:rPr>
            <w:webHidden/>
          </w:rPr>
          <w:instrText xml:space="preserve"> PAGEREF _Toc487124926 \h </w:instrText>
        </w:r>
        <w:r w:rsidR="00F27960">
          <w:rPr>
            <w:webHidden/>
          </w:rPr>
        </w:r>
        <w:r w:rsidR="00F27960">
          <w:rPr>
            <w:webHidden/>
          </w:rPr>
          <w:fldChar w:fldCharType="separate"/>
        </w:r>
        <w:r w:rsidR="00F27960">
          <w:rPr>
            <w:webHidden/>
          </w:rPr>
          <w:t>12</w:t>
        </w:r>
        <w:r w:rsidR="00F27960">
          <w:rPr>
            <w:webHidden/>
          </w:rPr>
          <w:fldChar w:fldCharType="end"/>
        </w:r>
      </w:hyperlink>
    </w:p>
    <w:p w14:paraId="6D9654A4" w14:textId="77777777" w:rsidR="00F27960" w:rsidRDefault="00793B0B">
      <w:pPr>
        <w:pStyle w:val="Inhopg2"/>
        <w:rPr>
          <w:rFonts w:asciiTheme="minorHAnsi" w:eastAsiaTheme="minorEastAsia" w:hAnsiTheme="minorHAnsi" w:cstheme="minorBidi"/>
          <w:sz w:val="22"/>
          <w:szCs w:val="22"/>
        </w:rPr>
      </w:pPr>
      <w:hyperlink w:anchor="_Toc487124927" w:history="1">
        <w:r w:rsidR="00F27960" w:rsidRPr="00100F12">
          <w:rPr>
            <w:rStyle w:val="Hyperlink"/>
          </w:rPr>
          <w:t>3.5</w:t>
        </w:r>
        <w:r w:rsidR="00F27960">
          <w:rPr>
            <w:rFonts w:asciiTheme="minorHAnsi" w:eastAsiaTheme="minorEastAsia" w:hAnsiTheme="minorHAnsi" w:cstheme="minorBidi"/>
            <w:sz w:val="22"/>
            <w:szCs w:val="22"/>
          </w:rPr>
          <w:tab/>
        </w:r>
        <w:r w:rsidR="00F27960" w:rsidRPr="00100F12">
          <w:rPr>
            <w:rStyle w:val="Hyperlink"/>
          </w:rPr>
          <w:t>Termen en definities.</w:t>
        </w:r>
        <w:r w:rsidR="00F27960">
          <w:rPr>
            <w:webHidden/>
          </w:rPr>
          <w:tab/>
        </w:r>
        <w:r w:rsidR="00F27960">
          <w:rPr>
            <w:webHidden/>
          </w:rPr>
          <w:fldChar w:fldCharType="begin"/>
        </w:r>
        <w:r w:rsidR="00F27960">
          <w:rPr>
            <w:webHidden/>
          </w:rPr>
          <w:instrText xml:space="preserve"> PAGEREF _Toc487124927 \h </w:instrText>
        </w:r>
        <w:r w:rsidR="00F27960">
          <w:rPr>
            <w:webHidden/>
          </w:rPr>
        </w:r>
        <w:r w:rsidR="00F27960">
          <w:rPr>
            <w:webHidden/>
          </w:rPr>
          <w:fldChar w:fldCharType="separate"/>
        </w:r>
        <w:r w:rsidR="00F27960">
          <w:rPr>
            <w:webHidden/>
          </w:rPr>
          <w:t>12</w:t>
        </w:r>
        <w:r w:rsidR="00F27960">
          <w:rPr>
            <w:webHidden/>
          </w:rPr>
          <w:fldChar w:fldCharType="end"/>
        </w:r>
      </w:hyperlink>
    </w:p>
    <w:p w14:paraId="3B3A1216" w14:textId="77777777" w:rsidR="00F27960" w:rsidRDefault="00793B0B">
      <w:pPr>
        <w:pStyle w:val="Inhopg2"/>
        <w:rPr>
          <w:rFonts w:asciiTheme="minorHAnsi" w:eastAsiaTheme="minorEastAsia" w:hAnsiTheme="minorHAnsi" w:cstheme="minorBidi"/>
          <w:sz w:val="22"/>
          <w:szCs w:val="22"/>
        </w:rPr>
      </w:pPr>
      <w:hyperlink w:anchor="_Toc487124928" w:history="1">
        <w:r w:rsidR="00F27960" w:rsidRPr="00100F12">
          <w:rPr>
            <w:rStyle w:val="Hyperlink"/>
          </w:rPr>
          <w:t>3.6</w:t>
        </w:r>
        <w:r w:rsidR="00F27960">
          <w:rPr>
            <w:rFonts w:asciiTheme="minorHAnsi" w:eastAsiaTheme="minorEastAsia" w:hAnsiTheme="minorHAnsi" w:cstheme="minorBidi"/>
            <w:sz w:val="22"/>
            <w:szCs w:val="22"/>
          </w:rPr>
          <w:tab/>
        </w:r>
        <w:r w:rsidR="00F27960" w:rsidRPr="00100F12">
          <w:rPr>
            <w:rStyle w:val="Hyperlink"/>
          </w:rPr>
          <w:t>Symbolen en afkortingen.</w:t>
        </w:r>
        <w:r w:rsidR="00F27960">
          <w:rPr>
            <w:webHidden/>
          </w:rPr>
          <w:tab/>
        </w:r>
        <w:r w:rsidR="00F27960">
          <w:rPr>
            <w:webHidden/>
          </w:rPr>
          <w:fldChar w:fldCharType="begin"/>
        </w:r>
        <w:r w:rsidR="00F27960">
          <w:rPr>
            <w:webHidden/>
          </w:rPr>
          <w:instrText xml:space="preserve"> PAGEREF _Toc487124928 \h </w:instrText>
        </w:r>
        <w:r w:rsidR="00F27960">
          <w:rPr>
            <w:webHidden/>
          </w:rPr>
        </w:r>
        <w:r w:rsidR="00F27960">
          <w:rPr>
            <w:webHidden/>
          </w:rPr>
          <w:fldChar w:fldCharType="separate"/>
        </w:r>
        <w:r w:rsidR="00F27960">
          <w:rPr>
            <w:webHidden/>
          </w:rPr>
          <w:t>16</w:t>
        </w:r>
        <w:r w:rsidR="00F27960">
          <w:rPr>
            <w:webHidden/>
          </w:rPr>
          <w:fldChar w:fldCharType="end"/>
        </w:r>
      </w:hyperlink>
    </w:p>
    <w:p w14:paraId="3DD4AF3B" w14:textId="77777777" w:rsidR="00F27960" w:rsidRDefault="00793B0B">
      <w:pPr>
        <w:pStyle w:val="Inhopg1"/>
        <w:rPr>
          <w:rFonts w:asciiTheme="minorHAnsi" w:eastAsiaTheme="minorEastAsia" w:hAnsiTheme="minorHAnsi" w:cstheme="minorBidi"/>
          <w:noProof/>
          <w:sz w:val="22"/>
          <w:szCs w:val="22"/>
        </w:rPr>
      </w:pPr>
      <w:hyperlink w:anchor="_Toc487124929" w:history="1">
        <w:r w:rsidR="00F27960" w:rsidRPr="00100F12">
          <w:rPr>
            <w:rStyle w:val="Hyperlink"/>
            <w:noProof/>
          </w:rPr>
          <w:t>Identificatie document</w:t>
        </w:r>
        <w:r w:rsidR="00F27960">
          <w:rPr>
            <w:noProof/>
            <w:webHidden/>
          </w:rPr>
          <w:tab/>
        </w:r>
        <w:r w:rsidR="00F27960">
          <w:rPr>
            <w:noProof/>
            <w:webHidden/>
          </w:rPr>
          <w:fldChar w:fldCharType="begin"/>
        </w:r>
        <w:r w:rsidR="00F27960">
          <w:rPr>
            <w:noProof/>
            <w:webHidden/>
          </w:rPr>
          <w:instrText xml:space="preserve"> PAGEREF _Toc487124929 \h </w:instrText>
        </w:r>
        <w:r w:rsidR="00F27960">
          <w:rPr>
            <w:noProof/>
            <w:webHidden/>
          </w:rPr>
        </w:r>
        <w:r w:rsidR="00F27960">
          <w:rPr>
            <w:noProof/>
            <w:webHidden/>
          </w:rPr>
          <w:fldChar w:fldCharType="separate"/>
        </w:r>
        <w:r w:rsidR="00F27960">
          <w:rPr>
            <w:noProof/>
            <w:webHidden/>
          </w:rPr>
          <w:t>18</w:t>
        </w:r>
        <w:r w:rsidR="00F27960">
          <w:rPr>
            <w:noProof/>
            <w:webHidden/>
          </w:rPr>
          <w:fldChar w:fldCharType="end"/>
        </w:r>
      </w:hyperlink>
    </w:p>
    <w:p w14:paraId="23535116" w14:textId="77777777" w:rsidR="00F27960" w:rsidRDefault="00793B0B">
      <w:pPr>
        <w:pStyle w:val="Inhopg1"/>
        <w:rPr>
          <w:rFonts w:asciiTheme="minorHAnsi" w:eastAsiaTheme="minorEastAsia" w:hAnsiTheme="minorHAnsi" w:cstheme="minorBidi"/>
          <w:noProof/>
          <w:sz w:val="22"/>
          <w:szCs w:val="22"/>
        </w:rPr>
      </w:pPr>
      <w:hyperlink w:anchor="_Toc487124930" w:history="1">
        <w:r w:rsidR="00F27960" w:rsidRPr="00100F12">
          <w:rPr>
            <w:rStyle w:val="Hyperlink"/>
            <w:noProof/>
          </w:rPr>
          <w:t>Data content en structuur</w:t>
        </w:r>
        <w:r w:rsidR="00F27960">
          <w:rPr>
            <w:noProof/>
            <w:webHidden/>
          </w:rPr>
          <w:tab/>
        </w:r>
        <w:r w:rsidR="00F27960">
          <w:rPr>
            <w:noProof/>
            <w:webHidden/>
          </w:rPr>
          <w:fldChar w:fldCharType="begin"/>
        </w:r>
        <w:r w:rsidR="00F27960">
          <w:rPr>
            <w:noProof/>
            <w:webHidden/>
          </w:rPr>
          <w:instrText xml:space="preserve"> PAGEREF _Toc487124930 \h </w:instrText>
        </w:r>
        <w:r w:rsidR="00F27960">
          <w:rPr>
            <w:noProof/>
            <w:webHidden/>
          </w:rPr>
        </w:r>
        <w:r w:rsidR="00F27960">
          <w:rPr>
            <w:noProof/>
            <w:webHidden/>
          </w:rPr>
          <w:fldChar w:fldCharType="separate"/>
        </w:r>
        <w:r w:rsidR="00F27960">
          <w:rPr>
            <w:noProof/>
            <w:webHidden/>
          </w:rPr>
          <w:t>19</w:t>
        </w:r>
        <w:r w:rsidR="00F27960">
          <w:rPr>
            <w:noProof/>
            <w:webHidden/>
          </w:rPr>
          <w:fldChar w:fldCharType="end"/>
        </w:r>
      </w:hyperlink>
    </w:p>
    <w:p w14:paraId="4E5A8CFC" w14:textId="77777777" w:rsidR="00F27960" w:rsidRDefault="00793B0B">
      <w:pPr>
        <w:pStyle w:val="Inhopg2"/>
        <w:rPr>
          <w:rFonts w:asciiTheme="minorHAnsi" w:eastAsiaTheme="minorEastAsia" w:hAnsiTheme="minorHAnsi" w:cstheme="minorBidi"/>
          <w:sz w:val="22"/>
          <w:szCs w:val="22"/>
        </w:rPr>
      </w:pPr>
      <w:hyperlink w:anchor="_Toc487124931" w:history="1">
        <w:r w:rsidR="00F27960" w:rsidRPr="00100F12">
          <w:rPr>
            <w:rStyle w:val="Hyperlink"/>
          </w:rPr>
          <w:t>5.1</w:t>
        </w:r>
        <w:r w:rsidR="00F27960">
          <w:rPr>
            <w:rFonts w:asciiTheme="minorHAnsi" w:eastAsiaTheme="minorEastAsia" w:hAnsiTheme="minorHAnsi" w:cstheme="minorBidi"/>
            <w:sz w:val="22"/>
            <w:szCs w:val="22"/>
          </w:rPr>
          <w:tab/>
        </w:r>
        <w:r w:rsidR="00F27960" w:rsidRPr="00100F12">
          <w:rPr>
            <w:rStyle w:val="Hyperlink"/>
          </w:rPr>
          <w:t>Inleiding.</w:t>
        </w:r>
        <w:r w:rsidR="00F27960">
          <w:rPr>
            <w:webHidden/>
          </w:rPr>
          <w:tab/>
        </w:r>
        <w:r w:rsidR="00F27960">
          <w:rPr>
            <w:webHidden/>
          </w:rPr>
          <w:fldChar w:fldCharType="begin"/>
        </w:r>
        <w:r w:rsidR="00F27960">
          <w:rPr>
            <w:webHidden/>
          </w:rPr>
          <w:instrText xml:space="preserve"> PAGEREF _Toc487124931 \h </w:instrText>
        </w:r>
        <w:r w:rsidR="00F27960">
          <w:rPr>
            <w:webHidden/>
          </w:rPr>
        </w:r>
        <w:r w:rsidR="00F27960">
          <w:rPr>
            <w:webHidden/>
          </w:rPr>
          <w:fldChar w:fldCharType="separate"/>
        </w:r>
        <w:r w:rsidR="00F27960">
          <w:rPr>
            <w:webHidden/>
          </w:rPr>
          <w:t>19</w:t>
        </w:r>
        <w:r w:rsidR="00F27960">
          <w:rPr>
            <w:webHidden/>
          </w:rPr>
          <w:fldChar w:fldCharType="end"/>
        </w:r>
      </w:hyperlink>
    </w:p>
    <w:p w14:paraId="02DF9124" w14:textId="77777777" w:rsidR="00F27960" w:rsidRDefault="00793B0B">
      <w:pPr>
        <w:pStyle w:val="Inhopg2"/>
        <w:rPr>
          <w:rFonts w:asciiTheme="minorHAnsi" w:eastAsiaTheme="minorEastAsia" w:hAnsiTheme="minorHAnsi" w:cstheme="minorBidi"/>
          <w:sz w:val="22"/>
          <w:szCs w:val="22"/>
        </w:rPr>
      </w:pPr>
      <w:hyperlink w:anchor="_Toc487124932" w:history="1">
        <w:r w:rsidR="00F27960" w:rsidRPr="00100F12">
          <w:rPr>
            <w:rStyle w:val="Hyperlink"/>
          </w:rPr>
          <w:t>5.2</w:t>
        </w:r>
        <w:r w:rsidR="00F27960">
          <w:rPr>
            <w:rFonts w:asciiTheme="minorHAnsi" w:eastAsiaTheme="minorEastAsia" w:hAnsiTheme="minorHAnsi" w:cstheme="minorBidi"/>
            <w:sz w:val="22"/>
            <w:szCs w:val="22"/>
          </w:rPr>
          <w:tab/>
        </w:r>
        <w:r w:rsidR="00F27960" w:rsidRPr="00100F12">
          <w:rPr>
            <w:rStyle w:val="Hyperlink"/>
          </w:rPr>
          <w:t>UML diagrammen.</w:t>
        </w:r>
        <w:r w:rsidR="00F27960">
          <w:rPr>
            <w:webHidden/>
          </w:rPr>
          <w:tab/>
        </w:r>
        <w:r w:rsidR="00F27960">
          <w:rPr>
            <w:webHidden/>
          </w:rPr>
          <w:fldChar w:fldCharType="begin"/>
        </w:r>
        <w:r w:rsidR="00F27960">
          <w:rPr>
            <w:webHidden/>
          </w:rPr>
          <w:instrText xml:space="preserve"> PAGEREF _Toc487124932 \h </w:instrText>
        </w:r>
        <w:r w:rsidR="00F27960">
          <w:rPr>
            <w:webHidden/>
          </w:rPr>
        </w:r>
        <w:r w:rsidR="00F27960">
          <w:rPr>
            <w:webHidden/>
          </w:rPr>
          <w:fldChar w:fldCharType="separate"/>
        </w:r>
        <w:r w:rsidR="00F27960">
          <w:rPr>
            <w:webHidden/>
          </w:rPr>
          <w:t>19</w:t>
        </w:r>
        <w:r w:rsidR="00F27960">
          <w:rPr>
            <w:webHidden/>
          </w:rPr>
          <w:fldChar w:fldCharType="end"/>
        </w:r>
      </w:hyperlink>
    </w:p>
    <w:p w14:paraId="55CFD3A4" w14:textId="5F43D1F9" w:rsidR="00F27960" w:rsidRDefault="007B04A2">
      <w:pPr>
        <w:pStyle w:val="Inhopg3"/>
        <w:rPr>
          <w:rFonts w:asciiTheme="minorHAnsi" w:eastAsiaTheme="minorEastAsia" w:hAnsiTheme="minorHAnsi" w:cstheme="minorBidi"/>
          <w:noProof/>
          <w:sz w:val="22"/>
          <w:szCs w:val="22"/>
        </w:rPr>
      </w:pPr>
      <w:hyperlink w:anchor="_Toc487124933" w:history="1">
        <w:r w:rsidR="00F27960" w:rsidRPr="00100F12">
          <w:rPr>
            <w:rStyle w:val="Hyperlink"/>
            <w:noProof/>
          </w:rPr>
          <w:t>5.2.1</w:t>
        </w:r>
        <w:r w:rsidR="00F27960">
          <w:rPr>
            <w:rFonts w:asciiTheme="minorHAnsi" w:eastAsiaTheme="minorEastAsia" w:hAnsiTheme="minorHAnsi" w:cstheme="minorBidi"/>
            <w:noProof/>
            <w:sz w:val="22"/>
            <w:szCs w:val="22"/>
          </w:rPr>
          <w:tab/>
        </w:r>
        <w:r w:rsidR="00F27960" w:rsidRPr="00100F12">
          <w:rPr>
            <w:rStyle w:val="Hyperlink"/>
            <w:noProof/>
          </w:rPr>
          <w:t xml:space="preserve">Beschrijving algemeen principe: </w:t>
        </w:r>
        <w:r w:rsidR="00793B0B">
          <w:rPr>
            <w:rStyle w:val="Hyperlink"/>
            <w:noProof/>
          </w:rPr>
          <w:t>IMKL</w:t>
        </w:r>
        <w:r w:rsidR="00F27960" w:rsidRPr="00100F12">
          <w:rPr>
            <w:rStyle w:val="Hyperlink"/>
            <w:noProof/>
          </w:rPr>
          <w:t xml:space="preserve"> als extensie op INSPIRE.</w:t>
        </w:r>
        <w:r w:rsidR="00F27960">
          <w:rPr>
            <w:noProof/>
            <w:webHidden/>
          </w:rPr>
          <w:tab/>
        </w:r>
        <w:r w:rsidR="00F27960">
          <w:rPr>
            <w:noProof/>
            <w:webHidden/>
          </w:rPr>
          <w:fldChar w:fldCharType="begin"/>
        </w:r>
        <w:r w:rsidR="00F27960">
          <w:rPr>
            <w:noProof/>
            <w:webHidden/>
          </w:rPr>
          <w:instrText xml:space="preserve"> PAGEREF _Toc487124933 \h </w:instrText>
        </w:r>
        <w:r w:rsidR="00F27960">
          <w:rPr>
            <w:noProof/>
            <w:webHidden/>
          </w:rPr>
        </w:r>
        <w:r w:rsidR="00F27960">
          <w:rPr>
            <w:noProof/>
            <w:webHidden/>
          </w:rPr>
          <w:fldChar w:fldCharType="separate"/>
        </w:r>
        <w:r w:rsidR="00F27960">
          <w:rPr>
            <w:noProof/>
            <w:webHidden/>
          </w:rPr>
          <w:t>19</w:t>
        </w:r>
        <w:r w:rsidR="00F27960">
          <w:rPr>
            <w:noProof/>
            <w:webHidden/>
          </w:rPr>
          <w:fldChar w:fldCharType="end"/>
        </w:r>
      </w:hyperlink>
    </w:p>
    <w:p w14:paraId="20F711F3" w14:textId="77777777" w:rsidR="00F27960" w:rsidRDefault="00793B0B">
      <w:pPr>
        <w:pStyle w:val="Inhopg3"/>
        <w:rPr>
          <w:rFonts w:asciiTheme="minorHAnsi" w:eastAsiaTheme="minorEastAsia" w:hAnsiTheme="minorHAnsi" w:cstheme="minorBidi"/>
          <w:noProof/>
          <w:sz w:val="22"/>
          <w:szCs w:val="22"/>
        </w:rPr>
      </w:pPr>
      <w:hyperlink w:anchor="_Toc487124934" w:history="1">
        <w:r w:rsidR="00F27960" w:rsidRPr="00100F12">
          <w:rPr>
            <w:rStyle w:val="Hyperlink"/>
            <w:noProof/>
          </w:rPr>
          <w:t>5.2.2</w:t>
        </w:r>
        <w:r w:rsidR="00F27960">
          <w:rPr>
            <w:rFonts w:asciiTheme="minorHAnsi" w:eastAsiaTheme="minorEastAsia" w:hAnsiTheme="minorHAnsi" w:cstheme="minorBidi"/>
            <w:noProof/>
            <w:sz w:val="22"/>
            <w:szCs w:val="22"/>
          </w:rPr>
          <w:tab/>
        </w:r>
        <w:r w:rsidR="00F27960" w:rsidRPr="00100F12">
          <w:rPr>
            <w:rStyle w:val="Hyperlink"/>
            <w:noProof/>
          </w:rPr>
          <w:t>UML - WION overzicht.</w:t>
        </w:r>
        <w:r w:rsidR="00F27960">
          <w:rPr>
            <w:noProof/>
            <w:webHidden/>
          </w:rPr>
          <w:tab/>
        </w:r>
        <w:r w:rsidR="00F27960">
          <w:rPr>
            <w:noProof/>
            <w:webHidden/>
          </w:rPr>
          <w:fldChar w:fldCharType="begin"/>
        </w:r>
        <w:r w:rsidR="00F27960">
          <w:rPr>
            <w:noProof/>
            <w:webHidden/>
          </w:rPr>
          <w:instrText xml:space="preserve"> PAGEREF _Toc487124934 \h </w:instrText>
        </w:r>
        <w:r w:rsidR="00F27960">
          <w:rPr>
            <w:noProof/>
            <w:webHidden/>
          </w:rPr>
        </w:r>
        <w:r w:rsidR="00F27960">
          <w:rPr>
            <w:noProof/>
            <w:webHidden/>
          </w:rPr>
          <w:fldChar w:fldCharType="separate"/>
        </w:r>
        <w:r w:rsidR="00F27960">
          <w:rPr>
            <w:noProof/>
            <w:webHidden/>
          </w:rPr>
          <w:t>20</w:t>
        </w:r>
        <w:r w:rsidR="00F27960">
          <w:rPr>
            <w:noProof/>
            <w:webHidden/>
          </w:rPr>
          <w:fldChar w:fldCharType="end"/>
        </w:r>
      </w:hyperlink>
    </w:p>
    <w:p w14:paraId="417859D0" w14:textId="77777777" w:rsidR="00F27960" w:rsidRDefault="00793B0B">
      <w:pPr>
        <w:pStyle w:val="Inhopg3"/>
        <w:rPr>
          <w:rFonts w:asciiTheme="minorHAnsi" w:eastAsiaTheme="minorEastAsia" w:hAnsiTheme="minorHAnsi" w:cstheme="minorBidi"/>
          <w:noProof/>
          <w:sz w:val="22"/>
          <w:szCs w:val="22"/>
        </w:rPr>
      </w:pPr>
      <w:hyperlink w:anchor="_Toc487124935" w:history="1">
        <w:r w:rsidR="00F27960" w:rsidRPr="00100F12">
          <w:rPr>
            <w:rStyle w:val="Hyperlink"/>
            <w:noProof/>
          </w:rPr>
          <w:t>5.2.3</w:t>
        </w:r>
        <w:r w:rsidR="00F27960">
          <w:rPr>
            <w:rFonts w:asciiTheme="minorHAnsi" w:eastAsiaTheme="minorEastAsia" w:hAnsiTheme="minorHAnsi" w:cstheme="minorBidi"/>
            <w:noProof/>
            <w:sz w:val="22"/>
            <w:szCs w:val="22"/>
          </w:rPr>
          <w:tab/>
        </w:r>
        <w:r w:rsidR="00F27960" w:rsidRPr="00100F12">
          <w:rPr>
            <w:rStyle w:val="Hyperlink"/>
            <w:noProof/>
          </w:rPr>
          <w:t>Associaties in het model.</w:t>
        </w:r>
        <w:r w:rsidR="00F27960">
          <w:rPr>
            <w:noProof/>
            <w:webHidden/>
          </w:rPr>
          <w:tab/>
        </w:r>
        <w:r w:rsidR="00F27960">
          <w:rPr>
            <w:noProof/>
            <w:webHidden/>
          </w:rPr>
          <w:fldChar w:fldCharType="begin"/>
        </w:r>
        <w:r w:rsidR="00F27960">
          <w:rPr>
            <w:noProof/>
            <w:webHidden/>
          </w:rPr>
          <w:instrText xml:space="preserve"> PAGEREF _Toc487124935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14:paraId="411A65CA" w14:textId="77777777" w:rsidR="00F27960" w:rsidRDefault="00793B0B">
      <w:pPr>
        <w:pStyle w:val="Inhopg3"/>
        <w:rPr>
          <w:rFonts w:asciiTheme="minorHAnsi" w:eastAsiaTheme="minorEastAsia" w:hAnsiTheme="minorHAnsi" w:cstheme="minorBidi"/>
          <w:noProof/>
          <w:sz w:val="22"/>
          <w:szCs w:val="22"/>
        </w:rPr>
      </w:pPr>
      <w:hyperlink w:anchor="_Toc487124936" w:history="1">
        <w:r w:rsidR="00F27960" w:rsidRPr="00100F12">
          <w:rPr>
            <w:rStyle w:val="Hyperlink"/>
            <w:noProof/>
          </w:rPr>
          <w:t>5.2.4</w:t>
        </w:r>
        <w:r w:rsidR="00F27960">
          <w:rPr>
            <w:rFonts w:asciiTheme="minorHAnsi" w:eastAsiaTheme="minorEastAsia" w:hAnsiTheme="minorHAnsi" w:cstheme="minorBidi"/>
            <w:noProof/>
            <w:sz w:val="22"/>
            <w:szCs w:val="22"/>
          </w:rPr>
          <w:tab/>
        </w:r>
        <w:r w:rsidR="00F27960" w:rsidRPr="00100F12">
          <w:rPr>
            <w:rStyle w:val="Hyperlink"/>
            <w:noProof/>
          </w:rPr>
          <w:t>Numerieke waarden.</w:t>
        </w:r>
        <w:r w:rsidR="00F27960">
          <w:rPr>
            <w:noProof/>
            <w:webHidden/>
          </w:rPr>
          <w:tab/>
        </w:r>
        <w:r w:rsidR="00F27960">
          <w:rPr>
            <w:noProof/>
            <w:webHidden/>
          </w:rPr>
          <w:fldChar w:fldCharType="begin"/>
        </w:r>
        <w:r w:rsidR="00F27960">
          <w:rPr>
            <w:noProof/>
            <w:webHidden/>
          </w:rPr>
          <w:instrText xml:space="preserve"> PAGEREF _Toc487124936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14:paraId="2CBFDF6F" w14:textId="77777777" w:rsidR="00F27960" w:rsidRDefault="00793B0B">
      <w:pPr>
        <w:pStyle w:val="Inhopg3"/>
        <w:rPr>
          <w:rFonts w:asciiTheme="minorHAnsi" w:eastAsiaTheme="minorEastAsia" w:hAnsiTheme="minorHAnsi" w:cstheme="minorBidi"/>
          <w:noProof/>
          <w:sz w:val="22"/>
          <w:szCs w:val="22"/>
        </w:rPr>
      </w:pPr>
      <w:hyperlink w:anchor="_Toc487124937" w:history="1">
        <w:r w:rsidR="00F27960" w:rsidRPr="00100F12">
          <w:rPr>
            <w:rStyle w:val="Hyperlink"/>
            <w:noProof/>
          </w:rPr>
          <w:t>5.2.5</w:t>
        </w:r>
        <w:r w:rsidR="00F27960">
          <w:rPr>
            <w:rFonts w:asciiTheme="minorHAnsi" w:eastAsiaTheme="minorEastAsia" w:hAnsiTheme="minorHAnsi" w:cstheme="minorBidi"/>
            <w:noProof/>
            <w:sz w:val="22"/>
            <w:szCs w:val="22"/>
          </w:rPr>
          <w:tab/>
        </w:r>
        <w:r w:rsidR="00F27960" w:rsidRPr="00100F12">
          <w:rPr>
            <w:rStyle w:val="Hyperlink"/>
            <w:noProof/>
          </w:rPr>
          <w:t>Waardelijsten zijn extern.</w:t>
        </w:r>
        <w:r w:rsidR="00F27960">
          <w:rPr>
            <w:noProof/>
            <w:webHidden/>
          </w:rPr>
          <w:tab/>
        </w:r>
        <w:r w:rsidR="00F27960">
          <w:rPr>
            <w:noProof/>
            <w:webHidden/>
          </w:rPr>
          <w:fldChar w:fldCharType="begin"/>
        </w:r>
        <w:r w:rsidR="00F27960">
          <w:rPr>
            <w:noProof/>
            <w:webHidden/>
          </w:rPr>
          <w:instrText xml:space="preserve"> PAGEREF _Toc487124937 \h </w:instrText>
        </w:r>
        <w:r w:rsidR="00F27960">
          <w:rPr>
            <w:noProof/>
            <w:webHidden/>
          </w:rPr>
        </w:r>
        <w:r w:rsidR="00F27960">
          <w:rPr>
            <w:noProof/>
            <w:webHidden/>
          </w:rPr>
          <w:fldChar w:fldCharType="separate"/>
        </w:r>
        <w:r w:rsidR="00F27960">
          <w:rPr>
            <w:noProof/>
            <w:webHidden/>
          </w:rPr>
          <w:t>23</w:t>
        </w:r>
        <w:r w:rsidR="00F27960">
          <w:rPr>
            <w:noProof/>
            <w:webHidden/>
          </w:rPr>
          <w:fldChar w:fldCharType="end"/>
        </w:r>
      </w:hyperlink>
    </w:p>
    <w:p w14:paraId="57EB7220" w14:textId="77777777" w:rsidR="00F27960" w:rsidRDefault="00793B0B">
      <w:pPr>
        <w:pStyle w:val="Inhopg3"/>
        <w:rPr>
          <w:rFonts w:asciiTheme="minorHAnsi" w:eastAsiaTheme="minorEastAsia" w:hAnsiTheme="minorHAnsi" w:cstheme="minorBidi"/>
          <w:noProof/>
          <w:sz w:val="22"/>
          <w:szCs w:val="22"/>
        </w:rPr>
      </w:pPr>
      <w:hyperlink w:anchor="_Toc487124938" w:history="1">
        <w:r w:rsidR="00F27960" w:rsidRPr="00100F12">
          <w:rPr>
            <w:rStyle w:val="Hyperlink"/>
            <w:noProof/>
          </w:rPr>
          <w:t>5.2.6</w:t>
        </w:r>
        <w:r w:rsidR="00F27960">
          <w:rPr>
            <w:rFonts w:asciiTheme="minorHAnsi" w:eastAsiaTheme="minorEastAsia" w:hAnsiTheme="minorHAnsi" w:cstheme="minorBidi"/>
            <w:noProof/>
            <w:sz w:val="22"/>
            <w:szCs w:val="22"/>
          </w:rPr>
          <w:tab/>
        </w:r>
        <w:r w:rsidR="00F27960" w:rsidRPr="00100F12">
          <w:rPr>
            <w:rStyle w:val="Hyperlink"/>
            <w:noProof/>
          </w:rPr>
          <w:t>Basisattributen voor identificatie en labels.</w:t>
        </w:r>
        <w:r w:rsidR="00F27960">
          <w:rPr>
            <w:noProof/>
            <w:webHidden/>
          </w:rPr>
          <w:tab/>
        </w:r>
        <w:r w:rsidR="00F27960">
          <w:rPr>
            <w:noProof/>
            <w:webHidden/>
          </w:rPr>
          <w:fldChar w:fldCharType="begin"/>
        </w:r>
        <w:r w:rsidR="00F27960">
          <w:rPr>
            <w:noProof/>
            <w:webHidden/>
          </w:rPr>
          <w:instrText xml:space="preserve"> PAGEREF _Toc487124938 \h </w:instrText>
        </w:r>
        <w:r w:rsidR="00F27960">
          <w:rPr>
            <w:noProof/>
            <w:webHidden/>
          </w:rPr>
        </w:r>
        <w:r w:rsidR="00F27960">
          <w:rPr>
            <w:noProof/>
            <w:webHidden/>
          </w:rPr>
          <w:fldChar w:fldCharType="separate"/>
        </w:r>
        <w:r w:rsidR="00F27960">
          <w:rPr>
            <w:noProof/>
            <w:webHidden/>
          </w:rPr>
          <w:t>24</w:t>
        </w:r>
        <w:r w:rsidR="00F27960">
          <w:rPr>
            <w:noProof/>
            <w:webHidden/>
          </w:rPr>
          <w:fldChar w:fldCharType="end"/>
        </w:r>
      </w:hyperlink>
    </w:p>
    <w:p w14:paraId="7E86166E" w14:textId="3AC35429" w:rsidR="00F27960" w:rsidRDefault="00793B0B">
      <w:pPr>
        <w:pStyle w:val="Inhopg3"/>
        <w:rPr>
          <w:rFonts w:asciiTheme="minorHAnsi" w:eastAsiaTheme="minorEastAsia" w:hAnsiTheme="minorHAnsi" w:cstheme="minorBidi"/>
          <w:noProof/>
          <w:sz w:val="22"/>
          <w:szCs w:val="22"/>
        </w:rPr>
      </w:pPr>
      <w:hyperlink w:anchor="_Toc487124939" w:history="1">
        <w:r w:rsidR="00F27960" w:rsidRPr="00100F12">
          <w:rPr>
            <w:rStyle w:val="Hyperlink"/>
            <w:noProof/>
          </w:rPr>
          <w:t>5.2.7</w:t>
        </w:r>
        <w:r w:rsidR="00F27960">
          <w:rPr>
            <w:rFonts w:asciiTheme="minorHAnsi" w:eastAsiaTheme="minorEastAsia" w:hAnsiTheme="minorHAnsi" w:cstheme="minorBidi"/>
            <w:noProof/>
            <w:sz w:val="22"/>
            <w:szCs w:val="22"/>
          </w:rPr>
          <w:tab/>
        </w:r>
        <w:r>
          <w:rPr>
            <w:rStyle w:val="Hyperlink"/>
            <w:noProof/>
          </w:rPr>
          <w:t>IMKL</w:t>
        </w:r>
        <w:r w:rsidR="00F27960" w:rsidRPr="00100F12">
          <w:rPr>
            <w:rStyle w:val="Hyperlink"/>
            <w:noProof/>
          </w:rPr>
          <w:t xml:space="preserve"> semantische kern.</w:t>
        </w:r>
        <w:r w:rsidR="00F27960">
          <w:rPr>
            <w:noProof/>
            <w:webHidden/>
          </w:rPr>
          <w:tab/>
        </w:r>
        <w:r w:rsidR="00F27960">
          <w:rPr>
            <w:noProof/>
            <w:webHidden/>
          </w:rPr>
          <w:fldChar w:fldCharType="begin"/>
        </w:r>
        <w:r w:rsidR="00F27960">
          <w:rPr>
            <w:noProof/>
            <w:webHidden/>
          </w:rPr>
          <w:instrText xml:space="preserve"> PAGEREF _Toc487124939 \h </w:instrText>
        </w:r>
        <w:r w:rsidR="00F27960">
          <w:rPr>
            <w:noProof/>
            <w:webHidden/>
          </w:rPr>
        </w:r>
        <w:r w:rsidR="00F27960">
          <w:rPr>
            <w:noProof/>
            <w:webHidden/>
          </w:rPr>
          <w:fldChar w:fldCharType="separate"/>
        </w:r>
        <w:r w:rsidR="00F27960">
          <w:rPr>
            <w:noProof/>
            <w:webHidden/>
          </w:rPr>
          <w:t>26</w:t>
        </w:r>
        <w:r w:rsidR="00F27960">
          <w:rPr>
            <w:noProof/>
            <w:webHidden/>
          </w:rPr>
          <w:fldChar w:fldCharType="end"/>
        </w:r>
      </w:hyperlink>
    </w:p>
    <w:p w14:paraId="79176DDF" w14:textId="77777777" w:rsidR="00F27960" w:rsidRDefault="00793B0B">
      <w:pPr>
        <w:pStyle w:val="Inhopg3"/>
        <w:rPr>
          <w:rFonts w:asciiTheme="minorHAnsi" w:eastAsiaTheme="minorEastAsia" w:hAnsiTheme="minorHAnsi" w:cstheme="minorBidi"/>
          <w:noProof/>
          <w:sz w:val="22"/>
          <w:szCs w:val="22"/>
        </w:rPr>
      </w:pPr>
      <w:hyperlink w:anchor="_Toc487124940" w:history="1">
        <w:r w:rsidR="00F27960" w:rsidRPr="00100F12">
          <w:rPr>
            <w:rStyle w:val="Hyperlink"/>
            <w:noProof/>
          </w:rPr>
          <w:t>5.2.8</w:t>
        </w:r>
        <w:r w:rsidR="00F27960">
          <w:rPr>
            <w:rFonts w:asciiTheme="minorHAnsi" w:eastAsiaTheme="minorEastAsia" w:hAnsiTheme="minorHAnsi" w:cstheme="minorBidi"/>
            <w:noProof/>
            <w:sz w:val="22"/>
            <w:szCs w:val="22"/>
          </w:rPr>
          <w:tab/>
        </w:r>
        <w:r w:rsidR="00F27960" w:rsidRPr="00100F12">
          <w:rPr>
            <w:rStyle w:val="Hyperlink"/>
            <w:noProof/>
          </w:rPr>
          <w:t>Diepte.</w:t>
        </w:r>
        <w:r w:rsidR="00F27960">
          <w:rPr>
            <w:noProof/>
            <w:webHidden/>
          </w:rPr>
          <w:tab/>
        </w:r>
        <w:r w:rsidR="00F27960">
          <w:rPr>
            <w:noProof/>
            <w:webHidden/>
          </w:rPr>
          <w:fldChar w:fldCharType="begin"/>
        </w:r>
        <w:r w:rsidR="00F27960">
          <w:rPr>
            <w:noProof/>
            <w:webHidden/>
          </w:rPr>
          <w:instrText xml:space="preserve"> PAGEREF _Toc487124940 \h </w:instrText>
        </w:r>
        <w:r w:rsidR="00F27960">
          <w:rPr>
            <w:noProof/>
            <w:webHidden/>
          </w:rPr>
        </w:r>
        <w:r w:rsidR="00F27960">
          <w:rPr>
            <w:noProof/>
            <w:webHidden/>
          </w:rPr>
          <w:fldChar w:fldCharType="separate"/>
        </w:r>
        <w:r w:rsidR="00F27960">
          <w:rPr>
            <w:noProof/>
            <w:webHidden/>
          </w:rPr>
          <w:t>34</w:t>
        </w:r>
        <w:r w:rsidR="00F27960">
          <w:rPr>
            <w:noProof/>
            <w:webHidden/>
          </w:rPr>
          <w:fldChar w:fldCharType="end"/>
        </w:r>
      </w:hyperlink>
    </w:p>
    <w:p w14:paraId="12DF0438" w14:textId="77777777" w:rsidR="00F27960" w:rsidRDefault="00793B0B">
      <w:pPr>
        <w:pStyle w:val="Inhopg3"/>
        <w:rPr>
          <w:rFonts w:asciiTheme="minorHAnsi" w:eastAsiaTheme="minorEastAsia" w:hAnsiTheme="minorHAnsi" w:cstheme="minorBidi"/>
          <w:noProof/>
          <w:sz w:val="22"/>
          <w:szCs w:val="22"/>
        </w:rPr>
      </w:pPr>
      <w:hyperlink w:anchor="_Toc487124941" w:history="1">
        <w:r w:rsidR="00F27960" w:rsidRPr="00100F12">
          <w:rPr>
            <w:rStyle w:val="Hyperlink"/>
            <w:noProof/>
          </w:rPr>
          <w:t>5.2.9</w:t>
        </w:r>
        <w:r w:rsidR="00F27960">
          <w:rPr>
            <w:rFonts w:asciiTheme="minorHAnsi" w:eastAsiaTheme="minorEastAsia" w:hAnsiTheme="minorHAnsi" w:cstheme="minorBidi"/>
            <w:noProof/>
            <w:sz w:val="22"/>
            <w:szCs w:val="22"/>
          </w:rPr>
          <w:tab/>
        </w:r>
        <w:r w:rsidR="00F27960" w:rsidRPr="00100F12">
          <w:rPr>
            <w:rStyle w:val="Hyperlink"/>
            <w:noProof/>
          </w:rPr>
          <w:t>Utiliteitsnet.</w:t>
        </w:r>
        <w:r w:rsidR="00F27960">
          <w:rPr>
            <w:noProof/>
            <w:webHidden/>
          </w:rPr>
          <w:tab/>
        </w:r>
        <w:r w:rsidR="00F27960">
          <w:rPr>
            <w:noProof/>
            <w:webHidden/>
          </w:rPr>
          <w:fldChar w:fldCharType="begin"/>
        </w:r>
        <w:r w:rsidR="00F27960">
          <w:rPr>
            <w:noProof/>
            <w:webHidden/>
          </w:rPr>
          <w:instrText xml:space="preserve"> PAGEREF _Toc487124941 \h </w:instrText>
        </w:r>
        <w:r w:rsidR="00F27960">
          <w:rPr>
            <w:noProof/>
            <w:webHidden/>
          </w:rPr>
        </w:r>
        <w:r w:rsidR="00F27960">
          <w:rPr>
            <w:noProof/>
            <w:webHidden/>
          </w:rPr>
          <w:fldChar w:fldCharType="separate"/>
        </w:r>
        <w:r w:rsidR="00F27960">
          <w:rPr>
            <w:noProof/>
            <w:webHidden/>
          </w:rPr>
          <w:t>36</w:t>
        </w:r>
        <w:r w:rsidR="00F27960">
          <w:rPr>
            <w:noProof/>
            <w:webHidden/>
          </w:rPr>
          <w:fldChar w:fldCharType="end"/>
        </w:r>
      </w:hyperlink>
    </w:p>
    <w:p w14:paraId="10B183BB" w14:textId="77777777" w:rsidR="00F27960" w:rsidRDefault="00793B0B">
      <w:pPr>
        <w:pStyle w:val="Inhopg3"/>
        <w:rPr>
          <w:rFonts w:asciiTheme="minorHAnsi" w:eastAsiaTheme="minorEastAsia" w:hAnsiTheme="minorHAnsi" w:cstheme="minorBidi"/>
          <w:noProof/>
          <w:sz w:val="22"/>
          <w:szCs w:val="22"/>
        </w:rPr>
      </w:pPr>
      <w:hyperlink w:anchor="_Toc487124942" w:history="1">
        <w:r w:rsidR="00F27960" w:rsidRPr="00100F12">
          <w:rPr>
            <w:rStyle w:val="Hyperlink"/>
            <w:noProof/>
          </w:rPr>
          <w:t>5.2.10</w:t>
        </w:r>
        <w:r w:rsidR="00F27960">
          <w:rPr>
            <w:rFonts w:asciiTheme="minorHAnsi" w:eastAsiaTheme="minorEastAsia" w:hAnsiTheme="minorHAnsi" w:cstheme="minorBidi"/>
            <w:noProof/>
            <w:sz w:val="22"/>
            <w:szCs w:val="22"/>
          </w:rPr>
          <w:tab/>
        </w:r>
        <w:r w:rsidR="00F27960" w:rsidRPr="00100F12">
          <w:rPr>
            <w:rStyle w:val="Hyperlink"/>
            <w:noProof/>
          </w:rPr>
          <w:t>KabelOfLeiding.</w:t>
        </w:r>
        <w:r w:rsidR="00F27960">
          <w:rPr>
            <w:noProof/>
            <w:webHidden/>
          </w:rPr>
          <w:tab/>
        </w:r>
        <w:r w:rsidR="00F27960">
          <w:rPr>
            <w:noProof/>
            <w:webHidden/>
          </w:rPr>
          <w:fldChar w:fldCharType="begin"/>
        </w:r>
        <w:r w:rsidR="00F27960">
          <w:rPr>
            <w:noProof/>
            <w:webHidden/>
          </w:rPr>
          <w:instrText xml:space="preserve"> PAGEREF _Toc487124942 \h </w:instrText>
        </w:r>
        <w:r w:rsidR="00F27960">
          <w:rPr>
            <w:noProof/>
            <w:webHidden/>
          </w:rPr>
        </w:r>
        <w:r w:rsidR="00F27960">
          <w:rPr>
            <w:noProof/>
            <w:webHidden/>
          </w:rPr>
          <w:fldChar w:fldCharType="separate"/>
        </w:r>
        <w:r w:rsidR="00F27960">
          <w:rPr>
            <w:noProof/>
            <w:webHidden/>
          </w:rPr>
          <w:t>38</w:t>
        </w:r>
        <w:r w:rsidR="00F27960">
          <w:rPr>
            <w:noProof/>
            <w:webHidden/>
          </w:rPr>
          <w:fldChar w:fldCharType="end"/>
        </w:r>
      </w:hyperlink>
    </w:p>
    <w:p w14:paraId="051756EF" w14:textId="77777777" w:rsidR="00F27960" w:rsidRDefault="00793B0B">
      <w:pPr>
        <w:pStyle w:val="Inhopg3"/>
        <w:rPr>
          <w:rFonts w:asciiTheme="minorHAnsi" w:eastAsiaTheme="minorEastAsia" w:hAnsiTheme="minorHAnsi" w:cstheme="minorBidi"/>
          <w:noProof/>
          <w:sz w:val="22"/>
          <w:szCs w:val="22"/>
        </w:rPr>
      </w:pPr>
      <w:hyperlink w:anchor="_Toc487124943" w:history="1">
        <w:r w:rsidR="00F27960" w:rsidRPr="00100F12">
          <w:rPr>
            <w:rStyle w:val="Hyperlink"/>
            <w:noProof/>
          </w:rPr>
          <w:t>5.2.11</w:t>
        </w:r>
        <w:r w:rsidR="00F27960">
          <w:rPr>
            <w:rFonts w:asciiTheme="minorHAnsi" w:eastAsiaTheme="minorEastAsia" w:hAnsiTheme="minorHAnsi" w:cstheme="minorBidi"/>
            <w:noProof/>
            <w:sz w:val="22"/>
            <w:szCs w:val="22"/>
          </w:rPr>
          <w:tab/>
        </w:r>
        <w:r w:rsidR="00F27960" w:rsidRPr="00100F12">
          <w:rPr>
            <w:rStyle w:val="Hyperlink"/>
            <w:noProof/>
          </w:rPr>
          <w:t>Leidingelement.</w:t>
        </w:r>
        <w:r w:rsidR="00F27960">
          <w:rPr>
            <w:noProof/>
            <w:webHidden/>
          </w:rPr>
          <w:tab/>
        </w:r>
        <w:r w:rsidR="00F27960">
          <w:rPr>
            <w:noProof/>
            <w:webHidden/>
          </w:rPr>
          <w:fldChar w:fldCharType="begin"/>
        </w:r>
        <w:r w:rsidR="00F27960">
          <w:rPr>
            <w:noProof/>
            <w:webHidden/>
          </w:rPr>
          <w:instrText xml:space="preserve"> PAGEREF _Toc487124943 \h </w:instrText>
        </w:r>
        <w:r w:rsidR="00F27960">
          <w:rPr>
            <w:noProof/>
            <w:webHidden/>
          </w:rPr>
        </w:r>
        <w:r w:rsidR="00F27960">
          <w:rPr>
            <w:noProof/>
            <w:webHidden/>
          </w:rPr>
          <w:fldChar w:fldCharType="separate"/>
        </w:r>
        <w:r w:rsidR="00F27960">
          <w:rPr>
            <w:noProof/>
            <w:webHidden/>
          </w:rPr>
          <w:t>40</w:t>
        </w:r>
        <w:r w:rsidR="00F27960">
          <w:rPr>
            <w:noProof/>
            <w:webHidden/>
          </w:rPr>
          <w:fldChar w:fldCharType="end"/>
        </w:r>
      </w:hyperlink>
    </w:p>
    <w:p w14:paraId="6B6EB290" w14:textId="77777777" w:rsidR="00F27960" w:rsidRDefault="00793B0B">
      <w:pPr>
        <w:pStyle w:val="Inhopg3"/>
        <w:rPr>
          <w:rFonts w:asciiTheme="minorHAnsi" w:eastAsiaTheme="minorEastAsia" w:hAnsiTheme="minorHAnsi" w:cstheme="minorBidi"/>
          <w:noProof/>
          <w:sz w:val="22"/>
          <w:szCs w:val="22"/>
        </w:rPr>
      </w:pPr>
      <w:hyperlink w:anchor="_Toc487124944" w:history="1">
        <w:r w:rsidR="00F27960" w:rsidRPr="00100F12">
          <w:rPr>
            <w:rStyle w:val="Hyperlink"/>
            <w:noProof/>
          </w:rPr>
          <w:t>5.2.12</w:t>
        </w:r>
        <w:r w:rsidR="00F27960">
          <w:rPr>
            <w:rFonts w:asciiTheme="minorHAnsi" w:eastAsiaTheme="minorEastAsia" w:hAnsiTheme="minorHAnsi" w:cstheme="minorBidi"/>
            <w:noProof/>
            <w:sz w:val="22"/>
            <w:szCs w:val="22"/>
          </w:rPr>
          <w:tab/>
        </w:r>
        <w:r w:rsidR="00F27960" w:rsidRPr="00100F12">
          <w:rPr>
            <w:rStyle w:val="Hyperlink"/>
            <w:noProof/>
          </w:rPr>
          <w:t>KabelEnLeidingContainer.</w:t>
        </w:r>
        <w:r w:rsidR="00F27960">
          <w:rPr>
            <w:noProof/>
            <w:webHidden/>
          </w:rPr>
          <w:tab/>
        </w:r>
        <w:r w:rsidR="00F27960">
          <w:rPr>
            <w:noProof/>
            <w:webHidden/>
          </w:rPr>
          <w:fldChar w:fldCharType="begin"/>
        </w:r>
        <w:r w:rsidR="00F27960">
          <w:rPr>
            <w:noProof/>
            <w:webHidden/>
          </w:rPr>
          <w:instrText xml:space="preserve"> PAGEREF _Toc487124944 \h </w:instrText>
        </w:r>
        <w:r w:rsidR="00F27960">
          <w:rPr>
            <w:noProof/>
            <w:webHidden/>
          </w:rPr>
        </w:r>
        <w:r w:rsidR="00F27960">
          <w:rPr>
            <w:noProof/>
            <w:webHidden/>
          </w:rPr>
          <w:fldChar w:fldCharType="separate"/>
        </w:r>
        <w:r w:rsidR="00F27960">
          <w:rPr>
            <w:noProof/>
            <w:webHidden/>
          </w:rPr>
          <w:t>41</w:t>
        </w:r>
        <w:r w:rsidR="00F27960">
          <w:rPr>
            <w:noProof/>
            <w:webHidden/>
          </w:rPr>
          <w:fldChar w:fldCharType="end"/>
        </w:r>
      </w:hyperlink>
    </w:p>
    <w:p w14:paraId="10C530CE" w14:textId="77777777" w:rsidR="00F27960" w:rsidRDefault="00793B0B">
      <w:pPr>
        <w:pStyle w:val="Inhopg3"/>
        <w:rPr>
          <w:rFonts w:asciiTheme="minorHAnsi" w:eastAsiaTheme="minorEastAsia" w:hAnsiTheme="minorHAnsi" w:cstheme="minorBidi"/>
          <w:noProof/>
          <w:sz w:val="22"/>
          <w:szCs w:val="22"/>
        </w:rPr>
      </w:pPr>
      <w:hyperlink w:anchor="_Toc487124945" w:history="1">
        <w:r w:rsidR="00F27960" w:rsidRPr="00100F12">
          <w:rPr>
            <w:rStyle w:val="Hyperlink"/>
            <w:noProof/>
          </w:rPr>
          <w:t>5.2.13</w:t>
        </w:r>
        <w:r w:rsidR="00F27960">
          <w:rPr>
            <w:rFonts w:asciiTheme="minorHAnsi" w:eastAsiaTheme="minorEastAsia" w:hAnsiTheme="minorHAnsi" w:cstheme="minorBidi"/>
            <w:noProof/>
            <w:sz w:val="22"/>
            <w:szCs w:val="22"/>
          </w:rPr>
          <w:tab/>
        </w:r>
        <w:r w:rsidR="00F27960" w:rsidRPr="00100F12">
          <w:rPr>
            <w:rStyle w:val="Hyperlink"/>
            <w:noProof/>
          </w:rPr>
          <w:t>ContainerLeidingelement.</w:t>
        </w:r>
        <w:r w:rsidR="00F27960">
          <w:rPr>
            <w:noProof/>
            <w:webHidden/>
          </w:rPr>
          <w:tab/>
        </w:r>
        <w:r w:rsidR="00F27960">
          <w:rPr>
            <w:noProof/>
            <w:webHidden/>
          </w:rPr>
          <w:fldChar w:fldCharType="begin"/>
        </w:r>
        <w:r w:rsidR="00F27960">
          <w:rPr>
            <w:noProof/>
            <w:webHidden/>
          </w:rPr>
          <w:instrText xml:space="preserve"> PAGEREF _Toc487124945 \h </w:instrText>
        </w:r>
        <w:r w:rsidR="00F27960">
          <w:rPr>
            <w:noProof/>
            <w:webHidden/>
          </w:rPr>
        </w:r>
        <w:r w:rsidR="00F27960">
          <w:rPr>
            <w:noProof/>
            <w:webHidden/>
          </w:rPr>
          <w:fldChar w:fldCharType="separate"/>
        </w:r>
        <w:r w:rsidR="00F27960">
          <w:rPr>
            <w:noProof/>
            <w:webHidden/>
          </w:rPr>
          <w:t>43</w:t>
        </w:r>
        <w:r w:rsidR="00F27960">
          <w:rPr>
            <w:noProof/>
            <w:webHidden/>
          </w:rPr>
          <w:fldChar w:fldCharType="end"/>
        </w:r>
      </w:hyperlink>
    </w:p>
    <w:p w14:paraId="77EE174A" w14:textId="77777777" w:rsidR="00F27960" w:rsidRDefault="00793B0B">
      <w:pPr>
        <w:pStyle w:val="Inhopg3"/>
        <w:rPr>
          <w:rFonts w:asciiTheme="minorHAnsi" w:eastAsiaTheme="minorEastAsia" w:hAnsiTheme="minorHAnsi" w:cstheme="minorBidi"/>
          <w:noProof/>
          <w:sz w:val="22"/>
          <w:szCs w:val="22"/>
        </w:rPr>
      </w:pPr>
      <w:hyperlink w:anchor="_Toc487124946" w:history="1">
        <w:r w:rsidR="00F27960" w:rsidRPr="00100F12">
          <w:rPr>
            <w:rStyle w:val="Hyperlink"/>
            <w:noProof/>
          </w:rPr>
          <w:t>5.2.14</w:t>
        </w:r>
        <w:r w:rsidR="00F27960">
          <w:rPr>
            <w:rFonts w:asciiTheme="minorHAnsi" w:eastAsiaTheme="minorEastAsia" w:hAnsiTheme="minorHAnsi" w:cstheme="minorBidi"/>
            <w:noProof/>
            <w:sz w:val="22"/>
            <w:szCs w:val="22"/>
          </w:rPr>
          <w:tab/>
        </w:r>
        <w:r w:rsidR="00F27960" w:rsidRPr="00100F12">
          <w:rPr>
            <w:rStyle w:val="Hyperlink"/>
            <w:noProof/>
          </w:rPr>
          <w:t>Relaties tussen KabelEnLeiding, Leidingelement en container objecten.</w:t>
        </w:r>
        <w:r w:rsidR="00F27960">
          <w:rPr>
            <w:noProof/>
            <w:webHidden/>
          </w:rPr>
          <w:tab/>
        </w:r>
        <w:r w:rsidR="00F27960">
          <w:rPr>
            <w:noProof/>
            <w:webHidden/>
          </w:rPr>
          <w:fldChar w:fldCharType="begin"/>
        </w:r>
        <w:r w:rsidR="00F27960">
          <w:rPr>
            <w:noProof/>
            <w:webHidden/>
          </w:rPr>
          <w:instrText xml:space="preserve"> PAGEREF _Toc487124946 \h </w:instrText>
        </w:r>
        <w:r w:rsidR="00F27960">
          <w:rPr>
            <w:noProof/>
            <w:webHidden/>
          </w:rPr>
        </w:r>
        <w:r w:rsidR="00F27960">
          <w:rPr>
            <w:noProof/>
            <w:webHidden/>
          </w:rPr>
          <w:fldChar w:fldCharType="separate"/>
        </w:r>
        <w:r w:rsidR="00F27960">
          <w:rPr>
            <w:noProof/>
            <w:webHidden/>
          </w:rPr>
          <w:t>44</w:t>
        </w:r>
        <w:r w:rsidR="00F27960">
          <w:rPr>
            <w:noProof/>
            <w:webHidden/>
          </w:rPr>
          <w:fldChar w:fldCharType="end"/>
        </w:r>
      </w:hyperlink>
    </w:p>
    <w:p w14:paraId="04006487" w14:textId="77777777" w:rsidR="00F27960" w:rsidRDefault="00793B0B">
      <w:pPr>
        <w:pStyle w:val="Inhopg3"/>
        <w:rPr>
          <w:rFonts w:asciiTheme="minorHAnsi" w:eastAsiaTheme="minorEastAsia" w:hAnsiTheme="minorHAnsi" w:cstheme="minorBidi"/>
          <w:noProof/>
          <w:sz w:val="22"/>
          <w:szCs w:val="22"/>
        </w:rPr>
      </w:pPr>
      <w:hyperlink w:anchor="_Toc487124947" w:history="1">
        <w:r w:rsidR="00F27960" w:rsidRPr="00100F12">
          <w:rPr>
            <w:rStyle w:val="Hyperlink"/>
            <w:noProof/>
          </w:rPr>
          <w:t>5.2.15</w:t>
        </w:r>
        <w:r w:rsidR="00F27960">
          <w:rPr>
            <w:rFonts w:asciiTheme="minorHAnsi" w:eastAsiaTheme="minorEastAsia" w:hAnsiTheme="minorHAnsi" w:cstheme="minorBidi"/>
            <w:noProof/>
            <w:sz w:val="22"/>
            <w:szCs w:val="22"/>
          </w:rPr>
          <w:tab/>
        </w:r>
        <w:r w:rsidR="00F27960" w:rsidRPr="00100F12">
          <w:rPr>
            <w:rStyle w:val="Hyperlink"/>
            <w:noProof/>
          </w:rPr>
          <w:t>Diagram per type kabel of leiding.</w:t>
        </w:r>
        <w:r w:rsidR="00F27960">
          <w:rPr>
            <w:noProof/>
            <w:webHidden/>
          </w:rPr>
          <w:tab/>
        </w:r>
        <w:r w:rsidR="00F27960">
          <w:rPr>
            <w:noProof/>
            <w:webHidden/>
          </w:rPr>
          <w:fldChar w:fldCharType="begin"/>
        </w:r>
        <w:r w:rsidR="00F27960">
          <w:rPr>
            <w:noProof/>
            <w:webHidden/>
          </w:rPr>
          <w:instrText xml:space="preserve"> PAGEREF _Toc487124947 \h </w:instrText>
        </w:r>
        <w:r w:rsidR="00F27960">
          <w:rPr>
            <w:noProof/>
            <w:webHidden/>
          </w:rPr>
        </w:r>
        <w:r w:rsidR="00F27960">
          <w:rPr>
            <w:noProof/>
            <w:webHidden/>
          </w:rPr>
          <w:fldChar w:fldCharType="separate"/>
        </w:r>
        <w:r w:rsidR="00F27960">
          <w:rPr>
            <w:noProof/>
            <w:webHidden/>
          </w:rPr>
          <w:t>45</w:t>
        </w:r>
        <w:r w:rsidR="00F27960">
          <w:rPr>
            <w:noProof/>
            <w:webHidden/>
          </w:rPr>
          <w:fldChar w:fldCharType="end"/>
        </w:r>
      </w:hyperlink>
    </w:p>
    <w:p w14:paraId="1E1D3F39" w14:textId="77777777" w:rsidR="00F27960" w:rsidRDefault="00793B0B">
      <w:pPr>
        <w:pStyle w:val="Inhopg3"/>
        <w:rPr>
          <w:rFonts w:asciiTheme="minorHAnsi" w:eastAsiaTheme="minorEastAsia" w:hAnsiTheme="minorHAnsi" w:cstheme="minorBidi"/>
          <w:noProof/>
          <w:sz w:val="22"/>
          <w:szCs w:val="22"/>
        </w:rPr>
      </w:pPr>
      <w:hyperlink w:anchor="_Toc487124948" w:history="1">
        <w:r w:rsidR="00F27960" w:rsidRPr="00100F12">
          <w:rPr>
            <w:rStyle w:val="Hyperlink"/>
            <w:noProof/>
          </w:rPr>
          <w:t>5.2.16</w:t>
        </w:r>
        <w:r w:rsidR="00F27960">
          <w:rPr>
            <w:rFonts w:asciiTheme="minorHAnsi" w:eastAsiaTheme="minorEastAsia" w:hAnsiTheme="minorHAnsi" w:cstheme="minorBidi"/>
            <w:noProof/>
            <w:sz w:val="22"/>
            <w:szCs w:val="22"/>
          </w:rPr>
          <w:tab/>
        </w:r>
        <w:r w:rsidR="00F27960" w:rsidRPr="00100F12">
          <w:rPr>
            <w:rStyle w:val="Hyperlink"/>
            <w:noProof/>
          </w:rPr>
          <w:t>Elektriciteitskabel.</w:t>
        </w:r>
        <w:r w:rsidR="00F27960">
          <w:rPr>
            <w:noProof/>
            <w:webHidden/>
          </w:rPr>
          <w:tab/>
        </w:r>
        <w:r w:rsidR="00F27960">
          <w:rPr>
            <w:noProof/>
            <w:webHidden/>
          </w:rPr>
          <w:fldChar w:fldCharType="begin"/>
        </w:r>
        <w:r w:rsidR="00F27960">
          <w:rPr>
            <w:noProof/>
            <w:webHidden/>
          </w:rPr>
          <w:instrText xml:space="preserve"> PAGEREF _Toc487124948 \h </w:instrText>
        </w:r>
        <w:r w:rsidR="00F27960">
          <w:rPr>
            <w:noProof/>
            <w:webHidden/>
          </w:rPr>
        </w:r>
        <w:r w:rsidR="00F27960">
          <w:rPr>
            <w:noProof/>
            <w:webHidden/>
          </w:rPr>
          <w:fldChar w:fldCharType="separate"/>
        </w:r>
        <w:r w:rsidR="00F27960">
          <w:rPr>
            <w:noProof/>
            <w:webHidden/>
          </w:rPr>
          <w:t>46</w:t>
        </w:r>
        <w:r w:rsidR="00F27960">
          <w:rPr>
            <w:noProof/>
            <w:webHidden/>
          </w:rPr>
          <w:fldChar w:fldCharType="end"/>
        </w:r>
      </w:hyperlink>
    </w:p>
    <w:p w14:paraId="630F3FAD" w14:textId="77777777" w:rsidR="00F27960" w:rsidRDefault="00793B0B">
      <w:pPr>
        <w:pStyle w:val="Inhopg3"/>
        <w:rPr>
          <w:rFonts w:asciiTheme="minorHAnsi" w:eastAsiaTheme="minorEastAsia" w:hAnsiTheme="minorHAnsi" w:cstheme="minorBidi"/>
          <w:noProof/>
          <w:sz w:val="22"/>
          <w:szCs w:val="22"/>
        </w:rPr>
      </w:pPr>
      <w:hyperlink w:anchor="_Toc487124949" w:history="1">
        <w:r w:rsidR="00F27960" w:rsidRPr="00100F12">
          <w:rPr>
            <w:rStyle w:val="Hyperlink"/>
            <w:noProof/>
          </w:rPr>
          <w:t>5.2.17</w:t>
        </w:r>
        <w:r w:rsidR="00F27960">
          <w:rPr>
            <w:rFonts w:asciiTheme="minorHAnsi" w:eastAsiaTheme="minorEastAsia" w:hAnsiTheme="minorHAnsi" w:cstheme="minorBidi"/>
            <w:noProof/>
            <w:sz w:val="22"/>
            <w:szCs w:val="22"/>
          </w:rPr>
          <w:tab/>
        </w:r>
        <w:r w:rsidR="00F27960" w:rsidRPr="00100F12">
          <w:rPr>
            <w:rStyle w:val="Hyperlink"/>
            <w:noProof/>
          </w:rPr>
          <w:t>Telecommunicatiekabel.</w:t>
        </w:r>
        <w:r w:rsidR="00F27960">
          <w:rPr>
            <w:noProof/>
            <w:webHidden/>
          </w:rPr>
          <w:tab/>
        </w:r>
        <w:r w:rsidR="00F27960">
          <w:rPr>
            <w:noProof/>
            <w:webHidden/>
          </w:rPr>
          <w:fldChar w:fldCharType="begin"/>
        </w:r>
        <w:r w:rsidR="00F27960">
          <w:rPr>
            <w:noProof/>
            <w:webHidden/>
          </w:rPr>
          <w:instrText xml:space="preserve"> PAGEREF _Toc487124949 \h </w:instrText>
        </w:r>
        <w:r w:rsidR="00F27960">
          <w:rPr>
            <w:noProof/>
            <w:webHidden/>
          </w:rPr>
        </w:r>
        <w:r w:rsidR="00F27960">
          <w:rPr>
            <w:noProof/>
            <w:webHidden/>
          </w:rPr>
          <w:fldChar w:fldCharType="separate"/>
        </w:r>
        <w:r w:rsidR="00F27960">
          <w:rPr>
            <w:noProof/>
            <w:webHidden/>
          </w:rPr>
          <w:t>47</w:t>
        </w:r>
        <w:r w:rsidR="00F27960">
          <w:rPr>
            <w:noProof/>
            <w:webHidden/>
          </w:rPr>
          <w:fldChar w:fldCharType="end"/>
        </w:r>
      </w:hyperlink>
    </w:p>
    <w:p w14:paraId="5B0AC51C" w14:textId="77777777" w:rsidR="00F27960" w:rsidRDefault="00793B0B">
      <w:pPr>
        <w:pStyle w:val="Inhopg3"/>
        <w:rPr>
          <w:rFonts w:asciiTheme="minorHAnsi" w:eastAsiaTheme="minorEastAsia" w:hAnsiTheme="minorHAnsi" w:cstheme="minorBidi"/>
          <w:noProof/>
          <w:sz w:val="22"/>
          <w:szCs w:val="22"/>
        </w:rPr>
      </w:pPr>
      <w:hyperlink w:anchor="_Toc487124950" w:history="1">
        <w:r w:rsidR="00F27960" w:rsidRPr="00100F12">
          <w:rPr>
            <w:rStyle w:val="Hyperlink"/>
            <w:noProof/>
          </w:rPr>
          <w:t>5.2.18</w:t>
        </w:r>
        <w:r w:rsidR="00F27960">
          <w:rPr>
            <w:rFonts w:asciiTheme="minorHAnsi" w:eastAsiaTheme="minorEastAsia" w:hAnsiTheme="minorHAnsi" w:cstheme="minorBidi"/>
            <w:noProof/>
            <w:sz w:val="22"/>
            <w:szCs w:val="22"/>
          </w:rPr>
          <w:tab/>
        </w:r>
        <w:r w:rsidR="00F27960" w:rsidRPr="00100F12">
          <w:rPr>
            <w:rStyle w:val="Hyperlink"/>
            <w:noProof/>
          </w:rPr>
          <w:t>Olie-gas-chemicalienpijpleiding.</w:t>
        </w:r>
        <w:r w:rsidR="00F27960">
          <w:rPr>
            <w:noProof/>
            <w:webHidden/>
          </w:rPr>
          <w:tab/>
        </w:r>
        <w:r w:rsidR="00F27960">
          <w:rPr>
            <w:noProof/>
            <w:webHidden/>
          </w:rPr>
          <w:fldChar w:fldCharType="begin"/>
        </w:r>
        <w:r w:rsidR="00F27960">
          <w:rPr>
            <w:noProof/>
            <w:webHidden/>
          </w:rPr>
          <w:instrText xml:space="preserve"> PAGEREF _Toc487124950 \h </w:instrText>
        </w:r>
        <w:r w:rsidR="00F27960">
          <w:rPr>
            <w:noProof/>
            <w:webHidden/>
          </w:rPr>
        </w:r>
        <w:r w:rsidR="00F27960">
          <w:rPr>
            <w:noProof/>
            <w:webHidden/>
          </w:rPr>
          <w:fldChar w:fldCharType="separate"/>
        </w:r>
        <w:r w:rsidR="00F27960">
          <w:rPr>
            <w:noProof/>
            <w:webHidden/>
          </w:rPr>
          <w:t>48</w:t>
        </w:r>
        <w:r w:rsidR="00F27960">
          <w:rPr>
            <w:noProof/>
            <w:webHidden/>
          </w:rPr>
          <w:fldChar w:fldCharType="end"/>
        </w:r>
      </w:hyperlink>
    </w:p>
    <w:p w14:paraId="4738A747" w14:textId="77777777" w:rsidR="00F27960" w:rsidRDefault="00793B0B">
      <w:pPr>
        <w:pStyle w:val="Inhopg3"/>
        <w:rPr>
          <w:rFonts w:asciiTheme="minorHAnsi" w:eastAsiaTheme="minorEastAsia" w:hAnsiTheme="minorHAnsi" w:cstheme="minorBidi"/>
          <w:noProof/>
          <w:sz w:val="22"/>
          <w:szCs w:val="22"/>
        </w:rPr>
      </w:pPr>
      <w:hyperlink w:anchor="_Toc487124951" w:history="1">
        <w:r w:rsidR="00F27960" w:rsidRPr="00100F12">
          <w:rPr>
            <w:rStyle w:val="Hyperlink"/>
            <w:noProof/>
          </w:rPr>
          <w:t>5.2.19</w:t>
        </w:r>
        <w:r w:rsidR="00F27960">
          <w:rPr>
            <w:rFonts w:asciiTheme="minorHAnsi" w:eastAsiaTheme="minorEastAsia" w:hAnsiTheme="minorHAnsi" w:cstheme="minorBidi"/>
            <w:noProof/>
            <w:sz w:val="22"/>
            <w:szCs w:val="22"/>
          </w:rPr>
          <w:tab/>
        </w:r>
        <w:r w:rsidR="00F27960" w:rsidRPr="00100F12">
          <w:rPr>
            <w:rStyle w:val="Hyperlink"/>
            <w:noProof/>
          </w:rPr>
          <w:t>Rioolleiding.</w:t>
        </w:r>
        <w:r w:rsidR="00F27960">
          <w:rPr>
            <w:noProof/>
            <w:webHidden/>
          </w:rPr>
          <w:tab/>
        </w:r>
        <w:r w:rsidR="00F27960">
          <w:rPr>
            <w:noProof/>
            <w:webHidden/>
          </w:rPr>
          <w:fldChar w:fldCharType="begin"/>
        </w:r>
        <w:r w:rsidR="00F27960">
          <w:rPr>
            <w:noProof/>
            <w:webHidden/>
          </w:rPr>
          <w:instrText xml:space="preserve"> PAGEREF _Toc487124951 \h </w:instrText>
        </w:r>
        <w:r w:rsidR="00F27960">
          <w:rPr>
            <w:noProof/>
            <w:webHidden/>
          </w:rPr>
        </w:r>
        <w:r w:rsidR="00F27960">
          <w:rPr>
            <w:noProof/>
            <w:webHidden/>
          </w:rPr>
          <w:fldChar w:fldCharType="separate"/>
        </w:r>
        <w:r w:rsidR="00F27960">
          <w:rPr>
            <w:noProof/>
            <w:webHidden/>
          </w:rPr>
          <w:t>49</w:t>
        </w:r>
        <w:r w:rsidR="00F27960">
          <w:rPr>
            <w:noProof/>
            <w:webHidden/>
          </w:rPr>
          <w:fldChar w:fldCharType="end"/>
        </w:r>
      </w:hyperlink>
    </w:p>
    <w:p w14:paraId="63761C0B" w14:textId="77777777" w:rsidR="00F27960" w:rsidRDefault="00793B0B">
      <w:pPr>
        <w:pStyle w:val="Inhopg3"/>
        <w:rPr>
          <w:rFonts w:asciiTheme="minorHAnsi" w:eastAsiaTheme="minorEastAsia" w:hAnsiTheme="minorHAnsi" w:cstheme="minorBidi"/>
          <w:noProof/>
          <w:sz w:val="22"/>
          <w:szCs w:val="22"/>
        </w:rPr>
      </w:pPr>
      <w:hyperlink w:anchor="_Toc487124952" w:history="1">
        <w:r w:rsidR="00F27960" w:rsidRPr="00100F12">
          <w:rPr>
            <w:rStyle w:val="Hyperlink"/>
            <w:noProof/>
          </w:rPr>
          <w:t>5.2.20</w:t>
        </w:r>
        <w:r w:rsidR="00F27960">
          <w:rPr>
            <w:rFonts w:asciiTheme="minorHAnsi" w:eastAsiaTheme="minorEastAsia" w:hAnsiTheme="minorHAnsi" w:cstheme="minorBidi"/>
            <w:noProof/>
            <w:sz w:val="22"/>
            <w:szCs w:val="22"/>
          </w:rPr>
          <w:tab/>
        </w:r>
        <w:r w:rsidR="00F27960" w:rsidRPr="00100F12">
          <w:rPr>
            <w:rStyle w:val="Hyperlink"/>
            <w:noProof/>
          </w:rPr>
          <w:t>Waterleiding.</w:t>
        </w:r>
        <w:r w:rsidR="00F27960">
          <w:rPr>
            <w:noProof/>
            <w:webHidden/>
          </w:rPr>
          <w:tab/>
        </w:r>
        <w:r w:rsidR="00F27960">
          <w:rPr>
            <w:noProof/>
            <w:webHidden/>
          </w:rPr>
          <w:fldChar w:fldCharType="begin"/>
        </w:r>
        <w:r w:rsidR="00F27960">
          <w:rPr>
            <w:noProof/>
            <w:webHidden/>
          </w:rPr>
          <w:instrText xml:space="preserve"> PAGEREF _Toc487124952 \h </w:instrText>
        </w:r>
        <w:r w:rsidR="00F27960">
          <w:rPr>
            <w:noProof/>
            <w:webHidden/>
          </w:rPr>
        </w:r>
        <w:r w:rsidR="00F27960">
          <w:rPr>
            <w:noProof/>
            <w:webHidden/>
          </w:rPr>
          <w:fldChar w:fldCharType="separate"/>
        </w:r>
        <w:r w:rsidR="00F27960">
          <w:rPr>
            <w:noProof/>
            <w:webHidden/>
          </w:rPr>
          <w:t>50</w:t>
        </w:r>
        <w:r w:rsidR="00F27960">
          <w:rPr>
            <w:noProof/>
            <w:webHidden/>
          </w:rPr>
          <w:fldChar w:fldCharType="end"/>
        </w:r>
      </w:hyperlink>
    </w:p>
    <w:p w14:paraId="451EB640" w14:textId="77777777" w:rsidR="00F27960" w:rsidRDefault="00793B0B">
      <w:pPr>
        <w:pStyle w:val="Inhopg3"/>
        <w:rPr>
          <w:rFonts w:asciiTheme="minorHAnsi" w:eastAsiaTheme="minorEastAsia" w:hAnsiTheme="minorHAnsi" w:cstheme="minorBidi"/>
          <w:noProof/>
          <w:sz w:val="22"/>
          <w:szCs w:val="22"/>
        </w:rPr>
      </w:pPr>
      <w:hyperlink w:anchor="_Toc487124953" w:history="1">
        <w:r w:rsidR="00F27960" w:rsidRPr="00100F12">
          <w:rPr>
            <w:rStyle w:val="Hyperlink"/>
            <w:noProof/>
          </w:rPr>
          <w:t>5.2.21</w:t>
        </w:r>
        <w:r w:rsidR="00F27960">
          <w:rPr>
            <w:rFonts w:asciiTheme="minorHAnsi" w:eastAsiaTheme="minorEastAsia" w:hAnsiTheme="minorHAnsi" w:cstheme="minorBidi"/>
            <w:noProof/>
            <w:sz w:val="22"/>
            <w:szCs w:val="22"/>
          </w:rPr>
          <w:tab/>
        </w:r>
        <w:r w:rsidR="00F27960" w:rsidRPr="00100F12">
          <w:rPr>
            <w:rStyle w:val="Hyperlink"/>
            <w:noProof/>
          </w:rPr>
          <w:t>Thermische pijpleiding.</w:t>
        </w:r>
        <w:r w:rsidR="00F27960">
          <w:rPr>
            <w:noProof/>
            <w:webHidden/>
          </w:rPr>
          <w:tab/>
        </w:r>
        <w:r w:rsidR="00F27960">
          <w:rPr>
            <w:noProof/>
            <w:webHidden/>
          </w:rPr>
          <w:fldChar w:fldCharType="begin"/>
        </w:r>
        <w:r w:rsidR="00F27960">
          <w:rPr>
            <w:noProof/>
            <w:webHidden/>
          </w:rPr>
          <w:instrText xml:space="preserve"> PAGEREF _Toc487124953 \h </w:instrText>
        </w:r>
        <w:r w:rsidR="00F27960">
          <w:rPr>
            <w:noProof/>
            <w:webHidden/>
          </w:rPr>
        </w:r>
        <w:r w:rsidR="00F27960">
          <w:rPr>
            <w:noProof/>
            <w:webHidden/>
          </w:rPr>
          <w:fldChar w:fldCharType="separate"/>
        </w:r>
        <w:r w:rsidR="00F27960">
          <w:rPr>
            <w:noProof/>
            <w:webHidden/>
          </w:rPr>
          <w:t>51</w:t>
        </w:r>
        <w:r w:rsidR="00F27960">
          <w:rPr>
            <w:noProof/>
            <w:webHidden/>
          </w:rPr>
          <w:fldChar w:fldCharType="end"/>
        </w:r>
      </w:hyperlink>
    </w:p>
    <w:p w14:paraId="46429070" w14:textId="77777777" w:rsidR="00F27960" w:rsidRDefault="00793B0B">
      <w:pPr>
        <w:pStyle w:val="Inhopg3"/>
        <w:rPr>
          <w:rFonts w:asciiTheme="minorHAnsi" w:eastAsiaTheme="minorEastAsia" w:hAnsiTheme="minorHAnsi" w:cstheme="minorBidi"/>
          <w:noProof/>
          <w:sz w:val="22"/>
          <w:szCs w:val="22"/>
        </w:rPr>
      </w:pPr>
      <w:hyperlink w:anchor="_Toc487124954" w:history="1">
        <w:r w:rsidR="00F27960" w:rsidRPr="00100F12">
          <w:rPr>
            <w:rStyle w:val="Hyperlink"/>
            <w:noProof/>
          </w:rPr>
          <w:t>5.2.22</w:t>
        </w:r>
        <w:r w:rsidR="00F27960">
          <w:rPr>
            <w:rFonts w:asciiTheme="minorHAnsi" w:eastAsiaTheme="minorEastAsia" w:hAnsiTheme="minorHAnsi" w:cstheme="minorBidi"/>
            <w:noProof/>
            <w:sz w:val="22"/>
            <w:szCs w:val="22"/>
          </w:rPr>
          <w:tab/>
        </w:r>
        <w:r w:rsidR="00F27960" w:rsidRPr="00100F12">
          <w:rPr>
            <w:rStyle w:val="Hyperlink"/>
            <w:noProof/>
          </w:rPr>
          <w:t>Overig en Weesleiding.</w:t>
        </w:r>
        <w:r w:rsidR="00F27960">
          <w:rPr>
            <w:noProof/>
            <w:webHidden/>
          </w:rPr>
          <w:tab/>
        </w:r>
        <w:r w:rsidR="00F27960">
          <w:rPr>
            <w:noProof/>
            <w:webHidden/>
          </w:rPr>
          <w:fldChar w:fldCharType="begin"/>
        </w:r>
        <w:r w:rsidR="00F27960">
          <w:rPr>
            <w:noProof/>
            <w:webHidden/>
          </w:rPr>
          <w:instrText xml:space="preserve"> PAGEREF _Toc487124954 \h </w:instrText>
        </w:r>
        <w:r w:rsidR="00F27960">
          <w:rPr>
            <w:noProof/>
            <w:webHidden/>
          </w:rPr>
        </w:r>
        <w:r w:rsidR="00F27960">
          <w:rPr>
            <w:noProof/>
            <w:webHidden/>
          </w:rPr>
          <w:fldChar w:fldCharType="separate"/>
        </w:r>
        <w:r w:rsidR="00F27960">
          <w:rPr>
            <w:noProof/>
            <w:webHidden/>
          </w:rPr>
          <w:t>52</w:t>
        </w:r>
        <w:r w:rsidR="00F27960">
          <w:rPr>
            <w:noProof/>
            <w:webHidden/>
          </w:rPr>
          <w:fldChar w:fldCharType="end"/>
        </w:r>
      </w:hyperlink>
    </w:p>
    <w:p w14:paraId="02ABF4B4" w14:textId="77777777" w:rsidR="00F27960" w:rsidRDefault="00793B0B">
      <w:pPr>
        <w:pStyle w:val="Inhopg3"/>
        <w:rPr>
          <w:rFonts w:asciiTheme="minorHAnsi" w:eastAsiaTheme="minorEastAsia" w:hAnsiTheme="minorHAnsi" w:cstheme="minorBidi"/>
          <w:noProof/>
          <w:sz w:val="22"/>
          <w:szCs w:val="22"/>
        </w:rPr>
      </w:pPr>
      <w:hyperlink w:anchor="_Toc487124955" w:history="1">
        <w:r w:rsidR="00F27960" w:rsidRPr="00100F12">
          <w:rPr>
            <w:rStyle w:val="Hyperlink"/>
            <w:noProof/>
          </w:rPr>
          <w:t>5.2.23</w:t>
        </w:r>
        <w:r w:rsidR="00F27960">
          <w:rPr>
            <w:rFonts w:asciiTheme="minorHAnsi" w:eastAsiaTheme="minorEastAsia" w:hAnsiTheme="minorHAnsi" w:cstheme="minorBidi"/>
            <w:noProof/>
            <w:sz w:val="22"/>
            <w:szCs w:val="22"/>
          </w:rPr>
          <w:tab/>
        </w:r>
        <w:r w:rsidR="00F27960" w:rsidRPr="00100F12">
          <w:rPr>
            <w:rStyle w:val="Hyperlink"/>
            <w:noProof/>
          </w:rPr>
          <w:t>Leidingelementen per type net (thema).</w:t>
        </w:r>
        <w:r w:rsidR="00F27960">
          <w:rPr>
            <w:noProof/>
            <w:webHidden/>
          </w:rPr>
          <w:tab/>
        </w:r>
        <w:r w:rsidR="00F27960">
          <w:rPr>
            <w:noProof/>
            <w:webHidden/>
          </w:rPr>
          <w:fldChar w:fldCharType="begin"/>
        </w:r>
        <w:r w:rsidR="00F27960">
          <w:rPr>
            <w:noProof/>
            <w:webHidden/>
          </w:rPr>
          <w:instrText xml:space="preserve"> PAGEREF _Toc487124955 \h </w:instrText>
        </w:r>
        <w:r w:rsidR="00F27960">
          <w:rPr>
            <w:noProof/>
            <w:webHidden/>
          </w:rPr>
        </w:r>
        <w:r w:rsidR="00F27960">
          <w:rPr>
            <w:noProof/>
            <w:webHidden/>
          </w:rPr>
          <w:fldChar w:fldCharType="separate"/>
        </w:r>
        <w:r w:rsidR="00F27960">
          <w:rPr>
            <w:noProof/>
            <w:webHidden/>
          </w:rPr>
          <w:t>53</w:t>
        </w:r>
        <w:r w:rsidR="00F27960">
          <w:rPr>
            <w:noProof/>
            <w:webHidden/>
          </w:rPr>
          <w:fldChar w:fldCharType="end"/>
        </w:r>
      </w:hyperlink>
    </w:p>
    <w:p w14:paraId="19D752F8" w14:textId="77777777" w:rsidR="00F27960" w:rsidRDefault="00793B0B">
      <w:pPr>
        <w:pStyle w:val="Inhopg3"/>
        <w:rPr>
          <w:rFonts w:asciiTheme="minorHAnsi" w:eastAsiaTheme="minorEastAsia" w:hAnsiTheme="minorHAnsi" w:cstheme="minorBidi"/>
          <w:noProof/>
          <w:sz w:val="22"/>
          <w:szCs w:val="22"/>
        </w:rPr>
      </w:pPr>
      <w:hyperlink w:anchor="_Toc487124956" w:history="1">
        <w:r w:rsidR="00F27960" w:rsidRPr="00100F12">
          <w:rPr>
            <w:rStyle w:val="Hyperlink"/>
            <w:noProof/>
          </w:rPr>
          <w:t>5.2.24</w:t>
        </w:r>
        <w:r w:rsidR="00F27960">
          <w:rPr>
            <w:rFonts w:asciiTheme="minorHAnsi" w:eastAsiaTheme="minorEastAsia" w:hAnsiTheme="minorHAnsi" w:cstheme="minorBidi"/>
            <w:noProof/>
            <w:sz w:val="22"/>
            <w:szCs w:val="22"/>
          </w:rPr>
          <w:tab/>
        </w:r>
        <w:r w:rsidR="00F27960" w:rsidRPr="00100F12">
          <w:rPr>
            <w:rStyle w:val="Hyperlink"/>
            <w:noProof/>
          </w:rPr>
          <w:t>WION – Uitleveren van gebiedsinformatie.</w:t>
        </w:r>
        <w:r w:rsidR="00F27960">
          <w:rPr>
            <w:noProof/>
            <w:webHidden/>
          </w:rPr>
          <w:tab/>
        </w:r>
        <w:r w:rsidR="00F27960">
          <w:rPr>
            <w:noProof/>
            <w:webHidden/>
          </w:rPr>
          <w:fldChar w:fldCharType="begin"/>
        </w:r>
        <w:r w:rsidR="00F27960">
          <w:rPr>
            <w:noProof/>
            <w:webHidden/>
          </w:rPr>
          <w:instrText xml:space="preserve"> PAGEREF _Toc487124956 \h </w:instrText>
        </w:r>
        <w:r w:rsidR="00F27960">
          <w:rPr>
            <w:noProof/>
            <w:webHidden/>
          </w:rPr>
        </w:r>
        <w:r w:rsidR="00F27960">
          <w:rPr>
            <w:noProof/>
            <w:webHidden/>
          </w:rPr>
          <w:fldChar w:fldCharType="separate"/>
        </w:r>
        <w:r w:rsidR="00F27960">
          <w:rPr>
            <w:noProof/>
            <w:webHidden/>
          </w:rPr>
          <w:t>54</w:t>
        </w:r>
        <w:r w:rsidR="00F27960">
          <w:rPr>
            <w:noProof/>
            <w:webHidden/>
          </w:rPr>
          <w:fldChar w:fldCharType="end"/>
        </w:r>
      </w:hyperlink>
    </w:p>
    <w:p w14:paraId="7496A2B3" w14:textId="77777777" w:rsidR="00F27960" w:rsidRDefault="00793B0B">
      <w:pPr>
        <w:pStyle w:val="Inhopg3"/>
        <w:rPr>
          <w:rFonts w:asciiTheme="minorHAnsi" w:eastAsiaTheme="minorEastAsia" w:hAnsiTheme="minorHAnsi" w:cstheme="minorBidi"/>
          <w:noProof/>
          <w:sz w:val="22"/>
          <w:szCs w:val="22"/>
        </w:rPr>
      </w:pPr>
      <w:hyperlink w:anchor="_Toc487124957" w:history="1">
        <w:r w:rsidR="00F27960" w:rsidRPr="00100F12">
          <w:rPr>
            <w:rStyle w:val="Hyperlink"/>
            <w:noProof/>
          </w:rPr>
          <w:t>5.2.25</w:t>
        </w:r>
        <w:r w:rsidR="00F27960">
          <w:rPr>
            <w:rFonts w:asciiTheme="minorHAnsi" w:eastAsiaTheme="minorEastAsia" w:hAnsiTheme="minorHAnsi" w:cstheme="minorBidi"/>
            <w:noProof/>
            <w:sz w:val="22"/>
            <w:szCs w:val="22"/>
          </w:rPr>
          <w:tab/>
        </w:r>
        <w:r w:rsidR="00F27960" w:rsidRPr="00100F12">
          <w:rPr>
            <w:rStyle w:val="Hyperlink"/>
            <w:noProof/>
          </w:rPr>
          <w:t>Identifier management.</w:t>
        </w:r>
        <w:r w:rsidR="00F27960">
          <w:rPr>
            <w:noProof/>
            <w:webHidden/>
          </w:rPr>
          <w:tab/>
        </w:r>
        <w:r w:rsidR="00F27960">
          <w:rPr>
            <w:noProof/>
            <w:webHidden/>
          </w:rPr>
          <w:fldChar w:fldCharType="begin"/>
        </w:r>
        <w:r w:rsidR="00F27960">
          <w:rPr>
            <w:noProof/>
            <w:webHidden/>
          </w:rPr>
          <w:instrText xml:space="preserve"> PAGEREF _Toc487124957 \h </w:instrText>
        </w:r>
        <w:r w:rsidR="00F27960">
          <w:rPr>
            <w:noProof/>
            <w:webHidden/>
          </w:rPr>
        </w:r>
        <w:r w:rsidR="00F27960">
          <w:rPr>
            <w:noProof/>
            <w:webHidden/>
          </w:rPr>
          <w:fldChar w:fldCharType="separate"/>
        </w:r>
        <w:r w:rsidR="00F27960">
          <w:rPr>
            <w:noProof/>
            <w:webHidden/>
          </w:rPr>
          <w:t>57</w:t>
        </w:r>
        <w:r w:rsidR="00F27960">
          <w:rPr>
            <w:noProof/>
            <w:webHidden/>
          </w:rPr>
          <w:fldChar w:fldCharType="end"/>
        </w:r>
      </w:hyperlink>
    </w:p>
    <w:p w14:paraId="51EC9D1F" w14:textId="77777777" w:rsidR="00F27960" w:rsidRDefault="00793B0B">
      <w:pPr>
        <w:pStyle w:val="Inhopg3"/>
        <w:rPr>
          <w:rFonts w:asciiTheme="minorHAnsi" w:eastAsiaTheme="minorEastAsia" w:hAnsiTheme="minorHAnsi" w:cstheme="minorBidi"/>
          <w:noProof/>
          <w:sz w:val="22"/>
          <w:szCs w:val="22"/>
        </w:rPr>
      </w:pPr>
      <w:hyperlink w:anchor="_Toc487124958" w:history="1">
        <w:r w:rsidR="00F27960" w:rsidRPr="00100F12">
          <w:rPr>
            <w:rStyle w:val="Hyperlink"/>
            <w:noProof/>
          </w:rPr>
          <w:t>5.2.26</w:t>
        </w:r>
        <w:r w:rsidR="00F27960">
          <w:rPr>
            <w:rFonts w:asciiTheme="minorHAnsi" w:eastAsiaTheme="minorEastAsia" w:hAnsiTheme="minorHAnsi" w:cstheme="minorBidi"/>
            <w:noProof/>
            <w:sz w:val="22"/>
            <w:szCs w:val="22"/>
          </w:rPr>
          <w:tab/>
        </w:r>
        <w:r w:rsidR="00F27960" w:rsidRPr="00100F12">
          <w:rPr>
            <w:rStyle w:val="Hyperlink"/>
            <w:noProof/>
          </w:rPr>
          <w:t>Tijd representatie en temporeel model.</w:t>
        </w:r>
        <w:r w:rsidR="00F27960">
          <w:rPr>
            <w:noProof/>
            <w:webHidden/>
          </w:rPr>
          <w:tab/>
        </w:r>
        <w:r w:rsidR="00F27960">
          <w:rPr>
            <w:noProof/>
            <w:webHidden/>
          </w:rPr>
          <w:fldChar w:fldCharType="begin"/>
        </w:r>
        <w:r w:rsidR="00F27960">
          <w:rPr>
            <w:noProof/>
            <w:webHidden/>
          </w:rPr>
          <w:instrText xml:space="preserve"> PAGEREF _Toc487124958 \h </w:instrText>
        </w:r>
        <w:r w:rsidR="00F27960">
          <w:rPr>
            <w:noProof/>
            <w:webHidden/>
          </w:rPr>
        </w:r>
        <w:r w:rsidR="00F27960">
          <w:rPr>
            <w:noProof/>
            <w:webHidden/>
          </w:rPr>
          <w:fldChar w:fldCharType="separate"/>
        </w:r>
        <w:r w:rsidR="00F27960">
          <w:rPr>
            <w:noProof/>
            <w:webHidden/>
          </w:rPr>
          <w:t>59</w:t>
        </w:r>
        <w:r w:rsidR="00F27960">
          <w:rPr>
            <w:noProof/>
            <w:webHidden/>
          </w:rPr>
          <w:fldChar w:fldCharType="end"/>
        </w:r>
      </w:hyperlink>
    </w:p>
    <w:p w14:paraId="7D547DE8" w14:textId="485AAA00" w:rsidR="00F27960" w:rsidRDefault="00793B0B">
      <w:pPr>
        <w:pStyle w:val="Inhopg2"/>
        <w:rPr>
          <w:rFonts w:asciiTheme="minorHAnsi" w:eastAsiaTheme="minorEastAsia" w:hAnsiTheme="minorHAnsi" w:cstheme="minorBidi"/>
          <w:sz w:val="22"/>
          <w:szCs w:val="22"/>
        </w:rPr>
      </w:pPr>
      <w:hyperlink w:anchor="_Toc487124959" w:history="1">
        <w:r w:rsidR="00F27960" w:rsidRPr="00100F12">
          <w:rPr>
            <w:rStyle w:val="Hyperlink"/>
          </w:rPr>
          <w:t>5.3</w:t>
        </w:r>
        <w:r w:rsidR="00F27960">
          <w:rPr>
            <w:rFonts w:asciiTheme="minorHAnsi" w:eastAsiaTheme="minorEastAsia" w:hAnsiTheme="minorHAnsi" w:cstheme="minorBidi"/>
            <w:sz w:val="22"/>
            <w:szCs w:val="22"/>
          </w:rPr>
          <w:tab/>
        </w:r>
        <w:r w:rsidR="00F27960" w:rsidRPr="00100F12">
          <w:rPr>
            <w:rStyle w:val="Hyperlink"/>
          </w:rPr>
          <w:t xml:space="preserve">Andere toepassingen van </w:t>
        </w:r>
        <w:r>
          <w:rPr>
            <w:rStyle w:val="Hyperlink"/>
          </w:rPr>
          <w:t>IMKL</w:t>
        </w:r>
        <w:r w:rsidR="00F27960" w:rsidRPr="00100F12">
          <w:rPr>
            <w:rStyle w:val="Hyperlink"/>
          </w:rPr>
          <w:t>.</w:t>
        </w:r>
        <w:r w:rsidR="00F27960">
          <w:rPr>
            <w:webHidden/>
          </w:rPr>
          <w:tab/>
        </w:r>
        <w:r w:rsidR="00F27960">
          <w:rPr>
            <w:webHidden/>
          </w:rPr>
          <w:fldChar w:fldCharType="begin"/>
        </w:r>
        <w:r w:rsidR="00F27960">
          <w:rPr>
            <w:webHidden/>
          </w:rPr>
          <w:instrText xml:space="preserve"> PAGEREF _Toc487124959 \h </w:instrText>
        </w:r>
        <w:r w:rsidR="00F27960">
          <w:rPr>
            <w:webHidden/>
          </w:rPr>
        </w:r>
        <w:r w:rsidR="00F27960">
          <w:rPr>
            <w:webHidden/>
          </w:rPr>
          <w:fldChar w:fldCharType="separate"/>
        </w:r>
        <w:r w:rsidR="00F27960">
          <w:rPr>
            <w:webHidden/>
          </w:rPr>
          <w:t>60</w:t>
        </w:r>
        <w:r w:rsidR="00F27960">
          <w:rPr>
            <w:webHidden/>
          </w:rPr>
          <w:fldChar w:fldCharType="end"/>
        </w:r>
      </w:hyperlink>
    </w:p>
    <w:p w14:paraId="2D6F30B5" w14:textId="77777777" w:rsidR="00F27960" w:rsidRDefault="00793B0B">
      <w:pPr>
        <w:pStyle w:val="Inhopg3"/>
        <w:rPr>
          <w:rFonts w:asciiTheme="minorHAnsi" w:eastAsiaTheme="minorEastAsia" w:hAnsiTheme="minorHAnsi" w:cstheme="minorBidi"/>
          <w:noProof/>
          <w:sz w:val="22"/>
          <w:szCs w:val="22"/>
        </w:rPr>
      </w:pPr>
      <w:hyperlink w:anchor="_Toc487124960" w:history="1">
        <w:r w:rsidR="00F27960" w:rsidRPr="00100F12">
          <w:rPr>
            <w:rStyle w:val="Hyperlink"/>
            <w:noProof/>
          </w:rPr>
          <w:t>5.3.1</w:t>
        </w:r>
        <w:r w:rsidR="00F27960">
          <w:rPr>
            <w:rFonts w:asciiTheme="minorHAnsi" w:eastAsiaTheme="minorEastAsia" w:hAnsiTheme="minorHAnsi" w:cstheme="minorBidi"/>
            <w:noProof/>
            <w:sz w:val="22"/>
            <w:szCs w:val="22"/>
          </w:rPr>
          <w:tab/>
        </w:r>
        <w:r w:rsidR="00F27960" w:rsidRPr="00100F12">
          <w:rPr>
            <w:rStyle w:val="Hyperlink"/>
            <w:noProof/>
          </w:rPr>
          <w:t>UML - EC61 overzicht.</w:t>
        </w:r>
        <w:r w:rsidR="00F27960">
          <w:rPr>
            <w:noProof/>
            <w:webHidden/>
          </w:rPr>
          <w:tab/>
        </w:r>
        <w:r w:rsidR="00F27960">
          <w:rPr>
            <w:noProof/>
            <w:webHidden/>
          </w:rPr>
          <w:fldChar w:fldCharType="begin"/>
        </w:r>
        <w:r w:rsidR="00F27960">
          <w:rPr>
            <w:noProof/>
            <w:webHidden/>
          </w:rPr>
          <w:instrText xml:space="preserve"> PAGEREF _Toc487124960 \h </w:instrText>
        </w:r>
        <w:r w:rsidR="00F27960">
          <w:rPr>
            <w:noProof/>
            <w:webHidden/>
          </w:rPr>
        </w:r>
        <w:r w:rsidR="00F27960">
          <w:rPr>
            <w:noProof/>
            <w:webHidden/>
          </w:rPr>
          <w:fldChar w:fldCharType="separate"/>
        </w:r>
        <w:r w:rsidR="00F27960">
          <w:rPr>
            <w:noProof/>
            <w:webHidden/>
          </w:rPr>
          <w:t>61</w:t>
        </w:r>
        <w:r w:rsidR="00F27960">
          <w:rPr>
            <w:noProof/>
            <w:webHidden/>
          </w:rPr>
          <w:fldChar w:fldCharType="end"/>
        </w:r>
      </w:hyperlink>
    </w:p>
    <w:p w14:paraId="1DAC5A4F" w14:textId="77777777" w:rsidR="00F27960" w:rsidRDefault="00793B0B">
      <w:pPr>
        <w:pStyle w:val="Inhopg3"/>
        <w:rPr>
          <w:rFonts w:asciiTheme="minorHAnsi" w:eastAsiaTheme="minorEastAsia" w:hAnsiTheme="minorHAnsi" w:cstheme="minorBidi"/>
          <w:noProof/>
          <w:sz w:val="22"/>
          <w:szCs w:val="22"/>
        </w:rPr>
      </w:pPr>
      <w:hyperlink w:anchor="_Toc487124961" w:history="1">
        <w:r w:rsidR="00F27960" w:rsidRPr="00100F12">
          <w:rPr>
            <w:rStyle w:val="Hyperlink"/>
            <w:noProof/>
          </w:rPr>
          <w:t>5.3.2</w:t>
        </w:r>
        <w:r w:rsidR="00F27960">
          <w:rPr>
            <w:rFonts w:asciiTheme="minorHAnsi" w:eastAsiaTheme="minorEastAsia" w:hAnsiTheme="minorHAnsi" w:cstheme="minorBidi"/>
            <w:noProof/>
            <w:sz w:val="22"/>
            <w:szCs w:val="22"/>
          </w:rPr>
          <w:tab/>
        </w:r>
        <w:r w:rsidR="00F27960" w:rsidRPr="00100F12">
          <w:rPr>
            <w:rStyle w:val="Hyperlink"/>
            <w:noProof/>
          </w:rPr>
          <w:t>UML - Buisleidingen Risicoregister overzicht.</w:t>
        </w:r>
        <w:r w:rsidR="00F27960">
          <w:rPr>
            <w:noProof/>
            <w:webHidden/>
          </w:rPr>
          <w:tab/>
        </w:r>
        <w:r w:rsidR="00F27960">
          <w:rPr>
            <w:noProof/>
            <w:webHidden/>
          </w:rPr>
          <w:fldChar w:fldCharType="begin"/>
        </w:r>
        <w:r w:rsidR="00F27960">
          <w:rPr>
            <w:noProof/>
            <w:webHidden/>
          </w:rPr>
          <w:instrText xml:space="preserve"> PAGEREF _Toc487124961 \h </w:instrText>
        </w:r>
        <w:r w:rsidR="00F27960">
          <w:rPr>
            <w:noProof/>
            <w:webHidden/>
          </w:rPr>
        </w:r>
        <w:r w:rsidR="00F27960">
          <w:rPr>
            <w:noProof/>
            <w:webHidden/>
          </w:rPr>
          <w:fldChar w:fldCharType="separate"/>
        </w:r>
        <w:r w:rsidR="00F27960">
          <w:rPr>
            <w:noProof/>
            <w:webHidden/>
          </w:rPr>
          <w:t>63</w:t>
        </w:r>
        <w:r w:rsidR="00F27960">
          <w:rPr>
            <w:noProof/>
            <w:webHidden/>
          </w:rPr>
          <w:fldChar w:fldCharType="end"/>
        </w:r>
      </w:hyperlink>
    </w:p>
    <w:p w14:paraId="78115845" w14:textId="77777777" w:rsidR="00F27960" w:rsidRDefault="00793B0B">
      <w:pPr>
        <w:pStyle w:val="Inhopg3"/>
        <w:rPr>
          <w:rFonts w:asciiTheme="minorHAnsi" w:eastAsiaTheme="minorEastAsia" w:hAnsiTheme="minorHAnsi" w:cstheme="minorBidi"/>
          <w:noProof/>
          <w:sz w:val="22"/>
          <w:szCs w:val="22"/>
        </w:rPr>
      </w:pPr>
      <w:hyperlink w:anchor="_Toc487124962" w:history="1">
        <w:r w:rsidR="00F27960" w:rsidRPr="00100F12">
          <w:rPr>
            <w:rStyle w:val="Hyperlink"/>
            <w:noProof/>
          </w:rPr>
          <w:t>5.3.3</w:t>
        </w:r>
        <w:r w:rsidR="00F27960">
          <w:rPr>
            <w:rFonts w:asciiTheme="minorHAnsi" w:eastAsiaTheme="minorEastAsia" w:hAnsiTheme="minorHAnsi" w:cstheme="minorBidi"/>
            <w:noProof/>
            <w:sz w:val="22"/>
            <w:szCs w:val="22"/>
          </w:rPr>
          <w:tab/>
        </w:r>
        <w:r w:rsidR="00F27960" w:rsidRPr="00100F12">
          <w:rPr>
            <w:rStyle w:val="Hyperlink"/>
            <w:noProof/>
          </w:rPr>
          <w:t>UML - Stedelijk water overzicht.</w:t>
        </w:r>
        <w:r w:rsidR="00F27960">
          <w:rPr>
            <w:noProof/>
            <w:webHidden/>
          </w:rPr>
          <w:tab/>
        </w:r>
        <w:r w:rsidR="00F27960">
          <w:rPr>
            <w:noProof/>
            <w:webHidden/>
          </w:rPr>
          <w:fldChar w:fldCharType="begin"/>
        </w:r>
        <w:r w:rsidR="00F27960">
          <w:rPr>
            <w:noProof/>
            <w:webHidden/>
          </w:rPr>
          <w:instrText xml:space="preserve"> PAGEREF _Toc487124962 \h </w:instrText>
        </w:r>
        <w:r w:rsidR="00F27960">
          <w:rPr>
            <w:noProof/>
            <w:webHidden/>
          </w:rPr>
        </w:r>
        <w:r w:rsidR="00F27960">
          <w:rPr>
            <w:noProof/>
            <w:webHidden/>
          </w:rPr>
          <w:fldChar w:fldCharType="separate"/>
        </w:r>
        <w:r w:rsidR="00F27960">
          <w:rPr>
            <w:noProof/>
            <w:webHidden/>
          </w:rPr>
          <w:t>65</w:t>
        </w:r>
        <w:r w:rsidR="00F27960">
          <w:rPr>
            <w:noProof/>
            <w:webHidden/>
          </w:rPr>
          <w:fldChar w:fldCharType="end"/>
        </w:r>
      </w:hyperlink>
    </w:p>
    <w:p w14:paraId="4C744B86" w14:textId="77777777" w:rsidR="00F27960" w:rsidRDefault="00793B0B">
      <w:pPr>
        <w:pStyle w:val="Inhopg2"/>
        <w:rPr>
          <w:rFonts w:asciiTheme="minorHAnsi" w:eastAsiaTheme="minorEastAsia" w:hAnsiTheme="minorHAnsi" w:cstheme="minorBidi"/>
          <w:sz w:val="22"/>
          <w:szCs w:val="22"/>
        </w:rPr>
      </w:pPr>
      <w:hyperlink w:anchor="_Toc487124963" w:history="1">
        <w:r w:rsidR="00F27960" w:rsidRPr="00100F12">
          <w:rPr>
            <w:rStyle w:val="Hyperlink"/>
          </w:rPr>
          <w:t>5.4</w:t>
        </w:r>
        <w:r w:rsidR="00F27960">
          <w:rPr>
            <w:rFonts w:asciiTheme="minorHAnsi" w:eastAsiaTheme="minorEastAsia" w:hAnsiTheme="minorHAnsi" w:cstheme="minorBidi"/>
            <w:sz w:val="22"/>
            <w:szCs w:val="22"/>
          </w:rPr>
          <w:tab/>
        </w:r>
        <w:r w:rsidR="00F27960" w:rsidRPr="00100F12">
          <w:rPr>
            <w:rStyle w:val="Hyperlink"/>
          </w:rPr>
          <w:t>Objectcatalogus.</w:t>
        </w:r>
        <w:r w:rsidR="00F27960">
          <w:rPr>
            <w:webHidden/>
          </w:rPr>
          <w:tab/>
        </w:r>
        <w:r w:rsidR="00F27960">
          <w:rPr>
            <w:webHidden/>
          </w:rPr>
          <w:fldChar w:fldCharType="begin"/>
        </w:r>
        <w:r w:rsidR="00F27960">
          <w:rPr>
            <w:webHidden/>
          </w:rPr>
          <w:instrText xml:space="preserve"> PAGEREF _Toc487124963 \h </w:instrText>
        </w:r>
        <w:r w:rsidR="00F27960">
          <w:rPr>
            <w:webHidden/>
          </w:rPr>
        </w:r>
        <w:r w:rsidR="00F27960">
          <w:rPr>
            <w:webHidden/>
          </w:rPr>
          <w:fldChar w:fldCharType="separate"/>
        </w:r>
        <w:r w:rsidR="00F27960">
          <w:rPr>
            <w:webHidden/>
          </w:rPr>
          <w:t>67</w:t>
        </w:r>
        <w:r w:rsidR="00F27960">
          <w:rPr>
            <w:webHidden/>
          </w:rPr>
          <w:fldChar w:fldCharType="end"/>
        </w:r>
      </w:hyperlink>
    </w:p>
    <w:p w14:paraId="24822248" w14:textId="77777777" w:rsidR="00F27960" w:rsidRDefault="00793B0B">
      <w:pPr>
        <w:pStyle w:val="Inhopg3"/>
        <w:rPr>
          <w:rFonts w:asciiTheme="minorHAnsi" w:eastAsiaTheme="minorEastAsia" w:hAnsiTheme="minorHAnsi" w:cstheme="minorBidi"/>
          <w:noProof/>
          <w:sz w:val="22"/>
          <w:szCs w:val="22"/>
        </w:rPr>
      </w:pPr>
      <w:hyperlink w:anchor="_Toc487124964" w:history="1">
        <w:r w:rsidR="00F27960" w:rsidRPr="00100F12">
          <w:rPr>
            <w:rStyle w:val="Hyperlink"/>
            <w:noProof/>
          </w:rPr>
          <w:t>5.4.1</w:t>
        </w:r>
        <w:r w:rsidR="00F27960">
          <w:rPr>
            <w:rFonts w:asciiTheme="minorHAnsi" w:eastAsiaTheme="minorEastAsia" w:hAnsiTheme="minorHAnsi" w:cstheme="minorBidi"/>
            <w:noProof/>
            <w:sz w:val="22"/>
            <w:szCs w:val="22"/>
          </w:rPr>
          <w:tab/>
        </w:r>
        <w:r w:rsidR="00F27960" w:rsidRPr="00100F12">
          <w:rPr>
            <w:rStyle w:val="Hyperlink"/>
            <w:noProof/>
          </w:rPr>
          <w:t>Geografische objecten.</w:t>
        </w:r>
        <w:r w:rsidR="00F27960">
          <w:rPr>
            <w:noProof/>
            <w:webHidden/>
          </w:rPr>
          <w:tab/>
        </w:r>
        <w:r w:rsidR="00F27960">
          <w:rPr>
            <w:noProof/>
            <w:webHidden/>
          </w:rPr>
          <w:fldChar w:fldCharType="begin"/>
        </w:r>
        <w:r w:rsidR="00F27960">
          <w:rPr>
            <w:noProof/>
            <w:webHidden/>
          </w:rPr>
          <w:instrText xml:space="preserve"> PAGEREF _Toc487124964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14:paraId="2F69EC63" w14:textId="77777777" w:rsidR="00F27960" w:rsidRDefault="00793B0B">
      <w:pPr>
        <w:pStyle w:val="Inhopg3"/>
        <w:rPr>
          <w:rFonts w:asciiTheme="minorHAnsi" w:eastAsiaTheme="minorEastAsia" w:hAnsiTheme="minorHAnsi" w:cstheme="minorBidi"/>
          <w:noProof/>
          <w:sz w:val="22"/>
          <w:szCs w:val="22"/>
        </w:rPr>
      </w:pPr>
      <w:hyperlink w:anchor="_Toc487124965" w:history="1">
        <w:r w:rsidR="00F27960" w:rsidRPr="00100F12">
          <w:rPr>
            <w:rStyle w:val="Hyperlink"/>
            <w:noProof/>
          </w:rPr>
          <w:t>5.4.2</w:t>
        </w:r>
        <w:r w:rsidR="00F27960">
          <w:rPr>
            <w:rFonts w:asciiTheme="minorHAnsi" w:eastAsiaTheme="minorEastAsia" w:hAnsiTheme="minorHAnsi" w:cstheme="minorBidi"/>
            <w:noProof/>
            <w:sz w:val="22"/>
            <w:szCs w:val="22"/>
          </w:rPr>
          <w:tab/>
        </w:r>
        <w:r w:rsidR="00F27960" w:rsidRPr="00100F12">
          <w:rPr>
            <w:rStyle w:val="Hyperlink"/>
            <w:noProof/>
          </w:rPr>
          <w:t>Data typen.</w:t>
        </w:r>
        <w:r w:rsidR="00F27960">
          <w:rPr>
            <w:noProof/>
            <w:webHidden/>
          </w:rPr>
          <w:tab/>
        </w:r>
        <w:r w:rsidR="00F27960">
          <w:rPr>
            <w:noProof/>
            <w:webHidden/>
          </w:rPr>
          <w:fldChar w:fldCharType="begin"/>
        </w:r>
        <w:r w:rsidR="00F27960">
          <w:rPr>
            <w:noProof/>
            <w:webHidden/>
          </w:rPr>
          <w:instrText xml:space="preserve"> PAGEREF _Toc487124965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14:paraId="0D9E6FB4" w14:textId="77777777" w:rsidR="00F27960" w:rsidRDefault="00793B0B">
      <w:pPr>
        <w:pStyle w:val="Inhopg3"/>
        <w:rPr>
          <w:rFonts w:asciiTheme="minorHAnsi" w:eastAsiaTheme="minorEastAsia" w:hAnsiTheme="minorHAnsi" w:cstheme="minorBidi"/>
          <w:noProof/>
          <w:sz w:val="22"/>
          <w:szCs w:val="22"/>
        </w:rPr>
      </w:pPr>
      <w:hyperlink w:anchor="_Toc487124966" w:history="1">
        <w:r w:rsidR="00F27960" w:rsidRPr="00100F12">
          <w:rPr>
            <w:rStyle w:val="Hyperlink"/>
            <w:noProof/>
          </w:rPr>
          <w:t>5.4.3</w:t>
        </w:r>
        <w:r w:rsidR="00F27960">
          <w:rPr>
            <w:rFonts w:asciiTheme="minorHAnsi" w:eastAsiaTheme="minorEastAsia" w:hAnsiTheme="minorHAnsi" w:cstheme="minorBidi"/>
            <w:noProof/>
            <w:sz w:val="22"/>
            <w:szCs w:val="22"/>
          </w:rPr>
          <w:tab/>
        </w:r>
        <w:r w:rsidR="00F27960" w:rsidRPr="00100F12">
          <w:rPr>
            <w:rStyle w:val="Hyperlink"/>
            <w:noProof/>
          </w:rPr>
          <w:t>Waardelijsten.</w:t>
        </w:r>
        <w:r w:rsidR="00F27960">
          <w:rPr>
            <w:noProof/>
            <w:webHidden/>
          </w:rPr>
          <w:tab/>
        </w:r>
        <w:r w:rsidR="00F27960">
          <w:rPr>
            <w:noProof/>
            <w:webHidden/>
          </w:rPr>
          <w:fldChar w:fldCharType="begin"/>
        </w:r>
        <w:r w:rsidR="00F27960">
          <w:rPr>
            <w:noProof/>
            <w:webHidden/>
          </w:rPr>
          <w:instrText xml:space="preserve"> PAGEREF _Toc487124966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14:paraId="123008C9" w14:textId="77777777" w:rsidR="00F27960" w:rsidRDefault="00793B0B">
      <w:pPr>
        <w:pStyle w:val="Inhopg3"/>
        <w:rPr>
          <w:rFonts w:asciiTheme="minorHAnsi" w:eastAsiaTheme="minorEastAsia" w:hAnsiTheme="minorHAnsi" w:cstheme="minorBidi"/>
          <w:noProof/>
          <w:sz w:val="22"/>
          <w:szCs w:val="22"/>
        </w:rPr>
      </w:pPr>
      <w:hyperlink w:anchor="_Toc487124967" w:history="1">
        <w:r w:rsidR="00F27960" w:rsidRPr="00100F12">
          <w:rPr>
            <w:rStyle w:val="Hyperlink"/>
            <w:noProof/>
          </w:rPr>
          <w:t>5.4.4</w:t>
        </w:r>
        <w:r w:rsidR="00F27960">
          <w:rPr>
            <w:rFonts w:asciiTheme="minorHAnsi" w:eastAsiaTheme="minorEastAsia" w:hAnsiTheme="minorHAnsi" w:cstheme="minorBidi"/>
            <w:noProof/>
            <w:sz w:val="22"/>
            <w:szCs w:val="22"/>
          </w:rPr>
          <w:tab/>
        </w:r>
        <w:r w:rsidR="00F27960" w:rsidRPr="00100F12">
          <w:rPr>
            <w:rStyle w:val="Hyperlink"/>
            <w:noProof/>
          </w:rPr>
          <w:t>Geïmporteerde typen (informatief).</w:t>
        </w:r>
        <w:r w:rsidR="00F27960">
          <w:rPr>
            <w:noProof/>
            <w:webHidden/>
          </w:rPr>
          <w:tab/>
        </w:r>
        <w:r w:rsidR="00F27960">
          <w:rPr>
            <w:noProof/>
            <w:webHidden/>
          </w:rPr>
          <w:fldChar w:fldCharType="begin"/>
        </w:r>
        <w:r w:rsidR="00F27960">
          <w:rPr>
            <w:noProof/>
            <w:webHidden/>
          </w:rPr>
          <w:instrText xml:space="preserve"> PAGEREF _Toc487124967 \h </w:instrText>
        </w:r>
        <w:r w:rsidR="00F27960">
          <w:rPr>
            <w:noProof/>
            <w:webHidden/>
          </w:rPr>
        </w:r>
        <w:r w:rsidR="00F27960">
          <w:rPr>
            <w:noProof/>
            <w:webHidden/>
          </w:rPr>
          <w:fldChar w:fldCharType="separate"/>
        </w:r>
        <w:r w:rsidR="00F27960">
          <w:rPr>
            <w:noProof/>
            <w:webHidden/>
          </w:rPr>
          <w:t>70</w:t>
        </w:r>
        <w:r w:rsidR="00F27960">
          <w:rPr>
            <w:noProof/>
            <w:webHidden/>
          </w:rPr>
          <w:fldChar w:fldCharType="end"/>
        </w:r>
      </w:hyperlink>
    </w:p>
    <w:p w14:paraId="57CDC9EE" w14:textId="77777777" w:rsidR="00F27960" w:rsidRDefault="00793B0B">
      <w:pPr>
        <w:pStyle w:val="Inhopg1"/>
        <w:rPr>
          <w:rFonts w:asciiTheme="minorHAnsi" w:eastAsiaTheme="minorEastAsia" w:hAnsiTheme="minorHAnsi" w:cstheme="minorBidi"/>
          <w:noProof/>
          <w:sz w:val="22"/>
          <w:szCs w:val="22"/>
        </w:rPr>
      </w:pPr>
      <w:hyperlink w:anchor="_Toc487124968" w:history="1">
        <w:r w:rsidR="00F27960" w:rsidRPr="00100F12">
          <w:rPr>
            <w:rStyle w:val="Hyperlink"/>
            <w:noProof/>
          </w:rPr>
          <w:t>Referentiesystemen</w:t>
        </w:r>
        <w:r w:rsidR="00F27960">
          <w:rPr>
            <w:noProof/>
            <w:webHidden/>
          </w:rPr>
          <w:tab/>
        </w:r>
        <w:r w:rsidR="00F27960">
          <w:rPr>
            <w:noProof/>
            <w:webHidden/>
          </w:rPr>
          <w:fldChar w:fldCharType="begin"/>
        </w:r>
        <w:r w:rsidR="00F27960">
          <w:rPr>
            <w:noProof/>
            <w:webHidden/>
          </w:rPr>
          <w:instrText xml:space="preserve"> PAGEREF _Toc487124968 \h </w:instrText>
        </w:r>
        <w:r w:rsidR="00F27960">
          <w:rPr>
            <w:noProof/>
            <w:webHidden/>
          </w:rPr>
        </w:r>
        <w:r w:rsidR="00F27960">
          <w:rPr>
            <w:noProof/>
            <w:webHidden/>
          </w:rPr>
          <w:fldChar w:fldCharType="separate"/>
        </w:r>
        <w:r w:rsidR="00F27960">
          <w:rPr>
            <w:noProof/>
            <w:webHidden/>
          </w:rPr>
          <w:t>71</w:t>
        </w:r>
        <w:r w:rsidR="00F27960">
          <w:rPr>
            <w:noProof/>
            <w:webHidden/>
          </w:rPr>
          <w:fldChar w:fldCharType="end"/>
        </w:r>
      </w:hyperlink>
    </w:p>
    <w:p w14:paraId="0CC8912C" w14:textId="77777777" w:rsidR="00F27960" w:rsidRDefault="00793B0B">
      <w:pPr>
        <w:pStyle w:val="Inhopg2"/>
        <w:rPr>
          <w:rFonts w:asciiTheme="minorHAnsi" w:eastAsiaTheme="minorEastAsia" w:hAnsiTheme="minorHAnsi" w:cstheme="minorBidi"/>
          <w:sz w:val="22"/>
          <w:szCs w:val="22"/>
        </w:rPr>
      </w:pPr>
      <w:hyperlink w:anchor="_Toc487124969" w:history="1">
        <w:r w:rsidR="00F27960" w:rsidRPr="00100F12">
          <w:rPr>
            <w:rStyle w:val="Hyperlink"/>
          </w:rPr>
          <w:t>6.1</w:t>
        </w:r>
        <w:r w:rsidR="00F27960">
          <w:rPr>
            <w:rFonts w:asciiTheme="minorHAnsi" w:eastAsiaTheme="minorEastAsia" w:hAnsiTheme="minorHAnsi" w:cstheme="minorBidi"/>
            <w:sz w:val="22"/>
            <w:szCs w:val="22"/>
          </w:rPr>
          <w:tab/>
        </w:r>
        <w:r w:rsidR="00F27960" w:rsidRPr="00100F12">
          <w:rPr>
            <w:rStyle w:val="Hyperlink"/>
          </w:rPr>
          <w:t>Ruimtelijk referentiesysteem.</w:t>
        </w:r>
        <w:r w:rsidR="00F27960">
          <w:rPr>
            <w:webHidden/>
          </w:rPr>
          <w:tab/>
        </w:r>
        <w:r w:rsidR="00F27960">
          <w:rPr>
            <w:webHidden/>
          </w:rPr>
          <w:fldChar w:fldCharType="begin"/>
        </w:r>
        <w:r w:rsidR="00F27960">
          <w:rPr>
            <w:webHidden/>
          </w:rPr>
          <w:instrText xml:space="preserve"> PAGEREF _Toc487124969 \h </w:instrText>
        </w:r>
        <w:r w:rsidR="00F27960">
          <w:rPr>
            <w:webHidden/>
          </w:rPr>
        </w:r>
        <w:r w:rsidR="00F27960">
          <w:rPr>
            <w:webHidden/>
          </w:rPr>
          <w:fldChar w:fldCharType="separate"/>
        </w:r>
        <w:r w:rsidR="00F27960">
          <w:rPr>
            <w:webHidden/>
          </w:rPr>
          <w:t>71</w:t>
        </w:r>
        <w:r w:rsidR="00F27960">
          <w:rPr>
            <w:webHidden/>
          </w:rPr>
          <w:fldChar w:fldCharType="end"/>
        </w:r>
      </w:hyperlink>
    </w:p>
    <w:p w14:paraId="0575F312" w14:textId="77777777" w:rsidR="00F27960" w:rsidRDefault="00793B0B">
      <w:pPr>
        <w:pStyle w:val="Inhopg1"/>
        <w:rPr>
          <w:rFonts w:asciiTheme="minorHAnsi" w:eastAsiaTheme="minorEastAsia" w:hAnsiTheme="minorHAnsi" w:cstheme="minorBidi"/>
          <w:noProof/>
          <w:sz w:val="22"/>
          <w:szCs w:val="22"/>
        </w:rPr>
      </w:pPr>
      <w:hyperlink w:anchor="_Toc487124970" w:history="1">
        <w:r w:rsidR="00F27960" w:rsidRPr="00100F12">
          <w:rPr>
            <w:rStyle w:val="Hyperlink"/>
            <w:noProof/>
          </w:rPr>
          <w:t>Levering</w:t>
        </w:r>
        <w:r w:rsidR="00F27960">
          <w:rPr>
            <w:noProof/>
            <w:webHidden/>
          </w:rPr>
          <w:tab/>
        </w:r>
        <w:r w:rsidR="00F27960">
          <w:rPr>
            <w:noProof/>
            <w:webHidden/>
          </w:rPr>
          <w:fldChar w:fldCharType="begin"/>
        </w:r>
        <w:r w:rsidR="00F27960">
          <w:rPr>
            <w:noProof/>
            <w:webHidden/>
          </w:rPr>
          <w:instrText xml:space="preserve"> PAGEREF _Toc487124970 \h </w:instrText>
        </w:r>
        <w:r w:rsidR="00F27960">
          <w:rPr>
            <w:noProof/>
            <w:webHidden/>
          </w:rPr>
        </w:r>
        <w:r w:rsidR="00F27960">
          <w:rPr>
            <w:noProof/>
            <w:webHidden/>
          </w:rPr>
          <w:fldChar w:fldCharType="separate"/>
        </w:r>
        <w:r w:rsidR="00F27960">
          <w:rPr>
            <w:noProof/>
            <w:webHidden/>
          </w:rPr>
          <w:t>72</w:t>
        </w:r>
        <w:r w:rsidR="00F27960">
          <w:rPr>
            <w:noProof/>
            <w:webHidden/>
          </w:rPr>
          <w:fldChar w:fldCharType="end"/>
        </w:r>
      </w:hyperlink>
    </w:p>
    <w:p w14:paraId="18FAA1DA" w14:textId="77777777" w:rsidR="00F27960" w:rsidRDefault="00793B0B">
      <w:pPr>
        <w:pStyle w:val="Inhopg2"/>
        <w:rPr>
          <w:rFonts w:asciiTheme="minorHAnsi" w:eastAsiaTheme="minorEastAsia" w:hAnsiTheme="minorHAnsi" w:cstheme="minorBidi"/>
          <w:sz w:val="22"/>
          <w:szCs w:val="22"/>
        </w:rPr>
      </w:pPr>
      <w:hyperlink w:anchor="_Toc487124971" w:history="1">
        <w:r w:rsidR="00F27960" w:rsidRPr="00100F12">
          <w:rPr>
            <w:rStyle w:val="Hyperlink"/>
          </w:rPr>
          <w:t>7.1</w:t>
        </w:r>
        <w:r w:rsidR="00F27960">
          <w:rPr>
            <w:rFonts w:asciiTheme="minorHAnsi" w:eastAsiaTheme="minorEastAsia" w:hAnsiTheme="minorHAnsi" w:cstheme="minorBidi"/>
            <w:sz w:val="22"/>
            <w:szCs w:val="22"/>
          </w:rPr>
          <w:tab/>
        </w:r>
        <w:r w:rsidR="00F27960" w:rsidRPr="00100F12">
          <w:rPr>
            <w:rStyle w:val="Hyperlink"/>
          </w:rPr>
          <w:t>Leveringsmedium.</w:t>
        </w:r>
        <w:r w:rsidR="00F27960">
          <w:rPr>
            <w:webHidden/>
          </w:rPr>
          <w:tab/>
        </w:r>
        <w:r w:rsidR="00F27960">
          <w:rPr>
            <w:webHidden/>
          </w:rPr>
          <w:fldChar w:fldCharType="begin"/>
        </w:r>
        <w:r w:rsidR="00F27960">
          <w:rPr>
            <w:webHidden/>
          </w:rPr>
          <w:instrText xml:space="preserve"> PAGEREF _Toc487124971 \h </w:instrText>
        </w:r>
        <w:r w:rsidR="00F27960">
          <w:rPr>
            <w:webHidden/>
          </w:rPr>
        </w:r>
        <w:r w:rsidR="00F27960">
          <w:rPr>
            <w:webHidden/>
          </w:rPr>
          <w:fldChar w:fldCharType="separate"/>
        </w:r>
        <w:r w:rsidR="00F27960">
          <w:rPr>
            <w:webHidden/>
          </w:rPr>
          <w:t>72</w:t>
        </w:r>
        <w:r w:rsidR="00F27960">
          <w:rPr>
            <w:webHidden/>
          </w:rPr>
          <w:fldChar w:fldCharType="end"/>
        </w:r>
      </w:hyperlink>
    </w:p>
    <w:p w14:paraId="621FF765" w14:textId="77777777" w:rsidR="00F27960" w:rsidRDefault="00793B0B">
      <w:pPr>
        <w:pStyle w:val="Inhopg2"/>
        <w:rPr>
          <w:rFonts w:asciiTheme="minorHAnsi" w:eastAsiaTheme="minorEastAsia" w:hAnsiTheme="minorHAnsi" w:cstheme="minorBidi"/>
          <w:sz w:val="22"/>
          <w:szCs w:val="22"/>
        </w:rPr>
      </w:pPr>
      <w:hyperlink w:anchor="_Toc487124972" w:history="1">
        <w:r w:rsidR="00F27960" w:rsidRPr="00100F12">
          <w:rPr>
            <w:rStyle w:val="Hyperlink"/>
          </w:rPr>
          <w:t>7.2</w:t>
        </w:r>
        <w:r w:rsidR="00F27960">
          <w:rPr>
            <w:rFonts w:asciiTheme="minorHAnsi" w:eastAsiaTheme="minorEastAsia" w:hAnsiTheme="minorHAnsi" w:cstheme="minorBidi"/>
            <w:sz w:val="22"/>
            <w:szCs w:val="22"/>
          </w:rPr>
          <w:tab/>
        </w:r>
        <w:r w:rsidR="00F27960" w:rsidRPr="00100F12">
          <w:rPr>
            <w:rStyle w:val="Hyperlink"/>
          </w:rPr>
          <w:t>Formaten (encodings).</w:t>
        </w:r>
        <w:r w:rsidR="00F27960">
          <w:rPr>
            <w:webHidden/>
          </w:rPr>
          <w:tab/>
        </w:r>
        <w:r w:rsidR="00F27960">
          <w:rPr>
            <w:webHidden/>
          </w:rPr>
          <w:fldChar w:fldCharType="begin"/>
        </w:r>
        <w:r w:rsidR="00F27960">
          <w:rPr>
            <w:webHidden/>
          </w:rPr>
          <w:instrText xml:space="preserve"> PAGEREF _Toc487124972 \h </w:instrText>
        </w:r>
        <w:r w:rsidR="00F27960">
          <w:rPr>
            <w:webHidden/>
          </w:rPr>
        </w:r>
        <w:r w:rsidR="00F27960">
          <w:rPr>
            <w:webHidden/>
          </w:rPr>
          <w:fldChar w:fldCharType="separate"/>
        </w:r>
        <w:r w:rsidR="00F27960">
          <w:rPr>
            <w:webHidden/>
          </w:rPr>
          <w:t>72</w:t>
        </w:r>
        <w:r w:rsidR="00F27960">
          <w:rPr>
            <w:webHidden/>
          </w:rPr>
          <w:fldChar w:fldCharType="end"/>
        </w:r>
      </w:hyperlink>
    </w:p>
    <w:p w14:paraId="7F62B74D" w14:textId="77777777" w:rsidR="00F27960" w:rsidRDefault="00793B0B">
      <w:pPr>
        <w:pStyle w:val="Inhopg3"/>
        <w:rPr>
          <w:rFonts w:asciiTheme="minorHAnsi" w:eastAsiaTheme="minorEastAsia" w:hAnsiTheme="minorHAnsi" w:cstheme="minorBidi"/>
          <w:noProof/>
          <w:sz w:val="22"/>
          <w:szCs w:val="22"/>
        </w:rPr>
      </w:pPr>
      <w:hyperlink w:anchor="_Toc487124973" w:history="1">
        <w:r w:rsidR="00F27960" w:rsidRPr="00100F12">
          <w:rPr>
            <w:rStyle w:val="Hyperlink"/>
            <w:noProof/>
          </w:rPr>
          <w:t>7.2.1</w:t>
        </w:r>
        <w:r w:rsidR="00F27960">
          <w:rPr>
            <w:rFonts w:asciiTheme="minorHAnsi" w:eastAsiaTheme="minorEastAsia" w:hAnsiTheme="minorHAnsi" w:cstheme="minorBidi"/>
            <w:noProof/>
            <w:sz w:val="22"/>
            <w:szCs w:val="22"/>
          </w:rPr>
          <w:tab/>
        </w:r>
        <w:r w:rsidR="00F27960" w:rsidRPr="00100F12">
          <w:rPr>
            <w:rStyle w:val="Hyperlink"/>
            <w:noProof/>
          </w:rPr>
          <w:t>Nadere GML implementatie specificaties</w:t>
        </w:r>
        <w:r w:rsidR="00F27960">
          <w:rPr>
            <w:noProof/>
            <w:webHidden/>
          </w:rPr>
          <w:tab/>
        </w:r>
        <w:r w:rsidR="00F27960">
          <w:rPr>
            <w:noProof/>
            <w:webHidden/>
          </w:rPr>
          <w:fldChar w:fldCharType="begin"/>
        </w:r>
        <w:r w:rsidR="00F27960">
          <w:rPr>
            <w:noProof/>
            <w:webHidden/>
          </w:rPr>
          <w:instrText xml:space="preserve"> PAGEREF _Toc487124973 \h </w:instrText>
        </w:r>
        <w:r w:rsidR="00F27960">
          <w:rPr>
            <w:noProof/>
            <w:webHidden/>
          </w:rPr>
        </w:r>
        <w:r w:rsidR="00F27960">
          <w:rPr>
            <w:noProof/>
            <w:webHidden/>
          </w:rPr>
          <w:fldChar w:fldCharType="separate"/>
        </w:r>
        <w:r w:rsidR="00F27960">
          <w:rPr>
            <w:noProof/>
            <w:webHidden/>
          </w:rPr>
          <w:t>72</w:t>
        </w:r>
        <w:r w:rsidR="00F27960">
          <w:rPr>
            <w:noProof/>
            <w:webHidden/>
          </w:rPr>
          <w:fldChar w:fldCharType="end"/>
        </w:r>
      </w:hyperlink>
    </w:p>
    <w:p w14:paraId="091F0E78" w14:textId="77777777" w:rsidR="00F27960" w:rsidRDefault="00793B0B">
      <w:pPr>
        <w:pStyle w:val="Inhopg1"/>
        <w:rPr>
          <w:rFonts w:asciiTheme="minorHAnsi" w:eastAsiaTheme="minorEastAsia" w:hAnsiTheme="minorHAnsi" w:cstheme="minorBidi"/>
          <w:noProof/>
          <w:sz w:val="22"/>
          <w:szCs w:val="22"/>
        </w:rPr>
      </w:pPr>
      <w:hyperlink w:anchor="_Toc487124974" w:history="1">
        <w:r w:rsidR="00F27960" w:rsidRPr="00100F12">
          <w:rPr>
            <w:rStyle w:val="Hyperlink"/>
            <w:noProof/>
          </w:rPr>
          <w:t>Visualisatie</w:t>
        </w:r>
        <w:r w:rsidR="00F27960">
          <w:rPr>
            <w:noProof/>
            <w:webHidden/>
          </w:rPr>
          <w:tab/>
        </w:r>
        <w:r w:rsidR="00F27960">
          <w:rPr>
            <w:noProof/>
            <w:webHidden/>
          </w:rPr>
          <w:fldChar w:fldCharType="begin"/>
        </w:r>
        <w:r w:rsidR="00F27960">
          <w:rPr>
            <w:noProof/>
            <w:webHidden/>
          </w:rPr>
          <w:instrText xml:space="preserve"> PAGEREF _Toc487124974 \h </w:instrText>
        </w:r>
        <w:r w:rsidR="00F27960">
          <w:rPr>
            <w:noProof/>
            <w:webHidden/>
          </w:rPr>
        </w:r>
        <w:r w:rsidR="00F27960">
          <w:rPr>
            <w:noProof/>
            <w:webHidden/>
          </w:rPr>
          <w:fldChar w:fldCharType="separate"/>
        </w:r>
        <w:r w:rsidR="00F27960">
          <w:rPr>
            <w:noProof/>
            <w:webHidden/>
          </w:rPr>
          <w:t>75</w:t>
        </w:r>
        <w:r w:rsidR="00F27960">
          <w:rPr>
            <w:noProof/>
            <w:webHidden/>
          </w:rPr>
          <w:fldChar w:fldCharType="end"/>
        </w:r>
      </w:hyperlink>
    </w:p>
    <w:p w14:paraId="077AD110" w14:textId="77777777" w:rsidR="00F27960" w:rsidRDefault="00793B0B">
      <w:pPr>
        <w:pStyle w:val="Inhopg1"/>
        <w:rPr>
          <w:rFonts w:asciiTheme="minorHAnsi" w:eastAsiaTheme="minorEastAsia" w:hAnsiTheme="minorHAnsi" w:cstheme="minorBidi"/>
          <w:noProof/>
          <w:sz w:val="22"/>
          <w:szCs w:val="22"/>
        </w:rPr>
      </w:pPr>
      <w:hyperlink w:anchor="_Toc487124975" w:history="1">
        <w:r w:rsidR="00F27960" w:rsidRPr="00100F12">
          <w:rPr>
            <w:rStyle w:val="Hyperlink"/>
            <w:noProof/>
          </w:rPr>
          <w:t>Bibliografie</w:t>
        </w:r>
        <w:r w:rsidR="00F27960">
          <w:rPr>
            <w:noProof/>
            <w:webHidden/>
          </w:rPr>
          <w:tab/>
        </w:r>
        <w:r w:rsidR="00F27960">
          <w:rPr>
            <w:noProof/>
            <w:webHidden/>
          </w:rPr>
          <w:fldChar w:fldCharType="begin"/>
        </w:r>
        <w:r w:rsidR="00F27960">
          <w:rPr>
            <w:noProof/>
            <w:webHidden/>
          </w:rPr>
          <w:instrText xml:space="preserve"> PAGEREF _Toc487124975 \h </w:instrText>
        </w:r>
        <w:r w:rsidR="00F27960">
          <w:rPr>
            <w:noProof/>
            <w:webHidden/>
          </w:rPr>
        </w:r>
        <w:r w:rsidR="00F27960">
          <w:rPr>
            <w:noProof/>
            <w:webHidden/>
          </w:rPr>
          <w:fldChar w:fldCharType="separate"/>
        </w:r>
        <w:r w:rsidR="00F27960">
          <w:rPr>
            <w:noProof/>
            <w:webHidden/>
          </w:rPr>
          <w:t>76</w:t>
        </w:r>
        <w:r w:rsidR="00F27960">
          <w:rPr>
            <w:noProof/>
            <w:webHidden/>
          </w:rPr>
          <w:fldChar w:fldCharType="end"/>
        </w:r>
      </w:hyperlink>
    </w:p>
    <w:p w14:paraId="0DB30086" w14:textId="77777777" w:rsidR="00F27960" w:rsidRDefault="00793B0B">
      <w:pPr>
        <w:pStyle w:val="Inhopg1"/>
        <w:rPr>
          <w:rFonts w:asciiTheme="minorHAnsi" w:eastAsiaTheme="minorEastAsia" w:hAnsiTheme="minorHAnsi" w:cstheme="minorBidi"/>
          <w:noProof/>
          <w:sz w:val="22"/>
          <w:szCs w:val="22"/>
        </w:rPr>
      </w:pPr>
      <w:hyperlink w:anchor="_Toc487124976" w:history="1">
        <w:r w:rsidR="00F27960" w:rsidRPr="00100F12">
          <w:rPr>
            <w:rStyle w:val="Hyperlink"/>
            <w:noProof/>
          </w:rPr>
          <w:t>Bijlage 1: IMKL1.1 (2012)</w:t>
        </w:r>
        <w:r w:rsidR="00F27960">
          <w:rPr>
            <w:noProof/>
            <w:webHidden/>
          </w:rPr>
          <w:tab/>
        </w:r>
        <w:r w:rsidR="00F27960">
          <w:rPr>
            <w:noProof/>
            <w:webHidden/>
          </w:rPr>
          <w:fldChar w:fldCharType="begin"/>
        </w:r>
        <w:r w:rsidR="00F27960">
          <w:rPr>
            <w:noProof/>
            <w:webHidden/>
          </w:rPr>
          <w:instrText xml:space="preserve"> PAGEREF _Toc487124976 \h </w:instrText>
        </w:r>
        <w:r w:rsidR="00F27960">
          <w:rPr>
            <w:noProof/>
            <w:webHidden/>
          </w:rPr>
        </w:r>
        <w:r w:rsidR="00F27960">
          <w:rPr>
            <w:noProof/>
            <w:webHidden/>
          </w:rPr>
          <w:fldChar w:fldCharType="separate"/>
        </w:r>
        <w:r w:rsidR="00F27960">
          <w:rPr>
            <w:noProof/>
            <w:webHidden/>
          </w:rPr>
          <w:t>77</w:t>
        </w:r>
        <w:r w:rsidR="00F27960">
          <w:rPr>
            <w:noProof/>
            <w:webHidden/>
          </w:rPr>
          <w:fldChar w:fldCharType="end"/>
        </w:r>
      </w:hyperlink>
    </w:p>
    <w:p w14:paraId="2727C084" w14:textId="6DFE3EE9" w:rsidR="00F27960" w:rsidRDefault="00793B0B">
      <w:pPr>
        <w:pStyle w:val="Inhopg1"/>
        <w:rPr>
          <w:rFonts w:asciiTheme="minorHAnsi" w:eastAsiaTheme="minorEastAsia" w:hAnsiTheme="minorHAnsi" w:cstheme="minorBidi"/>
          <w:noProof/>
          <w:sz w:val="22"/>
          <w:szCs w:val="22"/>
        </w:rPr>
      </w:pPr>
      <w:hyperlink w:anchor="_Toc487124977" w:history="1">
        <w:r w:rsidR="00F27960" w:rsidRPr="00100F12">
          <w:rPr>
            <w:rStyle w:val="Hyperlink"/>
            <w:noProof/>
          </w:rPr>
          <w:t xml:space="preserve">Bijlage 2: </w:t>
        </w:r>
        <w:r>
          <w:rPr>
            <w:rStyle w:val="Hyperlink"/>
            <w:noProof/>
          </w:rPr>
          <w:t>IMKL</w:t>
        </w:r>
        <w:r w:rsidR="00F27960" w:rsidRPr="00100F12">
          <w:rPr>
            <w:rStyle w:val="Hyperlink"/>
            <w:noProof/>
          </w:rPr>
          <w:t xml:space="preserve"> waardelijsten.</w:t>
        </w:r>
        <w:r w:rsidR="00F27960">
          <w:rPr>
            <w:noProof/>
            <w:webHidden/>
          </w:rPr>
          <w:tab/>
        </w:r>
        <w:r w:rsidR="00F27960">
          <w:rPr>
            <w:noProof/>
            <w:webHidden/>
          </w:rPr>
          <w:fldChar w:fldCharType="begin"/>
        </w:r>
        <w:r w:rsidR="00F27960">
          <w:rPr>
            <w:noProof/>
            <w:webHidden/>
          </w:rPr>
          <w:instrText xml:space="preserve"> PAGEREF _Toc487124977 \h </w:instrText>
        </w:r>
        <w:r w:rsidR="00F27960">
          <w:rPr>
            <w:noProof/>
            <w:webHidden/>
          </w:rPr>
        </w:r>
        <w:r w:rsidR="00F27960">
          <w:rPr>
            <w:noProof/>
            <w:webHidden/>
          </w:rPr>
          <w:fldChar w:fldCharType="separate"/>
        </w:r>
        <w:r w:rsidR="00F27960">
          <w:rPr>
            <w:noProof/>
            <w:webHidden/>
          </w:rPr>
          <w:t>78</w:t>
        </w:r>
        <w:r w:rsidR="00F27960">
          <w:rPr>
            <w:noProof/>
            <w:webHidden/>
          </w:rPr>
          <w:fldChar w:fldCharType="end"/>
        </w:r>
      </w:hyperlink>
    </w:p>
    <w:p w14:paraId="3B114565" w14:textId="77777777" w:rsidR="00F27960" w:rsidRDefault="00793B0B">
      <w:pPr>
        <w:pStyle w:val="Inhopg1"/>
        <w:rPr>
          <w:rFonts w:asciiTheme="minorHAnsi" w:eastAsiaTheme="minorEastAsia" w:hAnsiTheme="minorHAnsi" w:cstheme="minorBidi"/>
          <w:noProof/>
          <w:sz w:val="22"/>
          <w:szCs w:val="22"/>
        </w:rPr>
      </w:pPr>
      <w:hyperlink w:anchor="_Toc487124978" w:history="1">
        <w:r w:rsidR="00F27960" w:rsidRPr="00100F12">
          <w:rPr>
            <w:rStyle w:val="Hyperlink"/>
            <w:noProof/>
          </w:rPr>
          <w:t>Bijlage 3: Toelichting op geometriemodel.</w:t>
        </w:r>
        <w:r w:rsidR="00F27960">
          <w:rPr>
            <w:noProof/>
            <w:webHidden/>
          </w:rPr>
          <w:tab/>
        </w:r>
        <w:r w:rsidR="00F27960">
          <w:rPr>
            <w:noProof/>
            <w:webHidden/>
          </w:rPr>
          <w:fldChar w:fldCharType="begin"/>
        </w:r>
        <w:r w:rsidR="00F27960">
          <w:rPr>
            <w:noProof/>
            <w:webHidden/>
          </w:rPr>
          <w:instrText xml:space="preserve"> PAGEREF _Toc487124978 \h </w:instrText>
        </w:r>
        <w:r w:rsidR="00F27960">
          <w:rPr>
            <w:noProof/>
            <w:webHidden/>
          </w:rPr>
        </w:r>
        <w:r w:rsidR="00F27960">
          <w:rPr>
            <w:noProof/>
            <w:webHidden/>
          </w:rPr>
          <w:fldChar w:fldCharType="separate"/>
        </w:r>
        <w:r w:rsidR="00F27960">
          <w:rPr>
            <w:noProof/>
            <w:webHidden/>
          </w:rPr>
          <w:t>78</w:t>
        </w:r>
        <w:r w:rsidR="00F27960">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39" w:name="_Toc487124917"/>
      <w:r>
        <w:t>Inleiding en leeswijzer.</w:t>
      </w:r>
      <w:bookmarkEnd w:id="39"/>
    </w:p>
    <w:p w14:paraId="6AB90A87" w14:textId="67DBE76D"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r w:rsidR="00793B0B">
        <w:t>IMKL</w:t>
      </w:r>
      <w:ins w:id="40"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w:t>
      </w:r>
      <w:r w:rsidR="00793B0B">
        <w:t>IMKL</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18757B7" w14:textId="461524A2" w:rsidR="00E47D8B" w:rsidRDefault="00793B0B" w:rsidP="00E47D8B">
      <w:pPr>
        <w:pStyle w:val="Lijstalinea"/>
        <w:numPr>
          <w:ilvl w:val="0"/>
          <w:numId w:val="48"/>
        </w:numPr>
      </w:pPr>
      <w:r>
        <w:t>IMKL</w:t>
      </w:r>
      <w:r w:rsidR="00E47D8B">
        <w:t xml:space="preserve"> Dataspecificatie</w:t>
      </w:r>
    </w:p>
    <w:p w14:paraId="003CE49F" w14:textId="75CE1BC9"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77777777" w:rsidR="00524F52" w:rsidRDefault="00E47D8B" w:rsidP="0065371C">
      <w:pPr>
        <w:pStyle w:val="Lijstalinea"/>
        <w:numPr>
          <w:ilvl w:val="0"/>
          <w:numId w:val="48"/>
        </w:numPr>
      </w:pPr>
      <w:r>
        <w:t>Handreiking-visualisati</w:t>
      </w:r>
      <w:r w:rsidR="00524F52">
        <w:t>e</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41" w:name="_Toc188091997"/>
    </w:p>
    <w:p w14:paraId="52CFF656" w14:textId="77777777" w:rsidR="00BB25BB" w:rsidRPr="007C7339" w:rsidRDefault="00576E1A" w:rsidP="007C7339">
      <w:pPr>
        <w:pStyle w:val="Hoofdstuktitel"/>
        <w:spacing w:line="240" w:lineRule="atLeast"/>
      </w:pPr>
      <w:bookmarkStart w:id="42" w:name="_Toc487124918"/>
      <w:bookmarkEnd w:id="41"/>
      <w:r>
        <w:t>Scope</w:t>
      </w:r>
      <w:bookmarkEnd w:id="42"/>
    </w:p>
    <w:p w14:paraId="0F2A29EC" w14:textId="77777777" w:rsidR="00AA1364" w:rsidRPr="007C7339" w:rsidRDefault="00576E1A" w:rsidP="007C7339">
      <w:pPr>
        <w:pStyle w:val="Paragraaftitel"/>
        <w:spacing w:line="240" w:lineRule="atLeast"/>
      </w:pPr>
      <w:bookmarkStart w:id="43" w:name="_Toc487124919"/>
      <w:r>
        <w:t>Scope</w:t>
      </w:r>
      <w:r w:rsidR="00283BD6">
        <w:t>.</w:t>
      </w:r>
      <w:bookmarkEnd w:id="43"/>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77777777"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1B3067B" w:rsidR="00A11BC4" w:rsidRDefault="002D1C0D">
      <w:pPr>
        <w:spacing w:line="240" w:lineRule="atLeast"/>
        <w:jc w:val="left"/>
      </w:pPr>
      <w:r w:rsidRPr="009C7103">
        <w:t xml:space="preserve">De volgende gebruikstoepassing is nog niet operationeel in </w:t>
      </w:r>
      <w:r w:rsidR="00793B0B">
        <w:t>IMKL</w:t>
      </w:r>
      <w:r w:rsidRPr="009C7103">
        <w:t xml:space="preserve"> verwerkt. Er is voor nu nog een onvoldoende beschreven toepassing. Er is wel al een experimenteel diagram toegevoegd om de gedachte te bepalen.</w:t>
      </w:r>
    </w:p>
    <w:p w14:paraId="0B147F13" w14:textId="77777777" w:rsidR="00A11BC4" w:rsidRDefault="00A11BC4">
      <w:pPr>
        <w:spacing w:line="240" w:lineRule="atLeast"/>
        <w:jc w:val="left"/>
      </w:pPr>
    </w:p>
    <w:p w14:paraId="2C5BAB55" w14:textId="77777777"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44" w:name="_Toc487124920"/>
      <w:r>
        <w:t>Over</w:t>
      </w:r>
      <w:r w:rsidR="00D0633C">
        <w:t>zicht</w:t>
      </w:r>
      <w:bookmarkEnd w:id="44"/>
    </w:p>
    <w:p w14:paraId="26075A13" w14:textId="77777777" w:rsidR="003C4DDF" w:rsidRDefault="00576E1A" w:rsidP="007C7339">
      <w:pPr>
        <w:pStyle w:val="Paragraaftitel"/>
        <w:spacing w:line="240" w:lineRule="atLeast"/>
      </w:pPr>
      <w:bookmarkStart w:id="45" w:name="_Toc487124921"/>
      <w:r>
        <w:t>Naam en Acroniemen</w:t>
      </w:r>
      <w:r w:rsidR="00283BD6">
        <w:t>.</w:t>
      </w:r>
      <w:bookmarkEnd w:id="45"/>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46" w:name="_Toc487124922"/>
      <w:r>
        <w:t>Informele beschrijving</w:t>
      </w:r>
      <w:r w:rsidR="00283BD6">
        <w:t>.</w:t>
      </w:r>
      <w:bookmarkEnd w:id="46"/>
    </w:p>
    <w:p w14:paraId="48273E47" w14:textId="77777777" w:rsidR="00E548CF" w:rsidRPr="00653DF3" w:rsidRDefault="00E548CF" w:rsidP="00361936">
      <w:pPr>
        <w:pStyle w:val="subparagraaftitel"/>
      </w:pPr>
      <w:bookmarkStart w:id="47" w:name="_Toc487124923"/>
      <w:r w:rsidRPr="00446ECB">
        <w:t>Definitie</w:t>
      </w:r>
      <w:r w:rsidR="00283BD6">
        <w:t>.</w:t>
      </w:r>
      <w:bookmarkEnd w:id="47"/>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48" w:name="_Toc487124924"/>
      <w:r>
        <w:t>Beschrijving</w:t>
      </w:r>
      <w:r w:rsidR="00283BD6">
        <w:t>.</w:t>
      </w:r>
      <w:bookmarkEnd w:id="48"/>
    </w:p>
    <w:p w14:paraId="1EDE0B1D" w14:textId="464FE19A" w:rsidR="000D4FAA" w:rsidRDefault="00793B0B" w:rsidP="00E548CF">
      <w:pPr>
        <w:spacing w:line="240" w:lineRule="atLeast"/>
        <w:jc w:val="left"/>
      </w:pPr>
      <w:r>
        <w:t>IMKL</w:t>
      </w:r>
      <w:r w:rsidR="006A0A99">
        <w:t xml:space="preserve"> vormt het gemeenschappelijke begrippenkader voor de uitwisseling van informatie van verschillende typen </w:t>
      </w:r>
      <w:proofErr w:type="spellStart"/>
      <w:r w:rsidR="006A0A99">
        <w:t>uitiliteitsnetten</w:t>
      </w:r>
      <w:proofErr w:type="spellEnd"/>
      <w:r w:rsidR="006A0A99">
        <w:t xml:space="preserve">. Een </w:t>
      </w:r>
      <w:proofErr w:type="spellStart"/>
      <w:r w:rsidR="006A0A99">
        <w:t>uitiliteitsnet</w:t>
      </w:r>
      <w:proofErr w:type="spellEnd"/>
      <w:r w:rsidR="006A0A99">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77777777"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proofErr w:type="spellStart"/>
      <w:r w:rsidR="007D0342">
        <w:t>elektricteitskabels</w:t>
      </w:r>
      <w:proofErr w:type="spellEnd"/>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05BABD4A"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14A891B8" w14:textId="77777777" w:rsidR="0041667C" w:rsidRDefault="00793B0B" w:rsidP="00E548CF">
      <w:pPr>
        <w:spacing w:line="240" w:lineRule="atLeast"/>
        <w:jc w:val="left"/>
      </w:pPr>
      <w:r>
        <w:rPr>
          <w:noProof/>
        </w:rPr>
        <w:lastRenderedPageBreak/>
        <w:pict w14:anchorId="1F036AE2">
          <v:shape id="_x0000_s1077" type="#_x0000_t202" style="position:absolute;margin-left:256.35pt;margin-top:66.55pt;width:94.5pt;height:27.85pt;z-index:2516812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0A82CE3B" w:rsidR="00793B0B" w:rsidRDefault="00793B0B">
                  <w:r>
                    <w:t>IMKL-</w:t>
                  </w:r>
                  <w:proofErr w:type="spellStart"/>
                  <w:r>
                    <w:t>wion</w:t>
                  </w:r>
                  <w:proofErr w:type="spellEnd"/>
                </w:p>
              </w:txbxContent>
            </v:textbox>
            <w10:wrap type="square"/>
          </v:shape>
        </w:pict>
      </w:r>
      <w:r w:rsidR="00F3608E" w:rsidRPr="00F3608E">
        <w:rPr>
          <w:noProof/>
        </w:rPr>
        <w:drawing>
          <wp:anchor distT="0" distB="0" distL="114300" distR="114300" simplePos="0" relativeHeight="251640320" behindDoc="0" locked="0" layoutInCell="1" allowOverlap="1" wp14:anchorId="6128111A" wp14:editId="59250AB4">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14:paraId="21EB0694" w14:textId="5A6107E9"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 xml:space="preserve">leveringsprocessen: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14:paraId="50682139" w14:textId="77777777" w:rsidR="001D2BA4" w:rsidRDefault="001D2BA4" w:rsidP="00253F30">
      <w:pPr>
        <w:spacing w:line="240" w:lineRule="atLeast"/>
        <w:jc w:val="left"/>
      </w:pPr>
    </w:p>
    <w:p w14:paraId="45CF7028" w14:textId="68A54345"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017DA26B"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WION, INSPIRE </w:t>
      </w:r>
      <w:proofErr w:type="spellStart"/>
      <w:r w:rsidR="001D2BA4" w:rsidRPr="00514379">
        <w:t>utilities</w:t>
      </w:r>
      <w:proofErr w:type="spellEnd"/>
      <w:r w:rsidR="001D2BA4" w:rsidRPr="00514379">
        <w:t xml:space="preserve">, Topologie Stedelijk Water, Buisleidingen gevaarlijke inhoud, </w:t>
      </w:r>
      <w:r w:rsidR="00932116">
        <w:t>EC 61</w:t>
      </w:r>
      <w:r w:rsidR="001D2BA4" w:rsidRPr="00514379">
        <w:t>.</w:t>
      </w:r>
    </w:p>
    <w:p w14:paraId="49090A5F" w14:textId="090ED497"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wion</w:t>
      </w:r>
      <w:proofErr w:type="spellEnd"/>
      <w:r w:rsidR="001D2BA4" w:rsidRPr="00514379">
        <w:t xml:space="preserve">, </w:t>
      </w:r>
      <w:proofErr w:type="spellStart"/>
      <w:r w:rsidR="001D2BA4" w:rsidRPr="00514379">
        <w:t>IMBevB</w:t>
      </w:r>
      <w:proofErr w:type="spellEnd"/>
      <w:r w:rsidR="001D2BA4" w:rsidRPr="00514379">
        <w:t>, IMSW en IM</w:t>
      </w:r>
      <w:r w:rsidR="00932116">
        <w:t>EC61</w:t>
      </w:r>
      <w:r w:rsidR="001D2BA4" w:rsidRPr="00514379">
        <w:t>.</w:t>
      </w:r>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42B66BA"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WIN 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A21362E" w:rsidR="001D2BA4" w:rsidRPr="00514379" w:rsidRDefault="001D2BA4" w:rsidP="001D2BA4">
      <w:pPr>
        <w:pStyle w:val="Lijstalinea"/>
        <w:numPr>
          <w:ilvl w:val="0"/>
          <w:numId w:val="36"/>
        </w:numPr>
        <w:spacing w:line="288" w:lineRule="auto"/>
      </w:pPr>
      <w:r w:rsidRPr="00514379">
        <w:t xml:space="preserve">Afhankelijk van het type informatieproduct kan </w:t>
      </w:r>
      <w:r w:rsidR="00793B0B">
        <w:t>IMKL</w:t>
      </w:r>
      <w:r w:rsidRPr="00514379">
        <w:t xml:space="preserve"> toegepast worden in een view service (WMS) en of download service (WFS of Atom feeds).</w:t>
      </w:r>
    </w:p>
    <w:p w14:paraId="4E48FB8C" w14:textId="63761341" w:rsidR="001D2BA4" w:rsidRPr="00514379" w:rsidRDefault="00793B0B" w:rsidP="001D2BA4">
      <w:pPr>
        <w:pStyle w:val="Lijstalinea"/>
        <w:numPr>
          <w:ilvl w:val="0"/>
          <w:numId w:val="36"/>
        </w:numPr>
        <w:spacing w:line="288" w:lineRule="auto"/>
      </w:pPr>
      <w:r>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lastRenderedPageBreak/>
        <w:t>IMKL</w:t>
      </w:r>
      <w:r w:rsidR="001D2BA4" w:rsidRPr="00514379">
        <w:t xml:space="preserve"> bevat temporele informatie.</w:t>
      </w:r>
    </w:p>
    <w:p w14:paraId="5A431C9D" w14:textId="7A7AB51E" w:rsidR="001D2BA4" w:rsidRPr="000D422C" w:rsidRDefault="00793B0B" w:rsidP="001D2BA4">
      <w:pPr>
        <w:pStyle w:val="Lijstalinea"/>
        <w:numPr>
          <w:ilvl w:val="0"/>
          <w:numId w:val="36"/>
        </w:numPr>
        <w:spacing w:line="288" w:lineRule="auto"/>
      </w:pPr>
      <w:r>
        <w:t>IMKL</w:t>
      </w:r>
      <w:r w:rsidR="00170B60">
        <w:t>-</w:t>
      </w:r>
      <w:proofErr w:type="spellStart"/>
      <w:r w:rsidR="00170B60">
        <w:t>wion</w:t>
      </w:r>
      <w:proofErr w:type="spellEnd"/>
      <w:r w:rsidR="00170B60" w:rsidRPr="000D422C">
        <w:t xml:space="preserve"> </w:t>
      </w:r>
      <w:r w:rsidR="001D2BA4" w:rsidRPr="000D422C">
        <w:t>bevat ook de informatie van geplande netwerkelementen.</w:t>
      </w:r>
    </w:p>
    <w:p w14:paraId="5BAD99E9" w14:textId="53D21320" w:rsidR="001D2BA4" w:rsidRDefault="00793B0B" w:rsidP="001D2BA4">
      <w:pPr>
        <w:pStyle w:val="Lijstalinea"/>
        <w:numPr>
          <w:ilvl w:val="0"/>
          <w:numId w:val="36"/>
        </w:numPr>
        <w:spacing w:line="288" w:lineRule="auto"/>
      </w:pPr>
      <w:r>
        <w:t>IMKL</w:t>
      </w:r>
      <w:r w:rsidR="00170B60">
        <w:t>-</w:t>
      </w:r>
      <w:proofErr w:type="spellStart"/>
      <w:r w:rsidR="00170B60">
        <w:t>wion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26228A34"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wion</w:t>
      </w:r>
      <w:proofErr w:type="spellEnd"/>
      <w:r w:rsidR="000C1E46" w:rsidRPr="000E3C4F">
        <w:t xml:space="preserve"> differentieert informatie naar aanlevering door netbeheerders en naar uitlevering door de centrale voorziening.</w:t>
      </w:r>
    </w:p>
    <w:p w14:paraId="611581B9" w14:textId="52574E4D"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w:t>
      </w:r>
      <w:r w:rsidR="00793B0B">
        <w:t>IMKL</w:t>
      </w:r>
      <w:r w:rsidR="001D2BA4" w:rsidRPr="00514379">
        <w:t xml:space="preserve"> ook heeft. </w:t>
      </w:r>
      <w:r w:rsidR="00793B0B">
        <w:t>IMKL</w:t>
      </w:r>
      <w:r w:rsidR="001D2BA4" w:rsidRPr="00514379">
        <w:t xml:space="preserve"> maakt gebruik van de ervaring die </w:t>
      </w:r>
      <w:r w:rsidR="001D2BA4">
        <w:t>in AGIV – IMKL2.1 is opgedaan</w:t>
      </w:r>
      <w:r w:rsidR="001D2BA4" w:rsidRPr="00514379">
        <w:t>.</w:t>
      </w:r>
    </w:p>
    <w:p w14:paraId="111E7F42" w14:textId="77777777" w:rsidR="001D2BA4" w:rsidRDefault="001D2BA4" w:rsidP="00253F30">
      <w:pPr>
        <w:spacing w:line="240" w:lineRule="atLeast"/>
        <w:jc w:val="left"/>
      </w:pPr>
    </w:p>
    <w:p w14:paraId="5A04D3C7" w14:textId="77777777"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77777777"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7832EB05" w:rsidR="00551821" w:rsidRDefault="00855A12" w:rsidP="00253F30">
      <w:pPr>
        <w:spacing w:line="240" w:lineRule="atLeast"/>
        <w:jc w:val="left"/>
      </w:pPr>
      <w:del w:id="49" w:author="Paul Janssen" w:date="2020-05-22T15:02:00Z">
        <w:r w:rsidDel="007374A6">
          <w:rPr>
            <w:noProof/>
          </w:rPr>
          <w:lastRenderedPageBreak/>
          <w:drawing>
            <wp:inline distT="0" distB="0" distL="0" distR="0" wp14:anchorId="7D1889AF" wp14:editId="1F41F574">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del>
      <w:ins w:id="50" w:author="Paul Janssen" w:date="2020-05-22T15:03:00Z">
        <w:r w:rsidR="007374A6">
          <w:rPr>
            <w:noProof/>
          </w:rPr>
          <w:drawing>
            <wp:inline distT="0" distB="0" distL="0" distR="0" wp14:anchorId="546F089D" wp14:editId="3F921212">
              <wp:extent cx="5500370" cy="26352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uitwisseling in IMKL-formaa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0370" cy="2635250"/>
                      </a:xfrm>
                      <a:prstGeom prst="rect">
                        <a:avLst/>
                      </a:prstGeom>
                    </pic:spPr>
                  </pic:pic>
                </a:graphicData>
              </a:graphic>
            </wp:inline>
          </w:drawing>
        </w:r>
      </w:ins>
    </w:p>
    <w:p w14:paraId="76680794" w14:textId="77777777" w:rsidR="00551821" w:rsidRDefault="00551821" w:rsidP="00253F30">
      <w:pPr>
        <w:spacing w:line="240" w:lineRule="atLeast"/>
        <w:jc w:val="left"/>
      </w:pPr>
    </w:p>
    <w:p w14:paraId="0FF79EE5" w14:textId="61CA707B"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51" w:name="_Toc487124925"/>
      <w:r>
        <w:t>Normatieve referenties</w:t>
      </w:r>
      <w:r w:rsidR="00283BD6">
        <w:t>.</w:t>
      </w:r>
      <w:bookmarkEnd w:id="51"/>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793B0B" w:rsidP="00FD2140">
      <w:pPr>
        <w:spacing w:line="240" w:lineRule="auto"/>
        <w:ind w:left="720"/>
        <w:jc w:val="left"/>
      </w:pPr>
      <w:hyperlink r:id="rId17"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lastRenderedPageBreak/>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8"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77777777"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hyperlink r:id="rId19" w:history="1">
        <w:r w:rsidRPr="00793FB2">
          <w:rPr>
            <w:rStyle w:val="Hyperlink"/>
          </w:rPr>
          <w:t>http://www.riool.net/gegevenswoordenboek</w:t>
        </w:r>
      </w:hyperlink>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52" w:name="_Toc487124926"/>
      <w:r>
        <w:t>Totstandkoming</w:t>
      </w:r>
      <w:r w:rsidR="00283BD6">
        <w:t>.</w:t>
      </w:r>
      <w:bookmarkEnd w:id="5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668B0174" w:rsidR="00E548CF" w:rsidRPr="00780519" w:rsidRDefault="00E548CF" w:rsidP="00E548CF">
      <w:r w:rsidRPr="00780519">
        <w:t>Document titel</w:t>
      </w:r>
      <w:r w:rsidRPr="00780519">
        <w:tab/>
      </w:r>
      <w:r w:rsidRPr="00780519">
        <w:tab/>
        <w:t xml:space="preserve">: </w:t>
      </w:r>
      <w:r w:rsidR="00793B0B">
        <w:t>IMKL</w:t>
      </w:r>
      <w:r w:rsidR="006F2CE2" w:rsidRPr="006F2CE2">
        <w:t xml:space="preserve"> - </w:t>
      </w:r>
      <w:r w:rsidR="007001AC" w:rsidRPr="00780519">
        <w:t xml:space="preserve">Dataspecificatie </w:t>
      </w:r>
      <w:r w:rsidR="006F2CE2" w:rsidRPr="006F2CE2">
        <w:t>Utiliteitsnetten</w:t>
      </w:r>
    </w:p>
    <w:p w14:paraId="46C3DE3F" w14:textId="77777777"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1F148B">
        <w:t>7</w:t>
      </w:r>
      <w:r w:rsidR="006F2CE2" w:rsidRPr="000E3C4F">
        <w:t>-</w:t>
      </w:r>
      <w:r w:rsidR="001F148B">
        <w:t>6</w:t>
      </w:r>
    </w:p>
    <w:p w14:paraId="6332021B" w14:textId="77777777"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53" w:name="_Toc487124927"/>
      <w:r>
        <w:t>Termen en definities</w:t>
      </w:r>
      <w:r w:rsidR="00283BD6">
        <w:t>.</w:t>
      </w:r>
      <w:bookmarkEnd w:id="53"/>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11498CCD" w14:textId="77777777" w:rsidR="00E11691"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lastRenderedPageBreak/>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lastRenderedPageBreak/>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54" w:name="_Toc434956070"/>
      <w:bookmarkStart w:id="55" w:name="_Toc434956071"/>
      <w:bookmarkStart w:id="56" w:name="_Toc434956072"/>
      <w:bookmarkStart w:id="57" w:name="_Toc434956073"/>
      <w:bookmarkStart w:id="58" w:name="_Toc434956074"/>
      <w:bookmarkStart w:id="59" w:name="_Toc434956075"/>
      <w:bookmarkStart w:id="60" w:name="_Toc434956076"/>
      <w:bookmarkStart w:id="61" w:name="_Toc434956077"/>
      <w:bookmarkStart w:id="62" w:name="_Toc434956078"/>
      <w:bookmarkStart w:id="63" w:name="_Toc434956079"/>
      <w:bookmarkStart w:id="64" w:name="_Toc434956080"/>
      <w:bookmarkStart w:id="65" w:name="_Toc434956081"/>
      <w:bookmarkStart w:id="66" w:name="_Toc434956082"/>
      <w:bookmarkStart w:id="67" w:name="_Toc434956083"/>
      <w:bookmarkStart w:id="68" w:name="_Toc434956084"/>
      <w:bookmarkStart w:id="69" w:name="_Toc48712492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Symbolen en afkortingen</w:t>
      </w:r>
      <w:r w:rsidR="00283BD6">
        <w:t>.</w:t>
      </w:r>
      <w:bookmarkEnd w:id="69"/>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77777777" w:rsidR="00E11691" w:rsidRPr="00B15657" w:rsidRDefault="00E11691" w:rsidP="00E11691">
            <w:pPr>
              <w:rPr>
                <w:b/>
                <w:lang w:val="en-GB"/>
              </w:rPr>
            </w:pPr>
            <w:r w:rsidRPr="00B15657">
              <w:rPr>
                <w:b/>
                <w:lang w:val="en-GB"/>
              </w:rPr>
              <w:t>INSPIRE US</w:t>
            </w:r>
          </w:p>
          <w:p w14:paraId="22204931" w14:textId="77777777"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lastRenderedPageBreak/>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7777777" w:rsidR="00E11691" w:rsidRPr="00B15657" w:rsidRDefault="00E11691" w:rsidP="00E11691">
            <w:pPr>
              <w:rPr>
                <w:b/>
              </w:rPr>
            </w:pPr>
            <w:r>
              <w:rPr>
                <w:b/>
              </w:rPr>
              <w:t>WION</w:t>
            </w:r>
          </w:p>
          <w:p w14:paraId="45082E7E" w14:textId="77777777" w:rsidR="00E11691" w:rsidRPr="00B15657" w:rsidRDefault="00E11691" w:rsidP="00E11691">
            <w:r>
              <w:t xml:space="preserve">Wet Informatie-uitwisseling Ondergrondse Netten </w:t>
            </w:r>
          </w:p>
          <w:p w14:paraId="65EC6206" w14:textId="77777777" w:rsidR="00E11691" w:rsidRPr="00B15657" w:rsidRDefault="00E11691" w:rsidP="00E11691"/>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70" w:name="_Toc487124929"/>
      <w:r>
        <w:t>Identificatie</w:t>
      </w:r>
      <w:r w:rsidR="001724FE">
        <w:t xml:space="preserve"> document</w:t>
      </w:r>
      <w:bookmarkEnd w:id="70"/>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3C886F52" w14:textId="5712415A" w:rsidR="00E548CF" w:rsidRPr="00F3608E" w:rsidRDefault="00793B0B" w:rsidP="006E15C3">
            <w:pPr>
              <w:jc w:val="left"/>
              <w:rPr>
                <w:rFonts w:cs="Arial"/>
              </w:rPr>
            </w:pPr>
            <w:r>
              <w:rPr>
                <w:rFonts w:cs="Arial"/>
              </w:rPr>
              <w:t>IMKL</w:t>
            </w:r>
            <w:r w:rsidR="00F10FD5" w:rsidRPr="00F3608E">
              <w:rPr>
                <w:rFonts w:cs="Arial"/>
              </w:rPr>
              <w:t xml:space="preserve"> – Dataspecificatie Utiliteitsnetten.</w:t>
            </w:r>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460BB31A"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 xml:space="preserve">digitaal berichtenverkeer rond het thema utiliteitsnetten en de daarin voorkomende kabels, leidingen en leidingelementen voor de realisatie van een aantal wetten en regelingen. Met name de wet WION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71" w:name="_Toc487124930"/>
      <w:r>
        <w:t>Data content en structuur</w:t>
      </w:r>
      <w:bookmarkEnd w:id="71"/>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72" w:name="_Toc487124931"/>
      <w:r>
        <w:t>Inleiding</w:t>
      </w:r>
      <w:r w:rsidR="00283BD6">
        <w:t>.</w:t>
      </w:r>
      <w:bookmarkEnd w:id="72"/>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212ED87C"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WION</w:t>
      </w:r>
      <w:r w:rsidR="00F3608E">
        <w:t>;</w:t>
      </w:r>
    </w:p>
    <w:p w14:paraId="6CD7F9C0" w14:textId="67C38B73" w:rsidR="00E3124D" w:rsidRDefault="00793B0B" w:rsidP="008C2572">
      <w:r>
        <w:t>IMKL</w:t>
      </w:r>
      <w:r w:rsidR="00E3124D">
        <w:t xml:space="preserve"> – Buisleidingen Risicoregister;</w:t>
      </w:r>
    </w:p>
    <w:p w14:paraId="34952E37" w14:textId="7B0BD864" w:rsidR="00E3124D" w:rsidRDefault="00793B0B" w:rsidP="008C2572">
      <w:r>
        <w:t>IMKL</w:t>
      </w:r>
      <w:r w:rsidR="00E3124D">
        <w:t xml:space="preserve"> – Stedelijk water;</w:t>
      </w:r>
    </w:p>
    <w:p w14:paraId="5A1ACA5F" w14:textId="1BD1F5AD" w:rsidR="00E3124D" w:rsidRDefault="00793B0B" w:rsidP="008C2572">
      <w:r>
        <w:t>IMKL</w:t>
      </w:r>
      <w:r w:rsidR="00E3124D">
        <w:t xml:space="preserve"> – EC61. </w:t>
      </w:r>
    </w:p>
    <w:p w14:paraId="50D288E9" w14:textId="77777777"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73" w:name="_Toc434874118"/>
      <w:bookmarkStart w:id="74" w:name="_Toc434874187"/>
      <w:bookmarkStart w:id="75" w:name="_Toc434874270"/>
      <w:bookmarkStart w:id="76" w:name="_Toc434874338"/>
      <w:bookmarkStart w:id="77" w:name="_Toc434874615"/>
      <w:bookmarkStart w:id="78" w:name="_Toc434933248"/>
      <w:bookmarkStart w:id="79" w:name="_Toc434940476"/>
      <w:bookmarkStart w:id="80" w:name="_Toc434941793"/>
      <w:bookmarkStart w:id="81" w:name="_Toc434943334"/>
      <w:bookmarkStart w:id="82" w:name="_Toc434943765"/>
      <w:bookmarkStart w:id="83" w:name="_Toc434956089"/>
      <w:bookmarkStart w:id="84" w:name="_Toc434874119"/>
      <w:bookmarkStart w:id="85" w:name="_Toc434874188"/>
      <w:bookmarkStart w:id="86" w:name="_Toc434874271"/>
      <w:bookmarkStart w:id="87" w:name="_Toc434874339"/>
      <w:bookmarkStart w:id="88" w:name="_Toc434874616"/>
      <w:bookmarkStart w:id="89" w:name="_Toc434933249"/>
      <w:bookmarkStart w:id="90" w:name="_Toc434940477"/>
      <w:bookmarkStart w:id="91" w:name="_Toc434941794"/>
      <w:bookmarkStart w:id="92" w:name="_Toc434943335"/>
      <w:bookmarkStart w:id="93" w:name="_Toc434943766"/>
      <w:bookmarkStart w:id="94" w:name="_Toc434956090"/>
      <w:bookmarkStart w:id="95" w:name="_Toc48712493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t>UML diagrammen</w:t>
      </w:r>
      <w:r w:rsidR="00283BD6">
        <w:t>.</w:t>
      </w:r>
      <w:bookmarkEnd w:id="95"/>
    </w:p>
    <w:p w14:paraId="001C3511" w14:textId="5B9B3C4B" w:rsidR="00576E1A" w:rsidRPr="005E1AD7" w:rsidRDefault="00A26E72" w:rsidP="0030098D">
      <w:pPr>
        <w:pStyle w:val="subparagraaftitel"/>
      </w:pPr>
      <w:bookmarkStart w:id="96" w:name="_Toc487124933"/>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96"/>
    </w:p>
    <w:p w14:paraId="552C6AFF" w14:textId="3EC2D2D1" w:rsidR="0098448F" w:rsidRPr="0098448F" w:rsidRDefault="00793B0B" w:rsidP="0098448F">
      <w:pPr>
        <w:pStyle w:val="Kop4"/>
        <w:spacing w:line="240" w:lineRule="exact"/>
        <w:rPr>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24119DB8" w14:textId="28A02B49"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w:t>
      </w:r>
      <w:r w:rsidR="00BA4E04">
        <w:lastRenderedPageBreak/>
        <w:t>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7E6E8231">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5B08D167" w14:textId="77777777"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77777777" w:rsidR="00A26E72" w:rsidRDefault="00A26E72" w:rsidP="00EE7EF0">
      <w:pPr>
        <w:pStyle w:val="subparagraaftitel"/>
      </w:pPr>
      <w:bookmarkStart w:id="97" w:name="_Toc487124934"/>
      <w:r>
        <w:t>UML</w:t>
      </w:r>
      <w:r w:rsidR="00CA2949">
        <w:t xml:space="preserve"> - WION</w:t>
      </w:r>
      <w:r>
        <w:t xml:space="preserve"> overzicht</w:t>
      </w:r>
      <w:r w:rsidR="00283BD6">
        <w:t>.</w:t>
      </w:r>
      <w:bookmarkEnd w:id="97"/>
    </w:p>
    <w:p w14:paraId="0E628BD4" w14:textId="55BBE8CB"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xml:space="preserve">– WION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lastRenderedPageBreak/>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77777777"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proofErr w:type="spellStart"/>
      <w:r w:rsidR="00932116">
        <w:rPr>
          <w:bCs/>
        </w:rPr>
        <w:t>waardelijsten</w:t>
      </w:r>
      <w:proofErr w:type="spellEnd"/>
      <w:r w:rsidRPr="00B656A3">
        <w:rPr>
          <w:bCs/>
        </w:rPr>
        <w:t>.</w:t>
      </w:r>
    </w:p>
    <w:p w14:paraId="2BF6D7C1" w14:textId="77777777" w:rsidR="00F67646" w:rsidRDefault="00F67646" w:rsidP="000E3C4F">
      <w:pPr>
        <w:spacing w:line="240" w:lineRule="atLeast"/>
        <w:jc w:val="left"/>
        <w:rPr>
          <w:bCs/>
        </w:rPr>
      </w:pPr>
    </w:p>
    <w:p w14:paraId="37BFD603" w14:textId="77777777"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777777"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6522D67E" wp14:editId="048B7A4A">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1FC1A66F"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98" w:name="_Toc487124935"/>
      <w:r>
        <w:t>Associaties in het model</w:t>
      </w:r>
      <w:r w:rsidR="00283BD6">
        <w:t>.</w:t>
      </w:r>
      <w:bookmarkEnd w:id="98"/>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77777777"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D</w:t>
      </w:r>
      <w:r w:rsidRPr="003657E7">
        <w:t xml:space="preserve">e objecttypen </w:t>
      </w:r>
      <w:r w:rsidR="0028723D">
        <w:t xml:space="preserve">van </w:t>
      </w:r>
      <w:proofErr w:type="spellStart"/>
      <w:r w:rsidR="0028723D">
        <w:t>KabelOfleiding</w:t>
      </w:r>
      <w:proofErr w:type="spellEnd"/>
      <w:r w:rsidR="0028723D">
        <w:t xml:space="preserve"> en </w:t>
      </w:r>
      <w:r w:rsidR="00083805">
        <w:t xml:space="preserve">Leidingelement kunnen </w:t>
      </w:r>
      <w:r w:rsidRPr="003657E7">
        <w:t xml:space="preserve">maar bij één </w:t>
      </w:r>
      <w:r w:rsidRPr="00BC0ED3">
        <w:t>utiliteitsnet horen</w:t>
      </w:r>
      <w:r w:rsidR="00083805" w:rsidRPr="00BC0ED3">
        <w:t xml:space="preserve">, Objecttypen van </w:t>
      </w:r>
      <w:proofErr w:type="spellStart"/>
      <w:r w:rsidR="00083805" w:rsidRPr="00BC0ED3">
        <w:t>KabelEnLeidingContainer</w:t>
      </w:r>
      <w:proofErr w:type="spellEnd"/>
      <w:r w:rsidR="00083805" w:rsidRPr="00BC0ED3">
        <w:t xml:space="preserve"> en </w:t>
      </w:r>
      <w:proofErr w:type="spellStart"/>
      <w:r w:rsidR="00083805" w:rsidRPr="00BC0ED3">
        <w:t>ContainerLeidingelement</w:t>
      </w:r>
      <w:proofErr w:type="spellEnd"/>
      <w:r w:rsidR="00083805" w:rsidRPr="00BC0ED3">
        <w:t xml:space="preserve"> kunnen tot meerdere netten horen;</w:t>
      </w:r>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99" w:name="_Toc487124936"/>
      <w:r w:rsidRPr="00971241">
        <w:t>Numerieke</w:t>
      </w:r>
      <w:r w:rsidR="0047410C">
        <w:t xml:space="preserve"> waarden</w:t>
      </w:r>
      <w:r w:rsidR="00283BD6">
        <w:t>.</w:t>
      </w:r>
      <w:bookmarkEnd w:id="9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100" w:name="_Toc487124937"/>
      <w:r>
        <w:t>Waardelijsten zijn extern</w:t>
      </w:r>
      <w:r w:rsidR="00283BD6">
        <w:t>.</w:t>
      </w:r>
      <w:bookmarkEnd w:id="10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w:t>
      </w:r>
      <w:r w:rsidRPr="003657E7">
        <w:lastRenderedPageBreak/>
        <w:t xml:space="preserve">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101" w:name="_Toc487124938"/>
      <w:r>
        <w:t xml:space="preserve">Basisattributen voor </w:t>
      </w:r>
      <w:r w:rsidRPr="00CF23D1">
        <w:t>identificatie</w:t>
      </w:r>
      <w:r>
        <w:t xml:space="preserve"> en labels</w:t>
      </w:r>
      <w:r w:rsidR="00283BD6">
        <w:t>.</w:t>
      </w:r>
      <w:bookmarkEnd w:id="10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77777777"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77777777" w:rsidR="005D453A" w:rsidRDefault="00154875" w:rsidP="00576E1A">
      <w:pPr>
        <w:spacing w:line="240" w:lineRule="atLeast"/>
      </w:pPr>
      <w:r>
        <w:rPr>
          <w:noProof/>
        </w:rPr>
        <w:lastRenderedPageBreak/>
        <w:drawing>
          <wp:inline distT="0" distB="0" distL="0" distR="0" wp14:anchorId="75DF2C8A" wp14:editId="0DBCAB2A">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77777777"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102" w:name="_Toc434874127"/>
      <w:bookmarkStart w:id="103" w:name="_Toc434874196"/>
      <w:bookmarkStart w:id="104" w:name="_Toc434874279"/>
      <w:bookmarkStart w:id="105" w:name="_Toc434874347"/>
      <w:bookmarkStart w:id="106" w:name="_Toc434874624"/>
      <w:bookmarkStart w:id="107" w:name="_Toc434933257"/>
      <w:bookmarkStart w:id="108" w:name="_Toc434940485"/>
      <w:bookmarkStart w:id="109" w:name="_Toc434941802"/>
      <w:bookmarkStart w:id="110" w:name="_Toc434943343"/>
      <w:bookmarkStart w:id="111" w:name="_Toc434943774"/>
      <w:bookmarkStart w:id="112" w:name="_Toc434956098"/>
      <w:bookmarkStart w:id="113" w:name="_Toc487124939"/>
      <w:bookmarkEnd w:id="102"/>
      <w:bookmarkEnd w:id="103"/>
      <w:bookmarkEnd w:id="104"/>
      <w:bookmarkEnd w:id="105"/>
      <w:bookmarkEnd w:id="106"/>
      <w:bookmarkEnd w:id="107"/>
      <w:bookmarkEnd w:id="108"/>
      <w:bookmarkEnd w:id="109"/>
      <w:bookmarkEnd w:id="110"/>
      <w:bookmarkEnd w:id="111"/>
      <w:bookmarkEnd w:id="112"/>
      <w:r>
        <w:t>IMKL</w:t>
      </w:r>
      <w:r w:rsidR="00EE7EF0">
        <w:t xml:space="preserve"> </w:t>
      </w:r>
      <w:r w:rsidR="002C7B72">
        <w:t xml:space="preserve">semantische </w:t>
      </w:r>
      <w:r w:rsidR="00EE7EF0">
        <w:t>kern</w:t>
      </w:r>
      <w:r w:rsidR="00283BD6">
        <w:t>.</w:t>
      </w:r>
      <w:bookmarkEnd w:id="113"/>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5B0BE7E3"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2368" behindDoc="0" locked="0" layoutInCell="1" allowOverlap="1" wp14:anchorId="19FF15A5" wp14:editId="69EE14EF">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7777777" w:rsidR="000E0929" w:rsidRDefault="000E0929" w:rsidP="00E97029">
      <w:pPr>
        <w:jc w:val="left"/>
        <w:rPr>
          <w:b/>
        </w:rPr>
      </w:pPr>
      <w:r w:rsidRPr="000E0929">
        <w:rPr>
          <w:b/>
        </w:rPr>
        <w:t>Meerdere utiliteitsnetten per netelement.</w:t>
      </w:r>
    </w:p>
    <w:p w14:paraId="3B6B6BFC" w14:textId="77777777" w:rsidR="000E0929" w:rsidRPr="000E0929" w:rsidRDefault="000E0929" w:rsidP="00E97029">
      <w:pPr>
        <w:jc w:val="left"/>
      </w:pPr>
      <w:r w:rsidRPr="00BC0ED3">
        <w:t xml:space="preserve">Containerelement, </w:t>
      </w:r>
      <w:proofErr w:type="spellStart"/>
      <w:r w:rsidRPr="00BC0ED3">
        <w:t>Kabelbed</w:t>
      </w:r>
      <w:proofErr w:type="spellEnd"/>
      <w:r w:rsidRPr="00BC0ED3">
        <w:t xml:space="preserve">, Mantelbuis en </w:t>
      </w:r>
      <w:proofErr w:type="spellStart"/>
      <w:r w:rsidRPr="00BC0ED3">
        <w:t>Duct</w:t>
      </w:r>
      <w:proofErr w:type="spellEnd"/>
      <w:r w:rsidRPr="00BC0ED3">
        <w:t xml:space="preserve"> kunnen bij meerdere utiliteitsnetten geregistreerd zijn.</w:t>
      </w:r>
      <w:r>
        <w:t xml:space="preserve">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14:paraId="231A88AD" w14:textId="77777777" w:rsidR="00D96825" w:rsidRDefault="00D96825" w:rsidP="00E97029">
      <w:pPr>
        <w:jc w:val="left"/>
      </w:pPr>
    </w:p>
    <w:p w14:paraId="4BFA1E6D" w14:textId="77777777"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114" w:name="_Toc422408246"/>
      <w:bookmarkStart w:id="115" w:name="_Toc422478837"/>
      <w:bookmarkStart w:id="116" w:name="_Toc422408247"/>
      <w:bookmarkStart w:id="117" w:name="_Toc422478838"/>
      <w:bookmarkStart w:id="118" w:name="_Toc422408248"/>
      <w:bookmarkStart w:id="119" w:name="_Toc422478839"/>
      <w:bookmarkStart w:id="120" w:name="_Toc399786888"/>
      <w:bookmarkEnd w:id="114"/>
      <w:bookmarkEnd w:id="115"/>
      <w:bookmarkEnd w:id="116"/>
      <w:bookmarkEnd w:id="117"/>
      <w:bookmarkEnd w:id="118"/>
      <w:bookmarkEnd w:id="119"/>
      <w:r w:rsidRPr="00971241">
        <w:rPr>
          <w:b/>
        </w:rPr>
        <w:t xml:space="preserve">Extra toelichting: </w:t>
      </w:r>
      <w:proofErr w:type="spellStart"/>
      <w:r w:rsidRPr="00971241">
        <w:rPr>
          <w:b/>
        </w:rPr>
        <w:t>ExtraDetailinfo</w:t>
      </w:r>
      <w:proofErr w:type="spellEnd"/>
      <w:r w:rsidRPr="00971241">
        <w:rPr>
          <w:b/>
        </w:rPr>
        <w:t>, maatvoering, annotatie.</w:t>
      </w:r>
      <w:bookmarkEnd w:id="120"/>
    </w:p>
    <w:p w14:paraId="35E9A90A" w14:textId="77777777" w:rsidR="00D80AB5" w:rsidRDefault="00D80AB5" w:rsidP="00E06A8F">
      <w:bookmarkStart w:id="121"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77777777" w:rsidR="00A36B23" w:rsidRDefault="00A36B23" w:rsidP="00A36B23">
      <w:r>
        <w:t xml:space="preserve">Pijlen, lijnen en labels die als annotatie op een kaartbeeld staan en niet als maatvoering gelden worden met het object Annotatie opgenomen. Met het attribuut ligging wordt de geometrie van de annotatie aangegeven of de </w:t>
      </w:r>
      <w:proofErr w:type="spellStart"/>
      <w:r>
        <w:t>plaatsingpunt</w:t>
      </w:r>
      <w:proofErr w:type="spellEnd"/>
      <w:r>
        <w:t xml:space="preserve">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77777777"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t>Maatvoering:</w:t>
      </w:r>
    </w:p>
    <w:p w14:paraId="48E8EC39" w14:textId="77777777"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maatvoeringspijl</w:t>
      </w:r>
      <w:r w:rsidR="002C1DC6">
        <w:t>punt</w:t>
      </w:r>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77777777" w:rsidR="00A11BC4" w:rsidRDefault="00971241" w:rsidP="000E3C4F">
      <w:r w:rsidRPr="00971241">
        <w:rPr>
          <w:b/>
        </w:rPr>
        <w:t xml:space="preserve">Extra toelichting: Eis voorzorgsmaatregel, </w:t>
      </w:r>
      <w:r w:rsidRPr="003657E7">
        <w:rPr>
          <w:b/>
        </w:rPr>
        <w:t>Verzoek tot contact en Bijlage</w:t>
      </w:r>
      <w:r w:rsidRPr="00971241">
        <w:rPr>
          <w:b/>
        </w:rPr>
        <w:t>.</w:t>
      </w:r>
    </w:p>
    <w:p w14:paraId="051B58B0" w14:textId="6BC57271"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122" w:author="Paul Janssen" w:date="2020-05-22T15:23:00Z">
        <w:r w:rsidR="003D01D7" w:rsidRPr="003D01D7">
          <w:rPr>
            <w:rPrChange w:id="123" w:author="Paul Janssen" w:date="2020-05-22T15:23:00Z">
              <w:rPr>
                <w:rFonts w:ascii="Segoe UI" w:hAnsi="Segoe UI" w:cs="Segoe UI"/>
                <w:color w:val="24292E"/>
                <w:sz w:val="21"/>
                <w:szCs w:val="21"/>
                <w:shd w:val="clear" w:color="auto" w:fill="FFFFFF"/>
              </w:rPr>
            </w:rPrChange>
          </w:rPr>
          <w:t xml:space="preserve">Bij een WION uitlevering wordt de voorzorgsmaatregel met de hoogste prioriteit bijgesloten middels een gekoppeld </w:t>
        </w:r>
        <w:r w:rsidR="003D01D7" w:rsidRPr="003D01D7">
          <w:t>separaat</w:t>
        </w:r>
        <w:r w:rsidR="003D01D7" w:rsidRPr="003D01D7">
          <w:rPr>
            <w:rPrChange w:id="124"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125"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126"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127" w:author="Paul Janssen" w:date="2020-05-22T15:24:00Z">
        <w:r w:rsidR="003D01D7">
          <w:t xml:space="preserve"> </w:t>
        </w:r>
      </w:ins>
      <w:ins w:id="128" w:author="Paul Janssen" w:date="2020-05-22T15:23:00Z">
        <w:r w:rsidR="003D01D7" w:rsidRPr="003D01D7">
          <w:rPr>
            <w:rPrChange w:id="129" w:author="Paul Janssen" w:date="2020-05-22T15:23:00Z">
              <w:rPr>
                <w:rFonts w:ascii="Segoe UI" w:hAnsi="Segoe UI" w:cs="Segoe UI"/>
                <w:color w:val="24292E"/>
                <w:sz w:val="21"/>
                <w:szCs w:val="21"/>
                <w:shd w:val="clear" w:color="auto" w:fill="FFFFFF"/>
              </w:rPr>
            </w:rPrChange>
          </w:rPr>
          <w:t xml:space="preserve">bijlage gekoppeld aan het </w:t>
        </w:r>
        <w:proofErr w:type="spellStart"/>
        <w:r w:rsidR="003D01D7" w:rsidRPr="003D01D7">
          <w:rPr>
            <w:rPrChange w:id="130" w:author="Paul Janssen" w:date="2020-05-22T15:23:00Z">
              <w:rPr>
                <w:rFonts w:ascii="Segoe UI" w:hAnsi="Segoe UI" w:cs="Segoe UI"/>
                <w:color w:val="24292E"/>
                <w:sz w:val="21"/>
                <w:szCs w:val="21"/>
                <w:shd w:val="clear" w:color="auto" w:fill="FFFFFF"/>
              </w:rPr>
            </w:rPrChange>
          </w:rPr>
          <w:t>utiliteitstnet</w:t>
        </w:r>
        <w:proofErr w:type="spellEnd"/>
        <w:r w:rsidR="003D01D7" w:rsidRPr="003D01D7">
          <w:rPr>
            <w:rPrChange w:id="131" w:author="Paul Janssen" w:date="2020-05-22T15:23:00Z">
              <w:rPr>
                <w:rFonts w:ascii="Segoe UI" w:hAnsi="Segoe UI" w:cs="Segoe UI"/>
                <w:color w:val="24292E"/>
                <w:sz w:val="21"/>
                <w:szCs w:val="21"/>
                <w:shd w:val="clear" w:color="auto" w:fill="FFFFFF"/>
              </w:rPr>
            </w:rPrChange>
          </w:rPr>
          <w:t>.</w:t>
        </w:r>
      </w:ins>
      <w:del w:id="132"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133"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1FBBD13E" w14:textId="77777777" w:rsidR="008E6AEE" w:rsidRDefault="008E6AEE" w:rsidP="000E3C4F">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14:paraId="0356F977" w14:textId="77777777" w:rsidR="00B77E45" w:rsidRDefault="00B77E45" w:rsidP="000E3C4F"/>
    <w:p w14:paraId="3AACF7B6" w14:textId="77777777"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14:paraId="18A7E4C6" w14:textId="77777777" w:rsidR="00531D25" w:rsidRDefault="00531D25" w:rsidP="000E3C4F"/>
    <w:p w14:paraId="7C0049BB" w14:textId="77777777" w:rsidR="00531D25" w:rsidRDefault="00971241" w:rsidP="000E3C4F">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14:paraId="321987EA" w14:textId="77777777" w:rsidR="00843564" w:rsidRDefault="00843564" w:rsidP="000E3C4F">
      <w:pPr>
        <w:spacing w:line="288" w:lineRule="auto"/>
      </w:pPr>
    </w:p>
    <w:bookmarkEnd w:id="121"/>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w:t>
      </w:r>
      <w:r>
        <w:lastRenderedPageBreak/>
        <w:t xml:space="preserve">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134" w:name="_Toc399786886"/>
      <w:r w:rsidRPr="00971241">
        <w:rPr>
          <w:b/>
        </w:rPr>
        <w:t>Extra toelichting: Geometrie en topologie.</w:t>
      </w:r>
      <w:bookmarkEnd w:id="134"/>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12A27CB9"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 2,5 D en 3D zijn een additionele extensie.</w:t>
      </w:r>
    </w:p>
    <w:p w14:paraId="08B20B81" w14:textId="77777777" w:rsidR="00B24519" w:rsidRDefault="00B24519" w:rsidP="000816A6">
      <w:pPr>
        <w:rPr>
          <w:noProof/>
        </w:rPr>
      </w:pPr>
      <w:r>
        <w:rPr>
          <w:noProof/>
        </w:rPr>
        <w:lastRenderedPageBreak/>
        <w:drawing>
          <wp:anchor distT="0" distB="0" distL="114300" distR="114300" simplePos="0" relativeHeight="251644416" behindDoc="0" locked="0" layoutInCell="1" allowOverlap="1" wp14:anchorId="6DA6054A" wp14:editId="1525DA60">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77777777"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77777777" w:rsidR="003203DD" w:rsidRDefault="00B24519" w:rsidP="000816A6">
      <w:pPr>
        <w:spacing w:line="240" w:lineRule="atLeast"/>
      </w:pPr>
      <w:r>
        <w:rPr>
          <w:noProof/>
        </w:rPr>
        <w:lastRenderedPageBreak/>
        <w:drawing>
          <wp:inline distT="0" distB="0" distL="0" distR="0" wp14:anchorId="68375D54" wp14:editId="2F045228">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77777777"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056DAE23">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6"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135" w:name="_Ref404325642"/>
      <w:r>
        <w:t xml:space="preserve">Figuur </w:t>
      </w:r>
      <w:bookmarkEnd w:id="135"/>
      <w:r w:rsidR="00A212BA">
        <w:t>5.6</w:t>
      </w:r>
      <w:r w:rsidR="00A75399">
        <w:t>:</w:t>
      </w:r>
      <w:r>
        <w:t xml:space="preserve"> Leidingobject in 2.5D en 3D</w:t>
      </w:r>
    </w:p>
    <w:p w14:paraId="06D1F2E6" w14:textId="77777777" w:rsidR="005209C3" w:rsidRDefault="005209C3" w:rsidP="000E3C4F">
      <w:pPr>
        <w:pStyle w:val="subparagraaftitel"/>
      </w:pPr>
      <w:bookmarkStart w:id="136" w:name="_Toc399786887"/>
      <w:bookmarkStart w:id="137" w:name="_Toc487124940"/>
      <w:r>
        <w:t>Diepte</w:t>
      </w:r>
      <w:bookmarkEnd w:id="136"/>
      <w:r w:rsidR="00283BD6">
        <w:t>.</w:t>
      </w:r>
      <w:bookmarkEnd w:id="137"/>
    </w:p>
    <w:p w14:paraId="3F60248A" w14:textId="77777777"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27"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77777777" w:rsidR="008A3F7B" w:rsidRDefault="00B24519" w:rsidP="005209C3">
      <w:pPr>
        <w:jc w:val="left"/>
      </w:pPr>
      <w:r>
        <w:rPr>
          <w:noProof/>
        </w:rPr>
        <w:lastRenderedPageBreak/>
        <w:drawing>
          <wp:anchor distT="0" distB="0" distL="114300" distR="114300" simplePos="0" relativeHeight="251647488" behindDoc="0" locked="0" layoutInCell="1" allowOverlap="1" wp14:anchorId="5BBE257E" wp14:editId="28B1362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138" w:name="_Toc434940488"/>
      <w:bookmarkStart w:id="139" w:name="_Toc434941805"/>
      <w:bookmarkStart w:id="140" w:name="_Toc434943346"/>
      <w:bookmarkStart w:id="141" w:name="_Toc434943777"/>
      <w:bookmarkStart w:id="142" w:name="_Toc434956101"/>
      <w:bookmarkStart w:id="143" w:name="_Toc434940489"/>
      <w:bookmarkStart w:id="144" w:name="_Toc434941806"/>
      <w:bookmarkStart w:id="145" w:name="_Toc434943347"/>
      <w:bookmarkStart w:id="146" w:name="_Toc434943778"/>
      <w:bookmarkStart w:id="147" w:name="_Toc434956102"/>
      <w:bookmarkStart w:id="148" w:name="_Toc434940490"/>
      <w:bookmarkStart w:id="149" w:name="_Toc434941807"/>
      <w:bookmarkStart w:id="150" w:name="_Toc434943348"/>
      <w:bookmarkStart w:id="151" w:name="_Toc434943779"/>
      <w:bookmarkStart w:id="152" w:name="_Toc434956103"/>
      <w:bookmarkStart w:id="153" w:name="_Toc434940491"/>
      <w:bookmarkStart w:id="154" w:name="_Toc434941808"/>
      <w:bookmarkStart w:id="155" w:name="_Toc434943349"/>
      <w:bookmarkStart w:id="156" w:name="_Toc434943780"/>
      <w:bookmarkStart w:id="157" w:name="_Toc434956104"/>
      <w:bookmarkStart w:id="158" w:name="_Toc434940492"/>
      <w:bookmarkStart w:id="159" w:name="_Toc434941809"/>
      <w:bookmarkStart w:id="160" w:name="_Toc434943350"/>
      <w:bookmarkStart w:id="161" w:name="_Toc434943781"/>
      <w:bookmarkStart w:id="162" w:name="_Toc434956105"/>
      <w:bookmarkStart w:id="163" w:name="_Toc487124941"/>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lastRenderedPageBreak/>
        <w:t>Utiliteitsnet</w:t>
      </w:r>
      <w:r w:rsidR="00283BD6">
        <w:t>.</w:t>
      </w:r>
      <w:bookmarkEnd w:id="163"/>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77777777" w:rsidR="00382675" w:rsidRDefault="00B24519" w:rsidP="000860FE">
      <w:pPr>
        <w:jc w:val="left"/>
      </w:pPr>
      <w:r>
        <w:rPr>
          <w:noProof/>
        </w:rPr>
        <w:lastRenderedPageBreak/>
        <w:drawing>
          <wp:anchor distT="0" distB="0" distL="114300" distR="114300" simplePos="0" relativeHeight="251648512" behindDoc="0" locked="0" layoutInCell="1" allowOverlap="1" wp14:anchorId="31766449" wp14:editId="25F20542">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14:paraId="3ED737AD" w14:textId="77777777" w:rsidR="00CD4698" w:rsidRPr="000E3C4F" w:rsidRDefault="00CD4698" w:rsidP="000E5149">
      <w:pPr>
        <w:jc w:val="left"/>
        <w:rPr>
          <w:color w:val="FF0000"/>
        </w:rPr>
      </w:pPr>
      <w:bookmarkStart w:id="16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77777777" w:rsidR="000F3127" w:rsidRDefault="000F3127" w:rsidP="000E3C4F">
      <w:r>
        <w:t xml:space="preserve">Via </w:t>
      </w:r>
      <w:proofErr w:type="spellStart"/>
      <w:r w:rsidR="002A26AD">
        <w:t>INSPIRE</w:t>
      </w:r>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p>
    <w:p w14:paraId="48D989D9" w14:textId="77777777" w:rsidR="00CD4698" w:rsidRDefault="00CD4698" w:rsidP="000E3C4F"/>
    <w:p w14:paraId="5C8A174E" w14:textId="77777777" w:rsidR="00E65E36" w:rsidRDefault="00E65E36" w:rsidP="000E3C4F">
      <w:pPr>
        <w:pStyle w:val="subparagraaftitel"/>
      </w:pPr>
      <w:bookmarkStart w:id="165" w:name="_Toc487124942"/>
      <w:proofErr w:type="spellStart"/>
      <w:r>
        <w:t>Kabel</w:t>
      </w:r>
      <w:r w:rsidR="00BE48B5">
        <w:t>Of</w:t>
      </w:r>
      <w:r>
        <w:t>Leiding</w:t>
      </w:r>
      <w:bookmarkEnd w:id="164"/>
      <w:proofErr w:type="spellEnd"/>
      <w:r w:rsidR="00283BD6">
        <w:t>.</w:t>
      </w:r>
      <w:bookmarkEnd w:id="165"/>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77777777"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9536" behindDoc="0" locked="0" layoutInCell="1" allowOverlap="1" wp14:anchorId="50C08C6B" wp14:editId="05D7BDBD">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77777777" w:rsidR="00E65E36" w:rsidRDefault="00E65E36" w:rsidP="00E65E36">
      <w:pPr>
        <w:jc w:val="left"/>
      </w:pPr>
    </w:p>
    <w:p w14:paraId="75C43A4B" w14:textId="77777777" w:rsidR="00E65E36" w:rsidRDefault="00E65E36" w:rsidP="00E65E36">
      <w:pPr>
        <w:jc w:val="left"/>
      </w:pPr>
    </w:p>
    <w:p w14:paraId="03FD49D5" w14:textId="77777777" w:rsidR="00E65E36" w:rsidRDefault="00E65E36" w:rsidP="00E65E36">
      <w:pPr>
        <w:pStyle w:val="subparagraaftitel"/>
      </w:pPr>
      <w:bookmarkStart w:id="166" w:name="_Toc399786892"/>
      <w:bookmarkStart w:id="167" w:name="_Toc487124943"/>
      <w:r>
        <w:t>Leidingelement</w:t>
      </w:r>
      <w:bookmarkEnd w:id="166"/>
      <w:r w:rsidR="00283BD6">
        <w:t>.</w:t>
      </w:r>
      <w:bookmarkEnd w:id="167"/>
    </w:p>
    <w:p w14:paraId="270635B0" w14:textId="77777777" w:rsidR="00A35E0B" w:rsidRDefault="00A35E0B" w:rsidP="000E3C4F">
      <w:r>
        <w:t xml:space="preserve">Definitie: </w:t>
      </w:r>
      <w:r w:rsidR="004475AB" w:rsidRPr="000E3C4F">
        <w:t>Een object dat bij één of meerdere leidingen behoort en als node in het netwerkmodel is opgenomen.</w:t>
      </w:r>
    </w:p>
    <w:p w14:paraId="34467B74" w14:textId="2AB17AA3" w:rsidR="00A35E0B" w:rsidRDefault="00A35E0B" w:rsidP="000E3C4F">
      <w:r>
        <w:t xml:space="preserve">Bron: </w:t>
      </w:r>
      <w:r w:rsidR="00793B0B">
        <w:t>IMKL</w:t>
      </w:r>
    </w:p>
    <w:p w14:paraId="0EFAD4CE" w14:textId="77777777"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7777777" w:rsidR="00A35E0B" w:rsidRDefault="00A35E0B" w:rsidP="000E3C4F">
      <w:r w:rsidRPr="00A35E0B">
        <w:t xml:space="preserve">Een leidingelement kan zowel betrekking hebben op ondergrondse als op bovengrondse delen van het net.  </w:t>
      </w:r>
    </w:p>
    <w:p w14:paraId="0F2CEB51" w14:textId="77777777" w:rsidR="00A35E0B" w:rsidRDefault="00A35E0B" w:rsidP="000E3C4F"/>
    <w:p w14:paraId="494C2E7C" w14:textId="77777777"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14:paraId="0AA01D66" w14:textId="77777777" w:rsidR="00E31B57" w:rsidRDefault="00B24519" w:rsidP="00A35E0B">
      <w:pPr>
        <w:jc w:val="left"/>
      </w:pPr>
      <w:r>
        <w:rPr>
          <w:noProof/>
        </w:rPr>
        <w:drawing>
          <wp:anchor distT="0" distB="0" distL="114300" distR="114300" simplePos="0" relativeHeight="251650560" behindDoc="0" locked="0" layoutInCell="1" allowOverlap="1" wp14:anchorId="4096BF78" wp14:editId="723C473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14:paraId="3B947712" w14:textId="7777777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77777777" w:rsidR="007F134D" w:rsidRDefault="007F134D" w:rsidP="00A26E72">
      <w:pPr>
        <w:spacing w:line="240" w:lineRule="atLeast"/>
      </w:pPr>
    </w:p>
    <w:p w14:paraId="6968F7C1" w14:textId="77777777"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77777777"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168"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169" w:name="_Toc487124944"/>
      <w:proofErr w:type="spellStart"/>
      <w:r>
        <w:t>KabelEnLeidingContainer</w:t>
      </w:r>
      <w:bookmarkEnd w:id="168"/>
      <w:proofErr w:type="spellEnd"/>
      <w:r w:rsidR="00283BD6">
        <w:t>.</w:t>
      </w:r>
      <w:bookmarkEnd w:id="169"/>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77777777" w:rsidR="000E5149" w:rsidRDefault="00B24519" w:rsidP="00E65E36">
      <w:pPr>
        <w:jc w:val="left"/>
      </w:pPr>
      <w:r>
        <w:rPr>
          <w:noProof/>
        </w:rPr>
        <w:lastRenderedPageBreak/>
        <w:drawing>
          <wp:anchor distT="0" distB="0" distL="114300" distR="114300" simplePos="0" relativeHeight="251651584" behindDoc="0" locked="0" layoutInCell="1" allowOverlap="1" wp14:anchorId="0D841286" wp14:editId="1EC74B90">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14:paraId="5C96E7A0" w14:textId="77777777" w:rsidR="000E5149" w:rsidRDefault="000E5149" w:rsidP="00E65E36">
      <w:pPr>
        <w:jc w:val="left"/>
      </w:pPr>
    </w:p>
    <w:p w14:paraId="2440D658" w14:textId="77777777"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77777777" w:rsidR="00387CF5" w:rsidRDefault="00387CF5" w:rsidP="00E65E36">
      <w:pPr>
        <w:jc w:val="left"/>
      </w:pPr>
    </w:p>
    <w:p w14:paraId="4CC0E5B2" w14:textId="77777777"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77777777" w:rsidR="00EC1D5D" w:rsidRDefault="00EC1D5D" w:rsidP="000E3C4F"/>
    <w:p w14:paraId="5C6C127A" w14:textId="77777777"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77777777"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77777777" w:rsidR="00387CF5" w:rsidRDefault="00387CF5" w:rsidP="000E3C4F">
      <w:pPr>
        <w:rPr>
          <w:rFonts w:ascii="Arial" w:hAnsi="Arial" w:cs="Arial"/>
          <w:color w:val="000000"/>
        </w:rPr>
      </w:pPr>
    </w:p>
    <w:p w14:paraId="53C8D0AD" w14:textId="77777777" w:rsidR="00387CF5" w:rsidRDefault="00387CF5" w:rsidP="000E3C4F">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77777777" w:rsidR="005C7720" w:rsidRDefault="005C7720" w:rsidP="000E3C4F"/>
    <w:p w14:paraId="73DC6F9B" w14:textId="77777777"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77777777" w:rsidR="00387CF5" w:rsidRDefault="00387CF5" w:rsidP="000E3C4F">
      <w:pPr>
        <w:rPr>
          <w:rFonts w:ascii="Arial" w:hAnsi="Arial" w:cs="Arial"/>
          <w:color w:val="000000"/>
        </w:rPr>
      </w:pPr>
    </w:p>
    <w:p w14:paraId="5EDA6D1C" w14:textId="77777777" w:rsidR="00E65E36" w:rsidRPr="0088419A" w:rsidRDefault="003E45FA" w:rsidP="000E3C4F">
      <w:pPr>
        <w:pStyle w:val="subparagraaftitel"/>
      </w:pPr>
      <w:bookmarkStart w:id="170" w:name="_Toc487124945"/>
      <w:proofErr w:type="spellStart"/>
      <w:r>
        <w:t>ContainerLeidingelement</w:t>
      </w:r>
      <w:proofErr w:type="spellEnd"/>
      <w:r w:rsidR="00283BD6">
        <w:t>.</w:t>
      </w:r>
      <w:bookmarkEnd w:id="170"/>
    </w:p>
    <w:p w14:paraId="7C98C441" w14:textId="77777777" w:rsidR="00482647" w:rsidRDefault="00482647" w:rsidP="000E3C4F">
      <w:r>
        <w:t>Definitie: Abstract data object dat de gemeenschappelijke attributen en associaties bevat voor alle containerleidingelement objecten.</w:t>
      </w:r>
    </w:p>
    <w:p w14:paraId="0BADDFD6" w14:textId="4626296D" w:rsidR="005D648B" w:rsidRDefault="00482647" w:rsidP="000E3C4F">
      <w:r>
        <w:t>Bron:</w:t>
      </w:r>
      <w:r w:rsidR="004C0CA8">
        <w:t xml:space="preserve"> </w:t>
      </w:r>
      <w:r w:rsidR="00793B0B">
        <w:t>IMKL</w:t>
      </w:r>
    </w:p>
    <w:p w14:paraId="2870CFB6" w14:textId="77777777" w:rsidR="005D648B" w:rsidRDefault="00B24519" w:rsidP="000E3C4F">
      <w:r>
        <w:rPr>
          <w:noProof/>
        </w:rPr>
        <w:drawing>
          <wp:anchor distT="0" distB="0" distL="114300" distR="114300" simplePos="0" relativeHeight="251652608" behindDoc="0" locked="0" layoutInCell="1" allowOverlap="1" wp14:anchorId="5EAAA595" wp14:editId="539F2FE7">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14:paraId="0ADD5116" w14:textId="77777777" w:rsidR="005D648B" w:rsidRDefault="005D648B" w:rsidP="000E3C4F"/>
    <w:p w14:paraId="677C75E8" w14:textId="77777777"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171" w:name="_Toc434874135"/>
      <w:bookmarkStart w:id="172" w:name="_Toc434874204"/>
      <w:bookmarkStart w:id="173" w:name="_Toc434874287"/>
      <w:bookmarkStart w:id="174" w:name="_Toc434874355"/>
      <w:bookmarkStart w:id="175" w:name="_Toc434874632"/>
      <w:bookmarkStart w:id="176" w:name="_Toc434933265"/>
      <w:bookmarkStart w:id="177" w:name="_Toc434940498"/>
      <w:bookmarkStart w:id="178" w:name="_Toc434941815"/>
      <w:bookmarkStart w:id="179" w:name="_Toc434943356"/>
      <w:bookmarkStart w:id="180" w:name="_Toc434943787"/>
      <w:bookmarkStart w:id="181" w:name="_Toc434956111"/>
      <w:bookmarkStart w:id="182" w:name="_Toc399786896"/>
      <w:bookmarkStart w:id="183" w:name="_Toc487124946"/>
      <w:bookmarkEnd w:id="171"/>
      <w:bookmarkEnd w:id="172"/>
      <w:bookmarkEnd w:id="173"/>
      <w:bookmarkEnd w:id="174"/>
      <w:bookmarkEnd w:id="175"/>
      <w:bookmarkEnd w:id="176"/>
      <w:bookmarkEnd w:id="177"/>
      <w:bookmarkEnd w:id="178"/>
      <w:bookmarkEnd w:id="179"/>
      <w:bookmarkEnd w:id="180"/>
      <w:bookmarkEnd w:id="181"/>
      <w:r>
        <w:lastRenderedPageBreak/>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82"/>
      <w:bookmarkEnd w:id="183"/>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77777777" w:rsidR="003206BD" w:rsidRDefault="00B24519" w:rsidP="00E65E36">
      <w:pPr>
        <w:spacing w:line="240" w:lineRule="auto"/>
        <w:jc w:val="left"/>
      </w:pPr>
      <w:r>
        <w:rPr>
          <w:noProof/>
        </w:rPr>
        <w:drawing>
          <wp:inline distT="0" distB="0" distL="0" distR="0" wp14:anchorId="1CFD848A" wp14:editId="44D270E2">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77777777" w:rsidR="0075108C" w:rsidRDefault="0075108C"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drawing>
          <wp:anchor distT="0" distB="0" distL="114300" distR="114300" simplePos="0" relativeHeight="251635200" behindDoc="1" locked="0" layoutInCell="1" allowOverlap="1" wp14:anchorId="58416445" wp14:editId="5FB0808F">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5"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184"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lastRenderedPageBreak/>
        <w:drawing>
          <wp:anchor distT="0" distB="0" distL="114300" distR="114300" simplePos="0" relativeHeight="251636224" behindDoc="1" locked="0" layoutInCell="1" allowOverlap="1" wp14:anchorId="1140D175" wp14:editId="7EB0315E">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185" w:name="_Toc434874137"/>
      <w:bookmarkStart w:id="186" w:name="_Toc434874206"/>
      <w:bookmarkStart w:id="187" w:name="_Toc434874289"/>
      <w:bookmarkStart w:id="188" w:name="_Toc434874357"/>
      <w:bookmarkStart w:id="189" w:name="_Toc434874634"/>
      <w:bookmarkStart w:id="190" w:name="_Toc434933267"/>
      <w:bookmarkStart w:id="191" w:name="_Toc434940500"/>
      <w:bookmarkStart w:id="192" w:name="_Toc434941817"/>
      <w:bookmarkStart w:id="193" w:name="_Toc434943358"/>
      <w:bookmarkStart w:id="194" w:name="_Toc434943789"/>
      <w:bookmarkStart w:id="195" w:name="_Toc434956113"/>
      <w:bookmarkStart w:id="196" w:name="_Toc434874138"/>
      <w:bookmarkStart w:id="197" w:name="_Toc434874207"/>
      <w:bookmarkStart w:id="198" w:name="_Toc434874290"/>
      <w:bookmarkStart w:id="199" w:name="_Toc434874358"/>
      <w:bookmarkStart w:id="200" w:name="_Toc434874635"/>
      <w:bookmarkStart w:id="201" w:name="_Toc434933268"/>
      <w:bookmarkStart w:id="202" w:name="_Toc434940501"/>
      <w:bookmarkStart w:id="203" w:name="_Toc434941818"/>
      <w:bookmarkStart w:id="204" w:name="_Toc434943359"/>
      <w:bookmarkStart w:id="205" w:name="_Toc434943790"/>
      <w:bookmarkStart w:id="206" w:name="_Toc434956114"/>
      <w:bookmarkStart w:id="207" w:name="_Toc487124947"/>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r w:rsidRPr="009D365E">
        <w:t>Diagram per type kabel of leiding</w:t>
      </w:r>
      <w:r w:rsidR="00283BD6">
        <w:t>.</w:t>
      </w:r>
      <w:bookmarkEnd w:id="184"/>
      <w:bookmarkEnd w:id="207"/>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208" w:name="_Toc399786898"/>
    </w:p>
    <w:p w14:paraId="23D19DA3" w14:textId="77777777" w:rsidR="00E65E36" w:rsidRDefault="00E65E36" w:rsidP="00E65E36">
      <w:pPr>
        <w:pStyle w:val="subparagraaftitel"/>
      </w:pPr>
      <w:bookmarkStart w:id="209" w:name="_Toc487124948"/>
      <w:r>
        <w:lastRenderedPageBreak/>
        <w:t>Elektriciteitskabel</w:t>
      </w:r>
      <w:bookmarkEnd w:id="208"/>
      <w:r w:rsidR="00283BD6">
        <w:t>.</w:t>
      </w:r>
      <w:bookmarkEnd w:id="209"/>
    </w:p>
    <w:p w14:paraId="3B99450A" w14:textId="77777777" w:rsidR="00322340" w:rsidRDefault="00322340" w:rsidP="00E65E36">
      <w:pPr>
        <w:jc w:val="left"/>
      </w:pPr>
    </w:p>
    <w:p w14:paraId="01FA6DC6" w14:textId="77777777" w:rsidR="00150E41" w:rsidRDefault="00150E41" w:rsidP="00E65E36">
      <w:r>
        <w:t>Definitie: Een aansluiting of reeks aansluitingen van een nutsvoorzieningennet voor het overbrengen van elektriciteit van de ene locatie naar een andere.</w:t>
      </w:r>
    </w:p>
    <w:p w14:paraId="7F51EFEF" w14:textId="77777777" w:rsidR="00150E41" w:rsidRDefault="00150E41" w:rsidP="00E65E36">
      <w:r>
        <w:t>Bron: INSPIRE</w:t>
      </w:r>
    </w:p>
    <w:p w14:paraId="056EAE13" w14:textId="77777777" w:rsidR="00150E41" w:rsidRDefault="00150E41" w:rsidP="00E65E36"/>
    <w:p w14:paraId="0218B7E4" w14:textId="77777777" w:rsidR="00E65E36" w:rsidRDefault="00FE2B1B" w:rsidP="00E65E36">
      <w:r>
        <w:rPr>
          <w:noProof/>
        </w:rPr>
        <w:drawing>
          <wp:anchor distT="0" distB="0" distL="114300" distR="114300" simplePos="0" relativeHeight="251653632" behindDoc="0" locked="0" layoutInCell="1" allowOverlap="1" wp14:anchorId="4862E85F" wp14:editId="15795CDB">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beschrijft de gebruiks-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777777" w:rsidR="005D648B" w:rsidRDefault="005D648B" w:rsidP="00E65E36"/>
    <w:p w14:paraId="5FA3DF58" w14:textId="77777777" w:rsidR="00587F2F" w:rsidRDefault="00587F2F" w:rsidP="00E65E36"/>
    <w:p w14:paraId="2CBC0A1A" w14:textId="77777777" w:rsidR="00910148" w:rsidRDefault="00910148" w:rsidP="00E65E36"/>
    <w:p w14:paraId="44DC5B84" w14:textId="77777777" w:rsidR="00AF5A3D" w:rsidRDefault="00AF5A3D" w:rsidP="00E65E36"/>
    <w:p w14:paraId="54AFA926" w14:textId="77777777" w:rsidR="00910148" w:rsidRDefault="00910148" w:rsidP="00E65E36"/>
    <w:p w14:paraId="71F8FA9B" w14:textId="77777777" w:rsidR="00953A6F" w:rsidRDefault="00953A6F" w:rsidP="00E65E36"/>
    <w:p w14:paraId="77B30A69" w14:textId="77777777" w:rsidR="00E65E36" w:rsidRDefault="00E65E36" w:rsidP="00E65E36">
      <w:pPr>
        <w:pStyle w:val="subparagraaftitel"/>
      </w:pPr>
      <w:bookmarkStart w:id="210" w:name="_Toc473467877"/>
      <w:bookmarkStart w:id="211" w:name="_Toc473473896"/>
      <w:bookmarkStart w:id="212" w:name="_Toc476914324"/>
      <w:bookmarkStart w:id="213" w:name="_Toc476916666"/>
      <w:bookmarkStart w:id="214" w:name="_Toc476917795"/>
      <w:bookmarkStart w:id="215" w:name="_Toc476917901"/>
      <w:bookmarkStart w:id="216" w:name="_Toc476917970"/>
      <w:bookmarkStart w:id="217" w:name="_Toc473467878"/>
      <w:bookmarkStart w:id="218" w:name="_Toc473473897"/>
      <w:bookmarkStart w:id="219" w:name="_Toc476914325"/>
      <w:bookmarkStart w:id="220" w:name="_Toc476916667"/>
      <w:bookmarkStart w:id="221" w:name="_Toc476917796"/>
      <w:bookmarkStart w:id="222" w:name="_Toc476917902"/>
      <w:bookmarkStart w:id="223" w:name="_Toc476917971"/>
      <w:bookmarkStart w:id="224" w:name="_Toc399786899"/>
      <w:bookmarkStart w:id="225" w:name="_Toc48712494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t>Telecom</w:t>
      </w:r>
      <w:r w:rsidR="00031B8A">
        <w:t>municatie</w:t>
      </w:r>
      <w:r>
        <w:t>kabel</w:t>
      </w:r>
      <w:bookmarkEnd w:id="224"/>
      <w:r w:rsidR="00283BD6">
        <w:t>.</w:t>
      </w:r>
      <w:bookmarkEnd w:id="225"/>
    </w:p>
    <w:p w14:paraId="2AA352F6" w14:textId="77777777" w:rsidR="00322340" w:rsidRDefault="00322340" w:rsidP="00E65E36">
      <w:pPr>
        <w:jc w:val="left"/>
      </w:pPr>
    </w:p>
    <w:p w14:paraId="56B261BC" w14:textId="77777777"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77777777" w:rsidR="00B95936" w:rsidRDefault="00B95936" w:rsidP="00E65E36">
      <w:r>
        <w:t>Bron: INSPIRE</w:t>
      </w:r>
    </w:p>
    <w:p w14:paraId="35656669" w14:textId="77777777" w:rsidR="00150E41" w:rsidRDefault="00150E41" w:rsidP="00E65E36"/>
    <w:p w14:paraId="0E16947A" w14:textId="77777777" w:rsidR="004532E6" w:rsidRDefault="00FE2B1B" w:rsidP="004532E6">
      <w:r>
        <w:rPr>
          <w:noProof/>
        </w:rPr>
        <w:drawing>
          <wp:anchor distT="0" distB="0" distL="114300" distR="114300" simplePos="0" relativeHeight="251654656" behindDoc="0" locked="0" layoutInCell="1" allowOverlap="1" wp14:anchorId="6BEBF6F4" wp14:editId="566DCDB9">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77777777" w:rsidR="00E65E36" w:rsidRDefault="00E65E36" w:rsidP="00E65E36"/>
    <w:p w14:paraId="36C0BA5E" w14:textId="77777777" w:rsidR="00910148" w:rsidRDefault="00910148" w:rsidP="00E65E36"/>
    <w:p w14:paraId="1ABA758D" w14:textId="77777777" w:rsidR="0052388B" w:rsidRDefault="0052388B" w:rsidP="00E65E36"/>
    <w:p w14:paraId="7E3C6E0C" w14:textId="77777777" w:rsidR="00E65E36" w:rsidRDefault="00E65E36" w:rsidP="00E65E36">
      <w:pPr>
        <w:jc w:val="left"/>
      </w:pPr>
    </w:p>
    <w:p w14:paraId="6F56BBAA" w14:textId="77777777" w:rsidR="00E65E36" w:rsidRDefault="00E65E36" w:rsidP="00E65E36">
      <w:pPr>
        <w:jc w:val="left"/>
      </w:pPr>
    </w:p>
    <w:p w14:paraId="6D6A6BF4" w14:textId="77777777"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226" w:name="_Toc399786900"/>
      <w:bookmarkStart w:id="227" w:name="_Toc487124950"/>
      <w:r>
        <w:lastRenderedPageBreak/>
        <w:t>Olie-gas-</w:t>
      </w:r>
      <w:proofErr w:type="spellStart"/>
      <w:r>
        <w:t>chemicalienpijpleiding</w:t>
      </w:r>
      <w:bookmarkEnd w:id="226"/>
      <w:proofErr w:type="spellEnd"/>
      <w:r w:rsidR="00283BD6">
        <w:t>.</w:t>
      </w:r>
      <w:bookmarkEnd w:id="227"/>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77777777"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7777777"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7777777" w:rsidR="00E65E36" w:rsidRDefault="00FE2B1B" w:rsidP="00E65E36">
      <w:pPr>
        <w:spacing w:line="240" w:lineRule="auto"/>
        <w:jc w:val="left"/>
        <w:rPr>
          <w:sz w:val="20"/>
        </w:rPr>
      </w:pPr>
      <w:r>
        <w:rPr>
          <w:noProof/>
        </w:rPr>
        <w:drawing>
          <wp:inline distT="0" distB="0" distL="0" distR="0" wp14:anchorId="4D7A1F61" wp14:editId="611298AA">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228" w:name="_Toc399786901"/>
      <w:bookmarkStart w:id="229" w:name="_Toc487124951"/>
      <w:r>
        <w:lastRenderedPageBreak/>
        <w:t>Rioolleiding</w:t>
      </w:r>
      <w:bookmarkEnd w:id="228"/>
      <w:r w:rsidR="00283BD6">
        <w:t>.</w:t>
      </w:r>
      <w:bookmarkEnd w:id="229"/>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77777777"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77777777" w:rsidR="00E65E36" w:rsidRDefault="00FE2B1B" w:rsidP="00E65E36">
      <w:pPr>
        <w:spacing w:line="240" w:lineRule="auto"/>
        <w:jc w:val="left"/>
        <w:rPr>
          <w:sz w:val="20"/>
        </w:rPr>
      </w:pPr>
      <w:r>
        <w:rPr>
          <w:noProof/>
        </w:rPr>
        <w:drawing>
          <wp:inline distT="0" distB="0" distL="0" distR="0" wp14:anchorId="21779617" wp14:editId="03C5AC27">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230" w:name="_Toc399786902"/>
      <w:bookmarkStart w:id="231" w:name="_Toc487124952"/>
      <w:r>
        <w:lastRenderedPageBreak/>
        <w:t>Waterleiding</w:t>
      </w:r>
      <w:bookmarkEnd w:id="230"/>
      <w:r w:rsidR="00283BD6">
        <w:t>.</w:t>
      </w:r>
      <w:bookmarkEnd w:id="231"/>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77777777"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77777777"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77777777" w:rsidR="00E65E36" w:rsidRDefault="00FE2B1B" w:rsidP="00E65E36">
      <w:pPr>
        <w:spacing w:line="240" w:lineRule="auto"/>
        <w:jc w:val="left"/>
        <w:rPr>
          <w:sz w:val="20"/>
        </w:rPr>
      </w:pPr>
      <w:r>
        <w:rPr>
          <w:noProof/>
        </w:rPr>
        <w:drawing>
          <wp:inline distT="0" distB="0" distL="0" distR="0" wp14:anchorId="516A05B2" wp14:editId="6B6959F9">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14:paraId="1A937BE3" w14:textId="77777777" w:rsidR="00E65E36" w:rsidRDefault="00E65E36" w:rsidP="00E65E36">
      <w:pPr>
        <w:pStyle w:val="subparagraaftitel"/>
      </w:pPr>
      <w:bookmarkStart w:id="232" w:name="_Toc399786903"/>
      <w:bookmarkStart w:id="233" w:name="_Toc487124953"/>
      <w:r>
        <w:lastRenderedPageBreak/>
        <w:t>Thermische pijpleiding</w:t>
      </w:r>
      <w:bookmarkEnd w:id="232"/>
      <w:r w:rsidR="00283BD6">
        <w:t>.</w:t>
      </w:r>
      <w:bookmarkEnd w:id="233"/>
    </w:p>
    <w:p w14:paraId="2704612C" w14:textId="77777777" w:rsidR="00E65E36" w:rsidRDefault="00E65E36" w:rsidP="00E65E36">
      <w:pPr>
        <w:jc w:val="left"/>
      </w:pPr>
    </w:p>
    <w:p w14:paraId="6E10A72E" w14:textId="77777777" w:rsidR="00FA6AA6" w:rsidRDefault="00FA6AA6" w:rsidP="00E65E36">
      <w:pPr>
        <w:jc w:val="left"/>
      </w:pPr>
      <w:r>
        <w:t>Definitie: Een leiding voor het transporteren van warmte of koelte van de ene locatie naar een andere.</w:t>
      </w:r>
    </w:p>
    <w:p w14:paraId="0FEA7385" w14:textId="77777777" w:rsidR="00FA6AA6" w:rsidRDefault="00FA6AA6" w:rsidP="00E65E36">
      <w:pPr>
        <w:jc w:val="left"/>
      </w:pPr>
      <w:r>
        <w:t>Bron: INSPIRE</w:t>
      </w:r>
    </w:p>
    <w:p w14:paraId="305E66B2" w14:textId="77777777" w:rsidR="00FA6AA6" w:rsidRDefault="00FA6AA6" w:rsidP="00E65E36">
      <w:pPr>
        <w:jc w:val="left"/>
      </w:pPr>
    </w:p>
    <w:p w14:paraId="3096890A" w14:textId="77777777"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77777777" w:rsidR="00921722" w:rsidRDefault="00FE2B1B" w:rsidP="00E65E36">
      <w:pPr>
        <w:jc w:val="left"/>
      </w:pPr>
      <w:r>
        <w:rPr>
          <w:noProof/>
        </w:rPr>
        <w:drawing>
          <wp:anchor distT="0" distB="0" distL="114300" distR="114300" simplePos="0" relativeHeight="251655680" behindDoc="0" locked="0" layoutInCell="1" allowOverlap="1" wp14:anchorId="43AD9D44" wp14:editId="7677249F">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14:paraId="10DC19E4" w14:textId="77777777" w:rsidR="00FE2B1B" w:rsidRDefault="00FE2B1B" w:rsidP="00E65E36">
      <w:pPr>
        <w:jc w:val="left"/>
      </w:pPr>
    </w:p>
    <w:p w14:paraId="66D9FB18" w14:textId="77777777" w:rsidR="008847B0" w:rsidRDefault="008847B0" w:rsidP="00E65E36">
      <w:pPr>
        <w:jc w:val="left"/>
      </w:pPr>
    </w:p>
    <w:p w14:paraId="5382BB8F" w14:textId="77777777" w:rsidR="00A066AD" w:rsidRDefault="00A066AD" w:rsidP="00E65E36">
      <w:pPr>
        <w:jc w:val="left"/>
      </w:pPr>
    </w:p>
    <w:p w14:paraId="59622FBE" w14:textId="77777777" w:rsidR="00DB2583" w:rsidRDefault="00DB2583" w:rsidP="00E65E36">
      <w:pPr>
        <w:jc w:val="left"/>
      </w:pPr>
    </w:p>
    <w:p w14:paraId="26CE8137" w14:textId="77777777" w:rsidR="00DB2583" w:rsidRDefault="00DB2583">
      <w:pPr>
        <w:spacing w:line="240" w:lineRule="auto"/>
        <w:jc w:val="left"/>
      </w:pPr>
      <w:r>
        <w:br w:type="page"/>
      </w:r>
    </w:p>
    <w:p w14:paraId="5B3FD1C0" w14:textId="77777777" w:rsidR="00DB2583" w:rsidRDefault="00DB2583" w:rsidP="00DB2583">
      <w:pPr>
        <w:pStyle w:val="subparagraaftitel"/>
      </w:pPr>
      <w:bookmarkStart w:id="234" w:name="_Toc487124954"/>
      <w:r w:rsidRPr="000E3C4F">
        <w:lastRenderedPageBreak/>
        <w:t xml:space="preserve">Overig </w:t>
      </w:r>
      <w:r w:rsidR="004E51D4" w:rsidRPr="000E3C4F">
        <w:t xml:space="preserve">en </w:t>
      </w:r>
      <w:r w:rsidRPr="000E3C4F">
        <w:t>Weesleiding.</w:t>
      </w:r>
      <w:bookmarkEnd w:id="234"/>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77777777" w:rsidR="00DB2583" w:rsidRDefault="00FE2B1B">
      <w:pPr>
        <w:spacing w:line="240" w:lineRule="auto"/>
        <w:jc w:val="left"/>
      </w:pPr>
      <w:r>
        <w:rPr>
          <w:noProof/>
        </w:rPr>
        <w:drawing>
          <wp:inline distT="0" distB="0" distL="0" distR="0" wp14:anchorId="53C4EFAE" wp14:editId="452BD33B">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14:paraId="5D5502D5" w14:textId="77777777" w:rsidR="00A066AD" w:rsidRDefault="00A066AD" w:rsidP="00E65E36">
      <w:pPr>
        <w:jc w:val="left"/>
      </w:pPr>
    </w:p>
    <w:p w14:paraId="215A8909" w14:textId="77777777" w:rsidR="00953A6F" w:rsidRDefault="00953A6F" w:rsidP="00E65E36">
      <w:pPr>
        <w:jc w:val="left"/>
      </w:pPr>
    </w:p>
    <w:p w14:paraId="2947E813" w14:textId="77777777" w:rsidR="00921722" w:rsidRDefault="00921722" w:rsidP="00E65E36">
      <w:pPr>
        <w:jc w:val="left"/>
      </w:pPr>
    </w:p>
    <w:p w14:paraId="469EF785" w14:textId="77777777" w:rsidR="00E65E36" w:rsidRDefault="00E65E36" w:rsidP="00E65E36">
      <w:pPr>
        <w:jc w:val="left"/>
      </w:pPr>
    </w:p>
    <w:p w14:paraId="5B8A8241" w14:textId="77777777" w:rsidR="00E65E36" w:rsidRDefault="00E65E36" w:rsidP="00E65E36">
      <w:pPr>
        <w:pStyle w:val="subparagraaftitel"/>
      </w:pPr>
      <w:bookmarkStart w:id="235" w:name="_Toc434940509"/>
      <w:bookmarkStart w:id="236" w:name="_Toc434941826"/>
      <w:bookmarkStart w:id="237" w:name="_Toc434943367"/>
      <w:bookmarkStart w:id="238" w:name="_Toc434943798"/>
      <w:bookmarkStart w:id="239" w:name="_Toc434956122"/>
      <w:bookmarkStart w:id="240" w:name="_Toc434940510"/>
      <w:bookmarkStart w:id="241" w:name="_Toc434941827"/>
      <w:bookmarkStart w:id="242" w:name="_Toc434943368"/>
      <w:bookmarkStart w:id="243" w:name="_Toc434943799"/>
      <w:bookmarkStart w:id="244" w:name="_Toc434956123"/>
      <w:bookmarkStart w:id="245" w:name="_Toc434940511"/>
      <w:bookmarkStart w:id="246" w:name="_Toc434941828"/>
      <w:bookmarkStart w:id="247" w:name="_Toc434943369"/>
      <w:bookmarkStart w:id="248" w:name="_Toc434943800"/>
      <w:bookmarkStart w:id="249" w:name="_Toc434956124"/>
      <w:bookmarkStart w:id="250" w:name="_Toc434940512"/>
      <w:bookmarkStart w:id="251" w:name="_Toc434941829"/>
      <w:bookmarkStart w:id="252" w:name="_Toc434943370"/>
      <w:bookmarkStart w:id="253" w:name="_Toc434943801"/>
      <w:bookmarkStart w:id="254" w:name="_Toc434956125"/>
      <w:bookmarkStart w:id="255" w:name="_Toc399786904"/>
      <w:bookmarkStart w:id="256" w:name="_Toc487124955"/>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t>Leidingelementen per type net (thema)</w:t>
      </w:r>
      <w:bookmarkEnd w:id="255"/>
      <w:r w:rsidR="00283BD6">
        <w:t>.</w:t>
      </w:r>
      <w:bookmarkEnd w:id="256"/>
    </w:p>
    <w:p w14:paraId="6BB3E8C1" w14:textId="77777777" w:rsidR="00E65E36" w:rsidRDefault="00FE2B1B" w:rsidP="00E65E36">
      <w:r>
        <w:rPr>
          <w:noProof/>
        </w:rPr>
        <w:drawing>
          <wp:anchor distT="0" distB="0" distL="114300" distR="114300" simplePos="0" relativeHeight="251656704" behindDoc="0" locked="0" layoutInCell="1" allowOverlap="1" wp14:anchorId="3D53634A" wp14:editId="4314D417">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w:t>
      </w:r>
      <w:proofErr w:type="spellStart"/>
      <w:r w:rsidR="00E65E36">
        <w:t>uitbreidbaar</w:t>
      </w:r>
      <w:proofErr w:type="spellEnd"/>
      <w:r w:rsidR="00E65E36">
        <w:t>.</w:t>
      </w:r>
      <w:r w:rsidR="0065371C">
        <w:t xml:space="preserve"> In bijlage 2 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77777777" w:rsidR="003E3B48" w:rsidRDefault="003E3B48" w:rsidP="00E65E36"/>
    <w:p w14:paraId="28BD4906" w14:textId="77777777" w:rsidR="00944C3E" w:rsidRDefault="00944C3E" w:rsidP="00E65E36"/>
    <w:p w14:paraId="00A741E0" w14:textId="77777777" w:rsidR="003E3B48" w:rsidRDefault="003E3B48" w:rsidP="00E65E36"/>
    <w:p w14:paraId="2B96E7EC" w14:textId="77777777" w:rsidR="0065371C" w:rsidRDefault="0065371C" w:rsidP="00E65E36"/>
    <w:p w14:paraId="574C0F64" w14:textId="77777777" w:rsidR="00E65E36" w:rsidRDefault="00E65E36" w:rsidP="00836D3F">
      <w:r>
        <w:br w:type="page"/>
      </w:r>
    </w:p>
    <w:p w14:paraId="1BF75FB0" w14:textId="77777777" w:rsidR="00EE7EF0" w:rsidRDefault="00EE7EF0" w:rsidP="00A26E72">
      <w:pPr>
        <w:spacing w:line="240" w:lineRule="atLeast"/>
      </w:pPr>
    </w:p>
    <w:p w14:paraId="7C1E9164" w14:textId="77777777" w:rsidR="00BE4C6E" w:rsidRDefault="00BE4C6E" w:rsidP="00BE4C6E">
      <w:pPr>
        <w:spacing w:line="240" w:lineRule="auto"/>
        <w:jc w:val="left"/>
      </w:pPr>
    </w:p>
    <w:p w14:paraId="3BBC9AD8" w14:textId="77777777" w:rsidR="00BE4C6E" w:rsidRDefault="00BE4C6E" w:rsidP="00BE4C6E">
      <w:pPr>
        <w:pStyle w:val="subparagraaftitel"/>
      </w:pPr>
      <w:bookmarkStart w:id="257" w:name="_Toc487124956"/>
      <w:r w:rsidRPr="000E3C4F">
        <w:t>WION – Uitleveren van gebiedsinformatie</w:t>
      </w:r>
      <w:r>
        <w:t>.</w:t>
      </w:r>
      <w:bookmarkEnd w:id="257"/>
    </w:p>
    <w:p w14:paraId="4D8D3180" w14:textId="77777777" w:rsidR="00BE4C6E" w:rsidRDefault="00BE4C6E" w:rsidP="00BE4C6E"/>
    <w:p w14:paraId="3CB0DDF5" w14:textId="77777777" w:rsidR="00BE4C6E" w:rsidRDefault="00793B0B" w:rsidP="00BE4C6E">
      <w:r>
        <w:rPr>
          <w:noProof/>
        </w:rPr>
        <w:pict w14:anchorId="111957C4">
          <v:shape id="_x0000_s1073" type="#_x0000_t202" style="position:absolute;left:0;text-align:left;margin-left:9.65pt;margin-top:149.2pt;width:97.2pt;height:19.2pt;z-index:25167923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793B0B" w:rsidRDefault="00793B0B"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8025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793B0B" w:rsidRDefault="00793B0B"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820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793B0B" w:rsidRDefault="00793B0B"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718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793B0B" w:rsidRDefault="00793B0B"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616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793B0B" w:rsidRDefault="00793B0B"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513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793B0B" w:rsidRDefault="00793B0B"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308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77777777" w:rsidR="00793B0B" w:rsidRDefault="00793B0B" w:rsidP="00BE4C6E">
                  <w:pPr>
                    <w:jc w:val="center"/>
                  </w:pPr>
                  <w:r>
                    <w:t>WION Uitlevering</w:t>
                  </w:r>
                </w:p>
              </w:txbxContent>
            </v:textbox>
            <w10:wrap type="square"/>
          </v:shape>
        </w:pict>
      </w:r>
      <w:r>
        <w:rPr>
          <w:noProof/>
        </w:rPr>
        <w:pict w14:anchorId="48F268BE">
          <v:rect id="_x0000_s1066" style="position:absolute;left:0;text-align:left;margin-left:7.75pt;margin-top:180.7pt;width:266.25pt;height:52.5pt;z-index:251672064" fillcolor="#feedce"/>
        </w:pict>
      </w:r>
      <w:r>
        <w:rPr>
          <w:noProof/>
        </w:rPr>
        <w:pict w14:anchorId="16A90D87">
          <v:rect id="_x0000_s1065" style="position:absolute;left:0;text-align:left;margin-left:7.75pt;margin-top:122.95pt;width:266.25pt;height:52.5pt;z-index:251671040" fillcolor="#feedce"/>
        </w:pict>
      </w:r>
      <w:r>
        <w:rPr>
          <w:noProof/>
        </w:rPr>
        <w:pict w14:anchorId="6E78B8F9">
          <v:rect id="_x0000_s1064" style="position:absolute;left:0;text-align:left;margin-left:7.75pt;margin-top:66.7pt;width:266.25pt;height:52.5pt;z-index:251670016" fillcolor="#feedce"/>
        </w:pict>
      </w:r>
      <w:r>
        <w:rPr>
          <w:noProof/>
        </w:rPr>
        <w:pict w14:anchorId="285D2CDB">
          <v:rect id="_x0000_s1063" style="position:absolute;left:0;text-align:left;margin-left:.65pt;margin-top:45.7pt;width:280.5pt;height:194.25pt;z-index:251668992"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793B0B" w:rsidP="00BE4C6E">
      <w:r>
        <w:rPr>
          <w:noProof/>
        </w:rPr>
        <w:pict w14:anchorId="198EA5E7">
          <v:shape id="_x0000_s1068" type="#_x0000_t202" style="position:absolute;left:0;text-align:left;margin-left:-28.95pt;margin-top:16.45pt;width:105.45pt;height:19.2pt;z-index:25167411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793B0B" w:rsidRDefault="00793B0B"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77777777" w:rsidR="00BE4C6E" w:rsidRDefault="00BE4C6E" w:rsidP="000E3C4F">
      <w:r>
        <w:t>WION Uitlevering: Het totaal aan informatie dat kan worden geleverd bij een WION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77777777" w:rsidR="00BE4C6E" w:rsidRDefault="00FE2B1B" w:rsidP="00BE4C6E">
      <w:r>
        <w:rPr>
          <w:noProof/>
        </w:rPr>
        <w:lastRenderedPageBreak/>
        <w:drawing>
          <wp:anchor distT="0" distB="0" distL="114300" distR="114300" simplePos="0" relativeHeight="251657728" behindDoc="0" locked="0" layoutInCell="1" allowOverlap="1" wp14:anchorId="107F4851" wp14:editId="7E060425">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77777777"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77777777" w:rsidR="00BE4C6E" w:rsidRDefault="00BE4C6E" w:rsidP="00BE4C6E"/>
    <w:p w14:paraId="7AB1B860" w14:textId="77777777"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77777777" w:rsidR="00BE4C6E" w:rsidRDefault="00BE4C6E" w:rsidP="000E3C4F">
      <w:r>
        <w:t xml:space="preserve">Het object Gebiedsinformatielevering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een graaf- en/of een oriëntatiepolygoon. Er wordt verplicht een verwijzing naar de BGT als achtergrondkaart opgenomen.</w:t>
      </w:r>
    </w:p>
    <w:p w14:paraId="0C6C61FF" w14:textId="77777777" w:rsidR="00BE4C6E" w:rsidRDefault="00BE4C6E" w:rsidP="000E3C4F"/>
    <w:p w14:paraId="34F83354" w14:textId="77777777" w:rsidR="00BE4C6E" w:rsidRDefault="00BE4C6E" w:rsidP="00BE4C6E">
      <w:r>
        <w:t>De Gebiedsinformatielevering verwijst naar een object Belanghebbende waarin de beheerdersinformatie is opgenomen.</w:t>
      </w:r>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77777777" w:rsidR="00BE4C6E" w:rsidRDefault="00BE4C6E" w:rsidP="00BE4C6E">
      <w:r>
        <w:t xml:space="preserve">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w:t>
      </w:r>
      <w:proofErr w:type="spellStart"/>
      <w:r>
        <w:t>eigenTopografie</w:t>
      </w:r>
      <w:proofErr w:type="spellEnd"/>
      <w:r>
        <w:t>.</w:t>
      </w:r>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77777777" w:rsidR="00944C3E" w:rsidRDefault="00944C3E" w:rsidP="00BE4C6E"/>
    <w:p w14:paraId="3C040B11" w14:textId="77777777" w:rsidR="00944C3E" w:rsidRDefault="00944C3E" w:rsidP="00BE4C6E"/>
    <w:p w14:paraId="02296EE9" w14:textId="77777777" w:rsidR="00944C3E" w:rsidRDefault="00944C3E" w:rsidP="00BE4C6E"/>
    <w:p w14:paraId="0A908B0F" w14:textId="77777777" w:rsidR="00944C3E" w:rsidRDefault="00944C3E" w:rsidP="00BE4C6E"/>
    <w:p w14:paraId="66336A95" w14:textId="77777777" w:rsidR="00944C3E" w:rsidRDefault="00944C3E" w:rsidP="00BE4C6E"/>
    <w:p w14:paraId="5D8CC670" w14:textId="77777777" w:rsidR="00944C3E" w:rsidRDefault="00FE2B1B" w:rsidP="00BE4C6E">
      <w:r>
        <w:rPr>
          <w:noProof/>
        </w:rPr>
        <w:lastRenderedPageBreak/>
        <w:drawing>
          <wp:anchor distT="0" distB="0" distL="114300" distR="114300" simplePos="0" relativeHeight="251658752" behindDoc="0" locked="0" layoutInCell="1" allowOverlap="1" wp14:anchorId="47D9EC89" wp14:editId="0E542F98">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14:paraId="7CA58BF4" w14:textId="77777777"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proofErr w:type="spellStart"/>
      <w:r w:rsidR="009E31C9">
        <w:t>orientatieverzoek</w:t>
      </w:r>
      <w:proofErr w:type="spellEnd"/>
      <w:r w:rsidR="009E31C9">
        <w:t>.</w:t>
      </w:r>
    </w:p>
    <w:p w14:paraId="75F7049A" w14:textId="77777777" w:rsidR="004475AB" w:rsidRDefault="004475AB" w:rsidP="00BE4C6E"/>
    <w:p w14:paraId="2078769E" w14:textId="77777777" w:rsidR="00EE7BB1" w:rsidRDefault="003515CC">
      <w:pPr>
        <w:pStyle w:val="subparagraaftitel"/>
      </w:pPr>
      <w:bookmarkStart w:id="258" w:name="_Toc473473906"/>
      <w:bookmarkStart w:id="259" w:name="_Toc476914334"/>
      <w:bookmarkStart w:id="260" w:name="_Toc476916676"/>
      <w:bookmarkStart w:id="261" w:name="_Toc476917805"/>
      <w:bookmarkStart w:id="262" w:name="_Toc476917911"/>
      <w:bookmarkStart w:id="263" w:name="_Toc476917980"/>
      <w:bookmarkStart w:id="264" w:name="_Toc487124957"/>
      <w:bookmarkEnd w:id="258"/>
      <w:bookmarkEnd w:id="259"/>
      <w:bookmarkEnd w:id="260"/>
      <w:bookmarkEnd w:id="261"/>
      <w:bookmarkEnd w:id="262"/>
      <w:bookmarkEnd w:id="263"/>
      <w:r>
        <w:rPr>
          <w:noProof/>
        </w:rPr>
        <w:drawing>
          <wp:anchor distT="0" distB="0" distL="114300" distR="114300" simplePos="0" relativeHeight="251634176" behindDoc="0" locked="0" layoutInCell="1" allowOverlap="1" wp14:anchorId="4EB29C4E" wp14:editId="35233E1E">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7"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264"/>
    </w:p>
    <w:p w14:paraId="486B49D0" w14:textId="19854710"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77777777"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lastRenderedPageBreak/>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77777777"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37248" behindDoc="0" locked="0" layoutInCell="1" allowOverlap="1" wp14:anchorId="2412E050" wp14:editId="0334279F">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8" r:link="rId49"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t>
      </w:r>
      <w:r>
        <w:lastRenderedPageBreak/>
        <w:t xml:space="preserve">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265" w:name="_Toc434874148"/>
      <w:bookmarkStart w:id="266" w:name="_Toc434874217"/>
      <w:bookmarkStart w:id="267" w:name="_Toc434874300"/>
      <w:bookmarkStart w:id="268" w:name="_Toc434874368"/>
      <w:bookmarkStart w:id="269" w:name="_Toc434874645"/>
      <w:bookmarkStart w:id="270" w:name="_Toc434933278"/>
      <w:bookmarkStart w:id="271" w:name="_Toc434940515"/>
      <w:bookmarkStart w:id="272" w:name="_Toc434941832"/>
      <w:bookmarkStart w:id="273" w:name="_Toc434943373"/>
      <w:bookmarkStart w:id="274" w:name="_Toc434943804"/>
      <w:bookmarkStart w:id="275" w:name="_Toc434956128"/>
      <w:bookmarkStart w:id="276" w:name="_Toc410654851"/>
      <w:bookmarkStart w:id="277" w:name="_Toc410654938"/>
      <w:bookmarkStart w:id="278" w:name="_Toc410655437"/>
      <w:bookmarkStart w:id="279" w:name="_Toc410656769"/>
      <w:bookmarkStart w:id="280" w:name="_Toc410900193"/>
      <w:bookmarkStart w:id="281" w:name="_Toc410900282"/>
      <w:bookmarkStart w:id="282" w:name="_Toc410654852"/>
      <w:bookmarkStart w:id="283" w:name="_Toc410654939"/>
      <w:bookmarkStart w:id="284" w:name="_Toc410655438"/>
      <w:bookmarkStart w:id="285" w:name="_Toc410656770"/>
      <w:bookmarkStart w:id="286" w:name="_Toc410900194"/>
      <w:bookmarkStart w:id="287" w:name="_Toc410900283"/>
      <w:bookmarkStart w:id="288" w:name="_Toc410654853"/>
      <w:bookmarkStart w:id="289" w:name="_Toc410654940"/>
      <w:bookmarkStart w:id="290" w:name="_Toc410655439"/>
      <w:bookmarkStart w:id="291" w:name="_Toc410656771"/>
      <w:bookmarkStart w:id="292" w:name="_Toc410900195"/>
      <w:bookmarkStart w:id="293" w:name="_Toc410900284"/>
      <w:bookmarkStart w:id="294" w:name="_Toc410654854"/>
      <w:bookmarkStart w:id="295" w:name="_Toc410654941"/>
      <w:bookmarkStart w:id="296" w:name="_Toc410655440"/>
      <w:bookmarkStart w:id="297" w:name="_Toc410656772"/>
      <w:bookmarkStart w:id="298" w:name="_Toc410900196"/>
      <w:bookmarkStart w:id="299" w:name="_Toc410900285"/>
      <w:bookmarkStart w:id="300" w:name="_Toc410654855"/>
      <w:bookmarkStart w:id="301" w:name="_Toc410654942"/>
      <w:bookmarkStart w:id="302" w:name="_Toc410655441"/>
      <w:bookmarkStart w:id="303" w:name="_Toc410656773"/>
      <w:bookmarkStart w:id="304" w:name="_Toc410900197"/>
      <w:bookmarkStart w:id="305" w:name="_Toc410900286"/>
      <w:bookmarkStart w:id="306" w:name="_Toc410654856"/>
      <w:bookmarkStart w:id="307" w:name="_Toc410654943"/>
      <w:bookmarkStart w:id="308" w:name="_Toc410655442"/>
      <w:bookmarkStart w:id="309" w:name="_Toc410656774"/>
      <w:bookmarkStart w:id="310" w:name="_Toc410900198"/>
      <w:bookmarkStart w:id="311" w:name="_Toc410900287"/>
      <w:bookmarkStart w:id="312" w:name="_Toc410654857"/>
      <w:bookmarkStart w:id="313" w:name="_Toc410654944"/>
      <w:bookmarkStart w:id="314" w:name="_Toc410655443"/>
      <w:bookmarkStart w:id="315" w:name="_Toc410656775"/>
      <w:bookmarkStart w:id="316" w:name="_Toc410900199"/>
      <w:bookmarkStart w:id="317" w:name="_Toc410900288"/>
      <w:bookmarkStart w:id="318" w:name="_Toc410654858"/>
      <w:bookmarkStart w:id="319" w:name="_Toc410654945"/>
      <w:bookmarkStart w:id="320" w:name="_Toc410655444"/>
      <w:bookmarkStart w:id="321" w:name="_Toc410656776"/>
      <w:bookmarkStart w:id="322" w:name="_Toc410900200"/>
      <w:bookmarkStart w:id="323" w:name="_Toc410900289"/>
      <w:bookmarkStart w:id="324" w:name="_Toc410654859"/>
      <w:bookmarkStart w:id="325" w:name="_Toc410654946"/>
      <w:bookmarkStart w:id="326" w:name="_Toc410655445"/>
      <w:bookmarkStart w:id="327" w:name="_Toc410656777"/>
      <w:bookmarkStart w:id="328" w:name="_Toc410900201"/>
      <w:bookmarkStart w:id="329" w:name="_Toc410900290"/>
      <w:bookmarkStart w:id="330" w:name="_Toc410654860"/>
      <w:bookmarkStart w:id="331" w:name="_Toc410654947"/>
      <w:bookmarkStart w:id="332" w:name="_Toc410655446"/>
      <w:bookmarkStart w:id="333" w:name="_Toc410656778"/>
      <w:bookmarkStart w:id="334" w:name="_Toc410900202"/>
      <w:bookmarkStart w:id="335" w:name="_Toc410900291"/>
      <w:bookmarkStart w:id="336" w:name="_Toc410654861"/>
      <w:bookmarkStart w:id="337" w:name="_Toc410654948"/>
      <w:bookmarkStart w:id="338" w:name="_Toc410655447"/>
      <w:bookmarkStart w:id="339" w:name="_Toc410656779"/>
      <w:bookmarkStart w:id="340" w:name="_Toc410900203"/>
      <w:bookmarkStart w:id="341" w:name="_Toc410900292"/>
      <w:bookmarkStart w:id="342" w:name="_Toc410654862"/>
      <w:bookmarkStart w:id="343" w:name="_Toc410654949"/>
      <w:bookmarkStart w:id="344" w:name="_Toc410655448"/>
      <w:bookmarkStart w:id="345" w:name="_Toc410656780"/>
      <w:bookmarkStart w:id="346" w:name="_Toc410900204"/>
      <w:bookmarkStart w:id="347" w:name="_Toc410900293"/>
      <w:bookmarkStart w:id="348" w:name="_Toc410654863"/>
      <w:bookmarkStart w:id="349" w:name="_Toc410654950"/>
      <w:bookmarkStart w:id="350" w:name="_Toc410655449"/>
      <w:bookmarkStart w:id="351" w:name="_Toc410656781"/>
      <w:bookmarkStart w:id="352" w:name="_Toc410900205"/>
      <w:bookmarkStart w:id="353" w:name="_Toc410900294"/>
      <w:bookmarkStart w:id="354" w:name="_Toc410654864"/>
      <w:bookmarkStart w:id="355" w:name="_Toc410654951"/>
      <w:bookmarkStart w:id="356" w:name="_Toc410655450"/>
      <w:bookmarkStart w:id="357" w:name="_Toc410656782"/>
      <w:bookmarkStart w:id="358" w:name="_Toc410900206"/>
      <w:bookmarkStart w:id="359" w:name="_Toc410900295"/>
      <w:bookmarkStart w:id="360" w:name="_Toc410654865"/>
      <w:bookmarkStart w:id="361" w:name="_Toc410654952"/>
      <w:bookmarkStart w:id="362" w:name="_Toc410655451"/>
      <w:bookmarkStart w:id="363" w:name="_Toc410656783"/>
      <w:bookmarkStart w:id="364" w:name="_Toc410900207"/>
      <w:bookmarkStart w:id="365" w:name="_Toc410900296"/>
      <w:bookmarkStart w:id="366" w:name="_Toc410654866"/>
      <w:bookmarkStart w:id="367" w:name="_Toc410654953"/>
      <w:bookmarkStart w:id="368" w:name="_Toc410655452"/>
      <w:bookmarkStart w:id="369" w:name="_Toc410656784"/>
      <w:bookmarkStart w:id="370" w:name="_Toc410900208"/>
      <w:bookmarkStart w:id="371" w:name="_Toc410900297"/>
      <w:bookmarkStart w:id="372" w:name="_Toc410654867"/>
      <w:bookmarkStart w:id="373" w:name="_Toc410654954"/>
      <w:bookmarkStart w:id="374" w:name="_Toc410655453"/>
      <w:bookmarkStart w:id="375" w:name="_Toc410656785"/>
      <w:bookmarkStart w:id="376" w:name="_Toc410900209"/>
      <w:bookmarkStart w:id="377" w:name="_Toc410900298"/>
      <w:bookmarkStart w:id="378" w:name="_Toc410654868"/>
      <w:bookmarkStart w:id="379" w:name="_Toc410654955"/>
      <w:bookmarkStart w:id="380" w:name="_Toc410655454"/>
      <w:bookmarkStart w:id="381" w:name="_Toc410656786"/>
      <w:bookmarkStart w:id="382" w:name="_Toc410900210"/>
      <w:bookmarkStart w:id="383" w:name="_Toc410900299"/>
      <w:bookmarkStart w:id="384" w:name="_Toc410654869"/>
      <w:bookmarkStart w:id="385" w:name="_Toc410654956"/>
      <w:bookmarkStart w:id="386" w:name="_Toc410655455"/>
      <w:bookmarkStart w:id="387" w:name="_Toc410656787"/>
      <w:bookmarkStart w:id="388" w:name="_Toc410900211"/>
      <w:bookmarkStart w:id="389" w:name="_Toc410900300"/>
      <w:bookmarkStart w:id="390" w:name="_Toc406679708"/>
      <w:bookmarkStart w:id="391" w:name="_Toc406684190"/>
      <w:bookmarkStart w:id="392" w:name="_Toc410654870"/>
      <w:bookmarkStart w:id="393" w:name="_Toc410654957"/>
      <w:bookmarkStart w:id="394" w:name="_Toc410655456"/>
      <w:bookmarkStart w:id="395" w:name="_Toc410656788"/>
      <w:bookmarkStart w:id="396" w:name="_Toc410900212"/>
      <w:bookmarkStart w:id="397" w:name="_Toc410900301"/>
      <w:bookmarkStart w:id="398" w:name="_Toc487124958"/>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r>
        <w:t>Tijd representatie</w:t>
      </w:r>
      <w:r w:rsidR="00F9768C">
        <w:t xml:space="preserve"> en temporeel model.</w:t>
      </w:r>
      <w:bookmarkEnd w:id="398"/>
    </w:p>
    <w:p w14:paraId="6ABAD355" w14:textId="16C9AC01" w:rsidR="00F9768C" w:rsidRDefault="00793B0B" w:rsidP="00A26E72">
      <w:r>
        <w:t>IMKL</w:t>
      </w:r>
      <w:r w:rsidR="00613D81" w:rsidRPr="00613D81">
        <w:t xml:space="preserve"> hanteert de ISO 8601 norm voor het beschrijven van tijdsaspecten.</w:t>
      </w:r>
    </w:p>
    <w:p w14:paraId="1C4A6057" w14:textId="77777777" w:rsidR="00F9768C" w:rsidRDefault="00F9768C" w:rsidP="00F9768C">
      <w:r>
        <w:t>Binnen het informatiemodel IMKL 2015 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B6AF535" w14:textId="77777777" w:rsidR="008A21E1" w:rsidRDefault="008A21E1" w:rsidP="00F9768C"/>
    <w:p w14:paraId="314DE2F3" w14:textId="77777777" w:rsidR="00F9768C" w:rsidRDefault="00F9768C" w:rsidP="00A26E72"/>
    <w:p w14:paraId="14083EF3" w14:textId="77777777" w:rsidR="00DC3A2E" w:rsidRDefault="00DC3A2E" w:rsidP="00F9768C"/>
    <w:p w14:paraId="1B63AC5F" w14:textId="77777777" w:rsidR="00DC3A2E" w:rsidRPr="00DC3A2E" w:rsidRDefault="00DC3A2E"/>
    <w:p w14:paraId="59D885E9" w14:textId="590A199C" w:rsidR="00DC3A2E" w:rsidRDefault="00BE4C6E" w:rsidP="000E3C4F">
      <w:pPr>
        <w:pStyle w:val="Paragraaftitel"/>
      </w:pPr>
      <w:bookmarkStart w:id="399" w:name="_Toc487124959"/>
      <w:r>
        <w:t>Andere</w:t>
      </w:r>
      <w:r w:rsidR="00DC3A2E">
        <w:t xml:space="preserve"> toepassingen van </w:t>
      </w:r>
      <w:r w:rsidR="00793B0B">
        <w:t>IMKL</w:t>
      </w:r>
      <w:r w:rsidR="00DC3A2E">
        <w:t>.</w:t>
      </w:r>
      <w:bookmarkEnd w:id="399"/>
    </w:p>
    <w:p w14:paraId="62962DD5" w14:textId="77777777" w:rsidR="00B62645" w:rsidRDefault="00B62645" w:rsidP="000E3C4F">
      <w:pPr>
        <w:spacing w:line="240" w:lineRule="atLeast"/>
        <w:jc w:val="left"/>
      </w:pPr>
    </w:p>
    <w:p w14:paraId="36693DB0" w14:textId="5FD19D86" w:rsidR="00B62645" w:rsidRPr="000E3C4F" w:rsidRDefault="00793B0B" w:rsidP="000E3C4F">
      <w:pPr>
        <w:spacing w:line="240" w:lineRule="atLeast"/>
      </w:pPr>
      <w:r>
        <w:t>IMKL</w:t>
      </w:r>
      <w:r w:rsidR="00B62645" w:rsidRPr="000E3C4F">
        <w:t xml:space="preserve"> beschrijft het totaal aan informatie die voorziet in een aantal dataleveringsprocessen. Naast WION en  INSPIRE </w:t>
      </w:r>
      <w:proofErr w:type="spellStart"/>
      <w:r w:rsidR="00B62645" w:rsidRPr="000E3C4F">
        <w:t>utilities</w:t>
      </w:r>
      <w:proofErr w:type="spellEnd"/>
      <w:r w:rsidR="00B62645" w:rsidRPr="000E3C4F">
        <w:t xml:space="preserve"> zijn dat </w:t>
      </w:r>
      <w:r w:rsidR="00BE4C6E" w:rsidRPr="000E3C4F">
        <w:t xml:space="preserve">de </w:t>
      </w:r>
      <w:r w:rsidR="00B62645" w:rsidRPr="000E3C4F">
        <w:t>EC61 EU richtlijn</w:t>
      </w:r>
      <w:r w:rsidR="00BE4C6E" w:rsidRPr="000E3C4F">
        <w:t xml:space="preserve"> voor kostenreductie aanleg breedband internet</w:t>
      </w:r>
      <w:r w:rsidR="00B62645" w:rsidRPr="000E3C4F">
        <w:t>,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79C8B0E6" w:rsidR="00BE4C6E" w:rsidRDefault="00BE4C6E" w:rsidP="000E3C4F">
      <w:pPr>
        <w:spacing w:line="240" w:lineRule="atLeast"/>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73227ED" w14:textId="77777777" w:rsidR="00B62645" w:rsidRDefault="00B62645" w:rsidP="00B62645">
      <w:pPr>
        <w:spacing w:line="240" w:lineRule="atLeast"/>
        <w:jc w:val="left"/>
      </w:pPr>
    </w:p>
    <w:p w14:paraId="5A32B944" w14:textId="77777777" w:rsidR="00B62645" w:rsidRDefault="00B62645" w:rsidP="00B62645">
      <w:pPr>
        <w:spacing w:line="240" w:lineRule="atLeast"/>
        <w:jc w:val="left"/>
      </w:pPr>
    </w:p>
    <w:p w14:paraId="66FA3D71" w14:textId="77777777" w:rsidR="00B62645" w:rsidRDefault="00B62645" w:rsidP="000E3C4F">
      <w:pPr>
        <w:spacing w:line="240" w:lineRule="atLeast"/>
        <w:jc w:val="left"/>
      </w:pPr>
    </w:p>
    <w:p w14:paraId="29140CCA" w14:textId="77777777" w:rsidR="00DC3A2E" w:rsidRPr="00DC3A2E" w:rsidRDefault="00DC3A2E"/>
    <w:p w14:paraId="013B7B13" w14:textId="77777777" w:rsidR="00DC3A2E" w:rsidRPr="00DC3A2E" w:rsidRDefault="00DC3A2E"/>
    <w:p w14:paraId="61ED4BA3" w14:textId="77777777" w:rsidR="00DC3A2E" w:rsidRPr="00DC3A2E" w:rsidRDefault="00DC3A2E"/>
    <w:p w14:paraId="677B8DD8" w14:textId="77777777" w:rsidR="00DC3A2E" w:rsidRDefault="00DC3A2E" w:rsidP="00DC3A2E"/>
    <w:p w14:paraId="09FD96C7" w14:textId="77777777" w:rsidR="00DC3A2E" w:rsidRDefault="00DC3A2E" w:rsidP="00DC3A2E"/>
    <w:p w14:paraId="608DF4B5" w14:textId="77777777" w:rsidR="00DC3A2E" w:rsidRDefault="00DC3A2E" w:rsidP="00DC3A2E"/>
    <w:p w14:paraId="40F1A83C" w14:textId="77777777" w:rsidR="00D25D0C" w:rsidRDefault="00D25D0C">
      <w:pPr>
        <w:sectPr w:rsidR="00D25D0C" w:rsidSect="000E3C4F">
          <w:pgSz w:w="11906" w:h="16838" w:code="9"/>
          <w:pgMar w:top="1417" w:right="1417" w:bottom="1417" w:left="1417" w:header="0" w:footer="57" w:gutter="0"/>
          <w:cols w:space="708"/>
          <w:docGrid w:linePitch="360"/>
        </w:sectPr>
      </w:pPr>
    </w:p>
    <w:p w14:paraId="11CFCF88" w14:textId="77777777" w:rsidR="00CA2949" w:rsidRDefault="00FE2B1B" w:rsidP="001724FE">
      <w:pPr>
        <w:pStyle w:val="subparagraaftitel"/>
      </w:pPr>
      <w:bookmarkStart w:id="400" w:name="_Toc487124960"/>
      <w:r>
        <w:rPr>
          <w:noProof/>
        </w:rPr>
        <w:lastRenderedPageBreak/>
        <w:drawing>
          <wp:anchor distT="0" distB="0" distL="114300" distR="114300" simplePos="0" relativeHeight="251660800" behindDoc="0" locked="0" layoutInCell="1" allowOverlap="1" wp14:anchorId="02E0A7FA" wp14:editId="7F98D18C">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t xml:space="preserve">UML </w:t>
      </w:r>
      <w:r w:rsidR="001724FE">
        <w:t>- EC61</w:t>
      </w:r>
      <w:r w:rsidR="00CA2949">
        <w:t xml:space="preserve"> overzicht.</w:t>
      </w:r>
      <w:bookmarkEnd w:id="400"/>
    </w:p>
    <w:p w14:paraId="6C593DB0" w14:textId="77777777" w:rsidR="00D43A14" w:rsidRDefault="00D43A14"/>
    <w:p w14:paraId="36A08C5D" w14:textId="77777777" w:rsidR="00135F6C" w:rsidRPr="00135F6C" w:rsidRDefault="00135F6C" w:rsidP="00135F6C"/>
    <w:p w14:paraId="48359657" w14:textId="77777777" w:rsidR="00CA2949" w:rsidRDefault="00CA2949" w:rsidP="00CA2949"/>
    <w:p w14:paraId="4AD5572E" w14:textId="77777777"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14:paraId="757E55CD" w14:textId="77777777" w:rsidR="00EA1048" w:rsidRDefault="00E331D9" w:rsidP="000E3C4F">
      <w:r>
        <w:lastRenderedPageBreak/>
        <w:t xml:space="preserve">Toelichting op diagram: </w:t>
      </w:r>
    </w:p>
    <w:p w14:paraId="0AAE8E5D" w14:textId="77777777"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14:paraId="6598470C" w14:textId="77777777" w:rsidR="00F72D0E" w:rsidRDefault="00F72D0E" w:rsidP="000E3C4F"/>
    <w:p w14:paraId="1DEA7938" w14:textId="1D556917" w:rsidR="00F72D0E" w:rsidRDefault="00F72D0E" w:rsidP="000E3C4F">
      <w:r>
        <w:t xml:space="preserve">Het diagram is alleen uitgewerkt voor het kabeltype elektriciteit. Voor de ander kabel en leiding typen is het vergelijkbaar. De belangrijkste conclusie is dat </w:t>
      </w:r>
      <w:r w:rsidR="00793B0B">
        <w:t>IMKL</w:t>
      </w:r>
      <w:r>
        <w:t xml:space="preserve"> – WION volstaat voor het leveren van de EC61 informatie. Er hoeft alleen informatie over mogelijke exploitant of eigenaar van een net bijgevoegd te</w:t>
      </w:r>
      <w:r w:rsidR="0099749D">
        <w:t xml:space="preserve"> </w:t>
      </w:r>
      <w:r>
        <w:t>worden.</w:t>
      </w:r>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401" w:name="_Toc487124961"/>
      <w:r>
        <w:rPr>
          <w:noProof/>
        </w:rPr>
        <w:lastRenderedPageBreak/>
        <w:drawing>
          <wp:anchor distT="0" distB="0" distL="114300" distR="114300" simplePos="0" relativeHeight="251659776" behindDoc="0" locked="0" layoutInCell="1" allowOverlap="1" wp14:anchorId="24ABF3BF" wp14:editId="73B2BD60">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401"/>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77777777"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402" w:name="_Toc487124962"/>
      <w:r>
        <w:rPr>
          <w:noProof/>
        </w:rPr>
        <w:lastRenderedPageBreak/>
        <w:drawing>
          <wp:anchor distT="0" distB="0" distL="114300" distR="114300" simplePos="0" relativeHeight="251661824" behindDoc="0" locked="0" layoutInCell="1" allowOverlap="1" wp14:anchorId="2B1807A8" wp14:editId="53EA949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403" w:name="_Toc473467893"/>
      <w:bookmarkStart w:id="404" w:name="_Toc473473913"/>
      <w:bookmarkStart w:id="405" w:name="_Toc476914341"/>
      <w:bookmarkStart w:id="406" w:name="_Toc476916683"/>
      <w:bookmarkStart w:id="407" w:name="_Toc476917812"/>
      <w:bookmarkStart w:id="408" w:name="_Toc476917918"/>
      <w:bookmarkStart w:id="409" w:name="_Toc476917987"/>
      <w:bookmarkStart w:id="410" w:name="_Toc473467894"/>
      <w:bookmarkStart w:id="411" w:name="_Toc473473914"/>
      <w:bookmarkStart w:id="412" w:name="_Toc476914342"/>
      <w:bookmarkStart w:id="413" w:name="_Toc476916684"/>
      <w:bookmarkStart w:id="414" w:name="_Toc476917813"/>
      <w:bookmarkStart w:id="415" w:name="_Toc476917919"/>
      <w:bookmarkStart w:id="416" w:name="_Toc47691798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46DF93BA"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de Gegevens</w:t>
      </w:r>
      <w:r w:rsidR="00673FC0">
        <w:t xml:space="preserve">woordenboek Stedelijk Water (GWSW) van belang. De waarden uit de </w:t>
      </w:r>
      <w:proofErr w:type="spellStart"/>
      <w:r w:rsidR="00673FC0">
        <w:t>waardelijst</w:t>
      </w:r>
      <w:proofErr w:type="spellEnd"/>
      <w:r w:rsidR="00673FC0">
        <w:t xml:space="preserve"> vinden hun definitie in dat gegevenswoordenboek.</w:t>
      </w:r>
      <w:r w:rsidR="00BF55BB">
        <w:t xml:space="preserve"> </w:t>
      </w:r>
      <w:r w:rsidR="00BF55BB" w:rsidRPr="00BF55BB">
        <w:t xml:space="preserve">Het GWSW is beschikbaar via </w:t>
      </w:r>
      <w:hyperlink r:id="rId53" w:history="1">
        <w:r w:rsidR="00BF55BB" w:rsidRPr="00BF55BB">
          <w:rPr>
            <w:rStyle w:val="Hyperlink"/>
          </w:rPr>
          <w:t>http://data.gwsw.nl</w:t>
        </w:r>
      </w:hyperlink>
      <w:r w:rsidR="00BF55BB" w:rsidRPr="00BF55BB">
        <w:t xml:space="preserve"> (de volledige soortenboom in html) en als </w:t>
      </w:r>
      <w:proofErr w:type="spellStart"/>
      <w:r w:rsidR="00BF55BB" w:rsidRPr="00BF55BB">
        <w:t>linked</w:t>
      </w:r>
      <w:proofErr w:type="spellEnd"/>
      <w:r w:rsidR="00BF55BB" w:rsidRPr="00BF55BB">
        <w:t xml:space="preserve"> open data via </w:t>
      </w:r>
      <w:hyperlink r:id="rId54"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5"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6" w:history="1">
        <w:r w:rsidR="00BF55BB" w:rsidRPr="00BF55BB">
          <w:rPr>
            <w:rStyle w:val="Hyperlink"/>
          </w:rPr>
          <w:t>http://data.gwsw.nl/vrijvervalrioolleiding</w:t>
        </w:r>
      </w:hyperlink>
      <w:r w:rsidR="00BF55BB" w:rsidRPr="00BF55BB">
        <w:t xml:space="preserve"> .</w:t>
      </w:r>
      <w:r w:rsidR="001724FE">
        <w:br w:type="page"/>
      </w:r>
    </w:p>
    <w:p w14:paraId="237F0BD1" w14:textId="77777777" w:rsidR="002370BA" w:rsidRDefault="002370BA" w:rsidP="001724FE"/>
    <w:p w14:paraId="5BF512A3" w14:textId="77777777" w:rsidR="00576E1A" w:rsidRDefault="00F921B7" w:rsidP="008C2572">
      <w:pPr>
        <w:pStyle w:val="Paragraaftitel"/>
      </w:pPr>
      <w:bookmarkStart w:id="417" w:name="_Toc487124963"/>
      <w:r>
        <w:t>Object</w:t>
      </w:r>
      <w:r w:rsidR="00A26E72">
        <w:t>catalogus</w:t>
      </w:r>
      <w:r w:rsidR="00283BD6">
        <w:t>.</w:t>
      </w:r>
      <w:bookmarkEnd w:id="417"/>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418"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7777777" w:rsidR="00FE2DB2" w:rsidRPr="00211078" w:rsidRDefault="00FE2DB2" w:rsidP="00FE2DB2">
            <w:pPr>
              <w:jc w:val="left"/>
            </w:pPr>
            <w:r w:rsidRPr="00211078">
              <w:t>IMKL versie 1.2</w:t>
            </w:r>
            <w:r w:rsidR="002F31D1">
              <w:t>.1</w:t>
            </w:r>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77777777"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418"/>
      <w:r>
        <w:t>:</w:t>
      </w:r>
      <w:r w:rsidR="00573FDF">
        <w:t xml:space="preserve"> </w:t>
      </w:r>
      <w:bookmarkStart w:id="419" w:name="_Toc406679648"/>
      <w:bookmarkEnd w:id="419"/>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14:paraId="6349C0E5" w14:textId="77777777"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3D534C" w:rsidRPr="00A25D4D" w:rsidRDefault="003D534C" w:rsidP="00B24519">
            <w:proofErr w:type="spellStart"/>
            <w:r w:rsidRPr="00A25D4D">
              <w:lastRenderedPageBreak/>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3D534C" w:rsidRPr="00A25D4D" w:rsidRDefault="003D534C" w:rsidP="00B24519">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3D534C" w:rsidRPr="00A25D4D" w:rsidRDefault="003D534C" w:rsidP="00B24519">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3D534C" w:rsidRPr="00A25D4D" w:rsidRDefault="003D534C" w:rsidP="00B24519">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3D534C" w:rsidRPr="00A25D4D" w:rsidRDefault="003D534C" w:rsidP="00B24519">
            <w:r w:rsidRPr="00A25D4D">
              <w:t>«</w:t>
            </w:r>
            <w:proofErr w:type="spellStart"/>
            <w:r w:rsidRPr="00A25D4D">
              <w:t>union</w:t>
            </w:r>
            <w:proofErr w:type="spellEnd"/>
            <w:r w:rsidRPr="00A25D4D">
              <w:t>»</w:t>
            </w:r>
          </w:p>
        </w:tc>
      </w:tr>
      <w:tr w:rsidR="003D534C"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3D534C" w:rsidRPr="00A25D4D" w:rsidRDefault="003D534C" w:rsidP="00B24519">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3D534C" w:rsidRPr="00A25D4D" w:rsidRDefault="003D534C" w:rsidP="00B24519">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3D534C" w:rsidRPr="00A25D4D" w:rsidRDefault="003D534C" w:rsidP="00B24519">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3D534C" w:rsidRPr="00A25D4D" w:rsidRDefault="003D534C" w:rsidP="00B24519">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3D534C" w:rsidRPr="00A25D4D" w:rsidRDefault="003D534C" w:rsidP="00B24519">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3D534C" w:rsidRPr="00A25D4D" w:rsidRDefault="003D534C" w:rsidP="00B24519">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3D534C" w:rsidRPr="00A25D4D" w:rsidRDefault="003D534C" w:rsidP="00B24519">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3D534C" w:rsidRPr="00A25D4D" w:rsidRDefault="003D534C" w:rsidP="00B24519">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3D534C" w:rsidRPr="00A25D4D" w:rsidRDefault="003D534C" w:rsidP="00B24519">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3D534C" w:rsidRPr="00A25D4D" w:rsidRDefault="003D534C" w:rsidP="00B24519">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3D534C" w:rsidRPr="00A25D4D" w:rsidRDefault="003D534C" w:rsidP="00B24519">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3D534C" w:rsidRPr="00A25D4D" w:rsidRDefault="003D534C" w:rsidP="00B24519">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3D534C" w:rsidRPr="00A25D4D" w:rsidRDefault="003D534C" w:rsidP="00B24519">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3D534C" w:rsidRPr="00A25D4D" w:rsidRDefault="003D534C" w:rsidP="00B24519">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3D534C" w:rsidRPr="00A25D4D" w:rsidRDefault="003D534C" w:rsidP="00B24519">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3D534C" w:rsidRPr="00A25D4D" w:rsidRDefault="003D534C" w:rsidP="00B24519">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3D534C" w:rsidRPr="00A25D4D" w:rsidRDefault="003D534C" w:rsidP="00B24519">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3D534C" w:rsidRPr="00A25D4D" w:rsidRDefault="003D534C" w:rsidP="00B24519">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3D534C" w:rsidRPr="00A25D4D" w:rsidRDefault="003D534C" w:rsidP="00B24519">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3D534C" w:rsidRPr="00A25D4D" w:rsidRDefault="003D534C" w:rsidP="00B24519">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3D534C" w:rsidRPr="00A25D4D" w:rsidRDefault="003D534C" w:rsidP="00B24519">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3D534C" w:rsidRPr="00A25D4D" w:rsidRDefault="003D534C" w:rsidP="00B24519">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3D534C" w:rsidRPr="00A25D4D" w:rsidRDefault="003D534C" w:rsidP="00B24519">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3D534C" w:rsidRPr="00A25D4D" w:rsidRDefault="003D534C" w:rsidP="00B24519">
            <w:proofErr w:type="spellStart"/>
            <w:r w:rsidRPr="00A25D4D">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3D534C" w:rsidRPr="00A25D4D" w:rsidRDefault="003D534C" w:rsidP="00B24519">
            <w:proofErr w:type="spellStart"/>
            <w:r w:rsidRPr="00A25D4D">
              <w:lastRenderedPageBreak/>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3D534C" w:rsidRPr="00A25D4D" w:rsidRDefault="003D534C" w:rsidP="00B24519">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3D534C" w:rsidRPr="00A25D4D" w:rsidRDefault="003D534C" w:rsidP="00B24519">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3D534C" w:rsidRPr="00A25D4D" w:rsidRDefault="003D534C" w:rsidP="00B24519">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3D534C" w:rsidRPr="00A25D4D" w:rsidRDefault="003D534C" w:rsidP="00B24519">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3D534C" w:rsidRPr="00A25D4D" w:rsidRDefault="003D534C" w:rsidP="00B24519">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3D534C" w:rsidRPr="00A25D4D" w:rsidRDefault="003D534C" w:rsidP="00B24519">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3D534C" w:rsidRPr="00A25D4D" w:rsidRDefault="003D534C" w:rsidP="00B24519">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3D534C" w:rsidRPr="00A25D4D" w:rsidRDefault="003D534C" w:rsidP="00B24519">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3D534C" w:rsidRPr="00A25D4D" w:rsidRDefault="003D534C" w:rsidP="00B24519">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3D534C" w:rsidRPr="00A25D4D" w:rsidRDefault="003D534C" w:rsidP="00B24519">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3D534C" w:rsidRPr="00A25D4D" w:rsidRDefault="003D534C" w:rsidP="00B24519">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3D534C" w:rsidRPr="00A25D4D" w:rsidRDefault="003D534C" w:rsidP="00B24519">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3D534C" w:rsidRPr="00A25D4D" w:rsidRDefault="003D534C" w:rsidP="00B24519">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3D534C" w:rsidRPr="00A25D4D" w:rsidRDefault="003D534C" w:rsidP="00B24519">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3D534C" w:rsidRPr="00A25D4D" w:rsidRDefault="003D534C" w:rsidP="00B24519">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3D534C" w:rsidRPr="00A25D4D" w:rsidRDefault="003D534C" w:rsidP="00B24519">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3D534C" w:rsidRPr="00A25D4D" w:rsidRDefault="003D534C" w:rsidP="00B24519">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3D534C" w:rsidRPr="00A25D4D" w:rsidRDefault="003D534C" w:rsidP="00B24519">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3D534C" w:rsidRPr="00A25D4D" w:rsidRDefault="003D534C" w:rsidP="00B24519">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3D534C" w:rsidRPr="00A25D4D" w:rsidRDefault="003D534C" w:rsidP="00B24519">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3D534C" w:rsidRPr="00A25D4D" w:rsidRDefault="003D534C" w:rsidP="00B24519">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3D534C" w:rsidRPr="00A25D4D" w:rsidRDefault="003D534C" w:rsidP="00B24519">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3D534C" w:rsidRPr="00A25D4D" w:rsidRDefault="003D534C" w:rsidP="00B24519">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3D534C" w:rsidRPr="00A25D4D" w:rsidRDefault="003D534C" w:rsidP="00B24519">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420" w:name="_Toc487124964"/>
      <w:r>
        <w:t>Geografische objecten</w:t>
      </w:r>
      <w:r w:rsidR="00283BD6">
        <w:t>.</w:t>
      </w:r>
      <w:bookmarkEnd w:id="420"/>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421" w:name="_Toc487124965"/>
      <w:r w:rsidRPr="00ED33F0">
        <w:t>Data typen</w:t>
      </w:r>
      <w:r w:rsidR="00283BD6">
        <w:t>.</w:t>
      </w:r>
      <w:bookmarkEnd w:id="421"/>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422" w:name="_Toc487124966"/>
      <w:r>
        <w:t>Waardelijsten</w:t>
      </w:r>
      <w:r w:rsidR="00283BD6">
        <w:t>.</w:t>
      </w:r>
      <w:bookmarkEnd w:id="422"/>
    </w:p>
    <w:p w14:paraId="58C36435" w14:textId="226E6638"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- 1.</w:t>
      </w:r>
      <w:r w:rsidR="005D68B2" w:rsidRPr="00B76BD4">
        <w:t>2</w:t>
      </w:r>
      <w:r w:rsidR="002F31D1">
        <w:t>.1</w:t>
      </w:r>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423" w:name="_Toc487124967"/>
      <w:r w:rsidRPr="00ED33F0">
        <w:t>Ge</w:t>
      </w:r>
      <w:r>
        <w:t>ï</w:t>
      </w:r>
      <w:r w:rsidRPr="00ED33F0">
        <w:t>mporteerde typen (informatief)</w:t>
      </w:r>
      <w:r w:rsidR="00283BD6">
        <w:t>.</w:t>
      </w:r>
      <w:bookmarkEnd w:id="423"/>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424" w:name="_Toc487124968"/>
      <w:r>
        <w:t>Referentie</w:t>
      </w:r>
      <w:r w:rsidR="00576E1A">
        <w:t>systemen</w:t>
      </w:r>
      <w:bookmarkEnd w:id="424"/>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425" w:name="_Toc487124969"/>
      <w:r>
        <w:t>Ruimtelijk</w:t>
      </w:r>
      <w:r w:rsidR="006B2CE6">
        <w:t xml:space="preserve"> referentiesysteem</w:t>
      </w:r>
      <w:r w:rsidR="00283BD6">
        <w:t>.</w:t>
      </w:r>
      <w:bookmarkEnd w:id="425"/>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77777777"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14:paraId="3F375101" w14:textId="77777777"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w:t>
      </w:r>
      <w:proofErr w:type="spellEnd"/>
      <w:r w:rsidR="00091499">
        <w:t>-informatie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proofErr w:type="spellEnd"/>
      <w:r w:rsidR="00E17D83">
        <w:t>-</w:t>
      </w:r>
      <w:r w:rsidR="00B250DA">
        <w:t>informatie infrastructuur</w:t>
      </w:r>
      <w:r w:rsidR="00AE3F47">
        <w:t>.</w:t>
      </w:r>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426" w:name="_Toc487124970"/>
      <w:r>
        <w:t>Levering</w:t>
      </w:r>
      <w:bookmarkEnd w:id="426"/>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427" w:name="_Toc487124971"/>
      <w:r>
        <w:t>Leveringsmedium</w:t>
      </w:r>
      <w:r w:rsidR="006C0D48">
        <w:t>.</w:t>
      </w:r>
      <w:bookmarkEnd w:id="427"/>
    </w:p>
    <w:p w14:paraId="685D4E30" w14:textId="77777777"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14:paraId="5E8D780E" w14:textId="77777777" w:rsidR="00576E1A" w:rsidRDefault="00B626FD" w:rsidP="00576E1A">
      <w:pPr>
        <w:pStyle w:val="Paragraaftitel"/>
        <w:spacing w:line="240" w:lineRule="atLeast"/>
      </w:pPr>
      <w:bookmarkStart w:id="428" w:name="_Toc487124972"/>
      <w:r>
        <w:t>Formaten (</w:t>
      </w:r>
      <w:proofErr w:type="spellStart"/>
      <w:r>
        <w:t>encodings</w:t>
      </w:r>
      <w:proofErr w:type="spellEnd"/>
      <w:r>
        <w:t>)</w:t>
      </w:r>
      <w:r w:rsidR="006C0D48">
        <w:t>.</w:t>
      </w:r>
      <w:bookmarkEnd w:id="428"/>
    </w:p>
    <w:p w14:paraId="74438B26" w14:textId="2A8C49D0" w:rsidR="00576E1A" w:rsidRDefault="00C34B62" w:rsidP="00B626FD">
      <w:r>
        <w:t xml:space="preserve">Het format waarin data worden geleverd is GML 3.2.1.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57"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44438678" w:rsidR="001D3ADF" w:rsidRDefault="001D3ADF" w:rsidP="00B626FD">
      <w:r>
        <w:t xml:space="preserve">WION profiel: </w:t>
      </w:r>
      <w:r w:rsidR="00793B0B">
        <w:t>IMKL</w:t>
      </w:r>
      <w:r w:rsidRPr="001D3ADF">
        <w:t>-wion.xsd</w:t>
      </w:r>
    </w:p>
    <w:p w14:paraId="107EB757" w14:textId="77FA92CF" w:rsidR="00A62DFF" w:rsidRDefault="00A62DFF" w:rsidP="00B626FD">
      <w:r>
        <w:t xml:space="preserve">WION Belangenregistratie: </w:t>
      </w:r>
      <w:r w:rsidR="00793B0B">
        <w:t>IMKL</w:t>
      </w:r>
      <w:r>
        <w:t>-wionbr.xsd</w:t>
      </w:r>
    </w:p>
    <w:p w14:paraId="684C4138" w14:textId="77777777" w:rsidR="00A62DFF" w:rsidRDefault="00A62DFF" w:rsidP="00B626FD">
      <w:r>
        <w:t>Subset van WION profiel met alleen objecttypen voor Belangenregistratie.</w:t>
      </w:r>
    </w:p>
    <w:p w14:paraId="506EFF86" w14:textId="21CEFAA2" w:rsidR="001D3ADF" w:rsidRDefault="001D3ADF" w:rsidP="00B626FD">
      <w:r>
        <w:t xml:space="preserve">Risicoregister profiel: </w:t>
      </w:r>
      <w:r w:rsidR="00793B0B">
        <w:t>IMKL</w:t>
      </w:r>
      <w:r w:rsidRPr="001D3ADF">
        <w:t>-rrb.xsd</w:t>
      </w:r>
    </w:p>
    <w:p w14:paraId="4D4D8D06" w14:textId="57D4C05D" w:rsidR="001D3ADF" w:rsidRDefault="001D3ADF" w:rsidP="00B626FD">
      <w:proofErr w:type="spellStart"/>
      <w:r>
        <w:t>Stedelijkwater</w:t>
      </w:r>
      <w:proofErr w:type="spellEnd"/>
      <w:r>
        <w:t xml:space="preserve"> profiel: </w:t>
      </w:r>
      <w:r w:rsidR="00793B0B">
        <w:t>IMKL</w:t>
      </w:r>
      <w:r w:rsidR="003657E7">
        <w:t>-sw.xsd</w:t>
      </w:r>
    </w:p>
    <w:p w14:paraId="3327F4C0" w14:textId="77777777" w:rsidR="001D3ADF" w:rsidRDefault="001D3ADF" w:rsidP="00B626FD">
      <w:r>
        <w:t>EC</w:t>
      </w:r>
      <w:r w:rsidR="00E51DFC">
        <w:t>6</w:t>
      </w:r>
      <w:r>
        <w:t>1 profiel: in ontwikkeling</w:t>
      </w:r>
    </w:p>
    <w:p w14:paraId="1EE52DDD" w14:textId="77777777" w:rsidR="001D3ADF" w:rsidRDefault="001D3ADF" w:rsidP="00B626FD"/>
    <w:p w14:paraId="591D2F08" w14:textId="77777777"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14:paraId="4FA22524" w14:textId="36D6A168" w:rsidR="001D3ADF" w:rsidRDefault="00793B0B" w:rsidP="00B626FD">
      <w:proofErr w:type="spellStart"/>
      <w:r>
        <w:t>IMKL</w:t>
      </w:r>
      <w:r w:rsidR="00971241" w:rsidRPr="003657E7">
        <w:t>.rdf</w:t>
      </w:r>
      <w:proofErr w:type="spellEnd"/>
    </w:p>
    <w:p w14:paraId="1A77AAC0" w14:textId="77777777" w:rsidR="00B2550D" w:rsidRDefault="00F42CD4">
      <w:pPr>
        <w:pStyle w:val="subparagraaftitel"/>
      </w:pPr>
      <w:bookmarkStart w:id="429" w:name="_Toc449102276"/>
      <w:bookmarkStart w:id="430" w:name="_Toc449109275"/>
      <w:bookmarkStart w:id="431" w:name="_Toc298239783"/>
      <w:bookmarkStart w:id="432" w:name="_Toc298240527"/>
      <w:bookmarkStart w:id="433" w:name="_Toc310955916"/>
      <w:bookmarkStart w:id="434" w:name="_Toc487124973"/>
      <w:bookmarkEnd w:id="429"/>
      <w:bookmarkEnd w:id="430"/>
      <w:bookmarkEnd w:id="431"/>
      <w:bookmarkEnd w:id="432"/>
      <w:r w:rsidRPr="001A1B81">
        <w:t xml:space="preserve">Nadere </w:t>
      </w:r>
      <w:r>
        <w:t xml:space="preserve">GML </w:t>
      </w:r>
      <w:r w:rsidRPr="001A1B81">
        <w:t>implementatie specificaties</w:t>
      </w:r>
      <w:bookmarkEnd w:id="433"/>
      <w:bookmarkEnd w:id="434"/>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77777777"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14:paraId="18A36F10"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435" w:name="_Toc297652024"/>
      <w:bookmarkStart w:id="436" w:name="_Toc298239789"/>
      <w:bookmarkStart w:id="437" w:name="_Toc298240533"/>
      <w:bookmarkEnd w:id="435"/>
      <w:bookmarkEnd w:id="436"/>
      <w:bookmarkEnd w:id="437"/>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77777777" w:rsidR="00F42CD4" w:rsidRPr="005E66C5" w:rsidRDefault="00F42CD4" w:rsidP="00F42CD4">
      <w:r w:rsidRPr="00EC50C0">
        <w:t>Nauwkeurigheid van coördinaten is 3 decimalen. Alles wat nauwkeuriger is wordt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77777777" w:rsidR="00F42CD4" w:rsidRPr="000E3C4F" w:rsidRDefault="00F42CD4" w:rsidP="00F42CD4">
      <w:proofErr w:type="spellStart"/>
      <w:r w:rsidRPr="000E3C4F">
        <w:t>srsName</w:t>
      </w:r>
      <w:proofErr w:type="spellEnd"/>
      <w:r w:rsidRPr="000E3C4F">
        <w:t xml:space="preserve"> invullen bij elk planobject op hoogste geometrie niveau.</w:t>
      </w:r>
    </w:p>
    <w:p w14:paraId="10EF6F97" w14:textId="2A713962" w:rsidR="00D25D0C" w:rsidRDefault="00F42CD4" w:rsidP="00F42CD4">
      <w:r w:rsidRPr="000E3C4F">
        <w:t xml:space="preserve">Voor </w:t>
      </w:r>
      <w:r w:rsidR="00793B0B">
        <w:t>IMKL</w:t>
      </w:r>
      <w:r w:rsidRPr="000E3C4F">
        <w:t xml:space="preserve">  is het coördinaat referentiesysteem Rijksdriehoekstelsel</w:t>
      </w:r>
      <w:r w:rsidR="0064486E" w:rsidRPr="000E3C4F">
        <w:t xml:space="preserve"> </w:t>
      </w:r>
      <w:r w:rsidRPr="000E3C4F">
        <w:t>verplicht</w:t>
      </w:r>
      <w:r w:rsidR="00D25D0C" w:rsidRPr="000E3C4F">
        <w:t xml:space="preserve">. Bij 2D is dat </w:t>
      </w:r>
      <w:proofErr w:type="spellStart"/>
      <w:r w:rsidR="00D25D0C" w:rsidRPr="000E3C4F">
        <w:t>epsg</w:t>
      </w:r>
      <w:proofErr w:type="spellEnd"/>
      <w:r w:rsidR="00D25D0C" w:rsidRPr="000E3C4F">
        <w:t xml:space="preserve"> code 28992 en bij 2.5D en 3D </w:t>
      </w:r>
      <w:proofErr w:type="spellStart"/>
      <w:r w:rsidR="00D25D0C" w:rsidRPr="000E3C4F">
        <w:t>epsg</w:t>
      </w:r>
      <w:proofErr w:type="spellEnd"/>
      <w:r w:rsidR="00D25D0C" w:rsidRPr="000E3C4F">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w:t>
      </w:r>
      <w:r w:rsidRPr="00305FF6">
        <w:rPr>
          <w:i/>
        </w:rPr>
        <w:lastRenderedPageBreak/>
        <w:t xml:space="preserve">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438" w:name="_Toc487124974"/>
      <w:r>
        <w:t>Visualisatie</w:t>
      </w:r>
      <w:bookmarkEnd w:id="438"/>
    </w:p>
    <w:p w14:paraId="120779BF" w14:textId="3D5E243B" w:rsidR="0065371C" w:rsidRPr="0065371C" w:rsidRDefault="009C2C92" w:rsidP="0065371C">
      <w:r>
        <w:t>Opgenomen in apart document</w:t>
      </w:r>
      <w:r w:rsidR="002C6666">
        <w:t xml:space="preserve">: </w:t>
      </w:r>
      <w:r w:rsidR="00971241" w:rsidRPr="00971241">
        <w:t xml:space="preserve">Handreiking visualisatie – </w:t>
      </w:r>
      <w:r w:rsidR="00793B0B">
        <w:t>IMKL</w:t>
      </w:r>
      <w:r w:rsidR="003657E7">
        <w:t>.</w:t>
      </w:r>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439" w:name="_Toc487124975"/>
      <w:r>
        <w:t>Bibliografie</w:t>
      </w:r>
      <w:bookmarkEnd w:id="439"/>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77777777"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8"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14:paraId="11B6C3CA" w14:textId="77777777"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9" w:history="1">
        <w:r w:rsidR="00DF04D9" w:rsidRPr="00834A6E">
          <w:rPr>
            <w:rStyle w:val="Hyperlink"/>
            <w:szCs w:val="20"/>
            <w:lang w:val="en-US"/>
          </w:rPr>
          <w:t>http://inspire.jrc.ec.europa.eu/reports/ImplementingRules/DataSpecifications/D2.5_v3.1.pdf</w:t>
        </w:r>
      </w:hyperlink>
    </w:p>
    <w:p w14:paraId="2B81D88D" w14:textId="77777777"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0"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77777777"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hyperlink r:id="rId62" w:history="1">
        <w:r w:rsidRPr="00793FB2">
          <w:rPr>
            <w:rStyle w:val="Hyperlink"/>
          </w:rPr>
          <w:t>http://www.riool.net/gegevenswoordenboek</w:t>
        </w:r>
      </w:hyperlink>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3"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4"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77777777" w:rsidR="00D372E2" w:rsidRPr="00FD2140" w:rsidRDefault="00D372E2" w:rsidP="00D372E2">
      <w:pPr>
        <w:pStyle w:val="Hoofdstukx"/>
        <w:pageBreakBefore/>
        <w:spacing w:line="240" w:lineRule="atLeast"/>
      </w:pPr>
    </w:p>
    <w:p w14:paraId="50A66EE0" w14:textId="77777777" w:rsidR="00D372E2" w:rsidRDefault="00D372E2" w:rsidP="00D372E2">
      <w:pPr>
        <w:pStyle w:val="Hoofdstuktitel"/>
        <w:spacing w:line="240" w:lineRule="atLeast"/>
      </w:pPr>
      <w:bookmarkStart w:id="440" w:name="_Toc487124976"/>
      <w:r>
        <w:t xml:space="preserve">Bijlage </w:t>
      </w:r>
      <w:r w:rsidR="00D955F6">
        <w:t>1: IMKL1.1 (2012)</w:t>
      </w:r>
      <w:bookmarkEnd w:id="440"/>
    </w:p>
    <w:p w14:paraId="1BF8729A" w14:textId="77777777" w:rsidR="00D372E2" w:rsidRPr="007C7339" w:rsidRDefault="00D955F6" w:rsidP="00D955F6">
      <w:pPr>
        <w:pStyle w:val="Inleidingnatitel"/>
        <w:spacing w:line="240" w:lineRule="atLeast"/>
        <w:jc w:val="left"/>
      </w:pPr>
      <w:r w:rsidRPr="003D7D17">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5" o:title="" croptop="3994f" cropbottom="5164f"/>
          </v:shape>
          <o:OLEObject Type="Embed" ProgID="PowerPoint.Slide.8" ShapeID="_x0000_i1025" DrawAspect="Content" ObjectID="_1651672394" r:id="rId66"/>
        </w:object>
      </w:r>
    </w:p>
    <w:p w14:paraId="25512EA7" w14:textId="77777777"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14:paraId="367772B1" w14:textId="77777777" w:rsidR="00D372E2" w:rsidRPr="007C7339" w:rsidRDefault="00D372E2" w:rsidP="00D372E2">
      <w:pPr>
        <w:pStyle w:val="Hoofdstukx"/>
        <w:pageBreakBefore/>
        <w:spacing w:line="240" w:lineRule="atLeast"/>
      </w:pPr>
    </w:p>
    <w:p w14:paraId="1F77C8B8" w14:textId="5927FAC2" w:rsidR="00D372E2" w:rsidRDefault="00D372E2" w:rsidP="00D372E2">
      <w:pPr>
        <w:pStyle w:val="Hoofdstuktitel"/>
        <w:spacing w:line="240" w:lineRule="atLeast"/>
      </w:pPr>
      <w:bookmarkStart w:id="441" w:name="_Toc487124977"/>
      <w:r>
        <w:t xml:space="preserve">Bijlage </w:t>
      </w:r>
      <w:r w:rsidR="00D955F6">
        <w:t xml:space="preserve">2: </w:t>
      </w:r>
      <w:r w:rsidR="00793B0B">
        <w:t>IMKL</w:t>
      </w:r>
      <w:r w:rsidR="00D955F6">
        <w:t xml:space="preserve"> </w:t>
      </w:r>
      <w:proofErr w:type="spellStart"/>
      <w:r w:rsidR="00932116">
        <w:t>waardelijst</w:t>
      </w:r>
      <w:r w:rsidR="00D955F6">
        <w:t>en</w:t>
      </w:r>
      <w:proofErr w:type="spellEnd"/>
      <w:r w:rsidR="00D955F6">
        <w:t>.</w:t>
      </w:r>
      <w:bookmarkEnd w:id="441"/>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77777777" w:rsidR="00D955F6" w:rsidRDefault="00D955F6" w:rsidP="00D955F6">
      <w:pPr>
        <w:pStyle w:val="Hoofdstuktitel"/>
      </w:pPr>
      <w:bookmarkStart w:id="442" w:name="_Toc487124978"/>
      <w:r>
        <w:t xml:space="preserve">Bijlage </w:t>
      </w:r>
      <w:r w:rsidR="00E51DFC">
        <w:t>3</w:t>
      </w:r>
      <w:r>
        <w:t xml:space="preserve">: </w:t>
      </w:r>
      <w:r w:rsidR="00E51DFC">
        <w:t>Toelichting op geometriemodel.</w:t>
      </w:r>
      <w:bookmarkEnd w:id="442"/>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1344" behindDoc="0" locked="0" layoutInCell="1" allowOverlap="1" wp14:anchorId="18FA9C08" wp14:editId="6140944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3392" behindDoc="0" locked="0" layoutInCell="1" allowOverlap="1" wp14:anchorId="0584680B" wp14:editId="43982D16">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6464" behindDoc="0" locked="0" layoutInCell="1" allowOverlap="1" wp14:anchorId="40067C95" wp14:editId="53E646EE">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77777777" w:rsidR="00855A12" w:rsidRDefault="00855A12">
      <w:pPr>
        <w:contextualSpacing/>
      </w:pPr>
      <w:r>
        <w:rPr>
          <w:noProof/>
        </w:rPr>
        <w:drawing>
          <wp:anchor distT="0" distB="0" distL="114300" distR="114300" simplePos="0" relativeHeight="251645440" behindDoc="0" locked="0" layoutInCell="1" allowOverlap="1" wp14:anchorId="443BFA64" wp14:editId="4C01B7A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E4156" w14:textId="77777777" w:rsidR="008F057A" w:rsidRDefault="008F057A">
      <w:r>
        <w:separator/>
      </w:r>
    </w:p>
    <w:p w14:paraId="4ECD3810" w14:textId="77777777" w:rsidR="008F057A" w:rsidRDefault="008F057A"/>
  </w:endnote>
  <w:endnote w:type="continuationSeparator" w:id="0">
    <w:p w14:paraId="5E5CFE00" w14:textId="77777777" w:rsidR="008F057A" w:rsidRDefault="008F057A">
      <w:r>
        <w:continuationSeparator/>
      </w:r>
    </w:p>
    <w:p w14:paraId="308929F5" w14:textId="77777777" w:rsidR="008F057A" w:rsidRDefault="008F05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793B0B" w:rsidRPr="00C7450D" w14:paraId="43A5E0EB" w14:textId="77777777">
      <w:tc>
        <w:tcPr>
          <w:tcW w:w="648" w:type="dxa"/>
        </w:tcPr>
        <w:p w14:paraId="46C1C246" w14:textId="77777777" w:rsidR="00793B0B" w:rsidRPr="00E2691E" w:rsidRDefault="00793B0B"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77777777" w:rsidR="00793B0B" w:rsidRPr="00C7450D" w:rsidRDefault="00793B0B"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14:paraId="4DB26572" w14:textId="77777777" w:rsidR="00793B0B" w:rsidRPr="00C7450D" w:rsidRDefault="00793B0B" w:rsidP="00064FFB"/>
  <w:p w14:paraId="4FEAAA98" w14:textId="77777777" w:rsidR="00793B0B" w:rsidRPr="00C7450D" w:rsidRDefault="00793B0B" w:rsidP="00064FFB"/>
  <w:p w14:paraId="789F5D6F" w14:textId="77777777" w:rsidR="00793B0B" w:rsidRPr="00C7450D" w:rsidRDefault="00793B0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793B0B" w:rsidRDefault="00793B0B"/>
  <w:p w14:paraId="18B2438F" w14:textId="77777777" w:rsidR="00793B0B" w:rsidRDefault="00793B0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793B0B" w:rsidRPr="008A6C4C" w14:paraId="4743FB53" w14:textId="77777777">
      <w:trPr>
        <w:trHeight w:val="182"/>
      </w:trPr>
      <w:tc>
        <w:tcPr>
          <w:tcW w:w="540" w:type="dxa"/>
        </w:tcPr>
        <w:p w14:paraId="5EF1262C" w14:textId="77777777" w:rsidR="00793B0B" w:rsidRPr="007008A1" w:rsidRDefault="00793B0B"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64526044" w14:textId="290F1EE8" w:rsidR="00793B0B" w:rsidRPr="000427A2" w:rsidRDefault="00793B0B"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w:t>
          </w:r>
        </w:p>
      </w:tc>
    </w:tr>
  </w:tbl>
  <w:p w14:paraId="160D8B34" w14:textId="77777777" w:rsidR="00793B0B" w:rsidRPr="000427A2" w:rsidRDefault="00793B0B">
    <w:pPr>
      <w:rPr>
        <w:lang w:val="en-US"/>
      </w:rPr>
    </w:pPr>
  </w:p>
  <w:p w14:paraId="20A1FA85" w14:textId="77777777" w:rsidR="00793B0B" w:rsidRPr="000427A2" w:rsidRDefault="00793B0B">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54F90" w14:textId="77777777" w:rsidR="008F057A" w:rsidRDefault="008F057A">
      <w:r>
        <w:separator/>
      </w:r>
    </w:p>
    <w:p w14:paraId="194A2294" w14:textId="77777777" w:rsidR="008F057A" w:rsidRDefault="008F057A"/>
  </w:footnote>
  <w:footnote w:type="continuationSeparator" w:id="0">
    <w:p w14:paraId="19D53B6C" w14:textId="77777777" w:rsidR="008F057A" w:rsidRDefault="008F057A">
      <w:r>
        <w:continuationSeparator/>
      </w:r>
    </w:p>
    <w:p w14:paraId="24554D37" w14:textId="77777777" w:rsidR="008F057A" w:rsidRDefault="008F05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793B0B" w:rsidRDefault="00793B0B" w:rsidP="00064FFB">
    <w:pPr>
      <w:jc w:val="center"/>
    </w:pPr>
  </w:p>
  <w:p w14:paraId="5E96E328" w14:textId="77777777" w:rsidR="00793B0B" w:rsidRDefault="00793B0B">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793B0B" w:rsidRDefault="00793B0B" w:rsidP="00064FFB">
    <w:pPr>
      <w:jc w:val="center"/>
    </w:pPr>
    <w:r>
      <w:rPr>
        <w:noProof/>
      </w:rPr>
      <w:drawing>
        <wp:anchor distT="0" distB="0" distL="114300" distR="114300" simplePos="0" relativeHeight="251658240"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793B0B" w:rsidRDefault="00793B0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148B"/>
    <w:rsid w:val="00205D94"/>
    <w:rsid w:val="00210C62"/>
    <w:rsid w:val="002144DC"/>
    <w:rsid w:val="002170D3"/>
    <w:rsid w:val="00220410"/>
    <w:rsid w:val="00222462"/>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139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6665D"/>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155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5D82"/>
    <w:rsid w:val="00AD65AE"/>
    <w:rsid w:val="00AD7C36"/>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E5969"/>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E9F"/>
    <w:rsid w:val="00F23E21"/>
    <w:rsid w:val="00F25B55"/>
    <w:rsid w:val="00F27960"/>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inspire.jrc.ec.europa.eu/documents/Data_Specifications/INSPIRE_DataSpecification_US_v3.0.pdf" TargetMode="External"/><Relationship Id="rId26" Type="http://schemas.openxmlformats.org/officeDocument/2006/relationships/image" Target="media/image12.png"/><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wmf"/><Relationship Id="rId42" Type="http://schemas.openxmlformats.org/officeDocument/2006/relationships/image" Target="media/image27.wmf"/><Relationship Id="rId47" Type="http://schemas.openxmlformats.org/officeDocument/2006/relationships/image" Target="media/image32.wmf"/><Relationship Id="rId50" Type="http://schemas.openxmlformats.org/officeDocument/2006/relationships/image" Target="media/image34.wmf"/><Relationship Id="rId55" Type="http://schemas.openxmlformats.org/officeDocument/2006/relationships/hyperlink" Target="http://data.gwsw.nl/%7bterm%7d" TargetMode="External"/><Relationship Id="rId63" Type="http://schemas.openxmlformats.org/officeDocument/2006/relationships/hyperlink" Target="https://tax.kadaster.n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wmf"/><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data.gwsw.nl" TargetMode="External"/><Relationship Id="rId58" Type="http://schemas.openxmlformats.org/officeDocument/2006/relationships/hyperlink" Target="http://inspire.jrc.ec.europa.eu/documents/Data_Specifications/INSPIRE_DataSpecification_US_v3.0.pdf" TargetMode="External"/><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png"/><Relationship Id="rId49" Type="http://schemas.openxmlformats.org/officeDocument/2006/relationships/image" Target="cid:part1.02020806.07060509@tudelft.nl" TargetMode="External"/><Relationship Id="rId57" Type="http://schemas.openxmlformats.org/officeDocument/2006/relationships/hyperlink" Target="http://www.geonovum.nl/sites/default/files/Geometrieinmodelengml_1.0.pdf" TargetMode="External"/><Relationship Id="rId61" Type="http://schemas.openxmlformats.org/officeDocument/2006/relationships/hyperlink" Target="http://www.riool.net/-/informatiemodel-stedelijk-water-ter-visie" TargetMode="External"/><Relationship Id="rId10" Type="http://schemas.openxmlformats.org/officeDocument/2006/relationships/header" Target="header1.xml"/><Relationship Id="rId19" Type="http://schemas.openxmlformats.org/officeDocument/2006/relationships/hyperlink" Target="http://www.riool.net/gegevenswoordenboek" TargetMode="External"/><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image" Target="media/image36.wmf"/><Relationship Id="rId60" Type="http://schemas.openxmlformats.org/officeDocument/2006/relationships/hyperlink" Target="http://inspire.jrc.ec.europa.eu/documents/Data_Specifications/D2.10.1_GenericNetworkModel_v1.0rc3.pdf" TargetMode="External"/><Relationship Id="rId65"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hyperlink" Target="http://data.gwsw.nl/binnenonderkantbuis" TargetMode="External"/><Relationship Id="rId30" Type="http://schemas.openxmlformats.org/officeDocument/2006/relationships/image" Target="media/image15.wmf"/><Relationship Id="rId35" Type="http://schemas.openxmlformats.org/officeDocument/2006/relationships/image" Target="media/image20.jpeg"/><Relationship Id="rId43" Type="http://schemas.openxmlformats.org/officeDocument/2006/relationships/image" Target="media/image28.wmf"/><Relationship Id="rId48" Type="http://schemas.openxmlformats.org/officeDocument/2006/relationships/image" Target="media/image33.png"/><Relationship Id="rId56" Type="http://schemas.openxmlformats.org/officeDocument/2006/relationships/hyperlink" Target="http://data.gwsw.nl/vrijvervalrioolleiding" TargetMode="External"/><Relationship Id="rId64" Type="http://schemas.openxmlformats.org/officeDocument/2006/relationships/hyperlink" Target="http://www.geonovum.nl/sites/default/files/Geometrieinmodelengml_1.0.pdf" TargetMode="External"/><Relationship Id="rId69"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geonovum.nl/documenten/raamwerk-van-geo-standaarden" TargetMode="External"/><Relationship Id="rId25" Type="http://schemas.openxmlformats.org/officeDocument/2006/relationships/image" Target="media/image11.wmf"/><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reports/ImplementingRules/DataSpecifications/D2.5_v3.1.pdf" TargetMode="External"/><Relationship Id="rId67" Type="http://schemas.openxmlformats.org/officeDocument/2006/relationships/image" Target="media/image38.png"/><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sparql.gwsw.nl" TargetMode="External"/><Relationship Id="rId62" Type="http://schemas.openxmlformats.org/officeDocument/2006/relationships/hyperlink" Target="http://www.riool.net/gegevenswoordenboek"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1B08E-63DD-4C0D-B6A6-8AE9A55EC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81</Pages>
  <Words>16834</Words>
  <Characters>92591</Characters>
  <Application>Microsoft Office Word</Application>
  <DocSecurity>0</DocSecurity>
  <Lines>771</Lines>
  <Paragraphs>218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109207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6</cp:revision>
  <cp:lastPrinted>2017-04-03T11:24:00Z</cp:lastPrinted>
  <dcterms:created xsi:type="dcterms:W3CDTF">2017-07-06T15:10:00Z</dcterms:created>
  <dcterms:modified xsi:type="dcterms:W3CDTF">2020-05-22T15:07:00Z</dcterms:modified>
</cp:coreProperties>
</file>