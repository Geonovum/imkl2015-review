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F3A62B4" w14:textId="472A2960" w:rsidR="00672722" w:rsidRPr="007C7339" w:rsidRDefault="00672722" w:rsidP="007C7339">
      <w:pPr>
        <w:spacing w:line="240" w:lineRule="atLeast"/>
      </w:pPr>
    </w:p>
    <w:p w14:paraId="3DE96716" w14:textId="7FDBF2A2" w:rsidR="00672722" w:rsidRPr="007C7339" w:rsidRDefault="00672722" w:rsidP="007C7339">
      <w:pPr>
        <w:spacing w:line="240" w:lineRule="atLeast"/>
        <w:jc w:val="left"/>
        <w:rPr>
          <w:sz w:val="28"/>
          <w:szCs w:val="28"/>
        </w:rPr>
      </w:pPr>
    </w:p>
    <w:p w14:paraId="0F31489C" w14:textId="316C3F3F" w:rsidR="005F5675" w:rsidRPr="005F5675" w:rsidRDefault="005F5675" w:rsidP="005F5675">
      <w:pPr>
        <w:spacing w:line="360" w:lineRule="auto"/>
        <w:ind w:left="14" w:hanging="14"/>
        <w:jc w:val="left"/>
        <w:rPr>
          <w:rFonts w:ascii="Arial" w:hAnsi="Arial" w:cs="Arial"/>
          <w:b/>
          <w:bCs/>
          <w:kern w:val="32"/>
          <w:sz w:val="32"/>
          <w:szCs w:val="32"/>
        </w:rPr>
      </w:pPr>
      <w:bookmarkStart w:id="0" w:name="_Hlk42763430"/>
      <w:r w:rsidRPr="005F5675">
        <w:rPr>
          <w:rFonts w:ascii="Arial" w:hAnsi="Arial" w:cs="Arial"/>
          <w:b/>
          <w:bCs/>
          <w:kern w:val="32"/>
          <w:sz w:val="32"/>
          <w:szCs w:val="32"/>
        </w:rPr>
        <w:t>I</w:t>
      </w:r>
      <w:r>
        <w:rPr>
          <w:rFonts w:ascii="Arial" w:hAnsi="Arial" w:cs="Arial"/>
          <w:b/>
          <w:bCs/>
          <w:kern w:val="32"/>
          <w:sz w:val="32"/>
          <w:szCs w:val="32"/>
        </w:rPr>
        <w:t>nformatiemodel Kabels en Leidingen (</w:t>
      </w:r>
      <w:r w:rsidR="00547B4D">
        <w:rPr>
          <w:rFonts w:ascii="Arial" w:hAnsi="Arial" w:cs="Arial"/>
          <w:b/>
          <w:bCs/>
          <w:kern w:val="32"/>
          <w:sz w:val="32"/>
          <w:szCs w:val="32"/>
        </w:rPr>
        <w:t>I</w:t>
      </w:r>
      <w:r w:rsidRPr="005F5675">
        <w:rPr>
          <w:rFonts w:ascii="Arial" w:hAnsi="Arial" w:cs="Arial"/>
          <w:b/>
          <w:bCs/>
          <w:kern w:val="32"/>
          <w:sz w:val="32"/>
          <w:szCs w:val="32"/>
        </w:rPr>
        <w:t>MKL</w:t>
      </w:r>
      <w:r>
        <w:rPr>
          <w:rFonts w:ascii="Arial" w:hAnsi="Arial" w:cs="Arial"/>
          <w:b/>
          <w:bCs/>
          <w:kern w:val="32"/>
          <w:sz w:val="32"/>
          <w:szCs w:val="32"/>
        </w:rPr>
        <w:t>)</w:t>
      </w:r>
      <w:r w:rsidRPr="005F5675">
        <w:rPr>
          <w:rFonts w:ascii="Arial" w:hAnsi="Arial" w:cs="Arial"/>
          <w:b/>
          <w:bCs/>
          <w:kern w:val="32"/>
          <w:sz w:val="32"/>
          <w:szCs w:val="32"/>
        </w:rPr>
        <w:t xml:space="preserve"> </w:t>
      </w:r>
      <w:bookmarkEnd w:id="0"/>
      <w:r w:rsidRPr="005F5675">
        <w:rPr>
          <w:rFonts w:ascii="Arial" w:hAnsi="Arial" w:cs="Arial"/>
          <w:b/>
          <w:bCs/>
          <w:kern w:val="32"/>
          <w:sz w:val="32"/>
          <w:szCs w:val="32"/>
        </w:rPr>
        <w:t xml:space="preserve">- </w:t>
      </w:r>
      <w:r>
        <w:rPr>
          <w:rFonts w:ascii="Arial" w:hAnsi="Arial" w:cs="Arial"/>
          <w:b/>
          <w:bCs/>
          <w:kern w:val="32"/>
          <w:sz w:val="32"/>
          <w:szCs w:val="32"/>
        </w:rPr>
        <w:t>versie 2.0</w:t>
      </w:r>
    </w:p>
    <w:p w14:paraId="70BB3759" w14:textId="77777777" w:rsidR="005F5675" w:rsidRDefault="005F5675" w:rsidP="005F5675">
      <w:pPr>
        <w:pStyle w:val="Kop1"/>
        <w:jc w:val="left"/>
      </w:pPr>
      <w:r>
        <w:t>(in ontwikkeling)</w:t>
      </w:r>
    </w:p>
    <w:p w14:paraId="594757C1" w14:textId="4EDBA4DA" w:rsidR="005F5675" w:rsidRDefault="005F5675" w:rsidP="005F5675">
      <w:pPr>
        <w:pStyle w:val="Kop2"/>
        <w:jc w:val="left"/>
      </w:pPr>
      <w:r>
        <w:t>Geonovum Standaard</w:t>
      </w:r>
      <w:r>
        <w:br/>
      </w:r>
      <w:r w:rsidR="003A6AB3">
        <w:t xml:space="preserve">Consultatieversie </w:t>
      </w:r>
      <w:r w:rsidR="005B1E31">
        <w:t xml:space="preserve">9 </w:t>
      </w:r>
      <w:r w:rsidR="003A6AB3">
        <w:t xml:space="preserve">juli </w:t>
      </w:r>
      <w:r>
        <w:t>2020</w:t>
      </w:r>
    </w:p>
    <w:p w14:paraId="20FE5BDC" w14:textId="77777777" w:rsidR="005F5675" w:rsidRDefault="005F5675" w:rsidP="005F5675">
      <w:r>
        <w:t>Deze versie:</w:t>
      </w:r>
    </w:p>
    <w:p w14:paraId="5916CB1B" w14:textId="77777777" w:rsidR="005F5675" w:rsidRDefault="005F5675" w:rsidP="005F5675">
      <w:pPr>
        <w:ind w:left="720"/>
      </w:pPr>
      <w:r w:rsidRPr="005F5675">
        <w:t>https://geonovum.github.io/</w:t>
      </w:r>
      <w:r>
        <w:t>imkl</w:t>
      </w:r>
      <w:r w:rsidRPr="005F5675">
        <w:t>/</w:t>
      </w:r>
      <w:r>
        <w:t>......</w:t>
      </w:r>
    </w:p>
    <w:p w14:paraId="5A7AAFE3" w14:textId="77777777" w:rsidR="005F5675" w:rsidRDefault="005F5675" w:rsidP="005F5675">
      <w:r>
        <w:t>Laatst gepubliceerde versie:</w:t>
      </w:r>
    </w:p>
    <w:p w14:paraId="2FBA7294" w14:textId="77777777" w:rsidR="005F5675" w:rsidRDefault="005F5675" w:rsidP="005F5675">
      <w:pPr>
        <w:ind w:left="720"/>
      </w:pPr>
      <w:r>
        <w:t>geen</w:t>
      </w:r>
    </w:p>
    <w:p w14:paraId="1ECA6CD0" w14:textId="77777777" w:rsidR="005F5675" w:rsidRDefault="005F5675" w:rsidP="005F5675">
      <w:r>
        <w:t>Vorige versie:</w:t>
      </w:r>
    </w:p>
    <w:p w14:paraId="56BD2142" w14:textId="77777777" w:rsidR="005F5675" w:rsidRDefault="00CA6ED1" w:rsidP="005F5675">
      <w:pPr>
        <w:ind w:firstLine="708"/>
      </w:pPr>
      <w:hyperlink r:id="rId8" w:history="1">
        <w:r w:rsidR="005F5675" w:rsidRPr="00715A18">
          <w:rPr>
            <w:rStyle w:val="Hyperlink"/>
          </w:rPr>
          <w:t>https://docs.geostandaarden.nl/kl/def-im-kl12-20170331/doc.pdf</w:t>
        </w:r>
      </w:hyperlink>
    </w:p>
    <w:p w14:paraId="30B1B592" w14:textId="77777777" w:rsidR="005F5675" w:rsidRDefault="005F5675" w:rsidP="005F5675">
      <w:r>
        <w:t>Laatste werkversie:</w:t>
      </w:r>
    </w:p>
    <w:p w14:paraId="2C8F7EA7" w14:textId="77777777" w:rsidR="005F5675" w:rsidRDefault="005F5675" w:rsidP="005F5675">
      <w:pPr>
        <w:ind w:left="720"/>
      </w:pPr>
      <w:proofErr w:type="spellStart"/>
      <w:r w:rsidRPr="005F5675">
        <w:t>nvt</w:t>
      </w:r>
      <w:proofErr w:type="spellEnd"/>
    </w:p>
    <w:p w14:paraId="17FA93A1" w14:textId="77777777" w:rsidR="005F5675" w:rsidRDefault="005F5675" w:rsidP="005F5675">
      <w:r>
        <w:t>Redacteurs:</w:t>
      </w:r>
    </w:p>
    <w:p w14:paraId="02FE3B7E" w14:textId="77777777" w:rsidR="005F5675" w:rsidRDefault="005F5675" w:rsidP="005F5675">
      <w:pPr>
        <w:ind w:left="720"/>
      </w:pPr>
      <w:r>
        <w:rPr>
          <w:rStyle w:val="p-name"/>
        </w:rPr>
        <w:t>Paul Janssen</w:t>
      </w:r>
      <w:r>
        <w:t xml:space="preserve">, </w:t>
      </w:r>
      <w:hyperlink r:id="rId9" w:history="1">
        <w:r>
          <w:rPr>
            <w:rStyle w:val="Hyperlink"/>
          </w:rPr>
          <w:t>Geonovum</w:t>
        </w:r>
      </w:hyperlink>
      <w:r>
        <w:t xml:space="preserve"> </w:t>
      </w:r>
    </w:p>
    <w:p w14:paraId="6E3D067F" w14:textId="77777777" w:rsidR="005F5675" w:rsidRDefault="005F5675" w:rsidP="005F5675">
      <w:r>
        <w:t>Auteurs:</w:t>
      </w:r>
    </w:p>
    <w:p w14:paraId="362F190C" w14:textId="6977F582" w:rsidR="005F5675" w:rsidRDefault="005F5675" w:rsidP="005F5675">
      <w:r>
        <w:tab/>
        <w:t>Herman van de</w:t>
      </w:r>
      <w:r w:rsidR="00CA7962">
        <w:t>n</w:t>
      </w:r>
      <w:r>
        <w:t xml:space="preserve"> Berg, </w:t>
      </w:r>
      <w:hyperlink r:id="rId10" w:history="1">
        <w:r w:rsidRPr="00555D6E">
          <w:rPr>
            <w:rStyle w:val="Hyperlink"/>
          </w:rPr>
          <w:t>Kadaster</w:t>
        </w:r>
      </w:hyperlink>
    </w:p>
    <w:p w14:paraId="2DA6B409" w14:textId="77777777" w:rsidR="00DF227B" w:rsidRDefault="005F5675" w:rsidP="005F5675">
      <w:pPr>
        <w:ind w:left="720"/>
        <w:rPr>
          <w:rStyle w:val="Hyperlink"/>
        </w:rPr>
      </w:pPr>
      <w:r>
        <w:rPr>
          <w:rStyle w:val="p-name"/>
        </w:rPr>
        <w:t>Paul Janssen</w:t>
      </w:r>
      <w:r>
        <w:t xml:space="preserve">, </w:t>
      </w:r>
      <w:hyperlink r:id="rId11" w:history="1">
        <w:r>
          <w:rPr>
            <w:rStyle w:val="Hyperlink"/>
          </w:rPr>
          <w:t>Geonovum</w:t>
        </w:r>
      </w:hyperlink>
    </w:p>
    <w:p w14:paraId="61644CD1" w14:textId="77777777" w:rsidR="00DF227B" w:rsidRPr="006556D2" w:rsidRDefault="00DF227B" w:rsidP="005F5675">
      <w:pPr>
        <w:ind w:left="720"/>
      </w:pPr>
      <w:r w:rsidRPr="006556D2">
        <w:t>Aan eerder versies van IMKL werkten mee:</w:t>
      </w:r>
    </w:p>
    <w:p w14:paraId="69BA4BF0" w14:textId="174F6EF9" w:rsidR="00DF227B" w:rsidRDefault="00DF227B" w:rsidP="005F5675">
      <w:pPr>
        <w:ind w:left="720"/>
        <w:rPr>
          <w:rStyle w:val="Hyperlink"/>
        </w:rPr>
      </w:pPr>
      <w:r w:rsidRPr="006556D2">
        <w:t xml:space="preserve">Linda van den Brink, </w:t>
      </w:r>
      <w:hyperlink r:id="rId12" w:history="1">
        <w:r>
          <w:rPr>
            <w:rStyle w:val="Hyperlink"/>
          </w:rPr>
          <w:t>Geonovum</w:t>
        </w:r>
      </w:hyperlink>
    </w:p>
    <w:p w14:paraId="47E0A2EC" w14:textId="7569B587" w:rsidR="005F5675" w:rsidRDefault="00DF227B" w:rsidP="005F5675">
      <w:pPr>
        <w:ind w:left="720"/>
      </w:pPr>
      <w:r w:rsidRPr="006556D2">
        <w:t>Wilko Quak</w:t>
      </w:r>
      <w:r>
        <w:t xml:space="preserve">, </w:t>
      </w:r>
      <w:hyperlink r:id="rId13" w:history="1">
        <w:r>
          <w:rPr>
            <w:rStyle w:val="Hyperlink"/>
          </w:rPr>
          <w:t>Geonovum</w:t>
        </w:r>
      </w:hyperlink>
    </w:p>
    <w:p w14:paraId="0FD70F1B" w14:textId="77777777" w:rsidR="005F5675" w:rsidRDefault="005F5675" w:rsidP="005F5675">
      <w:r>
        <w:t>Doe mee:</w:t>
      </w:r>
    </w:p>
    <w:p w14:paraId="486B2A57" w14:textId="77777777" w:rsidR="005F5675" w:rsidRDefault="00CA6ED1" w:rsidP="005F5675">
      <w:pPr>
        <w:ind w:left="720"/>
      </w:pPr>
      <w:hyperlink r:id="rId14" w:history="1">
        <w:r w:rsidR="005F5675">
          <w:rPr>
            <w:rStyle w:val="Hyperlink"/>
          </w:rPr>
          <w:t>GitHub Geonovum/</w:t>
        </w:r>
        <w:proofErr w:type="spellStart"/>
        <w:r w:rsidR="005F5675">
          <w:rPr>
            <w:rStyle w:val="Hyperlink"/>
          </w:rPr>
          <w:t>imkl</w:t>
        </w:r>
        <w:proofErr w:type="spellEnd"/>
      </w:hyperlink>
    </w:p>
    <w:p w14:paraId="524439E6" w14:textId="77777777" w:rsidR="005F5675" w:rsidRDefault="00CA6ED1" w:rsidP="005F5675">
      <w:pPr>
        <w:ind w:left="720"/>
      </w:pPr>
      <w:hyperlink r:id="rId15" w:history="1">
        <w:r w:rsidR="005F5675">
          <w:rPr>
            <w:rStyle w:val="Hyperlink"/>
          </w:rPr>
          <w:t>Dien een melding in</w:t>
        </w:r>
      </w:hyperlink>
      <w:r w:rsidR="005F5675">
        <w:t xml:space="preserve"> </w:t>
      </w:r>
    </w:p>
    <w:p w14:paraId="1E6E14C8" w14:textId="77777777" w:rsidR="005F5675" w:rsidRDefault="005F5675" w:rsidP="005F5675">
      <w:pPr>
        <w:ind w:left="720"/>
      </w:pPr>
      <w:r w:rsidRPr="00555D6E">
        <w:t>Revisiehistorie</w:t>
      </w:r>
      <w:r>
        <w:t xml:space="preserve"> </w:t>
      </w:r>
    </w:p>
    <w:p w14:paraId="00200989" w14:textId="77777777" w:rsidR="005F5675" w:rsidRDefault="005F5675" w:rsidP="005F5675">
      <w:pPr>
        <w:ind w:left="720"/>
      </w:pPr>
      <w:r w:rsidRPr="00555D6E">
        <w:t xml:space="preserve">Pull </w:t>
      </w:r>
      <w:proofErr w:type="spellStart"/>
      <w:r w:rsidRPr="00555D6E">
        <w:t>requests</w:t>
      </w:r>
      <w:proofErr w:type="spellEnd"/>
      <w:r>
        <w:t xml:space="preserve"> </w:t>
      </w:r>
    </w:p>
    <w:p w14:paraId="681A8E2E" w14:textId="77777777" w:rsidR="005F5675" w:rsidRDefault="005F5675" w:rsidP="005F5675"/>
    <w:p w14:paraId="5DCD6A81" w14:textId="77777777" w:rsidR="005F5675" w:rsidRDefault="005F5675" w:rsidP="005F5675"/>
    <w:p w14:paraId="2C7BBF64" w14:textId="77777777" w:rsidR="005F5675" w:rsidRDefault="005F5675" w:rsidP="005F5675"/>
    <w:p w14:paraId="226A21B7" w14:textId="77777777" w:rsidR="005F5675" w:rsidRDefault="005F5675" w:rsidP="005F5675">
      <w:r>
        <w:t>Rechtenbeleid:</w:t>
      </w:r>
    </w:p>
    <w:p w14:paraId="5C9C40C5" w14:textId="77777777" w:rsidR="005F5675" w:rsidRDefault="005F5675" w:rsidP="005F5675">
      <w:pPr>
        <w:ind w:left="720"/>
      </w:pPr>
    </w:p>
    <w:p w14:paraId="716DB6DB" w14:textId="77777777" w:rsidR="005F5675" w:rsidRDefault="005F5675" w:rsidP="005F5675">
      <w:pPr>
        <w:pStyle w:val="Normaalweb"/>
        <w:ind w:left="720"/>
        <w:textAlignment w:val="top"/>
        <w:rPr>
          <w:rFonts w:eastAsiaTheme="minorEastAsia"/>
        </w:rPr>
      </w:pPr>
      <w:r>
        <w:t>BY)</w:t>
      </w:r>
    </w:p>
    <w:p w14:paraId="190CE1FA" w14:textId="7D36A2BE" w:rsidR="005F5675" w:rsidRDefault="006F5502" w:rsidP="005F5675">
      <w:pPr>
        <w:spacing w:line="240" w:lineRule="auto"/>
        <w:jc w:val="left"/>
        <w:rPr>
          <w:sz w:val="28"/>
          <w:szCs w:val="28"/>
        </w:rPr>
      </w:pPr>
      <w:r>
        <w:rPr>
          <w:noProof/>
          <w:sz w:val="28"/>
          <w:szCs w:val="28"/>
        </w:rPr>
        <w:drawing>
          <wp:anchor distT="0" distB="0" distL="114300" distR="114300" simplePos="0" relativeHeight="251651584" behindDoc="0" locked="0" layoutInCell="1" allowOverlap="1" wp14:anchorId="340E418B" wp14:editId="7912C715">
            <wp:simplePos x="0" y="0"/>
            <wp:positionH relativeFrom="column">
              <wp:posOffset>0</wp:posOffset>
            </wp:positionH>
            <wp:positionV relativeFrom="paragraph">
              <wp:posOffset>9525</wp:posOffset>
            </wp:positionV>
            <wp:extent cx="836762" cy="310551"/>
            <wp:effectExtent l="0" t="0" r="0" b="0"/>
            <wp:wrapSquare wrapText="bothSides"/>
            <wp:docPr id="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36762" cy="310551"/>
                    </a:xfrm>
                    <a:prstGeom prst="rect">
                      <a:avLst/>
                    </a:prstGeom>
                    <a:noFill/>
                    <a:ln>
                      <a:noFill/>
                    </a:ln>
                  </pic:spPr>
                </pic:pic>
              </a:graphicData>
            </a:graphic>
          </wp:anchor>
        </w:drawing>
      </w:r>
    </w:p>
    <w:p w14:paraId="1E45F563" w14:textId="77777777" w:rsidR="005F5675" w:rsidRDefault="005F5675" w:rsidP="005F5675">
      <w:pPr>
        <w:spacing w:line="240" w:lineRule="auto"/>
        <w:jc w:val="left"/>
        <w:rPr>
          <w:sz w:val="28"/>
          <w:szCs w:val="28"/>
        </w:rPr>
      </w:pPr>
    </w:p>
    <w:p w14:paraId="7CE387F7" w14:textId="77777777" w:rsidR="005F5675" w:rsidRPr="00555D6E" w:rsidRDefault="005F5675" w:rsidP="005F5675">
      <w:pPr>
        <w:spacing w:line="240" w:lineRule="auto"/>
        <w:jc w:val="left"/>
      </w:pPr>
      <w:r w:rsidRPr="00555D6E">
        <w:t xml:space="preserve">Creative </w:t>
      </w:r>
      <w:proofErr w:type="spellStart"/>
      <w:r w:rsidRPr="00555D6E">
        <w:t>Commons</w:t>
      </w:r>
      <w:proofErr w:type="spellEnd"/>
      <w:r w:rsidRPr="00555D6E">
        <w:t xml:space="preserve"> </w:t>
      </w:r>
      <w:proofErr w:type="spellStart"/>
      <w:r w:rsidRPr="00555D6E">
        <w:t>Attribution</w:t>
      </w:r>
      <w:proofErr w:type="spellEnd"/>
      <w:r w:rsidRPr="00555D6E">
        <w:t xml:space="preserve"> 4.0 International Public License</w:t>
      </w:r>
      <w:r w:rsidRPr="00555D6E">
        <w:br/>
        <w:t>(CC-BY)</w:t>
      </w:r>
    </w:p>
    <w:p w14:paraId="7C45F48C" w14:textId="1B56C171" w:rsidR="00672722" w:rsidRPr="007C7339" w:rsidRDefault="00672722" w:rsidP="007C7339">
      <w:pPr>
        <w:spacing w:line="240" w:lineRule="atLeast"/>
        <w:jc w:val="left"/>
        <w:sectPr w:rsidR="00672722" w:rsidRPr="007C7339" w:rsidSect="00672722">
          <w:headerReference w:type="default" r:id="rId17"/>
          <w:footerReference w:type="even" r:id="rId18"/>
          <w:footerReference w:type="default" r:id="rId19"/>
          <w:pgSz w:w="11906" w:h="16838" w:code="9"/>
          <w:pgMar w:top="2552" w:right="1622" w:bottom="1531" w:left="1622" w:header="0" w:footer="57" w:gutter="0"/>
          <w:cols w:space="708"/>
          <w:docGrid w:linePitch="360"/>
        </w:sectPr>
      </w:pPr>
    </w:p>
    <w:p w14:paraId="632C425A" w14:textId="77777777" w:rsidR="000427A2" w:rsidRDefault="000427A2">
      <w:pPr>
        <w:spacing w:line="240" w:lineRule="auto"/>
        <w:jc w:val="left"/>
        <w:rPr>
          <w:sz w:val="28"/>
          <w:szCs w:val="28"/>
        </w:rPr>
      </w:pPr>
      <w:r>
        <w:rPr>
          <w:sz w:val="28"/>
          <w:szCs w:val="28"/>
        </w:rPr>
        <w:lastRenderedPageBreak/>
        <w:t>Voorwoord</w:t>
      </w:r>
    </w:p>
    <w:p w14:paraId="33FA5F12" w14:textId="77777777" w:rsidR="000427A2" w:rsidRDefault="000427A2" w:rsidP="000427A2"/>
    <w:p w14:paraId="47662C3B" w14:textId="462C534D" w:rsidR="006F7422" w:rsidRDefault="000427A2" w:rsidP="000427A2">
      <w:r w:rsidRPr="00B93FD0">
        <w:t xml:space="preserve">Dit document bevat </w:t>
      </w:r>
      <w:r w:rsidR="0080083A">
        <w:t>de</w:t>
      </w:r>
      <w:r>
        <w:t xml:space="preserve"> </w:t>
      </w:r>
      <w:r w:rsidR="0080083A">
        <w:t>datas</w:t>
      </w:r>
      <w:r w:rsidR="005F591B">
        <w:t>pecificatie</w:t>
      </w:r>
      <w:r>
        <w:t xml:space="preserve"> ten behoeve van </w:t>
      </w:r>
      <w:r w:rsidR="0080083A">
        <w:t>het berichtenverkeer voor uitwisseling van kabel en leiding informatie van de utiliteitsnet</w:t>
      </w:r>
      <w:r w:rsidR="00F10FD5">
        <w:t>ten</w:t>
      </w:r>
      <w:r w:rsidR="0080083A">
        <w:t xml:space="preserve"> </w:t>
      </w:r>
      <w:r w:rsidR="00EF1617">
        <w:t>elektriciteit</w:t>
      </w:r>
      <w:r w:rsidR="0080083A">
        <w:t>, gas en chemie, telecom, water, warmte en afvalwater</w:t>
      </w:r>
      <w:r>
        <w:t>. Het doel van deze data</w:t>
      </w:r>
      <w:r w:rsidR="0080083A">
        <w:t xml:space="preserve">specificatie is </w:t>
      </w:r>
      <w:r>
        <w:t>om -aanvullend aan de metadata beschrijving van het dataproduct (conform ISO 19115)- achtergrond informatie te verstrekken over een dataproduct. Waar de metadata de informatie op bestand</w:t>
      </w:r>
      <w:r w:rsidR="00CD2268">
        <w:t>s</w:t>
      </w:r>
      <w:r>
        <w:t xml:space="preserve">niveau beschrijft is de </w:t>
      </w:r>
      <w:r w:rsidR="0080083A">
        <w:t>dataspecificatie</w:t>
      </w:r>
      <w:r>
        <w:t xml:space="preserve"> </w:t>
      </w:r>
      <w:r w:rsidR="00CD2268">
        <w:t xml:space="preserve">bedoeld </w:t>
      </w:r>
      <w:r>
        <w:t>om</w:t>
      </w:r>
      <w:r w:rsidR="0080083A">
        <w:t xml:space="preserve"> de gegevensstructuur en objectd</w:t>
      </w:r>
      <w:r>
        <w:t xml:space="preserve">efinities </w:t>
      </w:r>
      <w:r w:rsidR="00CD2268">
        <w:t>te beschrijven</w:t>
      </w:r>
      <w:r>
        <w:t xml:space="preserve">. Op basis van de </w:t>
      </w:r>
      <w:r w:rsidR="0080083A">
        <w:t>datas</w:t>
      </w:r>
      <w:r w:rsidR="005F591B">
        <w:t>pecificatie</w:t>
      </w:r>
      <w:r>
        <w:t xml:space="preserve"> en de metadata </w:t>
      </w:r>
      <w:r w:rsidR="0080083A">
        <w:t xml:space="preserve">van het dataproduct kan een </w:t>
      </w:r>
      <w:r>
        <w:t xml:space="preserve">gebruiker </w:t>
      </w:r>
      <w:r w:rsidR="0080083A">
        <w:t xml:space="preserve">van de gegevens </w:t>
      </w:r>
      <w:r>
        <w:t>zich een goed beeld vormen van de data die worden aa</w:t>
      </w:r>
      <w:r w:rsidR="00261381">
        <w:t>n</w:t>
      </w:r>
      <w:r>
        <w:t xml:space="preserve">geboden en de data inhoudelijk interpreteren. </w:t>
      </w:r>
      <w:r w:rsidR="00CD2268">
        <w:t>Daarnaast</w:t>
      </w:r>
      <w:r>
        <w:t xml:space="preserve"> geldt </w:t>
      </w:r>
      <w:r w:rsidR="00CD2268">
        <w:t>d</w:t>
      </w:r>
      <w:r>
        <w:t xml:space="preserve">at onderdelen van de </w:t>
      </w:r>
      <w:r w:rsidR="0080083A">
        <w:t>dataspecificatie</w:t>
      </w:r>
      <w:r w:rsidR="00CD2268">
        <w:t xml:space="preserve"> nodig zijn ten behoeve van applicatieb</w:t>
      </w:r>
      <w:r>
        <w:t>ouw</w:t>
      </w:r>
      <w:r w:rsidR="00EF1617">
        <w:t xml:space="preserve"> voor realisatie van het berichtenverkeer aan de aanbod en ontvangstzijde</w:t>
      </w:r>
      <w:r>
        <w:t>.</w:t>
      </w:r>
    </w:p>
    <w:p w14:paraId="78CB380F" w14:textId="6582D34A" w:rsidR="00802006" w:rsidRDefault="00802006" w:rsidP="000E7FD9">
      <w:pPr>
        <w:rPr>
          <w:ins w:id="1" w:author="Paul Janssen" w:date="2020-05-25T12:29:00Z"/>
        </w:rPr>
      </w:pPr>
    </w:p>
    <w:p w14:paraId="5AC87539" w14:textId="37EC59A0" w:rsidR="00802006" w:rsidRDefault="008B4C73" w:rsidP="000E7FD9">
      <w:pPr>
        <w:rPr>
          <w:ins w:id="2" w:author="Paul Janssen" w:date="2020-05-25T12:29:00Z"/>
        </w:rPr>
      </w:pPr>
      <w:ins w:id="3" w:author="Paul Janssen" w:date="2020-06-08T17:09:00Z">
        <w:r>
          <w:t>Dit document is</w:t>
        </w:r>
      </w:ins>
      <w:ins w:id="4" w:author="Paul Janssen" w:date="2020-05-25T12:29:00Z">
        <w:r w:rsidR="00802006">
          <w:t xml:space="preserve"> tot stand gekomen als resultaat van het reguliere beheer van de KLIC standaa</w:t>
        </w:r>
      </w:ins>
      <w:ins w:id="5" w:author="Paul Janssen" w:date="2020-05-25T12:30:00Z">
        <w:r w:rsidR="00802006">
          <w:t>rden middel</w:t>
        </w:r>
      </w:ins>
      <w:ins w:id="6" w:author="Paul Janssen" w:date="2020-05-25T12:31:00Z">
        <w:r w:rsidR="00802006">
          <w:t>s</w:t>
        </w:r>
      </w:ins>
      <w:ins w:id="7" w:author="Paul Janssen" w:date="2020-05-25T12:30:00Z">
        <w:r w:rsidR="00802006">
          <w:t xml:space="preserve"> de KLIC Technische commissie standaarden (TCS).</w:t>
        </w:r>
      </w:ins>
      <w:ins w:id="8" w:author="Paul Janssen" w:date="2020-06-08T17:09:00Z">
        <w:r>
          <w:t xml:space="preserve"> </w:t>
        </w:r>
      </w:ins>
    </w:p>
    <w:p w14:paraId="2ED97851" w14:textId="77777777" w:rsidR="006F7422" w:rsidRDefault="006F7422" w:rsidP="000427A2"/>
    <w:p w14:paraId="67E98587" w14:textId="4AD850D0" w:rsidR="000427A2" w:rsidDel="007B04A2" w:rsidRDefault="000E7FD9" w:rsidP="000427A2">
      <w:pPr>
        <w:rPr>
          <w:del w:id="9" w:author="Paul Janssen" w:date="2020-05-22T14:41:00Z"/>
        </w:rPr>
      </w:pPr>
      <w:del w:id="10" w:author="Paul Janssen" w:date="2020-05-22T14:41:00Z">
        <w:r w:rsidDel="007B04A2">
          <w:delText xml:space="preserve">In de voorbereiding van </w:delText>
        </w:r>
        <w:r w:rsidR="001D2BA4" w:rsidDel="007B04A2">
          <w:delText xml:space="preserve">het </w:delText>
        </w:r>
        <w:r w:rsidDel="007B04A2">
          <w:delText xml:space="preserve">opstellen van deze specificatie is er gekeken naar het IMKL2.2 model zoals dat door AGIV in België </w:delText>
        </w:r>
        <w:r w:rsidR="00F3608E" w:rsidDel="007B04A2">
          <w:delText xml:space="preserve">is </w:delText>
        </w:r>
        <w:r w:rsidDel="007B04A2">
          <w:delText xml:space="preserve">ontwikkeld voor de realisering van de Belgische KLIP voorziening. Deze methodiek sloot voor een groot deel aan op de Nederlandse situatie. </w:delText>
        </w:r>
        <w:r w:rsidR="001D2BA4" w:rsidDel="007B04A2">
          <w:delText>Er is daarom dankbaar gebruik gemaakt van de daar opgedane ervaringen.</w:delText>
        </w:r>
      </w:del>
    </w:p>
    <w:p w14:paraId="04B47E8A" w14:textId="77777777" w:rsidR="000427A2" w:rsidRDefault="000427A2">
      <w:pPr>
        <w:spacing w:line="240" w:lineRule="auto"/>
        <w:jc w:val="left"/>
        <w:rPr>
          <w:sz w:val="28"/>
          <w:szCs w:val="28"/>
        </w:rPr>
      </w:pPr>
      <w:r>
        <w:rPr>
          <w:sz w:val="28"/>
          <w:szCs w:val="28"/>
        </w:rPr>
        <w:br w:type="page"/>
      </w:r>
    </w:p>
    <w:p w14:paraId="1B67163A" w14:textId="77777777" w:rsidR="00D2625A" w:rsidRPr="007C7339" w:rsidRDefault="00D100A8" w:rsidP="007C7339">
      <w:pPr>
        <w:spacing w:line="240" w:lineRule="atLeast"/>
        <w:rPr>
          <w:sz w:val="28"/>
          <w:szCs w:val="28"/>
        </w:rPr>
      </w:pPr>
      <w:r w:rsidRPr="007C7339">
        <w:rPr>
          <w:sz w:val="28"/>
          <w:szCs w:val="28"/>
        </w:rPr>
        <w:lastRenderedPageBreak/>
        <w:t>Inhoudsopgave</w:t>
      </w:r>
    </w:p>
    <w:p w14:paraId="5CCC7B59" w14:textId="77777777" w:rsidR="001E18AC" w:rsidRPr="007C7339" w:rsidRDefault="001E18AC" w:rsidP="007C7339">
      <w:pPr>
        <w:spacing w:line="240" w:lineRule="atLeast"/>
        <w:rPr>
          <w:sz w:val="28"/>
          <w:szCs w:val="28"/>
        </w:rPr>
      </w:pPr>
    </w:p>
    <w:p w14:paraId="123664DE" w14:textId="13201C8B" w:rsidR="005965FD" w:rsidRDefault="00455BC2">
      <w:pPr>
        <w:pStyle w:val="Inhopg1"/>
        <w:rPr>
          <w:rFonts w:asciiTheme="minorHAnsi" w:eastAsiaTheme="minorEastAsia" w:hAnsiTheme="minorHAnsi" w:cstheme="minorBidi"/>
          <w:noProof/>
          <w:sz w:val="22"/>
          <w:szCs w:val="22"/>
        </w:rPr>
      </w:pPr>
      <w:r w:rsidRPr="007C7339">
        <w:fldChar w:fldCharType="begin"/>
      </w:r>
      <w:r w:rsidR="00A26809" w:rsidRPr="007C7339">
        <w:instrText xml:space="preserve"> TOC \h \z \t "Hoofdstuktitel;1;Paragraaftitel;2;subparagraaftitel;3" </w:instrText>
      </w:r>
      <w:r w:rsidRPr="007C7339">
        <w:fldChar w:fldCharType="separate"/>
      </w:r>
      <w:hyperlink w:anchor="_Toc45195615" w:history="1">
        <w:r w:rsidR="005965FD" w:rsidRPr="003615E4">
          <w:rPr>
            <w:rStyle w:val="Hyperlink"/>
            <w:noProof/>
          </w:rPr>
          <w:t>Inleiding en leeswijzer.</w:t>
        </w:r>
        <w:r w:rsidR="005965FD">
          <w:rPr>
            <w:noProof/>
            <w:webHidden/>
          </w:rPr>
          <w:tab/>
        </w:r>
        <w:r w:rsidR="005965FD">
          <w:rPr>
            <w:noProof/>
            <w:webHidden/>
          </w:rPr>
          <w:fldChar w:fldCharType="begin"/>
        </w:r>
        <w:r w:rsidR="005965FD">
          <w:rPr>
            <w:noProof/>
            <w:webHidden/>
          </w:rPr>
          <w:instrText xml:space="preserve"> PAGEREF _Toc45195615 \h </w:instrText>
        </w:r>
        <w:r w:rsidR="005965FD">
          <w:rPr>
            <w:noProof/>
            <w:webHidden/>
          </w:rPr>
        </w:r>
        <w:r w:rsidR="005965FD">
          <w:rPr>
            <w:noProof/>
            <w:webHidden/>
          </w:rPr>
          <w:fldChar w:fldCharType="separate"/>
        </w:r>
        <w:r w:rsidR="00F17C97">
          <w:rPr>
            <w:noProof/>
            <w:webHidden/>
          </w:rPr>
          <w:t>5</w:t>
        </w:r>
        <w:r w:rsidR="005965FD">
          <w:rPr>
            <w:noProof/>
            <w:webHidden/>
          </w:rPr>
          <w:fldChar w:fldCharType="end"/>
        </w:r>
      </w:hyperlink>
    </w:p>
    <w:p w14:paraId="4BC8471B" w14:textId="632B7CFF" w:rsidR="005965FD" w:rsidRDefault="00CA6ED1">
      <w:pPr>
        <w:pStyle w:val="Inhopg1"/>
        <w:rPr>
          <w:rFonts w:asciiTheme="minorHAnsi" w:eastAsiaTheme="minorEastAsia" w:hAnsiTheme="minorHAnsi" w:cstheme="minorBidi"/>
          <w:noProof/>
          <w:sz w:val="22"/>
          <w:szCs w:val="22"/>
        </w:rPr>
      </w:pPr>
      <w:hyperlink w:anchor="_Toc45195616" w:history="1">
        <w:r w:rsidR="005965FD" w:rsidRPr="003615E4">
          <w:rPr>
            <w:rStyle w:val="Hyperlink"/>
            <w:noProof/>
          </w:rPr>
          <w:t>Scope</w:t>
        </w:r>
        <w:r w:rsidR="005965FD">
          <w:rPr>
            <w:noProof/>
            <w:webHidden/>
          </w:rPr>
          <w:tab/>
        </w:r>
        <w:r w:rsidR="005965FD">
          <w:rPr>
            <w:noProof/>
            <w:webHidden/>
          </w:rPr>
          <w:fldChar w:fldCharType="begin"/>
        </w:r>
        <w:r w:rsidR="005965FD">
          <w:rPr>
            <w:noProof/>
            <w:webHidden/>
          </w:rPr>
          <w:instrText xml:space="preserve"> PAGEREF _Toc45195616 \h </w:instrText>
        </w:r>
        <w:r w:rsidR="005965FD">
          <w:rPr>
            <w:noProof/>
            <w:webHidden/>
          </w:rPr>
        </w:r>
        <w:r w:rsidR="005965FD">
          <w:rPr>
            <w:noProof/>
            <w:webHidden/>
          </w:rPr>
          <w:fldChar w:fldCharType="separate"/>
        </w:r>
        <w:r w:rsidR="00F17C97">
          <w:rPr>
            <w:noProof/>
            <w:webHidden/>
          </w:rPr>
          <w:t>6</w:t>
        </w:r>
        <w:r w:rsidR="005965FD">
          <w:rPr>
            <w:noProof/>
            <w:webHidden/>
          </w:rPr>
          <w:fldChar w:fldCharType="end"/>
        </w:r>
      </w:hyperlink>
    </w:p>
    <w:p w14:paraId="5D5CA1F6" w14:textId="0F9F04C2" w:rsidR="005965FD" w:rsidRDefault="00CA6ED1">
      <w:pPr>
        <w:pStyle w:val="Inhopg2"/>
        <w:rPr>
          <w:rFonts w:asciiTheme="minorHAnsi" w:eastAsiaTheme="minorEastAsia" w:hAnsiTheme="minorHAnsi" w:cstheme="minorBidi"/>
          <w:sz w:val="22"/>
          <w:szCs w:val="22"/>
        </w:rPr>
      </w:pPr>
      <w:hyperlink w:anchor="_Toc45195617" w:history="1">
        <w:r w:rsidR="005965FD" w:rsidRPr="003615E4">
          <w:rPr>
            <w:rStyle w:val="Hyperlink"/>
          </w:rPr>
          <w:t>2.1</w:t>
        </w:r>
        <w:r w:rsidR="005965FD">
          <w:rPr>
            <w:rFonts w:asciiTheme="minorHAnsi" w:eastAsiaTheme="minorEastAsia" w:hAnsiTheme="minorHAnsi" w:cstheme="minorBidi"/>
            <w:sz w:val="22"/>
            <w:szCs w:val="22"/>
          </w:rPr>
          <w:tab/>
        </w:r>
        <w:r w:rsidR="005965FD" w:rsidRPr="003615E4">
          <w:rPr>
            <w:rStyle w:val="Hyperlink"/>
          </w:rPr>
          <w:t>Scope.</w:t>
        </w:r>
        <w:r w:rsidR="005965FD">
          <w:rPr>
            <w:webHidden/>
          </w:rPr>
          <w:tab/>
        </w:r>
        <w:r w:rsidR="005965FD">
          <w:rPr>
            <w:webHidden/>
          </w:rPr>
          <w:fldChar w:fldCharType="begin"/>
        </w:r>
        <w:r w:rsidR="005965FD">
          <w:rPr>
            <w:webHidden/>
          </w:rPr>
          <w:instrText xml:space="preserve"> PAGEREF _Toc45195617 \h </w:instrText>
        </w:r>
        <w:r w:rsidR="005965FD">
          <w:rPr>
            <w:webHidden/>
          </w:rPr>
        </w:r>
        <w:r w:rsidR="005965FD">
          <w:rPr>
            <w:webHidden/>
          </w:rPr>
          <w:fldChar w:fldCharType="separate"/>
        </w:r>
        <w:r w:rsidR="00F17C97">
          <w:rPr>
            <w:webHidden/>
          </w:rPr>
          <w:t>6</w:t>
        </w:r>
        <w:r w:rsidR="005965FD">
          <w:rPr>
            <w:webHidden/>
          </w:rPr>
          <w:fldChar w:fldCharType="end"/>
        </w:r>
      </w:hyperlink>
    </w:p>
    <w:p w14:paraId="45BE3B53" w14:textId="549A9E18" w:rsidR="005965FD" w:rsidRDefault="00CA6ED1">
      <w:pPr>
        <w:pStyle w:val="Inhopg1"/>
        <w:rPr>
          <w:rFonts w:asciiTheme="minorHAnsi" w:eastAsiaTheme="minorEastAsia" w:hAnsiTheme="minorHAnsi" w:cstheme="minorBidi"/>
          <w:noProof/>
          <w:sz w:val="22"/>
          <w:szCs w:val="22"/>
        </w:rPr>
      </w:pPr>
      <w:hyperlink w:anchor="_Toc45195618" w:history="1">
        <w:r w:rsidR="005965FD" w:rsidRPr="003615E4">
          <w:rPr>
            <w:rStyle w:val="Hyperlink"/>
            <w:noProof/>
          </w:rPr>
          <w:t>Overzicht</w:t>
        </w:r>
        <w:r w:rsidR="005965FD">
          <w:rPr>
            <w:noProof/>
            <w:webHidden/>
          </w:rPr>
          <w:tab/>
        </w:r>
        <w:r w:rsidR="005965FD">
          <w:rPr>
            <w:noProof/>
            <w:webHidden/>
          </w:rPr>
          <w:fldChar w:fldCharType="begin"/>
        </w:r>
        <w:r w:rsidR="005965FD">
          <w:rPr>
            <w:noProof/>
            <w:webHidden/>
          </w:rPr>
          <w:instrText xml:space="preserve"> PAGEREF _Toc45195618 \h </w:instrText>
        </w:r>
        <w:r w:rsidR="005965FD">
          <w:rPr>
            <w:noProof/>
            <w:webHidden/>
          </w:rPr>
        </w:r>
        <w:r w:rsidR="005965FD">
          <w:rPr>
            <w:noProof/>
            <w:webHidden/>
          </w:rPr>
          <w:fldChar w:fldCharType="separate"/>
        </w:r>
        <w:r w:rsidR="00F17C97">
          <w:rPr>
            <w:noProof/>
            <w:webHidden/>
          </w:rPr>
          <w:t>7</w:t>
        </w:r>
        <w:r w:rsidR="005965FD">
          <w:rPr>
            <w:noProof/>
            <w:webHidden/>
          </w:rPr>
          <w:fldChar w:fldCharType="end"/>
        </w:r>
      </w:hyperlink>
    </w:p>
    <w:p w14:paraId="2DF6BAA4" w14:textId="575014E7" w:rsidR="005965FD" w:rsidRDefault="00CA6ED1">
      <w:pPr>
        <w:pStyle w:val="Inhopg2"/>
        <w:rPr>
          <w:rFonts w:asciiTheme="minorHAnsi" w:eastAsiaTheme="minorEastAsia" w:hAnsiTheme="minorHAnsi" w:cstheme="minorBidi"/>
          <w:sz w:val="22"/>
          <w:szCs w:val="22"/>
        </w:rPr>
      </w:pPr>
      <w:hyperlink w:anchor="_Toc45195619" w:history="1">
        <w:r w:rsidR="005965FD" w:rsidRPr="003615E4">
          <w:rPr>
            <w:rStyle w:val="Hyperlink"/>
          </w:rPr>
          <w:t>3.1</w:t>
        </w:r>
        <w:r w:rsidR="005965FD">
          <w:rPr>
            <w:rFonts w:asciiTheme="minorHAnsi" w:eastAsiaTheme="minorEastAsia" w:hAnsiTheme="minorHAnsi" w:cstheme="minorBidi"/>
            <w:sz w:val="22"/>
            <w:szCs w:val="22"/>
          </w:rPr>
          <w:tab/>
        </w:r>
        <w:r w:rsidR="005965FD" w:rsidRPr="003615E4">
          <w:rPr>
            <w:rStyle w:val="Hyperlink"/>
          </w:rPr>
          <w:t>Naam en Acroniemen.</w:t>
        </w:r>
        <w:r w:rsidR="005965FD">
          <w:rPr>
            <w:webHidden/>
          </w:rPr>
          <w:tab/>
        </w:r>
        <w:r w:rsidR="005965FD">
          <w:rPr>
            <w:webHidden/>
          </w:rPr>
          <w:fldChar w:fldCharType="begin"/>
        </w:r>
        <w:r w:rsidR="005965FD">
          <w:rPr>
            <w:webHidden/>
          </w:rPr>
          <w:instrText xml:space="preserve"> PAGEREF _Toc45195619 \h </w:instrText>
        </w:r>
        <w:r w:rsidR="005965FD">
          <w:rPr>
            <w:webHidden/>
          </w:rPr>
        </w:r>
        <w:r w:rsidR="005965FD">
          <w:rPr>
            <w:webHidden/>
          </w:rPr>
          <w:fldChar w:fldCharType="separate"/>
        </w:r>
        <w:r w:rsidR="00F17C97">
          <w:rPr>
            <w:webHidden/>
          </w:rPr>
          <w:t>7</w:t>
        </w:r>
        <w:r w:rsidR="005965FD">
          <w:rPr>
            <w:webHidden/>
          </w:rPr>
          <w:fldChar w:fldCharType="end"/>
        </w:r>
      </w:hyperlink>
    </w:p>
    <w:p w14:paraId="6D62F719" w14:textId="23EBC2A7" w:rsidR="005965FD" w:rsidRDefault="00CA6ED1">
      <w:pPr>
        <w:pStyle w:val="Inhopg2"/>
        <w:rPr>
          <w:rFonts w:asciiTheme="minorHAnsi" w:eastAsiaTheme="minorEastAsia" w:hAnsiTheme="minorHAnsi" w:cstheme="minorBidi"/>
          <w:sz w:val="22"/>
          <w:szCs w:val="22"/>
        </w:rPr>
      </w:pPr>
      <w:hyperlink w:anchor="_Toc45195620" w:history="1">
        <w:r w:rsidR="005965FD" w:rsidRPr="003615E4">
          <w:rPr>
            <w:rStyle w:val="Hyperlink"/>
          </w:rPr>
          <w:t>3.2</w:t>
        </w:r>
        <w:r w:rsidR="005965FD">
          <w:rPr>
            <w:rFonts w:asciiTheme="minorHAnsi" w:eastAsiaTheme="minorEastAsia" w:hAnsiTheme="minorHAnsi" w:cstheme="minorBidi"/>
            <w:sz w:val="22"/>
            <w:szCs w:val="22"/>
          </w:rPr>
          <w:tab/>
        </w:r>
        <w:r w:rsidR="005965FD" w:rsidRPr="003615E4">
          <w:rPr>
            <w:rStyle w:val="Hyperlink"/>
          </w:rPr>
          <w:t>Informele beschrijving.</w:t>
        </w:r>
        <w:r w:rsidR="005965FD">
          <w:rPr>
            <w:webHidden/>
          </w:rPr>
          <w:tab/>
        </w:r>
        <w:r w:rsidR="005965FD">
          <w:rPr>
            <w:webHidden/>
          </w:rPr>
          <w:fldChar w:fldCharType="begin"/>
        </w:r>
        <w:r w:rsidR="005965FD">
          <w:rPr>
            <w:webHidden/>
          </w:rPr>
          <w:instrText xml:space="preserve"> PAGEREF _Toc45195620 \h </w:instrText>
        </w:r>
        <w:r w:rsidR="005965FD">
          <w:rPr>
            <w:webHidden/>
          </w:rPr>
        </w:r>
        <w:r w:rsidR="005965FD">
          <w:rPr>
            <w:webHidden/>
          </w:rPr>
          <w:fldChar w:fldCharType="separate"/>
        </w:r>
        <w:r w:rsidR="00F17C97">
          <w:rPr>
            <w:webHidden/>
          </w:rPr>
          <w:t>7</w:t>
        </w:r>
        <w:r w:rsidR="005965FD">
          <w:rPr>
            <w:webHidden/>
          </w:rPr>
          <w:fldChar w:fldCharType="end"/>
        </w:r>
      </w:hyperlink>
    </w:p>
    <w:p w14:paraId="08AE6BE7" w14:textId="15C5F26E" w:rsidR="005965FD" w:rsidRDefault="00CA6ED1">
      <w:pPr>
        <w:pStyle w:val="Inhopg3"/>
        <w:rPr>
          <w:rFonts w:asciiTheme="minorHAnsi" w:eastAsiaTheme="minorEastAsia" w:hAnsiTheme="minorHAnsi" w:cstheme="minorBidi"/>
          <w:noProof/>
          <w:sz w:val="22"/>
          <w:szCs w:val="22"/>
        </w:rPr>
      </w:pPr>
      <w:hyperlink w:anchor="_Toc45195621" w:history="1">
        <w:r w:rsidR="005965FD" w:rsidRPr="003615E4">
          <w:rPr>
            <w:rStyle w:val="Hyperlink"/>
            <w:noProof/>
          </w:rPr>
          <w:t>3.2.1</w:t>
        </w:r>
        <w:r w:rsidR="005965FD">
          <w:rPr>
            <w:rFonts w:asciiTheme="minorHAnsi" w:eastAsiaTheme="minorEastAsia" w:hAnsiTheme="minorHAnsi" w:cstheme="minorBidi"/>
            <w:noProof/>
            <w:sz w:val="22"/>
            <w:szCs w:val="22"/>
          </w:rPr>
          <w:tab/>
        </w:r>
        <w:r w:rsidR="005965FD" w:rsidRPr="003615E4">
          <w:rPr>
            <w:rStyle w:val="Hyperlink"/>
            <w:noProof/>
          </w:rPr>
          <w:t>Definitie.</w:t>
        </w:r>
        <w:r w:rsidR="005965FD">
          <w:rPr>
            <w:noProof/>
            <w:webHidden/>
          </w:rPr>
          <w:tab/>
        </w:r>
        <w:r w:rsidR="005965FD">
          <w:rPr>
            <w:noProof/>
            <w:webHidden/>
          </w:rPr>
          <w:fldChar w:fldCharType="begin"/>
        </w:r>
        <w:r w:rsidR="005965FD">
          <w:rPr>
            <w:noProof/>
            <w:webHidden/>
          </w:rPr>
          <w:instrText xml:space="preserve"> PAGEREF _Toc45195621 \h </w:instrText>
        </w:r>
        <w:r w:rsidR="005965FD">
          <w:rPr>
            <w:noProof/>
            <w:webHidden/>
          </w:rPr>
        </w:r>
        <w:r w:rsidR="005965FD">
          <w:rPr>
            <w:noProof/>
            <w:webHidden/>
          </w:rPr>
          <w:fldChar w:fldCharType="separate"/>
        </w:r>
        <w:r w:rsidR="00F17C97">
          <w:rPr>
            <w:noProof/>
            <w:webHidden/>
          </w:rPr>
          <w:t>7</w:t>
        </w:r>
        <w:r w:rsidR="005965FD">
          <w:rPr>
            <w:noProof/>
            <w:webHidden/>
          </w:rPr>
          <w:fldChar w:fldCharType="end"/>
        </w:r>
      </w:hyperlink>
    </w:p>
    <w:p w14:paraId="266E2D19" w14:textId="14FA4186" w:rsidR="005965FD" w:rsidRDefault="00CA6ED1">
      <w:pPr>
        <w:pStyle w:val="Inhopg3"/>
        <w:rPr>
          <w:rFonts w:asciiTheme="minorHAnsi" w:eastAsiaTheme="minorEastAsia" w:hAnsiTheme="minorHAnsi" w:cstheme="minorBidi"/>
          <w:noProof/>
          <w:sz w:val="22"/>
          <w:szCs w:val="22"/>
        </w:rPr>
      </w:pPr>
      <w:hyperlink w:anchor="_Toc45195622" w:history="1">
        <w:r w:rsidR="005965FD" w:rsidRPr="003615E4">
          <w:rPr>
            <w:rStyle w:val="Hyperlink"/>
            <w:noProof/>
          </w:rPr>
          <w:t>3.2.2</w:t>
        </w:r>
        <w:r w:rsidR="005965FD">
          <w:rPr>
            <w:rFonts w:asciiTheme="minorHAnsi" w:eastAsiaTheme="minorEastAsia" w:hAnsiTheme="minorHAnsi" w:cstheme="minorBidi"/>
            <w:noProof/>
            <w:sz w:val="22"/>
            <w:szCs w:val="22"/>
          </w:rPr>
          <w:tab/>
        </w:r>
        <w:r w:rsidR="005965FD" w:rsidRPr="003615E4">
          <w:rPr>
            <w:rStyle w:val="Hyperlink"/>
            <w:noProof/>
          </w:rPr>
          <w:t>Beschrijving.</w:t>
        </w:r>
        <w:r w:rsidR="005965FD">
          <w:rPr>
            <w:noProof/>
            <w:webHidden/>
          </w:rPr>
          <w:tab/>
        </w:r>
        <w:r w:rsidR="005965FD">
          <w:rPr>
            <w:noProof/>
            <w:webHidden/>
          </w:rPr>
          <w:fldChar w:fldCharType="begin"/>
        </w:r>
        <w:r w:rsidR="005965FD">
          <w:rPr>
            <w:noProof/>
            <w:webHidden/>
          </w:rPr>
          <w:instrText xml:space="preserve"> PAGEREF _Toc45195622 \h </w:instrText>
        </w:r>
        <w:r w:rsidR="005965FD">
          <w:rPr>
            <w:noProof/>
            <w:webHidden/>
          </w:rPr>
        </w:r>
        <w:r w:rsidR="005965FD">
          <w:rPr>
            <w:noProof/>
            <w:webHidden/>
          </w:rPr>
          <w:fldChar w:fldCharType="separate"/>
        </w:r>
        <w:r w:rsidR="00F17C97">
          <w:rPr>
            <w:noProof/>
            <w:webHidden/>
          </w:rPr>
          <w:t>7</w:t>
        </w:r>
        <w:r w:rsidR="005965FD">
          <w:rPr>
            <w:noProof/>
            <w:webHidden/>
          </w:rPr>
          <w:fldChar w:fldCharType="end"/>
        </w:r>
      </w:hyperlink>
    </w:p>
    <w:p w14:paraId="6BC4EA0D" w14:textId="0FFCC07D" w:rsidR="005965FD" w:rsidRDefault="00CA6ED1">
      <w:pPr>
        <w:pStyle w:val="Inhopg2"/>
        <w:rPr>
          <w:rFonts w:asciiTheme="minorHAnsi" w:eastAsiaTheme="minorEastAsia" w:hAnsiTheme="minorHAnsi" w:cstheme="minorBidi"/>
          <w:sz w:val="22"/>
          <w:szCs w:val="22"/>
        </w:rPr>
      </w:pPr>
      <w:hyperlink w:anchor="_Toc45195623" w:history="1">
        <w:r w:rsidR="005965FD" w:rsidRPr="003615E4">
          <w:rPr>
            <w:rStyle w:val="Hyperlink"/>
          </w:rPr>
          <w:t>3.3</w:t>
        </w:r>
        <w:r w:rsidR="005965FD">
          <w:rPr>
            <w:rFonts w:asciiTheme="minorHAnsi" w:eastAsiaTheme="minorEastAsia" w:hAnsiTheme="minorHAnsi" w:cstheme="minorBidi"/>
            <w:sz w:val="22"/>
            <w:szCs w:val="22"/>
          </w:rPr>
          <w:tab/>
        </w:r>
        <w:r w:rsidR="005965FD" w:rsidRPr="003615E4">
          <w:rPr>
            <w:rStyle w:val="Hyperlink"/>
          </w:rPr>
          <w:t>Normatieve referenties.</w:t>
        </w:r>
        <w:r w:rsidR="005965FD">
          <w:rPr>
            <w:webHidden/>
          </w:rPr>
          <w:tab/>
        </w:r>
        <w:r w:rsidR="005965FD">
          <w:rPr>
            <w:webHidden/>
          </w:rPr>
          <w:fldChar w:fldCharType="begin"/>
        </w:r>
        <w:r w:rsidR="005965FD">
          <w:rPr>
            <w:webHidden/>
          </w:rPr>
          <w:instrText xml:space="preserve"> PAGEREF _Toc45195623 \h </w:instrText>
        </w:r>
        <w:r w:rsidR="005965FD">
          <w:rPr>
            <w:webHidden/>
          </w:rPr>
        </w:r>
        <w:r w:rsidR="005965FD">
          <w:rPr>
            <w:webHidden/>
          </w:rPr>
          <w:fldChar w:fldCharType="separate"/>
        </w:r>
        <w:r w:rsidR="00F17C97">
          <w:rPr>
            <w:webHidden/>
          </w:rPr>
          <w:t>10</w:t>
        </w:r>
        <w:r w:rsidR="005965FD">
          <w:rPr>
            <w:webHidden/>
          </w:rPr>
          <w:fldChar w:fldCharType="end"/>
        </w:r>
      </w:hyperlink>
    </w:p>
    <w:p w14:paraId="7C53E9FB" w14:textId="0609B8AF" w:rsidR="005965FD" w:rsidRDefault="00CA6ED1">
      <w:pPr>
        <w:pStyle w:val="Inhopg2"/>
        <w:rPr>
          <w:rFonts w:asciiTheme="minorHAnsi" w:eastAsiaTheme="minorEastAsia" w:hAnsiTheme="minorHAnsi" w:cstheme="minorBidi"/>
          <w:sz w:val="22"/>
          <w:szCs w:val="22"/>
        </w:rPr>
      </w:pPr>
      <w:hyperlink w:anchor="_Toc45195624" w:history="1">
        <w:r w:rsidR="005965FD" w:rsidRPr="003615E4">
          <w:rPr>
            <w:rStyle w:val="Hyperlink"/>
          </w:rPr>
          <w:t>3.4</w:t>
        </w:r>
        <w:r w:rsidR="005965FD">
          <w:rPr>
            <w:rFonts w:asciiTheme="minorHAnsi" w:eastAsiaTheme="minorEastAsia" w:hAnsiTheme="minorHAnsi" w:cstheme="minorBidi"/>
            <w:sz w:val="22"/>
            <w:szCs w:val="22"/>
          </w:rPr>
          <w:tab/>
        </w:r>
        <w:r w:rsidR="005965FD" w:rsidRPr="003615E4">
          <w:rPr>
            <w:rStyle w:val="Hyperlink"/>
          </w:rPr>
          <w:t>Totstandkoming.</w:t>
        </w:r>
        <w:r w:rsidR="005965FD">
          <w:rPr>
            <w:webHidden/>
          </w:rPr>
          <w:tab/>
        </w:r>
        <w:r w:rsidR="005965FD">
          <w:rPr>
            <w:webHidden/>
          </w:rPr>
          <w:fldChar w:fldCharType="begin"/>
        </w:r>
        <w:r w:rsidR="005965FD">
          <w:rPr>
            <w:webHidden/>
          </w:rPr>
          <w:instrText xml:space="preserve"> PAGEREF _Toc45195624 \h </w:instrText>
        </w:r>
        <w:r w:rsidR="005965FD">
          <w:rPr>
            <w:webHidden/>
          </w:rPr>
        </w:r>
        <w:r w:rsidR="005965FD">
          <w:rPr>
            <w:webHidden/>
          </w:rPr>
          <w:fldChar w:fldCharType="separate"/>
        </w:r>
        <w:r w:rsidR="00F17C97">
          <w:rPr>
            <w:webHidden/>
          </w:rPr>
          <w:t>10</w:t>
        </w:r>
        <w:r w:rsidR="005965FD">
          <w:rPr>
            <w:webHidden/>
          </w:rPr>
          <w:fldChar w:fldCharType="end"/>
        </w:r>
      </w:hyperlink>
    </w:p>
    <w:p w14:paraId="3A444CBA" w14:textId="7435FA3C" w:rsidR="005965FD" w:rsidRDefault="00CA6ED1">
      <w:pPr>
        <w:pStyle w:val="Inhopg2"/>
        <w:rPr>
          <w:rFonts w:asciiTheme="minorHAnsi" w:eastAsiaTheme="minorEastAsia" w:hAnsiTheme="minorHAnsi" w:cstheme="minorBidi"/>
          <w:sz w:val="22"/>
          <w:szCs w:val="22"/>
        </w:rPr>
      </w:pPr>
      <w:hyperlink w:anchor="_Toc45195625" w:history="1">
        <w:r w:rsidR="005965FD" w:rsidRPr="003615E4">
          <w:rPr>
            <w:rStyle w:val="Hyperlink"/>
          </w:rPr>
          <w:t>3.5</w:t>
        </w:r>
        <w:r w:rsidR="005965FD">
          <w:rPr>
            <w:rFonts w:asciiTheme="minorHAnsi" w:eastAsiaTheme="minorEastAsia" w:hAnsiTheme="minorHAnsi" w:cstheme="minorBidi"/>
            <w:sz w:val="22"/>
            <w:szCs w:val="22"/>
          </w:rPr>
          <w:tab/>
        </w:r>
        <w:r w:rsidR="005965FD" w:rsidRPr="003615E4">
          <w:rPr>
            <w:rStyle w:val="Hyperlink"/>
          </w:rPr>
          <w:t>Termen en definities.</w:t>
        </w:r>
        <w:r w:rsidR="005965FD">
          <w:rPr>
            <w:webHidden/>
          </w:rPr>
          <w:tab/>
        </w:r>
        <w:r w:rsidR="005965FD">
          <w:rPr>
            <w:webHidden/>
          </w:rPr>
          <w:fldChar w:fldCharType="begin"/>
        </w:r>
        <w:r w:rsidR="005965FD">
          <w:rPr>
            <w:webHidden/>
          </w:rPr>
          <w:instrText xml:space="preserve"> PAGEREF _Toc45195625 \h </w:instrText>
        </w:r>
        <w:r w:rsidR="005965FD">
          <w:rPr>
            <w:webHidden/>
          </w:rPr>
        </w:r>
        <w:r w:rsidR="005965FD">
          <w:rPr>
            <w:webHidden/>
          </w:rPr>
          <w:fldChar w:fldCharType="separate"/>
        </w:r>
        <w:r w:rsidR="00F17C97">
          <w:rPr>
            <w:webHidden/>
          </w:rPr>
          <w:t>11</w:t>
        </w:r>
        <w:r w:rsidR="005965FD">
          <w:rPr>
            <w:webHidden/>
          </w:rPr>
          <w:fldChar w:fldCharType="end"/>
        </w:r>
      </w:hyperlink>
    </w:p>
    <w:p w14:paraId="69404FDD" w14:textId="506A0782" w:rsidR="005965FD" w:rsidRDefault="00CA6ED1">
      <w:pPr>
        <w:pStyle w:val="Inhopg2"/>
        <w:rPr>
          <w:rFonts w:asciiTheme="minorHAnsi" w:eastAsiaTheme="minorEastAsia" w:hAnsiTheme="minorHAnsi" w:cstheme="minorBidi"/>
          <w:sz w:val="22"/>
          <w:szCs w:val="22"/>
        </w:rPr>
      </w:pPr>
      <w:hyperlink w:anchor="_Toc45195626" w:history="1">
        <w:r w:rsidR="005965FD" w:rsidRPr="003615E4">
          <w:rPr>
            <w:rStyle w:val="Hyperlink"/>
          </w:rPr>
          <w:t>3.6</w:t>
        </w:r>
        <w:r w:rsidR="005965FD">
          <w:rPr>
            <w:rFonts w:asciiTheme="minorHAnsi" w:eastAsiaTheme="minorEastAsia" w:hAnsiTheme="minorHAnsi" w:cstheme="minorBidi"/>
            <w:sz w:val="22"/>
            <w:szCs w:val="22"/>
          </w:rPr>
          <w:tab/>
        </w:r>
        <w:r w:rsidR="005965FD" w:rsidRPr="003615E4">
          <w:rPr>
            <w:rStyle w:val="Hyperlink"/>
          </w:rPr>
          <w:t>Symbolen en afkortingen.</w:t>
        </w:r>
        <w:r w:rsidR="005965FD">
          <w:rPr>
            <w:webHidden/>
          </w:rPr>
          <w:tab/>
        </w:r>
        <w:r w:rsidR="005965FD">
          <w:rPr>
            <w:webHidden/>
          </w:rPr>
          <w:fldChar w:fldCharType="begin"/>
        </w:r>
        <w:r w:rsidR="005965FD">
          <w:rPr>
            <w:webHidden/>
          </w:rPr>
          <w:instrText xml:space="preserve"> PAGEREF _Toc45195626 \h </w:instrText>
        </w:r>
        <w:r w:rsidR="005965FD">
          <w:rPr>
            <w:webHidden/>
          </w:rPr>
        </w:r>
        <w:r w:rsidR="005965FD">
          <w:rPr>
            <w:webHidden/>
          </w:rPr>
          <w:fldChar w:fldCharType="separate"/>
        </w:r>
        <w:r w:rsidR="00F17C97">
          <w:rPr>
            <w:webHidden/>
          </w:rPr>
          <w:t>14</w:t>
        </w:r>
        <w:r w:rsidR="005965FD">
          <w:rPr>
            <w:webHidden/>
          </w:rPr>
          <w:fldChar w:fldCharType="end"/>
        </w:r>
      </w:hyperlink>
    </w:p>
    <w:p w14:paraId="6344B862" w14:textId="68ED3A48" w:rsidR="005965FD" w:rsidRDefault="00CA6ED1">
      <w:pPr>
        <w:pStyle w:val="Inhopg1"/>
        <w:rPr>
          <w:rFonts w:asciiTheme="minorHAnsi" w:eastAsiaTheme="minorEastAsia" w:hAnsiTheme="minorHAnsi" w:cstheme="minorBidi"/>
          <w:noProof/>
          <w:sz w:val="22"/>
          <w:szCs w:val="22"/>
        </w:rPr>
      </w:pPr>
      <w:hyperlink w:anchor="_Toc45195627" w:history="1">
        <w:r w:rsidR="005965FD" w:rsidRPr="003615E4">
          <w:rPr>
            <w:rStyle w:val="Hyperlink"/>
            <w:noProof/>
          </w:rPr>
          <w:t>Identificatie document</w:t>
        </w:r>
        <w:r w:rsidR="005965FD">
          <w:rPr>
            <w:noProof/>
            <w:webHidden/>
          </w:rPr>
          <w:tab/>
        </w:r>
        <w:r w:rsidR="005965FD">
          <w:rPr>
            <w:noProof/>
            <w:webHidden/>
          </w:rPr>
          <w:fldChar w:fldCharType="begin"/>
        </w:r>
        <w:r w:rsidR="005965FD">
          <w:rPr>
            <w:noProof/>
            <w:webHidden/>
          </w:rPr>
          <w:instrText xml:space="preserve"> PAGEREF _Toc45195627 \h </w:instrText>
        </w:r>
        <w:r w:rsidR="005965FD">
          <w:rPr>
            <w:noProof/>
            <w:webHidden/>
          </w:rPr>
        </w:r>
        <w:r w:rsidR="005965FD">
          <w:rPr>
            <w:noProof/>
            <w:webHidden/>
          </w:rPr>
          <w:fldChar w:fldCharType="separate"/>
        </w:r>
        <w:r w:rsidR="00F17C97">
          <w:rPr>
            <w:noProof/>
            <w:webHidden/>
          </w:rPr>
          <w:t>16</w:t>
        </w:r>
        <w:r w:rsidR="005965FD">
          <w:rPr>
            <w:noProof/>
            <w:webHidden/>
          </w:rPr>
          <w:fldChar w:fldCharType="end"/>
        </w:r>
      </w:hyperlink>
    </w:p>
    <w:p w14:paraId="5E628568" w14:textId="43A20BB1" w:rsidR="005965FD" w:rsidRDefault="00CA6ED1">
      <w:pPr>
        <w:pStyle w:val="Inhopg1"/>
        <w:rPr>
          <w:rFonts w:asciiTheme="minorHAnsi" w:eastAsiaTheme="minorEastAsia" w:hAnsiTheme="minorHAnsi" w:cstheme="minorBidi"/>
          <w:noProof/>
          <w:sz w:val="22"/>
          <w:szCs w:val="22"/>
        </w:rPr>
      </w:pPr>
      <w:hyperlink w:anchor="_Toc45195628" w:history="1">
        <w:r w:rsidR="005965FD" w:rsidRPr="003615E4">
          <w:rPr>
            <w:rStyle w:val="Hyperlink"/>
            <w:noProof/>
          </w:rPr>
          <w:t>Data content en structuur</w:t>
        </w:r>
        <w:r w:rsidR="005965FD">
          <w:rPr>
            <w:noProof/>
            <w:webHidden/>
          </w:rPr>
          <w:tab/>
        </w:r>
        <w:r w:rsidR="005965FD">
          <w:rPr>
            <w:noProof/>
            <w:webHidden/>
          </w:rPr>
          <w:fldChar w:fldCharType="begin"/>
        </w:r>
        <w:r w:rsidR="005965FD">
          <w:rPr>
            <w:noProof/>
            <w:webHidden/>
          </w:rPr>
          <w:instrText xml:space="preserve"> PAGEREF _Toc45195628 \h </w:instrText>
        </w:r>
        <w:r w:rsidR="005965FD">
          <w:rPr>
            <w:noProof/>
            <w:webHidden/>
          </w:rPr>
        </w:r>
        <w:r w:rsidR="005965FD">
          <w:rPr>
            <w:noProof/>
            <w:webHidden/>
          </w:rPr>
          <w:fldChar w:fldCharType="separate"/>
        </w:r>
        <w:r w:rsidR="00F17C97">
          <w:rPr>
            <w:noProof/>
            <w:webHidden/>
          </w:rPr>
          <w:t>17</w:t>
        </w:r>
        <w:r w:rsidR="005965FD">
          <w:rPr>
            <w:noProof/>
            <w:webHidden/>
          </w:rPr>
          <w:fldChar w:fldCharType="end"/>
        </w:r>
      </w:hyperlink>
    </w:p>
    <w:p w14:paraId="04A4BFA6" w14:textId="44389FE3" w:rsidR="005965FD" w:rsidRDefault="00CA6ED1">
      <w:pPr>
        <w:pStyle w:val="Inhopg2"/>
        <w:rPr>
          <w:rFonts w:asciiTheme="minorHAnsi" w:eastAsiaTheme="minorEastAsia" w:hAnsiTheme="minorHAnsi" w:cstheme="minorBidi"/>
          <w:sz w:val="22"/>
          <w:szCs w:val="22"/>
        </w:rPr>
      </w:pPr>
      <w:hyperlink w:anchor="_Toc45195629" w:history="1">
        <w:r w:rsidR="005965FD" w:rsidRPr="003615E4">
          <w:rPr>
            <w:rStyle w:val="Hyperlink"/>
          </w:rPr>
          <w:t>5.1</w:t>
        </w:r>
        <w:r w:rsidR="005965FD">
          <w:rPr>
            <w:rFonts w:asciiTheme="minorHAnsi" w:eastAsiaTheme="minorEastAsia" w:hAnsiTheme="minorHAnsi" w:cstheme="minorBidi"/>
            <w:sz w:val="22"/>
            <w:szCs w:val="22"/>
          </w:rPr>
          <w:tab/>
        </w:r>
        <w:r w:rsidR="005965FD" w:rsidRPr="003615E4">
          <w:rPr>
            <w:rStyle w:val="Hyperlink"/>
          </w:rPr>
          <w:t>Inleiding.</w:t>
        </w:r>
        <w:r w:rsidR="005965FD">
          <w:rPr>
            <w:webHidden/>
          </w:rPr>
          <w:tab/>
        </w:r>
        <w:r w:rsidR="005965FD">
          <w:rPr>
            <w:webHidden/>
          </w:rPr>
          <w:fldChar w:fldCharType="begin"/>
        </w:r>
        <w:r w:rsidR="005965FD">
          <w:rPr>
            <w:webHidden/>
          </w:rPr>
          <w:instrText xml:space="preserve"> PAGEREF _Toc45195629 \h </w:instrText>
        </w:r>
        <w:r w:rsidR="005965FD">
          <w:rPr>
            <w:webHidden/>
          </w:rPr>
        </w:r>
        <w:r w:rsidR="005965FD">
          <w:rPr>
            <w:webHidden/>
          </w:rPr>
          <w:fldChar w:fldCharType="separate"/>
        </w:r>
        <w:r w:rsidR="00F17C97">
          <w:rPr>
            <w:webHidden/>
          </w:rPr>
          <w:t>17</w:t>
        </w:r>
        <w:r w:rsidR="005965FD">
          <w:rPr>
            <w:webHidden/>
          </w:rPr>
          <w:fldChar w:fldCharType="end"/>
        </w:r>
      </w:hyperlink>
    </w:p>
    <w:p w14:paraId="3F59071D" w14:textId="6C10DFDB" w:rsidR="005965FD" w:rsidRDefault="00CA6ED1">
      <w:pPr>
        <w:pStyle w:val="Inhopg2"/>
        <w:rPr>
          <w:rFonts w:asciiTheme="minorHAnsi" w:eastAsiaTheme="minorEastAsia" w:hAnsiTheme="minorHAnsi" w:cstheme="minorBidi"/>
          <w:sz w:val="22"/>
          <w:szCs w:val="22"/>
        </w:rPr>
      </w:pPr>
      <w:hyperlink w:anchor="_Toc45195630" w:history="1">
        <w:r w:rsidR="005965FD" w:rsidRPr="003615E4">
          <w:rPr>
            <w:rStyle w:val="Hyperlink"/>
          </w:rPr>
          <w:t>5.2</w:t>
        </w:r>
        <w:r w:rsidR="005965FD">
          <w:rPr>
            <w:rFonts w:asciiTheme="minorHAnsi" w:eastAsiaTheme="minorEastAsia" w:hAnsiTheme="minorHAnsi" w:cstheme="minorBidi"/>
            <w:sz w:val="22"/>
            <w:szCs w:val="22"/>
          </w:rPr>
          <w:tab/>
        </w:r>
        <w:r w:rsidR="005965FD" w:rsidRPr="003615E4">
          <w:rPr>
            <w:rStyle w:val="Hyperlink"/>
          </w:rPr>
          <w:t>UML diagrammen.</w:t>
        </w:r>
        <w:r w:rsidR="005965FD">
          <w:rPr>
            <w:webHidden/>
          </w:rPr>
          <w:tab/>
        </w:r>
        <w:r w:rsidR="005965FD">
          <w:rPr>
            <w:webHidden/>
          </w:rPr>
          <w:fldChar w:fldCharType="begin"/>
        </w:r>
        <w:r w:rsidR="005965FD">
          <w:rPr>
            <w:webHidden/>
          </w:rPr>
          <w:instrText xml:space="preserve"> PAGEREF _Toc45195630 \h </w:instrText>
        </w:r>
        <w:r w:rsidR="005965FD">
          <w:rPr>
            <w:webHidden/>
          </w:rPr>
        </w:r>
        <w:r w:rsidR="005965FD">
          <w:rPr>
            <w:webHidden/>
          </w:rPr>
          <w:fldChar w:fldCharType="separate"/>
        </w:r>
        <w:r w:rsidR="00F17C97">
          <w:rPr>
            <w:webHidden/>
          </w:rPr>
          <w:t>17</w:t>
        </w:r>
        <w:r w:rsidR="005965FD">
          <w:rPr>
            <w:webHidden/>
          </w:rPr>
          <w:fldChar w:fldCharType="end"/>
        </w:r>
      </w:hyperlink>
    </w:p>
    <w:p w14:paraId="5572CC22" w14:textId="7289BEB1" w:rsidR="005965FD" w:rsidRDefault="00CA6ED1">
      <w:pPr>
        <w:pStyle w:val="Inhopg3"/>
        <w:rPr>
          <w:rFonts w:asciiTheme="minorHAnsi" w:eastAsiaTheme="minorEastAsia" w:hAnsiTheme="minorHAnsi" w:cstheme="minorBidi"/>
          <w:noProof/>
          <w:sz w:val="22"/>
          <w:szCs w:val="22"/>
        </w:rPr>
      </w:pPr>
      <w:hyperlink w:anchor="_Toc45195631" w:history="1">
        <w:r w:rsidR="005965FD" w:rsidRPr="003615E4">
          <w:rPr>
            <w:rStyle w:val="Hyperlink"/>
            <w:noProof/>
          </w:rPr>
          <w:t>5.2.1</w:t>
        </w:r>
        <w:r w:rsidR="005965FD">
          <w:rPr>
            <w:rFonts w:asciiTheme="minorHAnsi" w:eastAsiaTheme="minorEastAsia" w:hAnsiTheme="minorHAnsi" w:cstheme="minorBidi"/>
            <w:noProof/>
            <w:sz w:val="22"/>
            <w:szCs w:val="22"/>
          </w:rPr>
          <w:tab/>
        </w:r>
        <w:r w:rsidR="005965FD" w:rsidRPr="003615E4">
          <w:rPr>
            <w:rStyle w:val="Hyperlink"/>
            <w:noProof/>
          </w:rPr>
          <w:t>Beschrijving algemeen principe: IMKL als extensie op INSPIRE.</w:t>
        </w:r>
        <w:r w:rsidR="005965FD">
          <w:rPr>
            <w:noProof/>
            <w:webHidden/>
          </w:rPr>
          <w:tab/>
        </w:r>
        <w:r w:rsidR="005965FD">
          <w:rPr>
            <w:noProof/>
            <w:webHidden/>
          </w:rPr>
          <w:fldChar w:fldCharType="begin"/>
        </w:r>
        <w:r w:rsidR="005965FD">
          <w:rPr>
            <w:noProof/>
            <w:webHidden/>
          </w:rPr>
          <w:instrText xml:space="preserve"> PAGEREF _Toc45195631 \h </w:instrText>
        </w:r>
        <w:r w:rsidR="005965FD">
          <w:rPr>
            <w:noProof/>
            <w:webHidden/>
          </w:rPr>
        </w:r>
        <w:r w:rsidR="005965FD">
          <w:rPr>
            <w:noProof/>
            <w:webHidden/>
          </w:rPr>
          <w:fldChar w:fldCharType="separate"/>
        </w:r>
        <w:r w:rsidR="00F17C97">
          <w:rPr>
            <w:noProof/>
            <w:webHidden/>
          </w:rPr>
          <w:t>17</w:t>
        </w:r>
        <w:r w:rsidR="005965FD">
          <w:rPr>
            <w:noProof/>
            <w:webHidden/>
          </w:rPr>
          <w:fldChar w:fldCharType="end"/>
        </w:r>
      </w:hyperlink>
    </w:p>
    <w:p w14:paraId="300E2412" w14:textId="388C9A05" w:rsidR="005965FD" w:rsidRDefault="00CA6ED1">
      <w:pPr>
        <w:pStyle w:val="Inhopg3"/>
        <w:rPr>
          <w:rFonts w:asciiTheme="minorHAnsi" w:eastAsiaTheme="minorEastAsia" w:hAnsiTheme="minorHAnsi" w:cstheme="minorBidi"/>
          <w:noProof/>
          <w:sz w:val="22"/>
          <w:szCs w:val="22"/>
        </w:rPr>
      </w:pPr>
      <w:hyperlink w:anchor="_Toc45195632" w:history="1">
        <w:r w:rsidR="005965FD" w:rsidRPr="003615E4">
          <w:rPr>
            <w:rStyle w:val="Hyperlink"/>
            <w:noProof/>
          </w:rPr>
          <w:t>5.2.2</w:t>
        </w:r>
        <w:r w:rsidR="005965FD">
          <w:rPr>
            <w:rFonts w:asciiTheme="minorHAnsi" w:eastAsiaTheme="minorEastAsia" w:hAnsiTheme="minorHAnsi" w:cstheme="minorBidi"/>
            <w:noProof/>
            <w:sz w:val="22"/>
            <w:szCs w:val="22"/>
          </w:rPr>
          <w:tab/>
        </w:r>
        <w:r w:rsidR="005965FD" w:rsidRPr="003615E4">
          <w:rPr>
            <w:rStyle w:val="Hyperlink"/>
            <w:noProof/>
          </w:rPr>
          <w:t>Metamodel.</w:t>
        </w:r>
        <w:r w:rsidR="005965FD">
          <w:rPr>
            <w:noProof/>
            <w:webHidden/>
          </w:rPr>
          <w:tab/>
        </w:r>
        <w:r w:rsidR="005965FD">
          <w:rPr>
            <w:noProof/>
            <w:webHidden/>
          </w:rPr>
          <w:fldChar w:fldCharType="begin"/>
        </w:r>
        <w:r w:rsidR="005965FD">
          <w:rPr>
            <w:noProof/>
            <w:webHidden/>
          </w:rPr>
          <w:instrText xml:space="preserve"> PAGEREF _Toc45195632 \h </w:instrText>
        </w:r>
        <w:r w:rsidR="005965FD">
          <w:rPr>
            <w:noProof/>
            <w:webHidden/>
          </w:rPr>
        </w:r>
        <w:r w:rsidR="005965FD">
          <w:rPr>
            <w:noProof/>
            <w:webHidden/>
          </w:rPr>
          <w:fldChar w:fldCharType="separate"/>
        </w:r>
        <w:r w:rsidR="00F17C97">
          <w:rPr>
            <w:noProof/>
            <w:webHidden/>
          </w:rPr>
          <w:t>18</w:t>
        </w:r>
        <w:r w:rsidR="005965FD">
          <w:rPr>
            <w:noProof/>
            <w:webHidden/>
          </w:rPr>
          <w:fldChar w:fldCharType="end"/>
        </w:r>
      </w:hyperlink>
    </w:p>
    <w:p w14:paraId="298A99B6" w14:textId="0EC6937D" w:rsidR="005965FD" w:rsidRDefault="00CA6ED1">
      <w:pPr>
        <w:pStyle w:val="Inhopg3"/>
        <w:rPr>
          <w:rFonts w:asciiTheme="minorHAnsi" w:eastAsiaTheme="minorEastAsia" w:hAnsiTheme="minorHAnsi" w:cstheme="minorBidi"/>
          <w:noProof/>
          <w:sz w:val="22"/>
          <w:szCs w:val="22"/>
        </w:rPr>
      </w:pPr>
      <w:hyperlink w:anchor="_Toc45195633" w:history="1">
        <w:r w:rsidR="005965FD" w:rsidRPr="003615E4">
          <w:rPr>
            <w:rStyle w:val="Hyperlink"/>
            <w:noProof/>
          </w:rPr>
          <w:t>5.2.3</w:t>
        </w:r>
        <w:r w:rsidR="005965FD">
          <w:rPr>
            <w:rFonts w:asciiTheme="minorHAnsi" w:eastAsiaTheme="minorEastAsia" w:hAnsiTheme="minorHAnsi" w:cstheme="minorBidi"/>
            <w:noProof/>
            <w:sz w:val="22"/>
            <w:szCs w:val="22"/>
          </w:rPr>
          <w:tab/>
        </w:r>
        <w:r w:rsidR="005965FD" w:rsidRPr="003615E4">
          <w:rPr>
            <w:rStyle w:val="Hyperlink"/>
            <w:noProof/>
          </w:rPr>
          <w:t>UML - WIBON overzicht.</w:t>
        </w:r>
        <w:r w:rsidR="005965FD">
          <w:rPr>
            <w:noProof/>
            <w:webHidden/>
          </w:rPr>
          <w:tab/>
        </w:r>
        <w:r w:rsidR="005965FD">
          <w:rPr>
            <w:noProof/>
            <w:webHidden/>
          </w:rPr>
          <w:fldChar w:fldCharType="begin"/>
        </w:r>
        <w:r w:rsidR="005965FD">
          <w:rPr>
            <w:noProof/>
            <w:webHidden/>
          </w:rPr>
          <w:instrText xml:space="preserve"> PAGEREF _Toc45195633 \h </w:instrText>
        </w:r>
        <w:r w:rsidR="005965FD">
          <w:rPr>
            <w:noProof/>
            <w:webHidden/>
          </w:rPr>
        </w:r>
        <w:r w:rsidR="005965FD">
          <w:rPr>
            <w:noProof/>
            <w:webHidden/>
          </w:rPr>
          <w:fldChar w:fldCharType="separate"/>
        </w:r>
        <w:r w:rsidR="00F17C97">
          <w:rPr>
            <w:noProof/>
            <w:webHidden/>
          </w:rPr>
          <w:t>19</w:t>
        </w:r>
        <w:r w:rsidR="005965FD">
          <w:rPr>
            <w:noProof/>
            <w:webHidden/>
          </w:rPr>
          <w:fldChar w:fldCharType="end"/>
        </w:r>
      </w:hyperlink>
    </w:p>
    <w:p w14:paraId="4537A66C" w14:textId="0440F5E7" w:rsidR="005965FD" w:rsidRDefault="00CA6ED1">
      <w:pPr>
        <w:pStyle w:val="Inhopg3"/>
        <w:rPr>
          <w:rFonts w:asciiTheme="minorHAnsi" w:eastAsiaTheme="minorEastAsia" w:hAnsiTheme="minorHAnsi" w:cstheme="minorBidi"/>
          <w:noProof/>
          <w:sz w:val="22"/>
          <w:szCs w:val="22"/>
        </w:rPr>
      </w:pPr>
      <w:hyperlink w:anchor="_Toc45195634" w:history="1">
        <w:r w:rsidR="005965FD" w:rsidRPr="003615E4">
          <w:rPr>
            <w:rStyle w:val="Hyperlink"/>
            <w:noProof/>
          </w:rPr>
          <w:t>5.2.4</w:t>
        </w:r>
        <w:r w:rsidR="005965FD">
          <w:rPr>
            <w:rFonts w:asciiTheme="minorHAnsi" w:eastAsiaTheme="minorEastAsia" w:hAnsiTheme="minorHAnsi" w:cstheme="minorBidi"/>
            <w:noProof/>
            <w:sz w:val="22"/>
            <w:szCs w:val="22"/>
          </w:rPr>
          <w:tab/>
        </w:r>
        <w:r w:rsidR="005965FD" w:rsidRPr="003615E4">
          <w:rPr>
            <w:rStyle w:val="Hyperlink"/>
            <w:noProof/>
          </w:rPr>
          <w:t>Associaties in het model.</w:t>
        </w:r>
        <w:r w:rsidR="005965FD">
          <w:rPr>
            <w:noProof/>
            <w:webHidden/>
          </w:rPr>
          <w:tab/>
        </w:r>
        <w:r w:rsidR="005965FD">
          <w:rPr>
            <w:noProof/>
            <w:webHidden/>
          </w:rPr>
          <w:fldChar w:fldCharType="begin"/>
        </w:r>
        <w:r w:rsidR="005965FD">
          <w:rPr>
            <w:noProof/>
            <w:webHidden/>
          </w:rPr>
          <w:instrText xml:space="preserve"> PAGEREF _Toc45195634 \h </w:instrText>
        </w:r>
        <w:r w:rsidR="005965FD">
          <w:rPr>
            <w:noProof/>
            <w:webHidden/>
          </w:rPr>
        </w:r>
        <w:r w:rsidR="005965FD">
          <w:rPr>
            <w:noProof/>
            <w:webHidden/>
          </w:rPr>
          <w:fldChar w:fldCharType="separate"/>
        </w:r>
        <w:r w:rsidR="00F17C97">
          <w:rPr>
            <w:noProof/>
            <w:webHidden/>
          </w:rPr>
          <w:t>21</w:t>
        </w:r>
        <w:r w:rsidR="005965FD">
          <w:rPr>
            <w:noProof/>
            <w:webHidden/>
          </w:rPr>
          <w:fldChar w:fldCharType="end"/>
        </w:r>
      </w:hyperlink>
    </w:p>
    <w:p w14:paraId="02F845C5" w14:textId="1A672505" w:rsidR="005965FD" w:rsidRDefault="00CA6ED1">
      <w:pPr>
        <w:pStyle w:val="Inhopg3"/>
        <w:rPr>
          <w:rFonts w:asciiTheme="minorHAnsi" w:eastAsiaTheme="minorEastAsia" w:hAnsiTheme="minorHAnsi" w:cstheme="minorBidi"/>
          <w:noProof/>
          <w:sz w:val="22"/>
          <w:szCs w:val="22"/>
        </w:rPr>
      </w:pPr>
      <w:hyperlink w:anchor="_Toc45195635" w:history="1">
        <w:r w:rsidR="005965FD" w:rsidRPr="003615E4">
          <w:rPr>
            <w:rStyle w:val="Hyperlink"/>
            <w:noProof/>
          </w:rPr>
          <w:t>5.2.5</w:t>
        </w:r>
        <w:r w:rsidR="005965FD">
          <w:rPr>
            <w:rFonts w:asciiTheme="minorHAnsi" w:eastAsiaTheme="minorEastAsia" w:hAnsiTheme="minorHAnsi" w:cstheme="minorBidi"/>
            <w:noProof/>
            <w:sz w:val="22"/>
            <w:szCs w:val="22"/>
          </w:rPr>
          <w:tab/>
        </w:r>
        <w:r w:rsidR="005965FD" w:rsidRPr="003615E4">
          <w:rPr>
            <w:rStyle w:val="Hyperlink"/>
            <w:noProof/>
          </w:rPr>
          <w:t>Numerieke waarden.</w:t>
        </w:r>
        <w:r w:rsidR="005965FD">
          <w:rPr>
            <w:noProof/>
            <w:webHidden/>
          </w:rPr>
          <w:tab/>
        </w:r>
        <w:r w:rsidR="005965FD">
          <w:rPr>
            <w:noProof/>
            <w:webHidden/>
          </w:rPr>
          <w:fldChar w:fldCharType="begin"/>
        </w:r>
        <w:r w:rsidR="005965FD">
          <w:rPr>
            <w:noProof/>
            <w:webHidden/>
          </w:rPr>
          <w:instrText xml:space="preserve"> PAGEREF _Toc45195635 \h </w:instrText>
        </w:r>
        <w:r w:rsidR="005965FD">
          <w:rPr>
            <w:noProof/>
            <w:webHidden/>
          </w:rPr>
        </w:r>
        <w:r w:rsidR="005965FD">
          <w:rPr>
            <w:noProof/>
            <w:webHidden/>
          </w:rPr>
          <w:fldChar w:fldCharType="separate"/>
        </w:r>
        <w:r w:rsidR="00F17C97">
          <w:rPr>
            <w:noProof/>
            <w:webHidden/>
          </w:rPr>
          <w:t>21</w:t>
        </w:r>
        <w:r w:rsidR="005965FD">
          <w:rPr>
            <w:noProof/>
            <w:webHidden/>
          </w:rPr>
          <w:fldChar w:fldCharType="end"/>
        </w:r>
      </w:hyperlink>
    </w:p>
    <w:p w14:paraId="09994374" w14:textId="69F82750" w:rsidR="005965FD" w:rsidRDefault="00CA6ED1">
      <w:pPr>
        <w:pStyle w:val="Inhopg3"/>
        <w:rPr>
          <w:rFonts w:asciiTheme="minorHAnsi" w:eastAsiaTheme="minorEastAsia" w:hAnsiTheme="minorHAnsi" w:cstheme="minorBidi"/>
          <w:noProof/>
          <w:sz w:val="22"/>
          <w:szCs w:val="22"/>
        </w:rPr>
      </w:pPr>
      <w:hyperlink w:anchor="_Toc45195636" w:history="1">
        <w:r w:rsidR="005965FD" w:rsidRPr="003615E4">
          <w:rPr>
            <w:rStyle w:val="Hyperlink"/>
            <w:noProof/>
          </w:rPr>
          <w:t>5.2.6</w:t>
        </w:r>
        <w:r w:rsidR="005965FD">
          <w:rPr>
            <w:rFonts w:asciiTheme="minorHAnsi" w:eastAsiaTheme="minorEastAsia" w:hAnsiTheme="minorHAnsi" w:cstheme="minorBidi"/>
            <w:noProof/>
            <w:sz w:val="22"/>
            <w:szCs w:val="22"/>
          </w:rPr>
          <w:tab/>
        </w:r>
        <w:r w:rsidR="005965FD" w:rsidRPr="003615E4">
          <w:rPr>
            <w:rStyle w:val="Hyperlink"/>
            <w:noProof/>
          </w:rPr>
          <w:t>Waardelijsten zijn extern.</w:t>
        </w:r>
        <w:r w:rsidR="005965FD">
          <w:rPr>
            <w:noProof/>
            <w:webHidden/>
          </w:rPr>
          <w:tab/>
        </w:r>
        <w:r w:rsidR="005965FD">
          <w:rPr>
            <w:noProof/>
            <w:webHidden/>
          </w:rPr>
          <w:fldChar w:fldCharType="begin"/>
        </w:r>
        <w:r w:rsidR="005965FD">
          <w:rPr>
            <w:noProof/>
            <w:webHidden/>
          </w:rPr>
          <w:instrText xml:space="preserve"> PAGEREF _Toc45195636 \h </w:instrText>
        </w:r>
        <w:r w:rsidR="005965FD">
          <w:rPr>
            <w:noProof/>
            <w:webHidden/>
          </w:rPr>
        </w:r>
        <w:r w:rsidR="005965FD">
          <w:rPr>
            <w:noProof/>
            <w:webHidden/>
          </w:rPr>
          <w:fldChar w:fldCharType="separate"/>
        </w:r>
        <w:r w:rsidR="00F17C97">
          <w:rPr>
            <w:noProof/>
            <w:webHidden/>
          </w:rPr>
          <w:t>22</w:t>
        </w:r>
        <w:r w:rsidR="005965FD">
          <w:rPr>
            <w:noProof/>
            <w:webHidden/>
          </w:rPr>
          <w:fldChar w:fldCharType="end"/>
        </w:r>
      </w:hyperlink>
    </w:p>
    <w:p w14:paraId="57BD650D" w14:textId="2849B92D" w:rsidR="005965FD" w:rsidRDefault="00CA6ED1">
      <w:pPr>
        <w:pStyle w:val="Inhopg3"/>
        <w:rPr>
          <w:rFonts w:asciiTheme="minorHAnsi" w:eastAsiaTheme="minorEastAsia" w:hAnsiTheme="minorHAnsi" w:cstheme="minorBidi"/>
          <w:noProof/>
          <w:sz w:val="22"/>
          <w:szCs w:val="22"/>
        </w:rPr>
      </w:pPr>
      <w:hyperlink w:anchor="_Toc45195637" w:history="1">
        <w:r w:rsidR="005965FD" w:rsidRPr="003615E4">
          <w:rPr>
            <w:rStyle w:val="Hyperlink"/>
            <w:noProof/>
          </w:rPr>
          <w:t>5.2.7</w:t>
        </w:r>
        <w:r w:rsidR="005965FD">
          <w:rPr>
            <w:rFonts w:asciiTheme="minorHAnsi" w:eastAsiaTheme="minorEastAsia" w:hAnsiTheme="minorHAnsi" w:cstheme="minorBidi"/>
            <w:noProof/>
            <w:sz w:val="22"/>
            <w:szCs w:val="22"/>
          </w:rPr>
          <w:tab/>
        </w:r>
        <w:r w:rsidR="005965FD" w:rsidRPr="003615E4">
          <w:rPr>
            <w:rStyle w:val="Hyperlink"/>
            <w:noProof/>
          </w:rPr>
          <w:t>Basisattributen voor identificatie en labels.</w:t>
        </w:r>
        <w:r w:rsidR="005965FD">
          <w:rPr>
            <w:noProof/>
            <w:webHidden/>
          </w:rPr>
          <w:tab/>
        </w:r>
        <w:r w:rsidR="005965FD">
          <w:rPr>
            <w:noProof/>
            <w:webHidden/>
          </w:rPr>
          <w:fldChar w:fldCharType="begin"/>
        </w:r>
        <w:r w:rsidR="005965FD">
          <w:rPr>
            <w:noProof/>
            <w:webHidden/>
          </w:rPr>
          <w:instrText xml:space="preserve"> PAGEREF _Toc45195637 \h </w:instrText>
        </w:r>
        <w:r w:rsidR="005965FD">
          <w:rPr>
            <w:noProof/>
            <w:webHidden/>
          </w:rPr>
        </w:r>
        <w:r w:rsidR="005965FD">
          <w:rPr>
            <w:noProof/>
            <w:webHidden/>
          </w:rPr>
          <w:fldChar w:fldCharType="separate"/>
        </w:r>
        <w:r w:rsidR="00F17C97">
          <w:rPr>
            <w:noProof/>
            <w:webHidden/>
          </w:rPr>
          <w:t>22</w:t>
        </w:r>
        <w:r w:rsidR="005965FD">
          <w:rPr>
            <w:noProof/>
            <w:webHidden/>
          </w:rPr>
          <w:fldChar w:fldCharType="end"/>
        </w:r>
      </w:hyperlink>
    </w:p>
    <w:p w14:paraId="17DA7F21" w14:textId="6D765BEC" w:rsidR="005965FD" w:rsidRDefault="00CA6ED1">
      <w:pPr>
        <w:pStyle w:val="Inhopg3"/>
        <w:rPr>
          <w:rFonts w:asciiTheme="minorHAnsi" w:eastAsiaTheme="minorEastAsia" w:hAnsiTheme="minorHAnsi" w:cstheme="minorBidi"/>
          <w:noProof/>
          <w:sz w:val="22"/>
          <w:szCs w:val="22"/>
        </w:rPr>
      </w:pPr>
      <w:hyperlink w:anchor="_Toc45195638" w:history="1">
        <w:r w:rsidR="005965FD" w:rsidRPr="003615E4">
          <w:rPr>
            <w:rStyle w:val="Hyperlink"/>
            <w:noProof/>
          </w:rPr>
          <w:t>5.2.8</w:t>
        </w:r>
        <w:r w:rsidR="005965FD">
          <w:rPr>
            <w:rFonts w:asciiTheme="minorHAnsi" w:eastAsiaTheme="minorEastAsia" w:hAnsiTheme="minorHAnsi" w:cstheme="minorBidi"/>
            <w:noProof/>
            <w:sz w:val="22"/>
            <w:szCs w:val="22"/>
          </w:rPr>
          <w:tab/>
        </w:r>
        <w:r w:rsidR="005965FD" w:rsidRPr="003615E4">
          <w:rPr>
            <w:rStyle w:val="Hyperlink"/>
            <w:noProof/>
          </w:rPr>
          <w:t>IMKL semantische kern.</w:t>
        </w:r>
        <w:r w:rsidR="005965FD">
          <w:rPr>
            <w:noProof/>
            <w:webHidden/>
          </w:rPr>
          <w:tab/>
        </w:r>
        <w:r w:rsidR="005965FD">
          <w:rPr>
            <w:noProof/>
            <w:webHidden/>
          </w:rPr>
          <w:fldChar w:fldCharType="begin"/>
        </w:r>
        <w:r w:rsidR="005965FD">
          <w:rPr>
            <w:noProof/>
            <w:webHidden/>
          </w:rPr>
          <w:instrText xml:space="preserve"> PAGEREF _Toc45195638 \h </w:instrText>
        </w:r>
        <w:r w:rsidR="005965FD">
          <w:rPr>
            <w:noProof/>
            <w:webHidden/>
          </w:rPr>
        </w:r>
        <w:r w:rsidR="005965FD">
          <w:rPr>
            <w:noProof/>
            <w:webHidden/>
          </w:rPr>
          <w:fldChar w:fldCharType="separate"/>
        </w:r>
        <w:r w:rsidR="00F17C97">
          <w:rPr>
            <w:noProof/>
            <w:webHidden/>
          </w:rPr>
          <w:t>24</w:t>
        </w:r>
        <w:r w:rsidR="005965FD">
          <w:rPr>
            <w:noProof/>
            <w:webHidden/>
          </w:rPr>
          <w:fldChar w:fldCharType="end"/>
        </w:r>
      </w:hyperlink>
    </w:p>
    <w:p w14:paraId="344BD042" w14:textId="5E4EABBB" w:rsidR="005965FD" w:rsidRDefault="00CA6ED1">
      <w:pPr>
        <w:pStyle w:val="Inhopg3"/>
        <w:rPr>
          <w:rFonts w:asciiTheme="minorHAnsi" w:eastAsiaTheme="minorEastAsia" w:hAnsiTheme="minorHAnsi" w:cstheme="minorBidi"/>
          <w:noProof/>
          <w:sz w:val="22"/>
          <w:szCs w:val="22"/>
        </w:rPr>
      </w:pPr>
      <w:hyperlink w:anchor="_Toc45195639" w:history="1">
        <w:r w:rsidR="005965FD" w:rsidRPr="003615E4">
          <w:rPr>
            <w:rStyle w:val="Hyperlink"/>
            <w:noProof/>
          </w:rPr>
          <w:t>5.2.9</w:t>
        </w:r>
        <w:r w:rsidR="005965FD">
          <w:rPr>
            <w:rFonts w:asciiTheme="minorHAnsi" w:eastAsiaTheme="minorEastAsia" w:hAnsiTheme="minorHAnsi" w:cstheme="minorBidi"/>
            <w:noProof/>
            <w:sz w:val="22"/>
            <w:szCs w:val="22"/>
          </w:rPr>
          <w:tab/>
        </w:r>
        <w:r w:rsidR="005965FD" w:rsidRPr="003615E4">
          <w:rPr>
            <w:rStyle w:val="Hyperlink"/>
            <w:noProof/>
          </w:rPr>
          <w:t>Diepte.</w:t>
        </w:r>
        <w:r w:rsidR="005965FD">
          <w:rPr>
            <w:noProof/>
            <w:webHidden/>
          </w:rPr>
          <w:tab/>
        </w:r>
        <w:r w:rsidR="005965FD">
          <w:rPr>
            <w:noProof/>
            <w:webHidden/>
          </w:rPr>
          <w:fldChar w:fldCharType="begin"/>
        </w:r>
        <w:r w:rsidR="005965FD">
          <w:rPr>
            <w:noProof/>
            <w:webHidden/>
          </w:rPr>
          <w:instrText xml:space="preserve"> PAGEREF _Toc45195639 \h </w:instrText>
        </w:r>
        <w:r w:rsidR="005965FD">
          <w:rPr>
            <w:noProof/>
            <w:webHidden/>
          </w:rPr>
        </w:r>
        <w:r w:rsidR="005965FD">
          <w:rPr>
            <w:noProof/>
            <w:webHidden/>
          </w:rPr>
          <w:fldChar w:fldCharType="separate"/>
        </w:r>
        <w:r w:rsidR="00F17C97">
          <w:rPr>
            <w:noProof/>
            <w:webHidden/>
          </w:rPr>
          <w:t>32</w:t>
        </w:r>
        <w:r w:rsidR="005965FD">
          <w:rPr>
            <w:noProof/>
            <w:webHidden/>
          </w:rPr>
          <w:fldChar w:fldCharType="end"/>
        </w:r>
      </w:hyperlink>
    </w:p>
    <w:p w14:paraId="5B814173" w14:textId="416B2938" w:rsidR="005965FD" w:rsidRDefault="00CA6ED1">
      <w:pPr>
        <w:pStyle w:val="Inhopg3"/>
        <w:rPr>
          <w:rFonts w:asciiTheme="minorHAnsi" w:eastAsiaTheme="minorEastAsia" w:hAnsiTheme="minorHAnsi" w:cstheme="minorBidi"/>
          <w:noProof/>
          <w:sz w:val="22"/>
          <w:szCs w:val="22"/>
        </w:rPr>
      </w:pPr>
      <w:hyperlink w:anchor="_Toc45195640" w:history="1">
        <w:r w:rsidR="005965FD" w:rsidRPr="003615E4">
          <w:rPr>
            <w:rStyle w:val="Hyperlink"/>
            <w:noProof/>
          </w:rPr>
          <w:t>5.2.10</w:t>
        </w:r>
        <w:r w:rsidR="005965FD">
          <w:rPr>
            <w:rFonts w:asciiTheme="minorHAnsi" w:eastAsiaTheme="minorEastAsia" w:hAnsiTheme="minorHAnsi" w:cstheme="minorBidi"/>
            <w:noProof/>
            <w:sz w:val="22"/>
            <w:szCs w:val="22"/>
          </w:rPr>
          <w:tab/>
        </w:r>
        <w:r w:rsidR="005965FD" w:rsidRPr="003615E4">
          <w:rPr>
            <w:rStyle w:val="Hyperlink"/>
            <w:noProof/>
          </w:rPr>
          <w:t>Utiliteitsnet.</w:t>
        </w:r>
        <w:r w:rsidR="005965FD">
          <w:rPr>
            <w:noProof/>
            <w:webHidden/>
          </w:rPr>
          <w:tab/>
        </w:r>
        <w:r w:rsidR="005965FD">
          <w:rPr>
            <w:noProof/>
            <w:webHidden/>
          </w:rPr>
          <w:fldChar w:fldCharType="begin"/>
        </w:r>
        <w:r w:rsidR="005965FD">
          <w:rPr>
            <w:noProof/>
            <w:webHidden/>
          </w:rPr>
          <w:instrText xml:space="preserve"> PAGEREF _Toc45195640 \h </w:instrText>
        </w:r>
        <w:r w:rsidR="005965FD">
          <w:rPr>
            <w:noProof/>
            <w:webHidden/>
          </w:rPr>
        </w:r>
        <w:r w:rsidR="005965FD">
          <w:rPr>
            <w:noProof/>
            <w:webHidden/>
          </w:rPr>
          <w:fldChar w:fldCharType="separate"/>
        </w:r>
        <w:r w:rsidR="00F17C97">
          <w:rPr>
            <w:noProof/>
            <w:webHidden/>
          </w:rPr>
          <w:t>34</w:t>
        </w:r>
        <w:r w:rsidR="005965FD">
          <w:rPr>
            <w:noProof/>
            <w:webHidden/>
          </w:rPr>
          <w:fldChar w:fldCharType="end"/>
        </w:r>
      </w:hyperlink>
    </w:p>
    <w:p w14:paraId="08B8D1F1" w14:textId="2AD4CED5" w:rsidR="005965FD" w:rsidRDefault="00CA6ED1">
      <w:pPr>
        <w:pStyle w:val="Inhopg3"/>
        <w:rPr>
          <w:rFonts w:asciiTheme="minorHAnsi" w:eastAsiaTheme="minorEastAsia" w:hAnsiTheme="minorHAnsi" w:cstheme="minorBidi"/>
          <w:noProof/>
          <w:sz w:val="22"/>
          <w:szCs w:val="22"/>
        </w:rPr>
      </w:pPr>
      <w:hyperlink w:anchor="_Toc45195641" w:history="1">
        <w:r w:rsidR="005965FD" w:rsidRPr="003615E4">
          <w:rPr>
            <w:rStyle w:val="Hyperlink"/>
            <w:noProof/>
          </w:rPr>
          <w:t>5.2.11</w:t>
        </w:r>
        <w:r w:rsidR="005965FD">
          <w:rPr>
            <w:rFonts w:asciiTheme="minorHAnsi" w:eastAsiaTheme="minorEastAsia" w:hAnsiTheme="minorHAnsi" w:cstheme="minorBidi"/>
            <w:noProof/>
            <w:sz w:val="22"/>
            <w:szCs w:val="22"/>
          </w:rPr>
          <w:tab/>
        </w:r>
        <w:r w:rsidR="005965FD" w:rsidRPr="003615E4">
          <w:rPr>
            <w:rStyle w:val="Hyperlink"/>
            <w:noProof/>
          </w:rPr>
          <w:t>KabelOfLeiding.</w:t>
        </w:r>
        <w:r w:rsidR="005965FD">
          <w:rPr>
            <w:noProof/>
            <w:webHidden/>
          </w:rPr>
          <w:tab/>
        </w:r>
        <w:r w:rsidR="005965FD">
          <w:rPr>
            <w:noProof/>
            <w:webHidden/>
          </w:rPr>
          <w:fldChar w:fldCharType="begin"/>
        </w:r>
        <w:r w:rsidR="005965FD">
          <w:rPr>
            <w:noProof/>
            <w:webHidden/>
          </w:rPr>
          <w:instrText xml:space="preserve"> PAGEREF _Toc45195641 \h </w:instrText>
        </w:r>
        <w:r w:rsidR="005965FD">
          <w:rPr>
            <w:noProof/>
            <w:webHidden/>
          </w:rPr>
        </w:r>
        <w:r w:rsidR="005965FD">
          <w:rPr>
            <w:noProof/>
            <w:webHidden/>
          </w:rPr>
          <w:fldChar w:fldCharType="separate"/>
        </w:r>
        <w:r w:rsidR="00F17C97">
          <w:rPr>
            <w:noProof/>
            <w:webHidden/>
          </w:rPr>
          <w:t>36</w:t>
        </w:r>
        <w:r w:rsidR="005965FD">
          <w:rPr>
            <w:noProof/>
            <w:webHidden/>
          </w:rPr>
          <w:fldChar w:fldCharType="end"/>
        </w:r>
      </w:hyperlink>
    </w:p>
    <w:p w14:paraId="355AB303" w14:textId="0E388B3A" w:rsidR="005965FD" w:rsidRDefault="00CA6ED1">
      <w:pPr>
        <w:pStyle w:val="Inhopg3"/>
        <w:rPr>
          <w:rFonts w:asciiTheme="minorHAnsi" w:eastAsiaTheme="minorEastAsia" w:hAnsiTheme="minorHAnsi" w:cstheme="minorBidi"/>
          <w:noProof/>
          <w:sz w:val="22"/>
          <w:szCs w:val="22"/>
        </w:rPr>
      </w:pPr>
      <w:hyperlink w:anchor="_Toc45195642" w:history="1">
        <w:r w:rsidR="005965FD" w:rsidRPr="003615E4">
          <w:rPr>
            <w:rStyle w:val="Hyperlink"/>
            <w:noProof/>
          </w:rPr>
          <w:t>5.2.12</w:t>
        </w:r>
        <w:r w:rsidR="005965FD">
          <w:rPr>
            <w:rFonts w:asciiTheme="minorHAnsi" w:eastAsiaTheme="minorEastAsia" w:hAnsiTheme="minorHAnsi" w:cstheme="minorBidi"/>
            <w:noProof/>
            <w:sz w:val="22"/>
            <w:szCs w:val="22"/>
          </w:rPr>
          <w:tab/>
        </w:r>
        <w:r w:rsidR="005965FD" w:rsidRPr="003615E4">
          <w:rPr>
            <w:rStyle w:val="Hyperlink"/>
            <w:noProof/>
          </w:rPr>
          <w:t>Leidingelement.</w:t>
        </w:r>
        <w:r w:rsidR="005965FD">
          <w:rPr>
            <w:noProof/>
            <w:webHidden/>
          </w:rPr>
          <w:tab/>
        </w:r>
        <w:r w:rsidR="005965FD">
          <w:rPr>
            <w:noProof/>
            <w:webHidden/>
          </w:rPr>
          <w:fldChar w:fldCharType="begin"/>
        </w:r>
        <w:r w:rsidR="005965FD">
          <w:rPr>
            <w:noProof/>
            <w:webHidden/>
          </w:rPr>
          <w:instrText xml:space="preserve"> PAGEREF _Toc45195642 \h </w:instrText>
        </w:r>
        <w:r w:rsidR="005965FD">
          <w:rPr>
            <w:noProof/>
            <w:webHidden/>
          </w:rPr>
        </w:r>
        <w:r w:rsidR="005965FD">
          <w:rPr>
            <w:noProof/>
            <w:webHidden/>
          </w:rPr>
          <w:fldChar w:fldCharType="separate"/>
        </w:r>
        <w:r w:rsidR="00F17C97">
          <w:rPr>
            <w:noProof/>
            <w:webHidden/>
          </w:rPr>
          <w:t>38</w:t>
        </w:r>
        <w:r w:rsidR="005965FD">
          <w:rPr>
            <w:noProof/>
            <w:webHidden/>
          </w:rPr>
          <w:fldChar w:fldCharType="end"/>
        </w:r>
      </w:hyperlink>
    </w:p>
    <w:p w14:paraId="73925739" w14:textId="3D97F9F6" w:rsidR="005965FD" w:rsidRDefault="00CA6ED1">
      <w:pPr>
        <w:pStyle w:val="Inhopg3"/>
        <w:rPr>
          <w:rFonts w:asciiTheme="minorHAnsi" w:eastAsiaTheme="minorEastAsia" w:hAnsiTheme="minorHAnsi" w:cstheme="minorBidi"/>
          <w:noProof/>
          <w:sz w:val="22"/>
          <w:szCs w:val="22"/>
        </w:rPr>
      </w:pPr>
      <w:hyperlink w:anchor="_Toc45195643" w:history="1">
        <w:r w:rsidR="005965FD" w:rsidRPr="003615E4">
          <w:rPr>
            <w:rStyle w:val="Hyperlink"/>
            <w:noProof/>
          </w:rPr>
          <w:t>5.2.13</w:t>
        </w:r>
        <w:r w:rsidR="005965FD">
          <w:rPr>
            <w:rFonts w:asciiTheme="minorHAnsi" w:eastAsiaTheme="minorEastAsia" w:hAnsiTheme="minorHAnsi" w:cstheme="minorBidi"/>
            <w:noProof/>
            <w:sz w:val="22"/>
            <w:szCs w:val="22"/>
          </w:rPr>
          <w:tab/>
        </w:r>
        <w:r w:rsidR="005965FD" w:rsidRPr="003615E4">
          <w:rPr>
            <w:rStyle w:val="Hyperlink"/>
            <w:noProof/>
          </w:rPr>
          <w:t>KabelEnLeidingContainer.</w:t>
        </w:r>
        <w:r w:rsidR="005965FD">
          <w:rPr>
            <w:noProof/>
            <w:webHidden/>
          </w:rPr>
          <w:tab/>
        </w:r>
        <w:r w:rsidR="005965FD">
          <w:rPr>
            <w:noProof/>
            <w:webHidden/>
          </w:rPr>
          <w:fldChar w:fldCharType="begin"/>
        </w:r>
        <w:r w:rsidR="005965FD">
          <w:rPr>
            <w:noProof/>
            <w:webHidden/>
          </w:rPr>
          <w:instrText xml:space="preserve"> PAGEREF _Toc45195643 \h </w:instrText>
        </w:r>
        <w:r w:rsidR="005965FD">
          <w:rPr>
            <w:noProof/>
            <w:webHidden/>
          </w:rPr>
        </w:r>
        <w:r w:rsidR="005965FD">
          <w:rPr>
            <w:noProof/>
            <w:webHidden/>
          </w:rPr>
          <w:fldChar w:fldCharType="separate"/>
        </w:r>
        <w:r w:rsidR="00F17C97">
          <w:rPr>
            <w:noProof/>
            <w:webHidden/>
          </w:rPr>
          <w:t>39</w:t>
        </w:r>
        <w:r w:rsidR="005965FD">
          <w:rPr>
            <w:noProof/>
            <w:webHidden/>
          </w:rPr>
          <w:fldChar w:fldCharType="end"/>
        </w:r>
      </w:hyperlink>
    </w:p>
    <w:p w14:paraId="50291D71" w14:textId="33AF3C57" w:rsidR="005965FD" w:rsidRDefault="00CA6ED1">
      <w:pPr>
        <w:pStyle w:val="Inhopg3"/>
        <w:rPr>
          <w:rFonts w:asciiTheme="minorHAnsi" w:eastAsiaTheme="minorEastAsia" w:hAnsiTheme="minorHAnsi" w:cstheme="minorBidi"/>
          <w:noProof/>
          <w:sz w:val="22"/>
          <w:szCs w:val="22"/>
        </w:rPr>
      </w:pPr>
      <w:hyperlink w:anchor="_Toc45195644" w:history="1">
        <w:r w:rsidR="005965FD" w:rsidRPr="003615E4">
          <w:rPr>
            <w:rStyle w:val="Hyperlink"/>
            <w:noProof/>
          </w:rPr>
          <w:t>5.2.14</w:t>
        </w:r>
        <w:r w:rsidR="005965FD">
          <w:rPr>
            <w:rFonts w:asciiTheme="minorHAnsi" w:eastAsiaTheme="minorEastAsia" w:hAnsiTheme="minorHAnsi" w:cstheme="minorBidi"/>
            <w:noProof/>
            <w:sz w:val="22"/>
            <w:szCs w:val="22"/>
          </w:rPr>
          <w:tab/>
        </w:r>
        <w:r w:rsidR="005965FD" w:rsidRPr="003615E4">
          <w:rPr>
            <w:rStyle w:val="Hyperlink"/>
            <w:noProof/>
          </w:rPr>
          <w:t>ContainerLeidingelement.</w:t>
        </w:r>
        <w:r w:rsidR="005965FD">
          <w:rPr>
            <w:noProof/>
            <w:webHidden/>
          </w:rPr>
          <w:tab/>
        </w:r>
        <w:r w:rsidR="005965FD">
          <w:rPr>
            <w:noProof/>
            <w:webHidden/>
          </w:rPr>
          <w:fldChar w:fldCharType="begin"/>
        </w:r>
        <w:r w:rsidR="005965FD">
          <w:rPr>
            <w:noProof/>
            <w:webHidden/>
          </w:rPr>
          <w:instrText xml:space="preserve"> PAGEREF _Toc45195644 \h </w:instrText>
        </w:r>
        <w:r w:rsidR="005965FD">
          <w:rPr>
            <w:noProof/>
            <w:webHidden/>
          </w:rPr>
        </w:r>
        <w:r w:rsidR="005965FD">
          <w:rPr>
            <w:noProof/>
            <w:webHidden/>
          </w:rPr>
          <w:fldChar w:fldCharType="separate"/>
        </w:r>
        <w:r w:rsidR="00F17C97">
          <w:rPr>
            <w:noProof/>
            <w:webHidden/>
          </w:rPr>
          <w:t>41</w:t>
        </w:r>
        <w:r w:rsidR="005965FD">
          <w:rPr>
            <w:noProof/>
            <w:webHidden/>
          </w:rPr>
          <w:fldChar w:fldCharType="end"/>
        </w:r>
      </w:hyperlink>
    </w:p>
    <w:p w14:paraId="545B5C14" w14:textId="022DC4B2" w:rsidR="005965FD" w:rsidRDefault="00CA6ED1">
      <w:pPr>
        <w:pStyle w:val="Inhopg3"/>
        <w:rPr>
          <w:rFonts w:asciiTheme="minorHAnsi" w:eastAsiaTheme="minorEastAsia" w:hAnsiTheme="minorHAnsi" w:cstheme="minorBidi"/>
          <w:noProof/>
          <w:sz w:val="22"/>
          <w:szCs w:val="22"/>
        </w:rPr>
      </w:pPr>
      <w:hyperlink w:anchor="_Toc45195645" w:history="1">
        <w:r w:rsidR="005965FD" w:rsidRPr="003615E4">
          <w:rPr>
            <w:rStyle w:val="Hyperlink"/>
            <w:noProof/>
          </w:rPr>
          <w:t>5.2.15</w:t>
        </w:r>
        <w:r w:rsidR="005965FD">
          <w:rPr>
            <w:rFonts w:asciiTheme="minorHAnsi" w:eastAsiaTheme="minorEastAsia" w:hAnsiTheme="minorHAnsi" w:cstheme="minorBidi"/>
            <w:noProof/>
            <w:sz w:val="22"/>
            <w:szCs w:val="22"/>
          </w:rPr>
          <w:tab/>
        </w:r>
        <w:r w:rsidR="005965FD" w:rsidRPr="003615E4">
          <w:rPr>
            <w:rStyle w:val="Hyperlink"/>
            <w:noProof/>
          </w:rPr>
          <w:t>Relaties tussen KabelEnLeiding, Leidingelement en container objecten.</w:t>
        </w:r>
        <w:r w:rsidR="005965FD">
          <w:rPr>
            <w:noProof/>
            <w:webHidden/>
          </w:rPr>
          <w:tab/>
        </w:r>
        <w:r w:rsidR="005965FD">
          <w:rPr>
            <w:noProof/>
            <w:webHidden/>
          </w:rPr>
          <w:fldChar w:fldCharType="begin"/>
        </w:r>
        <w:r w:rsidR="005965FD">
          <w:rPr>
            <w:noProof/>
            <w:webHidden/>
          </w:rPr>
          <w:instrText xml:space="preserve"> PAGEREF _Toc45195645 \h </w:instrText>
        </w:r>
        <w:r w:rsidR="005965FD">
          <w:rPr>
            <w:noProof/>
            <w:webHidden/>
          </w:rPr>
        </w:r>
        <w:r w:rsidR="005965FD">
          <w:rPr>
            <w:noProof/>
            <w:webHidden/>
          </w:rPr>
          <w:fldChar w:fldCharType="separate"/>
        </w:r>
        <w:r w:rsidR="00F17C97">
          <w:rPr>
            <w:noProof/>
            <w:webHidden/>
          </w:rPr>
          <w:t>42</w:t>
        </w:r>
        <w:r w:rsidR="005965FD">
          <w:rPr>
            <w:noProof/>
            <w:webHidden/>
          </w:rPr>
          <w:fldChar w:fldCharType="end"/>
        </w:r>
      </w:hyperlink>
    </w:p>
    <w:p w14:paraId="4FE857E9" w14:textId="0B180835" w:rsidR="005965FD" w:rsidRDefault="00CA6ED1">
      <w:pPr>
        <w:pStyle w:val="Inhopg3"/>
        <w:rPr>
          <w:rFonts w:asciiTheme="minorHAnsi" w:eastAsiaTheme="minorEastAsia" w:hAnsiTheme="minorHAnsi" w:cstheme="minorBidi"/>
          <w:noProof/>
          <w:sz w:val="22"/>
          <w:szCs w:val="22"/>
        </w:rPr>
      </w:pPr>
      <w:hyperlink w:anchor="_Toc45195646" w:history="1">
        <w:r w:rsidR="005965FD" w:rsidRPr="003615E4">
          <w:rPr>
            <w:rStyle w:val="Hyperlink"/>
            <w:noProof/>
          </w:rPr>
          <w:t>5.2.16</w:t>
        </w:r>
        <w:r w:rsidR="005965FD">
          <w:rPr>
            <w:rFonts w:asciiTheme="minorHAnsi" w:eastAsiaTheme="minorEastAsia" w:hAnsiTheme="minorHAnsi" w:cstheme="minorBidi"/>
            <w:noProof/>
            <w:sz w:val="22"/>
            <w:szCs w:val="22"/>
          </w:rPr>
          <w:tab/>
        </w:r>
        <w:r w:rsidR="005965FD" w:rsidRPr="003615E4">
          <w:rPr>
            <w:rStyle w:val="Hyperlink"/>
            <w:noProof/>
          </w:rPr>
          <w:t>Diagram per type kabel of leiding.</w:t>
        </w:r>
        <w:r w:rsidR="005965FD">
          <w:rPr>
            <w:noProof/>
            <w:webHidden/>
          </w:rPr>
          <w:tab/>
        </w:r>
        <w:r w:rsidR="005965FD">
          <w:rPr>
            <w:noProof/>
            <w:webHidden/>
          </w:rPr>
          <w:fldChar w:fldCharType="begin"/>
        </w:r>
        <w:r w:rsidR="005965FD">
          <w:rPr>
            <w:noProof/>
            <w:webHidden/>
          </w:rPr>
          <w:instrText xml:space="preserve"> PAGEREF _Toc45195646 \h </w:instrText>
        </w:r>
        <w:r w:rsidR="005965FD">
          <w:rPr>
            <w:noProof/>
            <w:webHidden/>
          </w:rPr>
        </w:r>
        <w:r w:rsidR="005965FD">
          <w:rPr>
            <w:noProof/>
            <w:webHidden/>
          </w:rPr>
          <w:fldChar w:fldCharType="separate"/>
        </w:r>
        <w:r w:rsidR="00F17C97">
          <w:rPr>
            <w:noProof/>
            <w:webHidden/>
          </w:rPr>
          <w:t>43</w:t>
        </w:r>
        <w:r w:rsidR="005965FD">
          <w:rPr>
            <w:noProof/>
            <w:webHidden/>
          </w:rPr>
          <w:fldChar w:fldCharType="end"/>
        </w:r>
      </w:hyperlink>
    </w:p>
    <w:p w14:paraId="1F816E06" w14:textId="6C652383" w:rsidR="005965FD" w:rsidRDefault="00CA6ED1">
      <w:pPr>
        <w:pStyle w:val="Inhopg3"/>
        <w:rPr>
          <w:rFonts w:asciiTheme="minorHAnsi" w:eastAsiaTheme="minorEastAsia" w:hAnsiTheme="minorHAnsi" w:cstheme="minorBidi"/>
          <w:noProof/>
          <w:sz w:val="22"/>
          <w:szCs w:val="22"/>
        </w:rPr>
      </w:pPr>
      <w:hyperlink w:anchor="_Toc45195647" w:history="1">
        <w:r w:rsidR="005965FD" w:rsidRPr="003615E4">
          <w:rPr>
            <w:rStyle w:val="Hyperlink"/>
            <w:noProof/>
          </w:rPr>
          <w:t>5.2.17</w:t>
        </w:r>
        <w:r w:rsidR="005965FD">
          <w:rPr>
            <w:rFonts w:asciiTheme="minorHAnsi" w:eastAsiaTheme="minorEastAsia" w:hAnsiTheme="minorHAnsi" w:cstheme="minorBidi"/>
            <w:noProof/>
            <w:sz w:val="22"/>
            <w:szCs w:val="22"/>
          </w:rPr>
          <w:tab/>
        </w:r>
        <w:r w:rsidR="005965FD" w:rsidRPr="003615E4">
          <w:rPr>
            <w:rStyle w:val="Hyperlink"/>
            <w:noProof/>
          </w:rPr>
          <w:t>Elektriciteitskabel.</w:t>
        </w:r>
        <w:r w:rsidR="005965FD">
          <w:rPr>
            <w:noProof/>
            <w:webHidden/>
          </w:rPr>
          <w:tab/>
        </w:r>
        <w:r w:rsidR="005965FD">
          <w:rPr>
            <w:noProof/>
            <w:webHidden/>
          </w:rPr>
          <w:fldChar w:fldCharType="begin"/>
        </w:r>
        <w:r w:rsidR="005965FD">
          <w:rPr>
            <w:noProof/>
            <w:webHidden/>
          </w:rPr>
          <w:instrText xml:space="preserve"> PAGEREF _Toc45195647 \h </w:instrText>
        </w:r>
        <w:r w:rsidR="005965FD">
          <w:rPr>
            <w:noProof/>
            <w:webHidden/>
          </w:rPr>
        </w:r>
        <w:r w:rsidR="005965FD">
          <w:rPr>
            <w:noProof/>
            <w:webHidden/>
          </w:rPr>
          <w:fldChar w:fldCharType="separate"/>
        </w:r>
        <w:r w:rsidR="00F17C97">
          <w:rPr>
            <w:noProof/>
            <w:webHidden/>
          </w:rPr>
          <w:t>44</w:t>
        </w:r>
        <w:r w:rsidR="005965FD">
          <w:rPr>
            <w:noProof/>
            <w:webHidden/>
          </w:rPr>
          <w:fldChar w:fldCharType="end"/>
        </w:r>
      </w:hyperlink>
    </w:p>
    <w:p w14:paraId="436690A1" w14:textId="2C938A77" w:rsidR="005965FD" w:rsidRDefault="00CA6ED1">
      <w:pPr>
        <w:pStyle w:val="Inhopg3"/>
        <w:rPr>
          <w:rFonts w:asciiTheme="minorHAnsi" w:eastAsiaTheme="minorEastAsia" w:hAnsiTheme="minorHAnsi" w:cstheme="minorBidi"/>
          <w:noProof/>
          <w:sz w:val="22"/>
          <w:szCs w:val="22"/>
        </w:rPr>
      </w:pPr>
      <w:hyperlink w:anchor="_Toc45195648" w:history="1">
        <w:r w:rsidR="005965FD" w:rsidRPr="003615E4">
          <w:rPr>
            <w:rStyle w:val="Hyperlink"/>
            <w:noProof/>
          </w:rPr>
          <w:t>5.2.18</w:t>
        </w:r>
        <w:r w:rsidR="005965FD">
          <w:rPr>
            <w:rFonts w:asciiTheme="minorHAnsi" w:eastAsiaTheme="minorEastAsia" w:hAnsiTheme="minorHAnsi" w:cstheme="minorBidi"/>
            <w:noProof/>
            <w:sz w:val="22"/>
            <w:szCs w:val="22"/>
          </w:rPr>
          <w:tab/>
        </w:r>
        <w:r w:rsidR="005965FD" w:rsidRPr="003615E4">
          <w:rPr>
            <w:rStyle w:val="Hyperlink"/>
            <w:noProof/>
          </w:rPr>
          <w:t>Telecommunicatiekabel.</w:t>
        </w:r>
        <w:r w:rsidR="005965FD">
          <w:rPr>
            <w:noProof/>
            <w:webHidden/>
          </w:rPr>
          <w:tab/>
        </w:r>
        <w:r w:rsidR="005965FD">
          <w:rPr>
            <w:noProof/>
            <w:webHidden/>
          </w:rPr>
          <w:fldChar w:fldCharType="begin"/>
        </w:r>
        <w:r w:rsidR="005965FD">
          <w:rPr>
            <w:noProof/>
            <w:webHidden/>
          </w:rPr>
          <w:instrText xml:space="preserve"> PAGEREF _Toc45195648 \h </w:instrText>
        </w:r>
        <w:r w:rsidR="005965FD">
          <w:rPr>
            <w:noProof/>
            <w:webHidden/>
          </w:rPr>
        </w:r>
        <w:r w:rsidR="005965FD">
          <w:rPr>
            <w:noProof/>
            <w:webHidden/>
          </w:rPr>
          <w:fldChar w:fldCharType="separate"/>
        </w:r>
        <w:r w:rsidR="00F17C97">
          <w:rPr>
            <w:noProof/>
            <w:webHidden/>
          </w:rPr>
          <w:t>45</w:t>
        </w:r>
        <w:r w:rsidR="005965FD">
          <w:rPr>
            <w:noProof/>
            <w:webHidden/>
          </w:rPr>
          <w:fldChar w:fldCharType="end"/>
        </w:r>
      </w:hyperlink>
    </w:p>
    <w:p w14:paraId="50C75005" w14:textId="61D22049" w:rsidR="005965FD" w:rsidRDefault="00CA6ED1">
      <w:pPr>
        <w:pStyle w:val="Inhopg3"/>
        <w:rPr>
          <w:rFonts w:asciiTheme="minorHAnsi" w:eastAsiaTheme="minorEastAsia" w:hAnsiTheme="minorHAnsi" w:cstheme="minorBidi"/>
          <w:noProof/>
          <w:sz w:val="22"/>
          <w:szCs w:val="22"/>
        </w:rPr>
      </w:pPr>
      <w:hyperlink w:anchor="_Toc45195649" w:history="1">
        <w:r w:rsidR="005965FD" w:rsidRPr="003615E4">
          <w:rPr>
            <w:rStyle w:val="Hyperlink"/>
            <w:noProof/>
          </w:rPr>
          <w:t>5.2.19</w:t>
        </w:r>
        <w:r w:rsidR="005965FD">
          <w:rPr>
            <w:rFonts w:asciiTheme="minorHAnsi" w:eastAsiaTheme="minorEastAsia" w:hAnsiTheme="minorHAnsi" w:cstheme="minorBidi"/>
            <w:noProof/>
            <w:sz w:val="22"/>
            <w:szCs w:val="22"/>
          </w:rPr>
          <w:tab/>
        </w:r>
        <w:r w:rsidR="005965FD" w:rsidRPr="003615E4">
          <w:rPr>
            <w:rStyle w:val="Hyperlink"/>
            <w:noProof/>
          </w:rPr>
          <w:t>Olie-gas-chemicalienpijpleiding.</w:t>
        </w:r>
        <w:r w:rsidR="005965FD">
          <w:rPr>
            <w:noProof/>
            <w:webHidden/>
          </w:rPr>
          <w:tab/>
        </w:r>
        <w:r w:rsidR="005965FD">
          <w:rPr>
            <w:noProof/>
            <w:webHidden/>
          </w:rPr>
          <w:fldChar w:fldCharType="begin"/>
        </w:r>
        <w:r w:rsidR="005965FD">
          <w:rPr>
            <w:noProof/>
            <w:webHidden/>
          </w:rPr>
          <w:instrText xml:space="preserve"> PAGEREF _Toc45195649 \h </w:instrText>
        </w:r>
        <w:r w:rsidR="005965FD">
          <w:rPr>
            <w:noProof/>
            <w:webHidden/>
          </w:rPr>
        </w:r>
        <w:r w:rsidR="005965FD">
          <w:rPr>
            <w:noProof/>
            <w:webHidden/>
          </w:rPr>
          <w:fldChar w:fldCharType="separate"/>
        </w:r>
        <w:r w:rsidR="00F17C97">
          <w:rPr>
            <w:noProof/>
            <w:webHidden/>
          </w:rPr>
          <w:t>46</w:t>
        </w:r>
        <w:r w:rsidR="005965FD">
          <w:rPr>
            <w:noProof/>
            <w:webHidden/>
          </w:rPr>
          <w:fldChar w:fldCharType="end"/>
        </w:r>
      </w:hyperlink>
    </w:p>
    <w:p w14:paraId="0955C05D" w14:textId="4ADA5725" w:rsidR="005965FD" w:rsidRDefault="00CA6ED1">
      <w:pPr>
        <w:pStyle w:val="Inhopg3"/>
        <w:rPr>
          <w:rFonts w:asciiTheme="minorHAnsi" w:eastAsiaTheme="minorEastAsia" w:hAnsiTheme="minorHAnsi" w:cstheme="minorBidi"/>
          <w:noProof/>
          <w:sz w:val="22"/>
          <w:szCs w:val="22"/>
        </w:rPr>
      </w:pPr>
      <w:hyperlink w:anchor="_Toc45195650" w:history="1">
        <w:r w:rsidR="005965FD" w:rsidRPr="003615E4">
          <w:rPr>
            <w:rStyle w:val="Hyperlink"/>
            <w:noProof/>
          </w:rPr>
          <w:t>5.2.20</w:t>
        </w:r>
        <w:r w:rsidR="005965FD">
          <w:rPr>
            <w:rFonts w:asciiTheme="minorHAnsi" w:eastAsiaTheme="minorEastAsia" w:hAnsiTheme="minorHAnsi" w:cstheme="minorBidi"/>
            <w:noProof/>
            <w:sz w:val="22"/>
            <w:szCs w:val="22"/>
          </w:rPr>
          <w:tab/>
        </w:r>
        <w:r w:rsidR="005965FD" w:rsidRPr="003615E4">
          <w:rPr>
            <w:rStyle w:val="Hyperlink"/>
            <w:noProof/>
          </w:rPr>
          <w:t>Rioolleiding.</w:t>
        </w:r>
        <w:r w:rsidR="005965FD">
          <w:rPr>
            <w:noProof/>
            <w:webHidden/>
          </w:rPr>
          <w:tab/>
        </w:r>
        <w:r w:rsidR="005965FD">
          <w:rPr>
            <w:noProof/>
            <w:webHidden/>
          </w:rPr>
          <w:fldChar w:fldCharType="begin"/>
        </w:r>
        <w:r w:rsidR="005965FD">
          <w:rPr>
            <w:noProof/>
            <w:webHidden/>
          </w:rPr>
          <w:instrText xml:space="preserve"> PAGEREF _Toc45195650 \h </w:instrText>
        </w:r>
        <w:r w:rsidR="005965FD">
          <w:rPr>
            <w:noProof/>
            <w:webHidden/>
          </w:rPr>
        </w:r>
        <w:r w:rsidR="005965FD">
          <w:rPr>
            <w:noProof/>
            <w:webHidden/>
          </w:rPr>
          <w:fldChar w:fldCharType="separate"/>
        </w:r>
        <w:r w:rsidR="00F17C97">
          <w:rPr>
            <w:noProof/>
            <w:webHidden/>
          </w:rPr>
          <w:t>47</w:t>
        </w:r>
        <w:r w:rsidR="005965FD">
          <w:rPr>
            <w:noProof/>
            <w:webHidden/>
          </w:rPr>
          <w:fldChar w:fldCharType="end"/>
        </w:r>
      </w:hyperlink>
    </w:p>
    <w:p w14:paraId="39C15C85" w14:textId="0CB298BA" w:rsidR="005965FD" w:rsidRDefault="00CA6ED1">
      <w:pPr>
        <w:pStyle w:val="Inhopg3"/>
        <w:rPr>
          <w:rFonts w:asciiTheme="minorHAnsi" w:eastAsiaTheme="minorEastAsia" w:hAnsiTheme="minorHAnsi" w:cstheme="minorBidi"/>
          <w:noProof/>
          <w:sz w:val="22"/>
          <w:szCs w:val="22"/>
        </w:rPr>
      </w:pPr>
      <w:hyperlink w:anchor="_Toc45195651" w:history="1">
        <w:r w:rsidR="005965FD" w:rsidRPr="003615E4">
          <w:rPr>
            <w:rStyle w:val="Hyperlink"/>
            <w:noProof/>
          </w:rPr>
          <w:t>5.2.21</w:t>
        </w:r>
        <w:r w:rsidR="005965FD">
          <w:rPr>
            <w:rFonts w:asciiTheme="minorHAnsi" w:eastAsiaTheme="minorEastAsia" w:hAnsiTheme="minorHAnsi" w:cstheme="minorBidi"/>
            <w:noProof/>
            <w:sz w:val="22"/>
            <w:szCs w:val="22"/>
          </w:rPr>
          <w:tab/>
        </w:r>
        <w:r w:rsidR="005965FD" w:rsidRPr="003615E4">
          <w:rPr>
            <w:rStyle w:val="Hyperlink"/>
            <w:noProof/>
          </w:rPr>
          <w:t>Waterleiding.</w:t>
        </w:r>
        <w:r w:rsidR="005965FD">
          <w:rPr>
            <w:noProof/>
            <w:webHidden/>
          </w:rPr>
          <w:tab/>
        </w:r>
        <w:r w:rsidR="005965FD">
          <w:rPr>
            <w:noProof/>
            <w:webHidden/>
          </w:rPr>
          <w:fldChar w:fldCharType="begin"/>
        </w:r>
        <w:r w:rsidR="005965FD">
          <w:rPr>
            <w:noProof/>
            <w:webHidden/>
          </w:rPr>
          <w:instrText xml:space="preserve"> PAGEREF _Toc45195651 \h </w:instrText>
        </w:r>
        <w:r w:rsidR="005965FD">
          <w:rPr>
            <w:noProof/>
            <w:webHidden/>
          </w:rPr>
        </w:r>
        <w:r w:rsidR="005965FD">
          <w:rPr>
            <w:noProof/>
            <w:webHidden/>
          </w:rPr>
          <w:fldChar w:fldCharType="separate"/>
        </w:r>
        <w:r w:rsidR="00F17C97">
          <w:rPr>
            <w:noProof/>
            <w:webHidden/>
          </w:rPr>
          <w:t>48</w:t>
        </w:r>
        <w:r w:rsidR="005965FD">
          <w:rPr>
            <w:noProof/>
            <w:webHidden/>
          </w:rPr>
          <w:fldChar w:fldCharType="end"/>
        </w:r>
      </w:hyperlink>
    </w:p>
    <w:p w14:paraId="4A071EA7" w14:textId="3B6B01E0" w:rsidR="005965FD" w:rsidRDefault="00CA6ED1">
      <w:pPr>
        <w:pStyle w:val="Inhopg3"/>
        <w:rPr>
          <w:rFonts w:asciiTheme="minorHAnsi" w:eastAsiaTheme="minorEastAsia" w:hAnsiTheme="minorHAnsi" w:cstheme="minorBidi"/>
          <w:noProof/>
          <w:sz w:val="22"/>
          <w:szCs w:val="22"/>
        </w:rPr>
      </w:pPr>
      <w:hyperlink w:anchor="_Toc45195652" w:history="1">
        <w:r w:rsidR="005965FD" w:rsidRPr="003615E4">
          <w:rPr>
            <w:rStyle w:val="Hyperlink"/>
            <w:noProof/>
          </w:rPr>
          <w:t>5.2.22</w:t>
        </w:r>
        <w:r w:rsidR="005965FD">
          <w:rPr>
            <w:rFonts w:asciiTheme="minorHAnsi" w:eastAsiaTheme="minorEastAsia" w:hAnsiTheme="minorHAnsi" w:cstheme="minorBidi"/>
            <w:noProof/>
            <w:sz w:val="22"/>
            <w:szCs w:val="22"/>
          </w:rPr>
          <w:tab/>
        </w:r>
        <w:r w:rsidR="005965FD" w:rsidRPr="003615E4">
          <w:rPr>
            <w:rStyle w:val="Hyperlink"/>
            <w:noProof/>
          </w:rPr>
          <w:t>Thermische pijpleiding.</w:t>
        </w:r>
        <w:r w:rsidR="005965FD">
          <w:rPr>
            <w:noProof/>
            <w:webHidden/>
          </w:rPr>
          <w:tab/>
        </w:r>
        <w:r w:rsidR="005965FD">
          <w:rPr>
            <w:noProof/>
            <w:webHidden/>
          </w:rPr>
          <w:fldChar w:fldCharType="begin"/>
        </w:r>
        <w:r w:rsidR="005965FD">
          <w:rPr>
            <w:noProof/>
            <w:webHidden/>
          </w:rPr>
          <w:instrText xml:space="preserve"> PAGEREF _Toc45195652 \h </w:instrText>
        </w:r>
        <w:r w:rsidR="005965FD">
          <w:rPr>
            <w:noProof/>
            <w:webHidden/>
          </w:rPr>
        </w:r>
        <w:r w:rsidR="005965FD">
          <w:rPr>
            <w:noProof/>
            <w:webHidden/>
          </w:rPr>
          <w:fldChar w:fldCharType="separate"/>
        </w:r>
        <w:r w:rsidR="00F17C97">
          <w:rPr>
            <w:noProof/>
            <w:webHidden/>
          </w:rPr>
          <w:t>49</w:t>
        </w:r>
        <w:r w:rsidR="005965FD">
          <w:rPr>
            <w:noProof/>
            <w:webHidden/>
          </w:rPr>
          <w:fldChar w:fldCharType="end"/>
        </w:r>
      </w:hyperlink>
    </w:p>
    <w:p w14:paraId="0E2FB953" w14:textId="414D5D6A" w:rsidR="005965FD" w:rsidRDefault="00CA6ED1">
      <w:pPr>
        <w:pStyle w:val="Inhopg3"/>
        <w:rPr>
          <w:rFonts w:asciiTheme="minorHAnsi" w:eastAsiaTheme="minorEastAsia" w:hAnsiTheme="minorHAnsi" w:cstheme="minorBidi"/>
          <w:noProof/>
          <w:sz w:val="22"/>
          <w:szCs w:val="22"/>
        </w:rPr>
      </w:pPr>
      <w:hyperlink w:anchor="_Toc45195653" w:history="1">
        <w:r w:rsidR="005965FD" w:rsidRPr="003615E4">
          <w:rPr>
            <w:rStyle w:val="Hyperlink"/>
            <w:noProof/>
          </w:rPr>
          <w:t>5.2.23</w:t>
        </w:r>
        <w:r w:rsidR="005965FD">
          <w:rPr>
            <w:rFonts w:asciiTheme="minorHAnsi" w:eastAsiaTheme="minorEastAsia" w:hAnsiTheme="minorHAnsi" w:cstheme="minorBidi"/>
            <w:noProof/>
            <w:sz w:val="22"/>
            <w:szCs w:val="22"/>
          </w:rPr>
          <w:tab/>
        </w:r>
        <w:r w:rsidR="005965FD" w:rsidRPr="003615E4">
          <w:rPr>
            <w:rStyle w:val="Hyperlink"/>
            <w:noProof/>
          </w:rPr>
          <w:t>Overig en Weesleiding.</w:t>
        </w:r>
        <w:r w:rsidR="005965FD">
          <w:rPr>
            <w:noProof/>
            <w:webHidden/>
          </w:rPr>
          <w:tab/>
        </w:r>
        <w:r w:rsidR="005965FD">
          <w:rPr>
            <w:noProof/>
            <w:webHidden/>
          </w:rPr>
          <w:fldChar w:fldCharType="begin"/>
        </w:r>
        <w:r w:rsidR="005965FD">
          <w:rPr>
            <w:noProof/>
            <w:webHidden/>
          </w:rPr>
          <w:instrText xml:space="preserve"> PAGEREF _Toc45195653 \h </w:instrText>
        </w:r>
        <w:r w:rsidR="005965FD">
          <w:rPr>
            <w:noProof/>
            <w:webHidden/>
          </w:rPr>
        </w:r>
        <w:r w:rsidR="005965FD">
          <w:rPr>
            <w:noProof/>
            <w:webHidden/>
          </w:rPr>
          <w:fldChar w:fldCharType="separate"/>
        </w:r>
        <w:r w:rsidR="00F17C97">
          <w:rPr>
            <w:noProof/>
            <w:webHidden/>
          </w:rPr>
          <w:t>50</w:t>
        </w:r>
        <w:r w:rsidR="005965FD">
          <w:rPr>
            <w:noProof/>
            <w:webHidden/>
          </w:rPr>
          <w:fldChar w:fldCharType="end"/>
        </w:r>
      </w:hyperlink>
    </w:p>
    <w:p w14:paraId="57E551A9" w14:textId="00E4A179" w:rsidR="005965FD" w:rsidRDefault="00CA6ED1">
      <w:pPr>
        <w:pStyle w:val="Inhopg3"/>
        <w:rPr>
          <w:rFonts w:asciiTheme="minorHAnsi" w:eastAsiaTheme="minorEastAsia" w:hAnsiTheme="minorHAnsi" w:cstheme="minorBidi"/>
          <w:noProof/>
          <w:sz w:val="22"/>
          <w:szCs w:val="22"/>
        </w:rPr>
      </w:pPr>
      <w:hyperlink w:anchor="_Toc45195654" w:history="1">
        <w:r w:rsidR="005965FD" w:rsidRPr="003615E4">
          <w:rPr>
            <w:rStyle w:val="Hyperlink"/>
            <w:noProof/>
          </w:rPr>
          <w:t>5.2.24</w:t>
        </w:r>
        <w:r w:rsidR="005965FD">
          <w:rPr>
            <w:rFonts w:asciiTheme="minorHAnsi" w:eastAsiaTheme="minorEastAsia" w:hAnsiTheme="minorHAnsi" w:cstheme="minorBidi"/>
            <w:noProof/>
            <w:sz w:val="22"/>
            <w:szCs w:val="22"/>
          </w:rPr>
          <w:tab/>
        </w:r>
        <w:r w:rsidR="005965FD" w:rsidRPr="003615E4">
          <w:rPr>
            <w:rStyle w:val="Hyperlink"/>
            <w:noProof/>
          </w:rPr>
          <w:t>Leidingelementen per type net (thema).</w:t>
        </w:r>
        <w:r w:rsidR="005965FD">
          <w:rPr>
            <w:noProof/>
            <w:webHidden/>
          </w:rPr>
          <w:tab/>
        </w:r>
        <w:r w:rsidR="005965FD">
          <w:rPr>
            <w:noProof/>
            <w:webHidden/>
          </w:rPr>
          <w:fldChar w:fldCharType="begin"/>
        </w:r>
        <w:r w:rsidR="005965FD">
          <w:rPr>
            <w:noProof/>
            <w:webHidden/>
          </w:rPr>
          <w:instrText xml:space="preserve"> PAGEREF _Toc45195654 \h </w:instrText>
        </w:r>
        <w:r w:rsidR="005965FD">
          <w:rPr>
            <w:noProof/>
            <w:webHidden/>
          </w:rPr>
        </w:r>
        <w:r w:rsidR="005965FD">
          <w:rPr>
            <w:noProof/>
            <w:webHidden/>
          </w:rPr>
          <w:fldChar w:fldCharType="separate"/>
        </w:r>
        <w:r w:rsidR="00F17C97">
          <w:rPr>
            <w:noProof/>
            <w:webHidden/>
          </w:rPr>
          <w:t>51</w:t>
        </w:r>
        <w:r w:rsidR="005965FD">
          <w:rPr>
            <w:noProof/>
            <w:webHidden/>
          </w:rPr>
          <w:fldChar w:fldCharType="end"/>
        </w:r>
      </w:hyperlink>
    </w:p>
    <w:p w14:paraId="137A9631" w14:textId="2312633F" w:rsidR="005965FD" w:rsidRDefault="00CA6ED1">
      <w:pPr>
        <w:pStyle w:val="Inhopg3"/>
        <w:rPr>
          <w:rFonts w:asciiTheme="minorHAnsi" w:eastAsiaTheme="minorEastAsia" w:hAnsiTheme="minorHAnsi" w:cstheme="minorBidi"/>
          <w:noProof/>
          <w:sz w:val="22"/>
          <w:szCs w:val="22"/>
        </w:rPr>
      </w:pPr>
      <w:hyperlink w:anchor="_Toc45195655" w:history="1">
        <w:r w:rsidR="005965FD" w:rsidRPr="003615E4">
          <w:rPr>
            <w:rStyle w:val="Hyperlink"/>
            <w:noProof/>
          </w:rPr>
          <w:t>5.2.25</w:t>
        </w:r>
        <w:r w:rsidR="005965FD">
          <w:rPr>
            <w:rFonts w:asciiTheme="minorHAnsi" w:eastAsiaTheme="minorEastAsia" w:hAnsiTheme="minorHAnsi" w:cstheme="minorBidi"/>
            <w:noProof/>
            <w:sz w:val="22"/>
            <w:szCs w:val="22"/>
          </w:rPr>
          <w:tab/>
        </w:r>
        <w:r w:rsidR="005965FD" w:rsidRPr="003615E4">
          <w:rPr>
            <w:rStyle w:val="Hyperlink"/>
            <w:noProof/>
          </w:rPr>
          <w:t>WIBON – Uitleveren van gebiedsinformatie.</w:t>
        </w:r>
        <w:r w:rsidR="005965FD">
          <w:rPr>
            <w:noProof/>
            <w:webHidden/>
          </w:rPr>
          <w:tab/>
        </w:r>
        <w:r w:rsidR="005965FD">
          <w:rPr>
            <w:noProof/>
            <w:webHidden/>
          </w:rPr>
          <w:fldChar w:fldCharType="begin"/>
        </w:r>
        <w:r w:rsidR="005965FD">
          <w:rPr>
            <w:noProof/>
            <w:webHidden/>
          </w:rPr>
          <w:instrText xml:space="preserve"> PAGEREF _Toc45195655 \h </w:instrText>
        </w:r>
        <w:r w:rsidR="005965FD">
          <w:rPr>
            <w:noProof/>
            <w:webHidden/>
          </w:rPr>
        </w:r>
        <w:r w:rsidR="005965FD">
          <w:rPr>
            <w:noProof/>
            <w:webHidden/>
          </w:rPr>
          <w:fldChar w:fldCharType="separate"/>
        </w:r>
        <w:r w:rsidR="00F17C97">
          <w:rPr>
            <w:noProof/>
            <w:webHidden/>
          </w:rPr>
          <w:t>52</w:t>
        </w:r>
        <w:r w:rsidR="005965FD">
          <w:rPr>
            <w:noProof/>
            <w:webHidden/>
          </w:rPr>
          <w:fldChar w:fldCharType="end"/>
        </w:r>
      </w:hyperlink>
    </w:p>
    <w:p w14:paraId="60E08873" w14:textId="364F2196" w:rsidR="005965FD" w:rsidRDefault="00CA6ED1">
      <w:pPr>
        <w:pStyle w:val="Inhopg3"/>
        <w:rPr>
          <w:rFonts w:asciiTheme="minorHAnsi" w:eastAsiaTheme="minorEastAsia" w:hAnsiTheme="minorHAnsi" w:cstheme="minorBidi"/>
          <w:noProof/>
          <w:sz w:val="22"/>
          <w:szCs w:val="22"/>
        </w:rPr>
      </w:pPr>
      <w:hyperlink w:anchor="_Toc45195656" w:history="1">
        <w:r w:rsidR="005965FD" w:rsidRPr="003615E4">
          <w:rPr>
            <w:rStyle w:val="Hyperlink"/>
            <w:noProof/>
          </w:rPr>
          <w:t>5.2.26</w:t>
        </w:r>
        <w:r w:rsidR="005965FD">
          <w:rPr>
            <w:rFonts w:asciiTheme="minorHAnsi" w:eastAsiaTheme="minorEastAsia" w:hAnsiTheme="minorHAnsi" w:cstheme="minorBidi"/>
            <w:noProof/>
            <w:sz w:val="22"/>
            <w:szCs w:val="22"/>
          </w:rPr>
          <w:tab/>
        </w:r>
        <w:r w:rsidR="005965FD" w:rsidRPr="003615E4">
          <w:rPr>
            <w:rStyle w:val="Hyperlink"/>
            <w:noProof/>
          </w:rPr>
          <w:t>Identifier management.</w:t>
        </w:r>
        <w:r w:rsidR="005965FD">
          <w:rPr>
            <w:noProof/>
            <w:webHidden/>
          </w:rPr>
          <w:tab/>
        </w:r>
        <w:r w:rsidR="005965FD">
          <w:rPr>
            <w:noProof/>
            <w:webHidden/>
          </w:rPr>
          <w:fldChar w:fldCharType="begin"/>
        </w:r>
        <w:r w:rsidR="005965FD">
          <w:rPr>
            <w:noProof/>
            <w:webHidden/>
          </w:rPr>
          <w:instrText xml:space="preserve"> PAGEREF _Toc45195656 \h </w:instrText>
        </w:r>
        <w:r w:rsidR="005965FD">
          <w:rPr>
            <w:noProof/>
            <w:webHidden/>
          </w:rPr>
        </w:r>
        <w:r w:rsidR="005965FD">
          <w:rPr>
            <w:noProof/>
            <w:webHidden/>
          </w:rPr>
          <w:fldChar w:fldCharType="separate"/>
        </w:r>
        <w:r w:rsidR="00F17C97">
          <w:rPr>
            <w:noProof/>
            <w:webHidden/>
          </w:rPr>
          <w:t>55</w:t>
        </w:r>
        <w:r w:rsidR="005965FD">
          <w:rPr>
            <w:noProof/>
            <w:webHidden/>
          </w:rPr>
          <w:fldChar w:fldCharType="end"/>
        </w:r>
      </w:hyperlink>
    </w:p>
    <w:p w14:paraId="20DF9BE4" w14:textId="61CB73BC" w:rsidR="005965FD" w:rsidRDefault="00CA6ED1">
      <w:pPr>
        <w:pStyle w:val="Inhopg3"/>
        <w:rPr>
          <w:rFonts w:asciiTheme="minorHAnsi" w:eastAsiaTheme="minorEastAsia" w:hAnsiTheme="minorHAnsi" w:cstheme="minorBidi"/>
          <w:noProof/>
          <w:sz w:val="22"/>
          <w:szCs w:val="22"/>
        </w:rPr>
      </w:pPr>
      <w:hyperlink w:anchor="_Toc45195657" w:history="1">
        <w:r w:rsidR="005965FD" w:rsidRPr="003615E4">
          <w:rPr>
            <w:rStyle w:val="Hyperlink"/>
            <w:noProof/>
          </w:rPr>
          <w:t>5.2.27</w:t>
        </w:r>
        <w:r w:rsidR="005965FD">
          <w:rPr>
            <w:rFonts w:asciiTheme="minorHAnsi" w:eastAsiaTheme="minorEastAsia" w:hAnsiTheme="minorHAnsi" w:cstheme="minorBidi"/>
            <w:noProof/>
            <w:sz w:val="22"/>
            <w:szCs w:val="22"/>
          </w:rPr>
          <w:tab/>
        </w:r>
        <w:r w:rsidR="005965FD" w:rsidRPr="003615E4">
          <w:rPr>
            <w:rStyle w:val="Hyperlink"/>
            <w:noProof/>
          </w:rPr>
          <w:t>Tijd representatie en temporeel model.</w:t>
        </w:r>
        <w:r w:rsidR="005965FD">
          <w:rPr>
            <w:noProof/>
            <w:webHidden/>
          </w:rPr>
          <w:tab/>
        </w:r>
        <w:r w:rsidR="005965FD">
          <w:rPr>
            <w:noProof/>
            <w:webHidden/>
          </w:rPr>
          <w:fldChar w:fldCharType="begin"/>
        </w:r>
        <w:r w:rsidR="005965FD">
          <w:rPr>
            <w:noProof/>
            <w:webHidden/>
          </w:rPr>
          <w:instrText xml:space="preserve"> PAGEREF _Toc45195657 \h </w:instrText>
        </w:r>
        <w:r w:rsidR="005965FD">
          <w:rPr>
            <w:noProof/>
            <w:webHidden/>
          </w:rPr>
        </w:r>
        <w:r w:rsidR="005965FD">
          <w:rPr>
            <w:noProof/>
            <w:webHidden/>
          </w:rPr>
          <w:fldChar w:fldCharType="separate"/>
        </w:r>
        <w:r w:rsidR="00F17C97">
          <w:rPr>
            <w:noProof/>
            <w:webHidden/>
          </w:rPr>
          <w:t>57</w:t>
        </w:r>
        <w:r w:rsidR="005965FD">
          <w:rPr>
            <w:noProof/>
            <w:webHidden/>
          </w:rPr>
          <w:fldChar w:fldCharType="end"/>
        </w:r>
      </w:hyperlink>
    </w:p>
    <w:p w14:paraId="3D6C33D3" w14:textId="59F1A457" w:rsidR="005965FD" w:rsidRDefault="00CA6ED1">
      <w:pPr>
        <w:pStyle w:val="Inhopg2"/>
        <w:rPr>
          <w:rFonts w:asciiTheme="minorHAnsi" w:eastAsiaTheme="minorEastAsia" w:hAnsiTheme="minorHAnsi" w:cstheme="minorBidi"/>
          <w:sz w:val="22"/>
          <w:szCs w:val="22"/>
        </w:rPr>
      </w:pPr>
      <w:hyperlink w:anchor="_Toc45195658" w:history="1">
        <w:r w:rsidR="005965FD" w:rsidRPr="003615E4">
          <w:rPr>
            <w:rStyle w:val="Hyperlink"/>
          </w:rPr>
          <w:t>5.3</w:t>
        </w:r>
        <w:r w:rsidR="005965FD">
          <w:rPr>
            <w:rFonts w:asciiTheme="minorHAnsi" w:eastAsiaTheme="minorEastAsia" w:hAnsiTheme="minorHAnsi" w:cstheme="minorBidi"/>
            <w:sz w:val="22"/>
            <w:szCs w:val="22"/>
          </w:rPr>
          <w:tab/>
        </w:r>
        <w:r w:rsidR="005965FD" w:rsidRPr="003615E4">
          <w:rPr>
            <w:rStyle w:val="Hyperlink"/>
          </w:rPr>
          <w:t>Andere toepassingen van IMKL.</w:t>
        </w:r>
        <w:r w:rsidR="005965FD">
          <w:rPr>
            <w:webHidden/>
          </w:rPr>
          <w:tab/>
        </w:r>
        <w:r w:rsidR="005965FD">
          <w:rPr>
            <w:webHidden/>
          </w:rPr>
          <w:fldChar w:fldCharType="begin"/>
        </w:r>
        <w:r w:rsidR="005965FD">
          <w:rPr>
            <w:webHidden/>
          </w:rPr>
          <w:instrText xml:space="preserve"> PAGEREF _Toc45195658 \h </w:instrText>
        </w:r>
        <w:r w:rsidR="005965FD">
          <w:rPr>
            <w:webHidden/>
          </w:rPr>
        </w:r>
        <w:r w:rsidR="005965FD">
          <w:rPr>
            <w:webHidden/>
          </w:rPr>
          <w:fldChar w:fldCharType="separate"/>
        </w:r>
        <w:r w:rsidR="00F17C97">
          <w:rPr>
            <w:webHidden/>
          </w:rPr>
          <w:t>58</w:t>
        </w:r>
        <w:r w:rsidR="005965FD">
          <w:rPr>
            <w:webHidden/>
          </w:rPr>
          <w:fldChar w:fldCharType="end"/>
        </w:r>
      </w:hyperlink>
    </w:p>
    <w:p w14:paraId="7B0CEFC1" w14:textId="309CCD31" w:rsidR="005965FD" w:rsidRDefault="00CA6ED1">
      <w:pPr>
        <w:pStyle w:val="Inhopg3"/>
        <w:rPr>
          <w:rFonts w:asciiTheme="minorHAnsi" w:eastAsiaTheme="minorEastAsia" w:hAnsiTheme="minorHAnsi" w:cstheme="minorBidi"/>
          <w:noProof/>
          <w:sz w:val="22"/>
          <w:szCs w:val="22"/>
        </w:rPr>
      </w:pPr>
      <w:hyperlink w:anchor="_Toc45195660" w:history="1">
        <w:r w:rsidR="005965FD" w:rsidRPr="003615E4">
          <w:rPr>
            <w:rStyle w:val="Hyperlink"/>
            <w:noProof/>
          </w:rPr>
          <w:t>5.3.1</w:t>
        </w:r>
        <w:r w:rsidR="005965FD">
          <w:rPr>
            <w:rFonts w:asciiTheme="minorHAnsi" w:eastAsiaTheme="minorEastAsia" w:hAnsiTheme="minorHAnsi" w:cstheme="minorBidi"/>
            <w:noProof/>
            <w:sz w:val="22"/>
            <w:szCs w:val="22"/>
          </w:rPr>
          <w:tab/>
        </w:r>
        <w:r w:rsidR="005965FD" w:rsidRPr="003615E4">
          <w:rPr>
            <w:rStyle w:val="Hyperlink"/>
            <w:noProof/>
          </w:rPr>
          <w:t>UML - Buisleidingen Risicoregister overzicht.</w:t>
        </w:r>
        <w:r w:rsidR="005965FD">
          <w:rPr>
            <w:noProof/>
            <w:webHidden/>
          </w:rPr>
          <w:tab/>
        </w:r>
        <w:r w:rsidR="005965FD">
          <w:rPr>
            <w:noProof/>
            <w:webHidden/>
          </w:rPr>
          <w:fldChar w:fldCharType="begin"/>
        </w:r>
        <w:r w:rsidR="005965FD">
          <w:rPr>
            <w:noProof/>
            <w:webHidden/>
          </w:rPr>
          <w:instrText xml:space="preserve"> PAGEREF _Toc45195660 \h </w:instrText>
        </w:r>
        <w:r w:rsidR="005965FD">
          <w:rPr>
            <w:noProof/>
            <w:webHidden/>
          </w:rPr>
        </w:r>
        <w:r w:rsidR="005965FD">
          <w:rPr>
            <w:noProof/>
            <w:webHidden/>
          </w:rPr>
          <w:fldChar w:fldCharType="separate"/>
        </w:r>
        <w:r w:rsidR="00F17C97">
          <w:rPr>
            <w:noProof/>
            <w:webHidden/>
          </w:rPr>
          <w:t>61</w:t>
        </w:r>
        <w:r w:rsidR="005965FD">
          <w:rPr>
            <w:noProof/>
            <w:webHidden/>
          </w:rPr>
          <w:fldChar w:fldCharType="end"/>
        </w:r>
      </w:hyperlink>
    </w:p>
    <w:p w14:paraId="3A56B19B" w14:textId="5284C3C2" w:rsidR="005965FD" w:rsidRDefault="00CA6ED1">
      <w:pPr>
        <w:pStyle w:val="Inhopg3"/>
        <w:rPr>
          <w:rFonts w:asciiTheme="minorHAnsi" w:eastAsiaTheme="minorEastAsia" w:hAnsiTheme="minorHAnsi" w:cstheme="minorBidi"/>
          <w:noProof/>
          <w:sz w:val="22"/>
          <w:szCs w:val="22"/>
        </w:rPr>
      </w:pPr>
      <w:hyperlink w:anchor="_Toc45195661" w:history="1">
        <w:r w:rsidR="005965FD" w:rsidRPr="003615E4">
          <w:rPr>
            <w:rStyle w:val="Hyperlink"/>
            <w:noProof/>
          </w:rPr>
          <w:t>5.3.2</w:t>
        </w:r>
        <w:r w:rsidR="005965FD">
          <w:rPr>
            <w:rFonts w:asciiTheme="minorHAnsi" w:eastAsiaTheme="minorEastAsia" w:hAnsiTheme="minorHAnsi" w:cstheme="minorBidi"/>
            <w:noProof/>
            <w:sz w:val="22"/>
            <w:szCs w:val="22"/>
          </w:rPr>
          <w:tab/>
        </w:r>
        <w:r w:rsidR="005965FD" w:rsidRPr="003615E4">
          <w:rPr>
            <w:rStyle w:val="Hyperlink"/>
            <w:noProof/>
          </w:rPr>
          <w:t>UML - Stedelijk water overzicht.</w:t>
        </w:r>
        <w:r w:rsidR="005965FD">
          <w:rPr>
            <w:noProof/>
            <w:webHidden/>
          </w:rPr>
          <w:tab/>
        </w:r>
        <w:r w:rsidR="005965FD">
          <w:rPr>
            <w:noProof/>
            <w:webHidden/>
          </w:rPr>
          <w:fldChar w:fldCharType="begin"/>
        </w:r>
        <w:r w:rsidR="005965FD">
          <w:rPr>
            <w:noProof/>
            <w:webHidden/>
          </w:rPr>
          <w:instrText xml:space="preserve"> PAGEREF _Toc45195661 \h </w:instrText>
        </w:r>
        <w:r w:rsidR="005965FD">
          <w:rPr>
            <w:noProof/>
            <w:webHidden/>
          </w:rPr>
        </w:r>
        <w:r w:rsidR="005965FD">
          <w:rPr>
            <w:noProof/>
            <w:webHidden/>
          </w:rPr>
          <w:fldChar w:fldCharType="separate"/>
        </w:r>
        <w:r w:rsidR="00F17C97">
          <w:rPr>
            <w:noProof/>
            <w:webHidden/>
          </w:rPr>
          <w:t>63</w:t>
        </w:r>
        <w:r w:rsidR="005965FD">
          <w:rPr>
            <w:noProof/>
            <w:webHidden/>
          </w:rPr>
          <w:fldChar w:fldCharType="end"/>
        </w:r>
      </w:hyperlink>
    </w:p>
    <w:p w14:paraId="2AE84FC4" w14:textId="7E112646" w:rsidR="005965FD" w:rsidRDefault="00CA6ED1">
      <w:pPr>
        <w:pStyle w:val="Inhopg2"/>
        <w:rPr>
          <w:rFonts w:asciiTheme="minorHAnsi" w:eastAsiaTheme="minorEastAsia" w:hAnsiTheme="minorHAnsi" w:cstheme="minorBidi"/>
          <w:sz w:val="22"/>
          <w:szCs w:val="22"/>
        </w:rPr>
      </w:pPr>
      <w:hyperlink w:anchor="_Toc45195662" w:history="1">
        <w:r w:rsidR="005965FD" w:rsidRPr="003615E4">
          <w:rPr>
            <w:rStyle w:val="Hyperlink"/>
          </w:rPr>
          <w:t>5.4</w:t>
        </w:r>
        <w:r w:rsidR="005965FD">
          <w:rPr>
            <w:rFonts w:asciiTheme="minorHAnsi" w:eastAsiaTheme="minorEastAsia" w:hAnsiTheme="minorHAnsi" w:cstheme="minorBidi"/>
            <w:sz w:val="22"/>
            <w:szCs w:val="22"/>
          </w:rPr>
          <w:tab/>
        </w:r>
        <w:r w:rsidR="005965FD" w:rsidRPr="003615E4">
          <w:rPr>
            <w:rStyle w:val="Hyperlink"/>
          </w:rPr>
          <w:t>Objectcatalogus.</w:t>
        </w:r>
        <w:r w:rsidR="005965FD">
          <w:rPr>
            <w:webHidden/>
          </w:rPr>
          <w:tab/>
        </w:r>
        <w:r w:rsidR="005965FD">
          <w:rPr>
            <w:webHidden/>
          </w:rPr>
          <w:fldChar w:fldCharType="begin"/>
        </w:r>
        <w:r w:rsidR="005965FD">
          <w:rPr>
            <w:webHidden/>
          </w:rPr>
          <w:instrText xml:space="preserve"> PAGEREF _Toc45195662 \h </w:instrText>
        </w:r>
        <w:r w:rsidR="005965FD">
          <w:rPr>
            <w:webHidden/>
          </w:rPr>
        </w:r>
        <w:r w:rsidR="005965FD">
          <w:rPr>
            <w:webHidden/>
          </w:rPr>
          <w:fldChar w:fldCharType="separate"/>
        </w:r>
        <w:r w:rsidR="00F17C97">
          <w:rPr>
            <w:webHidden/>
          </w:rPr>
          <w:t>65</w:t>
        </w:r>
        <w:r w:rsidR="005965FD">
          <w:rPr>
            <w:webHidden/>
          </w:rPr>
          <w:fldChar w:fldCharType="end"/>
        </w:r>
      </w:hyperlink>
    </w:p>
    <w:p w14:paraId="2D48DE7B" w14:textId="6EA36D74" w:rsidR="005965FD" w:rsidRDefault="00CA6ED1">
      <w:pPr>
        <w:pStyle w:val="Inhopg3"/>
        <w:rPr>
          <w:rFonts w:asciiTheme="minorHAnsi" w:eastAsiaTheme="minorEastAsia" w:hAnsiTheme="minorHAnsi" w:cstheme="minorBidi"/>
          <w:noProof/>
          <w:sz w:val="22"/>
          <w:szCs w:val="22"/>
        </w:rPr>
      </w:pPr>
      <w:hyperlink w:anchor="_Toc45195663" w:history="1">
        <w:r w:rsidR="005965FD" w:rsidRPr="003615E4">
          <w:rPr>
            <w:rStyle w:val="Hyperlink"/>
            <w:noProof/>
          </w:rPr>
          <w:t>5.4.1</w:t>
        </w:r>
        <w:r w:rsidR="005965FD">
          <w:rPr>
            <w:rFonts w:asciiTheme="minorHAnsi" w:eastAsiaTheme="minorEastAsia" w:hAnsiTheme="minorHAnsi" w:cstheme="minorBidi"/>
            <w:noProof/>
            <w:sz w:val="22"/>
            <w:szCs w:val="22"/>
          </w:rPr>
          <w:tab/>
        </w:r>
        <w:r w:rsidR="005965FD" w:rsidRPr="003615E4">
          <w:rPr>
            <w:rStyle w:val="Hyperlink"/>
            <w:noProof/>
          </w:rPr>
          <w:t>Geografische objecten.</w:t>
        </w:r>
        <w:r w:rsidR="005965FD">
          <w:rPr>
            <w:noProof/>
            <w:webHidden/>
          </w:rPr>
          <w:tab/>
        </w:r>
        <w:r w:rsidR="005965FD">
          <w:rPr>
            <w:noProof/>
            <w:webHidden/>
          </w:rPr>
          <w:fldChar w:fldCharType="begin"/>
        </w:r>
        <w:r w:rsidR="005965FD">
          <w:rPr>
            <w:noProof/>
            <w:webHidden/>
          </w:rPr>
          <w:instrText xml:space="preserve"> PAGEREF _Toc45195663 \h </w:instrText>
        </w:r>
        <w:r w:rsidR="005965FD">
          <w:rPr>
            <w:noProof/>
            <w:webHidden/>
          </w:rPr>
        </w:r>
        <w:r w:rsidR="005965FD">
          <w:rPr>
            <w:noProof/>
            <w:webHidden/>
          </w:rPr>
          <w:fldChar w:fldCharType="separate"/>
        </w:r>
        <w:r w:rsidR="00F17C97">
          <w:rPr>
            <w:noProof/>
            <w:webHidden/>
          </w:rPr>
          <w:t>68</w:t>
        </w:r>
        <w:r w:rsidR="005965FD">
          <w:rPr>
            <w:noProof/>
            <w:webHidden/>
          </w:rPr>
          <w:fldChar w:fldCharType="end"/>
        </w:r>
      </w:hyperlink>
    </w:p>
    <w:p w14:paraId="5F8BEB13" w14:textId="4FB5B982" w:rsidR="005965FD" w:rsidRDefault="00CA6ED1">
      <w:pPr>
        <w:pStyle w:val="Inhopg3"/>
        <w:rPr>
          <w:rFonts w:asciiTheme="minorHAnsi" w:eastAsiaTheme="minorEastAsia" w:hAnsiTheme="minorHAnsi" w:cstheme="minorBidi"/>
          <w:noProof/>
          <w:sz w:val="22"/>
          <w:szCs w:val="22"/>
        </w:rPr>
      </w:pPr>
      <w:hyperlink w:anchor="_Toc45195664" w:history="1">
        <w:r w:rsidR="005965FD" w:rsidRPr="003615E4">
          <w:rPr>
            <w:rStyle w:val="Hyperlink"/>
            <w:noProof/>
          </w:rPr>
          <w:t>5.4.2</w:t>
        </w:r>
        <w:r w:rsidR="005965FD">
          <w:rPr>
            <w:rFonts w:asciiTheme="minorHAnsi" w:eastAsiaTheme="minorEastAsia" w:hAnsiTheme="minorHAnsi" w:cstheme="minorBidi"/>
            <w:noProof/>
            <w:sz w:val="22"/>
            <w:szCs w:val="22"/>
          </w:rPr>
          <w:tab/>
        </w:r>
        <w:r w:rsidR="005965FD" w:rsidRPr="003615E4">
          <w:rPr>
            <w:rStyle w:val="Hyperlink"/>
            <w:noProof/>
          </w:rPr>
          <w:t>Data typen.</w:t>
        </w:r>
        <w:r w:rsidR="005965FD">
          <w:rPr>
            <w:noProof/>
            <w:webHidden/>
          </w:rPr>
          <w:tab/>
        </w:r>
        <w:r w:rsidR="005965FD">
          <w:rPr>
            <w:noProof/>
            <w:webHidden/>
          </w:rPr>
          <w:fldChar w:fldCharType="begin"/>
        </w:r>
        <w:r w:rsidR="005965FD">
          <w:rPr>
            <w:noProof/>
            <w:webHidden/>
          </w:rPr>
          <w:instrText xml:space="preserve"> PAGEREF _Toc45195664 \h </w:instrText>
        </w:r>
        <w:r w:rsidR="005965FD">
          <w:rPr>
            <w:noProof/>
            <w:webHidden/>
          </w:rPr>
        </w:r>
        <w:r w:rsidR="005965FD">
          <w:rPr>
            <w:noProof/>
            <w:webHidden/>
          </w:rPr>
          <w:fldChar w:fldCharType="separate"/>
        </w:r>
        <w:r w:rsidR="00F17C97">
          <w:rPr>
            <w:noProof/>
            <w:webHidden/>
          </w:rPr>
          <w:t>68</w:t>
        </w:r>
        <w:r w:rsidR="005965FD">
          <w:rPr>
            <w:noProof/>
            <w:webHidden/>
          </w:rPr>
          <w:fldChar w:fldCharType="end"/>
        </w:r>
      </w:hyperlink>
    </w:p>
    <w:p w14:paraId="15C6224E" w14:textId="0B6A006D" w:rsidR="005965FD" w:rsidRDefault="00CA6ED1">
      <w:pPr>
        <w:pStyle w:val="Inhopg3"/>
        <w:rPr>
          <w:rFonts w:asciiTheme="minorHAnsi" w:eastAsiaTheme="minorEastAsia" w:hAnsiTheme="minorHAnsi" w:cstheme="minorBidi"/>
          <w:noProof/>
          <w:sz w:val="22"/>
          <w:szCs w:val="22"/>
        </w:rPr>
      </w:pPr>
      <w:hyperlink w:anchor="_Toc45195665" w:history="1">
        <w:r w:rsidR="005965FD" w:rsidRPr="003615E4">
          <w:rPr>
            <w:rStyle w:val="Hyperlink"/>
            <w:noProof/>
          </w:rPr>
          <w:t>5.4.3</w:t>
        </w:r>
        <w:r w:rsidR="005965FD">
          <w:rPr>
            <w:rFonts w:asciiTheme="minorHAnsi" w:eastAsiaTheme="minorEastAsia" w:hAnsiTheme="minorHAnsi" w:cstheme="minorBidi"/>
            <w:noProof/>
            <w:sz w:val="22"/>
            <w:szCs w:val="22"/>
          </w:rPr>
          <w:tab/>
        </w:r>
        <w:r w:rsidR="005965FD" w:rsidRPr="003615E4">
          <w:rPr>
            <w:rStyle w:val="Hyperlink"/>
            <w:noProof/>
          </w:rPr>
          <w:t>Waardelijsten.</w:t>
        </w:r>
        <w:r w:rsidR="005965FD">
          <w:rPr>
            <w:noProof/>
            <w:webHidden/>
          </w:rPr>
          <w:tab/>
        </w:r>
        <w:r w:rsidR="005965FD">
          <w:rPr>
            <w:noProof/>
            <w:webHidden/>
          </w:rPr>
          <w:fldChar w:fldCharType="begin"/>
        </w:r>
        <w:r w:rsidR="005965FD">
          <w:rPr>
            <w:noProof/>
            <w:webHidden/>
          </w:rPr>
          <w:instrText xml:space="preserve"> PAGEREF _Toc45195665 \h </w:instrText>
        </w:r>
        <w:r w:rsidR="005965FD">
          <w:rPr>
            <w:noProof/>
            <w:webHidden/>
          </w:rPr>
        </w:r>
        <w:r w:rsidR="005965FD">
          <w:rPr>
            <w:noProof/>
            <w:webHidden/>
          </w:rPr>
          <w:fldChar w:fldCharType="separate"/>
        </w:r>
        <w:r w:rsidR="00F17C97">
          <w:rPr>
            <w:noProof/>
            <w:webHidden/>
          </w:rPr>
          <w:t>68</w:t>
        </w:r>
        <w:r w:rsidR="005965FD">
          <w:rPr>
            <w:noProof/>
            <w:webHidden/>
          </w:rPr>
          <w:fldChar w:fldCharType="end"/>
        </w:r>
      </w:hyperlink>
    </w:p>
    <w:p w14:paraId="6D1EBB1D" w14:textId="7B825733" w:rsidR="005965FD" w:rsidRDefault="00CA6ED1">
      <w:pPr>
        <w:pStyle w:val="Inhopg3"/>
        <w:rPr>
          <w:rFonts w:asciiTheme="minorHAnsi" w:eastAsiaTheme="minorEastAsia" w:hAnsiTheme="minorHAnsi" w:cstheme="minorBidi"/>
          <w:noProof/>
          <w:sz w:val="22"/>
          <w:szCs w:val="22"/>
        </w:rPr>
      </w:pPr>
      <w:hyperlink w:anchor="_Toc45195666" w:history="1">
        <w:r w:rsidR="005965FD" w:rsidRPr="003615E4">
          <w:rPr>
            <w:rStyle w:val="Hyperlink"/>
            <w:noProof/>
          </w:rPr>
          <w:t>5.4.4</w:t>
        </w:r>
        <w:r w:rsidR="005965FD">
          <w:rPr>
            <w:rFonts w:asciiTheme="minorHAnsi" w:eastAsiaTheme="minorEastAsia" w:hAnsiTheme="minorHAnsi" w:cstheme="minorBidi"/>
            <w:noProof/>
            <w:sz w:val="22"/>
            <w:szCs w:val="22"/>
          </w:rPr>
          <w:tab/>
        </w:r>
        <w:r w:rsidR="005965FD" w:rsidRPr="003615E4">
          <w:rPr>
            <w:rStyle w:val="Hyperlink"/>
            <w:noProof/>
          </w:rPr>
          <w:t>Geïmporteerde typen (informatief).</w:t>
        </w:r>
        <w:r w:rsidR="005965FD">
          <w:rPr>
            <w:noProof/>
            <w:webHidden/>
          </w:rPr>
          <w:tab/>
        </w:r>
        <w:r w:rsidR="005965FD">
          <w:rPr>
            <w:noProof/>
            <w:webHidden/>
          </w:rPr>
          <w:fldChar w:fldCharType="begin"/>
        </w:r>
        <w:r w:rsidR="005965FD">
          <w:rPr>
            <w:noProof/>
            <w:webHidden/>
          </w:rPr>
          <w:instrText xml:space="preserve"> PAGEREF _Toc45195666 \h </w:instrText>
        </w:r>
        <w:r w:rsidR="005965FD">
          <w:rPr>
            <w:noProof/>
            <w:webHidden/>
          </w:rPr>
        </w:r>
        <w:r w:rsidR="005965FD">
          <w:rPr>
            <w:noProof/>
            <w:webHidden/>
          </w:rPr>
          <w:fldChar w:fldCharType="separate"/>
        </w:r>
        <w:r w:rsidR="00F17C97">
          <w:rPr>
            <w:noProof/>
            <w:webHidden/>
          </w:rPr>
          <w:t>68</w:t>
        </w:r>
        <w:r w:rsidR="005965FD">
          <w:rPr>
            <w:noProof/>
            <w:webHidden/>
          </w:rPr>
          <w:fldChar w:fldCharType="end"/>
        </w:r>
      </w:hyperlink>
    </w:p>
    <w:p w14:paraId="4EFD2AE4" w14:textId="2074A4F5" w:rsidR="005965FD" w:rsidRDefault="00CA6ED1">
      <w:pPr>
        <w:pStyle w:val="Inhopg1"/>
        <w:rPr>
          <w:rFonts w:asciiTheme="minorHAnsi" w:eastAsiaTheme="minorEastAsia" w:hAnsiTheme="minorHAnsi" w:cstheme="minorBidi"/>
          <w:noProof/>
          <w:sz w:val="22"/>
          <w:szCs w:val="22"/>
        </w:rPr>
      </w:pPr>
      <w:hyperlink w:anchor="_Toc45195667" w:history="1">
        <w:r w:rsidR="005965FD" w:rsidRPr="003615E4">
          <w:rPr>
            <w:rStyle w:val="Hyperlink"/>
            <w:noProof/>
          </w:rPr>
          <w:t>Referentiesystemen</w:t>
        </w:r>
        <w:r w:rsidR="005965FD">
          <w:rPr>
            <w:noProof/>
            <w:webHidden/>
          </w:rPr>
          <w:tab/>
        </w:r>
        <w:r w:rsidR="005965FD">
          <w:rPr>
            <w:noProof/>
            <w:webHidden/>
          </w:rPr>
          <w:fldChar w:fldCharType="begin"/>
        </w:r>
        <w:r w:rsidR="005965FD">
          <w:rPr>
            <w:noProof/>
            <w:webHidden/>
          </w:rPr>
          <w:instrText xml:space="preserve"> PAGEREF _Toc45195667 \h </w:instrText>
        </w:r>
        <w:r w:rsidR="005965FD">
          <w:rPr>
            <w:noProof/>
            <w:webHidden/>
          </w:rPr>
        </w:r>
        <w:r w:rsidR="005965FD">
          <w:rPr>
            <w:noProof/>
            <w:webHidden/>
          </w:rPr>
          <w:fldChar w:fldCharType="separate"/>
        </w:r>
        <w:r w:rsidR="00F17C97">
          <w:rPr>
            <w:noProof/>
            <w:webHidden/>
          </w:rPr>
          <w:t>69</w:t>
        </w:r>
        <w:r w:rsidR="005965FD">
          <w:rPr>
            <w:noProof/>
            <w:webHidden/>
          </w:rPr>
          <w:fldChar w:fldCharType="end"/>
        </w:r>
      </w:hyperlink>
    </w:p>
    <w:p w14:paraId="61634145" w14:textId="472C9E35" w:rsidR="005965FD" w:rsidRDefault="00CA6ED1">
      <w:pPr>
        <w:pStyle w:val="Inhopg2"/>
        <w:rPr>
          <w:rFonts w:asciiTheme="minorHAnsi" w:eastAsiaTheme="minorEastAsia" w:hAnsiTheme="minorHAnsi" w:cstheme="minorBidi"/>
          <w:sz w:val="22"/>
          <w:szCs w:val="22"/>
        </w:rPr>
      </w:pPr>
      <w:hyperlink w:anchor="_Toc45195668" w:history="1">
        <w:r w:rsidR="005965FD" w:rsidRPr="003615E4">
          <w:rPr>
            <w:rStyle w:val="Hyperlink"/>
          </w:rPr>
          <w:t>6.1</w:t>
        </w:r>
        <w:r w:rsidR="005965FD">
          <w:rPr>
            <w:rFonts w:asciiTheme="minorHAnsi" w:eastAsiaTheme="minorEastAsia" w:hAnsiTheme="minorHAnsi" w:cstheme="minorBidi"/>
            <w:sz w:val="22"/>
            <w:szCs w:val="22"/>
          </w:rPr>
          <w:tab/>
        </w:r>
        <w:r w:rsidR="005965FD" w:rsidRPr="003615E4">
          <w:rPr>
            <w:rStyle w:val="Hyperlink"/>
          </w:rPr>
          <w:t>Ruimtelijk referentiesysteem.</w:t>
        </w:r>
        <w:r w:rsidR="005965FD">
          <w:rPr>
            <w:webHidden/>
          </w:rPr>
          <w:tab/>
        </w:r>
        <w:r w:rsidR="005965FD">
          <w:rPr>
            <w:webHidden/>
          </w:rPr>
          <w:fldChar w:fldCharType="begin"/>
        </w:r>
        <w:r w:rsidR="005965FD">
          <w:rPr>
            <w:webHidden/>
          </w:rPr>
          <w:instrText xml:space="preserve"> PAGEREF _Toc45195668 \h </w:instrText>
        </w:r>
        <w:r w:rsidR="005965FD">
          <w:rPr>
            <w:webHidden/>
          </w:rPr>
        </w:r>
        <w:r w:rsidR="005965FD">
          <w:rPr>
            <w:webHidden/>
          </w:rPr>
          <w:fldChar w:fldCharType="separate"/>
        </w:r>
        <w:r w:rsidR="00F17C97">
          <w:rPr>
            <w:webHidden/>
          </w:rPr>
          <w:t>69</w:t>
        </w:r>
        <w:r w:rsidR="005965FD">
          <w:rPr>
            <w:webHidden/>
          </w:rPr>
          <w:fldChar w:fldCharType="end"/>
        </w:r>
      </w:hyperlink>
    </w:p>
    <w:p w14:paraId="37CBE91B" w14:textId="3DB308C7" w:rsidR="005965FD" w:rsidRDefault="00CA6ED1">
      <w:pPr>
        <w:pStyle w:val="Inhopg1"/>
        <w:rPr>
          <w:rFonts w:asciiTheme="minorHAnsi" w:eastAsiaTheme="minorEastAsia" w:hAnsiTheme="minorHAnsi" w:cstheme="minorBidi"/>
          <w:noProof/>
          <w:sz w:val="22"/>
          <w:szCs w:val="22"/>
        </w:rPr>
      </w:pPr>
      <w:hyperlink w:anchor="_Toc45195669" w:history="1">
        <w:r w:rsidR="005965FD" w:rsidRPr="003615E4">
          <w:rPr>
            <w:rStyle w:val="Hyperlink"/>
            <w:noProof/>
          </w:rPr>
          <w:t>Levering</w:t>
        </w:r>
        <w:r w:rsidR="005965FD">
          <w:rPr>
            <w:noProof/>
            <w:webHidden/>
          </w:rPr>
          <w:tab/>
        </w:r>
        <w:r w:rsidR="005965FD">
          <w:rPr>
            <w:noProof/>
            <w:webHidden/>
          </w:rPr>
          <w:fldChar w:fldCharType="begin"/>
        </w:r>
        <w:r w:rsidR="005965FD">
          <w:rPr>
            <w:noProof/>
            <w:webHidden/>
          </w:rPr>
          <w:instrText xml:space="preserve"> PAGEREF _Toc45195669 \h </w:instrText>
        </w:r>
        <w:r w:rsidR="005965FD">
          <w:rPr>
            <w:noProof/>
            <w:webHidden/>
          </w:rPr>
        </w:r>
        <w:r w:rsidR="005965FD">
          <w:rPr>
            <w:noProof/>
            <w:webHidden/>
          </w:rPr>
          <w:fldChar w:fldCharType="separate"/>
        </w:r>
        <w:r w:rsidR="00F17C97">
          <w:rPr>
            <w:noProof/>
            <w:webHidden/>
          </w:rPr>
          <w:t>70</w:t>
        </w:r>
        <w:r w:rsidR="005965FD">
          <w:rPr>
            <w:noProof/>
            <w:webHidden/>
          </w:rPr>
          <w:fldChar w:fldCharType="end"/>
        </w:r>
      </w:hyperlink>
    </w:p>
    <w:p w14:paraId="24BA8003" w14:textId="64B657FB" w:rsidR="005965FD" w:rsidRDefault="00CA6ED1">
      <w:pPr>
        <w:pStyle w:val="Inhopg2"/>
        <w:rPr>
          <w:rFonts w:asciiTheme="minorHAnsi" w:eastAsiaTheme="minorEastAsia" w:hAnsiTheme="minorHAnsi" w:cstheme="minorBidi"/>
          <w:sz w:val="22"/>
          <w:szCs w:val="22"/>
        </w:rPr>
      </w:pPr>
      <w:hyperlink w:anchor="_Toc45195670" w:history="1">
        <w:r w:rsidR="005965FD" w:rsidRPr="003615E4">
          <w:rPr>
            <w:rStyle w:val="Hyperlink"/>
          </w:rPr>
          <w:t>7.1</w:t>
        </w:r>
        <w:r w:rsidR="005965FD">
          <w:rPr>
            <w:rFonts w:asciiTheme="minorHAnsi" w:eastAsiaTheme="minorEastAsia" w:hAnsiTheme="minorHAnsi" w:cstheme="minorBidi"/>
            <w:sz w:val="22"/>
            <w:szCs w:val="22"/>
          </w:rPr>
          <w:tab/>
        </w:r>
        <w:r w:rsidR="005965FD" w:rsidRPr="003615E4">
          <w:rPr>
            <w:rStyle w:val="Hyperlink"/>
          </w:rPr>
          <w:t>Leveringsmedium.</w:t>
        </w:r>
        <w:r w:rsidR="005965FD">
          <w:rPr>
            <w:webHidden/>
          </w:rPr>
          <w:tab/>
        </w:r>
        <w:r w:rsidR="005965FD">
          <w:rPr>
            <w:webHidden/>
          </w:rPr>
          <w:fldChar w:fldCharType="begin"/>
        </w:r>
        <w:r w:rsidR="005965FD">
          <w:rPr>
            <w:webHidden/>
          </w:rPr>
          <w:instrText xml:space="preserve"> PAGEREF _Toc45195670 \h </w:instrText>
        </w:r>
        <w:r w:rsidR="005965FD">
          <w:rPr>
            <w:webHidden/>
          </w:rPr>
        </w:r>
        <w:r w:rsidR="005965FD">
          <w:rPr>
            <w:webHidden/>
          </w:rPr>
          <w:fldChar w:fldCharType="separate"/>
        </w:r>
        <w:r w:rsidR="00F17C97">
          <w:rPr>
            <w:webHidden/>
          </w:rPr>
          <w:t>70</w:t>
        </w:r>
        <w:r w:rsidR="005965FD">
          <w:rPr>
            <w:webHidden/>
          </w:rPr>
          <w:fldChar w:fldCharType="end"/>
        </w:r>
      </w:hyperlink>
    </w:p>
    <w:p w14:paraId="21CDA658" w14:textId="15F090A7" w:rsidR="005965FD" w:rsidRDefault="00CA6ED1">
      <w:pPr>
        <w:pStyle w:val="Inhopg2"/>
        <w:rPr>
          <w:rFonts w:asciiTheme="minorHAnsi" w:eastAsiaTheme="minorEastAsia" w:hAnsiTheme="minorHAnsi" w:cstheme="minorBidi"/>
          <w:sz w:val="22"/>
          <w:szCs w:val="22"/>
        </w:rPr>
      </w:pPr>
      <w:hyperlink w:anchor="_Toc45195671" w:history="1">
        <w:r w:rsidR="005965FD" w:rsidRPr="003615E4">
          <w:rPr>
            <w:rStyle w:val="Hyperlink"/>
          </w:rPr>
          <w:t>7.2</w:t>
        </w:r>
        <w:r w:rsidR="005965FD">
          <w:rPr>
            <w:rFonts w:asciiTheme="minorHAnsi" w:eastAsiaTheme="minorEastAsia" w:hAnsiTheme="minorHAnsi" w:cstheme="minorBidi"/>
            <w:sz w:val="22"/>
            <w:szCs w:val="22"/>
          </w:rPr>
          <w:tab/>
        </w:r>
        <w:r w:rsidR="005965FD" w:rsidRPr="003615E4">
          <w:rPr>
            <w:rStyle w:val="Hyperlink"/>
          </w:rPr>
          <w:t>Formaten (encodings).</w:t>
        </w:r>
        <w:r w:rsidR="005965FD">
          <w:rPr>
            <w:webHidden/>
          </w:rPr>
          <w:tab/>
        </w:r>
        <w:r w:rsidR="005965FD">
          <w:rPr>
            <w:webHidden/>
          </w:rPr>
          <w:fldChar w:fldCharType="begin"/>
        </w:r>
        <w:r w:rsidR="005965FD">
          <w:rPr>
            <w:webHidden/>
          </w:rPr>
          <w:instrText xml:space="preserve"> PAGEREF _Toc45195671 \h </w:instrText>
        </w:r>
        <w:r w:rsidR="005965FD">
          <w:rPr>
            <w:webHidden/>
          </w:rPr>
        </w:r>
        <w:r w:rsidR="005965FD">
          <w:rPr>
            <w:webHidden/>
          </w:rPr>
          <w:fldChar w:fldCharType="separate"/>
        </w:r>
        <w:r w:rsidR="00F17C97">
          <w:rPr>
            <w:webHidden/>
          </w:rPr>
          <w:t>70</w:t>
        </w:r>
        <w:r w:rsidR="005965FD">
          <w:rPr>
            <w:webHidden/>
          </w:rPr>
          <w:fldChar w:fldCharType="end"/>
        </w:r>
      </w:hyperlink>
    </w:p>
    <w:p w14:paraId="69733ABC" w14:textId="599BF0AF" w:rsidR="005965FD" w:rsidRDefault="00CA6ED1">
      <w:pPr>
        <w:pStyle w:val="Inhopg3"/>
        <w:rPr>
          <w:rFonts w:asciiTheme="minorHAnsi" w:eastAsiaTheme="minorEastAsia" w:hAnsiTheme="minorHAnsi" w:cstheme="minorBidi"/>
          <w:noProof/>
          <w:sz w:val="22"/>
          <w:szCs w:val="22"/>
        </w:rPr>
      </w:pPr>
      <w:hyperlink w:anchor="_Toc45195672" w:history="1">
        <w:r w:rsidR="005965FD" w:rsidRPr="003615E4">
          <w:rPr>
            <w:rStyle w:val="Hyperlink"/>
            <w:noProof/>
          </w:rPr>
          <w:t>7.2.1</w:t>
        </w:r>
        <w:r w:rsidR="005965FD">
          <w:rPr>
            <w:rFonts w:asciiTheme="minorHAnsi" w:eastAsiaTheme="minorEastAsia" w:hAnsiTheme="minorHAnsi" w:cstheme="minorBidi"/>
            <w:noProof/>
            <w:sz w:val="22"/>
            <w:szCs w:val="22"/>
          </w:rPr>
          <w:tab/>
        </w:r>
        <w:r w:rsidR="005965FD" w:rsidRPr="003615E4">
          <w:rPr>
            <w:rStyle w:val="Hyperlink"/>
            <w:noProof/>
          </w:rPr>
          <w:t>Nadere GML implementatie specificaties</w:t>
        </w:r>
        <w:r w:rsidR="005965FD">
          <w:rPr>
            <w:noProof/>
            <w:webHidden/>
          </w:rPr>
          <w:tab/>
        </w:r>
        <w:r w:rsidR="005965FD">
          <w:rPr>
            <w:noProof/>
            <w:webHidden/>
          </w:rPr>
          <w:fldChar w:fldCharType="begin"/>
        </w:r>
        <w:r w:rsidR="005965FD">
          <w:rPr>
            <w:noProof/>
            <w:webHidden/>
          </w:rPr>
          <w:instrText xml:space="preserve"> PAGEREF _Toc45195672 \h </w:instrText>
        </w:r>
        <w:r w:rsidR="005965FD">
          <w:rPr>
            <w:noProof/>
            <w:webHidden/>
          </w:rPr>
        </w:r>
        <w:r w:rsidR="005965FD">
          <w:rPr>
            <w:noProof/>
            <w:webHidden/>
          </w:rPr>
          <w:fldChar w:fldCharType="separate"/>
        </w:r>
        <w:r w:rsidR="00F17C97">
          <w:rPr>
            <w:noProof/>
            <w:webHidden/>
          </w:rPr>
          <w:t>70</w:t>
        </w:r>
        <w:r w:rsidR="005965FD">
          <w:rPr>
            <w:noProof/>
            <w:webHidden/>
          </w:rPr>
          <w:fldChar w:fldCharType="end"/>
        </w:r>
      </w:hyperlink>
    </w:p>
    <w:p w14:paraId="04A1240E" w14:textId="532FCF1D" w:rsidR="005965FD" w:rsidRDefault="00CA6ED1">
      <w:pPr>
        <w:pStyle w:val="Inhopg1"/>
        <w:rPr>
          <w:rFonts w:asciiTheme="minorHAnsi" w:eastAsiaTheme="minorEastAsia" w:hAnsiTheme="minorHAnsi" w:cstheme="minorBidi"/>
          <w:noProof/>
          <w:sz w:val="22"/>
          <w:szCs w:val="22"/>
        </w:rPr>
      </w:pPr>
      <w:hyperlink w:anchor="_Toc45195673" w:history="1">
        <w:r w:rsidR="005965FD" w:rsidRPr="003615E4">
          <w:rPr>
            <w:rStyle w:val="Hyperlink"/>
            <w:noProof/>
          </w:rPr>
          <w:t>Visualisatie</w:t>
        </w:r>
        <w:r w:rsidR="005965FD">
          <w:rPr>
            <w:noProof/>
            <w:webHidden/>
          </w:rPr>
          <w:tab/>
        </w:r>
        <w:r w:rsidR="005965FD">
          <w:rPr>
            <w:noProof/>
            <w:webHidden/>
          </w:rPr>
          <w:fldChar w:fldCharType="begin"/>
        </w:r>
        <w:r w:rsidR="005965FD">
          <w:rPr>
            <w:noProof/>
            <w:webHidden/>
          </w:rPr>
          <w:instrText xml:space="preserve"> PAGEREF _Toc45195673 \h </w:instrText>
        </w:r>
        <w:r w:rsidR="005965FD">
          <w:rPr>
            <w:noProof/>
            <w:webHidden/>
          </w:rPr>
        </w:r>
        <w:r w:rsidR="005965FD">
          <w:rPr>
            <w:noProof/>
            <w:webHidden/>
          </w:rPr>
          <w:fldChar w:fldCharType="separate"/>
        </w:r>
        <w:r w:rsidR="00F17C97">
          <w:rPr>
            <w:noProof/>
            <w:webHidden/>
          </w:rPr>
          <w:t>73</w:t>
        </w:r>
        <w:r w:rsidR="005965FD">
          <w:rPr>
            <w:noProof/>
            <w:webHidden/>
          </w:rPr>
          <w:fldChar w:fldCharType="end"/>
        </w:r>
      </w:hyperlink>
    </w:p>
    <w:p w14:paraId="34F0D3D3" w14:textId="0F0858AD" w:rsidR="005965FD" w:rsidRDefault="00CA6ED1">
      <w:pPr>
        <w:pStyle w:val="Inhopg1"/>
        <w:rPr>
          <w:rFonts w:asciiTheme="minorHAnsi" w:eastAsiaTheme="minorEastAsia" w:hAnsiTheme="minorHAnsi" w:cstheme="minorBidi"/>
          <w:noProof/>
          <w:sz w:val="22"/>
          <w:szCs w:val="22"/>
        </w:rPr>
      </w:pPr>
      <w:hyperlink w:anchor="_Toc45195674" w:history="1">
        <w:r w:rsidR="005965FD" w:rsidRPr="003615E4">
          <w:rPr>
            <w:rStyle w:val="Hyperlink"/>
            <w:noProof/>
          </w:rPr>
          <w:t>Bibliografie</w:t>
        </w:r>
        <w:r w:rsidR="005965FD">
          <w:rPr>
            <w:noProof/>
            <w:webHidden/>
          </w:rPr>
          <w:tab/>
        </w:r>
        <w:r w:rsidR="005965FD">
          <w:rPr>
            <w:noProof/>
            <w:webHidden/>
          </w:rPr>
          <w:fldChar w:fldCharType="begin"/>
        </w:r>
        <w:r w:rsidR="005965FD">
          <w:rPr>
            <w:noProof/>
            <w:webHidden/>
          </w:rPr>
          <w:instrText xml:space="preserve"> PAGEREF _Toc45195674 \h </w:instrText>
        </w:r>
        <w:r w:rsidR="005965FD">
          <w:rPr>
            <w:noProof/>
            <w:webHidden/>
          </w:rPr>
        </w:r>
        <w:r w:rsidR="005965FD">
          <w:rPr>
            <w:noProof/>
            <w:webHidden/>
          </w:rPr>
          <w:fldChar w:fldCharType="separate"/>
        </w:r>
        <w:r w:rsidR="00F17C97">
          <w:rPr>
            <w:noProof/>
            <w:webHidden/>
          </w:rPr>
          <w:t>74</w:t>
        </w:r>
        <w:r w:rsidR="005965FD">
          <w:rPr>
            <w:noProof/>
            <w:webHidden/>
          </w:rPr>
          <w:fldChar w:fldCharType="end"/>
        </w:r>
      </w:hyperlink>
    </w:p>
    <w:p w14:paraId="15FB1BF9" w14:textId="50C2CCB4" w:rsidR="005965FD" w:rsidRDefault="00CA6ED1">
      <w:pPr>
        <w:pStyle w:val="Inhopg1"/>
        <w:rPr>
          <w:rFonts w:asciiTheme="minorHAnsi" w:eastAsiaTheme="minorEastAsia" w:hAnsiTheme="minorHAnsi" w:cstheme="minorBidi"/>
          <w:noProof/>
          <w:sz w:val="22"/>
          <w:szCs w:val="22"/>
        </w:rPr>
      </w:pPr>
      <w:hyperlink w:anchor="_Toc45195675" w:history="1">
        <w:r w:rsidR="005965FD" w:rsidRPr="003615E4">
          <w:rPr>
            <w:rStyle w:val="Hyperlink"/>
            <w:noProof/>
          </w:rPr>
          <w:t>Bijlage 1: IMKL waardelijsten.</w:t>
        </w:r>
        <w:r w:rsidR="005965FD">
          <w:rPr>
            <w:noProof/>
            <w:webHidden/>
          </w:rPr>
          <w:tab/>
        </w:r>
        <w:r w:rsidR="005965FD">
          <w:rPr>
            <w:noProof/>
            <w:webHidden/>
          </w:rPr>
          <w:fldChar w:fldCharType="begin"/>
        </w:r>
        <w:r w:rsidR="005965FD">
          <w:rPr>
            <w:noProof/>
            <w:webHidden/>
          </w:rPr>
          <w:instrText xml:space="preserve"> PAGEREF _Toc45195675 \h </w:instrText>
        </w:r>
        <w:r w:rsidR="005965FD">
          <w:rPr>
            <w:noProof/>
            <w:webHidden/>
          </w:rPr>
        </w:r>
        <w:r w:rsidR="005965FD">
          <w:rPr>
            <w:noProof/>
            <w:webHidden/>
          </w:rPr>
          <w:fldChar w:fldCharType="separate"/>
        </w:r>
        <w:r w:rsidR="00F17C97">
          <w:rPr>
            <w:noProof/>
            <w:webHidden/>
          </w:rPr>
          <w:t>76</w:t>
        </w:r>
        <w:r w:rsidR="005965FD">
          <w:rPr>
            <w:noProof/>
            <w:webHidden/>
          </w:rPr>
          <w:fldChar w:fldCharType="end"/>
        </w:r>
      </w:hyperlink>
    </w:p>
    <w:p w14:paraId="5D6CDC86" w14:textId="534A4F9E" w:rsidR="005965FD" w:rsidRDefault="00CA6ED1">
      <w:pPr>
        <w:pStyle w:val="Inhopg1"/>
        <w:rPr>
          <w:rFonts w:asciiTheme="minorHAnsi" w:eastAsiaTheme="minorEastAsia" w:hAnsiTheme="minorHAnsi" w:cstheme="minorBidi"/>
          <w:noProof/>
          <w:sz w:val="22"/>
          <w:szCs w:val="22"/>
        </w:rPr>
      </w:pPr>
      <w:hyperlink w:anchor="_Toc45195676" w:history="1">
        <w:r w:rsidR="005965FD" w:rsidRPr="003615E4">
          <w:rPr>
            <w:rStyle w:val="Hyperlink"/>
            <w:noProof/>
          </w:rPr>
          <w:t>Bijlage 2: Toelichting op geometriemodel.</w:t>
        </w:r>
        <w:r w:rsidR="005965FD">
          <w:rPr>
            <w:noProof/>
            <w:webHidden/>
          </w:rPr>
          <w:tab/>
        </w:r>
        <w:r w:rsidR="005965FD">
          <w:rPr>
            <w:noProof/>
            <w:webHidden/>
          </w:rPr>
          <w:fldChar w:fldCharType="begin"/>
        </w:r>
        <w:r w:rsidR="005965FD">
          <w:rPr>
            <w:noProof/>
            <w:webHidden/>
          </w:rPr>
          <w:instrText xml:space="preserve"> PAGEREF _Toc45195676 \h </w:instrText>
        </w:r>
        <w:r w:rsidR="005965FD">
          <w:rPr>
            <w:noProof/>
            <w:webHidden/>
          </w:rPr>
        </w:r>
        <w:r w:rsidR="005965FD">
          <w:rPr>
            <w:noProof/>
            <w:webHidden/>
          </w:rPr>
          <w:fldChar w:fldCharType="separate"/>
        </w:r>
        <w:r w:rsidR="00F17C97">
          <w:rPr>
            <w:noProof/>
            <w:webHidden/>
          </w:rPr>
          <w:t>76</w:t>
        </w:r>
        <w:r w:rsidR="005965FD">
          <w:rPr>
            <w:noProof/>
            <w:webHidden/>
          </w:rPr>
          <w:fldChar w:fldCharType="end"/>
        </w:r>
      </w:hyperlink>
    </w:p>
    <w:p w14:paraId="3454DBF2" w14:textId="1643C582" w:rsidR="005965FD" w:rsidRDefault="00CA6ED1">
      <w:pPr>
        <w:pStyle w:val="Inhopg1"/>
        <w:rPr>
          <w:rFonts w:asciiTheme="minorHAnsi" w:eastAsiaTheme="minorEastAsia" w:hAnsiTheme="minorHAnsi" w:cstheme="minorBidi"/>
          <w:noProof/>
          <w:sz w:val="22"/>
          <w:szCs w:val="22"/>
        </w:rPr>
      </w:pPr>
      <w:hyperlink w:anchor="_Toc45195677" w:history="1">
        <w:r w:rsidR="005965FD" w:rsidRPr="003615E4">
          <w:rPr>
            <w:rStyle w:val="Hyperlink"/>
            <w:noProof/>
          </w:rPr>
          <w:t>Bijlage 3: Toelichting op geometrie voor visualisatie.</w:t>
        </w:r>
        <w:r w:rsidR="005965FD">
          <w:rPr>
            <w:noProof/>
            <w:webHidden/>
          </w:rPr>
          <w:tab/>
        </w:r>
        <w:r w:rsidR="005965FD">
          <w:rPr>
            <w:noProof/>
            <w:webHidden/>
          </w:rPr>
          <w:fldChar w:fldCharType="begin"/>
        </w:r>
        <w:r w:rsidR="005965FD">
          <w:rPr>
            <w:noProof/>
            <w:webHidden/>
          </w:rPr>
          <w:instrText xml:space="preserve"> PAGEREF _Toc45195677 \h </w:instrText>
        </w:r>
        <w:r w:rsidR="005965FD">
          <w:rPr>
            <w:noProof/>
            <w:webHidden/>
          </w:rPr>
        </w:r>
        <w:r w:rsidR="005965FD">
          <w:rPr>
            <w:noProof/>
            <w:webHidden/>
          </w:rPr>
          <w:fldChar w:fldCharType="separate"/>
        </w:r>
        <w:r w:rsidR="00F17C97">
          <w:rPr>
            <w:noProof/>
            <w:webHidden/>
          </w:rPr>
          <w:t>79</w:t>
        </w:r>
        <w:r w:rsidR="005965FD">
          <w:rPr>
            <w:noProof/>
            <w:webHidden/>
          </w:rPr>
          <w:fldChar w:fldCharType="end"/>
        </w:r>
      </w:hyperlink>
    </w:p>
    <w:p w14:paraId="20A00B6F" w14:textId="77777777" w:rsidR="00085436" w:rsidRDefault="00455BC2" w:rsidP="007C7339">
      <w:pPr>
        <w:pStyle w:val="Hoofdstukx"/>
        <w:numPr>
          <w:ilvl w:val="0"/>
          <w:numId w:val="0"/>
        </w:numPr>
        <w:spacing w:line="240" w:lineRule="atLeast"/>
      </w:pPr>
      <w:r w:rsidRPr="007C7339">
        <w:fldChar w:fldCharType="end"/>
      </w:r>
    </w:p>
    <w:p w14:paraId="36E36FB3" w14:textId="77777777" w:rsidR="006E2148" w:rsidRDefault="006E2148" w:rsidP="006E2148">
      <w:pPr>
        <w:pStyle w:val="Hoofdstuktitel"/>
      </w:pPr>
    </w:p>
    <w:p w14:paraId="4E40FFB7" w14:textId="77777777" w:rsidR="00D0633C" w:rsidRDefault="00D0633C">
      <w:pPr>
        <w:spacing w:line="240" w:lineRule="auto"/>
        <w:jc w:val="left"/>
        <w:rPr>
          <w:b/>
        </w:rPr>
      </w:pPr>
      <w:r>
        <w:br w:type="page"/>
      </w:r>
    </w:p>
    <w:p w14:paraId="2E9EF995" w14:textId="77777777" w:rsidR="006E2148" w:rsidRDefault="006E2148" w:rsidP="00D0633C">
      <w:pPr>
        <w:pStyle w:val="Hoofdstukx"/>
      </w:pPr>
    </w:p>
    <w:p w14:paraId="23D98466" w14:textId="77777777" w:rsidR="00D0633C" w:rsidRDefault="00D0633C" w:rsidP="00D0633C">
      <w:pPr>
        <w:pStyle w:val="Hoofdstuktitel"/>
      </w:pPr>
      <w:bookmarkStart w:id="11" w:name="_Toc45195615"/>
      <w:r>
        <w:t>Inleiding en leeswijzer.</w:t>
      </w:r>
      <w:bookmarkEnd w:id="11"/>
    </w:p>
    <w:p w14:paraId="6AB90A87" w14:textId="6BA672A7" w:rsidR="00387DE5" w:rsidRDefault="00F3608E" w:rsidP="0065371C">
      <w:r w:rsidRPr="00F3608E">
        <w:t xml:space="preserve">De dataspecificatie omvat een </w:t>
      </w:r>
      <w:r w:rsidR="00E47D8B">
        <w:t>vijf</w:t>
      </w:r>
      <w:r w:rsidR="009C2B75" w:rsidRPr="00F3608E">
        <w:t xml:space="preserve">tal </w:t>
      </w:r>
      <w:r w:rsidRPr="00F3608E">
        <w:t>documenten</w:t>
      </w:r>
      <w:r>
        <w:t xml:space="preserve"> waarvan dit het hoofddocument is. Hiernaast is er een document waarin </w:t>
      </w:r>
      <w:r w:rsidR="00E47D8B">
        <w:t>de objectcatalogus is opgenomen:</w:t>
      </w:r>
      <w:r>
        <w:t xml:space="preserve"> </w:t>
      </w:r>
      <w:ins w:id="12" w:author="Paul Janssen" w:date="2020-05-22T15:04:00Z">
        <w:r w:rsidR="00793B0B">
          <w:t>IMKL</w:t>
        </w:r>
      </w:ins>
      <w:r>
        <w:t xml:space="preserve"> – Objectcatalogus</w:t>
      </w:r>
      <w:r w:rsidR="00E47D8B">
        <w:t>;</w:t>
      </w:r>
      <w:r w:rsidR="008E0649">
        <w:t xml:space="preserve"> een document voor de visualisatie</w:t>
      </w:r>
      <w:r w:rsidR="00E47D8B">
        <w:t>:</w:t>
      </w:r>
      <w:r w:rsidR="008E0649">
        <w:t xml:space="preserve"> </w:t>
      </w:r>
      <w:ins w:id="13" w:author="Paul Janssen" w:date="2020-07-09T10:50:00Z">
        <w:r w:rsidR="00B11509">
          <w:t xml:space="preserve">PMKL </w:t>
        </w:r>
      </w:ins>
      <w:r w:rsidR="00E70583">
        <w:t>Handreiking visualisatie</w:t>
      </w:r>
      <w:r w:rsidR="00E47D8B">
        <w:t>;</w:t>
      </w:r>
      <w:r w:rsidR="008E0649">
        <w:t xml:space="preserve"> </w:t>
      </w:r>
      <w:r>
        <w:t xml:space="preserve">en een apart document met de in de </w:t>
      </w:r>
      <w:proofErr w:type="spellStart"/>
      <w:r>
        <w:t>waardelijsten</w:t>
      </w:r>
      <w:proofErr w:type="spellEnd"/>
      <w:r>
        <w:t xml:space="preserve"> opgenomen waarden.</w:t>
      </w:r>
      <w:r w:rsidR="00E47D8B">
        <w:t xml:space="preserve"> Daarnaast is er een document met het overzicht van alle IMKL objecten met alle attributen en associaties en extra modelregels die daar op van toepassing zijn. De volgende lijst geeft alle documenten:</w:t>
      </w:r>
    </w:p>
    <w:p w14:paraId="57D5D633" w14:textId="77777777" w:rsidR="00E47D8B" w:rsidRDefault="00E47D8B" w:rsidP="0065371C"/>
    <w:p w14:paraId="4647857F" w14:textId="77777777" w:rsidR="00B11509" w:rsidRDefault="00B11509" w:rsidP="00E47D8B">
      <w:pPr>
        <w:pStyle w:val="Lijstalinea"/>
        <w:numPr>
          <w:ilvl w:val="0"/>
          <w:numId w:val="48"/>
        </w:numPr>
      </w:pPr>
      <w:r w:rsidRPr="00B11509">
        <w:t>Informatiemodel Kabels en Leidingen (IMKL)</w:t>
      </w:r>
    </w:p>
    <w:p w14:paraId="003CE49F" w14:textId="2663307A" w:rsidR="00E47D8B" w:rsidRDefault="00793B0B" w:rsidP="00E47D8B">
      <w:pPr>
        <w:pStyle w:val="Lijstalinea"/>
        <w:numPr>
          <w:ilvl w:val="0"/>
          <w:numId w:val="48"/>
        </w:numPr>
      </w:pPr>
      <w:r>
        <w:t>IMKL</w:t>
      </w:r>
      <w:r w:rsidR="0027065E">
        <w:t xml:space="preserve"> </w:t>
      </w:r>
      <w:r w:rsidR="00E47D8B" w:rsidRPr="00E47D8B">
        <w:t>Objectcatalogus</w:t>
      </w:r>
    </w:p>
    <w:p w14:paraId="3B1B52C5" w14:textId="2ABD7941" w:rsidR="00E47D8B" w:rsidRDefault="00793B0B" w:rsidP="00E47D8B">
      <w:pPr>
        <w:pStyle w:val="Lijstalinea"/>
        <w:numPr>
          <w:ilvl w:val="0"/>
          <w:numId w:val="48"/>
        </w:numPr>
      </w:pPr>
      <w:r>
        <w:t>IMKL</w:t>
      </w:r>
      <w:r w:rsidR="00E47D8B" w:rsidRPr="00E47D8B">
        <w:t xml:space="preserve"> object-attributen-</w:t>
      </w:r>
      <w:proofErr w:type="spellStart"/>
      <w:r w:rsidR="00E47D8B" w:rsidRPr="00E47D8B">
        <w:t>ExtraRegels</w:t>
      </w:r>
      <w:proofErr w:type="spellEnd"/>
    </w:p>
    <w:p w14:paraId="22433373" w14:textId="0160B7A6" w:rsidR="00E47D8B" w:rsidRDefault="00793B0B" w:rsidP="00E47D8B">
      <w:pPr>
        <w:pStyle w:val="Lijstalinea"/>
        <w:numPr>
          <w:ilvl w:val="0"/>
          <w:numId w:val="48"/>
        </w:numPr>
      </w:pPr>
      <w:r>
        <w:t>IMKL</w:t>
      </w:r>
      <w:r w:rsidR="00E47D8B">
        <w:t xml:space="preserve"> – </w:t>
      </w:r>
      <w:proofErr w:type="spellStart"/>
      <w:r w:rsidR="00E47D8B" w:rsidRPr="00E47D8B">
        <w:t>waardelijsten</w:t>
      </w:r>
      <w:proofErr w:type="spellEnd"/>
    </w:p>
    <w:p w14:paraId="07198983" w14:textId="34BA8B4A" w:rsidR="00524F52" w:rsidRDefault="00E47D8B" w:rsidP="0065371C">
      <w:pPr>
        <w:pStyle w:val="Lijstalinea"/>
        <w:numPr>
          <w:ilvl w:val="0"/>
          <w:numId w:val="48"/>
        </w:numPr>
      </w:pPr>
      <w:r>
        <w:t>Handreiking-visualisati</w:t>
      </w:r>
      <w:r w:rsidR="00524F52">
        <w:t>e</w:t>
      </w:r>
      <w:r w:rsidR="00B11509">
        <w:t>regels (PMKL)</w:t>
      </w:r>
    </w:p>
    <w:p w14:paraId="79BD2C0C" w14:textId="77777777" w:rsidR="00524F52" w:rsidRDefault="00524F52" w:rsidP="00524F52"/>
    <w:p w14:paraId="694FB0CF" w14:textId="77777777" w:rsidR="00524F52" w:rsidRPr="00524F52" w:rsidRDefault="00A23501" w:rsidP="00524F52">
      <w:r>
        <w:t>D</w:t>
      </w:r>
      <w:r w:rsidR="00243DBF">
        <w:t>it</w:t>
      </w:r>
      <w:r>
        <w:t xml:space="preserve"> document is gestructureerd in 8 hoofdstukken. </w:t>
      </w:r>
      <w:r w:rsidR="00524F52">
        <w:t>Hoofdstuk 2 beschrijft het toepassingsgebied of onderwerp waar deze dataspecificatie op van toepassing is.</w:t>
      </w:r>
      <w:r w:rsidR="00B2056B">
        <w:t xml:space="preserve"> H</w:t>
      </w:r>
      <w:r w:rsidR="00524F52">
        <w:t xml:space="preserve">oofdstuk 3 geeft een informele beschrijving van dit toepassingsgebied en hoe deze dataspecificatie </w:t>
      </w:r>
      <w:r w:rsidR="00B2056B">
        <w:t xml:space="preserve">wordt toegepast </w:t>
      </w:r>
      <w:r w:rsidR="00524F52">
        <w:t xml:space="preserve">in een informatie- en data-uitwisselingsproces. In dit hoofdstuk </w:t>
      </w:r>
      <w:r w:rsidR="00243DBF">
        <w:t>zijn</w:t>
      </w:r>
      <w:r w:rsidR="00524F52">
        <w:t xml:space="preserve"> ook de normatieve referenties opgenomen en de lijst met termen, definities en afkortingen. Hoofdstuk 4 is een korte samenvatting en identificatie van de dataspecificatie in tabelvorm. In hoofdstuk 5 is het UML model opgenomen en wordt met verschillende diagrammen </w:t>
      </w:r>
      <w:r>
        <w:t>het informatiemodel toegelicht en wordt verwezen naar de objectcatalogus met alle modelinformatie in tabelvorm. Hoofdstuk 6 gaat in op het ruimtelijk- en temporele referentiesysteem waarin gegevens gepubliceerd moeten worden.</w:t>
      </w:r>
      <w:r w:rsidR="00B2056B">
        <w:t xml:space="preserve"> Hoofdstuk 7 geeft de implementatie</w:t>
      </w:r>
      <w:r>
        <w:t>specificaties opgenomen in de vorm van referenties aan XML schema’s. Hoofdstuk 8 tenslotte</w:t>
      </w:r>
      <w:r w:rsidR="00243DBF">
        <w:t>,</w:t>
      </w:r>
      <w:r>
        <w:t xml:space="preserve"> behandelt de specificatie van de visualisatie van ruimtelijke data in een kaartbeeld.</w:t>
      </w:r>
    </w:p>
    <w:p w14:paraId="313ED722" w14:textId="77777777" w:rsidR="001E18AC" w:rsidRPr="007C7339" w:rsidRDefault="001E18AC" w:rsidP="002E546F">
      <w:pPr>
        <w:pStyle w:val="Hoofdstukx"/>
        <w:pageBreakBefore/>
        <w:spacing w:line="240" w:lineRule="atLeast"/>
      </w:pPr>
      <w:bookmarkStart w:id="14" w:name="_Toc188091997"/>
    </w:p>
    <w:p w14:paraId="52CFF656" w14:textId="77777777" w:rsidR="00BB25BB" w:rsidRPr="007C7339" w:rsidRDefault="00576E1A" w:rsidP="007C7339">
      <w:pPr>
        <w:pStyle w:val="Hoofdstuktitel"/>
        <w:spacing w:line="240" w:lineRule="atLeast"/>
      </w:pPr>
      <w:bookmarkStart w:id="15" w:name="_Toc45195616"/>
      <w:bookmarkEnd w:id="14"/>
      <w:r>
        <w:t>Scope</w:t>
      </w:r>
      <w:bookmarkEnd w:id="15"/>
    </w:p>
    <w:p w14:paraId="0F2A29EC" w14:textId="77777777" w:rsidR="00AA1364" w:rsidRPr="007C7339" w:rsidRDefault="00576E1A" w:rsidP="007C7339">
      <w:pPr>
        <w:pStyle w:val="Paragraaftitel"/>
        <w:spacing w:line="240" w:lineRule="atLeast"/>
      </w:pPr>
      <w:bookmarkStart w:id="16" w:name="_Toc45195617"/>
      <w:r>
        <w:t>Scope</w:t>
      </w:r>
      <w:r w:rsidR="00283BD6">
        <w:t>.</w:t>
      </w:r>
      <w:bookmarkEnd w:id="16"/>
    </w:p>
    <w:p w14:paraId="5F96ECB1" w14:textId="111B1B6B" w:rsidR="00576E1A" w:rsidRDefault="007C3AB4" w:rsidP="00576E1A">
      <w:r>
        <w:t>Dit document beschrijft de data</w:t>
      </w:r>
      <w:r w:rsidR="00576E1A">
        <w:t>specificatie</w:t>
      </w:r>
      <w:r w:rsidR="00DB72BE">
        <w:t xml:space="preserve">, </w:t>
      </w:r>
      <w:r w:rsidR="00793B0B">
        <w:t>IMKL</w:t>
      </w:r>
      <w:r w:rsidR="00DB72BE">
        <w:t>,</w:t>
      </w:r>
      <w:r w:rsidR="00576E1A">
        <w:t xml:space="preserve"> van het door </w:t>
      </w:r>
      <w:r w:rsidR="0030098D">
        <w:t>KLIC</w:t>
      </w:r>
      <w:r w:rsidR="00576E1A">
        <w:t xml:space="preserve"> ontsloten dataproduct </w:t>
      </w:r>
      <w:r w:rsidR="00EF1617" w:rsidRPr="005854EC">
        <w:t>Utiliteitsnet</w:t>
      </w:r>
      <w:r w:rsidR="00F10FD5" w:rsidRPr="005854EC">
        <w:t>ten</w:t>
      </w:r>
      <w:r w:rsidR="00EF1617" w:rsidRPr="005854EC">
        <w:t>.</w:t>
      </w:r>
    </w:p>
    <w:p w14:paraId="3C0337B7" w14:textId="77777777" w:rsidR="00576E1A" w:rsidRDefault="00576E1A" w:rsidP="00576E1A"/>
    <w:p w14:paraId="627D3328" w14:textId="4FDA594B" w:rsidR="004C44A2" w:rsidRDefault="00793B0B" w:rsidP="00576E1A">
      <w:r>
        <w:t>IMKL</w:t>
      </w:r>
      <w:r w:rsidR="00576E1A">
        <w:t xml:space="preserve"> geeft de gedetailleerde beschrijving van structuur, inhoud en datakwaliteit van </w:t>
      </w:r>
      <w:r w:rsidR="00EF1617">
        <w:t>utiliteitsnet</w:t>
      </w:r>
      <w:r w:rsidR="00F10FD5">
        <w:t>ten</w:t>
      </w:r>
      <w:r w:rsidR="00576E1A">
        <w:t xml:space="preserve"> en dient als basis voor de realisatie en ontsluiting van </w:t>
      </w:r>
      <w:r w:rsidR="0030098D">
        <w:t>KLIC</w:t>
      </w:r>
      <w:r w:rsidR="00576E1A">
        <w:t xml:space="preserve"> services.</w:t>
      </w:r>
    </w:p>
    <w:p w14:paraId="782070E6" w14:textId="77777777" w:rsidR="007C3AB4" w:rsidRDefault="007C3AB4" w:rsidP="00576E1A"/>
    <w:p w14:paraId="0F9832ED" w14:textId="56D4B1D5" w:rsidR="00DB72BE" w:rsidRDefault="00DB72BE" w:rsidP="00576E1A">
      <w:r>
        <w:t xml:space="preserve">De gebruikstoepassing waar de semantiek van </w:t>
      </w:r>
      <w:r w:rsidR="00793B0B">
        <w:t>IMKL</w:t>
      </w:r>
      <w:r>
        <w:t xml:space="preserve"> door </w:t>
      </w:r>
      <w:r w:rsidR="00F10FD5">
        <w:t xml:space="preserve">wordt bepaald </w:t>
      </w:r>
      <w:r>
        <w:t>komt voort uit verschillende wetgevingen, regelingen en processen. Deze zijn:</w:t>
      </w:r>
    </w:p>
    <w:p w14:paraId="5CE65BE1" w14:textId="77777777" w:rsidR="00DB72BE" w:rsidRDefault="00DB72BE" w:rsidP="00576E1A"/>
    <w:p w14:paraId="0C5F9FE8" w14:textId="02A09EE7" w:rsidR="00DB72BE" w:rsidRPr="00DB72BE" w:rsidRDefault="00DB72BE" w:rsidP="0080639F">
      <w:pPr>
        <w:pStyle w:val="Lijstalinea"/>
        <w:numPr>
          <w:ilvl w:val="0"/>
          <w:numId w:val="30"/>
        </w:numPr>
        <w:spacing w:line="240" w:lineRule="atLeast"/>
        <w:ind w:left="567" w:hanging="567"/>
        <w:contextualSpacing w:val="0"/>
        <w:jc w:val="left"/>
      </w:pPr>
      <w:r w:rsidRPr="0080639F">
        <w:rPr>
          <w:b/>
        </w:rPr>
        <w:t>WI</w:t>
      </w:r>
      <w:ins w:id="17" w:author="Paul Janssen" w:date="2020-05-25T12:02:00Z">
        <w:r w:rsidR="00AC0EB5">
          <w:rPr>
            <w:b/>
          </w:rPr>
          <w:t>B</w:t>
        </w:r>
      </w:ins>
      <w:r w:rsidRPr="0080639F">
        <w:rPr>
          <w:b/>
        </w:rPr>
        <w:t>ON:</w:t>
      </w:r>
      <w:r w:rsidR="00456F46">
        <w:t xml:space="preserve"> </w:t>
      </w:r>
      <w:ins w:id="18" w:author="Paul Janssen" w:date="2020-05-25T12:01:00Z">
        <w:r w:rsidR="00AC0EB5" w:rsidRPr="00AC0EB5">
          <w:t>Wet informatie-uitwisseling bovengrondse en ondergrondse netten en netwerken</w:t>
        </w:r>
      </w:ins>
      <w:del w:id="19" w:author="Paul Janssen" w:date="2020-05-25T12:01:00Z">
        <w:r w:rsidR="00456F46" w:rsidDel="00AC0EB5">
          <w:delText>Wet Informatie-uitwisseling Ondergrondse Netten</w:delText>
        </w:r>
      </w:del>
      <w:r>
        <w:t>.</w:t>
      </w:r>
      <w:r w:rsidR="0080639F" w:rsidRPr="0080639F">
        <w:t xml:space="preserve"> </w:t>
      </w:r>
      <w:r w:rsidR="0080639F">
        <w:t>U</w:t>
      </w:r>
      <w:r w:rsidR="0080639F" w:rsidRPr="00D77612">
        <w:t xml:space="preserve">itwisseling </w:t>
      </w:r>
      <w:r w:rsidR="0080639F">
        <w:t xml:space="preserve">van </w:t>
      </w:r>
      <w:r w:rsidR="0080639F" w:rsidRPr="00D77612">
        <w:t>kabel en leiding informatie ter voorkoming van graafschade voor de netten: telecom, riolering, water, elektriciteit, gas en warmte.</w:t>
      </w:r>
      <w:ins w:id="20" w:author="Paul Janssen" w:date="2020-05-25T12:03:00Z">
        <w:r w:rsidR="00AC0EB5">
          <w:t xml:space="preserve"> Inclusief </w:t>
        </w:r>
        <w:r w:rsidR="00AC0EB5" w:rsidRPr="00AC0EB5">
          <w:rPr>
            <w:rPrChange w:id="21" w:author="Paul Janssen" w:date="2020-05-25T12:03:00Z">
              <w:rPr>
                <w:color w:val="333333"/>
                <w:sz w:val="18"/>
                <w:szCs w:val="18"/>
                <w:shd w:val="clear" w:color="auto" w:fill="FFFFFF"/>
              </w:rPr>
            </w:rPrChange>
          </w:rPr>
          <w:t>maatregelen uit de Richtlijn kostenreductie breedband</w:t>
        </w:r>
      </w:ins>
      <w:ins w:id="22" w:author="Paul Janssen" w:date="2020-07-06T14:53:00Z">
        <w:r w:rsidR="004B0936">
          <w:t>, zijnde de Richtlijn 22014/61/</w:t>
        </w:r>
      </w:ins>
      <w:ins w:id="23" w:author="Paul Janssen" w:date="2020-07-06T14:54:00Z">
        <w:r w:rsidR="004B0936">
          <w:t>EU, hierna: EC61.</w:t>
        </w:r>
      </w:ins>
    </w:p>
    <w:p w14:paraId="4B86409A" w14:textId="77777777" w:rsidR="00DB72BE" w:rsidRDefault="00DB72BE" w:rsidP="00DB72BE">
      <w:pPr>
        <w:pStyle w:val="Lijstalinea"/>
        <w:numPr>
          <w:ilvl w:val="0"/>
          <w:numId w:val="30"/>
        </w:numPr>
        <w:spacing w:line="240" w:lineRule="atLeast"/>
        <w:ind w:left="567" w:hanging="567"/>
        <w:contextualSpacing w:val="0"/>
        <w:jc w:val="left"/>
      </w:pPr>
      <w:r w:rsidRPr="00D77612">
        <w:rPr>
          <w:b/>
        </w:rPr>
        <w:t>INSPIRE</w:t>
      </w:r>
      <w:r w:rsidR="0080639F">
        <w:rPr>
          <w:b/>
        </w:rPr>
        <w:t xml:space="preserve">: </w:t>
      </w:r>
      <w:r w:rsidR="0080639F" w:rsidRPr="0080639F">
        <w:t>Europese richtlijn voor uitwisseling van digitale gegevens gerelateerd aan milieu</w:t>
      </w:r>
      <w:r w:rsidR="0080639F">
        <w:rPr>
          <w:b/>
        </w:rPr>
        <w:t>.</w:t>
      </w:r>
      <w:r w:rsidRPr="00D77612">
        <w:rPr>
          <w:b/>
        </w:rPr>
        <w:t xml:space="preserve"> </w:t>
      </w:r>
      <w:r w:rsidR="0080639F" w:rsidRPr="0080639F">
        <w:t xml:space="preserve">Voor </w:t>
      </w:r>
      <w:r w:rsidR="0080639F">
        <w:t xml:space="preserve">deze specificatie in het bijzonder het thema </w:t>
      </w:r>
      <w:r w:rsidRPr="0080639F">
        <w:t xml:space="preserve">Utilities </w:t>
      </w:r>
      <w:r w:rsidR="0080639F">
        <w:t xml:space="preserve">en </w:t>
      </w:r>
      <w:proofErr w:type="spellStart"/>
      <w:r w:rsidR="0080639F">
        <w:t>Governmental</w:t>
      </w:r>
      <w:proofErr w:type="spellEnd"/>
      <w:r w:rsidR="0080639F">
        <w:t xml:space="preserve"> Services en daarin de </w:t>
      </w:r>
      <w:proofErr w:type="spellStart"/>
      <w:r w:rsidR="0080639F">
        <w:t>Utility</w:t>
      </w:r>
      <w:proofErr w:type="spellEnd"/>
      <w:r w:rsidR="0080639F">
        <w:t xml:space="preserve"> Networks. </w:t>
      </w:r>
      <w:r w:rsidRPr="0080639F">
        <w:t>Dataspecificaties voor uitwisseling kabel en leidingen informatie voor de netten:</w:t>
      </w:r>
      <w:r w:rsidRPr="00D77612">
        <w:t xml:space="preserve"> datatransport, riolering, water, elektriciteit, gas</w:t>
      </w:r>
      <w:r>
        <w:t>,</w:t>
      </w:r>
      <w:r w:rsidRPr="00D77612">
        <w:t xml:space="preserve"> warmte</w:t>
      </w:r>
      <w:r>
        <w:t xml:space="preserve"> en andere kabels &amp; leidingen</w:t>
      </w:r>
      <w:r w:rsidRPr="00D77612">
        <w:t>.</w:t>
      </w:r>
    </w:p>
    <w:p w14:paraId="78692C0F" w14:textId="77777777" w:rsidR="00DB72BE" w:rsidRDefault="00DB72BE" w:rsidP="00DB72BE">
      <w:pPr>
        <w:pStyle w:val="Lijstalinea"/>
        <w:numPr>
          <w:ilvl w:val="0"/>
          <w:numId w:val="30"/>
        </w:numPr>
        <w:spacing w:line="240" w:lineRule="atLeast"/>
        <w:ind w:left="567" w:hanging="567"/>
        <w:contextualSpacing w:val="0"/>
        <w:jc w:val="left"/>
      </w:pPr>
      <w:r w:rsidRPr="00DB72BE">
        <w:rPr>
          <w:b/>
        </w:rPr>
        <w:t>Besluit externe veiligheid buisleidingen (</w:t>
      </w:r>
      <w:proofErr w:type="spellStart"/>
      <w:r w:rsidRPr="00DB72BE">
        <w:rPr>
          <w:b/>
        </w:rPr>
        <w:t>BevB</w:t>
      </w:r>
      <w:proofErr w:type="spellEnd"/>
      <w:r w:rsidRPr="00DB72BE">
        <w:rPr>
          <w:b/>
        </w:rPr>
        <w:t>)</w:t>
      </w:r>
      <w:r w:rsidR="00456F46">
        <w:rPr>
          <w:b/>
        </w:rPr>
        <w:t xml:space="preserve">: </w:t>
      </w:r>
      <w:r w:rsidR="00456F46">
        <w:t xml:space="preserve">Besluit houdende milieukwaliteitseisen externe veiligheid </w:t>
      </w:r>
      <w:r w:rsidR="00456F46" w:rsidRPr="00387DE5">
        <w:t>voor het vervoer</w:t>
      </w:r>
      <w:r w:rsidR="00456F46">
        <w:t xml:space="preserve"> van gevaarlijke stoffen door buisleidingen. Onder andere  </w:t>
      </w:r>
      <w:r w:rsidR="00670CE5">
        <w:t>o</w:t>
      </w:r>
      <w:r w:rsidR="00670CE5" w:rsidRPr="00D77612">
        <w:t xml:space="preserve">pname </w:t>
      </w:r>
      <w:r w:rsidRPr="00D77612">
        <w:t>van buisleidingen</w:t>
      </w:r>
      <w:r>
        <w:t xml:space="preserve"> met gevaarlijke inhoud (</w:t>
      </w:r>
      <w:proofErr w:type="spellStart"/>
      <w:r>
        <w:t>Bgi</w:t>
      </w:r>
      <w:proofErr w:type="spellEnd"/>
      <w:r>
        <w:t>)</w:t>
      </w:r>
      <w:r w:rsidRPr="00D77612">
        <w:t xml:space="preserve"> (en beperkingen op ruimtegebruik) in een bestemmings- of inpassingsplan.</w:t>
      </w:r>
    </w:p>
    <w:p w14:paraId="75CC2CAA" w14:textId="77777777" w:rsidR="009E08D3" w:rsidRDefault="00DB72BE" w:rsidP="009E08D3">
      <w:pPr>
        <w:pStyle w:val="Lijstalinea"/>
        <w:numPr>
          <w:ilvl w:val="0"/>
          <w:numId w:val="30"/>
        </w:numPr>
        <w:spacing w:line="240" w:lineRule="atLeast"/>
        <w:ind w:left="567" w:hanging="567"/>
        <w:contextualSpacing w:val="0"/>
        <w:jc w:val="left"/>
      </w:pPr>
      <w:r w:rsidRPr="00D77612">
        <w:rPr>
          <w:b/>
        </w:rPr>
        <w:t>Register risicosituaties gevaarlijke stoffen (RRGS)</w:t>
      </w:r>
      <w:r w:rsidRPr="00D77612">
        <w:t xml:space="preserve"> Verplichting tot invoeren risico’s van gevaarlijke </w:t>
      </w:r>
      <w:r>
        <w:t>stoffen in een landelijk risico</w:t>
      </w:r>
      <w:r w:rsidRPr="00D77612">
        <w:t>register.</w:t>
      </w:r>
    </w:p>
    <w:p w14:paraId="34DA6148" w14:textId="77777777" w:rsidR="00A11BC4" w:rsidRDefault="00A11BC4">
      <w:pPr>
        <w:pStyle w:val="Lijstalinea"/>
        <w:spacing w:line="240" w:lineRule="atLeast"/>
        <w:ind w:left="567"/>
        <w:contextualSpacing w:val="0"/>
        <w:jc w:val="left"/>
      </w:pPr>
    </w:p>
    <w:p w14:paraId="38D2D3CF" w14:textId="659DCB3B" w:rsidR="00A11BC4" w:rsidDel="00AC0EB5" w:rsidRDefault="002D1C0D">
      <w:pPr>
        <w:spacing w:line="240" w:lineRule="atLeast"/>
        <w:jc w:val="left"/>
        <w:rPr>
          <w:del w:id="24" w:author="Paul Janssen" w:date="2020-05-25T12:04:00Z"/>
        </w:rPr>
      </w:pPr>
      <w:del w:id="25" w:author="Paul Janssen" w:date="2020-05-25T12:04:00Z">
        <w:r w:rsidRPr="009C7103" w:rsidDel="00AC0EB5">
          <w:delText xml:space="preserve">De volgende gebruikstoepassing is nog niet operationeel in </w:delText>
        </w:r>
        <w:r w:rsidR="00793B0B" w:rsidDel="00AC0EB5">
          <w:delText>IMKL</w:delText>
        </w:r>
        <w:r w:rsidRPr="009C7103" w:rsidDel="00AC0EB5">
          <w:delText xml:space="preserve"> verwerkt. Er is voor nu nog een onvoldoende beschreven toepassing. Er is wel al een experimenteel diagram toegevoegd om de gedachte te bepalen.</w:delText>
        </w:r>
      </w:del>
    </w:p>
    <w:p w14:paraId="0B147F13" w14:textId="718A8DA4" w:rsidR="00A11BC4" w:rsidDel="00AC0EB5" w:rsidRDefault="00A11BC4">
      <w:pPr>
        <w:spacing w:line="240" w:lineRule="atLeast"/>
        <w:jc w:val="left"/>
        <w:rPr>
          <w:del w:id="26" w:author="Paul Janssen" w:date="2020-05-25T12:04:00Z"/>
        </w:rPr>
      </w:pPr>
    </w:p>
    <w:p w14:paraId="2C5BAB55" w14:textId="0FD4E297" w:rsidR="00DB72BE" w:rsidDel="00AC0EB5" w:rsidRDefault="00387DE5" w:rsidP="00DB72BE">
      <w:pPr>
        <w:pStyle w:val="Lijstalinea"/>
        <w:numPr>
          <w:ilvl w:val="0"/>
          <w:numId w:val="30"/>
        </w:numPr>
        <w:spacing w:line="240" w:lineRule="atLeast"/>
        <w:ind w:left="567" w:hanging="567"/>
        <w:contextualSpacing w:val="0"/>
        <w:jc w:val="left"/>
        <w:rPr>
          <w:del w:id="27" w:author="Paul Janssen" w:date="2020-05-25T12:04:00Z"/>
        </w:rPr>
      </w:pPr>
      <w:del w:id="28" w:author="Paul Janssen" w:date="2020-05-25T12:04:00Z">
        <w:r w:rsidDel="00AC0EB5">
          <w:rPr>
            <w:b/>
          </w:rPr>
          <w:delText>EC61 (</w:delText>
        </w:r>
        <w:r w:rsidR="00DB72BE" w:rsidRPr="00D77612" w:rsidDel="00AC0EB5">
          <w:rPr>
            <w:b/>
          </w:rPr>
          <w:delText>COM 147</w:delText>
        </w:r>
        <w:r w:rsidDel="00AC0EB5">
          <w:rPr>
            <w:b/>
          </w:rPr>
          <w:delText>)</w:delText>
        </w:r>
        <w:r w:rsidR="0080639F" w:rsidDel="00AC0EB5">
          <w:delText xml:space="preserve"> EU richtlijn</w:delText>
        </w:r>
        <w:r w:rsidR="00DB72BE" w:rsidRPr="00D77612" w:rsidDel="00AC0EB5">
          <w:delText xml:space="preserve"> voor een Verordening van het Europees Parl</w:delText>
        </w:r>
        <w:r w:rsidR="00DB72BE" w:rsidDel="00AC0EB5">
          <w:delText>e</w:delText>
        </w:r>
        <w:r w:rsidR="00DB72BE" w:rsidRPr="00D77612" w:rsidDel="00AC0EB5">
          <w:delText xml:space="preserve">ment en Raad </w:delText>
        </w:r>
        <w:r w:rsidR="00DB72BE" w:rsidDel="00AC0EB5">
          <w:delText xml:space="preserve">over </w:delText>
        </w:r>
        <w:r w:rsidR="00DB72BE" w:rsidRPr="00D77612" w:rsidDel="00AC0EB5">
          <w:delText>maatregelen om de kosten van de aanleg van elektronische hogesnelheidscommunicatienetwerken te verlagen.</w:delText>
        </w:r>
      </w:del>
    </w:p>
    <w:p w14:paraId="53C8B4E5" w14:textId="77777777" w:rsidR="00DB72BE" w:rsidRDefault="00DB72BE" w:rsidP="00576E1A"/>
    <w:p w14:paraId="55D086F0" w14:textId="77777777" w:rsidR="00DB72BE" w:rsidRDefault="00DB72BE" w:rsidP="00576E1A"/>
    <w:p w14:paraId="3BD5858C" w14:textId="77777777" w:rsidR="00576E1A" w:rsidRDefault="00576E1A" w:rsidP="00576E1A"/>
    <w:p w14:paraId="097115F8" w14:textId="77777777" w:rsidR="00576E1A" w:rsidRDefault="00576E1A" w:rsidP="00576E1A"/>
    <w:p w14:paraId="526470DB" w14:textId="77777777" w:rsidR="00576E1A" w:rsidRDefault="00576E1A" w:rsidP="00576E1A"/>
    <w:p w14:paraId="724A7060" w14:textId="77777777" w:rsidR="00576E1A" w:rsidRDefault="00576E1A" w:rsidP="00576E1A"/>
    <w:p w14:paraId="2CC60584" w14:textId="77777777" w:rsidR="00576E1A" w:rsidRPr="000427A2" w:rsidRDefault="00576E1A" w:rsidP="00576E1A"/>
    <w:p w14:paraId="43CE6F7F" w14:textId="77777777" w:rsidR="003C4DDF" w:rsidRPr="007C7339" w:rsidRDefault="003C4DDF" w:rsidP="002E546F">
      <w:pPr>
        <w:pStyle w:val="Hoofdstukx"/>
        <w:pageBreakBefore/>
        <w:spacing w:line="240" w:lineRule="atLeast"/>
      </w:pPr>
    </w:p>
    <w:p w14:paraId="61982D1B" w14:textId="77777777" w:rsidR="003C4DDF" w:rsidRDefault="00576E1A" w:rsidP="007C7339">
      <w:pPr>
        <w:pStyle w:val="Hoofdstuktitel"/>
        <w:spacing w:line="240" w:lineRule="atLeast"/>
      </w:pPr>
      <w:bookmarkStart w:id="29" w:name="_Toc45195618"/>
      <w:r>
        <w:t>Over</w:t>
      </w:r>
      <w:r w:rsidR="00D0633C">
        <w:t>zicht</w:t>
      </w:r>
      <w:bookmarkEnd w:id="29"/>
    </w:p>
    <w:p w14:paraId="26075A13" w14:textId="77777777" w:rsidR="003C4DDF" w:rsidRDefault="00576E1A" w:rsidP="007C7339">
      <w:pPr>
        <w:pStyle w:val="Paragraaftitel"/>
        <w:spacing w:line="240" w:lineRule="atLeast"/>
      </w:pPr>
      <w:bookmarkStart w:id="30" w:name="_Toc45195619"/>
      <w:r>
        <w:t>Naam en Acroniemen</w:t>
      </w:r>
      <w:r w:rsidR="00283BD6">
        <w:t>.</w:t>
      </w:r>
      <w:bookmarkEnd w:id="30"/>
    </w:p>
    <w:p w14:paraId="031748A6" w14:textId="773CAC8D" w:rsidR="00E43079" w:rsidRPr="0080639F" w:rsidRDefault="00793B0B" w:rsidP="00E43079">
      <w:pPr>
        <w:rPr>
          <w:color w:val="0000FF"/>
        </w:rPr>
      </w:pPr>
      <w:r>
        <w:t>IMKL</w:t>
      </w:r>
      <w:r w:rsidR="00F10FD5">
        <w:t xml:space="preserve"> - </w:t>
      </w:r>
      <w:r w:rsidR="0080639F">
        <w:t>Data</w:t>
      </w:r>
      <w:r w:rsidR="00F10FD5">
        <w:t xml:space="preserve">specificatie voor </w:t>
      </w:r>
      <w:r w:rsidR="006F2CE2" w:rsidRPr="006F2CE2">
        <w:t>Utiliteitsnetten.</w:t>
      </w:r>
    </w:p>
    <w:p w14:paraId="2F4AAF32" w14:textId="77777777" w:rsidR="00CD2268" w:rsidRDefault="00CD2268" w:rsidP="00E43079"/>
    <w:p w14:paraId="5F2FCF0E" w14:textId="77777777" w:rsidR="00020F2F" w:rsidRDefault="00576E1A" w:rsidP="00020F2F">
      <w:pPr>
        <w:pStyle w:val="Paragraaftitel"/>
        <w:spacing w:line="240" w:lineRule="atLeast"/>
      </w:pPr>
      <w:bookmarkStart w:id="31" w:name="_Toc45195620"/>
      <w:r>
        <w:t>Informele beschrijving</w:t>
      </w:r>
      <w:r w:rsidR="00283BD6">
        <w:t>.</w:t>
      </w:r>
      <w:bookmarkEnd w:id="31"/>
    </w:p>
    <w:p w14:paraId="48273E47" w14:textId="77777777" w:rsidR="00E548CF" w:rsidRPr="00653DF3" w:rsidRDefault="00E548CF" w:rsidP="00361936">
      <w:pPr>
        <w:pStyle w:val="subparagraaftitel"/>
      </w:pPr>
      <w:bookmarkStart w:id="32" w:name="_Toc45195621"/>
      <w:r w:rsidRPr="00446ECB">
        <w:t>Definitie</w:t>
      </w:r>
      <w:r w:rsidR="00283BD6">
        <w:t>.</w:t>
      </w:r>
      <w:bookmarkEnd w:id="32"/>
    </w:p>
    <w:p w14:paraId="248CFCBE" w14:textId="77777777" w:rsidR="00E548CF" w:rsidRDefault="00E548CF" w:rsidP="00E548CF">
      <w:pPr>
        <w:rPr>
          <w:color w:val="0000FF"/>
        </w:rPr>
      </w:pPr>
    </w:p>
    <w:p w14:paraId="4FC8BB6C" w14:textId="77777777" w:rsidR="0047444C" w:rsidRPr="00E548CF" w:rsidRDefault="006F2CE2" w:rsidP="00E548CF">
      <w:pPr>
        <w:rPr>
          <w:color w:val="0000FF"/>
        </w:rPr>
      </w:pPr>
      <w:r w:rsidRPr="006F2CE2">
        <w:t>Utiliteitsnet:</w:t>
      </w:r>
      <w:r w:rsidR="0047444C">
        <w:rPr>
          <w:color w:val="0000FF"/>
        </w:rPr>
        <w:t xml:space="preserve"> </w:t>
      </w:r>
      <w:r w:rsidR="0047444C">
        <w:t>Een verzameling netwerkelementen die tot één type nutsvoorzieningennet behoren. Omvat voorzieningen voor elektriciteit, telecommunicatie, gas, chemicaliën, drinkwater, afvalwater en warmte.</w:t>
      </w:r>
    </w:p>
    <w:p w14:paraId="62CAF320" w14:textId="77777777" w:rsidR="00E548CF" w:rsidRDefault="00DC25BC">
      <w:pPr>
        <w:pStyle w:val="subparagraaftitel"/>
      </w:pPr>
      <w:bookmarkStart w:id="33" w:name="_Toc45195622"/>
      <w:r>
        <w:t>Beschrijving</w:t>
      </w:r>
      <w:r w:rsidR="00283BD6">
        <w:t>.</w:t>
      </w:r>
      <w:bookmarkEnd w:id="33"/>
    </w:p>
    <w:p w14:paraId="1EDE0B1D" w14:textId="66FCB166" w:rsidR="000D4FAA" w:rsidRDefault="00793B0B" w:rsidP="00E548CF">
      <w:pPr>
        <w:spacing w:line="240" w:lineRule="atLeast"/>
        <w:jc w:val="left"/>
      </w:pPr>
      <w:r>
        <w:t>IMKL</w:t>
      </w:r>
      <w:r w:rsidR="006A0A99">
        <w:t xml:space="preserve"> vormt het gemeenschappelijke begrippenkader voor de uitwisseling van informatie van verschillende typen u</w:t>
      </w:r>
      <w:del w:id="34" w:author="Paul Janssen" w:date="2020-06-09T10:22:00Z">
        <w:r w:rsidR="006A0A99" w:rsidDel="00CA7962">
          <w:delText>i</w:delText>
        </w:r>
      </w:del>
      <w:r w:rsidR="006A0A99">
        <w:t>tiliteitsnetten. Een u</w:t>
      </w:r>
      <w:del w:id="35" w:author="Paul Janssen" w:date="2020-06-09T10:22:00Z">
        <w:r w:rsidR="006A0A99" w:rsidDel="00CA7962">
          <w:delText>i</w:delText>
        </w:r>
      </w:del>
      <w:r w:rsidR="006A0A99">
        <w:t>tiliteitsnet is daarin een verzameling netwerkelementen die tot één type nutsvoorzieningennet behoren en omvat voorzieningen voor elektriciteit, telecommunicatie, gas, chemicaliën, drinkwater, afvalwater en warmte. In de WI</w:t>
      </w:r>
      <w:ins w:id="36" w:author="Paul Janssen" w:date="2020-07-06T14:54:00Z">
        <w:r w:rsidR="004B0936">
          <w:t>B</w:t>
        </w:r>
      </w:ins>
      <w:r w:rsidR="006A0A99">
        <w:t xml:space="preserve">ON wordt een net (is utiliteitsnet) omschreven als: </w:t>
      </w:r>
      <w:r w:rsidR="00EE1D08" w:rsidRPr="006A0A99">
        <w:t>net: een ondergrondse kabel of leiding, daaronder mede begrepen lege buizen, ondergrondse ondersteuningswerken en beschermingswerken, bestemd voor transport van vaste, vloeibare of gasvormige stoffen, van energie of van informatie</w:t>
      </w:r>
      <w:r w:rsidR="006A0A99">
        <w:t xml:space="preserve">. </w:t>
      </w:r>
      <w:r w:rsidR="000D4FAA">
        <w:t>Het utiliteitsnet omvat ook de informatie omschreven in deze definitie.</w:t>
      </w:r>
    </w:p>
    <w:p w14:paraId="475D0E02" w14:textId="77777777" w:rsidR="000D4FAA" w:rsidRDefault="000D4FAA" w:rsidP="00E548CF">
      <w:pPr>
        <w:spacing w:line="240" w:lineRule="atLeast"/>
        <w:jc w:val="left"/>
      </w:pPr>
    </w:p>
    <w:p w14:paraId="57EF3E96" w14:textId="0DCD4FF2" w:rsidR="007D0342" w:rsidRDefault="000D4FAA" w:rsidP="00E548CF">
      <w:pPr>
        <w:spacing w:line="240" w:lineRule="atLeast"/>
        <w:jc w:val="left"/>
      </w:pPr>
      <w:r>
        <w:t xml:space="preserve">Een utiliteitsnet is in eerste instantie de samenstelling van fysieke elementen die samen het net vormen. Het bestaat uit kabels, leidingen, buizen die nodig zijn voor het transport van de net-producten zoals energie, </w:t>
      </w:r>
      <w:r w:rsidR="007D0342">
        <w:t xml:space="preserve">water en informatie, resulterend in bijvoorbeeld </w:t>
      </w:r>
      <w:r w:rsidR="008B4C73">
        <w:t>elektriciteitskabels</w:t>
      </w:r>
      <w:r w:rsidR="007D0342">
        <w:t xml:space="preserve">,  telecomkabels, buisleidingen voor gas, kerosine en leidingen voor water, warmte of riolering. </w:t>
      </w:r>
      <w:r>
        <w:t>Het omvat ook constructies voor het verbinden, verwerken, beschermen, beheren</w:t>
      </w:r>
      <w:r w:rsidR="007D0342">
        <w:t>, meten, controleren van transport en distributienetten. Denk hierbij aan verbindingsmoffen, drukregelaars, putten, meetstations etc.</w:t>
      </w:r>
    </w:p>
    <w:p w14:paraId="1040F4DC" w14:textId="77777777" w:rsidR="007D0342" w:rsidRDefault="007D0342" w:rsidP="00E548CF">
      <w:pPr>
        <w:spacing w:line="240" w:lineRule="atLeast"/>
        <w:jc w:val="left"/>
      </w:pPr>
    </w:p>
    <w:p w14:paraId="26FE52C5" w14:textId="58CD779B" w:rsidR="00F01941" w:rsidRDefault="007D0342" w:rsidP="00E548CF">
      <w:pPr>
        <w:spacing w:line="240" w:lineRule="atLeast"/>
        <w:jc w:val="left"/>
      </w:pPr>
      <w:r>
        <w:t>Al de u</w:t>
      </w:r>
      <w:del w:id="37" w:author="Paul Janssen" w:date="2020-06-09T10:22:00Z">
        <w:r w:rsidDel="00CA7962">
          <w:delText>i</w:delText>
        </w:r>
      </w:del>
      <w:r>
        <w:t xml:space="preserve">tiliteitsnetten zijn opgebouwd uit verbindingen en verbindingspunten die samen een transportnetwerk vormen. De logica van de netwerken wordt beschreven middels een topologische-, of connectiviteitsmodel. </w:t>
      </w:r>
      <w:r w:rsidR="00793B0B">
        <w:t>IMKL</w:t>
      </w:r>
      <w:r>
        <w:t xml:space="preserve"> volgt een </w:t>
      </w:r>
      <w:proofErr w:type="spellStart"/>
      <w:r w:rsidR="0019772B">
        <w:t>a</w:t>
      </w:r>
      <w:r>
        <w:t>rc</w:t>
      </w:r>
      <w:proofErr w:type="spellEnd"/>
      <w:r>
        <w:t>-</w:t>
      </w:r>
      <w:r w:rsidR="0019772B">
        <w:t>n</w:t>
      </w:r>
      <w:r>
        <w:t>ode</w:t>
      </w:r>
      <w:r w:rsidR="000D4FAA">
        <w:t xml:space="preserve"> </w:t>
      </w:r>
      <w:r>
        <w:t xml:space="preserve">topologie om de logica van het netwerk te kunnen beschrijven. De kern van het model zit echter in het uitwisselen van de liggingsgegevens van de netten en de netwerkelementen. </w:t>
      </w:r>
      <w:r w:rsidR="0019772B">
        <w:t>Primair gebeurt dat middels centerlijnen voor de locatie van kabels en leidingen en centerpunten voor leidingelementen. Optioneel is er ook een vlakken representatie en een uitbreiding voor driedimensionale representatie.</w:t>
      </w:r>
    </w:p>
    <w:p w14:paraId="05BA27E9" w14:textId="77777777" w:rsidR="0019772B" w:rsidRDefault="0019772B" w:rsidP="00E548CF">
      <w:pPr>
        <w:spacing w:line="240" w:lineRule="atLeast"/>
        <w:jc w:val="left"/>
      </w:pPr>
    </w:p>
    <w:p w14:paraId="5199CF0A" w14:textId="542CD045" w:rsidR="00F3608E" w:rsidRDefault="0019772B" w:rsidP="00E548CF">
      <w:pPr>
        <w:spacing w:line="240" w:lineRule="atLeast"/>
        <w:jc w:val="left"/>
        <w:sectPr w:rsidR="00F3608E" w:rsidSect="00672722">
          <w:headerReference w:type="default" r:id="rId20"/>
          <w:footerReference w:type="default" r:id="rId21"/>
          <w:pgSz w:w="11906" w:h="16838" w:code="9"/>
          <w:pgMar w:top="2552" w:right="1622" w:bottom="1531" w:left="1622" w:header="0" w:footer="57" w:gutter="0"/>
          <w:cols w:space="708"/>
          <w:docGrid w:linePitch="360"/>
        </w:sectPr>
      </w:pPr>
      <w:r>
        <w:t>Een utiliteitsnet wordt beschreven door de ligging en topologie van de netelementen maar ook door beschrijvende informatie over type utiliteitsnet (het thema), verantwoordelijke organisaties, type product, type leiding en velerlei relevante directe, gerelateerde of afgeleide kenmerken en eigenschappen.</w:t>
      </w:r>
      <w:r w:rsidR="00F4539E">
        <w:t xml:space="preserve"> Voor de bepaling van het domein in relatie tot de opgenomen eigenschappen staan een aantal data-uitwisselingsprocessen centraal</w:t>
      </w:r>
      <w:r w:rsidR="00BB3A1E">
        <w:t>:</w:t>
      </w:r>
      <w:r w:rsidR="00F4539E">
        <w:t xml:space="preserve"> </w:t>
      </w:r>
      <w:r w:rsidR="00BB3A1E">
        <w:t>INSPIRE Utilities, WI</w:t>
      </w:r>
      <w:ins w:id="46" w:author="Paul Janssen" w:date="2020-06-16T12:12:00Z">
        <w:r w:rsidR="00D835B6">
          <w:t>B</w:t>
        </w:r>
      </w:ins>
      <w:r w:rsidR="00BB3A1E">
        <w:t>ON, Risicoregister Gevaarlijke Stoffen, Stedelijk afvalwater</w:t>
      </w:r>
      <w:ins w:id="47" w:author="Paul Janssen" w:date="2020-06-16T12:12:00Z">
        <w:r w:rsidR="00D835B6">
          <w:t>.</w:t>
        </w:r>
      </w:ins>
      <w:del w:id="48" w:author="Paul Janssen" w:date="2020-06-16T12:12:00Z">
        <w:r w:rsidR="00BB3A1E" w:rsidDel="00D835B6">
          <w:delText xml:space="preserve"> en EC61 (breedband internet)</w:delText>
        </w:r>
      </w:del>
      <w:r w:rsidR="00BB3A1E">
        <w:t>. Al deze processen stellen eisen aan b</w:t>
      </w:r>
      <w:r w:rsidR="00670CE5">
        <w:t>egrippenkaders in relatie tot u</w:t>
      </w:r>
      <w:r w:rsidR="00BB3A1E">
        <w:t xml:space="preserve">tiliteitsnetten en de onderdelen daarvan. </w:t>
      </w:r>
      <w:r w:rsidR="00793B0B">
        <w:t>IMKL</w:t>
      </w:r>
      <w:r w:rsidR="00F4539E">
        <w:t xml:space="preserve"> integreert de begrippenkaders voor deze verschillende processen en </w:t>
      </w:r>
      <w:r w:rsidR="001D2BA4">
        <w:t>creëert</w:t>
      </w:r>
      <w:r w:rsidR="00F4539E">
        <w:t xml:space="preserve"> hiermee een basis voor synergie in de data</w:t>
      </w:r>
      <w:r w:rsidR="009C7103">
        <w:t>-</w:t>
      </w:r>
      <w:r w:rsidR="00F4539E">
        <w:t>uitwisselingsprocessen.</w:t>
      </w:r>
    </w:p>
    <w:p w14:paraId="452AD10A" w14:textId="4BBEBAA2" w:rsidR="00260925" w:rsidRDefault="00260925" w:rsidP="00E548CF">
      <w:pPr>
        <w:spacing w:line="240" w:lineRule="atLeast"/>
        <w:jc w:val="left"/>
        <w:rPr>
          <w:ins w:id="49" w:author="Paul Janssen" w:date="2020-05-25T11:22:00Z"/>
        </w:rPr>
      </w:pPr>
    </w:p>
    <w:p w14:paraId="6CA9C847" w14:textId="77777777" w:rsidR="00260925" w:rsidRDefault="00260925" w:rsidP="00E548CF">
      <w:pPr>
        <w:spacing w:line="240" w:lineRule="atLeast"/>
        <w:jc w:val="left"/>
        <w:rPr>
          <w:ins w:id="50" w:author="Paul Janssen" w:date="2020-05-25T11:22:00Z"/>
        </w:rPr>
      </w:pPr>
    </w:p>
    <w:p w14:paraId="14A891B8" w14:textId="2DEE00A7" w:rsidR="0041667C" w:rsidRDefault="00CA6ED1" w:rsidP="00E548CF">
      <w:pPr>
        <w:spacing w:line="240" w:lineRule="atLeast"/>
        <w:jc w:val="left"/>
      </w:pPr>
      <w:r>
        <w:rPr>
          <w:noProof/>
        </w:rPr>
        <w:pict w14:anchorId="1F036AE2">
          <v:shapetype id="_x0000_t202" coordsize="21600,21600" o:spt="202" path="m,l,21600r21600,l21600,xe">
            <v:stroke joinstyle="miter"/>
            <v:path gradientshapeok="t" o:connecttype="rect"/>
          </v:shapetype>
          <v:shape id="_x0000_s1077" type="#_x0000_t202" style="position:absolute;margin-left:257.65pt;margin-top:105.65pt;width:94.5pt;height:27.85pt;z-index:251678720;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1077">
              <w:txbxContent>
                <w:p w14:paraId="24861089" w14:textId="5253E094" w:rsidR="00B11509" w:rsidRDefault="00B11509">
                  <w:r>
                    <w:t>IMKL-wi</w:t>
                  </w:r>
                  <w:ins w:id="51" w:author="Paul Janssen" w:date="2020-05-25T11:23:00Z">
                    <w:r>
                      <w:t>b</w:t>
                    </w:r>
                  </w:ins>
                  <w:r>
                    <w:t>on</w:t>
                  </w:r>
                </w:p>
              </w:txbxContent>
            </v:textbox>
            <w10:wrap type="square"/>
          </v:shape>
        </w:pict>
      </w:r>
      <w:ins w:id="52" w:author="Paul Janssen" w:date="2020-05-25T11:23:00Z">
        <w:r w:rsidR="00260925">
          <w:rPr>
            <w:noProof/>
          </w:rPr>
          <w:drawing>
            <wp:anchor distT="0" distB="0" distL="114300" distR="114300" simplePos="0" relativeHeight="251640320" behindDoc="0" locked="0" layoutInCell="1" allowOverlap="1" wp14:anchorId="3C07D942" wp14:editId="2A0325AE">
              <wp:simplePos x="0" y="0"/>
              <wp:positionH relativeFrom="column">
                <wp:posOffset>-1270</wp:posOffset>
              </wp:positionH>
              <wp:positionV relativeFrom="paragraph">
                <wp:posOffset>-1270</wp:posOffset>
              </wp:positionV>
              <wp:extent cx="5516880" cy="3004820"/>
              <wp:effectExtent l="0" t="0" r="0" b="0"/>
              <wp:wrapSquare wrapText="bothSides"/>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6880" cy="3004820"/>
                      </a:xfrm>
                      <a:prstGeom prst="rect">
                        <a:avLst/>
                      </a:prstGeom>
                      <a:noFill/>
                    </pic:spPr>
                  </pic:pic>
                </a:graphicData>
              </a:graphic>
              <wp14:sizeRelH relativeFrom="page">
                <wp14:pctWidth>0</wp14:pctWidth>
              </wp14:sizeRelH>
              <wp14:sizeRelV relativeFrom="page">
                <wp14:pctHeight>0</wp14:pctHeight>
              </wp14:sizeRelV>
            </wp:anchor>
          </w:drawing>
        </w:r>
      </w:ins>
    </w:p>
    <w:p w14:paraId="21EB0694" w14:textId="1AF3A20F" w:rsidR="0041667C" w:rsidRDefault="00BB3A1E" w:rsidP="00253F30">
      <w:pPr>
        <w:spacing w:line="240" w:lineRule="atLeast"/>
        <w:jc w:val="left"/>
      </w:pPr>
      <w:r>
        <w:t xml:space="preserve">Figuur 3.1: </w:t>
      </w:r>
      <w:r w:rsidR="00793B0B">
        <w:t>IMKL</w:t>
      </w:r>
      <w:r w:rsidR="0041667C" w:rsidRPr="0041667C">
        <w:t xml:space="preserve"> beschrijft het totaal aan informatie </w:t>
      </w:r>
      <w:r w:rsidR="00253F30">
        <w:t>die voorziet in een aantal data</w:t>
      </w:r>
      <w:r w:rsidR="0041667C" w:rsidRPr="0041667C">
        <w:t>leveringsprocessen: WI</w:t>
      </w:r>
      <w:ins w:id="53" w:author="Paul Janssen" w:date="2020-05-25T11:24:00Z">
        <w:r w:rsidR="00260925">
          <w:t>B</w:t>
        </w:r>
      </w:ins>
      <w:r w:rsidR="0041667C" w:rsidRPr="0041667C">
        <w:t xml:space="preserve">ON, INSPIRE </w:t>
      </w:r>
      <w:proofErr w:type="spellStart"/>
      <w:r w:rsidR="0041667C" w:rsidRPr="0041667C">
        <w:t>utilities</w:t>
      </w:r>
      <w:proofErr w:type="spellEnd"/>
      <w:r w:rsidR="0041667C" w:rsidRPr="0041667C">
        <w:t xml:space="preserve">, </w:t>
      </w:r>
      <w:r w:rsidRPr="0041667C">
        <w:t>Topo</w:t>
      </w:r>
      <w:r>
        <w:t>grafie</w:t>
      </w:r>
      <w:r w:rsidRPr="0041667C">
        <w:t xml:space="preserve"> </w:t>
      </w:r>
      <w:r w:rsidR="0041667C" w:rsidRPr="0041667C">
        <w:t>Stedelijk Water, Buisleidingen gevaarlijke inhoud</w:t>
      </w:r>
      <w:r>
        <w:t xml:space="preserve"> (Risicoregister gevaarlijke stoffen)</w:t>
      </w:r>
      <w:ins w:id="54" w:author="Paul Janssen" w:date="2020-05-25T11:24:00Z">
        <w:r w:rsidR="00260925">
          <w:t xml:space="preserve">. WIBON integreert ook de </w:t>
        </w:r>
      </w:ins>
      <w:ins w:id="55" w:author="Paul Janssen" w:date="2020-05-25T11:25:00Z">
        <w:r w:rsidR="00260925">
          <w:t>Europese wetgeving EC61</w:t>
        </w:r>
      </w:ins>
      <w:ins w:id="56" w:author="Paul Janssen" w:date="2020-05-25T11:27:00Z">
        <w:r w:rsidR="00260925">
          <w:t xml:space="preserve">: Richtlijn </w:t>
        </w:r>
      </w:ins>
      <w:ins w:id="57" w:author="Paul Janssen" w:date="2020-05-25T12:05:00Z">
        <w:r w:rsidR="00AC0EB5">
          <w:t>kostenreductie</w:t>
        </w:r>
      </w:ins>
      <w:ins w:id="58" w:author="Paul Janssen" w:date="2020-05-25T11:27:00Z">
        <w:r w:rsidR="00260925">
          <w:t xml:space="preserve"> breedband</w:t>
        </w:r>
      </w:ins>
      <w:ins w:id="59" w:author="Paul Janssen" w:date="2020-05-25T11:25:00Z">
        <w:r w:rsidR="00260925">
          <w:t>.</w:t>
        </w:r>
      </w:ins>
      <w:del w:id="60" w:author="Paul Janssen" w:date="2020-05-25T11:24:00Z">
        <w:r w:rsidR="0041667C" w:rsidRPr="0041667C" w:rsidDel="00260925">
          <w:delText xml:space="preserve">, </w:delText>
        </w:r>
        <w:r w:rsidDel="00260925">
          <w:delText>EC61</w:delText>
        </w:r>
        <w:r w:rsidR="006C7C50" w:rsidDel="00260925">
          <w:delText>.</w:delText>
        </w:r>
      </w:del>
    </w:p>
    <w:p w14:paraId="50682139" w14:textId="77777777" w:rsidR="001D2BA4" w:rsidRDefault="001D2BA4" w:rsidP="00253F30">
      <w:pPr>
        <w:spacing w:line="240" w:lineRule="atLeast"/>
        <w:jc w:val="left"/>
      </w:pPr>
    </w:p>
    <w:p w14:paraId="45CF7028" w14:textId="3D40C5B0" w:rsidR="009C7103" w:rsidRDefault="00971241" w:rsidP="00253F30">
      <w:pPr>
        <w:spacing w:line="240" w:lineRule="atLeast"/>
        <w:jc w:val="left"/>
      </w:pPr>
      <w:r w:rsidRPr="003657E7">
        <w:t xml:space="preserve">Bij de implementatie van </w:t>
      </w:r>
      <w:r w:rsidR="00793B0B">
        <w:t>IMKL</w:t>
      </w:r>
      <w:r w:rsidRPr="003657E7">
        <w:t xml:space="preserve"> wordt er voor elk dataleveringsproces een apart profiel gemaakt. Elk profiel bevat alleen die informatie die bij dat profiel hoort. Zo is er een </w:t>
      </w:r>
      <w:r w:rsidRPr="00F53323">
        <w:t>WI</w:t>
      </w:r>
      <w:ins w:id="61" w:author="Paul Janssen" w:date="2020-05-25T11:29:00Z">
        <w:r w:rsidR="00260925" w:rsidRPr="00F53323">
          <w:t>B</w:t>
        </w:r>
      </w:ins>
      <w:r w:rsidRPr="00F53323">
        <w:t xml:space="preserve">ON profiel, een </w:t>
      </w:r>
      <w:proofErr w:type="spellStart"/>
      <w:r w:rsidRPr="00F53323">
        <w:t>SWater</w:t>
      </w:r>
      <w:proofErr w:type="spellEnd"/>
      <w:r w:rsidRPr="00F53323">
        <w:t xml:space="preserve"> profiel</w:t>
      </w:r>
      <w:ins w:id="62" w:author="Paul Janssen" w:date="2020-05-25T11:29:00Z">
        <w:r w:rsidR="000D30BA" w:rsidRPr="00F53323">
          <w:t xml:space="preserve"> en </w:t>
        </w:r>
      </w:ins>
      <w:del w:id="63" w:author="Paul Janssen" w:date="2020-05-25T11:29:00Z">
        <w:r w:rsidRPr="00F53323" w:rsidDel="000D30BA">
          <w:delText xml:space="preserve">, </w:delText>
        </w:r>
      </w:del>
      <w:r w:rsidRPr="00F53323">
        <w:t xml:space="preserve">een </w:t>
      </w:r>
      <w:proofErr w:type="spellStart"/>
      <w:r w:rsidRPr="00F53323">
        <w:t>BevB</w:t>
      </w:r>
      <w:proofErr w:type="spellEnd"/>
      <w:r w:rsidRPr="00F53323">
        <w:t xml:space="preserve"> profiel</w:t>
      </w:r>
      <w:ins w:id="64" w:author="Paul Janssen" w:date="2020-05-25T11:29:00Z">
        <w:r w:rsidR="00260925" w:rsidRPr="00F53323">
          <w:t>.</w:t>
        </w:r>
      </w:ins>
      <w:del w:id="65" w:author="Paul Janssen" w:date="2020-05-25T11:29:00Z">
        <w:r w:rsidRPr="00F53323" w:rsidDel="00260925">
          <w:delText xml:space="preserve"> en een EC61 profiel.</w:delText>
        </w:r>
      </w:del>
    </w:p>
    <w:p w14:paraId="420E9050" w14:textId="77777777" w:rsidR="001D2BA4" w:rsidRDefault="001D2BA4" w:rsidP="00253F30">
      <w:pPr>
        <w:spacing w:line="240" w:lineRule="atLeast"/>
        <w:jc w:val="left"/>
      </w:pPr>
    </w:p>
    <w:p w14:paraId="43C3287A" w14:textId="11588E64" w:rsidR="001D2BA4" w:rsidRDefault="001D2BA4" w:rsidP="00253F30">
      <w:pPr>
        <w:spacing w:line="240" w:lineRule="atLeast"/>
        <w:jc w:val="left"/>
      </w:pPr>
      <w:r>
        <w:t xml:space="preserve">Uitgangspunten toegepast bij het modelleren van </w:t>
      </w:r>
      <w:r w:rsidR="00793B0B">
        <w:t>IMKL</w:t>
      </w:r>
      <w:r>
        <w:t>:</w:t>
      </w:r>
    </w:p>
    <w:p w14:paraId="30F49AE0" w14:textId="77777777" w:rsidR="001D2BA4" w:rsidRDefault="001D2BA4" w:rsidP="00253F30">
      <w:pPr>
        <w:spacing w:line="240" w:lineRule="atLeast"/>
        <w:jc w:val="left"/>
      </w:pPr>
    </w:p>
    <w:p w14:paraId="32E652F3" w14:textId="7D3B6294" w:rsidR="001D2BA4" w:rsidRPr="00514379" w:rsidRDefault="00793B0B" w:rsidP="001D2BA4">
      <w:pPr>
        <w:pStyle w:val="Lijstalinea"/>
        <w:numPr>
          <w:ilvl w:val="0"/>
          <w:numId w:val="36"/>
        </w:numPr>
        <w:spacing w:line="288" w:lineRule="auto"/>
      </w:pPr>
      <w:r>
        <w:t>IMKL</w:t>
      </w:r>
      <w:r w:rsidR="001D2BA4" w:rsidRPr="00514379">
        <w:t xml:space="preserve"> beschrijft het totaal aan informatie die voorziet in een aantal data leveringsprocessen: WI</w:t>
      </w:r>
      <w:ins w:id="66" w:author="Paul Janssen" w:date="2020-05-25T11:25:00Z">
        <w:r w:rsidR="00260925">
          <w:t>B</w:t>
        </w:r>
      </w:ins>
      <w:r w:rsidR="001D2BA4" w:rsidRPr="00514379">
        <w:t xml:space="preserve">ON, INSPIRE </w:t>
      </w:r>
      <w:proofErr w:type="spellStart"/>
      <w:r w:rsidR="001D2BA4" w:rsidRPr="00514379">
        <w:t>utilities</w:t>
      </w:r>
      <w:proofErr w:type="spellEnd"/>
      <w:r w:rsidR="001D2BA4" w:rsidRPr="00514379">
        <w:t>, Topologie Stedelijk Water, Buisleidingen gevaarlijke inhoud</w:t>
      </w:r>
      <w:ins w:id="67" w:author="Paul Janssen" w:date="2020-05-25T11:26:00Z">
        <w:r w:rsidR="00260925">
          <w:t>.</w:t>
        </w:r>
      </w:ins>
      <w:del w:id="68" w:author="Paul Janssen" w:date="2020-05-25T11:26:00Z">
        <w:r w:rsidR="001D2BA4" w:rsidRPr="00514379" w:rsidDel="00260925">
          <w:delText xml:space="preserve">, </w:delText>
        </w:r>
        <w:r w:rsidR="00932116" w:rsidDel="00260925">
          <w:delText>EC 61</w:delText>
        </w:r>
        <w:r w:rsidR="001D2BA4" w:rsidRPr="00514379" w:rsidDel="00260925">
          <w:delText>.</w:delText>
        </w:r>
      </w:del>
    </w:p>
    <w:p w14:paraId="49090A5F" w14:textId="3CDDE899" w:rsidR="001D2BA4" w:rsidRDefault="00793B0B" w:rsidP="001D2BA4">
      <w:pPr>
        <w:pStyle w:val="Lijstalinea"/>
        <w:numPr>
          <w:ilvl w:val="0"/>
          <w:numId w:val="36"/>
        </w:numPr>
        <w:spacing w:line="288" w:lineRule="auto"/>
      </w:pPr>
      <w:r>
        <w:t>IMKL</w:t>
      </w:r>
      <w:r w:rsidR="001D2BA4" w:rsidRPr="00514379">
        <w:t xml:space="preserve"> bevat ook de productmodellen voor de bovengenoemde dataleveringen. Elk productmodel beschrijft de informatie-inhoud (semantiek) van het specifieke leveringsmodel. Zo worden er de volgende productmodellen beschreven (conceptnamen):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001D2BA4" w:rsidRPr="00514379">
        <w:t xml:space="preserve">(bestaat al), </w:t>
      </w:r>
      <w:r>
        <w:t>IMKL</w:t>
      </w:r>
      <w:r w:rsidR="00170B60">
        <w:t>-</w:t>
      </w:r>
      <w:proofErr w:type="spellStart"/>
      <w:r w:rsidR="00170B60">
        <w:t>wi</w:t>
      </w:r>
      <w:ins w:id="69" w:author="Paul Janssen" w:date="2020-05-25T11:29:00Z">
        <w:r w:rsidR="000D30BA">
          <w:t>b</w:t>
        </w:r>
      </w:ins>
      <w:r w:rsidR="00170B60">
        <w:t>on</w:t>
      </w:r>
      <w:proofErr w:type="spellEnd"/>
      <w:r w:rsidR="001D2BA4" w:rsidRPr="00514379">
        <w:t xml:space="preserve">, </w:t>
      </w:r>
      <w:proofErr w:type="spellStart"/>
      <w:r w:rsidR="001D2BA4" w:rsidRPr="00514379">
        <w:t>IMBevB</w:t>
      </w:r>
      <w:proofErr w:type="spellEnd"/>
      <w:ins w:id="70" w:author="Paul Janssen" w:date="2020-05-25T11:30:00Z">
        <w:r w:rsidR="000D30BA">
          <w:t xml:space="preserve"> en </w:t>
        </w:r>
      </w:ins>
      <w:del w:id="71" w:author="Paul Janssen" w:date="2020-05-25T11:30:00Z">
        <w:r w:rsidR="001D2BA4" w:rsidRPr="00514379" w:rsidDel="000D30BA">
          <w:delText xml:space="preserve">, </w:delText>
        </w:r>
      </w:del>
      <w:r w:rsidR="001D2BA4" w:rsidRPr="00514379">
        <w:t>IMSW</w:t>
      </w:r>
      <w:ins w:id="72" w:author="Paul Janssen" w:date="2020-05-25T11:29:00Z">
        <w:r w:rsidR="000D30BA">
          <w:t>.</w:t>
        </w:r>
      </w:ins>
      <w:del w:id="73" w:author="Paul Janssen" w:date="2020-05-25T11:29:00Z">
        <w:r w:rsidR="001D2BA4" w:rsidRPr="00514379" w:rsidDel="000D30BA">
          <w:delText xml:space="preserve"> en IM</w:delText>
        </w:r>
        <w:r w:rsidR="00932116" w:rsidDel="000D30BA">
          <w:delText>EC61</w:delText>
        </w:r>
        <w:r w:rsidR="001D2BA4" w:rsidRPr="00514379" w:rsidDel="000D30BA">
          <w:delText>.</w:delText>
        </w:r>
      </w:del>
    </w:p>
    <w:p w14:paraId="7ADFAD09" w14:textId="6EDED305" w:rsidR="001D2BA4" w:rsidRPr="00514379" w:rsidRDefault="001D2BA4" w:rsidP="001D2BA4">
      <w:pPr>
        <w:pStyle w:val="Lijstalinea"/>
        <w:numPr>
          <w:ilvl w:val="0"/>
          <w:numId w:val="36"/>
        </w:numPr>
        <w:spacing w:line="288" w:lineRule="auto"/>
      </w:pPr>
      <w:r w:rsidRPr="00514379">
        <w:t>De informatieproducten zijn semantisch zoveel mogelijk op elkaar afgestemd</w:t>
      </w:r>
      <w:r>
        <w:t xml:space="preserve"> en worden gegenereerd vanuit een geaggregeerd </w:t>
      </w:r>
      <w:r w:rsidR="00793B0B">
        <w:t>IMKL</w:t>
      </w:r>
      <w:r w:rsidRPr="00514379">
        <w:t xml:space="preserve">. Het informatiemodel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staat centraal in de modellering van de overige producten.</w:t>
      </w:r>
    </w:p>
    <w:p w14:paraId="71FE19E5" w14:textId="7130ABA3" w:rsidR="001D2BA4" w:rsidRPr="00514379" w:rsidRDefault="001D2BA4" w:rsidP="001D2BA4">
      <w:pPr>
        <w:pStyle w:val="Lijstalinea"/>
        <w:numPr>
          <w:ilvl w:val="0"/>
          <w:numId w:val="36"/>
        </w:numPr>
        <w:spacing w:line="288" w:lineRule="auto"/>
      </w:pPr>
      <w:r w:rsidRPr="00514379">
        <w:t xml:space="preserve">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 xml:space="preserve">is gedefinieerd in Engelstalige syntax. De NL modellen gaan uit van een Nederlandse syntax. De relatie tussen Engelse en Nederlandse syntax wordt in </w:t>
      </w:r>
      <w:r w:rsidR="00793B0B">
        <w:t>IMKL</w:t>
      </w:r>
      <w:r w:rsidRPr="00514379">
        <w:t xml:space="preserve"> gelegd.</w:t>
      </w:r>
    </w:p>
    <w:p w14:paraId="3C344820" w14:textId="63A1F2BC" w:rsidR="001D2BA4" w:rsidRPr="00514379" w:rsidRDefault="00793B0B" w:rsidP="001D2BA4">
      <w:pPr>
        <w:pStyle w:val="Lijstalinea"/>
        <w:numPr>
          <w:ilvl w:val="0"/>
          <w:numId w:val="36"/>
        </w:numPr>
        <w:spacing w:line="288" w:lineRule="auto"/>
      </w:pPr>
      <w:r>
        <w:t>IMKL</w:t>
      </w:r>
      <w:r w:rsidR="001D2BA4" w:rsidRPr="00514379">
        <w:t xml:space="preserve"> beschrijft ‘eindproducten’ van de informatie-uitwisselingsketen. Het bevat geen informatie gerelateerd aan de architectuur van het KLIC </w:t>
      </w:r>
      <w:del w:id="74" w:author="Paul Janssen" w:date="2020-06-16T12:09:00Z">
        <w:r w:rsidR="001D2BA4" w:rsidRPr="00514379" w:rsidDel="009E2D2D">
          <w:delText xml:space="preserve">WIN </w:delText>
        </w:r>
      </w:del>
      <w:r w:rsidR="001D2BA4" w:rsidRPr="00514379">
        <w:t>systeem. IMKL is niet van invloed op het type voorziening, centraal, decentraal of hybride.</w:t>
      </w:r>
    </w:p>
    <w:p w14:paraId="3CBFB6B0" w14:textId="4F825006" w:rsidR="001D2BA4" w:rsidRPr="00514379" w:rsidRDefault="00793B0B" w:rsidP="001D2BA4">
      <w:pPr>
        <w:pStyle w:val="Lijstalinea"/>
        <w:numPr>
          <w:ilvl w:val="0"/>
          <w:numId w:val="36"/>
        </w:numPr>
        <w:spacing w:line="288" w:lineRule="auto"/>
      </w:pPr>
      <w:r>
        <w:t>IMKL</w:t>
      </w:r>
      <w:r w:rsidR="001D2BA4" w:rsidRPr="00514379">
        <w:t xml:space="preserve"> voorziet in een objectgerichte, gevectoriseerde data-uitwisseling.</w:t>
      </w:r>
    </w:p>
    <w:p w14:paraId="21D04738" w14:textId="4789E123" w:rsidR="001D2BA4" w:rsidRPr="00F53323" w:rsidRDefault="001D2BA4" w:rsidP="001D2BA4">
      <w:pPr>
        <w:pStyle w:val="Lijstalinea"/>
        <w:numPr>
          <w:ilvl w:val="0"/>
          <w:numId w:val="36"/>
        </w:numPr>
        <w:spacing w:line="288" w:lineRule="auto"/>
      </w:pPr>
      <w:r w:rsidRPr="00F53323">
        <w:t xml:space="preserve">Afhankelijk van het type informatieproduct kan </w:t>
      </w:r>
      <w:r w:rsidR="00793B0B" w:rsidRPr="00F53323">
        <w:t>IMKL</w:t>
      </w:r>
      <w:r w:rsidRPr="00F53323">
        <w:t xml:space="preserve"> toegepast worden in een view service (WMS) en of download service (WFS of Atom feeds).</w:t>
      </w:r>
      <w:ins w:id="75" w:author="Paul Janssen" w:date="2020-06-16T12:30:00Z">
        <w:r w:rsidR="008A4CEA" w:rsidRPr="00F53323">
          <w:rPr>
            <w:rPrChange w:id="76" w:author="Paul Janssen" w:date="2020-07-06T15:34:00Z">
              <w:rPr>
                <w:highlight w:val="yellow"/>
              </w:rPr>
            </w:rPrChange>
          </w:rPr>
          <w:t xml:space="preserve"> </w:t>
        </w:r>
      </w:ins>
      <w:ins w:id="77" w:author="Paul Janssen" w:date="2020-06-16T12:31:00Z">
        <w:r w:rsidR="008A4CEA" w:rsidRPr="00F53323">
          <w:rPr>
            <w:rPrChange w:id="78" w:author="Paul Janssen" w:date="2020-07-06T15:34:00Z">
              <w:rPr>
                <w:highlight w:val="yellow"/>
              </w:rPr>
            </w:rPrChange>
          </w:rPr>
          <w:t>WFS/WMS is alleen van toepassing op het informatieproduct INSPIRE UN</w:t>
        </w:r>
      </w:ins>
    </w:p>
    <w:p w14:paraId="4E48FB8C" w14:textId="63761341" w:rsidR="001D2BA4" w:rsidRPr="00514379" w:rsidRDefault="00793B0B" w:rsidP="001D2BA4">
      <w:pPr>
        <w:pStyle w:val="Lijstalinea"/>
        <w:numPr>
          <w:ilvl w:val="0"/>
          <w:numId w:val="36"/>
        </w:numPr>
        <w:spacing w:line="288" w:lineRule="auto"/>
      </w:pPr>
      <w:r>
        <w:lastRenderedPageBreak/>
        <w:t>IMKL</w:t>
      </w:r>
      <w:r w:rsidR="001D2BA4" w:rsidRPr="00514379">
        <w:t xml:space="preserve"> past waar nodig, optioneel, 3D geometrie toe. De 3D geometrie is een optionele extensie die geen invloed heeft op de 2D modellering.</w:t>
      </w:r>
    </w:p>
    <w:p w14:paraId="60E6F948" w14:textId="77777777" w:rsidR="001D2BA4" w:rsidRPr="00514379" w:rsidRDefault="001D2BA4" w:rsidP="001D2BA4">
      <w:pPr>
        <w:pStyle w:val="Lijstalinea"/>
        <w:numPr>
          <w:ilvl w:val="0"/>
          <w:numId w:val="36"/>
        </w:numPr>
        <w:spacing w:line="288" w:lineRule="auto"/>
      </w:pPr>
      <w:r w:rsidRPr="00514379">
        <w:t xml:space="preserve">Voor 3D modellering wordt zoveel als mogelijk afgestemd met </w:t>
      </w:r>
      <w:proofErr w:type="spellStart"/>
      <w:r w:rsidRPr="00514379">
        <w:t>CityGML-Utility</w:t>
      </w:r>
      <w:proofErr w:type="spellEnd"/>
      <w:r w:rsidRPr="00514379">
        <w:t xml:space="preserve"> extensie. In dat proces wordt ook gekeken naar aanpassingen aan </w:t>
      </w:r>
      <w:proofErr w:type="spellStart"/>
      <w:r w:rsidRPr="00514379">
        <w:t>CityGML-Utility</w:t>
      </w:r>
      <w:proofErr w:type="spellEnd"/>
      <w:r w:rsidRPr="00514379">
        <w:t xml:space="preserve">. INSPIRE </w:t>
      </w:r>
      <w:proofErr w:type="spellStart"/>
      <w:r w:rsidR="00D657E0" w:rsidRPr="00514379">
        <w:t>U</w:t>
      </w:r>
      <w:r w:rsidR="00D657E0">
        <w:t>tility</w:t>
      </w:r>
      <w:proofErr w:type="spellEnd"/>
      <w:r w:rsidR="00D657E0">
        <w:t xml:space="preserve"> </w:t>
      </w:r>
      <w:proofErr w:type="spellStart"/>
      <w:r w:rsidR="00D657E0">
        <w:t>networks</w:t>
      </w:r>
      <w:proofErr w:type="spellEnd"/>
      <w:r w:rsidR="00D657E0" w:rsidRPr="00514379">
        <w:t xml:space="preserve"> </w:t>
      </w:r>
      <w:r w:rsidRPr="00514379">
        <w:t>is leidend in die afstemming.</w:t>
      </w:r>
    </w:p>
    <w:p w14:paraId="17F62DAE" w14:textId="3F50649A" w:rsidR="001D2BA4" w:rsidRPr="00514379" w:rsidRDefault="00793B0B" w:rsidP="001D2BA4">
      <w:pPr>
        <w:pStyle w:val="Lijstalinea"/>
        <w:numPr>
          <w:ilvl w:val="0"/>
          <w:numId w:val="36"/>
        </w:numPr>
        <w:spacing w:line="288" w:lineRule="auto"/>
      </w:pPr>
      <w:r>
        <w:t>IMKL</w:t>
      </w:r>
      <w:r w:rsidR="001D2BA4" w:rsidRPr="00514379">
        <w:t xml:space="preserve"> bevat temporele informatie.</w:t>
      </w:r>
    </w:p>
    <w:p w14:paraId="5A431C9D" w14:textId="283111D2" w:rsidR="001D2BA4" w:rsidRPr="000D422C" w:rsidRDefault="00793B0B" w:rsidP="001D2BA4">
      <w:pPr>
        <w:pStyle w:val="Lijstalinea"/>
        <w:numPr>
          <w:ilvl w:val="0"/>
          <w:numId w:val="36"/>
        </w:numPr>
        <w:spacing w:line="288" w:lineRule="auto"/>
      </w:pPr>
      <w:r>
        <w:t>IMKL</w:t>
      </w:r>
      <w:r w:rsidR="00170B60">
        <w:t>-</w:t>
      </w:r>
      <w:proofErr w:type="spellStart"/>
      <w:r w:rsidR="00170B60">
        <w:t>wi</w:t>
      </w:r>
      <w:ins w:id="79" w:author="Paul Janssen" w:date="2020-05-25T11:30:00Z">
        <w:r w:rsidR="000D30BA">
          <w:t>b</w:t>
        </w:r>
      </w:ins>
      <w:r w:rsidR="00170B60">
        <w:t>on</w:t>
      </w:r>
      <w:proofErr w:type="spellEnd"/>
      <w:r w:rsidR="00170B60" w:rsidRPr="000D422C">
        <w:t xml:space="preserve"> </w:t>
      </w:r>
      <w:r w:rsidR="001D2BA4" w:rsidRPr="000D422C">
        <w:t>bevat ook de informatie van geplande netwerkelementen.</w:t>
      </w:r>
    </w:p>
    <w:p w14:paraId="5BAD99E9" w14:textId="7D856FC4" w:rsidR="001D2BA4" w:rsidRDefault="00793B0B" w:rsidP="001D2BA4">
      <w:pPr>
        <w:pStyle w:val="Lijstalinea"/>
        <w:numPr>
          <w:ilvl w:val="0"/>
          <w:numId w:val="36"/>
        </w:numPr>
        <w:spacing w:line="288" w:lineRule="auto"/>
      </w:pPr>
      <w:r>
        <w:t>IMKL</w:t>
      </w:r>
      <w:r w:rsidR="00170B60">
        <w:t>-</w:t>
      </w:r>
      <w:proofErr w:type="spellStart"/>
      <w:r w:rsidR="00170B60">
        <w:t>wi</w:t>
      </w:r>
      <w:ins w:id="80" w:author="Paul Janssen" w:date="2020-05-25T11:30:00Z">
        <w:r w:rsidR="000D30BA">
          <w:t>b</w:t>
        </w:r>
      </w:ins>
      <w:r w:rsidR="00170B60">
        <w:t>on</w:t>
      </w:r>
      <w:proofErr w:type="spellEnd"/>
      <w:r w:rsidR="00170B60">
        <w:t xml:space="preserve"> </w:t>
      </w:r>
      <w:r w:rsidR="00932116">
        <w:t xml:space="preserve">bevat ook, indien relevant en aanwezig, </w:t>
      </w:r>
      <w:r w:rsidR="001D2BA4" w:rsidRPr="00514379">
        <w:t>de informatie van huisaansluitingen</w:t>
      </w:r>
      <w:r w:rsidR="001D2BA4">
        <w:t>, gestuurde boringen, mogelijke detailkaart</w:t>
      </w:r>
      <w:r w:rsidR="001D2BA4" w:rsidRPr="00514379">
        <w:t>. Indien alleen aanwezig in rasterformaat worden ze in dat formaat meegeleverd.</w:t>
      </w:r>
    </w:p>
    <w:p w14:paraId="2DF6688C" w14:textId="4303F943" w:rsidR="000C1E46" w:rsidRPr="000E3C4F" w:rsidRDefault="00793B0B" w:rsidP="001D2BA4">
      <w:pPr>
        <w:pStyle w:val="Lijstalinea"/>
        <w:numPr>
          <w:ilvl w:val="0"/>
          <w:numId w:val="36"/>
        </w:numPr>
        <w:spacing w:line="288" w:lineRule="auto"/>
      </w:pPr>
      <w:r>
        <w:t>IMKL</w:t>
      </w:r>
      <w:r w:rsidR="00170B60" w:rsidRPr="000E3C4F">
        <w:t>-</w:t>
      </w:r>
      <w:proofErr w:type="spellStart"/>
      <w:r w:rsidR="00170B60" w:rsidRPr="000E3C4F">
        <w:t>wi</w:t>
      </w:r>
      <w:ins w:id="81" w:author="Paul Janssen" w:date="2020-05-25T11:31:00Z">
        <w:r w:rsidR="000D30BA">
          <w:t>b</w:t>
        </w:r>
      </w:ins>
      <w:r w:rsidR="00170B60" w:rsidRPr="000E3C4F">
        <w:t>on</w:t>
      </w:r>
      <w:proofErr w:type="spellEnd"/>
      <w:r w:rsidR="000C1E46" w:rsidRPr="000E3C4F">
        <w:t xml:space="preserve"> differentieert informatie naar aanlevering door netbeheerders en naar uitlevering door de centrale voorziening</w:t>
      </w:r>
      <w:ins w:id="82" w:author="Paul Janssen" w:date="2020-06-16T12:16:00Z">
        <w:r w:rsidR="00D835B6">
          <w:t xml:space="preserve"> (KLIC)</w:t>
        </w:r>
      </w:ins>
      <w:r w:rsidR="000C1E46" w:rsidRPr="000E3C4F">
        <w:t>.</w:t>
      </w:r>
    </w:p>
    <w:p w14:paraId="611581B9" w14:textId="63B5AF51" w:rsidR="001D2BA4" w:rsidDel="000D30BA" w:rsidRDefault="0030098D" w:rsidP="001D2BA4">
      <w:pPr>
        <w:pStyle w:val="Lijstalinea"/>
        <w:numPr>
          <w:ilvl w:val="0"/>
          <w:numId w:val="36"/>
        </w:numPr>
        <w:spacing w:line="288" w:lineRule="auto"/>
        <w:rPr>
          <w:del w:id="83" w:author="Paul Janssen" w:date="2020-05-25T11:31:00Z"/>
        </w:rPr>
      </w:pPr>
      <w:del w:id="84" w:author="Paul Janssen" w:date="2020-05-25T11:31:00Z">
        <w:r w:rsidDel="000D30BA">
          <w:delText xml:space="preserve">De KLIC </w:delText>
        </w:r>
        <w:r w:rsidR="001D2BA4" w:rsidRPr="00514379" w:rsidDel="000D30BA">
          <w:delText xml:space="preserve">informatievoorziening lijkt op de Belgische AGIV – KLIP voorziening. Het AGIV – IMKL2.1 Data Model voldoet conceptueel voor een deel aan eisen die </w:delText>
        </w:r>
        <w:r w:rsidR="00793B0B" w:rsidDel="000D30BA">
          <w:delText>IMKL</w:delText>
        </w:r>
        <w:r w:rsidR="001D2BA4" w:rsidRPr="00514379" w:rsidDel="000D30BA">
          <w:delText xml:space="preserve"> ook heeft. </w:delText>
        </w:r>
        <w:r w:rsidR="00793B0B" w:rsidDel="000D30BA">
          <w:delText>IMKL</w:delText>
        </w:r>
        <w:r w:rsidR="001D2BA4" w:rsidRPr="00514379" w:rsidDel="000D30BA">
          <w:delText xml:space="preserve"> maakt gebruik van de ervaring die </w:delText>
        </w:r>
        <w:r w:rsidR="001D2BA4" w:rsidDel="000D30BA">
          <w:delText>in AGIV – IMKL2.1 is opgedaan</w:delText>
        </w:r>
        <w:r w:rsidR="001D2BA4" w:rsidRPr="00514379" w:rsidDel="000D30BA">
          <w:delText>.</w:delText>
        </w:r>
      </w:del>
    </w:p>
    <w:p w14:paraId="111E7F42" w14:textId="77777777" w:rsidR="001D2BA4" w:rsidRDefault="001D2BA4" w:rsidP="00253F30">
      <w:pPr>
        <w:spacing w:line="240" w:lineRule="atLeast"/>
        <w:jc w:val="left"/>
      </w:pPr>
    </w:p>
    <w:p w14:paraId="5A04D3C7" w14:textId="4C13A120" w:rsidR="00654B7E" w:rsidRPr="000E3C4F" w:rsidRDefault="008275BC" w:rsidP="00654B7E">
      <w:r>
        <w:t xml:space="preserve">Het volgende </w:t>
      </w:r>
      <w:r w:rsidR="00FF4402">
        <w:t>figuur schetst de data-uitwisseling voor realisering van het WI</w:t>
      </w:r>
      <w:ins w:id="85" w:author="Paul Janssen" w:date="2020-05-25T11:31:00Z">
        <w:r w:rsidR="000D30BA">
          <w:t>B</w:t>
        </w:r>
      </w:ins>
      <w:r w:rsidR="00FF4402">
        <w:t xml:space="preserve">ON en INSPIRE Utilities voorzieningen. </w:t>
      </w:r>
      <w:r w:rsidR="009A432E">
        <w:t xml:space="preserve">Het figuur is </w:t>
      </w:r>
      <w:r w:rsidR="00521088">
        <w:t xml:space="preserve">ter illustratie </w:t>
      </w:r>
      <w:r w:rsidR="009A432E">
        <w:t xml:space="preserve">en niet normatief voor de implementatie van de voorziening. </w:t>
      </w:r>
      <w:r w:rsidR="00FF4402">
        <w:t xml:space="preserve">Een onderscheid wordt gemaakt </w:t>
      </w:r>
      <w:r w:rsidR="009C7103">
        <w:t>tussen data-uitlevering en data-</w:t>
      </w:r>
      <w:r w:rsidR="00FF4402">
        <w:t xml:space="preserve">aanlevering. Data-uitlevering betreft het leveren van data aan de uiteindelijke afnemers, de eindproducten. Data-aanlevering is de data stroom </w:t>
      </w:r>
      <w:r w:rsidR="009A432E">
        <w:t xml:space="preserve">van netbeheerders </w:t>
      </w:r>
      <w:r w:rsidR="00FF4402">
        <w:t xml:space="preserve">die nodig is om tussenproducten of voorzieningen te realiseren die met die gegevens instaat zijn om de eindproducten te realiseren. </w:t>
      </w:r>
      <w:r w:rsidR="0030098D">
        <w:t xml:space="preserve">Voor KLIC </w:t>
      </w:r>
      <w:r w:rsidR="00654B7E" w:rsidRPr="000E3C4F">
        <w:t xml:space="preserve">geldt dat er vier </w:t>
      </w:r>
      <w:proofErr w:type="spellStart"/>
      <w:r w:rsidR="00654B7E" w:rsidRPr="000E3C4F">
        <w:t>gegevensuitwisseltrajecten</w:t>
      </w:r>
      <w:proofErr w:type="spellEnd"/>
      <w:r w:rsidR="00654B7E" w:rsidRPr="000E3C4F">
        <w:t xml:space="preserve"> zijn:</w:t>
      </w:r>
    </w:p>
    <w:p w14:paraId="063D5A1B" w14:textId="77777777" w:rsidR="00654B7E" w:rsidRPr="000E3C4F" w:rsidRDefault="00F67646" w:rsidP="000E3C4F">
      <w:pPr>
        <w:pStyle w:val="Lijstalinea"/>
        <w:numPr>
          <w:ilvl w:val="0"/>
          <w:numId w:val="53"/>
        </w:numPr>
      </w:pPr>
      <w:r w:rsidRPr="000E3C4F">
        <w:rPr>
          <w:b/>
        </w:rPr>
        <w:t>Decentraal aangesloten</w:t>
      </w:r>
      <w:r w:rsidR="00654B7E" w:rsidRPr="000E3C4F">
        <w:rPr>
          <w:b/>
        </w:rPr>
        <w:t xml:space="preserve"> Netbeheerder (A):</w:t>
      </w:r>
      <w:r w:rsidRPr="000E3C4F">
        <w:t xml:space="preserve"> A</w:t>
      </w:r>
      <w:r w:rsidR="00654B7E" w:rsidRPr="000E3C4F">
        <w:t xml:space="preserve">anlevering van </w:t>
      </w:r>
      <w:r w:rsidRPr="000E3C4F">
        <w:t>netinformatie</w:t>
      </w:r>
      <w:r w:rsidR="00654B7E" w:rsidRPr="000E3C4F">
        <w:t xml:space="preserve"> aan KLIC per aanvraag voor doorlevering aan aanvrager.</w:t>
      </w:r>
    </w:p>
    <w:p w14:paraId="7AB664FE" w14:textId="77777777" w:rsidR="00654B7E" w:rsidRPr="000E3C4F" w:rsidRDefault="00F67646" w:rsidP="000E3C4F">
      <w:pPr>
        <w:pStyle w:val="Lijstalinea"/>
        <w:numPr>
          <w:ilvl w:val="0"/>
          <w:numId w:val="53"/>
        </w:numPr>
      </w:pPr>
      <w:r w:rsidRPr="000E3C4F">
        <w:rPr>
          <w:b/>
        </w:rPr>
        <w:t xml:space="preserve">Centraal aangesloten </w:t>
      </w:r>
      <w:r w:rsidR="00654B7E" w:rsidRPr="000E3C4F">
        <w:rPr>
          <w:b/>
        </w:rPr>
        <w:t>Netbeheerder (B):</w:t>
      </w:r>
      <w:r w:rsidRPr="000E3C4F">
        <w:t xml:space="preserve"> A</w:t>
      </w:r>
      <w:r w:rsidR="00654B7E" w:rsidRPr="000E3C4F">
        <w:t xml:space="preserve">anleveren totaal </w:t>
      </w:r>
      <w:r w:rsidRPr="000E3C4F">
        <w:t>netinformatie</w:t>
      </w:r>
      <w:r w:rsidR="00654B7E" w:rsidRPr="000E3C4F">
        <w:t xml:space="preserve"> voor actualisatie van de centrale voorziening.</w:t>
      </w:r>
    </w:p>
    <w:p w14:paraId="424D6467" w14:textId="77777777" w:rsidR="00654B7E" w:rsidRPr="000E3C4F" w:rsidRDefault="00F67646" w:rsidP="000E3C4F">
      <w:pPr>
        <w:pStyle w:val="Lijstalinea"/>
        <w:numPr>
          <w:ilvl w:val="0"/>
          <w:numId w:val="53"/>
        </w:numPr>
      </w:pPr>
      <w:r w:rsidRPr="000E3C4F">
        <w:rPr>
          <w:b/>
        </w:rPr>
        <w:t>Decentrale</w:t>
      </w:r>
      <w:r w:rsidR="00654B7E" w:rsidRPr="000E3C4F">
        <w:rPr>
          <w:b/>
        </w:rPr>
        <w:t xml:space="preserve"> en Centrale Netbeheerder</w:t>
      </w:r>
      <w:r w:rsidR="00654B7E" w:rsidRPr="000E3C4F">
        <w:t>: Registreren en actualiseren van de Belangenregistratie.</w:t>
      </w:r>
    </w:p>
    <w:p w14:paraId="2E118E46" w14:textId="319BA5AD" w:rsidR="00654B7E" w:rsidRPr="000E3C4F" w:rsidRDefault="00654B7E" w:rsidP="000E3C4F">
      <w:pPr>
        <w:pStyle w:val="Lijstalinea"/>
        <w:numPr>
          <w:ilvl w:val="0"/>
          <w:numId w:val="53"/>
        </w:numPr>
      </w:pPr>
      <w:r w:rsidRPr="000E3C4F">
        <w:rPr>
          <w:b/>
        </w:rPr>
        <w:t>WI</w:t>
      </w:r>
      <w:ins w:id="86" w:author="Paul Janssen" w:date="2020-06-16T12:16:00Z">
        <w:r w:rsidR="00D835B6">
          <w:rPr>
            <w:b/>
          </w:rPr>
          <w:t>B</w:t>
        </w:r>
      </w:ins>
      <w:r w:rsidRPr="000E3C4F">
        <w:rPr>
          <w:b/>
        </w:rPr>
        <w:t>ON Uitlevering:</w:t>
      </w:r>
      <w:r w:rsidR="00F67646" w:rsidRPr="000E3C4F">
        <w:t xml:space="preserve"> U</w:t>
      </w:r>
      <w:r w:rsidRPr="000E3C4F">
        <w:t>itleveren van gebiedsinformatie aan grondroerder. (graafpolygoon e.d.) inclusief bijbehorende aanvraag en leveringsinformatie .</w:t>
      </w:r>
    </w:p>
    <w:p w14:paraId="728BD883" w14:textId="77777777" w:rsidR="00654B7E" w:rsidRDefault="00654B7E" w:rsidP="00253F30">
      <w:pPr>
        <w:spacing w:line="240" w:lineRule="atLeast"/>
        <w:jc w:val="left"/>
      </w:pPr>
    </w:p>
    <w:p w14:paraId="79FE058F" w14:textId="77777777" w:rsidR="00FF4402" w:rsidRDefault="00FF4402" w:rsidP="00253F30">
      <w:pPr>
        <w:spacing w:line="240" w:lineRule="atLeast"/>
        <w:jc w:val="left"/>
      </w:pPr>
    </w:p>
    <w:p w14:paraId="2128356A" w14:textId="77777777" w:rsidR="00551821" w:rsidRDefault="00551821" w:rsidP="00253F30">
      <w:pPr>
        <w:spacing w:line="240" w:lineRule="atLeast"/>
        <w:jc w:val="left"/>
      </w:pPr>
    </w:p>
    <w:p w14:paraId="1E95DDBB" w14:textId="283C20A6" w:rsidR="00551821" w:rsidRDefault="004B0936" w:rsidP="00253F30">
      <w:pPr>
        <w:spacing w:line="240" w:lineRule="atLeast"/>
        <w:jc w:val="left"/>
      </w:pPr>
      <w:r>
        <w:rPr>
          <w:noProof/>
        </w:rPr>
        <w:lastRenderedPageBreak/>
        <w:drawing>
          <wp:inline distT="0" distB="0" distL="0" distR="0" wp14:anchorId="25BD5A12" wp14:editId="067F9620">
            <wp:extent cx="5500370" cy="3213100"/>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ata-uitwisseling in IMKL-formaat (2).jpg"/>
                    <pic:cNvPicPr/>
                  </pic:nvPicPr>
                  <pic:blipFill>
                    <a:blip r:embed="rId23">
                      <a:extLst>
                        <a:ext uri="{28A0092B-C50C-407E-A947-70E740481C1C}">
                          <a14:useLocalDpi xmlns:a14="http://schemas.microsoft.com/office/drawing/2010/main" val="0"/>
                        </a:ext>
                      </a:extLst>
                    </a:blip>
                    <a:stretch>
                      <a:fillRect/>
                    </a:stretch>
                  </pic:blipFill>
                  <pic:spPr>
                    <a:xfrm>
                      <a:off x="0" y="0"/>
                      <a:ext cx="5500370" cy="3213100"/>
                    </a:xfrm>
                    <a:prstGeom prst="rect">
                      <a:avLst/>
                    </a:prstGeom>
                  </pic:spPr>
                </pic:pic>
              </a:graphicData>
            </a:graphic>
          </wp:inline>
        </w:drawing>
      </w:r>
    </w:p>
    <w:p w14:paraId="76680794" w14:textId="77777777" w:rsidR="00551821" w:rsidRDefault="00551821" w:rsidP="00253F30">
      <w:pPr>
        <w:spacing w:line="240" w:lineRule="atLeast"/>
        <w:jc w:val="left"/>
      </w:pPr>
    </w:p>
    <w:p w14:paraId="0FF79EE5" w14:textId="3836F6D9" w:rsidR="00253F30" w:rsidRDefault="009A432E" w:rsidP="00253F30">
      <w:pPr>
        <w:spacing w:line="240" w:lineRule="atLeast"/>
        <w:jc w:val="left"/>
      </w:pPr>
      <w:r w:rsidRPr="000E3C4F">
        <w:t xml:space="preserve">Figuur 3.2: </w:t>
      </w:r>
      <w:r w:rsidR="00F14233" w:rsidRPr="000E3C4F">
        <w:t xml:space="preserve">Data-uitwisselarchitectuur. </w:t>
      </w:r>
      <w:r w:rsidRPr="000E3C4F">
        <w:t xml:space="preserve">Illustratief figuur van data-uitwisseling voor realisatie van WION en INSPIRE voorziening. </w:t>
      </w:r>
      <w:r w:rsidR="00793B0B">
        <w:t>IMKL</w:t>
      </w:r>
      <w:r w:rsidRPr="000E3C4F">
        <w:t xml:space="preserve"> beschrijft de semantiek van de eindproducten in de data-uitlevering</w:t>
      </w:r>
      <w:r w:rsidR="00654B7E" w:rsidRPr="000E3C4F">
        <w:t xml:space="preserve"> en geeft ook specificaties voor de</w:t>
      </w:r>
      <w:r w:rsidRPr="000E3C4F">
        <w:t xml:space="preserve"> inhoud van de data-aanlevering van </w:t>
      </w:r>
      <w:r w:rsidR="00F67646" w:rsidRPr="000E3C4F">
        <w:t xml:space="preserve">decentraal (A) en centraal aangesloten </w:t>
      </w:r>
      <w:r w:rsidRPr="000E3C4F">
        <w:t xml:space="preserve">netbeheerder </w:t>
      </w:r>
      <w:r w:rsidR="00F67646" w:rsidRPr="000E3C4F">
        <w:t xml:space="preserve">(B) </w:t>
      </w:r>
      <w:r w:rsidR="0064486E" w:rsidRPr="000E3C4F">
        <w:t xml:space="preserve">aan </w:t>
      </w:r>
      <w:r w:rsidR="00F67646" w:rsidRPr="000E3C4F">
        <w:t>de voorziening.</w:t>
      </w:r>
      <w:ins w:id="87" w:author="Paul Janssen" w:date="2020-07-06T14:57:00Z">
        <w:r w:rsidR="006D2427">
          <w:t xml:space="preserve"> Het BMKL is het protocol </w:t>
        </w:r>
      </w:ins>
      <w:ins w:id="88" w:author="Paul Janssen" w:date="2020-07-06T14:58:00Z">
        <w:r w:rsidR="006D2427">
          <w:t>voor het berichtenverkeer. Dit wordt in een aparte specificatie beschreven.</w:t>
        </w:r>
      </w:ins>
    </w:p>
    <w:p w14:paraId="299780D9" w14:textId="77777777" w:rsidR="00654B7E" w:rsidRDefault="00654B7E" w:rsidP="00253F30">
      <w:pPr>
        <w:spacing w:line="240" w:lineRule="atLeast"/>
        <w:jc w:val="left"/>
      </w:pPr>
    </w:p>
    <w:p w14:paraId="3436CD83" w14:textId="77777777" w:rsidR="00654B7E" w:rsidRDefault="00654B7E" w:rsidP="00253F30">
      <w:pPr>
        <w:spacing w:line="240" w:lineRule="atLeast"/>
        <w:jc w:val="left"/>
      </w:pPr>
    </w:p>
    <w:p w14:paraId="3576FBC6" w14:textId="77777777" w:rsidR="00654B7E" w:rsidRDefault="00654B7E" w:rsidP="00253F30">
      <w:pPr>
        <w:spacing w:line="240" w:lineRule="atLeast"/>
        <w:jc w:val="left"/>
      </w:pPr>
    </w:p>
    <w:p w14:paraId="30A5A4F6" w14:textId="77777777" w:rsidR="00654B7E" w:rsidRDefault="00654B7E" w:rsidP="00253F30">
      <w:pPr>
        <w:spacing w:line="240" w:lineRule="atLeast"/>
        <w:jc w:val="left"/>
      </w:pPr>
    </w:p>
    <w:p w14:paraId="5DB63686" w14:textId="77777777" w:rsidR="00654B7E" w:rsidRPr="0041667C" w:rsidRDefault="00654B7E" w:rsidP="00253F30">
      <w:pPr>
        <w:spacing w:line="240" w:lineRule="atLeast"/>
        <w:jc w:val="left"/>
      </w:pPr>
    </w:p>
    <w:p w14:paraId="3256A59F" w14:textId="77777777" w:rsidR="0041667C" w:rsidRDefault="0041667C" w:rsidP="00E548CF">
      <w:pPr>
        <w:spacing w:line="240" w:lineRule="atLeast"/>
        <w:jc w:val="left"/>
      </w:pPr>
    </w:p>
    <w:p w14:paraId="411C90AA" w14:textId="77777777" w:rsidR="00576E1A" w:rsidRDefault="00576E1A" w:rsidP="00576E1A">
      <w:pPr>
        <w:pStyle w:val="Paragraaftitel"/>
        <w:spacing w:line="240" w:lineRule="atLeast"/>
      </w:pPr>
      <w:bookmarkStart w:id="89" w:name="_Toc45195623"/>
      <w:r>
        <w:t>Normatieve referenties</w:t>
      </w:r>
      <w:r w:rsidR="00283BD6">
        <w:t>.</w:t>
      </w:r>
      <w:bookmarkEnd w:id="89"/>
    </w:p>
    <w:p w14:paraId="7FE6A3AB" w14:textId="77777777" w:rsidR="00E548CF" w:rsidRPr="000C1C49" w:rsidRDefault="00971241" w:rsidP="0080639F">
      <w:pPr>
        <w:numPr>
          <w:ilvl w:val="0"/>
          <w:numId w:val="21"/>
        </w:numPr>
        <w:spacing w:line="240" w:lineRule="auto"/>
        <w:jc w:val="left"/>
        <w:rPr>
          <w:rFonts w:cs="Arial"/>
        </w:rPr>
      </w:pPr>
      <w:r w:rsidRPr="00971241">
        <w:rPr>
          <w:rFonts w:cs="Arial"/>
        </w:rPr>
        <w:t>Raamwerk</w:t>
      </w:r>
      <w:r w:rsidR="00E548CF" w:rsidRPr="00AE14AD">
        <w:rPr>
          <w:rFonts w:cs="Arial"/>
        </w:rPr>
        <w:t xml:space="preserve"> van </w:t>
      </w:r>
      <w:proofErr w:type="spellStart"/>
      <w:r w:rsidR="006C7C50">
        <w:rPr>
          <w:rFonts w:cs="Arial"/>
        </w:rPr>
        <w:t>geo</w:t>
      </w:r>
      <w:proofErr w:type="spellEnd"/>
      <w:r w:rsidR="006C7C50">
        <w:rPr>
          <w:rFonts w:cs="Arial"/>
        </w:rPr>
        <w:t>-</w:t>
      </w:r>
      <w:r w:rsidR="00E548CF" w:rsidRPr="00AE14AD">
        <w:rPr>
          <w:rFonts w:cs="Arial"/>
        </w:rPr>
        <w:t xml:space="preserve">standaarden </w:t>
      </w:r>
      <w:r w:rsidR="0098448F">
        <w:rPr>
          <w:rFonts w:cs="Arial"/>
        </w:rPr>
        <w:t>3</w:t>
      </w:r>
      <w:r w:rsidR="006C7C50">
        <w:rPr>
          <w:rFonts w:cs="Arial"/>
        </w:rPr>
        <w:t>.</w:t>
      </w:r>
      <w:r w:rsidR="0098448F">
        <w:rPr>
          <w:rFonts w:cs="Arial"/>
        </w:rPr>
        <w:t>0</w:t>
      </w:r>
      <w:r w:rsidR="00620CB1">
        <w:rPr>
          <w:rFonts w:cs="Arial"/>
        </w:rPr>
        <w:t>.</w:t>
      </w:r>
    </w:p>
    <w:p w14:paraId="4E21D620" w14:textId="77777777" w:rsidR="00FD2140" w:rsidRDefault="00CA6ED1" w:rsidP="00FD2140">
      <w:pPr>
        <w:spacing w:line="240" w:lineRule="auto"/>
        <w:ind w:left="720"/>
        <w:jc w:val="left"/>
      </w:pPr>
      <w:hyperlink r:id="rId24" w:history="1">
        <w:r w:rsidR="00FD2140" w:rsidRPr="00793FB2">
          <w:rPr>
            <w:rStyle w:val="Hyperlink"/>
          </w:rPr>
          <w:t>http://www.geonovum.nl/documenten/raamwerk-van-geo-standaarden</w:t>
        </w:r>
      </w:hyperlink>
    </w:p>
    <w:p w14:paraId="03205EF9" w14:textId="77777777" w:rsidR="00E548CF" w:rsidRPr="008119F2" w:rsidRDefault="008119F2" w:rsidP="00E548CF">
      <w:pPr>
        <w:numPr>
          <w:ilvl w:val="0"/>
          <w:numId w:val="21"/>
        </w:numPr>
        <w:spacing w:line="240" w:lineRule="auto"/>
        <w:jc w:val="left"/>
      </w:pPr>
      <w:r w:rsidRPr="000E3C4F">
        <w:t>NEN 3610</w:t>
      </w:r>
      <w:r w:rsidR="002C1BDB">
        <w:t>:2011</w:t>
      </w:r>
      <w:r w:rsidRPr="000E3C4F">
        <w:t xml:space="preserve">/A1:2016 </w:t>
      </w:r>
      <w:r w:rsidRPr="008119F2">
        <w:t xml:space="preserve">Basismodel </w:t>
      </w:r>
      <w:proofErr w:type="spellStart"/>
      <w:r w:rsidRPr="008119F2">
        <w:t>Geo</w:t>
      </w:r>
      <w:proofErr w:type="spellEnd"/>
      <w:r w:rsidRPr="008119F2">
        <w:t>-informatie</w:t>
      </w:r>
      <w:r w:rsidR="00620CB1" w:rsidRPr="008119F2">
        <w:t>.</w:t>
      </w:r>
    </w:p>
    <w:p w14:paraId="0BE825AA" w14:textId="77777777" w:rsidR="00526D5F" w:rsidRDefault="00526D5F" w:rsidP="00E548CF">
      <w:pPr>
        <w:numPr>
          <w:ilvl w:val="0"/>
          <w:numId w:val="21"/>
        </w:numPr>
        <w:spacing w:line="240" w:lineRule="auto"/>
        <w:jc w:val="left"/>
      </w:pPr>
      <w:r w:rsidRPr="00526D5F">
        <w:t>NEN 3116:</w:t>
      </w:r>
      <w:r>
        <w:t xml:space="preserve">1990 </w:t>
      </w:r>
      <w:r w:rsidRPr="00526D5F">
        <w:t xml:space="preserve">Tekeningen in de bouw. </w:t>
      </w:r>
      <w:r>
        <w:t>Basissymbolen voor de uitwisseling van gegevens over de ligging van ondergrondse leidingen.</w:t>
      </w:r>
    </w:p>
    <w:p w14:paraId="63F9AEDE" w14:textId="77777777" w:rsidR="00EE7BB1" w:rsidRDefault="00BB3A1E" w:rsidP="00FD2140">
      <w:pPr>
        <w:numPr>
          <w:ilvl w:val="0"/>
          <w:numId w:val="21"/>
        </w:numPr>
        <w:spacing w:line="240" w:lineRule="auto"/>
        <w:jc w:val="left"/>
        <w:rPr>
          <w:szCs w:val="20"/>
          <w:lang w:val="en-US"/>
        </w:rPr>
      </w:pPr>
      <w:r w:rsidRPr="003F1A8A">
        <w:rPr>
          <w:szCs w:val="20"/>
          <w:lang w:val="en-US"/>
        </w:rPr>
        <w:t>[D</w:t>
      </w:r>
      <w:r>
        <w:rPr>
          <w:szCs w:val="20"/>
          <w:lang w:val="en-US"/>
        </w:rPr>
        <w:t xml:space="preserve">2.8.III.6] </w:t>
      </w:r>
      <w:r w:rsidRPr="00032207">
        <w:rPr>
          <w:szCs w:val="20"/>
          <w:lang w:val="en-US"/>
        </w:rPr>
        <w:t>Data Specification on Utility and Government Services</w:t>
      </w:r>
      <w:r w:rsidR="00FD2140">
        <w:rPr>
          <w:szCs w:val="20"/>
          <w:lang w:val="en-US"/>
        </w:rPr>
        <w:t xml:space="preserve">. </w:t>
      </w:r>
      <w:r w:rsidRPr="00FD2140">
        <w:rPr>
          <w:szCs w:val="20"/>
          <w:lang w:val="en-US"/>
        </w:rPr>
        <w:t xml:space="preserve">Technical Guidelines, </w:t>
      </w:r>
      <w:hyperlink r:id="rId25" w:history="1">
        <w:r w:rsidR="00FD2140" w:rsidRPr="00FD2140">
          <w:rPr>
            <w:rStyle w:val="Hyperlink"/>
            <w:szCs w:val="20"/>
            <w:lang w:val="en-US"/>
          </w:rPr>
          <w:t>http://inspire.jrc.ec.europa.eu/documents/Data_Specifications/INSPIRE_DataSpecification_US_v3.0.pdf</w:t>
        </w:r>
      </w:hyperlink>
      <w:r w:rsidR="00FD2140" w:rsidRPr="00FD2140">
        <w:rPr>
          <w:szCs w:val="20"/>
          <w:lang w:val="en-US"/>
        </w:rPr>
        <w:t xml:space="preserve"> </w:t>
      </w:r>
    </w:p>
    <w:p w14:paraId="7CB66FC0" w14:textId="3C2F20FA" w:rsidR="00FD2140" w:rsidRPr="00FD2140" w:rsidRDefault="00FD2140" w:rsidP="00FD2140">
      <w:pPr>
        <w:numPr>
          <w:ilvl w:val="0"/>
          <w:numId w:val="21"/>
        </w:numPr>
        <w:spacing w:line="240" w:lineRule="auto"/>
        <w:jc w:val="left"/>
        <w:rPr>
          <w:szCs w:val="20"/>
        </w:rPr>
      </w:pPr>
      <w:proofErr w:type="spellStart"/>
      <w:r>
        <w:t>GegevensWoordenboek</w:t>
      </w:r>
      <w:proofErr w:type="spellEnd"/>
      <w:r>
        <w:t xml:space="preserve"> Stedelijk Water (GWSW). </w:t>
      </w:r>
      <w:ins w:id="90" w:author="Paul Janssen" w:date="2020-05-25T11:09:00Z">
        <w:r w:rsidR="0069481B">
          <w:fldChar w:fldCharType="begin"/>
        </w:r>
        <w:r w:rsidR="0069481B">
          <w:instrText xml:space="preserve"> HYPERLINK "https://data.gwsw.nl/" </w:instrText>
        </w:r>
        <w:r w:rsidR="0069481B">
          <w:fldChar w:fldCharType="separate"/>
        </w:r>
        <w:r w:rsidR="0069481B">
          <w:rPr>
            <w:rStyle w:val="Hyperlink"/>
          </w:rPr>
          <w:t>https://data.gwsw.nl/</w:t>
        </w:r>
        <w:r w:rsidR="0069481B">
          <w:fldChar w:fldCharType="end"/>
        </w:r>
      </w:ins>
      <w:del w:id="91" w:author="Paul Janssen" w:date="2020-05-25T11:09:00Z">
        <w:r w:rsidR="0069481B" w:rsidDel="0069481B">
          <w:fldChar w:fldCharType="begin"/>
        </w:r>
        <w:r w:rsidR="0069481B" w:rsidDel="0069481B">
          <w:delInstrText xml:space="preserve"> HYPERLINK "http://www.riool.net/gegevenswoordenboek" </w:delInstrText>
        </w:r>
        <w:r w:rsidR="0069481B" w:rsidDel="0069481B">
          <w:fldChar w:fldCharType="separate"/>
        </w:r>
        <w:r w:rsidRPr="00793FB2" w:rsidDel="0069481B">
          <w:rPr>
            <w:rStyle w:val="Hyperlink"/>
          </w:rPr>
          <w:delText>http://www.riool.net/gegevenswoordenboek</w:delText>
        </w:r>
        <w:r w:rsidR="0069481B" w:rsidDel="0069481B">
          <w:rPr>
            <w:rStyle w:val="Hyperlink"/>
          </w:rPr>
          <w:fldChar w:fldCharType="end"/>
        </w:r>
      </w:del>
      <w:r>
        <w:t>.</w:t>
      </w:r>
    </w:p>
    <w:p w14:paraId="7DEA05FE" w14:textId="77777777" w:rsidR="00576E1A" w:rsidRPr="00FD2140" w:rsidRDefault="00576E1A" w:rsidP="00576E1A"/>
    <w:p w14:paraId="15F4DB2F" w14:textId="77777777" w:rsidR="00576E1A" w:rsidRDefault="00576E1A" w:rsidP="00576E1A">
      <w:pPr>
        <w:pStyle w:val="Paragraaftitel"/>
        <w:spacing w:line="240" w:lineRule="atLeast"/>
      </w:pPr>
      <w:bookmarkStart w:id="92" w:name="_Toc45195624"/>
      <w:r>
        <w:t>Totstandkoming</w:t>
      </w:r>
      <w:r w:rsidR="00283BD6">
        <w:t>.</w:t>
      </w:r>
      <w:bookmarkEnd w:id="92"/>
    </w:p>
    <w:p w14:paraId="6D8961EE" w14:textId="77777777" w:rsidR="00E548CF" w:rsidRPr="00E649B0" w:rsidRDefault="00E548CF" w:rsidP="00E548CF">
      <w:r w:rsidRPr="00E649B0">
        <w:t xml:space="preserve">Deze specificatie is opgesteld door Geonovum en is gebaseerd op het </w:t>
      </w:r>
      <w:r>
        <w:t xml:space="preserve">INSPIRE Data Product </w:t>
      </w:r>
      <w:proofErr w:type="spellStart"/>
      <w:r>
        <w:t>Specification</w:t>
      </w:r>
      <w:proofErr w:type="spellEnd"/>
      <w:r>
        <w:t xml:space="preserve"> T</w:t>
      </w:r>
      <w:r w:rsidRPr="00E649B0">
        <w:t>emplate.</w:t>
      </w:r>
    </w:p>
    <w:p w14:paraId="4A7EC8B8" w14:textId="77777777" w:rsidR="00E548CF" w:rsidRPr="00E649B0" w:rsidRDefault="00E548CF" w:rsidP="00E548CF"/>
    <w:p w14:paraId="7CE70BFD" w14:textId="1A82AED0" w:rsidR="00E548CF" w:rsidRPr="00780519" w:rsidRDefault="00E548CF" w:rsidP="00E548CF">
      <w:r w:rsidRPr="00780519">
        <w:lastRenderedPageBreak/>
        <w:t>Document titel</w:t>
      </w:r>
      <w:r w:rsidRPr="00780519">
        <w:tab/>
      </w:r>
      <w:r w:rsidRPr="00780519">
        <w:tab/>
        <w:t xml:space="preserve">: </w:t>
      </w:r>
      <w:del w:id="93" w:author="Paul Janssen" w:date="2020-07-06T15:27:00Z">
        <w:r w:rsidR="00793B0B" w:rsidDel="00371EC5">
          <w:delText>IMKL</w:delText>
        </w:r>
        <w:r w:rsidR="006F2CE2" w:rsidRPr="006F2CE2" w:rsidDel="00371EC5">
          <w:delText xml:space="preserve"> - </w:delText>
        </w:r>
        <w:r w:rsidR="007001AC" w:rsidRPr="00780519" w:rsidDel="00371EC5">
          <w:delText xml:space="preserve">Dataspecificatie </w:delText>
        </w:r>
        <w:r w:rsidR="006F2CE2" w:rsidRPr="006F2CE2" w:rsidDel="00371EC5">
          <w:delText>Utiliteitsnetten</w:delText>
        </w:r>
      </w:del>
      <w:ins w:id="94" w:author="Paul Janssen" w:date="2020-07-06T15:27:00Z">
        <w:r w:rsidR="00371EC5">
          <w:t>Informa</w:t>
        </w:r>
      </w:ins>
      <w:ins w:id="95" w:author="Paul Janssen" w:date="2020-07-06T15:28:00Z">
        <w:r w:rsidR="00371EC5">
          <w:t>tiemodel Kabels en Leidingen (IMKL) – versie 2.0 (</w:t>
        </w:r>
        <w:r w:rsidR="003A6AB3">
          <w:t>in ontwikkeling)</w:t>
        </w:r>
      </w:ins>
    </w:p>
    <w:p w14:paraId="46C3DE3F" w14:textId="1BB32FCC" w:rsidR="00E548CF" w:rsidRPr="00780519" w:rsidRDefault="00E548CF" w:rsidP="00E548CF">
      <w:r w:rsidRPr="00780519">
        <w:t>Referentie datum</w:t>
      </w:r>
      <w:r>
        <w:tab/>
      </w:r>
      <w:r w:rsidRPr="00780519">
        <w:tab/>
      </w:r>
      <w:r w:rsidRPr="000E3C4F">
        <w:t xml:space="preserve">: </w:t>
      </w:r>
      <w:del w:id="96" w:author="Paul Janssen" w:date="2020-05-25T11:09:00Z">
        <w:r w:rsidR="00226892" w:rsidRPr="000E3C4F" w:rsidDel="0069481B">
          <w:delText>2017</w:delText>
        </w:r>
      </w:del>
      <w:ins w:id="97" w:author="Paul Janssen" w:date="2020-05-25T11:09:00Z">
        <w:r w:rsidR="0069481B" w:rsidRPr="000E3C4F">
          <w:t>20</w:t>
        </w:r>
        <w:r w:rsidR="0069481B">
          <w:t>20</w:t>
        </w:r>
      </w:ins>
      <w:r w:rsidR="006F2CE2" w:rsidRPr="000E3C4F">
        <w:t>-</w:t>
      </w:r>
      <w:del w:id="98" w:author="Paul Janssen" w:date="2020-05-25T11:09:00Z">
        <w:r w:rsidR="00226892" w:rsidRPr="000E3C4F" w:rsidDel="0069481B">
          <w:delText>0</w:delText>
        </w:r>
        <w:r w:rsidR="001F148B" w:rsidDel="0069481B">
          <w:delText>7</w:delText>
        </w:r>
      </w:del>
      <w:ins w:id="99" w:author="Paul Janssen" w:date="2020-07-06T15:28:00Z">
        <w:r w:rsidR="003A6AB3">
          <w:t>07</w:t>
        </w:r>
      </w:ins>
      <w:r w:rsidR="006F2CE2" w:rsidRPr="000E3C4F">
        <w:t>-</w:t>
      </w:r>
      <w:del w:id="100" w:author="Paul Janssen" w:date="2020-05-25T11:09:00Z">
        <w:r w:rsidR="001F148B" w:rsidDel="0069481B">
          <w:delText>6</w:delText>
        </w:r>
      </w:del>
      <w:ins w:id="101" w:author="Paul Janssen" w:date="2020-07-06T15:29:00Z">
        <w:r w:rsidR="003A6AB3">
          <w:t>06</w:t>
        </w:r>
      </w:ins>
    </w:p>
    <w:p w14:paraId="6332021B" w14:textId="39947CAF" w:rsidR="00E548CF" w:rsidRDefault="00E548CF" w:rsidP="00E548CF">
      <w:pPr>
        <w:rPr>
          <w:ins w:id="102" w:author="Paul Janssen" w:date="2020-05-25T11:09:00Z"/>
        </w:rPr>
      </w:pPr>
      <w:r>
        <w:t>Auteur</w:t>
      </w:r>
      <w:r w:rsidR="007001AC">
        <w:t>s</w:t>
      </w:r>
      <w:r w:rsidRPr="00780519">
        <w:tab/>
      </w:r>
      <w:r w:rsidRPr="00780519">
        <w:tab/>
      </w:r>
      <w:r>
        <w:tab/>
      </w:r>
      <w:r w:rsidRPr="00780519">
        <w:t>:</w:t>
      </w:r>
      <w:r w:rsidR="00E70583">
        <w:t xml:space="preserve"> </w:t>
      </w:r>
      <w:ins w:id="103" w:author="Paul Janssen" w:date="2020-05-25T11:10:00Z">
        <w:r w:rsidR="0069481B">
          <w:t>Herman van den Berg, Paul Janssen</w:t>
        </w:r>
      </w:ins>
    </w:p>
    <w:p w14:paraId="0DF14F5A" w14:textId="77777777" w:rsidR="0069481B" w:rsidRDefault="0069481B" w:rsidP="0069481B">
      <w:pPr>
        <w:rPr>
          <w:ins w:id="104" w:author="Paul Janssen" w:date="2020-05-25T11:10:00Z"/>
        </w:rPr>
      </w:pPr>
      <w:ins w:id="105" w:author="Paul Janssen" w:date="2020-05-25T11:09:00Z">
        <w:r>
          <w:t>Auteurs vorige versie</w:t>
        </w:r>
      </w:ins>
      <w:ins w:id="106" w:author="Paul Janssen" w:date="2020-05-25T11:10:00Z">
        <w:r>
          <w:tab/>
          <w:t>: Linda van den Brink, Paul Janssen, Wilko Quak</w:t>
        </w:r>
      </w:ins>
    </w:p>
    <w:p w14:paraId="7A26D02D" w14:textId="7D7DD6BB" w:rsidR="0069481B" w:rsidRPr="00780519" w:rsidRDefault="0069481B" w:rsidP="00E548CF"/>
    <w:p w14:paraId="1087C33E" w14:textId="77777777" w:rsidR="00E548CF" w:rsidRPr="00E649B0" w:rsidRDefault="00E548CF" w:rsidP="00E548CF">
      <w:r>
        <w:t>Taal</w:t>
      </w:r>
      <w:r>
        <w:tab/>
      </w:r>
      <w:r w:rsidRPr="00E649B0">
        <w:tab/>
      </w:r>
      <w:r w:rsidRPr="00E649B0">
        <w:tab/>
        <w:t>:</w:t>
      </w:r>
      <w:r>
        <w:t xml:space="preserve"> Nederlands</w:t>
      </w:r>
    </w:p>
    <w:p w14:paraId="4359D78C" w14:textId="77777777" w:rsidR="00576E1A" w:rsidRDefault="00576E1A" w:rsidP="00B93692">
      <w:pPr>
        <w:spacing w:line="240" w:lineRule="atLeast"/>
        <w:jc w:val="left"/>
      </w:pPr>
    </w:p>
    <w:p w14:paraId="68AEEE46" w14:textId="77777777" w:rsidR="00576E1A" w:rsidRDefault="00576E1A" w:rsidP="00576E1A">
      <w:pPr>
        <w:pStyle w:val="Paragraaftitel"/>
        <w:spacing w:line="240" w:lineRule="atLeast"/>
      </w:pPr>
      <w:bookmarkStart w:id="107" w:name="_Toc45195625"/>
      <w:r>
        <w:t>Termen en definities</w:t>
      </w:r>
      <w:r w:rsidR="00283BD6">
        <w:t>.</w:t>
      </w:r>
      <w:bookmarkEnd w:id="107"/>
    </w:p>
    <w:p w14:paraId="19F7DA29" w14:textId="77777777" w:rsidR="00E548CF" w:rsidRDefault="00E548CF" w:rsidP="00E548CF">
      <w:r>
        <w:t>Lijst van termen en definities die in deze beschrijving worden gehanteerd.</w:t>
      </w:r>
    </w:p>
    <w:p w14:paraId="54790B7E" w14:textId="77777777" w:rsidR="00E11691" w:rsidRDefault="00E11691" w:rsidP="00E548CF"/>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78"/>
      </w:tblGrid>
      <w:tr w:rsidR="00E11691" w:rsidRPr="00961F55" w14:paraId="111E9DCB" w14:textId="77777777" w:rsidTr="00E11691">
        <w:tc>
          <w:tcPr>
            <w:tcW w:w="9212" w:type="dxa"/>
          </w:tcPr>
          <w:p w14:paraId="42BACE3E" w14:textId="77777777" w:rsidR="00E11691" w:rsidRPr="00A67056" w:rsidRDefault="00CD35A6" w:rsidP="00E11691">
            <w:pPr>
              <w:rPr>
                <w:b/>
              </w:rPr>
            </w:pPr>
            <w:r>
              <w:rPr>
                <w:b/>
              </w:rPr>
              <w:t>a</w:t>
            </w:r>
            <w:r w:rsidR="00E11691" w:rsidRPr="00A67056">
              <w:rPr>
                <w:b/>
              </w:rPr>
              <w:t>nnotatie</w:t>
            </w:r>
          </w:p>
          <w:p w14:paraId="138708D4" w14:textId="77777777" w:rsidR="00E11691" w:rsidRDefault="00E11691" w:rsidP="00E11691">
            <w:r>
              <w:t>Elke toevoeging op een kaartbeeld voor verduidelijking</w:t>
            </w:r>
          </w:p>
          <w:p w14:paraId="3E6A5A7F" w14:textId="77777777" w:rsidR="00E11691" w:rsidRDefault="00E11691" w:rsidP="00E11691"/>
        </w:tc>
      </w:tr>
      <w:tr w:rsidR="00E11691" w:rsidRPr="00961F55" w14:paraId="4596C858" w14:textId="77777777" w:rsidTr="00E11691">
        <w:tc>
          <w:tcPr>
            <w:tcW w:w="9212" w:type="dxa"/>
          </w:tcPr>
          <w:p w14:paraId="5E983E8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applicatieschema</w:t>
            </w:r>
          </w:p>
          <w:p w14:paraId="11A47DD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informatiemodel dat gegevens beschrijft die worden gebruikt door een of meer applicaties</w:t>
            </w:r>
          </w:p>
          <w:p w14:paraId="6E7C7A0B" w14:textId="77777777" w:rsidR="00E11691" w:rsidRPr="00961F55" w:rsidRDefault="00E11691" w:rsidP="00E11691">
            <w:r w:rsidRPr="00961F55">
              <w:t>OPMERKING</w:t>
            </w:r>
            <w:r w:rsidRPr="00961F55">
              <w:tab/>
              <w:t>IMKL is met UML beschreven in een applicatieschema.</w:t>
            </w:r>
          </w:p>
          <w:p w14:paraId="3862E923" w14:textId="77777777" w:rsidR="00E11691" w:rsidRPr="00961F55" w:rsidRDefault="00E11691" w:rsidP="00E11691"/>
        </w:tc>
      </w:tr>
      <w:tr w:rsidR="00E11691" w:rsidRPr="00961F55" w14:paraId="19E256C4" w14:textId="77777777" w:rsidTr="00E11691">
        <w:tc>
          <w:tcPr>
            <w:tcW w:w="9212" w:type="dxa"/>
          </w:tcPr>
          <w:p w14:paraId="4490AFA3" w14:textId="77777777" w:rsidR="00E11691" w:rsidRPr="00A67056" w:rsidRDefault="00E11691" w:rsidP="00E11691">
            <w:pPr>
              <w:rPr>
                <w:b/>
              </w:rPr>
            </w:pPr>
            <w:r>
              <w:rPr>
                <w:b/>
              </w:rPr>
              <w:t>a</w:t>
            </w:r>
            <w:r w:rsidRPr="00A67056">
              <w:rPr>
                <w:b/>
              </w:rPr>
              <w:t>ssociatie of relatie &lt;UML&gt;</w:t>
            </w:r>
          </w:p>
          <w:p w14:paraId="7DAEC79E" w14:textId="77777777" w:rsidR="00E11691" w:rsidRDefault="0022319C" w:rsidP="00E11691">
            <w:r>
              <w:t xml:space="preserve">semantische </w:t>
            </w:r>
            <w:r w:rsidR="00E11691">
              <w:t>relatie tussen twee of meer klassen die de connectie tussen hun instanties weergeeft</w:t>
            </w:r>
          </w:p>
          <w:p w14:paraId="352CFC93" w14:textId="77777777" w:rsidR="00E11691" w:rsidRPr="00961F55" w:rsidRDefault="00E11691" w:rsidP="00E11691"/>
        </w:tc>
      </w:tr>
      <w:tr w:rsidR="00E11691" w:rsidRPr="00961F55" w14:paraId="519DD0FB" w14:textId="77777777" w:rsidTr="00E11691">
        <w:tc>
          <w:tcPr>
            <w:tcW w:w="9212" w:type="dxa"/>
          </w:tcPr>
          <w:p w14:paraId="1B275BFF"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a</w:t>
            </w:r>
            <w:r w:rsidR="00E11691" w:rsidRPr="00961F55">
              <w:rPr>
                <w:rFonts w:ascii="Verdana" w:hAnsi="Verdana"/>
                <w:sz w:val="16"/>
                <w:szCs w:val="16"/>
                <w:lang w:val="nl-NL"/>
              </w:rPr>
              <w:t>ttribuut</w:t>
            </w:r>
          </w:p>
          <w:p w14:paraId="5001015B" w14:textId="77777777" w:rsidR="00E11691" w:rsidRPr="00EA7DB7" w:rsidRDefault="00E11691" w:rsidP="00E11691">
            <w:pPr>
              <w:pStyle w:val="Definitie"/>
              <w:rPr>
                <w:rFonts w:ascii="Verdana" w:hAnsi="Verdana"/>
                <w:sz w:val="16"/>
                <w:szCs w:val="16"/>
                <w:lang w:val="nl-NL"/>
              </w:rPr>
            </w:pPr>
            <w:r w:rsidRPr="00961F55">
              <w:rPr>
                <w:rFonts w:ascii="Verdana" w:hAnsi="Verdana"/>
                <w:sz w:val="16"/>
                <w:szCs w:val="16"/>
                <w:lang w:val="nl-NL"/>
              </w:rPr>
              <w:t>kenmerk van een object</w:t>
            </w:r>
          </w:p>
        </w:tc>
      </w:tr>
      <w:tr w:rsidR="00E11691" w:rsidRPr="00961F55" w14:paraId="1896E4F7" w14:textId="77777777" w:rsidTr="00E11691">
        <w:tc>
          <w:tcPr>
            <w:tcW w:w="9212" w:type="dxa"/>
          </w:tcPr>
          <w:p w14:paraId="2E670D9E"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attribuutwaarde (</w:t>
            </w:r>
            <w:proofErr w:type="spellStart"/>
            <w:r w:rsidRPr="00961F55">
              <w:rPr>
                <w:rFonts w:ascii="Verdana" w:hAnsi="Verdana"/>
                <w:sz w:val="16"/>
                <w:szCs w:val="16"/>
                <w:lang w:val="nl-NL"/>
              </w:rPr>
              <w:t>value</w:t>
            </w:r>
            <w:proofErr w:type="spellEnd"/>
            <w:r w:rsidRPr="00961F55">
              <w:rPr>
                <w:rFonts w:ascii="Verdana" w:hAnsi="Verdana"/>
                <w:sz w:val="16"/>
                <w:szCs w:val="16"/>
                <w:lang w:val="nl-NL"/>
              </w:rPr>
              <w:t>)</w:t>
            </w:r>
          </w:p>
          <w:p w14:paraId="42823779"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waarde die een attribuut aanneemt</w:t>
            </w:r>
          </w:p>
        </w:tc>
      </w:tr>
      <w:tr w:rsidR="00E11691" w:rsidRPr="00961F55" w14:paraId="2B20DD67" w14:textId="77777777" w:rsidTr="00E11691">
        <w:tc>
          <w:tcPr>
            <w:tcW w:w="9212" w:type="dxa"/>
          </w:tcPr>
          <w:p w14:paraId="6FDAA08F" w14:textId="77777777" w:rsidR="00E11691" w:rsidRPr="00B15657" w:rsidRDefault="00CD35A6" w:rsidP="00E11691">
            <w:pPr>
              <w:pStyle w:val="Termen"/>
              <w:tabs>
                <w:tab w:val="clear" w:pos="432"/>
              </w:tabs>
              <w:rPr>
                <w:rFonts w:ascii="Verdana" w:hAnsi="Verdana"/>
                <w:sz w:val="16"/>
                <w:szCs w:val="16"/>
                <w:lang w:val="nl-NL"/>
              </w:rPr>
            </w:pPr>
            <w:r>
              <w:rPr>
                <w:rFonts w:ascii="Verdana" w:hAnsi="Verdana"/>
                <w:sz w:val="16"/>
                <w:szCs w:val="16"/>
                <w:lang w:val="nl-NL"/>
              </w:rPr>
              <w:t>c</w:t>
            </w:r>
            <w:r w:rsidR="00E11691" w:rsidRPr="00B15657">
              <w:rPr>
                <w:rFonts w:ascii="Verdana" w:hAnsi="Verdana"/>
                <w:sz w:val="16"/>
                <w:szCs w:val="16"/>
                <w:lang w:val="nl-NL"/>
              </w:rPr>
              <w:t>oördinaat</w:t>
            </w:r>
          </w:p>
          <w:p w14:paraId="314E7D1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getal in een sequentie van n getallen om de positie van een punt in een n-dimensionale ruimte te bepalen</w:t>
            </w:r>
          </w:p>
        </w:tc>
      </w:tr>
      <w:tr w:rsidR="00E11691" w:rsidRPr="00961F55" w14:paraId="19148D9D" w14:textId="77777777" w:rsidTr="00E11691">
        <w:tc>
          <w:tcPr>
            <w:tcW w:w="9212" w:type="dxa"/>
          </w:tcPr>
          <w:p w14:paraId="26DA854C"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coördinaatreferentiesysteem</w:t>
            </w:r>
          </w:p>
          <w:p w14:paraId="28387606"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coördinaatsysteem dat aan een object is gerelateerd door een datum.</w:t>
            </w:r>
          </w:p>
        </w:tc>
      </w:tr>
      <w:tr w:rsidR="00E11691" w:rsidRPr="00961F55" w14:paraId="16DE9D4B" w14:textId="77777777" w:rsidTr="00E11691">
        <w:tc>
          <w:tcPr>
            <w:tcW w:w="9212" w:type="dxa"/>
          </w:tcPr>
          <w:p w14:paraId="448973D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coördinaatsysteem</w:t>
            </w:r>
          </w:p>
          <w:p w14:paraId="682CB9BE"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set van wiskundige regels voor het toekennen van coördinaten aan punten</w:t>
            </w:r>
          </w:p>
        </w:tc>
      </w:tr>
      <w:tr w:rsidR="00E11691" w:rsidRPr="00961F55" w14:paraId="5E7EA09A" w14:textId="77777777" w:rsidTr="00E11691">
        <w:tc>
          <w:tcPr>
            <w:tcW w:w="9212" w:type="dxa"/>
          </w:tcPr>
          <w:p w14:paraId="754515F8" w14:textId="77777777" w:rsidR="00E11691" w:rsidRDefault="00CD35A6" w:rsidP="00E11691">
            <w:pPr>
              <w:rPr>
                <w:b/>
              </w:rPr>
            </w:pPr>
            <w:r>
              <w:rPr>
                <w:b/>
              </w:rPr>
              <w:t>d</w:t>
            </w:r>
            <w:r w:rsidR="00E11691" w:rsidRPr="002A4103">
              <w:rPr>
                <w:b/>
              </w:rPr>
              <w:t>atatype</w:t>
            </w:r>
          </w:p>
          <w:p w14:paraId="7668AF1F" w14:textId="77777777" w:rsidR="00E11691" w:rsidRPr="00DB2583" w:rsidRDefault="00455BC2" w:rsidP="00E11691">
            <w:pPr>
              <w:rPr>
                <w:lang w:eastAsia="en-US"/>
              </w:rPr>
            </w:pPr>
            <w:r w:rsidRPr="00DB2583">
              <w:rPr>
                <w:lang w:eastAsia="en-US"/>
              </w:rPr>
              <w:t>gestructureerd</w:t>
            </w:r>
            <w:r w:rsidR="0027065E">
              <w:rPr>
                <w:lang w:eastAsia="en-US"/>
              </w:rPr>
              <w:t>e</w:t>
            </w:r>
            <w:r w:rsidRPr="00DB2583">
              <w:rPr>
                <w:lang w:eastAsia="en-US"/>
              </w:rPr>
              <w:t xml:space="preserve"> </w:t>
            </w:r>
            <w:r w:rsidR="0027065E">
              <w:rPr>
                <w:lang w:eastAsia="en-US"/>
              </w:rPr>
              <w:t>gegevens</w:t>
            </w:r>
            <w:r w:rsidRPr="00DB2583">
              <w:rPr>
                <w:lang w:eastAsia="en-US"/>
              </w:rPr>
              <w:t xml:space="preserve"> zonder identiteit</w:t>
            </w:r>
          </w:p>
          <w:p w14:paraId="291324FC" w14:textId="77777777" w:rsidR="0027065E" w:rsidRPr="002A4103" w:rsidRDefault="0027065E" w:rsidP="00E11691">
            <w:pPr>
              <w:rPr>
                <w:b/>
              </w:rPr>
            </w:pPr>
          </w:p>
        </w:tc>
      </w:tr>
      <w:tr w:rsidR="00E11691" w:rsidRPr="00961F55" w14:paraId="1F0EDD1E" w14:textId="77777777" w:rsidTr="00E11691">
        <w:tc>
          <w:tcPr>
            <w:tcW w:w="9212" w:type="dxa"/>
          </w:tcPr>
          <w:p w14:paraId="3AE4119B" w14:textId="77777777" w:rsidR="00E11691" w:rsidRPr="00961F55" w:rsidRDefault="00CD35A6" w:rsidP="00E11691">
            <w:pPr>
              <w:pStyle w:val="Termen"/>
              <w:tabs>
                <w:tab w:val="clear" w:pos="432"/>
              </w:tabs>
              <w:rPr>
                <w:rFonts w:ascii="Verdana" w:hAnsi="Verdana"/>
                <w:sz w:val="16"/>
                <w:szCs w:val="16"/>
                <w:lang w:val="nl-NL"/>
              </w:rPr>
            </w:pPr>
            <w:r>
              <w:rPr>
                <w:rFonts w:ascii="Verdana" w:hAnsi="Verdana"/>
                <w:sz w:val="16"/>
                <w:szCs w:val="16"/>
                <w:lang w:val="nl-NL"/>
              </w:rPr>
              <w:t>d</w:t>
            </w:r>
            <w:r w:rsidR="00E11691" w:rsidRPr="00961F55">
              <w:rPr>
                <w:rFonts w:ascii="Verdana" w:hAnsi="Verdana"/>
                <w:sz w:val="16"/>
                <w:szCs w:val="16"/>
                <w:lang w:val="nl-NL"/>
              </w:rPr>
              <w:t>atum</w:t>
            </w:r>
          </w:p>
          <w:p w14:paraId="5A84431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parameter of set van parameters voor het definiëren van het nulpunt, de schaal en de oriëntatie van een coördinaatsysteem</w:t>
            </w:r>
          </w:p>
        </w:tc>
      </w:tr>
      <w:tr w:rsidR="00E11691" w:rsidRPr="00961F55" w14:paraId="11DAF8C1" w14:textId="77777777" w:rsidTr="00E11691">
        <w:tc>
          <w:tcPr>
            <w:tcW w:w="9212" w:type="dxa"/>
          </w:tcPr>
          <w:p w14:paraId="184582DF" w14:textId="77777777" w:rsidR="00E11691" w:rsidRPr="00A67056" w:rsidRDefault="00CD35A6" w:rsidP="00E11691">
            <w:pPr>
              <w:rPr>
                <w:b/>
              </w:rPr>
            </w:pPr>
            <w:r>
              <w:rPr>
                <w:b/>
              </w:rPr>
              <w:t>d</w:t>
            </w:r>
            <w:r w:rsidR="00E11691" w:rsidRPr="00A67056">
              <w:rPr>
                <w:b/>
              </w:rPr>
              <w:t>iepte</w:t>
            </w:r>
          </w:p>
          <w:p w14:paraId="3DBA569D" w14:textId="77777777" w:rsidR="00E11691" w:rsidRPr="00A478E4" w:rsidRDefault="00E11691" w:rsidP="00E11691">
            <w:r>
              <w:t>A</w:t>
            </w:r>
            <w:r w:rsidRPr="00A478E4">
              <w:t>fstand van een punt tot een gekozen referentievlak neerwaarts gemeten langs een lijn welke loodrecht op dat referentievlak staat</w:t>
            </w:r>
            <w:r>
              <w:t>.</w:t>
            </w:r>
          </w:p>
          <w:p w14:paraId="3099A851" w14:textId="77777777" w:rsidR="00E11691" w:rsidRDefault="00E11691" w:rsidP="00E11691"/>
        </w:tc>
      </w:tr>
      <w:tr w:rsidR="00E11691" w:rsidRPr="00A67056" w14:paraId="5A801F95" w14:textId="77777777" w:rsidTr="00E11691">
        <w:tc>
          <w:tcPr>
            <w:tcW w:w="9212" w:type="dxa"/>
          </w:tcPr>
          <w:p w14:paraId="1885C8FA" w14:textId="77777777" w:rsidR="00E11691" w:rsidRPr="00B15657" w:rsidRDefault="00E11691" w:rsidP="00E11691">
            <w:pPr>
              <w:rPr>
                <w:b/>
                <w:lang w:val="en-GB"/>
              </w:rPr>
            </w:pPr>
            <w:r w:rsidRPr="00B15657">
              <w:rPr>
                <w:b/>
                <w:lang w:val="en-GB"/>
              </w:rPr>
              <w:t>download service</w:t>
            </w:r>
          </w:p>
          <w:p w14:paraId="5F7BCF86" w14:textId="77777777" w:rsidR="00E11691" w:rsidRDefault="0022319C" w:rsidP="00E11691">
            <w:pPr>
              <w:rPr>
                <w:lang w:val="en-GB"/>
              </w:rPr>
            </w:pPr>
            <w:r>
              <w:rPr>
                <w:lang w:val="en-GB"/>
              </w:rPr>
              <w:t>s</w:t>
            </w:r>
            <w:r w:rsidRPr="00A67056">
              <w:rPr>
                <w:lang w:val="en-GB"/>
              </w:rPr>
              <w:t xml:space="preserve">ervice </w:t>
            </w:r>
            <w:r w:rsidR="00E11691" w:rsidRPr="00A67056">
              <w:rPr>
                <w:lang w:val="en-GB"/>
              </w:rPr>
              <w:t>that enables copies of spatial data sets, or parts of such sets, to be downloaded and, where practicable, accessed directly.</w:t>
            </w:r>
          </w:p>
          <w:p w14:paraId="2BD52411" w14:textId="77777777" w:rsidR="00E11691" w:rsidRDefault="00E11691" w:rsidP="00E11691">
            <w:pPr>
              <w:rPr>
                <w:lang w:val="en-GB"/>
              </w:rPr>
            </w:pPr>
            <w:r>
              <w:rPr>
                <w:lang w:val="en-GB"/>
              </w:rPr>
              <w:lastRenderedPageBreak/>
              <w:t>INSPIRE</w:t>
            </w:r>
          </w:p>
          <w:p w14:paraId="2AD57898" w14:textId="77777777" w:rsidR="00E11691" w:rsidRPr="00A67056" w:rsidRDefault="00E11691" w:rsidP="00E11691">
            <w:pPr>
              <w:rPr>
                <w:lang w:val="en-GB"/>
              </w:rPr>
            </w:pPr>
          </w:p>
        </w:tc>
      </w:tr>
      <w:tr w:rsidR="00E11691" w:rsidRPr="00961F55" w14:paraId="5DB9F1DF" w14:textId="77777777" w:rsidTr="00E11691">
        <w:tc>
          <w:tcPr>
            <w:tcW w:w="9212" w:type="dxa"/>
          </w:tcPr>
          <w:p w14:paraId="00487219" w14:textId="77777777" w:rsidR="00E11691" w:rsidRPr="00A67056" w:rsidRDefault="00CD35A6" w:rsidP="00E11691">
            <w:pPr>
              <w:rPr>
                <w:b/>
              </w:rPr>
            </w:pPr>
            <w:r>
              <w:rPr>
                <w:b/>
              </w:rPr>
              <w:lastRenderedPageBreak/>
              <w:t>e</w:t>
            </w:r>
            <w:r w:rsidR="00E11691" w:rsidRPr="00A67056">
              <w:rPr>
                <w:b/>
              </w:rPr>
              <w:t>xtensie</w:t>
            </w:r>
            <w:r w:rsidR="00E11691">
              <w:rPr>
                <w:b/>
              </w:rPr>
              <w:t xml:space="preserve"> (van informatiemodel)</w:t>
            </w:r>
          </w:p>
          <w:p w14:paraId="764DC9D3" w14:textId="77777777" w:rsidR="00E11691" w:rsidRDefault="00E11691" w:rsidP="00E11691">
            <w:r>
              <w:t>Een informatiemodel als uitbreiding op een ander informatiemodel</w:t>
            </w:r>
          </w:p>
          <w:p w14:paraId="21448BF5" w14:textId="77777777" w:rsidR="00E11691" w:rsidRPr="00961F55" w:rsidRDefault="00E11691" w:rsidP="00E11691"/>
        </w:tc>
      </w:tr>
      <w:tr w:rsidR="00E11691" w:rsidRPr="00961F55" w14:paraId="4346B566" w14:textId="77777777" w:rsidTr="00E11691">
        <w:tc>
          <w:tcPr>
            <w:tcW w:w="9212" w:type="dxa"/>
          </w:tcPr>
          <w:p w14:paraId="4180D6DF"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w:t>
            </w:r>
            <w:proofErr w:type="spellEnd"/>
            <w:r w:rsidRPr="00961F55">
              <w:rPr>
                <w:rFonts w:ascii="Verdana" w:hAnsi="Verdana"/>
                <w:sz w:val="16"/>
                <w:szCs w:val="16"/>
                <w:lang w:val="nl-NL"/>
              </w:rPr>
              <w:t>-informatie (</w:t>
            </w:r>
            <w:proofErr w:type="spellStart"/>
            <w:r w:rsidRPr="00961F55">
              <w:rPr>
                <w:rFonts w:ascii="Verdana" w:hAnsi="Verdana"/>
                <w:sz w:val="16"/>
                <w:szCs w:val="16"/>
                <w:lang w:val="nl-NL"/>
              </w:rPr>
              <w:t>geo</w:t>
            </w:r>
            <w:proofErr w:type="spellEnd"/>
            <w:r w:rsidRPr="00961F55">
              <w:rPr>
                <w:rFonts w:ascii="Verdana" w:hAnsi="Verdana"/>
                <w:sz w:val="16"/>
                <w:szCs w:val="16"/>
                <w:lang w:val="nl-NL"/>
              </w:rPr>
              <w:t xml:space="preserve">-information, </w:t>
            </w:r>
            <w:proofErr w:type="spellStart"/>
            <w:r w:rsidRPr="00961F55">
              <w:rPr>
                <w:rFonts w:ascii="Verdana" w:hAnsi="Verdana"/>
                <w:sz w:val="16"/>
                <w:szCs w:val="16"/>
                <w:lang w:val="nl-NL"/>
              </w:rPr>
              <w:t>geographic</w:t>
            </w:r>
            <w:proofErr w:type="spellEnd"/>
            <w:r w:rsidRPr="00961F55">
              <w:rPr>
                <w:rFonts w:ascii="Verdana" w:hAnsi="Verdana"/>
                <w:sz w:val="16"/>
                <w:szCs w:val="16"/>
                <w:lang w:val="nl-NL"/>
              </w:rPr>
              <w:t xml:space="preserve"> information)</w:t>
            </w:r>
          </w:p>
          <w:p w14:paraId="06C00135" w14:textId="77777777" w:rsidR="004F10CD" w:rsidRPr="00DB2583" w:rsidRDefault="00E11691" w:rsidP="00DB2583">
            <w:pPr>
              <w:pStyle w:val="Definitie"/>
              <w:rPr>
                <w:rFonts w:cs="Arial"/>
                <w:color w:val="000000"/>
                <w:lang w:val="nl-NL"/>
              </w:rPr>
            </w:pPr>
            <w:r w:rsidRPr="00961F55">
              <w:rPr>
                <w:rFonts w:ascii="Verdana" w:hAnsi="Verdana"/>
                <w:sz w:val="16"/>
                <w:szCs w:val="16"/>
                <w:lang w:val="nl-NL"/>
              </w:rPr>
              <w:t>informatie met een directe of indirecte referentie naar een plaats ten opzichte van de aarde (bijvoorbeeld ten opzichte van het aardoppervlak)</w:t>
            </w:r>
          </w:p>
          <w:p w14:paraId="0EFAF9B7" w14:textId="77777777" w:rsidR="004F10CD" w:rsidRPr="00DB2583" w:rsidRDefault="00455BC2" w:rsidP="00DB2583">
            <w:pPr>
              <w:pStyle w:val="Definitie"/>
              <w:rPr>
                <w:rFonts w:cs="Arial"/>
                <w:color w:val="000000"/>
                <w:lang w:val="nl-NL"/>
              </w:rPr>
            </w:pPr>
            <w:r w:rsidRPr="00DB2583">
              <w:rPr>
                <w:rFonts w:ascii="Verdana" w:hAnsi="Verdana" w:cs="Arial"/>
                <w:color w:val="000000"/>
                <w:sz w:val="16"/>
                <w:szCs w:val="16"/>
                <w:lang w:val="nl-NL"/>
              </w:rPr>
              <w:t>OPMERKING</w:t>
            </w:r>
            <w:r w:rsidRPr="00DB2583">
              <w:rPr>
                <w:rFonts w:ascii="Verdana" w:hAnsi="Verdana" w:cs="Arial"/>
                <w:color w:val="000000"/>
                <w:sz w:val="16"/>
                <w:szCs w:val="16"/>
                <w:lang w:val="nl-NL"/>
              </w:rPr>
              <w:tab/>
            </w:r>
            <w:proofErr w:type="spellStart"/>
            <w:r w:rsidRPr="00DB2583">
              <w:rPr>
                <w:rFonts w:ascii="Verdana" w:hAnsi="Verdana"/>
                <w:sz w:val="16"/>
                <w:szCs w:val="16"/>
                <w:lang w:val="nl-NL"/>
              </w:rPr>
              <w:t>Geo</w:t>
            </w:r>
            <w:proofErr w:type="spellEnd"/>
            <w:r w:rsidRPr="00DB2583">
              <w:rPr>
                <w:rFonts w:ascii="Verdana" w:hAnsi="Verdana"/>
                <w:sz w:val="16"/>
                <w:szCs w:val="16"/>
                <w:lang w:val="nl-NL"/>
              </w:rPr>
              <w:t>-informatie is synoniem aan geografische informatie.</w:t>
            </w:r>
          </w:p>
          <w:p w14:paraId="4D4AA271" w14:textId="77777777" w:rsidR="00E11691" w:rsidRPr="00961F55" w:rsidRDefault="00E11691" w:rsidP="00E11691"/>
        </w:tc>
      </w:tr>
      <w:tr w:rsidR="00E11691" w:rsidRPr="00961F55" w14:paraId="765DEC22" w14:textId="77777777" w:rsidTr="00E11691">
        <w:tc>
          <w:tcPr>
            <w:tcW w:w="9212" w:type="dxa"/>
          </w:tcPr>
          <w:p w14:paraId="0AA9D68F" w14:textId="77777777" w:rsidR="00E11691" w:rsidRPr="00961F55" w:rsidRDefault="00E11691" w:rsidP="00E11691">
            <w:pPr>
              <w:pStyle w:val="Termen"/>
              <w:tabs>
                <w:tab w:val="clear" w:pos="432"/>
              </w:tabs>
              <w:rPr>
                <w:rFonts w:ascii="Verdana" w:hAnsi="Verdana"/>
                <w:sz w:val="16"/>
                <w:szCs w:val="16"/>
              </w:rPr>
            </w:pPr>
            <w:r w:rsidRPr="00961F55">
              <w:rPr>
                <w:rFonts w:ascii="Verdana" w:hAnsi="Verdana"/>
                <w:sz w:val="16"/>
                <w:szCs w:val="16"/>
              </w:rPr>
              <w:t>geo-object (geographic feature type, feature class)</w:t>
            </w:r>
          </w:p>
          <w:p w14:paraId="3098F0E2"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abstractie van een fenomeen in de werkelijkheid dat direct of indirect is geassocieerd met een locatie relatief ten opzichte van de aarde (bijvoorbeeld ten opzichte van het aardoppervlak)</w:t>
            </w:r>
          </w:p>
        </w:tc>
      </w:tr>
      <w:tr w:rsidR="00E11691" w:rsidRPr="00961F55" w14:paraId="33915668" w14:textId="77777777" w:rsidTr="00E11691">
        <w:tc>
          <w:tcPr>
            <w:tcW w:w="9212" w:type="dxa"/>
          </w:tcPr>
          <w:p w14:paraId="0C38D2FC"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georeferentie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georeference</w:t>
            </w:r>
            <w:proofErr w:type="spellEnd"/>
            <w:r w:rsidRPr="00961F55">
              <w:rPr>
                <w:rFonts w:ascii="Verdana" w:hAnsi="Verdana"/>
                <w:sz w:val="16"/>
                <w:szCs w:val="16"/>
                <w:lang w:val="nl-NL"/>
              </w:rPr>
              <w:t>)</w:t>
            </w:r>
          </w:p>
          <w:p w14:paraId="7B02C01F" w14:textId="77777777" w:rsidR="00E11691" w:rsidRPr="00A67056" w:rsidRDefault="00E11691" w:rsidP="00E11691">
            <w:pPr>
              <w:pStyle w:val="Definitie"/>
              <w:rPr>
                <w:rFonts w:ascii="Verdana" w:hAnsi="Verdana"/>
                <w:sz w:val="16"/>
                <w:szCs w:val="16"/>
                <w:lang w:val="nl-NL"/>
              </w:rPr>
            </w:pPr>
            <w:r w:rsidRPr="00961F55">
              <w:rPr>
                <w:rFonts w:ascii="Verdana" w:hAnsi="Verdana"/>
                <w:sz w:val="16"/>
                <w:szCs w:val="16"/>
                <w:lang w:val="nl-NL"/>
              </w:rPr>
              <w:t>locatie van een ruimtelijk object vastgelegd in een ruimtelijk referentiesysteem</w:t>
            </w:r>
          </w:p>
        </w:tc>
      </w:tr>
      <w:tr w:rsidR="00E11691" w:rsidRPr="00961F55" w14:paraId="1E8A8D17" w14:textId="77777777" w:rsidTr="00E11691">
        <w:tc>
          <w:tcPr>
            <w:tcW w:w="9212" w:type="dxa"/>
          </w:tcPr>
          <w:p w14:paraId="69AC920B" w14:textId="77777777" w:rsidR="00E11691" w:rsidRPr="00961F55" w:rsidRDefault="00E11691" w:rsidP="00E11691">
            <w:pPr>
              <w:pStyle w:val="Termen"/>
              <w:tabs>
                <w:tab w:val="clear" w:pos="432"/>
              </w:tabs>
              <w:rPr>
                <w:rFonts w:ascii="Verdana" w:hAnsi="Verdana"/>
                <w:sz w:val="16"/>
                <w:szCs w:val="16"/>
              </w:rPr>
            </w:pPr>
            <w:proofErr w:type="spellStart"/>
            <w:r w:rsidRPr="00961F55">
              <w:rPr>
                <w:rFonts w:ascii="Verdana" w:hAnsi="Verdana"/>
                <w:sz w:val="16"/>
                <w:szCs w:val="16"/>
              </w:rPr>
              <w:t>informatiemodel</w:t>
            </w:r>
            <w:proofErr w:type="spellEnd"/>
            <w:r w:rsidRPr="00961F55">
              <w:rPr>
                <w:rFonts w:ascii="Verdana" w:hAnsi="Verdana"/>
                <w:sz w:val="16"/>
                <w:szCs w:val="16"/>
              </w:rPr>
              <w:t xml:space="preserve"> (conceptual model, conceptual scheme)</w:t>
            </w:r>
          </w:p>
          <w:p w14:paraId="1C6BAE07"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formele definitie van objecten, attributen, relaties en regels in een bepaald domein</w:t>
            </w:r>
          </w:p>
          <w:p w14:paraId="6A0009F3" w14:textId="77777777" w:rsidR="00E11691" w:rsidRPr="00A67056" w:rsidRDefault="00E11691" w:rsidP="00E11691">
            <w:pPr>
              <w:pStyle w:val="Definitie"/>
              <w:rPr>
                <w:rFonts w:ascii="Verdana" w:hAnsi="Verdana"/>
                <w:sz w:val="16"/>
                <w:szCs w:val="16"/>
                <w:lang w:val="nl-NL"/>
              </w:rPr>
            </w:pPr>
            <w:r w:rsidRPr="00961F55">
              <w:rPr>
                <w:rFonts w:ascii="Verdana" w:hAnsi="Verdana" w:cs="Arial"/>
                <w:color w:val="000000"/>
                <w:sz w:val="16"/>
                <w:szCs w:val="16"/>
                <w:lang w:val="nl-NL"/>
              </w:rPr>
              <w:t>OPMERKING</w:t>
            </w:r>
            <w:r w:rsidRPr="00961F55">
              <w:rPr>
                <w:rFonts w:ascii="Verdana" w:hAnsi="Verdana" w:cs="Arial"/>
                <w:color w:val="000000"/>
                <w:sz w:val="16"/>
                <w:szCs w:val="16"/>
                <w:lang w:val="nl-NL"/>
              </w:rPr>
              <w:tab/>
              <w:t>Domein is in dit verband: een kennisgebied of activiteit gekarakteriseerd door een verzameling van concepten en begrippen</w:t>
            </w:r>
          </w:p>
        </w:tc>
      </w:tr>
      <w:tr w:rsidR="00E11691" w:rsidRPr="00961F55" w14:paraId="4487F3EF" w14:textId="77777777" w:rsidTr="00E11691">
        <w:tc>
          <w:tcPr>
            <w:tcW w:w="9212" w:type="dxa"/>
          </w:tcPr>
          <w:p w14:paraId="44536EB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instantie (</w:t>
            </w:r>
            <w:proofErr w:type="spellStart"/>
            <w:r w:rsidRPr="00961F55">
              <w:rPr>
                <w:rFonts w:ascii="Verdana" w:hAnsi="Verdana"/>
                <w:sz w:val="16"/>
                <w:szCs w:val="16"/>
                <w:lang w:val="nl-NL"/>
              </w:rPr>
              <w:t>instance</w:t>
            </w:r>
            <w:proofErr w:type="spellEnd"/>
            <w:r w:rsidRPr="00961F55">
              <w:rPr>
                <w:rFonts w:ascii="Verdana" w:hAnsi="Verdana"/>
                <w:sz w:val="16"/>
                <w:szCs w:val="16"/>
                <w:lang w:val="nl-NL"/>
              </w:rPr>
              <w:t xml:space="preserve">, </w:t>
            </w:r>
            <w:proofErr w:type="spellStart"/>
            <w:r w:rsidRPr="00961F55">
              <w:rPr>
                <w:rFonts w:ascii="Verdana" w:hAnsi="Verdana"/>
                <w:sz w:val="16"/>
                <w:szCs w:val="16"/>
                <w:lang w:val="nl-NL"/>
              </w:rPr>
              <w:t>occurrence</w:t>
            </w:r>
            <w:proofErr w:type="spellEnd"/>
            <w:r w:rsidRPr="00961F55">
              <w:rPr>
                <w:rFonts w:ascii="Verdana" w:hAnsi="Verdana"/>
                <w:sz w:val="16"/>
                <w:szCs w:val="16"/>
                <w:lang w:val="nl-NL"/>
              </w:rPr>
              <w:t>)</w:t>
            </w:r>
          </w:p>
          <w:p w14:paraId="4FCB47A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cs="Arial"/>
                <w:color w:val="000000"/>
                <w:sz w:val="16"/>
                <w:szCs w:val="16"/>
                <w:lang w:val="nl-NL"/>
              </w:rPr>
              <w:t>benoemd, identificeerbaar object uit een objectklasse</w:t>
            </w:r>
          </w:p>
        </w:tc>
      </w:tr>
      <w:tr w:rsidR="00E11691" w:rsidRPr="00961F55" w14:paraId="02DC7BCC" w14:textId="77777777" w:rsidTr="00E11691">
        <w:tc>
          <w:tcPr>
            <w:tcW w:w="9212" w:type="dxa"/>
          </w:tcPr>
          <w:p w14:paraId="2EA5E8C0" w14:textId="77777777" w:rsidR="00E11691" w:rsidRDefault="00E11691" w:rsidP="00E11691">
            <w:pPr>
              <w:rPr>
                <w:b/>
              </w:rPr>
            </w:pPr>
            <w:r>
              <w:rPr>
                <w:b/>
              </w:rPr>
              <w:t>l</w:t>
            </w:r>
            <w:r w:rsidRPr="002A4103">
              <w:rPr>
                <w:b/>
              </w:rPr>
              <w:t>abel</w:t>
            </w:r>
          </w:p>
          <w:p w14:paraId="2DDEC7D2" w14:textId="77777777" w:rsidR="00E11691" w:rsidRDefault="0022319C" w:rsidP="00E11691">
            <w:r>
              <w:t>tekst of getal dat een eigenschap omschrijft of kwantificeert en als annotatie op een kaartbeeld wordt afgebeeld</w:t>
            </w:r>
          </w:p>
          <w:p w14:paraId="56A4945C" w14:textId="77777777" w:rsidR="0022319C" w:rsidRPr="002A4103" w:rsidRDefault="0022319C" w:rsidP="00E11691">
            <w:pPr>
              <w:rPr>
                <w:b/>
              </w:rPr>
            </w:pPr>
          </w:p>
        </w:tc>
      </w:tr>
      <w:tr w:rsidR="00E11691" w:rsidRPr="00961F55" w14:paraId="41C8665C" w14:textId="77777777" w:rsidTr="00E11691">
        <w:tc>
          <w:tcPr>
            <w:tcW w:w="9212" w:type="dxa"/>
          </w:tcPr>
          <w:p w14:paraId="5F85E393" w14:textId="77777777" w:rsidR="00E11691" w:rsidRPr="00A67056" w:rsidRDefault="00E11691" w:rsidP="00E11691">
            <w:pPr>
              <w:rPr>
                <w:b/>
              </w:rPr>
            </w:pPr>
            <w:proofErr w:type="spellStart"/>
            <w:r>
              <w:rPr>
                <w:b/>
              </w:rPr>
              <w:t>n</w:t>
            </w:r>
            <w:r w:rsidRPr="00A67056">
              <w:rPr>
                <w:b/>
              </w:rPr>
              <w:t>amespace</w:t>
            </w:r>
            <w:proofErr w:type="spellEnd"/>
          </w:p>
          <w:p w14:paraId="2E786D86" w14:textId="77777777" w:rsidR="00E11691" w:rsidRDefault="00E11691" w:rsidP="00E11691">
            <w:r>
              <w:t>collectie van namen die in XML documenten gebruikt worden als element en attribuutnamen</w:t>
            </w:r>
          </w:p>
          <w:p w14:paraId="5D0E8678" w14:textId="77777777" w:rsidR="0027065E" w:rsidRDefault="0027065E" w:rsidP="00E11691"/>
          <w:p w14:paraId="0600F990" w14:textId="37ABEBA5" w:rsidR="009E2D2D" w:rsidRDefault="00E11691" w:rsidP="00E11691">
            <w:r>
              <w:t>OPMERKING</w:t>
            </w:r>
            <w:r w:rsidR="0027065E">
              <w:t xml:space="preserve">      </w:t>
            </w:r>
            <w:r>
              <w:t xml:space="preserve">Een </w:t>
            </w:r>
            <w:proofErr w:type="spellStart"/>
            <w:r>
              <w:t>namespace</w:t>
            </w:r>
            <w:proofErr w:type="spellEnd"/>
            <w:r>
              <w:t xml:space="preserve"> wordt geïdentificeerd door een URI.</w:t>
            </w:r>
          </w:p>
          <w:p w14:paraId="4DAB5AD4" w14:textId="77777777" w:rsidR="00E11691" w:rsidRPr="00961F55" w:rsidRDefault="00E11691" w:rsidP="00E11691"/>
        </w:tc>
      </w:tr>
      <w:tr w:rsidR="00E11691" w:rsidRPr="001F148B" w14:paraId="6C97E164" w14:textId="77777777" w:rsidTr="00E11691">
        <w:tc>
          <w:tcPr>
            <w:tcW w:w="9212" w:type="dxa"/>
          </w:tcPr>
          <w:p w14:paraId="400BAE1D" w14:textId="77777777" w:rsidR="00E11691" w:rsidRPr="00DB2583" w:rsidRDefault="00455BC2" w:rsidP="00E11691">
            <w:pPr>
              <w:rPr>
                <w:b/>
                <w:lang w:val="en-GB"/>
              </w:rPr>
            </w:pPr>
            <w:proofErr w:type="spellStart"/>
            <w:r w:rsidRPr="00DB2583">
              <w:rPr>
                <w:b/>
                <w:lang w:val="en-GB"/>
              </w:rPr>
              <w:t>netwerk</w:t>
            </w:r>
            <w:proofErr w:type="spellEnd"/>
            <w:r w:rsidRPr="00DB2583">
              <w:rPr>
                <w:b/>
                <w:lang w:val="en-GB"/>
              </w:rPr>
              <w:t xml:space="preserve"> service</w:t>
            </w:r>
          </w:p>
          <w:p w14:paraId="1B236E72" w14:textId="77777777" w:rsidR="00E11691" w:rsidRDefault="00455BC2" w:rsidP="00E11691">
            <w:pPr>
              <w:rPr>
                <w:lang w:val="en-GB"/>
              </w:rPr>
            </w:pPr>
            <w:r w:rsidRPr="00DB2583">
              <w:rPr>
                <w:lang w:val="en-GB"/>
              </w:rPr>
              <w:t>application running at the network application layer and above, that provides data storage, manipulation, presentation, communication or other capability which is often implemented using a client-server or peer-to-peer architecture based on application layer network protocols</w:t>
            </w:r>
            <w:r w:rsidR="00561216">
              <w:rPr>
                <w:lang w:val="en-GB"/>
              </w:rPr>
              <w:t xml:space="preserve"> (Wikipedia)</w:t>
            </w:r>
          </w:p>
          <w:p w14:paraId="3950D212" w14:textId="77777777" w:rsidR="00561216" w:rsidRPr="00DB2583" w:rsidRDefault="00561216" w:rsidP="00E11691">
            <w:pPr>
              <w:rPr>
                <w:lang w:val="en-GB"/>
              </w:rPr>
            </w:pPr>
          </w:p>
        </w:tc>
      </w:tr>
      <w:tr w:rsidR="00E11691" w:rsidRPr="00961F55" w14:paraId="30CD7006" w14:textId="77777777" w:rsidTr="00E11691">
        <w:tc>
          <w:tcPr>
            <w:tcW w:w="9212" w:type="dxa"/>
          </w:tcPr>
          <w:p w14:paraId="19AEA5E7"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objectklasse (feature class)</w:t>
            </w:r>
          </w:p>
          <w:p w14:paraId="5C1F4A09" w14:textId="77777777" w:rsidR="00E11691" w:rsidRPr="00961F55" w:rsidRDefault="00E11691" w:rsidP="00E11691">
            <w:r w:rsidRPr="00961F55">
              <w:t>verzameling van objecten met dezelfde eigenschappen</w:t>
            </w:r>
          </w:p>
          <w:p w14:paraId="3768212C" w14:textId="77777777" w:rsidR="00E11691" w:rsidRPr="00961F55" w:rsidRDefault="00E11691" w:rsidP="00E11691"/>
        </w:tc>
      </w:tr>
      <w:tr w:rsidR="00E11691" w:rsidRPr="00961F55" w14:paraId="159023DE" w14:textId="77777777" w:rsidTr="00E11691">
        <w:tc>
          <w:tcPr>
            <w:tcW w:w="9212" w:type="dxa"/>
          </w:tcPr>
          <w:p w14:paraId="544F6441" w14:textId="77777777" w:rsidR="00E11691" w:rsidRPr="00961F55" w:rsidRDefault="00E11691" w:rsidP="00E11691">
            <w:pPr>
              <w:pStyle w:val="Termen"/>
              <w:tabs>
                <w:tab w:val="clear" w:pos="432"/>
              </w:tabs>
              <w:rPr>
                <w:rFonts w:ascii="Verdana" w:hAnsi="Verdana"/>
                <w:sz w:val="16"/>
                <w:szCs w:val="16"/>
                <w:lang w:val="nl-NL"/>
              </w:rPr>
            </w:pPr>
            <w:r>
              <w:rPr>
                <w:rFonts w:ascii="Verdana" w:hAnsi="Verdana"/>
                <w:sz w:val="16"/>
                <w:szCs w:val="16"/>
                <w:lang w:val="nl-NL"/>
              </w:rPr>
              <w:t>presentatie</w:t>
            </w:r>
          </w:p>
          <w:p w14:paraId="04C5F5C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presentatie van informatie aan mensen</w:t>
            </w:r>
          </w:p>
          <w:p w14:paraId="397340F7"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Presentatie van informatie door visualisatie, hoorbaar maken, tastbaar maken (tactiel) of combinaties hiervan.</w:t>
            </w:r>
          </w:p>
        </w:tc>
      </w:tr>
      <w:tr w:rsidR="00E11691" w:rsidRPr="00961F55" w14:paraId="0EE8DBE4" w14:textId="77777777" w:rsidTr="00E11691">
        <w:tc>
          <w:tcPr>
            <w:tcW w:w="9212" w:type="dxa"/>
          </w:tcPr>
          <w:p w14:paraId="55BCB0D9" w14:textId="77777777" w:rsidR="00E11691" w:rsidRPr="00A67056" w:rsidRDefault="00E11691" w:rsidP="00E11691">
            <w:pPr>
              <w:rPr>
                <w:b/>
              </w:rPr>
            </w:pPr>
            <w:r>
              <w:rPr>
                <w:b/>
              </w:rPr>
              <w:t>p</w:t>
            </w:r>
            <w:r w:rsidRPr="00A67056">
              <w:rPr>
                <w:b/>
              </w:rPr>
              <w:t>roductmodel</w:t>
            </w:r>
          </w:p>
          <w:p w14:paraId="42D94D53" w14:textId="77777777" w:rsidR="00E11691" w:rsidRDefault="0022319C" w:rsidP="00E11691">
            <w:r>
              <w:t xml:space="preserve">informatiemodel </w:t>
            </w:r>
            <w:r w:rsidR="00E11691">
              <w:t>afgeleid van een ander informatiemodel om de toepassing in een dataproduct te realiseren</w:t>
            </w:r>
          </w:p>
          <w:p w14:paraId="2578307C" w14:textId="77777777" w:rsidR="00561216" w:rsidRPr="00961F55" w:rsidRDefault="00561216" w:rsidP="00E11691"/>
        </w:tc>
      </w:tr>
      <w:tr w:rsidR="00E11691" w:rsidRPr="00961F55" w14:paraId="0ADDF444" w14:textId="77777777" w:rsidTr="00E11691">
        <w:tc>
          <w:tcPr>
            <w:tcW w:w="9212" w:type="dxa"/>
          </w:tcPr>
          <w:p w14:paraId="16488150"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lastRenderedPageBreak/>
              <w:t>registratie</w:t>
            </w:r>
          </w:p>
          <w:p w14:paraId="7695987A"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 nationaal niveau geïdentificeerde en erkende gegevensverzameling</w:t>
            </w:r>
          </w:p>
          <w:p w14:paraId="640765EC"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Een basisregistratie is een registratie.</w:t>
            </w:r>
          </w:p>
        </w:tc>
      </w:tr>
      <w:tr w:rsidR="00E11691" w:rsidRPr="00961F55" w14:paraId="75F87124" w14:textId="77777777" w:rsidTr="00E11691">
        <w:tc>
          <w:tcPr>
            <w:tcW w:w="9212" w:type="dxa"/>
          </w:tcPr>
          <w:p w14:paraId="7FF08CE5"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registratiehouder</w:t>
            </w:r>
          </w:p>
          <w:p w14:paraId="4A5A363C"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organisatie verantwoordelijk voor het houden van de registratie</w:t>
            </w:r>
          </w:p>
          <w:p w14:paraId="01DF7E2F"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de registratiehouder is de organisatie die unieke objectidentificaties toekent voor objecten in een registratie</w:t>
            </w:r>
          </w:p>
        </w:tc>
      </w:tr>
      <w:tr w:rsidR="00E11691" w:rsidRPr="00961F55" w14:paraId="076458AE" w14:textId="77777777" w:rsidTr="00E11691">
        <w:tc>
          <w:tcPr>
            <w:tcW w:w="9212" w:type="dxa"/>
          </w:tcPr>
          <w:p w14:paraId="57196864"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rep</w:t>
            </w:r>
            <w:r>
              <w:rPr>
                <w:rFonts w:ascii="Verdana" w:hAnsi="Verdana"/>
                <w:sz w:val="16"/>
                <w:szCs w:val="16"/>
                <w:lang w:val="nl-NL"/>
              </w:rPr>
              <w:t>resentatie</w:t>
            </w:r>
          </w:p>
          <w:p w14:paraId="04C6ADE8"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 xml:space="preserve">inhoudelijk vastleggen van de werkelijkheid. </w:t>
            </w:r>
          </w:p>
          <w:p w14:paraId="550A4E22" w14:textId="77777777" w:rsidR="00E11691" w:rsidRPr="00961F55" w:rsidRDefault="00E11691" w:rsidP="00E11691">
            <w:pPr>
              <w:pStyle w:val="Definitie"/>
              <w:rPr>
                <w:rFonts w:ascii="Verdana" w:hAnsi="Verdana" w:cs="Arial"/>
                <w:color w:val="000000"/>
                <w:sz w:val="16"/>
                <w:szCs w:val="16"/>
                <w:lang w:val="nl-NL"/>
              </w:rPr>
            </w:pPr>
            <w:r w:rsidRPr="00961F55">
              <w:rPr>
                <w:rFonts w:ascii="Verdana" w:hAnsi="Verdana"/>
                <w:sz w:val="16"/>
                <w:szCs w:val="16"/>
                <w:lang w:val="nl-NL"/>
              </w:rPr>
              <w:t>OPMERKING</w:t>
            </w:r>
            <w:r w:rsidRPr="00961F55">
              <w:rPr>
                <w:rFonts w:ascii="Verdana" w:hAnsi="Verdana"/>
                <w:sz w:val="16"/>
                <w:szCs w:val="16"/>
                <w:lang w:val="nl-NL"/>
              </w:rPr>
              <w:tab/>
              <w:t>Het informatiemodel is een representatie van de werkelijkheid.</w:t>
            </w:r>
          </w:p>
        </w:tc>
      </w:tr>
      <w:tr w:rsidR="00E11691" w:rsidRPr="00961F55" w14:paraId="6B180AE1" w14:textId="77777777" w:rsidTr="00E11691">
        <w:tc>
          <w:tcPr>
            <w:tcW w:w="9212" w:type="dxa"/>
          </w:tcPr>
          <w:p w14:paraId="2FAAB506"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ruimtelijk referentiesysteem</w:t>
            </w:r>
          </w:p>
          <w:p w14:paraId="42EF684B"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(systeem) voor identificatie van een positie (locatie) in de werkelijkheid</w:t>
            </w:r>
          </w:p>
          <w:p w14:paraId="7580D92A" w14:textId="77777777" w:rsidR="00E11691" w:rsidRPr="00961F55" w:rsidRDefault="00E11691" w:rsidP="00E11691">
            <w:pPr>
              <w:pStyle w:val="opmerking"/>
              <w:rPr>
                <w:rFonts w:ascii="Verdana" w:hAnsi="Verdana"/>
                <w:sz w:val="16"/>
                <w:szCs w:val="16"/>
              </w:rPr>
            </w:pPr>
            <w:r w:rsidRPr="00961F55">
              <w:rPr>
                <w:rFonts w:ascii="Verdana" w:hAnsi="Verdana"/>
                <w:sz w:val="16"/>
                <w:szCs w:val="16"/>
              </w:rPr>
              <w:t>OPMERKING</w:t>
            </w:r>
            <w:r w:rsidRPr="00961F55">
              <w:rPr>
                <w:rFonts w:ascii="Verdana" w:hAnsi="Verdana"/>
                <w:sz w:val="16"/>
                <w:szCs w:val="16"/>
              </w:rPr>
              <w:tab/>
              <w:t xml:space="preserve">Identificatie van een positie kan door coördinaten (directe locatie) en door geografische </w:t>
            </w:r>
            <w:proofErr w:type="spellStart"/>
            <w:r w:rsidRPr="00961F55">
              <w:rPr>
                <w:rFonts w:ascii="Verdana" w:hAnsi="Verdana"/>
                <w:sz w:val="16"/>
                <w:szCs w:val="16"/>
              </w:rPr>
              <w:t>identificatoren</w:t>
            </w:r>
            <w:proofErr w:type="spellEnd"/>
            <w:r w:rsidRPr="00961F55">
              <w:rPr>
                <w:rFonts w:ascii="Verdana" w:hAnsi="Verdana"/>
                <w:sz w:val="16"/>
                <w:szCs w:val="16"/>
              </w:rPr>
              <w:t xml:space="preserve"> (indirecte locatie).</w:t>
            </w:r>
          </w:p>
        </w:tc>
      </w:tr>
      <w:tr w:rsidR="00E11691" w:rsidRPr="00961F55" w14:paraId="48B31D45" w14:textId="77777777" w:rsidTr="00E11691">
        <w:tc>
          <w:tcPr>
            <w:tcW w:w="9212" w:type="dxa"/>
          </w:tcPr>
          <w:p w14:paraId="146645DD" w14:textId="77777777" w:rsidR="00E11691" w:rsidRPr="00961F55" w:rsidRDefault="00E11691" w:rsidP="00E11691">
            <w:pPr>
              <w:pStyle w:val="Termen"/>
              <w:tabs>
                <w:tab w:val="clear" w:pos="432"/>
              </w:tabs>
              <w:rPr>
                <w:rFonts w:ascii="Verdana" w:hAnsi="Verdana"/>
                <w:sz w:val="16"/>
                <w:szCs w:val="16"/>
                <w:lang w:val="nl-NL"/>
              </w:rPr>
            </w:pPr>
            <w:r w:rsidRPr="00961F55">
              <w:rPr>
                <w:rFonts w:ascii="Verdana" w:hAnsi="Verdana"/>
                <w:sz w:val="16"/>
                <w:szCs w:val="16"/>
                <w:lang w:val="nl-NL"/>
              </w:rPr>
              <w:t>sectormodel</w:t>
            </w:r>
          </w:p>
          <w:p w14:paraId="3292E6F5"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model voor beschrijving van de werkelijkheid binnen het domein van een beleidsveld</w:t>
            </w:r>
          </w:p>
        </w:tc>
      </w:tr>
      <w:tr w:rsidR="00E11691" w:rsidRPr="00961F55" w14:paraId="788B018F" w14:textId="77777777" w:rsidTr="00E11691">
        <w:tc>
          <w:tcPr>
            <w:tcW w:w="9212" w:type="dxa"/>
          </w:tcPr>
          <w:p w14:paraId="1A76B8DC" w14:textId="77777777" w:rsidR="00E11691" w:rsidRPr="00961F55" w:rsidRDefault="00E11691" w:rsidP="00E11691">
            <w:pPr>
              <w:pStyle w:val="Termen"/>
              <w:tabs>
                <w:tab w:val="clear" w:pos="432"/>
              </w:tabs>
              <w:rPr>
                <w:rFonts w:ascii="Verdana" w:hAnsi="Verdana"/>
                <w:b w:val="0"/>
                <w:sz w:val="16"/>
                <w:szCs w:val="16"/>
                <w:lang w:val="nl-NL"/>
              </w:rPr>
            </w:pPr>
            <w:r w:rsidRPr="00961F55">
              <w:rPr>
                <w:rFonts w:ascii="Verdana" w:hAnsi="Verdana"/>
                <w:sz w:val="16"/>
                <w:szCs w:val="16"/>
                <w:lang w:val="nl-NL"/>
              </w:rPr>
              <w:t>symbool</w:t>
            </w:r>
          </w:p>
          <w:p w14:paraId="579E8CC3" w14:textId="77777777" w:rsidR="00E11691" w:rsidRPr="00961F55" w:rsidRDefault="00E11691" w:rsidP="00E11691">
            <w:pPr>
              <w:pStyle w:val="Definitie"/>
              <w:rPr>
                <w:rFonts w:ascii="Verdana" w:hAnsi="Verdana"/>
                <w:sz w:val="16"/>
                <w:szCs w:val="16"/>
                <w:lang w:val="nl-NL"/>
              </w:rPr>
            </w:pPr>
            <w:proofErr w:type="spellStart"/>
            <w:r w:rsidRPr="00961F55">
              <w:rPr>
                <w:rFonts w:ascii="Verdana" w:hAnsi="Verdana"/>
                <w:sz w:val="16"/>
                <w:szCs w:val="16"/>
                <w:lang w:val="nl-NL"/>
              </w:rPr>
              <w:t>presentatieprimitieve</w:t>
            </w:r>
            <w:proofErr w:type="spellEnd"/>
            <w:r w:rsidRPr="00961F55">
              <w:rPr>
                <w:rFonts w:ascii="Verdana" w:hAnsi="Verdana"/>
                <w:sz w:val="16"/>
                <w:szCs w:val="16"/>
                <w:lang w:val="nl-NL"/>
              </w:rPr>
              <w:t xml:space="preserve"> van grafische, audio of tactiele aard of een combinatie hiervan</w:t>
            </w:r>
          </w:p>
        </w:tc>
      </w:tr>
      <w:tr w:rsidR="00E11691" w:rsidRPr="00961F55" w14:paraId="4F6A0185" w14:textId="77777777" w:rsidTr="00E11691">
        <w:tc>
          <w:tcPr>
            <w:tcW w:w="9212" w:type="dxa"/>
          </w:tcPr>
          <w:p w14:paraId="07C7BA4C" w14:textId="77777777" w:rsidR="00E11691" w:rsidRPr="00A67056" w:rsidRDefault="00E11691" w:rsidP="00E11691">
            <w:pPr>
              <w:rPr>
                <w:b/>
              </w:rPr>
            </w:pPr>
            <w:r>
              <w:rPr>
                <w:b/>
              </w:rPr>
              <w:t>t</w:t>
            </w:r>
            <w:r w:rsidRPr="00A67056">
              <w:rPr>
                <w:b/>
              </w:rPr>
              <w:t>emporeel referentiesysteem</w:t>
            </w:r>
          </w:p>
          <w:p w14:paraId="1442A617" w14:textId="77777777" w:rsidR="00E11691" w:rsidRDefault="00E11691" w:rsidP="00E11691">
            <w:r>
              <w:t>Referentiesysteem waarin de tijd is bepaald.</w:t>
            </w:r>
          </w:p>
          <w:p w14:paraId="5BEA87D6" w14:textId="77777777" w:rsidR="00E11691" w:rsidRDefault="00E11691" w:rsidP="00E11691"/>
        </w:tc>
      </w:tr>
      <w:tr w:rsidR="00E11691" w:rsidRPr="00961F55" w14:paraId="74E76536" w14:textId="77777777" w:rsidTr="00E11691">
        <w:tc>
          <w:tcPr>
            <w:tcW w:w="9212" w:type="dxa"/>
          </w:tcPr>
          <w:p w14:paraId="30C930EC" w14:textId="77777777" w:rsidR="00E11691" w:rsidRPr="002A4103" w:rsidRDefault="00CD35A6" w:rsidP="00E11691">
            <w:pPr>
              <w:rPr>
                <w:b/>
              </w:rPr>
            </w:pPr>
            <w:r>
              <w:rPr>
                <w:b/>
              </w:rPr>
              <w:t>n</w:t>
            </w:r>
            <w:r w:rsidR="00E11691" w:rsidRPr="002A4103">
              <w:rPr>
                <w:b/>
              </w:rPr>
              <w:t>etwerktopologie</w:t>
            </w:r>
          </w:p>
          <w:p w14:paraId="31668CE6" w14:textId="77777777" w:rsidR="00E11691" w:rsidRDefault="00561216" w:rsidP="00E11691">
            <w:pPr>
              <w:rPr>
                <w:lang w:eastAsia="en-US"/>
              </w:rPr>
            </w:pPr>
            <w:r>
              <w:rPr>
                <w:lang w:eastAsia="en-US"/>
              </w:rPr>
              <w:t>beschrijving van</w:t>
            </w:r>
            <w:r w:rsidR="00455BC2" w:rsidRPr="00DB2583">
              <w:rPr>
                <w:lang w:eastAsia="en-US"/>
              </w:rPr>
              <w:t xml:space="preserve"> de plaats van de knooppunten en de onderlinge verbindingen</w:t>
            </w:r>
            <w:r>
              <w:rPr>
                <w:lang w:eastAsia="en-US"/>
              </w:rPr>
              <w:t xml:space="preserve"> in een netwerk</w:t>
            </w:r>
          </w:p>
          <w:p w14:paraId="4638321D" w14:textId="77777777" w:rsidR="00561216" w:rsidRPr="00961F55" w:rsidRDefault="00561216" w:rsidP="00E11691"/>
        </w:tc>
      </w:tr>
      <w:tr w:rsidR="00E11691" w:rsidRPr="00961F55" w14:paraId="71877E7B" w14:textId="77777777" w:rsidTr="00E11691">
        <w:tc>
          <w:tcPr>
            <w:tcW w:w="9212" w:type="dxa"/>
          </w:tcPr>
          <w:p w14:paraId="6C22D149" w14:textId="77777777" w:rsidR="00E11691" w:rsidRPr="00A67056" w:rsidRDefault="00561216" w:rsidP="00E11691">
            <w:pPr>
              <w:rPr>
                <w:b/>
              </w:rPr>
            </w:pPr>
            <w:r>
              <w:rPr>
                <w:b/>
              </w:rPr>
              <w:t>r</w:t>
            </w:r>
            <w:r w:rsidRPr="00A67056">
              <w:rPr>
                <w:b/>
              </w:rPr>
              <w:t>asterformaat</w:t>
            </w:r>
          </w:p>
          <w:p w14:paraId="0EC3C35A" w14:textId="77777777" w:rsidR="00E11691" w:rsidRDefault="00E11691" w:rsidP="00E11691">
            <w:r>
              <w:t>representatie van beeld middel een gewoonlijk rechthoekig patroon van parallelle lijnen (v)</w:t>
            </w:r>
          </w:p>
          <w:p w14:paraId="072A017B" w14:textId="77777777" w:rsidR="00E11691" w:rsidRPr="00961F55" w:rsidRDefault="00E11691" w:rsidP="00E11691"/>
        </w:tc>
      </w:tr>
      <w:tr w:rsidR="00E11691" w:rsidRPr="00961F55" w14:paraId="585E559C" w14:textId="77777777" w:rsidTr="00E11691">
        <w:tc>
          <w:tcPr>
            <w:tcW w:w="9212" w:type="dxa"/>
          </w:tcPr>
          <w:p w14:paraId="760C3ABA" w14:textId="77777777" w:rsidR="00E11691" w:rsidRPr="00A67056" w:rsidRDefault="00E11691" w:rsidP="00E11691">
            <w:pPr>
              <w:rPr>
                <w:b/>
              </w:rPr>
            </w:pPr>
            <w:r>
              <w:rPr>
                <w:b/>
              </w:rPr>
              <w:t>v</w:t>
            </w:r>
            <w:r w:rsidRPr="00A67056">
              <w:rPr>
                <w:b/>
              </w:rPr>
              <w:t>ectorformaat</w:t>
            </w:r>
          </w:p>
          <w:p w14:paraId="4E35F020" w14:textId="77777777" w:rsidR="00E11691" w:rsidRDefault="00E11691" w:rsidP="00E11691">
            <w:r>
              <w:t>representatie van geometrie middels geometrische primitieven</w:t>
            </w:r>
          </w:p>
          <w:p w14:paraId="0649CD87" w14:textId="77777777" w:rsidR="00E11691" w:rsidRPr="00961F55" w:rsidRDefault="00E11691" w:rsidP="00E11691"/>
        </w:tc>
      </w:tr>
      <w:tr w:rsidR="00E11691" w:rsidRPr="00A67056" w14:paraId="0AB5007F" w14:textId="77777777" w:rsidTr="00E11691">
        <w:tc>
          <w:tcPr>
            <w:tcW w:w="9212" w:type="dxa"/>
          </w:tcPr>
          <w:p w14:paraId="360729E6" w14:textId="77777777" w:rsidR="00E11691" w:rsidRPr="00B15657" w:rsidRDefault="00E11691" w:rsidP="00E11691">
            <w:pPr>
              <w:rPr>
                <w:b/>
                <w:lang w:val="en-GB"/>
              </w:rPr>
            </w:pPr>
            <w:r w:rsidRPr="00B15657">
              <w:rPr>
                <w:b/>
                <w:lang w:val="en-GB"/>
              </w:rPr>
              <w:t>view service</w:t>
            </w:r>
          </w:p>
          <w:p w14:paraId="4BDF296E" w14:textId="77777777" w:rsidR="00E11691" w:rsidRPr="00B15657" w:rsidRDefault="0022319C" w:rsidP="00E11691">
            <w:pPr>
              <w:rPr>
                <w:lang w:val="en-GB"/>
              </w:rPr>
            </w:pPr>
            <w:r>
              <w:rPr>
                <w:lang w:val="en-GB"/>
              </w:rPr>
              <w:t>s</w:t>
            </w:r>
            <w:r w:rsidRPr="00B15657">
              <w:rPr>
                <w:lang w:val="en-GB"/>
              </w:rPr>
              <w:t xml:space="preserve">ervice </w:t>
            </w:r>
            <w:r w:rsidR="00E11691" w:rsidRPr="00B15657">
              <w:rPr>
                <w:lang w:val="en-GB"/>
              </w:rPr>
              <w:t>that makes it possible, as a minimum, to display, navigate, zoom in and out, pan or overlay viewable spatial data sets and to display legend information and any relevant content of metadata.</w:t>
            </w:r>
          </w:p>
          <w:p w14:paraId="4B4548BC" w14:textId="77777777" w:rsidR="00E11691" w:rsidRDefault="00E11691" w:rsidP="00E11691">
            <w:r>
              <w:t>INSPIRE</w:t>
            </w:r>
          </w:p>
          <w:p w14:paraId="3C044417" w14:textId="77777777" w:rsidR="00E11691" w:rsidRPr="00A67056" w:rsidRDefault="00E11691" w:rsidP="00E11691">
            <w:pPr>
              <w:rPr>
                <w:b/>
                <w:lang w:val="en-GB"/>
              </w:rPr>
            </w:pPr>
          </w:p>
        </w:tc>
      </w:tr>
      <w:tr w:rsidR="00E11691" w:rsidRPr="00961F55" w14:paraId="1AF0F2FF" w14:textId="77777777" w:rsidTr="00E11691">
        <w:tc>
          <w:tcPr>
            <w:tcW w:w="9212" w:type="dxa"/>
          </w:tcPr>
          <w:p w14:paraId="5CE0CF51" w14:textId="77777777" w:rsidR="00E11691" w:rsidRPr="00961F55" w:rsidRDefault="00E11691" w:rsidP="00E11691">
            <w:pPr>
              <w:pStyle w:val="Termen"/>
              <w:tabs>
                <w:tab w:val="clear" w:pos="432"/>
              </w:tabs>
              <w:rPr>
                <w:rFonts w:ascii="Verdana" w:hAnsi="Verdana"/>
                <w:sz w:val="16"/>
                <w:szCs w:val="16"/>
                <w:lang w:val="nl-NL"/>
              </w:rPr>
            </w:pPr>
            <w:proofErr w:type="spellStart"/>
            <w:r w:rsidRPr="00961F55">
              <w:rPr>
                <w:rFonts w:ascii="Verdana" w:hAnsi="Verdana"/>
                <w:sz w:val="16"/>
                <w:szCs w:val="16"/>
                <w:lang w:val="nl-NL"/>
              </w:rPr>
              <w:t>void</w:t>
            </w:r>
            <w:proofErr w:type="spellEnd"/>
            <w:r w:rsidRPr="00961F55">
              <w:rPr>
                <w:rFonts w:ascii="Verdana" w:hAnsi="Verdana"/>
                <w:b w:val="0"/>
                <w:sz w:val="16"/>
                <w:szCs w:val="16"/>
                <w:lang w:val="nl-NL"/>
              </w:rPr>
              <w:t>, nl</w:t>
            </w:r>
          </w:p>
          <w:p w14:paraId="377E45B2" w14:textId="77777777" w:rsidR="00E11691" w:rsidRPr="00961F55" w:rsidRDefault="00E11691" w:rsidP="00E11691">
            <w:pPr>
              <w:pStyle w:val="Termen"/>
              <w:tabs>
                <w:tab w:val="clear" w:pos="432"/>
              </w:tabs>
              <w:rPr>
                <w:rFonts w:ascii="Verdana" w:hAnsi="Verdana"/>
                <w:b w:val="0"/>
                <w:sz w:val="16"/>
                <w:szCs w:val="16"/>
                <w:lang w:val="nl-NL"/>
              </w:rPr>
            </w:pPr>
            <w:proofErr w:type="spellStart"/>
            <w:r w:rsidRPr="00961F55">
              <w:rPr>
                <w:rFonts w:ascii="Verdana" w:hAnsi="Verdana"/>
                <w:b w:val="0"/>
                <w:sz w:val="16"/>
                <w:szCs w:val="16"/>
                <w:lang w:val="nl-NL"/>
              </w:rPr>
              <w:t>void</w:t>
            </w:r>
            <w:proofErr w:type="spellEnd"/>
            <w:r w:rsidRPr="00961F55">
              <w:rPr>
                <w:rFonts w:ascii="Verdana" w:hAnsi="Verdana"/>
                <w:b w:val="0"/>
                <w:sz w:val="16"/>
                <w:szCs w:val="16"/>
                <w:lang w:val="nl-NL"/>
              </w:rPr>
              <w:t>, en</w:t>
            </w:r>
          </w:p>
          <w:p w14:paraId="02448D64" w14:textId="77777777" w:rsidR="00E11691" w:rsidRPr="00961F55" w:rsidRDefault="00E11691" w:rsidP="00E11691">
            <w:pPr>
              <w:pStyle w:val="Definitie"/>
              <w:rPr>
                <w:rFonts w:ascii="Verdana" w:hAnsi="Verdana"/>
                <w:sz w:val="16"/>
                <w:szCs w:val="16"/>
                <w:lang w:val="nl-NL"/>
              </w:rPr>
            </w:pPr>
            <w:r w:rsidRPr="00961F55">
              <w:rPr>
                <w:rFonts w:ascii="Verdana" w:hAnsi="Verdana"/>
                <w:sz w:val="16"/>
                <w:szCs w:val="16"/>
                <w:lang w:val="nl-NL"/>
              </w:rPr>
              <w:t>object, of kenmerk van een object, dat syntactisch of semantisch is vereist, maar dat in de gegeven instantie geen informatie bevat</w:t>
            </w:r>
          </w:p>
        </w:tc>
      </w:tr>
      <w:tr w:rsidR="00E11691" w:rsidRPr="00961F55" w14:paraId="2150A77F" w14:textId="77777777" w:rsidTr="00E11691">
        <w:tc>
          <w:tcPr>
            <w:tcW w:w="9212" w:type="dxa"/>
          </w:tcPr>
          <w:p w14:paraId="28A6E6EC" w14:textId="77777777" w:rsidR="00E11691" w:rsidRPr="00A67056" w:rsidRDefault="00E11691" w:rsidP="00E11691">
            <w:pPr>
              <w:rPr>
                <w:b/>
              </w:rPr>
            </w:pPr>
            <w:proofErr w:type="spellStart"/>
            <w:r>
              <w:rPr>
                <w:b/>
              </w:rPr>
              <w:t>w</w:t>
            </w:r>
            <w:r w:rsidRPr="00A67056">
              <w:rPr>
                <w:b/>
              </w:rPr>
              <w:t>aardelijst</w:t>
            </w:r>
            <w:proofErr w:type="spellEnd"/>
          </w:p>
          <w:p w14:paraId="25F5C4C0" w14:textId="77777777" w:rsidR="00E11691" w:rsidRDefault="00E11691" w:rsidP="00E11691">
            <w:r>
              <w:t>lijst van waarden</w:t>
            </w:r>
          </w:p>
          <w:p w14:paraId="6089CB7F" w14:textId="77777777" w:rsidR="00E11691" w:rsidRPr="00961F55" w:rsidRDefault="00E11691" w:rsidP="00E11691"/>
        </w:tc>
      </w:tr>
      <w:tr w:rsidR="00E11691" w:rsidRPr="00961F55" w14:paraId="10D581FB" w14:textId="77777777" w:rsidTr="00E11691">
        <w:tc>
          <w:tcPr>
            <w:tcW w:w="9212" w:type="dxa"/>
          </w:tcPr>
          <w:p w14:paraId="2E367D3E" w14:textId="77777777" w:rsidR="00E11691" w:rsidRDefault="00CD35A6" w:rsidP="00E11691">
            <w:pPr>
              <w:pStyle w:val="Termen"/>
              <w:tabs>
                <w:tab w:val="clear" w:pos="432"/>
              </w:tabs>
              <w:rPr>
                <w:rFonts w:ascii="Verdana" w:hAnsi="Verdana"/>
                <w:sz w:val="16"/>
                <w:szCs w:val="16"/>
                <w:lang w:val="nl-NL"/>
              </w:rPr>
            </w:pPr>
            <w:r>
              <w:rPr>
                <w:rFonts w:ascii="Verdana" w:hAnsi="Verdana"/>
                <w:sz w:val="16"/>
                <w:szCs w:val="16"/>
                <w:lang w:val="nl-NL"/>
              </w:rPr>
              <w:lastRenderedPageBreak/>
              <w:t>w</w:t>
            </w:r>
            <w:r w:rsidR="00E11691">
              <w:rPr>
                <w:rFonts w:ascii="Verdana" w:hAnsi="Verdana"/>
                <w:sz w:val="16"/>
                <w:szCs w:val="16"/>
                <w:lang w:val="nl-NL"/>
              </w:rPr>
              <w:t>erkelijkheid</w:t>
            </w:r>
          </w:p>
          <w:p w14:paraId="7B6F7FA6" w14:textId="77777777" w:rsidR="00E11691" w:rsidRDefault="00E11691" w:rsidP="00E11691">
            <w:pPr>
              <w:pStyle w:val="Termen"/>
              <w:tabs>
                <w:tab w:val="clear" w:pos="432"/>
              </w:tabs>
              <w:rPr>
                <w:rFonts w:ascii="Verdana" w:hAnsi="Verdana"/>
                <w:b w:val="0"/>
                <w:sz w:val="16"/>
                <w:szCs w:val="16"/>
                <w:lang w:val="nl-NL"/>
              </w:rPr>
            </w:pPr>
            <w:r w:rsidRPr="00987F18">
              <w:rPr>
                <w:rFonts w:ascii="Verdana" w:hAnsi="Verdana"/>
                <w:b w:val="0"/>
                <w:sz w:val="16"/>
                <w:szCs w:val="16"/>
                <w:lang w:val="nl-NL"/>
              </w:rPr>
              <w:t>beeld van de echte of hypothetische wereld die alles van belang omvat</w:t>
            </w:r>
          </w:p>
          <w:p w14:paraId="7F80F21F" w14:textId="77777777" w:rsidR="00E11691" w:rsidRPr="00987F18" w:rsidRDefault="00E11691" w:rsidP="00E11691"/>
        </w:tc>
      </w:tr>
    </w:tbl>
    <w:p w14:paraId="69E83141" w14:textId="77777777" w:rsidR="00576E1A" w:rsidRDefault="00576E1A" w:rsidP="00576E1A">
      <w:pPr>
        <w:pStyle w:val="Paragraaftitel"/>
        <w:spacing w:line="240" w:lineRule="atLeast"/>
      </w:pPr>
      <w:bookmarkStart w:id="108" w:name="_Toc434956070"/>
      <w:bookmarkStart w:id="109" w:name="_Toc434956071"/>
      <w:bookmarkStart w:id="110" w:name="_Toc434956072"/>
      <w:bookmarkStart w:id="111" w:name="_Toc434956073"/>
      <w:bookmarkStart w:id="112" w:name="_Toc434956074"/>
      <w:bookmarkStart w:id="113" w:name="_Toc434956075"/>
      <w:bookmarkStart w:id="114" w:name="_Toc434956076"/>
      <w:bookmarkStart w:id="115" w:name="_Toc434956077"/>
      <w:bookmarkStart w:id="116" w:name="_Toc434956078"/>
      <w:bookmarkStart w:id="117" w:name="_Toc434956079"/>
      <w:bookmarkStart w:id="118" w:name="_Toc434956080"/>
      <w:bookmarkStart w:id="119" w:name="_Toc434956081"/>
      <w:bookmarkStart w:id="120" w:name="_Toc434956082"/>
      <w:bookmarkStart w:id="121" w:name="_Toc434956083"/>
      <w:bookmarkStart w:id="122" w:name="_Toc434956084"/>
      <w:bookmarkStart w:id="123" w:name="_Toc45195626"/>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r>
        <w:t>Symbolen en afkortingen</w:t>
      </w:r>
      <w:r w:rsidR="00283BD6">
        <w:t>.</w:t>
      </w:r>
      <w:bookmarkEnd w:id="123"/>
    </w:p>
    <w:p w14:paraId="0BB677DD" w14:textId="77777777" w:rsidR="00E548CF" w:rsidRDefault="00E548CF" w:rsidP="00E548CF">
      <w:r>
        <w:t>Lijst van afkortingen en acroniemen die worden gehanteerd in deze data specificatie.</w:t>
      </w:r>
    </w:p>
    <w:p w14:paraId="72210650" w14:textId="77777777" w:rsidR="00E11691" w:rsidRDefault="00E11691" w:rsidP="00B93692">
      <w:pPr>
        <w:spacing w:line="240" w:lineRule="atLeast"/>
        <w:jc w:val="left"/>
      </w:pPr>
    </w:p>
    <w:tbl>
      <w:tblPr>
        <w:tblStyle w:val="Tabelraster"/>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8802"/>
      </w:tblGrid>
      <w:tr w:rsidR="00E11691" w:rsidRPr="00B15657" w14:paraId="214CB509" w14:textId="77777777" w:rsidTr="00E11691">
        <w:tc>
          <w:tcPr>
            <w:tcW w:w="8802" w:type="dxa"/>
          </w:tcPr>
          <w:p w14:paraId="77FC31A1" w14:textId="77777777" w:rsidR="00E11691" w:rsidRPr="00B15657" w:rsidRDefault="00E11691" w:rsidP="00E11691">
            <w:pPr>
              <w:rPr>
                <w:b/>
              </w:rPr>
            </w:pPr>
            <w:r w:rsidRPr="00B15657">
              <w:rPr>
                <w:b/>
              </w:rPr>
              <w:t>BAG</w:t>
            </w:r>
          </w:p>
          <w:p w14:paraId="2108F662" w14:textId="77777777" w:rsidR="00E11691" w:rsidRDefault="00E11691" w:rsidP="00E11691">
            <w:r w:rsidRPr="00B15657">
              <w:t>Basisregistratie Adressen en Gebouwen</w:t>
            </w:r>
          </w:p>
          <w:p w14:paraId="6FE0E20B" w14:textId="77777777" w:rsidR="00E11691" w:rsidRPr="00B15657" w:rsidRDefault="00E11691" w:rsidP="00E11691"/>
        </w:tc>
      </w:tr>
      <w:tr w:rsidR="00E11691" w:rsidRPr="00B15657" w14:paraId="442D03C3" w14:textId="77777777" w:rsidTr="00E11691">
        <w:tc>
          <w:tcPr>
            <w:tcW w:w="8802" w:type="dxa"/>
          </w:tcPr>
          <w:p w14:paraId="16C9E99F" w14:textId="77777777" w:rsidR="00E11691" w:rsidRPr="00B15657" w:rsidRDefault="00E11691" w:rsidP="00E11691">
            <w:pPr>
              <w:rPr>
                <w:b/>
              </w:rPr>
            </w:pPr>
            <w:proofErr w:type="spellStart"/>
            <w:r>
              <w:rPr>
                <w:b/>
              </w:rPr>
              <w:t>BevB</w:t>
            </w:r>
            <w:proofErr w:type="spellEnd"/>
          </w:p>
          <w:p w14:paraId="5B1439F3" w14:textId="77777777" w:rsidR="00E11691" w:rsidRPr="00B15657" w:rsidRDefault="00E11691" w:rsidP="00E11691">
            <w:r>
              <w:t>Besluit externe veiligheid Buisleidingen</w:t>
            </w:r>
          </w:p>
          <w:p w14:paraId="31FFFA2B" w14:textId="77777777" w:rsidR="00E11691" w:rsidRPr="00B15657" w:rsidRDefault="00E11691" w:rsidP="00E11691"/>
        </w:tc>
      </w:tr>
      <w:tr w:rsidR="00E11691" w:rsidRPr="00B15657" w14:paraId="08434679" w14:textId="77777777" w:rsidTr="00E11691">
        <w:tc>
          <w:tcPr>
            <w:tcW w:w="8802" w:type="dxa"/>
          </w:tcPr>
          <w:p w14:paraId="0DF615E7" w14:textId="77777777" w:rsidR="00E11691" w:rsidRPr="00B15657" w:rsidRDefault="00E11691" w:rsidP="00E11691">
            <w:pPr>
              <w:rPr>
                <w:b/>
              </w:rPr>
            </w:pPr>
            <w:r w:rsidRPr="00B15657">
              <w:rPr>
                <w:b/>
              </w:rPr>
              <w:t>BGT</w:t>
            </w:r>
          </w:p>
          <w:p w14:paraId="34B2EC07" w14:textId="77777777" w:rsidR="00E11691" w:rsidRPr="00B15657" w:rsidRDefault="00E11691" w:rsidP="00E11691">
            <w:r w:rsidRPr="00B15657">
              <w:t>Basisregistratie Grootschalige Topografie</w:t>
            </w:r>
          </w:p>
          <w:p w14:paraId="4F15895B" w14:textId="77777777" w:rsidR="00E11691" w:rsidRPr="00B15657" w:rsidRDefault="00E11691" w:rsidP="00E11691"/>
        </w:tc>
      </w:tr>
      <w:tr w:rsidR="00E11691" w:rsidRPr="00B15657" w14:paraId="42D3F6FB" w14:textId="77777777" w:rsidTr="00E11691">
        <w:tc>
          <w:tcPr>
            <w:tcW w:w="8802" w:type="dxa"/>
          </w:tcPr>
          <w:p w14:paraId="17F33E57" w14:textId="77777777" w:rsidR="00E11691" w:rsidRPr="00B15657" w:rsidRDefault="00E11691" w:rsidP="00E11691">
            <w:pPr>
              <w:rPr>
                <w:b/>
              </w:rPr>
            </w:pPr>
            <w:r w:rsidRPr="00B15657">
              <w:rPr>
                <w:b/>
              </w:rPr>
              <w:t>BOMOS</w:t>
            </w:r>
          </w:p>
          <w:p w14:paraId="69AB53CA" w14:textId="77777777" w:rsidR="00E11691" w:rsidRPr="00B15657" w:rsidRDefault="00E11691" w:rsidP="00E11691">
            <w:r w:rsidRPr="00B15657">
              <w:t>Beheer- en ontwikkelmodel Open Standaarden</w:t>
            </w:r>
          </w:p>
          <w:p w14:paraId="6CBA5175" w14:textId="77777777" w:rsidR="00E11691" w:rsidRPr="00B15657" w:rsidRDefault="00E11691" w:rsidP="00E11691"/>
        </w:tc>
      </w:tr>
      <w:tr w:rsidR="00E11691" w:rsidRPr="00B15657" w14:paraId="710A07D0" w14:textId="77777777" w:rsidTr="00E11691">
        <w:tc>
          <w:tcPr>
            <w:tcW w:w="8802" w:type="dxa"/>
          </w:tcPr>
          <w:p w14:paraId="58B6D03A" w14:textId="77777777" w:rsidR="00E11691" w:rsidRPr="00B15657" w:rsidRDefault="00E11691" w:rsidP="00E11691">
            <w:pPr>
              <w:rPr>
                <w:b/>
              </w:rPr>
            </w:pPr>
            <w:r>
              <w:rPr>
                <w:b/>
              </w:rPr>
              <w:t>EC61</w:t>
            </w:r>
          </w:p>
          <w:p w14:paraId="785F2120" w14:textId="77777777" w:rsidR="00E11691" w:rsidRDefault="00E11691" w:rsidP="00E11691">
            <w:r w:rsidRPr="00B15657">
              <w:t>EU richtlijn voor een Verordening van het Europees Parlement en Raad over maatregelen om de kosten van de aanleg van elektronische hogesnelheidscommunicatienetwerken te verlagen.</w:t>
            </w:r>
          </w:p>
          <w:p w14:paraId="7486C394" w14:textId="77777777" w:rsidR="00E11691" w:rsidRPr="00B15657" w:rsidRDefault="00E11691" w:rsidP="00E11691"/>
        </w:tc>
      </w:tr>
      <w:tr w:rsidR="00E11691" w:rsidRPr="00B15657" w14:paraId="39F4D748" w14:textId="77777777" w:rsidTr="00E11691">
        <w:tc>
          <w:tcPr>
            <w:tcW w:w="8802" w:type="dxa"/>
          </w:tcPr>
          <w:p w14:paraId="28DAAAEE" w14:textId="77777777" w:rsidR="00E11691" w:rsidRDefault="00E11691" w:rsidP="00E11691">
            <w:pPr>
              <w:rPr>
                <w:b/>
              </w:rPr>
            </w:pPr>
            <w:r>
              <w:rPr>
                <w:b/>
              </w:rPr>
              <w:t>GML</w:t>
            </w:r>
          </w:p>
          <w:p w14:paraId="67DC2362" w14:textId="77777777" w:rsidR="00E11691" w:rsidRDefault="00E11691" w:rsidP="00E11691">
            <w:proofErr w:type="spellStart"/>
            <w:r w:rsidRPr="00EE3063">
              <w:t>Geography</w:t>
            </w:r>
            <w:proofErr w:type="spellEnd"/>
            <w:r w:rsidRPr="00EE3063">
              <w:t xml:space="preserve"> </w:t>
            </w:r>
            <w:proofErr w:type="spellStart"/>
            <w:r w:rsidRPr="00EE3063">
              <w:t>Markup</w:t>
            </w:r>
            <w:proofErr w:type="spellEnd"/>
            <w:r w:rsidRPr="00EE3063">
              <w:t xml:space="preserve"> Language</w:t>
            </w:r>
          </w:p>
          <w:p w14:paraId="034645EA" w14:textId="77777777" w:rsidR="00E11691" w:rsidRPr="00B15657" w:rsidRDefault="00E11691" w:rsidP="00E11691">
            <w:pPr>
              <w:rPr>
                <w:b/>
              </w:rPr>
            </w:pPr>
          </w:p>
        </w:tc>
      </w:tr>
      <w:tr w:rsidR="00E11691" w:rsidRPr="00B15657" w14:paraId="27E858EB" w14:textId="77777777" w:rsidTr="00E11691">
        <w:tc>
          <w:tcPr>
            <w:tcW w:w="8802" w:type="dxa"/>
          </w:tcPr>
          <w:p w14:paraId="00F3C49F" w14:textId="77777777" w:rsidR="00E11691" w:rsidRPr="00DB2583" w:rsidRDefault="00AD512E" w:rsidP="00E11691">
            <w:pPr>
              <w:rPr>
                <w:b/>
                <w:lang w:val="en-GB"/>
              </w:rPr>
            </w:pPr>
            <w:r w:rsidRPr="00DB2583">
              <w:rPr>
                <w:b/>
                <w:lang w:val="en-GB"/>
              </w:rPr>
              <w:t>INSPIRE</w:t>
            </w:r>
          </w:p>
          <w:p w14:paraId="22CABB9D" w14:textId="77777777" w:rsidR="00E11691" w:rsidRPr="00DB2583" w:rsidRDefault="00AD512E" w:rsidP="00E11691">
            <w:pPr>
              <w:rPr>
                <w:lang w:val="en-GB"/>
              </w:rPr>
            </w:pPr>
            <w:r w:rsidRPr="00DB2583">
              <w:rPr>
                <w:lang w:val="en-GB"/>
              </w:rPr>
              <w:t>Infrastructure for Spatial Information in Europe.</w:t>
            </w:r>
          </w:p>
          <w:p w14:paraId="568C442F" w14:textId="77777777" w:rsidR="00E11691" w:rsidRPr="00B15657" w:rsidRDefault="00E11691" w:rsidP="00E11691">
            <w:r w:rsidRPr="00B15657">
              <w:t xml:space="preserve">De INSPIRE-richtlijn verplicht de Europese lidstaten </w:t>
            </w:r>
            <w:proofErr w:type="spellStart"/>
            <w:r w:rsidRPr="00B15657">
              <w:t>geo</w:t>
            </w:r>
            <w:proofErr w:type="spellEnd"/>
            <w:r w:rsidRPr="00B15657">
              <w:t>-informatie over 34 thema's te voorzien van metadata, te harmoniseren en beschikbaar te stellen via het INSPIRE-portaal volgens leveringsvoorwaarden die het gebruik niet onnodig belemmeren.</w:t>
            </w:r>
          </w:p>
          <w:p w14:paraId="5E20B5B9" w14:textId="77777777" w:rsidR="00E11691" w:rsidRPr="00B15657" w:rsidRDefault="00E11691" w:rsidP="00E11691"/>
        </w:tc>
      </w:tr>
      <w:tr w:rsidR="00E11691" w:rsidRPr="00B15657" w14:paraId="05286F7C" w14:textId="77777777" w:rsidTr="00E11691">
        <w:tc>
          <w:tcPr>
            <w:tcW w:w="8802" w:type="dxa"/>
          </w:tcPr>
          <w:p w14:paraId="17A7F9A1" w14:textId="3B75771D" w:rsidR="00E11691" w:rsidRPr="00B15657" w:rsidRDefault="00E11691" w:rsidP="00E11691">
            <w:pPr>
              <w:rPr>
                <w:b/>
                <w:lang w:val="en-GB"/>
              </w:rPr>
            </w:pPr>
            <w:r w:rsidRPr="00B15657">
              <w:rPr>
                <w:b/>
                <w:lang w:val="en-GB"/>
              </w:rPr>
              <w:t xml:space="preserve">INSPIRE </w:t>
            </w:r>
            <w:del w:id="124" w:author="Paul Janssen" w:date="2020-07-06T15:06:00Z">
              <w:r w:rsidRPr="00B15657" w:rsidDel="006D2427">
                <w:rPr>
                  <w:b/>
                  <w:lang w:val="en-GB"/>
                </w:rPr>
                <w:delText>US</w:delText>
              </w:r>
            </w:del>
            <w:ins w:id="125" w:author="Paul Janssen" w:date="2020-07-06T15:06:00Z">
              <w:r w:rsidR="006D2427" w:rsidRPr="00B15657">
                <w:rPr>
                  <w:b/>
                  <w:lang w:val="en-GB"/>
                </w:rPr>
                <w:t>U</w:t>
              </w:r>
              <w:r w:rsidR="006D2427">
                <w:rPr>
                  <w:b/>
                  <w:lang w:val="en-GB"/>
                </w:rPr>
                <w:t>N</w:t>
              </w:r>
            </w:ins>
          </w:p>
          <w:p w14:paraId="22204931" w14:textId="7DCD6E0F" w:rsidR="00E11691" w:rsidRPr="00B15657" w:rsidRDefault="00E11691" w:rsidP="00E11691">
            <w:r w:rsidRPr="002A4103">
              <w:rPr>
                <w:lang w:val="en-GB"/>
              </w:rPr>
              <w:t xml:space="preserve">INSPIRE </w:t>
            </w:r>
            <w:proofErr w:type="spellStart"/>
            <w:r w:rsidRPr="002A4103">
              <w:rPr>
                <w:lang w:val="en-GB"/>
              </w:rPr>
              <w:t>thema</w:t>
            </w:r>
            <w:proofErr w:type="spellEnd"/>
            <w:r w:rsidRPr="002A4103">
              <w:rPr>
                <w:lang w:val="en-GB"/>
              </w:rPr>
              <w:t xml:space="preserve"> Utility </w:t>
            </w:r>
            <w:del w:id="126" w:author="Paul Janssen" w:date="2020-07-06T15:06:00Z">
              <w:r w:rsidRPr="002A4103" w:rsidDel="006D2427">
                <w:rPr>
                  <w:lang w:val="en-GB"/>
                </w:rPr>
                <w:delText>Services</w:delText>
              </w:r>
            </w:del>
            <w:ins w:id="127" w:author="Paul Janssen" w:date="2020-07-06T15:06:00Z">
              <w:r w:rsidR="006D2427">
                <w:rPr>
                  <w:lang w:val="en-GB"/>
                </w:rPr>
                <w:t>Networks</w:t>
              </w:r>
            </w:ins>
            <w:r w:rsidRPr="002A4103">
              <w:rPr>
                <w:lang w:val="en-GB"/>
              </w:rPr>
              <w:t xml:space="preserve">. </w:t>
            </w:r>
            <w:r w:rsidRPr="00B15657">
              <w:t xml:space="preserve">Nutsvoorzieningen zoals </w:t>
            </w:r>
            <w:ins w:id="128" w:author="Paul Janssen" w:date="2020-07-06T15:08:00Z">
              <w:r w:rsidR="00466B7B">
                <w:t xml:space="preserve">bijvoorbeeld </w:t>
              </w:r>
            </w:ins>
            <w:r w:rsidRPr="00B15657">
              <w:t>riolering, afvalbeheer, energievoorziening, watervoorziening</w:t>
            </w:r>
          </w:p>
          <w:p w14:paraId="4BA49D04" w14:textId="77777777" w:rsidR="00E11691" w:rsidRPr="00B15657" w:rsidRDefault="00E11691" w:rsidP="00E11691"/>
        </w:tc>
      </w:tr>
      <w:tr w:rsidR="00E11691" w:rsidRPr="00B15657" w14:paraId="69D9D892" w14:textId="77777777" w:rsidTr="00E11691">
        <w:tc>
          <w:tcPr>
            <w:tcW w:w="8802" w:type="dxa"/>
          </w:tcPr>
          <w:p w14:paraId="7B499108" w14:textId="77777777" w:rsidR="00E11691" w:rsidRPr="00B15657" w:rsidRDefault="00E11691" w:rsidP="00E11691">
            <w:pPr>
              <w:rPr>
                <w:b/>
              </w:rPr>
            </w:pPr>
            <w:r>
              <w:rPr>
                <w:b/>
              </w:rPr>
              <w:t>RRGS</w:t>
            </w:r>
          </w:p>
          <w:p w14:paraId="504DC775" w14:textId="77777777" w:rsidR="00E11691" w:rsidRPr="00B15657" w:rsidRDefault="00E11691" w:rsidP="00E11691">
            <w:r>
              <w:t>Risico Register Gevaarlijke Stoffen</w:t>
            </w:r>
          </w:p>
          <w:p w14:paraId="52E9AE8A" w14:textId="77777777" w:rsidR="00E11691" w:rsidRPr="00B15657" w:rsidRDefault="00E11691" w:rsidP="00E11691"/>
        </w:tc>
      </w:tr>
      <w:tr w:rsidR="00E11691" w:rsidRPr="00B15657" w14:paraId="56E6B172" w14:textId="77777777" w:rsidTr="00E11691">
        <w:tc>
          <w:tcPr>
            <w:tcW w:w="8802" w:type="dxa"/>
          </w:tcPr>
          <w:p w14:paraId="65563D37" w14:textId="77777777" w:rsidR="00E11691" w:rsidRPr="00EE3063" w:rsidRDefault="00E11691" w:rsidP="00E11691">
            <w:pPr>
              <w:rPr>
                <w:b/>
              </w:rPr>
            </w:pPr>
            <w:r w:rsidRPr="00EE3063">
              <w:rPr>
                <w:b/>
              </w:rPr>
              <w:t>UML</w:t>
            </w:r>
          </w:p>
          <w:p w14:paraId="38776190" w14:textId="77777777" w:rsidR="00E11691" w:rsidRPr="00B15657" w:rsidRDefault="00E11691" w:rsidP="00E11691">
            <w:pPr>
              <w:rPr>
                <w:b/>
              </w:rPr>
            </w:pPr>
            <w:proofErr w:type="spellStart"/>
            <w:r w:rsidRPr="00EE3063">
              <w:t>Unified</w:t>
            </w:r>
            <w:proofErr w:type="spellEnd"/>
            <w:r w:rsidRPr="00EE3063">
              <w:t xml:space="preserve"> </w:t>
            </w:r>
            <w:proofErr w:type="spellStart"/>
            <w:r w:rsidRPr="00EE3063">
              <w:t>Modeling</w:t>
            </w:r>
            <w:proofErr w:type="spellEnd"/>
            <w:r w:rsidRPr="00EE3063">
              <w:t xml:space="preserve"> Language</w:t>
            </w:r>
          </w:p>
        </w:tc>
      </w:tr>
      <w:tr w:rsidR="009C2B75" w:rsidRPr="00B15657" w14:paraId="01807851" w14:textId="77777777" w:rsidTr="00E11691">
        <w:tc>
          <w:tcPr>
            <w:tcW w:w="8802" w:type="dxa"/>
          </w:tcPr>
          <w:p w14:paraId="6B323DF9" w14:textId="77777777" w:rsidR="009C2B75" w:rsidRDefault="009C2B75" w:rsidP="00E11691">
            <w:pPr>
              <w:rPr>
                <w:b/>
              </w:rPr>
            </w:pPr>
          </w:p>
        </w:tc>
      </w:tr>
      <w:tr w:rsidR="00E11691" w:rsidRPr="00B15657" w14:paraId="7A7F9871" w14:textId="77777777" w:rsidTr="00E11691">
        <w:tc>
          <w:tcPr>
            <w:tcW w:w="8802" w:type="dxa"/>
          </w:tcPr>
          <w:p w14:paraId="38945C78" w14:textId="77777777" w:rsidR="00E11691" w:rsidRDefault="00E11691" w:rsidP="00E11691">
            <w:pPr>
              <w:rPr>
                <w:b/>
              </w:rPr>
            </w:pPr>
            <w:r>
              <w:rPr>
                <w:b/>
              </w:rPr>
              <w:t>WFS</w:t>
            </w:r>
          </w:p>
          <w:p w14:paraId="2EAC4568" w14:textId="77777777" w:rsidR="00E11691" w:rsidRDefault="00E11691" w:rsidP="00E11691">
            <w:r w:rsidRPr="00EE3063">
              <w:t>Web Feature Service</w:t>
            </w:r>
          </w:p>
          <w:p w14:paraId="21EF759C" w14:textId="77777777" w:rsidR="00E11691" w:rsidRPr="00EE3063" w:rsidRDefault="00E11691" w:rsidP="00E11691"/>
        </w:tc>
      </w:tr>
      <w:tr w:rsidR="00E11691" w:rsidRPr="00B15657" w14:paraId="3F7134BD" w14:textId="77777777" w:rsidTr="00E11691">
        <w:tc>
          <w:tcPr>
            <w:tcW w:w="8802" w:type="dxa"/>
          </w:tcPr>
          <w:p w14:paraId="0C081ECA" w14:textId="77777777" w:rsidR="00E11691" w:rsidRPr="00B15657" w:rsidRDefault="00E11691" w:rsidP="00E11691">
            <w:pPr>
              <w:rPr>
                <w:b/>
              </w:rPr>
            </w:pPr>
            <w:r>
              <w:rPr>
                <w:b/>
              </w:rPr>
              <w:t>WIBON</w:t>
            </w:r>
          </w:p>
          <w:p w14:paraId="2E91E90D" w14:textId="77777777" w:rsidR="00E11691" w:rsidRDefault="00E11691" w:rsidP="00E11691">
            <w:r w:rsidRPr="00EE3063">
              <w:t xml:space="preserve">Wet </w:t>
            </w:r>
            <w:r>
              <w:t>I</w:t>
            </w:r>
            <w:r w:rsidRPr="00EE3063">
              <w:t xml:space="preserve">nformatie-uitwisseling </w:t>
            </w:r>
            <w:r>
              <w:t>B</w:t>
            </w:r>
            <w:r w:rsidRPr="00EE3063">
              <w:t xml:space="preserve">ovengrondse en </w:t>
            </w:r>
            <w:r>
              <w:t>O</w:t>
            </w:r>
            <w:r w:rsidRPr="00EE3063">
              <w:t>ndergrondse netten</w:t>
            </w:r>
          </w:p>
          <w:p w14:paraId="2EA65E02" w14:textId="77777777" w:rsidR="00E11691" w:rsidRPr="00B15657" w:rsidRDefault="00E11691" w:rsidP="00E11691"/>
        </w:tc>
      </w:tr>
      <w:tr w:rsidR="00E11691" w:rsidRPr="00B15657" w14:paraId="3879809C" w14:textId="77777777" w:rsidTr="00E11691">
        <w:tc>
          <w:tcPr>
            <w:tcW w:w="8802" w:type="dxa"/>
          </w:tcPr>
          <w:p w14:paraId="75011178" w14:textId="744467B8" w:rsidR="00E11691" w:rsidRPr="00B15657" w:rsidDel="006D2427" w:rsidRDefault="00E11691" w:rsidP="00E11691">
            <w:pPr>
              <w:rPr>
                <w:del w:id="129" w:author="Paul Janssen" w:date="2020-07-06T14:59:00Z"/>
                <w:b/>
              </w:rPr>
            </w:pPr>
            <w:del w:id="130" w:author="Paul Janssen" w:date="2020-07-06T14:59:00Z">
              <w:r w:rsidDel="006D2427">
                <w:rPr>
                  <w:b/>
                </w:rPr>
                <w:delText>WION</w:delText>
              </w:r>
            </w:del>
          </w:p>
          <w:p w14:paraId="45082E7E" w14:textId="59BDF076" w:rsidR="00E11691" w:rsidRPr="00B15657" w:rsidDel="006D2427" w:rsidRDefault="00E11691" w:rsidP="00E11691">
            <w:pPr>
              <w:rPr>
                <w:del w:id="131" w:author="Paul Janssen" w:date="2020-07-06T14:59:00Z"/>
              </w:rPr>
            </w:pPr>
            <w:del w:id="132" w:author="Paul Janssen" w:date="2020-07-06T14:59:00Z">
              <w:r w:rsidDel="006D2427">
                <w:delText xml:space="preserve">Wet Informatie-uitwisseling Ondergrondse Netten </w:delText>
              </w:r>
            </w:del>
          </w:p>
          <w:p w14:paraId="65EC6206" w14:textId="77777777" w:rsidR="00E11691" w:rsidRPr="00B15657" w:rsidRDefault="00E11691" w:rsidP="006D2427"/>
        </w:tc>
      </w:tr>
      <w:tr w:rsidR="00E11691" w:rsidRPr="00B15657" w14:paraId="1F5012D1" w14:textId="77777777" w:rsidTr="00E11691">
        <w:tc>
          <w:tcPr>
            <w:tcW w:w="8802" w:type="dxa"/>
          </w:tcPr>
          <w:p w14:paraId="2847A0E3" w14:textId="77777777" w:rsidR="00E11691" w:rsidRDefault="00E11691" w:rsidP="00E11691">
            <w:pPr>
              <w:rPr>
                <w:b/>
              </w:rPr>
            </w:pPr>
            <w:r>
              <w:rPr>
                <w:b/>
              </w:rPr>
              <w:t>WMF</w:t>
            </w:r>
          </w:p>
          <w:p w14:paraId="5EF3F17D" w14:textId="77777777" w:rsidR="00E11691" w:rsidRDefault="00E11691" w:rsidP="00E11691">
            <w:r w:rsidRPr="00EE3063">
              <w:lastRenderedPageBreak/>
              <w:t xml:space="preserve">Web </w:t>
            </w:r>
            <w:proofErr w:type="spellStart"/>
            <w:r w:rsidRPr="00EE3063">
              <w:t>Mapping</w:t>
            </w:r>
            <w:proofErr w:type="spellEnd"/>
            <w:r w:rsidRPr="00EE3063">
              <w:t xml:space="preserve"> Service</w:t>
            </w:r>
          </w:p>
          <w:p w14:paraId="4F843E1F" w14:textId="77777777" w:rsidR="00E11691" w:rsidRPr="00B15657" w:rsidRDefault="00E11691" w:rsidP="00E11691">
            <w:pPr>
              <w:rPr>
                <w:b/>
              </w:rPr>
            </w:pPr>
          </w:p>
        </w:tc>
      </w:tr>
      <w:tr w:rsidR="00E11691" w:rsidRPr="00B15657" w14:paraId="3FEFE373" w14:textId="77777777" w:rsidTr="00E11691">
        <w:tc>
          <w:tcPr>
            <w:tcW w:w="8802" w:type="dxa"/>
          </w:tcPr>
          <w:p w14:paraId="5DEE9073" w14:textId="77777777" w:rsidR="00E11691" w:rsidRPr="00EE3063" w:rsidRDefault="00E11691" w:rsidP="00E11691">
            <w:pPr>
              <w:rPr>
                <w:b/>
              </w:rPr>
            </w:pPr>
            <w:r w:rsidRPr="00EE3063">
              <w:rPr>
                <w:b/>
              </w:rPr>
              <w:lastRenderedPageBreak/>
              <w:t>XML</w:t>
            </w:r>
          </w:p>
          <w:p w14:paraId="24287248" w14:textId="77777777" w:rsidR="00E11691" w:rsidRPr="00EE3063" w:rsidRDefault="00E11691" w:rsidP="00E11691">
            <w:proofErr w:type="spellStart"/>
            <w:r w:rsidRPr="00EE3063">
              <w:t>Extensible</w:t>
            </w:r>
            <w:proofErr w:type="spellEnd"/>
            <w:r w:rsidRPr="00EE3063">
              <w:t xml:space="preserve"> </w:t>
            </w:r>
            <w:proofErr w:type="spellStart"/>
            <w:r w:rsidRPr="00EE3063">
              <w:t>Markup</w:t>
            </w:r>
            <w:proofErr w:type="spellEnd"/>
            <w:r w:rsidRPr="00EE3063">
              <w:t xml:space="preserve"> Language</w:t>
            </w:r>
          </w:p>
          <w:p w14:paraId="3EB4FA37" w14:textId="77777777" w:rsidR="00E11691" w:rsidRPr="00B15657" w:rsidRDefault="00E11691" w:rsidP="00E11691">
            <w:pPr>
              <w:rPr>
                <w:b/>
              </w:rPr>
            </w:pPr>
          </w:p>
        </w:tc>
      </w:tr>
    </w:tbl>
    <w:p w14:paraId="70F599F3" w14:textId="77777777" w:rsidR="00576E1A" w:rsidRDefault="00576E1A" w:rsidP="00B93692">
      <w:pPr>
        <w:spacing w:line="240" w:lineRule="atLeast"/>
        <w:jc w:val="left"/>
      </w:pPr>
    </w:p>
    <w:p w14:paraId="1920040E" w14:textId="77777777" w:rsidR="00576E1A" w:rsidRDefault="00576E1A" w:rsidP="00B93692">
      <w:pPr>
        <w:spacing w:line="240" w:lineRule="atLeast"/>
        <w:jc w:val="left"/>
      </w:pPr>
    </w:p>
    <w:p w14:paraId="7C483B77" w14:textId="77777777" w:rsidR="00576E1A" w:rsidRDefault="00576E1A" w:rsidP="00576E1A"/>
    <w:p w14:paraId="7A1E2EC6" w14:textId="77777777" w:rsidR="00576E1A" w:rsidRPr="000427A2" w:rsidRDefault="00576E1A" w:rsidP="00576E1A"/>
    <w:p w14:paraId="72F56D85" w14:textId="77777777" w:rsidR="00576E1A" w:rsidRPr="007C7339" w:rsidRDefault="00576E1A" w:rsidP="00576E1A">
      <w:pPr>
        <w:pStyle w:val="Hoofdstukx"/>
        <w:pageBreakBefore/>
        <w:spacing w:line="240" w:lineRule="atLeast"/>
      </w:pPr>
    </w:p>
    <w:p w14:paraId="4C777071" w14:textId="77777777" w:rsidR="00576E1A" w:rsidRDefault="00576E1A" w:rsidP="00576E1A">
      <w:pPr>
        <w:pStyle w:val="Hoofdstuktitel"/>
        <w:spacing w:line="240" w:lineRule="atLeast"/>
      </w:pPr>
      <w:bookmarkStart w:id="133" w:name="_Toc45195627"/>
      <w:r>
        <w:t>Identificatie</w:t>
      </w:r>
      <w:r w:rsidR="001724FE">
        <w:t xml:space="preserve"> document</w:t>
      </w:r>
      <w:bookmarkEnd w:id="133"/>
    </w:p>
    <w:p w14:paraId="1D2172E6" w14:textId="77777777" w:rsidR="00576E1A" w:rsidRPr="007C7339" w:rsidRDefault="00CD2268" w:rsidP="00576E1A">
      <w:pPr>
        <w:pStyle w:val="Inleidingnatitel"/>
        <w:spacing w:line="240" w:lineRule="atLeast"/>
      </w:pPr>
      <w:r>
        <w:t xml:space="preserve">Dit hoofdstuk beschrijft </w:t>
      </w:r>
      <w:r w:rsidR="00EE28D0">
        <w:t xml:space="preserve">de identificatie van </w:t>
      </w:r>
      <w:r w:rsidR="00524F52">
        <w:t>de dataspecificatie</w:t>
      </w:r>
      <w:r w:rsidR="00E548CF">
        <w:t>.</w:t>
      </w:r>
    </w:p>
    <w:p w14:paraId="27419ED9" w14:textId="77777777" w:rsidR="00576E1A" w:rsidRDefault="00E548CF" w:rsidP="00E548CF">
      <w:r w:rsidRPr="00E548CF">
        <w:t>In onderstaande tabel is de beschrijvend</w:t>
      </w:r>
      <w:r>
        <w:t>e informatie opgenomen van het data</w:t>
      </w:r>
      <w:r w:rsidR="00524F52">
        <w:t>specificatie</w:t>
      </w:r>
      <w:r>
        <w:t>.</w:t>
      </w:r>
    </w:p>
    <w:p w14:paraId="1B77B4A4" w14:textId="77777777" w:rsidR="00E548CF" w:rsidRDefault="00E548CF" w:rsidP="00E548CF"/>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60"/>
        <w:gridCol w:w="7142"/>
      </w:tblGrid>
      <w:tr w:rsidR="00E548CF" w:rsidRPr="00630A42" w14:paraId="3E490A28" w14:textId="77777777" w:rsidTr="00E548CF">
        <w:tc>
          <w:tcPr>
            <w:tcW w:w="943" w:type="pct"/>
          </w:tcPr>
          <w:p w14:paraId="5A59A7D5" w14:textId="77777777" w:rsidR="00E548CF" w:rsidRPr="006B2CE6" w:rsidRDefault="00E548CF" w:rsidP="006E15C3">
            <w:pPr>
              <w:jc w:val="left"/>
              <w:rPr>
                <w:rFonts w:cs="Arial"/>
              </w:rPr>
            </w:pPr>
            <w:r w:rsidRPr="006B2CE6">
              <w:rPr>
                <w:rFonts w:cs="Arial"/>
              </w:rPr>
              <w:t>Titel</w:t>
            </w:r>
          </w:p>
        </w:tc>
        <w:tc>
          <w:tcPr>
            <w:tcW w:w="4057" w:type="pct"/>
          </w:tcPr>
          <w:p w14:paraId="28E741C2" w14:textId="77777777" w:rsidR="00547B4D" w:rsidRDefault="00547B4D" w:rsidP="00547B4D">
            <w:pPr>
              <w:rPr>
                <w:ins w:id="134" w:author="Paul Janssen" w:date="2020-06-09T09:42:00Z"/>
              </w:rPr>
            </w:pPr>
            <w:ins w:id="135" w:author="Paul Janssen" w:date="2020-06-09T09:42:00Z">
              <w:r w:rsidRPr="00E66EB3">
                <w:t>Informatiemodel Kabels en Leidingen (IMKL)</w:t>
              </w:r>
            </w:ins>
          </w:p>
          <w:p w14:paraId="3C886F52" w14:textId="369FBB75" w:rsidR="00E548CF" w:rsidRPr="00F3608E" w:rsidDel="00547B4D" w:rsidRDefault="00793B0B" w:rsidP="006E15C3">
            <w:pPr>
              <w:jc w:val="left"/>
              <w:rPr>
                <w:del w:id="136" w:author="Paul Janssen" w:date="2020-06-09T09:42:00Z"/>
                <w:rFonts w:cs="Arial"/>
              </w:rPr>
            </w:pPr>
            <w:del w:id="137" w:author="Paul Janssen" w:date="2020-06-09T09:42:00Z">
              <w:r w:rsidDel="00547B4D">
                <w:rPr>
                  <w:rFonts w:cs="Arial"/>
                </w:rPr>
                <w:delText>IMKL</w:delText>
              </w:r>
              <w:r w:rsidR="00F10FD5" w:rsidRPr="00F3608E" w:rsidDel="00547B4D">
                <w:rPr>
                  <w:rFonts w:cs="Arial"/>
                </w:rPr>
                <w:delText xml:space="preserve"> – Dataspecificatie Utiliteitsnetten.</w:delText>
              </w:r>
            </w:del>
          </w:p>
          <w:p w14:paraId="59236791" w14:textId="77777777" w:rsidR="00E548CF" w:rsidRPr="00F3608E" w:rsidRDefault="00E548CF" w:rsidP="006E15C3">
            <w:pPr>
              <w:jc w:val="left"/>
              <w:rPr>
                <w:rFonts w:cs="Arial"/>
              </w:rPr>
            </w:pPr>
          </w:p>
        </w:tc>
      </w:tr>
      <w:tr w:rsidR="00E548CF" w:rsidRPr="00630A42" w14:paraId="18727BDD" w14:textId="77777777" w:rsidTr="00E548CF">
        <w:tc>
          <w:tcPr>
            <w:tcW w:w="943" w:type="pct"/>
          </w:tcPr>
          <w:p w14:paraId="13176A44" w14:textId="77777777" w:rsidR="00E548CF" w:rsidRPr="006B2CE6" w:rsidRDefault="00E548CF" w:rsidP="006E15C3">
            <w:pPr>
              <w:jc w:val="left"/>
              <w:rPr>
                <w:rFonts w:cs="Arial"/>
              </w:rPr>
            </w:pPr>
            <w:r w:rsidRPr="006B2CE6">
              <w:rPr>
                <w:rFonts w:cs="Arial"/>
              </w:rPr>
              <w:t>Samenvatting</w:t>
            </w:r>
          </w:p>
        </w:tc>
        <w:tc>
          <w:tcPr>
            <w:tcW w:w="4057" w:type="pct"/>
          </w:tcPr>
          <w:p w14:paraId="04545BFE" w14:textId="31D72B4E" w:rsidR="00E548CF" w:rsidRPr="00F3608E" w:rsidRDefault="00793B0B" w:rsidP="00F3608E">
            <w:pPr>
              <w:jc w:val="left"/>
              <w:rPr>
                <w:rFonts w:cs="Arial"/>
              </w:rPr>
            </w:pPr>
            <w:r>
              <w:rPr>
                <w:rFonts w:cs="Arial"/>
              </w:rPr>
              <w:t>IMKL</w:t>
            </w:r>
            <w:r w:rsidR="00907237" w:rsidRPr="00F3608E">
              <w:rPr>
                <w:rFonts w:cs="Arial"/>
              </w:rPr>
              <w:t xml:space="preserve"> beschrijft de semantiek van digitale bestanden van utiliteitsnetten. De netten worden getypeerd aan de hand van producten of thema’s: elektriciteit, gas en chemie, drinkwater, afvalwater, telecom en warmte. Netten zijn opgebouwd uit netwerkelementen zoals kabels, leidingen, buizen en verbindende componenten </w:t>
            </w:r>
            <w:r w:rsidR="00F10FD5" w:rsidRPr="00F3608E">
              <w:rPr>
                <w:rFonts w:cs="Arial"/>
              </w:rPr>
              <w:t>genaamd leidingelementen zoals moffen, schakelkasten, aansluitingen, pompen. Het geheel van deze netwerkelementen vormt een netwerk waarvan de topologie wordt beschreven en de directe geografische positie middels coördinaten.</w:t>
            </w:r>
          </w:p>
          <w:p w14:paraId="3359D5F9" w14:textId="77777777" w:rsidR="00E548CF" w:rsidRPr="00E548CF" w:rsidRDefault="00E548CF" w:rsidP="006E15C3">
            <w:pPr>
              <w:jc w:val="left"/>
              <w:rPr>
                <w:rFonts w:cs="Arial"/>
                <w:color w:val="0000FF"/>
              </w:rPr>
            </w:pPr>
          </w:p>
        </w:tc>
      </w:tr>
      <w:tr w:rsidR="00E548CF" w:rsidRPr="00907237" w14:paraId="0578CA65" w14:textId="77777777" w:rsidTr="00E548CF">
        <w:tc>
          <w:tcPr>
            <w:tcW w:w="943" w:type="pct"/>
          </w:tcPr>
          <w:p w14:paraId="7B068EEB" w14:textId="77777777" w:rsidR="00E548CF" w:rsidRPr="006B2CE6" w:rsidRDefault="00E548CF" w:rsidP="006E15C3">
            <w:pPr>
              <w:jc w:val="left"/>
              <w:rPr>
                <w:rFonts w:cs="Arial"/>
              </w:rPr>
            </w:pPr>
            <w:r w:rsidRPr="006B2CE6">
              <w:rPr>
                <w:rFonts w:cs="Arial"/>
              </w:rPr>
              <w:t xml:space="preserve">Onderwerp categorieën </w:t>
            </w:r>
          </w:p>
        </w:tc>
        <w:tc>
          <w:tcPr>
            <w:tcW w:w="4057" w:type="pct"/>
          </w:tcPr>
          <w:p w14:paraId="45A5D212" w14:textId="77777777" w:rsidR="00E548CF" w:rsidRPr="00907237" w:rsidRDefault="00E548CF" w:rsidP="0080639F">
            <w:pPr>
              <w:tabs>
                <w:tab w:val="left" w:pos="1985"/>
              </w:tabs>
              <w:ind w:left="1985" w:hanging="1985"/>
              <w:jc w:val="left"/>
              <w:rPr>
                <w:rFonts w:cs="Arial"/>
                <w:i/>
                <w:color w:val="008000"/>
              </w:rPr>
            </w:pPr>
          </w:p>
        </w:tc>
      </w:tr>
      <w:tr w:rsidR="00E548CF" w:rsidRPr="00630A42" w14:paraId="2655BFDA" w14:textId="77777777" w:rsidTr="00E548CF">
        <w:tc>
          <w:tcPr>
            <w:tcW w:w="943" w:type="pct"/>
          </w:tcPr>
          <w:p w14:paraId="05F92D9B" w14:textId="77777777" w:rsidR="00E548CF" w:rsidRPr="006B2CE6" w:rsidRDefault="00E548CF" w:rsidP="006E15C3">
            <w:pPr>
              <w:jc w:val="left"/>
              <w:rPr>
                <w:rFonts w:cs="Arial"/>
              </w:rPr>
            </w:pPr>
            <w:r w:rsidRPr="006B2CE6">
              <w:rPr>
                <w:rFonts w:cs="Arial"/>
              </w:rPr>
              <w:t>Geografische beschrijving</w:t>
            </w:r>
          </w:p>
        </w:tc>
        <w:tc>
          <w:tcPr>
            <w:tcW w:w="4057" w:type="pct"/>
          </w:tcPr>
          <w:p w14:paraId="43574D87" w14:textId="77777777" w:rsidR="00E548CF" w:rsidRPr="00F3608E" w:rsidRDefault="0080639F" w:rsidP="006E15C3">
            <w:pPr>
              <w:jc w:val="left"/>
              <w:rPr>
                <w:i/>
                <w:iCs/>
              </w:rPr>
            </w:pPr>
            <w:r w:rsidRPr="00F3608E">
              <w:rPr>
                <w:i/>
                <w:iCs/>
              </w:rPr>
              <w:t>Nederland</w:t>
            </w:r>
          </w:p>
          <w:p w14:paraId="0746130E" w14:textId="77777777" w:rsidR="00E548CF" w:rsidRPr="00E548CF" w:rsidRDefault="00E548CF" w:rsidP="006E15C3">
            <w:pPr>
              <w:autoSpaceDE w:val="0"/>
              <w:autoSpaceDN w:val="0"/>
              <w:adjustRightInd w:val="0"/>
              <w:jc w:val="left"/>
              <w:rPr>
                <w:rFonts w:cs="Arial"/>
              </w:rPr>
            </w:pPr>
          </w:p>
        </w:tc>
      </w:tr>
      <w:tr w:rsidR="00E548CF" w:rsidRPr="008D503D" w14:paraId="5F6C1F9B" w14:textId="77777777" w:rsidTr="00E548CF">
        <w:tc>
          <w:tcPr>
            <w:tcW w:w="943" w:type="pct"/>
          </w:tcPr>
          <w:p w14:paraId="42ADD7C6" w14:textId="77777777" w:rsidR="00E548CF" w:rsidRPr="006B2CE6" w:rsidRDefault="00E548CF" w:rsidP="006E15C3">
            <w:pPr>
              <w:jc w:val="left"/>
              <w:rPr>
                <w:rFonts w:cs="Arial"/>
              </w:rPr>
            </w:pPr>
            <w:r w:rsidRPr="006B2CE6">
              <w:rPr>
                <w:rFonts w:cs="Arial"/>
              </w:rPr>
              <w:t>Doel (optioneel)</w:t>
            </w:r>
          </w:p>
        </w:tc>
        <w:tc>
          <w:tcPr>
            <w:tcW w:w="4057" w:type="pct"/>
          </w:tcPr>
          <w:p w14:paraId="223BAF02" w14:textId="294073FD" w:rsidR="00E548CF" w:rsidRPr="00E548CF" w:rsidRDefault="00E548CF" w:rsidP="006E15C3">
            <w:pPr>
              <w:jc w:val="left"/>
              <w:rPr>
                <w:rFonts w:cs="Arial"/>
              </w:rPr>
            </w:pPr>
            <w:r w:rsidRPr="00E548CF">
              <w:rPr>
                <w:rFonts w:cs="Arial"/>
              </w:rPr>
              <w:t xml:space="preserve">Doel van dit document is het beschrijven van dataproduct </w:t>
            </w:r>
            <w:r w:rsidR="00793B0B">
              <w:rPr>
                <w:rFonts w:cs="Arial"/>
              </w:rPr>
              <w:t>IMKL</w:t>
            </w:r>
            <w:r w:rsidRPr="00E548CF">
              <w:rPr>
                <w:rFonts w:cs="Arial"/>
              </w:rPr>
              <w:t xml:space="preserve"> ten behoeve van </w:t>
            </w:r>
            <w:r w:rsidR="0030098D">
              <w:rPr>
                <w:rFonts w:cs="Arial"/>
              </w:rPr>
              <w:t>KLIC</w:t>
            </w:r>
            <w:r w:rsidR="0080639F">
              <w:rPr>
                <w:rFonts w:cs="Arial"/>
              </w:rPr>
              <w:t>.</w:t>
            </w:r>
          </w:p>
          <w:p w14:paraId="66B59EAA" w14:textId="77777777" w:rsidR="00E548CF" w:rsidRPr="00F3608E" w:rsidRDefault="00E548CF" w:rsidP="00F3608E">
            <w:pPr>
              <w:jc w:val="left"/>
              <w:rPr>
                <w:rFonts w:cs="Arial"/>
              </w:rPr>
            </w:pPr>
          </w:p>
          <w:p w14:paraId="6094CFC6" w14:textId="161111F8" w:rsidR="00E548CF" w:rsidRPr="00F3608E" w:rsidRDefault="00793B0B" w:rsidP="006E15C3">
            <w:pPr>
              <w:jc w:val="left"/>
              <w:rPr>
                <w:rFonts w:cs="Arial"/>
              </w:rPr>
            </w:pPr>
            <w:r>
              <w:rPr>
                <w:rFonts w:cs="Arial"/>
              </w:rPr>
              <w:t>IMKL</w:t>
            </w:r>
            <w:r w:rsidR="0080639F" w:rsidRPr="00F3608E">
              <w:rPr>
                <w:rFonts w:cs="Arial"/>
              </w:rPr>
              <w:t xml:space="preserve"> is ontwikkeld voor de realisatie van </w:t>
            </w:r>
            <w:r w:rsidR="00907237" w:rsidRPr="00F3608E">
              <w:rPr>
                <w:rFonts w:cs="Arial"/>
              </w:rPr>
              <w:t>digitaal berichtenverkeer rond het thema utiliteitsnetten en de daarin voorkomende kabels, leidingen en leidingelementen voor de realisatie van een aantal wetten en regelingen. Met name de wet WI</w:t>
            </w:r>
            <w:ins w:id="138" w:author="Paul Janssen" w:date="2020-05-25T11:11:00Z">
              <w:r w:rsidR="0069481B">
                <w:rPr>
                  <w:rFonts w:cs="Arial"/>
                </w:rPr>
                <w:t>BON</w:t>
              </w:r>
            </w:ins>
            <w:del w:id="139" w:author="Paul Janssen" w:date="2020-05-25T11:11:00Z">
              <w:r w:rsidR="00907237" w:rsidRPr="00F3608E" w:rsidDel="0069481B">
                <w:rPr>
                  <w:rFonts w:cs="Arial"/>
                </w:rPr>
                <w:delText>ON</w:delText>
              </w:r>
            </w:del>
            <w:r w:rsidR="00907237" w:rsidRPr="00F3608E">
              <w:rPr>
                <w:rFonts w:cs="Arial"/>
              </w:rPr>
              <w:t xml:space="preserve"> en de Europese regeling INSPIRE en daarin het thema </w:t>
            </w:r>
            <w:proofErr w:type="spellStart"/>
            <w:r w:rsidR="00907237" w:rsidRPr="00F3608E">
              <w:rPr>
                <w:rFonts w:cs="Arial"/>
              </w:rPr>
              <w:t>Utility</w:t>
            </w:r>
            <w:proofErr w:type="spellEnd"/>
            <w:r w:rsidR="00907237" w:rsidRPr="00F3608E">
              <w:rPr>
                <w:rFonts w:cs="Arial"/>
              </w:rPr>
              <w:t xml:space="preserve"> Networks zijn bepalend.</w:t>
            </w:r>
          </w:p>
          <w:p w14:paraId="47F3CDF9" w14:textId="77777777" w:rsidR="00E548CF" w:rsidRPr="00E548CF" w:rsidRDefault="00E548CF" w:rsidP="006E15C3">
            <w:pPr>
              <w:jc w:val="left"/>
              <w:rPr>
                <w:rFonts w:cs="Arial"/>
                <w:color w:val="000000"/>
              </w:rPr>
            </w:pPr>
          </w:p>
          <w:p w14:paraId="6F31AAA3" w14:textId="77777777" w:rsidR="00E548CF" w:rsidRPr="00E548CF" w:rsidRDefault="00E548CF" w:rsidP="006E15C3">
            <w:pPr>
              <w:jc w:val="left"/>
              <w:rPr>
                <w:rFonts w:cs="Arial"/>
                <w:i/>
                <w:iCs/>
              </w:rPr>
            </w:pPr>
          </w:p>
        </w:tc>
      </w:tr>
      <w:tr w:rsidR="00E548CF" w:rsidRPr="00630A42" w14:paraId="43098F32" w14:textId="77777777" w:rsidTr="00E548CF">
        <w:tc>
          <w:tcPr>
            <w:tcW w:w="943" w:type="pct"/>
          </w:tcPr>
          <w:p w14:paraId="520568D4" w14:textId="77777777" w:rsidR="00E548CF" w:rsidRPr="006B2CE6" w:rsidRDefault="00E548CF" w:rsidP="006E15C3">
            <w:pPr>
              <w:jc w:val="left"/>
              <w:rPr>
                <w:rFonts w:cs="Arial"/>
              </w:rPr>
            </w:pPr>
            <w:r w:rsidRPr="006B2CE6">
              <w:rPr>
                <w:rFonts w:cs="Arial"/>
              </w:rPr>
              <w:t>Aanvullende informatie (optioneel)</w:t>
            </w:r>
          </w:p>
        </w:tc>
        <w:tc>
          <w:tcPr>
            <w:tcW w:w="4057" w:type="pct"/>
          </w:tcPr>
          <w:p w14:paraId="34937FF5" w14:textId="77777777" w:rsidR="00E548CF" w:rsidRPr="00E548CF" w:rsidRDefault="00E548CF" w:rsidP="006E15C3">
            <w:pPr>
              <w:jc w:val="left"/>
              <w:rPr>
                <w:rFonts w:cs="Arial"/>
                <w:i/>
                <w:iCs/>
              </w:rPr>
            </w:pPr>
          </w:p>
          <w:p w14:paraId="19A0A5E9" w14:textId="77777777" w:rsidR="00E548CF" w:rsidRPr="00E548CF" w:rsidRDefault="00E548CF" w:rsidP="006E15C3">
            <w:pPr>
              <w:jc w:val="left"/>
              <w:rPr>
                <w:rFonts w:cs="Arial"/>
                <w:i/>
                <w:iCs/>
              </w:rPr>
            </w:pPr>
          </w:p>
        </w:tc>
      </w:tr>
    </w:tbl>
    <w:p w14:paraId="60C749CD" w14:textId="77777777" w:rsidR="00E548CF" w:rsidRDefault="00E548CF" w:rsidP="00E548CF"/>
    <w:p w14:paraId="5867391A" w14:textId="77777777" w:rsidR="00576E1A" w:rsidRDefault="00576E1A" w:rsidP="00576E1A">
      <w:pPr>
        <w:spacing w:line="240" w:lineRule="atLeast"/>
        <w:jc w:val="left"/>
      </w:pPr>
    </w:p>
    <w:p w14:paraId="0B068F69" w14:textId="77777777" w:rsidR="00576E1A" w:rsidRDefault="00576E1A" w:rsidP="00B93692">
      <w:pPr>
        <w:spacing w:line="240" w:lineRule="atLeast"/>
        <w:jc w:val="left"/>
      </w:pPr>
    </w:p>
    <w:p w14:paraId="15B87761" w14:textId="77777777" w:rsidR="00576E1A" w:rsidRDefault="00576E1A" w:rsidP="00B93692">
      <w:pPr>
        <w:spacing w:line="240" w:lineRule="atLeast"/>
        <w:jc w:val="left"/>
      </w:pPr>
    </w:p>
    <w:p w14:paraId="60C87B9C" w14:textId="77777777" w:rsidR="00576E1A" w:rsidRDefault="00576E1A" w:rsidP="00576E1A"/>
    <w:p w14:paraId="063AF26E" w14:textId="77777777" w:rsidR="00576E1A" w:rsidRPr="000427A2" w:rsidRDefault="00576E1A" w:rsidP="00576E1A"/>
    <w:p w14:paraId="1E7328E0" w14:textId="77777777" w:rsidR="00576E1A" w:rsidRPr="007C7339" w:rsidRDefault="00576E1A" w:rsidP="00576E1A">
      <w:pPr>
        <w:pStyle w:val="Hoofdstukx"/>
        <w:pageBreakBefore/>
        <w:spacing w:line="240" w:lineRule="atLeast"/>
      </w:pPr>
    </w:p>
    <w:p w14:paraId="42F3D4B8" w14:textId="77777777" w:rsidR="00576E1A" w:rsidRDefault="00576E1A" w:rsidP="00576E1A">
      <w:pPr>
        <w:pStyle w:val="Hoofdstuktitel"/>
        <w:spacing w:line="240" w:lineRule="atLeast"/>
      </w:pPr>
      <w:bookmarkStart w:id="140" w:name="_Toc45195628"/>
      <w:r>
        <w:t>Data content en structuur</w:t>
      </w:r>
      <w:bookmarkEnd w:id="140"/>
    </w:p>
    <w:p w14:paraId="1F346B4A" w14:textId="77777777" w:rsidR="00576E1A" w:rsidRPr="007C7339" w:rsidRDefault="00EE28D0" w:rsidP="00576E1A">
      <w:pPr>
        <w:pStyle w:val="Inleidingnatitel"/>
        <w:spacing w:line="240" w:lineRule="atLeast"/>
      </w:pPr>
      <w:r>
        <w:t xml:space="preserve">Dit hoofdstuk beschrijft het </w:t>
      </w:r>
      <w:r w:rsidR="00A26E72">
        <w:t>datamodel</w:t>
      </w:r>
      <w:r>
        <w:t xml:space="preserve"> van </w:t>
      </w:r>
      <w:r w:rsidR="00F10FD5">
        <w:t>utiliteitsnetten</w:t>
      </w:r>
      <w:r w:rsidR="00A26E72">
        <w:t>.</w:t>
      </w:r>
      <w:r w:rsidR="00D0633C">
        <w:t xml:space="preserve"> Aan de hand van UML klasse diagrammen wordt het model beschreven.</w:t>
      </w:r>
    </w:p>
    <w:p w14:paraId="3904C48F" w14:textId="77777777" w:rsidR="00576E1A" w:rsidRDefault="008C2572" w:rsidP="00576E1A">
      <w:pPr>
        <w:pStyle w:val="Paragraaftitel"/>
        <w:spacing w:line="240" w:lineRule="atLeast"/>
      </w:pPr>
      <w:bookmarkStart w:id="141" w:name="_Toc45195629"/>
      <w:r>
        <w:t>Inleiding</w:t>
      </w:r>
      <w:r w:rsidR="00283BD6">
        <w:t>.</w:t>
      </w:r>
      <w:bookmarkEnd w:id="141"/>
    </w:p>
    <w:p w14:paraId="06F57127" w14:textId="1B4836EB" w:rsidR="008C2572" w:rsidRDefault="008C2572" w:rsidP="008C2572">
      <w:r>
        <w:t>In de volgende paragrafen wordt de inhoud en structu</w:t>
      </w:r>
      <w:r w:rsidR="00ED77B8">
        <w:t xml:space="preserve">ur van het </w:t>
      </w:r>
      <w:r w:rsidR="00793B0B">
        <w:t>IMKL</w:t>
      </w:r>
      <w:r w:rsidR="00ED77B8">
        <w:t xml:space="preserve"> beschreven </w:t>
      </w:r>
      <w:r>
        <w:t>middels UML diagrammen en een bijbehorende objectcatalogus.</w:t>
      </w:r>
    </w:p>
    <w:p w14:paraId="1102986C" w14:textId="77777777" w:rsidR="002370BA" w:rsidRDefault="002370BA" w:rsidP="008C2572"/>
    <w:p w14:paraId="2B9E2401" w14:textId="75D968A5" w:rsidR="00E3124D" w:rsidRDefault="002370BA" w:rsidP="008C2572">
      <w:r>
        <w:t xml:space="preserve">De verschillende uitwisselprocessen </w:t>
      </w:r>
      <w:r w:rsidR="00CA2949">
        <w:t>WI</w:t>
      </w:r>
      <w:ins w:id="142" w:author="Paul Janssen" w:date="2020-06-16T12:13:00Z">
        <w:r w:rsidR="00D835B6">
          <w:t>B</w:t>
        </w:r>
      </w:ins>
      <w:r w:rsidR="00CA2949">
        <w:t>ON, Buisleidingen voor Risicoregister</w:t>
      </w:r>
      <w:del w:id="143" w:author="Paul Janssen" w:date="2020-06-16T12:13:00Z">
        <w:r w:rsidR="00CA2949" w:rsidDel="00D835B6">
          <w:delText>, EC61</w:delText>
        </w:r>
      </w:del>
      <w:r w:rsidR="00CA2949">
        <w:t xml:space="preserve"> en Stedelijk</w:t>
      </w:r>
      <w:r w:rsidR="00E3124D">
        <w:t xml:space="preserve"> </w:t>
      </w:r>
      <w:r w:rsidR="00CA2949">
        <w:t>water worden in aparte paragrafen behandel</w:t>
      </w:r>
      <w:r w:rsidR="00E3124D">
        <w:t>d</w:t>
      </w:r>
      <w:r w:rsidR="00CA2949">
        <w:t xml:space="preserve">. </w:t>
      </w:r>
      <w:r w:rsidR="00E3124D">
        <w:t xml:space="preserve">Dit resulteert in </w:t>
      </w:r>
      <w:r w:rsidR="00932116">
        <w:t>vier</w:t>
      </w:r>
      <w:r w:rsidR="00E3124D">
        <w:t xml:space="preserve"> deelmodellen respectievelijk benoemd als</w:t>
      </w:r>
      <w:r w:rsidR="00BB3A1E">
        <w:t>:</w:t>
      </w:r>
      <w:r w:rsidR="00E3124D">
        <w:t xml:space="preserve"> </w:t>
      </w:r>
      <w:r w:rsidR="00793B0B">
        <w:t>IMKL</w:t>
      </w:r>
      <w:r w:rsidR="00E3124D">
        <w:t xml:space="preserve"> – WI</w:t>
      </w:r>
      <w:ins w:id="144" w:author="Paul Janssen" w:date="2020-05-25T11:32:00Z">
        <w:r w:rsidR="000D30BA">
          <w:t>B</w:t>
        </w:r>
      </w:ins>
      <w:r w:rsidR="00E3124D">
        <w:t>ON</w:t>
      </w:r>
      <w:r w:rsidR="00F3608E">
        <w:t>;</w:t>
      </w:r>
    </w:p>
    <w:p w14:paraId="6CD7F9C0" w14:textId="67C38B73" w:rsidR="00E3124D" w:rsidRDefault="00793B0B" w:rsidP="008C2572">
      <w:r>
        <w:t>IMKL</w:t>
      </w:r>
      <w:r w:rsidR="00E3124D">
        <w:t xml:space="preserve"> – Buisleidingen Risicoregister;</w:t>
      </w:r>
    </w:p>
    <w:p w14:paraId="34952E37" w14:textId="1D8341E9" w:rsidR="00E3124D" w:rsidRDefault="00793B0B" w:rsidP="008C2572">
      <w:r>
        <w:t>IMKL</w:t>
      </w:r>
      <w:r w:rsidR="00E3124D">
        <w:t xml:space="preserve"> – Stedelijk water</w:t>
      </w:r>
      <w:ins w:id="145" w:author="Paul Janssen" w:date="2020-05-25T11:32:00Z">
        <w:r w:rsidR="000D30BA">
          <w:t>.</w:t>
        </w:r>
      </w:ins>
      <w:del w:id="146" w:author="Paul Janssen" w:date="2020-05-25T11:32:00Z">
        <w:r w:rsidR="00E3124D" w:rsidDel="000D30BA">
          <w:delText>;</w:delText>
        </w:r>
      </w:del>
    </w:p>
    <w:p w14:paraId="5A1ACA5F" w14:textId="7935BC3C" w:rsidR="00E3124D" w:rsidDel="000D30BA" w:rsidRDefault="00793B0B" w:rsidP="008C2572">
      <w:pPr>
        <w:rPr>
          <w:del w:id="147" w:author="Paul Janssen" w:date="2020-05-25T11:32:00Z"/>
        </w:rPr>
      </w:pPr>
      <w:del w:id="148" w:author="Paul Janssen" w:date="2020-05-25T11:32:00Z">
        <w:r w:rsidDel="000D30BA">
          <w:delText>IMKL</w:delText>
        </w:r>
        <w:r w:rsidR="00E3124D" w:rsidDel="000D30BA">
          <w:delText xml:space="preserve"> – EC61. </w:delText>
        </w:r>
      </w:del>
    </w:p>
    <w:p w14:paraId="50D288E9" w14:textId="309079C1" w:rsidR="002370BA" w:rsidRDefault="00CA2949" w:rsidP="008C2572">
      <w:r>
        <w:t>De WI</w:t>
      </w:r>
      <w:ins w:id="149" w:author="Paul Janssen" w:date="2020-06-16T12:13:00Z">
        <w:r w:rsidR="00D835B6">
          <w:t>B</w:t>
        </w:r>
      </w:ins>
      <w:r>
        <w:t xml:space="preserve">ON toepassing wordt als eerste beschreven. Omdat de andere toepassingen ook delen daarvan gebruiken is het nodig om </w:t>
      </w:r>
      <w:r w:rsidR="00E3124D">
        <w:t xml:space="preserve">dit </w:t>
      </w:r>
      <w:r>
        <w:t>model integraal door te nemen.</w:t>
      </w:r>
    </w:p>
    <w:p w14:paraId="37DB29C9" w14:textId="77777777" w:rsidR="008C2572" w:rsidRDefault="008C2572" w:rsidP="008C2572"/>
    <w:p w14:paraId="6DDEE75F" w14:textId="77777777" w:rsidR="00ED77B8" w:rsidRDefault="00C94C38" w:rsidP="008C2572">
      <w:r>
        <w:t xml:space="preserve">Het eerste gedeelte </w:t>
      </w:r>
      <w:r w:rsidR="00607EB0">
        <w:t xml:space="preserve">van dit hoofdstuk </w:t>
      </w:r>
      <w:r>
        <w:t xml:space="preserve">bevat de UML diagrammen </w:t>
      </w:r>
      <w:r w:rsidR="00607EB0">
        <w:t>van alle deelmodellen. S</w:t>
      </w:r>
      <w:r w:rsidR="008C2572">
        <w:t>ch</w:t>
      </w:r>
      <w:r w:rsidR="00ED77B8">
        <w:t xml:space="preserve">ematisch </w:t>
      </w:r>
      <w:r w:rsidR="00607EB0">
        <w:t>is opgenomen</w:t>
      </w:r>
      <w:r w:rsidR="00ED77B8">
        <w:t xml:space="preserve"> wat de informatie-</w:t>
      </w:r>
      <w:r w:rsidR="008C2572">
        <w:t>inhoud is middels objecten, hun attributen, datatypen, relaties tussen objecten</w:t>
      </w:r>
      <w:r w:rsidR="00ED77B8">
        <w:t xml:space="preserve"> met alle detail dat nodig is voor een eenduidige beschrijving. </w:t>
      </w:r>
      <w:r w:rsidR="00607EB0">
        <w:t>Van elk deelmodel</w:t>
      </w:r>
      <w:r w:rsidR="00ED77B8">
        <w:t xml:space="preserve"> is een compleet diagram opgenomen waarna in verschillende </w:t>
      </w:r>
      <w:proofErr w:type="spellStart"/>
      <w:r w:rsidR="00ED77B8">
        <w:t>subparagrafen</w:t>
      </w:r>
      <w:proofErr w:type="spellEnd"/>
      <w:r w:rsidR="00ED77B8">
        <w:t xml:space="preserve"> elke keer een deel in een apart diagram wordt toegelicht.</w:t>
      </w:r>
      <w:r>
        <w:t xml:space="preserve"> Sommige onderwerpen hebben een aparte toelichting nodig deze worden in de titel aangeduid met ‘Extra toelichting’.</w:t>
      </w:r>
    </w:p>
    <w:p w14:paraId="1B5F222C" w14:textId="77777777" w:rsidR="00ED77B8" w:rsidRDefault="00ED77B8" w:rsidP="008C2572"/>
    <w:p w14:paraId="2BAEB2CD" w14:textId="77777777" w:rsidR="00ED77B8" w:rsidRDefault="00C94C38" w:rsidP="008C2572">
      <w:r>
        <w:t xml:space="preserve">Het tweede gedeelte bevat de objectcatalogus met </w:t>
      </w:r>
      <w:r w:rsidR="00ED77B8">
        <w:t xml:space="preserve">in tabelvorm dezelfde informatie als de diagrammen </w:t>
      </w:r>
      <w:r>
        <w:t>maar nu middels taal beschreven</w:t>
      </w:r>
      <w:r w:rsidR="00ED77B8">
        <w:t>. Alle informatie-elementen zijn daarbij voorzien van definities en indien nodig een toelichtende beschrijving.</w:t>
      </w:r>
      <w:r w:rsidR="00607EB0">
        <w:t xml:space="preserve"> De objectcatalogus bevat de </w:t>
      </w:r>
      <w:r w:rsidR="00670CE5">
        <w:t>gezamenlijke</w:t>
      </w:r>
      <w:r w:rsidR="00607EB0">
        <w:t xml:space="preserve"> informatie-inhoud van alle deelmodellen.</w:t>
      </w:r>
    </w:p>
    <w:p w14:paraId="680E1A84" w14:textId="77777777" w:rsidR="00576E1A" w:rsidRDefault="00D0633C" w:rsidP="00136AAB">
      <w:pPr>
        <w:pStyle w:val="Paragraaftitel"/>
      </w:pPr>
      <w:bookmarkStart w:id="150" w:name="_Toc434874118"/>
      <w:bookmarkStart w:id="151" w:name="_Toc434874187"/>
      <w:bookmarkStart w:id="152" w:name="_Toc434874270"/>
      <w:bookmarkStart w:id="153" w:name="_Toc434874338"/>
      <w:bookmarkStart w:id="154" w:name="_Toc434874615"/>
      <w:bookmarkStart w:id="155" w:name="_Toc434933248"/>
      <w:bookmarkStart w:id="156" w:name="_Toc434940476"/>
      <w:bookmarkStart w:id="157" w:name="_Toc434941793"/>
      <w:bookmarkStart w:id="158" w:name="_Toc434943334"/>
      <w:bookmarkStart w:id="159" w:name="_Toc434943765"/>
      <w:bookmarkStart w:id="160" w:name="_Toc434956089"/>
      <w:bookmarkStart w:id="161" w:name="_Toc434874119"/>
      <w:bookmarkStart w:id="162" w:name="_Toc434874188"/>
      <w:bookmarkStart w:id="163" w:name="_Toc434874271"/>
      <w:bookmarkStart w:id="164" w:name="_Toc434874339"/>
      <w:bookmarkStart w:id="165" w:name="_Toc434874616"/>
      <w:bookmarkStart w:id="166" w:name="_Toc434933249"/>
      <w:bookmarkStart w:id="167" w:name="_Toc434940477"/>
      <w:bookmarkStart w:id="168" w:name="_Toc434941794"/>
      <w:bookmarkStart w:id="169" w:name="_Toc434943335"/>
      <w:bookmarkStart w:id="170" w:name="_Toc434943766"/>
      <w:bookmarkStart w:id="171" w:name="_Toc434956090"/>
      <w:bookmarkStart w:id="172" w:name="_Toc45195630"/>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r>
        <w:t>UML diagrammen</w:t>
      </w:r>
      <w:r w:rsidR="00283BD6">
        <w:t>.</w:t>
      </w:r>
      <w:bookmarkEnd w:id="172"/>
    </w:p>
    <w:p w14:paraId="001C3511" w14:textId="5B9B3C4B" w:rsidR="00576E1A" w:rsidRPr="005E1AD7" w:rsidRDefault="00A26E72" w:rsidP="0030098D">
      <w:pPr>
        <w:pStyle w:val="subparagraaftitel"/>
      </w:pPr>
      <w:bookmarkStart w:id="173" w:name="_Toc45195631"/>
      <w:r w:rsidRPr="005E1AD7">
        <w:t>Beschrijving</w:t>
      </w:r>
      <w:r w:rsidR="00253F30">
        <w:t xml:space="preserve"> algemeen principe</w:t>
      </w:r>
      <w:r w:rsidR="00E24632">
        <w:t xml:space="preserve">: </w:t>
      </w:r>
      <w:r w:rsidR="00793B0B">
        <w:t>IMKL</w:t>
      </w:r>
      <w:r w:rsidR="00E24632">
        <w:t xml:space="preserve"> als extensie op INSPIRE</w:t>
      </w:r>
      <w:r w:rsidR="00283BD6">
        <w:t>.</w:t>
      </w:r>
      <w:bookmarkEnd w:id="173"/>
    </w:p>
    <w:p w14:paraId="552C6AFF" w14:textId="03A24199" w:rsidR="0098448F" w:rsidRDefault="00793B0B" w:rsidP="0098448F">
      <w:pPr>
        <w:pStyle w:val="Kop4"/>
        <w:spacing w:line="240" w:lineRule="exact"/>
        <w:rPr>
          <w:ins w:id="174" w:author="Paul Janssen" w:date="2020-05-25T11:34:00Z"/>
          <w:rFonts w:ascii="Verdana" w:hAnsi="Verdana"/>
          <w:b w:val="0"/>
          <w:bCs w:val="0"/>
          <w:sz w:val="16"/>
          <w:szCs w:val="16"/>
        </w:rPr>
      </w:pPr>
      <w:r>
        <w:rPr>
          <w:rFonts w:ascii="Verdana" w:hAnsi="Verdana"/>
          <w:b w:val="0"/>
          <w:bCs w:val="0"/>
          <w:sz w:val="16"/>
          <w:szCs w:val="16"/>
        </w:rPr>
        <w:t>IMKL</w:t>
      </w:r>
      <w:r w:rsidR="00253F30" w:rsidRPr="00210C62">
        <w:rPr>
          <w:rFonts w:ascii="Verdana" w:hAnsi="Verdana"/>
          <w:b w:val="0"/>
          <w:bCs w:val="0"/>
          <w:sz w:val="16"/>
          <w:szCs w:val="16"/>
        </w:rPr>
        <w:t xml:space="preserve"> </w:t>
      </w:r>
      <w:r w:rsidR="005D2BD5" w:rsidRPr="00210C62">
        <w:rPr>
          <w:rFonts w:ascii="Verdana" w:hAnsi="Verdana"/>
          <w:b w:val="0"/>
          <w:bCs w:val="0"/>
          <w:sz w:val="16"/>
          <w:szCs w:val="16"/>
        </w:rPr>
        <w:t xml:space="preserve">is gemodelleerd als een extensie op het model voor het INSPIRE thema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and</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Governmental</w:t>
      </w:r>
      <w:proofErr w:type="spellEnd"/>
      <w:r w:rsidR="005D2BD5" w:rsidRPr="00210C62">
        <w:rPr>
          <w:rFonts w:ascii="Verdana" w:hAnsi="Verdana"/>
          <w:b w:val="0"/>
          <w:bCs w:val="0"/>
          <w:sz w:val="16"/>
          <w:szCs w:val="16"/>
        </w:rPr>
        <w:t xml:space="preserve"> Services. Binnen dat INSPIRE thema zijn alleen de modellen voor utiliteitsnetten (</w:t>
      </w:r>
      <w:proofErr w:type="spellStart"/>
      <w:r w:rsidR="005D2BD5" w:rsidRPr="00210C62">
        <w:rPr>
          <w:rFonts w:ascii="Verdana" w:hAnsi="Verdana"/>
          <w:b w:val="0"/>
          <w:bCs w:val="0"/>
          <w:sz w:val="16"/>
          <w:szCs w:val="16"/>
        </w:rPr>
        <w:t>utility</w:t>
      </w:r>
      <w:proofErr w:type="spellEnd"/>
      <w:r w:rsidR="005D2BD5" w:rsidRPr="00210C62">
        <w:rPr>
          <w:rFonts w:ascii="Verdana" w:hAnsi="Verdana"/>
          <w:b w:val="0"/>
          <w:bCs w:val="0"/>
          <w:sz w:val="16"/>
          <w:szCs w:val="16"/>
        </w:rPr>
        <w:t xml:space="preserve"> </w:t>
      </w:r>
      <w:proofErr w:type="spellStart"/>
      <w:r w:rsidR="005D2BD5" w:rsidRPr="00210C62">
        <w:rPr>
          <w:rFonts w:ascii="Verdana" w:hAnsi="Verdana"/>
          <w:b w:val="0"/>
          <w:bCs w:val="0"/>
          <w:sz w:val="16"/>
          <w:szCs w:val="16"/>
        </w:rPr>
        <w:t>networks</w:t>
      </w:r>
      <w:proofErr w:type="spellEnd"/>
      <w:r w:rsidR="005D2BD5" w:rsidRPr="00210C62">
        <w:rPr>
          <w:rFonts w:ascii="Verdana" w:hAnsi="Verdana"/>
          <w:b w:val="0"/>
          <w:bCs w:val="0"/>
          <w:sz w:val="16"/>
          <w:szCs w:val="16"/>
        </w:rPr>
        <w:t xml:space="preserve">) van belang voor </w:t>
      </w:r>
      <w:r>
        <w:rPr>
          <w:rFonts w:ascii="Verdana" w:hAnsi="Verdana"/>
          <w:b w:val="0"/>
          <w:bCs w:val="0"/>
          <w:sz w:val="16"/>
          <w:szCs w:val="16"/>
        </w:rPr>
        <w:t>IMKL</w:t>
      </w:r>
      <w:r w:rsidR="005D2BD5" w:rsidRPr="00210C62">
        <w:rPr>
          <w:rFonts w:ascii="Verdana" w:hAnsi="Verdana"/>
          <w:b w:val="0"/>
          <w:bCs w:val="0"/>
          <w:sz w:val="16"/>
          <w:szCs w:val="16"/>
        </w:rPr>
        <w:t xml:space="preserve">. </w:t>
      </w:r>
      <w:r>
        <w:rPr>
          <w:rFonts w:ascii="Verdana" w:hAnsi="Verdana"/>
          <w:b w:val="0"/>
          <w:bCs w:val="0"/>
          <w:sz w:val="16"/>
          <w:szCs w:val="16"/>
        </w:rPr>
        <w:t>IMKL</w:t>
      </w:r>
      <w:r w:rsidR="005D2BD5" w:rsidRPr="00210C62">
        <w:rPr>
          <w:rFonts w:ascii="Verdana" w:hAnsi="Verdana"/>
          <w:b w:val="0"/>
          <w:bCs w:val="0"/>
          <w:sz w:val="16"/>
          <w:szCs w:val="16"/>
        </w:rPr>
        <w:t xml:space="preserve"> neemt de hele inhoud over van de INSPIRE specificatie en voegt daar de specifieke informatie aan toe die nodig is voor realisatie van de in de scope genoemde processen. Met </w:t>
      </w:r>
      <w:r>
        <w:rPr>
          <w:rFonts w:ascii="Verdana" w:hAnsi="Verdana"/>
          <w:b w:val="0"/>
          <w:bCs w:val="0"/>
          <w:sz w:val="16"/>
          <w:szCs w:val="16"/>
        </w:rPr>
        <w:t>IMKL</w:t>
      </w:r>
      <w:r w:rsidR="005D2BD5" w:rsidRPr="00210C62">
        <w:rPr>
          <w:rFonts w:ascii="Verdana" w:hAnsi="Verdana"/>
          <w:b w:val="0"/>
          <w:bCs w:val="0"/>
          <w:sz w:val="16"/>
          <w:szCs w:val="16"/>
        </w:rPr>
        <w:t xml:space="preserve"> kan daardoor een dataset geleverd worden of dataservice </w:t>
      </w:r>
      <w:r w:rsidR="003914C4" w:rsidRPr="00210C62">
        <w:rPr>
          <w:rFonts w:ascii="Verdana" w:hAnsi="Verdana"/>
          <w:b w:val="0"/>
          <w:bCs w:val="0"/>
          <w:sz w:val="16"/>
          <w:szCs w:val="16"/>
        </w:rPr>
        <w:t xml:space="preserve">worden </w:t>
      </w:r>
      <w:r w:rsidR="005D2BD5" w:rsidRPr="00210C62">
        <w:rPr>
          <w:rFonts w:ascii="Verdana" w:hAnsi="Verdana"/>
          <w:b w:val="0"/>
          <w:bCs w:val="0"/>
          <w:sz w:val="16"/>
          <w:szCs w:val="16"/>
        </w:rPr>
        <w:t>ingericht die INSPIRE conform is en voor</w:t>
      </w:r>
      <w:r w:rsidR="003914C4" w:rsidRPr="00210C62">
        <w:rPr>
          <w:rFonts w:ascii="Verdana" w:hAnsi="Verdana"/>
          <w:b w:val="0"/>
          <w:bCs w:val="0"/>
          <w:sz w:val="16"/>
          <w:szCs w:val="16"/>
        </w:rPr>
        <w:t>ziet in het detail van de eisen van de genoemde processen.</w:t>
      </w:r>
      <w:r w:rsidR="0038226A">
        <w:rPr>
          <w:rFonts w:ascii="Verdana" w:hAnsi="Verdana"/>
          <w:b w:val="0"/>
          <w:bCs w:val="0"/>
          <w:sz w:val="16"/>
          <w:szCs w:val="16"/>
        </w:rPr>
        <w:t xml:space="preserve"> Er is hierbij opgemerkt dat </w:t>
      </w:r>
      <w:r>
        <w:rPr>
          <w:rFonts w:ascii="Verdana" w:hAnsi="Verdana"/>
          <w:b w:val="0"/>
          <w:bCs w:val="0"/>
          <w:sz w:val="16"/>
          <w:szCs w:val="16"/>
        </w:rPr>
        <w:t>IMKL</w:t>
      </w:r>
      <w:r w:rsidR="0038226A">
        <w:rPr>
          <w:rFonts w:ascii="Verdana" w:hAnsi="Verdana"/>
          <w:b w:val="0"/>
          <w:bCs w:val="0"/>
          <w:sz w:val="16"/>
          <w:szCs w:val="16"/>
        </w:rPr>
        <w:t xml:space="preserve"> als een modelmatige extensie van de INSPIRE niet betekent dat de in </w:t>
      </w:r>
      <w:r>
        <w:rPr>
          <w:rFonts w:ascii="Verdana" w:hAnsi="Verdana"/>
          <w:b w:val="0"/>
          <w:bCs w:val="0"/>
          <w:sz w:val="16"/>
          <w:szCs w:val="16"/>
        </w:rPr>
        <w:t>IMKL</w:t>
      </w:r>
      <w:r w:rsidR="0038226A">
        <w:rPr>
          <w:rFonts w:ascii="Verdana" w:hAnsi="Verdana"/>
          <w:b w:val="0"/>
          <w:bCs w:val="0"/>
          <w:sz w:val="16"/>
          <w:szCs w:val="16"/>
        </w:rPr>
        <w:t xml:space="preserve"> geleverde data automatisch INSPIRE data zijn</w:t>
      </w:r>
      <w:r w:rsidR="00234581">
        <w:rPr>
          <w:rFonts w:ascii="Verdana" w:hAnsi="Verdana"/>
          <w:b w:val="0"/>
          <w:bCs w:val="0"/>
          <w:sz w:val="16"/>
          <w:szCs w:val="16"/>
        </w:rPr>
        <w:t>. Dit geldt zeker voor thema’s die niet INSPIRE-plichtig zijn.</w:t>
      </w:r>
    </w:p>
    <w:p w14:paraId="076A747A" w14:textId="5314CEB2" w:rsidR="000D30BA" w:rsidRPr="000D30BA" w:rsidDel="000D30BA" w:rsidRDefault="000D30BA">
      <w:pPr>
        <w:rPr>
          <w:del w:id="175" w:author="Paul Janssen" w:date="2020-05-25T11:34:00Z"/>
        </w:rPr>
        <w:pPrChange w:id="176" w:author="Paul Janssen" w:date="2020-05-25T11:34:00Z">
          <w:pPr>
            <w:pStyle w:val="Kop4"/>
            <w:spacing w:line="240" w:lineRule="exact"/>
          </w:pPr>
        </w:pPrChange>
      </w:pPr>
    </w:p>
    <w:p w14:paraId="24119DB8" w14:textId="2E1261EE" w:rsidR="006608EC" w:rsidRDefault="006608EC" w:rsidP="006608EC">
      <w:r>
        <w:t xml:space="preserve">Het volgende diagram geeft de relatie tussen de verschillende modellen. </w:t>
      </w:r>
      <w:r w:rsidR="00793B0B">
        <w:t>IMKL</w:t>
      </w:r>
      <w:r>
        <w:t xml:space="preserve"> is een uitbreiding op </w:t>
      </w:r>
      <w:r w:rsidR="00633F0C">
        <w:t xml:space="preserve">het INSPIRE </w:t>
      </w:r>
      <w:proofErr w:type="spellStart"/>
      <w:r w:rsidR="00633F0C">
        <w:t>Utility</w:t>
      </w:r>
      <w:proofErr w:type="spellEnd"/>
      <w:r w:rsidR="00633F0C">
        <w:t xml:space="preserve"> Networks model waarin voor de netten elektriciteit, olie-gas-</w:t>
      </w:r>
      <w:proofErr w:type="spellStart"/>
      <w:r w:rsidR="00633F0C">
        <w:t>chemicalien</w:t>
      </w:r>
      <w:proofErr w:type="spellEnd"/>
      <w:r w:rsidR="00633F0C">
        <w:t xml:space="preserve">, afvalwater, </w:t>
      </w:r>
      <w:proofErr w:type="spellStart"/>
      <w:r w:rsidR="00633F0C">
        <w:t>telecomunicatie</w:t>
      </w:r>
      <w:proofErr w:type="spellEnd"/>
      <w:r w:rsidR="00633F0C">
        <w:t>, warmte en drinkwater aparte modellen zijn opgenomen. Deze modellen zijn toepassingen van het INSPIRE netwerkmodel</w:t>
      </w:r>
      <w:r w:rsidR="00BA4E04">
        <w:t xml:space="preserve"> waarin opgenomen een model voor topologie. Het netwerkmodel is </w:t>
      </w:r>
      <w:r w:rsidR="00BA4E04">
        <w:lastRenderedPageBreak/>
        <w:t xml:space="preserve">onderdeel van het INSPIRE </w:t>
      </w:r>
      <w:proofErr w:type="spellStart"/>
      <w:r w:rsidR="00BA4E04">
        <w:t>Generic</w:t>
      </w:r>
      <w:proofErr w:type="spellEnd"/>
      <w:r w:rsidR="00BA4E04">
        <w:t xml:space="preserve"> </w:t>
      </w:r>
      <w:proofErr w:type="spellStart"/>
      <w:r w:rsidR="00BA4E04">
        <w:t>Conceptual</w:t>
      </w:r>
      <w:proofErr w:type="spellEnd"/>
      <w:r w:rsidR="00BA4E04">
        <w:t xml:space="preserve"> Model, basismodellen en basistypen die generiek zijn voor alle INSPIRE thema modellen.</w:t>
      </w:r>
      <w:r w:rsidR="00F67134">
        <w:t xml:space="preserve"> </w:t>
      </w:r>
      <w:r w:rsidR="00793B0B">
        <w:t>IMKL</w:t>
      </w:r>
      <w:r w:rsidR="00F67134">
        <w:t xml:space="preserve"> is een apart pakket met bijbehorende </w:t>
      </w:r>
      <w:proofErr w:type="spellStart"/>
      <w:r w:rsidR="00F67134">
        <w:t>namespace</w:t>
      </w:r>
      <w:proofErr w:type="spellEnd"/>
      <w:r w:rsidR="00F67134">
        <w:t xml:space="preserve"> dat gebruik maakt van de door INSPIRE beheerde pakketten.</w:t>
      </w:r>
      <w:r w:rsidR="00607EB0">
        <w:t xml:space="preserve"> Een </w:t>
      </w:r>
      <w:proofErr w:type="spellStart"/>
      <w:r w:rsidR="00607EB0">
        <w:t>namespace</w:t>
      </w:r>
      <w:proofErr w:type="spellEnd"/>
      <w:r w:rsidR="00607EB0">
        <w:t xml:space="preserve"> is daarbij gedefinieerd als een unieke aanduiding voor het domein waarbinnen de informatie-elementen gedefinieerd zijn. </w:t>
      </w:r>
      <w:ins w:id="177" w:author="Paul Janssen" w:date="2020-06-16T12:04:00Z">
        <w:r w:rsidR="009E2D2D" w:rsidRPr="009E2D2D">
          <w:t xml:space="preserve">In IMKL zijn afspraken gemaakt over te gebruiken </w:t>
        </w:r>
        <w:proofErr w:type="spellStart"/>
        <w:r w:rsidR="009E2D2D" w:rsidRPr="009E2D2D">
          <w:t>namespaces</w:t>
        </w:r>
        <w:proofErr w:type="spellEnd"/>
        <w:r w:rsidR="009E2D2D" w:rsidRPr="009E2D2D">
          <w:t xml:space="preserve"> en afkortingen hiervoor.</w:t>
        </w:r>
        <w:r w:rsidR="009E2D2D">
          <w:t xml:space="preserve"> </w:t>
        </w:r>
      </w:ins>
      <w:r w:rsidR="00607EB0">
        <w:t xml:space="preserve">De </w:t>
      </w:r>
      <w:proofErr w:type="spellStart"/>
      <w:r w:rsidR="00607EB0">
        <w:t>namespace</w:t>
      </w:r>
      <w:proofErr w:type="spellEnd"/>
      <w:r w:rsidR="00607EB0">
        <w:t xml:space="preserve"> voor </w:t>
      </w:r>
      <w:r w:rsidR="00793B0B">
        <w:t>IMKL</w:t>
      </w:r>
      <w:r w:rsidR="00607EB0">
        <w:t xml:space="preserve"> is ‘IMKL’.</w:t>
      </w:r>
    </w:p>
    <w:p w14:paraId="52DC5EFB" w14:textId="64B97201" w:rsidR="00253F30" w:rsidRDefault="003D01D7" w:rsidP="00A26E72">
      <w:pPr>
        <w:pStyle w:val="Kop4"/>
        <w:rPr>
          <w:rFonts w:ascii="Verdana" w:hAnsi="Verdana"/>
          <w:sz w:val="16"/>
          <w:szCs w:val="16"/>
        </w:rPr>
      </w:pPr>
      <w:r>
        <w:rPr>
          <w:rFonts w:ascii="Verdana" w:hAnsi="Verdana"/>
          <w:noProof/>
          <w:sz w:val="16"/>
          <w:szCs w:val="16"/>
        </w:rPr>
        <w:drawing>
          <wp:inline distT="0" distB="0" distL="0" distR="0" wp14:anchorId="39577D3C" wp14:editId="28B146D5">
            <wp:extent cx="5500370" cy="36563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KL-Klicwin.wmf"/>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00370" cy="3656330"/>
                    </a:xfrm>
                    <a:prstGeom prst="rect">
                      <a:avLst/>
                    </a:prstGeom>
                  </pic:spPr>
                </pic:pic>
              </a:graphicData>
            </a:graphic>
          </wp:inline>
        </w:drawing>
      </w:r>
    </w:p>
    <w:p w14:paraId="6B34936E" w14:textId="6D9FC743" w:rsidR="00A11BC4" w:rsidRDefault="008E1D55">
      <w:pPr>
        <w:pStyle w:val="Kop4"/>
        <w:spacing w:line="240" w:lineRule="exact"/>
        <w:jc w:val="left"/>
        <w:rPr>
          <w:rFonts w:ascii="Verdana" w:hAnsi="Verdana"/>
          <w:b w:val="0"/>
          <w:sz w:val="16"/>
          <w:szCs w:val="16"/>
        </w:rPr>
      </w:pPr>
      <w:r w:rsidRPr="008E1D55">
        <w:rPr>
          <w:rFonts w:ascii="Verdana" w:hAnsi="Verdana"/>
          <w:b w:val="0"/>
          <w:sz w:val="16"/>
          <w:szCs w:val="16"/>
        </w:rPr>
        <w:t>Figuur</w:t>
      </w:r>
      <w:r w:rsidR="00F3608E">
        <w:rPr>
          <w:rFonts w:ascii="Verdana" w:hAnsi="Verdana"/>
          <w:b w:val="0"/>
          <w:sz w:val="16"/>
          <w:szCs w:val="16"/>
        </w:rPr>
        <w:t xml:space="preserve"> </w:t>
      </w:r>
      <w:r w:rsidR="00D66759">
        <w:rPr>
          <w:rFonts w:ascii="Verdana" w:hAnsi="Verdana"/>
          <w:b w:val="0"/>
          <w:sz w:val="16"/>
          <w:szCs w:val="16"/>
        </w:rPr>
        <w:t>5.1</w:t>
      </w:r>
      <w:r w:rsidRPr="008E1D55">
        <w:rPr>
          <w:rFonts w:ascii="Verdana" w:hAnsi="Verdana"/>
          <w:b w:val="0"/>
          <w:sz w:val="16"/>
          <w:szCs w:val="16"/>
        </w:rPr>
        <w:t xml:space="preserve">: </w:t>
      </w:r>
      <w:r>
        <w:rPr>
          <w:rFonts w:ascii="Verdana" w:hAnsi="Verdana"/>
          <w:b w:val="0"/>
          <w:sz w:val="16"/>
          <w:szCs w:val="16"/>
        </w:rPr>
        <w:t xml:space="preserve">Een UML package diagram van de relatie tussen </w:t>
      </w:r>
      <w:r w:rsidR="00793B0B">
        <w:rPr>
          <w:rFonts w:ascii="Verdana" w:hAnsi="Verdana"/>
          <w:b w:val="0"/>
          <w:sz w:val="16"/>
          <w:szCs w:val="16"/>
        </w:rPr>
        <w:t>IMKL</w:t>
      </w:r>
      <w:r w:rsidRPr="008E1D55">
        <w:rPr>
          <w:rFonts w:ascii="Verdana" w:hAnsi="Verdana"/>
          <w:b w:val="0"/>
          <w:sz w:val="16"/>
          <w:szCs w:val="16"/>
        </w:rPr>
        <w:t xml:space="preserve"> </w:t>
      </w:r>
      <w:r>
        <w:rPr>
          <w:rFonts w:ascii="Verdana" w:hAnsi="Verdana"/>
          <w:b w:val="0"/>
          <w:sz w:val="16"/>
          <w:szCs w:val="16"/>
        </w:rPr>
        <w:t xml:space="preserve">en de INSPIRE dataspecificaties. </w:t>
      </w:r>
      <w:r w:rsidR="00B656A3">
        <w:rPr>
          <w:rFonts w:ascii="Verdana" w:hAnsi="Verdana"/>
          <w:b w:val="0"/>
          <w:sz w:val="16"/>
          <w:szCs w:val="16"/>
        </w:rPr>
        <w:t xml:space="preserve">Elk pakket bevat de informatie die op dat niveau wordt toegevoegd. </w:t>
      </w:r>
      <w:r w:rsidR="00C73986">
        <w:rPr>
          <w:rFonts w:ascii="Verdana" w:hAnsi="Verdana"/>
          <w:b w:val="0"/>
          <w:sz w:val="16"/>
          <w:szCs w:val="16"/>
        </w:rPr>
        <w:t xml:space="preserve">Het pakket </w:t>
      </w:r>
      <w:r w:rsidR="00793B0B">
        <w:rPr>
          <w:rFonts w:ascii="Verdana" w:hAnsi="Verdana"/>
          <w:b w:val="0"/>
          <w:sz w:val="16"/>
          <w:szCs w:val="16"/>
        </w:rPr>
        <w:t>IMKL</w:t>
      </w:r>
      <w:r w:rsidR="00D86ED4">
        <w:rPr>
          <w:rFonts w:ascii="Verdana" w:hAnsi="Verdana"/>
          <w:b w:val="0"/>
          <w:sz w:val="16"/>
          <w:szCs w:val="16"/>
        </w:rPr>
        <w:t xml:space="preserve"> </w:t>
      </w:r>
      <w:r w:rsidRPr="008E1D55">
        <w:rPr>
          <w:rFonts w:ascii="Verdana" w:hAnsi="Verdana"/>
          <w:b w:val="0"/>
          <w:sz w:val="16"/>
          <w:szCs w:val="16"/>
        </w:rPr>
        <w:t xml:space="preserve">is een extensie op het INSPIRE model voor </w:t>
      </w:r>
      <w:proofErr w:type="spellStart"/>
      <w:r w:rsidRPr="008E1D55">
        <w:rPr>
          <w:rFonts w:ascii="Verdana" w:hAnsi="Verdana"/>
          <w:b w:val="0"/>
          <w:sz w:val="16"/>
          <w:szCs w:val="16"/>
        </w:rPr>
        <w:t>Utility</w:t>
      </w:r>
      <w:proofErr w:type="spellEnd"/>
      <w:r w:rsidRPr="008E1D55">
        <w:rPr>
          <w:rFonts w:ascii="Verdana" w:hAnsi="Verdana"/>
          <w:b w:val="0"/>
          <w:sz w:val="16"/>
          <w:szCs w:val="16"/>
        </w:rPr>
        <w:t xml:space="preserve"> Networks.</w:t>
      </w:r>
      <w:r>
        <w:rPr>
          <w:rFonts w:ascii="Verdana" w:hAnsi="Verdana"/>
          <w:b w:val="0"/>
          <w:sz w:val="16"/>
          <w:szCs w:val="16"/>
        </w:rPr>
        <w:t xml:space="preserve"> INSPIRE </w:t>
      </w:r>
      <w:proofErr w:type="spellStart"/>
      <w:r>
        <w:rPr>
          <w:rFonts w:ascii="Verdana" w:hAnsi="Verdana"/>
          <w:b w:val="0"/>
          <w:sz w:val="16"/>
          <w:szCs w:val="16"/>
        </w:rPr>
        <w:t>utilities</w:t>
      </w:r>
      <w:proofErr w:type="spellEnd"/>
      <w:r>
        <w:rPr>
          <w:rFonts w:ascii="Verdana" w:hAnsi="Verdana"/>
          <w:b w:val="0"/>
          <w:sz w:val="16"/>
          <w:szCs w:val="16"/>
        </w:rPr>
        <w:t xml:space="preserve"> heeft afhankelijkheden met </w:t>
      </w:r>
      <w:r w:rsidR="00B656A3">
        <w:rPr>
          <w:rFonts w:ascii="Verdana" w:hAnsi="Verdana"/>
          <w:b w:val="0"/>
          <w:sz w:val="16"/>
          <w:szCs w:val="16"/>
        </w:rPr>
        <w:t xml:space="preserve">het INSPIRE </w:t>
      </w:r>
      <w:r w:rsidR="00B656A3" w:rsidRPr="00B656A3">
        <w:rPr>
          <w:rFonts w:ascii="Verdana" w:hAnsi="Verdana"/>
          <w:b w:val="0"/>
          <w:sz w:val="16"/>
          <w:szCs w:val="16"/>
        </w:rPr>
        <w:t>algemene</w:t>
      </w:r>
      <w:r w:rsidR="003D01D7">
        <w:rPr>
          <w:rFonts w:ascii="Verdana" w:hAnsi="Verdana"/>
          <w:b w:val="0"/>
          <w:sz w:val="16"/>
          <w:szCs w:val="16"/>
        </w:rPr>
        <w:t xml:space="preserve"> </w:t>
      </w:r>
      <w:r w:rsidR="00B656A3" w:rsidRPr="00B656A3">
        <w:rPr>
          <w:rFonts w:ascii="Verdana" w:hAnsi="Verdana"/>
          <w:b w:val="0"/>
          <w:sz w:val="16"/>
          <w:szCs w:val="16"/>
        </w:rPr>
        <w:t>netw</w:t>
      </w:r>
      <w:r w:rsidR="008C2572">
        <w:rPr>
          <w:rFonts w:ascii="Verdana" w:hAnsi="Verdana"/>
          <w:b w:val="0"/>
          <w:sz w:val="16"/>
          <w:szCs w:val="16"/>
        </w:rPr>
        <w:t>erkmodel en INSPIRE basistypen.</w:t>
      </w:r>
      <w:r w:rsidR="002370BA">
        <w:rPr>
          <w:rFonts w:ascii="Verdana" w:hAnsi="Verdana"/>
          <w:b w:val="0"/>
          <w:sz w:val="16"/>
          <w:szCs w:val="16"/>
        </w:rPr>
        <w:t xml:space="preserve"> </w:t>
      </w:r>
      <w:r w:rsidR="00793B0B">
        <w:rPr>
          <w:rFonts w:ascii="Verdana" w:hAnsi="Verdana"/>
          <w:b w:val="0"/>
          <w:sz w:val="16"/>
          <w:szCs w:val="16"/>
        </w:rPr>
        <w:t>IMKL</w:t>
      </w:r>
      <w:r w:rsidR="003D01D7">
        <w:rPr>
          <w:rFonts w:ascii="Verdana" w:hAnsi="Verdana"/>
          <w:b w:val="0"/>
          <w:sz w:val="16"/>
          <w:szCs w:val="16"/>
        </w:rPr>
        <w:t xml:space="preserve"> omvat het totaal van de aan elkaar gerelateerde pakketten</w:t>
      </w:r>
      <w:r w:rsidR="00C73986">
        <w:rPr>
          <w:rFonts w:ascii="Verdana" w:hAnsi="Verdana"/>
          <w:b w:val="0"/>
          <w:sz w:val="16"/>
          <w:szCs w:val="16"/>
        </w:rPr>
        <w:t>.</w:t>
      </w:r>
    </w:p>
    <w:p w14:paraId="4965EDC2" w14:textId="4B0CE366" w:rsidR="000D30BA" w:rsidRDefault="00B67274" w:rsidP="000D30BA">
      <w:pPr>
        <w:pStyle w:val="subparagraaftitel"/>
        <w:rPr>
          <w:ins w:id="178" w:author="Paul Janssen" w:date="2020-05-25T11:37:00Z"/>
        </w:rPr>
      </w:pPr>
      <w:bookmarkStart w:id="179" w:name="_Toc45195632"/>
      <w:ins w:id="180" w:author="Paul Janssen" w:date="2020-05-25T11:42:00Z">
        <w:r>
          <w:t>M</w:t>
        </w:r>
      </w:ins>
      <w:ins w:id="181" w:author="Paul Janssen" w:date="2020-05-25T11:37:00Z">
        <w:r w:rsidR="000D30BA">
          <w:t>etamodel.</w:t>
        </w:r>
        <w:bookmarkEnd w:id="179"/>
      </w:ins>
    </w:p>
    <w:p w14:paraId="014B03D8" w14:textId="35DF2007" w:rsidR="000D30BA" w:rsidRDefault="000D30BA" w:rsidP="000D30BA">
      <w:pPr>
        <w:rPr>
          <w:ins w:id="182" w:author="Paul Janssen" w:date="2020-05-25T11:37:00Z"/>
        </w:rPr>
      </w:pPr>
    </w:p>
    <w:p w14:paraId="4BDC8CFA" w14:textId="0ED733DE" w:rsidR="000D30BA" w:rsidRDefault="000D30BA" w:rsidP="000D30BA">
      <w:pPr>
        <w:rPr>
          <w:ins w:id="183" w:author="Paul Janssen" w:date="2020-05-25T11:43:00Z"/>
        </w:rPr>
      </w:pPr>
      <w:ins w:id="184" w:author="Paul Janssen" w:date="2020-05-25T11:37:00Z">
        <w:r>
          <w:t xml:space="preserve">IMKL gebruikt voor </w:t>
        </w:r>
      </w:ins>
      <w:ins w:id="185" w:author="Paul Janssen" w:date="2020-05-25T11:38:00Z">
        <w:r>
          <w:t xml:space="preserve">het beschrijven van de </w:t>
        </w:r>
      </w:ins>
      <w:ins w:id="186" w:author="Paul Janssen" w:date="2020-05-25T11:37:00Z">
        <w:r>
          <w:t>uitbreiding op INSPIRE het zel</w:t>
        </w:r>
      </w:ins>
      <w:ins w:id="187" w:author="Paul Janssen" w:date="2020-05-25T11:38:00Z">
        <w:r>
          <w:t xml:space="preserve">fde metamodel voor UML als </w:t>
        </w:r>
      </w:ins>
      <w:ins w:id="188" w:author="Paul Janssen" w:date="2020-05-25T11:46:00Z">
        <w:r w:rsidR="00B67274">
          <w:t>INSPIRE: h</w:t>
        </w:r>
      </w:ins>
      <w:ins w:id="189" w:author="Paul Janssen" w:date="2020-05-25T11:38:00Z">
        <w:r>
          <w:t>et metamodel beschr</w:t>
        </w:r>
      </w:ins>
      <w:ins w:id="190" w:author="Paul Janssen" w:date="2020-05-25T11:39:00Z">
        <w:r>
          <w:t>even in het INSPIRE</w:t>
        </w:r>
        <w:r w:rsidR="00B67274">
          <w:t xml:space="preserve"> </w:t>
        </w:r>
      </w:ins>
      <w:proofErr w:type="spellStart"/>
      <w:ins w:id="191" w:author="Paul Janssen" w:date="2020-05-25T11:40:00Z">
        <w:r w:rsidR="00B67274">
          <w:t>Generic</w:t>
        </w:r>
        <w:proofErr w:type="spellEnd"/>
        <w:r w:rsidR="00B67274">
          <w:t xml:space="preserve"> </w:t>
        </w:r>
        <w:proofErr w:type="spellStart"/>
        <w:r w:rsidR="00B67274">
          <w:t>Conceptual</w:t>
        </w:r>
        <w:proofErr w:type="spellEnd"/>
        <w:r w:rsidR="00B67274">
          <w:t xml:space="preserve"> Model. </w:t>
        </w:r>
      </w:ins>
      <w:ins w:id="192" w:author="Paul Janssen" w:date="2020-05-25T11:41:00Z">
        <w:r w:rsidR="00B67274">
          <w:t>IMKL wijkt hiermee af van de Nederlandse Standaard voor informatiemodellering MIM.</w:t>
        </w:r>
      </w:ins>
    </w:p>
    <w:p w14:paraId="705C4A06" w14:textId="081FA559" w:rsidR="00B67274" w:rsidRDefault="00B67274" w:rsidP="000D30BA">
      <w:pPr>
        <w:rPr>
          <w:ins w:id="193" w:author="Paul Janssen" w:date="2020-05-25T11:44:00Z"/>
        </w:rPr>
      </w:pPr>
      <w:ins w:id="194" w:author="Paul Janssen" w:date="2020-05-25T11:43:00Z">
        <w:r>
          <w:t xml:space="preserve">De volgende argumenten ondersteunen de keuze voor het </w:t>
        </w:r>
      </w:ins>
      <w:ins w:id="195" w:author="Paul Janssen" w:date="2020-05-25T11:46:00Z">
        <w:r>
          <w:t>INSPIRE</w:t>
        </w:r>
      </w:ins>
      <w:ins w:id="196" w:author="Paul Janssen" w:date="2020-05-25T11:43:00Z">
        <w:r>
          <w:t xml:space="preserve"> me</w:t>
        </w:r>
      </w:ins>
      <w:ins w:id="197" w:author="Paul Janssen" w:date="2020-05-25T11:44:00Z">
        <w:r>
          <w:t>tamodel:</w:t>
        </w:r>
      </w:ins>
    </w:p>
    <w:p w14:paraId="2AD73170" w14:textId="180DB2C0" w:rsidR="00B67274" w:rsidRDefault="00B67274" w:rsidP="000D30BA">
      <w:pPr>
        <w:rPr>
          <w:ins w:id="198" w:author="Paul Janssen" w:date="2020-05-25T11:56:00Z"/>
        </w:rPr>
      </w:pPr>
      <w:ins w:id="199" w:author="Paul Janssen" w:date="2020-05-25T11:44:00Z">
        <w:r>
          <w:t xml:space="preserve">- IMKL is als extensie gemodelleerd op het INSPIRE model. </w:t>
        </w:r>
      </w:ins>
      <w:ins w:id="200" w:author="Paul Janssen" w:date="2020-05-25T11:55:00Z">
        <w:r w:rsidR="00AC0EB5">
          <w:t xml:space="preserve">De combinatie van twee metamodellen </w:t>
        </w:r>
      </w:ins>
      <w:ins w:id="201" w:author="Paul Janssen" w:date="2020-05-25T11:56:00Z">
        <w:r w:rsidR="00AC0EB5">
          <w:t>maakt</w:t>
        </w:r>
      </w:ins>
      <w:ins w:id="202" w:author="Paul Janssen" w:date="2020-05-25T11:44:00Z">
        <w:r>
          <w:t xml:space="preserve"> de be</w:t>
        </w:r>
      </w:ins>
      <w:ins w:id="203" w:author="Paul Janssen" w:date="2020-05-25T11:45:00Z">
        <w:r>
          <w:t>schrijving van de extensie onnodig complex</w:t>
        </w:r>
      </w:ins>
      <w:ins w:id="204" w:author="Paul Janssen" w:date="2020-05-25T11:58:00Z">
        <w:r w:rsidR="00AC0EB5">
          <w:t>;</w:t>
        </w:r>
      </w:ins>
    </w:p>
    <w:p w14:paraId="4CCABCA3" w14:textId="5672792E" w:rsidR="00AC0EB5" w:rsidRDefault="00AC0EB5" w:rsidP="000D30BA">
      <w:pPr>
        <w:rPr>
          <w:ins w:id="205" w:author="Paul Janssen" w:date="2020-05-25T11:45:00Z"/>
        </w:rPr>
      </w:pPr>
      <w:ins w:id="206" w:author="Paul Janssen" w:date="2020-05-25T11:56:00Z">
        <w:r>
          <w:t>- Het metamodel van INSPIRE kunnen we niet aanpassen</w:t>
        </w:r>
      </w:ins>
      <w:ins w:id="207" w:author="Paul Janssen" w:date="2020-07-06T15:09:00Z">
        <w:r w:rsidR="00466B7B">
          <w:t xml:space="preserve"> omdat dit in Europees verband is vastgesteld</w:t>
        </w:r>
      </w:ins>
      <w:ins w:id="208" w:author="Paul Janssen" w:date="2020-05-25T11:56:00Z">
        <w:r>
          <w:t>.</w:t>
        </w:r>
      </w:ins>
    </w:p>
    <w:p w14:paraId="62C2F8B6" w14:textId="5D44B752" w:rsidR="00B67274" w:rsidRPr="008B4C73" w:rsidRDefault="00B67274">
      <w:pPr>
        <w:rPr>
          <w:ins w:id="209" w:author="Paul Janssen" w:date="2020-05-25T11:37:00Z"/>
        </w:rPr>
        <w:pPrChange w:id="210" w:author="Paul Janssen" w:date="2020-05-25T11:37:00Z">
          <w:pPr>
            <w:pStyle w:val="subparagraaftitel"/>
          </w:pPr>
        </w:pPrChange>
      </w:pPr>
    </w:p>
    <w:p w14:paraId="5B08D167" w14:textId="363C3B6E" w:rsidR="008C2572" w:rsidRPr="006050B8" w:rsidRDefault="008C2572" w:rsidP="00B5584F">
      <w:pPr>
        <w:pStyle w:val="Kop4"/>
        <w:jc w:val="left"/>
      </w:pPr>
      <w:r w:rsidRPr="00B5584F">
        <w:rPr>
          <w:rFonts w:ascii="Verdana" w:hAnsi="Verdana"/>
          <w:b w:val="0"/>
          <w:sz w:val="16"/>
          <w:szCs w:val="16"/>
        </w:rPr>
        <w:t>De volgende stereotypen worden gebruikt als onderdeel van het UML profiel.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96"/>
        <w:gridCol w:w="1218"/>
        <w:gridCol w:w="5688"/>
      </w:tblGrid>
      <w:tr w:rsidR="008C2572" w:rsidRPr="009F4BFE" w14:paraId="53F2A7AE" w14:textId="77777777" w:rsidTr="00607EB0">
        <w:trPr>
          <w:tblHeader/>
        </w:trPr>
        <w:tc>
          <w:tcPr>
            <w:tcW w:w="1077" w:type="pct"/>
            <w:vAlign w:val="center"/>
          </w:tcPr>
          <w:p w14:paraId="7C5652BA" w14:textId="77777777" w:rsidR="008C2572" w:rsidRPr="009F4BFE" w:rsidRDefault="008C2572" w:rsidP="008C2572">
            <w:pPr>
              <w:rPr>
                <w:b/>
              </w:rPr>
            </w:pPr>
            <w:r w:rsidRPr="009F4BFE">
              <w:rPr>
                <w:b/>
              </w:rPr>
              <w:t>Stereotype</w:t>
            </w:r>
          </w:p>
        </w:tc>
        <w:tc>
          <w:tcPr>
            <w:tcW w:w="692" w:type="pct"/>
            <w:vAlign w:val="center"/>
          </w:tcPr>
          <w:p w14:paraId="16B0A282" w14:textId="77777777" w:rsidR="008C2572" w:rsidRPr="009F4BFE" w:rsidRDefault="008C2572" w:rsidP="008C2572">
            <w:pPr>
              <w:rPr>
                <w:b/>
              </w:rPr>
            </w:pPr>
            <w:r w:rsidRPr="009F4BFE">
              <w:rPr>
                <w:b/>
              </w:rPr>
              <w:t>Model element</w:t>
            </w:r>
          </w:p>
        </w:tc>
        <w:tc>
          <w:tcPr>
            <w:tcW w:w="3231" w:type="pct"/>
            <w:vAlign w:val="center"/>
          </w:tcPr>
          <w:p w14:paraId="11570F4D" w14:textId="77777777" w:rsidR="008C2572" w:rsidRPr="009F4BFE" w:rsidRDefault="008C2572" w:rsidP="008C2572">
            <w:pPr>
              <w:rPr>
                <w:b/>
              </w:rPr>
            </w:pPr>
            <w:r>
              <w:rPr>
                <w:b/>
              </w:rPr>
              <w:t>Beschrijving</w:t>
            </w:r>
          </w:p>
        </w:tc>
      </w:tr>
      <w:tr w:rsidR="008C2572" w:rsidRPr="00A01E8E" w14:paraId="56D23369" w14:textId="77777777" w:rsidTr="00607EB0">
        <w:trPr>
          <w:tblHeader/>
        </w:trPr>
        <w:tc>
          <w:tcPr>
            <w:tcW w:w="1077" w:type="pct"/>
          </w:tcPr>
          <w:p w14:paraId="1F17AC95" w14:textId="77777777" w:rsidR="008C2572" w:rsidRPr="006050B8" w:rsidRDefault="008C2572" w:rsidP="008C2572">
            <w:pPr>
              <w:keepNext/>
            </w:pPr>
            <w:proofErr w:type="spellStart"/>
            <w:r w:rsidRPr="006050B8">
              <w:t>applicationSchema</w:t>
            </w:r>
            <w:proofErr w:type="spellEnd"/>
          </w:p>
        </w:tc>
        <w:tc>
          <w:tcPr>
            <w:tcW w:w="692" w:type="pct"/>
          </w:tcPr>
          <w:p w14:paraId="6A4498F5" w14:textId="77777777" w:rsidR="008C2572" w:rsidRPr="006050B8" w:rsidRDefault="008C2572" w:rsidP="008C2572">
            <w:r w:rsidRPr="006050B8">
              <w:t>Package</w:t>
            </w:r>
          </w:p>
        </w:tc>
        <w:tc>
          <w:tcPr>
            <w:tcW w:w="3231" w:type="pct"/>
          </w:tcPr>
          <w:p w14:paraId="64ACDE1F" w14:textId="77777777" w:rsidR="008C2572" w:rsidRPr="00A01E8E" w:rsidRDefault="008C2572" w:rsidP="008C2572">
            <w:r w:rsidRPr="00A01E8E">
              <w:t>Een applicatie schema volgens ISO 19109 en NEN 3610.</w:t>
            </w:r>
          </w:p>
        </w:tc>
      </w:tr>
      <w:tr w:rsidR="008C2572" w:rsidRPr="009F4BFE" w14:paraId="2112BE68" w14:textId="77777777" w:rsidTr="00607EB0">
        <w:trPr>
          <w:tblHeader/>
        </w:trPr>
        <w:tc>
          <w:tcPr>
            <w:tcW w:w="1077" w:type="pct"/>
          </w:tcPr>
          <w:p w14:paraId="590B2F6A" w14:textId="77777777" w:rsidR="008C2572" w:rsidRPr="006050B8" w:rsidRDefault="008C2572" w:rsidP="008C2572">
            <w:proofErr w:type="spellStart"/>
            <w:r w:rsidRPr="006050B8">
              <w:t>featureType</w:t>
            </w:r>
            <w:proofErr w:type="spellEnd"/>
          </w:p>
        </w:tc>
        <w:tc>
          <w:tcPr>
            <w:tcW w:w="692" w:type="pct"/>
          </w:tcPr>
          <w:p w14:paraId="1D26E168" w14:textId="77777777" w:rsidR="008C2572" w:rsidRPr="006050B8" w:rsidRDefault="008C2572" w:rsidP="008C2572">
            <w:r w:rsidRPr="006050B8">
              <w:t>Class</w:t>
            </w:r>
          </w:p>
        </w:tc>
        <w:tc>
          <w:tcPr>
            <w:tcW w:w="3231" w:type="pct"/>
          </w:tcPr>
          <w:p w14:paraId="77A21BD5" w14:textId="77777777" w:rsidR="008C2572" w:rsidRPr="006050B8" w:rsidRDefault="008C2572" w:rsidP="008C2572">
            <w:r>
              <w:t>Een geografisch object.</w:t>
            </w:r>
          </w:p>
        </w:tc>
      </w:tr>
      <w:tr w:rsidR="008C2572" w:rsidRPr="00A01E8E" w14:paraId="17741D92" w14:textId="77777777" w:rsidTr="00607EB0">
        <w:trPr>
          <w:tblHeader/>
        </w:trPr>
        <w:tc>
          <w:tcPr>
            <w:tcW w:w="1077" w:type="pct"/>
          </w:tcPr>
          <w:p w14:paraId="671F515A" w14:textId="77777777" w:rsidR="008C2572" w:rsidRPr="006050B8" w:rsidRDefault="008C2572" w:rsidP="008C2572">
            <w:proofErr w:type="spellStart"/>
            <w:r w:rsidRPr="006050B8">
              <w:t>dataType</w:t>
            </w:r>
            <w:proofErr w:type="spellEnd"/>
          </w:p>
        </w:tc>
        <w:tc>
          <w:tcPr>
            <w:tcW w:w="692" w:type="pct"/>
          </w:tcPr>
          <w:p w14:paraId="3780E507" w14:textId="77777777" w:rsidR="008C2572" w:rsidRPr="006050B8" w:rsidRDefault="008C2572" w:rsidP="008C2572">
            <w:r w:rsidRPr="006050B8">
              <w:t>Class</w:t>
            </w:r>
          </w:p>
        </w:tc>
        <w:tc>
          <w:tcPr>
            <w:tcW w:w="3231" w:type="pct"/>
          </w:tcPr>
          <w:p w14:paraId="66DF16A1" w14:textId="77777777" w:rsidR="008C2572" w:rsidRPr="00A01E8E" w:rsidRDefault="008C2572" w:rsidP="008C2572">
            <w:r w:rsidRPr="00A01E8E">
              <w:t>Een gestructureerd data type zonder identiteit.</w:t>
            </w:r>
          </w:p>
        </w:tc>
      </w:tr>
      <w:tr w:rsidR="008C2572" w:rsidRPr="00A01E8E" w14:paraId="61ADF5AA" w14:textId="77777777" w:rsidTr="00607EB0">
        <w:trPr>
          <w:tblHeader/>
        </w:trPr>
        <w:tc>
          <w:tcPr>
            <w:tcW w:w="1077" w:type="pct"/>
          </w:tcPr>
          <w:p w14:paraId="5C9F1FE9" w14:textId="77777777" w:rsidR="008C2572" w:rsidRPr="006050B8" w:rsidRDefault="008C2572" w:rsidP="008C2572">
            <w:proofErr w:type="spellStart"/>
            <w:r w:rsidRPr="006050B8">
              <w:lastRenderedPageBreak/>
              <w:t>union</w:t>
            </w:r>
            <w:proofErr w:type="spellEnd"/>
          </w:p>
        </w:tc>
        <w:tc>
          <w:tcPr>
            <w:tcW w:w="692" w:type="pct"/>
          </w:tcPr>
          <w:p w14:paraId="5F981E7C" w14:textId="77777777" w:rsidR="008C2572" w:rsidRPr="006050B8" w:rsidRDefault="008C2572" w:rsidP="008C2572">
            <w:r w:rsidRPr="006050B8">
              <w:t>Class</w:t>
            </w:r>
          </w:p>
        </w:tc>
        <w:tc>
          <w:tcPr>
            <w:tcW w:w="3231" w:type="pct"/>
          </w:tcPr>
          <w:p w14:paraId="69D66A03" w14:textId="77777777" w:rsidR="008C2572" w:rsidRPr="00A01E8E" w:rsidRDefault="008C2572" w:rsidP="008C2572">
            <w:r w:rsidRPr="00A01E8E">
              <w:t>Een gestructureerd data type zonder identiteit</w:t>
            </w:r>
            <w:r>
              <w:t xml:space="preserve"> waarvan precies één van de attributen aanwezig is in een instantie.</w:t>
            </w:r>
          </w:p>
        </w:tc>
      </w:tr>
      <w:tr w:rsidR="008C2572" w:rsidRPr="006050B8" w14:paraId="550EF2C6" w14:textId="77777777" w:rsidTr="00607EB0">
        <w:trPr>
          <w:tblHeader/>
        </w:trPr>
        <w:tc>
          <w:tcPr>
            <w:tcW w:w="1077" w:type="pct"/>
          </w:tcPr>
          <w:p w14:paraId="69B66F45" w14:textId="77777777" w:rsidR="008C2572" w:rsidRPr="006050B8" w:rsidRDefault="008C2572" w:rsidP="008C2572">
            <w:proofErr w:type="spellStart"/>
            <w:r w:rsidRPr="006050B8">
              <w:t>enumeration</w:t>
            </w:r>
            <w:proofErr w:type="spellEnd"/>
          </w:p>
        </w:tc>
        <w:tc>
          <w:tcPr>
            <w:tcW w:w="692" w:type="pct"/>
          </w:tcPr>
          <w:p w14:paraId="16D79537" w14:textId="77777777" w:rsidR="008C2572" w:rsidRPr="006050B8" w:rsidRDefault="008C2572" w:rsidP="008C2572">
            <w:r w:rsidRPr="006050B8">
              <w:t>Class</w:t>
            </w:r>
          </w:p>
        </w:tc>
        <w:tc>
          <w:tcPr>
            <w:tcW w:w="3231" w:type="pct"/>
          </w:tcPr>
          <w:p w14:paraId="67842F14" w14:textId="77777777" w:rsidR="008C2572" w:rsidRPr="006050B8" w:rsidRDefault="008C2572" w:rsidP="008C2572">
            <w:pPr>
              <w:rPr>
                <w:lang w:val="en-US"/>
              </w:rPr>
            </w:pPr>
            <w:proofErr w:type="spellStart"/>
            <w:r>
              <w:rPr>
                <w:rFonts w:cs="Arial"/>
                <w:lang w:val="en-US"/>
              </w:rPr>
              <w:t>Gesloten</w:t>
            </w:r>
            <w:proofErr w:type="spellEnd"/>
            <w:r>
              <w:rPr>
                <w:rFonts w:cs="Arial"/>
                <w:lang w:val="en-US"/>
              </w:rPr>
              <w:t xml:space="preserve">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w:t>
            </w:r>
          </w:p>
        </w:tc>
      </w:tr>
      <w:tr w:rsidR="008C2572" w:rsidRPr="006050B8" w14:paraId="794CCD94" w14:textId="77777777" w:rsidTr="00607EB0">
        <w:trPr>
          <w:tblHeader/>
        </w:trPr>
        <w:tc>
          <w:tcPr>
            <w:tcW w:w="1077" w:type="pct"/>
          </w:tcPr>
          <w:p w14:paraId="39846DF9" w14:textId="77777777" w:rsidR="008C2572" w:rsidRPr="006050B8" w:rsidRDefault="008C2572" w:rsidP="008C2572">
            <w:proofErr w:type="spellStart"/>
            <w:r w:rsidRPr="006050B8">
              <w:t>codeList</w:t>
            </w:r>
            <w:proofErr w:type="spellEnd"/>
          </w:p>
        </w:tc>
        <w:tc>
          <w:tcPr>
            <w:tcW w:w="692" w:type="pct"/>
          </w:tcPr>
          <w:p w14:paraId="287BAD58" w14:textId="77777777" w:rsidR="008C2572" w:rsidRPr="006050B8" w:rsidRDefault="008C2572" w:rsidP="008C2572">
            <w:r w:rsidRPr="006050B8">
              <w:t>Class</w:t>
            </w:r>
          </w:p>
        </w:tc>
        <w:tc>
          <w:tcPr>
            <w:tcW w:w="3231" w:type="pct"/>
          </w:tcPr>
          <w:p w14:paraId="2BB5D22D" w14:textId="77777777" w:rsidR="008C2572" w:rsidRPr="006050B8" w:rsidRDefault="008C2572" w:rsidP="008C2572">
            <w:pPr>
              <w:rPr>
                <w:lang w:val="en-US"/>
              </w:rPr>
            </w:pPr>
            <w:r>
              <w:rPr>
                <w:rFonts w:cs="Arial"/>
                <w:lang w:val="en-US"/>
              </w:rPr>
              <w:t xml:space="preserve">Open </w:t>
            </w:r>
            <w:proofErr w:type="spellStart"/>
            <w:r>
              <w:rPr>
                <w:rFonts w:cs="Arial"/>
                <w:lang w:val="en-US"/>
              </w:rPr>
              <w:t>lijst</w:t>
            </w:r>
            <w:proofErr w:type="spellEnd"/>
            <w:r>
              <w:rPr>
                <w:rFonts w:cs="Arial"/>
                <w:lang w:val="en-US"/>
              </w:rPr>
              <w:t xml:space="preserve"> van </w:t>
            </w:r>
            <w:proofErr w:type="spellStart"/>
            <w:r>
              <w:rPr>
                <w:rFonts w:cs="Arial"/>
                <w:lang w:val="en-US"/>
              </w:rPr>
              <w:t>domeinwaarden</w:t>
            </w:r>
            <w:proofErr w:type="spellEnd"/>
            <w:r>
              <w:rPr>
                <w:rFonts w:cs="Arial"/>
                <w:lang w:val="en-US"/>
              </w:rPr>
              <w:t xml:space="preserve"> </w:t>
            </w:r>
          </w:p>
        </w:tc>
      </w:tr>
      <w:tr w:rsidR="008C2572" w:rsidRPr="00A01E8E" w14:paraId="4499574D" w14:textId="77777777" w:rsidTr="00607EB0">
        <w:trPr>
          <w:tblHeader/>
        </w:trPr>
        <w:tc>
          <w:tcPr>
            <w:tcW w:w="1077" w:type="pct"/>
          </w:tcPr>
          <w:p w14:paraId="1277A0AD" w14:textId="77777777" w:rsidR="008C2572" w:rsidRPr="006050B8" w:rsidRDefault="008C2572" w:rsidP="008C2572">
            <w:proofErr w:type="spellStart"/>
            <w:r w:rsidRPr="006050B8">
              <w:t>voidable</w:t>
            </w:r>
            <w:proofErr w:type="spellEnd"/>
          </w:p>
        </w:tc>
        <w:tc>
          <w:tcPr>
            <w:tcW w:w="692" w:type="pct"/>
          </w:tcPr>
          <w:p w14:paraId="125BD4B5" w14:textId="77777777" w:rsidR="008C2572" w:rsidRPr="006050B8" w:rsidRDefault="008C2572" w:rsidP="008C2572">
            <w:proofErr w:type="spellStart"/>
            <w:r w:rsidRPr="006050B8">
              <w:t>Attribute</w:t>
            </w:r>
            <w:proofErr w:type="spellEnd"/>
            <w:r w:rsidRPr="006050B8">
              <w:t xml:space="preserve">, </w:t>
            </w:r>
            <w:proofErr w:type="spellStart"/>
            <w:r w:rsidRPr="006050B8">
              <w:t>association</w:t>
            </w:r>
            <w:proofErr w:type="spellEnd"/>
            <w:r w:rsidRPr="006050B8">
              <w:t xml:space="preserve"> </w:t>
            </w:r>
            <w:proofErr w:type="spellStart"/>
            <w:r w:rsidRPr="006050B8">
              <w:t>role</w:t>
            </w:r>
            <w:proofErr w:type="spellEnd"/>
          </w:p>
        </w:tc>
        <w:tc>
          <w:tcPr>
            <w:tcW w:w="3231" w:type="pct"/>
          </w:tcPr>
          <w:p w14:paraId="67FBDEA5" w14:textId="77777777" w:rsidR="008C2572" w:rsidRPr="00A01E8E" w:rsidRDefault="008C2572" w:rsidP="008C2572">
            <w:r>
              <w:t xml:space="preserve">Om aan te geven dat het attribuut of associatierol een </w:t>
            </w:r>
            <w:proofErr w:type="spellStart"/>
            <w:r>
              <w:t>nullwaarde</w:t>
            </w:r>
            <w:proofErr w:type="spellEnd"/>
            <w:r>
              <w:t xml:space="preserve"> kan hebben. Een reden waarom het attribuut niet ingevuld is.</w:t>
            </w:r>
          </w:p>
        </w:tc>
      </w:tr>
    </w:tbl>
    <w:p w14:paraId="49B70C60" w14:textId="4F8441B7" w:rsidR="00A26E72" w:rsidRDefault="00A26E72" w:rsidP="00EE7EF0">
      <w:pPr>
        <w:pStyle w:val="subparagraaftitel"/>
      </w:pPr>
      <w:bookmarkStart w:id="211" w:name="_Toc45195633"/>
      <w:r>
        <w:t>UML</w:t>
      </w:r>
      <w:r w:rsidR="00CA2949">
        <w:t xml:space="preserve"> - WI</w:t>
      </w:r>
      <w:ins w:id="212" w:author="Paul Janssen" w:date="2020-05-25T11:33:00Z">
        <w:r w:rsidR="000D30BA">
          <w:t>B</w:t>
        </w:r>
      </w:ins>
      <w:r w:rsidR="00CA2949">
        <w:t>ON</w:t>
      </w:r>
      <w:r>
        <w:t xml:space="preserve"> overzicht</w:t>
      </w:r>
      <w:r w:rsidR="00283BD6">
        <w:t>.</w:t>
      </w:r>
      <w:bookmarkEnd w:id="211"/>
    </w:p>
    <w:p w14:paraId="0E628BD4" w14:textId="1FD9DA8E" w:rsidR="00A26E72" w:rsidRDefault="00B656A3" w:rsidP="00576E1A">
      <w:pPr>
        <w:spacing w:line="240" w:lineRule="atLeast"/>
        <w:rPr>
          <w:bCs/>
        </w:rPr>
      </w:pPr>
      <w:r w:rsidRPr="00B656A3">
        <w:rPr>
          <w:bCs/>
        </w:rPr>
        <w:t xml:space="preserve">Het onderstaand UML diagram bevat het complete </w:t>
      </w:r>
      <w:r w:rsidR="00793B0B">
        <w:rPr>
          <w:bCs/>
        </w:rPr>
        <w:t>IMKL</w:t>
      </w:r>
      <w:r w:rsidRPr="00B656A3">
        <w:rPr>
          <w:bCs/>
        </w:rPr>
        <w:t xml:space="preserve"> </w:t>
      </w:r>
      <w:r w:rsidR="00CA2949">
        <w:rPr>
          <w:bCs/>
        </w:rPr>
        <w:t>– WI</w:t>
      </w:r>
      <w:ins w:id="213" w:author="Paul Janssen" w:date="2020-05-25T11:33:00Z">
        <w:r w:rsidR="000D30BA">
          <w:rPr>
            <w:bCs/>
          </w:rPr>
          <w:t>B</w:t>
        </w:r>
      </w:ins>
      <w:r w:rsidR="00CA2949">
        <w:rPr>
          <w:bCs/>
        </w:rPr>
        <w:t xml:space="preserve">ON </w:t>
      </w:r>
      <w:r w:rsidRPr="00B656A3">
        <w:rPr>
          <w:bCs/>
        </w:rPr>
        <w:t>inclusief de relatie met INSPIRE Utilities. In de hierop volgende paragrafen wordt telkens een deel van het diagram toegelicht.</w:t>
      </w:r>
    </w:p>
    <w:p w14:paraId="759B0C65" w14:textId="77777777" w:rsidR="00B656A3" w:rsidRDefault="00B656A3" w:rsidP="00576E1A">
      <w:pPr>
        <w:spacing w:line="240" w:lineRule="atLeast"/>
        <w:rPr>
          <w:bCs/>
        </w:rPr>
      </w:pPr>
      <w:r>
        <w:rPr>
          <w:bCs/>
        </w:rPr>
        <w:t>Kleurgebruik in diagrammen:</w:t>
      </w:r>
    </w:p>
    <w:p w14:paraId="58376A5D" w14:textId="096BDF59" w:rsidR="00B656A3" w:rsidRDefault="00B656A3" w:rsidP="00B656A3">
      <w:pPr>
        <w:pStyle w:val="Lijstalinea"/>
        <w:numPr>
          <w:ilvl w:val="0"/>
          <w:numId w:val="31"/>
        </w:numPr>
        <w:spacing w:line="240" w:lineRule="atLeast"/>
        <w:rPr>
          <w:bCs/>
        </w:rPr>
      </w:pPr>
      <w:r>
        <w:rPr>
          <w:bCs/>
        </w:rPr>
        <w:t xml:space="preserve">Oranje: </w:t>
      </w:r>
      <w:r w:rsidR="00793B0B">
        <w:rPr>
          <w:bCs/>
        </w:rPr>
        <w:t>IMKL</w:t>
      </w:r>
      <w:r>
        <w:rPr>
          <w:bCs/>
        </w:rPr>
        <w:t xml:space="preserve"> objecttypen</w:t>
      </w:r>
      <w:r w:rsidR="00654B7E">
        <w:rPr>
          <w:bCs/>
        </w:rPr>
        <w:t>.</w:t>
      </w:r>
    </w:p>
    <w:p w14:paraId="60F84C5F" w14:textId="77777777" w:rsidR="00B656A3" w:rsidRDefault="00B656A3" w:rsidP="00E778B3">
      <w:pPr>
        <w:pStyle w:val="Lijstalinea"/>
        <w:numPr>
          <w:ilvl w:val="0"/>
          <w:numId w:val="31"/>
        </w:numPr>
        <w:spacing w:line="240" w:lineRule="atLeast"/>
        <w:jc w:val="left"/>
        <w:rPr>
          <w:bCs/>
          <w:lang w:val="en-GB"/>
        </w:rPr>
      </w:pPr>
      <w:r w:rsidRPr="00B656A3">
        <w:rPr>
          <w:bCs/>
          <w:lang w:val="en-GB"/>
        </w:rPr>
        <w:t xml:space="preserve">Rood: INSPIRE Utility Networks </w:t>
      </w:r>
      <w:r>
        <w:rPr>
          <w:bCs/>
          <w:lang w:val="en-GB"/>
        </w:rPr>
        <w:t xml:space="preserve">per </w:t>
      </w:r>
      <w:r w:rsidR="00607EB0">
        <w:rPr>
          <w:bCs/>
          <w:lang w:val="en-GB"/>
        </w:rPr>
        <w:t xml:space="preserve">type </w:t>
      </w:r>
      <w:proofErr w:type="spellStart"/>
      <w:r w:rsidR="00607EB0">
        <w:rPr>
          <w:bCs/>
          <w:lang w:val="en-GB"/>
        </w:rPr>
        <w:t>kabel</w:t>
      </w:r>
      <w:proofErr w:type="spellEnd"/>
      <w:r w:rsidR="00607EB0">
        <w:rPr>
          <w:bCs/>
          <w:lang w:val="en-GB"/>
        </w:rPr>
        <w:t xml:space="preserve"> of </w:t>
      </w:r>
      <w:proofErr w:type="spellStart"/>
      <w:r w:rsidR="00607EB0">
        <w:rPr>
          <w:bCs/>
          <w:lang w:val="en-GB"/>
        </w:rPr>
        <w:t>leiding</w:t>
      </w:r>
      <w:proofErr w:type="spellEnd"/>
    </w:p>
    <w:p w14:paraId="3096C981" w14:textId="77777777" w:rsidR="00607EB0" w:rsidRPr="00607EB0" w:rsidRDefault="006F2CE2" w:rsidP="00607EB0">
      <w:pPr>
        <w:pStyle w:val="Lijstalinea"/>
        <w:numPr>
          <w:ilvl w:val="0"/>
          <w:numId w:val="31"/>
        </w:numPr>
        <w:spacing w:line="240" w:lineRule="atLeast"/>
        <w:jc w:val="left"/>
        <w:rPr>
          <w:bCs/>
        </w:rPr>
      </w:pPr>
      <w:r w:rsidRPr="006F2CE2">
        <w:rPr>
          <w:bCs/>
        </w:rPr>
        <w:t xml:space="preserve">Groen en grijs: INSPIRE </w:t>
      </w:r>
      <w:proofErr w:type="spellStart"/>
      <w:r w:rsidRPr="006F2CE2">
        <w:rPr>
          <w:bCs/>
        </w:rPr>
        <w:t>Utility</w:t>
      </w:r>
      <w:proofErr w:type="spellEnd"/>
      <w:r w:rsidRPr="006F2CE2">
        <w:rPr>
          <w:bCs/>
        </w:rPr>
        <w:t xml:space="preserve"> Networks algemeen</w:t>
      </w:r>
    </w:p>
    <w:p w14:paraId="23BD3068" w14:textId="4AD2898A" w:rsidR="00E778B3" w:rsidRDefault="00B656A3" w:rsidP="00E778B3">
      <w:pPr>
        <w:pStyle w:val="Lijstalinea"/>
        <w:numPr>
          <w:ilvl w:val="0"/>
          <w:numId w:val="31"/>
        </w:numPr>
        <w:spacing w:line="240" w:lineRule="atLeast"/>
        <w:jc w:val="left"/>
        <w:rPr>
          <w:ins w:id="214" w:author="Paul Janssen" w:date="2020-06-09T09:43:00Z"/>
          <w:bCs/>
        </w:rPr>
      </w:pPr>
      <w:r w:rsidRPr="00B656A3">
        <w:rPr>
          <w:bCs/>
        </w:rPr>
        <w:t>Licht oranje</w:t>
      </w:r>
      <w:r w:rsidR="00BA0892">
        <w:rPr>
          <w:bCs/>
        </w:rPr>
        <w:t xml:space="preserve"> en grijs</w:t>
      </w:r>
      <w:r w:rsidRPr="00B656A3">
        <w:rPr>
          <w:bCs/>
        </w:rPr>
        <w:t>: Niet</w:t>
      </w:r>
      <w:ins w:id="215" w:author="Paul Janssen" w:date="2020-05-25T11:58:00Z">
        <w:r w:rsidR="00AC0EB5">
          <w:rPr>
            <w:bCs/>
          </w:rPr>
          <w:t>-</w:t>
        </w:r>
      </w:ins>
      <w:del w:id="216" w:author="Paul Janssen" w:date="2020-05-25T11:58:00Z">
        <w:r w:rsidRPr="00B656A3" w:rsidDel="00AC0EB5">
          <w:rPr>
            <w:bCs/>
          </w:rPr>
          <w:delText xml:space="preserve"> </w:delText>
        </w:r>
      </w:del>
      <w:r w:rsidRPr="00B656A3">
        <w:rPr>
          <w:bCs/>
        </w:rPr>
        <w:t xml:space="preserve">instantieerbare objecttypen, datatypen en </w:t>
      </w:r>
      <w:proofErr w:type="spellStart"/>
      <w:r w:rsidR="00932116">
        <w:rPr>
          <w:bCs/>
        </w:rPr>
        <w:t>waardelijsten</w:t>
      </w:r>
      <w:proofErr w:type="spellEnd"/>
      <w:r w:rsidRPr="00B656A3">
        <w:rPr>
          <w:bCs/>
        </w:rPr>
        <w:t>.</w:t>
      </w:r>
    </w:p>
    <w:p w14:paraId="09F359B7" w14:textId="57209564" w:rsidR="00547B4D" w:rsidRDefault="00547B4D" w:rsidP="00E778B3">
      <w:pPr>
        <w:pStyle w:val="Lijstalinea"/>
        <w:numPr>
          <w:ilvl w:val="0"/>
          <w:numId w:val="31"/>
        </w:numPr>
        <w:spacing w:line="240" w:lineRule="atLeast"/>
        <w:jc w:val="left"/>
        <w:rPr>
          <w:ins w:id="217" w:author="Paul Janssen" w:date="2020-06-09T10:04:00Z"/>
          <w:bCs/>
        </w:rPr>
      </w:pPr>
      <w:ins w:id="218" w:author="Paul Janssen" w:date="2020-06-09T09:43:00Z">
        <w:r>
          <w:rPr>
            <w:bCs/>
          </w:rPr>
          <w:t>In de diagrammen zijn de wijzigingen</w:t>
        </w:r>
      </w:ins>
      <w:ins w:id="219" w:author="Paul Janssen" w:date="2020-06-09T09:44:00Z">
        <w:r>
          <w:rPr>
            <w:bCs/>
          </w:rPr>
          <w:t xml:space="preserve"> ten</w:t>
        </w:r>
      </w:ins>
      <w:ins w:id="220" w:author="Paul Janssen" w:date="2020-06-09T09:59:00Z">
        <w:r w:rsidR="000233FA">
          <w:rPr>
            <w:bCs/>
          </w:rPr>
          <w:t xml:space="preserve"> </w:t>
        </w:r>
      </w:ins>
      <w:ins w:id="221" w:author="Paul Janssen" w:date="2020-06-09T09:44:00Z">
        <w:r>
          <w:rPr>
            <w:bCs/>
          </w:rPr>
          <w:t>opzichte van de IMKL 1.2.1 versie met rode kaders aangegeven.</w:t>
        </w:r>
      </w:ins>
      <w:ins w:id="222" w:author="Paul Janssen" w:date="2020-06-09T10:04:00Z">
        <w:r w:rsidR="000233FA">
          <w:rPr>
            <w:bCs/>
          </w:rPr>
          <w:t xml:space="preserve"> </w:t>
        </w:r>
      </w:ins>
    </w:p>
    <w:p w14:paraId="180FF8F8" w14:textId="4162628B" w:rsidR="000233FA" w:rsidRDefault="000233FA">
      <w:pPr>
        <w:pStyle w:val="Lijstalinea"/>
        <w:spacing w:line="240" w:lineRule="atLeast"/>
        <w:jc w:val="left"/>
        <w:rPr>
          <w:ins w:id="223" w:author="Paul Janssen" w:date="2020-06-09T10:04:00Z"/>
          <w:bCs/>
        </w:rPr>
        <w:pPrChange w:id="224" w:author="Paul Janssen" w:date="2020-06-09T10:07:00Z">
          <w:pPr>
            <w:pStyle w:val="Lijstalinea"/>
            <w:numPr>
              <w:numId w:val="31"/>
            </w:numPr>
            <w:spacing w:line="240" w:lineRule="atLeast"/>
            <w:ind w:hanging="360"/>
            <w:jc w:val="left"/>
          </w:pPr>
        </w:pPrChange>
      </w:pPr>
      <w:ins w:id="225" w:author="Paul Janssen" w:date="2020-06-09T10:04:00Z">
        <w:r>
          <w:rPr>
            <w:bCs/>
          </w:rPr>
          <w:t xml:space="preserve">Voorbeeld: </w:t>
        </w:r>
        <w:proofErr w:type="spellStart"/>
        <w:r>
          <w:rPr>
            <w:bCs/>
          </w:rPr>
          <w:t>cardinaliteit</w:t>
        </w:r>
        <w:proofErr w:type="spellEnd"/>
        <w:r>
          <w:rPr>
            <w:bCs/>
          </w:rPr>
          <w:t xml:space="preserve"> aangepast en </w:t>
        </w:r>
        <w:proofErr w:type="spellStart"/>
        <w:r>
          <w:rPr>
            <w:bCs/>
          </w:rPr>
          <w:t>constraint</w:t>
        </w:r>
        <w:proofErr w:type="spellEnd"/>
        <w:r>
          <w:rPr>
            <w:bCs/>
          </w:rPr>
          <w:t xml:space="preserve"> toegevoegd:</w:t>
        </w:r>
      </w:ins>
    </w:p>
    <w:p w14:paraId="03EC5F8F" w14:textId="31FD8A81" w:rsidR="00547B4D" w:rsidRPr="0071222E" w:rsidRDefault="000233FA">
      <w:pPr>
        <w:pStyle w:val="Lijstalinea"/>
        <w:spacing w:line="240" w:lineRule="atLeast"/>
        <w:jc w:val="left"/>
        <w:rPr>
          <w:bCs/>
        </w:rPr>
        <w:pPrChange w:id="226" w:author="Paul Janssen" w:date="2020-06-09T10:07:00Z">
          <w:pPr>
            <w:pStyle w:val="Lijstalinea"/>
            <w:numPr>
              <w:numId w:val="31"/>
            </w:numPr>
            <w:spacing w:line="240" w:lineRule="atLeast"/>
            <w:ind w:hanging="360"/>
            <w:jc w:val="left"/>
          </w:pPr>
        </w:pPrChange>
      </w:pPr>
      <w:ins w:id="227" w:author="Paul Janssen" w:date="2020-06-09T10:07:00Z">
        <w:r>
          <w:rPr>
            <w:noProof/>
          </w:rPr>
          <w:drawing>
            <wp:inline distT="0" distB="0" distL="0" distR="0" wp14:anchorId="4E2987E2" wp14:editId="33F716F9">
              <wp:extent cx="1992087" cy="1181100"/>
              <wp:effectExtent l="0" t="0" r="0" b="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42137" cy="1210775"/>
                      </a:xfrm>
                      <a:prstGeom prst="rect">
                        <a:avLst/>
                      </a:prstGeom>
                    </pic:spPr>
                  </pic:pic>
                </a:graphicData>
              </a:graphic>
            </wp:inline>
          </w:drawing>
        </w:r>
      </w:ins>
    </w:p>
    <w:p w14:paraId="2BF6D7C1" w14:textId="77777777" w:rsidR="00F67646" w:rsidRDefault="00F67646" w:rsidP="000E3C4F">
      <w:pPr>
        <w:spacing w:line="240" w:lineRule="atLeast"/>
        <w:jc w:val="left"/>
        <w:rPr>
          <w:bCs/>
        </w:rPr>
      </w:pPr>
    </w:p>
    <w:p w14:paraId="37BFD603" w14:textId="7118B947" w:rsidR="00F67646" w:rsidRPr="000E3C4F" w:rsidRDefault="00F67646" w:rsidP="000E3C4F">
      <w:pPr>
        <w:spacing w:line="240" w:lineRule="atLeast"/>
        <w:rPr>
          <w:bCs/>
        </w:rPr>
      </w:pPr>
      <w:r w:rsidRPr="000E3C4F">
        <w:rPr>
          <w:bCs/>
        </w:rPr>
        <w:t>Voor WI</w:t>
      </w:r>
      <w:ins w:id="228" w:author="Paul Janssen" w:date="2020-05-25T11:58:00Z">
        <w:r w:rsidR="00AC0EB5">
          <w:rPr>
            <w:bCs/>
          </w:rPr>
          <w:t>B</w:t>
        </w:r>
      </w:ins>
      <w:r w:rsidRPr="000E3C4F">
        <w:rPr>
          <w:bCs/>
        </w:rPr>
        <w:t>ON geldt dat er een verschil is tussen het dataverkeer tussen de centrale voorziening en de afnemers, de uitlevering, en het dataverkeer tussen de netbeheerders en de centrale voorziening</w:t>
      </w:r>
      <w:r w:rsidR="00CD2474" w:rsidRPr="000E3C4F">
        <w:rPr>
          <w:bCs/>
        </w:rPr>
        <w:t>, de aanlevering</w:t>
      </w:r>
      <w:r w:rsidRPr="000E3C4F">
        <w:rPr>
          <w:bCs/>
        </w:rPr>
        <w:t>. Bij de netbeheerders geldt vervolgens dat er een verschil is tussen de centraal aangesloten netbeheerders en de decentraal aangesloten netbeheerders. Deze verschillende zijn in de diagrammen aangegeven.</w:t>
      </w:r>
    </w:p>
    <w:p w14:paraId="55821531" w14:textId="77777777" w:rsidR="00F67646" w:rsidRPr="000E3C4F" w:rsidRDefault="00F67646">
      <w:pPr>
        <w:pStyle w:val="Lijstalinea"/>
        <w:numPr>
          <w:ilvl w:val="0"/>
          <w:numId w:val="31"/>
        </w:numPr>
        <w:spacing w:line="240" w:lineRule="atLeast"/>
        <w:jc w:val="left"/>
        <w:rPr>
          <w:bCs/>
        </w:rPr>
      </w:pPr>
      <w:r w:rsidRPr="000E3C4F">
        <w:rPr>
          <w:bCs/>
        </w:rPr>
        <w:t>Rood omlijnd: gegevens die door de centrale voorziening worden gegenereerd.</w:t>
      </w:r>
      <w:r w:rsidR="00CD2474" w:rsidRPr="000E3C4F">
        <w:rPr>
          <w:bCs/>
        </w:rPr>
        <w:t xml:space="preserve"> Komen alleen voor in uitlevering.</w:t>
      </w:r>
    </w:p>
    <w:p w14:paraId="7A73EC69" w14:textId="77777777" w:rsidR="00F67646" w:rsidRPr="000E3C4F" w:rsidRDefault="00F67646">
      <w:pPr>
        <w:pStyle w:val="Lijstalinea"/>
        <w:numPr>
          <w:ilvl w:val="0"/>
          <w:numId w:val="31"/>
        </w:numPr>
        <w:spacing w:line="240" w:lineRule="atLeast"/>
        <w:jc w:val="left"/>
        <w:rPr>
          <w:bCs/>
        </w:rPr>
      </w:pPr>
      <w:r w:rsidRPr="000E3C4F">
        <w:rPr>
          <w:bCs/>
        </w:rPr>
        <w:t xml:space="preserve">Groen omlijnd: gegevens die voor de centraal aangesloten netbeheerder door de voorziening wordt gegenereerd. </w:t>
      </w:r>
      <w:r w:rsidR="00D020C9" w:rsidRPr="000E3C4F">
        <w:rPr>
          <w:bCs/>
        </w:rPr>
        <w:t>Decentraal aangesloten netbeheerders moeten deze gegevens per melding aan de centrale voorziening leveren.</w:t>
      </w:r>
    </w:p>
    <w:p w14:paraId="4C4182C3" w14:textId="77777777" w:rsidR="00D020C9" w:rsidRPr="000E3C4F" w:rsidRDefault="00CD28C7">
      <w:pPr>
        <w:pStyle w:val="Lijstalinea"/>
        <w:numPr>
          <w:ilvl w:val="0"/>
          <w:numId w:val="31"/>
        </w:numPr>
        <w:spacing w:line="240" w:lineRule="atLeast"/>
        <w:jc w:val="left"/>
        <w:rPr>
          <w:bCs/>
        </w:rPr>
      </w:pPr>
      <w:r w:rsidRPr="000E3C4F">
        <w:rPr>
          <w:bCs/>
        </w:rPr>
        <w:t>Bij objec</w:t>
      </w:r>
      <w:r w:rsidR="0040350A">
        <w:rPr>
          <w:bCs/>
        </w:rPr>
        <w:t>t</w:t>
      </w:r>
      <w:r w:rsidRPr="000E3C4F">
        <w:rPr>
          <w:bCs/>
        </w:rPr>
        <w:t xml:space="preserve">typen </w:t>
      </w:r>
      <w:r w:rsidR="006436B5" w:rsidRPr="000E3C4F">
        <w:rPr>
          <w:bCs/>
        </w:rPr>
        <w:t xml:space="preserve">is met </w:t>
      </w:r>
      <w:proofErr w:type="spellStart"/>
      <w:r w:rsidR="00D020C9" w:rsidRPr="000E3C4F">
        <w:rPr>
          <w:bCs/>
        </w:rPr>
        <w:t>constraint</w:t>
      </w:r>
      <w:r w:rsidR="006436B5" w:rsidRPr="000E3C4F">
        <w:rPr>
          <w:bCs/>
        </w:rPr>
        <w:t>s</w:t>
      </w:r>
      <w:proofErr w:type="spellEnd"/>
      <w:r w:rsidR="00D020C9" w:rsidRPr="000E3C4F">
        <w:rPr>
          <w:bCs/>
        </w:rPr>
        <w:t xml:space="preserve"> aangegeven indien er verschil is met betrekking tot </w:t>
      </w:r>
      <w:r w:rsidR="00CD2474" w:rsidRPr="000E3C4F">
        <w:rPr>
          <w:bCs/>
        </w:rPr>
        <w:t xml:space="preserve">aan- of uitlevering of </w:t>
      </w:r>
      <w:r w:rsidR="006436B5" w:rsidRPr="000E3C4F">
        <w:rPr>
          <w:bCs/>
        </w:rPr>
        <w:t xml:space="preserve">een </w:t>
      </w:r>
      <w:r w:rsidR="00D020C9" w:rsidRPr="000E3C4F">
        <w:rPr>
          <w:bCs/>
        </w:rPr>
        <w:t>decentraal of centraal aangesloten netbeheerder.</w:t>
      </w:r>
    </w:p>
    <w:p w14:paraId="08424E2E" w14:textId="77777777" w:rsidR="00654B7E" w:rsidRDefault="00654B7E" w:rsidP="000E3C4F">
      <w:pPr>
        <w:spacing w:line="240" w:lineRule="atLeast"/>
        <w:jc w:val="left"/>
        <w:rPr>
          <w:bCs/>
        </w:rPr>
      </w:pPr>
    </w:p>
    <w:p w14:paraId="72BDFE4B" w14:textId="77777777" w:rsidR="00654B7E" w:rsidRDefault="00654B7E" w:rsidP="000E3C4F">
      <w:pPr>
        <w:spacing w:line="240" w:lineRule="atLeast"/>
        <w:jc w:val="left"/>
        <w:rPr>
          <w:bCs/>
        </w:rPr>
      </w:pPr>
    </w:p>
    <w:p w14:paraId="7DD17D4D" w14:textId="77777777" w:rsidR="00B8526C" w:rsidRPr="000E3C4F" w:rsidRDefault="00B8526C" w:rsidP="000E3C4F">
      <w:pPr>
        <w:spacing w:line="240" w:lineRule="atLeast"/>
        <w:jc w:val="left"/>
        <w:rPr>
          <w:bCs/>
        </w:rPr>
        <w:sectPr w:rsidR="00B8526C" w:rsidRPr="000E3C4F" w:rsidSect="00672722">
          <w:pgSz w:w="11906" w:h="16838" w:code="9"/>
          <w:pgMar w:top="2552" w:right="1622" w:bottom="1531" w:left="1622" w:header="0" w:footer="57" w:gutter="0"/>
          <w:cols w:space="708"/>
          <w:docGrid w:linePitch="360"/>
        </w:sectPr>
      </w:pPr>
    </w:p>
    <w:p w14:paraId="68C0EF20" w14:textId="77003275" w:rsidR="00E778B3" w:rsidRDefault="00261381" w:rsidP="003657E7">
      <w:pPr>
        <w:pStyle w:val="Lijstalinea"/>
        <w:spacing w:line="240" w:lineRule="atLeast"/>
        <w:rPr>
          <w:bCs/>
        </w:rPr>
        <w:sectPr w:rsidR="00E778B3" w:rsidSect="000A1A57">
          <w:pgSz w:w="23814" w:h="16839" w:orient="landscape" w:code="8"/>
          <w:pgMar w:top="720" w:right="720" w:bottom="720" w:left="720" w:header="0" w:footer="57" w:gutter="0"/>
          <w:cols w:space="708"/>
          <w:docGrid w:linePitch="360"/>
        </w:sectPr>
      </w:pPr>
      <w:r>
        <w:rPr>
          <w:bCs/>
          <w:noProof/>
        </w:rPr>
        <w:lastRenderedPageBreak/>
        <w:drawing>
          <wp:inline distT="0" distB="0" distL="0" distR="0" wp14:anchorId="5D9CADD6" wp14:editId="29390DC6">
            <wp:extent cx="13816905" cy="9192126"/>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IMKL-Model-compleet.wmf"/>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823107" cy="9196252"/>
                    </a:xfrm>
                    <a:prstGeom prst="rect">
                      <a:avLst/>
                    </a:prstGeom>
                  </pic:spPr>
                </pic:pic>
              </a:graphicData>
            </a:graphic>
          </wp:inline>
        </w:drawing>
      </w:r>
    </w:p>
    <w:p w14:paraId="4CA29E14" w14:textId="77777777" w:rsidR="00B656A3" w:rsidRPr="00B656A3" w:rsidRDefault="00B656A3" w:rsidP="00E778B3">
      <w:pPr>
        <w:pStyle w:val="Lijstalinea"/>
        <w:spacing w:line="240" w:lineRule="atLeast"/>
        <w:rPr>
          <w:bCs/>
        </w:rPr>
      </w:pPr>
    </w:p>
    <w:p w14:paraId="15973DFC" w14:textId="77777777" w:rsidR="00A26E72" w:rsidRDefault="00E778B3" w:rsidP="00576E1A">
      <w:pPr>
        <w:spacing w:line="240" w:lineRule="atLeast"/>
      </w:pPr>
      <w:r>
        <w:t>Toelichting bij het diagram.</w:t>
      </w:r>
    </w:p>
    <w:p w14:paraId="6631A26B" w14:textId="77777777" w:rsidR="00E778B3" w:rsidRDefault="00E778B3" w:rsidP="00576E1A">
      <w:pPr>
        <w:spacing w:line="240" w:lineRule="atLeast"/>
      </w:pPr>
    </w:p>
    <w:p w14:paraId="1930D3B7" w14:textId="42255DA6" w:rsidR="00E778B3" w:rsidRDefault="00E778B3" w:rsidP="002C7B72">
      <w:pPr>
        <w:spacing w:line="240" w:lineRule="atLeast"/>
      </w:pPr>
      <w:r w:rsidRPr="000E3C4F">
        <w:t xml:space="preserve">Het UML diagram brengt het </w:t>
      </w:r>
      <w:r w:rsidR="00793B0B">
        <w:t>IMKL</w:t>
      </w:r>
      <w:r w:rsidRPr="000E3C4F">
        <w:t xml:space="preserve"> </w:t>
      </w:r>
      <w:r w:rsidR="00CA2949" w:rsidRPr="000E3C4F">
        <w:t xml:space="preserve">– </w:t>
      </w:r>
      <w:del w:id="229" w:author="Paul Janssen" w:date="2020-05-25T11:59:00Z">
        <w:r w:rsidR="00CA2949" w:rsidRPr="000E3C4F" w:rsidDel="00AC0EB5">
          <w:delText>WION</w:delText>
        </w:r>
      </w:del>
      <w:ins w:id="230" w:author="Paul Janssen" w:date="2020-05-25T11:59:00Z">
        <w:r w:rsidR="00AC0EB5">
          <w:t>WIBON</w:t>
        </w:r>
      </w:ins>
      <w:r w:rsidR="00CA2949" w:rsidRPr="000E3C4F">
        <w:t xml:space="preserve"> </w:t>
      </w:r>
      <w:r w:rsidR="00DA137A" w:rsidRPr="000E3C4F">
        <w:t xml:space="preserve">voor netinformatie </w:t>
      </w:r>
      <w:r w:rsidRPr="000E3C4F">
        <w:t xml:space="preserve">inclusief de relatie met INSPIRE in beeld. </w:t>
      </w:r>
      <w:r w:rsidR="00C73986" w:rsidRPr="000E3C4F">
        <w:t>De specifiek voor de andere deelmodellen opgenomen informatie zit hier nog niet in.</w:t>
      </w:r>
      <w:r w:rsidR="00DA137A" w:rsidRPr="000E3C4F">
        <w:t xml:space="preserve"> Ook de </w:t>
      </w:r>
      <w:del w:id="231" w:author="Paul Janssen" w:date="2020-05-25T11:59:00Z">
        <w:r w:rsidR="00DA137A" w:rsidRPr="000E3C4F" w:rsidDel="00AC0EB5">
          <w:delText>WION</w:delText>
        </w:r>
      </w:del>
      <w:ins w:id="232" w:author="Paul Janssen" w:date="2020-05-25T11:59:00Z">
        <w:r w:rsidR="00AC0EB5">
          <w:t>WIBON</w:t>
        </w:r>
      </w:ins>
      <w:r w:rsidR="00DA137A" w:rsidRPr="000E3C4F">
        <w:t xml:space="preserve"> </w:t>
      </w:r>
      <w:r w:rsidR="00AF76AD" w:rsidRPr="000E3C4F">
        <w:t>g</w:t>
      </w:r>
      <w:r w:rsidR="00DA137A" w:rsidRPr="000E3C4F">
        <w:t>ebiedsinfo</w:t>
      </w:r>
      <w:r w:rsidR="002C2CC5" w:rsidRPr="000E3C4F">
        <w:t>r</w:t>
      </w:r>
      <w:r w:rsidR="00DA137A" w:rsidRPr="000E3C4F">
        <w:t>matie, graafpolygoon en belangenregistratie zijn niet opgenomen (zie daarvoor paragraaf 5.2.</w:t>
      </w:r>
      <w:del w:id="233" w:author="Paul Janssen" w:date="2020-06-08T17:18:00Z">
        <w:r w:rsidR="00DA137A" w:rsidRPr="000E3C4F" w:rsidDel="00225FAE">
          <w:delText>2</w:delText>
        </w:r>
        <w:r w:rsidR="002C2CC5" w:rsidRPr="000E3C4F" w:rsidDel="00225FAE">
          <w:delText>4</w:delText>
        </w:r>
      </w:del>
      <w:ins w:id="234" w:author="Paul Janssen" w:date="2020-06-08T17:18:00Z">
        <w:r w:rsidR="00225FAE" w:rsidRPr="000E3C4F">
          <w:t>2</w:t>
        </w:r>
        <w:r w:rsidR="00225FAE">
          <w:t>5</w:t>
        </w:r>
      </w:ins>
      <w:r w:rsidR="00DA137A" w:rsidRPr="000E3C4F">
        <w:t>).</w:t>
      </w:r>
      <w:r w:rsidR="00C73986">
        <w:t xml:space="preserve"> </w:t>
      </w:r>
      <w:r w:rsidR="000B7212">
        <w:t>Voor de leesbaarheid zijn een aantal relaties niet opgenomen.</w:t>
      </w:r>
      <w:r w:rsidR="000D422C">
        <w:t xml:space="preserve"> In de detaildiagrammen komen die wel terug. </w:t>
      </w:r>
      <w:r>
        <w:t xml:space="preserve">Met omlijningen </w:t>
      </w:r>
      <w:r w:rsidR="003513CF">
        <w:t>zijn</w:t>
      </w:r>
      <w:r>
        <w:t xml:space="preserve"> </w:t>
      </w:r>
      <w:r w:rsidR="003513CF">
        <w:t xml:space="preserve">onderdelen </w:t>
      </w:r>
      <w:r>
        <w:t xml:space="preserve">van het diagram </w:t>
      </w:r>
      <w:r w:rsidR="003513CF">
        <w:t>benoemd:</w:t>
      </w:r>
      <w:r>
        <w:t xml:space="preserve"> </w:t>
      </w:r>
      <w:r w:rsidR="00793B0B">
        <w:t>IMKL</w:t>
      </w:r>
      <w:r w:rsidR="00EA3404">
        <w:t xml:space="preserve"> en INSPIRE </w:t>
      </w:r>
      <w:proofErr w:type="spellStart"/>
      <w:r w:rsidR="00EA3404">
        <w:t>Generic</w:t>
      </w:r>
      <w:proofErr w:type="spellEnd"/>
      <w:r w:rsidR="00EA3404">
        <w:t xml:space="preserve"> Network Model. </w:t>
      </w:r>
      <w:r>
        <w:t xml:space="preserve">Aan de bovenzijde bevindt zich de </w:t>
      </w:r>
      <w:r w:rsidR="00793B0B">
        <w:t>IMKL</w:t>
      </w:r>
      <w:r>
        <w:t xml:space="preserve"> toevoeging op het INSPIRE Utilities model. </w:t>
      </w:r>
      <w:r w:rsidR="00A67D82">
        <w:t xml:space="preserve">Aan de onderzijde het INSPIRE Utilities model. </w:t>
      </w:r>
      <w:r>
        <w:t xml:space="preserve">De </w:t>
      </w:r>
      <w:proofErr w:type="spellStart"/>
      <w:r>
        <w:t>koppelingslaag</w:t>
      </w:r>
      <w:proofErr w:type="spellEnd"/>
      <w:r>
        <w:t xml:space="preserve"> is via de </w:t>
      </w:r>
      <w:r w:rsidR="00793B0B">
        <w:t>IMKL</w:t>
      </w:r>
      <w:r>
        <w:t xml:space="preserve"> objecttypen die zich in het midden bevind</w:t>
      </w:r>
      <w:r w:rsidR="00A67D82">
        <w:t>en</w:t>
      </w:r>
      <w:r>
        <w:t>: Elektriciteitskabel, Telecommunicatiekabel</w:t>
      </w:r>
      <w:r w:rsidR="003513CF">
        <w:t xml:space="preserve">, Waterleiding tot en met Kast. Deze objecttypen zijn 1 op 1 gerelateerd aan de overeenkomstige objecttypen uit INSPIRE Utilities. </w:t>
      </w:r>
      <w:proofErr w:type="spellStart"/>
      <w:r w:rsidR="00793B0B">
        <w:t>IMKL</w:t>
      </w:r>
      <w:r w:rsidR="003513CF">
        <w:t>:Elektricteitskabel</w:t>
      </w:r>
      <w:proofErr w:type="spellEnd"/>
      <w:r w:rsidR="003513CF">
        <w:t xml:space="preserve"> aan </w:t>
      </w:r>
      <w:proofErr w:type="spellStart"/>
      <w:r w:rsidR="003513CF">
        <w:t>INSPIRE:ElectricityCable</w:t>
      </w:r>
      <w:proofErr w:type="spellEnd"/>
      <w:r w:rsidR="003513CF">
        <w:t xml:space="preserve">, </w:t>
      </w:r>
      <w:proofErr w:type="spellStart"/>
      <w:r w:rsidR="00793B0B">
        <w:t>IMKL</w:t>
      </w:r>
      <w:r w:rsidR="003513CF">
        <w:t>:Waterleiding</w:t>
      </w:r>
      <w:proofErr w:type="spellEnd"/>
      <w:r w:rsidR="003513CF">
        <w:t xml:space="preserve"> aan </w:t>
      </w:r>
      <w:proofErr w:type="spellStart"/>
      <w:r w:rsidR="003513CF">
        <w:t>INSPIRE:WaterPipe</w:t>
      </w:r>
      <w:proofErr w:type="spellEnd"/>
      <w:r w:rsidR="003513CF">
        <w:t xml:space="preserve"> enz. Ze bevatten daarmee alle INSPIRE eigenschappen en relaties van die objecttypen. De </w:t>
      </w:r>
      <w:r w:rsidR="00793B0B">
        <w:t>IMKL</w:t>
      </w:r>
      <w:r w:rsidR="003513CF">
        <w:t xml:space="preserve"> </w:t>
      </w:r>
      <w:proofErr w:type="spellStart"/>
      <w:r w:rsidR="003513CF">
        <w:t>koppelingslaag</w:t>
      </w:r>
      <w:proofErr w:type="spellEnd"/>
      <w:r w:rsidR="003513CF">
        <w:t xml:space="preserve"> is ook gekoppeld aan de </w:t>
      </w:r>
      <w:r w:rsidR="00793B0B">
        <w:t>IMKL</w:t>
      </w:r>
      <w:r w:rsidR="003513CF">
        <w:t xml:space="preserve"> inhoudelijke informatie. Deze is gemodelleerd in de objec</w:t>
      </w:r>
      <w:r w:rsidR="006D6D0B">
        <w:t>t</w:t>
      </w:r>
      <w:r w:rsidR="003513CF">
        <w:t xml:space="preserve">typen </w:t>
      </w:r>
      <w:proofErr w:type="spellStart"/>
      <w:r w:rsidR="003513CF">
        <w:t>KabelOfLeiding</w:t>
      </w:r>
      <w:proofErr w:type="spellEnd"/>
      <w:r w:rsidR="003513CF">
        <w:t>,</w:t>
      </w:r>
      <w:r w:rsidR="00EA3404">
        <w:t xml:space="preserve"> </w:t>
      </w:r>
      <w:r w:rsidR="00FB6A21">
        <w:t xml:space="preserve">Leidingelement </w:t>
      </w:r>
      <w:r w:rsidR="00EA3404">
        <w:t xml:space="preserve">en de </w:t>
      </w:r>
      <w:r w:rsidR="008835C1">
        <w:t xml:space="preserve">containerversies </w:t>
      </w:r>
      <w:r w:rsidR="003513CF">
        <w:t>van beide.</w:t>
      </w:r>
    </w:p>
    <w:p w14:paraId="0136DC17" w14:textId="77777777" w:rsidR="00EA3404" w:rsidRDefault="00EA3404" w:rsidP="00576E1A">
      <w:pPr>
        <w:spacing w:line="240" w:lineRule="atLeast"/>
      </w:pPr>
    </w:p>
    <w:p w14:paraId="30A61235" w14:textId="25803BED" w:rsidR="00EA3404" w:rsidRDefault="00EA3404" w:rsidP="005854EC">
      <w:pPr>
        <w:spacing w:line="240" w:lineRule="atLeast"/>
      </w:pPr>
      <w:r>
        <w:t xml:space="preserve">De objecttypen in de </w:t>
      </w:r>
      <w:r w:rsidR="00793B0B">
        <w:t>IMKL</w:t>
      </w:r>
      <w:r>
        <w:t xml:space="preserve"> </w:t>
      </w:r>
      <w:proofErr w:type="spellStart"/>
      <w:r>
        <w:t>koppelingslaag</w:t>
      </w:r>
      <w:proofErr w:type="spellEnd"/>
      <w:r>
        <w:t xml:space="preserve"> (</w:t>
      </w:r>
      <w:proofErr w:type="spellStart"/>
      <w:r>
        <w:t>Elektricteit</w:t>
      </w:r>
      <w:r w:rsidR="00AF2344">
        <w:t>skabel</w:t>
      </w:r>
      <w:proofErr w:type="spellEnd"/>
      <w:r>
        <w:t xml:space="preserve">, Waterleiding </w:t>
      </w:r>
      <w:proofErr w:type="spellStart"/>
      <w:r>
        <w:t>enz</w:t>
      </w:r>
      <w:proofErr w:type="spellEnd"/>
      <w:r>
        <w:t xml:space="preserve">) vormen de centrale objecten in een </w:t>
      </w:r>
      <w:r w:rsidR="00793B0B">
        <w:t>IMKL</w:t>
      </w:r>
      <w:r>
        <w:t xml:space="preserve"> dataset. Via overerving en relaties worden alle eigenschappen toegevoegd, hetzij van de INSPIRE z</w:t>
      </w:r>
      <w:r w:rsidR="002C7B72">
        <w:t>ij</w:t>
      </w:r>
      <w:r>
        <w:t xml:space="preserve">de van het model, hetzij van de </w:t>
      </w:r>
      <w:r w:rsidR="00793B0B">
        <w:t>IMKL</w:t>
      </w:r>
      <w:r>
        <w:t xml:space="preserve"> zijde van het model. Als voorbeeld het attribuut geometrie van een waterleiding. Deze is gedefinieerd als </w:t>
      </w:r>
      <w:proofErr w:type="spellStart"/>
      <w:r>
        <w:t>centreLineGeometry</w:t>
      </w:r>
      <w:proofErr w:type="spellEnd"/>
      <w:r>
        <w:t xml:space="preserve"> bij het objecttype Link uit het </w:t>
      </w:r>
      <w:proofErr w:type="spellStart"/>
      <w:r>
        <w:t>Generic</w:t>
      </w:r>
      <w:proofErr w:type="spellEnd"/>
      <w:r>
        <w:t xml:space="preserve"> </w:t>
      </w:r>
      <w:r w:rsidR="008835C1">
        <w:t xml:space="preserve">Network </w:t>
      </w:r>
      <w:r>
        <w:t>Model. Vi</w:t>
      </w:r>
      <w:r w:rsidR="00AF2344">
        <w:t xml:space="preserve">a </w:t>
      </w:r>
      <w:proofErr w:type="spellStart"/>
      <w:r w:rsidR="00AF2344">
        <w:t>Uti</w:t>
      </w:r>
      <w:r w:rsidR="00F67134">
        <w:t>lityLinkSet</w:t>
      </w:r>
      <w:proofErr w:type="spellEnd"/>
      <w:r w:rsidR="00F67134">
        <w:t xml:space="preserve"> wordt dat overgeërfd</w:t>
      </w:r>
      <w:r w:rsidR="00AF2344">
        <w:t xml:space="preserve"> door het objecttype Pipe, vervolgens doorgegeven aan </w:t>
      </w:r>
      <w:proofErr w:type="spellStart"/>
      <w:r w:rsidR="00AF2344">
        <w:t>WaterPipe</w:t>
      </w:r>
      <w:proofErr w:type="spellEnd"/>
      <w:r w:rsidR="00AF2344">
        <w:t xml:space="preserve"> waardoor het bij de </w:t>
      </w:r>
      <w:r w:rsidR="00793B0B">
        <w:t>IMKL</w:t>
      </w:r>
      <w:r w:rsidR="00AF2344">
        <w:t xml:space="preserve"> waterleiding komt.</w:t>
      </w:r>
      <w:r w:rsidR="008A01A1">
        <w:t xml:space="preserve"> Een ander voorbeeld is het attribuut </w:t>
      </w:r>
      <w:proofErr w:type="spellStart"/>
      <w:r w:rsidR="008A01A1">
        <w:t>UtilityDeliveryType</w:t>
      </w:r>
      <w:proofErr w:type="spellEnd"/>
      <w:r w:rsidR="008A01A1">
        <w:t xml:space="preserve"> bij het INSPIRE objecttype </w:t>
      </w:r>
      <w:proofErr w:type="spellStart"/>
      <w:r w:rsidR="008A01A1">
        <w:t>UtilityLinkSet</w:t>
      </w:r>
      <w:proofErr w:type="spellEnd"/>
      <w:r w:rsidR="008A01A1">
        <w:t xml:space="preserve">. Overerving is door alle kabel-, buis- en </w:t>
      </w:r>
      <w:proofErr w:type="spellStart"/>
      <w:r w:rsidR="008A01A1">
        <w:t>ducttypen</w:t>
      </w:r>
      <w:proofErr w:type="spellEnd"/>
      <w:r w:rsidR="008A01A1">
        <w:t>.</w:t>
      </w:r>
    </w:p>
    <w:p w14:paraId="6E154967" w14:textId="77777777" w:rsidR="00CF23D1" w:rsidRDefault="00CF23D1" w:rsidP="005854EC">
      <w:pPr>
        <w:spacing w:line="240" w:lineRule="atLeast"/>
      </w:pPr>
    </w:p>
    <w:p w14:paraId="41ADEB11" w14:textId="77777777" w:rsidR="00A11BC4" w:rsidRDefault="00CF23D1">
      <w:pPr>
        <w:pStyle w:val="subparagraaftitel"/>
      </w:pPr>
      <w:bookmarkStart w:id="235" w:name="_Toc45195634"/>
      <w:r>
        <w:t>Associaties in het model</w:t>
      </w:r>
      <w:r w:rsidR="00283BD6">
        <w:t>.</w:t>
      </w:r>
      <w:bookmarkEnd w:id="235"/>
    </w:p>
    <w:p w14:paraId="481FC9F6" w14:textId="77777777" w:rsidR="00CF23D1" w:rsidRPr="003657E7" w:rsidRDefault="00971241" w:rsidP="00576E1A">
      <w:pPr>
        <w:spacing w:line="240" w:lineRule="atLeast"/>
      </w:pPr>
      <w:r w:rsidRPr="003657E7">
        <w:t>In het model zijn associaties opgenomen om de relatie tussen objecttypen te benoemen. In het IMKL gedeelte zijn regels opgenomen voor het bepalen van de richting waarin de associaties zijn bepaald.</w:t>
      </w:r>
    </w:p>
    <w:p w14:paraId="0693B398" w14:textId="77777777" w:rsidR="00CF23D1" w:rsidRPr="003657E7" w:rsidRDefault="00CF23D1" w:rsidP="00576E1A">
      <w:pPr>
        <w:spacing w:line="240" w:lineRule="atLeast"/>
      </w:pPr>
    </w:p>
    <w:p w14:paraId="6B5D7DCC" w14:textId="77777777" w:rsidR="00A11BC4" w:rsidRPr="003657E7" w:rsidRDefault="00971241">
      <w:pPr>
        <w:pStyle w:val="Lijstalinea"/>
        <w:numPr>
          <w:ilvl w:val="0"/>
          <w:numId w:val="31"/>
        </w:numPr>
        <w:spacing w:line="240" w:lineRule="atLeast"/>
      </w:pPr>
      <w:r w:rsidRPr="003657E7">
        <w:t>Elke associatie wijst één kant op. Er zijn dus geen inverse associaties. Als er een verwijzing naar beide kanten nodig is worden er twee associaties opgenomen;</w:t>
      </w:r>
    </w:p>
    <w:p w14:paraId="7CAFE20F" w14:textId="0F18A286" w:rsidR="00A11BC4" w:rsidRPr="003657E7" w:rsidRDefault="00971241">
      <w:pPr>
        <w:pStyle w:val="Lijstalinea"/>
        <w:numPr>
          <w:ilvl w:val="0"/>
          <w:numId w:val="31"/>
        </w:numPr>
        <w:spacing w:line="240" w:lineRule="atLeast"/>
      </w:pPr>
      <w:r w:rsidRPr="003657E7">
        <w:t>elk objec</w:t>
      </w:r>
      <w:r w:rsidR="00B24519">
        <w:t>ttype in IMKL verwijst direct na</w:t>
      </w:r>
      <w:r w:rsidRPr="003657E7">
        <w:t xml:space="preserve">ar het utiliteitsnet waar het bij hoort. Dit gebeurt in alle gevallen met een associatierol genaamd </w:t>
      </w:r>
      <w:proofErr w:type="spellStart"/>
      <w:r w:rsidRPr="003657E7">
        <w:t>inNetwork</w:t>
      </w:r>
      <w:proofErr w:type="spellEnd"/>
      <w:r w:rsidRPr="003657E7">
        <w:t>. Dat geldt ook voor objecttypen als Annotatie, Maatvoering, Bijlage en dergelijke.</w:t>
      </w:r>
      <w:r w:rsidR="00083805">
        <w:t xml:space="preserve"> </w:t>
      </w:r>
      <w:ins w:id="236" w:author="Paul Janssen" w:date="2020-06-08T17:22:00Z">
        <w:r w:rsidR="00225FAE">
          <w:t>Informatie technisch is het mogelijk da</w:t>
        </w:r>
      </w:ins>
      <w:ins w:id="237" w:author="Paul Janssen" w:date="2020-06-08T17:23:00Z">
        <w:r w:rsidR="00225FAE">
          <w:t xml:space="preserve">t </w:t>
        </w:r>
      </w:ins>
      <w:ins w:id="238" w:author="Paul Janssen" w:date="2020-06-08T17:24:00Z">
        <w:r w:rsidR="00225FAE">
          <w:t>sommige</w:t>
        </w:r>
      </w:ins>
      <w:ins w:id="239" w:author="Paul Janssen" w:date="2020-06-08T17:25:00Z">
        <w:r w:rsidR="00225FAE">
          <w:t xml:space="preserve"> </w:t>
        </w:r>
      </w:ins>
      <w:ins w:id="240" w:author="Paul Janssen" w:date="2020-06-08T17:23:00Z">
        <w:r w:rsidR="00225FAE">
          <w:t>objecttypen bij meerdere utiliteit</w:t>
        </w:r>
      </w:ins>
      <w:ins w:id="241" w:author="Paul Janssen" w:date="2020-06-08T17:24:00Z">
        <w:r w:rsidR="00225FAE">
          <w:t>s</w:t>
        </w:r>
      </w:ins>
      <w:ins w:id="242" w:author="Paul Janssen" w:date="2020-06-08T17:23:00Z">
        <w:r w:rsidR="00225FAE">
          <w:t xml:space="preserve">netten </w:t>
        </w:r>
      </w:ins>
      <w:ins w:id="243" w:author="Paul Janssen" w:date="2020-06-08T17:24:00Z">
        <w:r w:rsidR="00225FAE">
          <w:t>horen</w:t>
        </w:r>
      </w:ins>
      <w:ins w:id="244" w:author="Paul Janssen" w:date="2020-06-08T17:27:00Z">
        <w:r w:rsidR="00225FAE">
          <w:t xml:space="preserve">, bijvoorbeeld een </w:t>
        </w:r>
      </w:ins>
      <w:ins w:id="245" w:author="Paul Janssen" w:date="2020-06-08T17:34:00Z">
        <w:r w:rsidR="00A01D66">
          <w:t xml:space="preserve">door verschillende netten gedeelde </w:t>
        </w:r>
      </w:ins>
      <w:ins w:id="246" w:author="Paul Janssen" w:date="2020-06-08T17:27:00Z">
        <w:r w:rsidR="00A01D66">
          <w:t>mant</w:t>
        </w:r>
      </w:ins>
      <w:ins w:id="247" w:author="Paul Janssen" w:date="2020-06-08T17:28:00Z">
        <w:r w:rsidR="00A01D66">
          <w:t xml:space="preserve">elbuis, of een dieptemarkering. </w:t>
        </w:r>
      </w:ins>
      <w:ins w:id="248" w:author="Paul Janssen" w:date="2020-06-08T17:27:00Z">
        <w:r w:rsidR="00225FAE">
          <w:t>D</w:t>
        </w:r>
      </w:ins>
      <w:ins w:id="249" w:author="Paul Janssen" w:date="2020-06-08T17:24:00Z">
        <w:r w:rsidR="00225FAE">
          <w:t xml:space="preserve">e </w:t>
        </w:r>
      </w:ins>
      <w:ins w:id="250" w:author="Paul Janssen" w:date="2020-06-08T17:27:00Z">
        <w:r w:rsidR="00225FAE">
          <w:t>associatie</w:t>
        </w:r>
      </w:ins>
      <w:ins w:id="251" w:author="Paul Janssen" w:date="2020-06-08T17:24:00Z">
        <w:r w:rsidR="00225FAE">
          <w:t xml:space="preserve">rol </w:t>
        </w:r>
        <w:proofErr w:type="spellStart"/>
        <w:r w:rsidR="00225FAE">
          <w:t>inNetwork</w:t>
        </w:r>
        <w:proofErr w:type="spellEnd"/>
        <w:r w:rsidR="00225FAE">
          <w:t xml:space="preserve"> is daarom </w:t>
        </w:r>
      </w:ins>
      <w:ins w:id="252" w:author="Paul Janssen" w:date="2020-06-08T17:25:00Z">
        <w:r w:rsidR="00225FAE">
          <w:t>1..*</w:t>
        </w:r>
      </w:ins>
      <w:ins w:id="253" w:author="Paul Janssen" w:date="2020-06-08T17:34:00Z">
        <w:r w:rsidR="00A01D66">
          <w:t>. E</w:t>
        </w:r>
      </w:ins>
      <w:ins w:id="254" w:author="Paul Janssen" w:date="2020-06-08T17:25:00Z">
        <w:r w:rsidR="00225FAE">
          <w:t xml:space="preserve">chter vanuit operationeel punt </w:t>
        </w:r>
      </w:ins>
      <w:ins w:id="255" w:author="Paul Janssen" w:date="2020-06-08T17:30:00Z">
        <w:r w:rsidR="00A01D66">
          <w:t>b</w:t>
        </w:r>
      </w:ins>
      <w:ins w:id="256" w:author="Paul Janssen" w:date="2020-06-08T17:25:00Z">
        <w:r w:rsidR="00225FAE">
          <w:t xml:space="preserve">ezien is dat niet wenselijk. Met </w:t>
        </w:r>
      </w:ins>
      <w:ins w:id="257" w:author="Paul Janssen" w:date="2020-06-08T17:29:00Z">
        <w:r w:rsidR="00A01D66">
          <w:t xml:space="preserve">een </w:t>
        </w:r>
      </w:ins>
      <w:proofErr w:type="spellStart"/>
      <w:ins w:id="258" w:author="Paul Janssen" w:date="2020-06-08T17:25:00Z">
        <w:r w:rsidR="00225FAE">
          <w:t>constraint</w:t>
        </w:r>
        <w:proofErr w:type="spellEnd"/>
        <w:r w:rsidR="00225FAE">
          <w:t xml:space="preserve"> </w:t>
        </w:r>
      </w:ins>
      <w:ins w:id="259" w:author="Paul Janssen" w:date="2020-06-08T17:29:00Z">
        <w:r w:rsidR="00A01D66">
          <w:t>(‘Max1Utiliteit</w:t>
        </w:r>
      </w:ins>
      <w:ins w:id="260" w:author="Paul Janssen" w:date="2020-06-09T10:44:00Z">
        <w:r w:rsidR="004E3665">
          <w:t>s</w:t>
        </w:r>
      </w:ins>
      <w:ins w:id="261" w:author="Paul Janssen" w:date="2020-06-08T17:29:00Z">
        <w:r w:rsidR="00A01D66">
          <w:t xml:space="preserve">net’) </w:t>
        </w:r>
      </w:ins>
      <w:ins w:id="262" w:author="Paul Janssen" w:date="2020-06-08T17:25:00Z">
        <w:r w:rsidR="00225FAE">
          <w:t xml:space="preserve">is </w:t>
        </w:r>
      </w:ins>
      <w:ins w:id="263" w:author="Paul Janssen" w:date="2020-06-08T17:28:00Z">
        <w:r w:rsidR="00A01D66">
          <w:t xml:space="preserve">daarom </w:t>
        </w:r>
      </w:ins>
      <w:ins w:id="264" w:author="Paul Janssen" w:date="2020-06-08T17:25:00Z">
        <w:r w:rsidR="00225FAE">
          <w:t xml:space="preserve">in </w:t>
        </w:r>
      </w:ins>
      <w:ins w:id="265" w:author="Paul Janssen" w:date="2020-06-08T17:26:00Z">
        <w:r w:rsidR="00225FAE">
          <w:t xml:space="preserve">alle gevallen het maximaal aantal utiliteitsnetten waarnaar verwezen kan worden </w:t>
        </w:r>
      </w:ins>
      <w:ins w:id="266" w:author="Paul Janssen" w:date="2020-06-08T17:35:00Z">
        <w:r w:rsidR="00A01D66">
          <w:t xml:space="preserve">beperkt </w:t>
        </w:r>
      </w:ins>
      <w:ins w:id="267" w:author="Paul Janssen" w:date="2020-06-08T17:26:00Z">
        <w:r w:rsidR="00225FAE">
          <w:t>tot 1.</w:t>
        </w:r>
      </w:ins>
      <w:del w:id="268" w:author="Paul Janssen" w:date="2020-06-08T17:27:00Z">
        <w:r w:rsidR="00083805" w:rsidDel="00225FAE">
          <w:delText>D</w:delText>
        </w:r>
        <w:r w:rsidRPr="003657E7" w:rsidDel="00225FAE">
          <w:delText xml:space="preserve">e objecttypen </w:delText>
        </w:r>
        <w:r w:rsidR="0028723D" w:rsidDel="00225FAE">
          <w:delText xml:space="preserve">van KabelOfleiding en </w:delText>
        </w:r>
        <w:r w:rsidR="00083805" w:rsidDel="00225FAE">
          <w:delText xml:space="preserve">Leidingelement kunnen </w:delText>
        </w:r>
        <w:r w:rsidRPr="003657E7" w:rsidDel="00225FAE">
          <w:delText xml:space="preserve">maar bij één </w:delText>
        </w:r>
        <w:r w:rsidRPr="00BC0ED3" w:rsidDel="00225FAE">
          <w:delText>utiliteitsnet horen</w:delText>
        </w:r>
        <w:r w:rsidR="00083805" w:rsidRPr="00BC0ED3" w:rsidDel="00225FAE">
          <w:delText>, Objecttypen van KabelEnLeidingContainer en ContainerLeidingelement kunnen tot meerdere netten horen;</w:delText>
        </w:r>
      </w:del>
    </w:p>
    <w:p w14:paraId="02804979" w14:textId="77777777" w:rsidR="00A11BC4" w:rsidRPr="003657E7" w:rsidRDefault="00971241">
      <w:pPr>
        <w:pStyle w:val="Lijstalinea"/>
        <w:numPr>
          <w:ilvl w:val="0"/>
          <w:numId w:val="31"/>
        </w:numPr>
        <w:spacing w:line="240" w:lineRule="atLeast"/>
      </w:pPr>
      <w:r w:rsidRPr="003657E7">
        <w:t xml:space="preserve">voor netwerkelementen geldt dat associaties verwijzen naar de objecten </w:t>
      </w:r>
      <w:proofErr w:type="spellStart"/>
      <w:r w:rsidRPr="003657E7">
        <w:t>ExtraInformatie</w:t>
      </w:r>
      <w:proofErr w:type="spellEnd"/>
      <w:r w:rsidRPr="003657E7">
        <w:t xml:space="preserve"> en Diepte die er bij horen en niet andersom.</w:t>
      </w:r>
    </w:p>
    <w:p w14:paraId="0E8F495A" w14:textId="77777777" w:rsidR="00A11BC4" w:rsidRDefault="00971241">
      <w:pPr>
        <w:pStyle w:val="subparagraaftitel"/>
      </w:pPr>
      <w:bookmarkStart w:id="269" w:name="_Toc45195635"/>
      <w:r w:rsidRPr="00971241">
        <w:t>Numerieke</w:t>
      </w:r>
      <w:r w:rsidR="0047410C">
        <w:t xml:space="preserve"> waarden</w:t>
      </w:r>
      <w:r w:rsidR="00283BD6">
        <w:t>.</w:t>
      </w:r>
      <w:bookmarkEnd w:id="269"/>
    </w:p>
    <w:p w14:paraId="29FDC37D" w14:textId="77777777" w:rsidR="0047410C" w:rsidRDefault="0047410C" w:rsidP="0047410C">
      <w:r>
        <w:t xml:space="preserve">Numerieke waarden bij attributen worden opgenomen conform de bij het attribuut opgegeven eenheid en nauwkeurigheid. Indien de waarde als label is opgenomen en dus een alfanumeriek datatype heeft geldt de komma als decimaal scheidingsteken. Voor de in specifieke datatypen gedefinieerde waarden geldt een punt als het afgesproken decimaal scheidingsteken. De specifieke datatypen voor waarden zoals </w:t>
      </w:r>
      <w:proofErr w:type="spellStart"/>
      <w:r>
        <w:t>Measure</w:t>
      </w:r>
      <w:proofErr w:type="spellEnd"/>
      <w:r>
        <w:t xml:space="preserve"> bestaan uit een combinatie van een waarde en een eenheid.</w:t>
      </w:r>
    </w:p>
    <w:p w14:paraId="074148F6" w14:textId="77777777" w:rsidR="00A11BC4" w:rsidRDefault="0047410C">
      <w:pPr>
        <w:pStyle w:val="subparagraaftitel"/>
      </w:pPr>
      <w:bookmarkStart w:id="270" w:name="_Toc45195636"/>
      <w:r>
        <w:lastRenderedPageBreak/>
        <w:t>Waardelijsten zijn extern</w:t>
      </w:r>
      <w:r w:rsidR="00283BD6">
        <w:t>.</w:t>
      </w:r>
      <w:bookmarkEnd w:id="270"/>
    </w:p>
    <w:p w14:paraId="6E98C1D5" w14:textId="4A1058E8" w:rsidR="0047410C" w:rsidRDefault="00971241" w:rsidP="0047410C">
      <w:r w:rsidRPr="003657E7">
        <w:t xml:space="preserve">De opgenomen </w:t>
      </w:r>
      <w:proofErr w:type="spellStart"/>
      <w:r w:rsidRPr="003657E7">
        <w:t>waardelijsten</w:t>
      </w:r>
      <w:proofErr w:type="spellEnd"/>
      <w:r w:rsidRPr="003657E7">
        <w:t xml:space="preserve"> van het type &lt;&lt;</w:t>
      </w:r>
      <w:proofErr w:type="spellStart"/>
      <w:r w:rsidRPr="003657E7">
        <w:t>codeList</w:t>
      </w:r>
      <w:proofErr w:type="spellEnd"/>
      <w:r w:rsidRPr="003657E7">
        <w:t xml:space="preserve">&gt;&gt; worden niet in het UML beheerd maar in externe </w:t>
      </w:r>
      <w:proofErr w:type="spellStart"/>
      <w:r w:rsidRPr="003657E7">
        <w:t>waardelijsten</w:t>
      </w:r>
      <w:proofErr w:type="spellEnd"/>
      <w:r w:rsidRPr="003657E7">
        <w:t xml:space="preserve">. Zij worden gepubliceerd in een </w:t>
      </w:r>
      <w:proofErr w:type="spellStart"/>
      <w:r w:rsidRPr="003657E7">
        <w:t>waardelijstregister</w:t>
      </w:r>
      <w:proofErr w:type="spellEnd"/>
      <w:r w:rsidRPr="003657E7">
        <w:t xml:space="preserve">. Ze maken wel onderdeel uit van </w:t>
      </w:r>
      <w:r w:rsidR="00793B0B">
        <w:t>IMKL</w:t>
      </w:r>
      <w:r w:rsidRPr="003657E7">
        <w:t xml:space="preserve"> maar omdat ze dynamischer zijn voor wat betreft het inhoudelijk beheer zijn ze uit de UML beschrijving gehaald. Om het model toch leesbaar te houden zijn de startversies van die lijsten wel opgenomen in de UML diagrammen. Voor operationele toepassing is echter het </w:t>
      </w:r>
      <w:proofErr w:type="spellStart"/>
      <w:r w:rsidRPr="003657E7">
        <w:t>waardelijstregister</w:t>
      </w:r>
      <w:proofErr w:type="spellEnd"/>
      <w:r w:rsidRPr="003657E7">
        <w:t xml:space="preserve"> leidend.</w:t>
      </w:r>
    </w:p>
    <w:p w14:paraId="7550F89E" w14:textId="77777777" w:rsidR="00CF23D1" w:rsidRDefault="00CF23D1" w:rsidP="00576E1A">
      <w:pPr>
        <w:spacing w:line="240" w:lineRule="atLeast"/>
      </w:pPr>
    </w:p>
    <w:p w14:paraId="3E5EC97F" w14:textId="77777777" w:rsidR="00C45A7A" w:rsidRPr="00B656A3" w:rsidRDefault="00C45A7A" w:rsidP="00CF23D1">
      <w:pPr>
        <w:pStyle w:val="subparagraaftitel"/>
      </w:pPr>
      <w:bookmarkStart w:id="271" w:name="_Toc45195637"/>
      <w:r>
        <w:t xml:space="preserve">Basisattributen voor </w:t>
      </w:r>
      <w:r w:rsidRPr="00CF23D1">
        <w:t>identificatie</w:t>
      </w:r>
      <w:r>
        <w:t xml:space="preserve"> en labels</w:t>
      </w:r>
      <w:r w:rsidR="00283BD6">
        <w:t>.</w:t>
      </w:r>
      <w:bookmarkEnd w:id="271"/>
    </w:p>
    <w:p w14:paraId="5564EFF7" w14:textId="01CD4C92" w:rsidR="00C45A7A" w:rsidRDefault="00971241" w:rsidP="00576E1A">
      <w:pPr>
        <w:spacing w:line="240" w:lineRule="atLeast"/>
      </w:pPr>
      <w:r w:rsidRPr="00971241">
        <w:t xml:space="preserve">Identificatie: Alle concrete objecttypen en daarmee objecten in een dataset hebben een attribuut voor identificatie. Met deze identificatie kunnen ze uniek geïdentificeerd worden. INSPIRE gebruikt hiervoor het attribuut </w:t>
      </w:r>
      <w:proofErr w:type="spellStart"/>
      <w:r w:rsidRPr="00971241">
        <w:t>identifier</w:t>
      </w:r>
      <w:proofErr w:type="spellEnd"/>
      <w:r w:rsidRPr="00971241">
        <w:t xml:space="preserve"> met het datatype </w:t>
      </w:r>
      <w:proofErr w:type="spellStart"/>
      <w:r w:rsidRPr="00971241">
        <w:t>Identifier</w:t>
      </w:r>
      <w:proofErr w:type="spellEnd"/>
      <w:r w:rsidRPr="00971241">
        <w:t xml:space="preserve">. Veel objecttypen uit </w:t>
      </w:r>
      <w:r w:rsidR="00793B0B">
        <w:t>IMKL</w:t>
      </w:r>
      <w:r w:rsidRPr="00971241">
        <w:t xml:space="preserve"> overerven die attributen. Voor objecttypen die specifiek voor </w:t>
      </w:r>
      <w:r w:rsidR="00793B0B">
        <w:t>IMKL</w:t>
      </w:r>
      <w:r w:rsidRPr="00971241">
        <w:t xml:space="preserve"> zijn gecreëerd en die niet via een generalisatie aan INSPIRE zijn gekoppeld</w:t>
      </w:r>
      <w:r w:rsidR="005D453A">
        <w:t xml:space="preserve"> is er een attribuut identificatie met het datatype NEN3610ID.</w:t>
      </w:r>
      <w:r w:rsidR="00E70583">
        <w:t xml:space="preserve"> Zie ook paragraaf 5.2.</w:t>
      </w:r>
      <w:r w:rsidR="00EC6F2F">
        <w:t xml:space="preserve">25 </w:t>
      </w:r>
      <w:proofErr w:type="spellStart"/>
      <w:r w:rsidR="00E70583" w:rsidRPr="000E3C4F">
        <w:t>Identifier</w:t>
      </w:r>
      <w:proofErr w:type="spellEnd"/>
      <w:r w:rsidR="00E70583" w:rsidRPr="000E3C4F">
        <w:t xml:space="preserve"> management</w:t>
      </w:r>
      <w:r w:rsidR="00E70583">
        <w:t>.</w:t>
      </w:r>
    </w:p>
    <w:p w14:paraId="1C56C6FA" w14:textId="77777777" w:rsidR="005D453A" w:rsidRDefault="005D453A" w:rsidP="00576E1A">
      <w:pPr>
        <w:spacing w:line="240" w:lineRule="atLeast"/>
      </w:pPr>
    </w:p>
    <w:p w14:paraId="481C1C0B" w14:textId="4555D79F" w:rsidR="005D453A" w:rsidRDefault="008A01A1" w:rsidP="00576E1A">
      <w:pPr>
        <w:spacing w:line="240" w:lineRule="atLeast"/>
      </w:pPr>
      <w:r>
        <w:t xml:space="preserve">Label: </w:t>
      </w:r>
      <w:r w:rsidR="005D453A">
        <w:t>Label is een abstract datatype dat is gecreëerd om middels overerving aan bijna alle objecten een mogelijkheid voor het toekennen van een label te bieden.</w:t>
      </w:r>
      <w:r w:rsidR="008744E1">
        <w:t xml:space="preserve"> </w:t>
      </w:r>
      <w:r w:rsidR="008744E1" w:rsidRPr="00F3608E">
        <w:t xml:space="preserve">Merk op dat voor annotatie </w:t>
      </w:r>
      <w:r w:rsidR="008744E1">
        <w:t>en maatvoering (</w:t>
      </w:r>
      <w:proofErr w:type="spellStart"/>
      <w:r w:rsidR="008744E1">
        <w:t>ExtraInformatie</w:t>
      </w:r>
      <w:proofErr w:type="spellEnd"/>
      <w:r w:rsidR="008744E1">
        <w:t xml:space="preserve">) en </w:t>
      </w:r>
      <w:r w:rsidR="008744E1" w:rsidRPr="00F3608E">
        <w:t>diepte</w:t>
      </w:r>
      <w:r w:rsidR="008744E1">
        <w:t xml:space="preserve">, </w:t>
      </w:r>
      <w:r w:rsidR="008744E1" w:rsidRPr="00F3608E">
        <w:t>bijbehorende labels via het object Label doorgegeven worden.</w:t>
      </w:r>
      <w:r w:rsidR="008744E1">
        <w:t xml:space="preserve"> Het af te beelden label (getal of tekst) wordt opgenomen bij het attribuut label. </w:t>
      </w:r>
      <w:ins w:id="272" w:author="Paul Janssen" w:date="2020-06-08T17:31:00Z">
        <w:r w:rsidR="00A01D66">
          <w:t xml:space="preserve">Vanuit praktisch punt is het maximaal aantal karakters van een label op 40 gezet. </w:t>
        </w:r>
      </w:ins>
      <w:r w:rsidR="008744E1">
        <w:t xml:space="preserve">In het attribuut omschrijving kan een betekenis worden opgenomen. </w:t>
      </w:r>
      <w:r w:rsidR="00B902B9">
        <w:t>Bij de subklassen Maatvoering</w:t>
      </w:r>
      <w:ins w:id="273" w:author="Paul Janssen" w:date="2020-06-16T12:32:00Z">
        <w:r w:rsidR="008A4CEA">
          <w:t>,</w:t>
        </w:r>
      </w:ins>
      <w:del w:id="274" w:author="Paul Janssen" w:date="2020-06-16T12:32:00Z">
        <w:r w:rsidR="00B902B9" w:rsidDel="008A4CEA">
          <w:delText xml:space="preserve"> en </w:delText>
        </w:r>
      </w:del>
      <w:ins w:id="275" w:author="Paul Janssen" w:date="2020-06-16T12:32:00Z">
        <w:r w:rsidR="008A4CEA">
          <w:t xml:space="preserve"> </w:t>
        </w:r>
      </w:ins>
      <w:r w:rsidR="00B902B9">
        <w:t xml:space="preserve">Annotatie </w:t>
      </w:r>
      <w:ins w:id="276" w:author="Paul Janssen" w:date="2020-06-16T12:32:00Z">
        <w:r w:rsidR="008A4CEA">
          <w:t xml:space="preserve">en Diepte </w:t>
        </w:r>
      </w:ins>
      <w:r w:rsidR="00B902B9">
        <w:t>is het p</w:t>
      </w:r>
      <w:r w:rsidR="008744E1">
        <w:t xml:space="preserve">laatsingspunt van </w:t>
      </w:r>
      <w:r w:rsidR="00B902B9">
        <w:t xml:space="preserve">een </w:t>
      </w:r>
      <w:r w:rsidR="008744E1">
        <w:t xml:space="preserve">label </w:t>
      </w:r>
      <w:r w:rsidR="00B902B9">
        <w:t xml:space="preserve">bepaald met een attribuut ligging. Bij andere subklassen, bijvoorbeeld de netelementen wordt de plaatsing </w:t>
      </w:r>
      <w:r w:rsidR="002C3526">
        <w:t xml:space="preserve">van een eventueel label </w:t>
      </w:r>
      <w:r w:rsidR="00B902B9">
        <w:t>in een viewer bepaald.</w:t>
      </w:r>
    </w:p>
    <w:p w14:paraId="796CA6D0" w14:textId="77777777" w:rsidR="005D453A" w:rsidRDefault="005D453A" w:rsidP="005854EC">
      <w:pPr>
        <w:spacing w:line="240" w:lineRule="atLeast"/>
      </w:pPr>
    </w:p>
    <w:p w14:paraId="58486B14" w14:textId="77777777" w:rsidR="005D453A" w:rsidRDefault="008A01A1" w:rsidP="005854EC">
      <w:pPr>
        <w:spacing w:line="240" w:lineRule="atLeast"/>
      </w:pPr>
      <w:proofErr w:type="spellStart"/>
      <w:r w:rsidRPr="000D422C">
        <w:rPr>
          <w:b/>
        </w:rPr>
        <w:t>Voidable</w:t>
      </w:r>
      <w:proofErr w:type="spellEnd"/>
      <w:r w:rsidRPr="000D422C">
        <w:rPr>
          <w:b/>
        </w:rPr>
        <w:t>:</w:t>
      </w:r>
      <w:r>
        <w:t xml:space="preserve"> </w:t>
      </w:r>
      <w:r w:rsidR="005D453A">
        <w:t>Bij attributen en associaties die het stereotype &lt;&lt;</w:t>
      </w:r>
      <w:proofErr w:type="spellStart"/>
      <w:r w:rsidR="005D453A">
        <w:t>voidable</w:t>
      </w:r>
      <w:proofErr w:type="spellEnd"/>
      <w:r w:rsidR="005D453A">
        <w:t>&gt;&gt; hebben</w:t>
      </w:r>
      <w:r w:rsidR="00A67D82">
        <w:t xml:space="preserve"> </w:t>
      </w:r>
      <w:r w:rsidR="005D453A">
        <w:t>kan</w:t>
      </w:r>
      <w:r w:rsidR="00607EB0">
        <w:t>,</w:t>
      </w:r>
      <w:r w:rsidR="005D453A">
        <w:t xml:space="preserve"> indien het van toepassing is</w:t>
      </w:r>
      <w:r w:rsidR="005F24C2">
        <w:t>, geen waarde</w:t>
      </w:r>
      <w:r w:rsidR="005D453A">
        <w:t xml:space="preserve"> </w:t>
      </w:r>
      <w:r w:rsidR="005F24C2">
        <w:t xml:space="preserve">worden ingevuld. Optioneel kan er ook </w:t>
      </w:r>
      <w:r w:rsidR="005D453A">
        <w:t xml:space="preserve">een reden opgenomen worden waarom er geen waarde is ingevuld. De </w:t>
      </w:r>
      <w:r w:rsidR="005F24C2">
        <w:t xml:space="preserve">benoemde </w:t>
      </w:r>
      <w:r w:rsidR="005D453A">
        <w:t>redenen zijn:</w:t>
      </w:r>
    </w:p>
    <w:p w14:paraId="6D40BF4C" w14:textId="77777777" w:rsidR="005D453A" w:rsidRDefault="005D453A" w:rsidP="005854EC">
      <w:pPr>
        <w:spacing w:line="240" w:lineRule="atLeast"/>
      </w:pPr>
      <w:proofErr w:type="spellStart"/>
      <w:r w:rsidRPr="000D422C">
        <w:rPr>
          <w:b/>
        </w:rPr>
        <w:t>Unknown</w:t>
      </w:r>
      <w:proofErr w:type="spellEnd"/>
      <w:r w:rsidRPr="000D422C">
        <w:rPr>
          <w:b/>
        </w:rPr>
        <w:t>:</w:t>
      </w:r>
      <w:r w:rsidR="008835C1">
        <w:rPr>
          <w:b/>
        </w:rPr>
        <w:t xml:space="preserve"> </w:t>
      </w:r>
      <w:r w:rsidR="008A01A1">
        <w:t>Waarde onbekend</w:t>
      </w:r>
      <w:r w:rsidR="00A67D82">
        <w:t xml:space="preserve">: </w:t>
      </w:r>
      <w:r w:rsidR="00131166">
        <w:t>D</w:t>
      </w:r>
      <w:r w:rsidR="006F2CE2" w:rsidRPr="006F2CE2">
        <w:t>e waarde is bij de zender niet bekend</w:t>
      </w:r>
      <w:r w:rsidR="00131166">
        <w:t>.</w:t>
      </w:r>
    </w:p>
    <w:p w14:paraId="67F7A910" w14:textId="77777777" w:rsidR="00EE7BB1" w:rsidRDefault="005D453A">
      <w:pPr>
        <w:autoSpaceDE w:val="0"/>
        <w:autoSpaceDN w:val="0"/>
        <w:adjustRightInd w:val="0"/>
        <w:spacing w:line="240" w:lineRule="atLeast"/>
        <w:jc w:val="left"/>
      </w:pPr>
      <w:proofErr w:type="spellStart"/>
      <w:r w:rsidRPr="000D422C">
        <w:rPr>
          <w:b/>
        </w:rPr>
        <w:t>Unpo</w:t>
      </w:r>
      <w:r w:rsidR="000B7212" w:rsidRPr="000D422C">
        <w:rPr>
          <w:b/>
        </w:rPr>
        <w:t>p</w:t>
      </w:r>
      <w:r w:rsidRPr="000D422C">
        <w:rPr>
          <w:b/>
        </w:rPr>
        <w:t>ulated</w:t>
      </w:r>
      <w:proofErr w:type="spellEnd"/>
      <w:r w:rsidRPr="000D422C">
        <w:rPr>
          <w:b/>
        </w:rPr>
        <w:t>:</w:t>
      </w:r>
      <w:r w:rsidR="008835C1">
        <w:rPr>
          <w:b/>
        </w:rPr>
        <w:t xml:space="preserve"> </w:t>
      </w:r>
      <w:r w:rsidR="000B7212">
        <w:t>Niet ondersteund</w:t>
      </w:r>
      <w:r w:rsidR="00A67D82">
        <w:t xml:space="preserve">: </w:t>
      </w:r>
      <w:r w:rsidR="00131166">
        <w:t xml:space="preserve">De </w:t>
      </w:r>
      <w:r w:rsidR="006F2CE2" w:rsidRPr="006F2CE2">
        <w:t>zender houdt in zijn registratie geen waarde voor dit attribuut bij. Geldt voor alle</w:t>
      </w:r>
      <w:r w:rsidR="00131166">
        <w:t xml:space="preserve"> </w:t>
      </w:r>
      <w:r w:rsidR="006F2CE2" w:rsidRPr="006F2CE2">
        <w:t>objecten van dit objecttype</w:t>
      </w:r>
      <w:r w:rsidR="00131166">
        <w:t>.</w:t>
      </w:r>
    </w:p>
    <w:p w14:paraId="231DBEBB" w14:textId="77777777" w:rsidR="00131166" w:rsidRPr="00131166" w:rsidRDefault="005D453A" w:rsidP="005854EC">
      <w:pPr>
        <w:autoSpaceDE w:val="0"/>
        <w:autoSpaceDN w:val="0"/>
        <w:adjustRightInd w:val="0"/>
        <w:spacing w:line="240" w:lineRule="atLeast"/>
        <w:jc w:val="left"/>
      </w:pPr>
      <w:proofErr w:type="spellStart"/>
      <w:r w:rsidRPr="000D422C">
        <w:rPr>
          <w:b/>
        </w:rPr>
        <w:t>Withheld</w:t>
      </w:r>
      <w:proofErr w:type="spellEnd"/>
      <w:r w:rsidRPr="000D422C">
        <w:rPr>
          <w:b/>
        </w:rPr>
        <w:t>:</w:t>
      </w:r>
      <w:r w:rsidR="008835C1">
        <w:rPr>
          <w:b/>
        </w:rPr>
        <w:t xml:space="preserve"> </w:t>
      </w:r>
      <w:r w:rsidR="000B7212">
        <w:t>Niet geautoriseerd</w:t>
      </w:r>
      <w:r w:rsidR="008835C1">
        <w:t>:</w:t>
      </w:r>
      <w:r w:rsidR="00131166">
        <w:t xml:space="preserve"> </w:t>
      </w:r>
      <w:r w:rsidR="006F2CE2" w:rsidRPr="006F2CE2">
        <w:t xml:space="preserve"> </w:t>
      </w:r>
      <w:r w:rsidR="00131166">
        <w:t>D</w:t>
      </w:r>
      <w:r w:rsidR="006F2CE2" w:rsidRPr="006F2CE2">
        <w:t>e zender vindt dat de ontvanger niet geautoriseerd is om de waarde te</w:t>
      </w:r>
    </w:p>
    <w:p w14:paraId="472ABF56" w14:textId="77777777" w:rsidR="005D453A" w:rsidRDefault="00131166" w:rsidP="005854EC">
      <w:pPr>
        <w:spacing w:line="240" w:lineRule="atLeast"/>
      </w:pPr>
      <w:r w:rsidRPr="00131166">
        <w:t>K</w:t>
      </w:r>
      <w:r w:rsidR="006F2CE2" w:rsidRPr="006F2CE2">
        <w:t>ennen</w:t>
      </w:r>
      <w:r>
        <w:t xml:space="preserve">. </w:t>
      </w:r>
      <w:r w:rsidR="00A67D82">
        <w:t>Waarde is vertrouwelijk en wordt niet uitgewisseld</w:t>
      </w:r>
      <w:r>
        <w:t>.</w:t>
      </w:r>
    </w:p>
    <w:p w14:paraId="4DFB10F2" w14:textId="77777777" w:rsidR="00C45A7A" w:rsidRDefault="00C45A7A" w:rsidP="005854EC">
      <w:pPr>
        <w:spacing w:line="240" w:lineRule="atLeast"/>
      </w:pPr>
    </w:p>
    <w:p w14:paraId="33C5F16D" w14:textId="77777777" w:rsidR="005D453A" w:rsidRDefault="005D453A" w:rsidP="00576E1A">
      <w:pPr>
        <w:spacing w:line="240" w:lineRule="atLeast"/>
        <w:sectPr w:rsidR="005D453A" w:rsidSect="00672722">
          <w:pgSz w:w="11906" w:h="16838" w:code="9"/>
          <w:pgMar w:top="2552" w:right="1622" w:bottom="1531" w:left="1622" w:header="0" w:footer="57" w:gutter="0"/>
          <w:cols w:space="708"/>
          <w:docGrid w:linePitch="360"/>
        </w:sectPr>
      </w:pPr>
    </w:p>
    <w:p w14:paraId="4BCBB073" w14:textId="1367F3DC" w:rsidR="005D453A" w:rsidRDefault="00261381" w:rsidP="00576E1A">
      <w:pPr>
        <w:spacing w:line="240" w:lineRule="atLeast"/>
      </w:pPr>
      <w:r>
        <w:rPr>
          <w:noProof/>
        </w:rPr>
        <w:lastRenderedPageBreak/>
        <w:drawing>
          <wp:inline distT="0" distB="0" distL="0" distR="0" wp14:anchorId="1602FAB8" wp14:editId="0CD22B11">
            <wp:extent cx="8099425" cy="497459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IMKL-Basisinformatie.wmf"/>
                    <pic:cNvPicPr/>
                  </pic:nvPicPr>
                  <pic:blipFill>
                    <a:blip r:embed="rId29" cstate="print">
                      <a:extLst>
                        <a:ext uri="{28A0092B-C50C-407E-A947-70E740481C1C}">
                          <a14:useLocalDpi xmlns:a14="http://schemas.microsoft.com/office/drawing/2010/main" val="0"/>
                        </a:ext>
                      </a:extLst>
                    </a:blip>
                    <a:stretch>
                      <a:fillRect/>
                    </a:stretch>
                  </pic:blipFill>
                  <pic:spPr>
                    <a:xfrm>
                      <a:off x="0" y="0"/>
                      <a:ext cx="8099425" cy="4974590"/>
                    </a:xfrm>
                    <a:prstGeom prst="rect">
                      <a:avLst/>
                    </a:prstGeom>
                  </pic:spPr>
                </pic:pic>
              </a:graphicData>
            </a:graphic>
          </wp:inline>
        </w:drawing>
      </w:r>
    </w:p>
    <w:p w14:paraId="603CFB0D" w14:textId="77777777" w:rsidR="005D453A" w:rsidRDefault="005D453A" w:rsidP="00576E1A">
      <w:pPr>
        <w:spacing w:line="240" w:lineRule="atLeast"/>
      </w:pPr>
    </w:p>
    <w:p w14:paraId="1E78024F" w14:textId="77777777" w:rsidR="005D453A" w:rsidRDefault="005D453A" w:rsidP="00576E1A">
      <w:pPr>
        <w:spacing w:line="240" w:lineRule="atLeast"/>
      </w:pPr>
    </w:p>
    <w:p w14:paraId="7CFD4957" w14:textId="77777777" w:rsidR="005D453A" w:rsidRPr="00F3608E" w:rsidRDefault="005D453A" w:rsidP="005D453A">
      <w:pPr>
        <w:spacing w:line="240" w:lineRule="atLeast"/>
        <w:jc w:val="left"/>
        <w:sectPr w:rsidR="005D453A" w:rsidRPr="00F3608E" w:rsidSect="005D453A">
          <w:pgSz w:w="16838" w:h="11906" w:orient="landscape" w:code="9"/>
          <w:pgMar w:top="1622" w:right="2552" w:bottom="1622" w:left="1531" w:header="0" w:footer="57" w:gutter="0"/>
          <w:cols w:space="708"/>
          <w:docGrid w:linePitch="360"/>
        </w:sectPr>
      </w:pPr>
      <w:r w:rsidRPr="00F3608E">
        <w:t xml:space="preserve">Figuur </w:t>
      </w:r>
      <w:r w:rsidR="00D66759" w:rsidRPr="00F3608E">
        <w:t>5.2</w:t>
      </w:r>
      <w:r w:rsidRPr="00F3608E">
        <w:t>: Basistypen van het model: Identificatie en label.</w:t>
      </w:r>
      <w:r w:rsidR="00620CB1" w:rsidRPr="00F3608E">
        <w:t xml:space="preserve"> Alle objecttypen hebben verplicht een </w:t>
      </w:r>
      <w:proofErr w:type="spellStart"/>
      <w:r w:rsidR="00620CB1" w:rsidRPr="00F3608E">
        <w:t>identifier</w:t>
      </w:r>
      <w:proofErr w:type="spellEnd"/>
      <w:r w:rsidR="00620CB1" w:rsidRPr="00F3608E">
        <w:t>. Bijna alle objecten hebben optioneel een label.</w:t>
      </w:r>
      <w:r w:rsidR="00D66759" w:rsidRPr="00F3608E">
        <w:t xml:space="preserve"> </w:t>
      </w:r>
    </w:p>
    <w:p w14:paraId="1BF39B19" w14:textId="60B4C530" w:rsidR="00C45A7A" w:rsidRDefault="00321193" w:rsidP="00576E1A">
      <w:pPr>
        <w:spacing w:line="240" w:lineRule="atLeast"/>
      </w:pPr>
      <w:proofErr w:type="spellStart"/>
      <w:r>
        <w:lastRenderedPageBreak/>
        <w:t>LifespanVersion</w:t>
      </w:r>
      <w:proofErr w:type="spellEnd"/>
      <w:r>
        <w:t xml:space="preserve">: In de basistypen van het model zitten twee attributen voor een temporeel model: </w:t>
      </w:r>
      <w:proofErr w:type="spellStart"/>
      <w:r>
        <w:t>beginLifesepanVersion</w:t>
      </w:r>
      <w:proofErr w:type="spellEnd"/>
      <w:r>
        <w:t xml:space="preserve"> en </w:t>
      </w:r>
      <w:proofErr w:type="spellStart"/>
      <w:r>
        <w:t>endLifespanVersion</w:t>
      </w:r>
      <w:proofErr w:type="spellEnd"/>
      <w:r>
        <w:t xml:space="preserve">. INSPIRE kent die attributen ook en past die toe bij het objecttype </w:t>
      </w:r>
      <w:proofErr w:type="spellStart"/>
      <w:r>
        <w:t>NetwerkElement</w:t>
      </w:r>
      <w:proofErr w:type="spellEnd"/>
      <w:r>
        <w:t xml:space="preserve">. In </w:t>
      </w:r>
      <w:proofErr w:type="spellStart"/>
      <w:r>
        <w:t>IMKLBasis</w:t>
      </w:r>
      <w:proofErr w:type="spellEnd"/>
      <w:r>
        <w:t xml:space="preserve"> zijn ze toegevoegd voor die objecttypen die niet van INSPIRE overerven. </w:t>
      </w:r>
      <w:proofErr w:type="spellStart"/>
      <w:r>
        <w:t>beginLifespanVersion</w:t>
      </w:r>
      <w:proofErr w:type="spellEnd"/>
      <w:r>
        <w:t xml:space="preserve"> is daarin de begindatum waarop </w:t>
      </w:r>
      <w:r w:rsidR="00551821">
        <w:t xml:space="preserve">deze versie van een  </w:t>
      </w:r>
      <w:r>
        <w:t>data object in de registratie werd aangemaakt</w:t>
      </w:r>
      <w:r w:rsidR="00551821">
        <w:t xml:space="preserve"> of veranderd</w:t>
      </w:r>
      <w:r w:rsidR="002C3526">
        <w:t xml:space="preserve">; </w:t>
      </w:r>
      <w:r>
        <w:t xml:space="preserve">het begin van de levenscyclus van </w:t>
      </w:r>
      <w:r w:rsidR="00551821">
        <w:t xml:space="preserve">deze versie van </w:t>
      </w:r>
      <w:r>
        <w:t xml:space="preserve">een data object. </w:t>
      </w:r>
      <w:proofErr w:type="spellStart"/>
      <w:r>
        <w:t>endLifespanVersion</w:t>
      </w:r>
      <w:proofErr w:type="spellEnd"/>
      <w:r>
        <w:t xml:space="preserve"> is </w:t>
      </w:r>
      <w:r w:rsidR="00551821">
        <w:t xml:space="preserve">de </w:t>
      </w:r>
      <w:r>
        <w:t xml:space="preserve">datum die het einde van een levenscyclus van </w:t>
      </w:r>
      <w:r w:rsidR="00551821">
        <w:t xml:space="preserve">deze versie van </w:t>
      </w:r>
      <w:r>
        <w:t>een data object aangeeft</w:t>
      </w:r>
      <w:r w:rsidR="002C3526">
        <w:t xml:space="preserve">; </w:t>
      </w:r>
      <w:r>
        <w:t>het moment vanaf wa</w:t>
      </w:r>
      <w:r w:rsidR="00105063">
        <w:t>nneer</w:t>
      </w:r>
      <w:r>
        <w:t xml:space="preserve"> het geen onderdeel meer is van de actuele registratie.</w:t>
      </w:r>
      <w:r w:rsidR="00241A3D">
        <w:t xml:space="preserve"> Zie ook paragraaf 5.2.</w:t>
      </w:r>
      <w:del w:id="277" w:author="Paul Janssen" w:date="2020-06-08T17:32:00Z">
        <w:r w:rsidR="00EC6F2F" w:rsidDel="00A01D66">
          <w:delText xml:space="preserve">26 </w:delText>
        </w:r>
      </w:del>
      <w:ins w:id="278" w:author="Paul Janssen" w:date="2020-06-08T17:32:00Z">
        <w:r w:rsidR="00A01D66">
          <w:t xml:space="preserve">27 </w:t>
        </w:r>
      </w:ins>
      <w:r w:rsidR="00241A3D" w:rsidRPr="00241A3D">
        <w:t xml:space="preserve">Tijd </w:t>
      </w:r>
      <w:r w:rsidR="00241A3D" w:rsidRPr="000E3C4F">
        <w:t>representatie en</w:t>
      </w:r>
      <w:r w:rsidR="00241A3D" w:rsidRPr="00241A3D">
        <w:t xml:space="preserve"> temporeel model.</w:t>
      </w:r>
    </w:p>
    <w:p w14:paraId="6B91D7BC" w14:textId="4520AA38" w:rsidR="00EE7EF0" w:rsidRPr="00B656A3" w:rsidRDefault="00793B0B" w:rsidP="00EE7EF0">
      <w:pPr>
        <w:pStyle w:val="subparagraaftitel"/>
      </w:pPr>
      <w:bookmarkStart w:id="279" w:name="_Toc434874127"/>
      <w:bookmarkStart w:id="280" w:name="_Toc434874196"/>
      <w:bookmarkStart w:id="281" w:name="_Toc434874279"/>
      <w:bookmarkStart w:id="282" w:name="_Toc434874347"/>
      <w:bookmarkStart w:id="283" w:name="_Toc434874624"/>
      <w:bookmarkStart w:id="284" w:name="_Toc434933257"/>
      <w:bookmarkStart w:id="285" w:name="_Toc434940485"/>
      <w:bookmarkStart w:id="286" w:name="_Toc434941802"/>
      <w:bookmarkStart w:id="287" w:name="_Toc434943343"/>
      <w:bookmarkStart w:id="288" w:name="_Toc434943774"/>
      <w:bookmarkStart w:id="289" w:name="_Toc434956098"/>
      <w:bookmarkStart w:id="290" w:name="_Toc45195638"/>
      <w:bookmarkEnd w:id="279"/>
      <w:bookmarkEnd w:id="280"/>
      <w:bookmarkEnd w:id="281"/>
      <w:bookmarkEnd w:id="282"/>
      <w:bookmarkEnd w:id="283"/>
      <w:bookmarkEnd w:id="284"/>
      <w:bookmarkEnd w:id="285"/>
      <w:bookmarkEnd w:id="286"/>
      <w:bookmarkEnd w:id="287"/>
      <w:bookmarkEnd w:id="288"/>
      <w:bookmarkEnd w:id="289"/>
      <w:r>
        <w:t>IMKL</w:t>
      </w:r>
      <w:r w:rsidR="00EE7EF0">
        <w:t xml:space="preserve"> </w:t>
      </w:r>
      <w:r w:rsidR="002C7B72">
        <w:t xml:space="preserve">semantische </w:t>
      </w:r>
      <w:r w:rsidR="00EE7EF0">
        <w:t>kern</w:t>
      </w:r>
      <w:r w:rsidR="00283BD6">
        <w:t>.</w:t>
      </w:r>
      <w:bookmarkEnd w:id="290"/>
    </w:p>
    <w:p w14:paraId="550E3657" w14:textId="7DCF2108" w:rsidR="00E97029" w:rsidRDefault="00E97029" w:rsidP="00E97029">
      <w:pPr>
        <w:jc w:val="left"/>
      </w:pPr>
      <w:r>
        <w:t xml:space="preserve">De kern van het </w:t>
      </w:r>
      <w:r w:rsidR="00793B0B">
        <w:t>IMKL</w:t>
      </w:r>
      <w:r>
        <w:t xml:space="preserve"> model bevat de semantiek van de extra informatie voor de Nederlandse </w:t>
      </w:r>
      <w:r w:rsidR="00F67134">
        <w:t>gebruikstoepassingen</w:t>
      </w:r>
      <w:r>
        <w:t xml:space="preserve">. Alleen de objecttypen die de inhoudelijke </w:t>
      </w:r>
      <w:r w:rsidR="00793B0B">
        <w:t>IMKL</w:t>
      </w:r>
      <w:r>
        <w:t xml:space="preserve"> informatie bevatten en die extra aan het </w:t>
      </w:r>
      <w:r w:rsidR="00FC0156">
        <w:t xml:space="preserve">INSPIRE </w:t>
      </w:r>
      <w:proofErr w:type="spellStart"/>
      <w:r>
        <w:t>U</w:t>
      </w:r>
      <w:r w:rsidR="00D657E0">
        <w:t>tility</w:t>
      </w:r>
      <w:proofErr w:type="spellEnd"/>
      <w:r w:rsidR="00D657E0">
        <w:t xml:space="preserve"> </w:t>
      </w:r>
      <w:proofErr w:type="spellStart"/>
      <w:r w:rsidR="00D657E0">
        <w:t>networks</w:t>
      </w:r>
      <w:proofErr w:type="spellEnd"/>
      <w:r w:rsidR="00D657E0">
        <w:t xml:space="preserve"> </w:t>
      </w:r>
      <w:r>
        <w:t xml:space="preserve"> model zijn toegevoegd zijn afgebeeld. </w:t>
      </w:r>
      <w:r w:rsidR="00C73986">
        <w:t>Bijvoorbeeld g</w:t>
      </w:r>
      <w:r>
        <w:t xml:space="preserve">eometrie en netwerktopologie zitten in </w:t>
      </w:r>
      <w:r w:rsidR="00FC0156">
        <w:t xml:space="preserve">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0860FE">
        <w:t>en zijn niet afgebeeld.</w:t>
      </w:r>
    </w:p>
    <w:p w14:paraId="1D4788F1" w14:textId="77777777" w:rsidR="00E97029" w:rsidRDefault="00E97029" w:rsidP="00E97029">
      <w:pPr>
        <w:jc w:val="left"/>
      </w:pPr>
    </w:p>
    <w:p w14:paraId="5C5D3727" w14:textId="77777777" w:rsidR="007B7303" w:rsidRDefault="007B7303" w:rsidP="00E97029">
      <w:pPr>
        <w:jc w:val="left"/>
      </w:pPr>
    </w:p>
    <w:p w14:paraId="7F19B672" w14:textId="77777777" w:rsidR="00F43B64" w:rsidRDefault="00F43B64" w:rsidP="00E97029">
      <w:pPr>
        <w:jc w:val="left"/>
      </w:pPr>
    </w:p>
    <w:p w14:paraId="1879271B" w14:textId="77777777" w:rsidR="00F43B64" w:rsidRDefault="00F43B64" w:rsidP="00E97029">
      <w:pPr>
        <w:jc w:val="left"/>
      </w:pPr>
    </w:p>
    <w:p w14:paraId="7ADDFBAA" w14:textId="77777777" w:rsidR="00F43B64" w:rsidRDefault="00F43B64" w:rsidP="00E97029">
      <w:pPr>
        <w:jc w:val="left"/>
      </w:pPr>
    </w:p>
    <w:p w14:paraId="310CA630" w14:textId="77777777" w:rsidR="00F43B64" w:rsidRDefault="00F43B64" w:rsidP="00E97029">
      <w:pPr>
        <w:jc w:val="left"/>
      </w:pPr>
    </w:p>
    <w:p w14:paraId="4D505BF9" w14:textId="77777777" w:rsidR="00F43B64" w:rsidRDefault="00F43B64" w:rsidP="00E97029">
      <w:pPr>
        <w:jc w:val="left"/>
      </w:pPr>
    </w:p>
    <w:p w14:paraId="1EE545D0" w14:textId="77777777" w:rsidR="00F43B64" w:rsidRDefault="00F43B64" w:rsidP="00E97029">
      <w:pPr>
        <w:jc w:val="left"/>
      </w:pPr>
    </w:p>
    <w:p w14:paraId="5CB3F4AF" w14:textId="77777777" w:rsidR="00F43B64" w:rsidRDefault="00F43B64" w:rsidP="00E97029">
      <w:pPr>
        <w:jc w:val="left"/>
      </w:pPr>
    </w:p>
    <w:p w14:paraId="7EBEB948" w14:textId="77777777" w:rsidR="00F43B64" w:rsidRDefault="00F43B64" w:rsidP="00E97029">
      <w:pPr>
        <w:jc w:val="left"/>
      </w:pPr>
    </w:p>
    <w:p w14:paraId="75D70BF2" w14:textId="77777777" w:rsidR="00F43B64" w:rsidRDefault="00F43B64" w:rsidP="00E97029">
      <w:pPr>
        <w:jc w:val="left"/>
      </w:pPr>
    </w:p>
    <w:p w14:paraId="55F22871" w14:textId="77777777" w:rsidR="00F43B64" w:rsidRDefault="00F43B64" w:rsidP="00E97029">
      <w:pPr>
        <w:jc w:val="left"/>
      </w:pPr>
    </w:p>
    <w:p w14:paraId="460655AF" w14:textId="77777777" w:rsidR="00F43B64" w:rsidRDefault="00F43B64" w:rsidP="00E97029">
      <w:pPr>
        <w:jc w:val="left"/>
        <w:sectPr w:rsidR="00F43B64" w:rsidSect="00672722">
          <w:pgSz w:w="11906" w:h="16838" w:code="9"/>
          <w:pgMar w:top="2552" w:right="1622" w:bottom="1531" w:left="1622" w:header="0" w:footer="57" w:gutter="0"/>
          <w:cols w:space="708"/>
          <w:docGrid w:linePitch="360"/>
        </w:sectPr>
      </w:pPr>
    </w:p>
    <w:p w14:paraId="7C120438" w14:textId="44EB721E" w:rsidR="007B7303" w:rsidRDefault="00261381" w:rsidP="00E97029">
      <w:pPr>
        <w:jc w:val="left"/>
        <w:sectPr w:rsidR="007B7303" w:rsidSect="007B7303">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3632" behindDoc="0" locked="0" layoutInCell="1" allowOverlap="1" wp14:anchorId="2913D484" wp14:editId="7E559D07">
            <wp:simplePos x="0" y="0"/>
            <wp:positionH relativeFrom="column">
              <wp:posOffset>-112024</wp:posOffset>
            </wp:positionH>
            <wp:positionV relativeFrom="paragraph">
              <wp:posOffset>-529638</wp:posOffset>
            </wp:positionV>
            <wp:extent cx="7550150" cy="5500370"/>
            <wp:effectExtent l="0" t="0" r="0" b="0"/>
            <wp:wrapTopAndBottom/>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3.IMKL-Semantische-kern.wmf"/>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550150" cy="5500370"/>
                    </a:xfrm>
                    <a:prstGeom prst="rect">
                      <a:avLst/>
                    </a:prstGeom>
                  </pic:spPr>
                </pic:pic>
              </a:graphicData>
            </a:graphic>
            <wp14:sizeRelH relativeFrom="page">
              <wp14:pctWidth>0</wp14:pctWidth>
            </wp14:sizeRelH>
            <wp14:sizeRelV relativeFrom="page">
              <wp14:pctHeight>0</wp14:pctHeight>
            </wp14:sizeRelV>
          </wp:anchor>
        </w:drawing>
      </w:r>
      <w:r w:rsidR="007B7303" w:rsidRPr="00F3608E">
        <w:t xml:space="preserve">Figuur </w:t>
      </w:r>
      <w:r w:rsidR="00D66759" w:rsidRPr="00F3608E">
        <w:t>5.3</w:t>
      </w:r>
      <w:r w:rsidR="007B7303" w:rsidRPr="00F3608E">
        <w:t xml:space="preserve">: </w:t>
      </w:r>
      <w:r w:rsidR="00793B0B">
        <w:t>IMKL</w:t>
      </w:r>
      <w:r w:rsidR="007B7303" w:rsidRPr="00F3608E">
        <w:t xml:space="preserve"> semantische kern voor </w:t>
      </w:r>
      <w:del w:id="291" w:author="Paul Janssen" w:date="2020-05-25T11:59:00Z">
        <w:r w:rsidR="00B37CA0" w:rsidRPr="00F3608E" w:rsidDel="00AC0EB5">
          <w:delText>WION</w:delText>
        </w:r>
      </w:del>
      <w:ins w:id="292" w:author="Paul Janssen" w:date="2020-05-25T11:59:00Z">
        <w:r w:rsidR="00AC0EB5">
          <w:t>WIBON</w:t>
        </w:r>
      </w:ins>
      <w:r w:rsidR="007B7303" w:rsidRPr="00F3608E">
        <w:t xml:space="preserve"> toepassing.</w:t>
      </w:r>
      <w:r w:rsidR="00F711F3">
        <w:t xml:space="preserve"> Een utiliteitsnet bestaat uit elementen. De elementen hebben attributen en een link met extra</w:t>
      </w:r>
      <w:r>
        <w:t xml:space="preserve"> </w:t>
      </w:r>
      <w:r w:rsidR="00F711F3">
        <w:t>informatie.</w:t>
      </w:r>
      <w:r w:rsidR="005D648B" w:rsidRPr="005D648B">
        <w:rPr>
          <w:b/>
          <w:noProof/>
        </w:rPr>
        <w:t xml:space="preserve"> </w:t>
      </w:r>
    </w:p>
    <w:p w14:paraId="5A38DCE4" w14:textId="77777777" w:rsidR="00D96825" w:rsidRDefault="007B7303" w:rsidP="00E97029">
      <w:pPr>
        <w:jc w:val="left"/>
      </w:pPr>
      <w:r>
        <w:lastRenderedPageBreak/>
        <w:t xml:space="preserve">Toelichting bij het diagram: </w:t>
      </w:r>
      <w:r w:rsidR="00E97029">
        <w:t xml:space="preserve">Een </w:t>
      </w:r>
      <w:r w:rsidR="005D453A">
        <w:t>Utiliteitsnet</w:t>
      </w:r>
      <w:r w:rsidR="00E97029">
        <w:t xml:space="preserve"> bestaat uit objecten </w:t>
      </w:r>
      <w:proofErr w:type="spellStart"/>
      <w:r w:rsidR="00E97029">
        <w:t>Ka</w:t>
      </w:r>
      <w:r w:rsidR="00DB0C3A">
        <w:t>belOfLeiding</w:t>
      </w:r>
      <w:proofErr w:type="spellEnd"/>
      <w:r w:rsidR="00DB0C3A">
        <w:t xml:space="preserve">, </w:t>
      </w:r>
      <w:r w:rsidR="00FB6A21">
        <w:t>Leidingelement</w:t>
      </w:r>
      <w:r w:rsidR="00DB0C3A">
        <w:t xml:space="preserve">, </w:t>
      </w:r>
      <w:proofErr w:type="spellStart"/>
      <w:r w:rsidR="00E97029">
        <w:t>KabelEnLeidingContainer</w:t>
      </w:r>
      <w:proofErr w:type="spellEnd"/>
      <w:r w:rsidR="00DB0C3A">
        <w:t xml:space="preserve"> en </w:t>
      </w:r>
      <w:proofErr w:type="spellStart"/>
      <w:r w:rsidR="00DB0C3A">
        <w:t>ContainerLeidingelement</w:t>
      </w:r>
      <w:proofErr w:type="spellEnd"/>
      <w:r w:rsidR="00E97029">
        <w:t xml:space="preserve">. </w:t>
      </w:r>
      <w:r>
        <w:t xml:space="preserve">Via het associatie attribuut </w:t>
      </w:r>
      <w:proofErr w:type="spellStart"/>
      <w:r w:rsidR="000E0929">
        <w:t>inNetwork</w:t>
      </w:r>
      <w:proofErr w:type="spellEnd"/>
      <w:r>
        <w:t xml:space="preserve"> worden deze gerefereerd aan één </w:t>
      </w:r>
      <w:r w:rsidR="005D453A">
        <w:t>Utiliteitsnet</w:t>
      </w:r>
      <w:r w:rsidR="00DB0C3A">
        <w:t xml:space="preserve"> van één thema</w:t>
      </w:r>
      <w:r>
        <w:t xml:space="preserve">. </w:t>
      </w:r>
      <w:r w:rsidR="00AB1384">
        <w:t xml:space="preserve">Deze associatie is alleen zichtbaar bij </w:t>
      </w:r>
      <w:proofErr w:type="spellStart"/>
      <w:r w:rsidR="00AB1384">
        <w:t>ContainerLeidingelement</w:t>
      </w:r>
      <w:proofErr w:type="spellEnd"/>
      <w:r w:rsidR="00AB1384">
        <w:t>. De ander</w:t>
      </w:r>
      <w:r w:rsidR="00D657E0">
        <w:t>e</w:t>
      </w:r>
      <w:r w:rsidR="00AB1384">
        <w:t xml:space="preserve"> netwerkobjecten hebben die associatie via het INSPIRE Netwerk model. </w:t>
      </w:r>
      <w:r w:rsidR="00E97029">
        <w:t>Alle objecten hebben kenmerken. De objecttype</w:t>
      </w:r>
      <w:r w:rsidR="00D96825">
        <w:t xml:space="preserve">n kunnen uitgebreid worden met </w:t>
      </w:r>
      <w:proofErr w:type="spellStart"/>
      <w:r w:rsidR="00D96825">
        <w:t>E</w:t>
      </w:r>
      <w:r w:rsidR="00E97029">
        <w:t>xtraInformatie</w:t>
      </w:r>
      <w:proofErr w:type="spellEnd"/>
      <w:r w:rsidR="00E97029">
        <w:t>. Dit kan annotatie</w:t>
      </w:r>
      <w:r w:rsidR="00D96825">
        <w:t>, maatvoering</w:t>
      </w:r>
      <w:r w:rsidR="00E97029">
        <w:t xml:space="preserve"> en/of extra bestanden zijn. </w:t>
      </w:r>
      <w:r w:rsidR="00FA4E0D">
        <w:t>Al</w:t>
      </w:r>
      <w:r w:rsidR="00D96825">
        <w:t xml:space="preserve"> deze typen vallen onder de superklasse </w:t>
      </w:r>
      <w:proofErr w:type="spellStart"/>
      <w:r w:rsidR="00D96825">
        <w:t>ExtraInformatie</w:t>
      </w:r>
      <w:proofErr w:type="spellEnd"/>
      <w:r w:rsidR="00D96825">
        <w:t xml:space="preserve"> en </w:t>
      </w:r>
      <w:r w:rsidR="00D657E0">
        <w:t xml:space="preserve">worden </w:t>
      </w:r>
      <w:r w:rsidR="00D96825">
        <w:t xml:space="preserve">vanuit de </w:t>
      </w:r>
      <w:r w:rsidR="00FA4E0D">
        <w:t xml:space="preserve">andere objecten gerefereerd via het attribuut </w:t>
      </w:r>
      <w:proofErr w:type="spellStart"/>
      <w:r w:rsidR="00FA4E0D">
        <w:t>heeftExtraInformatie</w:t>
      </w:r>
      <w:proofErr w:type="spellEnd"/>
      <w:r w:rsidR="00FA4E0D">
        <w:t xml:space="preserve">. </w:t>
      </w:r>
      <w:r w:rsidR="00C84D52">
        <w:t xml:space="preserve">Omdat alle elementen van en in een </w:t>
      </w:r>
      <w:r w:rsidR="005D453A">
        <w:t>Utiliteitsnet</w:t>
      </w:r>
      <w:r w:rsidR="00C84D52">
        <w:t xml:space="preserve"> </w:t>
      </w:r>
      <w:r w:rsidR="00D657E0">
        <w:t xml:space="preserve">middels het associatie attribuut </w:t>
      </w:r>
      <w:proofErr w:type="spellStart"/>
      <w:r w:rsidR="00D657E0">
        <w:t>inNetwork</w:t>
      </w:r>
      <w:proofErr w:type="spellEnd"/>
      <w:r w:rsidR="00D657E0">
        <w:t xml:space="preserve"> refereren aan </w:t>
      </w:r>
      <w:r w:rsidR="00C84D52">
        <w:t xml:space="preserve"> het </w:t>
      </w:r>
      <w:r w:rsidR="005D453A">
        <w:t>Utiliteitsnet</w:t>
      </w:r>
      <w:r w:rsidR="00C84D52">
        <w:t xml:space="preserve"> is </w:t>
      </w:r>
      <w:r w:rsidR="00DB0C3A">
        <w:t>ty</w:t>
      </w:r>
      <w:r>
        <w:t>pering van alle elementen</w:t>
      </w:r>
      <w:r w:rsidR="00C84D52">
        <w:t xml:space="preserve"> mogelijk op waarden van het attribuut thema. </w:t>
      </w:r>
      <w:r w:rsidR="00D657E0">
        <w:t>Alle elementen kunnen d</w:t>
      </w:r>
      <w:r w:rsidR="00C84D52">
        <w:t>aarmee per thema geselecteerd worden.</w:t>
      </w:r>
    </w:p>
    <w:p w14:paraId="527EFD1B" w14:textId="77777777" w:rsidR="000E0929" w:rsidRDefault="000E0929" w:rsidP="00E97029">
      <w:pPr>
        <w:jc w:val="left"/>
      </w:pPr>
    </w:p>
    <w:p w14:paraId="6CC0CC53" w14:textId="78078329" w:rsidR="000E0929" w:rsidRDefault="000E0929" w:rsidP="00E97029">
      <w:pPr>
        <w:jc w:val="left"/>
        <w:rPr>
          <w:b/>
        </w:rPr>
      </w:pPr>
      <w:del w:id="293" w:author="Paul Janssen" w:date="2020-06-08T17:46:00Z">
        <w:r w:rsidRPr="000E0929" w:rsidDel="001F087E">
          <w:rPr>
            <w:b/>
          </w:rPr>
          <w:delText xml:space="preserve">Meerdere </w:delText>
        </w:r>
      </w:del>
      <w:ins w:id="294" w:author="Paul Janssen" w:date="2020-06-08T17:46:00Z">
        <w:r w:rsidR="001F087E">
          <w:rPr>
            <w:b/>
          </w:rPr>
          <w:t>Maximaal 1</w:t>
        </w:r>
        <w:r w:rsidR="001F087E" w:rsidRPr="000E0929">
          <w:rPr>
            <w:b/>
          </w:rPr>
          <w:t xml:space="preserve"> </w:t>
        </w:r>
      </w:ins>
      <w:r w:rsidRPr="000E0929">
        <w:rPr>
          <w:b/>
        </w:rPr>
        <w:t>utiliteitsnet</w:t>
      </w:r>
      <w:del w:id="295" w:author="Paul Janssen" w:date="2020-06-08T17:46:00Z">
        <w:r w:rsidRPr="000E0929" w:rsidDel="001F087E">
          <w:rPr>
            <w:b/>
          </w:rPr>
          <w:delText>ten</w:delText>
        </w:r>
      </w:del>
      <w:r w:rsidRPr="000E0929">
        <w:rPr>
          <w:b/>
        </w:rPr>
        <w:t xml:space="preserve"> per netelement.</w:t>
      </w:r>
    </w:p>
    <w:p w14:paraId="3B6B6BFC" w14:textId="6D7B3695" w:rsidR="000E0929" w:rsidRPr="000E0929" w:rsidRDefault="008A4CEA" w:rsidP="008A4CEA">
      <w:pPr>
        <w:jc w:val="left"/>
      </w:pPr>
      <w:proofErr w:type="spellStart"/>
      <w:ins w:id="296" w:author="Paul Janssen" w:date="2020-06-16T12:35:00Z">
        <w:r>
          <w:t>ContainerLeidingelementen</w:t>
        </w:r>
        <w:proofErr w:type="spellEnd"/>
        <w:r>
          <w:t xml:space="preserve"> en </w:t>
        </w:r>
        <w:proofErr w:type="spellStart"/>
        <w:r>
          <w:t>KabelEnLeidingContainers</w:t>
        </w:r>
        <w:proofErr w:type="spellEnd"/>
        <w:r>
          <w:t xml:space="preserve"> (</w:t>
        </w:r>
        <w:proofErr w:type="spellStart"/>
        <w:r>
          <w:t>Kabelbed</w:t>
        </w:r>
        <w:proofErr w:type="spellEnd"/>
        <w:r>
          <w:t xml:space="preserve">, Mantelbuis en </w:t>
        </w:r>
        <w:proofErr w:type="spellStart"/>
        <w:r>
          <w:t>Duct</w:t>
        </w:r>
        <w:proofErr w:type="spellEnd"/>
        <w:r>
          <w:t xml:space="preserve">) kunnen in de werkelijkheid bij meerdere utiliteitsnetten geregistreerd zijn. Dat geldt dan natuurlijk ook voor objecten die daaraan zijn geassocieerd, zoals </w:t>
        </w:r>
        <w:proofErr w:type="spellStart"/>
        <w:r>
          <w:t>ExtraInformatie</w:t>
        </w:r>
        <w:proofErr w:type="spellEnd"/>
        <w:r>
          <w:t xml:space="preserve"> en Diepte.</w:t>
        </w:r>
        <w:r w:rsidR="007D40B4">
          <w:t xml:space="preserve"> </w:t>
        </w:r>
      </w:ins>
      <w:del w:id="297" w:author="Paul Janssen" w:date="2020-06-16T12:35:00Z">
        <w:r w:rsidR="000E0929" w:rsidRPr="00BC0ED3" w:rsidDel="008A4CEA">
          <w:delText>Containerelement, Kabelbed, Mantelbuis en Duct kunnen bij meerdere utiliteitsnetten geregistreerd zijn</w:delText>
        </w:r>
      </w:del>
      <w:ins w:id="298" w:author="Paul Janssen" w:date="2020-06-08T17:40:00Z">
        <w:r w:rsidR="001F087E">
          <w:t xml:space="preserve">Het IMKL model </w:t>
        </w:r>
      </w:ins>
      <w:ins w:id="299" w:author="Paul Janssen" w:date="2020-06-08T17:41:00Z">
        <w:r w:rsidR="001F087E">
          <w:t xml:space="preserve">dwingt </w:t>
        </w:r>
      </w:ins>
      <w:ins w:id="300" w:author="Paul Janssen" w:date="2020-06-08T17:40:00Z">
        <w:r w:rsidR="001F087E">
          <w:t>met een apa</w:t>
        </w:r>
      </w:ins>
      <w:ins w:id="301" w:author="Paul Janssen" w:date="2020-06-08T17:41:00Z">
        <w:r w:rsidR="001F087E">
          <w:t xml:space="preserve">rte </w:t>
        </w:r>
        <w:proofErr w:type="spellStart"/>
        <w:r w:rsidR="001F087E">
          <w:t>constraint</w:t>
        </w:r>
        <w:proofErr w:type="spellEnd"/>
        <w:r w:rsidR="001F087E">
          <w:t xml:space="preserve"> (Max1Utiliteitsnet) </w:t>
        </w:r>
      </w:ins>
      <w:ins w:id="302" w:author="Paul Janssen" w:date="2020-06-08T17:43:00Z">
        <w:r w:rsidR="001F087E">
          <w:t xml:space="preserve">af </w:t>
        </w:r>
      </w:ins>
      <w:ins w:id="303" w:author="Paul Janssen" w:date="2020-06-08T17:41:00Z">
        <w:r w:rsidR="001F087E">
          <w:t xml:space="preserve">dat in de </w:t>
        </w:r>
        <w:proofErr w:type="spellStart"/>
        <w:r w:rsidR="001F087E">
          <w:t>datauitwisseling</w:t>
        </w:r>
      </w:ins>
      <w:proofErr w:type="spellEnd"/>
      <w:ins w:id="304" w:author="Paul Janssen" w:date="2020-06-08T17:42:00Z">
        <w:r w:rsidR="001F087E">
          <w:t xml:space="preserve"> een netelement altijd naar maximaal 1 utiliteitsnet kan verwijzen.</w:t>
        </w:r>
      </w:ins>
      <w:del w:id="305" w:author="Paul Janssen" w:date="2020-06-08T17:37:00Z">
        <w:r w:rsidR="000E0929" w:rsidRPr="00BC0ED3" w:rsidDel="00A01D66">
          <w:delText>.</w:delText>
        </w:r>
      </w:del>
      <w:ins w:id="306" w:author="Paul Janssen" w:date="2020-06-08T17:43:00Z">
        <w:r w:rsidR="001F087E">
          <w:t xml:space="preserve"> </w:t>
        </w:r>
      </w:ins>
      <w:ins w:id="307" w:author="Paul Janssen" w:date="2020-06-08T17:44:00Z">
        <w:r w:rsidR="001F087E">
          <w:t xml:space="preserve">Het kan daarmee voorkomen dat in een </w:t>
        </w:r>
        <w:proofErr w:type="spellStart"/>
        <w:r w:rsidR="001F087E">
          <w:t>totaalset</w:t>
        </w:r>
        <w:proofErr w:type="spellEnd"/>
        <w:r w:rsidR="001F087E">
          <w:t xml:space="preserve"> van een </w:t>
        </w:r>
      </w:ins>
      <w:ins w:id="308" w:author="Paul Janssen" w:date="2020-06-08T17:48:00Z">
        <w:r w:rsidR="00137914">
          <w:t>W</w:t>
        </w:r>
      </w:ins>
      <w:ins w:id="309" w:author="Paul Janssen" w:date="2020-06-08T17:49:00Z">
        <w:r w:rsidR="00137914">
          <w:t xml:space="preserve">IBON </w:t>
        </w:r>
      </w:ins>
      <w:ins w:id="310" w:author="Paul Janssen" w:date="2020-06-08T17:50:00Z">
        <w:r w:rsidR="00137914">
          <w:t>uitlevering</w:t>
        </w:r>
      </w:ins>
      <w:ins w:id="311" w:author="Paul Janssen" w:date="2020-06-08T17:44:00Z">
        <w:r w:rsidR="001F087E">
          <w:t xml:space="preserve"> elementen dubbel zijn opgenomen.</w:t>
        </w:r>
      </w:ins>
      <w:ins w:id="312" w:author="Paul Janssen" w:date="2020-06-08T17:48:00Z">
        <w:r w:rsidR="001F087E">
          <w:t xml:space="preserve"> </w:t>
        </w:r>
      </w:ins>
      <w:del w:id="313" w:author="Paul Janssen" w:date="2020-06-08T17:37:00Z">
        <w:r w:rsidR="000E0929" w:rsidDel="00A01D66">
          <w:delText xml:space="preserve"> </w:delText>
        </w:r>
      </w:del>
      <w:ins w:id="314" w:author="Paul Janssen" w:date="2020-06-08T17:44:00Z">
        <w:r w:rsidR="001F087E">
          <w:t>Bijvo</w:t>
        </w:r>
      </w:ins>
      <w:ins w:id="315" w:author="Paul Janssen" w:date="2020-06-08T17:45:00Z">
        <w:r w:rsidR="001F087E">
          <w:t>orbeeld een gedeelde mantelbuis komt zowel in het telecomnet als in het waternet voor.</w:t>
        </w:r>
      </w:ins>
      <w:del w:id="316" w:author="Paul Janssen" w:date="2020-06-08T17:43:00Z">
        <w:r w:rsidR="000E0929" w:rsidDel="001F087E">
          <w:delText>KabelOfLeiding en Leidingelement mogen maar naar 1 utiliteitsnet verwijzen. Dit is met een aparte constraint in het model opgenomen.</w:delText>
        </w:r>
      </w:del>
    </w:p>
    <w:p w14:paraId="231A88AD" w14:textId="77777777" w:rsidR="00D96825" w:rsidRDefault="00D96825" w:rsidP="00E97029">
      <w:pPr>
        <w:jc w:val="left"/>
      </w:pPr>
    </w:p>
    <w:p w14:paraId="4BFA1E6D" w14:textId="79736D30" w:rsidR="000E0929" w:rsidRDefault="00E97029" w:rsidP="00E97029">
      <w:pPr>
        <w:jc w:val="left"/>
      </w:pPr>
      <w:r>
        <w:t xml:space="preserve">Een </w:t>
      </w:r>
      <w:r w:rsidR="005D453A">
        <w:t>Utiliteitsnet</w:t>
      </w:r>
      <w:r>
        <w:t xml:space="preserve"> </w:t>
      </w:r>
      <w:r w:rsidR="002C2CC5" w:rsidRPr="000E3C4F">
        <w:t>wordt gerefereerd door een Belanghebbende</w:t>
      </w:r>
      <w:r w:rsidR="002C2CC5">
        <w:t xml:space="preserve">, deze heeft een belang in een </w:t>
      </w:r>
      <w:del w:id="317" w:author="Paul Janssen" w:date="2020-05-25T11:59:00Z">
        <w:r w:rsidR="002C2CC5" w:rsidDel="00AC0EB5">
          <w:delText>WION</w:delText>
        </w:r>
      </w:del>
      <w:ins w:id="318" w:author="Paul Janssen" w:date="2020-05-25T11:59:00Z">
        <w:r w:rsidR="00AC0EB5">
          <w:t>WIBON</w:t>
        </w:r>
      </w:ins>
      <w:r w:rsidR="002C2CC5">
        <w:t xml:space="preserve"> aanvraag. De Belanghebbende </w:t>
      </w:r>
      <w:r>
        <w:t xml:space="preserve">kan verwijzen naar een object </w:t>
      </w:r>
      <w:proofErr w:type="spellStart"/>
      <w:r w:rsidR="002C2CC5">
        <w:t>EigenTopografie</w:t>
      </w:r>
      <w:proofErr w:type="spellEnd"/>
      <w:r w:rsidR="002C2CC5">
        <w:t xml:space="preserve"> </w:t>
      </w:r>
      <w:r>
        <w:t>voor het koppelen van een extra toegevoegde topografie.</w:t>
      </w:r>
      <w:r w:rsidR="00C84D52">
        <w:t xml:space="preserve"> </w:t>
      </w:r>
    </w:p>
    <w:p w14:paraId="556E23AC" w14:textId="77777777" w:rsidR="002F7FED" w:rsidRDefault="002F7FED" w:rsidP="00E97029">
      <w:pPr>
        <w:jc w:val="left"/>
      </w:pPr>
    </w:p>
    <w:p w14:paraId="7D5B62C9" w14:textId="77777777" w:rsidR="00A11BC4" w:rsidRDefault="00971241">
      <w:bookmarkStart w:id="319" w:name="_Toc422408246"/>
      <w:bookmarkStart w:id="320" w:name="_Toc422478837"/>
      <w:bookmarkStart w:id="321" w:name="_Toc422408247"/>
      <w:bookmarkStart w:id="322" w:name="_Toc422478838"/>
      <w:bookmarkStart w:id="323" w:name="_Toc422408248"/>
      <w:bookmarkStart w:id="324" w:name="_Toc422478839"/>
      <w:bookmarkStart w:id="325" w:name="_Toc399786888"/>
      <w:bookmarkEnd w:id="319"/>
      <w:bookmarkEnd w:id="320"/>
      <w:bookmarkEnd w:id="321"/>
      <w:bookmarkEnd w:id="322"/>
      <w:bookmarkEnd w:id="323"/>
      <w:bookmarkEnd w:id="324"/>
      <w:r w:rsidRPr="00971241">
        <w:rPr>
          <w:b/>
        </w:rPr>
        <w:t xml:space="preserve">Extra toelichting: </w:t>
      </w:r>
      <w:proofErr w:type="spellStart"/>
      <w:r w:rsidRPr="00971241">
        <w:rPr>
          <w:b/>
        </w:rPr>
        <w:t>ExtraDetailinfo</w:t>
      </w:r>
      <w:proofErr w:type="spellEnd"/>
      <w:r w:rsidRPr="00971241">
        <w:rPr>
          <w:b/>
        </w:rPr>
        <w:t>, maatvoering, annotatie.</w:t>
      </w:r>
      <w:bookmarkEnd w:id="325"/>
    </w:p>
    <w:p w14:paraId="35E9A90A" w14:textId="77777777" w:rsidR="00D80AB5" w:rsidRDefault="00D80AB5" w:rsidP="00E06A8F">
      <w:bookmarkStart w:id="326" w:name="_Toc399786889"/>
      <w:r>
        <w:t xml:space="preserve">Een utiliteitsnet of individuele netelementen kunnen via het attribuut </w:t>
      </w:r>
      <w:proofErr w:type="spellStart"/>
      <w:r>
        <w:t>heeftExtraInformatie</w:t>
      </w:r>
      <w:proofErr w:type="spellEnd"/>
      <w:r>
        <w:t xml:space="preserve"> verwijzen naar extra informatie van toepassing op dat element. Extra informatie kan in de vorm </w:t>
      </w:r>
      <w:r w:rsidR="005125B7">
        <w:t>een gekoppeld bes</w:t>
      </w:r>
      <w:r w:rsidR="0030098D">
        <w:t xml:space="preserve">tand, maatvoering, annotatie of </w:t>
      </w:r>
      <w:r w:rsidR="005125B7">
        <w:t>een eis voorzorgsmaatregel</w:t>
      </w:r>
      <w:r w:rsidR="0030098D">
        <w:t>.</w:t>
      </w:r>
    </w:p>
    <w:p w14:paraId="6006AD63" w14:textId="77777777" w:rsidR="00A36B23" w:rsidRDefault="00A36B23" w:rsidP="00E06A8F"/>
    <w:p w14:paraId="7B36971D" w14:textId="77777777" w:rsidR="00A36B23" w:rsidRDefault="00A36B23" w:rsidP="00A36B23">
      <w:r>
        <w:t>Annotatie:</w:t>
      </w:r>
    </w:p>
    <w:p w14:paraId="78501FCE" w14:textId="56EA01E5" w:rsidR="00A36B23" w:rsidRDefault="00A36B23" w:rsidP="00A36B23">
      <w:r>
        <w:t>Pijlen, lijnen en labels die als annotatie op een kaartbeeld staan en niet als maatvoering gelden worden met het object Annotatie opgenomen. Met het attribuut ligging wordt de geometrie van de annotatie aangegeven of de plaatsing</w:t>
      </w:r>
      <w:ins w:id="327" w:author="Paul Janssen" w:date="2020-06-16T12:10:00Z">
        <w:r w:rsidR="009E2D2D">
          <w:t>s</w:t>
        </w:r>
      </w:ins>
      <w:r>
        <w:t>punt van het label. De tekst en eventueel betekenis van het label worden via het object Label opgenomen.</w:t>
      </w:r>
    </w:p>
    <w:p w14:paraId="34E10DCF" w14:textId="77777777" w:rsidR="00A36B23" w:rsidRDefault="00A36B23" w:rsidP="00A36B23"/>
    <w:p w14:paraId="38DB8E4C" w14:textId="77777777" w:rsidR="00A36B23" w:rsidRDefault="00A36B23" w:rsidP="00A36B23">
      <w:r>
        <w:t xml:space="preserve">Het uitwisselen van annotatie gebeurt alleen daar waar de bronhouder het nodig vindt om deze informatie als annotatie op te nemen. Annotatie objecten zijn zelfstandige objecten die middels een associatie aan een Utiliteitsnet zijn verbonden en optioneel ook gerefereerd worden door het netelement waar ze betrekking op hebben. Annotatie bevat in veel gevallen de informatie die ook bij de netelementen zelf opgenomen kan worden maar in de bronbestanden niet als gekoppelde informatie is opgenomen. De verwachting is dat het gebruik van annotatie als bron van informatie in de toekomst afneemt en </w:t>
      </w:r>
      <w:r w:rsidR="00902227">
        <w:t xml:space="preserve">de </w:t>
      </w:r>
      <w:r>
        <w:t>object gekoppelde en opvraagbare informatie toeneemt.</w:t>
      </w:r>
    </w:p>
    <w:p w14:paraId="59EEDA1E" w14:textId="77777777" w:rsidR="00D80AB5" w:rsidRDefault="00D80AB5" w:rsidP="00E06A8F"/>
    <w:p w14:paraId="3B3288F1" w14:textId="77777777" w:rsidR="00D52AE2" w:rsidRDefault="00D52AE2" w:rsidP="00E06A8F">
      <w:proofErr w:type="spellStart"/>
      <w:r>
        <w:t>ExtraDetailinfo</w:t>
      </w:r>
      <w:proofErr w:type="spellEnd"/>
      <w:r>
        <w:t>:</w:t>
      </w:r>
    </w:p>
    <w:p w14:paraId="1CBC4970" w14:textId="143A530F" w:rsidR="00FB6A21" w:rsidRDefault="00FB6A21" w:rsidP="00E06A8F">
      <w:r>
        <w:t>Extra detailinformatie in de vorm van bestanden kan optioneel aan een utiliteitsnet of netelement worden gekoppeld</w:t>
      </w:r>
      <w:r w:rsidR="00523537">
        <w:t xml:space="preserve"> via het attribuut </w:t>
      </w:r>
      <w:proofErr w:type="spellStart"/>
      <w:r w:rsidR="00523537">
        <w:t>heeftExtraInformatie</w:t>
      </w:r>
      <w:proofErr w:type="spellEnd"/>
      <w:r>
        <w:t>. Bestanden kunnen verschillend</w:t>
      </w:r>
      <w:r w:rsidR="00523537">
        <w:t>e</w:t>
      </w:r>
      <w:r>
        <w:t xml:space="preserve"> typen informatie beschrijven zoals een aansluiting</w:t>
      </w:r>
      <w:r w:rsidR="00D935C5">
        <w:t>, huisaansluiting</w:t>
      </w:r>
      <w:r>
        <w:t xml:space="preserve"> </w:t>
      </w:r>
      <w:r w:rsidR="00D935C5">
        <w:t>(zie ook 5.2.</w:t>
      </w:r>
      <w:del w:id="328" w:author="Paul Janssen" w:date="2020-06-08T17:36:00Z">
        <w:r w:rsidR="00D935C5" w:rsidDel="00A01D66">
          <w:delText>14</w:delText>
        </w:r>
      </w:del>
      <w:ins w:id="329" w:author="Paul Janssen" w:date="2020-06-08T17:36:00Z">
        <w:r w:rsidR="00A01D66">
          <w:t>15</w:t>
        </w:r>
      </w:ins>
      <w:r w:rsidR="00D935C5">
        <w:t xml:space="preserve">) </w:t>
      </w:r>
      <w:r>
        <w:t xml:space="preserve">of een </w:t>
      </w:r>
      <w:r w:rsidR="00D935C5">
        <w:t xml:space="preserve">profielschets met een </w:t>
      </w:r>
      <w:r>
        <w:t xml:space="preserve">lengte- of dwarsprofiel. </w:t>
      </w:r>
      <w:r w:rsidR="005125B7">
        <w:t>Het bestandstype moet worden gespecificeerd en is in alle gevallen pdf.</w:t>
      </w:r>
    </w:p>
    <w:p w14:paraId="7E5A16E4" w14:textId="77777777" w:rsidR="00D52AE2" w:rsidRDefault="00084535" w:rsidP="00851632">
      <w:r w:rsidRPr="00D935C5">
        <w:t xml:space="preserve">Met het </w:t>
      </w:r>
      <w:r w:rsidR="00971241" w:rsidRPr="00971241">
        <w:t xml:space="preserve">verplichte </w:t>
      </w:r>
      <w:r w:rsidRPr="00D935C5">
        <w:t>attribuut ligging wordt de locatie aangegeven waar de detailinformatie van toepassing is.</w:t>
      </w:r>
      <w:r w:rsidR="00971241" w:rsidRPr="00971241">
        <w:t xml:space="preserve"> </w:t>
      </w:r>
      <w:r w:rsidRPr="00D935C5">
        <w:t>In een viewer kan die locatie dan gevisualiseerd worden.</w:t>
      </w:r>
    </w:p>
    <w:p w14:paraId="612D146C" w14:textId="77777777" w:rsidR="00047053" w:rsidRDefault="00047053" w:rsidP="00E06A8F"/>
    <w:p w14:paraId="19756D25" w14:textId="77777777" w:rsidR="00E06A8F" w:rsidRDefault="00E06A8F" w:rsidP="00E06A8F">
      <w:r>
        <w:lastRenderedPageBreak/>
        <w:t>Maatvoering:</w:t>
      </w:r>
    </w:p>
    <w:p w14:paraId="48E8EC39" w14:textId="1BD17ACF" w:rsidR="00E06A8F" w:rsidRDefault="00456F46" w:rsidP="00E06A8F">
      <w:r>
        <w:t xml:space="preserve">Maatvoering wordt gebruikt om de positie van een netwerkelement ten opzichte van aanwezige bebouwing weer te geven. </w:t>
      </w:r>
      <w:r w:rsidR="006F48BE" w:rsidRPr="009D6D54">
        <w:t xml:space="preserve">Als maatvoering is opgenomen dan zijn die gegevens leidend </w:t>
      </w:r>
      <w:proofErr w:type="spellStart"/>
      <w:r w:rsidR="006F48BE" w:rsidRPr="009D6D54">
        <w:t>irt</w:t>
      </w:r>
      <w:proofErr w:type="spellEnd"/>
      <w:r w:rsidR="006F48BE" w:rsidRPr="009D6D54">
        <w:t xml:space="preserve"> de afstanden die uit de coördinaten berekend kunnen worden. </w:t>
      </w:r>
      <w:r w:rsidR="00E06A8F">
        <w:t xml:space="preserve">De annotatietypen voor maatvoering zijn: </w:t>
      </w:r>
      <w:proofErr w:type="spellStart"/>
      <w:r w:rsidR="00E06A8F">
        <w:t>maatvoerin</w:t>
      </w:r>
      <w:r w:rsidR="001547D5">
        <w:t>gshulplijn</w:t>
      </w:r>
      <w:proofErr w:type="spellEnd"/>
      <w:r w:rsidR="001547D5">
        <w:t xml:space="preserve">, </w:t>
      </w:r>
      <w:proofErr w:type="spellStart"/>
      <w:r w:rsidR="001547D5">
        <w:t>maatvoeringslijn</w:t>
      </w:r>
      <w:proofErr w:type="spellEnd"/>
      <w:ins w:id="330" w:author="Paul Janssen" w:date="2020-06-16T12:38:00Z">
        <w:r w:rsidR="007D40B4">
          <w:t>,</w:t>
        </w:r>
      </w:ins>
      <w:del w:id="331" w:author="Paul Janssen" w:date="2020-06-16T12:38:00Z">
        <w:r w:rsidR="001547D5" w:rsidDel="007D40B4">
          <w:delText xml:space="preserve"> </w:delText>
        </w:r>
        <w:r w:rsidR="00E06A8F" w:rsidDel="007D40B4">
          <w:delText>maatvoeringslabel</w:delText>
        </w:r>
      </w:del>
      <w:ins w:id="332" w:author="Paul Janssen" w:date="2020-06-16T12:38:00Z">
        <w:r w:rsidR="007D40B4">
          <w:t xml:space="preserve"> </w:t>
        </w:r>
      </w:ins>
      <w:ins w:id="333" w:author="Paul Janssen" w:date="2020-06-16T12:37:00Z">
        <w:r w:rsidR="007D40B4">
          <w:t>maatvoeringspijl</w:t>
        </w:r>
      </w:ins>
      <w:ins w:id="334" w:author="Paul Janssen" w:date="2020-06-16T12:38:00Z">
        <w:r w:rsidR="007D40B4">
          <w:t xml:space="preserve">, </w:t>
        </w:r>
      </w:ins>
      <w:del w:id="335" w:author="Paul Janssen" w:date="2020-06-16T12:37:00Z">
        <w:r w:rsidR="001547D5" w:rsidDel="007D40B4">
          <w:delText xml:space="preserve"> of </w:delText>
        </w:r>
      </w:del>
      <w:r w:rsidR="001547D5">
        <w:t>maatvoeringspijl</w:t>
      </w:r>
      <w:r w:rsidR="002C1DC6">
        <w:t>punt</w:t>
      </w:r>
      <w:ins w:id="336" w:author="Paul Janssen" w:date="2020-06-16T12:38:00Z">
        <w:r w:rsidR="007D40B4">
          <w:t xml:space="preserve"> of </w:t>
        </w:r>
        <w:proofErr w:type="spellStart"/>
        <w:r w:rsidR="007D40B4">
          <w:t>maatvoeringslabel</w:t>
        </w:r>
      </w:ins>
      <w:proofErr w:type="spellEnd"/>
      <w:r w:rsidR="00E06A8F">
        <w:t>.</w:t>
      </w:r>
      <w:r w:rsidR="002C1DC6">
        <w:t xml:space="preserve"> </w:t>
      </w:r>
      <w:r w:rsidR="00D125F2">
        <w:t>Een maatvoeringspijlpunt wordt middels een puntsymbool uitgewisseld.</w:t>
      </w:r>
    </w:p>
    <w:p w14:paraId="2ABB20FF" w14:textId="77777777" w:rsidR="00E06A8F" w:rsidRDefault="00E06A8F" w:rsidP="00E06A8F"/>
    <w:tbl>
      <w:tblPr>
        <w:tblStyle w:val="Tabelraster"/>
        <w:tblW w:w="0" w:type="auto"/>
        <w:tblInd w:w="108" w:type="dxa"/>
        <w:tblLook w:val="04A0" w:firstRow="1" w:lastRow="0" w:firstColumn="1" w:lastColumn="0" w:noHBand="0" w:noVBand="1"/>
      </w:tblPr>
      <w:tblGrid>
        <w:gridCol w:w="1842"/>
        <w:gridCol w:w="5670"/>
      </w:tblGrid>
      <w:tr w:rsidR="00E06A8F" w:rsidRPr="00073F82" w14:paraId="54701F8D" w14:textId="77777777" w:rsidTr="00E06A8F">
        <w:tc>
          <w:tcPr>
            <w:tcW w:w="1842" w:type="dxa"/>
          </w:tcPr>
          <w:p w14:paraId="67EDABC1" w14:textId="77777777" w:rsidR="00E06A8F" w:rsidRPr="00790D06" w:rsidRDefault="00E06A8F" w:rsidP="00E06A8F">
            <w:pPr>
              <w:rPr>
                <w:b/>
              </w:rPr>
            </w:pPr>
            <w:r w:rsidRPr="00790D06">
              <w:rPr>
                <w:b/>
              </w:rPr>
              <w:t>Waarde</w:t>
            </w:r>
          </w:p>
        </w:tc>
        <w:tc>
          <w:tcPr>
            <w:tcW w:w="5670" w:type="dxa"/>
          </w:tcPr>
          <w:p w14:paraId="23E2F224" w14:textId="77777777" w:rsidR="00E06A8F" w:rsidRPr="00790D06" w:rsidRDefault="001547D5" w:rsidP="00E06A8F">
            <w:pPr>
              <w:rPr>
                <w:b/>
              </w:rPr>
            </w:pPr>
            <w:proofErr w:type="spellStart"/>
            <w:r>
              <w:rPr>
                <w:b/>
              </w:rPr>
              <w:t>maatvoeringsh</w:t>
            </w:r>
            <w:r w:rsidR="00E06A8F" w:rsidRPr="00790D06">
              <w:rPr>
                <w:b/>
              </w:rPr>
              <w:t>ulplijn</w:t>
            </w:r>
            <w:proofErr w:type="spellEnd"/>
          </w:p>
        </w:tc>
      </w:tr>
      <w:tr w:rsidR="00E06A8F" w:rsidRPr="00073F82" w14:paraId="3DC376D8" w14:textId="77777777" w:rsidTr="00E06A8F">
        <w:tc>
          <w:tcPr>
            <w:tcW w:w="1842" w:type="dxa"/>
          </w:tcPr>
          <w:p w14:paraId="6C774135" w14:textId="77777777" w:rsidR="00E06A8F" w:rsidRPr="00790D06" w:rsidRDefault="00E06A8F" w:rsidP="00E06A8F">
            <w:r w:rsidRPr="00790D06">
              <w:t>Omschrijving</w:t>
            </w:r>
          </w:p>
        </w:tc>
        <w:tc>
          <w:tcPr>
            <w:tcW w:w="5670" w:type="dxa"/>
          </w:tcPr>
          <w:p w14:paraId="360D780E" w14:textId="77777777" w:rsidR="00E06A8F" w:rsidRPr="00790D06" w:rsidRDefault="001C0E3F" w:rsidP="00E06A8F">
            <w:pPr>
              <w:rPr>
                <w:b/>
              </w:rPr>
            </w:pPr>
            <w:r w:rsidRPr="001C0E3F">
              <w:t>Lijn om een hulplijn in een maatvoering te visualiseren</w:t>
            </w:r>
          </w:p>
        </w:tc>
      </w:tr>
      <w:tr w:rsidR="00E06A8F" w:rsidRPr="00073F82" w14:paraId="78FB23E2" w14:textId="77777777" w:rsidTr="00E06A8F">
        <w:tc>
          <w:tcPr>
            <w:tcW w:w="1842" w:type="dxa"/>
          </w:tcPr>
          <w:p w14:paraId="0EB31A6F" w14:textId="77777777" w:rsidR="00E06A8F" w:rsidRPr="00790D06" w:rsidRDefault="00E06A8F" w:rsidP="00E06A8F">
            <w:pPr>
              <w:rPr>
                <w:b/>
              </w:rPr>
            </w:pPr>
            <w:r w:rsidRPr="00790D06">
              <w:rPr>
                <w:b/>
              </w:rPr>
              <w:t>Waarde</w:t>
            </w:r>
          </w:p>
        </w:tc>
        <w:tc>
          <w:tcPr>
            <w:tcW w:w="5670" w:type="dxa"/>
          </w:tcPr>
          <w:p w14:paraId="0809BF43" w14:textId="77777777" w:rsidR="00E06A8F" w:rsidRPr="00790D06" w:rsidRDefault="00E06A8F" w:rsidP="001547D5">
            <w:pPr>
              <w:rPr>
                <w:b/>
              </w:rPr>
            </w:pPr>
            <w:proofErr w:type="spellStart"/>
            <w:r w:rsidRPr="00790D06">
              <w:rPr>
                <w:b/>
              </w:rPr>
              <w:t>maatvoerings</w:t>
            </w:r>
            <w:r w:rsidR="001547D5">
              <w:rPr>
                <w:b/>
              </w:rPr>
              <w:t>l</w:t>
            </w:r>
            <w:r w:rsidRPr="00790D06">
              <w:rPr>
                <w:b/>
              </w:rPr>
              <w:t>ijn</w:t>
            </w:r>
            <w:proofErr w:type="spellEnd"/>
          </w:p>
        </w:tc>
      </w:tr>
      <w:tr w:rsidR="00E06A8F" w:rsidRPr="00073F82" w14:paraId="4436DFDE" w14:textId="77777777" w:rsidTr="00E06A8F">
        <w:tc>
          <w:tcPr>
            <w:tcW w:w="1842" w:type="dxa"/>
          </w:tcPr>
          <w:p w14:paraId="559C9E4B" w14:textId="77777777" w:rsidR="00E06A8F" w:rsidRPr="00790D06" w:rsidRDefault="00E06A8F" w:rsidP="00E06A8F">
            <w:r w:rsidRPr="00790D06">
              <w:t>Omschrijving</w:t>
            </w:r>
          </w:p>
        </w:tc>
        <w:tc>
          <w:tcPr>
            <w:tcW w:w="5670" w:type="dxa"/>
          </w:tcPr>
          <w:p w14:paraId="74719390" w14:textId="77777777" w:rsidR="00E06A8F" w:rsidRPr="00790D06" w:rsidRDefault="001C0E3F" w:rsidP="00E06A8F">
            <w:pPr>
              <w:rPr>
                <w:b/>
              </w:rPr>
            </w:pPr>
            <w:r w:rsidRPr="001C0E3F">
              <w:t>Lijn om een lijn in een maatvoering te visualiseren</w:t>
            </w:r>
          </w:p>
        </w:tc>
      </w:tr>
      <w:tr w:rsidR="00E06A8F" w:rsidRPr="00713653" w14:paraId="39187E24" w14:textId="77777777" w:rsidTr="00E06A8F">
        <w:tc>
          <w:tcPr>
            <w:tcW w:w="1842" w:type="dxa"/>
          </w:tcPr>
          <w:p w14:paraId="08371880" w14:textId="77777777" w:rsidR="00E06A8F" w:rsidRPr="00790D06" w:rsidRDefault="00E06A8F" w:rsidP="00E06A8F">
            <w:r w:rsidRPr="00790D06">
              <w:rPr>
                <w:b/>
              </w:rPr>
              <w:t>Waarde</w:t>
            </w:r>
          </w:p>
        </w:tc>
        <w:tc>
          <w:tcPr>
            <w:tcW w:w="5670" w:type="dxa"/>
          </w:tcPr>
          <w:p w14:paraId="44B3999A" w14:textId="77777777" w:rsidR="00E06A8F" w:rsidRPr="00790D06" w:rsidRDefault="00E06A8F" w:rsidP="001547D5">
            <w:pPr>
              <w:rPr>
                <w:b/>
              </w:rPr>
            </w:pPr>
            <w:proofErr w:type="spellStart"/>
            <w:r w:rsidRPr="00790D06">
              <w:rPr>
                <w:b/>
              </w:rPr>
              <w:t>maatvoerings</w:t>
            </w:r>
            <w:r w:rsidR="001547D5">
              <w:rPr>
                <w:b/>
              </w:rPr>
              <w:t>l</w:t>
            </w:r>
            <w:r w:rsidRPr="00790D06">
              <w:rPr>
                <w:b/>
              </w:rPr>
              <w:t>abel</w:t>
            </w:r>
            <w:proofErr w:type="spellEnd"/>
          </w:p>
        </w:tc>
      </w:tr>
      <w:tr w:rsidR="00E06A8F" w:rsidRPr="00073F82" w14:paraId="05046509" w14:textId="77777777" w:rsidTr="00E06A8F">
        <w:tc>
          <w:tcPr>
            <w:tcW w:w="1842" w:type="dxa"/>
          </w:tcPr>
          <w:p w14:paraId="7BABF2B5" w14:textId="77777777" w:rsidR="00E06A8F" w:rsidRPr="00790D06" w:rsidRDefault="00E06A8F" w:rsidP="00E06A8F">
            <w:r w:rsidRPr="00790D06">
              <w:t>Omschrijving</w:t>
            </w:r>
          </w:p>
        </w:tc>
        <w:tc>
          <w:tcPr>
            <w:tcW w:w="5670" w:type="dxa"/>
          </w:tcPr>
          <w:p w14:paraId="0E8AFC79" w14:textId="77777777" w:rsidR="00E06A8F" w:rsidRPr="00790D06" w:rsidRDefault="001C0E3F" w:rsidP="001C0E3F">
            <w:r>
              <w:t xml:space="preserve">Punt en label </w:t>
            </w:r>
            <w:r w:rsidR="00E06A8F" w:rsidRPr="00790D06">
              <w:t>om een label in een maatvoering te visualiseren</w:t>
            </w:r>
          </w:p>
        </w:tc>
      </w:tr>
      <w:tr w:rsidR="002C7B72" w:rsidRPr="00073F82" w14:paraId="7C2DE47F" w14:textId="77777777" w:rsidTr="00E06A8F">
        <w:tc>
          <w:tcPr>
            <w:tcW w:w="1842" w:type="dxa"/>
          </w:tcPr>
          <w:p w14:paraId="14A4AACB" w14:textId="77777777" w:rsidR="002C7B72" w:rsidRPr="001547D5" w:rsidRDefault="002C7B72" w:rsidP="00E06A8F">
            <w:pPr>
              <w:rPr>
                <w:b/>
              </w:rPr>
            </w:pPr>
            <w:r w:rsidRPr="001547D5">
              <w:rPr>
                <w:b/>
              </w:rPr>
              <w:t>Waarde</w:t>
            </w:r>
          </w:p>
        </w:tc>
        <w:tc>
          <w:tcPr>
            <w:tcW w:w="5670" w:type="dxa"/>
          </w:tcPr>
          <w:p w14:paraId="0C38DAC8" w14:textId="77777777" w:rsidR="002C7B72" w:rsidRPr="001547D5" w:rsidRDefault="002C7B72" w:rsidP="001547D5">
            <w:pPr>
              <w:rPr>
                <w:b/>
              </w:rPr>
            </w:pPr>
            <w:r w:rsidRPr="001547D5">
              <w:rPr>
                <w:b/>
              </w:rPr>
              <w:t>maatvoerings</w:t>
            </w:r>
            <w:r w:rsidR="001547D5">
              <w:rPr>
                <w:b/>
              </w:rPr>
              <w:t>p</w:t>
            </w:r>
            <w:r w:rsidRPr="001547D5">
              <w:rPr>
                <w:b/>
              </w:rPr>
              <w:t>ijl</w:t>
            </w:r>
            <w:r w:rsidR="006F48BE">
              <w:rPr>
                <w:b/>
              </w:rPr>
              <w:t>punt</w:t>
            </w:r>
          </w:p>
        </w:tc>
      </w:tr>
      <w:tr w:rsidR="001547D5" w:rsidRPr="00073F82" w14:paraId="5EFCA35E" w14:textId="77777777" w:rsidTr="00E06A8F">
        <w:tc>
          <w:tcPr>
            <w:tcW w:w="1842" w:type="dxa"/>
          </w:tcPr>
          <w:p w14:paraId="07A3E509" w14:textId="77777777" w:rsidR="001547D5" w:rsidRPr="00790D06" w:rsidRDefault="001547D5" w:rsidP="001547D5">
            <w:r w:rsidRPr="00790D06">
              <w:t>Omschrijving</w:t>
            </w:r>
          </w:p>
        </w:tc>
        <w:tc>
          <w:tcPr>
            <w:tcW w:w="5670" w:type="dxa"/>
          </w:tcPr>
          <w:p w14:paraId="3596385A" w14:textId="77777777" w:rsidR="001547D5" w:rsidRPr="00790D06" w:rsidRDefault="001C0E3F" w:rsidP="001547D5">
            <w:r w:rsidRPr="001C0E3F">
              <w:t>Punt om een pijlpunt in een maatvoering te visualiseren. Is een punt met een bijbehorend puntsymbool</w:t>
            </w:r>
          </w:p>
        </w:tc>
      </w:tr>
      <w:tr w:rsidR="00967F23" w:rsidRPr="00073F82" w14:paraId="74F7FE10" w14:textId="77777777" w:rsidTr="00E06A8F">
        <w:tc>
          <w:tcPr>
            <w:tcW w:w="1842" w:type="dxa"/>
          </w:tcPr>
          <w:p w14:paraId="1D1442B7" w14:textId="77777777" w:rsidR="00967F23" w:rsidRPr="000E3C4F" w:rsidRDefault="00967F23" w:rsidP="00967F23">
            <w:r w:rsidRPr="000E3C4F">
              <w:rPr>
                <w:b/>
              </w:rPr>
              <w:t>Waarde</w:t>
            </w:r>
          </w:p>
        </w:tc>
        <w:tc>
          <w:tcPr>
            <w:tcW w:w="5670" w:type="dxa"/>
          </w:tcPr>
          <w:p w14:paraId="2D5019BC" w14:textId="77777777" w:rsidR="00967F23" w:rsidRPr="000E3C4F" w:rsidRDefault="00967F23" w:rsidP="00967F23">
            <w:r w:rsidRPr="000E3C4F">
              <w:rPr>
                <w:b/>
              </w:rPr>
              <w:t>maatvoeringspijl</w:t>
            </w:r>
          </w:p>
        </w:tc>
      </w:tr>
      <w:tr w:rsidR="00967F23" w:rsidRPr="00073F82" w14:paraId="766E4C59" w14:textId="77777777" w:rsidTr="00E06A8F">
        <w:tc>
          <w:tcPr>
            <w:tcW w:w="1842" w:type="dxa"/>
          </w:tcPr>
          <w:p w14:paraId="68DA9190" w14:textId="77777777" w:rsidR="00967F23" w:rsidRPr="000E3C4F" w:rsidRDefault="00967F23" w:rsidP="00967F23">
            <w:r w:rsidRPr="000E3C4F">
              <w:t>Omschrijving</w:t>
            </w:r>
          </w:p>
        </w:tc>
        <w:tc>
          <w:tcPr>
            <w:tcW w:w="5670" w:type="dxa"/>
          </w:tcPr>
          <w:p w14:paraId="240F34EE" w14:textId="77777777" w:rsidR="00967F23" w:rsidRPr="000E3C4F" w:rsidRDefault="00967F23" w:rsidP="00967F23">
            <w:r w:rsidRPr="000E3C4F">
              <w:t>Lijn met aan beide kanten een pijlpunt</w:t>
            </w:r>
          </w:p>
        </w:tc>
      </w:tr>
    </w:tbl>
    <w:p w14:paraId="0073F3E3" w14:textId="77777777" w:rsidR="00E06A8F" w:rsidRDefault="00E06A8F" w:rsidP="00E06A8F"/>
    <w:p w14:paraId="7B60012F" w14:textId="77777777" w:rsidR="00E06A8F" w:rsidRDefault="00E06A8F" w:rsidP="00E06A8F">
      <w:r>
        <w:t xml:space="preserve">Elke </w:t>
      </w:r>
      <w:proofErr w:type="spellStart"/>
      <w:r>
        <w:t>maatvoeringslijn</w:t>
      </w:r>
      <w:proofErr w:type="spellEnd"/>
      <w:r>
        <w:t xml:space="preserve"> wordt een apart object.</w:t>
      </w:r>
    </w:p>
    <w:p w14:paraId="2D1A7158" w14:textId="77777777" w:rsidR="00E06A8F" w:rsidRDefault="00E06A8F" w:rsidP="00E06A8F">
      <w:r>
        <w:t xml:space="preserve">Het </w:t>
      </w:r>
      <w:proofErr w:type="spellStart"/>
      <w:r>
        <w:t>maatvoeringslabel</w:t>
      </w:r>
      <w:proofErr w:type="spellEnd"/>
      <w:r>
        <w:t xml:space="preserve"> geeft met een label attribuut het label aan dat als </w:t>
      </w:r>
      <w:proofErr w:type="spellStart"/>
      <w:r>
        <w:t>maatvoeringsgetal</w:t>
      </w:r>
      <w:proofErr w:type="spellEnd"/>
      <w:r>
        <w:t xml:space="preserve"> wor</w:t>
      </w:r>
      <w:r w:rsidR="003D6804">
        <w:t>dt afgebeeld. Bijvoorbeeld ‘25</w:t>
      </w:r>
      <w:r>
        <w:t>’.</w:t>
      </w:r>
      <w:r w:rsidR="003D6804">
        <w:t xml:space="preserve"> </w:t>
      </w:r>
      <w:r w:rsidR="008C38D5">
        <w:t xml:space="preserve">Overeenkomstig NEN 3116 is de eenheid </w:t>
      </w:r>
      <w:r w:rsidR="003D6804">
        <w:t xml:space="preserve">meter en de gebruikelijke nauwkeurigheid is 0,1. </w:t>
      </w:r>
      <w:r w:rsidR="005125B7">
        <w:t xml:space="preserve">Het decimale scheidingsteken is een komma. </w:t>
      </w:r>
      <w:r w:rsidR="00D66759">
        <w:t>Het attribuut label wor</w:t>
      </w:r>
      <w:r w:rsidR="00076C28">
        <w:t xml:space="preserve">dt via het object </w:t>
      </w:r>
      <w:proofErr w:type="spellStart"/>
      <w:r w:rsidR="00076C28">
        <w:t>ExtraInformati</w:t>
      </w:r>
      <w:r w:rsidR="00D66759">
        <w:t>e</w:t>
      </w:r>
      <w:proofErr w:type="spellEnd"/>
      <w:r w:rsidR="00D66759">
        <w:t xml:space="preserve"> overerft van het object Label. </w:t>
      </w:r>
      <w:r>
        <w:t xml:space="preserve">In het attribuut omschrijving </w:t>
      </w:r>
      <w:r w:rsidR="00131166">
        <w:t xml:space="preserve">van het object Label </w:t>
      </w:r>
      <w:r>
        <w:t>kan indien nodig een nadere omschrijving worden opgenomen</w:t>
      </w:r>
      <w:r w:rsidR="00D66759">
        <w:t>, zie figuur 5.2</w:t>
      </w:r>
      <w:r>
        <w:t xml:space="preserve">. De locatie van het label en de geometrie van de </w:t>
      </w:r>
      <w:proofErr w:type="spellStart"/>
      <w:r>
        <w:t>maatvoeringslijnen</w:t>
      </w:r>
      <w:proofErr w:type="spellEnd"/>
      <w:r>
        <w:t xml:space="preserve"> wordt met het attribuut ligging opgenomen. Maatvoering is direct </w:t>
      </w:r>
      <w:del w:id="337" w:author="Paul Janssen" w:date="2020-06-16T12:41:00Z">
        <w:r w:rsidDel="007D40B4">
          <w:delText xml:space="preserve">of </w:delText>
        </w:r>
      </w:del>
      <w:r>
        <w:t xml:space="preserve">gekoppeld aan een </w:t>
      </w:r>
      <w:r w:rsidR="005D453A">
        <w:t>Utiliteitsnet</w:t>
      </w:r>
      <w:r>
        <w:t xml:space="preserve">. Hierdoor kan middels het thema attribuut van </w:t>
      </w:r>
      <w:r w:rsidR="005D453A">
        <w:t>Utiliteitsnet</w:t>
      </w:r>
      <w:r>
        <w:t xml:space="preserve"> de maa</w:t>
      </w:r>
      <w:r w:rsidR="003D6804">
        <w:t>t</w:t>
      </w:r>
      <w:r>
        <w:t>vo</w:t>
      </w:r>
      <w:r w:rsidR="003D6804">
        <w:t>e</w:t>
      </w:r>
      <w:r>
        <w:t>ring per thema worden ges</w:t>
      </w:r>
      <w:r w:rsidR="001547D5">
        <w:t>e</w:t>
      </w:r>
      <w:r>
        <w:t>lecteerd.</w:t>
      </w:r>
    </w:p>
    <w:p w14:paraId="6A7B195A" w14:textId="77777777" w:rsidR="005125B7" w:rsidRDefault="005125B7" w:rsidP="00E06A8F"/>
    <w:p w14:paraId="0F88907A" w14:textId="4E6107D4" w:rsidR="00A11BC4" w:rsidRDefault="00971241" w:rsidP="000E3C4F">
      <w:r w:rsidRPr="00971241">
        <w:rPr>
          <w:b/>
        </w:rPr>
        <w:t>Extra toelichting: Eis voorzorgsmaatregel</w:t>
      </w:r>
      <w:ins w:id="338" w:author="Paul Janssen" w:date="2020-06-16T12:42:00Z">
        <w:r w:rsidR="007D40B4">
          <w:rPr>
            <w:b/>
          </w:rPr>
          <w:t xml:space="preserve"> </w:t>
        </w:r>
      </w:ins>
      <w:del w:id="339" w:author="Paul Janssen" w:date="2020-06-16T12:42:00Z">
        <w:r w:rsidRPr="00971241" w:rsidDel="007D40B4">
          <w:rPr>
            <w:b/>
          </w:rPr>
          <w:delText xml:space="preserve">, </w:delText>
        </w:r>
        <w:r w:rsidRPr="003657E7" w:rsidDel="007D40B4">
          <w:rPr>
            <w:b/>
          </w:rPr>
          <w:delText xml:space="preserve">Verzoek tot contact </w:delText>
        </w:r>
      </w:del>
      <w:r w:rsidRPr="003657E7">
        <w:rPr>
          <w:b/>
        </w:rPr>
        <w:t>en Bijlage</w:t>
      </w:r>
      <w:r w:rsidRPr="00971241">
        <w:rPr>
          <w:b/>
        </w:rPr>
        <w:t>.</w:t>
      </w:r>
    </w:p>
    <w:p w14:paraId="051B58B0" w14:textId="0344AB14" w:rsidR="008E6AEE" w:rsidRDefault="00843564" w:rsidP="000E3C4F">
      <w:r>
        <w:t>Een eis</w:t>
      </w:r>
      <w:r w:rsidR="00E56DD7">
        <w:t xml:space="preserve"> v</w:t>
      </w:r>
      <w:r>
        <w:t xml:space="preserve">oorzorgsmaatregel geeft aan dat </w:t>
      </w:r>
      <w:r w:rsidR="00456F46">
        <w:t>de beheerder van een net aangegeven heeft dat</w:t>
      </w:r>
      <w:r>
        <w:t xml:space="preserve"> </w:t>
      </w:r>
      <w:r w:rsidR="00456F46">
        <w:t xml:space="preserve">er </w:t>
      </w:r>
      <w:r>
        <w:t xml:space="preserve">sprake is van </w:t>
      </w:r>
      <w:r w:rsidRPr="00E41569">
        <w:t xml:space="preserve">voorzorgsmaatregelen die getroffen dienen te worden. </w:t>
      </w:r>
      <w:r w:rsidR="00531D25">
        <w:t xml:space="preserve">Dit betreft alleen de wettelijk geregelde eis voorzorgsmaatregel. </w:t>
      </w:r>
      <w:ins w:id="340" w:author="Paul Janssen" w:date="2020-05-22T15:23:00Z">
        <w:r w:rsidR="003D01D7" w:rsidRPr="003D01D7">
          <w:rPr>
            <w:rPrChange w:id="341" w:author="Paul Janssen" w:date="2020-05-22T15:23:00Z">
              <w:rPr>
                <w:rFonts w:ascii="Segoe UI" w:hAnsi="Segoe UI" w:cs="Segoe UI"/>
                <w:color w:val="24292E"/>
                <w:sz w:val="21"/>
                <w:szCs w:val="21"/>
                <w:shd w:val="clear" w:color="auto" w:fill="FFFFFF"/>
              </w:rPr>
            </w:rPrChange>
          </w:rPr>
          <w:t xml:space="preserve">Bij een </w:t>
        </w:r>
      </w:ins>
      <w:ins w:id="342" w:author="Paul Janssen" w:date="2020-05-25T11:59:00Z">
        <w:r w:rsidR="00AC0EB5">
          <w:t>WIBON</w:t>
        </w:r>
      </w:ins>
      <w:ins w:id="343" w:author="Paul Janssen" w:date="2020-05-22T15:23:00Z">
        <w:r w:rsidR="003D01D7" w:rsidRPr="003D01D7">
          <w:rPr>
            <w:rPrChange w:id="344" w:author="Paul Janssen" w:date="2020-05-22T15:23:00Z">
              <w:rPr>
                <w:rFonts w:ascii="Segoe UI" w:hAnsi="Segoe UI" w:cs="Segoe UI"/>
                <w:color w:val="24292E"/>
                <w:sz w:val="21"/>
                <w:szCs w:val="21"/>
                <w:shd w:val="clear" w:color="auto" w:fill="FFFFFF"/>
              </w:rPr>
            </w:rPrChange>
          </w:rPr>
          <w:t xml:space="preserve"> uitlevering wordt </w:t>
        </w:r>
      </w:ins>
      <w:ins w:id="345" w:author="Paul Janssen" w:date="2020-06-16T12:43:00Z">
        <w:r w:rsidR="007D40B4">
          <w:t xml:space="preserve">– per thema - </w:t>
        </w:r>
      </w:ins>
      <w:ins w:id="346" w:author="Paul Janssen" w:date="2020-05-22T15:23:00Z">
        <w:r w:rsidR="003D01D7" w:rsidRPr="003D01D7">
          <w:rPr>
            <w:rPrChange w:id="347" w:author="Paul Janssen" w:date="2020-05-22T15:23:00Z">
              <w:rPr>
                <w:rFonts w:ascii="Segoe UI" w:hAnsi="Segoe UI" w:cs="Segoe UI"/>
                <w:color w:val="24292E"/>
                <w:sz w:val="21"/>
                <w:szCs w:val="21"/>
                <w:shd w:val="clear" w:color="auto" w:fill="FFFFFF"/>
              </w:rPr>
            </w:rPrChange>
          </w:rPr>
          <w:t xml:space="preserve">de voorzorgsmaatregel met de hoogste prioriteit bijgesloten middels een gekoppeld </w:t>
        </w:r>
        <w:r w:rsidR="003D01D7" w:rsidRPr="003D01D7">
          <w:t>separaat</w:t>
        </w:r>
        <w:r w:rsidR="003D01D7" w:rsidRPr="003D01D7">
          <w:rPr>
            <w:rPrChange w:id="348" w:author="Paul Janssen" w:date="2020-05-22T15:23:00Z">
              <w:rPr>
                <w:rFonts w:ascii="Segoe UI" w:hAnsi="Segoe UI" w:cs="Segoe UI"/>
                <w:color w:val="24292E"/>
                <w:sz w:val="21"/>
                <w:szCs w:val="21"/>
                <w:shd w:val="clear" w:color="auto" w:fill="FFFFFF"/>
              </w:rPr>
            </w:rPrChange>
          </w:rPr>
          <w:t xml:space="preserve"> bestand beschreven in </w:t>
        </w:r>
        <w:proofErr w:type="spellStart"/>
        <w:r w:rsidR="003D01D7" w:rsidRPr="003D01D7">
          <w:rPr>
            <w:rPrChange w:id="349" w:author="Paul Janssen" w:date="2020-05-22T15:23:00Z">
              <w:rPr>
                <w:rFonts w:ascii="Segoe UI" w:hAnsi="Segoe UI" w:cs="Segoe UI"/>
                <w:color w:val="24292E"/>
                <w:sz w:val="21"/>
                <w:szCs w:val="21"/>
                <w:shd w:val="clear" w:color="auto" w:fill="FFFFFF"/>
              </w:rPr>
            </w:rPrChange>
          </w:rPr>
          <w:t>EisVoorzorgsmaatregelBijlage</w:t>
        </w:r>
        <w:proofErr w:type="spellEnd"/>
        <w:r w:rsidR="003D01D7" w:rsidRPr="003D01D7">
          <w:rPr>
            <w:rPrChange w:id="350" w:author="Paul Janssen" w:date="2020-05-22T15:23:00Z">
              <w:rPr>
                <w:rFonts w:ascii="Segoe UI" w:hAnsi="Segoe UI" w:cs="Segoe UI"/>
                <w:color w:val="24292E"/>
                <w:sz w:val="21"/>
                <w:szCs w:val="21"/>
                <w:shd w:val="clear" w:color="auto" w:fill="FFFFFF"/>
              </w:rPr>
            </w:rPrChange>
          </w:rPr>
          <w:t xml:space="preserve">. Via de Belanghebbende is </w:t>
        </w:r>
        <w:r w:rsidR="003D01D7">
          <w:t>de</w:t>
        </w:r>
      </w:ins>
      <w:ins w:id="351" w:author="Paul Janssen" w:date="2020-05-22T15:24:00Z">
        <w:r w:rsidR="003D01D7">
          <w:t xml:space="preserve"> </w:t>
        </w:r>
      </w:ins>
      <w:ins w:id="352" w:author="Paul Janssen" w:date="2020-05-22T15:23:00Z">
        <w:r w:rsidR="003D01D7" w:rsidRPr="003D01D7">
          <w:rPr>
            <w:rPrChange w:id="353" w:author="Paul Janssen" w:date="2020-05-22T15:23:00Z">
              <w:rPr>
                <w:rFonts w:ascii="Segoe UI" w:hAnsi="Segoe UI" w:cs="Segoe UI"/>
                <w:color w:val="24292E"/>
                <w:sz w:val="21"/>
                <w:szCs w:val="21"/>
                <w:shd w:val="clear" w:color="auto" w:fill="FFFFFF"/>
              </w:rPr>
            </w:rPrChange>
          </w:rPr>
          <w:t>bijlage gekoppeld aan het utiliteitsnet.</w:t>
        </w:r>
      </w:ins>
      <w:del w:id="354" w:author="Paul Janssen" w:date="2020-05-22T15:23:00Z">
        <w:r w:rsidR="00377A2B" w:rsidDel="003D01D7">
          <w:delText xml:space="preserve">Op het niveau van het </w:delText>
        </w:r>
        <w:r w:rsidR="00084535" w:rsidRPr="00D935C5" w:rsidDel="003D01D7">
          <w:delText>utiliteitsnet wordt de voorzorgsmaatregel met de hoogste</w:delText>
        </w:r>
        <w:r w:rsidR="00377A2B" w:rsidDel="003D01D7">
          <w:delText xml:space="preserve"> prioriteit opgenomen. De tekst daarvan is middels een gekoppelde bijlage opgenomen: EisVoorzorgsmaatregelBijlage</w:delText>
        </w:r>
      </w:del>
      <w:del w:id="355" w:author="Paul Janssen" w:date="2020-05-22T15:26:00Z">
        <w:r w:rsidR="00377A2B" w:rsidDel="003D01D7">
          <w:delText>.</w:delText>
        </w:r>
      </w:del>
      <w:r w:rsidR="00377A2B">
        <w:t xml:space="preserve"> Op het niveau van de individuele netelementen is de eis voorzorgsmaatregel aangegeven via een object </w:t>
      </w:r>
      <w:proofErr w:type="spellStart"/>
      <w:r w:rsidR="00377A2B">
        <w:t>AanduidingEisVoorzorgsmaatregel</w:t>
      </w:r>
      <w:proofErr w:type="spellEnd"/>
      <w:r w:rsidR="00377A2B">
        <w:t>. In dat geval is het netelement en of de locatie aangegeven waar de voorzorgsmaatregel geldt.</w:t>
      </w:r>
    </w:p>
    <w:p w14:paraId="05260C8B" w14:textId="77777777" w:rsidR="008E6AEE" w:rsidRDefault="008E6AEE" w:rsidP="000E3C4F"/>
    <w:p w14:paraId="46FD2706" w14:textId="77777777" w:rsidR="000779B5" w:rsidRDefault="008E6AEE" w:rsidP="000779B5">
      <w:pPr>
        <w:rPr>
          <w:ins w:id="356" w:author="Paul Janssen" w:date="2020-06-16T16:19:00Z"/>
        </w:rPr>
      </w:pPr>
      <w:r>
        <w:t xml:space="preserve">Standaard wordt de geometrie van </w:t>
      </w:r>
      <w:r w:rsidR="00377A2B">
        <w:t xml:space="preserve">het object </w:t>
      </w:r>
      <w:proofErr w:type="spellStart"/>
      <w:r>
        <w:t>AanduidingEisVoorzorgsmaatregel</w:t>
      </w:r>
      <w:proofErr w:type="spellEnd"/>
      <w:r>
        <w:t xml:space="preserve"> gebruikt om aan te geven op welke kabel of leiding of deel daarvan een voorzorgsmaatregel van toepassing is. De begrenzing van de geometrie is dan om dit te visualiseren</w:t>
      </w:r>
      <w:r w:rsidR="009273F7">
        <w:t xml:space="preserve"> en eenvoudig ruimtelijke </w:t>
      </w:r>
      <w:proofErr w:type="spellStart"/>
      <w:r w:rsidR="009273F7">
        <w:t>selecteerbaar</w:t>
      </w:r>
      <w:proofErr w:type="spellEnd"/>
      <w:r w:rsidR="009273F7">
        <w:t xml:space="preserve"> te maken. </w:t>
      </w:r>
    </w:p>
    <w:p w14:paraId="7C2BCBC4" w14:textId="54607B31" w:rsidR="000779B5" w:rsidRDefault="000779B5" w:rsidP="000779B5">
      <w:pPr>
        <w:rPr>
          <w:ins w:id="357" w:author="Paul Janssen" w:date="2020-06-16T16:19:00Z"/>
        </w:rPr>
      </w:pPr>
      <w:ins w:id="358" w:author="Paul Janssen" w:date="2020-06-16T16:19:00Z">
        <w:r>
          <w:t xml:space="preserve">De aanduiding van een eis voorzorgsmaatregel is functioneel gerelateerd aan een kabel of leiding maar </w:t>
        </w:r>
      </w:ins>
      <w:ins w:id="359" w:author="Paul Janssen" w:date="2020-07-06T15:12:00Z">
        <w:r w:rsidR="00466B7B">
          <w:t>een</w:t>
        </w:r>
      </w:ins>
      <w:ins w:id="360" w:author="Paul Janssen" w:date="2020-06-16T16:19:00Z">
        <w:r>
          <w:t xml:space="preserve"> directe </w:t>
        </w:r>
      </w:ins>
      <w:ins w:id="361" w:author="Paul Janssen" w:date="2020-07-06T15:14:00Z">
        <w:r w:rsidR="00466B7B">
          <w:t xml:space="preserve">informatiekundige </w:t>
        </w:r>
      </w:ins>
      <w:ins w:id="362" w:author="Paul Janssen" w:date="2020-06-16T16:19:00Z">
        <w:r>
          <w:t xml:space="preserve">associatie </w:t>
        </w:r>
      </w:ins>
      <w:ins w:id="363" w:author="Paul Janssen" w:date="2020-07-06T15:13:00Z">
        <w:r w:rsidR="00466B7B">
          <w:t>tussen een kabe</w:t>
        </w:r>
      </w:ins>
      <w:ins w:id="364" w:author="Paul Janssen" w:date="2020-07-06T15:14:00Z">
        <w:r w:rsidR="00466B7B">
          <w:t xml:space="preserve">l of leiding en de </w:t>
        </w:r>
        <w:proofErr w:type="spellStart"/>
        <w:r w:rsidR="00466B7B">
          <w:t>AanduidingEisVoorzorgsmaatregel</w:t>
        </w:r>
        <w:proofErr w:type="spellEnd"/>
        <w:r w:rsidR="00466B7B">
          <w:t xml:space="preserve"> </w:t>
        </w:r>
      </w:ins>
      <w:ins w:id="365" w:author="Paul Janssen" w:date="2020-07-06T15:12:00Z">
        <w:r w:rsidR="00466B7B">
          <w:t>is niet verplicht</w:t>
        </w:r>
      </w:ins>
      <w:ins w:id="366" w:author="Paul Janssen" w:date="2020-06-16T16:19:00Z">
        <w:r>
          <w:t>. De strookbreedte die de netbeheerder voor het betreffende object wil hanteren wordt door de netbeheerder als vlakgeometrie aangeleverd bij de aanduiding eis voorzorgsmaatregel.</w:t>
        </w:r>
      </w:ins>
    </w:p>
    <w:p w14:paraId="37351C9C" w14:textId="77777777" w:rsidR="000779B5" w:rsidRDefault="000779B5" w:rsidP="000779B5">
      <w:pPr>
        <w:rPr>
          <w:ins w:id="367" w:author="Paul Janssen" w:date="2020-06-16T16:19:00Z"/>
        </w:rPr>
      </w:pPr>
      <w:ins w:id="368" w:author="Paul Janssen" w:date="2020-06-16T16:19:00Z">
        <w:r>
          <w:t>De toepassing van eis voorzorgsmaatregelen en het gebied waarop deze betrekking heeft, is een verantwoordelijkheid van de netbeheerder en wordt door de netbeheerder zelf bepaald.</w:t>
        </w:r>
      </w:ins>
    </w:p>
    <w:p w14:paraId="1FBBD13E" w14:textId="0B9750A3" w:rsidR="008E6AEE" w:rsidRDefault="000779B5" w:rsidP="000779B5">
      <w:ins w:id="369" w:author="Paul Janssen" w:date="2020-06-16T16:19:00Z">
        <w:r>
          <w:lastRenderedPageBreak/>
          <w:t xml:space="preserve">Voor de geometrie van aanduidingen eis voorzorgsmaatregel zijn ook </w:t>
        </w:r>
        <w:proofErr w:type="spellStart"/>
        <w:r>
          <w:t>multivlakken</w:t>
        </w:r>
        <w:proofErr w:type="spellEnd"/>
        <w:r>
          <w:t xml:space="preserve"> toegestaan.</w:t>
        </w:r>
      </w:ins>
      <w:del w:id="370" w:author="Paul Janssen" w:date="2020-06-16T16:19:00Z">
        <w:r w:rsidR="009273F7" w:rsidDel="000779B5">
          <w:delText>De geometrie is in dat geval standaard een vlakgeometrie van 1 meter aan weerszijde van de centerlijn van de gerelateerde kabel of leiding</w:delText>
        </w:r>
        <w:r w:rsidR="008E6AEE" w:rsidDel="000779B5">
          <w:delText>.</w:delText>
        </w:r>
        <w:r w:rsidR="009273F7" w:rsidDel="000779B5">
          <w:delText xml:space="preserve"> </w:delText>
        </w:r>
        <w:r w:rsidR="004A572C" w:rsidDel="000779B5">
          <w:delText>Het komt ook voor dat de strookbreedte door de netbeheerder zelf of wettelijk wordt bepaald. B</w:delText>
        </w:r>
        <w:r w:rsidR="009273F7" w:rsidDel="000779B5">
          <w:delText xml:space="preserve">ij het thema Buisleidingen gevaarlijke stoffen </w:delText>
        </w:r>
        <w:r w:rsidR="004A572C" w:rsidDel="000779B5">
          <w:delText>komt dit voor</w:delText>
        </w:r>
        <w:r w:rsidR="009273F7" w:rsidDel="000779B5">
          <w:delText>.</w:delText>
        </w:r>
      </w:del>
    </w:p>
    <w:p w14:paraId="0356F977" w14:textId="77777777" w:rsidR="00B77E45" w:rsidRDefault="00B77E45" w:rsidP="000E3C4F"/>
    <w:p w14:paraId="2D8F9884" w14:textId="77777777" w:rsidR="007A2BE5" w:rsidRDefault="007A2BE5" w:rsidP="007A2BE5">
      <w:pPr>
        <w:rPr>
          <w:ins w:id="371" w:author="Paul Janssen" w:date="2020-06-16T15:24:00Z"/>
        </w:rPr>
      </w:pPr>
      <w:ins w:id="372" w:author="Paul Janssen" w:date="2020-06-16T15:24:00Z">
        <w:r>
          <w:t>Naast de bijlage voor de eis voorzorgsmaatregel is er in het IMKL ook nog een mogelijkheid om als netbeheerder een algemene bijlage mee te leveren bij de gebiedsinformatielevering.</w:t>
        </w:r>
      </w:ins>
    </w:p>
    <w:p w14:paraId="3AACF7B6" w14:textId="35704028" w:rsidR="00B77E45" w:rsidDel="007A2BE5" w:rsidRDefault="007A2BE5" w:rsidP="007A2BE5">
      <w:pPr>
        <w:rPr>
          <w:del w:id="373" w:author="Paul Janssen" w:date="2020-06-16T15:24:00Z"/>
        </w:rPr>
      </w:pPr>
      <w:ins w:id="374" w:author="Paul Janssen" w:date="2020-06-16T15:24:00Z">
        <w:r>
          <w:t>In het kad</w:t>
        </w:r>
      </w:ins>
      <w:ins w:id="375" w:author="Paul Janssen" w:date="2020-07-06T15:16:00Z">
        <w:r w:rsidR="00466B7B">
          <w:t>e</w:t>
        </w:r>
      </w:ins>
      <w:ins w:id="376" w:author="Paul Janssen" w:date="2020-06-16T15:24:00Z">
        <w:r>
          <w:t xml:space="preserve">r van de reductie van het aantal bijlagen, wordt aangemoedigd om deze algemene informatie als URL beschikbaar te stellen (attribuut </w:t>
        </w:r>
        <w:proofErr w:type="spellStart"/>
        <w:r>
          <w:t>websiteKLIC</w:t>
        </w:r>
        <w:proofErr w:type="spellEnd"/>
        <w:r>
          <w:t>).</w:t>
        </w:r>
      </w:ins>
      <w:del w:id="377" w:author="Paul Janssen" w:date="2020-06-16T15:24:00Z">
        <w:r w:rsidR="00B77E45" w:rsidDel="007A2BE5">
          <w:delText xml:space="preserve">Naast de bijlage voor de eis voorzorgsmaatregel is er ook een mogelijkheid voor een algemene bijlage </w:delText>
        </w:r>
        <w:r w:rsidR="00531D25" w:rsidDel="007A2BE5">
          <w:delText>e</w:delText>
        </w:r>
        <w:r w:rsidR="00B77E45" w:rsidDel="007A2BE5">
          <w:delText>en bijlage ‘niet betrokken’ om aan te geven dat netbeheerder een belang heeft bij deze melding maar geen utiliteitsnet in het gebied heeft</w:delText>
        </w:r>
        <w:r w:rsidR="0030098D" w:rsidDel="007A2BE5">
          <w:delText>.</w:delText>
        </w:r>
      </w:del>
    </w:p>
    <w:p w14:paraId="18A7E4C6" w14:textId="77777777" w:rsidR="00531D25" w:rsidRDefault="00531D25" w:rsidP="000E3C4F"/>
    <w:p w14:paraId="7C0049BB" w14:textId="111C88DD" w:rsidR="00531D25" w:rsidDel="007D40B4" w:rsidRDefault="00971241" w:rsidP="000E3C4F">
      <w:pPr>
        <w:rPr>
          <w:del w:id="378" w:author="Paul Janssen" w:date="2020-06-16T12:42:00Z"/>
        </w:rPr>
      </w:pPr>
      <w:del w:id="379" w:author="Paul Janssen" w:date="2020-06-16T12:42:00Z">
        <w:r w:rsidRPr="003657E7" w:rsidDel="007D40B4">
          <w:delText>Om het gebied aan te geven waarvoor er een verzoek tot contact is, maar er geen wettelijk vereiste is, is er een objecttype AanduidingVerzoekContact.</w:delText>
        </w:r>
        <w:r w:rsidR="00CD50D4" w:rsidDel="007D40B4">
          <w:delText xml:space="preserve"> </w:delText>
        </w:r>
      </w:del>
    </w:p>
    <w:p w14:paraId="321987EA" w14:textId="77777777" w:rsidR="00843564" w:rsidRDefault="00843564" w:rsidP="000E3C4F">
      <w:pPr>
        <w:spacing w:line="288" w:lineRule="auto"/>
      </w:pPr>
    </w:p>
    <w:bookmarkEnd w:id="326"/>
    <w:p w14:paraId="187FF4F3" w14:textId="77777777" w:rsidR="005B6963" w:rsidRDefault="00971241" w:rsidP="000E3C4F">
      <w:pPr>
        <w:rPr>
          <w:b/>
        </w:rPr>
      </w:pPr>
      <w:r w:rsidRPr="00971241">
        <w:rPr>
          <w:b/>
        </w:rPr>
        <w:t xml:space="preserve">Extra toelichting: </w:t>
      </w:r>
      <w:proofErr w:type="spellStart"/>
      <w:r w:rsidR="002C2CC5" w:rsidRPr="000E3C4F">
        <w:rPr>
          <w:b/>
        </w:rPr>
        <w:t>Eigen</w:t>
      </w:r>
      <w:r w:rsidR="002C2CC5" w:rsidRPr="00971241">
        <w:rPr>
          <w:b/>
        </w:rPr>
        <w:t>Topografie</w:t>
      </w:r>
      <w:proofErr w:type="spellEnd"/>
      <w:r w:rsidR="00283BD6">
        <w:rPr>
          <w:b/>
        </w:rPr>
        <w:t>.</w:t>
      </w:r>
    </w:p>
    <w:p w14:paraId="7FE4D90D" w14:textId="77777777" w:rsidR="00E06A8F" w:rsidRDefault="005125B7" w:rsidP="000E3C4F">
      <w:r>
        <w:t xml:space="preserve">Indien er extra topografie nodig is om de positie van netwerkelementen nader aan te geven kan dit middels het object </w:t>
      </w:r>
      <w:proofErr w:type="spellStart"/>
      <w:r w:rsidR="002C2CC5">
        <w:t>EigenTopografie</w:t>
      </w:r>
      <w:proofErr w:type="spellEnd"/>
      <w:r>
        <w:t xml:space="preserve">. Er kan een </w:t>
      </w:r>
      <w:r w:rsidR="0073301A">
        <w:t xml:space="preserve">bestaande </w:t>
      </w:r>
      <w:r>
        <w:t xml:space="preserve">of </w:t>
      </w:r>
      <w:r w:rsidR="0073301A">
        <w:t xml:space="preserve">plan </w:t>
      </w:r>
      <w:r>
        <w:t xml:space="preserve">topografie worden meegegeven. Met het attribuut ligging wordt de geometrie van de </w:t>
      </w:r>
      <w:proofErr w:type="spellStart"/>
      <w:r w:rsidR="002C2CC5">
        <w:t>EigenTopografie</w:t>
      </w:r>
      <w:proofErr w:type="spellEnd"/>
      <w:r w:rsidR="002C2CC5">
        <w:t xml:space="preserve"> </w:t>
      </w:r>
      <w:r>
        <w:t xml:space="preserve">opgenomen. De </w:t>
      </w:r>
      <w:r w:rsidR="002C2CC5">
        <w:t xml:space="preserve">eigen </w:t>
      </w:r>
      <w:r>
        <w:t xml:space="preserve">topografie wordt altijd gevectoriseerd aangeleverd. De topografische elementen worden getypeerd conform een typeringslijst, </w:t>
      </w:r>
      <w:proofErr w:type="spellStart"/>
      <w:r>
        <w:t>TopografischObjectTypeValue</w:t>
      </w:r>
      <w:proofErr w:type="spellEnd"/>
      <w:r>
        <w:t xml:space="preserve">, gebaseerd op </w:t>
      </w:r>
      <w:proofErr w:type="spellStart"/>
      <w:r>
        <w:t>IMGeo</w:t>
      </w:r>
      <w:proofErr w:type="spellEnd"/>
      <w:r>
        <w:t>. Hiermee is het type topografisch object omschreven en is een koppeling met visualisatieregels mogelijk.</w:t>
      </w:r>
    </w:p>
    <w:p w14:paraId="0967D292" w14:textId="77777777" w:rsidR="002F7FED" w:rsidRDefault="002F7FED" w:rsidP="000E3C4F"/>
    <w:p w14:paraId="6F05CE7A" w14:textId="77777777" w:rsidR="00A11BC4" w:rsidRDefault="00971241" w:rsidP="000E3C4F">
      <w:bookmarkStart w:id="380" w:name="_Toc399786886"/>
      <w:r w:rsidRPr="00971241">
        <w:rPr>
          <w:b/>
        </w:rPr>
        <w:t>Extra toelichting: Geometrie en topologie.</w:t>
      </w:r>
      <w:bookmarkEnd w:id="380"/>
    </w:p>
    <w:p w14:paraId="4CCF1B4D" w14:textId="77777777" w:rsidR="000816A6" w:rsidRDefault="000816A6" w:rsidP="000E3C4F"/>
    <w:p w14:paraId="405731EA" w14:textId="77777777" w:rsidR="000816A6" w:rsidRPr="000816A6" w:rsidRDefault="000816A6" w:rsidP="000E3C4F">
      <w:pPr>
        <w:rPr>
          <w:b/>
        </w:rPr>
      </w:pPr>
      <w:r w:rsidRPr="000816A6">
        <w:rPr>
          <w:b/>
        </w:rPr>
        <w:t>2D geometrie:</w:t>
      </w:r>
    </w:p>
    <w:p w14:paraId="6C22A8C9" w14:textId="723953F9" w:rsidR="008A3F7B" w:rsidRDefault="00A7057D">
      <w:pPr>
        <w:jc w:val="left"/>
        <w:sectPr w:rsidR="008A3F7B" w:rsidSect="00672722">
          <w:pgSz w:w="11906" w:h="16838" w:code="9"/>
          <w:pgMar w:top="2552" w:right="1622" w:bottom="1531" w:left="1622" w:header="0" w:footer="57" w:gutter="0"/>
          <w:cols w:space="708"/>
          <w:docGrid w:linePitch="360"/>
        </w:sectPr>
        <w:pPrChange w:id="381" w:author="Paul Janssen" w:date="2020-06-16T15:26:00Z">
          <w:pPr/>
        </w:pPrChange>
      </w:pPr>
      <w:r>
        <w:t xml:space="preserve">Het verplichte geometrieprofiel van </w:t>
      </w:r>
      <w:r w:rsidR="00793B0B">
        <w:t>IMKL</w:t>
      </w:r>
      <w:r>
        <w:t xml:space="preserve"> is 2D. </w:t>
      </w:r>
      <w:r w:rsidR="003D6804">
        <w:t>Primair bestaat de geometrie uit punten en lijnen die het netwerk representeren.</w:t>
      </w:r>
      <w:r w:rsidR="000816A6">
        <w:t xml:space="preserve"> 2D vlakken zijn additioneel</w:t>
      </w:r>
      <w:ins w:id="382" w:author="Paul Janssen" w:date="2020-06-16T15:25:00Z">
        <w:r w:rsidR="007A2BE5">
          <w:t xml:space="preserve"> waarbij ook </w:t>
        </w:r>
        <w:proofErr w:type="spellStart"/>
        <w:r w:rsidR="007A2BE5">
          <w:t>multivlakken</w:t>
        </w:r>
        <w:proofErr w:type="spellEnd"/>
        <w:r w:rsidR="007A2BE5">
          <w:t xml:space="preserve"> z</w:t>
        </w:r>
      </w:ins>
      <w:ins w:id="383" w:author="Paul Janssen" w:date="2020-06-16T15:26:00Z">
        <w:r w:rsidR="007A2BE5">
          <w:t>ijn toegestaan</w:t>
        </w:r>
      </w:ins>
      <w:r w:rsidR="000816A6">
        <w:t>. 2,5 D en 3D zijn een additionele extensie.</w:t>
      </w:r>
    </w:p>
    <w:p w14:paraId="08B20B81" w14:textId="5A4B3355" w:rsidR="00B24519" w:rsidRDefault="00261381" w:rsidP="000816A6">
      <w:pPr>
        <w:rPr>
          <w:noProof/>
        </w:rPr>
      </w:pPr>
      <w:r>
        <w:rPr>
          <w:noProof/>
        </w:rPr>
        <w:lastRenderedPageBreak/>
        <w:drawing>
          <wp:anchor distT="0" distB="0" distL="114300" distR="114300" simplePos="0" relativeHeight="251655680" behindDoc="0" locked="0" layoutInCell="1" allowOverlap="1" wp14:anchorId="11FD1AE0" wp14:editId="02E37D4F">
            <wp:simplePos x="0" y="0"/>
            <wp:positionH relativeFrom="column">
              <wp:posOffset>5080</wp:posOffset>
            </wp:positionH>
            <wp:positionV relativeFrom="paragraph">
              <wp:posOffset>-257460</wp:posOffset>
            </wp:positionV>
            <wp:extent cx="8099425" cy="5248275"/>
            <wp:effectExtent l="0" t="0" r="0" b="0"/>
            <wp:wrapTopAndBottom/>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IMKL-Geometrie.wmf"/>
                    <pic:cNvPicPr/>
                  </pic:nvPicPr>
                  <pic:blipFill>
                    <a:blip r:embed="rId31" cstate="print">
                      <a:extLst>
                        <a:ext uri="{28A0092B-C50C-407E-A947-70E740481C1C}">
                          <a14:useLocalDpi xmlns:a14="http://schemas.microsoft.com/office/drawing/2010/main" val="0"/>
                        </a:ext>
                      </a:extLst>
                    </a:blip>
                    <a:stretch>
                      <a:fillRect/>
                    </a:stretch>
                  </pic:blipFill>
                  <pic:spPr>
                    <a:xfrm>
                      <a:off x="0" y="0"/>
                      <a:ext cx="8099425" cy="5248275"/>
                    </a:xfrm>
                    <a:prstGeom prst="rect">
                      <a:avLst/>
                    </a:prstGeom>
                  </pic:spPr>
                </pic:pic>
              </a:graphicData>
            </a:graphic>
            <wp14:sizeRelH relativeFrom="page">
              <wp14:pctWidth>0</wp14:pctWidth>
            </wp14:sizeRelH>
            <wp14:sizeRelV relativeFrom="page">
              <wp14:pctHeight>0</wp14:pctHeight>
            </wp14:sizeRelV>
          </wp:anchor>
        </w:drawing>
      </w:r>
    </w:p>
    <w:p w14:paraId="316FF74E" w14:textId="77777777" w:rsidR="007A394B" w:rsidRDefault="007A394B" w:rsidP="000816A6">
      <w:r>
        <w:t xml:space="preserve">Figuur </w:t>
      </w:r>
      <w:r w:rsidR="003203DD">
        <w:t>5.4</w:t>
      </w:r>
      <w:r>
        <w:t xml:space="preserve">: Geometriemodel. Primair </w:t>
      </w:r>
      <w:r w:rsidR="006D6D0B">
        <w:t xml:space="preserve">en verplicht </w:t>
      </w:r>
      <w:r>
        <w:t>punten en (hart)lijnen. Optioneel vlakken en additioneel 3D.</w:t>
      </w:r>
    </w:p>
    <w:p w14:paraId="2F6F41F4" w14:textId="77777777" w:rsidR="008A3F7B" w:rsidRDefault="008A3F7B" w:rsidP="000816A6">
      <w:pPr>
        <w:sectPr w:rsidR="008A3F7B" w:rsidSect="008A3F7B">
          <w:pgSz w:w="16838" w:h="11906" w:orient="landscape" w:code="9"/>
          <w:pgMar w:top="1622" w:right="2552" w:bottom="1622" w:left="1531" w:header="0" w:footer="57" w:gutter="0"/>
          <w:cols w:space="708"/>
          <w:docGrid w:linePitch="360"/>
        </w:sectPr>
      </w:pPr>
    </w:p>
    <w:p w14:paraId="5A420694" w14:textId="77777777" w:rsidR="007A394B" w:rsidRDefault="00AB1384" w:rsidP="000816A6">
      <w:r>
        <w:lastRenderedPageBreak/>
        <w:t xml:space="preserve">De geometrie van de </w:t>
      </w:r>
      <w:r w:rsidR="007A394B">
        <w:t>n</w:t>
      </w:r>
      <w:r>
        <w:t xml:space="preserve">etwerkelementen wordt overgeërfd uit het Inspire Netwerk model. Alle netwerkelementen zijn onderdeel van een topologisch netwerk en worden geometrisch beschreven door links of </w:t>
      </w:r>
      <w:proofErr w:type="spellStart"/>
      <w:r>
        <w:t>nodes</w:t>
      </w:r>
      <w:proofErr w:type="spellEnd"/>
      <w:r>
        <w:t xml:space="preserve">. De </w:t>
      </w:r>
      <w:r w:rsidR="00B57BF0">
        <w:t>geometrieën</w:t>
      </w:r>
      <w:r>
        <w:t xml:space="preserve"> zijn verplicht punten of lijnen. Lijnen kunnen </w:t>
      </w:r>
      <w:r w:rsidR="00005301">
        <w:t>opgebouwd zijn uit meerdere lijnsegmenten</w:t>
      </w:r>
      <w:r>
        <w:t>. De lijnen en punten zijn niet schematisch (niet ‘</w:t>
      </w:r>
      <w:proofErr w:type="spellStart"/>
      <w:r>
        <w:t>fictitious</w:t>
      </w:r>
      <w:proofErr w:type="spellEnd"/>
      <w:r>
        <w:t>’) en representeren de locatie van de netwerkelementen</w:t>
      </w:r>
      <w:r w:rsidR="007A394B">
        <w:t xml:space="preserve"> middels hartlijnen</w:t>
      </w:r>
      <w:r>
        <w:t xml:space="preserve">. Lijnen van leidingen en punten van bijbehorende leidingelementen hoeven niet noodzakelijkerwijs aan te sluiten. De connectiviteit wordt gerealiseerd door de </w:t>
      </w:r>
      <w:proofErr w:type="spellStart"/>
      <w:r>
        <w:t>arc</w:t>
      </w:r>
      <w:proofErr w:type="spellEnd"/>
      <w:r>
        <w:t>-node topologie. Als voorbeeld een pompstation in een rioolnetwerk. Het door een (center) punt gerepresenteerde pompstation is niet verbonden met leidingen. Er lopen wel leidingen naar de punt toe maar niet tot aan de punt. De leidingen hebben wel een verwijzing</w:t>
      </w:r>
      <w:r w:rsidR="007A394B">
        <w:t xml:space="preserve"> naar de node (connectiviteit).</w:t>
      </w:r>
    </w:p>
    <w:p w14:paraId="32034CE9" w14:textId="77777777" w:rsidR="000816A6" w:rsidRDefault="00AB1384" w:rsidP="000816A6">
      <w:r>
        <w:t>Additioneel en optioneel kan een netwerkelement ook no</w:t>
      </w:r>
      <w:r w:rsidR="000816A6">
        <w:t>g een vlak als geometrie h</w:t>
      </w:r>
      <w:r w:rsidR="007A394B">
        <w:t xml:space="preserve">ebben, een verwijzing naar een object </w:t>
      </w:r>
      <w:proofErr w:type="spellStart"/>
      <w:r w:rsidR="007A394B">
        <w:t>E</w:t>
      </w:r>
      <w:r w:rsidR="000816A6">
        <w:t>xtraGeometrie</w:t>
      </w:r>
      <w:proofErr w:type="spellEnd"/>
      <w:r w:rsidR="000816A6">
        <w:t xml:space="preserve"> </w:t>
      </w:r>
      <w:r w:rsidR="007A394B">
        <w:t xml:space="preserve">middels </w:t>
      </w:r>
      <w:r w:rsidR="000816A6">
        <w:t xml:space="preserve">een attribuut </w:t>
      </w:r>
      <w:proofErr w:type="spellStart"/>
      <w:r w:rsidR="007A394B">
        <w:t>extraGeometrie</w:t>
      </w:r>
      <w:proofErr w:type="spellEnd"/>
      <w:r>
        <w:t xml:space="preserve">. Indien het pompstation ook nog door een vlak wordt gerepresenteerd lopen de leidingen in de regel wel tot </w:t>
      </w:r>
      <w:r w:rsidR="000816A6">
        <w:t>aan de begrenzing van het vlak.</w:t>
      </w:r>
    </w:p>
    <w:p w14:paraId="43AA44C3" w14:textId="77777777" w:rsidR="004F6969" w:rsidRDefault="004F6969" w:rsidP="000816A6"/>
    <w:p w14:paraId="761CB691" w14:textId="13346C4D" w:rsidR="004F6969" w:rsidRDefault="004F6969" w:rsidP="000816A6">
      <w:r>
        <w:t xml:space="preserve">Lijnen zijn in het INSPIRE netwerkmodel gemodelleerd als een </w:t>
      </w:r>
      <w:proofErr w:type="spellStart"/>
      <w:r>
        <w:t>LinkSet</w:t>
      </w:r>
      <w:proofErr w:type="spellEnd"/>
      <w:r>
        <w:t xml:space="preserve"> die bestaat uit een verzameling van 1 of meer </w:t>
      </w:r>
      <w:proofErr w:type="spellStart"/>
      <w:r>
        <w:t>GeneralisedLinks</w:t>
      </w:r>
      <w:proofErr w:type="spellEnd"/>
      <w:r>
        <w:t xml:space="preserve">. Dit kunnen Links zijn van het type Curve of een </w:t>
      </w:r>
      <w:proofErr w:type="spellStart"/>
      <w:r>
        <w:t>LinkSequence</w:t>
      </w:r>
      <w:proofErr w:type="spellEnd"/>
      <w:r>
        <w:t xml:space="preserve">, een geordende </w:t>
      </w:r>
      <w:r w:rsidR="006E3EB4">
        <w:t xml:space="preserve">verzameling </w:t>
      </w:r>
      <w:proofErr w:type="spellStart"/>
      <w:r w:rsidR="006E3EB4">
        <w:t>Directed</w:t>
      </w:r>
      <w:r>
        <w:t>Links</w:t>
      </w:r>
      <w:proofErr w:type="spellEnd"/>
      <w:r>
        <w:t xml:space="preserve">. De </w:t>
      </w:r>
      <w:proofErr w:type="spellStart"/>
      <w:r>
        <w:t>LinkSequence</w:t>
      </w:r>
      <w:proofErr w:type="spellEnd"/>
      <w:r>
        <w:t xml:space="preserve"> </w:t>
      </w:r>
      <w:r w:rsidR="00CF79BA">
        <w:t xml:space="preserve">kan worden </w:t>
      </w:r>
      <w:r>
        <w:t>toegepast als er een route, met een richting</w:t>
      </w:r>
      <w:r w:rsidR="006E3EB4">
        <w:t>, uitgewisseld moet worden</w:t>
      </w:r>
      <w:r w:rsidR="006E3EB4" w:rsidRPr="0038226A">
        <w:t>.</w:t>
      </w:r>
      <w:r w:rsidR="00455BC2" w:rsidRPr="00DB2583">
        <w:t xml:space="preserve"> Voor </w:t>
      </w:r>
      <w:r w:rsidR="00793B0B">
        <w:t>IMKL</w:t>
      </w:r>
      <w:r w:rsidR="00455BC2" w:rsidRPr="00DB2583">
        <w:t xml:space="preserve"> is dit niet relevant en wordt de </w:t>
      </w:r>
      <w:proofErr w:type="spellStart"/>
      <w:r w:rsidR="00455BC2" w:rsidRPr="00DB2583">
        <w:t>LinkSequence</w:t>
      </w:r>
      <w:proofErr w:type="spellEnd"/>
      <w:r w:rsidR="00455BC2" w:rsidRPr="00DB2583">
        <w:t xml:space="preserve"> derhalve niet toegepast</w:t>
      </w:r>
    </w:p>
    <w:p w14:paraId="4694CEB0" w14:textId="77777777" w:rsidR="006F48BE" w:rsidRDefault="006F48BE" w:rsidP="000816A6"/>
    <w:p w14:paraId="55CA1313" w14:textId="05EED99F" w:rsidR="006F48BE" w:rsidRDefault="006F48BE" w:rsidP="000816A6">
      <w:r>
        <w:t xml:space="preserve">Meervoudig gebruik van </w:t>
      </w:r>
      <w:del w:id="384" w:author="Paul Janssen" w:date="2020-06-16T15:26:00Z">
        <w:r w:rsidDel="007A2BE5">
          <w:delText>geometrien</w:delText>
        </w:r>
      </w:del>
      <w:ins w:id="385" w:author="Paul Janssen" w:date="2020-06-16T15:26:00Z">
        <w:r w:rsidR="007A2BE5">
          <w:t>geometrieën</w:t>
        </w:r>
      </w:ins>
      <w:r>
        <w:t xml:space="preserve"> </w:t>
      </w:r>
      <w:r w:rsidR="0073301A">
        <w:t xml:space="preserve">is </w:t>
      </w:r>
      <w:r>
        <w:t>niet toegestaan.</w:t>
      </w:r>
    </w:p>
    <w:p w14:paraId="444A9146" w14:textId="6ACA60D2" w:rsidR="006F48BE" w:rsidRDefault="006F48BE" w:rsidP="000816A6">
      <w:r>
        <w:t xml:space="preserve">In principe staat het INSPIRE model toe dat een link door meerdere netwerkelementen wordt gebruikt. </w:t>
      </w:r>
      <w:r w:rsidR="00010898">
        <w:t xml:space="preserve">In de </w:t>
      </w:r>
      <w:r w:rsidR="00793B0B">
        <w:t>IMKL</w:t>
      </w:r>
      <w:r w:rsidR="00010898">
        <w:t xml:space="preserve"> uitwisseling is dat echter niet toegestaan. Elke link wordt maar door één netwerkelement gebruikt.</w:t>
      </w:r>
    </w:p>
    <w:p w14:paraId="7BB40E4E" w14:textId="77777777" w:rsidR="000816A6" w:rsidRDefault="000816A6" w:rsidP="000816A6"/>
    <w:p w14:paraId="4595CB69" w14:textId="77777777" w:rsidR="000816A6" w:rsidRDefault="000816A6" w:rsidP="000816A6">
      <w:r>
        <w:t>Referentiestelsel.</w:t>
      </w:r>
    </w:p>
    <w:p w14:paraId="1EA94567" w14:textId="7632E7A3" w:rsidR="000816A6" w:rsidRDefault="000816A6" w:rsidP="000816A6">
      <w:r>
        <w:t xml:space="preserve">Referentiestelsel voor </w:t>
      </w:r>
      <w:r w:rsidR="00793B0B">
        <w:t>IMKL</w:t>
      </w:r>
      <w:r>
        <w:t xml:space="preserve"> datalevering is </w:t>
      </w:r>
      <w:r w:rsidR="00AA7EF1">
        <w:t>Rijksdriehoekmeting (RD)</w:t>
      </w:r>
      <w:r>
        <w:t xml:space="preserve">, zie hoofdstuk 6. </w:t>
      </w:r>
    </w:p>
    <w:p w14:paraId="5ED8341E" w14:textId="77777777" w:rsidR="000816A6" w:rsidRDefault="000816A6" w:rsidP="000816A6"/>
    <w:p w14:paraId="2754497A" w14:textId="77777777" w:rsidR="000816A6" w:rsidRPr="000816A6" w:rsidRDefault="000816A6" w:rsidP="000816A6">
      <w:pPr>
        <w:rPr>
          <w:b/>
        </w:rPr>
      </w:pPr>
      <w:r w:rsidRPr="000816A6">
        <w:rPr>
          <w:b/>
        </w:rPr>
        <w:t>3D geometrie</w:t>
      </w:r>
      <w:r w:rsidR="00283BD6">
        <w:rPr>
          <w:b/>
        </w:rPr>
        <w:t>.</w:t>
      </w:r>
    </w:p>
    <w:p w14:paraId="67939A58" w14:textId="411B15FB" w:rsidR="000816A6" w:rsidRPr="00614402" w:rsidRDefault="00793B0B" w:rsidP="000816A6">
      <w:pPr>
        <w:pStyle w:val="Hoofdstukx"/>
        <w:numPr>
          <w:ilvl w:val="0"/>
          <w:numId w:val="0"/>
        </w:numPr>
        <w:rPr>
          <w:sz w:val="16"/>
          <w:szCs w:val="16"/>
        </w:rPr>
      </w:pPr>
      <w:r>
        <w:rPr>
          <w:sz w:val="16"/>
          <w:szCs w:val="16"/>
        </w:rPr>
        <w:t>IMKL</w:t>
      </w:r>
      <w:r w:rsidR="000816A6" w:rsidRPr="00614402">
        <w:rPr>
          <w:sz w:val="16"/>
          <w:szCs w:val="16"/>
        </w:rPr>
        <w:t xml:space="preserve"> voorziet in een verplicht gebruik van 2D </w:t>
      </w:r>
      <w:r w:rsidR="004A39FB" w:rsidRPr="00614402">
        <w:rPr>
          <w:sz w:val="16"/>
          <w:szCs w:val="16"/>
        </w:rPr>
        <w:t>geometrieën</w:t>
      </w:r>
      <w:r w:rsidR="000816A6" w:rsidRPr="00614402">
        <w:rPr>
          <w:sz w:val="16"/>
          <w:szCs w:val="16"/>
        </w:rPr>
        <w:t>. Middels de diepte informatie kan de positie in het verticale vlak worden uitgewisseld. Om ook het opnemen van volledige 3D liggingsgegevens mogelijk te maken is er een optioneel en additioneel 3D model toegevoegd. De 3D liggingsgegevens van kabels en leidingen zijn bijvoorbeeld relevant bij gestuurde boringen. Bij een gestuurde boring is de derde dimensie (=</w:t>
      </w:r>
      <w:proofErr w:type="spellStart"/>
      <w:r w:rsidR="000816A6" w:rsidRPr="00614402">
        <w:rPr>
          <w:sz w:val="16"/>
          <w:szCs w:val="16"/>
        </w:rPr>
        <w:t>z</w:t>
      </w:r>
      <w:proofErr w:type="spellEnd"/>
      <w:r w:rsidR="000816A6" w:rsidRPr="00614402">
        <w:rPr>
          <w:sz w:val="16"/>
          <w:szCs w:val="16"/>
        </w:rPr>
        <w:t>) nodig om de boring te sturen</w:t>
      </w:r>
      <w:r w:rsidR="000816A6">
        <w:rPr>
          <w:sz w:val="16"/>
          <w:szCs w:val="16"/>
        </w:rPr>
        <w:t>,</w:t>
      </w:r>
      <w:r w:rsidR="000816A6" w:rsidRPr="00614402">
        <w:rPr>
          <w:sz w:val="16"/>
          <w:szCs w:val="16"/>
        </w:rPr>
        <w:t xml:space="preserve"> om het uittredepunt goed te benaderen en om botsingen met andere infrastructuur te voorkomen. Daardoor is na de boring de 3D ligging van de boring in 3D bekend. Ook voor andere kabels en leidingen die tegenwoordig worden aangelegd, is steeds vaker de 3D ligging bekend. Het niet accommoderen van deze 3D informatie in IMKL zou in feite betekenen dat relevante informatie wordt weggegooid.</w:t>
      </w:r>
    </w:p>
    <w:p w14:paraId="249517AF" w14:textId="77777777" w:rsidR="000816A6" w:rsidRDefault="000816A6" w:rsidP="000816A6">
      <w:pPr>
        <w:spacing w:line="240" w:lineRule="atLeast"/>
      </w:pPr>
      <w:r>
        <w:t xml:space="preserve">Voor veel situaties is 2D data echter (nog) voldoende. Bovendien is voor veel kabels en leidingen de 3D (=diepte) ligging niet bekend en door “zweven” van sommige typen kabels en leidingen is de 3D (maar ook 2D ligging) niet altijd absoluut. 3D geometrie kan daarbij een verkeerde indruk geven van de precisie. </w:t>
      </w:r>
    </w:p>
    <w:p w14:paraId="06BA55C4" w14:textId="77777777" w:rsidR="000816A6" w:rsidRDefault="000816A6" w:rsidP="000816A6">
      <w:pPr>
        <w:spacing w:line="240" w:lineRule="atLeast"/>
      </w:pPr>
    </w:p>
    <w:p w14:paraId="3578F4BB" w14:textId="77777777" w:rsidR="000816A6" w:rsidRDefault="000816A6" w:rsidP="000816A6">
      <w:pPr>
        <w:spacing w:line="240" w:lineRule="atLeast"/>
      </w:pPr>
      <w:r>
        <w:t xml:space="preserve">In IMKL is de mogelijkheid opgenomen om objecten in 3 dimensies (3D) te modelleren. Deze mogelijkheid is optioneel en is naast, niet in plaats van, 2D aanwezig. </w:t>
      </w:r>
      <w:r w:rsidRPr="00AE0B55">
        <w:t>Dat betekent dat de basis uitgaat van een (volledig</w:t>
      </w:r>
      <w:r>
        <w:t>e</w:t>
      </w:r>
      <w:r w:rsidRPr="00AE0B55">
        <w:t>) 2D data set.</w:t>
      </w:r>
      <w:r>
        <w:t xml:space="preserve"> Daarnaast kan, in dezelfde data set, 3D geometrie voor een of meerdere van de objecten aanwezig zijn. </w:t>
      </w:r>
    </w:p>
    <w:p w14:paraId="7C516A12" w14:textId="77777777" w:rsidR="000816A6" w:rsidRDefault="000816A6" w:rsidP="000816A6">
      <w:pPr>
        <w:spacing w:line="240" w:lineRule="atLeast"/>
      </w:pPr>
    </w:p>
    <w:p w14:paraId="5A5F20F6" w14:textId="77777777" w:rsidR="000816A6" w:rsidRDefault="000816A6" w:rsidP="000816A6">
      <w:pPr>
        <w:spacing w:line="240" w:lineRule="atLeast"/>
      </w:pPr>
    </w:p>
    <w:p w14:paraId="0E8050EA" w14:textId="4E57FE9A" w:rsidR="003203DD" w:rsidRDefault="00443339" w:rsidP="000816A6">
      <w:pPr>
        <w:spacing w:line="240" w:lineRule="atLeast"/>
      </w:pPr>
      <w:r>
        <w:rPr>
          <w:noProof/>
        </w:rPr>
        <w:lastRenderedPageBreak/>
        <w:drawing>
          <wp:inline distT="0" distB="0" distL="0" distR="0" wp14:anchorId="5EDB8FF3" wp14:editId="419A51D0">
            <wp:extent cx="5500370" cy="3564255"/>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4.IMKL-Geometrie.wmf"/>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00370" cy="3564255"/>
                    </a:xfrm>
                    <a:prstGeom prst="rect">
                      <a:avLst/>
                    </a:prstGeom>
                  </pic:spPr>
                </pic:pic>
              </a:graphicData>
            </a:graphic>
          </wp:inline>
        </w:drawing>
      </w:r>
    </w:p>
    <w:p w14:paraId="6BACE8C9" w14:textId="77777777" w:rsidR="003203DD" w:rsidRDefault="003203DD" w:rsidP="000816A6">
      <w:pPr>
        <w:spacing w:line="240" w:lineRule="atLeast"/>
      </w:pPr>
      <w:r>
        <w:t>Figuur 5.5: Alle netelementen kunnen naast de verplichte punten en centerlijnen optioneel een extra geometrie hebben van het type 2D, 2,5D of 3D.</w:t>
      </w:r>
    </w:p>
    <w:p w14:paraId="636B67AB" w14:textId="77777777" w:rsidR="003203DD" w:rsidRDefault="003203DD" w:rsidP="000816A6">
      <w:pPr>
        <w:spacing w:line="240" w:lineRule="atLeast"/>
      </w:pPr>
      <w:r>
        <w:t xml:space="preserve"> </w:t>
      </w:r>
    </w:p>
    <w:p w14:paraId="2A7506AE" w14:textId="77777777" w:rsidR="000816A6" w:rsidRDefault="000816A6" w:rsidP="000816A6">
      <w:pPr>
        <w:spacing w:line="240" w:lineRule="atLeast"/>
      </w:pPr>
      <w:proofErr w:type="spellStart"/>
      <w:r>
        <w:t>KabelOfLeiding</w:t>
      </w:r>
      <w:proofErr w:type="spellEnd"/>
      <w:r>
        <w:t xml:space="preserve">, </w:t>
      </w:r>
      <w:proofErr w:type="spellStart"/>
      <w:r>
        <w:t>KabelEnLeidingContainer</w:t>
      </w:r>
      <w:proofErr w:type="spellEnd"/>
      <w:r>
        <w:t xml:space="preserve">, </w:t>
      </w:r>
      <w:r w:rsidR="00FB6A21">
        <w:t xml:space="preserve">Leidingelement </w:t>
      </w:r>
      <w:r w:rsidR="004A39FB">
        <w:t xml:space="preserve">en </w:t>
      </w:r>
      <w:proofErr w:type="spellStart"/>
      <w:r w:rsidR="004A39FB">
        <w:t>ContainerLeidingelement</w:t>
      </w:r>
      <w:proofErr w:type="spellEnd"/>
      <w:r w:rsidR="004A39FB">
        <w:t xml:space="preserve"> </w:t>
      </w:r>
      <w:r>
        <w:t>bieden ieder de mogelijkheid voor het opnemen van 3D geometrie in twee verschillende ‘Levels of Detail’ (LOD</w:t>
      </w:r>
      <w:r w:rsidR="004A39FB">
        <w:t>).</w:t>
      </w:r>
      <w:r w:rsidR="004A39FB" w:rsidRPr="004A39FB">
        <w:t xml:space="preserve"> </w:t>
      </w:r>
      <w:r w:rsidR="004A39FB">
        <w:t xml:space="preserve">Allereerst kunnen 2.5D punten, vlakken en lijnen worden opgenomen. Dit kan beschouwd worden als  Level of Detail 0 (LOD0) en is bedoeld voor het toevoegen van de </w:t>
      </w:r>
      <w:proofErr w:type="spellStart"/>
      <w:r w:rsidR="004A39FB">
        <w:t>z</w:t>
      </w:r>
      <w:proofErr w:type="spellEnd"/>
      <w:r w:rsidR="004A39FB">
        <w:t xml:space="preserve"> coördinaat. </w:t>
      </w:r>
      <w:r>
        <w:t xml:space="preserve">Elk IMKL vlak, lijn- of puntobject krijgt voor elk coördinatenpaar een </w:t>
      </w:r>
      <w:proofErr w:type="spellStart"/>
      <w:r>
        <w:t>z</w:t>
      </w:r>
      <w:proofErr w:type="spellEnd"/>
      <w:r>
        <w:t xml:space="preserve"> waarde</w:t>
      </w:r>
      <w:r w:rsidR="004A39FB">
        <w:t>. Om de ligging in 3D te beschrijven</w:t>
      </w:r>
      <w:r w:rsidR="004A39FB" w:rsidRPr="00E05424">
        <w:t xml:space="preserve"> </w:t>
      </w:r>
      <w:r w:rsidR="004A39FB">
        <w:t>krijgt de lijn extra coördinatenparen ten opzichte van de 2D representatie. De</w:t>
      </w:r>
      <w:r>
        <w:t xml:space="preserve"> objecten kunnen dan in een Digita</w:t>
      </w:r>
      <w:r w:rsidR="00531D25">
        <w:t>a</w:t>
      </w:r>
      <w:r>
        <w:t xml:space="preserve">l </w:t>
      </w:r>
      <w:r w:rsidR="00531D25">
        <w:t xml:space="preserve">Terrein </w:t>
      </w:r>
      <w:r>
        <w:t xml:space="preserve">Model (3D terreinmodel) worden geïntegreerd en op de juiste hoogte onder of boven maaiveldniveau worden gerepresenteerd. </w:t>
      </w:r>
    </w:p>
    <w:p w14:paraId="668E08D7" w14:textId="77777777" w:rsidR="000816A6" w:rsidRDefault="000816A6" w:rsidP="000816A6">
      <w:pPr>
        <w:spacing w:line="240" w:lineRule="atLeast"/>
      </w:pPr>
    </w:p>
    <w:p w14:paraId="71F612D1" w14:textId="3A921429" w:rsidR="004A39FB" w:rsidRDefault="004A39FB" w:rsidP="004A39FB">
      <w:pPr>
        <w:spacing w:line="240" w:lineRule="atLeast"/>
      </w:pPr>
      <w:r>
        <w:t xml:space="preserve">Daarnaast is het mogelijk om volledige 3D geometrie op te nemen. Dit is te beschouwen als Level of Detail 1 (LOD1) en maakt het mogelijk om IMKL objecten als volledige 3D objecten (volumes) te representeren. Zie </w:t>
      </w:r>
      <w:r w:rsidR="00455BC2">
        <w:fldChar w:fldCharType="begin"/>
      </w:r>
      <w:r>
        <w:instrText xml:space="preserve"> REF _Ref404325642 \h </w:instrText>
      </w:r>
      <w:r w:rsidR="00455BC2">
        <w:fldChar w:fldCharType="separate"/>
      </w:r>
      <w:r w:rsidR="00F17C97">
        <w:t xml:space="preserve">Figuur </w:t>
      </w:r>
      <w:r w:rsidR="00455BC2">
        <w:fldChar w:fldCharType="end"/>
      </w:r>
      <w:r>
        <w:t xml:space="preserve"> voor voorbeelden van een IMKL object op verschillende levels of detail. </w:t>
      </w:r>
    </w:p>
    <w:p w14:paraId="083CDFA7" w14:textId="77777777" w:rsidR="004A39FB" w:rsidRDefault="004A39FB" w:rsidP="004A39FB">
      <w:pPr>
        <w:spacing w:line="240" w:lineRule="atLeast"/>
      </w:pPr>
    </w:p>
    <w:p w14:paraId="225CC9BC" w14:textId="77777777" w:rsidR="00AB1384" w:rsidRDefault="000816A6" w:rsidP="000816A6">
      <w:pPr>
        <w:spacing w:line="240" w:lineRule="atLeast"/>
      </w:pPr>
      <w:r>
        <w:t xml:space="preserve">Voor 3D IMKL wordt het </w:t>
      </w:r>
      <w:r w:rsidR="0073301A">
        <w:t xml:space="preserve">ruimtelijk Referentie systeem </w:t>
      </w:r>
      <w:r>
        <w:t xml:space="preserve">EPSG:7415 gehanteerd. Dit is een samengesteld </w:t>
      </w:r>
      <w:r w:rsidR="0073301A">
        <w:t xml:space="preserve">referentiesysteem </w:t>
      </w:r>
      <w:r>
        <w:t>met RD voor de XY-dimensie (EPSG:28992) en NAP voor de Z dimensie (EPSG:5709). Zie ook hoofdstuk</w:t>
      </w:r>
      <w:r w:rsidR="007A3A3D">
        <w:t xml:space="preserve"> </w:t>
      </w:r>
      <w:r>
        <w:t>6.</w:t>
      </w:r>
    </w:p>
    <w:p w14:paraId="5CB3F063" w14:textId="77777777" w:rsidR="005209C3" w:rsidRDefault="005209C3" w:rsidP="005209C3">
      <w:pPr>
        <w:spacing w:line="240" w:lineRule="auto"/>
        <w:jc w:val="left"/>
        <w:rPr>
          <w:sz w:val="20"/>
        </w:rPr>
      </w:pPr>
    </w:p>
    <w:p w14:paraId="7E19DD8D" w14:textId="77777777" w:rsidR="004A39FB" w:rsidRDefault="00382675" w:rsidP="004A39FB">
      <w:pPr>
        <w:keepNext/>
        <w:spacing w:line="240" w:lineRule="auto"/>
        <w:jc w:val="left"/>
      </w:pPr>
      <w:r>
        <w:rPr>
          <w:noProof/>
        </w:rPr>
        <w:lastRenderedPageBreak/>
        <w:drawing>
          <wp:inline distT="0" distB="0" distL="0" distR="0" wp14:anchorId="53D09EEC" wp14:editId="13234E3B">
            <wp:extent cx="5495074" cy="3821373"/>
            <wp:effectExtent l="19050" t="0" r="0" b="0"/>
            <wp:docPr id="37" name="Afbeelding 36" descr="D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1.PNG"/>
                    <pic:cNvPicPr/>
                  </pic:nvPicPr>
                  <pic:blipFill>
                    <a:blip r:embed="rId33" cstate="print"/>
                    <a:stretch>
                      <a:fillRect/>
                    </a:stretch>
                  </pic:blipFill>
                  <pic:spPr>
                    <a:xfrm>
                      <a:off x="0" y="0"/>
                      <a:ext cx="5500370" cy="3825056"/>
                    </a:xfrm>
                    <a:prstGeom prst="rect">
                      <a:avLst/>
                    </a:prstGeom>
                  </pic:spPr>
                </pic:pic>
              </a:graphicData>
            </a:graphic>
          </wp:inline>
        </w:drawing>
      </w:r>
    </w:p>
    <w:p w14:paraId="41557763" w14:textId="77777777" w:rsidR="004A39FB" w:rsidRDefault="004A39FB" w:rsidP="004A39FB">
      <w:pPr>
        <w:pStyle w:val="Bijschrift"/>
        <w:rPr>
          <w:sz w:val="20"/>
        </w:rPr>
      </w:pPr>
      <w:bookmarkStart w:id="386" w:name="_Ref404325642"/>
      <w:r>
        <w:t xml:space="preserve">Figuur </w:t>
      </w:r>
      <w:bookmarkEnd w:id="386"/>
      <w:r w:rsidR="00A212BA">
        <w:t>5.6</w:t>
      </w:r>
      <w:r w:rsidR="00A75399">
        <w:t>:</w:t>
      </w:r>
      <w:r>
        <w:t xml:space="preserve"> Leidingobject in 2.5D en 3D</w:t>
      </w:r>
    </w:p>
    <w:p w14:paraId="06D1F2E6" w14:textId="77777777" w:rsidR="005209C3" w:rsidRDefault="005209C3" w:rsidP="000E3C4F">
      <w:pPr>
        <w:pStyle w:val="subparagraaftitel"/>
      </w:pPr>
      <w:bookmarkStart w:id="387" w:name="_Toc399786887"/>
      <w:bookmarkStart w:id="388" w:name="_Toc45195639"/>
      <w:r>
        <w:t>Diepte</w:t>
      </w:r>
      <w:bookmarkEnd w:id="387"/>
      <w:r w:rsidR="00283BD6">
        <w:t>.</w:t>
      </w:r>
      <w:bookmarkEnd w:id="388"/>
    </w:p>
    <w:p w14:paraId="3F60248A" w14:textId="625A3CB9" w:rsidR="00241660" w:rsidRDefault="005209C3" w:rsidP="000E3C4F">
      <w:r>
        <w:t xml:space="preserve">Diepte bevat informatie over de dieptelegging van netwerkelementen. Het is een uitvoerige beschrijving die diepte </w:t>
      </w:r>
      <w:proofErr w:type="spellStart"/>
      <w:r>
        <w:t>tov</w:t>
      </w:r>
      <w:proofErr w:type="spellEnd"/>
      <w:r>
        <w:t xml:space="preserve"> </w:t>
      </w:r>
      <w:r w:rsidR="004F44C9">
        <w:t xml:space="preserve">het lokale </w:t>
      </w:r>
      <w:r>
        <w:t xml:space="preserve">maaiveld beschrijft of dieptes </w:t>
      </w:r>
      <w:proofErr w:type="spellStart"/>
      <w:r>
        <w:t>tov</w:t>
      </w:r>
      <w:proofErr w:type="spellEnd"/>
      <w:r>
        <w:t xml:space="preserve"> NAP.</w:t>
      </w:r>
      <w:r w:rsidR="00241660">
        <w:t xml:space="preserve"> </w:t>
      </w:r>
      <w:r w:rsidR="00E62F4B">
        <w:t>Beide hebben een apart</w:t>
      </w:r>
      <w:r w:rsidR="00241660">
        <w:t xml:space="preserve"> objecttype, respectievelijk </w:t>
      </w:r>
      <w:proofErr w:type="spellStart"/>
      <w:r w:rsidR="00241660">
        <w:t>Diept</w:t>
      </w:r>
      <w:r w:rsidR="001A785C">
        <w:t>e</w:t>
      </w:r>
      <w:r w:rsidR="00241660">
        <w:t>TovMaaiveld</w:t>
      </w:r>
      <w:proofErr w:type="spellEnd"/>
      <w:r w:rsidR="00241660">
        <w:t xml:space="preserve"> en </w:t>
      </w:r>
      <w:proofErr w:type="spellStart"/>
      <w:r w:rsidR="00241660">
        <w:t>DiepteNAP</w:t>
      </w:r>
      <w:proofErr w:type="spellEnd"/>
      <w:r w:rsidR="00241660">
        <w:t xml:space="preserve">. Het cijfer dat bij de diepte hoort wordt opgenomen bij het attribuut dieptepeil. Het betreft de afstand vanaf de referentie tot aan de </w:t>
      </w:r>
      <w:r w:rsidR="006F2CE2" w:rsidRPr="006F2CE2">
        <w:rPr>
          <w:u w:val="single"/>
        </w:rPr>
        <w:t>bovenkant</w:t>
      </w:r>
      <w:r w:rsidR="00241660">
        <w:t xml:space="preserve"> van een object </w:t>
      </w:r>
      <w:proofErr w:type="spellStart"/>
      <w:r w:rsidR="00241660">
        <w:t>KabelOfleiding</w:t>
      </w:r>
      <w:proofErr w:type="spellEnd"/>
      <w:r w:rsidR="00005301">
        <w:t>,</w:t>
      </w:r>
      <w:r w:rsidR="00241660">
        <w:t xml:space="preserve"> </w:t>
      </w:r>
      <w:proofErr w:type="spellStart"/>
      <w:r w:rsidR="00241660">
        <w:t>KabelEnLeidingContainer</w:t>
      </w:r>
      <w:proofErr w:type="spellEnd"/>
      <w:r w:rsidR="00005301">
        <w:t xml:space="preserve">, </w:t>
      </w:r>
      <w:r w:rsidR="00241660">
        <w:t xml:space="preserve">Leidingelement of </w:t>
      </w:r>
      <w:proofErr w:type="spellStart"/>
      <w:r w:rsidR="00241660">
        <w:t>Containerleidinglelement</w:t>
      </w:r>
      <w:proofErr w:type="spellEnd"/>
      <w:r w:rsidR="00241660">
        <w:t xml:space="preserve">. </w:t>
      </w:r>
      <w:r w:rsidR="00971241" w:rsidRPr="003657E7">
        <w:t xml:space="preserve">Het attribuut </w:t>
      </w:r>
      <w:proofErr w:type="spellStart"/>
      <w:r w:rsidR="00971241" w:rsidRPr="003657E7">
        <w:t>diepteAangrijpingspunt</w:t>
      </w:r>
      <w:proofErr w:type="spellEnd"/>
      <w:r w:rsidR="00971241" w:rsidRPr="003657E7">
        <w:t xml:space="preserve"> geeft het aangrijpingspunt van het element weer dat geldt als punt van meting. Standaard wordt daar bovenkant ingevuld maar het kan zinvol zijn om bij een buis (riolering) </w:t>
      </w:r>
      <w:r w:rsidR="00971241" w:rsidRPr="003657E7">
        <w:rPr>
          <w:u w:val="single"/>
        </w:rPr>
        <w:t xml:space="preserve">additioneel </w:t>
      </w:r>
      <w:r w:rsidR="00971241" w:rsidRPr="003657E7">
        <w:t xml:space="preserve">ook de </w:t>
      </w:r>
      <w:proofErr w:type="spellStart"/>
      <w:r w:rsidR="00971241" w:rsidRPr="003657E7">
        <w:t>binnenonderkant</w:t>
      </w:r>
      <w:proofErr w:type="spellEnd"/>
      <w:r w:rsidR="00971241" w:rsidRPr="003657E7">
        <w:t xml:space="preserve"> buis (BOB) als meetpunt op te nemen</w:t>
      </w:r>
      <w:r w:rsidR="00C9149B">
        <w:t xml:space="preserve"> (zie ook Gegevenswoordenboek Stedelijk Water: </w:t>
      </w:r>
      <w:hyperlink r:id="rId34" w:history="1">
        <w:r w:rsidR="00BD59BC" w:rsidRPr="00BD59BC">
          <w:rPr>
            <w:rStyle w:val="Hyperlink"/>
          </w:rPr>
          <w:t>https://data.gwsw.nl/binnenonderkantbuis/</w:t>
        </w:r>
      </w:hyperlink>
      <w:r w:rsidR="00C9149B">
        <w:t>)</w:t>
      </w:r>
      <w:r w:rsidR="00971241" w:rsidRPr="003657E7">
        <w:t>.</w:t>
      </w:r>
      <w:r w:rsidR="00BF1B2D">
        <w:t xml:space="preserve"> </w:t>
      </w:r>
      <w:r w:rsidR="00241660">
        <w:t xml:space="preserve">Het datatype </w:t>
      </w:r>
      <w:r w:rsidR="00BF1B2D">
        <w:t xml:space="preserve">van dieptepeil </w:t>
      </w:r>
      <w:r w:rsidR="00241660">
        <w:t>is ‘</w:t>
      </w:r>
      <w:proofErr w:type="spellStart"/>
      <w:r w:rsidR="00017B8E">
        <w:t>Measure</w:t>
      </w:r>
      <w:proofErr w:type="spellEnd"/>
      <w:r w:rsidR="00241660">
        <w:t xml:space="preserve">’ waarbij de meeteenheid apart wordt </w:t>
      </w:r>
      <w:r w:rsidR="00670CE5">
        <w:t>gespecificeerd</w:t>
      </w:r>
      <w:r w:rsidR="00241660">
        <w:t xml:space="preserve">. </w:t>
      </w:r>
      <w:r w:rsidR="00670CE5">
        <w:t xml:space="preserve">Voor </w:t>
      </w:r>
      <w:del w:id="389" w:author="Paul Janssen" w:date="2020-05-25T11:59:00Z">
        <w:r w:rsidR="00670CE5" w:rsidDel="00AC0EB5">
          <w:delText>WION</w:delText>
        </w:r>
      </w:del>
      <w:ins w:id="390" w:author="Paul Janssen" w:date="2020-05-25T11:59:00Z">
        <w:r w:rsidR="00AC0EB5">
          <w:t>WIBON</w:t>
        </w:r>
      </w:ins>
      <w:r w:rsidR="00670CE5">
        <w:t xml:space="preserve"> wordt er altijd meters gebruikt met maximaal 2 decimalen.</w:t>
      </w:r>
    </w:p>
    <w:p w14:paraId="6666AACE" w14:textId="77777777" w:rsidR="00241660" w:rsidRDefault="00241660" w:rsidP="000E3C4F"/>
    <w:p w14:paraId="0BB39787" w14:textId="77777777" w:rsidR="001A785C" w:rsidRDefault="005209C3" w:rsidP="000E3C4F">
      <w:r>
        <w:t>Er is informatie over de nauwkeurigheid waarmee de diepte is opgenomen. Dit is de nauwkeurigheid van de meting op de dag van de legging</w:t>
      </w:r>
      <w:r w:rsidR="00456F46">
        <w:t xml:space="preserve"> of het moment van een revisie van deze informatie</w:t>
      </w:r>
      <w:r>
        <w:t xml:space="preserve">. Daarvoor zijn </w:t>
      </w:r>
      <w:r w:rsidR="00BF0428">
        <w:t xml:space="preserve">4 </w:t>
      </w:r>
      <w:r>
        <w:t>nauwkeurighe</w:t>
      </w:r>
      <w:r w:rsidR="002330F9">
        <w:t>idsklassen opgenomen. De nauwke</w:t>
      </w:r>
      <w:r>
        <w:t>urigheid moet minstens +- 1 meter zijn.</w:t>
      </w:r>
      <w:r w:rsidR="004921A7">
        <w:t xml:space="preserve"> </w:t>
      </w:r>
      <w:r w:rsidR="00B95936">
        <w:t xml:space="preserve">Bij het utiliteitsnet is een attribuut </w:t>
      </w:r>
      <w:proofErr w:type="spellStart"/>
      <w:r w:rsidR="00B95936">
        <w:t>standaardDieptelegging</w:t>
      </w:r>
      <w:proofErr w:type="spellEnd"/>
      <w:r w:rsidR="00B95936">
        <w:t xml:space="preserve"> opgenomen</w:t>
      </w:r>
      <w:r>
        <w:t>, die is daarmee expliciet gemaakt.</w:t>
      </w:r>
    </w:p>
    <w:p w14:paraId="03C8BEBC" w14:textId="77777777" w:rsidR="005209C3" w:rsidRDefault="005209C3" w:rsidP="000E3C4F">
      <w:r>
        <w:t xml:space="preserve">Eén leiding kan meerdere dieptegegevens langs het traject van de leiding hebben. </w:t>
      </w:r>
      <w:r w:rsidR="007A394B">
        <w:t xml:space="preserve">Omdat hierdoor de </w:t>
      </w:r>
      <w:r w:rsidR="00CD4698">
        <w:t>diepte informatie</w:t>
      </w:r>
      <w:r w:rsidR="007A394B">
        <w:t xml:space="preserve"> en het object leiding niet meer 1 op 1 aan elkaar gekoppeld zijn </w:t>
      </w:r>
      <w:r w:rsidR="00CD4698">
        <w:t xml:space="preserve">kan via het attribuut ligging de locatie van het dieptegegeven worden aangegeven. </w:t>
      </w:r>
      <w:r>
        <w:t xml:space="preserve">De diepte geldt op die locatie. </w:t>
      </w:r>
      <w:r w:rsidR="00EC2E5F">
        <w:t xml:space="preserve">Een object Diepte heeft ook de attributen van het object Label. </w:t>
      </w:r>
      <w:r>
        <w:t xml:space="preserve">Hiermee kunnen verschillende dieptes </w:t>
      </w:r>
      <w:r w:rsidR="00CD4698">
        <w:t xml:space="preserve">middels annotatie </w:t>
      </w:r>
      <w:r>
        <w:t>aan één leiding worden gekoppeld.</w:t>
      </w:r>
    </w:p>
    <w:p w14:paraId="4749D79C" w14:textId="77777777" w:rsidR="00017B8E" w:rsidRDefault="00017B8E" w:rsidP="000E3C4F"/>
    <w:p w14:paraId="76E1670B" w14:textId="77777777" w:rsidR="008A3F7B" w:rsidRDefault="00017B8E" w:rsidP="000E3C4F">
      <w:pPr>
        <w:sectPr w:rsidR="008A3F7B" w:rsidSect="00672722">
          <w:pgSz w:w="11906" w:h="16838" w:code="9"/>
          <w:pgMar w:top="2552" w:right="1622" w:bottom="1531" w:left="1622" w:header="0" w:footer="57" w:gutter="0"/>
          <w:cols w:space="708"/>
          <w:docGrid w:linePitch="360"/>
        </w:sectPr>
      </w:pPr>
      <w:r>
        <w:t>Indien de dieptegegevens niet aan een netelement te koppelen zijn omdat die koppeling bij de bronregistratie niet aanwezig is, zijn de dieptegegevens direct aan het utiliteitsnet gekoppeld.</w:t>
      </w:r>
    </w:p>
    <w:p w14:paraId="403AF600" w14:textId="542A9362" w:rsidR="008A3F7B" w:rsidRDefault="00261381" w:rsidP="005209C3">
      <w:pPr>
        <w:jc w:val="left"/>
      </w:pPr>
      <w:r>
        <w:rPr>
          <w:noProof/>
        </w:rPr>
        <w:lastRenderedPageBreak/>
        <w:drawing>
          <wp:anchor distT="0" distB="0" distL="114300" distR="114300" simplePos="0" relativeHeight="251656704" behindDoc="0" locked="0" layoutInCell="1" allowOverlap="1" wp14:anchorId="006504FA" wp14:editId="4C7CEBD9">
            <wp:simplePos x="0" y="0"/>
            <wp:positionH relativeFrom="column">
              <wp:posOffset>-105278</wp:posOffset>
            </wp:positionH>
            <wp:positionV relativeFrom="paragraph">
              <wp:posOffset>-5212</wp:posOffset>
            </wp:positionV>
            <wp:extent cx="8099425" cy="4617720"/>
            <wp:effectExtent l="0" t="0" r="0" b="0"/>
            <wp:wrapTopAndBottom/>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7 IMKL-Diepte.wmf"/>
                    <pic:cNvPicPr/>
                  </pic:nvPicPr>
                  <pic:blipFill>
                    <a:blip r:embed="rId35" cstate="print">
                      <a:extLst>
                        <a:ext uri="{28A0092B-C50C-407E-A947-70E740481C1C}">
                          <a14:useLocalDpi xmlns:a14="http://schemas.microsoft.com/office/drawing/2010/main" val="0"/>
                        </a:ext>
                      </a:extLst>
                    </a:blip>
                    <a:stretch>
                      <a:fillRect/>
                    </a:stretch>
                  </pic:blipFill>
                  <pic:spPr>
                    <a:xfrm>
                      <a:off x="0" y="0"/>
                      <a:ext cx="8099425" cy="4617720"/>
                    </a:xfrm>
                    <a:prstGeom prst="rect">
                      <a:avLst/>
                    </a:prstGeom>
                  </pic:spPr>
                </pic:pic>
              </a:graphicData>
            </a:graphic>
            <wp14:sizeRelH relativeFrom="page">
              <wp14:pctWidth>0</wp14:pctWidth>
            </wp14:sizeRelH>
            <wp14:sizeRelV relativeFrom="page">
              <wp14:pctHeight>0</wp14:pctHeight>
            </wp14:sizeRelV>
          </wp:anchor>
        </w:drawing>
      </w:r>
    </w:p>
    <w:p w14:paraId="30FC3225" w14:textId="77777777" w:rsidR="008A3F7B" w:rsidRDefault="008A3F7B" w:rsidP="008A3F7B">
      <w:pPr>
        <w:jc w:val="left"/>
      </w:pPr>
      <w:r>
        <w:t>Figuur 5.7: Dieptegegevens zijn gemodelleerd als aparte objecten waarin diepte ten opzicht van maaiveld en of NAP is opgenomen. Standaard dieptelegging wordt opgenomen bij het Utiliteitsnet,  afwijking daarvan bij de netelementen.</w:t>
      </w:r>
    </w:p>
    <w:p w14:paraId="561C8E9B" w14:textId="77777777" w:rsidR="008A3F7B" w:rsidRDefault="008A3F7B" w:rsidP="005209C3">
      <w:pPr>
        <w:jc w:val="left"/>
        <w:sectPr w:rsidR="008A3F7B" w:rsidSect="008A3F7B">
          <w:pgSz w:w="16838" w:h="11906" w:orient="landscape" w:code="9"/>
          <w:pgMar w:top="1622" w:right="2552" w:bottom="1622" w:left="1531" w:header="0" w:footer="57" w:gutter="0"/>
          <w:cols w:space="708"/>
          <w:docGrid w:linePitch="360"/>
        </w:sectPr>
      </w:pPr>
    </w:p>
    <w:p w14:paraId="2097AFFF" w14:textId="77777777" w:rsidR="000860FE" w:rsidRDefault="005D453A" w:rsidP="000860FE">
      <w:pPr>
        <w:pStyle w:val="subparagraaftitel"/>
      </w:pPr>
      <w:bookmarkStart w:id="391" w:name="_Toc434940488"/>
      <w:bookmarkStart w:id="392" w:name="_Toc434941805"/>
      <w:bookmarkStart w:id="393" w:name="_Toc434943346"/>
      <w:bookmarkStart w:id="394" w:name="_Toc434943777"/>
      <w:bookmarkStart w:id="395" w:name="_Toc434956101"/>
      <w:bookmarkStart w:id="396" w:name="_Toc434940489"/>
      <w:bookmarkStart w:id="397" w:name="_Toc434941806"/>
      <w:bookmarkStart w:id="398" w:name="_Toc434943347"/>
      <w:bookmarkStart w:id="399" w:name="_Toc434943778"/>
      <w:bookmarkStart w:id="400" w:name="_Toc434956102"/>
      <w:bookmarkStart w:id="401" w:name="_Toc434940490"/>
      <w:bookmarkStart w:id="402" w:name="_Toc434941807"/>
      <w:bookmarkStart w:id="403" w:name="_Toc434943348"/>
      <w:bookmarkStart w:id="404" w:name="_Toc434943779"/>
      <w:bookmarkStart w:id="405" w:name="_Toc434956103"/>
      <w:bookmarkStart w:id="406" w:name="_Toc434940491"/>
      <w:bookmarkStart w:id="407" w:name="_Toc434941808"/>
      <w:bookmarkStart w:id="408" w:name="_Toc434943349"/>
      <w:bookmarkStart w:id="409" w:name="_Toc434943780"/>
      <w:bookmarkStart w:id="410" w:name="_Toc434956104"/>
      <w:bookmarkStart w:id="411" w:name="_Toc434940492"/>
      <w:bookmarkStart w:id="412" w:name="_Toc434941809"/>
      <w:bookmarkStart w:id="413" w:name="_Toc434943350"/>
      <w:bookmarkStart w:id="414" w:name="_Toc434943781"/>
      <w:bookmarkStart w:id="415" w:name="_Toc434956105"/>
      <w:bookmarkStart w:id="416" w:name="_Toc4519564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r>
        <w:lastRenderedPageBreak/>
        <w:t>Utiliteitsnet</w:t>
      </w:r>
      <w:r w:rsidR="00283BD6">
        <w:t>.</w:t>
      </w:r>
      <w:bookmarkEnd w:id="416"/>
    </w:p>
    <w:p w14:paraId="76477B63" w14:textId="77777777" w:rsidR="000860FE" w:rsidRDefault="000860FE" w:rsidP="000860FE">
      <w:pPr>
        <w:jc w:val="left"/>
      </w:pPr>
      <w:r>
        <w:t xml:space="preserve">Definitie: </w:t>
      </w:r>
      <w:r w:rsidR="00D0110B">
        <w:t>Een verzameling netwerkelementen die tot één type nutsvoorzieningennet behoren.</w:t>
      </w:r>
    </w:p>
    <w:p w14:paraId="2F55762F" w14:textId="77777777" w:rsidR="00D0110B" w:rsidRDefault="00D0110B" w:rsidP="000860FE">
      <w:pPr>
        <w:jc w:val="left"/>
      </w:pPr>
      <w:r>
        <w:t>Bron: INSPIRE</w:t>
      </w:r>
    </w:p>
    <w:p w14:paraId="7CA3AE3B" w14:textId="77777777" w:rsidR="000860FE" w:rsidRDefault="000860FE" w:rsidP="000E3C4F"/>
    <w:p w14:paraId="2E600060" w14:textId="419AD24F" w:rsidR="008A3F7B" w:rsidRDefault="000860FE" w:rsidP="000E3C4F">
      <w:r>
        <w:t xml:space="preserve">Een </w:t>
      </w:r>
      <w:r w:rsidR="005D453A">
        <w:t>Utiliteitsnet</w:t>
      </w:r>
      <w:r>
        <w:t xml:space="preserve"> (</w:t>
      </w:r>
      <w:proofErr w:type="spellStart"/>
      <w:r>
        <w:t>nutsvoorzieningnetwerk</w:t>
      </w:r>
      <w:proofErr w:type="spellEnd"/>
      <w:r>
        <w:t xml:space="preserve">, utiliteitsnetwerk, netwerk of net) is de </w:t>
      </w:r>
      <w:r w:rsidR="00793B0B">
        <w:t>IMKL</w:t>
      </w:r>
      <w:r w:rsidR="00C84D52">
        <w:t xml:space="preserve"> versie van het </w:t>
      </w:r>
      <w:r w:rsidR="002A26AD">
        <w:t>INSPIRE</w:t>
      </w:r>
      <w:r w:rsidR="00C84D52">
        <w:t xml:space="preserve"> </w:t>
      </w:r>
      <w:proofErr w:type="spellStart"/>
      <w:r w:rsidR="005D453A">
        <w:t>Utilit</w:t>
      </w:r>
      <w:r w:rsidR="00CD4698">
        <w:t>yNetwork</w:t>
      </w:r>
      <w:proofErr w:type="spellEnd"/>
      <w:r>
        <w:t xml:space="preserve">. </w:t>
      </w:r>
      <w:r w:rsidR="00C84D52">
        <w:t xml:space="preserve">Een </w:t>
      </w:r>
      <w:r w:rsidR="005D453A">
        <w:t>Utiliteitsnet</w:t>
      </w:r>
      <w:r w:rsidR="00C84D52">
        <w:t xml:space="preserve"> bevat geen eigen geometrie maar is de samenstelling van alle gerefereerde netwerkelementen. Het </w:t>
      </w:r>
      <w:r w:rsidR="00157F1C">
        <w:t xml:space="preserve">associatie </w:t>
      </w:r>
      <w:r w:rsidR="00C84D52">
        <w:t xml:space="preserve">attribuut </w:t>
      </w:r>
      <w:proofErr w:type="spellStart"/>
      <w:r w:rsidR="00C84D52">
        <w:t>elements</w:t>
      </w:r>
      <w:proofErr w:type="spellEnd"/>
      <w:r w:rsidR="00C84D52">
        <w:t xml:space="preserve"> realiseert deze verwijzing. </w:t>
      </w:r>
      <w:r w:rsidR="00CA5233">
        <w:t xml:space="preserve">Deze </w:t>
      </w:r>
      <w:proofErr w:type="spellStart"/>
      <w:r w:rsidR="00CA5233">
        <w:t>elements</w:t>
      </w:r>
      <w:proofErr w:type="spellEnd"/>
      <w:r w:rsidR="00CA5233">
        <w:t xml:space="preserve"> associatie wordt echter niet gebruikt omdat </w:t>
      </w:r>
      <w:r w:rsidR="000C24BC">
        <w:t xml:space="preserve">de inverse associatie </w:t>
      </w:r>
      <w:proofErr w:type="spellStart"/>
      <w:r w:rsidR="000C24BC">
        <w:t>inNetwork</w:t>
      </w:r>
      <w:proofErr w:type="spellEnd"/>
      <w:r w:rsidR="000C24BC">
        <w:t xml:space="preserve"> </w:t>
      </w:r>
      <w:r w:rsidR="00CA5233">
        <w:t xml:space="preserve"> de associatie al realiseer</w:t>
      </w:r>
      <w:r w:rsidR="000C24BC">
        <w:t>t</w:t>
      </w:r>
      <w:r w:rsidR="00CA5233">
        <w:t xml:space="preserve">. </w:t>
      </w:r>
      <w:r w:rsidR="00D00889">
        <w:t xml:space="preserve">Alle netwerkelementen van een Utiliteitsnet vallen onder het thema dat bij het utiliteitsnet hoort en worden daar ook door getypeerd. Dat wil zeggen dat bijvoorbeeld een </w:t>
      </w:r>
      <w:proofErr w:type="spellStart"/>
      <w:r w:rsidR="00D00889">
        <w:t>kathodische</w:t>
      </w:r>
      <w:proofErr w:type="spellEnd"/>
      <w:r w:rsidR="00D00889">
        <w:t xml:space="preserve"> bescherming voor een waterleiding valt onder een utiliteitsnet met het thema laagspanning. </w:t>
      </w:r>
      <w:r>
        <w:t xml:space="preserve">Via </w:t>
      </w:r>
      <w:r w:rsidR="002A26AD">
        <w:t>INSPIRE</w:t>
      </w:r>
      <w:r>
        <w:t xml:space="preserve"> </w:t>
      </w:r>
      <w:proofErr w:type="spellStart"/>
      <w:r w:rsidR="005D453A">
        <w:t>Utilit</w:t>
      </w:r>
      <w:r w:rsidR="00CD4698">
        <w:t>yNetwork</w:t>
      </w:r>
      <w:proofErr w:type="spellEnd"/>
      <w:r w:rsidR="00CD4698">
        <w:t xml:space="preserve"> </w:t>
      </w:r>
      <w:r>
        <w:t>worden attributen voor netwerktype en verantwoordeli</w:t>
      </w:r>
      <w:r w:rsidR="00C84D52">
        <w:t>jke partijen gekoppeld.</w:t>
      </w:r>
      <w:r w:rsidR="00C25B9A">
        <w:t xml:space="preserve"> </w:t>
      </w:r>
      <w:r w:rsidR="00C84D52">
        <w:t>Utilit</w:t>
      </w:r>
      <w:r w:rsidR="00CD4698">
        <w:t>eitsnet</w:t>
      </w:r>
      <w:r>
        <w:t xml:space="preserve"> bevat extra attributen voor thema en </w:t>
      </w:r>
      <w:proofErr w:type="spellStart"/>
      <w:r w:rsidR="00D00889">
        <w:t>standaardDieptelegging</w:t>
      </w:r>
      <w:proofErr w:type="spellEnd"/>
      <w:r>
        <w:t xml:space="preserve">. </w:t>
      </w:r>
      <w:r w:rsidR="00EC6F2F">
        <w:t xml:space="preserve">Door de referentie vanuit de Belanghebbende is de verantwoordelijke netbeheerder gekoppeld. </w:t>
      </w:r>
      <w:r>
        <w:t>Annotatie</w:t>
      </w:r>
      <w:r w:rsidR="00C25B9A">
        <w:t>, maatvoering</w:t>
      </w:r>
      <w:r>
        <w:t xml:space="preserve"> en mogelijk extra detailinfo worden gekoppeld en gelden voor het hele net (of </w:t>
      </w:r>
      <w:r w:rsidR="003203DD">
        <w:t xml:space="preserve">deel daarvan in een </w:t>
      </w:r>
      <w:r>
        <w:t>bestand).</w:t>
      </w:r>
    </w:p>
    <w:p w14:paraId="33FB2EEE" w14:textId="77777777" w:rsidR="00FE2DB2" w:rsidRDefault="00FE2DB2" w:rsidP="000E3C4F">
      <w:pPr>
        <w:sectPr w:rsidR="00FE2DB2" w:rsidSect="00672722">
          <w:pgSz w:w="11906" w:h="16838" w:code="9"/>
          <w:pgMar w:top="2552" w:right="1622" w:bottom="1531" w:left="1622" w:header="0" w:footer="57" w:gutter="0"/>
          <w:cols w:space="708"/>
          <w:docGrid w:linePitch="360"/>
        </w:sectPr>
      </w:pPr>
    </w:p>
    <w:p w14:paraId="464421F3" w14:textId="2E5823CA" w:rsidR="00382675" w:rsidRDefault="00261381" w:rsidP="000860FE">
      <w:pPr>
        <w:jc w:val="left"/>
      </w:pPr>
      <w:r>
        <w:rPr>
          <w:noProof/>
        </w:rPr>
        <w:lastRenderedPageBreak/>
        <w:drawing>
          <wp:anchor distT="0" distB="0" distL="114300" distR="114300" simplePos="0" relativeHeight="251642368" behindDoc="0" locked="0" layoutInCell="1" allowOverlap="1" wp14:anchorId="34E10BCE" wp14:editId="6F70C96F">
            <wp:simplePos x="0" y="0"/>
            <wp:positionH relativeFrom="column">
              <wp:posOffset>-215900</wp:posOffset>
            </wp:positionH>
            <wp:positionV relativeFrom="paragraph">
              <wp:posOffset>-5847</wp:posOffset>
            </wp:positionV>
            <wp:extent cx="6400800" cy="4980305"/>
            <wp:effectExtent l="0" t="0" r="0" b="0"/>
            <wp:wrapTopAndBottom/>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IMKL-Utiliteitsnet.wmf"/>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00800" cy="4980305"/>
                    </a:xfrm>
                    <a:prstGeom prst="rect">
                      <a:avLst/>
                    </a:prstGeom>
                  </pic:spPr>
                </pic:pic>
              </a:graphicData>
            </a:graphic>
            <wp14:sizeRelH relativeFrom="page">
              <wp14:pctWidth>0</wp14:pctWidth>
            </wp14:sizeRelH>
            <wp14:sizeRelV relativeFrom="page">
              <wp14:pctHeight>0</wp14:pctHeight>
            </wp14:sizeRelV>
          </wp:anchor>
        </w:drawing>
      </w:r>
    </w:p>
    <w:p w14:paraId="3ED737AD" w14:textId="212BF4B9" w:rsidR="00CD4698" w:rsidRPr="000E3C4F" w:rsidRDefault="00CD4698" w:rsidP="000E5149">
      <w:pPr>
        <w:jc w:val="left"/>
        <w:rPr>
          <w:color w:val="FF0000"/>
        </w:rPr>
      </w:pPr>
      <w:bookmarkStart w:id="417" w:name="_Toc399786891"/>
      <w:r>
        <w:t>Figuur</w:t>
      </w:r>
      <w:r w:rsidR="005854EC">
        <w:t xml:space="preserve"> </w:t>
      </w:r>
      <w:r w:rsidR="00F3608E">
        <w:t>5.8</w:t>
      </w:r>
      <w:r>
        <w:t xml:space="preserve">: </w:t>
      </w:r>
      <w:r w:rsidRPr="000E3C4F">
        <w:t xml:space="preserve">Utiliteitsnet is getypeerd naar thema en </w:t>
      </w:r>
      <w:r w:rsidR="00967F23" w:rsidRPr="000E3C4F">
        <w:t>wordt voo</w:t>
      </w:r>
      <w:r w:rsidR="004475AB" w:rsidRPr="000E3C4F">
        <w:t xml:space="preserve">r </w:t>
      </w:r>
      <w:del w:id="418" w:author="Paul Janssen" w:date="2020-05-25T11:59:00Z">
        <w:r w:rsidR="004475AB" w:rsidRPr="000E3C4F" w:rsidDel="00AC0EB5">
          <w:delText>WION</w:delText>
        </w:r>
      </w:del>
      <w:ins w:id="419" w:author="Paul Janssen" w:date="2020-05-25T11:59:00Z">
        <w:r w:rsidR="00AC0EB5">
          <w:t>WIBON</w:t>
        </w:r>
      </w:ins>
      <w:r w:rsidR="004475AB" w:rsidRPr="000E3C4F">
        <w:t xml:space="preserve"> gerefereerd door een Bel</w:t>
      </w:r>
      <w:r w:rsidR="00967F23" w:rsidRPr="000E3C4F">
        <w:t>a</w:t>
      </w:r>
      <w:r w:rsidR="004475AB" w:rsidRPr="000E3C4F">
        <w:t>n</w:t>
      </w:r>
      <w:r w:rsidR="00967F23" w:rsidRPr="000E3C4F">
        <w:t xml:space="preserve">ghebbende. Utiliteitsnet is een verbijzondering van INSPIRE </w:t>
      </w:r>
      <w:proofErr w:type="spellStart"/>
      <w:r w:rsidR="00967F23" w:rsidRPr="000E3C4F">
        <w:t>UtilityNetwork</w:t>
      </w:r>
      <w:proofErr w:type="spellEnd"/>
      <w:r w:rsidR="00967F23" w:rsidRPr="000E3C4F">
        <w:t>.</w:t>
      </w:r>
    </w:p>
    <w:p w14:paraId="617FBDDD" w14:textId="77777777" w:rsidR="008A3F7B" w:rsidRDefault="008A3F7B" w:rsidP="00CD4698">
      <w:pPr>
        <w:sectPr w:rsidR="008A3F7B" w:rsidSect="008A3F7B">
          <w:pgSz w:w="16838" w:h="11906" w:orient="landscape" w:code="9"/>
          <w:pgMar w:top="1622" w:right="2552" w:bottom="1622" w:left="1531" w:header="0" w:footer="57" w:gutter="0"/>
          <w:cols w:space="708"/>
          <w:docGrid w:linePitch="360"/>
        </w:sectPr>
      </w:pPr>
    </w:p>
    <w:p w14:paraId="7CA3B534" w14:textId="77777777" w:rsidR="000F3127" w:rsidRDefault="000F3127" w:rsidP="00CD4698"/>
    <w:p w14:paraId="2F6B77A4" w14:textId="235E34E2" w:rsidR="000F3127" w:rsidRDefault="000F3127" w:rsidP="000E3C4F">
      <w:del w:id="420" w:author="Paul Janssen" w:date="2020-06-16T15:33:00Z">
        <w:r w:rsidDel="007A2BE5">
          <w:delText xml:space="preserve">Via </w:delText>
        </w:r>
      </w:del>
      <w:ins w:id="421" w:author="Paul Janssen" w:date="2020-06-16T15:33:00Z">
        <w:r w:rsidR="007A2BE5">
          <w:t xml:space="preserve">In  INSPIRE </w:t>
        </w:r>
      </w:ins>
      <w:ins w:id="422" w:author="Paul Janssen" w:date="2020-06-16T15:35:00Z">
        <w:r w:rsidR="00897291">
          <w:t xml:space="preserve">is er voor </w:t>
        </w:r>
      </w:ins>
      <w:del w:id="423" w:author="Paul Janssen" w:date="2020-06-16T15:33:00Z">
        <w:r w:rsidR="002A26AD" w:rsidDel="007A2BE5">
          <w:delText>INSPIRE</w:delText>
        </w:r>
        <w:r w:rsidDel="007A2BE5">
          <w:delText>:</w:delText>
        </w:r>
      </w:del>
      <w:proofErr w:type="spellStart"/>
      <w:r>
        <w:t>UtilityNetwork</w:t>
      </w:r>
      <w:proofErr w:type="spellEnd"/>
      <w:del w:id="424" w:author="Paul Janssen" w:date="2020-06-16T15:35:00Z">
        <w:r w:rsidDel="00897291">
          <w:delText xml:space="preserve"> is er</w:delText>
        </w:r>
      </w:del>
      <w:r>
        <w:t xml:space="preserve"> met het attribuut </w:t>
      </w:r>
      <w:proofErr w:type="spellStart"/>
      <w:r>
        <w:t>utilityFacilityReference</w:t>
      </w:r>
      <w:proofErr w:type="spellEnd"/>
      <w:r>
        <w:t xml:space="preserve"> een referentie mogelijk naar een </w:t>
      </w:r>
      <w:proofErr w:type="spellStart"/>
      <w:r>
        <w:t>ActivityComplex</w:t>
      </w:r>
      <w:proofErr w:type="spellEnd"/>
      <w:r>
        <w:t xml:space="preserve">. Hiermee kan gerefereerd worden aan grote utiliteitsnetonderdelen zoals bijvoorbeeld een energiecentrale een waterzuiveringscentrale, een overslagstation. </w:t>
      </w:r>
      <w:ins w:id="425" w:author="Paul Janssen" w:date="2020-06-16T15:31:00Z">
        <w:r w:rsidR="007A2BE5">
          <w:t>Het huidige IMKL ondersteun</w:t>
        </w:r>
      </w:ins>
      <w:ins w:id="426" w:author="Paul Janssen" w:date="2020-06-16T15:33:00Z">
        <w:r w:rsidR="007A2BE5">
          <w:t xml:space="preserve">t </w:t>
        </w:r>
      </w:ins>
      <w:ins w:id="427" w:author="Paul Janssen" w:date="2020-06-16T15:31:00Z">
        <w:r w:rsidR="007A2BE5">
          <w:t xml:space="preserve">echter niet de opname van het objecttype </w:t>
        </w:r>
        <w:proofErr w:type="spellStart"/>
        <w:r w:rsidR="007A2BE5">
          <w:t>Activit</w:t>
        </w:r>
      </w:ins>
      <w:ins w:id="428" w:author="Paul Janssen" w:date="2020-06-16T15:32:00Z">
        <w:r w:rsidR="007A2BE5">
          <w:t>yComplex</w:t>
        </w:r>
        <w:proofErr w:type="spellEnd"/>
        <w:r w:rsidR="007A2BE5">
          <w:t xml:space="preserve"> en evenmin het attribuut </w:t>
        </w:r>
        <w:proofErr w:type="spellStart"/>
        <w:r w:rsidR="007A2BE5">
          <w:t>utilityFacilityReference</w:t>
        </w:r>
      </w:ins>
      <w:proofErr w:type="spellEnd"/>
    </w:p>
    <w:p w14:paraId="48D989D9" w14:textId="77777777" w:rsidR="00CD4698" w:rsidRDefault="00CD4698" w:rsidP="000E3C4F"/>
    <w:p w14:paraId="5C8A174E" w14:textId="77777777" w:rsidR="00E65E36" w:rsidRDefault="00E65E36" w:rsidP="000E3C4F">
      <w:pPr>
        <w:pStyle w:val="subparagraaftitel"/>
      </w:pPr>
      <w:bookmarkStart w:id="429" w:name="_Toc45195641"/>
      <w:proofErr w:type="spellStart"/>
      <w:r>
        <w:t>Kabel</w:t>
      </w:r>
      <w:r w:rsidR="00BE48B5">
        <w:t>Of</w:t>
      </w:r>
      <w:r>
        <w:t>Leiding</w:t>
      </w:r>
      <w:bookmarkEnd w:id="417"/>
      <w:proofErr w:type="spellEnd"/>
      <w:r w:rsidR="00283BD6">
        <w:t>.</w:t>
      </w:r>
      <w:bookmarkEnd w:id="429"/>
    </w:p>
    <w:p w14:paraId="38AD047F" w14:textId="77777777" w:rsidR="00D0110B" w:rsidRDefault="00D0110B" w:rsidP="000E3C4F">
      <w:r>
        <w:t xml:space="preserve">Definitie: Leidingen, buizen of kabels bestemd voor </w:t>
      </w:r>
      <w:proofErr w:type="spellStart"/>
      <w:r>
        <w:t>voortgeleiding</w:t>
      </w:r>
      <w:proofErr w:type="spellEnd"/>
      <w:r>
        <w:t xml:space="preserve"> van energie, materie of data.</w:t>
      </w:r>
    </w:p>
    <w:p w14:paraId="60924AF6" w14:textId="1AFD6FDE" w:rsidR="001E71F6" w:rsidRDefault="001E71F6" w:rsidP="000E3C4F">
      <w:r>
        <w:t xml:space="preserve">Bron: </w:t>
      </w:r>
      <w:r w:rsidR="00793B0B">
        <w:t>IMKL</w:t>
      </w:r>
    </w:p>
    <w:p w14:paraId="67529C80" w14:textId="77777777" w:rsidR="00D0110B" w:rsidRDefault="00D0110B" w:rsidP="000E3C4F"/>
    <w:p w14:paraId="674AD23C" w14:textId="77777777" w:rsidR="00E65E36" w:rsidRDefault="00E65E36" w:rsidP="000E3C4F">
      <w:proofErr w:type="spellStart"/>
      <w:r>
        <w:t>KabelOfLeiding</w:t>
      </w:r>
      <w:proofErr w:type="spellEnd"/>
      <w:r>
        <w:t xml:space="preserve"> is de verzamelklasse voor </w:t>
      </w:r>
      <w:r w:rsidR="003203DD">
        <w:t xml:space="preserve">alle </w:t>
      </w:r>
      <w:r>
        <w:t xml:space="preserve"> kabel en leiding typen per type net (per  ‘thema’). </w:t>
      </w:r>
      <w:r w:rsidR="00882C7A">
        <w:t xml:space="preserve">In het INSPIRE </w:t>
      </w:r>
      <w:proofErr w:type="spellStart"/>
      <w:r w:rsidR="00D657E0">
        <w:t>Utility</w:t>
      </w:r>
      <w:proofErr w:type="spellEnd"/>
      <w:r w:rsidR="00D657E0">
        <w:t xml:space="preserve"> </w:t>
      </w:r>
      <w:proofErr w:type="spellStart"/>
      <w:r w:rsidR="00D657E0">
        <w:t>networks</w:t>
      </w:r>
      <w:proofErr w:type="spellEnd"/>
      <w:r w:rsidR="00D657E0">
        <w:t xml:space="preserve"> </w:t>
      </w:r>
      <w:r w:rsidR="00882C7A">
        <w:t>model zijn</w:t>
      </w:r>
      <w:r>
        <w:t xml:space="preserve"> de </w:t>
      </w:r>
      <w:r w:rsidR="003203DD">
        <w:t>kabel- en leiding</w:t>
      </w:r>
      <w:r>
        <w:t>typen apart benoemd, de</w:t>
      </w:r>
      <w:r w:rsidR="00A7297A">
        <w:t xml:space="preserve"> tel</w:t>
      </w:r>
      <w:r w:rsidR="0014782A">
        <w:t>e</w:t>
      </w:r>
      <w:r w:rsidR="00A7297A">
        <w:t>comkabel, de elektriciteits</w:t>
      </w:r>
      <w:r>
        <w:t>kabel enz.</w:t>
      </w:r>
    </w:p>
    <w:p w14:paraId="3C702BAD" w14:textId="77777777" w:rsidR="00E65E36" w:rsidRDefault="00A35E0B" w:rsidP="000E3C4F">
      <w:r>
        <w:t>Detai</w:t>
      </w:r>
      <w:r w:rsidR="00882C7A">
        <w:t>lverwijzingen, annotatie en maatvoering zijn gekoppeld v</w:t>
      </w:r>
      <w:r w:rsidR="00536484">
        <w:t>ia</w:t>
      </w:r>
      <w:r w:rsidR="00882C7A">
        <w:t xml:space="preserve"> het associatie-attribuut </w:t>
      </w:r>
      <w:proofErr w:type="spellStart"/>
      <w:r w:rsidR="00882C7A">
        <w:t>heeftExtraInformatie</w:t>
      </w:r>
      <w:proofErr w:type="spellEnd"/>
      <w:r w:rsidR="00E65E36">
        <w:t xml:space="preserve">. </w:t>
      </w:r>
      <w:r w:rsidR="00882C7A">
        <w:t xml:space="preserve">Informatie over een mogelijke voorzorgsmaatregel bij graven is via verwijzing naar een object </w:t>
      </w:r>
      <w:proofErr w:type="spellStart"/>
      <w:r w:rsidR="00882C7A">
        <w:t>AanduidingEisVoorzorgsmaatregel</w:t>
      </w:r>
      <w:proofErr w:type="spellEnd"/>
      <w:r w:rsidR="00882C7A">
        <w:t xml:space="preserve">. Deze kan voor een geheel of een deel van kabel of leiding gelden. </w:t>
      </w:r>
      <w:r>
        <w:t xml:space="preserve"> </w:t>
      </w:r>
      <w:r w:rsidR="00A7297A">
        <w:t xml:space="preserve">De </w:t>
      </w:r>
      <w:r w:rsidR="00E65E36">
        <w:t xml:space="preserve">tekst </w:t>
      </w:r>
      <w:r w:rsidR="00A7297A">
        <w:t xml:space="preserve">van de voorzorgsmaatregel is </w:t>
      </w:r>
      <w:r w:rsidR="00E65E36">
        <w:t xml:space="preserve">bij het object </w:t>
      </w:r>
      <w:proofErr w:type="spellStart"/>
      <w:r>
        <w:t>AanduidingEisVoorzorgsmaatregel</w:t>
      </w:r>
      <w:proofErr w:type="spellEnd"/>
      <w:r>
        <w:t xml:space="preserve"> </w:t>
      </w:r>
      <w:r w:rsidR="00E65E36">
        <w:t>opgenomen.</w:t>
      </w:r>
    </w:p>
    <w:p w14:paraId="36486A8F" w14:textId="77777777" w:rsidR="00E65E36" w:rsidRDefault="00E65E36" w:rsidP="000E3C4F"/>
    <w:p w14:paraId="132CBA35" w14:textId="77777777" w:rsidR="00E65E36" w:rsidRDefault="00E65E36" w:rsidP="000E3C4F">
      <w:proofErr w:type="spellStart"/>
      <w:r>
        <w:t>KabelOfLeiding</w:t>
      </w:r>
      <w:proofErr w:type="spellEnd"/>
      <w:r>
        <w:t xml:space="preserve"> zijn individuele kabels en </w:t>
      </w:r>
      <w:r w:rsidR="009E08D3">
        <w:t xml:space="preserve">of </w:t>
      </w:r>
      <w:r>
        <w:t xml:space="preserve">leidingen. Ze zijn dus niet een verzameling. Voor dat laatste wordt de klasse </w:t>
      </w:r>
      <w:proofErr w:type="spellStart"/>
      <w:r>
        <w:t>KabelEnLeidingContainer</w:t>
      </w:r>
      <w:proofErr w:type="spellEnd"/>
      <w:r>
        <w:t xml:space="preserve"> gebruikt</w:t>
      </w:r>
      <w:r w:rsidR="00C7139A">
        <w:t xml:space="preserve"> en specifiek het object </w:t>
      </w:r>
      <w:proofErr w:type="spellStart"/>
      <w:r w:rsidR="00C7139A">
        <w:t>Kabelbed</w:t>
      </w:r>
      <w:proofErr w:type="spellEnd"/>
      <w:r w:rsidR="00C7139A">
        <w:t>.</w:t>
      </w:r>
    </w:p>
    <w:p w14:paraId="35F036F5" w14:textId="77777777" w:rsidR="00C7139A" w:rsidRDefault="00C7139A" w:rsidP="000E3C4F"/>
    <w:p w14:paraId="5B791537" w14:textId="6CB18335" w:rsidR="00E65E36" w:rsidRDefault="00E65E36" w:rsidP="000E3C4F">
      <w:r w:rsidRPr="00371A2A">
        <w:t>De nau</w:t>
      </w:r>
      <w:r>
        <w:t>w</w:t>
      </w:r>
      <w:r w:rsidRPr="00371A2A">
        <w:t>keurigheid va</w:t>
      </w:r>
      <w:r>
        <w:t xml:space="preserve">n de liggingsgegevens </w:t>
      </w:r>
      <w:r w:rsidR="003203DD">
        <w:t xml:space="preserve">in het horizontale vlak </w:t>
      </w:r>
      <w:r>
        <w:t>wordt aan</w:t>
      </w:r>
      <w:r w:rsidRPr="00371A2A">
        <w:t>gege</w:t>
      </w:r>
      <w:r>
        <w:t>v</w:t>
      </w:r>
      <w:r w:rsidR="00A35E0B">
        <w:t xml:space="preserve">en met een </w:t>
      </w:r>
      <w:proofErr w:type="spellStart"/>
      <w:r w:rsidR="00A35E0B">
        <w:t>nauwkeurigheid</w:t>
      </w:r>
      <w:r w:rsidR="003203DD">
        <w:t>XYv</w:t>
      </w:r>
      <w:r w:rsidR="00A35E0B">
        <w:t>alue</w:t>
      </w:r>
      <w:proofErr w:type="spellEnd"/>
      <w:r w:rsidR="00A35E0B">
        <w:t xml:space="preserve">. Dit kan in </w:t>
      </w:r>
      <w:r w:rsidR="003203DD">
        <w:t>e</w:t>
      </w:r>
      <w:r w:rsidR="00A35E0B">
        <w:t>en drietal klassen</w:t>
      </w:r>
      <w:r w:rsidR="00A212BA">
        <w:t>: tot 30 cm, tot 50 cm, tot 100 cm</w:t>
      </w:r>
      <w:r w:rsidR="00A35E0B">
        <w:t xml:space="preserve"> </w:t>
      </w:r>
      <w:r w:rsidRPr="00371A2A">
        <w:t xml:space="preserve">In </w:t>
      </w:r>
      <w:r w:rsidR="00793B0B">
        <w:t>IMKL</w:t>
      </w:r>
      <w:r w:rsidRPr="00371A2A">
        <w:t xml:space="preserve"> is de minimale  nauwkeurigheid +- 1 meter.</w:t>
      </w:r>
    </w:p>
    <w:p w14:paraId="4F2FD25F" w14:textId="77777777" w:rsidR="00F01E6C" w:rsidRDefault="00F01E6C" w:rsidP="000E3C4F"/>
    <w:p w14:paraId="78A655DC" w14:textId="77777777" w:rsidR="00F01E6C" w:rsidRDefault="00F01E6C" w:rsidP="000E3C4F">
      <w:r>
        <w:t>Kabel of leidingen hebben verplicht een lijngeometrie.</w:t>
      </w:r>
      <w:r w:rsidR="00536484">
        <w:t xml:space="preserve"> </w:t>
      </w:r>
      <w:r w:rsidR="00971241" w:rsidRPr="003657E7">
        <w:t xml:space="preserve">Optioneel is er via het associatie-attribuut </w:t>
      </w:r>
      <w:proofErr w:type="spellStart"/>
      <w:r w:rsidR="00971241" w:rsidRPr="003657E7">
        <w:t>extraGeometrie</w:t>
      </w:r>
      <w:proofErr w:type="spellEnd"/>
      <w:r w:rsidR="00971241" w:rsidRPr="003657E7">
        <w:t xml:space="preserve"> een buitenbegrenzing of contour van het object op te nemen. De netbeheerder bepaalt zelf wanneer dat functioneel is.</w:t>
      </w:r>
    </w:p>
    <w:p w14:paraId="2038C07A" w14:textId="77777777" w:rsidR="008A3F7B" w:rsidRDefault="008A3F7B" w:rsidP="00E65E36">
      <w:pPr>
        <w:jc w:val="left"/>
        <w:sectPr w:rsidR="008A3F7B" w:rsidSect="00672722">
          <w:pgSz w:w="11906" w:h="16838" w:code="9"/>
          <w:pgMar w:top="2552" w:right="1622" w:bottom="1531" w:left="1622" w:header="0" w:footer="57" w:gutter="0"/>
          <w:cols w:space="708"/>
          <w:docGrid w:linePitch="360"/>
        </w:sectPr>
      </w:pPr>
    </w:p>
    <w:p w14:paraId="3C3CBCFF" w14:textId="4CCF4644" w:rsidR="008A3F7B" w:rsidRDefault="007A0CD2" w:rsidP="00B2550D">
      <w:pPr>
        <w:jc w:val="center"/>
        <w:sectPr w:rsidR="008A3F7B" w:rsidSect="008A3F7B">
          <w:pgSz w:w="16838" w:h="11906" w:orient="landscape" w:code="9"/>
          <w:pgMar w:top="1622" w:right="2552" w:bottom="1622" w:left="1531" w:header="0" w:footer="57" w:gutter="0"/>
          <w:cols w:space="708"/>
          <w:docGrid w:linePitch="360"/>
        </w:sectPr>
      </w:pPr>
      <w:r>
        <w:rPr>
          <w:noProof/>
        </w:rPr>
        <w:lastRenderedPageBreak/>
        <w:drawing>
          <wp:anchor distT="0" distB="0" distL="114300" distR="114300" simplePos="0" relativeHeight="251659776" behindDoc="0" locked="0" layoutInCell="1" allowOverlap="1" wp14:anchorId="46C77971" wp14:editId="54EC8CDA">
            <wp:simplePos x="0" y="0"/>
            <wp:positionH relativeFrom="column">
              <wp:posOffset>5080</wp:posOffset>
            </wp:positionH>
            <wp:positionV relativeFrom="paragraph">
              <wp:posOffset>-52507</wp:posOffset>
            </wp:positionV>
            <wp:extent cx="8099425" cy="5420360"/>
            <wp:effectExtent l="0" t="0" r="0" b="0"/>
            <wp:wrapTopAndBottom/>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IMKL-KabelOfLeiding.wmf"/>
                    <pic:cNvPicPr/>
                  </pic:nvPicPr>
                  <pic:blipFill>
                    <a:blip r:embed="rId37" cstate="print">
                      <a:extLst>
                        <a:ext uri="{28A0092B-C50C-407E-A947-70E740481C1C}">
                          <a14:useLocalDpi xmlns:a14="http://schemas.microsoft.com/office/drawing/2010/main" val="0"/>
                        </a:ext>
                      </a:extLst>
                    </a:blip>
                    <a:stretch>
                      <a:fillRect/>
                    </a:stretch>
                  </pic:blipFill>
                  <pic:spPr>
                    <a:xfrm>
                      <a:off x="0" y="0"/>
                      <a:ext cx="8099425" cy="5420360"/>
                    </a:xfrm>
                    <a:prstGeom prst="rect">
                      <a:avLst/>
                    </a:prstGeom>
                  </pic:spPr>
                </pic:pic>
              </a:graphicData>
            </a:graphic>
            <wp14:sizeRelH relativeFrom="page">
              <wp14:pctWidth>0</wp14:pctWidth>
            </wp14:sizeRelH>
            <wp14:sizeRelV relativeFrom="page">
              <wp14:pctHeight>0</wp14:pctHeight>
            </wp14:sizeRelV>
          </wp:anchor>
        </w:drawing>
      </w:r>
      <w:r w:rsidR="00CD4698">
        <w:t>Figuur</w:t>
      </w:r>
      <w:r w:rsidR="00F3608E">
        <w:t xml:space="preserve"> 5.9</w:t>
      </w:r>
      <w:r w:rsidR="00CD4698">
        <w:t xml:space="preserve">: </w:t>
      </w:r>
      <w:proofErr w:type="spellStart"/>
      <w:r w:rsidR="00CD4698">
        <w:t>KabelOfLeiding</w:t>
      </w:r>
      <w:proofErr w:type="spellEnd"/>
      <w:r w:rsidR="00C7139A">
        <w:t xml:space="preserve"> bevat de gemeenschappelijke informatie voor kabels en leidingen.</w:t>
      </w:r>
    </w:p>
    <w:p w14:paraId="012B50B7" w14:textId="04062845" w:rsidR="00E65E36" w:rsidRDefault="00E65E36" w:rsidP="00E65E36">
      <w:pPr>
        <w:jc w:val="left"/>
      </w:pPr>
    </w:p>
    <w:p w14:paraId="75C43A4B" w14:textId="57C5EA0E" w:rsidR="00E65E36" w:rsidRDefault="00E65E36" w:rsidP="00E65E36">
      <w:pPr>
        <w:jc w:val="left"/>
      </w:pPr>
    </w:p>
    <w:p w14:paraId="03FD49D5" w14:textId="191FCA89" w:rsidR="00E65E36" w:rsidRDefault="00E65E36" w:rsidP="00E65E36">
      <w:pPr>
        <w:pStyle w:val="subparagraaftitel"/>
      </w:pPr>
      <w:bookmarkStart w:id="430" w:name="_Toc399786892"/>
      <w:bookmarkStart w:id="431" w:name="_Toc45195642"/>
      <w:r>
        <w:t>Leidingelement</w:t>
      </w:r>
      <w:bookmarkEnd w:id="430"/>
      <w:r w:rsidR="00283BD6">
        <w:t>.</w:t>
      </w:r>
      <w:bookmarkEnd w:id="431"/>
    </w:p>
    <w:p w14:paraId="270635B0" w14:textId="5ED228AD" w:rsidR="00A35E0B" w:rsidRDefault="00A35E0B" w:rsidP="000E3C4F">
      <w:r>
        <w:t xml:space="preserve">Definitie: </w:t>
      </w:r>
      <w:r w:rsidR="004475AB" w:rsidRPr="000E3C4F">
        <w:t>Een object dat bij één of meerdere leidingen behoort en als node in het netwerkmodel is opgenomen.</w:t>
      </w:r>
    </w:p>
    <w:p w14:paraId="34467B74" w14:textId="082441D4" w:rsidR="00A35E0B" w:rsidRDefault="00A35E0B" w:rsidP="000E3C4F">
      <w:r>
        <w:t xml:space="preserve">Bron: </w:t>
      </w:r>
      <w:r w:rsidR="00793B0B">
        <w:t>IMKL</w:t>
      </w:r>
    </w:p>
    <w:p w14:paraId="0EFAD4CE" w14:textId="67466B50" w:rsidR="00A35E0B" w:rsidRPr="00A35E0B" w:rsidRDefault="00A35E0B" w:rsidP="000E3C4F">
      <w:r>
        <w:t>Toelichting:</w:t>
      </w:r>
      <w:r w:rsidRPr="00A35E0B">
        <w:t xml:space="preserve"> Bijvoorbeeld objecten zoals een schakelkast, verdeelkast, kranen, afsluiters, versterkers, </w:t>
      </w:r>
      <w:proofErr w:type="spellStart"/>
      <w:r w:rsidRPr="00A35E0B">
        <w:t>kabelmof</w:t>
      </w:r>
      <w:proofErr w:type="spellEnd"/>
      <w:r w:rsidRPr="00A35E0B">
        <w:t xml:space="preserve">, rioolput, (druk)rioolgemaal, </w:t>
      </w:r>
      <w:proofErr w:type="spellStart"/>
      <w:r w:rsidRPr="00A35E0B">
        <w:t>kathodische</w:t>
      </w:r>
      <w:proofErr w:type="spellEnd"/>
      <w:r w:rsidRPr="00A35E0B">
        <w:t xml:space="preserve"> bescherming, boorput, etc. </w:t>
      </w:r>
    </w:p>
    <w:p w14:paraId="47C29723" w14:textId="7E3FF358" w:rsidR="00A35E0B" w:rsidRDefault="00A35E0B" w:rsidP="000E3C4F">
      <w:r w:rsidRPr="00A35E0B">
        <w:t xml:space="preserve">Een leidingelement kan zowel betrekking hebben op ondergrondse als op bovengrondse delen van het net.  </w:t>
      </w:r>
    </w:p>
    <w:p w14:paraId="0F2CEB51" w14:textId="768B6AF4" w:rsidR="00A35E0B" w:rsidRDefault="00A35E0B" w:rsidP="000E3C4F"/>
    <w:p w14:paraId="494C2E7C" w14:textId="35405448" w:rsidR="00E65E36" w:rsidRDefault="007A0CD2" w:rsidP="000E3C4F">
      <w:r>
        <w:rPr>
          <w:noProof/>
        </w:rPr>
        <w:drawing>
          <wp:anchor distT="0" distB="0" distL="114300" distR="114300" simplePos="0" relativeHeight="251652608" behindDoc="0" locked="0" layoutInCell="1" allowOverlap="1" wp14:anchorId="07CD0164" wp14:editId="11E465D5">
            <wp:simplePos x="0" y="0"/>
            <wp:positionH relativeFrom="column">
              <wp:posOffset>-20846</wp:posOffset>
            </wp:positionH>
            <wp:positionV relativeFrom="paragraph">
              <wp:posOffset>731520</wp:posOffset>
            </wp:positionV>
            <wp:extent cx="5500370" cy="3949065"/>
            <wp:effectExtent l="0" t="0" r="0" b="0"/>
            <wp:wrapTopAndBottom/>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0.IMKL-Leidingelement.wmf"/>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500370" cy="3949065"/>
                    </a:xfrm>
                    <a:prstGeom prst="rect">
                      <a:avLst/>
                    </a:prstGeom>
                  </pic:spPr>
                </pic:pic>
              </a:graphicData>
            </a:graphic>
            <wp14:sizeRelH relativeFrom="page">
              <wp14:pctWidth>0</wp14:pctWidth>
            </wp14:sizeRelH>
            <wp14:sizeRelV relativeFrom="page">
              <wp14:pctHeight>0</wp14:pctHeight>
            </wp14:sizeRelV>
          </wp:anchor>
        </w:drawing>
      </w:r>
      <w:r w:rsidR="00A212BA">
        <w:t xml:space="preserve">Leidingelement </w:t>
      </w:r>
      <w:r w:rsidR="00E65E36">
        <w:t>is de verzamelklasse voor alle typen leidingelemente</w:t>
      </w:r>
      <w:r w:rsidR="005C7720">
        <w:t>n. De typen zijn niet als apart objecttype</w:t>
      </w:r>
      <w:r w:rsidR="00E65E36">
        <w:t xml:space="preserve"> opgenomen maar als verzamelklasse </w:t>
      </w:r>
      <w:proofErr w:type="spellStart"/>
      <w:r w:rsidR="00E65E36">
        <w:t>Appurtenance</w:t>
      </w:r>
      <w:proofErr w:type="spellEnd"/>
      <w:r w:rsidR="00E65E36">
        <w:t xml:space="preserve">. In </w:t>
      </w:r>
      <w:r w:rsidR="002A26AD">
        <w:t>INSPIRE</w:t>
      </w:r>
      <w:r w:rsidR="00E65E36">
        <w:t xml:space="preserve"> zijn de </w:t>
      </w:r>
      <w:proofErr w:type="spellStart"/>
      <w:r w:rsidR="00E65E36">
        <w:t>Appurtenances</w:t>
      </w:r>
      <w:proofErr w:type="spellEnd"/>
      <w:r w:rsidR="00E65E36">
        <w:t xml:space="preserve"> met een </w:t>
      </w:r>
      <w:proofErr w:type="spellStart"/>
      <w:r w:rsidR="00E65E36">
        <w:t>appurtenanceType</w:t>
      </w:r>
      <w:proofErr w:type="spellEnd"/>
      <w:r w:rsidR="00E65E36">
        <w:t xml:space="preserve">  attribuut verder getypeerd. Deze typering kan </w:t>
      </w:r>
      <w:r w:rsidR="005C7720">
        <w:t xml:space="preserve">nog </w:t>
      </w:r>
      <w:r w:rsidR="00E65E36">
        <w:t xml:space="preserve">verder uitgebreid worden. In bijlage </w:t>
      </w:r>
      <w:del w:id="432" w:author="Paul Janssen" w:date="2020-05-25T12:33:00Z">
        <w:r w:rsidR="00FE1681" w:rsidDel="00802006">
          <w:delText>2</w:delText>
        </w:r>
        <w:r w:rsidR="00E65E36" w:rsidDel="00802006">
          <w:delText xml:space="preserve"> </w:delText>
        </w:r>
      </w:del>
      <w:ins w:id="433" w:author="Paul Janssen" w:date="2020-05-25T12:33:00Z">
        <w:r w:rsidR="00802006">
          <w:t xml:space="preserve">1 </w:t>
        </w:r>
      </w:ins>
      <w:r w:rsidR="00E65E36">
        <w:t xml:space="preserve">van dit document zijn de waarden voor  </w:t>
      </w:r>
      <w:proofErr w:type="spellStart"/>
      <w:r w:rsidR="00E65E36">
        <w:t>AppurtenanceTypeValue</w:t>
      </w:r>
      <w:proofErr w:type="spellEnd"/>
      <w:r w:rsidR="00E65E36">
        <w:t xml:space="preserve"> opgenomen.</w:t>
      </w:r>
    </w:p>
    <w:p w14:paraId="0AA01D66" w14:textId="1304ABD2" w:rsidR="00E31B57" w:rsidRDefault="00E31B57" w:rsidP="00A35E0B">
      <w:pPr>
        <w:jc w:val="left"/>
      </w:pPr>
    </w:p>
    <w:p w14:paraId="3B947712" w14:textId="7E520927" w:rsidR="007F134D" w:rsidRDefault="00E65E36" w:rsidP="00A35E0B">
      <w:pPr>
        <w:jc w:val="left"/>
      </w:pPr>
      <w:r>
        <w:t xml:space="preserve">Figuur </w:t>
      </w:r>
      <w:r w:rsidR="00F3608E">
        <w:t>5.10</w:t>
      </w:r>
      <w:r>
        <w:t>: Leidingelement</w:t>
      </w:r>
      <w:r w:rsidR="00A7297A">
        <w:t xml:space="preserve"> bevat de gemeenschapp</w:t>
      </w:r>
      <w:r w:rsidR="005C7720">
        <w:t>e</w:t>
      </w:r>
      <w:r w:rsidR="00A7297A">
        <w:t>lijke eigenschappen van alle type</w:t>
      </w:r>
      <w:r w:rsidR="00A75399">
        <w:t>n</w:t>
      </w:r>
      <w:r w:rsidR="00A7297A">
        <w:t xml:space="preserve"> leidingelementen.</w:t>
      </w:r>
    </w:p>
    <w:p w14:paraId="49A8BD0A" w14:textId="3A8AD09C" w:rsidR="007F134D" w:rsidRDefault="007F134D" w:rsidP="00A26E72">
      <w:pPr>
        <w:spacing w:line="240" w:lineRule="atLeast"/>
      </w:pPr>
    </w:p>
    <w:p w14:paraId="6968F7C1" w14:textId="5E623022" w:rsidR="00F01E6C" w:rsidRDefault="00F01E6C" w:rsidP="005C7720">
      <w:r w:rsidRPr="00BA4E46">
        <w:t>De geometrie van een Leidingelement is verplicht altijd een punt.</w:t>
      </w:r>
      <w:r w:rsidR="004919B8">
        <w:t xml:space="preserve"> Optioneel is er via het associ</w:t>
      </w:r>
      <w:r>
        <w:t xml:space="preserve">atie-attribuut </w:t>
      </w:r>
      <w:proofErr w:type="spellStart"/>
      <w:r w:rsidR="00536484">
        <w:t>extraGeometrie</w:t>
      </w:r>
      <w:proofErr w:type="spellEnd"/>
      <w:r>
        <w:t xml:space="preserve"> een buitenbegrenzing of contour van het object op te nemen</w:t>
      </w:r>
      <w:r w:rsidR="00971241" w:rsidRPr="003657E7">
        <w:t>. De netbeheerder bepaalt zelf wanneer dat functioneel is.</w:t>
      </w:r>
      <w:r w:rsidR="0085017F">
        <w:t xml:space="preserve"> </w:t>
      </w:r>
      <w:r w:rsidRPr="00BA4E46">
        <w:t xml:space="preserve">Leidingen die aan een Leidingelement verbonden zijn hoeven niet tot aan de puntrepresentatie door te </w:t>
      </w:r>
      <w:r w:rsidRPr="005C7720">
        <w:t xml:space="preserve">lopen. Ze kunnen stoppen bij de buitengrens van het element (ook als de contour niet is opgenomen), dat doen ze in werkelijkheid immers ook. Met de </w:t>
      </w:r>
      <w:proofErr w:type="spellStart"/>
      <w:r w:rsidRPr="005C7720">
        <w:t>Arc</w:t>
      </w:r>
      <w:proofErr w:type="spellEnd"/>
      <w:r w:rsidRPr="005C7720">
        <w:t>/Node topologie kan wel opgenomen worden dat de leiding bij het leidingelement hoort.</w:t>
      </w:r>
    </w:p>
    <w:p w14:paraId="7AF5A01F" w14:textId="77777777" w:rsidR="005C7720" w:rsidRDefault="005C7720" w:rsidP="005C7720"/>
    <w:p w14:paraId="3C0CAC83" w14:textId="77777777" w:rsidR="005C7720" w:rsidRDefault="00B95936" w:rsidP="005C7720">
      <w:r>
        <w:lastRenderedPageBreak/>
        <w:t>Informatie over e</w:t>
      </w:r>
      <w:r w:rsidR="005C7720">
        <w:t xml:space="preserve">en eventuele eis voorzorgsmaatregel is middels een associatie vanuit het object </w:t>
      </w:r>
      <w:proofErr w:type="spellStart"/>
      <w:r w:rsidR="00884B92">
        <w:t>AanduidingEisVoorzorgsmaatreg</w:t>
      </w:r>
      <w:r w:rsidR="005C7720">
        <w:t>el</w:t>
      </w:r>
      <w:proofErr w:type="spellEnd"/>
      <w:r w:rsidR="005C7720">
        <w:t xml:space="preserve"> gekoppeld.</w:t>
      </w:r>
    </w:p>
    <w:p w14:paraId="4D43031E" w14:textId="77777777" w:rsidR="002E0E6E" w:rsidRDefault="002E0E6E" w:rsidP="005C7720"/>
    <w:p w14:paraId="1EDB7476" w14:textId="010BAE8D" w:rsidR="002E0E6E" w:rsidRDefault="002E0E6E" w:rsidP="005C7720">
      <w:r>
        <w:t xml:space="preserve">De hoogte van een leidingelement is met het attribuut hoogte op te nemen. </w:t>
      </w:r>
      <w:r w:rsidR="006843B1">
        <w:t>De hoogte betreft de lengte van het hele leidingelement in verticale richting</w:t>
      </w:r>
      <w:r w:rsidR="00120412">
        <w:t xml:space="preserve"> ongeacht of er een deel onder of boven het maaiveld bevindt</w:t>
      </w:r>
      <w:r w:rsidR="00680E42" w:rsidRPr="006843B1">
        <w:t>.</w:t>
      </w:r>
      <w:r>
        <w:t xml:space="preserve"> </w:t>
      </w:r>
      <w:r w:rsidR="00017B8E">
        <w:t>Het datatype is ‘</w:t>
      </w:r>
      <w:proofErr w:type="spellStart"/>
      <w:r w:rsidR="006843B1">
        <w:t>Length</w:t>
      </w:r>
      <w:proofErr w:type="spellEnd"/>
      <w:r w:rsidR="00017B8E">
        <w:t xml:space="preserve">’ waarbij de meeteenheid apart wordt gespecificeerd. Voor </w:t>
      </w:r>
      <w:del w:id="434" w:author="Paul Janssen" w:date="2020-05-25T11:59:00Z">
        <w:r w:rsidR="00017B8E" w:rsidDel="00AC0EB5">
          <w:delText>WION</w:delText>
        </w:r>
      </w:del>
      <w:ins w:id="435" w:author="Paul Janssen" w:date="2020-05-25T11:59:00Z">
        <w:r w:rsidR="00AC0EB5">
          <w:t>WIBON</w:t>
        </w:r>
      </w:ins>
      <w:r w:rsidR="00017B8E">
        <w:t xml:space="preserve"> wordt er altijd meters gebruikt met maximaal 2 decimalen.</w:t>
      </w:r>
    </w:p>
    <w:p w14:paraId="640F8F2F" w14:textId="77777777" w:rsidR="004919B8" w:rsidRPr="00BA4E46" w:rsidRDefault="004919B8" w:rsidP="00F01E6C">
      <w:pPr>
        <w:spacing w:line="288" w:lineRule="auto"/>
      </w:pPr>
    </w:p>
    <w:p w14:paraId="43F4E061" w14:textId="77777777" w:rsidR="00A11BC4" w:rsidRDefault="00971241">
      <w:pPr>
        <w:rPr>
          <w:kern w:val="24"/>
        </w:rPr>
      </w:pPr>
      <w:bookmarkStart w:id="436" w:name="_Toc399786894"/>
      <w:r w:rsidRPr="00971241">
        <w:rPr>
          <w:b/>
        </w:rPr>
        <w:t>Extra toelichting: aansluiting, huisaansluiting, profielschets</w:t>
      </w:r>
      <w:r w:rsidR="00283BD6">
        <w:rPr>
          <w:b/>
        </w:rPr>
        <w:t>.</w:t>
      </w:r>
    </w:p>
    <w:p w14:paraId="2450CF11" w14:textId="77777777" w:rsidR="0033156E" w:rsidRDefault="00971241" w:rsidP="00BE48B5">
      <w:r w:rsidRPr="003657E7">
        <w:t xml:space="preserve">Aansluitingen vormen de overgang tussen het net van de netbeheerder en de afnemers. De aansluiting en huisaansluiting kan opgenomen worden als rasterbestand of als specifieke kabel of leidingelementen. Indien de aansluiting als schets wordt uitgewisseld is deze gecodeerd conform </w:t>
      </w:r>
      <w:proofErr w:type="spellStart"/>
      <w:r w:rsidRPr="003657E7">
        <w:t>ExtraDetailInfo</w:t>
      </w:r>
      <w:proofErr w:type="spellEnd"/>
      <w:r w:rsidRPr="003657E7">
        <w:t xml:space="preserve">. Voor de schets is er een verschil gemaakt tussen een aansluiting en specifiek huisaansluiting. Een huisaansluiting is de verbinding met een huisaansluitpunt. Een aansluiting is een verbinding met andere dan huisaansluitpunten. Een schets van een huisaansluiting heeft verplicht een BAG adres. Voor een schets van een aansluiting geldt die verplichting niet. Beide hebben verplicht een locatie middels het attribuut </w:t>
      </w:r>
      <w:r w:rsidR="003657E7" w:rsidRPr="003657E7">
        <w:t>ligging</w:t>
      </w:r>
      <w:r w:rsidRPr="003657E7">
        <w:t>. Voor de huisaansluiting is dit de coördinaat van het VBO (verblijfsobject) uit de BAG; voor de aansluiting een apart toegevoegde geometrie van het type punt, lijn of vlak.</w:t>
      </w:r>
    </w:p>
    <w:p w14:paraId="4B24933F" w14:textId="77777777" w:rsidR="00BE48B5" w:rsidRDefault="00BE48B5" w:rsidP="00BE48B5"/>
    <w:p w14:paraId="5531AA15" w14:textId="77777777" w:rsidR="00E7294E" w:rsidRDefault="00E7294E" w:rsidP="00BE48B5">
      <w:r>
        <w:t>Het type profielschets wordt gebruikt indien er een dwars- en of lengteprofiel van een kunstwerk of gestuurde boring wordt meegeleverd. Dit object heeft optioneel een adres en verplicht een ligging middels een punt, lijn of vlak.</w:t>
      </w:r>
    </w:p>
    <w:p w14:paraId="6D56CB6E" w14:textId="77777777" w:rsidR="00E104DB" w:rsidRDefault="00E104DB" w:rsidP="00BE48B5"/>
    <w:p w14:paraId="35C73911" w14:textId="77777777" w:rsidR="00E104DB" w:rsidRDefault="00E104DB" w:rsidP="00BE48B5">
      <w:r>
        <w:t xml:space="preserve">Het type overig wordt gebruikt voor alle andere detailschetsen. Een voorbeeld daarvan is </w:t>
      </w:r>
      <w:r>
        <w:rPr>
          <w:rFonts w:cs="Arial"/>
        </w:rPr>
        <w:t>een projecttekening van geplande netelementen.</w:t>
      </w:r>
    </w:p>
    <w:p w14:paraId="36E50FA0" w14:textId="77777777" w:rsidR="00E65E36" w:rsidRDefault="00E65E36" w:rsidP="00E65E36">
      <w:pPr>
        <w:pStyle w:val="subparagraaftitel"/>
      </w:pPr>
      <w:bookmarkStart w:id="437" w:name="_Toc45195643"/>
      <w:proofErr w:type="spellStart"/>
      <w:r>
        <w:t>KabelEnLeidingContainer</w:t>
      </w:r>
      <w:bookmarkEnd w:id="436"/>
      <w:proofErr w:type="spellEnd"/>
      <w:r w:rsidR="00283BD6">
        <w:t>.</w:t>
      </w:r>
      <w:bookmarkEnd w:id="437"/>
    </w:p>
    <w:p w14:paraId="0C954DC9" w14:textId="77777777" w:rsidR="0033156E" w:rsidRDefault="0033156E" w:rsidP="000E3C4F">
      <w:r>
        <w:t>Definitie: Abstract data object dat de gemeenschappelijke attributen en associaties bevat voor alle kabel- en leidingcontainer objecten.</w:t>
      </w:r>
    </w:p>
    <w:p w14:paraId="56D5D7A2" w14:textId="1299FF3E" w:rsidR="0033156E" w:rsidRDefault="0033156E" w:rsidP="000E3C4F">
      <w:r>
        <w:t>Bron:</w:t>
      </w:r>
      <w:r w:rsidR="004C0CA8">
        <w:t xml:space="preserve"> </w:t>
      </w:r>
      <w:r w:rsidR="00793B0B">
        <w:t>IMKL</w:t>
      </w:r>
    </w:p>
    <w:p w14:paraId="64BE43DB" w14:textId="77777777" w:rsidR="00D841BA" w:rsidRDefault="00D841BA" w:rsidP="000E3C4F"/>
    <w:p w14:paraId="723E18E0" w14:textId="77777777" w:rsidR="00D841BA" w:rsidRDefault="00D841BA" w:rsidP="000E3C4F">
      <w:r>
        <w:t>Gerelateerde definities:</w:t>
      </w:r>
    </w:p>
    <w:p w14:paraId="534D2DEE" w14:textId="77777777" w:rsidR="00387CF5" w:rsidRPr="00387CF5" w:rsidRDefault="00387CF5" w:rsidP="000E3C4F">
      <w:proofErr w:type="spellStart"/>
      <w:r>
        <w:t>Kabelbed</w:t>
      </w:r>
      <w:proofErr w:type="spellEnd"/>
      <w:r>
        <w:t xml:space="preserve">: </w:t>
      </w:r>
      <w:r w:rsidRPr="00387CF5">
        <w:t>Ruimtebeslag dat door een gemeenschappelijk tracé van één of meer kabels,  buizen, HDPE- en/of mantelbuizen  – die toebehoren aan één netbeheerder - wordt gevormd.</w:t>
      </w:r>
    </w:p>
    <w:p w14:paraId="52E7D44F" w14:textId="77777777" w:rsidR="00D841BA" w:rsidRDefault="00387CF5" w:rsidP="000E3C4F">
      <w:pPr>
        <w:autoSpaceDE w:val="0"/>
        <w:autoSpaceDN w:val="0"/>
        <w:adjustRightInd w:val="0"/>
      </w:pPr>
      <w:r>
        <w:t xml:space="preserve">Toelichting: </w:t>
      </w:r>
      <w:r w:rsidRPr="00387CF5">
        <w:t xml:space="preserve">Synoniem voor </w:t>
      </w:r>
      <w:proofErr w:type="spellStart"/>
      <w:r w:rsidRPr="00387CF5">
        <w:t>kabelbed</w:t>
      </w:r>
      <w:proofErr w:type="spellEnd"/>
      <w:r w:rsidRPr="00387CF5">
        <w:t xml:space="preserve"> is geul. Losse kabels of buizen die bij elkaar in een </w:t>
      </w:r>
      <w:proofErr w:type="spellStart"/>
      <w:r w:rsidRPr="00387CF5">
        <w:t>kabelbed</w:t>
      </w:r>
      <w:proofErr w:type="spellEnd"/>
      <w:r w:rsidRPr="00387CF5">
        <w:t xml:space="preserve"> liggen. Informatie is opgenomen op het niveau van de set van kabels of buizen.</w:t>
      </w:r>
    </w:p>
    <w:p w14:paraId="22C8B42A" w14:textId="77777777" w:rsidR="00387CF5" w:rsidRDefault="00387CF5" w:rsidP="000E3C4F"/>
    <w:p w14:paraId="08B48474" w14:textId="77777777" w:rsidR="00387CF5" w:rsidRPr="00387CF5" w:rsidRDefault="00387CF5" w:rsidP="000E3C4F">
      <w:r>
        <w:t xml:space="preserve">Mantelbuis: </w:t>
      </w:r>
      <w:r w:rsidRPr="00387CF5">
        <w:t>Beschermingsbuis.</w:t>
      </w:r>
    </w:p>
    <w:p w14:paraId="104A1DC6" w14:textId="77777777" w:rsidR="00387CF5" w:rsidRDefault="00387CF5" w:rsidP="000E3C4F">
      <w:pPr>
        <w:autoSpaceDE w:val="0"/>
        <w:autoSpaceDN w:val="0"/>
        <w:adjustRightInd w:val="0"/>
      </w:pPr>
      <w:r w:rsidRPr="00387CF5">
        <w:t>Toelichting:</w:t>
      </w:r>
      <w:r>
        <w:t xml:space="preserve"> </w:t>
      </w:r>
      <w:r w:rsidR="00084535" w:rsidRPr="00E104DB">
        <w:t>Met het object Mantelbuis wordt bedoeld een buis voor bescherming van kabels, buizen en HDPE buizen. Mantelbuizen kunnen bij meerdere thema’s geregistreerd staan. Ze moeten bij minstens één thema weergegeven worden maar het mag bij meerdere. Indien een mantelbuis leeg is kan dit bij de toelichting vermeld worden.</w:t>
      </w:r>
    </w:p>
    <w:p w14:paraId="06650149" w14:textId="77777777" w:rsidR="00387CF5" w:rsidRDefault="00387CF5" w:rsidP="000E3C4F"/>
    <w:p w14:paraId="6BEF0484" w14:textId="77777777" w:rsidR="0033156E" w:rsidRDefault="0033156E" w:rsidP="00E65E36">
      <w:pPr>
        <w:jc w:val="left"/>
      </w:pPr>
    </w:p>
    <w:p w14:paraId="4B8D223B" w14:textId="77777777" w:rsidR="000E5149" w:rsidRDefault="000E5149" w:rsidP="00E65E36">
      <w:pPr>
        <w:jc w:val="left"/>
      </w:pPr>
    </w:p>
    <w:p w14:paraId="00670907" w14:textId="77777777" w:rsidR="000E5149" w:rsidRDefault="000E5149" w:rsidP="00E65E36">
      <w:pPr>
        <w:jc w:val="left"/>
      </w:pPr>
    </w:p>
    <w:p w14:paraId="0BD211FC" w14:textId="77777777" w:rsidR="000E5149" w:rsidRDefault="000E5149" w:rsidP="00E65E36">
      <w:pPr>
        <w:jc w:val="left"/>
      </w:pPr>
    </w:p>
    <w:p w14:paraId="1508AC1F" w14:textId="77777777" w:rsidR="000E5149" w:rsidRDefault="000E5149" w:rsidP="00E65E36">
      <w:pPr>
        <w:jc w:val="left"/>
      </w:pPr>
    </w:p>
    <w:p w14:paraId="08BFCC44" w14:textId="77777777" w:rsidR="000E5149" w:rsidRDefault="000E5149" w:rsidP="00E65E36">
      <w:pPr>
        <w:jc w:val="left"/>
      </w:pPr>
    </w:p>
    <w:p w14:paraId="410BFAF9" w14:textId="77777777" w:rsidR="000E5149" w:rsidRDefault="000E5149" w:rsidP="00E65E36">
      <w:pPr>
        <w:jc w:val="left"/>
      </w:pPr>
    </w:p>
    <w:p w14:paraId="03A7EF60" w14:textId="009A2E61" w:rsidR="000E5149" w:rsidRDefault="007A0CD2" w:rsidP="00E65E36">
      <w:pPr>
        <w:jc w:val="left"/>
      </w:pPr>
      <w:r>
        <w:rPr>
          <w:noProof/>
        </w:rPr>
        <w:lastRenderedPageBreak/>
        <w:drawing>
          <wp:anchor distT="0" distB="0" distL="114300" distR="114300" simplePos="0" relativeHeight="251658752" behindDoc="0" locked="0" layoutInCell="1" allowOverlap="1" wp14:anchorId="5C310CA6" wp14:editId="02235FAB">
            <wp:simplePos x="0" y="0"/>
            <wp:positionH relativeFrom="column">
              <wp:posOffset>-5080</wp:posOffset>
            </wp:positionH>
            <wp:positionV relativeFrom="paragraph">
              <wp:posOffset>286385</wp:posOffset>
            </wp:positionV>
            <wp:extent cx="5500370" cy="4941570"/>
            <wp:effectExtent l="0" t="0" r="0" b="0"/>
            <wp:wrapTopAndBottom/>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1.IMKL-KabelEnLeidingContainer.wmf"/>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00370" cy="4941570"/>
                    </a:xfrm>
                    <a:prstGeom prst="rect">
                      <a:avLst/>
                    </a:prstGeom>
                  </pic:spPr>
                </pic:pic>
              </a:graphicData>
            </a:graphic>
            <wp14:sizeRelH relativeFrom="page">
              <wp14:pctWidth>0</wp14:pctWidth>
            </wp14:sizeRelH>
            <wp14:sizeRelV relativeFrom="page">
              <wp14:pctHeight>0</wp14:pctHeight>
            </wp14:sizeRelV>
          </wp:anchor>
        </w:drawing>
      </w:r>
    </w:p>
    <w:p w14:paraId="5C96E7A0" w14:textId="2368A54D" w:rsidR="000E5149" w:rsidRDefault="000E5149" w:rsidP="00E65E36">
      <w:pPr>
        <w:jc w:val="left"/>
      </w:pPr>
    </w:p>
    <w:p w14:paraId="2440D658" w14:textId="3FCDF3C9" w:rsidR="00387CF5" w:rsidRDefault="00387CF5" w:rsidP="00E65E36">
      <w:pPr>
        <w:jc w:val="left"/>
      </w:pPr>
      <w:r>
        <w:t xml:space="preserve">Figuur </w:t>
      </w:r>
      <w:r w:rsidR="00F3608E">
        <w:t>5.11</w:t>
      </w:r>
      <w:r>
        <w:t>:</w:t>
      </w:r>
      <w:r w:rsidR="005C7720">
        <w:t xml:space="preserve"> </w:t>
      </w:r>
      <w:proofErr w:type="spellStart"/>
      <w:r w:rsidR="005C7720">
        <w:t>KabelEnleidingContainer</w:t>
      </w:r>
      <w:proofErr w:type="spellEnd"/>
      <w:r w:rsidR="005C7720">
        <w:t xml:space="preserve"> omvat kabelbedden en mantelbuizen.</w:t>
      </w:r>
    </w:p>
    <w:p w14:paraId="666BB30D" w14:textId="2001B018" w:rsidR="00387CF5" w:rsidRDefault="00387CF5" w:rsidP="00E65E36">
      <w:pPr>
        <w:jc w:val="left"/>
      </w:pPr>
    </w:p>
    <w:p w14:paraId="4CC0E5B2" w14:textId="172FC89D" w:rsidR="00E65E36" w:rsidRDefault="00E65E36" w:rsidP="000E3C4F">
      <w:proofErr w:type="spellStart"/>
      <w:r>
        <w:t>KabelEnLeidingContainer</w:t>
      </w:r>
      <w:proofErr w:type="spellEnd"/>
      <w:r>
        <w:t xml:space="preserve"> is de verzamelklasse voor een aantal objecten waarin kabel</w:t>
      </w:r>
      <w:r w:rsidR="004C0CA8">
        <w:t>s</w:t>
      </w:r>
      <w:r>
        <w:t xml:space="preserve"> of leidingen gegroepeerd</w:t>
      </w:r>
      <w:r w:rsidR="00E104DB">
        <w:t xml:space="preserve"> </w:t>
      </w:r>
      <w:r>
        <w:t xml:space="preserve">zijn. </w:t>
      </w:r>
      <w:r w:rsidR="00E10AC1">
        <w:t xml:space="preserve">In de praktijk is dat </w:t>
      </w:r>
      <w:r>
        <w:t xml:space="preserve">een </w:t>
      </w:r>
      <w:proofErr w:type="spellStart"/>
      <w:r>
        <w:t>duct</w:t>
      </w:r>
      <w:proofErr w:type="spellEnd"/>
      <w:r>
        <w:t xml:space="preserve"> of een </w:t>
      </w:r>
      <w:proofErr w:type="spellStart"/>
      <w:r>
        <w:t>kabelbed</w:t>
      </w:r>
      <w:proofErr w:type="spellEnd"/>
      <w:r w:rsidR="00D841BA">
        <w:t xml:space="preserve"> (is geul)</w:t>
      </w:r>
      <w:r>
        <w:t xml:space="preserve">, of een mantelbuis. Een pipe is in </w:t>
      </w:r>
      <w:r w:rsidR="002A26AD">
        <w:t>INSPIRE</w:t>
      </w:r>
      <w:r>
        <w:t xml:space="preserve"> een buis </w:t>
      </w:r>
      <w:r w:rsidR="00D841BA">
        <w:t xml:space="preserve">voor transport van een product </w:t>
      </w:r>
      <w:r>
        <w:t>en ook een buis waarin zich weer buizen en kabels kunnen bevinden.</w:t>
      </w:r>
      <w:r w:rsidR="00D841BA">
        <w:t xml:space="preserve"> Indien er een </w:t>
      </w:r>
      <w:r w:rsidR="005C7720">
        <w:t>c</w:t>
      </w:r>
      <w:r w:rsidR="00D841BA">
        <w:t>ontainer mee wordt bedoeld is alleen een object mantelbuis van toepassing. Een mantelbuis is hierbij zowel een buis voor protectie van andere elementen als</w:t>
      </w:r>
      <w:r w:rsidR="005C7720">
        <w:t xml:space="preserve"> </w:t>
      </w:r>
      <w:r w:rsidR="00D841BA">
        <w:t>wel voor groepering.</w:t>
      </w:r>
    </w:p>
    <w:p w14:paraId="1F38ADB1" w14:textId="01C9CB90" w:rsidR="00EC1D5D" w:rsidRDefault="00EC1D5D" w:rsidP="000E3C4F"/>
    <w:p w14:paraId="5C6C127A" w14:textId="4E4D8F66" w:rsidR="00D841BA" w:rsidRDefault="00A14AA4" w:rsidP="000E3C4F">
      <w:r>
        <w:t xml:space="preserve">Indien er meerdere kabels in een </w:t>
      </w:r>
      <w:proofErr w:type="spellStart"/>
      <w:r>
        <w:t>kabelbed</w:t>
      </w:r>
      <w:proofErr w:type="spellEnd"/>
      <w:r>
        <w:t xml:space="preserve"> liggen wordt het aantal kabels verplicht opgenomen.</w:t>
      </w:r>
    </w:p>
    <w:p w14:paraId="390DAE7C" w14:textId="24C80E99" w:rsidR="00E65E36" w:rsidRDefault="00E65E36" w:rsidP="000E3C4F">
      <w:r>
        <w:t xml:space="preserve">Een </w:t>
      </w:r>
      <w:proofErr w:type="spellStart"/>
      <w:r>
        <w:t>duct</w:t>
      </w:r>
      <w:proofErr w:type="spellEnd"/>
      <w:r>
        <w:t xml:space="preserve"> is een object uit </w:t>
      </w:r>
      <w:r w:rsidR="002A26AD">
        <w:t>INSPIRE</w:t>
      </w:r>
      <w:r>
        <w:t xml:space="preserve"> en wordt gedefinieerd als: </w:t>
      </w:r>
      <w:r w:rsidRPr="000E36DC">
        <w:t>Een behuizing die ertoe dient om door middel van een omhullende constructie kabels en leidingen te beschermen en geleiden.</w:t>
      </w:r>
      <w:r>
        <w:t xml:space="preserve"> </w:t>
      </w:r>
      <w:r w:rsidRPr="00D47431">
        <w:rPr>
          <w:lang w:val="en-GB"/>
        </w:rPr>
        <w:t>(</w:t>
      </w:r>
      <w:proofErr w:type="spellStart"/>
      <w:r w:rsidRPr="00D47431">
        <w:rPr>
          <w:lang w:val="en-GB"/>
        </w:rPr>
        <w:t>Engelse</w:t>
      </w:r>
      <w:proofErr w:type="spellEnd"/>
      <w:r w:rsidRPr="00D47431">
        <w:rPr>
          <w:lang w:val="en-GB"/>
        </w:rPr>
        <w:t xml:space="preserve"> def: A Duct (or Conduit, or Duct-bank, or Wireway) is a linear object which belongs to the structural network. It is the outermost casing. A Duct may contain Pipe(s), Cable(s) or other Duct(s). </w:t>
      </w:r>
      <w:r>
        <w:rPr>
          <w:lang w:val="en-GB"/>
        </w:rPr>
        <w:t xml:space="preserve">) </w:t>
      </w:r>
      <w:r>
        <w:t xml:space="preserve">Omdat de definitie van een </w:t>
      </w:r>
      <w:proofErr w:type="spellStart"/>
      <w:r>
        <w:t>kabelbed</w:t>
      </w:r>
      <w:proofErr w:type="spellEnd"/>
      <w:r>
        <w:t xml:space="preserve"> daar niet helemaal invalt is </w:t>
      </w:r>
      <w:proofErr w:type="spellStart"/>
      <w:r>
        <w:t>Kabelbed</w:t>
      </w:r>
      <w:proofErr w:type="spellEnd"/>
      <w:r>
        <w:t xml:space="preserve"> apart toegevoegd.</w:t>
      </w:r>
    </w:p>
    <w:p w14:paraId="5CEB8E8E" w14:textId="5B8F8117" w:rsidR="00387CF5" w:rsidRDefault="00387CF5" w:rsidP="000E3C4F">
      <w:pPr>
        <w:rPr>
          <w:rFonts w:ascii="Arial" w:hAnsi="Arial" w:cs="Arial"/>
          <w:color w:val="000000"/>
        </w:rPr>
      </w:pPr>
    </w:p>
    <w:p w14:paraId="53C8D0AD" w14:textId="5E580767" w:rsidR="00387CF5" w:rsidRDefault="00387CF5" w:rsidP="000E3C4F">
      <w:r w:rsidRPr="00BA4E46">
        <w:lastRenderedPageBreak/>
        <w:t xml:space="preserve">De geometrie van een </w:t>
      </w:r>
      <w:proofErr w:type="spellStart"/>
      <w:r w:rsidR="003206BD">
        <w:t>Kabel</w:t>
      </w:r>
      <w:r>
        <w:t>EnLeidingContainer</w:t>
      </w:r>
      <w:proofErr w:type="spellEnd"/>
      <w:r w:rsidRPr="00BA4E46">
        <w:t xml:space="preserve"> is verplicht altijd een </w:t>
      </w:r>
      <w:r w:rsidR="00DB2B14">
        <w:t>lijn</w:t>
      </w:r>
      <w:r w:rsidRPr="00BA4E46">
        <w:t>.</w:t>
      </w:r>
      <w:r w:rsidR="003206BD">
        <w:t xml:space="preserve"> Optioneel is er via het associ</w:t>
      </w:r>
      <w:r>
        <w:t xml:space="preserve">atie-attribuut </w:t>
      </w:r>
      <w:proofErr w:type="spellStart"/>
      <w:r w:rsidR="003206BD">
        <w:t>extraGeometrie</w:t>
      </w:r>
      <w:proofErr w:type="spellEnd"/>
      <w:r>
        <w:t xml:space="preserve"> een buitenbegrenzing of contour van het object op te nemen.</w:t>
      </w:r>
    </w:p>
    <w:p w14:paraId="59FA56AF" w14:textId="260DD669" w:rsidR="005C7720" w:rsidRDefault="005C7720" w:rsidP="000E3C4F"/>
    <w:p w14:paraId="73DC6F9B" w14:textId="01390E46" w:rsidR="005C7720" w:rsidRDefault="005C7720" w:rsidP="000E3C4F">
      <w:r>
        <w:t xml:space="preserve">Net als </w:t>
      </w:r>
      <w:proofErr w:type="spellStart"/>
      <w:r>
        <w:t>KabelOfLeiding</w:t>
      </w:r>
      <w:proofErr w:type="spellEnd"/>
      <w:r>
        <w:t xml:space="preserve"> is er ook een relatie met een mogelijke eis voorzorgmaatregel.</w:t>
      </w:r>
    </w:p>
    <w:p w14:paraId="6AB28D0F" w14:textId="6F3F8D12" w:rsidR="00387CF5" w:rsidRDefault="00387CF5" w:rsidP="000E3C4F">
      <w:pPr>
        <w:rPr>
          <w:rFonts w:ascii="Arial" w:hAnsi="Arial" w:cs="Arial"/>
          <w:color w:val="000000"/>
        </w:rPr>
      </w:pPr>
    </w:p>
    <w:p w14:paraId="5EDA6D1C" w14:textId="546218F9" w:rsidR="00E65E36" w:rsidRPr="0088419A" w:rsidRDefault="003A6AB3" w:rsidP="000E3C4F">
      <w:pPr>
        <w:pStyle w:val="subparagraaftitel"/>
      </w:pPr>
      <w:bookmarkStart w:id="438" w:name="_Toc45195644"/>
      <w:proofErr w:type="spellStart"/>
      <w:r>
        <w:t>ContainerLeidingelement</w:t>
      </w:r>
      <w:proofErr w:type="spellEnd"/>
      <w:r w:rsidR="00283BD6">
        <w:t>.</w:t>
      </w:r>
      <w:bookmarkEnd w:id="438"/>
    </w:p>
    <w:p w14:paraId="7C98C441" w14:textId="6BA54571" w:rsidR="00482647" w:rsidRDefault="00482647" w:rsidP="000E3C4F">
      <w:r>
        <w:t>Definitie: Abstract data object dat de gemeenschappelijke attributen en associaties bevat voor alle containerleidingelement objecten.</w:t>
      </w:r>
    </w:p>
    <w:p w14:paraId="0BADDFD6" w14:textId="2CFB127D" w:rsidR="005D648B" w:rsidRDefault="00482647" w:rsidP="000E3C4F">
      <w:r>
        <w:t>Bron:</w:t>
      </w:r>
      <w:r w:rsidR="004C0CA8">
        <w:t xml:space="preserve"> </w:t>
      </w:r>
      <w:r w:rsidR="00793B0B">
        <w:t>IMKL</w:t>
      </w:r>
    </w:p>
    <w:p w14:paraId="2870CFB6" w14:textId="630E187B" w:rsidR="005D648B" w:rsidRDefault="005D648B" w:rsidP="000E3C4F"/>
    <w:p w14:paraId="0ADD5116" w14:textId="7BE73D21" w:rsidR="005D648B" w:rsidRDefault="007A0CD2" w:rsidP="000E3C4F">
      <w:r>
        <w:rPr>
          <w:noProof/>
        </w:rPr>
        <w:drawing>
          <wp:anchor distT="0" distB="0" distL="114300" distR="114300" simplePos="0" relativeHeight="251660800" behindDoc="0" locked="0" layoutInCell="1" allowOverlap="1" wp14:anchorId="43E8104A" wp14:editId="2219DAF2">
            <wp:simplePos x="0" y="0"/>
            <wp:positionH relativeFrom="column">
              <wp:posOffset>-5080</wp:posOffset>
            </wp:positionH>
            <wp:positionV relativeFrom="paragraph">
              <wp:posOffset>249993</wp:posOffset>
            </wp:positionV>
            <wp:extent cx="5500370" cy="4278630"/>
            <wp:effectExtent l="0" t="0" r="0" b="0"/>
            <wp:wrapTopAndBottom/>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12.IMKL-ContainerLeidingElement.wmf"/>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00370" cy="4278630"/>
                    </a:xfrm>
                    <a:prstGeom prst="rect">
                      <a:avLst/>
                    </a:prstGeom>
                  </pic:spPr>
                </pic:pic>
              </a:graphicData>
            </a:graphic>
            <wp14:sizeRelH relativeFrom="page">
              <wp14:pctWidth>0</wp14:pctWidth>
            </wp14:sizeRelH>
            <wp14:sizeRelV relativeFrom="page">
              <wp14:pctHeight>0</wp14:pctHeight>
            </wp14:sizeRelV>
          </wp:anchor>
        </w:drawing>
      </w:r>
    </w:p>
    <w:p w14:paraId="677C75E8" w14:textId="050834A4" w:rsidR="00482647" w:rsidRDefault="005C7720" w:rsidP="000E3C4F">
      <w:r>
        <w:t>Figuur</w:t>
      </w:r>
      <w:r w:rsidR="00F3608E">
        <w:t xml:space="preserve"> 5.12</w:t>
      </w:r>
      <w:r>
        <w:t xml:space="preserve">: </w:t>
      </w:r>
      <w:proofErr w:type="spellStart"/>
      <w:r>
        <w:t>ContainerLeiding</w:t>
      </w:r>
      <w:r w:rsidR="00E10AC1">
        <w:t>element</w:t>
      </w:r>
      <w:proofErr w:type="spellEnd"/>
      <w:r w:rsidR="00E10AC1">
        <w:t xml:space="preserve"> een verzamelklasse voor meestal topografische objecten die een ondersteunende functie in een netwerk hebben.</w:t>
      </w:r>
    </w:p>
    <w:p w14:paraId="2CC438F9" w14:textId="77777777" w:rsidR="005C7720" w:rsidRDefault="005C7720" w:rsidP="000E3C4F"/>
    <w:p w14:paraId="7ECA6D50" w14:textId="77777777" w:rsidR="00E104DB" w:rsidRDefault="003E45FA" w:rsidP="000E3C4F">
      <w:pPr>
        <w:autoSpaceDE w:val="0"/>
        <w:autoSpaceDN w:val="0"/>
        <w:adjustRightInd w:val="0"/>
      </w:pPr>
      <w:proofErr w:type="spellStart"/>
      <w:r>
        <w:t>ContainerLeidingelement</w:t>
      </w:r>
      <w:proofErr w:type="spellEnd"/>
      <w:r>
        <w:t xml:space="preserve"> </w:t>
      </w:r>
      <w:r w:rsidR="00E65E36">
        <w:t xml:space="preserve">omvat objecten die verschillende leidingelementen groeperen. Bijvoorbeeld een elektriciteitskast met verschillende schakelaars, moffen. Of een mast met verschillende antennes. De schakelaars, moffen, antennes, zijn onderdeel van het logische net. De </w:t>
      </w:r>
      <w:proofErr w:type="spellStart"/>
      <w:r w:rsidR="00FB6A21">
        <w:t>ContainerLeidingelementen</w:t>
      </w:r>
      <w:proofErr w:type="spellEnd"/>
      <w:r w:rsidR="00FB6A21">
        <w:t xml:space="preserve"> </w:t>
      </w:r>
      <w:r w:rsidR="00E65E36">
        <w:t>zijn additioneel</w:t>
      </w:r>
      <w:r w:rsidR="00E10AC1">
        <w:t xml:space="preserve"> aan het logische net</w:t>
      </w:r>
      <w:r w:rsidR="00E65E36">
        <w:t xml:space="preserve">. </w:t>
      </w:r>
      <w:proofErr w:type="spellStart"/>
      <w:r w:rsidR="00482647">
        <w:t>ContainerLeidingelementen</w:t>
      </w:r>
      <w:proofErr w:type="spellEnd"/>
      <w:r w:rsidR="00482647">
        <w:t xml:space="preserve"> zijn in veel gevallen ook opgenomen in de grootschalige top</w:t>
      </w:r>
      <w:r w:rsidR="00E10AC1">
        <w:t>o</w:t>
      </w:r>
      <w:r w:rsidR="00482647">
        <w:t xml:space="preserve">grafie. Indien dat het geval is </w:t>
      </w:r>
      <w:r w:rsidR="00120412">
        <w:t xml:space="preserve">kan </w:t>
      </w:r>
      <w:r w:rsidR="00482647">
        <w:t xml:space="preserve">het overeenkomstige BGT_ID </w:t>
      </w:r>
      <w:r w:rsidR="00120412">
        <w:t xml:space="preserve">worden </w:t>
      </w:r>
      <w:r w:rsidR="00482647">
        <w:t>opgenomen.</w:t>
      </w:r>
      <w:r w:rsidR="00146ECD">
        <w:t xml:space="preserve"> </w:t>
      </w:r>
      <w:r w:rsidR="00E104DB" w:rsidRPr="00BA4E46">
        <w:t xml:space="preserve">De geometrie van een </w:t>
      </w:r>
      <w:proofErr w:type="spellStart"/>
      <w:r w:rsidR="00E104DB">
        <w:t>ContainerLeidinelement</w:t>
      </w:r>
      <w:proofErr w:type="spellEnd"/>
      <w:r w:rsidR="00E104DB" w:rsidRPr="00BA4E46">
        <w:t xml:space="preserve"> is verplicht altijd een punt.</w:t>
      </w:r>
      <w:r w:rsidR="00E104DB">
        <w:t xml:space="preserve"> Optioneel is er via het associatie-attribuut </w:t>
      </w:r>
      <w:proofErr w:type="spellStart"/>
      <w:r w:rsidR="00E104DB">
        <w:t>extraGeometrie</w:t>
      </w:r>
      <w:proofErr w:type="spellEnd"/>
      <w:r w:rsidR="00E104DB">
        <w:t xml:space="preserve"> een buitenbegrenzing of contour van het object op te nemen. De netbeheerder bepaalt zelf wanneer dat functioneel is.</w:t>
      </w:r>
    </w:p>
    <w:p w14:paraId="36D0937E" w14:textId="77777777" w:rsidR="00146ECD" w:rsidRDefault="00146ECD" w:rsidP="000E3C4F"/>
    <w:p w14:paraId="7AB7254E" w14:textId="77777777" w:rsidR="00E10AC1" w:rsidRDefault="00971241" w:rsidP="000E3C4F">
      <w:r w:rsidRPr="00971241">
        <w:lastRenderedPageBreak/>
        <w:t>Containerleidingelementen kunnen bij meerdere thema’s geregistreerd staan. Ze moeten bij minstens één thema weergegeven worden maar het mag bij meerdere.</w:t>
      </w:r>
    </w:p>
    <w:p w14:paraId="5F1F2E0D" w14:textId="77777777" w:rsidR="00E10AC1" w:rsidRDefault="00E10AC1" w:rsidP="000E3C4F">
      <w:r>
        <w:t>Net als bij individuele leidingelementen is er een mogelijkheid om een eis voorzorgsmaatregel op te nemen.</w:t>
      </w:r>
    </w:p>
    <w:p w14:paraId="4A36875B" w14:textId="77777777" w:rsidR="00E65E36" w:rsidRDefault="00E65E36" w:rsidP="000E3C4F">
      <w:pPr>
        <w:pStyle w:val="subparagraaftitel"/>
      </w:pPr>
      <w:bookmarkStart w:id="439" w:name="_Toc434874135"/>
      <w:bookmarkStart w:id="440" w:name="_Toc434874204"/>
      <w:bookmarkStart w:id="441" w:name="_Toc434874287"/>
      <w:bookmarkStart w:id="442" w:name="_Toc434874355"/>
      <w:bookmarkStart w:id="443" w:name="_Toc434874632"/>
      <w:bookmarkStart w:id="444" w:name="_Toc434933265"/>
      <w:bookmarkStart w:id="445" w:name="_Toc434940498"/>
      <w:bookmarkStart w:id="446" w:name="_Toc434941815"/>
      <w:bookmarkStart w:id="447" w:name="_Toc434943356"/>
      <w:bookmarkStart w:id="448" w:name="_Toc434943787"/>
      <w:bookmarkStart w:id="449" w:name="_Toc434956111"/>
      <w:bookmarkStart w:id="450" w:name="_Toc399786896"/>
      <w:bookmarkStart w:id="451" w:name="_Toc45195645"/>
      <w:bookmarkEnd w:id="439"/>
      <w:bookmarkEnd w:id="440"/>
      <w:bookmarkEnd w:id="441"/>
      <w:bookmarkEnd w:id="442"/>
      <w:bookmarkEnd w:id="443"/>
      <w:bookmarkEnd w:id="444"/>
      <w:bookmarkEnd w:id="445"/>
      <w:bookmarkEnd w:id="446"/>
      <w:bookmarkEnd w:id="447"/>
      <w:bookmarkEnd w:id="448"/>
      <w:bookmarkEnd w:id="449"/>
      <w:r>
        <w:t xml:space="preserve">Relaties tussen </w:t>
      </w:r>
      <w:proofErr w:type="spellStart"/>
      <w:r w:rsidR="00031B8A">
        <w:t>K</w:t>
      </w:r>
      <w:r>
        <w:t>abelEnLeiding</w:t>
      </w:r>
      <w:proofErr w:type="spellEnd"/>
      <w:r>
        <w:t xml:space="preserve">, </w:t>
      </w:r>
      <w:r w:rsidR="00FB6A21">
        <w:t xml:space="preserve">Leidingelement </w:t>
      </w:r>
      <w:r>
        <w:t>en container objecten</w:t>
      </w:r>
      <w:r w:rsidR="00283BD6">
        <w:t>.</w:t>
      </w:r>
      <w:bookmarkEnd w:id="450"/>
      <w:bookmarkEnd w:id="451"/>
      <w:r>
        <w:t xml:space="preserve"> </w:t>
      </w:r>
    </w:p>
    <w:p w14:paraId="28F397B6" w14:textId="21379B00" w:rsidR="00F9684A" w:rsidRDefault="002A26AD" w:rsidP="000E3C4F">
      <w:r>
        <w:t>INSPIRE</w:t>
      </w:r>
      <w:r w:rsidR="00E65E36">
        <w:t xml:space="preserve"> modelleert de relatie tussen kabels en de mantelbuis of </w:t>
      </w:r>
      <w:proofErr w:type="spellStart"/>
      <w:r w:rsidR="00E65E36">
        <w:t>kabel</w:t>
      </w:r>
      <w:r w:rsidR="00482647">
        <w:t>bed</w:t>
      </w:r>
      <w:proofErr w:type="spellEnd"/>
      <w:r w:rsidR="00E65E36">
        <w:t xml:space="preserve"> waar ze in liggen. </w:t>
      </w:r>
      <w:r w:rsidR="00E31B57">
        <w:t xml:space="preserve">Van belang is dat in </w:t>
      </w:r>
      <w:r w:rsidR="00793B0B">
        <w:t>IMKL</w:t>
      </w:r>
      <w:r w:rsidR="00E31B57">
        <w:t xml:space="preserve"> het </w:t>
      </w:r>
      <w:proofErr w:type="spellStart"/>
      <w:r w:rsidR="00E31B57">
        <w:t>kabelbed</w:t>
      </w:r>
      <w:proofErr w:type="spellEnd"/>
      <w:r w:rsidR="00E31B57">
        <w:t xml:space="preserve"> als aparte specialisatie van </w:t>
      </w:r>
      <w:proofErr w:type="spellStart"/>
      <w:r w:rsidR="00E31B57">
        <w:t>duct</w:t>
      </w:r>
      <w:proofErr w:type="spellEnd"/>
      <w:r w:rsidR="00E31B57">
        <w:t xml:space="preserve"> is gemodelleerd. Mantelbuis als specialisatie van Pipe. De buizen en leidingen zijn gemodelleerd op het niveau van de individuele leidingen. Voor Telecom kan er gebruik gemaakt worden van het </w:t>
      </w:r>
      <w:proofErr w:type="spellStart"/>
      <w:r w:rsidR="00E31B57">
        <w:t>kabelbed</w:t>
      </w:r>
      <w:proofErr w:type="spellEnd"/>
      <w:r w:rsidR="00E31B57">
        <w:t xml:space="preserve"> om gegroepeerde kabels uit te wisselen zonder de individuele kabelinformatie.</w:t>
      </w:r>
    </w:p>
    <w:p w14:paraId="240FD8F1" w14:textId="77777777" w:rsidR="00F9684A" w:rsidRDefault="00F9684A" w:rsidP="000E3C4F"/>
    <w:p w14:paraId="0F025565" w14:textId="77777777" w:rsidR="00E65E36" w:rsidRDefault="00E65E36" w:rsidP="000E3C4F">
      <w:r>
        <w:t xml:space="preserve">De relaties die aangegeven kunnen worden </w:t>
      </w:r>
      <w:r w:rsidR="00F9684A">
        <w:t xml:space="preserve">met de respectievelijke associatie attributen </w:t>
      </w:r>
      <w:r>
        <w:t>zijn:</w:t>
      </w:r>
    </w:p>
    <w:p w14:paraId="6792ADE0" w14:textId="77777777" w:rsidR="00E65E36" w:rsidRDefault="00F9684A" w:rsidP="000E3C4F">
      <w:proofErr w:type="spellStart"/>
      <w:r>
        <w:t>cables</w:t>
      </w:r>
      <w:proofErr w:type="spellEnd"/>
      <w:r>
        <w:t xml:space="preserve">: </w:t>
      </w:r>
      <w:r w:rsidR="00E65E36">
        <w:t>mantelbuis verwijst naar de kabels die er in liggen;</w:t>
      </w:r>
    </w:p>
    <w:p w14:paraId="01254E55" w14:textId="77777777" w:rsidR="00E65E36" w:rsidRDefault="00F9684A" w:rsidP="000E3C4F">
      <w:proofErr w:type="spellStart"/>
      <w:r>
        <w:t>pipes</w:t>
      </w:r>
      <w:proofErr w:type="spellEnd"/>
      <w:r>
        <w:t xml:space="preserve">: </w:t>
      </w:r>
      <w:r w:rsidR="00E65E36">
        <w:t>mantelbuis verwijst naar buizen die er in liggen;</w:t>
      </w:r>
    </w:p>
    <w:p w14:paraId="0F3AD232" w14:textId="77777777" w:rsidR="00E65E36" w:rsidRDefault="00F9684A" w:rsidP="000E3C4F">
      <w:proofErr w:type="spellStart"/>
      <w:r>
        <w:t>pipes</w:t>
      </w:r>
      <w:proofErr w:type="spellEnd"/>
      <w:r>
        <w:t xml:space="preserve">: </w:t>
      </w:r>
      <w:r w:rsidR="00E65E36">
        <w:t xml:space="preserve"> mantelbuis verwijst naa</w:t>
      </w:r>
      <w:r>
        <w:t>r mantelbuizen die er in liggen;</w:t>
      </w:r>
    </w:p>
    <w:p w14:paraId="5E9E8E4C" w14:textId="77777777" w:rsidR="00E65E36" w:rsidRDefault="00F9684A" w:rsidP="000E3C4F">
      <w:proofErr w:type="spellStart"/>
      <w:r>
        <w:t>cables</w:t>
      </w:r>
      <w:proofErr w:type="spellEnd"/>
      <w:r>
        <w:t xml:space="preserve">: </w:t>
      </w:r>
      <w:proofErr w:type="spellStart"/>
      <w:r>
        <w:t>kabelbed</w:t>
      </w:r>
      <w:proofErr w:type="spellEnd"/>
      <w:r w:rsidR="00E65E36">
        <w:t xml:space="preserve"> verwijst naar de kabels die er in liggen;</w:t>
      </w:r>
    </w:p>
    <w:p w14:paraId="03C5DF8E" w14:textId="77777777" w:rsidR="00E65E36" w:rsidRDefault="00F9684A" w:rsidP="000E3C4F">
      <w:proofErr w:type="spellStart"/>
      <w:r>
        <w:t>pipes</w:t>
      </w:r>
      <w:proofErr w:type="spellEnd"/>
      <w:r>
        <w:t xml:space="preserve">: </w:t>
      </w:r>
      <w:proofErr w:type="spellStart"/>
      <w:r>
        <w:t>kabelbed</w:t>
      </w:r>
      <w:proofErr w:type="spellEnd"/>
      <w:r w:rsidR="00E65E36">
        <w:t xml:space="preserve"> verwijst naar buizen die er in liggen;</w:t>
      </w:r>
    </w:p>
    <w:p w14:paraId="591DEF99" w14:textId="77777777" w:rsidR="00F9684A" w:rsidRDefault="00F9684A" w:rsidP="000E3C4F">
      <w:proofErr w:type="spellStart"/>
      <w:r>
        <w:t>pipes:kabelbed</w:t>
      </w:r>
      <w:proofErr w:type="spellEnd"/>
      <w:r>
        <w:t xml:space="preserve"> verwijst naar de mantelbuizen die er in liggen;</w:t>
      </w:r>
    </w:p>
    <w:p w14:paraId="6C7DB671" w14:textId="77777777" w:rsidR="00F9684A" w:rsidRDefault="00F9684A" w:rsidP="000E3C4F">
      <w:proofErr w:type="spellStart"/>
      <w:r>
        <w:t>ducts</w:t>
      </w:r>
      <w:proofErr w:type="spellEnd"/>
      <w:r>
        <w:t xml:space="preserve">: </w:t>
      </w:r>
      <w:proofErr w:type="spellStart"/>
      <w:r>
        <w:t>kabelbed</w:t>
      </w:r>
      <w:proofErr w:type="spellEnd"/>
      <w:r>
        <w:t xml:space="preserve"> verwijst naar kabelbedden die er in liggen.</w:t>
      </w:r>
    </w:p>
    <w:p w14:paraId="2DCD028A" w14:textId="77777777" w:rsidR="00F9684A" w:rsidRDefault="00F9684A" w:rsidP="000E3C4F">
      <w:pPr>
        <w:spacing w:line="240" w:lineRule="auto"/>
      </w:pPr>
    </w:p>
    <w:p w14:paraId="2CE73AC8" w14:textId="77777777" w:rsidR="00E65E36" w:rsidRDefault="00E65E36" w:rsidP="000E3C4F">
      <w:pPr>
        <w:spacing w:line="240" w:lineRule="auto"/>
      </w:pPr>
    </w:p>
    <w:p w14:paraId="3DC6CB8B" w14:textId="77777777" w:rsidR="00E65E36" w:rsidRDefault="00E65E36" w:rsidP="000E3C4F">
      <w:pPr>
        <w:spacing w:line="240" w:lineRule="auto"/>
      </w:pPr>
      <w:r>
        <w:t>Deze relaties worden door de individuele kabels</w:t>
      </w:r>
      <w:r w:rsidR="00E10AC1">
        <w:t xml:space="preserve"> </w:t>
      </w:r>
      <w:r>
        <w:t>en</w:t>
      </w:r>
      <w:r w:rsidR="00E10AC1">
        <w:t xml:space="preserve"> </w:t>
      </w:r>
      <w:r>
        <w:t>leidingen overerft.</w:t>
      </w:r>
    </w:p>
    <w:p w14:paraId="0E7B78E1" w14:textId="77777777" w:rsidR="00E65E36" w:rsidRDefault="00E65E36" w:rsidP="000E3C4F">
      <w:pPr>
        <w:spacing w:line="240" w:lineRule="auto"/>
      </w:pPr>
    </w:p>
    <w:p w14:paraId="31D8FA00" w14:textId="77777777" w:rsidR="00E65E36" w:rsidRDefault="00E65E36" w:rsidP="000E3C4F">
      <w:pPr>
        <w:spacing w:line="240" w:lineRule="auto"/>
      </w:pPr>
      <w:r>
        <w:t xml:space="preserve">Deze relaties zijn optioneel (want ze komen niet altijd voor) en </w:t>
      </w:r>
      <w:proofErr w:type="spellStart"/>
      <w:r>
        <w:t>voidable</w:t>
      </w:r>
      <w:proofErr w:type="spellEnd"/>
      <w:r>
        <w:t>.</w:t>
      </w:r>
    </w:p>
    <w:p w14:paraId="6BFB968F" w14:textId="161A11A0" w:rsidR="003206BD" w:rsidRDefault="007A0CD2" w:rsidP="00E65E36">
      <w:pPr>
        <w:spacing w:line="240" w:lineRule="auto"/>
        <w:jc w:val="left"/>
      </w:pPr>
      <w:r>
        <w:rPr>
          <w:noProof/>
        </w:rPr>
        <w:drawing>
          <wp:inline distT="0" distB="0" distL="0" distR="0" wp14:anchorId="0122F5A7" wp14:editId="54F135C1">
            <wp:extent cx="5500370" cy="303212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13.IMKL-RelatiesTussenCableDuctPipe.wmf"/>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00370" cy="3032125"/>
                    </a:xfrm>
                    <a:prstGeom prst="rect">
                      <a:avLst/>
                    </a:prstGeom>
                  </pic:spPr>
                </pic:pic>
              </a:graphicData>
            </a:graphic>
          </wp:inline>
        </w:drawing>
      </w:r>
    </w:p>
    <w:p w14:paraId="2DCBCD82" w14:textId="77777777" w:rsidR="00DF5D89" w:rsidRDefault="003206BD" w:rsidP="00E65E36">
      <w:pPr>
        <w:spacing w:line="240" w:lineRule="auto"/>
        <w:jc w:val="left"/>
      </w:pPr>
      <w:r>
        <w:t xml:space="preserve">Figuur </w:t>
      </w:r>
      <w:r w:rsidR="00F3608E">
        <w:t>5.13</w:t>
      </w:r>
      <w:r>
        <w:t xml:space="preserve">: </w:t>
      </w:r>
      <w:r w:rsidR="00E10AC1">
        <w:t xml:space="preserve">Relaties tussen buis, kabel en </w:t>
      </w:r>
      <w:proofErr w:type="spellStart"/>
      <w:r w:rsidR="00E10AC1">
        <w:t>duct</w:t>
      </w:r>
      <w:proofErr w:type="spellEnd"/>
      <w:r w:rsidR="00E10AC1">
        <w:t xml:space="preserve">. Bijvoorbeeld een </w:t>
      </w:r>
      <w:proofErr w:type="spellStart"/>
      <w:r w:rsidR="00E10AC1">
        <w:t>kabelbed</w:t>
      </w:r>
      <w:proofErr w:type="spellEnd"/>
      <w:r w:rsidR="00E10AC1">
        <w:t xml:space="preserve"> verwijst </w:t>
      </w:r>
      <w:r w:rsidR="003E45FA">
        <w:t xml:space="preserve">optioneel </w:t>
      </w:r>
      <w:r w:rsidR="00A75399">
        <w:t>naar de kabels die er in liggen; een m</w:t>
      </w:r>
      <w:r w:rsidR="00E10AC1">
        <w:t xml:space="preserve">antelbuis </w:t>
      </w:r>
      <w:r w:rsidR="003E45FA">
        <w:t xml:space="preserve">kan verwijzen naar de </w:t>
      </w:r>
      <w:r w:rsidR="00E10AC1">
        <w:t>kabels het bevat.</w:t>
      </w:r>
    </w:p>
    <w:p w14:paraId="7E97BAE1" w14:textId="35760530" w:rsidR="0075108C" w:rsidRDefault="0075108C" w:rsidP="00E65E36">
      <w:pPr>
        <w:spacing w:line="240" w:lineRule="auto"/>
        <w:jc w:val="left"/>
        <w:rPr>
          <w:ins w:id="452" w:author="Paul Janssen" w:date="2020-06-16T15:56:00Z"/>
          <w:noProof/>
        </w:rPr>
      </w:pPr>
    </w:p>
    <w:p w14:paraId="0BB1CECB" w14:textId="77777777" w:rsidR="00B92351" w:rsidRDefault="00B92351" w:rsidP="00E65E36">
      <w:pPr>
        <w:spacing w:line="240" w:lineRule="auto"/>
        <w:jc w:val="left"/>
        <w:rPr>
          <w:noProof/>
        </w:rPr>
      </w:pPr>
    </w:p>
    <w:p w14:paraId="1DE954F5" w14:textId="77777777" w:rsidR="0075108C" w:rsidRDefault="0075108C" w:rsidP="00E65E36">
      <w:pPr>
        <w:spacing w:line="240" w:lineRule="auto"/>
        <w:jc w:val="left"/>
        <w:rPr>
          <w:noProof/>
        </w:rPr>
      </w:pPr>
    </w:p>
    <w:p w14:paraId="1B6D015D" w14:textId="77777777" w:rsidR="0075108C" w:rsidRDefault="0075108C" w:rsidP="00E65E36">
      <w:pPr>
        <w:spacing w:line="240" w:lineRule="auto"/>
        <w:jc w:val="left"/>
        <w:rPr>
          <w:noProof/>
        </w:rPr>
      </w:pPr>
    </w:p>
    <w:p w14:paraId="3FDA15C4" w14:textId="77777777" w:rsidR="0075108C" w:rsidRDefault="0075108C" w:rsidP="00E65E36">
      <w:pPr>
        <w:spacing w:line="240" w:lineRule="auto"/>
        <w:jc w:val="left"/>
        <w:rPr>
          <w:noProof/>
        </w:rPr>
      </w:pPr>
    </w:p>
    <w:p w14:paraId="2C81D6E6" w14:textId="77777777" w:rsidR="0075108C" w:rsidRDefault="0075108C" w:rsidP="00E65E36">
      <w:pPr>
        <w:spacing w:line="240" w:lineRule="auto"/>
        <w:jc w:val="left"/>
        <w:rPr>
          <w:noProof/>
        </w:rPr>
      </w:pPr>
    </w:p>
    <w:p w14:paraId="0C1DEF1A" w14:textId="77777777" w:rsidR="0075108C" w:rsidRDefault="0075108C" w:rsidP="00E65E36">
      <w:pPr>
        <w:spacing w:line="240" w:lineRule="auto"/>
        <w:jc w:val="left"/>
        <w:rPr>
          <w:noProof/>
        </w:rPr>
      </w:pPr>
    </w:p>
    <w:p w14:paraId="736A7F1A" w14:textId="77777777" w:rsidR="0075108C" w:rsidRDefault="0075108C" w:rsidP="00E65E36">
      <w:pPr>
        <w:spacing w:line="240" w:lineRule="auto"/>
        <w:jc w:val="left"/>
        <w:rPr>
          <w:noProof/>
        </w:rPr>
      </w:pPr>
    </w:p>
    <w:p w14:paraId="579AED4C" w14:textId="77777777" w:rsidR="0075108C" w:rsidRDefault="0075108C" w:rsidP="00E65E36">
      <w:pPr>
        <w:spacing w:line="240" w:lineRule="auto"/>
        <w:jc w:val="left"/>
        <w:rPr>
          <w:noProof/>
        </w:rPr>
      </w:pPr>
    </w:p>
    <w:p w14:paraId="6D8E6954" w14:textId="77777777" w:rsidR="007454FD" w:rsidRDefault="00855A12" w:rsidP="00E65E36">
      <w:pPr>
        <w:spacing w:line="240" w:lineRule="auto"/>
        <w:jc w:val="left"/>
        <w:rPr>
          <w:noProof/>
        </w:rPr>
      </w:pPr>
      <w:r>
        <w:rPr>
          <w:noProof/>
        </w:rPr>
        <w:lastRenderedPageBreak/>
        <w:drawing>
          <wp:anchor distT="0" distB="0" distL="114300" distR="114300" simplePos="0" relativeHeight="251641344" behindDoc="1" locked="0" layoutInCell="1" allowOverlap="1" wp14:anchorId="58416445" wp14:editId="44A814AA">
            <wp:simplePos x="0" y="0"/>
            <wp:positionH relativeFrom="column">
              <wp:posOffset>-1270</wp:posOffset>
            </wp:positionH>
            <wp:positionV relativeFrom="paragraph">
              <wp:posOffset>-848995</wp:posOffset>
            </wp:positionV>
            <wp:extent cx="2514600" cy="1905000"/>
            <wp:effectExtent l="19050" t="0" r="0" b="0"/>
            <wp:wrapTight wrapText="bothSides">
              <wp:wrapPolygon edited="0">
                <wp:start x="-164" y="0"/>
                <wp:lineTo x="-164" y="21384"/>
                <wp:lineTo x="21600" y="21384"/>
                <wp:lineTo x="21600" y="0"/>
                <wp:lineTo x="-164" y="0"/>
              </wp:wrapPolygon>
            </wp:wrapTight>
            <wp:docPr id="11" name="Afbeelding 10" descr="SAM_0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331.JPG"/>
                    <pic:cNvPicPr/>
                  </pic:nvPicPr>
                  <pic:blipFill>
                    <a:blip r:embed="rId42" cstate="print"/>
                    <a:stretch>
                      <a:fillRect/>
                    </a:stretch>
                  </pic:blipFill>
                  <pic:spPr>
                    <a:xfrm>
                      <a:off x="0" y="0"/>
                      <a:ext cx="2514600" cy="1905000"/>
                    </a:xfrm>
                    <a:prstGeom prst="rect">
                      <a:avLst/>
                    </a:prstGeom>
                  </pic:spPr>
                </pic:pic>
              </a:graphicData>
            </a:graphic>
          </wp:anchor>
        </w:drawing>
      </w:r>
    </w:p>
    <w:p w14:paraId="0B6BAADD" w14:textId="77777777" w:rsidR="00A11BC4" w:rsidRDefault="00A11BC4">
      <w:pPr>
        <w:spacing w:line="240" w:lineRule="auto"/>
        <w:ind w:left="708"/>
        <w:jc w:val="left"/>
        <w:rPr>
          <w:noProof/>
        </w:rPr>
      </w:pPr>
    </w:p>
    <w:p w14:paraId="3C8690C4" w14:textId="77777777" w:rsidR="00A11BC4" w:rsidRDefault="007454FD">
      <w:pPr>
        <w:spacing w:line="240" w:lineRule="auto"/>
        <w:ind w:left="708"/>
        <w:jc w:val="left"/>
      </w:pPr>
      <w:r>
        <w:rPr>
          <w:noProof/>
        </w:rPr>
        <w:t xml:space="preserve">Figuur </w:t>
      </w:r>
      <w:r w:rsidR="00F3608E">
        <w:rPr>
          <w:noProof/>
        </w:rPr>
        <w:t>5.14</w:t>
      </w:r>
      <w:r>
        <w:rPr>
          <w:noProof/>
        </w:rPr>
        <w:t xml:space="preserve">: </w:t>
      </w:r>
      <w:r w:rsidR="009E08D3" w:rsidRPr="009E7862">
        <w:t>Voorbeeld van een type mantelbuis met daarin weer een aantal mantelbuizen (</w:t>
      </w:r>
      <w:proofErr w:type="spellStart"/>
      <w:r w:rsidR="009E08D3" w:rsidRPr="009E7862">
        <w:t>hdpe</w:t>
      </w:r>
      <w:proofErr w:type="spellEnd"/>
      <w:r w:rsidR="009E08D3" w:rsidRPr="009E7862">
        <w:t xml:space="preserve">-buizen), waarvan één met een telecomkabel. </w:t>
      </w:r>
      <w:r>
        <w:rPr>
          <w:noProof/>
        </w:rPr>
        <w:t>Het model maakt verwijzingen tussen mantelbuizen en kabels mogelijk.</w:t>
      </w:r>
      <w:bookmarkStart w:id="453" w:name="_Toc399786897"/>
    </w:p>
    <w:p w14:paraId="116C76B0" w14:textId="77777777" w:rsidR="003E3B48" w:rsidRDefault="003E3B48" w:rsidP="003E3B48">
      <w:pPr>
        <w:spacing w:line="240" w:lineRule="auto"/>
        <w:jc w:val="left"/>
      </w:pPr>
    </w:p>
    <w:p w14:paraId="0911FC5B" w14:textId="77777777" w:rsidR="003E3B48" w:rsidRDefault="00587F2F" w:rsidP="003E3B48">
      <w:pPr>
        <w:spacing w:line="240" w:lineRule="auto"/>
        <w:jc w:val="left"/>
      </w:pPr>
      <w:r>
        <w:rPr>
          <w:noProof/>
        </w:rPr>
        <w:drawing>
          <wp:anchor distT="0" distB="0" distL="114300" distR="114300" simplePos="0" relativeHeight="251644416" behindDoc="1" locked="0" layoutInCell="1" allowOverlap="1" wp14:anchorId="1140D175" wp14:editId="7F2D98A4">
            <wp:simplePos x="0" y="0"/>
            <wp:positionH relativeFrom="column">
              <wp:posOffset>349637</wp:posOffset>
            </wp:positionH>
            <wp:positionV relativeFrom="paragraph">
              <wp:posOffset>66040</wp:posOffset>
            </wp:positionV>
            <wp:extent cx="2517140" cy="1844675"/>
            <wp:effectExtent l="19050" t="0" r="0" b="0"/>
            <wp:wrapTight wrapText="bothSides">
              <wp:wrapPolygon edited="0">
                <wp:start x="-163" y="0"/>
                <wp:lineTo x="-163" y="21414"/>
                <wp:lineTo x="21578" y="21414"/>
                <wp:lineTo x="21578" y="0"/>
                <wp:lineTo x="-163" y="0"/>
              </wp:wrapPolygon>
            </wp:wrapTight>
            <wp:docPr id="2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srcRect/>
                    <a:stretch>
                      <a:fillRect/>
                    </a:stretch>
                  </pic:blipFill>
                  <pic:spPr bwMode="auto">
                    <a:xfrm>
                      <a:off x="0" y="0"/>
                      <a:ext cx="2517140" cy="1844675"/>
                    </a:xfrm>
                    <a:prstGeom prst="rect">
                      <a:avLst/>
                    </a:prstGeom>
                    <a:noFill/>
                    <a:ln w="9525">
                      <a:noFill/>
                      <a:miter lim="800000"/>
                      <a:headEnd/>
                      <a:tailEnd/>
                    </a:ln>
                  </pic:spPr>
                </pic:pic>
              </a:graphicData>
            </a:graphic>
          </wp:anchor>
        </w:drawing>
      </w:r>
    </w:p>
    <w:p w14:paraId="120AEE4D" w14:textId="77777777" w:rsidR="003E3B48" w:rsidRDefault="003E3B48" w:rsidP="003E3B48">
      <w:pPr>
        <w:spacing w:line="240" w:lineRule="auto"/>
        <w:jc w:val="left"/>
      </w:pPr>
    </w:p>
    <w:p w14:paraId="4864BF23" w14:textId="77777777" w:rsidR="003E3B48" w:rsidRDefault="003E3B48" w:rsidP="003E3B48">
      <w:pPr>
        <w:spacing w:line="240" w:lineRule="auto"/>
        <w:jc w:val="left"/>
      </w:pPr>
    </w:p>
    <w:p w14:paraId="5C058046" w14:textId="77777777" w:rsidR="003E3B48" w:rsidRDefault="003E3B48" w:rsidP="003E3B48">
      <w:pPr>
        <w:spacing w:line="240" w:lineRule="auto"/>
        <w:jc w:val="left"/>
      </w:pPr>
    </w:p>
    <w:p w14:paraId="5A16E01C" w14:textId="77777777" w:rsidR="00953A6F" w:rsidRDefault="00953A6F" w:rsidP="003E3B48">
      <w:pPr>
        <w:spacing w:line="240" w:lineRule="auto"/>
        <w:jc w:val="left"/>
      </w:pPr>
    </w:p>
    <w:p w14:paraId="3AA0747A" w14:textId="77777777" w:rsidR="00953A6F" w:rsidRDefault="00953A6F" w:rsidP="003E3B48">
      <w:pPr>
        <w:spacing w:line="240" w:lineRule="auto"/>
        <w:jc w:val="left"/>
      </w:pPr>
    </w:p>
    <w:p w14:paraId="38A15226" w14:textId="77777777" w:rsidR="00953A6F" w:rsidRDefault="00953A6F" w:rsidP="003E3B48">
      <w:pPr>
        <w:spacing w:line="240" w:lineRule="auto"/>
        <w:jc w:val="left"/>
      </w:pPr>
    </w:p>
    <w:p w14:paraId="1FD94FE0" w14:textId="77777777" w:rsidR="00953A6F" w:rsidRDefault="00953A6F" w:rsidP="003E3B48">
      <w:pPr>
        <w:spacing w:line="240" w:lineRule="auto"/>
        <w:jc w:val="left"/>
      </w:pPr>
    </w:p>
    <w:p w14:paraId="6EDA1692" w14:textId="77777777" w:rsidR="003E3B48" w:rsidRDefault="003E3B48" w:rsidP="003E3B48">
      <w:pPr>
        <w:spacing w:line="240" w:lineRule="auto"/>
        <w:jc w:val="left"/>
      </w:pPr>
    </w:p>
    <w:p w14:paraId="3FA0C2D8" w14:textId="77777777" w:rsidR="003E3B48" w:rsidRDefault="003E3B48" w:rsidP="003E3B48">
      <w:pPr>
        <w:spacing w:line="240" w:lineRule="auto"/>
        <w:jc w:val="left"/>
        <w:rPr>
          <w:noProof/>
        </w:rPr>
      </w:pPr>
    </w:p>
    <w:p w14:paraId="155FB036" w14:textId="77777777" w:rsidR="00DC7808" w:rsidRDefault="006F2CE2" w:rsidP="003E3B48">
      <w:pPr>
        <w:spacing w:line="240" w:lineRule="auto"/>
        <w:jc w:val="left"/>
        <w:rPr>
          <w:noProof/>
        </w:rPr>
      </w:pPr>
      <w:r>
        <w:rPr>
          <w:noProof/>
        </w:rPr>
        <w:t xml:space="preserve">Figuur </w:t>
      </w:r>
      <w:r w:rsidR="00F3608E">
        <w:rPr>
          <w:noProof/>
        </w:rPr>
        <w:t>5.15</w:t>
      </w:r>
      <w:r>
        <w:rPr>
          <w:noProof/>
        </w:rPr>
        <w:t>:</w:t>
      </w:r>
      <w:r w:rsidR="007454FD">
        <w:rPr>
          <w:noProof/>
        </w:rPr>
        <w:t xml:space="preserve">  </w:t>
      </w:r>
      <w:r>
        <w:rPr>
          <w:noProof/>
        </w:rPr>
        <w:t>Mantelbuizen worden samen in een kabelbed gelegd.</w:t>
      </w:r>
      <w:r w:rsidR="007454FD" w:rsidRPr="003E3B48">
        <w:rPr>
          <w:noProof/>
        </w:rPr>
        <w:t xml:space="preserve"> Het model maakt de verwijzing tussen kabelbed en de daarin liggende mantelbuizen of kabels en leidingen mogelijk.</w:t>
      </w:r>
    </w:p>
    <w:p w14:paraId="12F7D5FF" w14:textId="77777777" w:rsidR="00EE7BB1" w:rsidRDefault="00EE7BB1"/>
    <w:p w14:paraId="48D94AF6" w14:textId="77777777" w:rsidR="00FE2DB2" w:rsidRDefault="00FE2DB2"/>
    <w:p w14:paraId="531DA977" w14:textId="77777777" w:rsidR="00E65E36" w:rsidRPr="009D365E" w:rsidRDefault="00E65E36" w:rsidP="00E65E36">
      <w:pPr>
        <w:pStyle w:val="subparagraaftitel"/>
      </w:pPr>
      <w:bookmarkStart w:id="454" w:name="_Toc434874137"/>
      <w:bookmarkStart w:id="455" w:name="_Toc434874206"/>
      <w:bookmarkStart w:id="456" w:name="_Toc434874289"/>
      <w:bookmarkStart w:id="457" w:name="_Toc434874357"/>
      <w:bookmarkStart w:id="458" w:name="_Toc434874634"/>
      <w:bookmarkStart w:id="459" w:name="_Toc434933267"/>
      <w:bookmarkStart w:id="460" w:name="_Toc434940500"/>
      <w:bookmarkStart w:id="461" w:name="_Toc434941817"/>
      <w:bookmarkStart w:id="462" w:name="_Toc434943358"/>
      <w:bookmarkStart w:id="463" w:name="_Toc434943789"/>
      <w:bookmarkStart w:id="464" w:name="_Toc434956113"/>
      <w:bookmarkStart w:id="465" w:name="_Toc434874138"/>
      <w:bookmarkStart w:id="466" w:name="_Toc434874207"/>
      <w:bookmarkStart w:id="467" w:name="_Toc434874290"/>
      <w:bookmarkStart w:id="468" w:name="_Toc434874358"/>
      <w:bookmarkStart w:id="469" w:name="_Toc434874635"/>
      <w:bookmarkStart w:id="470" w:name="_Toc434933268"/>
      <w:bookmarkStart w:id="471" w:name="_Toc434940501"/>
      <w:bookmarkStart w:id="472" w:name="_Toc434941818"/>
      <w:bookmarkStart w:id="473" w:name="_Toc434943359"/>
      <w:bookmarkStart w:id="474" w:name="_Toc434943790"/>
      <w:bookmarkStart w:id="475" w:name="_Toc434956114"/>
      <w:bookmarkStart w:id="476" w:name="_Toc45195646"/>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r w:rsidRPr="009D365E">
        <w:t>Diagram per type kabel of leiding</w:t>
      </w:r>
      <w:r w:rsidR="00283BD6">
        <w:t>.</w:t>
      </w:r>
      <w:bookmarkEnd w:id="453"/>
      <w:bookmarkEnd w:id="476"/>
    </w:p>
    <w:p w14:paraId="33FB1BDD" w14:textId="77777777" w:rsidR="00E65E36" w:rsidRPr="00B27106" w:rsidRDefault="00E65E36" w:rsidP="00E65E36">
      <w:r>
        <w:t>De volgende paragrafen behandelen de specifieke type</w:t>
      </w:r>
      <w:r w:rsidR="00031B8A">
        <w:t>n</w:t>
      </w:r>
      <w:r>
        <w:t xml:space="preserve"> kabel of leidingen. Het bevat de informatie van vorige paragrafen maar dan bekeken van uit de concrete objecten uit specifieke netten. De diagrammen zijn onderling erg vergelijkbaar.</w:t>
      </w:r>
    </w:p>
    <w:p w14:paraId="4368BAC3" w14:textId="77777777" w:rsidR="00F3608E" w:rsidRDefault="00F3608E" w:rsidP="00E65E36">
      <w:pPr>
        <w:pStyle w:val="subparagraaftitel"/>
        <w:sectPr w:rsidR="00F3608E" w:rsidSect="00672722">
          <w:pgSz w:w="11906" w:h="16838" w:code="9"/>
          <w:pgMar w:top="2552" w:right="1622" w:bottom="1531" w:left="1622" w:header="0" w:footer="57" w:gutter="0"/>
          <w:cols w:space="708"/>
          <w:docGrid w:linePitch="360"/>
        </w:sectPr>
      </w:pPr>
      <w:bookmarkStart w:id="477" w:name="_Toc399786898"/>
    </w:p>
    <w:p w14:paraId="23D19DA3" w14:textId="245CE563" w:rsidR="00E65E36" w:rsidRDefault="00E65E36" w:rsidP="00E65E36">
      <w:pPr>
        <w:pStyle w:val="subparagraaftitel"/>
      </w:pPr>
      <w:bookmarkStart w:id="478" w:name="_Toc45195647"/>
      <w:r>
        <w:lastRenderedPageBreak/>
        <w:t>Elektriciteitskabel</w:t>
      </w:r>
      <w:bookmarkEnd w:id="477"/>
      <w:r w:rsidR="00283BD6">
        <w:t>.</w:t>
      </w:r>
      <w:bookmarkEnd w:id="478"/>
    </w:p>
    <w:p w14:paraId="3B99450A" w14:textId="6E4A3172" w:rsidR="00322340" w:rsidRDefault="00322340" w:rsidP="00E65E36">
      <w:pPr>
        <w:jc w:val="left"/>
      </w:pPr>
    </w:p>
    <w:p w14:paraId="01FA6DC6" w14:textId="19882214" w:rsidR="00150E41" w:rsidRDefault="00150E41" w:rsidP="00E65E36">
      <w:r>
        <w:t>Definitie: Een aansluiting of reeks aansluitingen van een nutsvoorzieningennet voor het overbrengen van elektriciteit van de ene locatie naar een andere.</w:t>
      </w:r>
    </w:p>
    <w:p w14:paraId="7F51EFEF" w14:textId="28F66EFD" w:rsidR="00150E41" w:rsidRDefault="00150E41" w:rsidP="00E65E36">
      <w:r>
        <w:t>Bron: INSPIRE</w:t>
      </w:r>
    </w:p>
    <w:p w14:paraId="056EAE13" w14:textId="77777777" w:rsidR="00150E41" w:rsidRDefault="00150E41" w:rsidP="00E65E36"/>
    <w:p w14:paraId="0218B7E4" w14:textId="7202FA5F" w:rsidR="00E65E36" w:rsidRDefault="00E65E36" w:rsidP="00E65E36">
      <w:r>
        <w:t xml:space="preserve">De elektriciteitskabel overerft van </w:t>
      </w:r>
      <w:r w:rsidR="002A26AD">
        <w:t>INSPIRE</w:t>
      </w:r>
      <w:r>
        <w:t xml:space="preserve"> </w:t>
      </w:r>
      <w:proofErr w:type="spellStart"/>
      <w:r>
        <w:t>ope</w:t>
      </w:r>
      <w:r w:rsidR="00C01AE5">
        <w:t>ratingVoltage</w:t>
      </w:r>
      <w:proofErr w:type="spellEnd"/>
      <w:r w:rsidR="00C01AE5">
        <w:t xml:space="preserve"> en </w:t>
      </w:r>
      <w:proofErr w:type="spellStart"/>
      <w:r w:rsidR="00C01AE5">
        <w:t>nominalVoltage</w:t>
      </w:r>
      <w:proofErr w:type="spellEnd"/>
      <w:r w:rsidR="00C01AE5">
        <w:t xml:space="preserve"> en via </w:t>
      </w:r>
      <w:proofErr w:type="spellStart"/>
      <w:r w:rsidR="00C01AE5">
        <w:t>UtilityLinkSet</w:t>
      </w:r>
      <w:proofErr w:type="spellEnd"/>
      <w:r w:rsidR="00C01AE5">
        <w:t xml:space="preserve"> is de status</w:t>
      </w:r>
      <w:r w:rsidR="004532E6">
        <w:t xml:space="preserve">, </w:t>
      </w:r>
      <w:proofErr w:type="spellStart"/>
      <w:r w:rsidR="004532E6">
        <w:t>warningTypeen</w:t>
      </w:r>
      <w:proofErr w:type="spellEnd"/>
      <w:r w:rsidR="004532E6">
        <w:t xml:space="preserve"> </w:t>
      </w:r>
      <w:r w:rsidR="00C01AE5">
        <w:t>het distributietype opgenomen</w:t>
      </w:r>
      <w:r>
        <w:t xml:space="preserve">. </w:t>
      </w:r>
      <w:r w:rsidR="003E45FA">
        <w:t xml:space="preserve">Het distributietype is daarbij geen verplichte </w:t>
      </w:r>
      <w:del w:id="479" w:author="Paul Janssen" w:date="2020-05-25T11:59:00Z">
        <w:r w:rsidR="003E45FA" w:rsidDel="00AC0EB5">
          <w:delText>WION</w:delText>
        </w:r>
      </w:del>
      <w:ins w:id="480" w:author="Paul Janssen" w:date="2020-05-25T11:59:00Z">
        <w:r w:rsidR="00AC0EB5">
          <w:t>WIBON</w:t>
        </w:r>
      </w:ins>
      <w:r w:rsidR="003E45FA">
        <w:t xml:space="preserve"> informatie. </w:t>
      </w:r>
      <w:proofErr w:type="spellStart"/>
      <w:r w:rsidR="004532E6">
        <w:t>WarningType</w:t>
      </w:r>
      <w:proofErr w:type="spellEnd"/>
      <w:r w:rsidR="004532E6">
        <w:t xml:space="preserve"> is een boven</w:t>
      </w:r>
      <w:r w:rsidR="00120412">
        <w:t xml:space="preserve"> de kabel liggend</w:t>
      </w:r>
      <w:r w:rsidR="004532E6">
        <w:t xml:space="preserve"> waarschuwingsmechanisme voor een ondergronds netelement. </w:t>
      </w:r>
      <w:r w:rsidRPr="007F1136">
        <w:t>Het attribuut “</w:t>
      </w:r>
      <w:proofErr w:type="spellStart"/>
      <w:r w:rsidRPr="007F1136">
        <w:t>operatingVoltage</w:t>
      </w:r>
      <w:proofErr w:type="spellEnd"/>
      <w:r w:rsidRPr="007F1136">
        <w:t>” beschrijft de gebruiks- of bedrijfsspanning op de leiding.</w:t>
      </w:r>
      <w:r>
        <w:t xml:space="preserve"> </w:t>
      </w:r>
      <w:r w:rsidRPr="007F1136">
        <w:t>“</w:t>
      </w:r>
      <w:proofErr w:type="spellStart"/>
      <w:r w:rsidRPr="007F1136">
        <w:t>nominalVoltage</w:t>
      </w:r>
      <w:proofErr w:type="spellEnd"/>
      <w:r w:rsidRPr="007F1136">
        <w:t>” beschrijft de nominale systeemspanning op de plaats van levering.</w:t>
      </w:r>
      <w:r w:rsidR="00C01AE5">
        <w:t xml:space="preserve"> Voor de rest gelden de </w:t>
      </w:r>
      <w:proofErr w:type="spellStart"/>
      <w:r w:rsidR="00C01AE5">
        <w:t>KabelEnleiding</w:t>
      </w:r>
      <w:proofErr w:type="spellEnd"/>
      <w:r w:rsidR="00C01AE5">
        <w:t xml:space="preserve"> attributen</w:t>
      </w:r>
      <w:r w:rsidR="003E45FA">
        <w:t>.</w:t>
      </w:r>
    </w:p>
    <w:p w14:paraId="09536705" w14:textId="774BF66F" w:rsidR="005D648B" w:rsidRDefault="007A0CD2" w:rsidP="00E65E36">
      <w:r>
        <w:rPr>
          <w:noProof/>
        </w:rPr>
        <w:drawing>
          <wp:anchor distT="0" distB="0" distL="114300" distR="114300" simplePos="0" relativeHeight="251661824" behindDoc="0" locked="0" layoutInCell="1" allowOverlap="1" wp14:anchorId="7CD1EE39" wp14:editId="1345D872">
            <wp:simplePos x="0" y="0"/>
            <wp:positionH relativeFrom="column">
              <wp:posOffset>-5080</wp:posOffset>
            </wp:positionH>
            <wp:positionV relativeFrom="paragraph">
              <wp:posOffset>245066</wp:posOffset>
            </wp:positionV>
            <wp:extent cx="5500370" cy="5544185"/>
            <wp:effectExtent l="0" t="0" r="0" b="0"/>
            <wp:wrapTopAndBottom/>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4.IMKL-Elektriciteitskabel.wmf"/>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00370" cy="5544185"/>
                    </a:xfrm>
                    <a:prstGeom prst="rect">
                      <a:avLst/>
                    </a:prstGeom>
                  </pic:spPr>
                </pic:pic>
              </a:graphicData>
            </a:graphic>
            <wp14:sizeRelH relativeFrom="page">
              <wp14:pctWidth>0</wp14:pctWidth>
            </wp14:sizeRelH>
            <wp14:sizeRelV relativeFrom="page">
              <wp14:pctHeight>0</wp14:pctHeight>
            </wp14:sizeRelV>
          </wp:anchor>
        </w:drawing>
      </w:r>
    </w:p>
    <w:p w14:paraId="5FA3DF58" w14:textId="3ACA456F" w:rsidR="00587F2F" w:rsidRDefault="00587F2F" w:rsidP="00E65E36"/>
    <w:p w14:paraId="2CBC0A1A" w14:textId="2026623A" w:rsidR="00910148" w:rsidRDefault="00910148" w:rsidP="00E65E36"/>
    <w:p w14:paraId="44DC5B84" w14:textId="62A9C873" w:rsidR="00AF5A3D" w:rsidRDefault="00AF5A3D" w:rsidP="00E65E36"/>
    <w:p w14:paraId="54AFA926" w14:textId="77777777" w:rsidR="00910148" w:rsidRDefault="00910148" w:rsidP="00E65E36"/>
    <w:p w14:paraId="71F8FA9B" w14:textId="3F56F8BE" w:rsidR="00953A6F" w:rsidDel="00B92351" w:rsidRDefault="00953A6F" w:rsidP="00E65E36">
      <w:pPr>
        <w:rPr>
          <w:del w:id="481" w:author="Paul Janssen" w:date="2020-06-16T15:57:00Z"/>
        </w:rPr>
      </w:pPr>
      <w:bookmarkStart w:id="482" w:name="_Toc43216113"/>
      <w:bookmarkEnd w:id="482"/>
    </w:p>
    <w:p w14:paraId="77B30A69" w14:textId="0CAE2CED" w:rsidR="00E65E36" w:rsidRDefault="00E65E36" w:rsidP="00E65E36">
      <w:pPr>
        <w:pStyle w:val="subparagraaftitel"/>
      </w:pPr>
      <w:bookmarkStart w:id="483" w:name="_Toc473467877"/>
      <w:bookmarkStart w:id="484" w:name="_Toc473473896"/>
      <w:bookmarkStart w:id="485" w:name="_Toc476914324"/>
      <w:bookmarkStart w:id="486" w:name="_Toc476916666"/>
      <w:bookmarkStart w:id="487" w:name="_Toc476917795"/>
      <w:bookmarkStart w:id="488" w:name="_Toc476917901"/>
      <w:bookmarkStart w:id="489" w:name="_Toc476917970"/>
      <w:bookmarkStart w:id="490" w:name="_Toc473467878"/>
      <w:bookmarkStart w:id="491" w:name="_Toc473473897"/>
      <w:bookmarkStart w:id="492" w:name="_Toc476914325"/>
      <w:bookmarkStart w:id="493" w:name="_Toc476916667"/>
      <w:bookmarkStart w:id="494" w:name="_Toc476917796"/>
      <w:bookmarkStart w:id="495" w:name="_Toc476917902"/>
      <w:bookmarkStart w:id="496" w:name="_Toc476917971"/>
      <w:bookmarkStart w:id="497" w:name="_Toc399786899"/>
      <w:bookmarkStart w:id="498" w:name="_Toc45195648"/>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r>
        <w:t>Telecom</w:t>
      </w:r>
      <w:r w:rsidR="00031B8A">
        <w:t>municatie</w:t>
      </w:r>
      <w:r>
        <w:t>kabel</w:t>
      </w:r>
      <w:bookmarkEnd w:id="497"/>
      <w:r w:rsidR="00283BD6">
        <w:t>.</w:t>
      </w:r>
      <w:bookmarkEnd w:id="498"/>
    </w:p>
    <w:p w14:paraId="2AA352F6" w14:textId="1711DCCF" w:rsidR="00322340" w:rsidRDefault="00322340" w:rsidP="00E65E36">
      <w:pPr>
        <w:jc w:val="left"/>
      </w:pPr>
    </w:p>
    <w:p w14:paraId="56B261BC" w14:textId="276FF86B" w:rsidR="00150E41" w:rsidRDefault="00150E41" w:rsidP="00E65E36">
      <w:r>
        <w:t>Definitie:</w:t>
      </w:r>
      <w:r w:rsidR="00D83932" w:rsidRPr="00D83932">
        <w:t xml:space="preserve"> </w:t>
      </w:r>
      <w:r w:rsidR="00D83932">
        <w:t>Een aansluiting of reeks aansluitingen van een nutsvoorzieningennet voor het overbrengen van signaalinformatie van de ene locatie naar een andere.</w:t>
      </w:r>
    </w:p>
    <w:p w14:paraId="145C563F" w14:textId="403766FB" w:rsidR="00B95936" w:rsidRDefault="00B95936" w:rsidP="00E65E36">
      <w:r>
        <w:t>Bron: INSPIRE</w:t>
      </w:r>
    </w:p>
    <w:p w14:paraId="35656669" w14:textId="77777777" w:rsidR="00150E41" w:rsidRDefault="00150E41" w:rsidP="00E65E36"/>
    <w:p w14:paraId="0E16947A" w14:textId="18764B83" w:rsidR="004532E6" w:rsidRDefault="00E65E36" w:rsidP="004532E6">
      <w:r>
        <w:t xml:space="preserve">Van </w:t>
      </w:r>
      <w:r w:rsidR="002A26AD">
        <w:t>INSPIRE</w:t>
      </w:r>
      <w:r>
        <w:t xml:space="preserve"> wordt ee</w:t>
      </w:r>
      <w:r w:rsidR="00C01AE5">
        <w:t xml:space="preserve">n </w:t>
      </w:r>
      <w:proofErr w:type="spellStart"/>
      <w:r w:rsidR="00C01AE5">
        <w:t>CableMaterialType</w:t>
      </w:r>
      <w:proofErr w:type="spellEnd"/>
      <w:r w:rsidR="00C01AE5">
        <w:t xml:space="preserve"> toegevoegd en </w:t>
      </w:r>
      <w:r w:rsidR="004532E6">
        <w:t xml:space="preserve">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499" w:author="Paul Janssen" w:date="2020-05-25T11:59:00Z">
        <w:r w:rsidR="004532E6" w:rsidDel="00AC0EB5">
          <w:delText>WION</w:delText>
        </w:r>
      </w:del>
      <w:ins w:id="500"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134AC6FE" w14:textId="0D3B93FE" w:rsidR="00E65E36" w:rsidRDefault="007A0CD2" w:rsidP="00E65E36">
      <w:r>
        <w:rPr>
          <w:noProof/>
        </w:rPr>
        <w:drawing>
          <wp:anchor distT="0" distB="0" distL="114300" distR="114300" simplePos="0" relativeHeight="251667968" behindDoc="0" locked="0" layoutInCell="1" allowOverlap="1" wp14:anchorId="07BA19A5" wp14:editId="798D5378">
            <wp:simplePos x="0" y="0"/>
            <wp:positionH relativeFrom="column">
              <wp:posOffset>-5080</wp:posOffset>
            </wp:positionH>
            <wp:positionV relativeFrom="paragraph">
              <wp:posOffset>281852</wp:posOffset>
            </wp:positionV>
            <wp:extent cx="5500370" cy="4601845"/>
            <wp:effectExtent l="0" t="0" r="0" b="0"/>
            <wp:wrapTopAndBottom/>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15.IMKL-TelecommunicationsCable.wmf"/>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500370" cy="4601845"/>
                    </a:xfrm>
                    <a:prstGeom prst="rect">
                      <a:avLst/>
                    </a:prstGeom>
                  </pic:spPr>
                </pic:pic>
              </a:graphicData>
            </a:graphic>
            <wp14:sizeRelH relativeFrom="page">
              <wp14:pctWidth>0</wp14:pctWidth>
            </wp14:sizeRelH>
            <wp14:sizeRelV relativeFrom="page">
              <wp14:pctHeight>0</wp14:pctHeight>
            </wp14:sizeRelV>
          </wp:anchor>
        </w:drawing>
      </w:r>
    </w:p>
    <w:p w14:paraId="36C0BA5E" w14:textId="2F86EC43" w:rsidR="00910148" w:rsidRDefault="00910148" w:rsidP="00E65E36"/>
    <w:p w14:paraId="1ABA758D" w14:textId="2503378D" w:rsidR="0052388B" w:rsidRDefault="0052388B" w:rsidP="00E65E36"/>
    <w:p w14:paraId="7E3C6E0C" w14:textId="5A8FBB1A" w:rsidR="00E65E36" w:rsidRDefault="00E65E36" w:rsidP="00E65E36">
      <w:pPr>
        <w:jc w:val="left"/>
      </w:pPr>
    </w:p>
    <w:p w14:paraId="6F56BBAA" w14:textId="27713534" w:rsidR="00E65E36" w:rsidRDefault="00E65E36" w:rsidP="00E65E36">
      <w:pPr>
        <w:jc w:val="left"/>
      </w:pPr>
    </w:p>
    <w:p w14:paraId="6D6A6BF4" w14:textId="081DAD5E" w:rsidR="00E65E36" w:rsidRDefault="00E65E36" w:rsidP="00E65E36">
      <w:pPr>
        <w:jc w:val="left"/>
      </w:pPr>
    </w:p>
    <w:p w14:paraId="26BC71F1" w14:textId="77777777" w:rsidR="00E65E36" w:rsidRDefault="00E65E36" w:rsidP="00E65E36">
      <w:pPr>
        <w:spacing w:line="240" w:lineRule="auto"/>
        <w:jc w:val="left"/>
        <w:rPr>
          <w:sz w:val="20"/>
        </w:rPr>
      </w:pPr>
      <w:r>
        <w:br w:type="page"/>
      </w:r>
    </w:p>
    <w:p w14:paraId="266BFF99" w14:textId="77777777" w:rsidR="00E65E36" w:rsidRDefault="00E65E36" w:rsidP="00E65E36">
      <w:pPr>
        <w:pStyle w:val="subparagraaftitel"/>
      </w:pPr>
      <w:bookmarkStart w:id="501" w:name="_Toc399786900"/>
      <w:bookmarkStart w:id="502" w:name="_Toc45195649"/>
      <w:r>
        <w:lastRenderedPageBreak/>
        <w:t>Olie-gas-</w:t>
      </w:r>
      <w:proofErr w:type="spellStart"/>
      <w:r>
        <w:t>chemicalienpijpleiding</w:t>
      </w:r>
      <w:bookmarkEnd w:id="501"/>
      <w:proofErr w:type="spellEnd"/>
      <w:r w:rsidR="00283BD6">
        <w:t>.</w:t>
      </w:r>
      <w:bookmarkEnd w:id="502"/>
    </w:p>
    <w:p w14:paraId="18394A48" w14:textId="77777777" w:rsidR="00322340" w:rsidRDefault="00322340" w:rsidP="00E65E36">
      <w:pPr>
        <w:jc w:val="left"/>
      </w:pPr>
    </w:p>
    <w:p w14:paraId="68E35A63" w14:textId="77777777" w:rsidR="00150E41" w:rsidRDefault="00150E41" w:rsidP="00E65E36">
      <w:pPr>
        <w:jc w:val="left"/>
      </w:pPr>
      <w:r>
        <w:t>Definitie</w:t>
      </w:r>
      <w:r w:rsidR="00FA6AA6">
        <w:t>: Een pijpleiding voor het overbrengen van olie, gas of chemicaliën van de ene locatie naar een andere.</w:t>
      </w:r>
    </w:p>
    <w:p w14:paraId="750F6493" w14:textId="77777777" w:rsidR="00FA6AA6" w:rsidRDefault="00FA6AA6" w:rsidP="00E65E36">
      <w:pPr>
        <w:jc w:val="left"/>
      </w:pPr>
      <w:r>
        <w:t>Bron: INSPIRE</w:t>
      </w:r>
    </w:p>
    <w:p w14:paraId="6A9248B8" w14:textId="77777777" w:rsidR="00150E41" w:rsidRDefault="00150E41" w:rsidP="00E65E36">
      <w:pPr>
        <w:jc w:val="left"/>
      </w:pPr>
    </w:p>
    <w:p w14:paraId="08FCBBA6" w14:textId="39DD70FF" w:rsidR="004532E6" w:rsidRDefault="00E65E36" w:rsidP="004532E6">
      <w:r>
        <w:t xml:space="preserve">Uit </w:t>
      </w:r>
      <w:r w:rsidR="002A26AD">
        <w:t>INSPIRE</w:t>
      </w:r>
      <w:r w:rsidR="00C01AE5">
        <w:t xml:space="preserve"> wordt </w:t>
      </w:r>
      <w:proofErr w:type="spellStart"/>
      <w:r w:rsidR="00C01AE5">
        <w:t>oilGasChem</w:t>
      </w:r>
      <w:proofErr w:type="spellEnd"/>
      <w:r w:rsidR="00C01AE5">
        <w:t xml:space="preserve"> </w:t>
      </w:r>
      <w:proofErr w:type="spellStart"/>
      <w:r w:rsidR="00C01AE5">
        <w:t>ProductTy</w:t>
      </w:r>
      <w:r>
        <w:t>p</w:t>
      </w:r>
      <w:r w:rsidR="00C01AE5">
        <w:t>e</w:t>
      </w:r>
      <w:proofErr w:type="spellEnd"/>
      <w:r w:rsidR="00512EFD">
        <w:t xml:space="preserve"> toegevoegd en </w:t>
      </w:r>
      <w:r w:rsidR="004532E6">
        <w:t xml:space="preserve"> via </w:t>
      </w:r>
      <w:proofErr w:type="spellStart"/>
      <w:r w:rsidR="004532E6">
        <w:t>UtilityLinkSet</w:t>
      </w:r>
      <w:proofErr w:type="spellEnd"/>
      <w:r w:rsidR="004532E6">
        <w:t xml:space="preserve"> is de status, </w:t>
      </w:r>
      <w:proofErr w:type="spellStart"/>
      <w:r w:rsidR="004532E6">
        <w:t>warningType</w:t>
      </w:r>
      <w:proofErr w:type="spellEnd"/>
      <w:r w:rsidR="004532E6">
        <w:t xml:space="preserve"> en het distributietype opgenomen. Het distributietype is daarbij geen verplichte </w:t>
      </w:r>
      <w:del w:id="503" w:author="Paul Janssen" w:date="2020-05-25T11:59:00Z">
        <w:r w:rsidR="004532E6" w:rsidDel="00AC0EB5">
          <w:delText>WION</w:delText>
        </w:r>
      </w:del>
      <w:ins w:id="504" w:author="Paul Janssen" w:date="2020-05-25T11:59:00Z">
        <w:r w:rsidR="00AC0EB5">
          <w:t>WIBON</w:t>
        </w:r>
      </w:ins>
      <w:r w:rsidR="004532E6">
        <w:t xml:space="preserve"> informatie. </w:t>
      </w:r>
      <w:proofErr w:type="spellStart"/>
      <w:r w:rsidR="00120412">
        <w:t>WarningType</w:t>
      </w:r>
      <w:proofErr w:type="spellEnd"/>
      <w:r w:rsidR="00120412">
        <w:t xml:space="preserve"> is een boven de kabel liggend waarschuwingsmechanisme voor een ondergronds netelement.</w:t>
      </w:r>
      <w:r w:rsidR="004532E6">
        <w:t xml:space="preserve"> Voor de rest gelden de </w:t>
      </w:r>
      <w:proofErr w:type="spellStart"/>
      <w:r w:rsidR="004532E6">
        <w:t>KabelEnleiding</w:t>
      </w:r>
      <w:proofErr w:type="spellEnd"/>
      <w:r w:rsidR="004532E6">
        <w:t xml:space="preserve"> attributen.</w:t>
      </w:r>
    </w:p>
    <w:p w14:paraId="62B78BFF" w14:textId="79A15954" w:rsidR="00E65E36" w:rsidRDefault="00E65E36" w:rsidP="00E65E36">
      <w:pPr>
        <w:jc w:val="left"/>
      </w:pPr>
      <w:r>
        <w:t xml:space="preserve">In bijlage </w:t>
      </w:r>
      <w:del w:id="505" w:author="Paul Janssen" w:date="2020-05-25T12:33:00Z">
        <w:r w:rsidR="00FE1681" w:rsidDel="00802006">
          <w:delText>2</w:delText>
        </w:r>
        <w:r w:rsidDel="00802006">
          <w:delText xml:space="preserve"> </w:delText>
        </w:r>
      </w:del>
      <w:ins w:id="506" w:author="Paul Janssen" w:date="2020-05-25T12:33:00Z">
        <w:r w:rsidR="00802006">
          <w:t xml:space="preserve">1 </w:t>
        </w:r>
      </w:ins>
      <w:r>
        <w:t xml:space="preserve">staan </w:t>
      </w:r>
      <w:r w:rsidR="00C01AE5">
        <w:t>de</w:t>
      </w:r>
      <w:r>
        <w:t xml:space="preserve"> mogelijke waarden</w:t>
      </w:r>
      <w:r w:rsidR="00C01AE5">
        <w:t xml:space="preserve"> voor de producttypen</w:t>
      </w:r>
      <w:r>
        <w:t>.</w:t>
      </w:r>
    </w:p>
    <w:p w14:paraId="3682946C" w14:textId="77777777" w:rsidR="00E65E36" w:rsidRDefault="00E65E36" w:rsidP="00E65E36">
      <w:pPr>
        <w:jc w:val="left"/>
      </w:pPr>
    </w:p>
    <w:p w14:paraId="4A84C475" w14:textId="76BB17BA" w:rsidR="00E65E36" w:rsidRDefault="007A0CD2" w:rsidP="00E65E36">
      <w:pPr>
        <w:spacing w:line="240" w:lineRule="auto"/>
        <w:jc w:val="left"/>
        <w:rPr>
          <w:sz w:val="20"/>
        </w:rPr>
      </w:pPr>
      <w:r>
        <w:rPr>
          <w:noProof/>
        </w:rPr>
        <w:drawing>
          <wp:inline distT="0" distB="0" distL="0" distR="0" wp14:anchorId="028A3036" wp14:editId="3DC81C6D">
            <wp:extent cx="5500370" cy="4660900"/>
            <wp:effectExtent l="0" t="0" r="0" b="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IMK- Olie-gas-chemicaliënpijpleiding.wmf"/>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500370" cy="4660900"/>
                    </a:xfrm>
                    <a:prstGeom prst="rect">
                      <a:avLst/>
                    </a:prstGeom>
                  </pic:spPr>
                </pic:pic>
              </a:graphicData>
            </a:graphic>
          </wp:inline>
        </w:drawing>
      </w:r>
      <w:r w:rsidR="00E65E36">
        <w:br w:type="page"/>
      </w:r>
    </w:p>
    <w:p w14:paraId="62719272" w14:textId="77777777" w:rsidR="00E65E36" w:rsidRDefault="00E65E36" w:rsidP="00E65E36">
      <w:pPr>
        <w:pStyle w:val="subparagraaftitel"/>
      </w:pPr>
      <w:bookmarkStart w:id="507" w:name="_Toc399786901"/>
      <w:bookmarkStart w:id="508" w:name="_Toc45195650"/>
      <w:r>
        <w:lastRenderedPageBreak/>
        <w:t>Rioolleiding</w:t>
      </w:r>
      <w:bookmarkEnd w:id="507"/>
      <w:r w:rsidR="00283BD6">
        <w:t>.</w:t>
      </w:r>
      <w:bookmarkEnd w:id="508"/>
    </w:p>
    <w:p w14:paraId="3A0C065E" w14:textId="77777777" w:rsidR="00FA6AA6" w:rsidRDefault="00FA6AA6" w:rsidP="00E65E36">
      <w:pPr>
        <w:jc w:val="left"/>
      </w:pPr>
    </w:p>
    <w:p w14:paraId="7A5D0DA6" w14:textId="77777777" w:rsidR="00FA6AA6" w:rsidRDefault="00FA6AA6" w:rsidP="00E65E36">
      <w:pPr>
        <w:jc w:val="left"/>
      </w:pPr>
      <w:r>
        <w:t>Definitie: Een rioleringsleiding voor het overbrengen van afvalwater (rioolwater</w:t>
      </w:r>
      <w:r w:rsidR="00C45A7A">
        <w:t>, hemelwater</w:t>
      </w:r>
      <w:r>
        <w:t>) van de ene locatie naar een andere.</w:t>
      </w:r>
    </w:p>
    <w:p w14:paraId="5EE1A0C6" w14:textId="77777777" w:rsidR="00FA6AA6" w:rsidRDefault="00FA6AA6" w:rsidP="00E65E36">
      <w:pPr>
        <w:jc w:val="left"/>
      </w:pPr>
      <w:r>
        <w:t>Bron: INSPIRE</w:t>
      </w:r>
      <w:r w:rsidR="00C45A7A">
        <w:t xml:space="preserve"> (aangepast)</w:t>
      </w:r>
    </w:p>
    <w:p w14:paraId="10E1B55B" w14:textId="77777777" w:rsidR="00FA6AA6" w:rsidRDefault="00FA6AA6" w:rsidP="00E65E36">
      <w:pPr>
        <w:jc w:val="left"/>
      </w:pPr>
    </w:p>
    <w:p w14:paraId="3DF72D57" w14:textId="07AE3E19" w:rsidR="00E65E36" w:rsidRDefault="00E65E36" w:rsidP="00512EFD">
      <w:pPr>
        <w:jc w:val="left"/>
      </w:pPr>
      <w:r>
        <w:t xml:space="preserve">Van </w:t>
      </w:r>
      <w:r w:rsidR="002A26AD">
        <w:t>INSPIRE</w:t>
      </w:r>
      <w:r>
        <w:t xml:space="preserve"> wordt </w:t>
      </w:r>
      <w:proofErr w:type="spellStart"/>
      <w:r>
        <w:t>SewerWaterType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09" w:author="Paul Janssen" w:date="2020-05-25T11:59:00Z">
        <w:r w:rsidR="00512EFD" w:rsidDel="00AC0EB5">
          <w:delText>WION</w:delText>
        </w:r>
      </w:del>
      <w:ins w:id="510" w:author="Paul Janssen" w:date="2020-05-25T11:59:00Z">
        <w:r w:rsidR="00AC0EB5">
          <w:t>WIBON</w:t>
        </w:r>
      </w:ins>
      <w:r w:rsidR="00512EFD">
        <w:t xml:space="preserve"> informatie</w:t>
      </w:r>
      <w:r w:rsidR="00120412" w:rsidRPr="00120412">
        <w:t xml:space="preserv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r w:rsidR="00C01AE5">
        <w:t xml:space="preserve">. In bijlage </w:t>
      </w:r>
      <w:del w:id="511" w:author="Paul Janssen" w:date="2020-05-25T12:33:00Z">
        <w:r w:rsidR="00FE1681" w:rsidDel="00802006">
          <w:delText>2</w:delText>
        </w:r>
        <w:r w:rsidR="00C01AE5" w:rsidDel="00802006">
          <w:delText xml:space="preserve"> </w:delText>
        </w:r>
      </w:del>
      <w:ins w:id="512" w:author="Paul Janssen" w:date="2020-05-25T12:33:00Z">
        <w:r w:rsidR="00802006">
          <w:t xml:space="preserve">1 </w:t>
        </w:r>
      </w:ins>
      <w:r w:rsidR="00C01AE5">
        <w:t>staan</w:t>
      </w:r>
      <w:r>
        <w:t xml:space="preserve"> de waarden</w:t>
      </w:r>
      <w:r w:rsidR="00C01AE5">
        <w:t xml:space="preserve"> voor </w:t>
      </w:r>
      <w:proofErr w:type="spellStart"/>
      <w:r w:rsidR="00C01AE5">
        <w:t>SewerWaterType</w:t>
      </w:r>
      <w:proofErr w:type="spellEnd"/>
      <w:r>
        <w:t>.</w:t>
      </w:r>
    </w:p>
    <w:p w14:paraId="4E932ECF" w14:textId="77777777" w:rsidR="00E65E36" w:rsidRDefault="00E65E36" w:rsidP="00E65E36">
      <w:pPr>
        <w:jc w:val="left"/>
      </w:pPr>
    </w:p>
    <w:p w14:paraId="7F778A9F" w14:textId="4D109222" w:rsidR="00E65E36" w:rsidRDefault="007A0CD2" w:rsidP="00E65E36">
      <w:pPr>
        <w:spacing w:line="240" w:lineRule="auto"/>
        <w:jc w:val="left"/>
        <w:rPr>
          <w:sz w:val="20"/>
        </w:rPr>
      </w:pPr>
      <w:r>
        <w:rPr>
          <w:noProof/>
        </w:rPr>
        <w:drawing>
          <wp:inline distT="0" distB="0" distL="0" distR="0" wp14:anchorId="0FC2F6B9" wp14:editId="40F768ED">
            <wp:extent cx="5500370" cy="559625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17.IMKL-Rioolleiding.wmf"/>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500370" cy="5596255"/>
                    </a:xfrm>
                    <a:prstGeom prst="rect">
                      <a:avLst/>
                    </a:prstGeom>
                  </pic:spPr>
                </pic:pic>
              </a:graphicData>
            </a:graphic>
          </wp:inline>
        </w:drawing>
      </w:r>
      <w:r w:rsidR="00E65E36">
        <w:br w:type="page"/>
      </w:r>
    </w:p>
    <w:p w14:paraId="280DE448" w14:textId="77777777" w:rsidR="00E65E36" w:rsidRDefault="00E65E36" w:rsidP="00E65E36">
      <w:pPr>
        <w:pStyle w:val="subparagraaftitel"/>
      </w:pPr>
      <w:bookmarkStart w:id="513" w:name="_Toc399786902"/>
      <w:bookmarkStart w:id="514" w:name="_Toc45195651"/>
      <w:r>
        <w:lastRenderedPageBreak/>
        <w:t>Waterleiding</w:t>
      </w:r>
      <w:bookmarkEnd w:id="513"/>
      <w:r w:rsidR="00283BD6">
        <w:t>.</w:t>
      </w:r>
      <w:bookmarkEnd w:id="514"/>
    </w:p>
    <w:p w14:paraId="37FB7500" w14:textId="77777777" w:rsidR="00E65E36" w:rsidRDefault="00E65E36" w:rsidP="00E65E36">
      <w:pPr>
        <w:jc w:val="left"/>
      </w:pPr>
    </w:p>
    <w:p w14:paraId="44C4487B" w14:textId="77777777" w:rsidR="00FA6AA6" w:rsidRDefault="00FA6AA6" w:rsidP="00E65E36">
      <w:pPr>
        <w:jc w:val="left"/>
      </w:pPr>
      <w:r>
        <w:t xml:space="preserve">Definitie: Een waterleiding voor het overbrengen van </w:t>
      </w:r>
      <w:r w:rsidR="00C45A7A">
        <w:t>(drink)</w:t>
      </w:r>
      <w:r>
        <w:t>water van de ene locatie naar een andere.</w:t>
      </w:r>
    </w:p>
    <w:p w14:paraId="391D7B77" w14:textId="77777777" w:rsidR="00FA6AA6" w:rsidRDefault="00FA6AA6" w:rsidP="00E65E36">
      <w:pPr>
        <w:jc w:val="left"/>
      </w:pPr>
      <w:proofErr w:type="spellStart"/>
      <w:r>
        <w:t>Bron:INSPIRE</w:t>
      </w:r>
      <w:proofErr w:type="spellEnd"/>
      <w:r w:rsidR="00C45A7A">
        <w:t xml:space="preserve"> (aangepast)</w:t>
      </w:r>
    </w:p>
    <w:p w14:paraId="3B164378" w14:textId="77777777" w:rsidR="00FA6AA6" w:rsidRDefault="00FA6AA6" w:rsidP="00E65E36">
      <w:pPr>
        <w:jc w:val="left"/>
      </w:pPr>
    </w:p>
    <w:p w14:paraId="6027381F" w14:textId="6DA78F45" w:rsidR="00512EFD" w:rsidRDefault="00E65E36" w:rsidP="00512EFD">
      <w:r>
        <w:t xml:space="preserve">Van </w:t>
      </w:r>
      <w:r w:rsidR="002A26AD">
        <w:t>INSPIRE</w:t>
      </w:r>
      <w:r>
        <w:t xml:space="preserve"> wordt </w:t>
      </w:r>
      <w:proofErr w:type="spellStart"/>
      <w:r>
        <w:t>waterType</w:t>
      </w:r>
      <w:proofErr w:type="spellEnd"/>
      <w:r w:rsidR="00512EFD">
        <w:t xml:space="preserve"> toegevoegd en 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15" w:author="Paul Janssen" w:date="2020-05-25T11:59:00Z">
        <w:r w:rsidR="00512EFD" w:rsidDel="00AC0EB5">
          <w:delText>WION</w:delText>
        </w:r>
      </w:del>
      <w:ins w:id="516"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 </w:t>
      </w:r>
      <w:r w:rsidR="00512EFD">
        <w:t xml:space="preserve">Voor de rest gelden de </w:t>
      </w:r>
      <w:proofErr w:type="spellStart"/>
      <w:r w:rsidR="00512EFD">
        <w:t>KabelEnleiding</w:t>
      </w:r>
      <w:proofErr w:type="spellEnd"/>
      <w:r w:rsidR="00512EFD">
        <w:t xml:space="preserve"> attributen.</w:t>
      </w:r>
    </w:p>
    <w:p w14:paraId="5BA0DBD2" w14:textId="00A4CA86" w:rsidR="00E65E36" w:rsidRDefault="00512EFD" w:rsidP="00E65E36">
      <w:pPr>
        <w:jc w:val="left"/>
      </w:pPr>
      <w:r>
        <w:t>I</w:t>
      </w:r>
      <w:r w:rsidR="00C01AE5">
        <w:t>n bijlage</w:t>
      </w:r>
      <w:del w:id="517" w:author="Paul Janssen" w:date="2020-05-25T12:33:00Z">
        <w:r w:rsidR="00C01AE5" w:rsidDel="00802006">
          <w:delText xml:space="preserve"> </w:delText>
        </w:r>
        <w:r w:rsidR="00FE1681" w:rsidDel="00802006">
          <w:delText>2</w:delText>
        </w:r>
      </w:del>
      <w:ins w:id="518" w:author="Paul Janssen" w:date="2020-05-25T12:33:00Z">
        <w:r w:rsidR="00802006">
          <w:t>1</w:t>
        </w:r>
      </w:ins>
      <w:r w:rsidR="00C01AE5">
        <w:t xml:space="preserve"> staan </w:t>
      </w:r>
      <w:r>
        <w:t xml:space="preserve">de </w:t>
      </w:r>
      <w:r w:rsidR="00E65E36">
        <w:t>waarden</w:t>
      </w:r>
      <w:r w:rsidR="00C01AE5">
        <w:t xml:space="preserve"> voor </w:t>
      </w:r>
      <w:proofErr w:type="spellStart"/>
      <w:r w:rsidR="00C01AE5">
        <w:t>waterType</w:t>
      </w:r>
      <w:proofErr w:type="spellEnd"/>
      <w:r w:rsidR="00E65E36">
        <w:t>.</w:t>
      </w:r>
    </w:p>
    <w:p w14:paraId="451DE9F8" w14:textId="77777777" w:rsidR="00E65E36" w:rsidRDefault="00E65E36" w:rsidP="00E65E36">
      <w:pPr>
        <w:jc w:val="left"/>
      </w:pPr>
    </w:p>
    <w:p w14:paraId="27A5B167" w14:textId="1B4FADC2" w:rsidR="00E65E36" w:rsidRDefault="007A0CD2" w:rsidP="00E65E36">
      <w:pPr>
        <w:spacing w:line="240" w:lineRule="auto"/>
        <w:jc w:val="left"/>
        <w:rPr>
          <w:sz w:val="20"/>
        </w:rPr>
      </w:pPr>
      <w:r>
        <w:rPr>
          <w:noProof/>
        </w:rPr>
        <w:drawing>
          <wp:inline distT="0" distB="0" distL="0" distR="0" wp14:anchorId="5AC9AD0A" wp14:editId="6E811214">
            <wp:extent cx="5500370" cy="562800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8.IMKL-Waterleiding.wmf"/>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00370" cy="5628005"/>
                    </a:xfrm>
                    <a:prstGeom prst="rect">
                      <a:avLst/>
                    </a:prstGeom>
                  </pic:spPr>
                </pic:pic>
              </a:graphicData>
            </a:graphic>
          </wp:inline>
        </w:drawing>
      </w:r>
      <w:r w:rsidR="00E65E36">
        <w:br w:type="page"/>
      </w:r>
    </w:p>
    <w:p w14:paraId="1A937BE3" w14:textId="5AA01A3E" w:rsidR="00E65E36" w:rsidRDefault="00E65E36" w:rsidP="00E65E36">
      <w:pPr>
        <w:pStyle w:val="subparagraaftitel"/>
      </w:pPr>
      <w:bookmarkStart w:id="519" w:name="_Toc399786903"/>
      <w:bookmarkStart w:id="520" w:name="_Toc45195652"/>
      <w:r>
        <w:lastRenderedPageBreak/>
        <w:t>Thermische pijpleiding</w:t>
      </w:r>
      <w:bookmarkEnd w:id="519"/>
      <w:r w:rsidR="00283BD6">
        <w:t>.</w:t>
      </w:r>
      <w:bookmarkEnd w:id="520"/>
    </w:p>
    <w:p w14:paraId="2704612C" w14:textId="77777777" w:rsidR="00E65E36" w:rsidRDefault="00E65E36" w:rsidP="00E65E36">
      <w:pPr>
        <w:jc w:val="left"/>
      </w:pPr>
    </w:p>
    <w:p w14:paraId="6E10A72E" w14:textId="239CC7BE" w:rsidR="00FA6AA6" w:rsidRDefault="00FA6AA6" w:rsidP="00E65E36">
      <w:pPr>
        <w:jc w:val="left"/>
      </w:pPr>
      <w:r>
        <w:t>Definitie: Een leiding voor het transporteren van warmte of koelte van de ene locatie naar een andere.</w:t>
      </w:r>
    </w:p>
    <w:p w14:paraId="0FEA7385" w14:textId="79550EB4" w:rsidR="00FA6AA6" w:rsidRDefault="00FA6AA6" w:rsidP="00E65E36">
      <w:pPr>
        <w:jc w:val="left"/>
      </w:pPr>
      <w:r>
        <w:t>Bron: INSPIRE</w:t>
      </w:r>
    </w:p>
    <w:p w14:paraId="305E66B2" w14:textId="77777777" w:rsidR="00FA6AA6" w:rsidRDefault="00FA6AA6" w:rsidP="00E65E36">
      <w:pPr>
        <w:jc w:val="left"/>
      </w:pPr>
    </w:p>
    <w:p w14:paraId="3096890A" w14:textId="46458962" w:rsidR="00512EFD" w:rsidRDefault="00E65E36" w:rsidP="00512EFD">
      <w:r>
        <w:t xml:space="preserve">Van </w:t>
      </w:r>
      <w:r w:rsidR="002A26AD">
        <w:t>INSPIRE</w:t>
      </w:r>
      <w:r>
        <w:t xml:space="preserve"> wordt </w:t>
      </w:r>
      <w:proofErr w:type="spellStart"/>
      <w:r>
        <w:t>thermalProductType</w:t>
      </w:r>
      <w:proofErr w:type="spellEnd"/>
      <w:r w:rsidR="00512EFD">
        <w:t xml:space="preserve"> toegevoegd en</w:t>
      </w:r>
      <w:r w:rsidR="00512EFD" w:rsidRPr="00512EFD">
        <w:t xml:space="preserve"> </w:t>
      </w:r>
      <w:r w:rsidR="00512EFD">
        <w:t xml:space="preserve">via </w:t>
      </w:r>
      <w:proofErr w:type="spellStart"/>
      <w:r w:rsidR="00512EFD">
        <w:t>UtilityLinkSet</w:t>
      </w:r>
      <w:proofErr w:type="spellEnd"/>
      <w:r w:rsidR="00512EFD">
        <w:t xml:space="preserve"> is de status, </w:t>
      </w:r>
      <w:proofErr w:type="spellStart"/>
      <w:r w:rsidR="00512EFD">
        <w:t>warningType</w:t>
      </w:r>
      <w:proofErr w:type="spellEnd"/>
      <w:r w:rsidR="00512EFD">
        <w:t xml:space="preserve"> en het distributietype opgenomen. Het distributietype is daarbij geen verplichte </w:t>
      </w:r>
      <w:del w:id="521" w:author="Paul Janssen" w:date="2020-05-25T11:59:00Z">
        <w:r w:rsidR="00512EFD" w:rsidDel="00AC0EB5">
          <w:delText>WION</w:delText>
        </w:r>
      </w:del>
      <w:ins w:id="522" w:author="Paul Janssen" w:date="2020-05-25T11:59:00Z">
        <w:r w:rsidR="00AC0EB5">
          <w:t>WIBON</w:t>
        </w:r>
      </w:ins>
      <w:r w:rsidR="00512EFD">
        <w:t xml:space="preserve"> informatie. </w:t>
      </w:r>
      <w:proofErr w:type="spellStart"/>
      <w:r w:rsidR="00120412">
        <w:t>WarningType</w:t>
      </w:r>
      <w:proofErr w:type="spellEnd"/>
      <w:r w:rsidR="00120412">
        <w:t xml:space="preserve"> is een boven de kabel liggend waarschuwingsmechanisme voor een ondergronds netelement.</w:t>
      </w:r>
      <w:r w:rsidR="00512EFD">
        <w:t xml:space="preserve"> Voor de rest gelden de </w:t>
      </w:r>
      <w:proofErr w:type="spellStart"/>
      <w:r w:rsidR="00512EFD">
        <w:t>KabelEnleiding</w:t>
      </w:r>
      <w:proofErr w:type="spellEnd"/>
      <w:r w:rsidR="00512EFD">
        <w:t xml:space="preserve"> attributen.</w:t>
      </w:r>
    </w:p>
    <w:p w14:paraId="1A141E53" w14:textId="1926B205" w:rsidR="00921722" w:rsidRDefault="007A0CD2" w:rsidP="00E65E36">
      <w:pPr>
        <w:jc w:val="left"/>
      </w:pPr>
      <w:r>
        <w:rPr>
          <w:noProof/>
        </w:rPr>
        <w:drawing>
          <wp:anchor distT="0" distB="0" distL="114300" distR="114300" simplePos="0" relativeHeight="251668992" behindDoc="0" locked="0" layoutInCell="1" allowOverlap="1" wp14:anchorId="2053CABA" wp14:editId="689F7C21">
            <wp:simplePos x="0" y="0"/>
            <wp:positionH relativeFrom="column">
              <wp:posOffset>-67726</wp:posOffset>
            </wp:positionH>
            <wp:positionV relativeFrom="paragraph">
              <wp:posOffset>270948</wp:posOffset>
            </wp:positionV>
            <wp:extent cx="5500370" cy="5904230"/>
            <wp:effectExtent l="0" t="0" r="0" b="0"/>
            <wp:wrapTopAndBottom/>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19.IMKL-ThermischePijpleiding.wmf"/>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00370" cy="5904230"/>
                    </a:xfrm>
                    <a:prstGeom prst="rect">
                      <a:avLst/>
                    </a:prstGeom>
                  </pic:spPr>
                </pic:pic>
              </a:graphicData>
            </a:graphic>
            <wp14:sizeRelH relativeFrom="page">
              <wp14:pctWidth>0</wp14:pctWidth>
            </wp14:sizeRelH>
            <wp14:sizeRelV relativeFrom="page">
              <wp14:pctHeight>0</wp14:pctHeight>
            </wp14:sizeRelV>
          </wp:anchor>
        </w:drawing>
      </w:r>
      <w:r w:rsidR="00C01AE5">
        <w:t xml:space="preserve">In bijlage </w:t>
      </w:r>
      <w:del w:id="523" w:author="Paul Janssen" w:date="2020-05-25T12:33:00Z">
        <w:r w:rsidR="00FE1681" w:rsidDel="00802006">
          <w:delText>2</w:delText>
        </w:r>
        <w:r w:rsidR="00C01AE5" w:rsidDel="00802006">
          <w:delText xml:space="preserve"> </w:delText>
        </w:r>
      </w:del>
      <w:ins w:id="524" w:author="Paul Janssen" w:date="2020-05-25T12:33:00Z">
        <w:r w:rsidR="00802006">
          <w:t xml:space="preserve">1 </w:t>
        </w:r>
      </w:ins>
      <w:r w:rsidR="00C01AE5">
        <w:t>staan</w:t>
      </w:r>
      <w:r w:rsidR="00E65E36">
        <w:t xml:space="preserve"> de waarden</w:t>
      </w:r>
      <w:r w:rsidR="00C01AE5">
        <w:t xml:space="preserve"> voor </w:t>
      </w:r>
      <w:r w:rsidR="00B105CC">
        <w:t>de producttypen.</w:t>
      </w:r>
    </w:p>
    <w:p w14:paraId="10DC19E4" w14:textId="1757AA23" w:rsidR="00FE2B1B" w:rsidRDefault="00FE2B1B" w:rsidP="00E65E36">
      <w:pPr>
        <w:jc w:val="left"/>
      </w:pPr>
    </w:p>
    <w:p w14:paraId="66D9FB18" w14:textId="773EB784" w:rsidR="008847B0" w:rsidRDefault="008847B0" w:rsidP="00E65E36">
      <w:pPr>
        <w:jc w:val="left"/>
      </w:pPr>
    </w:p>
    <w:p w14:paraId="5382BB8F" w14:textId="1F4616BA" w:rsidR="00A066AD" w:rsidRDefault="00A066AD" w:rsidP="00E65E36">
      <w:pPr>
        <w:jc w:val="left"/>
      </w:pPr>
    </w:p>
    <w:p w14:paraId="59622FBE" w14:textId="508B1FB4" w:rsidR="00DB2583" w:rsidRDefault="00DB2583" w:rsidP="00E65E36">
      <w:pPr>
        <w:jc w:val="left"/>
      </w:pPr>
    </w:p>
    <w:p w14:paraId="5B3FD1C0" w14:textId="77777777" w:rsidR="00DB2583" w:rsidRDefault="00DB2583" w:rsidP="00DB2583">
      <w:pPr>
        <w:pStyle w:val="subparagraaftitel"/>
      </w:pPr>
      <w:bookmarkStart w:id="525" w:name="_Toc45195653"/>
      <w:r w:rsidRPr="000E3C4F">
        <w:t xml:space="preserve">Overig </w:t>
      </w:r>
      <w:r w:rsidR="004E51D4" w:rsidRPr="000E3C4F">
        <w:t xml:space="preserve">en </w:t>
      </w:r>
      <w:r w:rsidRPr="000E3C4F">
        <w:t>Weesleiding.</w:t>
      </w:r>
      <w:bookmarkEnd w:id="525"/>
    </w:p>
    <w:p w14:paraId="3A5EAA7C" w14:textId="77777777" w:rsidR="00DB2583" w:rsidRDefault="00DB2583" w:rsidP="00DB2583">
      <w:pPr>
        <w:jc w:val="left"/>
      </w:pPr>
    </w:p>
    <w:p w14:paraId="5CBF3AED" w14:textId="77777777" w:rsidR="00DB2583" w:rsidRPr="000E3C4F" w:rsidRDefault="00DB2583" w:rsidP="00DB2583">
      <w:pPr>
        <w:spacing w:after="1"/>
      </w:pPr>
      <w:r>
        <w:t>Definitie</w:t>
      </w:r>
      <w:r w:rsidR="004E51D4">
        <w:t xml:space="preserve"> Overig</w:t>
      </w:r>
      <w:r>
        <w:t xml:space="preserve">: </w:t>
      </w:r>
      <w:r w:rsidRPr="000E3C4F">
        <w:t xml:space="preserve">Een type </w:t>
      </w:r>
      <w:r>
        <w:t>kabel</w:t>
      </w:r>
      <w:r w:rsidRPr="000E3C4F">
        <w:t xml:space="preserve"> of leiding die niet onder de andere benoemde typen valt.</w:t>
      </w:r>
    </w:p>
    <w:p w14:paraId="2F4474CF" w14:textId="77777777" w:rsidR="00DB2583" w:rsidRPr="000E3C4F" w:rsidRDefault="00DB2583" w:rsidP="00DB2583">
      <w:pPr>
        <w:jc w:val="left"/>
      </w:pPr>
    </w:p>
    <w:p w14:paraId="7041F373" w14:textId="77777777" w:rsidR="00DB2583" w:rsidRPr="000E3C4F" w:rsidRDefault="00DB2583" w:rsidP="00DB2583">
      <w:pPr>
        <w:jc w:val="left"/>
      </w:pPr>
      <w:r w:rsidRPr="000E3C4F">
        <w:t>Bijvoorbeeld een weesleiding maar ook leidingen voor voedingsmiddelen, landbouwproducten vallen hieronder.</w:t>
      </w:r>
    </w:p>
    <w:p w14:paraId="2D258335" w14:textId="77777777" w:rsidR="00DB2583" w:rsidRDefault="00DB2583" w:rsidP="00DB2583">
      <w:pPr>
        <w:jc w:val="left"/>
      </w:pPr>
      <w:r>
        <w:t>Bron: IMKL</w:t>
      </w:r>
    </w:p>
    <w:p w14:paraId="1327489F" w14:textId="77777777" w:rsidR="00DB2583" w:rsidRDefault="00DB2583" w:rsidP="00DB2583">
      <w:pPr>
        <w:jc w:val="left"/>
      </w:pPr>
    </w:p>
    <w:p w14:paraId="6519B05C" w14:textId="77777777" w:rsidR="00DB2583" w:rsidRDefault="00DB2583" w:rsidP="00DB2583">
      <w:pPr>
        <w:jc w:val="left"/>
      </w:pPr>
      <w:r>
        <w:t>In INSPIRE is er geen mogelijkheid om andere kabels of leidingen op te nemen dan de benoemde typen. De klasse Overig wordt gebruikt indien de kabel of leiding niet met een andere kan worden aangeduid</w:t>
      </w:r>
      <w:r w:rsidR="004E51D4">
        <w:t xml:space="preserve"> of onbekend is</w:t>
      </w:r>
      <w:r>
        <w:t>. Dit geldt in veel gevallen ook voor de weesleiding.</w:t>
      </w:r>
      <w:r w:rsidR="005A10AC">
        <w:t xml:space="preserve"> Er is een klasse </w:t>
      </w:r>
      <w:proofErr w:type="spellStart"/>
      <w:r w:rsidR="005A10AC">
        <w:t>OverigSpecifiek</w:t>
      </w:r>
      <w:proofErr w:type="spellEnd"/>
      <w:r w:rsidR="005A10AC">
        <w:t xml:space="preserve"> gemaakt om de INSPIRE attributen </w:t>
      </w:r>
      <w:proofErr w:type="spellStart"/>
      <w:r w:rsidR="005A10AC">
        <w:t>pipeDiameter</w:t>
      </w:r>
      <w:proofErr w:type="spellEnd"/>
      <w:r w:rsidR="005A10AC">
        <w:t xml:space="preserve">, </w:t>
      </w:r>
      <w:proofErr w:type="spellStart"/>
      <w:r w:rsidR="005A10AC">
        <w:t>pressure</w:t>
      </w:r>
      <w:proofErr w:type="spellEnd"/>
      <w:r w:rsidR="005A10AC">
        <w:t xml:space="preserve"> en producttype ook voor Overig te kunnen gebruiken.</w:t>
      </w:r>
    </w:p>
    <w:p w14:paraId="258FA6E5" w14:textId="77777777" w:rsidR="00DB2583" w:rsidRDefault="00DB2583" w:rsidP="00E65E36">
      <w:pPr>
        <w:jc w:val="left"/>
      </w:pPr>
    </w:p>
    <w:p w14:paraId="13026122" w14:textId="31D4BC01" w:rsidR="00DB2583" w:rsidRDefault="007A0CD2">
      <w:pPr>
        <w:spacing w:line="240" w:lineRule="auto"/>
        <w:jc w:val="left"/>
      </w:pPr>
      <w:r>
        <w:rPr>
          <w:noProof/>
        </w:rPr>
        <w:drawing>
          <wp:inline distT="0" distB="0" distL="0" distR="0" wp14:anchorId="493D2E15" wp14:editId="4969E95C">
            <wp:extent cx="5500370" cy="5523865"/>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19b.IMKL-Overig-Weesleiding.wmf"/>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00370" cy="5523865"/>
                    </a:xfrm>
                    <a:prstGeom prst="rect">
                      <a:avLst/>
                    </a:prstGeom>
                  </pic:spPr>
                </pic:pic>
              </a:graphicData>
            </a:graphic>
          </wp:inline>
        </w:drawing>
      </w:r>
      <w:r w:rsidR="00DB2583">
        <w:br w:type="page"/>
      </w:r>
    </w:p>
    <w:p w14:paraId="5D5502D5" w14:textId="0691774E" w:rsidR="00A066AD" w:rsidDel="00B92351" w:rsidRDefault="00A066AD" w:rsidP="00E65E36">
      <w:pPr>
        <w:jc w:val="left"/>
        <w:rPr>
          <w:del w:id="526" w:author="Paul Janssen" w:date="2020-06-16T15:57:00Z"/>
        </w:rPr>
      </w:pPr>
      <w:bookmarkStart w:id="527" w:name="_Toc43216120"/>
      <w:bookmarkEnd w:id="527"/>
    </w:p>
    <w:p w14:paraId="215A8909" w14:textId="159A9C7E" w:rsidR="00953A6F" w:rsidDel="00B92351" w:rsidRDefault="00953A6F" w:rsidP="00E65E36">
      <w:pPr>
        <w:jc w:val="left"/>
        <w:rPr>
          <w:del w:id="528" w:author="Paul Janssen" w:date="2020-06-16T15:57:00Z"/>
        </w:rPr>
      </w:pPr>
      <w:bookmarkStart w:id="529" w:name="_Toc43216121"/>
      <w:bookmarkEnd w:id="529"/>
    </w:p>
    <w:p w14:paraId="2947E813" w14:textId="6772473E" w:rsidR="00921722" w:rsidDel="00B92351" w:rsidRDefault="00921722" w:rsidP="00E65E36">
      <w:pPr>
        <w:jc w:val="left"/>
        <w:rPr>
          <w:del w:id="530" w:author="Paul Janssen" w:date="2020-06-16T15:57:00Z"/>
        </w:rPr>
      </w:pPr>
      <w:bookmarkStart w:id="531" w:name="_Toc43216122"/>
      <w:bookmarkEnd w:id="531"/>
    </w:p>
    <w:p w14:paraId="469EF785" w14:textId="2623FB94" w:rsidR="00E65E36" w:rsidDel="00B92351" w:rsidRDefault="00E65E36" w:rsidP="00E65E36">
      <w:pPr>
        <w:jc w:val="left"/>
        <w:rPr>
          <w:del w:id="532" w:author="Paul Janssen" w:date="2020-06-16T15:57:00Z"/>
        </w:rPr>
      </w:pPr>
      <w:bookmarkStart w:id="533" w:name="_Toc43216123"/>
      <w:bookmarkEnd w:id="533"/>
    </w:p>
    <w:p w14:paraId="5B8A8241" w14:textId="77777777" w:rsidR="00E65E36" w:rsidRDefault="00E65E36" w:rsidP="00E65E36">
      <w:pPr>
        <w:pStyle w:val="subparagraaftitel"/>
      </w:pPr>
      <w:bookmarkStart w:id="534" w:name="_Toc434940509"/>
      <w:bookmarkStart w:id="535" w:name="_Toc434941826"/>
      <w:bookmarkStart w:id="536" w:name="_Toc434943367"/>
      <w:bookmarkStart w:id="537" w:name="_Toc434943798"/>
      <w:bookmarkStart w:id="538" w:name="_Toc434956122"/>
      <w:bookmarkStart w:id="539" w:name="_Toc434940510"/>
      <w:bookmarkStart w:id="540" w:name="_Toc434941827"/>
      <w:bookmarkStart w:id="541" w:name="_Toc434943368"/>
      <w:bookmarkStart w:id="542" w:name="_Toc434943799"/>
      <w:bookmarkStart w:id="543" w:name="_Toc434956123"/>
      <w:bookmarkStart w:id="544" w:name="_Toc434940511"/>
      <w:bookmarkStart w:id="545" w:name="_Toc434941828"/>
      <w:bookmarkStart w:id="546" w:name="_Toc434943369"/>
      <w:bookmarkStart w:id="547" w:name="_Toc434943800"/>
      <w:bookmarkStart w:id="548" w:name="_Toc434956124"/>
      <w:bookmarkStart w:id="549" w:name="_Toc434940512"/>
      <w:bookmarkStart w:id="550" w:name="_Toc434941829"/>
      <w:bookmarkStart w:id="551" w:name="_Toc434943370"/>
      <w:bookmarkStart w:id="552" w:name="_Toc434943801"/>
      <w:bookmarkStart w:id="553" w:name="_Toc434956125"/>
      <w:bookmarkStart w:id="554" w:name="_Toc399786904"/>
      <w:bookmarkStart w:id="555" w:name="_Toc45195654"/>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r>
        <w:t>Leidingelementen per type net (thema)</w:t>
      </w:r>
      <w:bookmarkEnd w:id="554"/>
      <w:r w:rsidR="00283BD6">
        <w:t>.</w:t>
      </w:r>
      <w:bookmarkEnd w:id="555"/>
    </w:p>
    <w:p w14:paraId="6BB3E8C1" w14:textId="2F72484C" w:rsidR="00E65E36" w:rsidRDefault="00E65E36" w:rsidP="00E65E36">
      <w:r>
        <w:t xml:space="preserve">De leidingelementen worden niet specifiek per type </w:t>
      </w:r>
      <w:r w:rsidR="0065371C">
        <w:t>thema net als de kabels en leidingen</w:t>
      </w:r>
      <w:r>
        <w:t xml:space="preserve"> gedefinieerd. Leidingelementen hebben een algemene type lijst en een lijst per type net (telecom, elektriciteit, riool, water, gas/olie). Deze lijsten zijn </w:t>
      </w:r>
      <w:proofErr w:type="spellStart"/>
      <w:r>
        <w:t>uitbreidbaar</w:t>
      </w:r>
      <w:proofErr w:type="spellEnd"/>
      <w:r>
        <w:t>.</w:t>
      </w:r>
      <w:r w:rsidR="0065371C">
        <w:t xml:space="preserve"> In bijlage </w:t>
      </w:r>
      <w:del w:id="556" w:author="Paul Janssen" w:date="2020-05-25T12:33:00Z">
        <w:r w:rsidR="0065371C" w:rsidDel="00802006">
          <w:delText xml:space="preserve">2 </w:delText>
        </w:r>
      </w:del>
      <w:ins w:id="557" w:author="Paul Janssen" w:date="2020-05-25T12:33:00Z">
        <w:r w:rsidR="00802006">
          <w:t xml:space="preserve">1 </w:t>
        </w:r>
      </w:ins>
      <w:r w:rsidR="0065371C">
        <w:t xml:space="preserve">staan de </w:t>
      </w:r>
      <w:proofErr w:type="spellStart"/>
      <w:r w:rsidR="00932116">
        <w:t>waardelijsten</w:t>
      </w:r>
      <w:proofErr w:type="spellEnd"/>
      <w:r w:rsidR="0065371C">
        <w:t xml:space="preserve"> met de waarden voor type leidingelement per type </w:t>
      </w:r>
      <w:proofErr w:type="spellStart"/>
      <w:r w:rsidR="0065371C">
        <w:t>kabelOfLeiding</w:t>
      </w:r>
      <w:proofErr w:type="spellEnd"/>
      <w:r w:rsidR="0065371C">
        <w:t>.</w:t>
      </w:r>
    </w:p>
    <w:p w14:paraId="6FF51897" w14:textId="4E4C635A" w:rsidR="003E3B48" w:rsidRDefault="007A0CD2" w:rsidP="00E65E36">
      <w:r>
        <w:rPr>
          <w:noProof/>
        </w:rPr>
        <w:drawing>
          <wp:anchor distT="0" distB="0" distL="114300" distR="114300" simplePos="0" relativeHeight="251670016" behindDoc="0" locked="0" layoutInCell="1" allowOverlap="1" wp14:anchorId="7E9C04D6" wp14:editId="7F2A536C">
            <wp:simplePos x="0" y="0"/>
            <wp:positionH relativeFrom="column">
              <wp:posOffset>-20846</wp:posOffset>
            </wp:positionH>
            <wp:positionV relativeFrom="paragraph">
              <wp:posOffset>260832</wp:posOffset>
            </wp:positionV>
            <wp:extent cx="5500370" cy="3123565"/>
            <wp:effectExtent l="0" t="0" r="0" b="0"/>
            <wp:wrapTopAndBottom/>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0.IMKL-Leidingelement-per-thema.wmf"/>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500370" cy="3123565"/>
                    </a:xfrm>
                    <a:prstGeom prst="rect">
                      <a:avLst/>
                    </a:prstGeom>
                  </pic:spPr>
                </pic:pic>
              </a:graphicData>
            </a:graphic>
            <wp14:sizeRelH relativeFrom="page">
              <wp14:pctWidth>0</wp14:pctWidth>
            </wp14:sizeRelH>
            <wp14:sizeRelV relativeFrom="page">
              <wp14:pctHeight>0</wp14:pctHeight>
            </wp14:sizeRelV>
          </wp:anchor>
        </w:drawing>
      </w:r>
    </w:p>
    <w:p w14:paraId="28BD4906" w14:textId="18AFA590" w:rsidR="00944C3E" w:rsidRDefault="00944C3E" w:rsidP="00E65E36"/>
    <w:p w14:paraId="00A741E0" w14:textId="79E4618A" w:rsidR="003E3B48" w:rsidRDefault="003E3B48" w:rsidP="00E65E36"/>
    <w:p w14:paraId="2B96E7EC" w14:textId="34A971C1" w:rsidR="0065371C" w:rsidRDefault="0065371C" w:rsidP="00E65E36"/>
    <w:p w14:paraId="574C0F64" w14:textId="0FA3EADB" w:rsidR="00E65E36" w:rsidRDefault="00E65E36" w:rsidP="00836D3F">
      <w:r>
        <w:br w:type="page"/>
      </w:r>
    </w:p>
    <w:p w14:paraId="1BF75FB0" w14:textId="77777777" w:rsidR="00EE7EF0" w:rsidRDefault="00EE7EF0" w:rsidP="00A26E72">
      <w:pPr>
        <w:spacing w:line="240" w:lineRule="atLeast"/>
      </w:pPr>
    </w:p>
    <w:p w14:paraId="7C1E9164" w14:textId="4D771F60" w:rsidR="00BE4C6E" w:rsidDel="00B92351" w:rsidRDefault="00BE4C6E" w:rsidP="00BE4C6E">
      <w:pPr>
        <w:spacing w:line="240" w:lineRule="auto"/>
        <w:jc w:val="left"/>
        <w:rPr>
          <w:del w:id="558" w:author="Paul Janssen" w:date="2020-06-16T15:57:00Z"/>
        </w:rPr>
      </w:pPr>
      <w:bookmarkStart w:id="559" w:name="_Toc43216125"/>
      <w:bookmarkEnd w:id="559"/>
    </w:p>
    <w:p w14:paraId="3BBC9AD8" w14:textId="793080CC" w:rsidR="00BE4C6E" w:rsidRDefault="00BE4C6E" w:rsidP="00BE4C6E">
      <w:pPr>
        <w:pStyle w:val="subparagraaftitel"/>
      </w:pPr>
      <w:bookmarkStart w:id="560" w:name="_Toc45195655"/>
      <w:del w:id="561" w:author="Paul Janssen" w:date="2020-05-25T11:59:00Z">
        <w:r w:rsidRPr="000E3C4F" w:rsidDel="00AC0EB5">
          <w:delText>WION</w:delText>
        </w:r>
      </w:del>
      <w:ins w:id="562" w:author="Paul Janssen" w:date="2020-05-25T11:59:00Z">
        <w:r w:rsidR="00AC0EB5">
          <w:t>WIBON</w:t>
        </w:r>
      </w:ins>
      <w:r w:rsidRPr="000E3C4F">
        <w:t xml:space="preserve"> – Uitleveren van gebiedsinformatie</w:t>
      </w:r>
      <w:r>
        <w:t>.</w:t>
      </w:r>
      <w:bookmarkEnd w:id="560"/>
    </w:p>
    <w:p w14:paraId="4D8D3180" w14:textId="77777777" w:rsidR="00BE4C6E" w:rsidRDefault="00BE4C6E" w:rsidP="00BE4C6E"/>
    <w:p w14:paraId="3CB0DDF5" w14:textId="6804EF2F" w:rsidR="00BE4C6E" w:rsidRDefault="00CA6ED1" w:rsidP="00BE4C6E">
      <w:r>
        <w:rPr>
          <w:noProof/>
        </w:rPr>
        <w:pict w14:anchorId="111957C4">
          <v:shape id="_x0000_s1073" type="#_x0000_t202" style="position:absolute;left:0;text-align:left;margin-left:9.65pt;margin-top:149.2pt;width:97.2pt;height:19.2pt;z-index:25167667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3;mso-fit-shape-to-text:t">
              <w:txbxContent>
                <w:p w14:paraId="7BF1C213" w14:textId="77777777" w:rsidR="00B11509" w:rsidRDefault="00B11509" w:rsidP="00BE4C6E">
                  <w:pPr>
                    <w:jc w:val="center"/>
                  </w:pPr>
                  <w:r>
                    <w:t>Belanghebbende</w:t>
                  </w:r>
                </w:p>
              </w:txbxContent>
            </v:textbox>
            <w10:wrap type="square"/>
          </v:shape>
        </w:pict>
      </w:r>
      <w:r>
        <w:rPr>
          <w:noProof/>
        </w:rPr>
        <w:pict w14:anchorId="1448B2C7">
          <v:shape id="_x0000_s1074" type="#_x0000_t202" style="position:absolute;left:0;text-align:left;margin-left:167.8pt;margin-top:148.3pt;width:97.2pt;height:19.2pt;z-index:25167769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4;mso-fit-shape-to-text:t">
              <w:txbxContent>
                <w:p w14:paraId="51BB6B18" w14:textId="77777777" w:rsidR="00B11509" w:rsidRDefault="00B11509" w:rsidP="00BE4C6E">
                  <w:pPr>
                    <w:jc w:val="center"/>
                  </w:pPr>
                  <w:r>
                    <w:t>Bijlagen, EV brief</w:t>
                  </w:r>
                </w:p>
              </w:txbxContent>
            </v:textbox>
            <w10:wrap type="square"/>
          </v:shape>
        </w:pict>
      </w:r>
      <w:r>
        <w:rPr>
          <w:noProof/>
        </w:rPr>
        <w:pict w14:anchorId="43FF3517">
          <v:shape id="_x0000_s1072" type="#_x0000_t202" style="position:absolute;left:0;text-align:left;margin-left:168.65pt;margin-top:88.9pt;width:97.2pt;height:19.2pt;z-index:25167564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2;mso-fit-shape-to-text:t">
              <w:txbxContent>
                <w:p w14:paraId="41390098" w14:textId="77777777" w:rsidR="00B11509" w:rsidRDefault="00B11509" w:rsidP="00BE4C6E">
                  <w:pPr>
                    <w:jc w:val="center"/>
                  </w:pPr>
                  <w:r>
                    <w:t>Aanvraaggegevens</w:t>
                  </w:r>
                </w:p>
              </w:txbxContent>
            </v:textbox>
            <w10:wrap type="square"/>
          </v:shape>
        </w:pict>
      </w:r>
      <w:r>
        <w:rPr>
          <w:noProof/>
        </w:rPr>
        <w:pict w14:anchorId="30A4810F">
          <v:shape id="_x0000_s1071" type="#_x0000_t202" style="position:absolute;left:0;text-align:left;margin-left:11.9pt;margin-top:89.95pt;width:97.2pt;height:19.2pt;z-index:251674624;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1;mso-fit-shape-to-text:t">
              <w:txbxContent>
                <w:p w14:paraId="0BA4AE41" w14:textId="77777777" w:rsidR="00B11509" w:rsidRDefault="00B11509" w:rsidP="00BE4C6E">
                  <w:pPr>
                    <w:jc w:val="center"/>
                  </w:pPr>
                  <w:r>
                    <w:t>Gebiedspolygonen</w:t>
                  </w:r>
                </w:p>
              </w:txbxContent>
            </v:textbox>
            <w10:wrap type="square"/>
          </v:shape>
        </w:pict>
      </w:r>
      <w:r>
        <w:rPr>
          <w:noProof/>
        </w:rPr>
        <w:pict w14:anchorId="31F7DDCA">
          <v:shape id="_x0000_s1070" type="#_x0000_t202" style="position:absolute;left:0;text-align:left;margin-left:94.3pt;margin-top:69.7pt;width:97.2pt;height:19.2pt;z-index:251673600;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70;mso-fit-shape-to-text:t">
              <w:txbxContent>
                <w:p w14:paraId="524CC8B1" w14:textId="77777777" w:rsidR="00B11509" w:rsidRDefault="00B11509" w:rsidP="00BE4C6E">
                  <w:pPr>
                    <w:jc w:val="center"/>
                  </w:pPr>
                  <w:r>
                    <w:t>Leveringsinformatie</w:t>
                  </w:r>
                </w:p>
              </w:txbxContent>
            </v:textbox>
            <w10:wrap type="square"/>
          </v:shape>
        </w:pict>
      </w:r>
      <w:r>
        <w:rPr>
          <w:noProof/>
        </w:rPr>
        <w:pict w14:anchorId="0D0450D9">
          <v:shape id="_x0000_s1069" type="#_x0000_t202" style="position:absolute;left:0;text-align:left;margin-left:94.3pt;margin-top:197.2pt;width:97.2pt;height:19.2pt;z-index:251672576;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9;mso-fit-shape-to-text:t">
              <w:txbxContent>
                <w:p w14:paraId="54FBD0FC" w14:textId="77777777" w:rsidR="00B11509" w:rsidRDefault="00B11509" w:rsidP="00BE4C6E">
                  <w:pPr>
                    <w:jc w:val="center"/>
                  </w:pPr>
                  <w:r>
                    <w:t>Netinformatie</w:t>
                  </w:r>
                </w:p>
              </w:txbxContent>
            </v:textbox>
            <w10:wrap type="square"/>
          </v:shape>
        </w:pict>
      </w:r>
      <w:r>
        <w:rPr>
          <w:noProof/>
        </w:rPr>
        <w:pict w14:anchorId="799E4CBA">
          <v:shape id="_x0000_s1067" type="#_x0000_t202" style="position:absolute;left:0;text-align:left;margin-left:90.65pt;margin-top:46.45pt;width:97.2pt;height:19.2pt;z-index:251670528;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7;mso-fit-shape-to-text:t">
              <w:txbxContent>
                <w:p w14:paraId="52D957B6" w14:textId="6DFB9212" w:rsidR="00B11509" w:rsidRDefault="00B11509" w:rsidP="00BE4C6E">
                  <w:pPr>
                    <w:jc w:val="center"/>
                  </w:pPr>
                  <w:r>
                    <w:t>WI</w:t>
                  </w:r>
                  <w:ins w:id="563" w:author="Paul Janssen" w:date="2020-06-16T15:57:00Z">
                    <w:r>
                      <w:t>B</w:t>
                    </w:r>
                  </w:ins>
                  <w:r>
                    <w:t>ON Uitlevering</w:t>
                  </w:r>
                </w:p>
              </w:txbxContent>
            </v:textbox>
            <w10:wrap type="square"/>
          </v:shape>
        </w:pict>
      </w:r>
      <w:r>
        <w:rPr>
          <w:noProof/>
        </w:rPr>
        <w:pict w14:anchorId="48F268BE">
          <v:rect id="_x0000_s1066" style="position:absolute;left:0;text-align:left;margin-left:7.75pt;margin-top:180.7pt;width:266.25pt;height:52.5pt;z-index:251669504" fillcolor="#feedce"/>
        </w:pict>
      </w:r>
      <w:r>
        <w:rPr>
          <w:noProof/>
        </w:rPr>
        <w:pict w14:anchorId="16A90D87">
          <v:rect id="_x0000_s1065" style="position:absolute;left:0;text-align:left;margin-left:7.75pt;margin-top:122.95pt;width:266.25pt;height:52.5pt;z-index:251668480" fillcolor="#feedce"/>
        </w:pict>
      </w:r>
      <w:r>
        <w:rPr>
          <w:noProof/>
        </w:rPr>
        <w:pict w14:anchorId="6E78B8F9">
          <v:rect id="_x0000_s1064" style="position:absolute;left:0;text-align:left;margin-left:7.75pt;margin-top:66.7pt;width:266.25pt;height:52.5pt;z-index:251667456" fillcolor="#feedce"/>
        </w:pict>
      </w:r>
      <w:r>
        <w:rPr>
          <w:noProof/>
        </w:rPr>
        <w:pict w14:anchorId="285D2CDB">
          <v:rect id="_x0000_s1063" style="position:absolute;left:0;text-align:left;margin-left:.65pt;margin-top:45.7pt;width:280.5pt;height:194.25pt;z-index:251666432" fillcolor="#f8ffcd"/>
        </w:pict>
      </w:r>
      <w:r w:rsidR="00BE4C6E">
        <w:t xml:space="preserve">Voor het faciliteren van de uitlevergegevens binnen de </w:t>
      </w:r>
      <w:del w:id="564" w:author="Paul Janssen" w:date="2020-05-25T12:00:00Z">
        <w:r w:rsidR="00BE4C6E" w:rsidDel="00AC0EB5">
          <w:delText>WION</w:delText>
        </w:r>
      </w:del>
      <w:ins w:id="565" w:author="Paul Janssen" w:date="2020-05-25T12:00:00Z">
        <w:r w:rsidR="00AC0EB5">
          <w:t>WIBON</w:t>
        </w:r>
      </w:ins>
      <w:r w:rsidR="00BE4C6E">
        <w:t xml:space="preserve"> is er naast de specifieke utiliteitsnet informatie nog een aantal extra gegevens nodig. In onderstaand diagram is de relatie tussen de verschillende onderdelen weergegeven.</w:t>
      </w:r>
    </w:p>
    <w:p w14:paraId="683FCD67" w14:textId="77777777" w:rsidR="00BE4C6E" w:rsidRDefault="00BE4C6E" w:rsidP="00BE4C6E"/>
    <w:p w14:paraId="72B7DA9B" w14:textId="77777777" w:rsidR="00BE4C6E" w:rsidRDefault="00BE4C6E" w:rsidP="00BE4C6E"/>
    <w:p w14:paraId="124A659F" w14:textId="77777777" w:rsidR="00BE4C6E" w:rsidRDefault="00BE4C6E" w:rsidP="00BE4C6E"/>
    <w:p w14:paraId="4B293B3C" w14:textId="77777777" w:rsidR="00BE4C6E" w:rsidRDefault="00BE4C6E" w:rsidP="00BE4C6E"/>
    <w:p w14:paraId="07D248AA" w14:textId="77777777" w:rsidR="00BE4C6E" w:rsidRDefault="00BE4C6E" w:rsidP="00BE4C6E"/>
    <w:p w14:paraId="293A4966" w14:textId="77777777" w:rsidR="00BE4C6E" w:rsidRDefault="00BE4C6E" w:rsidP="00BE4C6E"/>
    <w:p w14:paraId="3C1E84E7" w14:textId="77777777" w:rsidR="00BE4C6E" w:rsidRDefault="00CA6ED1" w:rsidP="00BE4C6E">
      <w:r>
        <w:rPr>
          <w:noProof/>
        </w:rPr>
        <w:pict w14:anchorId="198EA5E7">
          <v:shape id="_x0000_s1068" type="#_x0000_t202" style="position:absolute;left:0;text-align:left;margin-left:-28.95pt;margin-top:16.45pt;width:105.45pt;height:19.2pt;z-index:251671552;visibility:visible;mso-height-percent:200;mso-wrap-distance-left:9pt;mso-wrap-distance-top:3.6pt;mso-wrap-distance-right:9pt;mso-wrap-distance-bottom:3.6pt;mso-position-horizontal-relative:text;mso-position-vertical-relative:text;mso-height-percent:200;mso-width-relative:margin;mso-height-relative:margin;v-text-anchor:top" filled="f" stroked="f">
            <v:textbox style="mso-next-textbox:#_x0000_s1068;mso-fit-shape-to-text:t">
              <w:txbxContent>
                <w:p w14:paraId="5B8F1486" w14:textId="77777777" w:rsidR="00B11509" w:rsidRDefault="00B11509" w:rsidP="00BE4C6E">
                  <w:pPr>
                    <w:jc w:val="center"/>
                  </w:pPr>
                  <w:r>
                    <w:t>Beheerdersinformatie</w:t>
                  </w:r>
                </w:p>
              </w:txbxContent>
            </v:textbox>
            <w10:wrap type="square"/>
          </v:shape>
        </w:pict>
      </w:r>
    </w:p>
    <w:p w14:paraId="79DD6A41" w14:textId="77777777" w:rsidR="00BE4C6E" w:rsidRDefault="00BE4C6E" w:rsidP="00BE4C6E"/>
    <w:p w14:paraId="3E4245BC" w14:textId="77777777" w:rsidR="00BE4C6E" w:rsidRDefault="00BE4C6E" w:rsidP="00BE4C6E"/>
    <w:p w14:paraId="0F7A1C89" w14:textId="77777777" w:rsidR="00BE4C6E" w:rsidRDefault="00BE4C6E" w:rsidP="00BE4C6E"/>
    <w:p w14:paraId="5AA56213" w14:textId="77777777" w:rsidR="00BE4C6E" w:rsidRDefault="00BE4C6E" w:rsidP="00BE4C6E"/>
    <w:p w14:paraId="15B0567C" w14:textId="77777777" w:rsidR="00BE4C6E" w:rsidRDefault="00BE4C6E" w:rsidP="00BE4C6E"/>
    <w:p w14:paraId="28F295E2" w14:textId="77777777" w:rsidR="00BE4C6E" w:rsidRDefault="00BE4C6E" w:rsidP="00BE4C6E"/>
    <w:p w14:paraId="7D6CD9D6" w14:textId="77777777" w:rsidR="00BE4C6E" w:rsidRDefault="00BE4C6E" w:rsidP="00BE4C6E"/>
    <w:p w14:paraId="53EDE5AB" w14:textId="77777777" w:rsidR="00BE4C6E" w:rsidRDefault="00BE4C6E" w:rsidP="00BE4C6E"/>
    <w:p w14:paraId="6890C5EF" w14:textId="77777777" w:rsidR="00BE4C6E" w:rsidRDefault="00BE4C6E" w:rsidP="00BE4C6E"/>
    <w:p w14:paraId="1506427C" w14:textId="77777777" w:rsidR="00BE4C6E" w:rsidRDefault="00BE4C6E" w:rsidP="00BE4C6E"/>
    <w:p w14:paraId="2C314EAA" w14:textId="77777777" w:rsidR="00BE4C6E" w:rsidRDefault="00BE4C6E" w:rsidP="00BE4C6E"/>
    <w:p w14:paraId="7AA38B66" w14:textId="77777777" w:rsidR="00BE4C6E" w:rsidRDefault="00BE4C6E" w:rsidP="00BE4C6E"/>
    <w:p w14:paraId="6F27B85F" w14:textId="4778F1CA" w:rsidR="00BE4C6E" w:rsidRDefault="00BE4C6E" w:rsidP="000E3C4F">
      <w:del w:id="566" w:author="Paul Janssen" w:date="2020-05-25T12:00:00Z">
        <w:r w:rsidDel="00AC0EB5">
          <w:delText>WION</w:delText>
        </w:r>
      </w:del>
      <w:ins w:id="567" w:author="Paul Janssen" w:date="2020-05-25T12:00:00Z">
        <w:r w:rsidR="00AC0EB5">
          <w:t>WIBON</w:t>
        </w:r>
      </w:ins>
      <w:r>
        <w:t xml:space="preserve"> Uitlevering: Het totaal aan informatie dat kan worden geleverd bij een </w:t>
      </w:r>
      <w:del w:id="568" w:author="Paul Janssen" w:date="2020-05-25T12:00:00Z">
        <w:r w:rsidDel="00AC0EB5">
          <w:delText>WION</w:delText>
        </w:r>
      </w:del>
      <w:ins w:id="569" w:author="Paul Janssen" w:date="2020-05-25T12:00:00Z">
        <w:r w:rsidR="00AC0EB5">
          <w:t>WIBON</w:t>
        </w:r>
      </w:ins>
      <w:r>
        <w:t xml:space="preserve"> informatieaanvraag.</w:t>
      </w:r>
    </w:p>
    <w:p w14:paraId="61D8F924" w14:textId="77777777" w:rsidR="00BE4C6E" w:rsidRDefault="00BE4C6E" w:rsidP="000E3C4F">
      <w:r>
        <w:t xml:space="preserve">Leveringsinformatie: Administratieve gegevens van de uitlevering inclusief de </w:t>
      </w:r>
      <w:r w:rsidR="00AF76AD">
        <w:t xml:space="preserve">aanvraaggegevens met </w:t>
      </w:r>
      <w:r>
        <w:t>graaf-, informatie- en oriëntatiepolygoon.</w:t>
      </w:r>
    </w:p>
    <w:p w14:paraId="5BDAB1D1" w14:textId="77777777" w:rsidR="00BE4C6E" w:rsidRDefault="00BE4C6E" w:rsidP="000E3C4F">
      <w:r>
        <w:t xml:space="preserve">Beheerdersinformatie: De belanghebbende beheerder, bijlagen inclusief </w:t>
      </w:r>
      <w:proofErr w:type="spellStart"/>
      <w:r>
        <w:t>ev</w:t>
      </w:r>
      <w:proofErr w:type="spellEnd"/>
      <w:r>
        <w:t xml:space="preserve"> brief en contactgegevens.</w:t>
      </w:r>
    </w:p>
    <w:p w14:paraId="6FE493A9" w14:textId="77777777" w:rsidR="00BE4C6E" w:rsidRDefault="00BE4C6E" w:rsidP="000E3C4F">
      <w:r>
        <w:t>Netinformatie: Informatie over het utiliteitsnet, onderdelen, details en extra aanduidingen.</w:t>
      </w:r>
    </w:p>
    <w:p w14:paraId="2F01BA73" w14:textId="77777777" w:rsidR="00BE4C6E" w:rsidRDefault="00BE4C6E" w:rsidP="000E3C4F"/>
    <w:p w14:paraId="705A9196" w14:textId="77777777" w:rsidR="00BE4C6E" w:rsidRDefault="00BE4C6E" w:rsidP="000E3C4F">
      <w:r>
        <w:t>Om de informatie uit het middelst</w:t>
      </w:r>
      <w:r w:rsidR="004475AB">
        <w:t>e</w:t>
      </w:r>
      <w:r>
        <w:t xml:space="preserve"> blok te genereren is er een Belangenregistratie nodig. Hierin zijn de belangen van de netbeheerders geregistreerd en is per netbeheerder per thema </w:t>
      </w:r>
      <w:r w:rsidR="0070101B">
        <w:t>de beheerpolygoon</w:t>
      </w:r>
      <w:r>
        <w:t xml:space="preserve"> inclusief contactinformatie opgenomen.</w:t>
      </w:r>
    </w:p>
    <w:p w14:paraId="5D901017" w14:textId="77777777" w:rsidR="00BE4C6E" w:rsidRDefault="00BE4C6E" w:rsidP="000E3C4F"/>
    <w:p w14:paraId="7AC63212" w14:textId="77777777" w:rsidR="00BE4C6E" w:rsidRDefault="00BE4C6E" w:rsidP="000E3C4F">
      <w:r>
        <w:t>Deze blokken zijn nader ingevuld in het UML diagram op de volgende pagina.</w:t>
      </w:r>
    </w:p>
    <w:p w14:paraId="207BD613" w14:textId="77777777" w:rsidR="00BE4C6E" w:rsidRDefault="00BE4C6E" w:rsidP="00BE4C6E">
      <w:pPr>
        <w:jc w:val="left"/>
        <w:sectPr w:rsidR="00BE4C6E" w:rsidSect="00672722">
          <w:pgSz w:w="11906" w:h="16838" w:code="9"/>
          <w:pgMar w:top="2552" w:right="1622" w:bottom="1531" w:left="1622" w:header="0" w:footer="57" w:gutter="0"/>
          <w:cols w:space="708"/>
          <w:docGrid w:linePitch="360"/>
        </w:sectPr>
      </w:pPr>
    </w:p>
    <w:p w14:paraId="49D0625B" w14:textId="20CF2985" w:rsidR="00BE4C6E" w:rsidRDefault="00443339" w:rsidP="00BE4C6E">
      <w:r>
        <w:rPr>
          <w:noProof/>
        </w:rPr>
        <w:lastRenderedPageBreak/>
        <w:drawing>
          <wp:anchor distT="0" distB="0" distL="114300" distR="114300" simplePos="0" relativeHeight="251674112" behindDoc="0" locked="0" layoutInCell="1" allowOverlap="1" wp14:anchorId="5E61FBDE" wp14:editId="38A7B0C9">
            <wp:simplePos x="0" y="0"/>
            <wp:positionH relativeFrom="column">
              <wp:posOffset>1433195</wp:posOffset>
            </wp:positionH>
            <wp:positionV relativeFrom="paragraph">
              <wp:posOffset>-156232</wp:posOffset>
            </wp:positionV>
            <wp:extent cx="10363835" cy="8892540"/>
            <wp:effectExtent l="0" t="0" r="0" b="0"/>
            <wp:wrapTopAndBottom/>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0a.IMKL-Levering-Gebiedsinformatie.wmf"/>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0363835" cy="8892540"/>
                    </a:xfrm>
                    <a:prstGeom prst="rect">
                      <a:avLst/>
                    </a:prstGeom>
                  </pic:spPr>
                </pic:pic>
              </a:graphicData>
            </a:graphic>
            <wp14:sizeRelH relativeFrom="page">
              <wp14:pctWidth>0</wp14:pctWidth>
            </wp14:sizeRelH>
            <wp14:sizeRelV relativeFrom="page">
              <wp14:pctHeight>0</wp14:pctHeight>
            </wp14:sizeRelV>
          </wp:anchor>
        </w:drawing>
      </w:r>
    </w:p>
    <w:p w14:paraId="5A5A1386" w14:textId="1811D288" w:rsidR="00BE4C6E" w:rsidRDefault="00BE4C6E" w:rsidP="00BE4C6E">
      <w:pPr>
        <w:sectPr w:rsidR="00BE4C6E" w:rsidSect="009F4A0E">
          <w:pgSz w:w="23811" w:h="16838" w:orient="landscape" w:code="8"/>
          <w:pgMar w:top="1417" w:right="1417" w:bottom="1417" w:left="1417" w:header="0" w:footer="57" w:gutter="0"/>
          <w:cols w:space="708"/>
          <w:docGrid w:linePitch="360"/>
        </w:sectPr>
      </w:pPr>
    </w:p>
    <w:p w14:paraId="4CABED0C" w14:textId="513AF6ED" w:rsidR="00BE4C6E" w:rsidRDefault="00BE4C6E" w:rsidP="00BE4C6E"/>
    <w:p w14:paraId="7AB1B860" w14:textId="6523A0A8" w:rsidR="00BE4C6E" w:rsidRDefault="00BE4C6E" w:rsidP="00BE4C6E"/>
    <w:p w14:paraId="0EFB44F9" w14:textId="77777777" w:rsidR="00BE4C6E" w:rsidRDefault="00BE4C6E" w:rsidP="00BE4C6E"/>
    <w:p w14:paraId="5891AEF1" w14:textId="77777777" w:rsidR="00BE4C6E" w:rsidRDefault="00BE4C6E" w:rsidP="00BE4C6E">
      <w:r>
        <w:t>Toelichting bij het diagram.</w:t>
      </w:r>
    </w:p>
    <w:p w14:paraId="67F12D03" w14:textId="77777777" w:rsidR="00CD2474" w:rsidRDefault="00CD2474" w:rsidP="00BE4C6E"/>
    <w:p w14:paraId="2A58C7A6" w14:textId="77777777" w:rsidR="00CD2474" w:rsidRDefault="00CD2474" w:rsidP="000E3C4F">
      <w:r>
        <w:t>Met verschillende kleur omlijningen is aangegeven hoe het objecttype zich verhoudt tot verschil in aanlevering aan de centrale voorziening door centraal of decentraal aangesloten netbeheerder of in de aan- of uitlevering</w:t>
      </w:r>
    </w:p>
    <w:p w14:paraId="2AEFF2F0" w14:textId="77777777" w:rsidR="00CD2474" w:rsidRDefault="00CD2474" w:rsidP="000E3C4F">
      <w:pPr>
        <w:pStyle w:val="Lijstalinea"/>
        <w:numPr>
          <w:ilvl w:val="0"/>
          <w:numId w:val="31"/>
        </w:numPr>
        <w:spacing w:line="240" w:lineRule="atLeast"/>
        <w:rPr>
          <w:bCs/>
        </w:rPr>
      </w:pPr>
      <w:r>
        <w:rPr>
          <w:bCs/>
        </w:rPr>
        <w:t>Rood omlijnd: gegevens die door de centrale voorziening worden gegenereerd. Komen alleen voor in uitlevering.</w:t>
      </w:r>
    </w:p>
    <w:p w14:paraId="5247AD8A" w14:textId="77777777" w:rsidR="00CD2474" w:rsidRPr="006E30A4" w:rsidRDefault="00CD2474" w:rsidP="000E3C4F">
      <w:pPr>
        <w:pStyle w:val="Lijstalinea"/>
        <w:numPr>
          <w:ilvl w:val="0"/>
          <w:numId w:val="31"/>
        </w:numPr>
        <w:spacing w:line="240" w:lineRule="atLeast"/>
        <w:rPr>
          <w:bCs/>
        </w:rPr>
      </w:pPr>
      <w:r>
        <w:rPr>
          <w:bCs/>
        </w:rPr>
        <w:t>Groen omlijnd: gegevens die voor de centraal aangesloten netbeheerder door de voorziening wordt gegenereerd. Decentraal aangesloten netbeheerders moeten deze gegevens per melding aan de centrale voorziening leveren.</w:t>
      </w:r>
    </w:p>
    <w:p w14:paraId="22D9647F" w14:textId="77777777" w:rsidR="00CD2474" w:rsidRPr="006E30A4" w:rsidRDefault="00CD2474" w:rsidP="000E3C4F">
      <w:pPr>
        <w:pStyle w:val="Lijstalinea"/>
        <w:numPr>
          <w:ilvl w:val="0"/>
          <w:numId w:val="31"/>
        </w:numPr>
        <w:spacing w:line="240" w:lineRule="atLeast"/>
        <w:rPr>
          <w:bCs/>
        </w:rPr>
      </w:pPr>
      <w:r>
        <w:rPr>
          <w:bCs/>
        </w:rPr>
        <w:t xml:space="preserve">Op het niveau van attributen is met een </w:t>
      </w:r>
      <w:proofErr w:type="spellStart"/>
      <w:r>
        <w:rPr>
          <w:bCs/>
        </w:rPr>
        <w:t>constraint</w:t>
      </w:r>
      <w:proofErr w:type="spellEnd"/>
      <w:r>
        <w:rPr>
          <w:bCs/>
        </w:rPr>
        <w:t xml:space="preserve"> aangegeven indien er verschil is met betrekking tot aan- of uitlevering of decentraal of centraal aangesloten netbeheerder.</w:t>
      </w:r>
    </w:p>
    <w:p w14:paraId="08F11C0E" w14:textId="77777777" w:rsidR="00CD2474" w:rsidRDefault="00CD2474" w:rsidP="000E3C4F"/>
    <w:p w14:paraId="24CDF63E" w14:textId="42AAFB42" w:rsidR="00BE4C6E" w:rsidRDefault="00BE4C6E" w:rsidP="000E3C4F">
      <w:r>
        <w:t xml:space="preserve">Het object </w:t>
      </w:r>
      <w:proofErr w:type="spellStart"/>
      <w:r>
        <w:t>Gebiedsinformatie</w:t>
      </w:r>
      <w:ins w:id="570" w:author="Paul Janssen" w:date="2020-07-06T14:32:00Z">
        <w:r w:rsidR="002E3D25">
          <w:t>L</w:t>
        </w:r>
      </w:ins>
      <w:del w:id="571" w:author="Paul Janssen" w:date="2020-07-06T14:32:00Z">
        <w:r w:rsidDel="002E3D25">
          <w:delText>l</w:delText>
        </w:r>
      </w:del>
      <w:r>
        <w:t>evering</w:t>
      </w:r>
      <w:proofErr w:type="spellEnd"/>
      <w:r>
        <w:t xml:space="preserve"> </w:t>
      </w:r>
      <w:r w:rsidR="00ED7B91">
        <w:t>verwijst</w:t>
      </w:r>
      <w:r>
        <w:t xml:space="preserve"> </w:t>
      </w:r>
      <w:r w:rsidR="00ED7B91">
        <w:t xml:space="preserve">naar </w:t>
      </w:r>
      <w:r>
        <w:t>de gegevens va</w:t>
      </w:r>
      <w:r w:rsidR="00ED7B91">
        <w:t xml:space="preserve">n de </w:t>
      </w:r>
      <w:proofErr w:type="spellStart"/>
      <w:r w:rsidR="00ED7B91">
        <w:t>GebiedsinformatieA</w:t>
      </w:r>
      <w:r w:rsidR="00AF76AD">
        <w:t>anvraag</w:t>
      </w:r>
      <w:proofErr w:type="spellEnd"/>
      <w:r w:rsidR="00AF76AD">
        <w:t xml:space="preserve"> </w:t>
      </w:r>
      <w:r w:rsidR="00ED7B91">
        <w:t xml:space="preserve">die de aanvraaggegevens bevat en </w:t>
      </w:r>
      <w:r>
        <w:t xml:space="preserve">een graaf- en/of een oriëntatiepolygoon. </w:t>
      </w:r>
      <w:ins w:id="572" w:author="Paul Janssen" w:date="2020-07-06T11:31:00Z">
        <w:r w:rsidR="003E0E03">
          <w:t>De</w:t>
        </w:r>
      </w:ins>
      <w:ins w:id="573" w:author="Paul Janssen" w:date="2020-07-06T11:33:00Z">
        <w:r w:rsidR="003E0E03">
          <w:t xml:space="preserve"> </w:t>
        </w:r>
      </w:ins>
      <w:ins w:id="574" w:author="Paul Janssen" w:date="2020-07-06T11:32:00Z">
        <w:r w:rsidR="003E0E03">
          <w:t xml:space="preserve">informatiepolygoon is de weergave door een grondroerder van het gebied, waarvoor gebiedsinformatie wordt </w:t>
        </w:r>
      </w:ins>
      <w:ins w:id="575" w:author="Paul Janssen" w:date="2020-07-06T11:35:00Z">
        <w:r w:rsidR="003E0E03">
          <w:t>aan</w:t>
        </w:r>
      </w:ins>
      <w:ins w:id="576" w:author="Paul Janssen" w:date="2020-07-06T11:32:00Z">
        <w:r w:rsidR="003E0E03">
          <w:t>gevraagd.</w:t>
        </w:r>
      </w:ins>
      <w:ins w:id="577" w:author="Paul Janssen" w:date="2020-07-06T11:33:00Z">
        <w:r w:rsidR="003E0E03">
          <w:t xml:space="preserve"> Bij de uitlevering wordt die ook meegegeven inclusief de </w:t>
        </w:r>
      </w:ins>
      <w:ins w:id="578" w:author="Paul Janssen" w:date="2020-07-06T11:35:00Z">
        <w:r w:rsidR="003E0E03">
          <w:t>visualisatie</w:t>
        </w:r>
      </w:ins>
      <w:ins w:id="579" w:author="Paul Janssen" w:date="2020-07-06T11:33:00Z">
        <w:r w:rsidR="003E0E03">
          <w:t xml:space="preserve"> van het gebied tussen de </w:t>
        </w:r>
      </w:ins>
      <w:ins w:id="580" w:author="Paul Janssen" w:date="2020-07-06T11:34:00Z">
        <w:r w:rsidR="003E0E03">
          <w:t>graaf- en de informatiepolygoon. In bijlage 3 wordt dit gebi</w:t>
        </w:r>
      </w:ins>
      <w:ins w:id="581" w:author="Paul Janssen" w:date="2020-07-06T11:37:00Z">
        <w:r w:rsidR="003E0E03">
          <w:t>e</w:t>
        </w:r>
      </w:ins>
      <w:ins w:id="582" w:author="Paul Janssen" w:date="2020-07-06T11:34:00Z">
        <w:r w:rsidR="003E0E03">
          <w:t xml:space="preserve">d toegelicht. </w:t>
        </w:r>
      </w:ins>
      <w:moveFromRangeStart w:id="583" w:author="Paul Janssen" w:date="2020-07-06T11:36:00Z" w:name="move44927783"/>
      <w:moveFrom w:id="584" w:author="Paul Janssen" w:date="2020-07-06T11:36:00Z">
        <w:r w:rsidDel="003E0E03">
          <w:t>Er wordt verplicht een verwijzing naar de BGT als achtergrondkaart opgenomen.</w:t>
        </w:r>
      </w:moveFrom>
      <w:moveFromRangeEnd w:id="583"/>
    </w:p>
    <w:p w14:paraId="0C6C61FF" w14:textId="77777777" w:rsidR="00BE4C6E" w:rsidRDefault="00BE4C6E" w:rsidP="000E3C4F"/>
    <w:p w14:paraId="34F83354" w14:textId="61A1FB46" w:rsidR="00BE4C6E" w:rsidRDefault="00BE4C6E" w:rsidP="00BE4C6E">
      <w:r>
        <w:t xml:space="preserve">De </w:t>
      </w:r>
      <w:proofErr w:type="spellStart"/>
      <w:r>
        <w:t>Gebiedsinformatie</w:t>
      </w:r>
      <w:ins w:id="585" w:author="Paul Janssen" w:date="2020-07-06T14:32:00Z">
        <w:r w:rsidR="002E3D25">
          <w:t>L</w:t>
        </w:r>
      </w:ins>
      <w:del w:id="586" w:author="Paul Janssen" w:date="2020-07-06T14:32:00Z">
        <w:r w:rsidDel="002E3D25">
          <w:delText>l</w:delText>
        </w:r>
      </w:del>
      <w:r>
        <w:t>evering</w:t>
      </w:r>
      <w:proofErr w:type="spellEnd"/>
      <w:r>
        <w:t xml:space="preserve"> verwijst naar een object Belanghebbende waarin de beheerdersinformatie is opgenomen</w:t>
      </w:r>
      <w:ins w:id="587" w:author="Paul Janssen" w:date="2020-07-06T14:31:00Z">
        <w:r w:rsidR="002E3D25">
          <w:t>. Bij de Gebiedsinformatie</w:t>
        </w:r>
      </w:ins>
      <w:ins w:id="588" w:author="Paul Janssen" w:date="2020-07-06T14:32:00Z">
        <w:r w:rsidR="002E3D25">
          <w:t>levering</w:t>
        </w:r>
      </w:ins>
      <w:ins w:id="589" w:author="Paul Janssen" w:date="2020-07-06T14:31:00Z">
        <w:r w:rsidR="002E3D25">
          <w:t xml:space="preserve"> hoort </w:t>
        </w:r>
      </w:ins>
      <w:moveToRangeStart w:id="590" w:author="Paul Janssen" w:date="2020-07-06T11:36:00Z" w:name="move44927783"/>
      <w:moveTo w:id="591" w:author="Paul Janssen" w:date="2020-07-06T11:36:00Z">
        <w:del w:id="592" w:author="Paul Janssen" w:date="2020-07-06T11:36:00Z">
          <w:r w:rsidR="003E0E03" w:rsidDel="003E0E03">
            <w:delText>Er</w:delText>
          </w:r>
        </w:del>
        <w:del w:id="593" w:author="Paul Janssen" w:date="2020-07-06T14:31:00Z">
          <w:r w:rsidR="003E0E03" w:rsidDel="002E3D25">
            <w:delText xml:space="preserve"> wordt </w:delText>
          </w:r>
        </w:del>
        <w:r w:rsidR="003E0E03">
          <w:t>verplicht een verwijzing naar de BGT als achtergrondkaart</w:t>
        </w:r>
        <w:del w:id="594" w:author="Paul Janssen" w:date="2020-07-06T14:32:00Z">
          <w:r w:rsidR="003E0E03" w:rsidDel="002E3D25">
            <w:delText xml:space="preserve"> opgenomen</w:delText>
          </w:r>
        </w:del>
        <w:r w:rsidR="003E0E03">
          <w:t>.</w:t>
        </w:r>
      </w:moveTo>
      <w:moveToRangeEnd w:id="590"/>
      <w:ins w:id="595" w:author="Paul Janssen" w:date="2020-07-06T14:28:00Z">
        <w:r w:rsidR="002E3D25">
          <w:t xml:space="preserve"> Dit kan </w:t>
        </w:r>
      </w:ins>
      <w:ins w:id="596" w:author="Paul Janssen" w:date="2020-07-06T14:30:00Z">
        <w:r w:rsidR="002E3D25">
          <w:t>in</w:t>
        </w:r>
      </w:ins>
      <w:ins w:id="597" w:author="Paul Janssen" w:date="2020-07-06T14:28:00Z">
        <w:r w:rsidR="002E3D25">
          <w:t xml:space="preserve"> raster- </w:t>
        </w:r>
      </w:ins>
      <w:ins w:id="598" w:author="Paul Janssen" w:date="2020-07-06T14:33:00Z">
        <w:r w:rsidR="002E3D25">
          <w:t>of</w:t>
        </w:r>
      </w:ins>
      <w:ins w:id="599" w:author="Paul Janssen" w:date="2020-07-06T14:28:00Z">
        <w:r w:rsidR="002E3D25">
          <w:t xml:space="preserve"> </w:t>
        </w:r>
      </w:ins>
      <w:ins w:id="600" w:author="Paul Janssen" w:date="2020-07-06T14:33:00Z">
        <w:r w:rsidR="002E3D25">
          <w:t>in</w:t>
        </w:r>
      </w:ins>
      <w:ins w:id="601" w:author="Paul Janssen" w:date="2020-07-06T14:28:00Z">
        <w:r w:rsidR="002E3D25">
          <w:t xml:space="preserve"> vector</w:t>
        </w:r>
      </w:ins>
      <w:ins w:id="602" w:author="Paul Janssen" w:date="2020-07-06T14:30:00Z">
        <w:r w:rsidR="002E3D25">
          <w:t xml:space="preserve">formaat </w:t>
        </w:r>
      </w:ins>
      <w:ins w:id="603" w:author="Paul Janssen" w:date="2020-07-06T14:28:00Z">
        <w:r w:rsidR="002E3D25">
          <w:t>zijn</w:t>
        </w:r>
      </w:ins>
      <w:del w:id="604" w:author="Paul Janssen" w:date="2020-07-06T11:36:00Z">
        <w:r w:rsidDel="003E0E03">
          <w:delText>.</w:delText>
        </w:r>
      </w:del>
    </w:p>
    <w:p w14:paraId="30D5E021" w14:textId="77777777" w:rsidR="00BE4C6E" w:rsidRDefault="00BE4C6E" w:rsidP="00BE4C6E"/>
    <w:p w14:paraId="180417D3" w14:textId="77777777" w:rsidR="00BE4C6E" w:rsidRDefault="00BE4C6E" w:rsidP="00BE4C6E">
      <w:pPr>
        <w:autoSpaceDE w:val="0"/>
        <w:autoSpaceDN w:val="0"/>
        <w:adjustRightInd w:val="0"/>
        <w:spacing w:after="1"/>
      </w:pPr>
      <w:r w:rsidRPr="00836F0B">
        <w:t>Een belanghebbende beheerder is een beheerder met een beheerpolygoon dat geheel of gedee</w:t>
      </w:r>
      <w:r w:rsidR="00B4616E">
        <w:t xml:space="preserve">ltelijk ligt in de  </w:t>
      </w:r>
      <w:r w:rsidRPr="00836F0B">
        <w:t>polygoon</w:t>
      </w:r>
      <w:r w:rsidR="00B60837">
        <w:t xml:space="preserve"> van de </w:t>
      </w:r>
      <w:r w:rsidR="00B4616E">
        <w:t xml:space="preserve">gebiedsinformatie aanvraag. </w:t>
      </w:r>
      <w:r w:rsidRPr="00836F0B">
        <w:t>Een beheergebied hoort altijd groter te zijn dan het gebied waar de netbeheerder informatie over kabels en leidingen wil leveren. Daarom hoeft een belanghebbende beheerder niet altijd een betrokken beheerder te zijn.</w:t>
      </w:r>
      <w:r w:rsidR="00B4616E">
        <w:t xml:space="preserve"> Bij de aanlevering naar de centrale voorziening zijn gelden andere condities voor de attributen dan voor de uitlevering.</w:t>
      </w:r>
      <w:r w:rsidRPr="00836F0B">
        <w:t xml:space="preserve"> </w:t>
      </w:r>
      <w:r w:rsidRPr="000E3C4F">
        <w:t>Ook een beheerder veiligheidsgebied heeft een beheerpolygoon en kan een belanghebbende beheerder zijn.</w:t>
      </w:r>
      <w:r w:rsidR="00CA6414">
        <w:t xml:space="preserve"> Deze zal echter geen beheerdersinformatie aanleveren en wordt niet opgenomen in de levering van gebiedsinformatie.</w:t>
      </w:r>
    </w:p>
    <w:p w14:paraId="7012B837" w14:textId="77777777" w:rsidR="00BE4C6E" w:rsidRDefault="00BE4C6E" w:rsidP="00BE4C6E"/>
    <w:p w14:paraId="19320986" w14:textId="25732B7C" w:rsidR="00BE4C6E" w:rsidRDefault="00BE4C6E" w:rsidP="00BE4C6E">
      <w:r>
        <w:t>Het object Belanghebbende heeft 1 of meer geraakte belangen en de daarbij horende contactgegevens (zie Belangenregistratie). Tevens is er een verwijzing vanuit de belanghebbende naar de eventuele bijlagen, inclusief bijlage Eisvoorzorgsmaatregel. De bijlagen zijn daarmee direct gerelateerd aan de belanghebbende en pas indirect aan het utiliteitsnet. Een belanghebbende kan een belang hebben maar niet betrokken zijn.</w:t>
      </w:r>
      <w:del w:id="605" w:author="Paul Janssen" w:date="2020-07-06T15:19:00Z">
        <w:r w:rsidDel="00371EC5">
          <w:delText xml:space="preserve"> In dat geval is er wel een bijlage maar geen netinformatie en geen eigenTopografie.</w:delText>
        </w:r>
      </w:del>
    </w:p>
    <w:p w14:paraId="2FA410C1" w14:textId="77777777" w:rsidR="00BE4C6E" w:rsidRDefault="00BE4C6E" w:rsidP="00BE4C6E">
      <w:r>
        <w:t xml:space="preserve">Indien de belanghebbende wel betrokken is dan is er </w:t>
      </w:r>
      <w:r w:rsidR="00B4616E">
        <w:t>ook netinformatie beschikbaar via</w:t>
      </w:r>
      <w:r>
        <w:t xml:space="preserve"> een relatie naar 1 of meerdere utiliteitsnetten.</w:t>
      </w:r>
    </w:p>
    <w:p w14:paraId="442382FF" w14:textId="77777777" w:rsidR="00BE4C6E" w:rsidRDefault="00BE4C6E" w:rsidP="00BE4C6E"/>
    <w:p w14:paraId="21654409" w14:textId="77777777" w:rsidR="00BE4C6E" w:rsidRDefault="00BE4C6E" w:rsidP="00BE4C6E">
      <w:r>
        <w:t>Het object Utiliteitsnet vormt de verbinding naar de locatie en typegegevens van het utiliteitsnet met de netwerkelementen en gerelateerde informatie.</w:t>
      </w:r>
    </w:p>
    <w:p w14:paraId="44EFC71D" w14:textId="77777777" w:rsidR="00BE4C6E" w:rsidRDefault="00BE4C6E" w:rsidP="00BE4C6E"/>
    <w:p w14:paraId="3DB68611" w14:textId="77777777" w:rsidR="00BE4C6E" w:rsidRDefault="0064486E" w:rsidP="00BE4C6E">
      <w:r>
        <w:t>De Belangenregistratie is een aparte registratie d</w:t>
      </w:r>
      <w:r w:rsidR="00B4616E">
        <w:t>ie</w:t>
      </w:r>
      <w:r>
        <w:t xml:space="preserve"> door de centrale voorziening is ingericht en wordt onderhouden. </w:t>
      </w:r>
      <w:r w:rsidR="00BE4C6E">
        <w:t>De belangenregistratie is opgenomen om het geraakte belang te bepalen per belanghebbende en de contactgegevens die bij specifieke situaties van belang zijn.</w:t>
      </w:r>
      <w:r w:rsidR="00ED7B91">
        <w:t xml:space="preserve"> Deze worden bij een geraakt belang uitgewisseld in de </w:t>
      </w:r>
      <w:proofErr w:type="spellStart"/>
      <w:r w:rsidR="00ED7B91">
        <w:t>GebiedsinformatieLevering</w:t>
      </w:r>
      <w:proofErr w:type="spellEnd"/>
      <w:r w:rsidR="00ED7B91">
        <w:t>.</w:t>
      </w:r>
    </w:p>
    <w:p w14:paraId="1E420E8C" w14:textId="77777777" w:rsidR="00944C3E" w:rsidRDefault="00944C3E" w:rsidP="00BE4C6E"/>
    <w:p w14:paraId="6734D890" w14:textId="77777777" w:rsidR="00BE4C6E" w:rsidRDefault="00BE4C6E" w:rsidP="00BE4C6E"/>
    <w:p w14:paraId="716505FE" w14:textId="77777777" w:rsidR="00944C3E" w:rsidRDefault="00944C3E" w:rsidP="00BE4C6E"/>
    <w:p w14:paraId="4BA3E0E0" w14:textId="77777777" w:rsidR="00944C3E" w:rsidRDefault="00944C3E" w:rsidP="00BE4C6E"/>
    <w:p w14:paraId="68F6D819" w14:textId="77777777" w:rsidR="00944C3E" w:rsidRDefault="00944C3E" w:rsidP="00BE4C6E"/>
    <w:p w14:paraId="60CD3868" w14:textId="77777777" w:rsidR="00944C3E" w:rsidRDefault="00944C3E" w:rsidP="00BE4C6E"/>
    <w:p w14:paraId="3BF9DB41" w14:textId="77777777" w:rsidR="00944C3E" w:rsidRDefault="00944C3E" w:rsidP="00BE4C6E"/>
    <w:p w14:paraId="7B5D0E8C" w14:textId="0220984C" w:rsidR="00944C3E" w:rsidRDefault="00944C3E" w:rsidP="00BE4C6E"/>
    <w:p w14:paraId="3C040B11" w14:textId="2C03C7EB" w:rsidR="00944C3E" w:rsidRDefault="00944C3E" w:rsidP="00BE4C6E"/>
    <w:p w14:paraId="02296EE9" w14:textId="7434E259" w:rsidR="00944C3E" w:rsidRDefault="00944C3E" w:rsidP="00BE4C6E"/>
    <w:p w14:paraId="0A908B0F" w14:textId="25B8198D" w:rsidR="00944C3E" w:rsidRDefault="00944C3E" w:rsidP="00BE4C6E"/>
    <w:p w14:paraId="66336A95" w14:textId="77777777" w:rsidR="00944C3E" w:rsidRDefault="00944C3E" w:rsidP="00BE4C6E"/>
    <w:p w14:paraId="5D8CC670" w14:textId="69EA9730" w:rsidR="00944C3E" w:rsidRDefault="00944C3E" w:rsidP="00BE4C6E"/>
    <w:p w14:paraId="7CA58BF4" w14:textId="7635799D" w:rsidR="00BE4C6E" w:rsidRDefault="008A4CEA" w:rsidP="000E3C4F">
      <w:pPr>
        <w:jc w:val="left"/>
      </w:pPr>
      <w:ins w:id="606" w:author="Paul Janssen" w:date="2020-06-16T12:25:00Z">
        <w:r>
          <w:rPr>
            <w:noProof/>
          </w:rPr>
          <w:drawing>
            <wp:anchor distT="0" distB="0" distL="114300" distR="114300" simplePos="0" relativeHeight="251666944" behindDoc="0" locked="0" layoutInCell="1" allowOverlap="1" wp14:anchorId="082F05DF" wp14:editId="49E01C37">
              <wp:simplePos x="0" y="0"/>
              <wp:positionH relativeFrom="column">
                <wp:posOffset>-4445</wp:posOffset>
              </wp:positionH>
              <wp:positionV relativeFrom="paragraph">
                <wp:posOffset>-13970</wp:posOffset>
              </wp:positionV>
              <wp:extent cx="5760720" cy="3825240"/>
              <wp:effectExtent l="0" t="0" r="0" b="0"/>
              <wp:wrapTopAndBottom/>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c.IMKL-LeveringGebiedsinformatie-Belang.wmf"/>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60720" cy="3825240"/>
                      </a:xfrm>
                      <a:prstGeom prst="rect">
                        <a:avLst/>
                      </a:prstGeom>
                    </pic:spPr>
                  </pic:pic>
                </a:graphicData>
              </a:graphic>
              <wp14:sizeRelH relativeFrom="page">
                <wp14:pctWidth>0</wp14:pctWidth>
              </wp14:sizeRelH>
              <wp14:sizeRelV relativeFrom="page">
                <wp14:pctHeight>0</wp14:pctHeight>
              </wp14:sizeRelV>
            </wp:anchor>
          </w:drawing>
        </w:r>
      </w:ins>
      <w:r w:rsidR="00BE4C6E">
        <w:t xml:space="preserve">Figuur 5.14: </w:t>
      </w:r>
      <w:r w:rsidR="00ED7B91">
        <w:t xml:space="preserve">Belang en Veiligheidsgebied zijn beide beheerpolygonen. Een Veiligheidsgebied heeft alleen contactpersonen voor de aanvraag. Het Belang heeft daarnaast contactgegevens voor </w:t>
      </w:r>
      <w:r w:rsidR="009E31C9">
        <w:t xml:space="preserve">de graafmelding, calamiteitenmelding of </w:t>
      </w:r>
      <w:del w:id="607" w:author="Paul Janssen" w:date="2020-06-16T12:26:00Z">
        <w:r w:rsidR="009E31C9" w:rsidDel="008A4CEA">
          <w:delText>orientatie</w:delText>
        </w:r>
      </w:del>
      <w:ins w:id="608" w:author="Paul Janssen" w:date="2020-06-16T12:26:00Z">
        <w:r>
          <w:t>oriëntatie</w:t>
        </w:r>
      </w:ins>
      <w:r w:rsidR="009E31C9">
        <w:t>verzoek.</w:t>
      </w:r>
    </w:p>
    <w:p w14:paraId="75F7049A" w14:textId="3CE89D16" w:rsidR="004475AB" w:rsidRDefault="004475AB" w:rsidP="00BE4C6E"/>
    <w:p w14:paraId="2078769E" w14:textId="46605B27" w:rsidR="00EE7BB1" w:rsidRDefault="003515CC">
      <w:pPr>
        <w:pStyle w:val="subparagraaftitel"/>
      </w:pPr>
      <w:bookmarkStart w:id="609" w:name="_Toc473473906"/>
      <w:bookmarkStart w:id="610" w:name="_Toc476914334"/>
      <w:bookmarkStart w:id="611" w:name="_Toc476916676"/>
      <w:bookmarkStart w:id="612" w:name="_Toc476917805"/>
      <w:bookmarkStart w:id="613" w:name="_Toc476917911"/>
      <w:bookmarkStart w:id="614" w:name="_Toc476917980"/>
      <w:bookmarkStart w:id="615" w:name="_Toc45195656"/>
      <w:bookmarkEnd w:id="609"/>
      <w:bookmarkEnd w:id="610"/>
      <w:bookmarkEnd w:id="611"/>
      <w:bookmarkEnd w:id="612"/>
      <w:bookmarkEnd w:id="613"/>
      <w:bookmarkEnd w:id="614"/>
      <w:r>
        <w:rPr>
          <w:noProof/>
        </w:rPr>
        <w:drawing>
          <wp:anchor distT="0" distB="0" distL="114300" distR="114300" simplePos="0" relativeHeight="251654656" behindDoc="0" locked="0" layoutInCell="1" allowOverlap="1" wp14:anchorId="4EB29C4E" wp14:editId="791B8AFD">
            <wp:simplePos x="0" y="0"/>
            <wp:positionH relativeFrom="column">
              <wp:posOffset>-73660</wp:posOffset>
            </wp:positionH>
            <wp:positionV relativeFrom="paragraph">
              <wp:posOffset>310515</wp:posOffset>
            </wp:positionV>
            <wp:extent cx="5496560" cy="1296670"/>
            <wp:effectExtent l="0" t="0" r="0" b="0"/>
            <wp:wrapTopAndBottom/>
            <wp:docPr id="18" name="Afbeelding 17" descr="identificatie.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ntificatie.wmf"/>
                    <pic:cNvPicPr/>
                  </pic:nvPicPr>
                  <pic:blipFill>
                    <a:blip r:embed="rId54" cstate="print"/>
                    <a:stretch>
                      <a:fillRect/>
                    </a:stretch>
                  </pic:blipFill>
                  <pic:spPr>
                    <a:xfrm>
                      <a:off x="0" y="0"/>
                      <a:ext cx="5496560" cy="1296670"/>
                    </a:xfrm>
                    <a:prstGeom prst="rect">
                      <a:avLst/>
                    </a:prstGeom>
                  </pic:spPr>
                </pic:pic>
              </a:graphicData>
            </a:graphic>
          </wp:anchor>
        </w:drawing>
      </w:r>
      <w:proofErr w:type="spellStart"/>
      <w:r w:rsidR="00A26E72" w:rsidRPr="001724FE">
        <w:t>Identifier</w:t>
      </w:r>
      <w:proofErr w:type="spellEnd"/>
      <w:r w:rsidR="00A26E72" w:rsidRPr="001724FE">
        <w:t xml:space="preserve"> management</w:t>
      </w:r>
      <w:r w:rsidR="00283BD6">
        <w:t>.</w:t>
      </w:r>
      <w:bookmarkEnd w:id="615"/>
    </w:p>
    <w:p w14:paraId="486B49D0" w14:textId="298F0E7F" w:rsidR="0038226A" w:rsidRDefault="0038226A" w:rsidP="003515CC">
      <w:proofErr w:type="spellStart"/>
      <w:r>
        <w:t>Identifiers</w:t>
      </w:r>
      <w:proofErr w:type="spellEnd"/>
      <w:r>
        <w:t xml:space="preserve"> van objecten worden in </w:t>
      </w:r>
      <w:r w:rsidR="00793B0B">
        <w:t>IMKL</w:t>
      </w:r>
      <w:r>
        <w:t xml:space="preserve"> toegekend via het attribuut </w:t>
      </w:r>
      <w:proofErr w:type="spellStart"/>
      <w:r>
        <w:t>inspireI</w:t>
      </w:r>
      <w:r w:rsidR="0027065E">
        <w:t>d</w:t>
      </w:r>
      <w:proofErr w:type="spellEnd"/>
      <w:r>
        <w:t xml:space="preserve"> en het datatype </w:t>
      </w:r>
      <w:proofErr w:type="spellStart"/>
      <w:r>
        <w:t>Identifier</w:t>
      </w:r>
      <w:proofErr w:type="spellEnd"/>
      <w:r>
        <w:t xml:space="preserve"> als het object vanuit INSPIRE beschreven is of met het attribuut identificatie en het datatype NEN3610ID als het specifiek voor IMKL is toegevoegd.</w:t>
      </w:r>
      <w:r w:rsidR="00234581">
        <w:t xml:space="preserve"> Het toekennen van een </w:t>
      </w:r>
      <w:proofErr w:type="spellStart"/>
      <w:r w:rsidR="00234581">
        <w:t>inspireI</w:t>
      </w:r>
      <w:r w:rsidR="0027065E">
        <w:t>d</w:t>
      </w:r>
      <w:proofErr w:type="spellEnd"/>
      <w:r w:rsidR="00234581">
        <w:t xml:space="preserve"> betekent niet automatisch dat het INSPIRE data-objecten betreft. Een voorbeeld waar dat niet het geval is, is het thema Datatransport (telecommunicatie) waar de leiding en leidingelementen wel een </w:t>
      </w:r>
      <w:proofErr w:type="spellStart"/>
      <w:r w:rsidR="00234581">
        <w:t>inspireI</w:t>
      </w:r>
      <w:r w:rsidR="0027065E">
        <w:t>d</w:t>
      </w:r>
      <w:proofErr w:type="spellEnd"/>
      <w:r w:rsidR="00234581">
        <w:t xml:space="preserve"> hebben maar het geen INSPIRE data-objecten betreft. </w:t>
      </w:r>
    </w:p>
    <w:p w14:paraId="56FB962A" w14:textId="3A4CAC8E" w:rsidR="003515CC" w:rsidRDefault="003515CC" w:rsidP="003515CC">
      <w:r>
        <w:t xml:space="preserve">De systematiek </w:t>
      </w:r>
      <w:r w:rsidR="002370BA">
        <w:t xml:space="preserve">voor het format van een </w:t>
      </w:r>
      <w:proofErr w:type="spellStart"/>
      <w:r w:rsidR="002370BA">
        <w:t>identifier</w:t>
      </w:r>
      <w:proofErr w:type="spellEnd"/>
      <w:r w:rsidR="002370BA">
        <w:t xml:space="preserve"> </w:t>
      </w:r>
      <w:r>
        <w:t xml:space="preserve">is gebaseerd op de combinatie van een uniek benoemde </w:t>
      </w:r>
      <w:proofErr w:type="spellStart"/>
      <w:r>
        <w:t>namespace</w:t>
      </w:r>
      <w:proofErr w:type="spellEnd"/>
      <w:r>
        <w:t xml:space="preserve"> voor een applicatiedomein </w:t>
      </w:r>
      <w:r w:rsidR="00A75399">
        <w:t xml:space="preserve">(of organisatie-bronhouder) </w:t>
      </w:r>
      <w:r>
        <w:t xml:space="preserve">en unieke lokale </w:t>
      </w:r>
      <w:proofErr w:type="spellStart"/>
      <w:r>
        <w:t>id’s</w:t>
      </w:r>
      <w:proofErr w:type="spellEnd"/>
      <w:r>
        <w:t xml:space="preserve"> binnen een applicatiedomein. Omdat voor utiliteitsnetten er vele bronhouders zijn is het niet mogelijk om met één </w:t>
      </w:r>
      <w:proofErr w:type="spellStart"/>
      <w:r>
        <w:t>namespace</w:t>
      </w:r>
      <w:proofErr w:type="spellEnd"/>
      <w:r>
        <w:t xml:space="preserve"> te garanderen dat er in de combinatie van </w:t>
      </w:r>
      <w:proofErr w:type="spellStart"/>
      <w:r>
        <w:t>namespace</w:t>
      </w:r>
      <w:proofErr w:type="spellEnd"/>
      <w:r>
        <w:t xml:space="preserve"> en lokale </w:t>
      </w:r>
      <w:proofErr w:type="spellStart"/>
      <w:r>
        <w:t>identifier</w:t>
      </w:r>
      <w:proofErr w:type="spellEnd"/>
      <w:r>
        <w:t xml:space="preserve">, unieke </w:t>
      </w:r>
      <w:proofErr w:type="spellStart"/>
      <w:r>
        <w:t>identifiers</w:t>
      </w:r>
      <w:proofErr w:type="spellEnd"/>
      <w:r>
        <w:t xml:space="preserve"> ontstaan. Om toch met één </w:t>
      </w:r>
      <w:proofErr w:type="spellStart"/>
      <w:r>
        <w:t>namespace</w:t>
      </w:r>
      <w:proofErr w:type="spellEnd"/>
      <w:r>
        <w:t xml:space="preserve"> te kunnen werken die het </w:t>
      </w:r>
      <w:proofErr w:type="spellStart"/>
      <w:r>
        <w:t>apllicatiedomein</w:t>
      </w:r>
      <w:proofErr w:type="spellEnd"/>
      <w:r>
        <w:t xml:space="preserve"> </w:t>
      </w:r>
      <w:r w:rsidR="002370BA">
        <w:t>representeert</w:t>
      </w:r>
      <w:r>
        <w:t xml:space="preserve"> wordt het  vo</w:t>
      </w:r>
      <w:r w:rsidR="002370BA">
        <w:t xml:space="preserve">lgende voorstel </w:t>
      </w:r>
      <w:r>
        <w:t>gedaan:</w:t>
      </w:r>
    </w:p>
    <w:p w14:paraId="0CBCAECA" w14:textId="77777777" w:rsidR="003515CC" w:rsidRDefault="003515CC" w:rsidP="003515CC"/>
    <w:p w14:paraId="3D8A3394" w14:textId="19383736" w:rsidR="003515CC" w:rsidRDefault="003515CC" w:rsidP="003515CC">
      <w:proofErr w:type="spellStart"/>
      <w:r>
        <w:t>Namespace</w:t>
      </w:r>
      <w:proofErr w:type="spellEnd"/>
      <w:r>
        <w:t xml:space="preserve">: </w:t>
      </w:r>
      <w:r>
        <w:tab/>
      </w:r>
      <w:r>
        <w:tab/>
      </w:r>
      <w:r w:rsidR="00B85A51">
        <w:t>‘</w:t>
      </w:r>
      <w:proofErr w:type="spellStart"/>
      <w:r w:rsidRPr="00811FE4">
        <w:rPr>
          <w:b/>
        </w:rPr>
        <w:t>nl.imkl</w:t>
      </w:r>
      <w:proofErr w:type="spellEnd"/>
      <w:r w:rsidR="00B85A51">
        <w:rPr>
          <w:b/>
        </w:rPr>
        <w:t>’</w:t>
      </w:r>
    </w:p>
    <w:p w14:paraId="79E99771" w14:textId="77777777" w:rsidR="003515CC" w:rsidRPr="00322340" w:rsidRDefault="003515CC" w:rsidP="003515CC">
      <w:r>
        <w:lastRenderedPageBreak/>
        <w:t xml:space="preserve">Format </w:t>
      </w:r>
      <w:proofErr w:type="spellStart"/>
      <w:r>
        <w:t>lokaalID</w:t>
      </w:r>
      <w:proofErr w:type="spellEnd"/>
      <w:r>
        <w:t xml:space="preserve">: </w:t>
      </w:r>
      <w:r>
        <w:tab/>
      </w:r>
      <w:proofErr w:type="spellStart"/>
      <w:r w:rsidR="00EA1048">
        <w:rPr>
          <w:b/>
        </w:rPr>
        <w:t>bronhouder</w:t>
      </w:r>
      <w:r w:rsidR="00EA1048" w:rsidRPr="00811FE4">
        <w:rPr>
          <w:b/>
        </w:rPr>
        <w:t>code</w:t>
      </w:r>
      <w:r w:rsidRPr="00811FE4">
        <w:rPr>
          <w:b/>
        </w:rPr>
        <w:t>.lokaalID</w:t>
      </w:r>
      <w:proofErr w:type="spellEnd"/>
      <w:r w:rsidR="003E1D31">
        <w:rPr>
          <w:b/>
        </w:rPr>
        <w:t xml:space="preserve">  </w:t>
      </w:r>
      <w:r w:rsidR="00971241" w:rsidRPr="00971241">
        <w:t>(met een totaal van maximaal 255 tekens)</w:t>
      </w:r>
    </w:p>
    <w:p w14:paraId="1163D2B9" w14:textId="77777777" w:rsidR="003515CC" w:rsidRDefault="003515CC" w:rsidP="003515CC">
      <w:pPr>
        <w:rPr>
          <w:b/>
        </w:rPr>
      </w:pPr>
    </w:p>
    <w:p w14:paraId="3D97C2AC" w14:textId="77777777" w:rsidR="003515CC" w:rsidRDefault="003515CC" w:rsidP="003515CC">
      <w:r w:rsidRPr="00811FE4">
        <w:t xml:space="preserve">De </w:t>
      </w:r>
      <w:proofErr w:type="spellStart"/>
      <w:r w:rsidRPr="00811FE4">
        <w:t>namespace</w:t>
      </w:r>
      <w:proofErr w:type="spellEnd"/>
      <w:r>
        <w:t xml:space="preserve"> wordt geregistreerd in een nationaal </w:t>
      </w:r>
      <w:proofErr w:type="spellStart"/>
      <w:r>
        <w:t>namespace</w:t>
      </w:r>
      <w:proofErr w:type="spellEnd"/>
      <w:r>
        <w:t xml:space="preserve"> register.</w:t>
      </w:r>
    </w:p>
    <w:p w14:paraId="0214148F" w14:textId="77777777" w:rsidR="00B85A51" w:rsidRDefault="003515CC" w:rsidP="00EA1048">
      <w:r>
        <w:t xml:space="preserve">De </w:t>
      </w:r>
      <w:r w:rsidR="00EA1048">
        <w:t xml:space="preserve">bronhoudercode is uniek en </w:t>
      </w:r>
      <w:r w:rsidR="00B85A51">
        <w:t>repre</w:t>
      </w:r>
      <w:r w:rsidR="00EA1048">
        <w:t xml:space="preserve">senteert de bronhouder van de </w:t>
      </w:r>
      <w:r w:rsidR="00B85A51">
        <w:t>gegevens en</w:t>
      </w:r>
      <w:r w:rsidR="00EA1048">
        <w:t xml:space="preserve"> </w:t>
      </w:r>
      <w:r>
        <w:t>wordt geregistreerd in een register van de nationale voorziening.</w:t>
      </w:r>
      <w:r w:rsidR="00B85A51">
        <w:t xml:space="preserve"> </w:t>
      </w:r>
      <w:r w:rsidR="00EA1048">
        <w:t xml:space="preserve">Met de bronhouder wordt niet bedoeld </w:t>
      </w:r>
      <w:r w:rsidR="003E1D31">
        <w:t>de mogelijke</w:t>
      </w:r>
      <w:r w:rsidR="00EA1048">
        <w:t xml:space="preserve"> </w:t>
      </w:r>
      <w:proofErr w:type="spellStart"/>
      <w:r w:rsidR="00EA1048">
        <w:t>inwinner</w:t>
      </w:r>
      <w:proofErr w:type="spellEnd"/>
      <w:r w:rsidR="00EA1048">
        <w:t xml:space="preserve"> van de gegevens. </w:t>
      </w:r>
      <w:r w:rsidR="00B85A51">
        <w:t xml:space="preserve">De code bestaat uit </w:t>
      </w:r>
      <w:r w:rsidR="00455BC2" w:rsidRPr="00DB2583">
        <w:t>zes alfanumerieke posities</w:t>
      </w:r>
      <w:r w:rsidR="007B73AF">
        <w:t>. Dit is afgestemd met het format van  CBS codes voor gemeenten en provincies.</w:t>
      </w:r>
    </w:p>
    <w:p w14:paraId="57655DC8" w14:textId="77777777" w:rsidR="003E1D31" w:rsidRDefault="00EA1048" w:rsidP="00EA62E0">
      <w:r>
        <w:t xml:space="preserve">Het </w:t>
      </w:r>
      <w:proofErr w:type="spellStart"/>
      <w:r>
        <w:t>lokaalID</w:t>
      </w:r>
      <w:proofErr w:type="spellEnd"/>
      <w:r>
        <w:t xml:space="preserve"> maakt het mogelijk per bronhouder de objecten uniek te identificeren. </w:t>
      </w:r>
      <w:r w:rsidR="00EA62E0">
        <w:t xml:space="preserve">Het </w:t>
      </w:r>
      <w:proofErr w:type="spellStart"/>
      <w:r w:rsidR="00EA62E0">
        <w:t>lokaalID</w:t>
      </w:r>
      <w:proofErr w:type="spellEnd"/>
      <w:r w:rsidR="00EA62E0">
        <w:t xml:space="preserve"> is vrij door de bronhouder in te vullen en zal in de meeste gevallen gelijk zijn aan het </w:t>
      </w:r>
      <w:proofErr w:type="spellStart"/>
      <w:r w:rsidR="00EA62E0">
        <w:t>id</w:t>
      </w:r>
      <w:proofErr w:type="spellEnd"/>
      <w:r w:rsidR="00EA62E0">
        <w:t xml:space="preserve"> in de lokale registratie.</w:t>
      </w:r>
    </w:p>
    <w:p w14:paraId="66CBA576" w14:textId="77777777" w:rsidR="003E1D31" w:rsidRDefault="003E1D31" w:rsidP="00EA62E0"/>
    <w:p w14:paraId="2D978E9D" w14:textId="77777777" w:rsidR="005B6963" w:rsidRPr="003657E7" w:rsidRDefault="00971241">
      <w:pPr>
        <w:rPr>
          <w:b/>
        </w:rPr>
      </w:pPr>
      <w:r w:rsidRPr="003657E7">
        <w:rPr>
          <w:b/>
        </w:rPr>
        <w:t>Extra toelichting.</w:t>
      </w:r>
    </w:p>
    <w:p w14:paraId="2A46E258" w14:textId="77777777" w:rsidR="00F9768C" w:rsidRDefault="00971241" w:rsidP="00F9768C">
      <w:proofErr w:type="spellStart"/>
      <w:r w:rsidRPr="003657E7">
        <w:rPr>
          <w:color w:val="010101"/>
        </w:rPr>
        <w:t>Identifiers</w:t>
      </w:r>
      <w:proofErr w:type="spellEnd"/>
      <w:r w:rsidRPr="003657E7">
        <w:rPr>
          <w:color w:val="010101"/>
        </w:rPr>
        <w:t xml:space="preserve"> hebben als functie objecten te kunnen aanwijzen en om aan objecten te kunnen refereren. Ze maken een object uniek identificeerbaar. Als een organisatie een </w:t>
      </w:r>
      <w:proofErr w:type="spellStart"/>
      <w:r w:rsidRPr="003657E7">
        <w:rPr>
          <w:color w:val="010101"/>
        </w:rPr>
        <w:t>identifier</w:t>
      </w:r>
      <w:proofErr w:type="spellEnd"/>
      <w:r w:rsidRPr="003657E7">
        <w:rPr>
          <w:color w:val="010101"/>
        </w:rPr>
        <w:t xml:space="preserve"> uitgeeft is deze binnen de organisatie wel uniek, maar als datasets van verschillende organisatie worden samengevoegd tot een nieuwe bestand is de </w:t>
      </w:r>
      <w:proofErr w:type="spellStart"/>
      <w:r w:rsidRPr="003657E7">
        <w:rPr>
          <w:color w:val="010101"/>
        </w:rPr>
        <w:t>identifier</w:t>
      </w:r>
      <w:proofErr w:type="spellEnd"/>
      <w:r w:rsidRPr="003657E7">
        <w:rPr>
          <w:color w:val="010101"/>
        </w:rPr>
        <w:t xml:space="preserve"> niet automatisch uniek in de nieuwe situatie. Om binnen de nieuwe context </w:t>
      </w:r>
      <w:proofErr w:type="spellStart"/>
      <w:r w:rsidRPr="003657E7">
        <w:rPr>
          <w:color w:val="010101"/>
        </w:rPr>
        <w:t>identifiers</w:t>
      </w:r>
      <w:proofErr w:type="spellEnd"/>
      <w:r w:rsidRPr="003657E7">
        <w:rPr>
          <w:color w:val="010101"/>
        </w:rPr>
        <w:t xml:space="preserve"> uniek te maken is een systematiek nodig. Binnen IMKL speelt dit op drie plaatsen:</w:t>
      </w:r>
    </w:p>
    <w:p w14:paraId="7C66247B" w14:textId="77777777" w:rsidR="00A11BC4" w:rsidRDefault="00F9768C">
      <w:pPr>
        <w:pStyle w:val="Normaalweb"/>
        <w:numPr>
          <w:ilvl w:val="0"/>
          <w:numId w:val="40"/>
        </w:numPr>
        <w:spacing w:before="100" w:beforeAutospacing="1" w:after="100" w:afterAutospacing="1"/>
        <w:ind w:left="459" w:firstLine="0"/>
        <w:jc w:val="left"/>
        <w:rPr>
          <w:rFonts w:ascii="Verdana" w:eastAsiaTheme="minorHAnsi" w:hAnsi="Verdana"/>
          <w:color w:val="010101"/>
          <w:sz w:val="16"/>
          <w:szCs w:val="16"/>
        </w:rPr>
      </w:pPr>
      <w:r>
        <w:rPr>
          <w:rFonts w:ascii="Verdana" w:hAnsi="Verdana"/>
          <w:color w:val="010101"/>
          <w:sz w:val="16"/>
          <w:szCs w:val="16"/>
        </w:rPr>
        <w:t xml:space="preserve">De individuele datasets van die verschillende bronhouders worden samengevoegd in IMKL. Om objecten binnen IMKL een unieke identificatie krijgen krijgt iedere </w:t>
      </w:r>
      <w:r w:rsidR="00971241" w:rsidRPr="003657E7">
        <w:rPr>
          <w:rFonts w:ascii="Verdana" w:hAnsi="Verdana"/>
          <w:color w:val="010101"/>
          <w:sz w:val="16"/>
          <w:szCs w:val="16"/>
        </w:rPr>
        <w:t>bronho</w:t>
      </w:r>
      <w:r w:rsidR="003657E7" w:rsidRPr="003657E7">
        <w:rPr>
          <w:rFonts w:ascii="Verdana" w:hAnsi="Verdana"/>
          <w:color w:val="010101"/>
          <w:sz w:val="16"/>
          <w:szCs w:val="16"/>
        </w:rPr>
        <w:t>u</w:t>
      </w:r>
      <w:r w:rsidR="00971241" w:rsidRPr="003657E7">
        <w:rPr>
          <w:rFonts w:ascii="Verdana" w:hAnsi="Verdana"/>
          <w:color w:val="010101"/>
          <w:sz w:val="16"/>
          <w:szCs w:val="16"/>
        </w:rPr>
        <w:t>der</w:t>
      </w:r>
      <w:r>
        <w:rPr>
          <w:rFonts w:ascii="Verdana" w:hAnsi="Verdana"/>
          <w:color w:val="010101"/>
          <w:sz w:val="16"/>
          <w:szCs w:val="16"/>
        </w:rPr>
        <w:t xml:space="preserve"> een code. De combinatie van bronhoudercode en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is dan uniek binnen IMKL. De interne </w:t>
      </w:r>
      <w:proofErr w:type="spellStart"/>
      <w:r>
        <w:rPr>
          <w:rFonts w:ascii="Verdana" w:hAnsi="Verdana"/>
          <w:color w:val="010101"/>
          <w:sz w:val="16"/>
          <w:szCs w:val="16"/>
        </w:rPr>
        <w:t>identifier</w:t>
      </w:r>
      <w:proofErr w:type="spellEnd"/>
      <w:r>
        <w:rPr>
          <w:rFonts w:ascii="Verdana" w:hAnsi="Verdana"/>
          <w:color w:val="010101"/>
          <w:sz w:val="16"/>
          <w:szCs w:val="16"/>
        </w:rPr>
        <w:t xml:space="preserve"> binnen de registratie van de bronhouder en de bronhoudercode worden aan elkaar geplakt met een ‘.’ ertussen tot een </w:t>
      </w:r>
      <w:proofErr w:type="spellStart"/>
      <w:r>
        <w:rPr>
          <w:rFonts w:ascii="Verdana" w:hAnsi="Verdana"/>
          <w:color w:val="010101"/>
          <w:sz w:val="16"/>
          <w:szCs w:val="16"/>
        </w:rPr>
        <w:t>lo</w:t>
      </w:r>
      <w:r w:rsidR="00A67F65">
        <w:rPr>
          <w:rFonts w:ascii="Verdana" w:hAnsi="Verdana"/>
          <w:color w:val="010101"/>
          <w:sz w:val="16"/>
          <w:szCs w:val="16"/>
        </w:rPr>
        <w:t>k</w:t>
      </w:r>
      <w:r>
        <w:rPr>
          <w:rFonts w:ascii="Verdana" w:hAnsi="Verdana"/>
          <w:color w:val="010101"/>
          <w:sz w:val="16"/>
          <w:szCs w:val="16"/>
        </w:rPr>
        <w:t>a</w:t>
      </w:r>
      <w:r w:rsidR="00A67F65">
        <w:rPr>
          <w:rFonts w:ascii="Verdana" w:hAnsi="Verdana"/>
          <w:color w:val="010101"/>
          <w:sz w:val="16"/>
          <w:szCs w:val="16"/>
        </w:rPr>
        <w:t>alID</w:t>
      </w:r>
      <w:proofErr w:type="spellEnd"/>
      <w:r>
        <w:rPr>
          <w:rFonts w:ascii="Verdana" w:hAnsi="Verdana"/>
          <w:color w:val="010101"/>
          <w:sz w:val="16"/>
          <w:szCs w:val="16"/>
        </w:rPr>
        <w:t>.</w:t>
      </w:r>
    </w:p>
    <w:p w14:paraId="75926CB4"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Het hele bestand van IMKL is slechts één van de datasets binnen INSPIRE. In INSPIRE worden </w:t>
      </w:r>
      <w:proofErr w:type="spellStart"/>
      <w:r>
        <w:rPr>
          <w:rFonts w:ascii="Verdana" w:hAnsi="Verdana"/>
          <w:color w:val="010101"/>
          <w:sz w:val="16"/>
          <w:szCs w:val="16"/>
        </w:rPr>
        <w:t>identifiers</w:t>
      </w:r>
      <w:proofErr w:type="spellEnd"/>
      <w:r>
        <w:rPr>
          <w:rFonts w:ascii="Verdana" w:hAnsi="Verdana"/>
          <w:color w:val="010101"/>
          <w:sz w:val="16"/>
          <w:szCs w:val="16"/>
        </w:rPr>
        <w:t xml:space="preserve"> uniek gemaakt door ze te voorzien van een </w:t>
      </w:r>
      <w:proofErr w:type="spellStart"/>
      <w:r>
        <w:rPr>
          <w:rFonts w:ascii="Verdana" w:hAnsi="Verdana"/>
          <w:color w:val="010101"/>
          <w:sz w:val="16"/>
          <w:szCs w:val="16"/>
        </w:rPr>
        <w:t>namespace</w:t>
      </w:r>
      <w:proofErr w:type="spellEnd"/>
      <w:r>
        <w:rPr>
          <w:rFonts w:ascii="Verdana" w:hAnsi="Verdana"/>
          <w:color w:val="010101"/>
          <w:sz w:val="16"/>
          <w:szCs w:val="16"/>
        </w:rPr>
        <w:t xml:space="preserve">. Voor IMKL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xml:space="preserve">’ bij INSPIRE als </w:t>
      </w:r>
      <w:proofErr w:type="spellStart"/>
      <w:r>
        <w:rPr>
          <w:rFonts w:ascii="Verdana" w:hAnsi="Verdana"/>
          <w:color w:val="010101"/>
          <w:sz w:val="16"/>
          <w:szCs w:val="16"/>
        </w:rPr>
        <w:t>namespace</w:t>
      </w:r>
      <w:proofErr w:type="spellEnd"/>
      <w:r>
        <w:rPr>
          <w:rFonts w:ascii="Verdana" w:hAnsi="Verdana"/>
          <w:color w:val="010101"/>
          <w:sz w:val="16"/>
          <w:szCs w:val="16"/>
        </w:rPr>
        <w:t xml:space="preserve"> geregistreerd.</w:t>
      </w:r>
    </w:p>
    <w:p w14:paraId="0D61367F" w14:textId="77777777" w:rsidR="00A11BC4" w:rsidRDefault="00F9768C">
      <w:pPr>
        <w:pStyle w:val="Normaalweb"/>
        <w:numPr>
          <w:ilvl w:val="0"/>
          <w:numId w:val="40"/>
        </w:numPr>
        <w:spacing w:before="100" w:beforeAutospacing="1" w:after="100" w:afterAutospacing="1"/>
        <w:ind w:left="459" w:firstLine="0"/>
        <w:jc w:val="left"/>
        <w:rPr>
          <w:rFonts w:ascii="Verdana" w:hAnsi="Verdana"/>
          <w:color w:val="010101"/>
          <w:sz w:val="16"/>
          <w:szCs w:val="16"/>
        </w:rPr>
      </w:pPr>
      <w:r>
        <w:rPr>
          <w:rFonts w:ascii="Verdana" w:hAnsi="Verdana"/>
          <w:color w:val="010101"/>
          <w:sz w:val="16"/>
          <w:szCs w:val="16"/>
        </w:rPr>
        <w:t xml:space="preserve">Sommige objecten van IMKL zijn geen onderdeel van de INSPIRE specificaties en kunnen dus ook geen INSPIRE </w:t>
      </w:r>
      <w:proofErr w:type="spellStart"/>
      <w:r>
        <w:rPr>
          <w:rFonts w:ascii="Verdana" w:hAnsi="Verdana"/>
          <w:color w:val="010101"/>
          <w:sz w:val="16"/>
          <w:szCs w:val="16"/>
        </w:rPr>
        <w:t>Identifier</w:t>
      </w:r>
      <w:proofErr w:type="spellEnd"/>
      <w:r>
        <w:rPr>
          <w:rFonts w:ascii="Verdana" w:hAnsi="Verdana"/>
          <w:color w:val="010101"/>
          <w:sz w:val="16"/>
          <w:szCs w:val="16"/>
        </w:rPr>
        <w:t xml:space="preserve"> krijgen. Deze objecten krijgen een NEN3610ID, die binnen de context van NEN3610 uniek is. Hiervoor is de </w:t>
      </w:r>
      <w:proofErr w:type="spellStart"/>
      <w:r>
        <w:rPr>
          <w:rFonts w:ascii="Verdana" w:hAnsi="Verdana"/>
          <w:color w:val="010101"/>
          <w:sz w:val="16"/>
          <w:szCs w:val="16"/>
        </w:rPr>
        <w:t>namespace</w:t>
      </w:r>
      <w:proofErr w:type="spellEnd"/>
      <w:r>
        <w:rPr>
          <w:rFonts w:ascii="Verdana" w:hAnsi="Verdana"/>
          <w:color w:val="010101"/>
          <w:sz w:val="16"/>
          <w:szCs w:val="16"/>
        </w:rPr>
        <w:t xml:space="preserve"> ‘</w:t>
      </w:r>
      <w:proofErr w:type="spellStart"/>
      <w:r>
        <w:rPr>
          <w:rFonts w:ascii="Verdana" w:hAnsi="Verdana"/>
          <w:color w:val="010101"/>
          <w:sz w:val="16"/>
          <w:szCs w:val="16"/>
        </w:rPr>
        <w:t>nl.imkl</w:t>
      </w:r>
      <w:proofErr w:type="spellEnd"/>
      <w:r>
        <w:rPr>
          <w:rFonts w:ascii="Verdana" w:hAnsi="Verdana"/>
          <w:color w:val="010101"/>
          <w:sz w:val="16"/>
          <w:szCs w:val="16"/>
        </w:rPr>
        <w:t>’ ook binnen NEN3610 geregistreerd.</w:t>
      </w:r>
    </w:p>
    <w:p w14:paraId="65745869" w14:textId="77777777" w:rsidR="00F9768C" w:rsidRDefault="00F9768C" w:rsidP="00F9768C">
      <w:pPr>
        <w:rPr>
          <w:rFonts w:ascii="Times New Roman" w:hAnsi="Times New Roman"/>
          <w:color w:val="000000"/>
          <w:sz w:val="24"/>
          <w:szCs w:val="24"/>
        </w:rPr>
      </w:pPr>
      <w:r>
        <w:rPr>
          <w:b/>
          <w:bCs/>
          <w:color w:val="010101"/>
        </w:rPr>
        <w:t>Voorbeeld:</w:t>
      </w:r>
      <w:r>
        <w:rPr>
          <w:color w:val="010101"/>
          <w:sz w:val="15"/>
          <w:szCs w:val="15"/>
        </w:rPr>
        <w:t xml:space="preserve"> </w:t>
      </w:r>
      <w:r>
        <w:rPr>
          <w:color w:val="010101"/>
        </w:rPr>
        <w:t xml:space="preserve">Een bronhouder heeft in eigen registratie een unieke </w:t>
      </w:r>
      <w:proofErr w:type="spellStart"/>
      <w:r>
        <w:rPr>
          <w:color w:val="010101"/>
        </w:rPr>
        <w:t>identifier</w:t>
      </w:r>
      <w:proofErr w:type="spellEnd"/>
      <w:r>
        <w:rPr>
          <w:color w:val="010101"/>
        </w:rPr>
        <w:t xml:space="preserve"> ‘</w:t>
      </w:r>
      <w:proofErr w:type="spellStart"/>
      <w:r>
        <w:rPr>
          <w:color w:val="010101"/>
        </w:rPr>
        <w:t>xxyyzz</w:t>
      </w:r>
      <w:proofErr w:type="spellEnd"/>
      <w:r>
        <w:rPr>
          <w:color w:val="010101"/>
        </w:rPr>
        <w:t xml:space="preserve">’.  Binnen IMKL wordt hier een </w:t>
      </w:r>
      <w:proofErr w:type="spellStart"/>
      <w:r>
        <w:rPr>
          <w:color w:val="010101"/>
        </w:rPr>
        <w:t>locaalId</w:t>
      </w:r>
      <w:proofErr w:type="spellEnd"/>
      <w:r>
        <w:rPr>
          <w:color w:val="010101"/>
        </w:rPr>
        <w:t>: ‘</w:t>
      </w:r>
      <w:proofErr w:type="spellStart"/>
      <w:r>
        <w:rPr>
          <w:color w:val="010101"/>
        </w:rPr>
        <w:t>bb.xxyyzz</w:t>
      </w:r>
      <w:proofErr w:type="spellEnd"/>
      <w:r>
        <w:rPr>
          <w:color w:val="010101"/>
        </w:rPr>
        <w:t>’ van gemaakt. Uitwisseling binnen INSPIRE van deze code zal er als volgt uitzien:</w:t>
      </w:r>
    </w:p>
    <w:p w14:paraId="3B70AFC7" w14:textId="77777777" w:rsidR="00F9768C" w:rsidRDefault="00F9768C" w:rsidP="00F9768C">
      <w:pPr>
        <w:pStyle w:val="Normaalweb"/>
        <w:rPr>
          <w:rFonts w:eastAsiaTheme="minorHAnsi"/>
        </w:rPr>
      </w:pPr>
    </w:p>
    <w:p w14:paraId="6D1433E4" w14:textId="77777777" w:rsidR="005B6963" w:rsidRDefault="00855A12">
      <w:r>
        <w:rPr>
          <w:noProof/>
        </w:rPr>
        <w:drawing>
          <wp:anchor distT="0" distB="0" distL="114300" distR="114300" simplePos="0" relativeHeight="251645440" behindDoc="0" locked="0" layoutInCell="1" allowOverlap="1" wp14:anchorId="2412E050" wp14:editId="30B00645">
            <wp:simplePos x="0" y="0"/>
            <wp:positionH relativeFrom="column">
              <wp:posOffset>210185</wp:posOffset>
            </wp:positionH>
            <wp:positionV relativeFrom="paragraph">
              <wp:posOffset>-633095</wp:posOffset>
            </wp:positionV>
            <wp:extent cx="3126105" cy="987425"/>
            <wp:effectExtent l="19050" t="0" r="0" b="0"/>
            <wp:wrapTopAndBottom/>
            <wp:docPr id="5" name="Afbeelding 2" descr="graph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raphic"/>
                    <pic:cNvPicPr>
                      <a:picLocks noChangeAspect="1" noChangeArrowheads="1"/>
                    </pic:cNvPicPr>
                  </pic:nvPicPr>
                  <pic:blipFill>
                    <a:blip r:embed="rId55" r:link="rId56" cstate="print"/>
                    <a:srcRect/>
                    <a:stretch>
                      <a:fillRect/>
                    </a:stretch>
                  </pic:blipFill>
                  <pic:spPr bwMode="auto">
                    <a:xfrm>
                      <a:off x="0" y="0"/>
                      <a:ext cx="3126105" cy="987425"/>
                    </a:xfrm>
                    <a:prstGeom prst="rect">
                      <a:avLst/>
                    </a:prstGeom>
                    <a:noFill/>
                    <a:ln w="9525">
                      <a:noFill/>
                      <a:miter lim="800000"/>
                      <a:headEnd/>
                      <a:tailEnd/>
                    </a:ln>
                  </pic:spPr>
                </pic:pic>
              </a:graphicData>
            </a:graphic>
          </wp:anchor>
        </w:drawing>
      </w:r>
    </w:p>
    <w:p w14:paraId="3B17A06C" w14:textId="77777777" w:rsidR="005B6963" w:rsidRDefault="00971241">
      <w:r w:rsidRPr="00971241">
        <w:t xml:space="preserve">Omdat de </w:t>
      </w:r>
      <w:proofErr w:type="spellStart"/>
      <w:r w:rsidRPr="00971241">
        <w:t>identifiers</w:t>
      </w:r>
      <w:proofErr w:type="spellEnd"/>
      <w:r w:rsidRPr="00971241">
        <w:t xml:space="preserve"> die intern bij de bronhouders word</w:t>
      </w:r>
      <w:r w:rsidR="003F6856">
        <w:t>en</w:t>
      </w:r>
      <w:r w:rsidRPr="00971241">
        <w:t xml:space="preserve"> gebruikt op verschillende manieren hergebruikt worden is er een aantal beperkingen op het formaat van de </w:t>
      </w:r>
      <w:proofErr w:type="spellStart"/>
      <w:r w:rsidRPr="00971241">
        <w:t>identifiers</w:t>
      </w:r>
      <w:proofErr w:type="spellEnd"/>
      <w:r w:rsidRPr="00971241">
        <w:t>. </w:t>
      </w:r>
    </w:p>
    <w:p w14:paraId="14722CF9" w14:textId="77777777" w:rsidR="00A11BC4" w:rsidRDefault="00971241" w:rsidP="003657E7">
      <w:pPr>
        <w:numPr>
          <w:ilvl w:val="0"/>
          <w:numId w:val="47"/>
        </w:numPr>
        <w:spacing w:before="100" w:beforeAutospacing="1" w:after="100" w:afterAutospacing="1"/>
        <w:jc w:val="left"/>
      </w:pPr>
      <w:r w:rsidRPr="00971241">
        <w:t xml:space="preserve">De volgende karakters mogen in een </w:t>
      </w:r>
      <w:proofErr w:type="spellStart"/>
      <w:r w:rsidRPr="00971241">
        <w:t>lokaalID</w:t>
      </w:r>
      <w:proofErr w:type="spellEnd"/>
      <w:r w:rsidRPr="00971241">
        <w:t xml:space="preserve"> voorkomen: {”A”…”Z”, “a”…”</w:t>
      </w:r>
      <w:proofErr w:type="spellStart"/>
      <w:r w:rsidRPr="00971241">
        <w:t>z</w:t>
      </w:r>
      <w:proofErr w:type="spellEnd"/>
      <w:r w:rsidRPr="00971241">
        <w:t>”, ”0”…”9”, “_”, “-“, “,”, ”.”}. “  (bron: NEN3610)</w:t>
      </w:r>
    </w:p>
    <w:p w14:paraId="7B3408D9" w14:textId="77777777" w:rsidR="00A11BC4" w:rsidRPr="00E96294" w:rsidRDefault="00971241" w:rsidP="003657E7">
      <w:pPr>
        <w:numPr>
          <w:ilvl w:val="0"/>
          <w:numId w:val="47"/>
        </w:numPr>
        <w:spacing w:before="100" w:beforeAutospacing="1" w:after="100" w:afterAutospacing="1"/>
        <w:jc w:val="left"/>
      </w:pPr>
      <w:r w:rsidRPr="00E96294">
        <w:t xml:space="preserve">INSPIRE had een vergelijkbare beperking op de structuur van </w:t>
      </w:r>
      <w:proofErr w:type="spellStart"/>
      <w:r w:rsidRPr="00E96294">
        <w:t>identifiers</w:t>
      </w:r>
      <w:proofErr w:type="spellEnd"/>
      <w:r w:rsidRPr="00E96294">
        <w:t>, maar die is geschrapt.</w:t>
      </w:r>
    </w:p>
    <w:p w14:paraId="1644561C" w14:textId="77777777" w:rsidR="00A11BC4" w:rsidRPr="00E96294" w:rsidRDefault="00971241" w:rsidP="003657E7">
      <w:pPr>
        <w:numPr>
          <w:ilvl w:val="0"/>
          <w:numId w:val="47"/>
        </w:numPr>
        <w:spacing w:before="100" w:beforeAutospacing="1" w:after="100" w:afterAutospacing="1"/>
        <w:jc w:val="left"/>
      </w:pPr>
      <w:r w:rsidRPr="00E96294">
        <w:t xml:space="preserve">De afspraak dat een </w:t>
      </w:r>
      <w:proofErr w:type="spellStart"/>
      <w:r w:rsidRPr="00E96294">
        <w:t>identifier</w:t>
      </w:r>
      <w:proofErr w:type="spellEnd"/>
      <w:r w:rsidRPr="00E96294">
        <w:t xml:space="preserve"> binnen een GML document ook gebruikt </w:t>
      </w:r>
      <w:r w:rsidR="003F6856" w:rsidRPr="00E96294">
        <w:t xml:space="preserve">wordt </w:t>
      </w:r>
      <w:r w:rsidRPr="00E96294">
        <w:t>om een </w:t>
      </w:r>
      <w:proofErr w:type="spellStart"/>
      <w:r w:rsidRPr="00E96294">
        <w:t>gml:</w:t>
      </w:r>
      <w:r w:rsidR="00F27960">
        <w:t>id</w:t>
      </w:r>
      <w:proofErr w:type="spellEnd"/>
      <w:r w:rsidR="00F27960">
        <w:t xml:space="preserve"> te construeren </w:t>
      </w:r>
      <w:r w:rsidR="00E96294" w:rsidRPr="00E96294">
        <w:t>legt extra</w:t>
      </w:r>
      <w:r w:rsidRPr="00E96294">
        <w:t xml:space="preserve"> beperkingen op aan de </w:t>
      </w:r>
      <w:proofErr w:type="spellStart"/>
      <w:r w:rsidRPr="00E96294">
        <w:t>identifier</w:t>
      </w:r>
      <w:proofErr w:type="spellEnd"/>
      <w:r w:rsidRPr="00E96294">
        <w:t>. Deze worden echter al afgevangen door de NEN3610 beperkingen.</w:t>
      </w:r>
    </w:p>
    <w:p w14:paraId="56A82B97" w14:textId="77777777" w:rsidR="00F27960" w:rsidRPr="00F27960" w:rsidRDefault="00F27960" w:rsidP="00F27960">
      <w:pPr>
        <w:rPr>
          <w:rFonts w:ascii="Calibri" w:hAnsi="Calibri"/>
          <w:sz w:val="22"/>
          <w:szCs w:val="22"/>
        </w:rPr>
      </w:pPr>
      <w:r>
        <w:t xml:space="preserve">In NEN3610 en INSPIRE kunnen </w:t>
      </w:r>
      <w:proofErr w:type="spellStart"/>
      <w:r>
        <w:t>identifiers</w:t>
      </w:r>
      <w:proofErr w:type="spellEnd"/>
      <w:r>
        <w:t xml:space="preserve"> ook nog voorzien zijn van een versienummer van een object. Deze versies zijn van belang als er verschillende (historische) versies van eenzelfde object onderscheiden moeten worden. Omdat voor </w:t>
      </w:r>
      <w:r w:rsidRPr="00F27960">
        <w:t>utiliteitsnetgegevens in</w:t>
      </w:r>
      <w:r>
        <w:t xml:space="preserve"> IMKL alleen de huidige situatie wordt beschreven zijn er geen verschillende versies van hetzelfde object in omloop. Daarom wordt </w:t>
      </w:r>
      <w:r w:rsidRPr="00F27960">
        <w:t>hiervoor</w:t>
      </w:r>
      <w:r>
        <w:t xml:space="preserve"> in IMKL het versie attribuut niet gebruikt.</w:t>
      </w:r>
      <w:r w:rsidRPr="00F27960">
        <w:t xml:space="preserve"> Voor versies van een </w:t>
      </w:r>
      <w:proofErr w:type="spellStart"/>
      <w:r w:rsidRPr="00F27960">
        <w:t>GebiedsinformatieLevering</w:t>
      </w:r>
      <w:proofErr w:type="spellEnd"/>
      <w:r w:rsidRPr="00F27960">
        <w:t xml:space="preserve"> of een Belang kunnen door het KLIC wel versienummers worden gebruikt.</w:t>
      </w:r>
    </w:p>
    <w:p w14:paraId="0C9D1B45" w14:textId="77777777" w:rsidR="006E60B5" w:rsidRDefault="006E60B5" w:rsidP="00F9768C">
      <w:pPr>
        <w:rPr>
          <w:sz w:val="17"/>
          <w:szCs w:val="17"/>
        </w:rPr>
      </w:pPr>
    </w:p>
    <w:p w14:paraId="022BF0A0" w14:textId="77777777" w:rsidR="00EE7BB1" w:rsidRDefault="00A26E72">
      <w:pPr>
        <w:pStyle w:val="subparagraaftitel"/>
      </w:pPr>
      <w:bookmarkStart w:id="616" w:name="_Toc434874148"/>
      <w:bookmarkStart w:id="617" w:name="_Toc434874217"/>
      <w:bookmarkStart w:id="618" w:name="_Toc434874300"/>
      <w:bookmarkStart w:id="619" w:name="_Toc434874368"/>
      <w:bookmarkStart w:id="620" w:name="_Toc434874645"/>
      <w:bookmarkStart w:id="621" w:name="_Toc434933278"/>
      <w:bookmarkStart w:id="622" w:name="_Toc434940515"/>
      <w:bookmarkStart w:id="623" w:name="_Toc434941832"/>
      <w:bookmarkStart w:id="624" w:name="_Toc434943373"/>
      <w:bookmarkStart w:id="625" w:name="_Toc434943804"/>
      <w:bookmarkStart w:id="626" w:name="_Toc434956128"/>
      <w:bookmarkStart w:id="627" w:name="_Toc410654851"/>
      <w:bookmarkStart w:id="628" w:name="_Toc410654938"/>
      <w:bookmarkStart w:id="629" w:name="_Toc410655437"/>
      <w:bookmarkStart w:id="630" w:name="_Toc410656769"/>
      <w:bookmarkStart w:id="631" w:name="_Toc410900193"/>
      <w:bookmarkStart w:id="632" w:name="_Toc410900282"/>
      <w:bookmarkStart w:id="633" w:name="_Toc410654852"/>
      <w:bookmarkStart w:id="634" w:name="_Toc410654939"/>
      <w:bookmarkStart w:id="635" w:name="_Toc410655438"/>
      <w:bookmarkStart w:id="636" w:name="_Toc410656770"/>
      <w:bookmarkStart w:id="637" w:name="_Toc410900194"/>
      <w:bookmarkStart w:id="638" w:name="_Toc410900283"/>
      <w:bookmarkStart w:id="639" w:name="_Toc410654853"/>
      <w:bookmarkStart w:id="640" w:name="_Toc410654940"/>
      <w:bookmarkStart w:id="641" w:name="_Toc410655439"/>
      <w:bookmarkStart w:id="642" w:name="_Toc410656771"/>
      <w:bookmarkStart w:id="643" w:name="_Toc410900195"/>
      <w:bookmarkStart w:id="644" w:name="_Toc410900284"/>
      <w:bookmarkStart w:id="645" w:name="_Toc410654854"/>
      <w:bookmarkStart w:id="646" w:name="_Toc410654941"/>
      <w:bookmarkStart w:id="647" w:name="_Toc410655440"/>
      <w:bookmarkStart w:id="648" w:name="_Toc410656772"/>
      <w:bookmarkStart w:id="649" w:name="_Toc410900196"/>
      <w:bookmarkStart w:id="650" w:name="_Toc410900285"/>
      <w:bookmarkStart w:id="651" w:name="_Toc410654855"/>
      <w:bookmarkStart w:id="652" w:name="_Toc410654942"/>
      <w:bookmarkStart w:id="653" w:name="_Toc410655441"/>
      <w:bookmarkStart w:id="654" w:name="_Toc410656773"/>
      <w:bookmarkStart w:id="655" w:name="_Toc410900197"/>
      <w:bookmarkStart w:id="656" w:name="_Toc410900286"/>
      <w:bookmarkStart w:id="657" w:name="_Toc410654856"/>
      <w:bookmarkStart w:id="658" w:name="_Toc410654943"/>
      <w:bookmarkStart w:id="659" w:name="_Toc410655442"/>
      <w:bookmarkStart w:id="660" w:name="_Toc410656774"/>
      <w:bookmarkStart w:id="661" w:name="_Toc410900198"/>
      <w:bookmarkStart w:id="662" w:name="_Toc410900287"/>
      <w:bookmarkStart w:id="663" w:name="_Toc410654857"/>
      <w:bookmarkStart w:id="664" w:name="_Toc410654944"/>
      <w:bookmarkStart w:id="665" w:name="_Toc410655443"/>
      <w:bookmarkStart w:id="666" w:name="_Toc410656775"/>
      <w:bookmarkStart w:id="667" w:name="_Toc410900199"/>
      <w:bookmarkStart w:id="668" w:name="_Toc410900288"/>
      <w:bookmarkStart w:id="669" w:name="_Toc410654858"/>
      <w:bookmarkStart w:id="670" w:name="_Toc410654945"/>
      <w:bookmarkStart w:id="671" w:name="_Toc410655444"/>
      <w:bookmarkStart w:id="672" w:name="_Toc410656776"/>
      <w:bookmarkStart w:id="673" w:name="_Toc410900200"/>
      <w:bookmarkStart w:id="674" w:name="_Toc410900289"/>
      <w:bookmarkStart w:id="675" w:name="_Toc410654859"/>
      <w:bookmarkStart w:id="676" w:name="_Toc410654946"/>
      <w:bookmarkStart w:id="677" w:name="_Toc410655445"/>
      <w:bookmarkStart w:id="678" w:name="_Toc410656777"/>
      <w:bookmarkStart w:id="679" w:name="_Toc410900201"/>
      <w:bookmarkStart w:id="680" w:name="_Toc410900290"/>
      <w:bookmarkStart w:id="681" w:name="_Toc410654860"/>
      <w:bookmarkStart w:id="682" w:name="_Toc410654947"/>
      <w:bookmarkStart w:id="683" w:name="_Toc410655446"/>
      <w:bookmarkStart w:id="684" w:name="_Toc410656778"/>
      <w:bookmarkStart w:id="685" w:name="_Toc410900202"/>
      <w:bookmarkStart w:id="686" w:name="_Toc410900291"/>
      <w:bookmarkStart w:id="687" w:name="_Toc410654861"/>
      <w:bookmarkStart w:id="688" w:name="_Toc410654948"/>
      <w:bookmarkStart w:id="689" w:name="_Toc410655447"/>
      <w:bookmarkStart w:id="690" w:name="_Toc410656779"/>
      <w:bookmarkStart w:id="691" w:name="_Toc410900203"/>
      <w:bookmarkStart w:id="692" w:name="_Toc410900292"/>
      <w:bookmarkStart w:id="693" w:name="_Toc410654862"/>
      <w:bookmarkStart w:id="694" w:name="_Toc410654949"/>
      <w:bookmarkStart w:id="695" w:name="_Toc410655448"/>
      <w:bookmarkStart w:id="696" w:name="_Toc410656780"/>
      <w:bookmarkStart w:id="697" w:name="_Toc410900204"/>
      <w:bookmarkStart w:id="698" w:name="_Toc410900293"/>
      <w:bookmarkStart w:id="699" w:name="_Toc410654863"/>
      <w:bookmarkStart w:id="700" w:name="_Toc410654950"/>
      <w:bookmarkStart w:id="701" w:name="_Toc410655449"/>
      <w:bookmarkStart w:id="702" w:name="_Toc410656781"/>
      <w:bookmarkStart w:id="703" w:name="_Toc410900205"/>
      <w:bookmarkStart w:id="704" w:name="_Toc410900294"/>
      <w:bookmarkStart w:id="705" w:name="_Toc410654864"/>
      <w:bookmarkStart w:id="706" w:name="_Toc410654951"/>
      <w:bookmarkStart w:id="707" w:name="_Toc410655450"/>
      <w:bookmarkStart w:id="708" w:name="_Toc410656782"/>
      <w:bookmarkStart w:id="709" w:name="_Toc410900206"/>
      <w:bookmarkStart w:id="710" w:name="_Toc410900295"/>
      <w:bookmarkStart w:id="711" w:name="_Toc410654865"/>
      <w:bookmarkStart w:id="712" w:name="_Toc410654952"/>
      <w:bookmarkStart w:id="713" w:name="_Toc410655451"/>
      <w:bookmarkStart w:id="714" w:name="_Toc410656783"/>
      <w:bookmarkStart w:id="715" w:name="_Toc410900207"/>
      <w:bookmarkStart w:id="716" w:name="_Toc410900296"/>
      <w:bookmarkStart w:id="717" w:name="_Toc410654866"/>
      <w:bookmarkStart w:id="718" w:name="_Toc410654953"/>
      <w:bookmarkStart w:id="719" w:name="_Toc410655452"/>
      <w:bookmarkStart w:id="720" w:name="_Toc410656784"/>
      <w:bookmarkStart w:id="721" w:name="_Toc410900208"/>
      <w:bookmarkStart w:id="722" w:name="_Toc410900297"/>
      <w:bookmarkStart w:id="723" w:name="_Toc410654867"/>
      <w:bookmarkStart w:id="724" w:name="_Toc410654954"/>
      <w:bookmarkStart w:id="725" w:name="_Toc410655453"/>
      <w:bookmarkStart w:id="726" w:name="_Toc410656785"/>
      <w:bookmarkStart w:id="727" w:name="_Toc410900209"/>
      <w:bookmarkStart w:id="728" w:name="_Toc410900298"/>
      <w:bookmarkStart w:id="729" w:name="_Toc410654868"/>
      <w:bookmarkStart w:id="730" w:name="_Toc410654955"/>
      <w:bookmarkStart w:id="731" w:name="_Toc410655454"/>
      <w:bookmarkStart w:id="732" w:name="_Toc410656786"/>
      <w:bookmarkStart w:id="733" w:name="_Toc410900210"/>
      <w:bookmarkStart w:id="734" w:name="_Toc410900299"/>
      <w:bookmarkStart w:id="735" w:name="_Toc410654869"/>
      <w:bookmarkStart w:id="736" w:name="_Toc410654956"/>
      <w:bookmarkStart w:id="737" w:name="_Toc410655455"/>
      <w:bookmarkStart w:id="738" w:name="_Toc410656787"/>
      <w:bookmarkStart w:id="739" w:name="_Toc410900211"/>
      <w:bookmarkStart w:id="740" w:name="_Toc410900300"/>
      <w:bookmarkStart w:id="741" w:name="_Toc406679708"/>
      <w:bookmarkStart w:id="742" w:name="_Toc406684190"/>
      <w:bookmarkStart w:id="743" w:name="_Toc410654870"/>
      <w:bookmarkStart w:id="744" w:name="_Toc410654957"/>
      <w:bookmarkStart w:id="745" w:name="_Toc410655456"/>
      <w:bookmarkStart w:id="746" w:name="_Toc410656788"/>
      <w:bookmarkStart w:id="747" w:name="_Toc410900212"/>
      <w:bookmarkStart w:id="748" w:name="_Toc410900301"/>
      <w:bookmarkStart w:id="749" w:name="_Toc45195657"/>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r>
        <w:lastRenderedPageBreak/>
        <w:t>Tijd representatie</w:t>
      </w:r>
      <w:r w:rsidR="00F9768C">
        <w:t xml:space="preserve"> en temporeel model.</w:t>
      </w:r>
      <w:bookmarkEnd w:id="749"/>
    </w:p>
    <w:p w14:paraId="6ABAD355" w14:textId="16C9AC01" w:rsidR="00F9768C" w:rsidRDefault="00793B0B" w:rsidP="00A26E72">
      <w:r>
        <w:t>IMKL</w:t>
      </w:r>
      <w:r w:rsidR="00613D81" w:rsidRPr="00613D81">
        <w:t xml:space="preserve"> hanteert de ISO 8601 norm voor het beschrijven van tijdsaspecten.</w:t>
      </w:r>
    </w:p>
    <w:p w14:paraId="1C4A6057" w14:textId="54232727" w:rsidR="00F9768C" w:rsidRDefault="00F9768C" w:rsidP="00F9768C">
      <w:r>
        <w:t xml:space="preserve">Binnen het informatiemodel IMKL </w:t>
      </w:r>
      <w:del w:id="750" w:author="Paul Janssen" w:date="2020-06-16T12:08:00Z">
        <w:r w:rsidDel="009E2D2D">
          <w:delText xml:space="preserve">2015 </w:delText>
        </w:r>
      </w:del>
      <w:r>
        <w:t>zijn twee tijdsdimensies gemodelleerd, deze worden in de volgende twee paragrafen beschreven.</w:t>
      </w:r>
    </w:p>
    <w:p w14:paraId="6C5EA8C5" w14:textId="77777777" w:rsidR="00F9768C" w:rsidRDefault="00F9768C" w:rsidP="00F9768C">
      <w:r>
        <w:br/>
      </w:r>
      <w:r w:rsidR="00971241" w:rsidRPr="003657E7">
        <w:rPr>
          <w:b/>
          <w:bCs/>
        </w:rPr>
        <w:t>Temporele kenmerken in de werkelijkheid.</w:t>
      </w:r>
    </w:p>
    <w:p w14:paraId="067D6C21" w14:textId="74C09AFF" w:rsidR="00F9768C" w:rsidRDefault="00F9768C" w:rsidP="00F9768C">
      <w:r>
        <w:t xml:space="preserve">In </w:t>
      </w:r>
      <w:r w:rsidR="00793B0B">
        <w:t>IMKL</w:t>
      </w:r>
      <w:r>
        <w:t xml:space="preserve"> worden de temporele attributen ‘</w:t>
      </w:r>
      <w:proofErr w:type="spellStart"/>
      <w:r>
        <w:t>validFrom</w:t>
      </w:r>
      <w:proofErr w:type="spellEnd"/>
      <w:r>
        <w:t>’ en ‘</w:t>
      </w:r>
      <w:proofErr w:type="spellStart"/>
      <w:r>
        <w:t>validTo</w:t>
      </w:r>
      <w:proofErr w:type="spellEnd"/>
      <w:r>
        <w:t>’ van een object gebruikt om de aanwezigheid van een object in de werkelijkheid te beschrijven. Deze attributen worden gedefinieerd in INSPIRE. In de context van IMKL hebben ze de volgende betekenis: </w:t>
      </w:r>
    </w:p>
    <w:p w14:paraId="14A9EA75" w14:textId="77777777" w:rsidR="00A11BC4" w:rsidRDefault="00F9768C">
      <w:pPr>
        <w:pStyle w:val="Lijstalinea"/>
        <w:numPr>
          <w:ilvl w:val="0"/>
          <w:numId w:val="31"/>
        </w:numPr>
        <w:spacing w:before="100" w:beforeAutospacing="1" w:after="100" w:afterAutospacing="1"/>
        <w:jc w:val="left"/>
        <w:rPr>
          <w:rFonts w:eastAsiaTheme="minorHAnsi"/>
        </w:rPr>
      </w:pPr>
      <w:r>
        <w:t>'</w:t>
      </w:r>
      <w:proofErr w:type="spellStart"/>
      <w:r>
        <w:t>validFrom</w:t>
      </w:r>
      <w:proofErr w:type="spellEnd"/>
      <w:r>
        <w:t>' beschrijft het tijdstip waarop het object in de werkelijkheid voor het eerst aanwezig is, en dus van belang is voor het voorkomen van graafschade. Geplande objecten kunnen een '</w:t>
      </w:r>
      <w:proofErr w:type="spellStart"/>
      <w:r>
        <w:t>validFrom</w:t>
      </w:r>
      <w:proofErr w:type="spellEnd"/>
      <w:r>
        <w:t>' tijdstip hebben dat in de toekomst ligt. Het attribuut '</w:t>
      </w:r>
      <w:proofErr w:type="spellStart"/>
      <w:r>
        <w:t>validFrom</w:t>
      </w:r>
      <w:proofErr w:type="spellEnd"/>
      <w:r>
        <w:t>' is verplicht. Wanneer van een object niet bekend is wanneer het is aangelegd voldoet een tijdstip waarop geconstateerd is dat het object er is.</w:t>
      </w:r>
    </w:p>
    <w:p w14:paraId="55945462" w14:textId="77777777" w:rsidR="00A11BC4" w:rsidRDefault="00A11BC4">
      <w:pPr>
        <w:pStyle w:val="Lijstalinea"/>
        <w:spacing w:before="100" w:beforeAutospacing="1" w:after="100" w:afterAutospacing="1"/>
        <w:jc w:val="left"/>
        <w:rPr>
          <w:rFonts w:eastAsiaTheme="minorHAnsi"/>
        </w:rPr>
      </w:pPr>
    </w:p>
    <w:p w14:paraId="36761130" w14:textId="77777777" w:rsidR="00A11BC4" w:rsidRDefault="00F9768C">
      <w:pPr>
        <w:pStyle w:val="Lijstalinea"/>
        <w:numPr>
          <w:ilvl w:val="0"/>
          <w:numId w:val="31"/>
        </w:numPr>
        <w:spacing w:before="100" w:beforeAutospacing="1" w:after="100" w:afterAutospacing="1"/>
        <w:jc w:val="left"/>
      </w:pPr>
      <w:r>
        <w:t>‘</w:t>
      </w:r>
      <w:proofErr w:type="spellStart"/>
      <w:r>
        <w:t>validTo</w:t>
      </w:r>
      <w:proofErr w:type="spellEnd"/>
      <w:r>
        <w:t>’ beschrijft het tijdstip vanaf wanneer het object niet meer in de werkelijkheid voorkomt. Dit attribuut is optioneel; wanneer het niet is ingevuld betekent dit dat er vooralsnog geen tijdstip bekend is waarop de geldigheid van dit object eindigt.</w:t>
      </w:r>
    </w:p>
    <w:p w14:paraId="6A7E3341" w14:textId="77777777" w:rsidR="00F9768C" w:rsidRDefault="00971241" w:rsidP="00F9768C">
      <w:r w:rsidRPr="003657E7">
        <w:rPr>
          <w:b/>
          <w:bCs/>
        </w:rPr>
        <w:t>Temporele kenmerken in de registratie.</w:t>
      </w:r>
    </w:p>
    <w:p w14:paraId="06813622" w14:textId="77777777" w:rsidR="00F9768C" w:rsidRDefault="00F9768C" w:rsidP="00F9768C">
      <w:r>
        <w:t>Naast het beschrijven van de levensduur van het object in de werkelijkheid zijn er ook attributen die beschrijven wanneer het object bekend is in de registratie: '</w:t>
      </w:r>
      <w:proofErr w:type="spellStart"/>
      <w:r>
        <w:t>beginLifespanVersion</w:t>
      </w:r>
      <w:proofErr w:type="spellEnd"/>
      <w:r>
        <w:t>' en '</w:t>
      </w:r>
      <w:proofErr w:type="spellStart"/>
      <w:r>
        <w:t>endLifespanVersion</w:t>
      </w:r>
      <w:proofErr w:type="spellEnd"/>
      <w:r>
        <w:t xml:space="preserve">' beschrijven de geldigheid van een versie van een object in de registratie. Omdat IMKL een doorgeefluik is van de registraties van de netbeheerders gaat het om de tijdstippen van registratie bij de netbeheerder. Volgens NEN3610 ontstaat er een nieuwe versie van een object wanneer de waarde van een attribuut van dat object wijzigt, dit betekent dat bij een wijziging van een attribuut een object een nieuwe versie ontstaat en dus </w:t>
      </w:r>
      <w:proofErr w:type="spellStart"/>
      <w:r>
        <w:t>beginLifespanVersion</w:t>
      </w:r>
      <w:proofErr w:type="spellEnd"/>
      <w:r>
        <w:t xml:space="preserve"> vernieuwd wordt. Omdat in IMKL alleen de huidige situatie wordt beschreven zal in alle gevallen het '</w:t>
      </w:r>
      <w:proofErr w:type="spellStart"/>
      <w:r>
        <w:t>endLifespanVersion</w:t>
      </w:r>
      <w:proofErr w:type="spellEnd"/>
      <w:r>
        <w:t>' van het object leeg zijn.</w:t>
      </w:r>
    </w:p>
    <w:p w14:paraId="260670F3" w14:textId="77777777" w:rsidR="00F9768C" w:rsidRDefault="00F9768C" w:rsidP="00F9768C"/>
    <w:p w14:paraId="6027CF66" w14:textId="77777777" w:rsidR="00F9768C" w:rsidRDefault="00971241" w:rsidP="00F9768C">
      <w:r w:rsidRPr="003657E7">
        <w:rPr>
          <w:b/>
          <w:bCs/>
        </w:rPr>
        <w:t>Voorbeelden</w:t>
      </w:r>
    </w:p>
    <w:p w14:paraId="724C73F0" w14:textId="77777777" w:rsidR="00F9768C" w:rsidRDefault="00F9768C" w:rsidP="00F9768C">
      <w:r>
        <w:t>Een aantal voorkomende gevallen wordt hier</w:t>
      </w:r>
      <w:r w:rsidR="008A21E1">
        <w:t>o</w:t>
      </w:r>
      <w:r>
        <w:t>nder met een voorbeeld uitgewerk</w:t>
      </w:r>
      <w:r w:rsidR="008A21E1">
        <w:t>t</w:t>
      </w:r>
      <w:r>
        <w:t>:</w:t>
      </w:r>
    </w:p>
    <w:p w14:paraId="7A08B000" w14:textId="77777777" w:rsidR="00A11BC4" w:rsidRDefault="00F9768C">
      <w:pPr>
        <w:numPr>
          <w:ilvl w:val="0"/>
          <w:numId w:val="43"/>
        </w:numPr>
        <w:spacing w:before="100" w:beforeAutospacing="1" w:after="100" w:afterAutospacing="1"/>
        <w:ind w:left="714" w:hanging="357"/>
        <w:jc w:val="left"/>
      </w:pPr>
      <w:r>
        <w:t>Op 2 september 2016 wordt een kabel gelegd. Dit wordt een dag later (3 september 2016) in de computer ingevoerd.</w:t>
      </w:r>
      <w:r>
        <w:br/>
        <w:t xml:space="preserve">{ </w:t>
      </w:r>
      <w:proofErr w:type="spellStart"/>
      <w:r>
        <w:t>validFrom</w:t>
      </w:r>
      <w:proofErr w:type="spellEnd"/>
      <w:r>
        <w:t xml:space="preserve">='2016-09-02' </w:t>
      </w:r>
      <w:proofErr w:type="spellStart"/>
      <w:r>
        <w:t>validTo</w:t>
      </w:r>
      <w:proofErr w:type="spellEnd"/>
      <w:r>
        <w:t>=  </w:t>
      </w:r>
      <w:proofErr w:type="spellStart"/>
      <w:r>
        <w:t>beginLifespanVersion</w:t>
      </w:r>
      <w:proofErr w:type="spellEnd"/>
      <w:r>
        <w:t>='2016-09-03'</w:t>
      </w:r>
      <w:r w:rsidR="008A21E1">
        <w:t>}</w:t>
      </w:r>
    </w:p>
    <w:p w14:paraId="3A54ECE8" w14:textId="77777777" w:rsidR="00A11BC4" w:rsidRDefault="00F9768C">
      <w:pPr>
        <w:numPr>
          <w:ilvl w:val="0"/>
          <w:numId w:val="43"/>
        </w:numPr>
        <w:spacing w:before="100" w:beforeAutospacing="1" w:after="100" w:afterAutospacing="1"/>
        <w:ind w:left="714" w:hanging="357"/>
        <w:jc w:val="left"/>
      </w:pPr>
      <w:r>
        <w:t>Op 31 december 2015 wordt de status van een kabel die er al sinds 5 april 1968 lag in '</w:t>
      </w:r>
      <w:proofErr w:type="spellStart"/>
      <w:r>
        <w:t>disused</w:t>
      </w:r>
      <w:proofErr w:type="spellEnd"/>
      <w:r>
        <w:t>' veranderd. Dit wordt op 3 januari 2016 ingevoerd.</w:t>
      </w:r>
      <w:r>
        <w:br/>
        <w:t xml:space="preserve">{ </w:t>
      </w:r>
      <w:proofErr w:type="spellStart"/>
      <w:r>
        <w:t>validFrom</w:t>
      </w:r>
      <w:proofErr w:type="spellEnd"/>
      <w:r>
        <w:t>='19</w:t>
      </w:r>
      <w:r w:rsidR="003657E7">
        <w:t>68</w:t>
      </w:r>
      <w:r>
        <w:t xml:space="preserve">-04-05' </w:t>
      </w:r>
      <w:proofErr w:type="spellStart"/>
      <w:r>
        <w:t>validTo</w:t>
      </w:r>
      <w:proofErr w:type="spellEnd"/>
      <w:r>
        <w:t>=  </w:t>
      </w:r>
      <w:proofErr w:type="spellStart"/>
      <w:r>
        <w:t>beginLifespanVersion</w:t>
      </w:r>
      <w:proofErr w:type="spellEnd"/>
      <w:r>
        <w:t xml:space="preserve">='2016-01-03 </w:t>
      </w:r>
      <w:proofErr w:type="spellStart"/>
      <w:r>
        <w:t>currentStatus</w:t>
      </w:r>
      <w:proofErr w:type="spellEnd"/>
      <w:r>
        <w:t>='</w:t>
      </w:r>
      <w:proofErr w:type="spellStart"/>
      <w:r>
        <w:t>disused</w:t>
      </w:r>
      <w:proofErr w:type="spellEnd"/>
      <w:r>
        <w:t>'}</w:t>
      </w:r>
    </w:p>
    <w:p w14:paraId="67115253" w14:textId="77777777" w:rsidR="00A11BC4" w:rsidRDefault="00F9768C">
      <w:pPr>
        <w:numPr>
          <w:ilvl w:val="0"/>
          <w:numId w:val="43"/>
        </w:numPr>
        <w:spacing w:before="100" w:beforeAutospacing="1" w:after="100" w:afterAutospacing="1"/>
        <w:ind w:left="714" w:hanging="357"/>
        <w:jc w:val="left"/>
      </w:pPr>
      <w:r>
        <w:t>Op 6 mei 2014 wordt besloten dat er op 1 juli 2014 een leiding in de grond gelegd wordt.</w:t>
      </w:r>
      <w:r>
        <w:br/>
        <w:t xml:space="preserve">{ </w:t>
      </w:r>
      <w:proofErr w:type="spellStart"/>
      <w:r>
        <w:t>validFrom</w:t>
      </w:r>
      <w:proofErr w:type="spellEnd"/>
      <w:r>
        <w:t xml:space="preserve">='2014-07-01' </w:t>
      </w:r>
      <w:proofErr w:type="spellStart"/>
      <w:r>
        <w:t>validTo</w:t>
      </w:r>
      <w:proofErr w:type="spellEnd"/>
      <w:r>
        <w:t>=  </w:t>
      </w:r>
      <w:proofErr w:type="spellStart"/>
      <w:r>
        <w:t>beginLifespanVersion</w:t>
      </w:r>
      <w:proofErr w:type="spellEnd"/>
      <w:r>
        <w:t xml:space="preserve">='2014-05-06' </w:t>
      </w:r>
      <w:proofErr w:type="spellStart"/>
      <w:r>
        <w:t>currentStatus</w:t>
      </w:r>
      <w:proofErr w:type="spellEnd"/>
      <w:r>
        <w:t>='</w:t>
      </w:r>
      <w:proofErr w:type="spellStart"/>
      <w:r>
        <w:t>projected</w:t>
      </w:r>
      <w:proofErr w:type="spellEnd"/>
      <w:r>
        <w:t>'}</w:t>
      </w:r>
    </w:p>
    <w:p w14:paraId="1E903663" w14:textId="77777777" w:rsidR="00A11BC4" w:rsidRDefault="00F9768C">
      <w:pPr>
        <w:numPr>
          <w:ilvl w:val="0"/>
          <w:numId w:val="43"/>
        </w:numPr>
        <w:spacing w:before="100" w:beforeAutospacing="1" w:after="100" w:afterAutospacing="1"/>
        <w:ind w:left="714" w:hanging="357"/>
        <w:jc w:val="left"/>
      </w:pPr>
      <w:r>
        <w:t>Op 15 december 2013 wordt besloten dat op 21 december 2013 een kabel die er sinds 2 juni 2006 lag uit de grond gehaald zal worden.</w:t>
      </w:r>
      <w:r>
        <w:br/>
        <w:t xml:space="preserve">{ </w:t>
      </w:r>
      <w:proofErr w:type="spellStart"/>
      <w:r>
        <w:t>validFrom</w:t>
      </w:r>
      <w:proofErr w:type="spellEnd"/>
      <w:r>
        <w:t xml:space="preserve">='2006-06-02' </w:t>
      </w:r>
      <w:proofErr w:type="spellStart"/>
      <w:r>
        <w:t>validTo</w:t>
      </w:r>
      <w:proofErr w:type="spellEnd"/>
      <w:r>
        <w:t xml:space="preserve">='2013-12-21' </w:t>
      </w:r>
      <w:proofErr w:type="spellStart"/>
      <w:r>
        <w:t>beginLifespanVersion</w:t>
      </w:r>
      <w:proofErr w:type="spellEnd"/>
      <w:r>
        <w:t>='2014-12-15'}</w:t>
      </w:r>
    </w:p>
    <w:p w14:paraId="1D832D96" w14:textId="77777777" w:rsidR="004E51D4" w:rsidRDefault="00F9768C" w:rsidP="00F9768C">
      <w:r>
        <w:t>Merk op dat het met de huidige modellering niet mogelijk is een geplande statuswijziging uit wisselen. Dit komt omdat er van ieder object slechts 1 versie wordt uitgewisseld en bij een geplande wijziging is er sprake van twee versies: de huidige en de gepland. Geplande aanleg en verwijdering kunnen wel uitgewisseld worden omdat er dan slecht</w:t>
      </w:r>
      <w:r w:rsidR="008A21E1">
        <w:t>s</w:t>
      </w:r>
      <w:r>
        <w:t xml:space="preserve"> 1 versie hoeft te worden uitgewisseld.</w:t>
      </w:r>
    </w:p>
    <w:p w14:paraId="4C78A11E" w14:textId="77777777" w:rsidR="00BF79C2" w:rsidRDefault="00BF79C2">
      <w:pPr>
        <w:spacing w:line="240" w:lineRule="auto"/>
        <w:jc w:val="left"/>
      </w:pPr>
    </w:p>
    <w:p w14:paraId="4AC9DCA1" w14:textId="77777777" w:rsidR="00352E17" w:rsidRDefault="00352E17">
      <w:pPr>
        <w:spacing w:line="240" w:lineRule="auto"/>
        <w:jc w:val="left"/>
      </w:pPr>
      <w:r>
        <w:br w:type="page"/>
      </w:r>
    </w:p>
    <w:p w14:paraId="3D21F96F" w14:textId="77777777" w:rsidR="00DC3A2E" w:rsidRDefault="00DC3A2E" w:rsidP="000E3C4F">
      <w:pPr>
        <w:jc w:val="left"/>
      </w:pPr>
    </w:p>
    <w:p w14:paraId="59D885E9" w14:textId="590A199C" w:rsidR="00DC3A2E" w:rsidRDefault="00BE4C6E" w:rsidP="000E3C4F">
      <w:pPr>
        <w:pStyle w:val="Paragraaftitel"/>
      </w:pPr>
      <w:bookmarkStart w:id="751" w:name="_Toc45195658"/>
      <w:r>
        <w:t>Andere</w:t>
      </w:r>
      <w:r w:rsidR="00DC3A2E">
        <w:t xml:space="preserve"> toepassingen van </w:t>
      </w:r>
      <w:r w:rsidR="00793B0B">
        <w:t>IMKL</w:t>
      </w:r>
      <w:r w:rsidR="00DC3A2E">
        <w:t>.</w:t>
      </w:r>
      <w:bookmarkEnd w:id="751"/>
    </w:p>
    <w:p w14:paraId="62962DD5" w14:textId="77777777" w:rsidR="00B62645" w:rsidRDefault="00B62645" w:rsidP="000E3C4F">
      <w:pPr>
        <w:spacing w:line="240" w:lineRule="atLeast"/>
        <w:jc w:val="left"/>
      </w:pPr>
    </w:p>
    <w:p w14:paraId="36693DB0" w14:textId="2A7DA7CC" w:rsidR="00B62645" w:rsidRPr="000E3C4F" w:rsidRDefault="00793B0B" w:rsidP="000E3C4F">
      <w:pPr>
        <w:spacing w:line="240" w:lineRule="atLeast"/>
      </w:pPr>
      <w:r>
        <w:t>IMKL</w:t>
      </w:r>
      <w:r w:rsidR="00B62645" w:rsidRPr="000E3C4F">
        <w:t xml:space="preserve"> beschrijft het totaal aan informatie die voorziet in een aantal dataleveringsprocessen. Naast </w:t>
      </w:r>
      <w:del w:id="752" w:author="Paul Janssen" w:date="2020-05-25T12:00:00Z">
        <w:r w:rsidR="00B62645" w:rsidRPr="000E3C4F" w:rsidDel="00AC0EB5">
          <w:delText>WION</w:delText>
        </w:r>
      </w:del>
      <w:ins w:id="753" w:author="Paul Janssen" w:date="2020-05-25T12:00:00Z">
        <w:r w:rsidR="00AC0EB5">
          <w:t>WIBON</w:t>
        </w:r>
      </w:ins>
      <w:r w:rsidR="00B62645" w:rsidRPr="000E3C4F">
        <w:t xml:space="preserve"> en  INSPIRE </w:t>
      </w:r>
      <w:proofErr w:type="spellStart"/>
      <w:r w:rsidR="00B62645" w:rsidRPr="000E3C4F">
        <w:t>utilities</w:t>
      </w:r>
      <w:proofErr w:type="spellEnd"/>
      <w:r w:rsidR="00B62645" w:rsidRPr="000E3C4F">
        <w:t xml:space="preserve"> zijn dat</w:t>
      </w:r>
      <w:del w:id="754" w:author="Paul Janssen" w:date="2020-06-08T18:02:00Z">
        <w:r w:rsidR="00B62645" w:rsidRPr="000E3C4F" w:rsidDel="00391601">
          <w:delText xml:space="preserve"> </w:delText>
        </w:r>
        <w:r w:rsidR="00BE4C6E" w:rsidRPr="000E3C4F" w:rsidDel="00391601">
          <w:delText xml:space="preserve">de </w:delText>
        </w:r>
        <w:r w:rsidR="00B62645" w:rsidRPr="000E3C4F" w:rsidDel="00391601">
          <w:delText>EC61 EU richtlijn</w:delText>
        </w:r>
        <w:r w:rsidR="00BE4C6E" w:rsidRPr="000E3C4F" w:rsidDel="00391601">
          <w:delText xml:space="preserve"> voor kostenreductie aanleg breedband internet</w:delText>
        </w:r>
        <w:r w:rsidR="00B62645" w:rsidRPr="000E3C4F" w:rsidDel="00391601">
          <w:delText>,</w:delText>
        </w:r>
      </w:del>
      <w:r w:rsidR="00B62645" w:rsidRPr="000E3C4F">
        <w:t xml:space="preserve"> Buisleidingen gevaarlijke inhoud (Risicoregister gevaarlijke stoffen) en Topografie Stedelijk Water</w:t>
      </w:r>
      <w:r w:rsidR="00BE4C6E" w:rsidRPr="000E3C4F">
        <w:t>.</w:t>
      </w:r>
    </w:p>
    <w:p w14:paraId="7E7065B2" w14:textId="77777777" w:rsidR="00B62645" w:rsidRPr="000E3C4F" w:rsidRDefault="00B62645" w:rsidP="000E3C4F">
      <w:pPr>
        <w:spacing w:line="240" w:lineRule="atLeast"/>
      </w:pPr>
    </w:p>
    <w:p w14:paraId="38FA58EC" w14:textId="6FB7CD0E" w:rsidR="00BE4C6E" w:rsidDel="00076119" w:rsidRDefault="00BE4C6E" w:rsidP="000E3C4F">
      <w:pPr>
        <w:rPr>
          <w:del w:id="755" w:author="Paul Janssen" w:date="2020-05-25T12:19:00Z"/>
        </w:rPr>
      </w:pPr>
      <w:r w:rsidRPr="000E3C4F">
        <w:t xml:space="preserve">Bij de ontwikkeling van </w:t>
      </w:r>
      <w:r w:rsidR="00793B0B">
        <w:t>IMKL</w:t>
      </w:r>
      <w:r w:rsidRPr="000E3C4F">
        <w:t xml:space="preserve"> is er afstemming geweest met deze drie toepassingen en zijn resultaten daarvan in aparte profielen opgenomen. De volgende paragrafen beschrijven die profielen.</w:t>
      </w:r>
    </w:p>
    <w:p w14:paraId="79429415" w14:textId="77777777" w:rsidR="00076119" w:rsidRDefault="00076119">
      <w:pPr>
        <w:rPr>
          <w:ins w:id="756" w:author="Paul Janssen" w:date="2020-05-25T12:20:00Z"/>
        </w:rPr>
      </w:pPr>
    </w:p>
    <w:p w14:paraId="773227ED" w14:textId="6FD6B85A" w:rsidR="00B62645" w:rsidDel="00076119" w:rsidRDefault="00B62645">
      <w:pPr>
        <w:spacing w:line="240" w:lineRule="atLeast"/>
        <w:rPr>
          <w:del w:id="757" w:author="Paul Janssen" w:date="2020-05-25T12:19:00Z"/>
        </w:rPr>
        <w:pPrChange w:id="758" w:author="Paul Janssen" w:date="2020-05-25T12:19:00Z">
          <w:pPr>
            <w:spacing w:line="240" w:lineRule="atLeast"/>
            <w:jc w:val="left"/>
          </w:pPr>
        </w:pPrChange>
      </w:pPr>
    </w:p>
    <w:p w14:paraId="5A32B944" w14:textId="6E5C8E94" w:rsidR="00B62645" w:rsidDel="00076119" w:rsidRDefault="00B62645" w:rsidP="00B62645">
      <w:pPr>
        <w:spacing w:line="240" w:lineRule="atLeast"/>
        <w:jc w:val="left"/>
        <w:rPr>
          <w:del w:id="759" w:author="Paul Janssen" w:date="2020-05-25T12:19:00Z"/>
        </w:rPr>
      </w:pPr>
    </w:p>
    <w:p w14:paraId="66FA3D71" w14:textId="5E6F0CC7" w:rsidR="00B62645" w:rsidDel="00076119" w:rsidRDefault="00B62645" w:rsidP="000E3C4F">
      <w:pPr>
        <w:spacing w:line="240" w:lineRule="atLeast"/>
        <w:jc w:val="left"/>
        <w:rPr>
          <w:del w:id="760" w:author="Paul Janssen" w:date="2020-05-25T12:19:00Z"/>
        </w:rPr>
      </w:pPr>
    </w:p>
    <w:p w14:paraId="29140CCA" w14:textId="654A0A74" w:rsidR="00DC3A2E" w:rsidRPr="00DC3A2E" w:rsidDel="00076119" w:rsidRDefault="00DC3A2E">
      <w:pPr>
        <w:rPr>
          <w:del w:id="761" w:author="Paul Janssen" w:date="2020-05-25T12:19:00Z"/>
        </w:rPr>
      </w:pPr>
    </w:p>
    <w:p w14:paraId="013B7B13" w14:textId="647FEE03" w:rsidR="00DC3A2E" w:rsidRPr="00DC3A2E" w:rsidDel="00076119" w:rsidRDefault="00DC3A2E">
      <w:pPr>
        <w:rPr>
          <w:del w:id="762" w:author="Paul Janssen" w:date="2020-05-25T12:19:00Z"/>
        </w:rPr>
      </w:pPr>
    </w:p>
    <w:p w14:paraId="61ED4BA3" w14:textId="1ADADC2F" w:rsidR="00DC3A2E" w:rsidRPr="00DC3A2E" w:rsidDel="00076119" w:rsidRDefault="00DC3A2E">
      <w:pPr>
        <w:rPr>
          <w:del w:id="763" w:author="Paul Janssen" w:date="2020-05-25T12:19:00Z"/>
        </w:rPr>
      </w:pPr>
    </w:p>
    <w:p w14:paraId="677B8DD8" w14:textId="593DAA8C" w:rsidR="00DC3A2E" w:rsidDel="00076119" w:rsidRDefault="00DC3A2E" w:rsidP="00DC3A2E">
      <w:pPr>
        <w:rPr>
          <w:del w:id="764" w:author="Paul Janssen" w:date="2020-05-25T12:19:00Z"/>
        </w:rPr>
      </w:pPr>
    </w:p>
    <w:p w14:paraId="09FD96C7" w14:textId="2DC4B4E5" w:rsidR="00DC3A2E" w:rsidDel="00076119" w:rsidRDefault="00DC3A2E" w:rsidP="00DC3A2E">
      <w:pPr>
        <w:rPr>
          <w:del w:id="765" w:author="Paul Janssen" w:date="2020-05-25T12:19:00Z"/>
        </w:rPr>
      </w:pPr>
    </w:p>
    <w:p w14:paraId="608DF4B5" w14:textId="77777777" w:rsidR="00DC3A2E" w:rsidDel="00076119" w:rsidRDefault="00DC3A2E" w:rsidP="00DC3A2E">
      <w:pPr>
        <w:rPr>
          <w:del w:id="766" w:author="Paul Janssen" w:date="2020-05-25T12:19:00Z"/>
        </w:rPr>
      </w:pPr>
    </w:p>
    <w:p w14:paraId="40F1A83C" w14:textId="4C9448C0" w:rsidR="00D25D0C" w:rsidDel="00076119" w:rsidRDefault="00D25D0C">
      <w:pPr>
        <w:rPr>
          <w:del w:id="767" w:author="Paul Janssen" w:date="2020-05-25T12:20:00Z"/>
        </w:rPr>
        <w:sectPr w:rsidR="00D25D0C" w:rsidDel="00076119" w:rsidSect="000E3C4F">
          <w:pgSz w:w="11906" w:h="16838" w:code="9"/>
          <w:pgMar w:top="1417" w:right="1417" w:bottom="1417" w:left="1417" w:header="0" w:footer="57" w:gutter="0"/>
          <w:cols w:space="708"/>
          <w:docGrid w:linePitch="360"/>
        </w:sectPr>
      </w:pPr>
    </w:p>
    <w:p w14:paraId="11CFCF88" w14:textId="0062A200" w:rsidR="00CA2949" w:rsidDel="00076119" w:rsidRDefault="00FE2B1B" w:rsidP="001724FE">
      <w:pPr>
        <w:pStyle w:val="subparagraaftitel"/>
        <w:rPr>
          <w:del w:id="768" w:author="Paul Janssen" w:date="2020-05-25T12:18:00Z"/>
        </w:rPr>
      </w:pPr>
      <w:bookmarkStart w:id="769" w:name="_Toc42590418"/>
      <w:bookmarkStart w:id="770" w:name="_Toc44942029"/>
      <w:bookmarkStart w:id="771" w:name="_Toc45195659"/>
      <w:del w:id="772" w:author="Paul Janssen" w:date="2020-05-25T12:18:00Z">
        <w:r w:rsidDel="00076119">
          <w:rPr>
            <w:b w:val="0"/>
            <w:noProof/>
          </w:rPr>
          <w:lastRenderedPageBreak/>
          <w:drawing>
            <wp:anchor distT="0" distB="0" distL="114300" distR="114300" simplePos="0" relativeHeight="251649536" behindDoc="0" locked="0" layoutInCell="1" allowOverlap="1" wp14:anchorId="02E0A7FA" wp14:editId="6BED505E">
              <wp:simplePos x="0" y="0"/>
              <wp:positionH relativeFrom="column">
                <wp:posOffset>-310</wp:posOffset>
              </wp:positionH>
              <wp:positionV relativeFrom="paragraph">
                <wp:posOffset>329861</wp:posOffset>
              </wp:positionV>
              <wp:extent cx="14207490" cy="8148320"/>
              <wp:effectExtent l="0" t="0" r="0" b="0"/>
              <wp:wrapTopAndBottom/>
              <wp:docPr id="64" name="Afbeelding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1. EC61COM147.wmf"/>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207490" cy="8148320"/>
                      </a:xfrm>
                      <a:prstGeom prst="rect">
                        <a:avLst/>
                      </a:prstGeom>
                    </pic:spPr>
                  </pic:pic>
                </a:graphicData>
              </a:graphic>
              <wp14:sizeRelH relativeFrom="page">
                <wp14:pctWidth>0</wp14:pctWidth>
              </wp14:sizeRelH>
              <wp14:sizeRelV relativeFrom="page">
                <wp14:pctHeight>0</wp14:pctHeight>
              </wp14:sizeRelV>
            </wp:anchor>
          </w:drawing>
        </w:r>
        <w:r w:rsidR="00CA2949" w:rsidDel="00076119">
          <w:delText xml:space="preserve">UML </w:delText>
        </w:r>
        <w:r w:rsidR="001724FE" w:rsidDel="00076119">
          <w:delText>- EC61</w:delText>
        </w:r>
        <w:r w:rsidR="00CA2949" w:rsidDel="00076119">
          <w:delText xml:space="preserve"> overzicht.</w:delText>
        </w:r>
        <w:bookmarkEnd w:id="769"/>
        <w:bookmarkEnd w:id="770"/>
        <w:bookmarkEnd w:id="771"/>
      </w:del>
    </w:p>
    <w:p w14:paraId="6C593DB0" w14:textId="62ED9A83" w:rsidR="00D43A14" w:rsidDel="00076119" w:rsidRDefault="00D43A14">
      <w:pPr>
        <w:rPr>
          <w:del w:id="773" w:author="Paul Janssen" w:date="2020-05-25T12:18:00Z"/>
        </w:rPr>
      </w:pPr>
    </w:p>
    <w:p w14:paraId="36A08C5D" w14:textId="504D7C7E" w:rsidR="00135F6C" w:rsidRPr="00135F6C" w:rsidDel="00076119" w:rsidRDefault="00135F6C" w:rsidP="00135F6C">
      <w:pPr>
        <w:rPr>
          <w:del w:id="774" w:author="Paul Janssen" w:date="2020-05-25T12:18:00Z"/>
        </w:rPr>
      </w:pPr>
    </w:p>
    <w:p w14:paraId="48359657" w14:textId="47ADBB06" w:rsidR="00CA2949" w:rsidDel="00076119" w:rsidRDefault="00CA2949" w:rsidP="00CA2949">
      <w:pPr>
        <w:rPr>
          <w:del w:id="775" w:author="Paul Janssen" w:date="2020-05-25T12:18:00Z"/>
        </w:rPr>
      </w:pPr>
    </w:p>
    <w:p w14:paraId="4AD5572E" w14:textId="6EECB96E" w:rsidR="00CA2949" w:rsidRPr="00CA2949" w:rsidDel="00076119" w:rsidRDefault="00CA2949" w:rsidP="00CA2949">
      <w:pPr>
        <w:rPr>
          <w:del w:id="776" w:author="Paul Janssen" w:date="2020-05-25T12:18:00Z"/>
        </w:rPr>
        <w:sectPr w:rsidR="00CA2949" w:rsidRPr="00CA2949" w:rsidDel="00076119" w:rsidSect="001724FE">
          <w:pgSz w:w="23814" w:h="16839" w:orient="landscape" w:code="8"/>
          <w:pgMar w:top="720" w:right="720" w:bottom="720" w:left="720" w:header="0" w:footer="57" w:gutter="0"/>
          <w:cols w:space="708"/>
          <w:docGrid w:linePitch="360"/>
        </w:sectPr>
      </w:pPr>
    </w:p>
    <w:p w14:paraId="757E55CD" w14:textId="38D727AD" w:rsidR="00EA1048" w:rsidDel="00076119" w:rsidRDefault="00E331D9" w:rsidP="000E3C4F">
      <w:pPr>
        <w:rPr>
          <w:del w:id="777" w:author="Paul Janssen" w:date="2020-05-25T12:18:00Z"/>
        </w:rPr>
      </w:pPr>
      <w:del w:id="778" w:author="Paul Janssen" w:date="2020-05-25T12:18:00Z">
        <w:r w:rsidDel="00076119">
          <w:lastRenderedPageBreak/>
          <w:delText xml:space="preserve">Toelichting op diagram: </w:delText>
        </w:r>
      </w:del>
    </w:p>
    <w:p w14:paraId="0AAE8E5D" w14:textId="13A25C93" w:rsidR="00F72D0E" w:rsidDel="00076119" w:rsidRDefault="00EA1048" w:rsidP="000E3C4F">
      <w:pPr>
        <w:rPr>
          <w:del w:id="779" w:author="Paul Janssen" w:date="2020-05-25T12:18:00Z"/>
        </w:rPr>
      </w:pPr>
      <w:del w:id="780" w:author="Paul Janssen" w:date="2020-05-25T12:18:00Z">
        <w:r w:rsidDel="00076119">
          <w:delText>Dit diagram is nog in ontwikkeling omdat er nog geen contact is geweest met de stakeholders van het EC61 proces.  In deze fase volstaat deze analyse en kan het model worden gebruikt om  eisen  aan data-uitwisseling voor en impact voor bronhouders van, EC61 te analyseren</w:delText>
        </w:r>
      </w:del>
    </w:p>
    <w:p w14:paraId="6598470C" w14:textId="56C63B1C" w:rsidR="00F72D0E" w:rsidDel="00076119" w:rsidRDefault="00F72D0E" w:rsidP="000E3C4F">
      <w:pPr>
        <w:rPr>
          <w:del w:id="781" w:author="Paul Janssen" w:date="2020-05-25T12:18:00Z"/>
        </w:rPr>
      </w:pPr>
    </w:p>
    <w:p w14:paraId="1DEA7938" w14:textId="45BA3017" w:rsidR="00F72D0E" w:rsidDel="00076119" w:rsidRDefault="00F72D0E" w:rsidP="000E3C4F">
      <w:pPr>
        <w:rPr>
          <w:del w:id="782" w:author="Paul Janssen" w:date="2020-05-25T12:18:00Z"/>
        </w:rPr>
      </w:pPr>
      <w:del w:id="783" w:author="Paul Janssen" w:date="2020-05-25T12:18:00Z">
        <w:r w:rsidDel="00076119">
          <w:delText xml:space="preserve">Het diagram is alleen uitgewerkt voor het kabeltype elektriciteit. Voor de ander kabel en leiding typen is het vergelijkbaar. De belangrijkste conclusie is dat </w:delText>
        </w:r>
        <w:r w:rsidR="00793B0B" w:rsidDel="00076119">
          <w:delText>IMKL</w:delText>
        </w:r>
        <w:r w:rsidDel="00076119">
          <w:delText xml:space="preserve"> – </w:delText>
        </w:r>
      </w:del>
      <w:del w:id="784" w:author="Paul Janssen" w:date="2020-05-25T12:00:00Z">
        <w:r w:rsidDel="00AC0EB5">
          <w:delText>WION</w:delText>
        </w:r>
      </w:del>
      <w:del w:id="785" w:author="Paul Janssen" w:date="2020-05-25T12:18:00Z">
        <w:r w:rsidDel="00076119">
          <w:delText xml:space="preserve"> volstaat voor het leveren van de EC61 informatie. Er hoeft alleen informatie over mogelijke exploitant of eigenaar van een net bijgevoegd te</w:delText>
        </w:r>
        <w:r w:rsidR="0099749D" w:rsidDel="00076119">
          <w:delText xml:space="preserve"> </w:delText>
        </w:r>
        <w:r w:rsidDel="00076119">
          <w:delText>worden.</w:delText>
        </w:r>
      </w:del>
    </w:p>
    <w:p w14:paraId="4739155C" w14:textId="77777777" w:rsidR="0099749D" w:rsidRDefault="0099749D" w:rsidP="000E3C4F">
      <w:pPr>
        <w:sectPr w:rsidR="0099749D" w:rsidSect="00672722">
          <w:pgSz w:w="11906" w:h="16838" w:code="9"/>
          <w:pgMar w:top="2552" w:right="1622" w:bottom="1531" w:left="1622" w:header="0" w:footer="57" w:gutter="0"/>
          <w:cols w:space="708"/>
          <w:docGrid w:linePitch="360"/>
        </w:sectPr>
      </w:pPr>
    </w:p>
    <w:p w14:paraId="73F55737" w14:textId="77777777" w:rsidR="00E331D9" w:rsidRDefault="00154875" w:rsidP="00E331D9">
      <w:pPr>
        <w:pStyle w:val="subparagraaftitel"/>
      </w:pPr>
      <w:bookmarkStart w:id="786" w:name="_Toc45195660"/>
      <w:r>
        <w:rPr>
          <w:noProof/>
        </w:rPr>
        <w:lastRenderedPageBreak/>
        <w:drawing>
          <wp:anchor distT="0" distB="0" distL="114300" distR="114300" simplePos="0" relativeHeight="251648512" behindDoc="0" locked="0" layoutInCell="1" allowOverlap="1" wp14:anchorId="24ABF3BF" wp14:editId="0A31150C">
            <wp:simplePos x="0" y="0"/>
            <wp:positionH relativeFrom="column">
              <wp:posOffset>141605</wp:posOffset>
            </wp:positionH>
            <wp:positionV relativeFrom="paragraph">
              <wp:posOffset>330835</wp:posOffset>
            </wp:positionV>
            <wp:extent cx="12848590" cy="8588375"/>
            <wp:effectExtent l="0" t="0" r="0" b="0"/>
            <wp:wrapTopAndBottom/>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2. RRGS compleet.wmf"/>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2848590" cy="858837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Buisleidingen Risicoregister </w:t>
      </w:r>
      <w:r w:rsidR="00E331D9">
        <w:t>overzicht</w:t>
      </w:r>
      <w:r w:rsidR="00283BD6">
        <w:t>.</w:t>
      </w:r>
      <w:bookmarkEnd w:id="786"/>
    </w:p>
    <w:p w14:paraId="261FCF4B" w14:textId="77777777" w:rsidR="00135F6C" w:rsidRDefault="00135F6C" w:rsidP="00135F6C"/>
    <w:p w14:paraId="2D6042E5" w14:textId="77777777" w:rsidR="00C5635B" w:rsidRDefault="00C5635B" w:rsidP="00C5635B"/>
    <w:p w14:paraId="60F30C14" w14:textId="77777777" w:rsidR="004D7E29" w:rsidRPr="00135F6C" w:rsidRDefault="004D7E29" w:rsidP="00C5635B">
      <w:pPr>
        <w:sectPr w:rsidR="004D7E29" w:rsidRPr="00135F6C" w:rsidSect="001724FE">
          <w:pgSz w:w="23814" w:h="16839" w:orient="landscape" w:code="8"/>
          <w:pgMar w:top="720" w:right="720" w:bottom="720" w:left="720" w:header="0" w:footer="57" w:gutter="0"/>
          <w:cols w:space="708"/>
          <w:docGrid w:linePitch="360"/>
        </w:sectPr>
      </w:pPr>
    </w:p>
    <w:p w14:paraId="672340A4" w14:textId="77777777" w:rsidR="00E331D9" w:rsidRDefault="00E331D9" w:rsidP="000E3C4F">
      <w:r>
        <w:lastRenderedPageBreak/>
        <w:t>Toelichting op diagram:</w:t>
      </w:r>
    </w:p>
    <w:p w14:paraId="4E73CA90" w14:textId="77777777" w:rsidR="00E331D9" w:rsidRDefault="00F72D0E" w:rsidP="000E3C4F">
      <w:r>
        <w:t xml:space="preserve">Voor het </w:t>
      </w:r>
      <w:r w:rsidR="00971241" w:rsidRPr="00971241">
        <w:t>Risicoregister is van uit</w:t>
      </w:r>
      <w:r>
        <w:t xml:space="preserve"> het perspectief van de utiliteitsnetten alleen de informatie over buisleidingen gevaarlijke inhoud van belang.  Er is een extensie op de </w:t>
      </w:r>
      <w:proofErr w:type="spellStart"/>
      <w:r>
        <w:t>OlieGasChemicalienLeiding</w:t>
      </w:r>
      <w:proofErr w:type="spellEnd"/>
      <w:r>
        <w:t xml:space="preserve"> voor specifiek</w:t>
      </w:r>
      <w:r w:rsidR="009152BE">
        <w:t>e</w:t>
      </w:r>
      <w:r>
        <w:t xml:space="preserve"> informatie voor </w:t>
      </w:r>
      <w:r w:rsidR="009152BE">
        <w:t xml:space="preserve">het </w:t>
      </w:r>
      <w:r>
        <w:t>risicoregister.</w:t>
      </w:r>
    </w:p>
    <w:p w14:paraId="4B2EE13C" w14:textId="77777777" w:rsidR="009152BE" w:rsidRDefault="009152BE" w:rsidP="000E3C4F"/>
    <w:p w14:paraId="60839C5A" w14:textId="3DD6ADB9" w:rsidR="009152BE" w:rsidRDefault="00971241" w:rsidP="000E3C4F">
      <w:pPr>
        <w:sectPr w:rsidR="009152BE" w:rsidSect="00672722">
          <w:pgSz w:w="11906" w:h="16838" w:code="9"/>
          <w:pgMar w:top="2552" w:right="1622" w:bottom="1531" w:left="1622" w:header="0" w:footer="57" w:gutter="0"/>
          <w:cols w:space="708"/>
          <w:docGrid w:linePitch="360"/>
        </w:sectPr>
      </w:pPr>
      <w:r w:rsidRPr="003657E7">
        <w:t xml:space="preserve">Een object </w:t>
      </w:r>
      <w:proofErr w:type="spellStart"/>
      <w:r w:rsidRPr="003657E7">
        <w:t>OlieGasChemicalienPijpleiding</w:t>
      </w:r>
      <w:proofErr w:type="spellEnd"/>
      <w:r w:rsidRPr="003657E7">
        <w:t xml:space="preserve"> van een net van het thema buisleiding gevaarlijke inhoud wordt verbijzonderd in een object Transportroutedeel waarin een paar specifieke attributen zijn opgenomen. Locatie van Transportroutedeel en een aantal basisattributen worden via INSPIRE en het </w:t>
      </w:r>
      <w:del w:id="787" w:author="Paul Janssen" w:date="2020-05-25T12:00:00Z">
        <w:r w:rsidRPr="003657E7" w:rsidDel="00AC0EB5">
          <w:delText>WION</w:delText>
        </w:r>
      </w:del>
      <w:ins w:id="788" w:author="Paul Janssen" w:date="2020-05-25T12:00:00Z">
        <w:r w:rsidR="00AC0EB5">
          <w:t>WIBON</w:t>
        </w:r>
      </w:ins>
      <w:r w:rsidRPr="003657E7">
        <w:t xml:space="preserve"> model geleverd. Een Transportroutedeel is een onderdeel van een Transportroute. De Transportroute is de referentie voor </w:t>
      </w:r>
      <w:r w:rsidR="003657E7">
        <w:t xml:space="preserve">een optioneel object </w:t>
      </w:r>
      <w:proofErr w:type="spellStart"/>
      <w:r w:rsidRPr="003657E7">
        <w:t>TransportrouteRisico</w:t>
      </w:r>
      <w:proofErr w:type="spellEnd"/>
      <w:r w:rsidRPr="003657E7">
        <w:t xml:space="preserve"> met een risicocontour en een </w:t>
      </w:r>
      <w:r w:rsidR="003657E7">
        <w:t xml:space="preserve">verplicht object </w:t>
      </w:r>
      <w:proofErr w:type="spellStart"/>
      <w:r w:rsidRPr="003657E7">
        <w:t>EffectcontourDodelijk</w:t>
      </w:r>
      <w:proofErr w:type="spellEnd"/>
      <w:r w:rsidRPr="003657E7">
        <w:t xml:space="preserve">. </w:t>
      </w:r>
    </w:p>
    <w:p w14:paraId="34121591" w14:textId="77777777" w:rsidR="00F43B44" w:rsidRPr="00F43B44" w:rsidRDefault="00FE2B1B" w:rsidP="00FE2DB2">
      <w:pPr>
        <w:pStyle w:val="subparagraaftitel"/>
      </w:pPr>
      <w:bookmarkStart w:id="789" w:name="_Toc45195661"/>
      <w:r>
        <w:rPr>
          <w:noProof/>
        </w:rPr>
        <w:lastRenderedPageBreak/>
        <w:drawing>
          <wp:anchor distT="0" distB="0" distL="114300" distR="114300" simplePos="0" relativeHeight="251650560" behindDoc="0" locked="0" layoutInCell="1" allowOverlap="1" wp14:anchorId="2B1807A8" wp14:editId="18011A3F">
            <wp:simplePos x="0" y="0"/>
            <wp:positionH relativeFrom="column">
              <wp:posOffset>0</wp:posOffset>
            </wp:positionH>
            <wp:positionV relativeFrom="paragraph">
              <wp:posOffset>409575</wp:posOffset>
            </wp:positionV>
            <wp:extent cx="12816840" cy="8872855"/>
            <wp:effectExtent l="0" t="0" r="0" b="0"/>
            <wp:wrapTopAndBottom/>
            <wp:docPr id="66" name="Afbeelding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23. IMSW_totaal.wmf"/>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2816840" cy="8872855"/>
                    </a:xfrm>
                    <a:prstGeom prst="rect">
                      <a:avLst/>
                    </a:prstGeom>
                  </pic:spPr>
                </pic:pic>
              </a:graphicData>
            </a:graphic>
            <wp14:sizeRelH relativeFrom="page">
              <wp14:pctWidth>0</wp14:pctWidth>
            </wp14:sizeRelH>
            <wp14:sizeRelV relativeFrom="page">
              <wp14:pctHeight>0</wp14:pctHeight>
            </wp14:sizeRelV>
          </wp:anchor>
        </w:drawing>
      </w:r>
      <w:r w:rsidR="00E331D9">
        <w:t xml:space="preserve">UML </w:t>
      </w:r>
      <w:r w:rsidR="001724FE">
        <w:t xml:space="preserve">- </w:t>
      </w:r>
      <w:r w:rsidR="001724FE" w:rsidRPr="000E3C4F">
        <w:t>Stedelijk</w:t>
      </w:r>
      <w:r w:rsidR="001724FE">
        <w:t xml:space="preserve"> water </w:t>
      </w:r>
      <w:r w:rsidR="00E331D9">
        <w:t>overzicht</w:t>
      </w:r>
      <w:r w:rsidR="00283BD6">
        <w:t>.</w:t>
      </w:r>
      <w:bookmarkStart w:id="790" w:name="_Toc473467893"/>
      <w:bookmarkStart w:id="791" w:name="_Toc473473913"/>
      <w:bookmarkStart w:id="792" w:name="_Toc476914341"/>
      <w:bookmarkStart w:id="793" w:name="_Toc476916683"/>
      <w:bookmarkStart w:id="794" w:name="_Toc476917812"/>
      <w:bookmarkStart w:id="795" w:name="_Toc476917918"/>
      <w:bookmarkStart w:id="796" w:name="_Toc476917987"/>
      <w:bookmarkStart w:id="797" w:name="_Toc473467894"/>
      <w:bookmarkStart w:id="798" w:name="_Toc473473914"/>
      <w:bookmarkStart w:id="799" w:name="_Toc476914342"/>
      <w:bookmarkStart w:id="800" w:name="_Toc476916684"/>
      <w:bookmarkStart w:id="801" w:name="_Toc476917813"/>
      <w:bookmarkStart w:id="802" w:name="_Toc476917919"/>
      <w:bookmarkStart w:id="803" w:name="_Toc4769179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p>
    <w:p w14:paraId="34D23298" w14:textId="77777777" w:rsidR="00E331D9" w:rsidRDefault="00E331D9" w:rsidP="00E331D9"/>
    <w:p w14:paraId="7EEBBFAA" w14:textId="77777777" w:rsidR="005D3429" w:rsidRDefault="005D3429" w:rsidP="00E331D9">
      <w:pPr>
        <w:sectPr w:rsidR="005D3429" w:rsidSect="001724FE">
          <w:pgSz w:w="23814" w:h="16839" w:orient="landscape" w:code="8"/>
          <w:pgMar w:top="720" w:right="720" w:bottom="720" w:left="720" w:header="0" w:footer="57" w:gutter="0"/>
          <w:cols w:space="708"/>
          <w:docGrid w:linePitch="360"/>
        </w:sectPr>
      </w:pPr>
    </w:p>
    <w:p w14:paraId="3524E3C8" w14:textId="77777777" w:rsidR="00F72D0E" w:rsidRDefault="00E331D9" w:rsidP="000E3C4F">
      <w:pPr>
        <w:spacing w:line="240" w:lineRule="auto"/>
      </w:pPr>
      <w:r>
        <w:lastRenderedPageBreak/>
        <w:t>Toelichting op diagram:</w:t>
      </w:r>
    </w:p>
    <w:p w14:paraId="63432F6B" w14:textId="5D93D233" w:rsidR="001724FE" w:rsidRDefault="00F72D0E" w:rsidP="000E3C4F">
      <w:pPr>
        <w:spacing w:line="240" w:lineRule="auto"/>
      </w:pPr>
      <w:r>
        <w:t xml:space="preserve">Stedelijk water beperkt zich in het </w:t>
      </w:r>
      <w:r w:rsidR="00793B0B">
        <w:t>IMKL</w:t>
      </w:r>
      <w:r>
        <w:t xml:space="preserve"> verband tot het thema</w:t>
      </w:r>
      <w:r w:rsidR="001D0323">
        <w:t xml:space="preserve"> riool onder</w:t>
      </w:r>
      <w:r w:rsidR="00BF55BB">
        <w:t xml:space="preserve"> overdruk of onderdruk en riool </w:t>
      </w:r>
      <w:proofErr w:type="spellStart"/>
      <w:r w:rsidR="00BF55BB">
        <w:t>vrij</w:t>
      </w:r>
      <w:r w:rsidR="001D0323">
        <w:t>verval</w:t>
      </w:r>
      <w:proofErr w:type="spellEnd"/>
      <w:r w:rsidR="001D0323">
        <w:t xml:space="preserve">. Als specifieke informatie is een </w:t>
      </w:r>
      <w:proofErr w:type="spellStart"/>
      <w:r w:rsidR="001D0323">
        <w:t>waardelijst</w:t>
      </w:r>
      <w:proofErr w:type="spellEnd"/>
      <w:r w:rsidR="001D0323">
        <w:t xml:space="preserve"> voor type rioolleiding opgenomen.</w:t>
      </w:r>
      <w:r w:rsidR="009152BE">
        <w:t xml:space="preserve"> Voor het geografisch informatiemodel van stedelijk water is een afstemming met </w:t>
      </w:r>
      <w:r w:rsidR="00BD59BC">
        <w:t>het</w:t>
      </w:r>
      <w:r w:rsidR="009152BE">
        <w:t xml:space="preserve"> Gegevens</w:t>
      </w:r>
      <w:r w:rsidR="00673FC0">
        <w:t xml:space="preserve">woordenboek Stedelijk Water (GWSW) van belang. </w:t>
      </w:r>
      <w:r w:rsidR="00673FC0" w:rsidRPr="00DC57C0">
        <w:t xml:space="preserve">De waarden uit de </w:t>
      </w:r>
      <w:proofErr w:type="spellStart"/>
      <w:r w:rsidR="00673FC0" w:rsidRPr="00DC57C0">
        <w:t>waardelijst</w:t>
      </w:r>
      <w:proofErr w:type="spellEnd"/>
      <w:r w:rsidR="00673FC0" w:rsidRPr="00DC57C0">
        <w:t xml:space="preserve"> vinden hun definitie in dat gegevenswoordenboek.</w:t>
      </w:r>
      <w:r w:rsidR="00BF55BB" w:rsidRPr="00DC57C0">
        <w:t xml:space="preserve"> Het GWSW is beschikbaar via </w:t>
      </w:r>
      <w:r w:rsidR="0069481B" w:rsidRPr="00DC57C0">
        <w:fldChar w:fldCharType="begin"/>
      </w:r>
      <w:r w:rsidR="0069481B" w:rsidRPr="00DC57C0">
        <w:instrText xml:space="preserve"> HYPERLINK "http://data.gwsw.nl" </w:instrText>
      </w:r>
      <w:r w:rsidR="0069481B" w:rsidRPr="00DC57C0">
        <w:rPr>
          <w:rPrChange w:id="804" w:author="Paul Janssen" w:date="2020-05-25T12:24:00Z">
            <w:rPr>
              <w:rStyle w:val="Hyperlink"/>
            </w:rPr>
          </w:rPrChange>
        </w:rPr>
        <w:fldChar w:fldCharType="separate"/>
      </w:r>
      <w:r w:rsidR="00BF55BB" w:rsidRPr="00DC57C0">
        <w:rPr>
          <w:rStyle w:val="Hyperlink"/>
        </w:rPr>
        <w:t>http://data.gwsw.nl</w:t>
      </w:r>
      <w:r w:rsidR="0069481B" w:rsidRPr="00DC57C0">
        <w:rPr>
          <w:rStyle w:val="Hyperlink"/>
        </w:rPr>
        <w:fldChar w:fldCharType="end"/>
      </w:r>
      <w:ins w:id="805" w:author="Paul Janssen" w:date="2020-07-09T11:12:00Z">
        <w:r w:rsidR="00DC57C0">
          <w:rPr>
            <w:rStyle w:val="Hyperlink"/>
          </w:rPr>
          <w:t>.</w:t>
        </w:r>
      </w:ins>
      <w:r w:rsidR="00BF55BB" w:rsidRPr="00DC57C0">
        <w:t xml:space="preserve"> </w:t>
      </w:r>
      <w:del w:id="806" w:author="Paul Janssen" w:date="2020-07-09T11:12:00Z">
        <w:r w:rsidR="00BF55BB" w:rsidRPr="00DC57C0" w:rsidDel="00DC57C0">
          <w:delText xml:space="preserve">(de volledige soortenboom in html) en als linked open data via </w:delText>
        </w:r>
        <w:r w:rsidR="0069481B" w:rsidRPr="00DC57C0" w:rsidDel="00DC57C0">
          <w:fldChar w:fldCharType="begin"/>
        </w:r>
        <w:r w:rsidR="0069481B" w:rsidRPr="00DC57C0" w:rsidDel="00DC57C0">
          <w:delInstrText xml:space="preserve"> HYPERLINK "http://sparql.gwsw.nl" </w:delInstrText>
        </w:r>
        <w:r w:rsidR="0069481B" w:rsidRPr="00DC57C0" w:rsidDel="00DC57C0">
          <w:rPr>
            <w:rPrChange w:id="807" w:author="Paul Janssen" w:date="2020-05-25T12:24:00Z">
              <w:rPr>
                <w:rStyle w:val="Hyperlink"/>
              </w:rPr>
            </w:rPrChange>
          </w:rPr>
          <w:fldChar w:fldCharType="separate"/>
        </w:r>
        <w:r w:rsidR="00BF55BB" w:rsidRPr="00DC57C0" w:rsidDel="00DC57C0">
          <w:rPr>
            <w:rStyle w:val="Hyperlink"/>
          </w:rPr>
          <w:delText>http://sparql.gwsw.nl</w:delText>
        </w:r>
        <w:r w:rsidR="0069481B" w:rsidRPr="00DC57C0" w:rsidDel="00DC57C0">
          <w:rPr>
            <w:rStyle w:val="Hyperlink"/>
          </w:rPr>
          <w:fldChar w:fldCharType="end"/>
        </w:r>
        <w:r w:rsidR="00BF55BB" w:rsidRPr="00DC57C0" w:rsidDel="00DC57C0">
          <w:delText xml:space="preserve"> (semantische server, te ontsluiten via SPARQL queries). </w:delText>
        </w:r>
      </w:del>
      <w:r w:rsidR="00BF55BB" w:rsidRPr="00DC57C0">
        <w:t>Elke term, definitie en attribuut is</w:t>
      </w:r>
      <w:del w:id="808" w:author="Paul Janssen" w:date="2020-07-09T11:13:00Z">
        <w:r w:rsidR="00BF55BB" w:rsidRPr="00DC57C0" w:rsidDel="00DC57C0">
          <w:delText xml:space="preserve"> </w:delText>
        </w:r>
      </w:del>
      <w:del w:id="809" w:author="Paul Janssen" w:date="2020-07-09T11:12:00Z">
        <w:r w:rsidR="00BF55BB" w:rsidRPr="00DC57C0" w:rsidDel="00DC57C0">
          <w:delText>te</w:delText>
        </w:r>
      </w:del>
      <w:r w:rsidR="00BF55BB" w:rsidRPr="00DC57C0">
        <w:t xml:space="preserve"> direct </w:t>
      </w:r>
      <w:ins w:id="810" w:author="Paul Janssen" w:date="2020-07-09T11:13:00Z">
        <w:r w:rsidR="00DC57C0">
          <w:t xml:space="preserve">te </w:t>
        </w:r>
      </w:ins>
      <w:r w:rsidR="00BF55BB" w:rsidRPr="00DC57C0">
        <w:t xml:space="preserve">bekijken via </w:t>
      </w:r>
      <w:r w:rsidR="0069481B" w:rsidRPr="00DC57C0">
        <w:fldChar w:fldCharType="begin"/>
      </w:r>
      <w:r w:rsidR="0069481B" w:rsidRPr="00DC57C0">
        <w:instrText xml:space="preserve"> HYPERLINK "http://data.gwsw.nl/%7bterm%7d" </w:instrText>
      </w:r>
      <w:r w:rsidR="0069481B" w:rsidRPr="00DC57C0">
        <w:rPr>
          <w:rPrChange w:id="811" w:author="Paul Janssen" w:date="2020-05-25T12:24:00Z">
            <w:rPr>
              <w:rStyle w:val="Hyperlink"/>
              <w:i/>
              <w:iCs/>
            </w:rPr>
          </w:rPrChange>
        </w:rPr>
        <w:fldChar w:fldCharType="separate"/>
      </w:r>
      <w:r w:rsidR="00BF55BB" w:rsidRPr="00DC57C0">
        <w:rPr>
          <w:rStyle w:val="Hyperlink"/>
        </w:rPr>
        <w:t>http://data.gwsw.nl/</w:t>
      </w:r>
      <w:r w:rsidR="00BF55BB" w:rsidRPr="00DC57C0">
        <w:rPr>
          <w:rStyle w:val="Hyperlink"/>
          <w:i/>
          <w:iCs/>
        </w:rPr>
        <w:t>{term}</w:t>
      </w:r>
      <w:r w:rsidR="0069481B" w:rsidRPr="00DC57C0">
        <w:rPr>
          <w:rStyle w:val="Hyperlink"/>
          <w:i/>
          <w:iCs/>
        </w:rPr>
        <w:fldChar w:fldCharType="end"/>
      </w:r>
      <w:r w:rsidR="00DC57C0" w:rsidRPr="00DC57C0">
        <w:rPr>
          <w:rStyle w:val="Hyperlink"/>
          <w:i/>
          <w:iCs/>
        </w:rPr>
        <w:t>/</w:t>
      </w:r>
      <w:r w:rsidR="00BF55BB" w:rsidRPr="00DC57C0">
        <w:t xml:space="preserve">, bijvoorbeeld </w:t>
      </w:r>
      <w:hyperlink r:id="rId60" w:history="1">
        <w:r w:rsidR="00BF55BB" w:rsidRPr="00DC57C0">
          <w:rPr>
            <w:rStyle w:val="Hyperlink"/>
          </w:rPr>
          <w:t>http://data.gwsw.nl/vrijvervalrioolleiding</w:t>
        </w:r>
        <w:r w:rsidR="00DC57C0" w:rsidRPr="00DC57C0">
          <w:rPr>
            <w:rStyle w:val="Hyperlink"/>
          </w:rPr>
          <w:t>/</w:t>
        </w:r>
      </w:hyperlink>
      <w:del w:id="812" w:author="Paul Janssen" w:date="2020-07-09T11:38:00Z">
        <w:r w:rsidR="00BF55BB" w:rsidRPr="00DC57C0" w:rsidDel="00BD0325">
          <w:delText xml:space="preserve"> </w:delText>
        </w:r>
      </w:del>
      <w:r w:rsidR="00BF55BB" w:rsidRPr="00DC57C0">
        <w:t>.</w:t>
      </w:r>
      <w:ins w:id="813" w:author="Paul Janssen" w:date="2020-07-09T11:13:00Z">
        <w:r w:rsidR="00DC57C0">
          <w:t xml:space="preserve"> Meer informatie over GWSW is te vinden op: </w:t>
        </w:r>
        <w:r w:rsidR="00DC57C0">
          <w:fldChar w:fldCharType="begin"/>
        </w:r>
        <w:r w:rsidR="00DC57C0">
          <w:instrText xml:space="preserve"> HYPERLINK "https://www.riool.net/applicaties/gegevenswoordenboek-stedelijk-water" </w:instrText>
        </w:r>
        <w:r w:rsidR="00DC57C0">
          <w:fldChar w:fldCharType="separate"/>
        </w:r>
        <w:r w:rsidR="00DC57C0">
          <w:rPr>
            <w:rStyle w:val="Hyperlink"/>
          </w:rPr>
          <w:t>https://www.riool.net/applicaties/gegevenswoordenboek-stedelijk-water</w:t>
        </w:r>
        <w:r w:rsidR="00DC57C0">
          <w:fldChar w:fldCharType="end"/>
        </w:r>
        <w:r w:rsidR="00DC57C0">
          <w:t>.</w:t>
        </w:r>
      </w:ins>
      <w:r w:rsidR="001724FE">
        <w:br w:type="page"/>
      </w:r>
    </w:p>
    <w:p w14:paraId="237F0BD1" w14:textId="77777777" w:rsidR="002370BA" w:rsidRDefault="002370BA" w:rsidP="001724FE"/>
    <w:p w14:paraId="5BF512A3" w14:textId="77777777" w:rsidR="00576E1A" w:rsidRDefault="00F921B7" w:rsidP="008C2572">
      <w:pPr>
        <w:pStyle w:val="Paragraaftitel"/>
      </w:pPr>
      <w:bookmarkStart w:id="814" w:name="_Toc45195662"/>
      <w:r>
        <w:t>Object</w:t>
      </w:r>
      <w:r w:rsidR="00A26E72">
        <w:t>catalogus</w:t>
      </w:r>
      <w:r w:rsidR="00283BD6">
        <w:t>.</w:t>
      </w:r>
      <w:bookmarkEnd w:id="814"/>
    </w:p>
    <w:p w14:paraId="63D8DC84" w14:textId="1BA89807" w:rsidR="00FE2DB2" w:rsidRDefault="00F003DD" w:rsidP="00FE2DB2">
      <w:pPr>
        <w:spacing w:line="240" w:lineRule="atLeast"/>
        <w:jc w:val="left"/>
      </w:pPr>
      <w:r>
        <w:t xml:space="preserve">De </w:t>
      </w:r>
      <w:r w:rsidR="00793B0B">
        <w:t>IMKL</w:t>
      </w:r>
      <w:r>
        <w:t xml:space="preserve"> objectcatalogus is opgenomen in een apart document </w:t>
      </w:r>
      <w:r w:rsidR="00793B0B">
        <w:t>IMKL</w:t>
      </w:r>
      <w:r>
        <w:t xml:space="preserve"> – Objectcatalogus. </w:t>
      </w:r>
      <w:r w:rsidR="001750A2">
        <w:t>In deze paragraaf</w:t>
      </w:r>
      <w:r>
        <w:t xml:space="preserve"> zijn de metadata en de lijst met </w:t>
      </w:r>
      <w:r w:rsidR="00F921B7">
        <w:t xml:space="preserve">objecttypes opgenomen. Voor de volledige beschrijving wordt naar het document </w:t>
      </w:r>
      <w:r w:rsidR="00793B0B">
        <w:t>IMKL</w:t>
      </w:r>
      <w:r w:rsidR="00F921B7">
        <w:t xml:space="preserve"> – Objectcatalogus verwezen.</w:t>
      </w:r>
      <w:bookmarkStart w:id="815" w:name="_Toc449098876"/>
    </w:p>
    <w:p w14:paraId="1190A3F9" w14:textId="77777777" w:rsidR="00FE2DB2" w:rsidRDefault="00FE2DB2" w:rsidP="00FE2DB2">
      <w:pPr>
        <w:spacing w:line="240" w:lineRule="atLeast"/>
        <w:jc w:val="left"/>
      </w:pPr>
    </w:p>
    <w:tbl>
      <w:tblPr>
        <w:tblW w:w="5000" w:type="pct"/>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3000"/>
        <w:gridCol w:w="5722"/>
      </w:tblGrid>
      <w:tr w:rsidR="00FE2DB2" w:rsidRPr="00211078" w14:paraId="4F5454A8"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4EF5022" w14:textId="77777777" w:rsidR="00FE2DB2" w:rsidRPr="00211078" w:rsidRDefault="00FE2DB2" w:rsidP="00FE2DB2">
            <w:pPr>
              <w:jc w:val="left"/>
            </w:pPr>
            <w:r>
              <w:t>Objectcatalogus metadata:</w:t>
            </w:r>
            <w:r w:rsidDel="005D68B2">
              <w:t xml:space="preserve"> </w:t>
            </w:r>
            <w:r w:rsidRPr="00211078">
              <w:t>Naam van feature catalogus</w:t>
            </w:r>
          </w:p>
        </w:tc>
        <w:tc>
          <w:tcPr>
            <w:tcW w:w="0" w:type="auto"/>
            <w:tcBorders>
              <w:top w:val="outset" w:sz="6" w:space="0" w:color="auto"/>
              <w:left w:val="outset" w:sz="6" w:space="0" w:color="auto"/>
              <w:bottom w:val="outset" w:sz="6" w:space="0" w:color="auto"/>
              <w:right w:val="outset" w:sz="6" w:space="0" w:color="auto"/>
            </w:tcBorders>
            <w:hideMark/>
          </w:tcPr>
          <w:p w14:paraId="1BE22FE6" w14:textId="12C196DE" w:rsidR="00FE2DB2" w:rsidRPr="00211078" w:rsidRDefault="00793B0B" w:rsidP="00FE2DB2">
            <w:pPr>
              <w:jc w:val="left"/>
            </w:pPr>
            <w:r>
              <w:t>IMKL</w:t>
            </w:r>
          </w:p>
        </w:tc>
      </w:tr>
      <w:tr w:rsidR="00FE2DB2" w:rsidRPr="00211078" w14:paraId="17E74F12"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140A385" w14:textId="77777777" w:rsidR="00FE2DB2" w:rsidRPr="00211078" w:rsidRDefault="00FE2DB2" w:rsidP="00FE2DB2">
            <w:pPr>
              <w:jc w:val="left"/>
            </w:pPr>
            <w:r w:rsidRPr="00211078">
              <w:t>Scope</w:t>
            </w:r>
          </w:p>
        </w:tc>
        <w:tc>
          <w:tcPr>
            <w:tcW w:w="0" w:type="auto"/>
            <w:tcBorders>
              <w:top w:val="outset" w:sz="6" w:space="0" w:color="auto"/>
              <w:left w:val="outset" w:sz="6" w:space="0" w:color="auto"/>
              <w:bottom w:val="outset" w:sz="6" w:space="0" w:color="auto"/>
              <w:right w:val="outset" w:sz="6" w:space="0" w:color="auto"/>
            </w:tcBorders>
            <w:hideMark/>
          </w:tcPr>
          <w:p w14:paraId="57CE1422" w14:textId="604E18E5" w:rsidR="00FE2DB2" w:rsidRPr="00211078" w:rsidRDefault="00793B0B" w:rsidP="00FE2DB2">
            <w:pPr>
              <w:jc w:val="left"/>
            </w:pPr>
            <w:r>
              <w:t>IMKL</w:t>
            </w:r>
          </w:p>
        </w:tc>
      </w:tr>
      <w:tr w:rsidR="00FE2DB2" w:rsidRPr="00211078" w14:paraId="2D6295E1"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1FD11C8A" w14:textId="77777777" w:rsidR="00FE2DB2" w:rsidRPr="00211078" w:rsidRDefault="00FE2DB2" w:rsidP="00FE2DB2">
            <w:pPr>
              <w:jc w:val="left"/>
            </w:pPr>
            <w:r w:rsidRPr="00211078">
              <w:t>Versienummer</w:t>
            </w:r>
          </w:p>
        </w:tc>
        <w:tc>
          <w:tcPr>
            <w:tcW w:w="0" w:type="auto"/>
            <w:tcBorders>
              <w:top w:val="outset" w:sz="6" w:space="0" w:color="auto"/>
              <w:left w:val="outset" w:sz="6" w:space="0" w:color="auto"/>
              <w:bottom w:val="outset" w:sz="6" w:space="0" w:color="auto"/>
              <w:right w:val="outset" w:sz="6" w:space="0" w:color="auto"/>
            </w:tcBorders>
            <w:hideMark/>
          </w:tcPr>
          <w:p w14:paraId="34409A0C" w14:textId="7387EDC7" w:rsidR="00FE2DB2" w:rsidRPr="00211078" w:rsidRDefault="00FE2DB2" w:rsidP="00FE2DB2">
            <w:pPr>
              <w:jc w:val="left"/>
            </w:pPr>
            <w:r w:rsidRPr="00211078">
              <w:t xml:space="preserve">IMKL versie </w:t>
            </w:r>
            <w:del w:id="816" w:author="Paul Janssen" w:date="2020-06-16T15:59:00Z">
              <w:r w:rsidRPr="00211078" w:rsidDel="00B92351">
                <w:delText>1.2</w:delText>
              </w:r>
              <w:r w:rsidR="002F31D1" w:rsidDel="00B92351">
                <w:delText>.1</w:delText>
              </w:r>
            </w:del>
            <w:ins w:id="817" w:author="Paul Janssen" w:date="2020-06-16T15:59:00Z">
              <w:r w:rsidR="00B92351">
                <w:t>2.0</w:t>
              </w:r>
            </w:ins>
          </w:p>
        </w:tc>
      </w:tr>
      <w:tr w:rsidR="00FE2DB2" w:rsidRPr="00211078" w14:paraId="2FCD5650"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3A1C9235" w14:textId="77777777" w:rsidR="00FE2DB2" w:rsidRPr="00211078" w:rsidRDefault="00FE2DB2" w:rsidP="00FE2DB2">
            <w:pPr>
              <w:jc w:val="left"/>
            </w:pPr>
            <w:r w:rsidRPr="00211078">
              <w:t>Versiedatum</w:t>
            </w:r>
          </w:p>
        </w:tc>
        <w:tc>
          <w:tcPr>
            <w:tcW w:w="0" w:type="auto"/>
            <w:tcBorders>
              <w:top w:val="outset" w:sz="6" w:space="0" w:color="auto"/>
              <w:left w:val="outset" w:sz="6" w:space="0" w:color="auto"/>
              <w:bottom w:val="outset" w:sz="6" w:space="0" w:color="auto"/>
              <w:right w:val="outset" w:sz="6" w:space="0" w:color="auto"/>
            </w:tcBorders>
            <w:hideMark/>
          </w:tcPr>
          <w:p w14:paraId="7521E14E" w14:textId="31EA2B23" w:rsidR="00FE2DB2" w:rsidRPr="00211078" w:rsidRDefault="00FE2DB2" w:rsidP="00FE2DB2">
            <w:pPr>
              <w:jc w:val="left"/>
            </w:pPr>
            <w:del w:id="818" w:author="Paul Janssen" w:date="2020-06-16T15:59:00Z">
              <w:r w:rsidRPr="00211078" w:rsidDel="00B92351">
                <w:delText>2017</w:delText>
              </w:r>
            </w:del>
            <w:ins w:id="819" w:author="Paul Janssen" w:date="2020-06-16T15:59:00Z">
              <w:r w:rsidR="00B92351" w:rsidRPr="00211078">
                <w:t>20</w:t>
              </w:r>
              <w:r w:rsidR="00B92351">
                <w:t>20</w:t>
              </w:r>
            </w:ins>
            <w:r w:rsidRPr="00211078">
              <w:t>-</w:t>
            </w:r>
            <w:del w:id="820" w:author="Paul Janssen" w:date="2020-07-09T11:14:00Z">
              <w:r w:rsidR="003D534C" w:rsidRPr="00211078" w:rsidDel="00DC57C0">
                <w:delText>0</w:delText>
              </w:r>
              <w:r w:rsidR="003D534C" w:rsidDel="00DC57C0">
                <w:delText>6</w:delText>
              </w:r>
            </w:del>
            <w:ins w:id="821" w:author="Paul Janssen" w:date="2020-07-09T11:14:00Z">
              <w:r w:rsidR="00DC57C0" w:rsidRPr="00211078">
                <w:t>0</w:t>
              </w:r>
              <w:r w:rsidR="00DC57C0">
                <w:t>7</w:t>
              </w:r>
            </w:ins>
            <w:r w:rsidRPr="00211078">
              <w:t>-</w:t>
            </w:r>
            <w:del w:id="822" w:author="Paul Janssen" w:date="2020-06-16T15:59:00Z">
              <w:r w:rsidR="003D534C" w:rsidDel="00B92351">
                <w:delText>30</w:delText>
              </w:r>
            </w:del>
            <w:ins w:id="823" w:author="Paul Janssen" w:date="2020-07-09T11:14:00Z">
              <w:r w:rsidR="00DC57C0">
                <w:t>9</w:t>
              </w:r>
            </w:ins>
          </w:p>
        </w:tc>
      </w:tr>
      <w:tr w:rsidR="00FE2DB2" w:rsidRPr="00211078" w14:paraId="735F7A53" w14:textId="77777777" w:rsidTr="00FE2DB2">
        <w:trPr>
          <w:tblHeader/>
          <w:tblCellSpacing w:w="0" w:type="dxa"/>
        </w:trPr>
        <w:tc>
          <w:tcPr>
            <w:tcW w:w="3000" w:type="dxa"/>
            <w:tcBorders>
              <w:top w:val="outset" w:sz="6" w:space="0" w:color="auto"/>
              <w:left w:val="outset" w:sz="6" w:space="0" w:color="auto"/>
              <w:bottom w:val="outset" w:sz="6" w:space="0" w:color="auto"/>
              <w:right w:val="outset" w:sz="6" w:space="0" w:color="auto"/>
            </w:tcBorders>
            <w:hideMark/>
          </w:tcPr>
          <w:p w14:paraId="737500F8" w14:textId="77777777" w:rsidR="00FE2DB2" w:rsidRPr="00211078" w:rsidRDefault="00FE2DB2" w:rsidP="00FE2DB2">
            <w:pPr>
              <w:jc w:val="left"/>
            </w:pPr>
            <w:r w:rsidRPr="00211078">
              <w:t>Herkomst Definities</w:t>
            </w:r>
          </w:p>
        </w:tc>
        <w:tc>
          <w:tcPr>
            <w:tcW w:w="0" w:type="auto"/>
            <w:tcBorders>
              <w:top w:val="outset" w:sz="6" w:space="0" w:color="auto"/>
              <w:left w:val="outset" w:sz="6" w:space="0" w:color="auto"/>
              <w:bottom w:val="outset" w:sz="6" w:space="0" w:color="auto"/>
              <w:right w:val="outset" w:sz="6" w:space="0" w:color="auto"/>
            </w:tcBorders>
            <w:hideMark/>
          </w:tcPr>
          <w:p w14:paraId="6AB315FD" w14:textId="2AFCE02A" w:rsidR="00FE2DB2" w:rsidRPr="00211078" w:rsidRDefault="00FE2DB2" w:rsidP="00FE2DB2">
            <w:pPr>
              <w:jc w:val="left"/>
            </w:pPr>
            <w:r w:rsidRPr="00211078">
              <w:t xml:space="preserve">Dataspecificatie </w:t>
            </w:r>
            <w:r w:rsidR="00793B0B">
              <w:t>IMKL</w:t>
            </w:r>
          </w:p>
        </w:tc>
      </w:tr>
    </w:tbl>
    <w:p w14:paraId="30E4C62D" w14:textId="77777777" w:rsidR="00FE2DB2" w:rsidRDefault="00FE2DB2" w:rsidP="00FE2DB2">
      <w:pPr>
        <w:spacing w:line="240" w:lineRule="atLeast"/>
        <w:jc w:val="left"/>
      </w:pPr>
    </w:p>
    <w:p w14:paraId="53938849" w14:textId="77777777" w:rsidR="00573FDF" w:rsidRDefault="00573FDF" w:rsidP="00A066AD"/>
    <w:p w14:paraId="5DE02D7D" w14:textId="77777777" w:rsidR="003D534C" w:rsidRDefault="00A066AD" w:rsidP="003D534C">
      <w:pPr>
        <w:jc w:val="left"/>
      </w:pPr>
      <w:r w:rsidRPr="00F73526">
        <w:t xml:space="preserve">Types gedefinieerd in de </w:t>
      </w:r>
      <w:r>
        <w:t>object</w:t>
      </w:r>
      <w:r w:rsidRPr="00F73526">
        <w:t>catalogus</w:t>
      </w:r>
      <w:bookmarkEnd w:id="815"/>
      <w:r>
        <w:t>:</w:t>
      </w:r>
      <w:r w:rsidR="00573FDF">
        <w:t xml:space="preserve"> </w:t>
      </w:r>
      <w:bookmarkStart w:id="824" w:name="_Toc406679648"/>
      <w:bookmarkEnd w:id="824"/>
    </w:p>
    <w:tbl>
      <w:tblPr>
        <w:tblW w:w="0" w:type="auto"/>
        <w:tblCellSpacing w:w="0"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164"/>
        <w:gridCol w:w="3327"/>
        <w:gridCol w:w="1231"/>
      </w:tblGrid>
      <w:tr w:rsidR="003D534C" w:rsidRPr="00A25D4D" w14:paraId="6349C0E5" w14:textId="77777777" w:rsidTr="00897291">
        <w:trPr>
          <w:trHeight w:val="225"/>
          <w:tblHeader/>
          <w:tblCellSpacing w:w="0" w:type="dxa"/>
        </w:trPr>
        <w:tc>
          <w:tcPr>
            <w:tcW w:w="4185"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7C3DED7F" w14:textId="77777777" w:rsidR="003D534C" w:rsidRPr="00A25D4D" w:rsidRDefault="003D534C" w:rsidP="00B24519">
            <w:r w:rsidRPr="00A25D4D">
              <w:rPr>
                <w:b/>
                <w:bCs/>
              </w:rPr>
              <w:t>Type</w:t>
            </w:r>
          </w:p>
        </w:tc>
        <w:tc>
          <w:tcPr>
            <w:tcW w:w="3306"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6ECD2036" w14:textId="77777777" w:rsidR="003D534C" w:rsidRPr="00A25D4D" w:rsidRDefault="003D534C" w:rsidP="00B24519">
            <w:r w:rsidRPr="00A25D4D">
              <w:rPr>
                <w:b/>
                <w:bCs/>
              </w:rPr>
              <w:t>Package</w:t>
            </w:r>
          </w:p>
        </w:tc>
        <w:tc>
          <w:tcPr>
            <w:tcW w:w="1231" w:type="dxa"/>
            <w:tcBorders>
              <w:top w:val="outset" w:sz="6" w:space="0" w:color="auto"/>
              <w:left w:val="outset" w:sz="6" w:space="0" w:color="auto"/>
              <w:bottom w:val="outset" w:sz="6" w:space="0" w:color="auto"/>
              <w:right w:val="outset" w:sz="6" w:space="0" w:color="auto"/>
            </w:tcBorders>
            <w:shd w:val="clear" w:color="auto" w:fill="E6E6E6"/>
            <w:vAlign w:val="center"/>
            <w:hideMark/>
          </w:tcPr>
          <w:p w14:paraId="4E59BA37" w14:textId="77777777" w:rsidR="003D534C" w:rsidRPr="00A25D4D" w:rsidRDefault="003D534C" w:rsidP="00B24519">
            <w:r w:rsidRPr="00A25D4D">
              <w:rPr>
                <w:b/>
                <w:bCs/>
              </w:rPr>
              <w:t>Stereotypes</w:t>
            </w:r>
          </w:p>
        </w:tc>
      </w:tr>
      <w:tr w:rsidR="003D534C" w:rsidRPr="00A25D4D" w14:paraId="1F8E8E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7A0721" w14:textId="77777777" w:rsidR="003D534C" w:rsidRPr="00A25D4D" w:rsidRDefault="003D534C" w:rsidP="00B24519">
            <w:proofErr w:type="spellStart"/>
            <w:r w:rsidRPr="00A25D4D">
              <w:t>AanduidingEisVoorzorgsmaatregel</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7705315" w14:textId="55EB55B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301B2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E6E3B3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08E39A" w14:textId="77777777" w:rsidR="003D534C" w:rsidRPr="00A25D4D" w:rsidRDefault="003D534C" w:rsidP="00B24519">
            <w:proofErr w:type="spellStart"/>
            <w:r w:rsidRPr="00A25D4D">
              <w:t>AanvraagSoortContact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106D53" w14:textId="3AE06B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43EF5F4"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1DFDA15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E2F2A3" w14:textId="77777777" w:rsidR="003D534C" w:rsidRPr="00A25D4D" w:rsidRDefault="003D534C" w:rsidP="00B24519">
            <w:proofErr w:type="spellStart"/>
            <w:r w:rsidRPr="00A25D4D">
              <w:t>AanvraagSoortValue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E835DDD" w14:textId="656E78C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0B4AA7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DA351E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23E405" w14:textId="77777777" w:rsidR="003D534C" w:rsidRPr="00A25D4D" w:rsidRDefault="003D534C" w:rsidP="00B24519">
            <w:r w:rsidRPr="00A25D4D">
              <w:t>Aanvrager</w:t>
            </w:r>
          </w:p>
        </w:tc>
        <w:tc>
          <w:tcPr>
            <w:tcW w:w="0" w:type="auto"/>
            <w:tcBorders>
              <w:top w:val="outset" w:sz="6" w:space="0" w:color="auto"/>
              <w:left w:val="outset" w:sz="6" w:space="0" w:color="auto"/>
              <w:bottom w:val="outset" w:sz="6" w:space="0" w:color="auto"/>
              <w:right w:val="outset" w:sz="6" w:space="0" w:color="auto"/>
            </w:tcBorders>
            <w:hideMark/>
          </w:tcPr>
          <w:p w14:paraId="49EF63FD" w14:textId="6FE0445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DBC862"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026297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D8935B9" w14:textId="77777777" w:rsidR="003D534C" w:rsidRPr="00A25D4D" w:rsidRDefault="003D534C" w:rsidP="00B24519">
            <w:r w:rsidRPr="00A25D4D">
              <w:t>Achtergrondkaart</w:t>
            </w:r>
          </w:p>
        </w:tc>
        <w:tc>
          <w:tcPr>
            <w:tcW w:w="0" w:type="auto"/>
            <w:tcBorders>
              <w:top w:val="outset" w:sz="6" w:space="0" w:color="auto"/>
              <w:left w:val="outset" w:sz="6" w:space="0" w:color="auto"/>
              <w:bottom w:val="outset" w:sz="6" w:space="0" w:color="auto"/>
              <w:right w:val="outset" w:sz="6" w:space="0" w:color="auto"/>
            </w:tcBorders>
            <w:hideMark/>
          </w:tcPr>
          <w:p w14:paraId="43DEE641" w14:textId="1B8212D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3422C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789A68C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11B4E4" w14:textId="77777777" w:rsidR="003D534C" w:rsidRPr="00A25D4D" w:rsidRDefault="003D534C" w:rsidP="00B24519">
            <w:proofErr w:type="spellStart"/>
            <w:r w:rsidRPr="00A25D4D">
              <w:t>AchtergrondkaartSoortValue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554F91" w14:textId="3DC7935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8DA45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D2B271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B1EB03" w14:textId="77777777" w:rsidR="003D534C" w:rsidRPr="00A25D4D" w:rsidRDefault="003D534C" w:rsidP="00B24519">
            <w:r w:rsidRPr="00A25D4D">
              <w:t>Adres</w:t>
            </w:r>
          </w:p>
        </w:tc>
        <w:tc>
          <w:tcPr>
            <w:tcW w:w="0" w:type="auto"/>
            <w:tcBorders>
              <w:top w:val="outset" w:sz="6" w:space="0" w:color="auto"/>
              <w:left w:val="outset" w:sz="6" w:space="0" w:color="auto"/>
              <w:bottom w:val="outset" w:sz="6" w:space="0" w:color="auto"/>
              <w:right w:val="outset" w:sz="6" w:space="0" w:color="auto"/>
            </w:tcBorders>
            <w:hideMark/>
          </w:tcPr>
          <w:p w14:paraId="0291BAC5" w14:textId="298BB4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B6C187"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8F4FF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B87A667" w14:textId="77777777" w:rsidR="003D534C" w:rsidRPr="00A25D4D" w:rsidRDefault="003D534C" w:rsidP="00B24519">
            <w:r w:rsidRPr="00A25D4D">
              <w:t>Annotatie</w:t>
            </w:r>
          </w:p>
        </w:tc>
        <w:tc>
          <w:tcPr>
            <w:tcW w:w="0" w:type="auto"/>
            <w:tcBorders>
              <w:top w:val="outset" w:sz="6" w:space="0" w:color="auto"/>
              <w:left w:val="outset" w:sz="6" w:space="0" w:color="auto"/>
              <w:bottom w:val="outset" w:sz="6" w:space="0" w:color="auto"/>
              <w:right w:val="outset" w:sz="6" w:space="0" w:color="auto"/>
            </w:tcBorders>
            <w:hideMark/>
          </w:tcPr>
          <w:p w14:paraId="3E07795C" w14:textId="3C449F66"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FC7A44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68F01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9F3BEFD" w14:textId="77777777" w:rsidR="003D534C" w:rsidRPr="00A25D4D" w:rsidRDefault="003D534C" w:rsidP="00B24519">
            <w:proofErr w:type="spellStart"/>
            <w:r w:rsidRPr="00A25D4D">
              <w:t>AnnotatieTypeValue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F2AD5A" w14:textId="3C80E1D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F12D7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67C41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CE6F80" w14:textId="77777777" w:rsidR="003D534C" w:rsidRPr="00A25D4D" w:rsidRDefault="003D534C" w:rsidP="00B24519">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3986B98" w14:textId="2388CB2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964AE3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3555C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EAD82C" w14:textId="77777777" w:rsidR="003D534C" w:rsidRPr="00A25D4D" w:rsidRDefault="003D534C" w:rsidP="00B24519">
            <w:r w:rsidRPr="00A25D4D">
              <w:t>Beheerder</w:t>
            </w:r>
          </w:p>
        </w:tc>
        <w:tc>
          <w:tcPr>
            <w:tcW w:w="0" w:type="auto"/>
            <w:tcBorders>
              <w:top w:val="outset" w:sz="6" w:space="0" w:color="auto"/>
              <w:left w:val="outset" w:sz="6" w:space="0" w:color="auto"/>
              <w:bottom w:val="outset" w:sz="6" w:space="0" w:color="auto"/>
              <w:right w:val="outset" w:sz="6" w:space="0" w:color="auto"/>
            </w:tcBorders>
            <w:hideMark/>
          </w:tcPr>
          <w:p w14:paraId="1773DAB1" w14:textId="306DBC1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2996F7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45FAEA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CF5BC3" w14:textId="77777777" w:rsidR="003D534C" w:rsidRPr="00A25D4D" w:rsidRDefault="003D534C" w:rsidP="00B24519">
            <w:r w:rsidRPr="00A25D4D">
              <w:t>Belang</w:t>
            </w:r>
          </w:p>
        </w:tc>
        <w:tc>
          <w:tcPr>
            <w:tcW w:w="0" w:type="auto"/>
            <w:tcBorders>
              <w:top w:val="outset" w:sz="6" w:space="0" w:color="auto"/>
              <w:left w:val="outset" w:sz="6" w:space="0" w:color="auto"/>
              <w:bottom w:val="outset" w:sz="6" w:space="0" w:color="auto"/>
              <w:right w:val="outset" w:sz="6" w:space="0" w:color="auto"/>
            </w:tcBorders>
            <w:hideMark/>
          </w:tcPr>
          <w:p w14:paraId="1A00286D" w14:textId="4B36C07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31B963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DE5402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5BC0640" w14:textId="77777777" w:rsidR="003D534C" w:rsidRPr="00A25D4D" w:rsidRDefault="003D534C" w:rsidP="00B24519">
            <w:r w:rsidRPr="00A25D4D">
              <w:t>BelangGeneriek</w:t>
            </w:r>
          </w:p>
        </w:tc>
        <w:tc>
          <w:tcPr>
            <w:tcW w:w="0" w:type="auto"/>
            <w:tcBorders>
              <w:top w:val="outset" w:sz="6" w:space="0" w:color="auto"/>
              <w:left w:val="outset" w:sz="6" w:space="0" w:color="auto"/>
              <w:bottom w:val="outset" w:sz="6" w:space="0" w:color="auto"/>
              <w:right w:val="outset" w:sz="6" w:space="0" w:color="auto"/>
            </w:tcBorders>
            <w:hideMark/>
          </w:tcPr>
          <w:p w14:paraId="194886F7" w14:textId="6A824A2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6E70A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068FC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EDA6DC3" w14:textId="77777777" w:rsidR="003D534C" w:rsidRPr="00A25D4D" w:rsidRDefault="003D534C" w:rsidP="00B24519">
            <w:r w:rsidRPr="00A25D4D">
              <w:t>Belanghebbende</w:t>
            </w:r>
          </w:p>
        </w:tc>
        <w:tc>
          <w:tcPr>
            <w:tcW w:w="0" w:type="auto"/>
            <w:tcBorders>
              <w:top w:val="outset" w:sz="6" w:space="0" w:color="auto"/>
              <w:left w:val="outset" w:sz="6" w:space="0" w:color="auto"/>
              <w:bottom w:val="outset" w:sz="6" w:space="0" w:color="auto"/>
              <w:right w:val="outset" w:sz="6" w:space="0" w:color="auto"/>
            </w:tcBorders>
            <w:hideMark/>
          </w:tcPr>
          <w:p w14:paraId="3CB18CA9" w14:textId="379D6E2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26DF96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0F268B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C5D20F" w14:textId="77777777" w:rsidR="003D534C" w:rsidRPr="00A25D4D" w:rsidRDefault="003D534C" w:rsidP="00B24519">
            <w:proofErr w:type="spellStart"/>
            <w:r w:rsidRPr="00A25D4D">
              <w:t>BestandMediaTypeValue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E1845FF" w14:textId="5BB718D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441F21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F5C0A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A87CC3" w14:textId="77777777" w:rsidR="003D534C" w:rsidRPr="00A25D4D" w:rsidRDefault="003D534C" w:rsidP="00B24519">
            <w:r w:rsidRPr="00A25D4D">
              <w:t>Bijlage</w:t>
            </w:r>
          </w:p>
        </w:tc>
        <w:tc>
          <w:tcPr>
            <w:tcW w:w="0" w:type="auto"/>
            <w:tcBorders>
              <w:top w:val="outset" w:sz="6" w:space="0" w:color="auto"/>
              <w:left w:val="outset" w:sz="6" w:space="0" w:color="auto"/>
              <w:bottom w:val="outset" w:sz="6" w:space="0" w:color="auto"/>
              <w:right w:val="outset" w:sz="6" w:space="0" w:color="auto"/>
            </w:tcBorders>
            <w:hideMark/>
          </w:tcPr>
          <w:p w14:paraId="50C732D6" w14:textId="22844BA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4F613A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130FA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FEBEB5" w14:textId="77777777" w:rsidR="003D534C" w:rsidRPr="00A25D4D" w:rsidRDefault="003D534C" w:rsidP="00B24519">
            <w:proofErr w:type="spellStart"/>
            <w:r w:rsidRPr="00A25D4D">
              <w:t>BijlageTypeValue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FE6EA51" w14:textId="7CE61AA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B7E09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B4CA26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FE0010" w14:textId="77777777" w:rsidR="003D534C" w:rsidRPr="00A25D4D" w:rsidRDefault="003D534C" w:rsidP="00B24519">
            <w:proofErr w:type="spellStart"/>
            <w:r w:rsidRPr="00A25D4D">
              <w:t>BuisleidingTypeValue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15514DE" w14:textId="5012BB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0E652F"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5F0F7D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6000E3C" w14:textId="77777777" w:rsidR="003D534C" w:rsidRPr="00A25D4D" w:rsidRDefault="003D534C" w:rsidP="00B24519">
            <w:proofErr w:type="spellStart"/>
            <w:r w:rsidRPr="00A25D4D">
              <w:t>BuisSpecifiek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B2ED715" w14:textId="581703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FE1EC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EF950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860CAB3" w14:textId="77777777" w:rsidR="003D534C" w:rsidRPr="00A25D4D" w:rsidRDefault="003D534C" w:rsidP="00B24519">
            <w:proofErr w:type="spellStart"/>
            <w:r w:rsidRPr="00A25D4D">
              <w:t>ConditionOfFacilityIMKLValue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4CF58A" w14:textId="3EC8C24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749808"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435E27B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841167" w14:textId="77777777" w:rsidR="003D534C" w:rsidRPr="00A25D4D" w:rsidRDefault="003D534C" w:rsidP="00B24519">
            <w:r w:rsidRPr="00A25D4D">
              <w:t>Contact</w:t>
            </w:r>
          </w:p>
        </w:tc>
        <w:tc>
          <w:tcPr>
            <w:tcW w:w="0" w:type="auto"/>
            <w:tcBorders>
              <w:top w:val="outset" w:sz="6" w:space="0" w:color="auto"/>
              <w:left w:val="outset" w:sz="6" w:space="0" w:color="auto"/>
              <w:bottom w:val="outset" w:sz="6" w:space="0" w:color="auto"/>
              <w:right w:val="outset" w:sz="6" w:space="0" w:color="auto"/>
            </w:tcBorders>
            <w:hideMark/>
          </w:tcPr>
          <w:p w14:paraId="6E9C6938" w14:textId="13B8DA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17D6A28"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6174E32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E26979D" w14:textId="77777777" w:rsidR="003D534C" w:rsidRPr="00A25D4D" w:rsidRDefault="003D534C" w:rsidP="00B24519">
            <w:proofErr w:type="spellStart"/>
            <w:r w:rsidRPr="00A25D4D">
              <w:t>ContainerLeidingelement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99311D6" w14:textId="194441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203A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561A1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C3B8518" w14:textId="77777777" w:rsidR="003D534C" w:rsidRPr="00A25D4D" w:rsidRDefault="003D534C" w:rsidP="00B24519">
            <w:r w:rsidRPr="00A25D4D">
              <w:t>Diepte</w:t>
            </w:r>
          </w:p>
        </w:tc>
        <w:tc>
          <w:tcPr>
            <w:tcW w:w="0" w:type="auto"/>
            <w:tcBorders>
              <w:top w:val="outset" w:sz="6" w:space="0" w:color="auto"/>
              <w:left w:val="outset" w:sz="6" w:space="0" w:color="auto"/>
              <w:bottom w:val="outset" w:sz="6" w:space="0" w:color="auto"/>
              <w:right w:val="outset" w:sz="6" w:space="0" w:color="auto"/>
            </w:tcBorders>
            <w:hideMark/>
          </w:tcPr>
          <w:p w14:paraId="726DC474" w14:textId="60AD004F"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816951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41520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9047A4" w14:textId="77777777" w:rsidR="003D534C" w:rsidRPr="00A25D4D" w:rsidRDefault="003D534C" w:rsidP="00B24519">
            <w:proofErr w:type="spellStart"/>
            <w:r w:rsidRPr="00A25D4D">
              <w:t>DiepteAangrijpingspuntValue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3194B87" w14:textId="42E837F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C733190"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1C33608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6F3E879" w14:textId="77777777" w:rsidR="003D534C" w:rsidRPr="00A25D4D" w:rsidRDefault="003D534C" w:rsidP="00B24519">
            <w:proofErr w:type="spellStart"/>
            <w:r w:rsidRPr="00A25D4D">
              <w:t>DiepteNAP</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2A4A51" w14:textId="3A56D5E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F71CF8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A18745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0B3039" w14:textId="77777777" w:rsidR="003D534C" w:rsidRPr="00A25D4D" w:rsidRDefault="003D534C" w:rsidP="00B24519">
            <w:proofErr w:type="spellStart"/>
            <w:r w:rsidRPr="00A25D4D">
              <w:t>DiepteTovMaaiveld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45ED5A" w14:textId="4A1EA45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AF45E1"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B382D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34493B" w14:textId="77777777" w:rsidR="003D534C" w:rsidRPr="00A25D4D" w:rsidRDefault="003D534C" w:rsidP="00B24519">
            <w:proofErr w:type="spellStart"/>
            <w:r w:rsidRPr="00A25D4D">
              <w:lastRenderedPageBreak/>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EA408A" w14:textId="7FB20D8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4BABB63"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A440A3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3AFE6BF" w14:textId="77777777" w:rsidR="003D534C" w:rsidRPr="00A25D4D" w:rsidRDefault="003D534C" w:rsidP="00B24519">
            <w:proofErr w:type="spellStart"/>
            <w:r w:rsidRPr="00A25D4D">
              <w:t>EffectcontourDodelijk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340966" w14:textId="2A4A858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5969F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F42A16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F49C59E" w14:textId="77777777" w:rsidR="003D534C" w:rsidRPr="00A25D4D" w:rsidRDefault="003D534C" w:rsidP="00B24519">
            <w:proofErr w:type="spellStart"/>
            <w:r w:rsidRPr="00A25D4D">
              <w:t>EffectScenarioType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C2EF0C1" w14:textId="3A9D78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FD6D1FC"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25DCEB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3641EF" w14:textId="77777777" w:rsidR="003D534C" w:rsidRPr="00A25D4D" w:rsidRDefault="003D534C" w:rsidP="00B24519">
            <w:proofErr w:type="spellStart"/>
            <w:r w:rsidRPr="00A25D4D">
              <w:t>EigenTopografie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E8C481D" w14:textId="52DE130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6B755A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162D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CF5337" w14:textId="77777777" w:rsidR="003D534C" w:rsidRPr="00A25D4D" w:rsidRDefault="003D534C" w:rsidP="00B24519">
            <w:proofErr w:type="spellStart"/>
            <w:r w:rsidRPr="00A25D4D">
              <w:t>EigenTopografieStatusValue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3B822A6" w14:textId="4170B95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A16009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007E70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DAB975" w14:textId="77777777" w:rsidR="003D534C" w:rsidRPr="00A25D4D" w:rsidRDefault="003D534C" w:rsidP="00B24519">
            <w:proofErr w:type="spellStart"/>
            <w:r w:rsidRPr="00A25D4D">
              <w:t>EisVoorzorgsmaatregelBijlage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209C367" w14:textId="4DEB3D0B"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B9A10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83B29C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B09171" w14:textId="77777777" w:rsidR="003D534C" w:rsidRPr="00A25D4D" w:rsidRDefault="003D534C" w:rsidP="00B24519">
            <w:proofErr w:type="spellStart"/>
            <w:r w:rsidRPr="00A25D4D">
              <w:t>ElectricityAppurtenanceTypeIMKLValue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9C842B7" w14:textId="7124012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2B44155"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A2F15B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BD9CB8" w14:textId="77777777" w:rsidR="003D534C" w:rsidRPr="00A25D4D" w:rsidRDefault="003D534C" w:rsidP="00B24519">
            <w:r w:rsidRPr="00A25D4D">
              <w:t>Elektriciteitskabel</w:t>
            </w:r>
          </w:p>
        </w:tc>
        <w:tc>
          <w:tcPr>
            <w:tcW w:w="0" w:type="auto"/>
            <w:tcBorders>
              <w:top w:val="outset" w:sz="6" w:space="0" w:color="auto"/>
              <w:left w:val="outset" w:sz="6" w:space="0" w:color="auto"/>
              <w:bottom w:val="outset" w:sz="6" w:space="0" w:color="auto"/>
              <w:right w:val="outset" w:sz="6" w:space="0" w:color="auto"/>
            </w:tcBorders>
            <w:hideMark/>
          </w:tcPr>
          <w:p w14:paraId="5531FCF5" w14:textId="4F3A15C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9C23318"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804F82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618411" w14:textId="77777777" w:rsidR="003D534C" w:rsidRPr="00A25D4D" w:rsidRDefault="003D534C" w:rsidP="00B24519">
            <w:proofErr w:type="spellStart"/>
            <w:r w:rsidRPr="00A25D4D">
              <w:t>ExtraDetailinfo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71477EA" w14:textId="22D0ECB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74909A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02B16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1AFF25E" w14:textId="77777777" w:rsidR="003D534C" w:rsidRPr="00A25D4D" w:rsidRDefault="003D534C" w:rsidP="00B24519">
            <w:proofErr w:type="spellStart"/>
            <w:r w:rsidRPr="00A25D4D">
              <w:t>ExtraDetailInfoTypeValue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5F1B49A" w14:textId="3254844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4AA311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48D54F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FAD05D" w14:textId="77777777" w:rsidR="003D534C" w:rsidRPr="00A25D4D" w:rsidRDefault="003D534C" w:rsidP="00B24519">
            <w:proofErr w:type="spellStart"/>
            <w:r w:rsidRPr="00A25D4D">
              <w:t>ExtraGeometrie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18441E" w14:textId="2E7661E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FA25E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8333E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00F167" w14:textId="77777777" w:rsidR="003D534C" w:rsidRPr="00A25D4D" w:rsidRDefault="003D534C" w:rsidP="00B24519">
            <w:proofErr w:type="spellStart"/>
            <w:r w:rsidRPr="00A25D4D">
              <w:t>ExtraInformatie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39D150" w14:textId="302C4AC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D1FBC3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81EA5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56B4D81" w14:textId="77777777" w:rsidR="003D534C" w:rsidRPr="00A25D4D" w:rsidRDefault="003D534C" w:rsidP="00B24519">
            <w:proofErr w:type="spellStart"/>
            <w:r w:rsidRPr="00A25D4D">
              <w:t>GebiedsinformatieAanvraag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089423A" w14:textId="2C09BDD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BE885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51622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08F3CA" w14:textId="77777777" w:rsidR="003D534C" w:rsidRPr="00A25D4D" w:rsidRDefault="003D534C" w:rsidP="00B24519">
            <w:proofErr w:type="spellStart"/>
            <w:r w:rsidRPr="00A25D4D">
              <w:t>GebiedsinformatieLevering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7D457A" w14:textId="0A910FB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59DF42E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D51505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32DA1B" w14:textId="77777777" w:rsidR="003D534C" w:rsidRPr="00A25D4D" w:rsidRDefault="003D534C" w:rsidP="00B24519">
            <w:r w:rsidRPr="00A25D4D">
              <w:t>Graafpolygoon</w:t>
            </w:r>
          </w:p>
        </w:tc>
        <w:tc>
          <w:tcPr>
            <w:tcW w:w="0" w:type="auto"/>
            <w:tcBorders>
              <w:top w:val="outset" w:sz="6" w:space="0" w:color="auto"/>
              <w:left w:val="outset" w:sz="6" w:space="0" w:color="auto"/>
              <w:bottom w:val="outset" w:sz="6" w:space="0" w:color="auto"/>
              <w:right w:val="outset" w:sz="6" w:space="0" w:color="auto"/>
            </w:tcBorders>
            <w:hideMark/>
          </w:tcPr>
          <w:p w14:paraId="42E60DFB" w14:textId="169DE91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EB33DA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34B63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382F7B1" w14:textId="77777777" w:rsidR="003D534C" w:rsidRPr="00A25D4D" w:rsidRDefault="003D534C" w:rsidP="00B24519">
            <w:proofErr w:type="spellStart"/>
            <w:r w:rsidRPr="00A25D4D">
              <w:t>IMKLBasis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64E09F" w14:textId="2BB05095"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30A0AC2"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799926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E3634F1" w14:textId="77777777" w:rsidR="003D534C" w:rsidRPr="00A25D4D" w:rsidRDefault="003D534C" w:rsidP="00B24519">
            <w:r w:rsidRPr="00A25D4D">
              <w:t>Informatiepolygoon</w:t>
            </w:r>
          </w:p>
        </w:tc>
        <w:tc>
          <w:tcPr>
            <w:tcW w:w="0" w:type="auto"/>
            <w:tcBorders>
              <w:top w:val="outset" w:sz="6" w:space="0" w:color="auto"/>
              <w:left w:val="outset" w:sz="6" w:space="0" w:color="auto"/>
              <w:bottom w:val="outset" w:sz="6" w:space="0" w:color="auto"/>
              <w:right w:val="outset" w:sz="6" w:space="0" w:color="auto"/>
            </w:tcBorders>
            <w:hideMark/>
          </w:tcPr>
          <w:p w14:paraId="3099FEE8" w14:textId="5745EED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ED4DF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44E0C1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9938E8F" w14:textId="77777777" w:rsidR="003D534C" w:rsidRPr="00A25D4D" w:rsidRDefault="003D534C" w:rsidP="00B24519">
            <w:proofErr w:type="spellStart"/>
            <w:r w:rsidRPr="00A25D4D">
              <w:t>Kabelbed</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D0BC71" w14:textId="770FC1A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DA399A"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39F3C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D60D642" w14:textId="77777777" w:rsidR="003D534C" w:rsidRPr="00A25D4D" w:rsidRDefault="003D534C" w:rsidP="00B24519">
            <w:proofErr w:type="spellStart"/>
            <w:r w:rsidRPr="00A25D4D">
              <w:t>KabelEnLeidingContainer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708912D" w14:textId="0F4F10F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EB60DB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2C887C1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F4B389F" w14:textId="77777777" w:rsidR="003D534C" w:rsidRPr="00A25D4D" w:rsidRDefault="003D534C" w:rsidP="00B24519">
            <w:proofErr w:type="spellStart"/>
            <w:r w:rsidRPr="00A25D4D">
              <w:t>KabelOfLeiding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C7FF3C" w14:textId="3FE484A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A97619C"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7206E7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B0D0660" w14:textId="77777777" w:rsidR="003D534C" w:rsidRPr="00A25D4D" w:rsidRDefault="003D534C" w:rsidP="00B24519">
            <w:proofErr w:type="spellStart"/>
            <w:r w:rsidRPr="00A25D4D">
              <w:t>KabelSpecifiek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DBA5510" w14:textId="5E28610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5E058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AA8A15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DEBE94" w14:textId="77777777" w:rsidR="003D534C" w:rsidRPr="00A25D4D" w:rsidRDefault="003D534C" w:rsidP="00B24519">
            <w:r w:rsidRPr="00A25D4D">
              <w:t>Kast</w:t>
            </w:r>
          </w:p>
        </w:tc>
        <w:tc>
          <w:tcPr>
            <w:tcW w:w="0" w:type="auto"/>
            <w:tcBorders>
              <w:top w:val="outset" w:sz="6" w:space="0" w:color="auto"/>
              <w:left w:val="outset" w:sz="6" w:space="0" w:color="auto"/>
              <w:bottom w:val="outset" w:sz="6" w:space="0" w:color="auto"/>
              <w:right w:val="outset" w:sz="6" w:space="0" w:color="auto"/>
            </w:tcBorders>
            <w:hideMark/>
          </w:tcPr>
          <w:p w14:paraId="3541ED89" w14:textId="4690299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D427C5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92CEA2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24380D7" w14:textId="77777777" w:rsidR="003D534C" w:rsidRPr="00A25D4D" w:rsidRDefault="003D534C" w:rsidP="00B24519">
            <w:r w:rsidRPr="00A25D4D">
              <w:t>Label</w:t>
            </w:r>
          </w:p>
        </w:tc>
        <w:tc>
          <w:tcPr>
            <w:tcW w:w="0" w:type="auto"/>
            <w:tcBorders>
              <w:top w:val="outset" w:sz="6" w:space="0" w:color="auto"/>
              <w:left w:val="outset" w:sz="6" w:space="0" w:color="auto"/>
              <w:bottom w:val="outset" w:sz="6" w:space="0" w:color="auto"/>
              <w:right w:val="outset" w:sz="6" w:space="0" w:color="auto"/>
            </w:tcBorders>
            <w:hideMark/>
          </w:tcPr>
          <w:p w14:paraId="22B2B550" w14:textId="396DD41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CE2859F"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73A74C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1F6EED" w14:textId="77777777" w:rsidR="003D534C" w:rsidRPr="00A25D4D" w:rsidRDefault="003D534C" w:rsidP="00B24519">
            <w:r w:rsidRPr="00A25D4D">
              <w:t>Labelpositie</w:t>
            </w:r>
          </w:p>
        </w:tc>
        <w:tc>
          <w:tcPr>
            <w:tcW w:w="0" w:type="auto"/>
            <w:tcBorders>
              <w:top w:val="outset" w:sz="6" w:space="0" w:color="auto"/>
              <w:left w:val="outset" w:sz="6" w:space="0" w:color="auto"/>
              <w:bottom w:val="outset" w:sz="6" w:space="0" w:color="auto"/>
              <w:right w:val="outset" w:sz="6" w:space="0" w:color="auto"/>
            </w:tcBorders>
            <w:hideMark/>
          </w:tcPr>
          <w:p w14:paraId="6FEF39A2" w14:textId="3CB55BD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782FD41"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F429BD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9E47FC" w14:textId="77777777" w:rsidR="003D534C" w:rsidRPr="00A25D4D" w:rsidRDefault="003D534C" w:rsidP="00B24519">
            <w:proofErr w:type="spellStart"/>
            <w:r w:rsidRPr="00A25D4D">
              <w:t>LabelpositieValue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B3C8503" w14:textId="46A00951"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C77E3B"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53BB51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9614B11" w14:textId="77777777" w:rsidR="003D534C" w:rsidRPr="00A25D4D" w:rsidRDefault="003D534C" w:rsidP="00B24519">
            <w:r w:rsidRPr="00A25D4D">
              <w:t>Leidingelement</w:t>
            </w:r>
          </w:p>
        </w:tc>
        <w:tc>
          <w:tcPr>
            <w:tcW w:w="0" w:type="auto"/>
            <w:tcBorders>
              <w:top w:val="outset" w:sz="6" w:space="0" w:color="auto"/>
              <w:left w:val="outset" w:sz="6" w:space="0" w:color="auto"/>
              <w:bottom w:val="outset" w:sz="6" w:space="0" w:color="auto"/>
              <w:right w:val="outset" w:sz="6" w:space="0" w:color="auto"/>
            </w:tcBorders>
            <w:hideMark/>
          </w:tcPr>
          <w:p w14:paraId="14899B5A" w14:textId="7824F1F8"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E198CCE"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68F69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EA02A85" w14:textId="77777777" w:rsidR="003D534C" w:rsidRPr="00A25D4D" w:rsidRDefault="003D534C" w:rsidP="00B24519">
            <w:r w:rsidRPr="00A25D4D">
              <w:t>Maatvoering</w:t>
            </w:r>
          </w:p>
        </w:tc>
        <w:tc>
          <w:tcPr>
            <w:tcW w:w="0" w:type="auto"/>
            <w:tcBorders>
              <w:top w:val="outset" w:sz="6" w:space="0" w:color="auto"/>
              <w:left w:val="outset" w:sz="6" w:space="0" w:color="auto"/>
              <w:bottom w:val="outset" w:sz="6" w:space="0" w:color="auto"/>
              <w:right w:val="outset" w:sz="6" w:space="0" w:color="auto"/>
            </w:tcBorders>
            <w:hideMark/>
          </w:tcPr>
          <w:p w14:paraId="718C1C5C" w14:textId="58115537"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728F2C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CDBC33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643AF86" w14:textId="77777777" w:rsidR="003D534C" w:rsidRPr="00A25D4D" w:rsidRDefault="003D534C" w:rsidP="00B24519">
            <w:proofErr w:type="spellStart"/>
            <w:r w:rsidRPr="00A25D4D">
              <w:t>MaatvoeringsTypeValue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B189E8" w14:textId="717C6C5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F048E82"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57D37E4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DC81A6" w14:textId="77777777" w:rsidR="003D534C" w:rsidRPr="00A25D4D" w:rsidRDefault="003D534C" w:rsidP="00B24519">
            <w:r w:rsidRPr="00A25D4D">
              <w:t>Mangat</w:t>
            </w:r>
          </w:p>
        </w:tc>
        <w:tc>
          <w:tcPr>
            <w:tcW w:w="0" w:type="auto"/>
            <w:tcBorders>
              <w:top w:val="outset" w:sz="6" w:space="0" w:color="auto"/>
              <w:left w:val="outset" w:sz="6" w:space="0" w:color="auto"/>
              <w:bottom w:val="outset" w:sz="6" w:space="0" w:color="auto"/>
              <w:right w:val="outset" w:sz="6" w:space="0" w:color="auto"/>
            </w:tcBorders>
            <w:hideMark/>
          </w:tcPr>
          <w:p w14:paraId="57669C63" w14:textId="786A799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68A6F10"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98B65A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7A00584" w14:textId="77777777" w:rsidR="003D534C" w:rsidRPr="00A25D4D" w:rsidRDefault="003D534C" w:rsidP="00B24519">
            <w:r w:rsidRPr="00A25D4D">
              <w:t>Mantelbuis</w:t>
            </w:r>
          </w:p>
        </w:tc>
        <w:tc>
          <w:tcPr>
            <w:tcW w:w="0" w:type="auto"/>
            <w:tcBorders>
              <w:top w:val="outset" w:sz="6" w:space="0" w:color="auto"/>
              <w:left w:val="outset" w:sz="6" w:space="0" w:color="auto"/>
              <w:bottom w:val="outset" w:sz="6" w:space="0" w:color="auto"/>
              <w:right w:val="outset" w:sz="6" w:space="0" w:color="auto"/>
            </w:tcBorders>
            <w:hideMark/>
          </w:tcPr>
          <w:p w14:paraId="01007ABD" w14:textId="02942CF3"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A7159B7"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0350A0A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3C85290" w14:textId="77777777" w:rsidR="003D534C" w:rsidRPr="00A25D4D" w:rsidRDefault="003D534C" w:rsidP="00B24519">
            <w:r w:rsidRPr="00A25D4D">
              <w:t>Mast</w:t>
            </w:r>
          </w:p>
        </w:tc>
        <w:tc>
          <w:tcPr>
            <w:tcW w:w="0" w:type="auto"/>
            <w:tcBorders>
              <w:top w:val="outset" w:sz="6" w:space="0" w:color="auto"/>
              <w:left w:val="outset" w:sz="6" w:space="0" w:color="auto"/>
              <w:bottom w:val="outset" w:sz="6" w:space="0" w:color="auto"/>
              <w:right w:val="outset" w:sz="6" w:space="0" w:color="auto"/>
            </w:tcBorders>
            <w:hideMark/>
          </w:tcPr>
          <w:p w14:paraId="27141CA8" w14:textId="036A069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99C114D"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3B623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72ED1F2" w14:textId="77777777" w:rsidR="003D534C" w:rsidRPr="00A25D4D" w:rsidRDefault="003D534C" w:rsidP="00B24519">
            <w:proofErr w:type="spellStart"/>
            <w:r w:rsidRPr="00A25D4D">
              <w:t>NauwkeurigheidDiepteValue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39171E" w14:textId="12F6B1AA"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2B38C173"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6D68FAD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64E743" w14:textId="77777777" w:rsidR="003D534C" w:rsidRPr="00A25D4D" w:rsidRDefault="003D534C" w:rsidP="00B24519">
            <w:proofErr w:type="spellStart"/>
            <w:r w:rsidRPr="00A25D4D">
              <w:t>NauwkeurigheidXYvalue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08BB66" w14:textId="35118C3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050A0B87"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31875A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F6C81F7" w14:textId="77777777" w:rsidR="003D534C" w:rsidRPr="00A25D4D" w:rsidRDefault="003D534C" w:rsidP="00B24519">
            <w:r w:rsidRPr="00A25D4D">
              <w:t>NEN3610ID</w:t>
            </w:r>
          </w:p>
        </w:tc>
        <w:tc>
          <w:tcPr>
            <w:tcW w:w="0" w:type="auto"/>
            <w:tcBorders>
              <w:top w:val="outset" w:sz="6" w:space="0" w:color="auto"/>
              <w:left w:val="outset" w:sz="6" w:space="0" w:color="auto"/>
              <w:bottom w:val="outset" w:sz="6" w:space="0" w:color="auto"/>
              <w:right w:val="outset" w:sz="6" w:space="0" w:color="auto"/>
            </w:tcBorders>
            <w:hideMark/>
          </w:tcPr>
          <w:p w14:paraId="30C2DBD7" w14:textId="14967DF2"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E788B5E"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2CAB67F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B4745F" w14:textId="77777777" w:rsidR="003D534C" w:rsidRPr="00A25D4D" w:rsidRDefault="003D534C" w:rsidP="00B24519">
            <w:proofErr w:type="spellStart"/>
            <w:r w:rsidRPr="00A25D4D">
              <w:t>OilGasChemicalsAppurtenanceTypeIMKLValue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E135EF" w14:textId="49765D30"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BDEC7FE"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7FCD32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6C1338B" w14:textId="77777777" w:rsidR="003D534C" w:rsidRPr="00A25D4D" w:rsidRDefault="003D534C" w:rsidP="00B24519">
            <w:proofErr w:type="spellStart"/>
            <w:r w:rsidRPr="00A25D4D">
              <w:t>OilGasChemicalsProductTypeIMKLValue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CE34524" w14:textId="5EBBF7E9"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35E07AA1" w14:textId="77777777" w:rsidR="003D534C" w:rsidRPr="00A25D4D" w:rsidRDefault="003D534C" w:rsidP="00B24519">
            <w:r w:rsidRPr="00A25D4D">
              <w:t>«</w:t>
            </w:r>
            <w:proofErr w:type="spellStart"/>
            <w:r w:rsidRPr="00A25D4D">
              <w:t>codeList</w:t>
            </w:r>
            <w:proofErr w:type="spellEnd"/>
            <w:r w:rsidRPr="00A25D4D">
              <w:t>»</w:t>
            </w:r>
          </w:p>
        </w:tc>
      </w:tr>
      <w:tr w:rsidR="003D534C" w:rsidRPr="00A25D4D" w14:paraId="2FC535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E1370EE" w14:textId="77777777" w:rsidR="003D534C" w:rsidRPr="00A25D4D" w:rsidRDefault="003D534C" w:rsidP="00B24519">
            <w:proofErr w:type="spellStart"/>
            <w:r w:rsidRPr="00A25D4D">
              <w:t>OlieGasChemicalienPijpleiding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E060A8" w14:textId="06869B6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1CE8F329"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169A521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BA14B08" w14:textId="77777777" w:rsidR="003D534C" w:rsidRPr="00A25D4D" w:rsidRDefault="003D534C" w:rsidP="00B24519">
            <w:r w:rsidRPr="00A25D4D">
              <w:t>Opdrachtgever</w:t>
            </w:r>
          </w:p>
        </w:tc>
        <w:tc>
          <w:tcPr>
            <w:tcW w:w="0" w:type="auto"/>
            <w:tcBorders>
              <w:top w:val="outset" w:sz="6" w:space="0" w:color="auto"/>
              <w:left w:val="outset" w:sz="6" w:space="0" w:color="auto"/>
              <w:bottom w:val="outset" w:sz="6" w:space="0" w:color="auto"/>
              <w:right w:val="outset" w:sz="6" w:space="0" w:color="auto"/>
            </w:tcBorders>
            <w:hideMark/>
          </w:tcPr>
          <w:p w14:paraId="35C85736" w14:textId="665EC19C"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61C67C45"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478F75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94CDD5B" w14:textId="77777777" w:rsidR="003D534C" w:rsidRPr="00A25D4D" w:rsidRDefault="003D534C" w:rsidP="00B24519">
            <w:r w:rsidRPr="00A25D4D">
              <w:t>Organisatie</w:t>
            </w:r>
          </w:p>
        </w:tc>
        <w:tc>
          <w:tcPr>
            <w:tcW w:w="0" w:type="auto"/>
            <w:tcBorders>
              <w:top w:val="outset" w:sz="6" w:space="0" w:color="auto"/>
              <w:left w:val="outset" w:sz="6" w:space="0" w:color="auto"/>
              <w:bottom w:val="outset" w:sz="6" w:space="0" w:color="auto"/>
              <w:right w:val="outset" w:sz="6" w:space="0" w:color="auto"/>
            </w:tcBorders>
            <w:hideMark/>
          </w:tcPr>
          <w:p w14:paraId="54D4B616" w14:textId="303A5B0D"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F5A5583" w14:textId="77777777" w:rsidR="003D534C" w:rsidRPr="00A25D4D" w:rsidRDefault="003D534C" w:rsidP="00B24519">
            <w:r w:rsidRPr="00A25D4D">
              <w:t>«</w:t>
            </w:r>
            <w:proofErr w:type="spellStart"/>
            <w:r w:rsidRPr="00A25D4D">
              <w:t>dataType</w:t>
            </w:r>
            <w:proofErr w:type="spellEnd"/>
            <w:r w:rsidRPr="00A25D4D">
              <w:t>»</w:t>
            </w:r>
          </w:p>
        </w:tc>
      </w:tr>
      <w:tr w:rsidR="003D534C" w:rsidRPr="00A25D4D" w14:paraId="02617B8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9CAE75" w14:textId="77777777" w:rsidR="003D534C" w:rsidRPr="00A25D4D" w:rsidRDefault="003D534C" w:rsidP="00B24519">
            <w:proofErr w:type="spellStart"/>
            <w:r w:rsidRPr="00A25D4D">
              <w:t>Orientatiepolygoon</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6DDA65B" w14:textId="76A05974"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4043C175" w14:textId="77777777" w:rsidR="003D534C" w:rsidRPr="00A25D4D" w:rsidRDefault="003D534C" w:rsidP="00B24519">
            <w:r w:rsidRPr="00A25D4D">
              <w:t>«</w:t>
            </w:r>
            <w:proofErr w:type="spellStart"/>
            <w:r w:rsidRPr="00A25D4D">
              <w:t>featureType</w:t>
            </w:r>
            <w:proofErr w:type="spellEnd"/>
            <w:r w:rsidRPr="00A25D4D">
              <w:t>»</w:t>
            </w:r>
          </w:p>
        </w:tc>
      </w:tr>
      <w:tr w:rsidR="003D534C" w:rsidRPr="00A25D4D" w14:paraId="54941D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0CC8B3C" w14:textId="77777777" w:rsidR="003D534C" w:rsidRPr="00A25D4D" w:rsidRDefault="003D534C" w:rsidP="00B24519">
            <w:r w:rsidRPr="00A25D4D">
              <w:t>Overig</w:t>
            </w:r>
          </w:p>
        </w:tc>
        <w:tc>
          <w:tcPr>
            <w:tcW w:w="0" w:type="auto"/>
            <w:tcBorders>
              <w:top w:val="outset" w:sz="6" w:space="0" w:color="auto"/>
              <w:left w:val="outset" w:sz="6" w:space="0" w:color="auto"/>
              <w:bottom w:val="outset" w:sz="6" w:space="0" w:color="auto"/>
              <w:right w:val="outset" w:sz="6" w:space="0" w:color="auto"/>
            </w:tcBorders>
            <w:hideMark/>
          </w:tcPr>
          <w:p w14:paraId="7206688B" w14:textId="6028AC4E" w:rsidR="003D534C" w:rsidRPr="00A25D4D" w:rsidRDefault="00793B0B" w:rsidP="00B24519">
            <w:r>
              <w:t>IMKL</w:t>
            </w:r>
          </w:p>
        </w:tc>
        <w:tc>
          <w:tcPr>
            <w:tcW w:w="0" w:type="auto"/>
            <w:tcBorders>
              <w:top w:val="outset" w:sz="6" w:space="0" w:color="auto"/>
              <w:left w:val="outset" w:sz="6" w:space="0" w:color="auto"/>
              <w:bottom w:val="outset" w:sz="6" w:space="0" w:color="auto"/>
              <w:right w:val="outset" w:sz="6" w:space="0" w:color="auto"/>
            </w:tcBorders>
            <w:hideMark/>
          </w:tcPr>
          <w:p w14:paraId="7AE5950D" w14:textId="77777777" w:rsidR="003D534C" w:rsidRPr="00A25D4D" w:rsidRDefault="003D534C" w:rsidP="00B24519">
            <w:r w:rsidRPr="00A25D4D">
              <w:t>«</w:t>
            </w:r>
            <w:proofErr w:type="spellStart"/>
            <w:r w:rsidRPr="00A25D4D">
              <w:t>featureType</w:t>
            </w:r>
            <w:proofErr w:type="spellEnd"/>
            <w:r w:rsidRPr="00A25D4D">
              <w:t>»</w:t>
            </w:r>
          </w:p>
        </w:tc>
      </w:tr>
      <w:tr w:rsidR="00897291" w:rsidRPr="00A25D4D" w14:paraId="692D1A29" w14:textId="77777777" w:rsidTr="00B24519">
        <w:trPr>
          <w:tblCellSpacing w:w="0" w:type="dxa"/>
          <w:ins w:id="825" w:author="Paul Janssen" w:date="2020-06-16T15:38:00Z"/>
        </w:trPr>
        <w:tc>
          <w:tcPr>
            <w:tcW w:w="0" w:type="auto"/>
            <w:tcBorders>
              <w:top w:val="outset" w:sz="6" w:space="0" w:color="auto"/>
              <w:left w:val="outset" w:sz="6" w:space="0" w:color="auto"/>
              <w:bottom w:val="outset" w:sz="6" w:space="0" w:color="auto"/>
              <w:right w:val="outset" w:sz="6" w:space="0" w:color="auto"/>
            </w:tcBorders>
          </w:tcPr>
          <w:p w14:paraId="50489BE4" w14:textId="7DED0D21" w:rsidR="00897291" w:rsidRPr="00A25D4D" w:rsidRDefault="00897291" w:rsidP="00897291">
            <w:pPr>
              <w:rPr>
                <w:ins w:id="826" w:author="Paul Janssen" w:date="2020-06-16T15:38:00Z"/>
              </w:rPr>
            </w:pPr>
            <w:proofErr w:type="spellStart"/>
            <w:ins w:id="827" w:author="Paul Janssen" w:date="2020-06-16T15:39:00Z">
              <w:r>
                <w:lastRenderedPageBreak/>
                <w:t>Overig</w:t>
              </w:r>
              <w:r w:rsidRPr="00A25D4D">
                <w:t>AppurtenanceType</w:t>
              </w:r>
              <w:r>
                <w:t>IMKL</w:t>
              </w:r>
              <w:r w:rsidRPr="00A25D4D">
                <w:t>Value</w:t>
              </w:r>
            </w:ins>
            <w:proofErr w:type="spellEnd"/>
          </w:p>
        </w:tc>
        <w:tc>
          <w:tcPr>
            <w:tcW w:w="0" w:type="auto"/>
            <w:tcBorders>
              <w:top w:val="outset" w:sz="6" w:space="0" w:color="auto"/>
              <w:left w:val="outset" w:sz="6" w:space="0" w:color="auto"/>
              <w:bottom w:val="outset" w:sz="6" w:space="0" w:color="auto"/>
              <w:right w:val="outset" w:sz="6" w:space="0" w:color="auto"/>
            </w:tcBorders>
          </w:tcPr>
          <w:p w14:paraId="0C916787" w14:textId="4C1B1EC8" w:rsidR="00897291" w:rsidRDefault="00897291" w:rsidP="00897291">
            <w:pPr>
              <w:rPr>
                <w:ins w:id="828" w:author="Paul Janssen" w:date="2020-06-16T15:38:00Z"/>
              </w:rPr>
            </w:pPr>
            <w:ins w:id="829" w:author="Paul Janssen" w:date="2020-06-16T15:39:00Z">
              <w:r>
                <w:t>IMKL</w:t>
              </w:r>
            </w:ins>
          </w:p>
        </w:tc>
        <w:tc>
          <w:tcPr>
            <w:tcW w:w="0" w:type="auto"/>
            <w:tcBorders>
              <w:top w:val="outset" w:sz="6" w:space="0" w:color="auto"/>
              <w:left w:val="outset" w:sz="6" w:space="0" w:color="auto"/>
              <w:bottom w:val="outset" w:sz="6" w:space="0" w:color="auto"/>
              <w:right w:val="outset" w:sz="6" w:space="0" w:color="auto"/>
            </w:tcBorders>
          </w:tcPr>
          <w:p w14:paraId="413D5686" w14:textId="1E84644A" w:rsidR="00897291" w:rsidRPr="00A25D4D" w:rsidRDefault="00897291" w:rsidP="00897291">
            <w:pPr>
              <w:rPr>
                <w:ins w:id="830" w:author="Paul Janssen" w:date="2020-06-16T15:38:00Z"/>
              </w:rPr>
            </w:pPr>
            <w:ins w:id="831" w:author="Paul Janssen" w:date="2020-06-16T15:39:00Z">
              <w:r w:rsidRPr="00A25D4D">
                <w:t>«</w:t>
              </w:r>
              <w:proofErr w:type="spellStart"/>
              <w:r w:rsidRPr="00A25D4D">
                <w:t>codeList</w:t>
              </w:r>
              <w:proofErr w:type="spellEnd"/>
              <w:r w:rsidRPr="00A25D4D">
                <w:t>»</w:t>
              </w:r>
            </w:ins>
          </w:p>
        </w:tc>
      </w:tr>
      <w:tr w:rsidR="00897291" w:rsidRPr="00A25D4D" w14:paraId="68D9F9D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14E6B84" w14:textId="77777777" w:rsidR="00897291" w:rsidRPr="00A25D4D" w:rsidRDefault="00897291" w:rsidP="00897291">
            <w:proofErr w:type="spellStart"/>
            <w:r w:rsidRPr="00A25D4D">
              <w:t>OverigSpecifiek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7F782D" w14:textId="766CBB0D"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D322C4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C103A4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525040" w14:textId="77777777" w:rsidR="00897291" w:rsidRPr="00A25D4D" w:rsidRDefault="00897291" w:rsidP="00897291">
            <w:proofErr w:type="spellStart"/>
            <w:r w:rsidRPr="00A25D4D">
              <w:t>PipeMaterialTypeIMKLValue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9DD61FF" w14:textId="6F34449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D0536B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A6D3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599B4E6" w14:textId="77777777" w:rsidR="00897291" w:rsidRPr="00A25D4D" w:rsidRDefault="00897291" w:rsidP="00897291">
            <w:proofErr w:type="spellStart"/>
            <w:r w:rsidRPr="00A25D4D">
              <w:t>PostbusAdres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4BDD159" w14:textId="07AAAD6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114E521" w14:textId="77777777" w:rsidR="00897291" w:rsidRPr="00A25D4D" w:rsidRDefault="00897291" w:rsidP="00897291">
            <w:r w:rsidRPr="00A25D4D">
              <w:t>«</w:t>
            </w:r>
            <w:proofErr w:type="spellStart"/>
            <w:r w:rsidRPr="00A25D4D">
              <w:t>dataType</w:t>
            </w:r>
            <w:proofErr w:type="spellEnd"/>
            <w:r w:rsidRPr="00A25D4D">
              <w:t>»</w:t>
            </w:r>
          </w:p>
        </w:tc>
      </w:tr>
      <w:tr w:rsidR="00897291" w:rsidRPr="00A25D4D" w14:paraId="73A946F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0088A35" w14:textId="77777777" w:rsidR="00897291" w:rsidRPr="00A25D4D" w:rsidRDefault="00897291" w:rsidP="00897291">
            <w:proofErr w:type="spellStart"/>
            <w:r w:rsidRPr="00A25D4D">
              <w:t>PuntLijnVlak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2AAE14A" w14:textId="60CEC07E"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91C7C3" w14:textId="77777777" w:rsidR="00897291" w:rsidRPr="00A25D4D" w:rsidRDefault="00897291" w:rsidP="00897291">
            <w:r w:rsidRPr="00A25D4D">
              <w:t>«</w:t>
            </w:r>
            <w:proofErr w:type="spellStart"/>
            <w:r w:rsidRPr="00A25D4D">
              <w:t>union</w:t>
            </w:r>
            <w:proofErr w:type="spellEnd"/>
            <w:r w:rsidRPr="00A25D4D">
              <w:t>»</w:t>
            </w:r>
          </w:p>
        </w:tc>
      </w:tr>
      <w:tr w:rsidR="00897291" w:rsidRPr="00A25D4D" w14:paraId="7B4DFF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14B512" w14:textId="77777777" w:rsidR="00897291" w:rsidRPr="00A25D4D" w:rsidRDefault="00897291" w:rsidP="00897291">
            <w:r w:rsidRPr="00A25D4D">
              <w:t>Rioolleiding</w:t>
            </w:r>
          </w:p>
        </w:tc>
        <w:tc>
          <w:tcPr>
            <w:tcW w:w="0" w:type="auto"/>
            <w:tcBorders>
              <w:top w:val="outset" w:sz="6" w:space="0" w:color="auto"/>
              <w:left w:val="outset" w:sz="6" w:space="0" w:color="auto"/>
              <w:bottom w:val="outset" w:sz="6" w:space="0" w:color="auto"/>
              <w:right w:val="outset" w:sz="6" w:space="0" w:color="auto"/>
            </w:tcBorders>
            <w:hideMark/>
          </w:tcPr>
          <w:p w14:paraId="7573473B" w14:textId="119BE68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2809E8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2438D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A62D5DD" w14:textId="77777777" w:rsidR="00897291" w:rsidRPr="00A25D4D" w:rsidRDefault="00897291" w:rsidP="00897291">
            <w:proofErr w:type="spellStart"/>
            <w:r w:rsidRPr="00A25D4D">
              <w:t>RioolleidingTypeValue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CB385C8" w14:textId="7C81FF5C"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E20254B"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4165B6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4A01BF7" w14:textId="77777777" w:rsidR="00897291" w:rsidRPr="00A25D4D" w:rsidRDefault="00897291" w:rsidP="00897291">
            <w:proofErr w:type="spellStart"/>
            <w:r w:rsidRPr="00A25D4D">
              <w:t>SewerAppurtenanceTypeIMKLValue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D5DA9F2" w14:textId="684F5BC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D4D933E"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560E84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8BD933A" w14:textId="77777777" w:rsidR="00897291" w:rsidRPr="00A25D4D" w:rsidRDefault="00897291" w:rsidP="00897291">
            <w:proofErr w:type="spellStart"/>
            <w:r w:rsidRPr="00A25D4D">
              <w:t>SoortWerkzaamhedenValue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BC5E805" w14:textId="4030856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262DA63"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A0EE39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BAA263" w14:textId="77777777" w:rsidR="00897291" w:rsidRPr="00A25D4D" w:rsidRDefault="00897291" w:rsidP="00897291">
            <w:proofErr w:type="spellStart"/>
            <w:r w:rsidRPr="00A25D4D">
              <w:t>StedelijkWaterSpecifiek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FF48037" w14:textId="07F89CE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51E78610"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051C9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3EC2AB" w14:textId="77777777" w:rsidR="00897291" w:rsidRPr="00A25D4D" w:rsidRDefault="00897291" w:rsidP="00897291">
            <w:proofErr w:type="spellStart"/>
            <w:r w:rsidRPr="00A25D4D">
              <w:t>TechnischGebouw</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ABF02A5" w14:textId="3EEB3087"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D55CB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161D9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AF9726" w14:textId="77777777" w:rsidR="00897291" w:rsidRPr="00A25D4D" w:rsidRDefault="00897291" w:rsidP="00897291">
            <w:r w:rsidRPr="00A25D4D">
              <w:t>Telecommunicatiekabel</w:t>
            </w:r>
          </w:p>
        </w:tc>
        <w:tc>
          <w:tcPr>
            <w:tcW w:w="0" w:type="auto"/>
            <w:tcBorders>
              <w:top w:val="outset" w:sz="6" w:space="0" w:color="auto"/>
              <w:left w:val="outset" w:sz="6" w:space="0" w:color="auto"/>
              <w:bottom w:val="outset" w:sz="6" w:space="0" w:color="auto"/>
              <w:right w:val="outset" w:sz="6" w:space="0" w:color="auto"/>
            </w:tcBorders>
            <w:hideMark/>
          </w:tcPr>
          <w:p w14:paraId="174658DC" w14:textId="384C436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0CBB16A"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D21F01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1E37F84" w14:textId="77777777" w:rsidR="00897291" w:rsidRPr="00A25D4D" w:rsidRDefault="00897291" w:rsidP="00897291">
            <w:proofErr w:type="spellStart"/>
            <w:r w:rsidRPr="00A25D4D">
              <w:t>TelecommunicationsAppurtenanceTypeIMKLValue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9FBE03" w14:textId="0CA054A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E494D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6638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A048629" w14:textId="77777777" w:rsidR="00897291" w:rsidRPr="00A25D4D" w:rsidRDefault="00897291" w:rsidP="00897291">
            <w:proofErr w:type="spellStart"/>
            <w:r w:rsidRPr="00A25D4D">
              <w:t>TelecommunicationsCableMaterialTypeIMKLValue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9BAAA2" w14:textId="5F18BAF3"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EDFD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8C6A24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CC5B599" w14:textId="77777777" w:rsidR="00897291" w:rsidRPr="00A25D4D" w:rsidRDefault="00897291" w:rsidP="00897291">
            <w:r w:rsidRPr="00A25D4D">
              <w:t>Thema</w:t>
            </w:r>
          </w:p>
        </w:tc>
        <w:tc>
          <w:tcPr>
            <w:tcW w:w="0" w:type="auto"/>
            <w:tcBorders>
              <w:top w:val="outset" w:sz="6" w:space="0" w:color="auto"/>
              <w:left w:val="outset" w:sz="6" w:space="0" w:color="auto"/>
              <w:bottom w:val="outset" w:sz="6" w:space="0" w:color="auto"/>
              <w:right w:val="outset" w:sz="6" w:space="0" w:color="auto"/>
            </w:tcBorders>
            <w:hideMark/>
          </w:tcPr>
          <w:p w14:paraId="17D469DA" w14:textId="7FB3B89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AED9DA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75DBE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4C72FC" w14:textId="77777777" w:rsidR="00897291" w:rsidRPr="00A25D4D" w:rsidRDefault="00897291" w:rsidP="00897291">
            <w:proofErr w:type="spellStart"/>
            <w:r w:rsidRPr="00A25D4D">
              <w:t>ThermalAppurtenanceTypeIMKLValue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AE3E451" w14:textId="6EC8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BAEF2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666B2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582D961" w14:textId="77777777" w:rsidR="00897291" w:rsidRPr="00A25D4D" w:rsidRDefault="00897291" w:rsidP="00897291">
            <w:proofErr w:type="spellStart"/>
            <w:r w:rsidRPr="00A25D4D">
              <w:t>ThermalProductTypeIMKLValue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7DA46C3" w14:textId="271B0EE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BD98F98"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4BF9E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8295BBB" w14:textId="77777777" w:rsidR="00897291" w:rsidRPr="00A25D4D" w:rsidRDefault="00897291" w:rsidP="00897291">
            <w:proofErr w:type="spellStart"/>
            <w:r w:rsidRPr="00A25D4D">
              <w:t>ThermischePijpleiding</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5B1075A" w14:textId="37137FF2"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373C9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8F6C3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C2557F9" w14:textId="77777777" w:rsidR="00897291" w:rsidRPr="00A25D4D" w:rsidRDefault="00897291" w:rsidP="00897291">
            <w:proofErr w:type="spellStart"/>
            <w:r w:rsidRPr="00A25D4D">
              <w:t>TopografischObjectTypeValue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FACD960" w14:textId="2966E90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51C239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3E35446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0386C6E" w14:textId="77777777" w:rsidR="00897291" w:rsidRPr="00A25D4D" w:rsidRDefault="00897291" w:rsidP="00897291">
            <w:r w:rsidRPr="00A25D4D">
              <w:t>Toren</w:t>
            </w:r>
          </w:p>
        </w:tc>
        <w:tc>
          <w:tcPr>
            <w:tcW w:w="0" w:type="auto"/>
            <w:tcBorders>
              <w:top w:val="outset" w:sz="6" w:space="0" w:color="auto"/>
              <w:left w:val="outset" w:sz="6" w:space="0" w:color="auto"/>
              <w:bottom w:val="outset" w:sz="6" w:space="0" w:color="auto"/>
              <w:right w:val="outset" w:sz="6" w:space="0" w:color="auto"/>
            </w:tcBorders>
            <w:hideMark/>
          </w:tcPr>
          <w:p w14:paraId="0FA46CA4" w14:textId="5F891CBB"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1E877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6474EDB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C8F0741" w14:textId="77777777" w:rsidR="00897291" w:rsidRPr="00A25D4D" w:rsidRDefault="00897291" w:rsidP="00897291">
            <w:r w:rsidRPr="00A25D4D">
              <w:t>Transportroute</w:t>
            </w:r>
          </w:p>
        </w:tc>
        <w:tc>
          <w:tcPr>
            <w:tcW w:w="0" w:type="auto"/>
            <w:tcBorders>
              <w:top w:val="outset" w:sz="6" w:space="0" w:color="auto"/>
              <w:left w:val="outset" w:sz="6" w:space="0" w:color="auto"/>
              <w:bottom w:val="outset" w:sz="6" w:space="0" w:color="auto"/>
              <w:right w:val="outset" w:sz="6" w:space="0" w:color="auto"/>
            </w:tcBorders>
            <w:hideMark/>
          </w:tcPr>
          <w:p w14:paraId="3616138B" w14:textId="2CA3E341"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F8878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D46E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4D02F83" w14:textId="77777777" w:rsidR="00897291" w:rsidRPr="00A25D4D" w:rsidRDefault="00897291" w:rsidP="00897291">
            <w:r w:rsidRPr="00A25D4D">
              <w:t>Transportroutedeel</w:t>
            </w:r>
          </w:p>
        </w:tc>
        <w:tc>
          <w:tcPr>
            <w:tcW w:w="0" w:type="auto"/>
            <w:tcBorders>
              <w:top w:val="outset" w:sz="6" w:space="0" w:color="auto"/>
              <w:left w:val="outset" w:sz="6" w:space="0" w:color="auto"/>
              <w:bottom w:val="outset" w:sz="6" w:space="0" w:color="auto"/>
              <w:right w:val="outset" w:sz="6" w:space="0" w:color="auto"/>
            </w:tcBorders>
            <w:hideMark/>
          </w:tcPr>
          <w:p w14:paraId="71BBB0F8" w14:textId="349F8E36"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4881080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D022F8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364119" w14:textId="77777777" w:rsidR="00897291" w:rsidRPr="00A25D4D" w:rsidRDefault="00897291" w:rsidP="00897291">
            <w:proofErr w:type="spellStart"/>
            <w:r w:rsidRPr="00A25D4D">
              <w:t>TransportrouteRisico</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36C1781" w14:textId="1A8B7CF9"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4CE64E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4A74215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E776E3" w14:textId="77777777" w:rsidR="00897291" w:rsidRPr="00A25D4D" w:rsidRDefault="00897291" w:rsidP="00897291">
            <w:r w:rsidRPr="00A25D4D">
              <w:t>Utiliteitsnet</w:t>
            </w:r>
          </w:p>
        </w:tc>
        <w:tc>
          <w:tcPr>
            <w:tcW w:w="0" w:type="auto"/>
            <w:tcBorders>
              <w:top w:val="outset" w:sz="6" w:space="0" w:color="auto"/>
              <w:left w:val="outset" w:sz="6" w:space="0" w:color="auto"/>
              <w:bottom w:val="outset" w:sz="6" w:space="0" w:color="auto"/>
              <w:right w:val="outset" w:sz="6" w:space="0" w:color="auto"/>
            </w:tcBorders>
            <w:hideMark/>
          </w:tcPr>
          <w:p w14:paraId="65C8B8B5" w14:textId="4333A39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6062D437"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E0EC47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430CF64" w14:textId="77777777" w:rsidR="00897291" w:rsidRPr="00A25D4D" w:rsidRDefault="00897291" w:rsidP="00897291">
            <w:proofErr w:type="spellStart"/>
            <w:r w:rsidRPr="00A25D4D">
              <w:t>UtilityNetworkTypeIMKLValue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F910AAB" w14:textId="270C318A"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3A5305B5"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65E08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93457F" w14:textId="77777777" w:rsidR="00897291" w:rsidRPr="00A25D4D" w:rsidRDefault="00897291" w:rsidP="00897291">
            <w:r w:rsidRPr="00A25D4D">
              <w:t>Veiligheidsgebied</w:t>
            </w:r>
          </w:p>
        </w:tc>
        <w:tc>
          <w:tcPr>
            <w:tcW w:w="0" w:type="auto"/>
            <w:tcBorders>
              <w:top w:val="outset" w:sz="6" w:space="0" w:color="auto"/>
              <w:left w:val="outset" w:sz="6" w:space="0" w:color="auto"/>
              <w:bottom w:val="outset" w:sz="6" w:space="0" w:color="auto"/>
              <w:right w:val="outset" w:sz="6" w:space="0" w:color="auto"/>
            </w:tcBorders>
            <w:hideMark/>
          </w:tcPr>
          <w:p w14:paraId="27DDEB2F" w14:textId="238F1B28"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07943FF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95ED29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63B566" w14:textId="77777777" w:rsidR="00897291" w:rsidRPr="00A25D4D" w:rsidRDefault="00897291" w:rsidP="00897291">
            <w:proofErr w:type="spellStart"/>
            <w:r w:rsidRPr="00A25D4D">
              <w:t>WaterAppurtenanceTypeIMKLValue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32C46D" w14:textId="6EBCF954"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7AA6502D"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52F68F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5C201FD" w14:textId="77777777" w:rsidR="00897291" w:rsidRPr="00A25D4D" w:rsidRDefault="00897291" w:rsidP="00897291">
            <w:r w:rsidRPr="00A25D4D">
              <w:t>Waterleiding</w:t>
            </w:r>
          </w:p>
        </w:tc>
        <w:tc>
          <w:tcPr>
            <w:tcW w:w="0" w:type="auto"/>
            <w:tcBorders>
              <w:top w:val="outset" w:sz="6" w:space="0" w:color="auto"/>
              <w:left w:val="outset" w:sz="6" w:space="0" w:color="auto"/>
              <w:bottom w:val="outset" w:sz="6" w:space="0" w:color="auto"/>
              <w:right w:val="outset" w:sz="6" w:space="0" w:color="auto"/>
            </w:tcBorders>
            <w:hideMark/>
          </w:tcPr>
          <w:p w14:paraId="1ED3088D" w14:textId="78B953F5"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20FBC13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FE532FF"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6D9ADDC" w14:textId="77777777" w:rsidR="00897291" w:rsidRPr="00A25D4D" w:rsidRDefault="00897291" w:rsidP="00897291">
            <w:proofErr w:type="spellStart"/>
            <w:r w:rsidRPr="00A25D4D">
              <w:t>WaterTypeIMKLValue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7EF8F56" w14:textId="62547440" w:rsidR="00897291" w:rsidRPr="00A25D4D" w:rsidRDefault="00897291" w:rsidP="00897291">
            <w:r>
              <w:t>IMKL</w:t>
            </w:r>
          </w:p>
        </w:tc>
        <w:tc>
          <w:tcPr>
            <w:tcW w:w="0" w:type="auto"/>
            <w:tcBorders>
              <w:top w:val="outset" w:sz="6" w:space="0" w:color="auto"/>
              <w:left w:val="outset" w:sz="6" w:space="0" w:color="auto"/>
              <w:bottom w:val="outset" w:sz="6" w:space="0" w:color="auto"/>
              <w:right w:val="outset" w:sz="6" w:space="0" w:color="auto"/>
            </w:tcBorders>
            <w:hideMark/>
          </w:tcPr>
          <w:p w14:paraId="1C5ABB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0A04CA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6E23F31" w14:textId="77777777" w:rsidR="00897291" w:rsidRPr="00A25D4D" w:rsidRDefault="00897291" w:rsidP="00897291">
            <w:proofErr w:type="spellStart"/>
            <w:r w:rsidRPr="00A25D4D">
              <w:t>PipeMaterialTypeValue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09F43D8" w14:textId="77777777" w:rsidR="00897291" w:rsidRPr="00A25D4D" w:rsidRDefault="00897291" w:rsidP="00897291">
            <w:pPr>
              <w:rPr>
                <w:lang w:val="en-GB"/>
              </w:rPr>
            </w:pPr>
            <w:r w:rsidRPr="00A25D4D">
              <w:rPr>
                <w:lang w:val="en-GB"/>
              </w:rPr>
              <w:t>Common Extended Utility Network Elements</w:t>
            </w:r>
          </w:p>
        </w:tc>
        <w:tc>
          <w:tcPr>
            <w:tcW w:w="0" w:type="auto"/>
            <w:tcBorders>
              <w:top w:val="outset" w:sz="6" w:space="0" w:color="auto"/>
              <w:left w:val="outset" w:sz="6" w:space="0" w:color="auto"/>
              <w:bottom w:val="outset" w:sz="6" w:space="0" w:color="auto"/>
              <w:right w:val="outset" w:sz="6" w:space="0" w:color="auto"/>
            </w:tcBorders>
            <w:hideMark/>
          </w:tcPr>
          <w:p w14:paraId="58FA97D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2CC707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0A88C70" w14:textId="77777777" w:rsidR="00897291" w:rsidRPr="00A25D4D" w:rsidRDefault="00897291" w:rsidP="00897291">
            <w:proofErr w:type="spellStart"/>
            <w:r w:rsidRPr="00A25D4D">
              <w:t>UtilityNetwork</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20774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18BFF4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5CB5618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03C892" w14:textId="77777777" w:rsidR="00897291" w:rsidRPr="00A25D4D" w:rsidRDefault="00897291" w:rsidP="00897291">
            <w:r w:rsidRPr="00A25D4D">
              <w:t>Cabinet</w:t>
            </w:r>
          </w:p>
        </w:tc>
        <w:tc>
          <w:tcPr>
            <w:tcW w:w="0" w:type="auto"/>
            <w:tcBorders>
              <w:top w:val="outset" w:sz="6" w:space="0" w:color="auto"/>
              <w:left w:val="outset" w:sz="6" w:space="0" w:color="auto"/>
              <w:bottom w:val="outset" w:sz="6" w:space="0" w:color="auto"/>
              <w:right w:val="outset" w:sz="6" w:space="0" w:color="auto"/>
            </w:tcBorders>
            <w:hideMark/>
          </w:tcPr>
          <w:p w14:paraId="34325CB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B1C6E0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354F38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6A415E" w14:textId="77777777" w:rsidR="00897291" w:rsidRPr="00A25D4D" w:rsidRDefault="00897291" w:rsidP="00897291">
            <w:proofErr w:type="spellStart"/>
            <w:r w:rsidRPr="00A25D4D">
              <w:t>UtilityNetworkTypeValue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85A932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5CB4CFA"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3DBBD6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D10552C" w14:textId="77777777" w:rsidR="00897291" w:rsidRPr="00A25D4D" w:rsidRDefault="00897291" w:rsidP="00897291">
            <w:proofErr w:type="spellStart"/>
            <w:r w:rsidRPr="00A25D4D">
              <w:t>UtilityLinkSet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030A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77754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36F486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FFDD542" w14:textId="77777777" w:rsidR="00897291" w:rsidRPr="00A25D4D" w:rsidRDefault="00897291" w:rsidP="00897291">
            <w:r w:rsidRPr="00A25D4D">
              <w:t>Pipe</w:t>
            </w:r>
          </w:p>
        </w:tc>
        <w:tc>
          <w:tcPr>
            <w:tcW w:w="0" w:type="auto"/>
            <w:tcBorders>
              <w:top w:val="outset" w:sz="6" w:space="0" w:color="auto"/>
              <w:left w:val="outset" w:sz="6" w:space="0" w:color="auto"/>
              <w:bottom w:val="outset" w:sz="6" w:space="0" w:color="auto"/>
              <w:right w:val="outset" w:sz="6" w:space="0" w:color="auto"/>
            </w:tcBorders>
            <w:hideMark/>
          </w:tcPr>
          <w:p w14:paraId="57EB31B2"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4DE6901"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052151C9"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3A10DB" w14:textId="77777777" w:rsidR="00897291" w:rsidRPr="00A25D4D" w:rsidRDefault="00897291" w:rsidP="00897291">
            <w:proofErr w:type="spellStart"/>
            <w:r w:rsidRPr="00A25D4D">
              <w:t>Pole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1A56F2F"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2A73EC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F069C0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A4B438A" w14:textId="77777777" w:rsidR="00897291" w:rsidRPr="00A25D4D" w:rsidRDefault="00897291" w:rsidP="00897291">
            <w:proofErr w:type="spellStart"/>
            <w:r w:rsidRPr="00A25D4D">
              <w:t>Duct</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46AF5D3"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766580AE"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D1BAE1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B9CAC75" w14:textId="77777777" w:rsidR="00897291" w:rsidRPr="00A25D4D" w:rsidRDefault="00897291" w:rsidP="00897291">
            <w:proofErr w:type="spellStart"/>
            <w:r w:rsidRPr="00A25D4D">
              <w:t>Tower</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90DE45"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4ABC7C5"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B437EB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F2031D" w14:textId="77777777" w:rsidR="00897291" w:rsidRPr="00A25D4D" w:rsidRDefault="00897291" w:rsidP="00897291">
            <w:r w:rsidRPr="00A25D4D">
              <w:t>Cable</w:t>
            </w:r>
          </w:p>
        </w:tc>
        <w:tc>
          <w:tcPr>
            <w:tcW w:w="0" w:type="auto"/>
            <w:tcBorders>
              <w:top w:val="outset" w:sz="6" w:space="0" w:color="auto"/>
              <w:left w:val="outset" w:sz="6" w:space="0" w:color="auto"/>
              <w:bottom w:val="outset" w:sz="6" w:space="0" w:color="auto"/>
              <w:right w:val="outset" w:sz="6" w:space="0" w:color="auto"/>
            </w:tcBorders>
            <w:hideMark/>
          </w:tcPr>
          <w:p w14:paraId="046E652D"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A2C2992"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428ABE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75FE5B3" w14:textId="77777777" w:rsidR="00897291" w:rsidRPr="00A25D4D" w:rsidRDefault="00897291" w:rsidP="00897291">
            <w:proofErr w:type="spellStart"/>
            <w:r w:rsidRPr="00A25D4D">
              <w:t>UtilityDeliveryTypeValue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4FBF3F9"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0CB592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DEF807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7586CC1" w14:textId="77777777" w:rsidR="00897291" w:rsidRPr="00A25D4D" w:rsidRDefault="00897291" w:rsidP="00897291">
            <w:proofErr w:type="spellStart"/>
            <w:r w:rsidRPr="00A25D4D">
              <w:lastRenderedPageBreak/>
              <w:t>Manhole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650F0CB"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327CE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58695B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82126EF" w14:textId="77777777" w:rsidR="00897291" w:rsidRPr="00A25D4D" w:rsidRDefault="00897291" w:rsidP="00897291">
            <w:proofErr w:type="spellStart"/>
            <w:r w:rsidRPr="00A25D4D">
              <w:t>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ADF6B67"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8281A5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CA91583"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729F308" w14:textId="77777777" w:rsidR="00897291" w:rsidRPr="00A25D4D" w:rsidRDefault="00897291" w:rsidP="00897291">
            <w:proofErr w:type="spellStart"/>
            <w:r w:rsidRPr="00A25D4D">
              <w:t>Appurtenance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5D4F2C"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9B33FF3"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2449C7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4DAAF9F6" w14:textId="77777777" w:rsidR="00897291" w:rsidRPr="00A25D4D" w:rsidRDefault="00897291" w:rsidP="00897291">
            <w:proofErr w:type="spellStart"/>
            <w:r w:rsidRPr="00A25D4D">
              <w:t>SpecificAppurtenanceTypeValue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3443520"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AB6CF8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B94BBCC"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D33C8C5" w14:textId="77777777" w:rsidR="00897291" w:rsidRPr="00A25D4D" w:rsidRDefault="00897291" w:rsidP="00897291">
            <w:proofErr w:type="spellStart"/>
            <w:r w:rsidRPr="00A25D4D">
              <w:t>WarningTypeValue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6A9D5E1" w14:textId="77777777" w:rsidR="00897291" w:rsidRPr="00A25D4D" w:rsidRDefault="00897291" w:rsidP="00897291">
            <w:r w:rsidRPr="00A25D4D">
              <w:t xml:space="preserve">Common </w:t>
            </w:r>
            <w:proofErr w:type="spellStart"/>
            <w:r w:rsidRPr="00A25D4D">
              <w:t>Utility</w:t>
            </w:r>
            <w:proofErr w:type="spellEnd"/>
            <w:r w:rsidRPr="00A25D4D">
              <w:t xml:space="preserve"> Network </w:t>
            </w:r>
            <w:proofErr w:type="spellStart"/>
            <w:r w:rsidRPr="00A25D4D">
              <w:t>Elements</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C7EE7F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32C853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3F58A9B" w14:textId="77777777" w:rsidR="00897291" w:rsidRPr="00A25D4D" w:rsidRDefault="00897291" w:rsidP="00897291">
            <w:proofErr w:type="spellStart"/>
            <w:r w:rsidRPr="00A25D4D">
              <w:t>ElectricityAppurtenanceTypeValue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DD31BC6"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36DD4F0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EA7FBB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DFEB2F8" w14:textId="77777777" w:rsidR="00897291" w:rsidRPr="00A25D4D" w:rsidRDefault="00897291" w:rsidP="00897291">
            <w:proofErr w:type="spellStart"/>
            <w:r w:rsidRPr="00A25D4D">
              <w:t>ElectricityCable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F24ABD5" w14:textId="77777777" w:rsidR="00897291" w:rsidRPr="00A25D4D" w:rsidRDefault="00897291" w:rsidP="00897291">
            <w:r w:rsidRPr="00A25D4D">
              <w:t>Electricity Network</w:t>
            </w:r>
          </w:p>
        </w:tc>
        <w:tc>
          <w:tcPr>
            <w:tcW w:w="0" w:type="auto"/>
            <w:tcBorders>
              <w:top w:val="outset" w:sz="6" w:space="0" w:color="auto"/>
              <w:left w:val="outset" w:sz="6" w:space="0" w:color="auto"/>
              <w:bottom w:val="outset" w:sz="6" w:space="0" w:color="auto"/>
              <w:right w:val="outset" w:sz="6" w:space="0" w:color="auto"/>
            </w:tcBorders>
            <w:hideMark/>
          </w:tcPr>
          <w:p w14:paraId="6CE0FF1D"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3F2E2F34"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D715368" w14:textId="77777777" w:rsidR="00897291" w:rsidRPr="00A25D4D" w:rsidRDefault="00897291" w:rsidP="00897291">
            <w:proofErr w:type="spellStart"/>
            <w:r w:rsidRPr="00A25D4D">
              <w:t>OilGasChemicalsPipe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F999D23"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232E382F"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4DC3B3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9D5A658" w14:textId="77777777" w:rsidR="00897291" w:rsidRPr="00A25D4D" w:rsidRDefault="00897291" w:rsidP="00897291">
            <w:proofErr w:type="spellStart"/>
            <w:r w:rsidRPr="00A25D4D">
              <w:t>OilGasChemicalsProductTypeValue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45B709C"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02FBE711"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4E73B0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FD85DC2" w14:textId="77777777" w:rsidR="00897291" w:rsidRPr="00A25D4D" w:rsidRDefault="00897291" w:rsidP="00897291">
            <w:proofErr w:type="spellStart"/>
            <w:r w:rsidRPr="00A25D4D">
              <w:t>OilGasChemicalsAppurtenanceTypeValue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A91D5D7" w14:textId="77777777" w:rsidR="00897291" w:rsidRPr="00A25D4D" w:rsidRDefault="00897291" w:rsidP="00897291">
            <w:r w:rsidRPr="00A25D4D">
              <w:t>Oil-Gas-</w:t>
            </w:r>
            <w:proofErr w:type="spellStart"/>
            <w:r w:rsidRPr="00A25D4D">
              <w:t>Chemicals</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7C53DF9"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7FA25030"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D0062F" w14:textId="77777777" w:rsidR="00897291" w:rsidRPr="00A25D4D" w:rsidRDefault="00897291" w:rsidP="00897291">
            <w:proofErr w:type="spellStart"/>
            <w:r w:rsidRPr="00A25D4D">
              <w:t>SewerWaterTypeValue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088A0AF9"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32D3BA64"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2344481"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10EB34AE" w14:textId="77777777" w:rsidR="00897291" w:rsidRPr="00A25D4D" w:rsidRDefault="00897291" w:rsidP="00897291">
            <w:proofErr w:type="spellStart"/>
            <w:r w:rsidRPr="00A25D4D">
              <w:t>SewerPipe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A50B8C6"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75CD5B4B"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C5C20AD"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A34F73C" w14:textId="77777777" w:rsidR="00897291" w:rsidRPr="00A25D4D" w:rsidRDefault="00897291" w:rsidP="00897291">
            <w:proofErr w:type="spellStart"/>
            <w:r w:rsidRPr="00A25D4D">
              <w:t>SewerAppurtenanceTypeValue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FD81A1" w14:textId="77777777" w:rsidR="00897291" w:rsidRPr="00A25D4D" w:rsidRDefault="00897291" w:rsidP="00897291">
            <w:proofErr w:type="spellStart"/>
            <w:r w:rsidRPr="00A25D4D">
              <w:t>Sewer</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462C63F"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703672E"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55E52C1" w14:textId="77777777" w:rsidR="00897291" w:rsidRPr="00A25D4D" w:rsidRDefault="00897291" w:rsidP="00897291">
            <w:proofErr w:type="spellStart"/>
            <w:r w:rsidRPr="00A25D4D">
              <w:t>TelecommunicationsAppurtenanceTypeValue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6E99A202"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16E91626"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5CB613AA"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89A0C1B" w14:textId="77777777" w:rsidR="00897291" w:rsidRPr="00A25D4D" w:rsidRDefault="00897291" w:rsidP="00897291">
            <w:proofErr w:type="spellStart"/>
            <w:r w:rsidRPr="00A25D4D">
              <w:t>TelecommunicationsCableMaterialTypeValue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38CF2AB8"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7EA6B68C"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6523F26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501D55DF" w14:textId="77777777" w:rsidR="00897291" w:rsidRPr="00A25D4D" w:rsidRDefault="00897291" w:rsidP="00897291">
            <w:proofErr w:type="spellStart"/>
            <w:r w:rsidRPr="00A25D4D">
              <w:t>TelecommunicationsCable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074222F" w14:textId="77777777" w:rsidR="00897291" w:rsidRPr="00A25D4D" w:rsidRDefault="00897291" w:rsidP="00897291">
            <w:r w:rsidRPr="00A25D4D">
              <w:t>Telecommunications Network</w:t>
            </w:r>
          </w:p>
        </w:tc>
        <w:tc>
          <w:tcPr>
            <w:tcW w:w="0" w:type="auto"/>
            <w:tcBorders>
              <w:top w:val="outset" w:sz="6" w:space="0" w:color="auto"/>
              <w:left w:val="outset" w:sz="6" w:space="0" w:color="auto"/>
              <w:bottom w:val="outset" w:sz="6" w:space="0" w:color="auto"/>
              <w:right w:val="outset" w:sz="6" w:space="0" w:color="auto"/>
            </w:tcBorders>
            <w:hideMark/>
          </w:tcPr>
          <w:p w14:paraId="52501434"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793512F7"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F16EEEC" w14:textId="77777777" w:rsidR="00897291" w:rsidRPr="00A25D4D" w:rsidRDefault="00897291" w:rsidP="00897291">
            <w:proofErr w:type="spellStart"/>
            <w:r w:rsidRPr="00A25D4D">
              <w:t>ThermalPipe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DD8B29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D484969"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19171FD8"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04257510" w14:textId="77777777" w:rsidR="00897291" w:rsidRPr="00A25D4D" w:rsidRDefault="00897291" w:rsidP="00897291">
            <w:proofErr w:type="spellStart"/>
            <w:r w:rsidRPr="00A25D4D">
              <w:t>ThermalAppurtenanceTypeValue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2C088682"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5E1CFCB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291210B2"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272D5984" w14:textId="77777777" w:rsidR="00897291" w:rsidRPr="00A25D4D" w:rsidRDefault="00897291" w:rsidP="00897291">
            <w:proofErr w:type="spellStart"/>
            <w:r w:rsidRPr="00A25D4D">
              <w:t>WaterPipe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11CFF1B3"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71782436" w14:textId="77777777" w:rsidR="00897291" w:rsidRPr="00A25D4D" w:rsidRDefault="00897291" w:rsidP="00897291">
            <w:r w:rsidRPr="00A25D4D">
              <w:t>«</w:t>
            </w:r>
            <w:proofErr w:type="spellStart"/>
            <w:r w:rsidRPr="00A25D4D">
              <w:t>featureType</w:t>
            </w:r>
            <w:proofErr w:type="spellEnd"/>
            <w:r w:rsidRPr="00A25D4D">
              <w:t>»</w:t>
            </w:r>
          </w:p>
        </w:tc>
      </w:tr>
      <w:tr w:rsidR="00897291" w:rsidRPr="00A25D4D" w14:paraId="2EE757C5"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351757DA" w14:textId="77777777" w:rsidR="00897291" w:rsidRPr="00A25D4D" w:rsidRDefault="00897291" w:rsidP="00897291">
            <w:proofErr w:type="spellStart"/>
            <w:r w:rsidRPr="00A25D4D">
              <w:t>WaterAppurtenanceTypeValue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5B922235"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10372732"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19263D9B"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7C1EF9A7" w14:textId="77777777" w:rsidR="00897291" w:rsidRPr="00A25D4D" w:rsidRDefault="00897291" w:rsidP="00897291">
            <w:proofErr w:type="spellStart"/>
            <w:r w:rsidRPr="00A25D4D">
              <w:t>WaterTypeValue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B5C7ABF" w14:textId="77777777" w:rsidR="00897291" w:rsidRPr="00A25D4D" w:rsidRDefault="00897291" w:rsidP="00897291">
            <w:r w:rsidRPr="00A25D4D">
              <w:t>Water Network</w:t>
            </w:r>
          </w:p>
        </w:tc>
        <w:tc>
          <w:tcPr>
            <w:tcW w:w="0" w:type="auto"/>
            <w:tcBorders>
              <w:top w:val="outset" w:sz="6" w:space="0" w:color="auto"/>
              <w:left w:val="outset" w:sz="6" w:space="0" w:color="auto"/>
              <w:bottom w:val="outset" w:sz="6" w:space="0" w:color="auto"/>
              <w:right w:val="outset" w:sz="6" w:space="0" w:color="auto"/>
            </w:tcBorders>
            <w:hideMark/>
          </w:tcPr>
          <w:p w14:paraId="35DDCDA0" w14:textId="77777777" w:rsidR="00897291" w:rsidRPr="00A25D4D" w:rsidRDefault="00897291" w:rsidP="00897291">
            <w:r w:rsidRPr="00A25D4D">
              <w:t>«</w:t>
            </w:r>
            <w:proofErr w:type="spellStart"/>
            <w:r w:rsidRPr="00A25D4D">
              <w:t>codeList</w:t>
            </w:r>
            <w:proofErr w:type="spellEnd"/>
            <w:r w:rsidRPr="00A25D4D">
              <w:t>»</w:t>
            </w:r>
          </w:p>
        </w:tc>
      </w:tr>
      <w:tr w:rsidR="00897291" w:rsidRPr="00A25D4D" w14:paraId="05240EB6" w14:textId="77777777" w:rsidTr="00B24519">
        <w:trPr>
          <w:tblCellSpacing w:w="0" w:type="dxa"/>
        </w:trPr>
        <w:tc>
          <w:tcPr>
            <w:tcW w:w="0" w:type="auto"/>
            <w:tcBorders>
              <w:top w:val="outset" w:sz="6" w:space="0" w:color="auto"/>
              <w:left w:val="outset" w:sz="6" w:space="0" w:color="auto"/>
              <w:bottom w:val="outset" w:sz="6" w:space="0" w:color="auto"/>
              <w:right w:val="outset" w:sz="6" w:space="0" w:color="auto"/>
            </w:tcBorders>
            <w:hideMark/>
          </w:tcPr>
          <w:p w14:paraId="6B162BE9" w14:textId="77777777" w:rsidR="00897291" w:rsidRPr="00A25D4D" w:rsidRDefault="00897291" w:rsidP="00897291">
            <w:proofErr w:type="spellStart"/>
            <w:r w:rsidRPr="00A25D4D">
              <w:t>ThermalProductTypeValue</w:t>
            </w:r>
            <w:proofErr w:type="spellEnd"/>
          </w:p>
        </w:tc>
        <w:tc>
          <w:tcPr>
            <w:tcW w:w="0" w:type="auto"/>
            <w:tcBorders>
              <w:top w:val="outset" w:sz="6" w:space="0" w:color="auto"/>
              <w:left w:val="outset" w:sz="6" w:space="0" w:color="auto"/>
              <w:bottom w:val="outset" w:sz="6" w:space="0" w:color="auto"/>
              <w:right w:val="outset" w:sz="6" w:space="0" w:color="auto"/>
            </w:tcBorders>
            <w:hideMark/>
          </w:tcPr>
          <w:p w14:paraId="4C9F8A39" w14:textId="77777777" w:rsidR="00897291" w:rsidRPr="00A25D4D" w:rsidRDefault="00897291" w:rsidP="00897291">
            <w:proofErr w:type="spellStart"/>
            <w:r w:rsidRPr="00A25D4D">
              <w:t>Thermal</w:t>
            </w:r>
            <w:proofErr w:type="spellEnd"/>
            <w:r w:rsidRPr="00A25D4D">
              <w:t xml:space="preserve"> Network</w:t>
            </w:r>
          </w:p>
        </w:tc>
        <w:tc>
          <w:tcPr>
            <w:tcW w:w="0" w:type="auto"/>
            <w:tcBorders>
              <w:top w:val="outset" w:sz="6" w:space="0" w:color="auto"/>
              <w:left w:val="outset" w:sz="6" w:space="0" w:color="auto"/>
              <w:bottom w:val="outset" w:sz="6" w:space="0" w:color="auto"/>
              <w:right w:val="outset" w:sz="6" w:space="0" w:color="auto"/>
            </w:tcBorders>
            <w:hideMark/>
          </w:tcPr>
          <w:p w14:paraId="1F867ADC" w14:textId="77777777" w:rsidR="00897291" w:rsidRPr="00A25D4D" w:rsidRDefault="00897291" w:rsidP="00897291">
            <w:r w:rsidRPr="00A25D4D">
              <w:t>«</w:t>
            </w:r>
            <w:proofErr w:type="spellStart"/>
            <w:r w:rsidRPr="00A25D4D">
              <w:t>codeList</w:t>
            </w:r>
            <w:proofErr w:type="spellEnd"/>
            <w:r w:rsidRPr="00A25D4D">
              <w:t>»</w:t>
            </w:r>
          </w:p>
        </w:tc>
      </w:tr>
    </w:tbl>
    <w:p w14:paraId="535505DA" w14:textId="77777777" w:rsidR="003D534C" w:rsidRPr="000E0786" w:rsidRDefault="003D534C" w:rsidP="003D534C">
      <w:pPr>
        <w:jc w:val="left"/>
      </w:pPr>
    </w:p>
    <w:p w14:paraId="7FCE5CB3" w14:textId="77777777" w:rsidR="00ED33F0" w:rsidRPr="00A26E72" w:rsidRDefault="00ED33F0" w:rsidP="00FE2DB2">
      <w:pPr>
        <w:pStyle w:val="subparagraaftitel"/>
      </w:pPr>
      <w:bookmarkStart w:id="832" w:name="_Toc45195663"/>
      <w:r>
        <w:t>Geografische objecten</w:t>
      </w:r>
      <w:r w:rsidR="00283BD6">
        <w:t>.</w:t>
      </w:r>
      <w:bookmarkEnd w:id="832"/>
    </w:p>
    <w:p w14:paraId="2AC73D6F" w14:textId="60CDE694" w:rsidR="00ED33F0" w:rsidRPr="00F921B7" w:rsidRDefault="00F921B7" w:rsidP="00ED33F0">
      <w:pPr>
        <w:spacing w:line="240" w:lineRule="atLeast"/>
        <w:jc w:val="left"/>
      </w:pPr>
      <w:r w:rsidRPr="00F921B7">
        <w:t xml:space="preserve">Zie </w:t>
      </w:r>
      <w:r w:rsidR="00793B0B">
        <w:t>IMKL</w:t>
      </w:r>
      <w:r w:rsidRPr="00F921B7">
        <w:t xml:space="preserve"> – Objectcatalogus.</w:t>
      </w:r>
    </w:p>
    <w:p w14:paraId="388C8F49" w14:textId="77777777" w:rsidR="00F921B7" w:rsidRPr="00F921B7" w:rsidRDefault="00F921B7" w:rsidP="00ED33F0">
      <w:pPr>
        <w:spacing w:line="240" w:lineRule="atLeast"/>
        <w:jc w:val="left"/>
      </w:pPr>
    </w:p>
    <w:p w14:paraId="0361B3B2" w14:textId="77777777" w:rsidR="00ED33F0" w:rsidRPr="00ED33F0" w:rsidRDefault="00ED33F0" w:rsidP="001239D0">
      <w:pPr>
        <w:pStyle w:val="subparagraaftitel"/>
      </w:pPr>
      <w:bookmarkStart w:id="833" w:name="_Toc45195664"/>
      <w:r w:rsidRPr="00ED33F0">
        <w:t>Data typen</w:t>
      </w:r>
      <w:r w:rsidR="00283BD6">
        <w:t>.</w:t>
      </w:r>
      <w:bookmarkEnd w:id="833"/>
    </w:p>
    <w:p w14:paraId="563774C7" w14:textId="49F75A9E"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2887CA37" w14:textId="77777777" w:rsidR="006E15C3" w:rsidRPr="00635202" w:rsidRDefault="006E15C3" w:rsidP="00ED33F0">
      <w:pPr>
        <w:spacing w:line="240" w:lineRule="atLeast"/>
        <w:jc w:val="left"/>
      </w:pPr>
    </w:p>
    <w:p w14:paraId="7C65643D" w14:textId="77777777" w:rsidR="00ED33F0" w:rsidRPr="00ED33F0" w:rsidRDefault="00932116" w:rsidP="001239D0">
      <w:pPr>
        <w:pStyle w:val="subparagraaftitel"/>
      </w:pPr>
      <w:bookmarkStart w:id="834" w:name="_Toc45195665"/>
      <w:r>
        <w:t>Waardelijsten</w:t>
      </w:r>
      <w:r w:rsidR="00283BD6">
        <w:t>.</w:t>
      </w:r>
      <w:bookmarkEnd w:id="834"/>
    </w:p>
    <w:p w14:paraId="58C36435" w14:textId="14A0A304" w:rsidR="00F921B7" w:rsidRPr="00F921B7" w:rsidRDefault="00F921B7" w:rsidP="00F921B7">
      <w:pPr>
        <w:spacing w:line="240" w:lineRule="atLeast"/>
        <w:jc w:val="left"/>
      </w:pPr>
      <w:r w:rsidRPr="00F921B7">
        <w:t xml:space="preserve">Zie </w:t>
      </w:r>
      <w:r w:rsidR="00793B0B">
        <w:t>IMKL</w:t>
      </w:r>
      <w:r w:rsidRPr="00F921B7">
        <w:t xml:space="preserve"> – </w:t>
      </w:r>
      <w:proofErr w:type="spellStart"/>
      <w:r w:rsidR="001D3ADF" w:rsidRPr="00B76BD4">
        <w:t>waardelijst</w:t>
      </w:r>
      <w:proofErr w:type="spellEnd"/>
      <w:r w:rsidR="001D3ADF" w:rsidRPr="00B76BD4">
        <w:t xml:space="preserve"> register. (</w:t>
      </w:r>
      <w:r w:rsidR="005D68B2" w:rsidRPr="00B76BD4">
        <w:t>en</w:t>
      </w:r>
      <w:r w:rsidR="001D3ADF" w:rsidRPr="00B76BD4">
        <w:t xml:space="preserve"> in Excel: </w:t>
      </w:r>
      <w:r w:rsidR="00793B0B">
        <w:t>IMKL</w:t>
      </w:r>
      <w:r w:rsidR="002B4B6E" w:rsidRPr="00B76BD4">
        <w:t xml:space="preserve"> </w:t>
      </w:r>
      <w:del w:id="835" w:author="Paul Janssen" w:date="2020-06-16T15:59:00Z">
        <w:r w:rsidR="002B4B6E" w:rsidRPr="00B76BD4" w:rsidDel="00B92351">
          <w:delText>-</w:delText>
        </w:r>
      </w:del>
      <w:ins w:id="836" w:author="Paul Janssen" w:date="2020-06-16T15:59:00Z">
        <w:r w:rsidR="00B92351">
          <w:t>–</w:t>
        </w:r>
      </w:ins>
      <w:r w:rsidR="002B4B6E" w:rsidRPr="00B76BD4">
        <w:t xml:space="preserve"> </w:t>
      </w:r>
      <w:del w:id="837" w:author="Paul Janssen" w:date="2020-06-16T15:59:00Z">
        <w:r w:rsidR="002B4B6E" w:rsidRPr="00B76BD4" w:rsidDel="00B92351">
          <w:delText>1.</w:delText>
        </w:r>
        <w:r w:rsidR="005D68B2" w:rsidRPr="00B76BD4" w:rsidDel="00B92351">
          <w:delText>2</w:delText>
        </w:r>
        <w:r w:rsidR="002F31D1" w:rsidDel="00B92351">
          <w:delText>.1</w:delText>
        </w:r>
      </w:del>
      <w:ins w:id="838" w:author="Paul Janssen" w:date="2020-06-16T15:59:00Z">
        <w:r w:rsidR="00B92351">
          <w:t>2.0</w:t>
        </w:r>
      </w:ins>
      <w:r w:rsidR="005D68B2" w:rsidRPr="00B76BD4">
        <w:t xml:space="preserve"> </w:t>
      </w:r>
      <w:r w:rsidR="006D6D0B" w:rsidRPr="00B76BD4">
        <w:t>IMKL waardelijsten.xlsx</w:t>
      </w:r>
      <w:r w:rsidR="001D3ADF" w:rsidRPr="00B76BD4">
        <w:t>)</w:t>
      </w:r>
    </w:p>
    <w:p w14:paraId="5AE81C65" w14:textId="77777777" w:rsidR="00ED33F0" w:rsidRPr="00635202" w:rsidRDefault="00ED33F0" w:rsidP="00ED33F0">
      <w:pPr>
        <w:spacing w:line="240" w:lineRule="atLeast"/>
        <w:jc w:val="left"/>
      </w:pPr>
    </w:p>
    <w:p w14:paraId="1596320D" w14:textId="77777777" w:rsidR="00ED33F0" w:rsidRPr="00ED33F0" w:rsidRDefault="00ED33F0" w:rsidP="001239D0">
      <w:pPr>
        <w:pStyle w:val="subparagraaftitel"/>
      </w:pPr>
      <w:bookmarkStart w:id="839" w:name="_Toc45195666"/>
      <w:r w:rsidRPr="00ED33F0">
        <w:t>Ge</w:t>
      </w:r>
      <w:r>
        <w:t>ï</w:t>
      </w:r>
      <w:r w:rsidRPr="00ED33F0">
        <w:t>mporteerde typen (informatief)</w:t>
      </w:r>
      <w:r w:rsidR="00283BD6">
        <w:t>.</w:t>
      </w:r>
      <w:bookmarkEnd w:id="839"/>
    </w:p>
    <w:p w14:paraId="3E0ACAA7" w14:textId="37E83334" w:rsidR="00F921B7" w:rsidRPr="00F921B7" w:rsidRDefault="00F921B7" w:rsidP="00F921B7">
      <w:pPr>
        <w:spacing w:line="240" w:lineRule="atLeast"/>
        <w:jc w:val="left"/>
      </w:pPr>
      <w:r w:rsidRPr="00F921B7">
        <w:t xml:space="preserve">Zie </w:t>
      </w:r>
      <w:r w:rsidR="00793B0B">
        <w:t>IMKL</w:t>
      </w:r>
      <w:r w:rsidRPr="00F921B7">
        <w:t xml:space="preserve"> – Objectcatalogus.</w:t>
      </w:r>
    </w:p>
    <w:p w14:paraId="3F0D4FC5" w14:textId="77777777" w:rsidR="00576E1A" w:rsidRPr="00ED33F0" w:rsidRDefault="00576E1A" w:rsidP="00576E1A"/>
    <w:p w14:paraId="7CBA1001" w14:textId="77777777" w:rsidR="00576E1A" w:rsidRPr="00ED33F0" w:rsidRDefault="00576E1A" w:rsidP="00576E1A">
      <w:pPr>
        <w:pStyle w:val="Hoofdstukx"/>
        <w:pageBreakBefore/>
        <w:spacing w:line="240" w:lineRule="atLeast"/>
      </w:pPr>
    </w:p>
    <w:p w14:paraId="0904F598" w14:textId="77777777" w:rsidR="00576E1A" w:rsidRDefault="00A23501" w:rsidP="00576E1A">
      <w:pPr>
        <w:pStyle w:val="Hoofdstuktitel"/>
        <w:spacing w:line="240" w:lineRule="atLeast"/>
      </w:pPr>
      <w:bookmarkStart w:id="840" w:name="_Toc45195667"/>
      <w:r>
        <w:t>Referentie</w:t>
      </w:r>
      <w:r w:rsidR="00576E1A">
        <w:t>systemen</w:t>
      </w:r>
      <w:bookmarkEnd w:id="840"/>
    </w:p>
    <w:p w14:paraId="1E4E8C2E" w14:textId="77777777" w:rsidR="00576E1A" w:rsidRDefault="00EE28D0" w:rsidP="00576E1A">
      <w:pPr>
        <w:pStyle w:val="Inleidingnatitel"/>
        <w:spacing w:line="240" w:lineRule="atLeast"/>
      </w:pPr>
      <w:r>
        <w:t xml:space="preserve">Dit hoofdstuk beschrijft </w:t>
      </w:r>
      <w:r w:rsidR="006B2CE6">
        <w:t>het referentiesysteem</w:t>
      </w:r>
      <w:r>
        <w:t xml:space="preserve"> van het data product</w:t>
      </w:r>
      <w:r w:rsidR="006B2CE6">
        <w:t>.</w:t>
      </w:r>
    </w:p>
    <w:p w14:paraId="466490E2" w14:textId="77777777" w:rsidR="00576E1A" w:rsidRDefault="00B20C85" w:rsidP="00576E1A">
      <w:pPr>
        <w:pStyle w:val="Paragraaftitel"/>
        <w:spacing w:line="240" w:lineRule="atLeast"/>
      </w:pPr>
      <w:bookmarkStart w:id="841" w:name="_Toc45195668"/>
      <w:r>
        <w:t>Ruimtelijk</w:t>
      </w:r>
      <w:r w:rsidR="006B2CE6">
        <w:t xml:space="preserve"> referentiesysteem</w:t>
      </w:r>
      <w:r w:rsidR="00283BD6">
        <w:t>.</w:t>
      </w:r>
      <w:bookmarkEnd w:id="841"/>
    </w:p>
    <w:p w14:paraId="1B171595" w14:textId="77777777" w:rsidR="00B20C85" w:rsidRDefault="00B20C85" w:rsidP="00E62DE5">
      <w:r>
        <w:t>Voor het ruimtelijk referentiesysteem gelden er twee situaties: leveren voor INSPIRE en levering voor andere processen.</w:t>
      </w:r>
    </w:p>
    <w:p w14:paraId="5FA3A2AF" w14:textId="77777777" w:rsidR="00B20C85" w:rsidRDefault="00B20C85" w:rsidP="00E62DE5"/>
    <w:p w14:paraId="23A4FE33" w14:textId="77777777" w:rsidR="00B20C85" w:rsidRDefault="00B20C85" w:rsidP="00E62DE5">
      <w:r>
        <w:t>Voor uitwisseling voor de niet INSPIRE datalevering geldt: Rijksdriehoekmeting (RD).</w:t>
      </w:r>
    </w:p>
    <w:p w14:paraId="0BB8B037" w14:textId="77777777" w:rsidR="00B20C85" w:rsidRPr="00B20C85" w:rsidRDefault="00B20C85" w:rsidP="00B20C85">
      <w:r w:rsidRPr="00B20C85">
        <w:t>RD-NAP-coördinaat-referentiesysteem (binnen de Nederlandse kustlijnen). Hiervoor geldt dat de gebruikte horizontale datum Bessel 1841 is en het coördinaatsysteem de stereografische projectie. Als verticale datum wordt het NAP-vlak gebruikt.</w:t>
      </w:r>
    </w:p>
    <w:p w14:paraId="474CDE9C" w14:textId="77777777" w:rsidR="00B20C85" w:rsidRPr="00B20C85" w:rsidRDefault="00B20C85" w:rsidP="00B20C85"/>
    <w:p w14:paraId="6B04DC16" w14:textId="77777777" w:rsidR="00B20C85" w:rsidRPr="00B20C85" w:rsidRDefault="00B20C85" w:rsidP="00B20C85">
      <w:r w:rsidRPr="00B20C85">
        <w:t>Voor RD geldt EPSG code: 28992</w:t>
      </w:r>
    </w:p>
    <w:p w14:paraId="347C3AE5" w14:textId="77777777" w:rsidR="00B20C85" w:rsidRDefault="00B20C85" w:rsidP="00B20C85">
      <w:r w:rsidRPr="00B20C85">
        <w:t>Voor RD + NAP geldt EPSG code: 7415</w:t>
      </w:r>
    </w:p>
    <w:p w14:paraId="1CEC2342" w14:textId="77777777" w:rsidR="00B20C85" w:rsidRDefault="00B20C85" w:rsidP="00B20C85"/>
    <w:p w14:paraId="2A115A11" w14:textId="77777777" w:rsidR="00B20C85" w:rsidRPr="00B20C85" w:rsidRDefault="00B20C85" w:rsidP="00B20C85">
      <w:r w:rsidRPr="00B20C85">
        <w:t xml:space="preserve">Levering voor INSPIRE: European </w:t>
      </w:r>
      <w:proofErr w:type="spellStart"/>
      <w:r w:rsidRPr="00B20C85">
        <w:t>Terrestrial</w:t>
      </w:r>
      <w:proofErr w:type="spellEnd"/>
      <w:r w:rsidRPr="00B20C85">
        <w:t xml:space="preserve"> Reference System 1989 (ETRS1989).</w:t>
      </w:r>
    </w:p>
    <w:p w14:paraId="76B915C4" w14:textId="77777777" w:rsidR="00B20C85" w:rsidRPr="00B20C85" w:rsidRDefault="00B20C85" w:rsidP="00B20C85">
      <w:r w:rsidRPr="00B20C85">
        <w:t>ETRS89 (2D): 4258</w:t>
      </w:r>
    </w:p>
    <w:p w14:paraId="3584E701" w14:textId="77777777" w:rsidR="00B20C85" w:rsidRDefault="006F2A01" w:rsidP="00B20C85">
      <w:r>
        <w:t>ETRS89 + EVRS</w:t>
      </w:r>
      <w:r w:rsidR="00B20C85" w:rsidRPr="00C77FC2">
        <w:t> : 74</w:t>
      </w:r>
      <w:r>
        <w:t>23</w:t>
      </w:r>
      <w:r w:rsidR="00B20C85" w:rsidRPr="00C77FC2">
        <w:t xml:space="preserve"> (hoogte in meters </w:t>
      </w:r>
      <w:proofErr w:type="spellStart"/>
      <w:r w:rsidR="00B20C85" w:rsidRPr="00C77FC2">
        <w:t>tov</w:t>
      </w:r>
      <w:proofErr w:type="spellEnd"/>
      <w:r w:rsidR="00B20C85" w:rsidRPr="00C77FC2">
        <w:t xml:space="preserve"> EVRF2000 (=NAP)</w:t>
      </w:r>
      <w:r w:rsidR="00B20C85">
        <w:t>.</w:t>
      </w:r>
    </w:p>
    <w:p w14:paraId="469EF34B" w14:textId="77777777" w:rsidR="00B20C85" w:rsidRPr="00C77FC2" w:rsidRDefault="00B20C85" w:rsidP="00B20C85">
      <w:r>
        <w:t>Zie voor meer detail hoofdstuk 6 van INSPIRE_Datasp</w:t>
      </w:r>
      <w:r w:rsidR="00243DBF">
        <w:t>e</w:t>
      </w:r>
      <w:r>
        <w:t>cifications_US_v3.0</w:t>
      </w:r>
      <w:r w:rsidR="00B250DA">
        <w:t>.</w:t>
      </w:r>
    </w:p>
    <w:p w14:paraId="5AE86D98" w14:textId="77777777" w:rsidR="00B20C85" w:rsidRPr="00B20C85" w:rsidRDefault="00B20C85" w:rsidP="00B20C85"/>
    <w:p w14:paraId="21C148E5" w14:textId="77777777" w:rsidR="00C77FC2" w:rsidRDefault="00C77FC2" w:rsidP="00E62DE5">
      <w:r>
        <w:t>Toelichting:</w:t>
      </w:r>
    </w:p>
    <w:p w14:paraId="0F164985" w14:textId="1B0D147A" w:rsidR="00B20C85" w:rsidRDefault="00E62DE5" w:rsidP="00E62DE5">
      <w:r>
        <w:t xml:space="preserve">Het ruimtelijk referentiesysteem beschrijft het meetkundige stelsel waarin de coördinaten van een object betekenis krijgen. In de regel wordt daar een coördinaat referentiesysteem voor gebruikt. Voor Nederland </w:t>
      </w:r>
      <w:del w:id="842" w:author="Paul Janssen" w:date="2020-07-09T11:23:00Z">
        <w:r w:rsidDel="005366F6">
          <w:delText xml:space="preserve">is </w:delText>
        </w:r>
      </w:del>
      <w:ins w:id="843" w:author="Paul Janssen" w:date="2020-07-09T11:23:00Z">
        <w:r w:rsidR="005366F6">
          <w:t xml:space="preserve">zijn </w:t>
        </w:r>
      </w:ins>
      <w:r w:rsidR="007D3939">
        <w:t>de</w:t>
      </w:r>
      <w:r>
        <w:t xml:space="preserve"> Rijksdriehoekmeting</w:t>
      </w:r>
      <w:r w:rsidR="007D3939">
        <w:t xml:space="preserve"> </w:t>
      </w:r>
      <w:r>
        <w:t>(RD</w:t>
      </w:r>
      <w:r w:rsidR="007D3939">
        <w:t xml:space="preserve">) </w:t>
      </w:r>
      <w:ins w:id="844" w:author="Paul Janssen" w:date="2020-07-09T11:23:00Z">
        <w:r w:rsidR="005366F6">
          <w:t>en ETRS89</w:t>
        </w:r>
      </w:ins>
      <w:ins w:id="845" w:author="Paul Janssen" w:date="2020-07-09T11:24:00Z">
        <w:r w:rsidR="005366F6">
          <w:t xml:space="preserve"> </w:t>
        </w:r>
      </w:ins>
      <w:del w:id="846" w:author="Paul Janssen" w:date="2020-07-09T11:24:00Z">
        <w:r w:rsidR="007D3939" w:rsidDel="005366F6">
          <w:delText xml:space="preserve">het </w:delText>
        </w:r>
      </w:del>
      <w:r w:rsidR="007D3939">
        <w:t>gangbare referentiesyste</w:t>
      </w:r>
      <w:del w:id="847" w:author="Paul Janssen" w:date="2020-07-09T11:24:00Z">
        <w:r w:rsidR="007D3939" w:rsidDel="005366F6">
          <w:delText>e</w:delText>
        </w:r>
      </w:del>
      <w:r w:rsidR="007D3939">
        <w:t>m</w:t>
      </w:r>
      <w:ins w:id="848" w:author="Paul Janssen" w:date="2020-07-09T11:24:00Z">
        <w:r w:rsidR="005366F6">
          <w:t>en</w:t>
        </w:r>
      </w:ins>
      <w:r w:rsidR="007D3939">
        <w:t xml:space="preserve">. </w:t>
      </w:r>
      <w:del w:id="849" w:author="Paul Janssen" w:date="2020-07-09T11:24:00Z">
        <w:r w:rsidR="007D3939" w:rsidDel="005366F6">
          <w:delText xml:space="preserve">Dit </w:delText>
        </w:r>
      </w:del>
      <w:ins w:id="850" w:author="Paul Janssen" w:date="2020-07-09T11:24:00Z">
        <w:r w:rsidR="005366F6">
          <w:t xml:space="preserve">Het RD systeem daarbij  </w:t>
        </w:r>
      </w:ins>
      <w:del w:id="851" w:author="Paul Janssen" w:date="2020-07-09T11:24:00Z">
        <w:r w:rsidR="007D3939" w:rsidDel="005366F6">
          <w:delText xml:space="preserve">is echter </w:delText>
        </w:r>
      </w:del>
      <w:r w:rsidR="007D3939">
        <w:t xml:space="preserve">een referentiesysteem dat alleen voor Nederland van toepassing is en ook alleen voor land, niet zee, </w:t>
      </w:r>
      <w:r w:rsidR="00091499">
        <w:t xml:space="preserve">is </w:t>
      </w:r>
      <w:r w:rsidR="00B20C85">
        <w:t>gedefinieerd.</w:t>
      </w:r>
    </w:p>
    <w:p w14:paraId="650F1C00" w14:textId="77777777" w:rsidR="00B20C85" w:rsidRDefault="00B20C85" w:rsidP="00E62DE5"/>
    <w:p w14:paraId="0FB21E0B" w14:textId="77777777" w:rsidR="00804A6D" w:rsidRPr="005366F6" w:rsidRDefault="007D3939" w:rsidP="00E62DE5">
      <w:r w:rsidRPr="00DC57C0">
        <w:t>Met de toename van internationale data uitwisseling is er behoefte aan internationaal bruikbare referentiesystemen.</w:t>
      </w:r>
      <w:r w:rsidR="00B250DA" w:rsidRPr="005366F6">
        <w:t xml:space="preserve"> </w:t>
      </w:r>
      <w:r w:rsidRPr="005366F6">
        <w:t>ETRS89 is het referentiesysteem dat hieraan voldoet. INSPIRE schrijft het gebruik van ETRS89 voor.</w:t>
      </w:r>
    </w:p>
    <w:p w14:paraId="3F375101" w14:textId="64773013" w:rsidR="00AE3F47" w:rsidRDefault="005366F6" w:rsidP="00AE3F47">
      <w:pPr>
        <w:rPr>
          <w:ins w:id="852" w:author="Paul Janssen" w:date="2020-07-09T11:25:00Z"/>
        </w:rPr>
      </w:pPr>
      <w:ins w:id="853" w:author="Paul Janssen" w:date="2020-07-09T11:20:00Z">
        <w:r w:rsidRPr="005366F6">
          <w:rPr>
            <w:rPrChange w:id="854" w:author="Paul Janssen" w:date="2020-07-09T11:20:00Z">
              <w:rPr>
                <w:rFonts w:ascii="Arial" w:hAnsi="Arial" w:cs="Arial"/>
                <w:color w:val="000000"/>
                <w:sz w:val="27"/>
                <w:szCs w:val="27"/>
                <w:shd w:val="clear" w:color="auto" w:fill="FFFFFF"/>
              </w:rPr>
            </w:rPrChange>
          </w:rPr>
          <w:t xml:space="preserve">RDNAPTRANS™ is de officiële en nauwkeurige transformatie tussen het coördinatensysteem van de Rijksdriehoeksmeting (RD) en het Normaal Amsterdams Peil (NAP) enerzijds en het European </w:t>
        </w:r>
        <w:proofErr w:type="spellStart"/>
        <w:r w:rsidRPr="005366F6">
          <w:rPr>
            <w:rPrChange w:id="855" w:author="Paul Janssen" w:date="2020-07-09T11:20:00Z">
              <w:rPr>
                <w:rFonts w:ascii="Arial" w:hAnsi="Arial" w:cs="Arial"/>
                <w:color w:val="000000"/>
                <w:sz w:val="27"/>
                <w:szCs w:val="27"/>
                <w:shd w:val="clear" w:color="auto" w:fill="FFFFFF"/>
              </w:rPr>
            </w:rPrChange>
          </w:rPr>
          <w:t>Terrestrial</w:t>
        </w:r>
        <w:proofErr w:type="spellEnd"/>
        <w:r w:rsidRPr="005366F6">
          <w:rPr>
            <w:rPrChange w:id="856" w:author="Paul Janssen" w:date="2020-07-09T11:20:00Z">
              <w:rPr>
                <w:rFonts w:ascii="Arial" w:hAnsi="Arial" w:cs="Arial"/>
                <w:color w:val="000000"/>
                <w:sz w:val="27"/>
                <w:szCs w:val="27"/>
                <w:shd w:val="clear" w:color="auto" w:fill="FFFFFF"/>
              </w:rPr>
            </w:rPrChange>
          </w:rPr>
          <w:t xml:space="preserve"> Reference System 1989 (ETRS89) anderzijds.</w:t>
        </w:r>
      </w:ins>
      <w:del w:id="857" w:author="Paul Janssen" w:date="2020-07-09T11:20:00Z">
        <w:r w:rsidR="00051A33" w:rsidRPr="00DC57C0" w:rsidDel="005366F6">
          <w:delText xml:space="preserve">Voor conversie van RD naar ETRS89 zijn er </w:delText>
        </w:r>
        <w:r w:rsidR="002C4D6C" w:rsidRPr="00DC57C0" w:rsidDel="005366F6">
          <w:delText xml:space="preserve">in </w:delText>
        </w:r>
        <w:r w:rsidR="00051A33" w:rsidRPr="00DC57C0" w:rsidDel="005366F6">
          <w:delText xml:space="preserve">2000 officiële conversieregels bepaald. </w:delText>
        </w:r>
        <w:r w:rsidR="00091499" w:rsidRPr="00DC57C0" w:rsidDel="005366F6">
          <w:delText xml:space="preserve">Kanttekening </w:delText>
        </w:r>
        <w:r w:rsidR="00051A33" w:rsidRPr="00DC57C0" w:rsidDel="005366F6">
          <w:delText xml:space="preserve">hierbij </w:delText>
        </w:r>
        <w:r w:rsidR="00804A6D" w:rsidRPr="00DC57C0" w:rsidDel="005366F6">
          <w:delText xml:space="preserve"> </w:delText>
        </w:r>
        <w:r w:rsidR="00091499" w:rsidRPr="00DC57C0" w:rsidDel="005366F6">
          <w:delText xml:space="preserve">is </w:delText>
        </w:r>
        <w:r w:rsidR="00051A33" w:rsidRPr="00DC57C0" w:rsidDel="005366F6">
          <w:delText xml:space="preserve">wel </w:delText>
        </w:r>
        <w:r w:rsidR="00091499" w:rsidRPr="00DC57C0" w:rsidDel="005366F6">
          <w:delText xml:space="preserve">dat de implementatie van </w:delText>
        </w:r>
        <w:r w:rsidR="002C4D6C" w:rsidRPr="00DC57C0" w:rsidDel="005366F6">
          <w:delText>deze</w:delText>
        </w:r>
        <w:r w:rsidR="00804A6D" w:rsidRPr="00DC57C0" w:rsidDel="005366F6">
          <w:delText xml:space="preserve"> </w:delText>
        </w:r>
        <w:r w:rsidR="00091499" w:rsidRPr="00DC57C0" w:rsidDel="005366F6">
          <w:delText>conversieregels in de praktijk significante afwijkingen of verschillen geeft. Er wordt daarom</w:delText>
        </w:r>
        <w:r w:rsidR="00AE3F47" w:rsidRPr="00DC57C0" w:rsidDel="005366F6">
          <w:delText xml:space="preserve"> op nationaal niveau </w:delText>
        </w:r>
        <w:r w:rsidR="00091499" w:rsidRPr="00DC57C0" w:rsidDel="005366F6">
          <w:delText>onderzocht of het niet beter is om ETRS89 als standaard voor de opslag van geo-informatie in te voeren en indien nodig of gewenst naar RD te converteren.</w:delText>
        </w:r>
        <w:r w:rsidR="00B250DA" w:rsidRPr="00DC57C0" w:rsidDel="005366F6">
          <w:delText xml:space="preserve"> </w:delText>
        </w:r>
      </w:del>
      <w:del w:id="858" w:author="Paul Janssen" w:date="2020-07-09T11:23:00Z">
        <w:r w:rsidR="00804A6D" w:rsidRPr="00DC57C0" w:rsidDel="005366F6">
          <w:delText xml:space="preserve">Omdat resultaten </w:delText>
        </w:r>
        <w:r w:rsidR="00AE3F47" w:rsidRPr="00DC57C0" w:rsidDel="005366F6">
          <w:delText>van dit onderzoek nog niet bekend zijn is voor deze utiliteitsnet</w:delText>
        </w:r>
        <w:r w:rsidR="00C469EF" w:rsidRPr="00DC57C0" w:rsidDel="005366F6">
          <w:delText>-data</w:delText>
        </w:r>
        <w:r w:rsidR="00AE3F47" w:rsidRPr="00DC57C0" w:rsidDel="005366F6">
          <w:delText xml:space="preserve">specificatie gekozen voor RD en daarmee voor </w:delText>
        </w:r>
        <w:r w:rsidR="00804A6D" w:rsidRPr="00DC57C0" w:rsidDel="005366F6">
          <w:delText xml:space="preserve">aansluiting bij de huidige </w:delText>
        </w:r>
        <w:r w:rsidR="00AE3F47" w:rsidRPr="00DC57C0" w:rsidDel="005366F6">
          <w:delText>praktijk van de</w:delText>
        </w:r>
        <w:r w:rsidR="00804A6D" w:rsidRPr="00DC57C0" w:rsidDel="005366F6">
          <w:delText xml:space="preserve"> </w:delText>
        </w:r>
        <w:r w:rsidR="00B250DA" w:rsidRPr="00DC57C0" w:rsidDel="005366F6">
          <w:delText xml:space="preserve">Nederlandse </w:delText>
        </w:r>
        <w:r w:rsidR="00E17D83" w:rsidRPr="00DC57C0" w:rsidDel="005366F6">
          <w:delText>geo-</w:delText>
        </w:r>
        <w:r w:rsidR="00B250DA" w:rsidRPr="00DC57C0" w:rsidDel="005366F6">
          <w:delText>informatie infrastructuur</w:delText>
        </w:r>
      </w:del>
      <w:del w:id="859" w:author="Paul Janssen" w:date="2020-07-09T11:25:00Z">
        <w:r w:rsidR="00AE3F47" w:rsidRPr="00DC57C0" w:rsidDel="005366F6">
          <w:delText>.</w:delText>
        </w:r>
      </w:del>
    </w:p>
    <w:p w14:paraId="4B7C37CC" w14:textId="7C56CEE3" w:rsidR="005366F6" w:rsidRDefault="005366F6" w:rsidP="00AE3F47">
      <w:ins w:id="860" w:author="Paul Janssen" w:date="2020-07-09T11:25:00Z">
        <w:r>
          <w:t>Voor de WIBON wordt</w:t>
        </w:r>
      </w:ins>
      <w:ins w:id="861" w:author="Paul Janssen" w:date="2020-07-09T11:26:00Z">
        <w:r>
          <w:t xml:space="preserve"> de Rijksdriehoeksmeting als referentiesysteem gebruikt.</w:t>
        </w:r>
      </w:ins>
    </w:p>
    <w:p w14:paraId="482B785E" w14:textId="77777777" w:rsidR="00AE3F47" w:rsidRDefault="00AE3F47" w:rsidP="00AE3F47"/>
    <w:p w14:paraId="46B5824B" w14:textId="77777777" w:rsidR="00576E1A" w:rsidRDefault="006B2CE6" w:rsidP="00AE3F47">
      <w:r>
        <w:t>T</w:t>
      </w:r>
      <w:r w:rsidR="0026425C">
        <w:t>emporeel</w:t>
      </w:r>
      <w:r>
        <w:t xml:space="preserve"> referentiesysteem</w:t>
      </w:r>
    </w:p>
    <w:p w14:paraId="3C545069" w14:textId="77777777" w:rsidR="00576E1A" w:rsidRDefault="0026425C" w:rsidP="00B93692">
      <w:pPr>
        <w:spacing w:line="240" w:lineRule="atLeast"/>
        <w:jc w:val="left"/>
        <w:rPr>
          <w:rFonts w:cs="ArialMT"/>
        </w:rPr>
      </w:pPr>
      <w:r>
        <w:rPr>
          <w:rFonts w:cs="ArialMT"/>
        </w:rPr>
        <w:t xml:space="preserve">Alle tijdsaanduidingen zijn gebaseerd op de </w:t>
      </w:r>
      <w:r w:rsidR="000F6B59" w:rsidRPr="00B35F66">
        <w:rPr>
          <w:rFonts w:cs="ArialMT"/>
        </w:rPr>
        <w:t xml:space="preserve">Gregoriaanse kalender </w:t>
      </w:r>
      <w:r>
        <w:rPr>
          <w:rFonts w:cs="ArialMT"/>
        </w:rPr>
        <w:t>en uitgedrukt is overeenstemming met de internationale standaard ISO 8601. Voorbeelden daarvan zijn:</w:t>
      </w:r>
    </w:p>
    <w:p w14:paraId="099DABD5" w14:textId="77777777" w:rsidR="00576E1A" w:rsidRPr="00456F46" w:rsidRDefault="0026425C" w:rsidP="00B93692">
      <w:pPr>
        <w:spacing w:line="240" w:lineRule="atLeast"/>
        <w:jc w:val="left"/>
      </w:pPr>
      <w:r w:rsidRPr="00456F46">
        <w:rPr>
          <w:rFonts w:cs="ArialMT"/>
        </w:rPr>
        <w:t>2014 (het jaar 2014); 2014-04 (april 2014); 2014-04-15 (15 april 2014); 2014-04-15T16:30:20+01:00 (15 april 2014</w:t>
      </w:r>
      <w:r w:rsidR="00BD6B2D" w:rsidRPr="00456F46">
        <w:rPr>
          <w:rFonts w:cs="ArialMT"/>
        </w:rPr>
        <w:t>,</w:t>
      </w:r>
      <w:r w:rsidRPr="00456F46">
        <w:rPr>
          <w:rFonts w:cs="ArialMT"/>
        </w:rPr>
        <w:t xml:space="preserve"> 1</w:t>
      </w:r>
      <w:r w:rsidR="00BD6B2D" w:rsidRPr="00456F46">
        <w:rPr>
          <w:rFonts w:cs="ArialMT"/>
        </w:rPr>
        <w:t>6:30 20sec, tijdzone UTC+1).</w:t>
      </w:r>
    </w:p>
    <w:p w14:paraId="00D5BC23" w14:textId="77777777" w:rsidR="00576E1A" w:rsidRPr="00456F46" w:rsidRDefault="00576E1A" w:rsidP="00576E1A">
      <w:pPr>
        <w:pStyle w:val="Hoofdstukx"/>
        <w:pageBreakBefore/>
        <w:spacing w:line="240" w:lineRule="atLeast"/>
      </w:pPr>
    </w:p>
    <w:p w14:paraId="229F2F35" w14:textId="77777777" w:rsidR="00576E1A" w:rsidRDefault="00576E1A" w:rsidP="00576E1A">
      <w:pPr>
        <w:pStyle w:val="Hoofdstuktitel"/>
        <w:spacing w:line="240" w:lineRule="atLeast"/>
      </w:pPr>
      <w:bookmarkStart w:id="862" w:name="_Toc45195669"/>
      <w:r>
        <w:t>Levering</w:t>
      </w:r>
      <w:bookmarkEnd w:id="862"/>
    </w:p>
    <w:p w14:paraId="4FE2C957" w14:textId="77777777" w:rsidR="00EE7BB1" w:rsidRDefault="006F2CE2">
      <w:r w:rsidRPr="006F2CE2">
        <w:t xml:space="preserve">Dit hoofdstuk heeft alleen betrekking op de </w:t>
      </w:r>
      <w:proofErr w:type="spellStart"/>
      <w:r w:rsidRPr="006F2CE2">
        <w:t>geodata</w:t>
      </w:r>
      <w:proofErr w:type="spellEnd"/>
      <w:r w:rsidRPr="006F2CE2">
        <w:t xml:space="preserve">, de gevectoriseerde gegevens van </w:t>
      </w:r>
      <w:r w:rsidR="00E050B6">
        <w:t>e</w:t>
      </w:r>
      <w:r w:rsidRPr="006F2CE2">
        <w:t>en bericht. Andere gegevens zoals bijvoorbeeld detailschets</w:t>
      </w:r>
      <w:r w:rsidR="00E17D83">
        <w:t xml:space="preserve"> </w:t>
      </w:r>
      <w:r w:rsidRPr="006F2CE2">
        <w:t>vallen daarbuiten.</w:t>
      </w:r>
    </w:p>
    <w:p w14:paraId="4A52DFB7" w14:textId="77777777" w:rsidR="00576E1A" w:rsidRDefault="00B626FD" w:rsidP="00576E1A">
      <w:pPr>
        <w:pStyle w:val="Paragraaftitel"/>
        <w:spacing w:line="240" w:lineRule="atLeast"/>
      </w:pPr>
      <w:bookmarkStart w:id="863" w:name="_Toc45195670"/>
      <w:r>
        <w:t>Leveringsmedium</w:t>
      </w:r>
      <w:r w:rsidR="006C0D48">
        <w:t>.</w:t>
      </w:r>
      <w:bookmarkEnd w:id="863"/>
    </w:p>
    <w:p w14:paraId="685D4E30" w14:textId="7C63BEF8" w:rsidR="00C34B62" w:rsidRDefault="00897291" w:rsidP="00576E1A">
      <w:pPr>
        <w:rPr>
          <w:ins w:id="864" w:author="Paul Janssen" w:date="2020-06-16T15:41:00Z"/>
        </w:rPr>
      </w:pPr>
      <w:ins w:id="865" w:author="Paul Janssen" w:date="2020-06-16T15:41:00Z">
        <w:r>
          <w:t>INSPIRE-d</w:t>
        </w:r>
      </w:ins>
      <w:del w:id="866" w:author="Paul Janssen" w:date="2020-06-16T15:41:00Z">
        <w:r w:rsidR="00C34B62" w:rsidDel="00897291">
          <w:delText>D</w:delText>
        </w:r>
      </w:del>
      <w:r w:rsidR="00C34B62">
        <w:t>ata worden geleverd via netwerkservices. Van toepassing zijn WMS voor viewservices en WFS voor downloadservices.</w:t>
      </w:r>
      <w:r w:rsidR="003C4C73">
        <w:t xml:space="preserve"> </w:t>
      </w:r>
      <w:r w:rsidR="00C34B62">
        <w:t xml:space="preserve">INSPIRE beschrijft naast WFS ook nog </w:t>
      </w:r>
      <w:r w:rsidR="0044349D">
        <w:t xml:space="preserve">optioneel </w:t>
      </w:r>
      <w:r w:rsidR="00C34B62">
        <w:t>ATOM feeds als mogelijkheid voor het leveren van data.</w:t>
      </w:r>
    </w:p>
    <w:p w14:paraId="19A230C0" w14:textId="4E31EFC3" w:rsidR="00897291" w:rsidRDefault="00897291" w:rsidP="00576E1A">
      <w:ins w:id="867" w:author="Paul Janssen" w:date="2020-06-16T15:41:00Z">
        <w:r w:rsidRPr="00897291">
          <w:t xml:space="preserve">Data in het kader van een WIBON-aanvraag wordt uitgeleverd als </w:t>
        </w:r>
        <w:proofErr w:type="spellStart"/>
        <w:r w:rsidRPr="00897291">
          <w:t>gml</w:t>
        </w:r>
        <w:proofErr w:type="spellEnd"/>
        <w:r w:rsidRPr="00897291">
          <w:t xml:space="preserve"> feature-</w:t>
        </w:r>
        <w:proofErr w:type="spellStart"/>
        <w:r w:rsidRPr="00897291">
          <w:t>collection</w:t>
        </w:r>
        <w:proofErr w:type="spellEnd"/>
        <w:r w:rsidRPr="00897291">
          <w:t>.</w:t>
        </w:r>
      </w:ins>
    </w:p>
    <w:p w14:paraId="5E8D780E" w14:textId="77777777" w:rsidR="00576E1A" w:rsidRDefault="00B626FD" w:rsidP="00576E1A">
      <w:pPr>
        <w:pStyle w:val="Paragraaftitel"/>
        <w:spacing w:line="240" w:lineRule="atLeast"/>
      </w:pPr>
      <w:bookmarkStart w:id="868" w:name="_Toc45195671"/>
      <w:r>
        <w:t>Formaten (</w:t>
      </w:r>
      <w:proofErr w:type="spellStart"/>
      <w:r>
        <w:t>encodings</w:t>
      </w:r>
      <w:proofErr w:type="spellEnd"/>
      <w:r>
        <w:t>)</w:t>
      </w:r>
      <w:r w:rsidR="006C0D48">
        <w:t>.</w:t>
      </w:r>
      <w:bookmarkEnd w:id="868"/>
    </w:p>
    <w:p w14:paraId="74438B26" w14:textId="7A1AFA54" w:rsidR="00576E1A" w:rsidRDefault="00C34B62" w:rsidP="00B626FD">
      <w:r>
        <w:t>Het format waarin data worden geleverd is GML 3.2.</w:t>
      </w:r>
      <w:del w:id="869" w:author="Paul Janssen" w:date="2020-07-09T11:36:00Z">
        <w:r w:rsidDel="00BD0325">
          <w:delText>1</w:delText>
        </w:r>
      </w:del>
      <w:ins w:id="870" w:author="Paul Janssen" w:date="2020-07-09T11:36:00Z">
        <w:r w:rsidR="00BD0325">
          <w:t>2</w:t>
        </w:r>
      </w:ins>
      <w:r>
        <w:t xml:space="preserve">. </w:t>
      </w:r>
      <w:proofErr w:type="spellStart"/>
      <w:r w:rsidR="003B5017">
        <w:t>simple</w:t>
      </w:r>
      <w:proofErr w:type="spellEnd"/>
      <w:r w:rsidR="003B5017">
        <w:t xml:space="preserve"> features profile 2 (SF-2). Dit profiel heeft een beperkt aantal GML constructies en bevat o.a. geen 3D volume objecten. Als 3D volume objecten nodig zijn moet er van SF-2 afgeweken worden. Meer informatie over </w:t>
      </w:r>
      <w:proofErr w:type="spellStart"/>
      <w:r w:rsidR="003B5017">
        <w:t>simple</w:t>
      </w:r>
      <w:proofErr w:type="spellEnd"/>
      <w:r w:rsidR="003B5017">
        <w:t xml:space="preserve"> feature </w:t>
      </w:r>
      <w:proofErr w:type="spellStart"/>
      <w:r w:rsidR="003B5017">
        <w:t>profiles</w:t>
      </w:r>
      <w:proofErr w:type="spellEnd"/>
      <w:r w:rsidR="003B5017">
        <w:t xml:space="preserve"> in: </w:t>
      </w:r>
      <w:hyperlink r:id="rId61" w:history="1">
        <w:r w:rsidR="003B5017" w:rsidRPr="003C6F9D">
          <w:rPr>
            <w:rStyle w:val="Hyperlink"/>
          </w:rPr>
          <w:t>http://www.geonovum.nl/sites/default/files/Geometrieinmodelengml_1.0.pdf</w:t>
        </w:r>
      </w:hyperlink>
      <w:r w:rsidR="003B5017">
        <w:t xml:space="preserve"> . </w:t>
      </w:r>
      <w:r>
        <w:t xml:space="preserve">Voor </w:t>
      </w:r>
      <w:r w:rsidR="00793B0B">
        <w:t>IMKL</w:t>
      </w:r>
      <w:r w:rsidR="003C4C73">
        <w:t xml:space="preserve"> </w:t>
      </w:r>
      <w:r w:rsidR="003B5017">
        <w:t xml:space="preserve">is </w:t>
      </w:r>
      <w:r w:rsidR="003C4C73">
        <w:t xml:space="preserve">een GML applicatieschema gemaakt. </w:t>
      </w:r>
      <w:r w:rsidR="00AE3F47">
        <w:t xml:space="preserve">Datasets van utiliteitsnetten die conform deze specificatie zijn gemaakt moeten foutloos valideren tegen het </w:t>
      </w:r>
      <w:r w:rsidR="00793B0B">
        <w:t>IMKL</w:t>
      </w:r>
      <w:r w:rsidR="00AE3F47">
        <w:t xml:space="preserve"> applicatieschema.</w:t>
      </w:r>
    </w:p>
    <w:p w14:paraId="5E3E1761" w14:textId="77777777" w:rsidR="001D3ADF" w:rsidRDefault="001D3ADF" w:rsidP="00B626FD"/>
    <w:p w14:paraId="0F13D7B5" w14:textId="73D123DD" w:rsidR="001D3ADF" w:rsidRDefault="001D3ADF" w:rsidP="00B626FD">
      <w:r>
        <w:t xml:space="preserve">Het </w:t>
      </w:r>
      <w:r w:rsidR="00793B0B">
        <w:t>IMKL</w:t>
      </w:r>
      <w:r>
        <w:t xml:space="preserve"> UML is toegepast in 4 profielen. Voor elk van die is er een GML applicatieschema gemaakt. Er zijn nu </w:t>
      </w:r>
      <w:r w:rsidR="00243DBF">
        <w:t>drie</w:t>
      </w:r>
      <w:r>
        <w:t xml:space="preserve"> profielen beschikbaar.</w:t>
      </w:r>
    </w:p>
    <w:p w14:paraId="0746EAB6" w14:textId="77777777" w:rsidR="001D3ADF" w:rsidRDefault="001D3ADF" w:rsidP="00B626FD"/>
    <w:p w14:paraId="46A7052F" w14:textId="51D5B0C1" w:rsidR="001D3ADF" w:rsidRDefault="001D3ADF" w:rsidP="00B626FD">
      <w:del w:id="871" w:author="Paul Janssen" w:date="2020-05-25T12:00:00Z">
        <w:r w:rsidDel="00AC0EB5">
          <w:delText>WION</w:delText>
        </w:r>
      </w:del>
      <w:ins w:id="872" w:author="Paul Janssen" w:date="2020-05-25T12:00:00Z">
        <w:r w:rsidR="00AC0EB5">
          <w:t>WIBON</w:t>
        </w:r>
      </w:ins>
      <w:r>
        <w:t xml:space="preserve"> profiel: </w:t>
      </w:r>
      <w:r w:rsidR="00793B0B">
        <w:t>IMKL</w:t>
      </w:r>
      <w:r w:rsidRPr="001D3ADF">
        <w:t>-</w:t>
      </w:r>
      <w:del w:id="873" w:author="Paul Janssen" w:date="2020-05-25T12:00:00Z">
        <w:r w:rsidRPr="001D3ADF" w:rsidDel="00AC0EB5">
          <w:delText>wion</w:delText>
        </w:r>
      </w:del>
      <w:ins w:id="874" w:author="Paul Janssen" w:date="2020-05-25T12:00:00Z">
        <w:r w:rsidR="00AC0EB5">
          <w:t>wibon</w:t>
        </w:r>
      </w:ins>
      <w:r w:rsidRPr="001D3ADF">
        <w:t>.xsd</w:t>
      </w:r>
    </w:p>
    <w:p w14:paraId="107EB757" w14:textId="0FBE88DD" w:rsidR="00A62DFF" w:rsidRDefault="00A62DFF" w:rsidP="00B626FD">
      <w:del w:id="875" w:author="Paul Janssen" w:date="2020-05-25T12:00:00Z">
        <w:r w:rsidDel="00AC0EB5">
          <w:delText>WION</w:delText>
        </w:r>
      </w:del>
      <w:ins w:id="876" w:author="Paul Janssen" w:date="2020-05-25T12:00:00Z">
        <w:r w:rsidR="00AC0EB5">
          <w:t>WIBON</w:t>
        </w:r>
      </w:ins>
      <w:r>
        <w:t xml:space="preserve"> Belangenregistratie: </w:t>
      </w:r>
      <w:r w:rsidR="00793B0B">
        <w:t>IMKL</w:t>
      </w:r>
      <w:r>
        <w:t>-</w:t>
      </w:r>
      <w:del w:id="877" w:author="Paul Janssen" w:date="2020-05-25T12:00:00Z">
        <w:r w:rsidDel="00AC0EB5">
          <w:delText>wion</w:delText>
        </w:r>
      </w:del>
      <w:ins w:id="878" w:author="Paul Janssen" w:date="2020-05-25T12:00:00Z">
        <w:r w:rsidR="00AC0EB5">
          <w:t>wibon</w:t>
        </w:r>
      </w:ins>
      <w:r>
        <w:t>br.xsd</w:t>
      </w:r>
      <w:ins w:id="879" w:author="Paul Janssen" w:date="2020-07-09T11:41:00Z">
        <w:r w:rsidR="00BD0325">
          <w:t xml:space="preserve"> (</w:t>
        </w:r>
        <w:proofErr w:type="spellStart"/>
        <w:r w:rsidR="00BD0325">
          <w:t>todo</w:t>
        </w:r>
        <w:proofErr w:type="spellEnd"/>
        <w:r w:rsidR="00BD0325">
          <w:t xml:space="preserve"> voor versie 2.0)</w:t>
        </w:r>
      </w:ins>
    </w:p>
    <w:p w14:paraId="684C4138" w14:textId="02D9E6EC" w:rsidR="00A62DFF" w:rsidRDefault="00A62DFF" w:rsidP="00B626FD">
      <w:r>
        <w:t xml:space="preserve">Subset van </w:t>
      </w:r>
      <w:del w:id="880" w:author="Paul Janssen" w:date="2020-05-25T12:00:00Z">
        <w:r w:rsidDel="00AC0EB5">
          <w:delText>WION</w:delText>
        </w:r>
      </w:del>
      <w:ins w:id="881" w:author="Paul Janssen" w:date="2020-05-25T12:00:00Z">
        <w:r w:rsidR="00AC0EB5">
          <w:t>WIBON</w:t>
        </w:r>
      </w:ins>
      <w:r>
        <w:t xml:space="preserve"> profiel met alleen objecttypen voor Belangenregistratie.</w:t>
      </w:r>
    </w:p>
    <w:p w14:paraId="506EFF86" w14:textId="1BC257B9" w:rsidR="001D3ADF" w:rsidRDefault="001D3ADF" w:rsidP="00B626FD">
      <w:r>
        <w:t xml:space="preserve">Risicoregister profiel: </w:t>
      </w:r>
      <w:r w:rsidR="00793B0B">
        <w:t>IMKL</w:t>
      </w:r>
      <w:r w:rsidRPr="001D3ADF">
        <w:t>-rrb.xsd</w:t>
      </w:r>
      <w:ins w:id="882" w:author="Paul Janssen" w:date="2020-07-09T11:41:00Z">
        <w:r w:rsidR="00BD0325">
          <w:t xml:space="preserve"> (</w:t>
        </w:r>
        <w:proofErr w:type="spellStart"/>
        <w:r w:rsidR="00BD0325">
          <w:t>todo</w:t>
        </w:r>
        <w:proofErr w:type="spellEnd"/>
        <w:r w:rsidR="00BD0325">
          <w:t xml:space="preserve"> voor versie 2.0)</w:t>
        </w:r>
      </w:ins>
    </w:p>
    <w:p w14:paraId="4D4D8D06" w14:textId="09AC048A" w:rsidR="001D3ADF" w:rsidRDefault="001D3ADF" w:rsidP="00B626FD">
      <w:proofErr w:type="spellStart"/>
      <w:r>
        <w:t>Stedelijkwater</w:t>
      </w:r>
      <w:proofErr w:type="spellEnd"/>
      <w:r>
        <w:t xml:space="preserve"> profiel: </w:t>
      </w:r>
      <w:r w:rsidR="00793B0B">
        <w:t>IMKL</w:t>
      </w:r>
      <w:r w:rsidR="003657E7">
        <w:t>-sw.xsd</w:t>
      </w:r>
      <w:ins w:id="883" w:author="Paul Janssen" w:date="2020-07-09T11:41:00Z">
        <w:r w:rsidR="00BD0325">
          <w:t>(</w:t>
        </w:r>
        <w:proofErr w:type="spellStart"/>
        <w:r w:rsidR="00BD0325">
          <w:t>todo</w:t>
        </w:r>
        <w:proofErr w:type="spellEnd"/>
        <w:r w:rsidR="00BD0325">
          <w:t xml:space="preserve"> voor versie 2.0)</w:t>
        </w:r>
      </w:ins>
    </w:p>
    <w:p w14:paraId="3327F4C0" w14:textId="3C68DBC7" w:rsidR="001D3ADF" w:rsidRDefault="001D3ADF" w:rsidP="00B626FD">
      <w:del w:id="884" w:author="Paul Janssen" w:date="2020-06-08T18:04:00Z">
        <w:r w:rsidDel="00391601">
          <w:delText>EC</w:delText>
        </w:r>
        <w:r w:rsidR="00E51DFC" w:rsidDel="00391601">
          <w:delText>6</w:delText>
        </w:r>
        <w:r w:rsidDel="00391601">
          <w:delText>1 profiel: in ontwikkeling</w:delText>
        </w:r>
      </w:del>
    </w:p>
    <w:p w14:paraId="1EE52DDD" w14:textId="77777777" w:rsidR="001D3ADF" w:rsidRDefault="001D3ADF" w:rsidP="00B626FD"/>
    <w:p w14:paraId="591D2F08" w14:textId="0B092B59" w:rsidR="001D3ADF" w:rsidRPr="003657E7" w:rsidRDefault="00971241" w:rsidP="00B626FD">
      <w:r w:rsidRPr="003657E7">
        <w:t xml:space="preserve">Waardelijsten van het type </w:t>
      </w:r>
      <w:proofErr w:type="spellStart"/>
      <w:r w:rsidRPr="003657E7">
        <w:t>codeList</w:t>
      </w:r>
      <w:proofErr w:type="spellEnd"/>
      <w:r w:rsidRPr="003657E7">
        <w:t xml:space="preserve"> zijn toegepast in RDF</w:t>
      </w:r>
      <w:ins w:id="885" w:author="Paul Janssen" w:date="2020-07-09T11:35:00Z">
        <w:r w:rsidR="00BD0325">
          <w:t xml:space="preserve"> en gepubliceerd op:</w:t>
        </w:r>
      </w:ins>
      <w:del w:id="886" w:author="Paul Janssen" w:date="2020-07-09T11:35:00Z">
        <w:r w:rsidRPr="003657E7" w:rsidDel="00BD0325">
          <w:delText>.</w:delText>
        </w:r>
      </w:del>
      <w:ins w:id="887" w:author="Paul Janssen" w:date="2020-07-09T11:34:00Z">
        <w:r w:rsidR="00BD0325">
          <w:t xml:space="preserve"> </w:t>
        </w:r>
      </w:ins>
    </w:p>
    <w:p w14:paraId="57C8BDC3" w14:textId="1793DA8C" w:rsidR="00BD0325" w:rsidRPr="003657E7" w:rsidRDefault="00BD0325" w:rsidP="00BD0325">
      <w:pPr>
        <w:rPr>
          <w:ins w:id="888" w:author="Paul Janssen" w:date="2020-07-09T11:35:00Z"/>
        </w:rPr>
      </w:pPr>
      <w:ins w:id="889" w:author="Paul Janssen" w:date="2020-07-09T11:34:00Z">
        <w:r>
          <w:fldChar w:fldCharType="begin"/>
        </w:r>
        <w:r>
          <w:instrText xml:space="preserve"> HYPERLINK "https://register.geostandaarden.nl/waardelijst/imkl2015/" </w:instrText>
        </w:r>
        <w:r>
          <w:fldChar w:fldCharType="separate"/>
        </w:r>
        <w:r>
          <w:rPr>
            <w:rStyle w:val="Hyperlink"/>
          </w:rPr>
          <w:t>https://register.geostandaarden.nl/waardelijst/imkl2015/</w:t>
        </w:r>
        <w:r>
          <w:fldChar w:fldCharType="end"/>
        </w:r>
      </w:ins>
      <w:ins w:id="890" w:author="Paul Janssen" w:date="2020-07-09T11:35:00Z">
        <w:r>
          <w:t xml:space="preserve"> (</w:t>
        </w:r>
        <w:proofErr w:type="spellStart"/>
        <w:r>
          <w:t>todo</w:t>
        </w:r>
        <w:proofErr w:type="spellEnd"/>
        <w:r>
          <w:t xml:space="preserve"> voor de 2.0 versie)</w:t>
        </w:r>
      </w:ins>
    </w:p>
    <w:p w14:paraId="4FA22524" w14:textId="4B24CE8F" w:rsidR="001D3ADF" w:rsidDel="00BD0325" w:rsidRDefault="001D3ADF" w:rsidP="00B626FD">
      <w:pPr>
        <w:rPr>
          <w:del w:id="891" w:author="Paul Janssen" w:date="2020-07-09T11:34:00Z"/>
        </w:rPr>
      </w:pPr>
    </w:p>
    <w:p w14:paraId="1A77AAC0" w14:textId="77777777" w:rsidR="00B2550D" w:rsidRDefault="00F42CD4">
      <w:pPr>
        <w:pStyle w:val="subparagraaftitel"/>
      </w:pPr>
      <w:bookmarkStart w:id="892" w:name="_Toc449102276"/>
      <w:bookmarkStart w:id="893" w:name="_Toc449109275"/>
      <w:bookmarkStart w:id="894" w:name="_Toc298239783"/>
      <w:bookmarkStart w:id="895" w:name="_Toc298240527"/>
      <w:bookmarkStart w:id="896" w:name="_Toc310955916"/>
      <w:bookmarkStart w:id="897" w:name="_Toc45195672"/>
      <w:bookmarkEnd w:id="892"/>
      <w:bookmarkEnd w:id="893"/>
      <w:bookmarkEnd w:id="894"/>
      <w:bookmarkEnd w:id="895"/>
      <w:r w:rsidRPr="001A1B81">
        <w:t xml:space="preserve">Nadere </w:t>
      </w:r>
      <w:r>
        <w:t xml:space="preserve">GML </w:t>
      </w:r>
      <w:r w:rsidRPr="001A1B81">
        <w:t>implementatie specificaties</w:t>
      </w:r>
      <w:bookmarkEnd w:id="896"/>
      <w:bookmarkEnd w:id="897"/>
      <w:r w:rsidRPr="001A1B81">
        <w:t xml:space="preserve"> </w:t>
      </w:r>
    </w:p>
    <w:p w14:paraId="7BDE44F7" w14:textId="508233DB" w:rsidR="00F42CD4" w:rsidRDefault="00F42CD4" w:rsidP="00F42CD4">
      <w:r w:rsidRPr="00EC50C0">
        <w:t xml:space="preserve">Voor het genereren van </w:t>
      </w:r>
      <w:r w:rsidR="00793B0B">
        <w:t>IMKL</w:t>
      </w:r>
      <w:r w:rsidRPr="00EC50C0">
        <w:t xml:space="preserve"> </w:t>
      </w:r>
      <w:proofErr w:type="spellStart"/>
      <w:r w:rsidRPr="00EC50C0">
        <w:t>gml</w:t>
      </w:r>
      <w:proofErr w:type="spellEnd"/>
      <w:r w:rsidRPr="00EC50C0">
        <w:t xml:space="preserve"> bestanden zijn er nog een aantal aanvullende afspraken.</w:t>
      </w:r>
    </w:p>
    <w:p w14:paraId="1908A0EF" w14:textId="77777777" w:rsidR="00F42CD4" w:rsidRDefault="00F42CD4" w:rsidP="00F42CD4"/>
    <w:p w14:paraId="7B12A532" w14:textId="77777777" w:rsidR="00F42CD4" w:rsidRPr="00305FF6" w:rsidRDefault="00F42CD4" w:rsidP="00F42CD4">
      <w:pPr>
        <w:rPr>
          <w:b/>
        </w:rPr>
      </w:pPr>
      <w:proofErr w:type="spellStart"/>
      <w:r w:rsidRPr="00305FF6">
        <w:rPr>
          <w:b/>
        </w:rPr>
        <w:t>Encoding</w:t>
      </w:r>
      <w:proofErr w:type="spellEnd"/>
      <w:r w:rsidRPr="00305FF6">
        <w:rPr>
          <w:b/>
        </w:rPr>
        <w:t>, tekenset, van het GML bestand</w:t>
      </w:r>
      <w:r w:rsidRPr="00305FF6">
        <w:rPr>
          <w:b/>
          <w:highlight w:val="yellow"/>
        </w:rPr>
        <w:t xml:space="preserve"> </w:t>
      </w:r>
    </w:p>
    <w:p w14:paraId="15586E18" w14:textId="77777777" w:rsidR="00F42CD4" w:rsidRPr="005E66C5" w:rsidRDefault="00F42CD4" w:rsidP="00F42CD4">
      <w:r w:rsidRPr="00EC50C0">
        <w:t xml:space="preserve">Voor de </w:t>
      </w:r>
      <w:proofErr w:type="spellStart"/>
      <w:r w:rsidRPr="00EC50C0">
        <w:t>encoding</w:t>
      </w:r>
      <w:proofErr w:type="spellEnd"/>
      <w:r w:rsidRPr="00EC50C0">
        <w:t xml:space="preserve"> van het GML bestand wordt UTF-8 voorgeschreven. Van UTF-8 wordt de tekenset ISO-8859-1 ondersteunt en binnen deze tekenset wordt gebruikt: </w:t>
      </w:r>
      <w:proofErr w:type="spellStart"/>
      <w:r w:rsidRPr="00EC50C0">
        <w:t>unicode</w:t>
      </w:r>
      <w:proofErr w:type="spellEnd"/>
      <w:r w:rsidRPr="00EC50C0">
        <w:t xml:space="preserve"> [32 – 128] en [160 – 255]. Opgemerkt wordt dat (U+8216), (U+8217), (U+8220), (U+8221) ook als tekens op een kaart weer te geven moeten zijn.</w:t>
      </w:r>
    </w:p>
    <w:p w14:paraId="7C845D2A" w14:textId="77777777" w:rsidR="00F42CD4" w:rsidRPr="007B73AF" w:rsidRDefault="00F42CD4" w:rsidP="00F42CD4"/>
    <w:p w14:paraId="7CF71B46" w14:textId="77777777" w:rsidR="00F42CD4" w:rsidRPr="00305FF6" w:rsidRDefault="00F42CD4" w:rsidP="00F42CD4">
      <w:pPr>
        <w:rPr>
          <w:b/>
          <w:i/>
        </w:rPr>
      </w:pPr>
      <w:proofErr w:type="spellStart"/>
      <w:r w:rsidRPr="00305FF6">
        <w:rPr>
          <w:b/>
          <w:i/>
        </w:rPr>
        <w:t>gml</w:t>
      </w:r>
      <w:proofErr w:type="spellEnd"/>
      <w:r w:rsidRPr="00305FF6">
        <w:rPr>
          <w:b/>
          <w:i/>
        </w:rPr>
        <w:t xml:space="preserve">: </w:t>
      </w:r>
      <w:proofErr w:type="spellStart"/>
      <w:r w:rsidRPr="00305FF6">
        <w:rPr>
          <w:b/>
          <w:i/>
        </w:rPr>
        <w:t>id</w:t>
      </w:r>
      <w:proofErr w:type="spellEnd"/>
    </w:p>
    <w:p w14:paraId="2EDE58EC" w14:textId="77777777" w:rsidR="009A4642" w:rsidRDefault="00F42CD4" w:rsidP="000E3C4F">
      <w:r w:rsidRPr="00EC50C0">
        <w:t>Elk object in het GML</w:t>
      </w:r>
      <w:r>
        <w:t xml:space="preserve"> bestand </w:t>
      </w:r>
      <w:r w:rsidRPr="00EC50C0">
        <w:t>krijgt een &lt;</w:t>
      </w:r>
      <w:proofErr w:type="spellStart"/>
      <w:r w:rsidRPr="00EC50C0">
        <w:t>gml:id</w:t>
      </w:r>
      <w:proofErr w:type="spellEnd"/>
      <w:r w:rsidRPr="00EC50C0">
        <w:t xml:space="preserve">&gt;. </w:t>
      </w:r>
      <w:r>
        <w:t xml:space="preserve">Dit </w:t>
      </w:r>
      <w:proofErr w:type="spellStart"/>
      <w:r>
        <w:t>gml:id</w:t>
      </w:r>
      <w:proofErr w:type="spellEnd"/>
      <w:r>
        <w:t xml:space="preserve"> heeft geen informatiewaarde maar is nodig om interne en externe referenties te realiseren.</w:t>
      </w:r>
      <w:r w:rsidR="00B631E8">
        <w:t xml:space="preserve"> </w:t>
      </w:r>
      <w:r w:rsidR="009A4642" w:rsidRPr="000E3C4F">
        <w:t>Er zijn twee situaties</w:t>
      </w:r>
      <w:r w:rsidR="00F742BE" w:rsidRPr="000E3C4F">
        <w:t>:</w:t>
      </w:r>
    </w:p>
    <w:p w14:paraId="23061F64" w14:textId="77777777" w:rsidR="00F742BE" w:rsidRDefault="00F742BE" w:rsidP="000E3C4F"/>
    <w:p w14:paraId="3CEF0802" w14:textId="77777777" w:rsidR="009A4642" w:rsidRPr="000E3C4F" w:rsidRDefault="009A4642" w:rsidP="000E3C4F">
      <w:pPr>
        <w:rPr>
          <w:i/>
        </w:rPr>
      </w:pPr>
      <w:r w:rsidRPr="000E3C4F">
        <w:rPr>
          <w:i/>
        </w:rPr>
        <w:t xml:space="preserve">Een object met een NEN3610 of INSPIRE </w:t>
      </w:r>
      <w:proofErr w:type="spellStart"/>
      <w:r w:rsidRPr="000E3C4F">
        <w:rPr>
          <w:i/>
        </w:rPr>
        <w:t>id</w:t>
      </w:r>
      <w:r w:rsidR="00F742BE" w:rsidRPr="000E3C4F">
        <w:rPr>
          <w:i/>
        </w:rPr>
        <w:t>entifier</w:t>
      </w:r>
      <w:proofErr w:type="spellEnd"/>
      <w:r w:rsidRPr="000E3C4F">
        <w:rPr>
          <w:i/>
        </w:rPr>
        <w:t>:</w:t>
      </w:r>
    </w:p>
    <w:p w14:paraId="391315E9" w14:textId="77777777" w:rsidR="00B631E8" w:rsidRDefault="00455BC2" w:rsidP="000E3C4F">
      <w:pPr>
        <w:rPr>
          <w:rFonts w:cs="Arial"/>
        </w:rPr>
      </w:pPr>
      <w:r w:rsidRPr="00DB2583">
        <w:rPr>
          <w:rFonts w:cs="Arial"/>
        </w:rPr>
        <w:lastRenderedPageBreak/>
        <w:t xml:space="preserve">De in een GML bestand opgenomen </w:t>
      </w:r>
      <w:proofErr w:type="spellStart"/>
      <w:r w:rsidRPr="00DB2583">
        <w:rPr>
          <w:rFonts w:cs="Arial"/>
        </w:rPr>
        <w:t>gml:id</w:t>
      </w:r>
      <w:proofErr w:type="spellEnd"/>
      <w:r w:rsidRPr="00DB2583">
        <w:rPr>
          <w:rFonts w:cs="Arial"/>
        </w:rPr>
        <w:t xml:space="preserve"> is een concatenatie van de volledige </w:t>
      </w:r>
      <w:proofErr w:type="spellStart"/>
      <w:r w:rsidRPr="00DB2583">
        <w:rPr>
          <w:rFonts w:cs="Arial"/>
        </w:rPr>
        <w:t>identifier</w:t>
      </w:r>
      <w:proofErr w:type="spellEnd"/>
      <w:r w:rsidRPr="00DB2583">
        <w:rPr>
          <w:rFonts w:cs="Arial"/>
        </w:rPr>
        <w:t xml:space="preserve">, bestaande uit de </w:t>
      </w:r>
      <w:proofErr w:type="spellStart"/>
      <w:r w:rsidRPr="00DB2583">
        <w:rPr>
          <w:rFonts w:cs="Arial"/>
        </w:rPr>
        <w:t>namespace</w:t>
      </w:r>
      <w:proofErr w:type="spellEnd"/>
      <w:r w:rsidRPr="00DB2583">
        <w:rPr>
          <w:rFonts w:cs="Arial"/>
        </w:rPr>
        <w:t xml:space="preserve"> en lokale id.</w:t>
      </w:r>
    </w:p>
    <w:p w14:paraId="2C3C55AD" w14:textId="77777777" w:rsidR="00B631E8" w:rsidRPr="00107B9F" w:rsidRDefault="00B631E8" w:rsidP="000E3C4F">
      <w:pPr>
        <w:numPr>
          <w:ilvl w:val="0"/>
          <w:numId w:val="51"/>
        </w:numPr>
        <w:shd w:val="clear" w:color="auto" w:fill="FFFFFF"/>
        <w:spacing w:before="100" w:beforeAutospacing="1" w:after="100" w:afterAutospacing="1" w:line="304" w:lineRule="atLeast"/>
      </w:pPr>
      <w:r w:rsidRPr="00107B9F">
        <w:t xml:space="preserve">Voor het </w:t>
      </w:r>
      <w:proofErr w:type="spellStart"/>
      <w:r w:rsidRPr="00107B9F">
        <w:t>concateneren</w:t>
      </w:r>
      <w:proofErr w:type="spellEnd"/>
      <w:r w:rsidRPr="00107B9F">
        <w:t xml:space="preserve"> van </w:t>
      </w:r>
      <w:proofErr w:type="spellStart"/>
      <w:r w:rsidRPr="00107B9F">
        <w:t>nameSpace,LokaalId</w:t>
      </w:r>
      <w:proofErr w:type="spellEnd"/>
      <w:r w:rsidRPr="00107B9F">
        <w:t xml:space="preserve"> en mogelijk in de toekomst Versienummer gebruiken we als scheidingsteken '-' ;</w:t>
      </w:r>
    </w:p>
    <w:p w14:paraId="21AF9302" w14:textId="77777777" w:rsidR="00B631E8" w:rsidRDefault="00B631E8" w:rsidP="000E3C4F">
      <w:pPr>
        <w:numPr>
          <w:ilvl w:val="0"/>
          <w:numId w:val="51"/>
        </w:numPr>
        <w:shd w:val="clear" w:color="auto" w:fill="FFFFFF"/>
        <w:spacing w:before="100" w:beforeAutospacing="1" w:after="100" w:afterAutospacing="1" w:line="304" w:lineRule="atLeast"/>
      </w:pPr>
      <w:r w:rsidRPr="00107B9F">
        <w:t xml:space="preserve">Als scheidingsteken binnen </w:t>
      </w:r>
      <w:proofErr w:type="spellStart"/>
      <w:r w:rsidRPr="00107B9F">
        <w:t>lokaalId</w:t>
      </w:r>
      <w:proofErr w:type="spellEnd"/>
      <w:r w:rsidRPr="00107B9F">
        <w:t xml:space="preserve"> </w:t>
      </w:r>
      <w:r>
        <w:t>geldt '.'</w:t>
      </w:r>
      <w:r w:rsidRPr="00107B9F">
        <w:t xml:space="preserve">. De eerste punt komt dus na de bronhoudercode. Daarna komt de </w:t>
      </w:r>
      <w:proofErr w:type="spellStart"/>
      <w:r w:rsidRPr="00107B9F">
        <w:t>Id</w:t>
      </w:r>
      <w:proofErr w:type="spellEnd"/>
      <w:r w:rsidRPr="00107B9F">
        <w:t xml:space="preserve"> van de bronhouder intern (hierin mogen dus geen punten meer) en </w:t>
      </w:r>
      <w:r w:rsidR="00F27960" w:rsidRPr="00F27960">
        <w:t>daarna (optioneel) een '-' met daarna het versienummer van het object.</w:t>
      </w:r>
    </w:p>
    <w:p w14:paraId="67A7804D" w14:textId="77777777" w:rsidR="00F742BE" w:rsidRPr="000E3C4F" w:rsidRDefault="009A4642" w:rsidP="000E3C4F">
      <w:pPr>
        <w:shd w:val="clear" w:color="auto" w:fill="FFFFFF"/>
        <w:rPr>
          <w:rFonts w:cs="Arial"/>
          <w:i/>
        </w:rPr>
      </w:pPr>
      <w:r w:rsidRPr="000E3C4F">
        <w:rPr>
          <w:rFonts w:cs="Arial"/>
          <w:i/>
        </w:rPr>
        <w:t xml:space="preserve">Object zonder NEN3610 of INSPIRE </w:t>
      </w:r>
      <w:proofErr w:type="spellStart"/>
      <w:r w:rsidRPr="000E3C4F">
        <w:rPr>
          <w:rFonts w:cs="Arial"/>
          <w:i/>
        </w:rPr>
        <w:t>identifier</w:t>
      </w:r>
      <w:proofErr w:type="spellEnd"/>
      <w:r w:rsidR="00F742BE" w:rsidRPr="000E3C4F">
        <w:rPr>
          <w:rFonts w:cs="Arial"/>
          <w:i/>
        </w:rPr>
        <w:t>:</w:t>
      </w:r>
    </w:p>
    <w:p w14:paraId="1FF1FC3E" w14:textId="77777777" w:rsidR="00F742BE" w:rsidRPr="00352E17" w:rsidRDefault="00F742BE" w:rsidP="000E3C4F">
      <w:pPr>
        <w:shd w:val="clear" w:color="auto" w:fill="FFFFFF"/>
        <w:rPr>
          <w:rFonts w:cs="Arial"/>
        </w:rPr>
      </w:pPr>
      <w:r w:rsidRPr="000E3C4F">
        <w:rPr>
          <w:rFonts w:cs="Arial"/>
        </w:rPr>
        <w:t xml:space="preserve">In de regel zijn dit de geometrieën. Het </w:t>
      </w:r>
      <w:proofErr w:type="spellStart"/>
      <w:r w:rsidRPr="000E3C4F">
        <w:rPr>
          <w:rFonts w:cs="Arial"/>
        </w:rPr>
        <w:t>gml:id</w:t>
      </w:r>
      <w:proofErr w:type="spellEnd"/>
      <w:r w:rsidRPr="000E3C4F">
        <w:rPr>
          <w:rFonts w:cs="Arial"/>
        </w:rPr>
        <w:t xml:space="preserve"> is hiervoor vrij te kiezen en hoeft alleen uniek te zijn binnen een levering.</w:t>
      </w:r>
      <w:r>
        <w:rPr>
          <w:rFonts w:cs="Arial"/>
        </w:rPr>
        <w:t xml:space="preserve"> </w:t>
      </w:r>
    </w:p>
    <w:p w14:paraId="21668A14" w14:textId="77777777" w:rsidR="0064486E" w:rsidRDefault="0064486E" w:rsidP="000E3C4F">
      <w:pPr>
        <w:rPr>
          <w:b/>
          <w:highlight w:val="yellow"/>
        </w:rPr>
      </w:pPr>
    </w:p>
    <w:p w14:paraId="75CBD38A" w14:textId="77777777" w:rsidR="00CF2935" w:rsidRPr="000E3C4F" w:rsidRDefault="00CF2935" w:rsidP="000E3C4F">
      <w:pPr>
        <w:rPr>
          <w:b/>
        </w:rPr>
      </w:pPr>
      <w:proofErr w:type="spellStart"/>
      <w:r w:rsidRPr="000E3C4F">
        <w:rPr>
          <w:b/>
        </w:rPr>
        <w:t>Bounding</w:t>
      </w:r>
      <w:proofErr w:type="spellEnd"/>
      <w:r w:rsidRPr="000E3C4F">
        <w:rPr>
          <w:b/>
        </w:rPr>
        <w:t xml:space="preserve"> Box</w:t>
      </w:r>
      <w:r w:rsidR="00381388" w:rsidRPr="000E3C4F">
        <w:rPr>
          <w:b/>
        </w:rPr>
        <w:t xml:space="preserve"> </w:t>
      </w:r>
      <w:r w:rsidR="00381388" w:rsidRPr="000E3C4F">
        <w:rPr>
          <w:i/>
        </w:rPr>
        <w:t>(</w:t>
      </w:r>
      <w:proofErr w:type="spellStart"/>
      <w:r w:rsidR="00381388" w:rsidRPr="000E3C4F">
        <w:rPr>
          <w:i/>
        </w:rPr>
        <w:t>gml:boundedBy</w:t>
      </w:r>
      <w:proofErr w:type="spellEnd"/>
      <w:r w:rsidR="00381388" w:rsidRPr="000E3C4F">
        <w:rPr>
          <w:i/>
        </w:rPr>
        <w:t>)</w:t>
      </w:r>
    </w:p>
    <w:p w14:paraId="277F50C4" w14:textId="77777777" w:rsidR="00CF2935" w:rsidRPr="000E3C4F" w:rsidRDefault="001550B5" w:rsidP="000E3C4F">
      <w:r w:rsidRPr="000E3C4F">
        <w:t xml:space="preserve">Het is in </w:t>
      </w:r>
      <w:r w:rsidR="00CF2935" w:rsidRPr="000E3C4F">
        <w:t xml:space="preserve">GML </w:t>
      </w:r>
      <w:r w:rsidRPr="000E3C4F">
        <w:t>optioneel om e</w:t>
      </w:r>
      <w:r w:rsidR="00CF2935" w:rsidRPr="000E3C4F">
        <w:t xml:space="preserve">en </w:t>
      </w:r>
      <w:proofErr w:type="spellStart"/>
      <w:r w:rsidR="00CF2935" w:rsidRPr="000E3C4F">
        <w:t>bounding</w:t>
      </w:r>
      <w:proofErr w:type="spellEnd"/>
      <w:r w:rsidR="00CF2935" w:rsidRPr="000E3C4F">
        <w:t xml:space="preserve"> box </w:t>
      </w:r>
      <w:r w:rsidRPr="000E3C4F">
        <w:t xml:space="preserve">te definiëren </w:t>
      </w:r>
      <w:r w:rsidR="00CF2935" w:rsidRPr="000E3C4F">
        <w:t>waarin een rechthoek is opgenomen die middels een linkerbenedenhoek en rechte</w:t>
      </w:r>
      <w:r w:rsidRPr="000E3C4F">
        <w:t>r</w:t>
      </w:r>
      <w:r w:rsidR="00CF2935" w:rsidRPr="000E3C4F">
        <w:t xml:space="preserve">bovenhoek de </w:t>
      </w:r>
      <w:proofErr w:type="spellStart"/>
      <w:r w:rsidR="00CF2935" w:rsidRPr="000E3C4F">
        <w:t>extent</w:t>
      </w:r>
      <w:proofErr w:type="spellEnd"/>
      <w:r w:rsidR="00CF2935" w:rsidRPr="000E3C4F">
        <w:t xml:space="preserve"> van de </w:t>
      </w:r>
      <w:r w:rsidRPr="000E3C4F">
        <w:t>coördinaten</w:t>
      </w:r>
      <w:r w:rsidR="00CF2935" w:rsidRPr="000E3C4F">
        <w:t xml:space="preserve"> weergeeft.</w:t>
      </w:r>
    </w:p>
    <w:p w14:paraId="5A4A3DF4" w14:textId="5578BAD5" w:rsidR="00CF2935" w:rsidRPr="000E3C4F" w:rsidRDefault="001550B5" w:rsidP="000E3C4F">
      <w:r w:rsidRPr="000E3C4F">
        <w:t xml:space="preserve">Voor </w:t>
      </w:r>
      <w:del w:id="898" w:author="Paul Janssen" w:date="2020-05-25T12:00:00Z">
        <w:r w:rsidR="00CF2935" w:rsidRPr="000E3C4F" w:rsidDel="00AC0EB5">
          <w:delText>WION</w:delText>
        </w:r>
      </w:del>
      <w:ins w:id="899" w:author="Paul Janssen" w:date="2020-05-25T12:00:00Z">
        <w:r w:rsidR="00AC0EB5">
          <w:t>WIBON</w:t>
        </w:r>
      </w:ins>
      <w:r w:rsidR="00CF2935" w:rsidRPr="000E3C4F">
        <w:t xml:space="preserve"> </w:t>
      </w:r>
      <w:r w:rsidRPr="000E3C4F">
        <w:t>geldt de volgende regel</w:t>
      </w:r>
      <w:r w:rsidR="00CF2935" w:rsidRPr="000E3C4F">
        <w:t>:</w:t>
      </w:r>
    </w:p>
    <w:p w14:paraId="6D378FCE" w14:textId="77777777" w:rsidR="00F42CD4" w:rsidRPr="000E3C4F" w:rsidRDefault="001550B5" w:rsidP="000E3C4F">
      <w:pPr>
        <w:rPr>
          <w:b/>
        </w:rPr>
      </w:pPr>
      <w:r w:rsidRPr="000E3C4F">
        <w:t xml:space="preserve">Een </w:t>
      </w:r>
      <w:proofErr w:type="spellStart"/>
      <w:r w:rsidRPr="000E3C4F">
        <w:t>bounding</w:t>
      </w:r>
      <w:proofErr w:type="spellEnd"/>
      <w:r w:rsidRPr="000E3C4F">
        <w:t xml:space="preserve"> box</w:t>
      </w:r>
      <w:r w:rsidR="00CF2935" w:rsidRPr="000E3C4F">
        <w:t xml:space="preserve"> is verplicht alleen voor het hele bestand </w:t>
      </w:r>
      <w:r w:rsidR="009E31C9" w:rsidRPr="000E3C4F">
        <w:t>bij uitlevering</w:t>
      </w:r>
      <w:r w:rsidR="00CF2935" w:rsidRPr="000E3C4F">
        <w:t xml:space="preserve">en </w:t>
      </w:r>
      <w:r w:rsidR="009E31C9" w:rsidRPr="000E3C4F">
        <w:t xml:space="preserve">en </w:t>
      </w:r>
      <w:r w:rsidR="00CF2935" w:rsidRPr="000E3C4F">
        <w:t>is niet opgenomen bij individuele geometrieën</w:t>
      </w:r>
      <w:r w:rsidR="009E31C9" w:rsidRPr="000E3C4F">
        <w:t>.</w:t>
      </w:r>
    </w:p>
    <w:p w14:paraId="0794CDB2" w14:textId="77777777" w:rsidR="001550B5" w:rsidRPr="000E3C4F" w:rsidRDefault="001550B5" w:rsidP="00F42CD4">
      <w:pPr>
        <w:rPr>
          <w:b/>
          <w:highlight w:val="yellow"/>
        </w:rPr>
      </w:pPr>
    </w:p>
    <w:p w14:paraId="72A3E2E1" w14:textId="77777777" w:rsidR="001550B5" w:rsidRPr="000E3C4F" w:rsidRDefault="001550B5" w:rsidP="00F42CD4">
      <w:pPr>
        <w:rPr>
          <w:b/>
          <w:lang w:val="en-GB"/>
        </w:rPr>
      </w:pPr>
      <w:proofErr w:type="spellStart"/>
      <w:r w:rsidRPr="000E3C4F">
        <w:rPr>
          <w:b/>
          <w:lang w:val="en-GB"/>
        </w:rPr>
        <w:t>Voorbeeld</w:t>
      </w:r>
      <w:proofErr w:type="spellEnd"/>
      <w:r w:rsidRPr="000E3C4F">
        <w:rPr>
          <w:b/>
          <w:lang w:val="en-GB"/>
        </w:rPr>
        <w:t>:</w:t>
      </w:r>
    </w:p>
    <w:p w14:paraId="1443BAF1"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gml:boundedBy</w:t>
      </w:r>
      <w:proofErr w:type="spellEnd"/>
      <w:r w:rsidRPr="000E3C4F">
        <w:rPr>
          <w:rFonts w:ascii="Arial" w:hAnsi="Arial" w:cs="Arial"/>
          <w:color w:val="0000FF"/>
          <w:lang w:val="en-GB"/>
        </w:rPr>
        <w:t>&gt;</w:t>
      </w:r>
    </w:p>
    <w:p w14:paraId="056763EE" w14:textId="7777777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FF"/>
          <w:lang w:val="en-GB"/>
        </w:rPr>
        <w:t>&lt;</w:t>
      </w:r>
      <w:proofErr w:type="spellStart"/>
      <w:r w:rsidRPr="000E3C4F">
        <w:rPr>
          <w:rFonts w:ascii="Arial" w:hAnsi="Arial" w:cs="Arial"/>
          <w:color w:val="800000"/>
          <w:lang w:val="en-GB"/>
        </w:rPr>
        <w:t>gml:Envelope</w:t>
      </w:r>
      <w:proofErr w:type="spellEnd"/>
      <w:r w:rsidRPr="000E3C4F">
        <w:rPr>
          <w:rFonts w:ascii="Arial" w:hAnsi="Arial" w:cs="Arial"/>
          <w:color w:val="0000FF"/>
          <w:lang w:val="en-GB"/>
        </w:rPr>
        <w:t>&gt;</w:t>
      </w:r>
    </w:p>
    <w:p w14:paraId="6A7153A9" w14:textId="4333E5B7"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FF0000"/>
          <w:lang w:val="en-GB"/>
        </w:rPr>
        <w:t xml:space="preserve"> </w:t>
      </w:r>
      <w:proofErr w:type="spellStart"/>
      <w:r w:rsidRPr="000E3C4F">
        <w:rPr>
          <w:rFonts w:ascii="Arial" w:hAnsi="Arial" w:cs="Arial"/>
          <w:color w:val="FF0000"/>
          <w:lang w:val="en-GB"/>
        </w:rPr>
        <w:t>srsName</w:t>
      </w:r>
      <w:proofErr w:type="spellEnd"/>
      <w:r w:rsidRPr="000E3C4F">
        <w:rPr>
          <w:rFonts w:ascii="Arial" w:hAnsi="Arial" w:cs="Arial"/>
          <w:color w:val="0000FF"/>
          <w:lang w:val="en-GB"/>
        </w:rPr>
        <w:t>="</w:t>
      </w:r>
      <w:proofErr w:type="spellStart"/>
      <w:r w:rsidRPr="000E3C4F">
        <w:rPr>
          <w:rFonts w:ascii="Arial" w:hAnsi="Arial" w:cs="Arial"/>
          <w:color w:val="000000"/>
          <w:lang w:val="en-GB"/>
        </w:rPr>
        <w:t>urn:</w:t>
      </w:r>
      <w:ins w:id="900" w:author="Paul Janssen" w:date="2020-07-09T11:30:00Z">
        <w:r w:rsidR="00BD0325">
          <w:rPr>
            <w:rFonts w:ascii="Arial" w:hAnsi="Arial" w:cs="Arial"/>
            <w:color w:val="000000"/>
            <w:lang w:val="en-GB"/>
          </w:rPr>
          <w:t>ogc</w:t>
        </w:r>
      </w:ins>
      <w:del w:id="901" w:author="Paul Janssen" w:date="2020-07-09T11:30:00Z">
        <w:r w:rsidRPr="000E3C4F" w:rsidDel="005366F6">
          <w:rPr>
            <w:rFonts w:ascii="Arial" w:hAnsi="Arial" w:cs="Arial"/>
            <w:color w:val="000000"/>
            <w:lang w:val="en-GB"/>
          </w:rPr>
          <w:delText>opengis</w:delText>
        </w:r>
      </w:del>
      <w:r w:rsidRPr="000E3C4F">
        <w:rPr>
          <w:rFonts w:ascii="Arial" w:hAnsi="Arial" w:cs="Arial"/>
          <w:color w:val="000000"/>
          <w:lang w:val="en-GB"/>
        </w:rPr>
        <w:t>:def:crs:EPSG</w:t>
      </w:r>
      <w:proofErr w:type="spellEnd"/>
      <w:r w:rsidRPr="000E3C4F">
        <w:rPr>
          <w:rFonts w:ascii="Arial" w:hAnsi="Arial" w:cs="Arial"/>
          <w:color w:val="000000"/>
          <w:lang w:val="en-GB"/>
        </w:rPr>
        <w:t>::28992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proofErr w:type="spellStart"/>
      <w:r w:rsidRPr="000E3C4F">
        <w:rPr>
          <w:rFonts w:ascii="Arial" w:hAnsi="Arial" w:cs="Arial"/>
          <w:color w:val="800000"/>
          <w:lang w:val="en-GB"/>
        </w:rPr>
        <w:t>gml:lowerCorner</w:t>
      </w:r>
      <w:proofErr w:type="spellEnd"/>
      <w:r w:rsidRPr="000E3C4F">
        <w:rPr>
          <w:rFonts w:ascii="Arial" w:hAnsi="Arial" w:cs="Arial"/>
          <w:color w:val="0000FF"/>
          <w:lang w:val="en-GB"/>
        </w:rPr>
        <w:t>&gt;</w:t>
      </w:r>
    </w:p>
    <w:p w14:paraId="18A36F10" w14:textId="0391F973" w:rsidR="001550B5" w:rsidRPr="000E3C4F" w:rsidRDefault="001550B5" w:rsidP="001550B5">
      <w:pPr>
        <w:autoSpaceDE w:val="0"/>
        <w:autoSpaceDN w:val="0"/>
        <w:adjustRightInd w:val="0"/>
        <w:spacing w:line="240" w:lineRule="auto"/>
        <w:jc w:val="left"/>
        <w:rPr>
          <w:rFonts w:ascii="Arial" w:hAnsi="Arial" w:cs="Arial"/>
          <w:color w:val="000000"/>
          <w:lang w:val="en-GB"/>
        </w:rPr>
      </w:pPr>
      <w:r w:rsidRPr="000E3C4F">
        <w:rPr>
          <w:rFonts w:ascii="Arial" w:hAnsi="Arial" w:cs="Arial"/>
          <w:color w:val="000000"/>
          <w:lang w:val="en-GB"/>
        </w:rPr>
        <w:tab/>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FF0000"/>
          <w:lang w:val="en-GB"/>
        </w:rPr>
        <w:t xml:space="preserve"> </w:t>
      </w:r>
      <w:proofErr w:type="spellStart"/>
      <w:r w:rsidRPr="000E3C4F">
        <w:rPr>
          <w:rFonts w:ascii="Arial" w:hAnsi="Arial" w:cs="Arial"/>
          <w:color w:val="FF0000"/>
          <w:lang w:val="en-GB"/>
        </w:rPr>
        <w:t>srsName</w:t>
      </w:r>
      <w:proofErr w:type="spellEnd"/>
      <w:r w:rsidRPr="000E3C4F">
        <w:rPr>
          <w:rFonts w:ascii="Arial" w:hAnsi="Arial" w:cs="Arial"/>
          <w:color w:val="0000FF"/>
          <w:lang w:val="en-GB"/>
        </w:rPr>
        <w:t>="</w:t>
      </w:r>
      <w:proofErr w:type="spellStart"/>
      <w:r w:rsidRPr="000E3C4F">
        <w:rPr>
          <w:rFonts w:ascii="Arial" w:hAnsi="Arial" w:cs="Arial"/>
          <w:color w:val="000000"/>
          <w:lang w:val="en-GB"/>
        </w:rPr>
        <w:t>urn:</w:t>
      </w:r>
      <w:ins w:id="902" w:author="Paul Janssen" w:date="2020-07-09T11:30:00Z">
        <w:r w:rsidR="00BD0325">
          <w:rPr>
            <w:rFonts w:ascii="Arial" w:hAnsi="Arial" w:cs="Arial"/>
            <w:color w:val="000000"/>
            <w:lang w:val="en-GB"/>
          </w:rPr>
          <w:t>ogc</w:t>
        </w:r>
      </w:ins>
      <w:del w:id="903" w:author="Paul Janssen" w:date="2020-07-09T11:30:00Z">
        <w:r w:rsidRPr="000E3C4F" w:rsidDel="00BD0325">
          <w:rPr>
            <w:rFonts w:ascii="Arial" w:hAnsi="Arial" w:cs="Arial"/>
            <w:color w:val="000000"/>
            <w:lang w:val="en-GB"/>
          </w:rPr>
          <w:delText>opengis</w:delText>
        </w:r>
      </w:del>
      <w:r w:rsidRPr="000E3C4F">
        <w:rPr>
          <w:rFonts w:ascii="Arial" w:hAnsi="Arial" w:cs="Arial"/>
          <w:color w:val="000000"/>
          <w:lang w:val="en-GB"/>
        </w:rPr>
        <w:t>:def:crs:EPSG</w:t>
      </w:r>
      <w:proofErr w:type="spellEnd"/>
      <w:r w:rsidRPr="000E3C4F">
        <w:rPr>
          <w:rFonts w:ascii="Arial" w:hAnsi="Arial" w:cs="Arial"/>
          <w:color w:val="000000"/>
          <w:lang w:val="en-GB"/>
        </w:rPr>
        <w:t>::28992</w:t>
      </w:r>
      <w:r w:rsidRPr="000E3C4F">
        <w:rPr>
          <w:rFonts w:ascii="Arial" w:hAnsi="Arial" w:cs="Arial"/>
          <w:color w:val="0000FF"/>
          <w:lang w:val="en-GB"/>
        </w:rPr>
        <w:t>"&gt;</w:t>
      </w:r>
      <w:r w:rsidRPr="000E3C4F">
        <w:rPr>
          <w:rFonts w:ascii="Arial" w:hAnsi="Arial" w:cs="Arial"/>
          <w:color w:val="000000"/>
          <w:lang w:val="en-GB"/>
        </w:rPr>
        <w:t>......</w:t>
      </w:r>
      <w:r w:rsidRPr="000E3C4F">
        <w:rPr>
          <w:rFonts w:ascii="Arial" w:hAnsi="Arial" w:cs="Arial"/>
          <w:color w:val="0000FF"/>
          <w:lang w:val="en-GB"/>
        </w:rPr>
        <w:t>&lt;/</w:t>
      </w:r>
      <w:proofErr w:type="spellStart"/>
      <w:r w:rsidRPr="000E3C4F">
        <w:rPr>
          <w:rFonts w:ascii="Arial" w:hAnsi="Arial" w:cs="Arial"/>
          <w:color w:val="800000"/>
          <w:lang w:val="en-GB"/>
        </w:rPr>
        <w:t>gml:upperCorner</w:t>
      </w:r>
      <w:proofErr w:type="spellEnd"/>
      <w:r w:rsidRPr="000E3C4F">
        <w:rPr>
          <w:rFonts w:ascii="Arial" w:hAnsi="Arial" w:cs="Arial"/>
          <w:color w:val="0000FF"/>
          <w:lang w:val="en-GB"/>
        </w:rPr>
        <w:t>&gt;</w:t>
      </w:r>
    </w:p>
    <w:p w14:paraId="50E8652B" w14:textId="77777777" w:rsidR="001550B5" w:rsidRPr="000E3C4F" w:rsidRDefault="001550B5" w:rsidP="001550B5">
      <w:pPr>
        <w:autoSpaceDE w:val="0"/>
        <w:autoSpaceDN w:val="0"/>
        <w:adjustRightInd w:val="0"/>
        <w:spacing w:line="240" w:lineRule="auto"/>
        <w:jc w:val="left"/>
        <w:rPr>
          <w:rFonts w:ascii="Arial" w:hAnsi="Arial" w:cs="Arial"/>
          <w:color w:val="000000"/>
        </w:rPr>
      </w:pPr>
      <w:r w:rsidRPr="000E3C4F">
        <w:rPr>
          <w:rFonts w:ascii="Arial" w:hAnsi="Arial" w:cs="Arial"/>
          <w:color w:val="0000FF"/>
        </w:rPr>
        <w:t>&lt;/</w:t>
      </w:r>
      <w:proofErr w:type="spellStart"/>
      <w:r w:rsidRPr="000E3C4F">
        <w:rPr>
          <w:rFonts w:ascii="Arial" w:hAnsi="Arial" w:cs="Arial"/>
          <w:color w:val="800000"/>
        </w:rPr>
        <w:t>gml:Envelope</w:t>
      </w:r>
      <w:proofErr w:type="spellEnd"/>
      <w:r w:rsidRPr="000E3C4F">
        <w:rPr>
          <w:rFonts w:ascii="Arial" w:hAnsi="Arial" w:cs="Arial"/>
          <w:color w:val="0000FF"/>
        </w:rPr>
        <w:t>&gt;</w:t>
      </w:r>
    </w:p>
    <w:p w14:paraId="7E7E10D6" w14:textId="77777777" w:rsidR="001550B5" w:rsidRPr="000E3C4F" w:rsidRDefault="001550B5" w:rsidP="001550B5">
      <w:pPr>
        <w:rPr>
          <w:b/>
        </w:rPr>
      </w:pPr>
      <w:r w:rsidRPr="000E3C4F">
        <w:rPr>
          <w:rFonts w:ascii="Arial" w:hAnsi="Arial" w:cs="Arial"/>
          <w:color w:val="0000FF"/>
        </w:rPr>
        <w:t>&lt;/</w:t>
      </w:r>
      <w:proofErr w:type="spellStart"/>
      <w:r w:rsidRPr="000E3C4F">
        <w:rPr>
          <w:rFonts w:ascii="Arial" w:hAnsi="Arial" w:cs="Arial"/>
          <w:color w:val="800000"/>
        </w:rPr>
        <w:t>gml:boundedBy</w:t>
      </w:r>
      <w:proofErr w:type="spellEnd"/>
      <w:r w:rsidRPr="000E3C4F">
        <w:rPr>
          <w:rFonts w:ascii="Arial" w:hAnsi="Arial" w:cs="Arial"/>
          <w:color w:val="0000FF"/>
        </w:rPr>
        <w:t>&gt;</w:t>
      </w:r>
    </w:p>
    <w:p w14:paraId="4558E95D" w14:textId="77777777" w:rsidR="00F42CD4" w:rsidRDefault="00F42CD4" w:rsidP="00F42CD4"/>
    <w:p w14:paraId="7EFD65EE" w14:textId="77777777" w:rsidR="00F42CD4" w:rsidRPr="00305FF6" w:rsidRDefault="00F42CD4" w:rsidP="00F42CD4">
      <w:pPr>
        <w:rPr>
          <w:b/>
        </w:rPr>
      </w:pPr>
      <w:bookmarkStart w:id="904" w:name="_Toc297652024"/>
      <w:bookmarkStart w:id="905" w:name="_Toc298239789"/>
      <w:bookmarkStart w:id="906" w:name="_Toc298240533"/>
      <w:bookmarkEnd w:id="904"/>
      <w:bookmarkEnd w:id="905"/>
      <w:bookmarkEnd w:id="906"/>
      <w:r w:rsidRPr="00305FF6">
        <w:rPr>
          <w:b/>
        </w:rPr>
        <w:t>Geometrietypen en interpolatie</w:t>
      </w:r>
      <w:r w:rsidRPr="00305FF6">
        <w:rPr>
          <w:b/>
          <w:highlight w:val="yellow"/>
        </w:rPr>
        <w:t xml:space="preserve"> </w:t>
      </w:r>
    </w:p>
    <w:p w14:paraId="5A3C50CC" w14:textId="2349F800" w:rsidR="00F42CD4" w:rsidRDefault="00F42CD4" w:rsidP="00F42CD4">
      <w:r>
        <w:t xml:space="preserve">In het </w:t>
      </w:r>
      <w:r w:rsidR="00793B0B">
        <w:t>IMKL</w:t>
      </w:r>
      <w:r>
        <w:t xml:space="preserve"> UML en het afgeleide XML schema zijn de geometrietypen gespecificeerd.</w:t>
      </w:r>
      <w:r w:rsidR="009E31C9">
        <w:t xml:space="preserve"> </w:t>
      </w:r>
      <w:r>
        <w:t xml:space="preserve">Voor de lijninterpolatie mag </w:t>
      </w:r>
      <w:del w:id="907" w:author="Paul Janssen" w:date="2020-06-08T18:05:00Z">
        <w:r w:rsidDel="00391601">
          <w:delText xml:space="preserve"> </w:delText>
        </w:r>
      </w:del>
      <w:r>
        <w:t xml:space="preserve">naast </w:t>
      </w:r>
      <w:proofErr w:type="spellStart"/>
      <w:r>
        <w:t>gml:LineString</w:t>
      </w:r>
      <w:proofErr w:type="spellEnd"/>
      <w:r>
        <w:t xml:space="preserve"> ook </w:t>
      </w:r>
      <w:proofErr w:type="spellStart"/>
      <w:r>
        <w:t>gml:Arc</w:t>
      </w:r>
      <w:proofErr w:type="spellEnd"/>
      <w:r>
        <w:t xml:space="preserve"> en </w:t>
      </w:r>
      <w:proofErr w:type="spellStart"/>
      <w:r>
        <w:t>gml:Circle</w:t>
      </w:r>
      <w:proofErr w:type="spellEnd"/>
      <w:r>
        <w:t xml:space="preserve"> gebruikt worden.</w:t>
      </w:r>
    </w:p>
    <w:p w14:paraId="56F48D55" w14:textId="77777777" w:rsidR="00F42CD4" w:rsidRDefault="00F42CD4" w:rsidP="00F42CD4">
      <w:proofErr w:type="spellStart"/>
      <w:r>
        <w:t>gml:Arc</w:t>
      </w:r>
      <w:proofErr w:type="spellEnd"/>
      <w:r>
        <w:t xml:space="preserve"> is gedefinieerd door drie punten.</w:t>
      </w:r>
    </w:p>
    <w:p w14:paraId="7EDECCF1" w14:textId="77777777" w:rsidR="00F42CD4" w:rsidRDefault="00F42CD4" w:rsidP="00F42CD4">
      <w:r>
        <w:t>Niet ondersteund worden:</w:t>
      </w:r>
    </w:p>
    <w:p w14:paraId="44693C4D" w14:textId="77777777" w:rsidR="00F42CD4" w:rsidRDefault="00F42CD4" w:rsidP="00F42CD4">
      <w:proofErr w:type="spellStart"/>
      <w:r>
        <w:t>gml:ArcByCenterPoint</w:t>
      </w:r>
      <w:proofErr w:type="spellEnd"/>
    </w:p>
    <w:p w14:paraId="143B2E77" w14:textId="77777777" w:rsidR="00F42CD4" w:rsidRDefault="00F42CD4" w:rsidP="00F42CD4">
      <w:proofErr w:type="spellStart"/>
      <w:r>
        <w:t>gml:ArcByBulge</w:t>
      </w:r>
      <w:proofErr w:type="spellEnd"/>
    </w:p>
    <w:p w14:paraId="3D725290" w14:textId="77777777" w:rsidR="00F42CD4" w:rsidRDefault="00F42CD4" w:rsidP="00F42CD4">
      <w:proofErr w:type="spellStart"/>
      <w:r>
        <w:t>gml:CircleByCenterPoint</w:t>
      </w:r>
      <w:proofErr w:type="spellEnd"/>
    </w:p>
    <w:p w14:paraId="65D63527" w14:textId="77777777" w:rsidR="00F42CD4" w:rsidRDefault="00F42CD4" w:rsidP="00F42CD4"/>
    <w:p w14:paraId="65C20703" w14:textId="77777777" w:rsidR="00F42CD4" w:rsidRPr="00305FF6" w:rsidRDefault="00F42CD4" w:rsidP="00F42CD4">
      <w:pPr>
        <w:rPr>
          <w:b/>
        </w:rPr>
      </w:pPr>
      <w:r w:rsidRPr="00305FF6">
        <w:rPr>
          <w:b/>
        </w:rPr>
        <w:t>Draairichting van polygonen</w:t>
      </w:r>
    </w:p>
    <w:p w14:paraId="5F93E2DE" w14:textId="77777777" w:rsidR="00F42CD4" w:rsidRDefault="00F42CD4" w:rsidP="00F42CD4">
      <w:pPr>
        <w:jc w:val="left"/>
      </w:pPr>
      <w:r>
        <w:t xml:space="preserve">Hiervoor gelden de regels van ISO19107: </w:t>
      </w:r>
      <w:proofErr w:type="spellStart"/>
      <w:r>
        <w:t>Geographic</w:t>
      </w:r>
      <w:proofErr w:type="spellEnd"/>
      <w:r>
        <w:t xml:space="preserve"> information – </w:t>
      </w:r>
      <w:proofErr w:type="spellStart"/>
      <w:r>
        <w:t>Spatial</w:t>
      </w:r>
      <w:proofErr w:type="spellEnd"/>
      <w:r>
        <w:t xml:space="preserve"> Schema. </w:t>
      </w:r>
    </w:p>
    <w:p w14:paraId="47734440" w14:textId="77777777" w:rsidR="00F42CD4" w:rsidRPr="005E66C5" w:rsidRDefault="00F42CD4" w:rsidP="00F42CD4">
      <w:r w:rsidRPr="001F4816">
        <w:t xml:space="preserve">Voor een polygoon die je van de bovenkant bekijkt: </w:t>
      </w:r>
      <w:proofErr w:type="spellStart"/>
      <w:r w:rsidRPr="001F4816">
        <w:t>exterior</w:t>
      </w:r>
      <w:proofErr w:type="spellEnd"/>
      <w:r w:rsidRPr="001F4816">
        <w:t xml:space="preserve"> ring tegen de klok in, </w:t>
      </w:r>
      <w:proofErr w:type="spellStart"/>
      <w:r w:rsidRPr="001F4816">
        <w:t>interior</w:t>
      </w:r>
      <w:proofErr w:type="spellEnd"/>
      <w:r w:rsidRPr="001F4816">
        <w:t xml:space="preserve"> ring met de klok mee. </w:t>
      </w:r>
      <w:r>
        <w:t>I</w:t>
      </w:r>
      <w:r w:rsidRPr="001F4816">
        <w:t>n 2d GIS bekijk je polygonen altijd van de bovenkant</w:t>
      </w:r>
      <w:r>
        <w:t>.</w:t>
      </w:r>
    </w:p>
    <w:p w14:paraId="2C0E30C8" w14:textId="77777777" w:rsidR="00F42CD4" w:rsidRDefault="00F42CD4" w:rsidP="00F42CD4"/>
    <w:p w14:paraId="377220DA" w14:textId="77777777" w:rsidR="00F42CD4" w:rsidRPr="00305FF6" w:rsidRDefault="00F42CD4" w:rsidP="00F42CD4">
      <w:pPr>
        <w:rPr>
          <w:b/>
        </w:rPr>
      </w:pPr>
      <w:r w:rsidRPr="00305FF6">
        <w:rPr>
          <w:b/>
        </w:rPr>
        <w:t>Nauwkeurigheid coördinaten</w:t>
      </w:r>
      <w:r w:rsidRPr="00305FF6">
        <w:rPr>
          <w:b/>
          <w:highlight w:val="yellow"/>
        </w:rPr>
        <w:t xml:space="preserve"> </w:t>
      </w:r>
    </w:p>
    <w:p w14:paraId="30632DE1" w14:textId="3AAC02C1" w:rsidR="00F42CD4" w:rsidRPr="005E66C5" w:rsidRDefault="00F42CD4" w:rsidP="00F42CD4">
      <w:r w:rsidRPr="00EC50C0">
        <w:t xml:space="preserve">Nauwkeurigheid van coördinaten is 3 decimalen. Alles wat nauwkeuriger is </w:t>
      </w:r>
      <w:ins w:id="908" w:author="Paul Janssen" w:date="2020-06-16T15:43:00Z">
        <w:r w:rsidR="00897291">
          <w:t xml:space="preserve">moet door de bronhouder </w:t>
        </w:r>
      </w:ins>
      <w:r w:rsidRPr="00EC50C0">
        <w:t>word</w:t>
      </w:r>
      <w:ins w:id="909" w:author="Paul Janssen" w:date="2020-06-16T15:43:00Z">
        <w:r w:rsidR="00897291">
          <w:t>en</w:t>
        </w:r>
      </w:ins>
      <w:del w:id="910" w:author="Paul Janssen" w:date="2020-06-16T15:43:00Z">
        <w:r w:rsidRPr="00EC50C0" w:rsidDel="00897291">
          <w:delText>t</w:delText>
        </w:r>
      </w:del>
      <w:r w:rsidRPr="00EC50C0">
        <w:t xml:space="preserve"> afgerond op deze nauwkeurigheid (3 decimalen). 0.0015 -&gt; 0.002; 0.0014 -&gt; 0.001.</w:t>
      </w:r>
    </w:p>
    <w:p w14:paraId="67E3CCAE" w14:textId="77777777" w:rsidR="00F42CD4" w:rsidRDefault="00F42CD4" w:rsidP="00F42CD4">
      <w:pPr>
        <w:rPr>
          <w:b/>
        </w:rPr>
      </w:pPr>
    </w:p>
    <w:p w14:paraId="2930150A" w14:textId="77777777" w:rsidR="00F42CD4" w:rsidRPr="00305FF6" w:rsidRDefault="00F42CD4" w:rsidP="00F42CD4">
      <w:pPr>
        <w:rPr>
          <w:b/>
        </w:rPr>
      </w:pPr>
      <w:proofErr w:type="spellStart"/>
      <w:r w:rsidRPr="00305FF6">
        <w:rPr>
          <w:b/>
        </w:rPr>
        <w:t>srsName</w:t>
      </w:r>
      <w:proofErr w:type="spellEnd"/>
      <w:r w:rsidRPr="00305FF6">
        <w:rPr>
          <w:b/>
          <w:highlight w:val="yellow"/>
        </w:rPr>
        <w:t xml:space="preserve"> </w:t>
      </w:r>
    </w:p>
    <w:p w14:paraId="34A3F4B4" w14:textId="4AD2C166" w:rsidR="00F42CD4" w:rsidRPr="00BD0325" w:rsidRDefault="00F42CD4" w:rsidP="00F42CD4">
      <w:proofErr w:type="spellStart"/>
      <w:r w:rsidRPr="00BD0325">
        <w:t>srsName</w:t>
      </w:r>
      <w:proofErr w:type="spellEnd"/>
      <w:r w:rsidRPr="00BD0325">
        <w:t xml:space="preserve"> invullen bij elk </w:t>
      </w:r>
      <w:del w:id="911" w:author="Paul Janssen" w:date="2020-06-16T15:45:00Z">
        <w:r w:rsidRPr="00BD0325" w:rsidDel="00AD3372">
          <w:delText xml:space="preserve">planobject </w:delText>
        </w:r>
      </w:del>
      <w:ins w:id="912" w:author="Paul Janssen" w:date="2020-06-16T15:45:00Z">
        <w:r w:rsidR="00AD3372" w:rsidRPr="00BD0325">
          <w:rPr>
            <w:rPrChange w:id="913" w:author="Paul Janssen" w:date="2020-07-09T11:31:00Z">
              <w:rPr>
                <w:highlight w:val="yellow"/>
              </w:rPr>
            </w:rPrChange>
          </w:rPr>
          <w:t>IMKL-object</w:t>
        </w:r>
        <w:r w:rsidR="00AD3372" w:rsidRPr="00BD0325">
          <w:t xml:space="preserve"> </w:t>
        </w:r>
      </w:ins>
      <w:r w:rsidRPr="00BD0325">
        <w:t>op hoogste geometrie niveau.</w:t>
      </w:r>
    </w:p>
    <w:p w14:paraId="10EF6F97" w14:textId="2A713962" w:rsidR="00D25D0C" w:rsidRDefault="00F42CD4" w:rsidP="00F42CD4">
      <w:r w:rsidRPr="005B1E31">
        <w:t xml:space="preserve">Voor </w:t>
      </w:r>
      <w:r w:rsidR="00793B0B" w:rsidRPr="00BD0325">
        <w:t>IMKL</w:t>
      </w:r>
      <w:r w:rsidRPr="00BD0325">
        <w:t xml:space="preserve">  is het coördinaat referentiesysteem Rijksdriehoekstelsel</w:t>
      </w:r>
      <w:r w:rsidR="0064486E" w:rsidRPr="00BD0325">
        <w:t xml:space="preserve"> </w:t>
      </w:r>
      <w:r w:rsidRPr="00BD0325">
        <w:t>verplicht</w:t>
      </w:r>
      <w:r w:rsidR="00D25D0C" w:rsidRPr="00BD0325">
        <w:t xml:space="preserve">. Bij 2D is dat </w:t>
      </w:r>
      <w:proofErr w:type="spellStart"/>
      <w:r w:rsidR="00D25D0C" w:rsidRPr="00BD0325">
        <w:t>epsg</w:t>
      </w:r>
      <w:proofErr w:type="spellEnd"/>
      <w:r w:rsidR="00D25D0C" w:rsidRPr="00BD0325">
        <w:t xml:space="preserve"> code 28992 en bij 2.5D en 3D </w:t>
      </w:r>
      <w:proofErr w:type="spellStart"/>
      <w:r w:rsidR="00D25D0C" w:rsidRPr="00BD0325">
        <w:t>epsg</w:t>
      </w:r>
      <w:proofErr w:type="spellEnd"/>
      <w:r w:rsidR="00D25D0C" w:rsidRPr="00BD0325">
        <w:t xml:space="preserve"> code 7415.</w:t>
      </w:r>
    </w:p>
    <w:p w14:paraId="4C98B14C" w14:textId="77777777" w:rsidR="00D25D0C" w:rsidRDefault="00D25D0C" w:rsidP="00F42CD4"/>
    <w:p w14:paraId="18D6885A" w14:textId="77777777" w:rsidR="00F42CD4" w:rsidRDefault="00D25D0C" w:rsidP="00F42CD4">
      <w:r>
        <w:t xml:space="preserve">De </w:t>
      </w:r>
      <w:proofErr w:type="spellStart"/>
      <w:r>
        <w:t>srsName</w:t>
      </w:r>
      <w:proofErr w:type="spellEnd"/>
      <w:r>
        <w:t xml:space="preserve"> wordt als volgt ingevuld:</w:t>
      </w:r>
    </w:p>
    <w:p w14:paraId="7939B311" w14:textId="77777777" w:rsidR="00F42CD4" w:rsidRPr="000E3C4F" w:rsidRDefault="00F42CD4" w:rsidP="00F42CD4">
      <w:pPr>
        <w:rPr>
          <w:lang w:val="en-GB"/>
        </w:rPr>
      </w:pPr>
      <w:proofErr w:type="spellStart"/>
      <w:r w:rsidRPr="000E3C4F">
        <w:rPr>
          <w:color w:val="FF0000"/>
          <w:lang w:val="en-GB"/>
        </w:rPr>
        <w:lastRenderedPageBreak/>
        <w:t>srsName</w:t>
      </w:r>
      <w:proofErr w:type="spellEnd"/>
      <w:r w:rsidRPr="000E3C4F">
        <w:rPr>
          <w:lang w:val="en-GB"/>
        </w:rPr>
        <w:t>="</w:t>
      </w:r>
      <w:proofErr w:type="spellStart"/>
      <w:r w:rsidRPr="000E3C4F">
        <w:rPr>
          <w:lang w:val="en-GB"/>
        </w:rPr>
        <w:t>urn:ogc:def:crs:EPSG</w:t>
      </w:r>
      <w:proofErr w:type="spellEnd"/>
      <w:r w:rsidRPr="000E3C4F">
        <w:rPr>
          <w:lang w:val="en-GB"/>
        </w:rPr>
        <w:t>::28992"</w:t>
      </w:r>
    </w:p>
    <w:p w14:paraId="3597933B" w14:textId="77777777" w:rsidR="00F42CD4" w:rsidRPr="00305FF6" w:rsidRDefault="00F42CD4" w:rsidP="00F42CD4">
      <w:pPr>
        <w:rPr>
          <w:i/>
        </w:rPr>
      </w:pPr>
      <w:r w:rsidRPr="00305FF6">
        <w:rPr>
          <w:i/>
        </w:rPr>
        <w:t xml:space="preserve">Toelichting: </w:t>
      </w:r>
      <w:proofErr w:type="spellStart"/>
      <w:r w:rsidRPr="00305FF6">
        <w:rPr>
          <w:i/>
        </w:rPr>
        <w:t>srsName</w:t>
      </w:r>
      <w:proofErr w:type="spellEnd"/>
      <w:r w:rsidRPr="00305FF6">
        <w:rPr>
          <w:i/>
        </w:rPr>
        <w:t xml:space="preserve"> is de specificatie van het coördinaat referentiesysteem. Voor iedere geometrie moet een </w:t>
      </w:r>
      <w:proofErr w:type="spellStart"/>
      <w:r w:rsidRPr="00305FF6">
        <w:rPr>
          <w:i/>
        </w:rPr>
        <w:t>srsName</w:t>
      </w:r>
      <w:proofErr w:type="spellEnd"/>
      <w:r w:rsidRPr="00305FF6">
        <w:rPr>
          <w:i/>
        </w:rPr>
        <w:t xml:space="preserve"> te vinden zijn. In feite betekent dit dat iedere geometrie een </w:t>
      </w:r>
      <w:proofErr w:type="spellStart"/>
      <w:r w:rsidRPr="00305FF6">
        <w:rPr>
          <w:i/>
        </w:rPr>
        <w:t>srsName</w:t>
      </w:r>
      <w:proofErr w:type="spellEnd"/>
      <w:r w:rsidRPr="00305FF6">
        <w:rPr>
          <w:i/>
        </w:rPr>
        <w:t xml:space="preserve"> moet hebben. In geval van een </w:t>
      </w:r>
      <w:proofErr w:type="spellStart"/>
      <w:r w:rsidRPr="00305FF6">
        <w:rPr>
          <w:i/>
        </w:rPr>
        <w:t>multigeometrie</w:t>
      </w:r>
      <w:proofErr w:type="spellEnd"/>
      <w:r w:rsidRPr="00305FF6">
        <w:rPr>
          <w:i/>
        </w:rPr>
        <w:t xml:space="preserve"> hoeft de </w:t>
      </w:r>
      <w:proofErr w:type="spellStart"/>
      <w:r w:rsidRPr="00305FF6">
        <w:rPr>
          <w:i/>
        </w:rPr>
        <w:t>srsName</w:t>
      </w:r>
      <w:proofErr w:type="spellEnd"/>
      <w:r w:rsidRPr="00305FF6">
        <w:rPr>
          <w:i/>
        </w:rPr>
        <w:t xml:space="preserve"> alleen aan de </w:t>
      </w:r>
      <w:proofErr w:type="spellStart"/>
      <w:r w:rsidRPr="00305FF6">
        <w:rPr>
          <w:i/>
        </w:rPr>
        <w:t>multigeometrie</w:t>
      </w:r>
      <w:proofErr w:type="spellEnd"/>
      <w:r w:rsidRPr="00305FF6">
        <w:rPr>
          <w:i/>
        </w:rPr>
        <w:t xml:space="preserve"> te hangen en niet aan ieder los onderdeeltje ervan.</w:t>
      </w:r>
    </w:p>
    <w:p w14:paraId="12F8023F" w14:textId="77777777" w:rsidR="00F42CD4" w:rsidRDefault="00F42CD4" w:rsidP="00F42CD4"/>
    <w:p w14:paraId="4F7AED1F" w14:textId="77777777" w:rsidR="00F42CD4" w:rsidRPr="00305FF6" w:rsidRDefault="00F42CD4" w:rsidP="00F42CD4">
      <w:pPr>
        <w:rPr>
          <w:b/>
        </w:rPr>
      </w:pPr>
      <w:proofErr w:type="spellStart"/>
      <w:r w:rsidRPr="00305FF6">
        <w:rPr>
          <w:b/>
        </w:rPr>
        <w:t>srsDimension</w:t>
      </w:r>
      <w:proofErr w:type="spellEnd"/>
      <w:r w:rsidRPr="00305FF6">
        <w:rPr>
          <w:b/>
          <w:highlight w:val="yellow"/>
        </w:rPr>
        <w:t xml:space="preserve"> </w:t>
      </w:r>
    </w:p>
    <w:p w14:paraId="39E7ADFB" w14:textId="77777777" w:rsidR="00F42CD4" w:rsidRDefault="00F42CD4" w:rsidP="00F42CD4">
      <w:proofErr w:type="spellStart"/>
      <w:r>
        <w:t>srsDimension</w:t>
      </w:r>
      <w:proofErr w:type="spellEnd"/>
      <w:r>
        <w:t xml:space="preserve"> wordt opgenomen.</w:t>
      </w:r>
    </w:p>
    <w:p w14:paraId="080A495C" w14:textId="77777777" w:rsidR="00F42CD4" w:rsidRDefault="00F42CD4" w:rsidP="00F42CD4">
      <w:pPr>
        <w:rPr>
          <w:i/>
        </w:rPr>
      </w:pPr>
      <w:r w:rsidRPr="00CD6DF3">
        <w:rPr>
          <w:i/>
        </w:rPr>
        <w:t xml:space="preserve">Toelichting: De </w:t>
      </w:r>
      <w:proofErr w:type="spellStart"/>
      <w:r w:rsidRPr="00CD6DF3">
        <w:rPr>
          <w:i/>
        </w:rPr>
        <w:t>srsDimension</w:t>
      </w:r>
      <w:proofErr w:type="spellEnd"/>
      <w:r w:rsidRPr="00CD6DF3">
        <w:rPr>
          <w:i/>
        </w:rPr>
        <w:t xml:space="preserve"> geeft aan uit hoeveel elementen een coördinaat bestaat.</w:t>
      </w:r>
    </w:p>
    <w:p w14:paraId="0DACF35D" w14:textId="7778945F" w:rsidR="00A50226" w:rsidRPr="00CD6DF3" w:rsidRDefault="00A50226" w:rsidP="00F42CD4">
      <w:pPr>
        <w:rPr>
          <w:i/>
        </w:rPr>
      </w:pPr>
      <w:r>
        <w:rPr>
          <w:i/>
        </w:rPr>
        <w:t xml:space="preserve">Voor </w:t>
      </w:r>
      <w:r w:rsidR="00793B0B">
        <w:rPr>
          <w:i/>
        </w:rPr>
        <w:t>IMKL</w:t>
      </w:r>
      <w:r>
        <w:rPr>
          <w:i/>
        </w:rPr>
        <w:t xml:space="preserve"> is dat standaard 2 (</w:t>
      </w:r>
      <w:proofErr w:type="spellStart"/>
      <w:r>
        <w:rPr>
          <w:i/>
        </w:rPr>
        <w:t>x,y</w:t>
      </w:r>
      <w:proofErr w:type="spellEnd"/>
      <w:r>
        <w:rPr>
          <w:i/>
        </w:rPr>
        <w:t xml:space="preserve">). Dit past ook bij het GML-SF2 profiel. Optioneel kan er een extra 3D geometrie worden meegegeven. Zie het objecttype </w:t>
      </w:r>
      <w:proofErr w:type="spellStart"/>
      <w:r>
        <w:rPr>
          <w:i/>
        </w:rPr>
        <w:t>ExtraGeometrie</w:t>
      </w:r>
      <w:proofErr w:type="spellEnd"/>
      <w:r>
        <w:rPr>
          <w:i/>
        </w:rPr>
        <w:t>.</w:t>
      </w:r>
    </w:p>
    <w:p w14:paraId="3F00FF51" w14:textId="77777777" w:rsidR="00F42CD4" w:rsidRDefault="00F42CD4" w:rsidP="00F42CD4">
      <w:pPr>
        <w:rPr>
          <w:b/>
        </w:rPr>
      </w:pPr>
    </w:p>
    <w:p w14:paraId="244F99AC" w14:textId="77777777" w:rsidR="001D3ADF" w:rsidRDefault="001D3ADF" w:rsidP="00B626FD"/>
    <w:p w14:paraId="1CC72DC2" w14:textId="77777777" w:rsidR="001D3ADF" w:rsidRDefault="001D3ADF" w:rsidP="00B626FD"/>
    <w:p w14:paraId="20332FE3" w14:textId="77777777" w:rsidR="00576E1A" w:rsidRPr="007C7339" w:rsidRDefault="00576E1A" w:rsidP="00576E1A">
      <w:pPr>
        <w:pStyle w:val="Hoofdstukx"/>
        <w:pageBreakBefore/>
        <w:spacing w:line="240" w:lineRule="atLeast"/>
      </w:pPr>
    </w:p>
    <w:p w14:paraId="66C0EB15" w14:textId="77777777" w:rsidR="00576E1A" w:rsidRDefault="00D372E2" w:rsidP="00576E1A">
      <w:pPr>
        <w:pStyle w:val="Hoofdstuktitel"/>
        <w:spacing w:line="240" w:lineRule="atLeast"/>
      </w:pPr>
      <w:bookmarkStart w:id="914" w:name="_Toc45195673"/>
      <w:r>
        <w:t>Visualisatie</w:t>
      </w:r>
      <w:bookmarkEnd w:id="914"/>
    </w:p>
    <w:p w14:paraId="120779BF" w14:textId="2E1D7617" w:rsidR="0065371C" w:rsidRPr="0065371C" w:rsidRDefault="009C2C92" w:rsidP="0065371C">
      <w:r>
        <w:t>Opgenomen in apart document</w:t>
      </w:r>
      <w:r w:rsidR="002C6666">
        <w:t xml:space="preserve">: </w:t>
      </w:r>
      <w:r w:rsidR="00CD06C1" w:rsidRPr="00CD06C1">
        <w:t>Handreiking Visualisatieregels</w:t>
      </w:r>
      <w:ins w:id="915" w:author="Paul Janssen" w:date="2020-07-09T11:37:00Z">
        <w:r w:rsidR="00BD0325">
          <w:t xml:space="preserve"> (PMKL)</w:t>
        </w:r>
      </w:ins>
      <w:ins w:id="916" w:author="Paul Janssen" w:date="2020-06-16T16:01:00Z">
        <w:r w:rsidR="00B92351">
          <w:t>.</w:t>
        </w:r>
      </w:ins>
      <w:del w:id="917" w:author="Paul Janssen" w:date="2020-06-16T16:01:00Z">
        <w:r w:rsidR="00CD06C1" w:rsidRPr="00CD06C1" w:rsidDel="00B92351">
          <w:delText xml:space="preserve"> (PMKL)</w:delText>
        </w:r>
      </w:del>
    </w:p>
    <w:p w14:paraId="43D64431" w14:textId="77777777" w:rsidR="00576E1A" w:rsidRDefault="00576E1A" w:rsidP="00B93692">
      <w:pPr>
        <w:spacing w:line="240" w:lineRule="atLeast"/>
        <w:jc w:val="left"/>
      </w:pPr>
    </w:p>
    <w:p w14:paraId="0E02E14C" w14:textId="77777777" w:rsidR="00576E1A" w:rsidRDefault="00576E1A" w:rsidP="00B93692">
      <w:pPr>
        <w:spacing w:line="240" w:lineRule="atLeast"/>
        <w:jc w:val="left"/>
      </w:pPr>
    </w:p>
    <w:p w14:paraId="1F89DDC1" w14:textId="77777777" w:rsidR="00576E1A" w:rsidRDefault="00576E1A" w:rsidP="00B93692">
      <w:pPr>
        <w:spacing w:line="240" w:lineRule="atLeast"/>
        <w:jc w:val="left"/>
      </w:pPr>
    </w:p>
    <w:p w14:paraId="070CF0FC" w14:textId="77777777" w:rsidR="00576E1A" w:rsidRDefault="00576E1A" w:rsidP="00576E1A"/>
    <w:p w14:paraId="1685AC0C" w14:textId="77777777" w:rsidR="00576E1A" w:rsidRPr="000427A2" w:rsidRDefault="00576E1A" w:rsidP="00576E1A"/>
    <w:p w14:paraId="2125FA30" w14:textId="77777777" w:rsidR="00576E1A" w:rsidRPr="007C7339" w:rsidRDefault="00576E1A" w:rsidP="00576E1A">
      <w:pPr>
        <w:pStyle w:val="Hoofdstukx"/>
        <w:pageBreakBefore/>
        <w:spacing w:line="240" w:lineRule="atLeast"/>
      </w:pPr>
    </w:p>
    <w:p w14:paraId="48FBD542" w14:textId="77777777" w:rsidR="00576E1A" w:rsidRDefault="00D372E2" w:rsidP="00576E1A">
      <w:pPr>
        <w:pStyle w:val="Hoofdstuktitel"/>
        <w:spacing w:line="240" w:lineRule="atLeast"/>
      </w:pPr>
      <w:bookmarkStart w:id="918" w:name="_Toc45195674"/>
      <w:r>
        <w:t>Bibliografie</w:t>
      </w:r>
      <w:bookmarkEnd w:id="918"/>
    </w:p>
    <w:p w14:paraId="00312C4F" w14:textId="77777777" w:rsidR="00576E1A" w:rsidRPr="007C7339" w:rsidRDefault="00EE28D0" w:rsidP="00576E1A">
      <w:pPr>
        <w:pStyle w:val="Inleidingnatitel"/>
        <w:spacing w:line="240" w:lineRule="atLeast"/>
      </w:pPr>
      <w:r>
        <w:t>Dit hoofdstuk beschrijft</w:t>
      </w:r>
      <w:r w:rsidR="00D372E2">
        <w:t xml:space="preserve"> relevante documenten betrekking hebben op deze </w:t>
      </w:r>
      <w:r w:rsidR="00900664">
        <w:t>d</w:t>
      </w:r>
      <w:r w:rsidR="005F591B">
        <w:t>ata</w:t>
      </w:r>
      <w:r w:rsidR="00900664">
        <w:t>s</w:t>
      </w:r>
      <w:r w:rsidR="005F591B">
        <w:t>pecificatie</w:t>
      </w:r>
      <w:r w:rsidR="00D372E2">
        <w:t>.</w:t>
      </w:r>
    </w:p>
    <w:p w14:paraId="797D7251" w14:textId="77777777" w:rsidR="00D372E2" w:rsidRDefault="00D372E2" w:rsidP="00D372E2"/>
    <w:p w14:paraId="5C97804A" w14:textId="77777777" w:rsidR="00032207" w:rsidRPr="00032207" w:rsidRDefault="00D372E2" w:rsidP="00032207">
      <w:pPr>
        <w:numPr>
          <w:ilvl w:val="0"/>
          <w:numId w:val="19"/>
        </w:numPr>
        <w:spacing w:line="240" w:lineRule="auto"/>
        <w:jc w:val="left"/>
        <w:rPr>
          <w:szCs w:val="20"/>
          <w:lang w:val="en-US"/>
        </w:rPr>
      </w:pPr>
      <w:r w:rsidRPr="003F1A8A">
        <w:rPr>
          <w:szCs w:val="20"/>
          <w:lang w:val="en-US"/>
        </w:rPr>
        <w:t>[D</w:t>
      </w:r>
      <w:r w:rsidR="00032207">
        <w:rPr>
          <w:szCs w:val="20"/>
          <w:lang w:val="en-US"/>
        </w:rPr>
        <w:t xml:space="preserve">2.8.III.6] </w:t>
      </w:r>
      <w:r w:rsidR="00032207" w:rsidRPr="00032207">
        <w:rPr>
          <w:szCs w:val="20"/>
          <w:lang w:val="en-US"/>
        </w:rPr>
        <w:t>Data Specification on Utility and Government Services</w:t>
      </w:r>
    </w:p>
    <w:p w14:paraId="3B2190A4" w14:textId="0D6F13A8" w:rsidR="00FD2140" w:rsidRDefault="001239D0">
      <w:pPr>
        <w:spacing w:line="240" w:lineRule="auto"/>
        <w:ind w:left="720"/>
        <w:jc w:val="left"/>
        <w:rPr>
          <w:szCs w:val="20"/>
          <w:lang w:val="en-US"/>
        </w:rPr>
      </w:pPr>
      <w:r>
        <w:rPr>
          <w:szCs w:val="20"/>
          <w:lang w:val="en-US"/>
        </w:rPr>
        <w:t xml:space="preserve">– </w:t>
      </w:r>
      <w:r w:rsidR="00032207" w:rsidRPr="00032207">
        <w:rPr>
          <w:szCs w:val="20"/>
          <w:lang w:val="en-US"/>
        </w:rPr>
        <w:t>Technical Guidelines</w:t>
      </w:r>
      <w:r w:rsidR="00DF04D9">
        <w:rPr>
          <w:szCs w:val="20"/>
          <w:lang w:val="en-US"/>
        </w:rPr>
        <w:t xml:space="preserve">, </w:t>
      </w:r>
      <w:ins w:id="919" w:author="Paul Janssen" w:date="2020-05-25T12:10:00Z">
        <w:r w:rsidR="005A0CB9">
          <w:fldChar w:fldCharType="begin"/>
        </w:r>
        <w:r w:rsidR="005A0CB9">
          <w:instrText xml:space="preserve"> HYPERLINK "https://inspire.ec.europa.eu/id/document/tg/us" </w:instrText>
        </w:r>
        <w:r w:rsidR="005A0CB9">
          <w:fldChar w:fldCharType="separate"/>
        </w:r>
        <w:r w:rsidR="005A0CB9">
          <w:rPr>
            <w:rStyle w:val="Hyperlink"/>
          </w:rPr>
          <w:t>https://inspire.ec.europa.eu/id/document/tg/us</w:t>
        </w:r>
        <w:r w:rsidR="005A0CB9">
          <w:fldChar w:fldCharType="end"/>
        </w:r>
      </w:ins>
      <w:del w:id="920" w:author="Paul Janssen" w:date="2020-05-25T12:10:00Z">
        <w:r w:rsidR="0069481B" w:rsidDel="005A0CB9">
          <w:fldChar w:fldCharType="begin"/>
        </w:r>
        <w:r w:rsidR="0069481B" w:rsidDel="005A0CB9">
          <w:delInstrText xml:space="preserve"> HYPERLINK "http://inspire.jrc.ec.europa.eu/documents/Data_Specifications/INSPIRE_DataSpecification_US_v3.0.pdf" </w:delInstrText>
        </w:r>
        <w:r w:rsidR="0069481B" w:rsidDel="005A0CB9">
          <w:fldChar w:fldCharType="separate"/>
        </w:r>
        <w:r w:rsidR="00FD2140" w:rsidRPr="00793FB2" w:rsidDel="005A0CB9">
          <w:rPr>
            <w:rStyle w:val="Hyperlink"/>
            <w:szCs w:val="20"/>
            <w:lang w:val="en-US"/>
          </w:rPr>
          <w:delText>http://inspire.jrc.ec.europa.eu/documents/Data_Specifications/INSPIRE_DataSpecification_US_v3.0.pdf</w:delText>
        </w:r>
        <w:r w:rsidR="0069481B" w:rsidDel="005A0CB9">
          <w:rPr>
            <w:rStyle w:val="Hyperlink"/>
            <w:szCs w:val="20"/>
            <w:lang w:val="en-US"/>
          </w:rPr>
          <w:fldChar w:fldCharType="end"/>
        </w:r>
        <w:r w:rsidR="00FD2140" w:rsidDel="005A0CB9">
          <w:rPr>
            <w:szCs w:val="20"/>
            <w:lang w:val="en-US"/>
          </w:rPr>
          <w:delText xml:space="preserve"> </w:delText>
        </w:r>
      </w:del>
    </w:p>
    <w:p w14:paraId="11B6C3CA" w14:textId="642E34C7" w:rsidR="00DF04D9" w:rsidRDefault="00D372E2" w:rsidP="00D372E2">
      <w:pPr>
        <w:numPr>
          <w:ilvl w:val="0"/>
          <w:numId w:val="19"/>
        </w:numPr>
        <w:spacing w:line="240" w:lineRule="auto"/>
        <w:jc w:val="left"/>
        <w:rPr>
          <w:szCs w:val="20"/>
          <w:lang w:val="en-US"/>
        </w:rPr>
      </w:pPr>
      <w:r w:rsidRPr="003F1A8A">
        <w:rPr>
          <w:szCs w:val="20"/>
          <w:lang w:val="en-US"/>
        </w:rPr>
        <w:t>[DS-D2.5] INSPIRE DS-D2.5, Generic Conceptual Model, v3.</w:t>
      </w:r>
      <w:ins w:id="921" w:author="Paul Janssen" w:date="2020-05-25T12:11:00Z">
        <w:r w:rsidR="005A0CB9">
          <w:rPr>
            <w:szCs w:val="20"/>
            <w:lang w:val="en-US"/>
          </w:rPr>
          <w:t>4</w:t>
        </w:r>
      </w:ins>
      <w:del w:id="922" w:author="Paul Janssen" w:date="2020-05-25T12:11:00Z">
        <w:r w:rsidRPr="003F1A8A" w:rsidDel="005A0CB9">
          <w:rPr>
            <w:szCs w:val="20"/>
            <w:lang w:val="en-US"/>
          </w:rPr>
          <w:delText>1</w:delText>
        </w:r>
      </w:del>
      <w:r w:rsidRPr="003F1A8A">
        <w:rPr>
          <w:szCs w:val="20"/>
          <w:lang w:val="en-US"/>
        </w:rPr>
        <w:t xml:space="preserve">, </w:t>
      </w:r>
      <w:ins w:id="923" w:author="Paul Janssen" w:date="2020-05-25T12:11:00Z">
        <w:r w:rsidR="005A0CB9">
          <w:fldChar w:fldCharType="begin"/>
        </w:r>
        <w:r w:rsidR="005A0CB9">
          <w:instrText xml:space="preserve"> HYPERLINK "https://inspire.ec.europa.eu/documents/inspire-generic-conceptual-model" </w:instrText>
        </w:r>
        <w:r w:rsidR="005A0CB9">
          <w:fldChar w:fldCharType="separate"/>
        </w:r>
        <w:r w:rsidR="005A0CB9">
          <w:rPr>
            <w:rStyle w:val="Hyperlink"/>
          </w:rPr>
          <w:t>https://inspire.ec.europa.eu/documents/inspire-generic-conceptual-model</w:t>
        </w:r>
        <w:r w:rsidR="005A0CB9">
          <w:fldChar w:fldCharType="end"/>
        </w:r>
      </w:ins>
      <w:del w:id="924" w:author="Paul Janssen" w:date="2020-05-25T12:11:00Z">
        <w:r w:rsidR="0069481B" w:rsidDel="005A0CB9">
          <w:fldChar w:fldCharType="begin"/>
        </w:r>
        <w:r w:rsidR="0069481B" w:rsidDel="005A0CB9">
          <w:delInstrText xml:space="preserve"> HYPERLINK "http://inspire.jrc.ec.europa.eu/reports/ImplementingRules/DataSpecifications/D2.5_v3.1.pdf" </w:delInstrText>
        </w:r>
        <w:r w:rsidR="0069481B" w:rsidDel="005A0CB9">
          <w:fldChar w:fldCharType="separate"/>
        </w:r>
        <w:r w:rsidR="00DF04D9" w:rsidRPr="00834A6E" w:rsidDel="005A0CB9">
          <w:rPr>
            <w:rStyle w:val="Hyperlink"/>
            <w:szCs w:val="20"/>
            <w:lang w:val="en-US"/>
          </w:rPr>
          <w:delText>http://inspire.jrc.ec.europa.eu/reports/ImplementingRules/DataSpecifications/D2.5_v3.1.pdf</w:delText>
        </w:r>
        <w:r w:rsidR="0069481B" w:rsidDel="005A0CB9">
          <w:rPr>
            <w:rStyle w:val="Hyperlink"/>
            <w:szCs w:val="20"/>
            <w:lang w:val="en-US"/>
          </w:rPr>
          <w:fldChar w:fldCharType="end"/>
        </w:r>
      </w:del>
    </w:p>
    <w:p w14:paraId="2B81D88D" w14:textId="5870A512" w:rsidR="00DF04D9" w:rsidRDefault="00DF04D9" w:rsidP="00D372E2">
      <w:pPr>
        <w:numPr>
          <w:ilvl w:val="0"/>
          <w:numId w:val="19"/>
        </w:numPr>
        <w:spacing w:line="240" w:lineRule="auto"/>
        <w:jc w:val="left"/>
        <w:rPr>
          <w:szCs w:val="20"/>
          <w:lang w:val="en-US"/>
        </w:rPr>
      </w:pPr>
      <w:r>
        <w:rPr>
          <w:szCs w:val="20"/>
          <w:lang w:val="en-US"/>
        </w:rPr>
        <w:t xml:space="preserve">[D2.10.1] INSPIRE Data Specifications – Base Models – Generic Network Model, </w:t>
      </w:r>
      <w:ins w:id="925" w:author="Paul Janssen" w:date="2020-05-25T12:12:00Z">
        <w:r w:rsidR="005A0CB9">
          <w:fldChar w:fldCharType="begin"/>
        </w:r>
        <w:r w:rsidR="005A0CB9">
          <w:instrText xml:space="preserve"> HYPERLINK "https://inspire.ec.europa.eu/documents/inspire-data-specifications-%E2%80%93-base-models-%E2%80%93-generic-network-model" </w:instrText>
        </w:r>
        <w:r w:rsidR="005A0CB9">
          <w:fldChar w:fldCharType="separate"/>
        </w:r>
        <w:r w:rsidR="005A0CB9">
          <w:rPr>
            <w:rStyle w:val="Hyperlink"/>
          </w:rPr>
          <w:t>https://inspire.ec.europa.eu/documents/inspire-data-specifications-%E2%80%93-base-models-%E2%80%93-generic-network-model</w:t>
        </w:r>
        <w:r w:rsidR="005A0CB9">
          <w:fldChar w:fldCharType="end"/>
        </w:r>
      </w:ins>
      <w:del w:id="926" w:author="Paul Janssen" w:date="2020-05-25T12:12:00Z">
        <w:r w:rsidR="0069481B" w:rsidDel="005A0CB9">
          <w:fldChar w:fldCharType="begin"/>
        </w:r>
        <w:r w:rsidR="0069481B" w:rsidDel="005A0CB9">
          <w:delInstrText xml:space="preserve"> HYPERLINK "http://inspire.jrc.ec.europa.eu/documents/Data_Specifications/D2.10.1_GenericNetworkModel_v1.0rc3.pdf" </w:delInstrText>
        </w:r>
        <w:r w:rsidR="0069481B" w:rsidDel="005A0CB9">
          <w:fldChar w:fldCharType="separate"/>
        </w:r>
        <w:r w:rsidR="00FD2140" w:rsidRPr="00793FB2" w:rsidDel="005A0CB9">
          <w:rPr>
            <w:rStyle w:val="Hyperlink"/>
            <w:szCs w:val="20"/>
            <w:lang w:val="en-US"/>
          </w:rPr>
          <w:delText>http://inspire.jrc.ec.europa.eu/documents/Data_Specifications/D2.10.1_GenericNetworkModel_v1.0rc3.pdf</w:delText>
        </w:r>
        <w:r w:rsidR="0069481B" w:rsidDel="005A0CB9">
          <w:rPr>
            <w:rStyle w:val="Hyperlink"/>
            <w:szCs w:val="20"/>
            <w:lang w:val="en-US"/>
          </w:rPr>
          <w:fldChar w:fldCharType="end"/>
        </w:r>
        <w:r w:rsidR="00FD2140" w:rsidDel="005A0CB9">
          <w:rPr>
            <w:szCs w:val="20"/>
            <w:lang w:val="en-US"/>
          </w:rPr>
          <w:delText xml:space="preserve"> </w:delText>
        </w:r>
      </w:del>
    </w:p>
    <w:p w14:paraId="2F5D6D98" w14:textId="77777777" w:rsidR="00D372E2" w:rsidRDefault="00DF04D9" w:rsidP="00D372E2">
      <w:pPr>
        <w:numPr>
          <w:ilvl w:val="0"/>
          <w:numId w:val="19"/>
        </w:numPr>
        <w:spacing w:line="240" w:lineRule="auto"/>
        <w:jc w:val="left"/>
        <w:rPr>
          <w:szCs w:val="20"/>
          <w:lang w:val="en-US"/>
        </w:rPr>
      </w:pPr>
      <w:r>
        <w:rPr>
          <w:szCs w:val="20"/>
          <w:lang w:val="en-US"/>
        </w:rPr>
        <w:t xml:space="preserve">AGIV – IMKL2.2 Data Model, </w:t>
      </w:r>
      <w:proofErr w:type="spellStart"/>
      <w:r>
        <w:rPr>
          <w:szCs w:val="20"/>
          <w:lang w:val="en-US"/>
        </w:rPr>
        <w:t>versie</w:t>
      </w:r>
      <w:proofErr w:type="spellEnd"/>
      <w:r>
        <w:rPr>
          <w:szCs w:val="20"/>
          <w:lang w:val="en-US"/>
        </w:rPr>
        <w:t xml:space="preserve"> 0.13.</w:t>
      </w:r>
    </w:p>
    <w:p w14:paraId="2E4227ED" w14:textId="77777777" w:rsidR="00BF55BB" w:rsidRPr="000E3C4F" w:rsidRDefault="009E31C9" w:rsidP="00BF55BB">
      <w:pPr>
        <w:numPr>
          <w:ilvl w:val="0"/>
          <w:numId w:val="19"/>
        </w:numPr>
        <w:spacing w:line="240" w:lineRule="auto"/>
        <w:jc w:val="left"/>
      </w:pPr>
      <w:r>
        <w:rPr>
          <w:rFonts w:ascii="ArialMT" w:hAnsi="ArialMT"/>
          <w:sz w:val="18"/>
          <w:szCs w:val="18"/>
        </w:rPr>
        <w:t>NEN 3610</w:t>
      </w:r>
      <w:r w:rsidR="002C1BDB">
        <w:rPr>
          <w:rFonts w:ascii="ArialMT" w:hAnsi="ArialMT"/>
          <w:sz w:val="18"/>
          <w:szCs w:val="18"/>
        </w:rPr>
        <w:t>:2011</w:t>
      </w:r>
      <w:r>
        <w:rPr>
          <w:rFonts w:ascii="ArialMT" w:hAnsi="ArialMT"/>
          <w:sz w:val="18"/>
          <w:szCs w:val="18"/>
        </w:rPr>
        <w:t xml:space="preserve">/A1:2016 </w:t>
      </w:r>
      <w:r>
        <w:t xml:space="preserve">Basismodel </w:t>
      </w:r>
      <w:proofErr w:type="spellStart"/>
      <w:r>
        <w:t>Geo</w:t>
      </w:r>
      <w:proofErr w:type="spellEnd"/>
      <w:r>
        <w:t xml:space="preserve">-informatie </w:t>
      </w:r>
      <w:r w:rsidR="006F2CE2" w:rsidRPr="006F2CE2">
        <w:rPr>
          <w:szCs w:val="20"/>
        </w:rPr>
        <w:t>- Termen, definities,</w:t>
      </w:r>
      <w:r>
        <w:rPr>
          <w:szCs w:val="20"/>
        </w:rPr>
        <w:t xml:space="preserve"> </w:t>
      </w:r>
      <w:r w:rsidR="006F2CE2" w:rsidRPr="006F2CE2">
        <w:rPr>
          <w:szCs w:val="20"/>
        </w:rPr>
        <w:t>relaties en algemene regels voor de uitwisseling van informatie over aan de aarde gerelateerde ruimtelijke objecten</w:t>
      </w:r>
      <w:r w:rsidR="00DF04D9">
        <w:rPr>
          <w:szCs w:val="20"/>
        </w:rPr>
        <w:t xml:space="preserve">. </w:t>
      </w:r>
      <w:r w:rsidR="006F2CE2" w:rsidRPr="006F2CE2">
        <w:rPr>
          <w:szCs w:val="20"/>
        </w:rPr>
        <w:t>Normcommissie 351 240 "</w:t>
      </w:r>
      <w:proofErr w:type="spellStart"/>
      <w:r w:rsidR="006F2CE2" w:rsidRPr="006F2CE2">
        <w:rPr>
          <w:szCs w:val="20"/>
        </w:rPr>
        <w:t>Geo</w:t>
      </w:r>
      <w:proofErr w:type="spellEnd"/>
      <w:r w:rsidR="006F2CE2" w:rsidRPr="006F2CE2">
        <w:rPr>
          <w:szCs w:val="20"/>
        </w:rPr>
        <w:t>-informatie</w:t>
      </w:r>
      <w:r w:rsidR="008A21E1">
        <w:rPr>
          <w:szCs w:val="20"/>
        </w:rPr>
        <w:t>”</w:t>
      </w:r>
      <w:r w:rsidR="006F2CE2" w:rsidRPr="006F2CE2">
        <w:rPr>
          <w:szCs w:val="20"/>
        </w:rPr>
        <w:t>, Nederlands Normalisatie-in</w:t>
      </w:r>
      <w:r w:rsidR="00BF55BB">
        <w:rPr>
          <w:szCs w:val="20"/>
        </w:rPr>
        <w:t>stituut.</w:t>
      </w:r>
    </w:p>
    <w:p w14:paraId="3B02826B" w14:textId="77777777" w:rsidR="00FD2140" w:rsidRDefault="00BF55BB" w:rsidP="00FD2140">
      <w:pPr>
        <w:pStyle w:val="Lijstalinea"/>
        <w:numPr>
          <w:ilvl w:val="0"/>
          <w:numId w:val="49"/>
        </w:numPr>
        <w:spacing w:line="240" w:lineRule="auto"/>
        <w:jc w:val="left"/>
      </w:pPr>
      <w:r w:rsidRPr="00BF55BB">
        <w:t xml:space="preserve">Data uitwisseling specificatie Informatiemodel Stedelijk Water </w:t>
      </w:r>
      <w:r>
        <w:t xml:space="preserve">(IMSW). </w:t>
      </w:r>
      <w:r w:rsidR="00FD2140">
        <w:t xml:space="preserve"> </w:t>
      </w:r>
      <w:hyperlink r:id="rId62" w:history="1">
        <w:r w:rsidR="00FD2140" w:rsidRPr="00FD2140">
          <w:rPr>
            <w:rStyle w:val="Hyperlink"/>
          </w:rPr>
          <w:t>http://www.riool.net/-/informatiemodel-stedelijk-water-ter-visie</w:t>
        </w:r>
      </w:hyperlink>
      <w:r w:rsidR="00FD2140" w:rsidRPr="00FD2140">
        <w:t xml:space="preserve">. Stichting </w:t>
      </w:r>
      <w:r w:rsidR="00D25D0C" w:rsidRPr="00FD2140">
        <w:t>R</w:t>
      </w:r>
      <w:r w:rsidR="00D25D0C">
        <w:t>IONED</w:t>
      </w:r>
      <w:r w:rsidR="00FD2140" w:rsidRPr="00FD2140">
        <w:t>.</w:t>
      </w:r>
    </w:p>
    <w:p w14:paraId="6A521C1C" w14:textId="64CED986" w:rsidR="00D25D0C" w:rsidRDefault="00FD2140" w:rsidP="00FD2140">
      <w:pPr>
        <w:pStyle w:val="Lijstalinea"/>
        <w:numPr>
          <w:ilvl w:val="0"/>
          <w:numId w:val="50"/>
        </w:numPr>
        <w:spacing w:line="240" w:lineRule="auto"/>
        <w:jc w:val="left"/>
      </w:pPr>
      <w:proofErr w:type="spellStart"/>
      <w:r>
        <w:t>GegevensWoordenboek</w:t>
      </w:r>
      <w:proofErr w:type="spellEnd"/>
      <w:r>
        <w:t xml:space="preserve"> Stedelijk Water (GWSW). </w:t>
      </w:r>
      <w:ins w:id="927" w:author="Paul Janssen" w:date="2020-05-25T12:15:00Z">
        <w:r w:rsidR="005A0CB9">
          <w:fldChar w:fldCharType="begin"/>
        </w:r>
        <w:r w:rsidR="005A0CB9">
          <w:instrText xml:space="preserve"> HYPERLINK "https://data.gwsw.nl/" </w:instrText>
        </w:r>
        <w:r w:rsidR="005A0CB9">
          <w:fldChar w:fldCharType="separate"/>
        </w:r>
        <w:r w:rsidR="005A0CB9">
          <w:rPr>
            <w:rStyle w:val="Hyperlink"/>
          </w:rPr>
          <w:t>https://data.gwsw.nl/</w:t>
        </w:r>
        <w:r w:rsidR="005A0CB9">
          <w:fldChar w:fldCharType="end"/>
        </w:r>
        <w:r w:rsidR="005A0CB9" w:rsidDel="005A0CB9">
          <w:t xml:space="preserve"> </w:t>
        </w:r>
      </w:ins>
      <w:del w:id="928" w:author="Paul Janssen" w:date="2020-05-25T12:15:00Z">
        <w:r w:rsidR="0069481B" w:rsidDel="005A0CB9">
          <w:fldChar w:fldCharType="begin"/>
        </w:r>
        <w:r w:rsidR="0069481B" w:rsidDel="005A0CB9">
          <w:delInstrText xml:space="preserve"> HYPERLINK "http://www.riool.net/gegevenswoordenboek" </w:delInstrText>
        </w:r>
        <w:r w:rsidR="0069481B" w:rsidDel="005A0CB9">
          <w:fldChar w:fldCharType="separate"/>
        </w:r>
        <w:r w:rsidRPr="00793FB2" w:rsidDel="005A0CB9">
          <w:rPr>
            <w:rStyle w:val="Hyperlink"/>
          </w:rPr>
          <w:delText>http://www.riool.net/gegevenswoordenboek</w:delText>
        </w:r>
        <w:r w:rsidR="0069481B" w:rsidDel="005A0CB9">
          <w:rPr>
            <w:rStyle w:val="Hyperlink"/>
          </w:rPr>
          <w:fldChar w:fldCharType="end"/>
        </w:r>
      </w:del>
      <w:r>
        <w:t xml:space="preserve">. Stichting </w:t>
      </w:r>
      <w:r w:rsidR="00D25D0C" w:rsidRPr="00894953">
        <w:rPr>
          <w:rFonts w:cs="Arial"/>
        </w:rPr>
        <w:t>RIONED</w:t>
      </w:r>
      <w:r>
        <w:t>.</w:t>
      </w:r>
    </w:p>
    <w:p w14:paraId="6B0D44D2" w14:textId="77777777" w:rsidR="00FE2DB2" w:rsidRDefault="00FE2DB2" w:rsidP="00FE2DB2">
      <w:pPr>
        <w:pStyle w:val="Lijstalinea"/>
        <w:numPr>
          <w:ilvl w:val="0"/>
          <w:numId w:val="50"/>
        </w:numPr>
        <w:spacing w:line="240" w:lineRule="auto"/>
        <w:jc w:val="left"/>
      </w:pPr>
      <w:r>
        <w:t xml:space="preserve">Woordenboek van kadaster: </w:t>
      </w:r>
      <w:hyperlink r:id="rId63" w:history="1">
        <w:r w:rsidRPr="000652CB">
          <w:rPr>
            <w:rStyle w:val="Hyperlink"/>
          </w:rPr>
          <w:t>https://tax.kadaster.nl/</w:t>
        </w:r>
      </w:hyperlink>
      <w:r>
        <w:t xml:space="preserve"> </w:t>
      </w:r>
    </w:p>
    <w:p w14:paraId="771626A5" w14:textId="77777777" w:rsidR="003B5017" w:rsidRDefault="003B5017" w:rsidP="000E3C4F">
      <w:pPr>
        <w:pStyle w:val="Lijstalinea"/>
        <w:numPr>
          <w:ilvl w:val="0"/>
          <w:numId w:val="50"/>
        </w:numPr>
        <w:spacing w:line="240" w:lineRule="auto"/>
        <w:jc w:val="left"/>
      </w:pPr>
      <w:r>
        <w:t xml:space="preserve">Brink, van den, L., Janssen, P., Quak, W.; 2012. Handreiking Geometrie in model en GML.   </w:t>
      </w:r>
      <w:hyperlink r:id="rId64" w:history="1">
        <w:r w:rsidR="0027065E" w:rsidRPr="00747468">
          <w:rPr>
            <w:rStyle w:val="Hyperlink"/>
          </w:rPr>
          <w:t>http://www.geonovum.nl/sites/default/files/Geometrieinmodelengml_1.0.pdf</w:t>
        </w:r>
      </w:hyperlink>
      <w:r w:rsidR="0027065E">
        <w:t xml:space="preserve"> </w:t>
      </w:r>
    </w:p>
    <w:p w14:paraId="27D5799C" w14:textId="77777777" w:rsidR="00FE2DB2" w:rsidRDefault="00FE2DB2" w:rsidP="00FE2DB2">
      <w:pPr>
        <w:spacing w:line="240" w:lineRule="auto"/>
        <w:jc w:val="left"/>
      </w:pPr>
    </w:p>
    <w:p w14:paraId="43A71E47" w14:textId="77777777" w:rsidR="00FE2DB2" w:rsidRPr="00FD2140" w:rsidRDefault="00FE2DB2" w:rsidP="00FE2DB2">
      <w:pPr>
        <w:spacing w:line="240" w:lineRule="auto"/>
        <w:jc w:val="left"/>
        <w:sectPr w:rsidR="00FE2DB2" w:rsidRPr="00FD2140" w:rsidSect="00672722">
          <w:pgSz w:w="11906" w:h="16838" w:code="9"/>
          <w:pgMar w:top="2552" w:right="1622" w:bottom="1531" w:left="1622" w:header="0" w:footer="57" w:gutter="0"/>
          <w:cols w:space="708"/>
          <w:docGrid w:linePitch="360"/>
        </w:sectPr>
      </w:pPr>
    </w:p>
    <w:p w14:paraId="7D416401" w14:textId="1EF56C5A" w:rsidR="00D372E2" w:rsidRPr="00FD2140" w:rsidDel="00076119" w:rsidRDefault="00D372E2">
      <w:pPr>
        <w:pStyle w:val="Hoofdstukx"/>
        <w:pageBreakBefore/>
        <w:numPr>
          <w:ilvl w:val="0"/>
          <w:numId w:val="0"/>
        </w:numPr>
        <w:spacing w:line="240" w:lineRule="atLeast"/>
        <w:rPr>
          <w:del w:id="929" w:author="Paul Janssen" w:date="2020-05-25T12:16:00Z"/>
        </w:rPr>
        <w:pPrChange w:id="930" w:author="Paul Janssen" w:date="2020-05-25T12:16:00Z">
          <w:pPr>
            <w:pStyle w:val="Hoofdstukx"/>
            <w:pageBreakBefore/>
            <w:spacing w:line="240" w:lineRule="atLeast"/>
          </w:pPr>
        </w:pPrChange>
      </w:pPr>
    </w:p>
    <w:p w14:paraId="50A66EE0" w14:textId="427D0B0D" w:rsidR="00D372E2" w:rsidDel="005A0CB9" w:rsidRDefault="00D372E2">
      <w:pPr>
        <w:pStyle w:val="Hoofdstuktitel"/>
        <w:spacing w:line="240" w:lineRule="atLeast"/>
        <w:rPr>
          <w:del w:id="931" w:author="Paul Janssen" w:date="2020-05-25T12:16:00Z"/>
        </w:rPr>
      </w:pPr>
      <w:del w:id="932" w:author="Paul Janssen" w:date="2020-05-25T12:16:00Z">
        <w:r w:rsidDel="005A0CB9">
          <w:delText xml:space="preserve">Bijlage </w:delText>
        </w:r>
        <w:r w:rsidR="00D955F6" w:rsidDel="005A0CB9">
          <w:delText>1: IMKL1.1 (2012)</w:delText>
        </w:r>
      </w:del>
    </w:p>
    <w:p w14:paraId="1BF8729A" w14:textId="521DB768" w:rsidR="00D372E2" w:rsidRPr="007C7339" w:rsidDel="00076119" w:rsidRDefault="00D955F6">
      <w:pPr>
        <w:pStyle w:val="Hoofdstuktitel"/>
        <w:spacing w:line="240" w:lineRule="atLeast"/>
        <w:rPr>
          <w:del w:id="933" w:author="Paul Janssen" w:date="2020-05-25T12:16:00Z"/>
        </w:rPr>
        <w:pPrChange w:id="934" w:author="Paul Janssen" w:date="2020-05-25T12:16:00Z">
          <w:pPr>
            <w:pStyle w:val="Inleidingnatitel"/>
            <w:spacing w:line="240" w:lineRule="atLeast"/>
            <w:jc w:val="left"/>
          </w:pPr>
        </w:pPrChange>
      </w:pPr>
      <w:del w:id="935" w:author="Paul Janssen" w:date="2020-05-25T12:16:00Z">
        <w:r w:rsidRPr="003D7D17" w:rsidDel="005A0CB9">
          <w:rPr>
            <w:sz w:val="20"/>
          </w:rPr>
          <w:object w:dxaOrig="7197" w:dyaOrig="5396" w14:anchorId="695265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in;height:435.2pt" o:ole="">
              <v:imagedata r:id="rId65" o:title="" croptop="3994f" cropbottom="5164f"/>
            </v:shape>
            <o:OLEObject Type="Embed" ProgID="PowerPoint.Slide.8" ShapeID="_x0000_i1025" DrawAspect="Content" ObjectID="_1655812375" r:id="rId66"/>
          </w:object>
        </w:r>
      </w:del>
    </w:p>
    <w:p w14:paraId="25512EA7" w14:textId="484A6EDE" w:rsidR="00D955F6" w:rsidDel="00076119" w:rsidRDefault="00D955F6">
      <w:pPr>
        <w:pStyle w:val="Hoofdstuktitel"/>
        <w:spacing w:line="240" w:lineRule="atLeast"/>
        <w:rPr>
          <w:del w:id="936" w:author="Paul Janssen" w:date="2020-05-25T12:16:00Z"/>
        </w:rPr>
        <w:sectPr w:rsidR="00D955F6" w:rsidDel="00076119" w:rsidSect="00D955F6">
          <w:pgSz w:w="16838" w:h="11906" w:orient="landscape" w:code="9"/>
          <w:pgMar w:top="720" w:right="720" w:bottom="720" w:left="720" w:header="0" w:footer="57" w:gutter="0"/>
          <w:cols w:space="708"/>
          <w:docGrid w:linePitch="360"/>
        </w:sectPr>
        <w:pPrChange w:id="937" w:author="Paul Janssen" w:date="2020-05-25T12:16:00Z">
          <w:pPr>
            <w:spacing w:line="240" w:lineRule="atLeast"/>
            <w:jc w:val="left"/>
          </w:pPr>
        </w:pPrChange>
      </w:pPr>
    </w:p>
    <w:p w14:paraId="367772B1" w14:textId="77777777" w:rsidR="00D372E2" w:rsidRPr="007C7339" w:rsidRDefault="00D372E2" w:rsidP="00D372E2">
      <w:pPr>
        <w:pStyle w:val="Hoofdstukx"/>
        <w:pageBreakBefore/>
        <w:spacing w:line="240" w:lineRule="atLeast"/>
      </w:pPr>
    </w:p>
    <w:p w14:paraId="1F77C8B8" w14:textId="26BCC5B9" w:rsidR="00D372E2" w:rsidRDefault="00D372E2" w:rsidP="00D372E2">
      <w:pPr>
        <w:pStyle w:val="Hoofdstuktitel"/>
        <w:spacing w:line="240" w:lineRule="atLeast"/>
      </w:pPr>
      <w:bookmarkStart w:id="938" w:name="_Toc45195675"/>
      <w:r>
        <w:t xml:space="preserve">Bijlage </w:t>
      </w:r>
      <w:del w:id="939" w:author="Paul Janssen" w:date="2020-05-25T12:32:00Z">
        <w:r w:rsidR="00D955F6" w:rsidDel="00802006">
          <w:delText>2</w:delText>
        </w:r>
      </w:del>
      <w:ins w:id="940" w:author="Paul Janssen" w:date="2020-05-25T12:32:00Z">
        <w:r w:rsidR="00802006">
          <w:t>1</w:t>
        </w:r>
      </w:ins>
      <w:r w:rsidR="00D955F6">
        <w:t xml:space="preserve">: </w:t>
      </w:r>
      <w:r w:rsidR="00793B0B">
        <w:t>IMKL</w:t>
      </w:r>
      <w:r w:rsidR="00D955F6">
        <w:t xml:space="preserve"> </w:t>
      </w:r>
      <w:proofErr w:type="spellStart"/>
      <w:r w:rsidR="00932116">
        <w:t>waardelijst</w:t>
      </w:r>
      <w:r w:rsidR="00D955F6">
        <w:t>en</w:t>
      </w:r>
      <w:proofErr w:type="spellEnd"/>
      <w:r w:rsidR="00D955F6">
        <w:t>.</w:t>
      </w:r>
      <w:bookmarkEnd w:id="938"/>
    </w:p>
    <w:p w14:paraId="515BFB35" w14:textId="77777777" w:rsidR="00D372E2" w:rsidRDefault="00D955F6" w:rsidP="00D372E2">
      <w:r>
        <w:t xml:space="preserve">OPMERKING: </w:t>
      </w:r>
      <w:r w:rsidRPr="00D955F6">
        <w:t>Opgenomen in apart document.</w:t>
      </w:r>
    </w:p>
    <w:p w14:paraId="50C0FB37" w14:textId="77777777" w:rsidR="002A0ED0" w:rsidRDefault="002A0ED0" w:rsidP="00D372E2"/>
    <w:p w14:paraId="16725A74" w14:textId="77777777" w:rsidR="002A0ED0" w:rsidRDefault="002A0ED0" w:rsidP="00D372E2"/>
    <w:p w14:paraId="3C04D614" w14:textId="77777777" w:rsidR="00921722" w:rsidRDefault="00921722" w:rsidP="00D372E2"/>
    <w:p w14:paraId="2095911D" w14:textId="77777777" w:rsidR="00921722" w:rsidRDefault="00921722" w:rsidP="00D372E2"/>
    <w:p w14:paraId="24ECC2D4" w14:textId="77777777" w:rsidR="00921722" w:rsidRDefault="00921722" w:rsidP="00D372E2"/>
    <w:p w14:paraId="29FB08D2" w14:textId="77777777" w:rsidR="002A0ED0" w:rsidRDefault="002A0ED0" w:rsidP="002A0ED0">
      <w:pPr>
        <w:spacing w:line="240" w:lineRule="auto"/>
        <w:jc w:val="left"/>
      </w:pPr>
    </w:p>
    <w:p w14:paraId="1E8E36E9" w14:textId="77777777" w:rsidR="002A0ED0" w:rsidRDefault="002A0ED0" w:rsidP="00D372E2"/>
    <w:p w14:paraId="50DD3B38" w14:textId="77777777" w:rsidR="00D372E2" w:rsidRDefault="00D372E2" w:rsidP="00D955F6">
      <w:pPr>
        <w:pStyle w:val="Hoofdstukx"/>
      </w:pPr>
    </w:p>
    <w:p w14:paraId="5235C47C" w14:textId="1AE13F40" w:rsidR="00D955F6" w:rsidRDefault="00D955F6" w:rsidP="00D955F6">
      <w:pPr>
        <w:pStyle w:val="Hoofdstuktitel"/>
      </w:pPr>
      <w:bookmarkStart w:id="941" w:name="_Toc45195676"/>
      <w:r>
        <w:t xml:space="preserve">Bijlage </w:t>
      </w:r>
      <w:del w:id="942" w:author="Paul Janssen" w:date="2020-05-25T12:32:00Z">
        <w:r w:rsidR="00E51DFC" w:rsidDel="00802006">
          <w:delText>3</w:delText>
        </w:r>
      </w:del>
      <w:ins w:id="943" w:author="Paul Janssen" w:date="2020-05-25T12:32:00Z">
        <w:r w:rsidR="00802006">
          <w:t>2</w:t>
        </w:r>
      </w:ins>
      <w:r>
        <w:t xml:space="preserve">: </w:t>
      </w:r>
      <w:r w:rsidR="00E51DFC">
        <w:t>Toelichting op geometriemodel.</w:t>
      </w:r>
      <w:bookmarkEnd w:id="941"/>
    </w:p>
    <w:p w14:paraId="73BFAD86" w14:textId="0FD413A1" w:rsidR="00A11BC4" w:rsidRDefault="00971241">
      <w:pPr>
        <w:contextualSpacing/>
      </w:pPr>
      <w:r w:rsidRPr="003657E7">
        <w:t>Het geometriemodel van IMKL</w:t>
      </w:r>
      <w:r w:rsidR="004E2E87" w:rsidRPr="003657E7">
        <w:t xml:space="preserve"> </w:t>
      </w:r>
      <w:r w:rsidRPr="003657E7">
        <w:t xml:space="preserve">is gebaseerd op het netwerk model van INSPIRE. De volgende aspecten typeren de toepassing van het netwerk model in </w:t>
      </w:r>
      <w:r w:rsidR="00793B0B">
        <w:t>IMKL</w:t>
      </w:r>
      <w:r w:rsidRPr="003657E7">
        <w:t>.</w:t>
      </w:r>
    </w:p>
    <w:p w14:paraId="1B70DDC6" w14:textId="77777777" w:rsidR="00A11BC4" w:rsidRDefault="00A11BC4">
      <w:pPr>
        <w:contextualSpacing/>
      </w:pPr>
    </w:p>
    <w:p w14:paraId="53F8C494" w14:textId="77777777" w:rsidR="00A11BC4" w:rsidRDefault="00971241">
      <w:pPr>
        <w:pStyle w:val="Lijstalinea"/>
        <w:numPr>
          <w:ilvl w:val="0"/>
          <w:numId w:val="45"/>
        </w:numPr>
      </w:pPr>
      <w:r w:rsidRPr="00971241">
        <w:t>de geometrie wordt gedefinieerd in het netwerk model;</w:t>
      </w:r>
    </w:p>
    <w:p w14:paraId="099A3ED5" w14:textId="77777777" w:rsidR="00A11BC4" w:rsidRDefault="00971241">
      <w:pPr>
        <w:pStyle w:val="Lijstalinea"/>
        <w:numPr>
          <w:ilvl w:val="0"/>
          <w:numId w:val="45"/>
        </w:numPr>
      </w:pPr>
      <w:r w:rsidRPr="00971241">
        <w:t>geometrie wordt gerealiseerd door de object</w:t>
      </w:r>
      <w:r w:rsidR="0040350A">
        <w:t>t</w:t>
      </w:r>
      <w:r w:rsidRPr="00971241">
        <w:t>ypen Link en Node;</w:t>
      </w:r>
    </w:p>
    <w:p w14:paraId="7D69156A" w14:textId="77777777" w:rsidR="00A11BC4" w:rsidRDefault="00971241">
      <w:pPr>
        <w:pStyle w:val="Lijstalinea"/>
        <w:numPr>
          <w:ilvl w:val="0"/>
          <w:numId w:val="45"/>
        </w:numPr>
      </w:pPr>
      <w:r w:rsidRPr="00971241">
        <w:t>geometrische primitieven zijn punten of lijnen;</w:t>
      </w:r>
    </w:p>
    <w:p w14:paraId="436791DF" w14:textId="77777777" w:rsidR="00A11BC4" w:rsidRDefault="00971241">
      <w:pPr>
        <w:pStyle w:val="Lijstalinea"/>
        <w:numPr>
          <w:ilvl w:val="0"/>
          <w:numId w:val="45"/>
        </w:numPr>
      </w:pPr>
      <w:r w:rsidRPr="00971241">
        <w:t xml:space="preserve">een </w:t>
      </w:r>
      <w:proofErr w:type="spellStart"/>
      <w:r w:rsidRPr="00971241">
        <w:t>IMKL:KabelOfleiding</w:t>
      </w:r>
      <w:proofErr w:type="spellEnd"/>
      <w:r w:rsidRPr="00971241">
        <w:t xml:space="preserve"> is een </w:t>
      </w:r>
      <w:proofErr w:type="spellStart"/>
      <w:r w:rsidRPr="00971241">
        <w:t>UtilityLinkSet</w:t>
      </w:r>
      <w:proofErr w:type="spellEnd"/>
      <w:r w:rsidRPr="00971241">
        <w:t>;</w:t>
      </w:r>
    </w:p>
    <w:p w14:paraId="7753F658" w14:textId="77777777" w:rsidR="00A11BC4" w:rsidRDefault="00971241">
      <w:pPr>
        <w:pStyle w:val="Lijstalinea"/>
        <w:numPr>
          <w:ilvl w:val="0"/>
          <w:numId w:val="45"/>
        </w:numPr>
      </w:pPr>
      <w:r w:rsidRPr="00971241">
        <w:t xml:space="preserve">Een </w:t>
      </w:r>
      <w:proofErr w:type="spellStart"/>
      <w:r w:rsidRPr="00971241">
        <w:t>UtilityLinkSet</w:t>
      </w:r>
      <w:proofErr w:type="spellEnd"/>
      <w:r w:rsidRPr="00971241">
        <w:t xml:space="preserve"> verwijst naar 1..* Links;</w:t>
      </w:r>
    </w:p>
    <w:p w14:paraId="6B1E821B" w14:textId="77777777" w:rsidR="00A11BC4" w:rsidRDefault="00971241">
      <w:pPr>
        <w:pStyle w:val="Lijstalinea"/>
        <w:numPr>
          <w:ilvl w:val="0"/>
          <w:numId w:val="45"/>
        </w:numPr>
      </w:pPr>
      <w:r w:rsidRPr="00971241">
        <w:t xml:space="preserve">Een </w:t>
      </w:r>
      <w:proofErr w:type="spellStart"/>
      <w:r w:rsidRPr="00971241">
        <w:t>IMKL:Leidingelement</w:t>
      </w:r>
      <w:proofErr w:type="spellEnd"/>
      <w:r w:rsidRPr="00971241">
        <w:t xml:space="preserve"> is een Node;</w:t>
      </w:r>
    </w:p>
    <w:p w14:paraId="0C7234A2" w14:textId="77777777" w:rsidR="00A11BC4" w:rsidRDefault="00971241">
      <w:pPr>
        <w:pStyle w:val="Lijstalinea"/>
        <w:numPr>
          <w:ilvl w:val="0"/>
          <w:numId w:val="45"/>
        </w:numPr>
      </w:pPr>
      <w:r w:rsidRPr="00971241">
        <w:t>Het netwerk model bestaat uit een optionele relatie tussen Node en Link;</w:t>
      </w:r>
    </w:p>
    <w:p w14:paraId="1459D0D8" w14:textId="77777777" w:rsidR="00A11BC4" w:rsidRDefault="00971241">
      <w:pPr>
        <w:pStyle w:val="Lijstalinea"/>
        <w:numPr>
          <w:ilvl w:val="0"/>
          <w:numId w:val="45"/>
        </w:numPr>
      </w:pPr>
      <w:r w:rsidRPr="00971241">
        <w:t xml:space="preserve">Een </w:t>
      </w:r>
      <w:proofErr w:type="spellStart"/>
      <w:r w:rsidRPr="00971241">
        <w:t>LinkSquence</w:t>
      </w:r>
      <w:proofErr w:type="spellEnd"/>
      <w:r w:rsidRPr="00971241">
        <w:t xml:space="preserve"> bevat </w:t>
      </w:r>
      <w:proofErr w:type="spellStart"/>
      <w:r w:rsidRPr="00971241">
        <w:t>DirectedLinks</w:t>
      </w:r>
      <w:proofErr w:type="spellEnd"/>
      <w:r w:rsidRPr="00971241">
        <w:t xml:space="preserve"> en wordt gebruikt om een route in een netwerk aan te geven.</w:t>
      </w:r>
    </w:p>
    <w:p w14:paraId="54ADA577" w14:textId="77777777" w:rsidR="00A11BC4" w:rsidRDefault="00A11BC4">
      <w:pPr>
        <w:pStyle w:val="Lijstalinea"/>
      </w:pPr>
    </w:p>
    <w:p w14:paraId="24B1AC82" w14:textId="77777777" w:rsidR="00A11BC4" w:rsidRDefault="00971241">
      <w:pPr>
        <w:contextualSpacing/>
      </w:pPr>
      <w:r w:rsidRPr="00971241">
        <w:t xml:space="preserve">Punt 5 maakt dat er een verwijzing is van een IMKL </w:t>
      </w:r>
      <w:proofErr w:type="spellStart"/>
      <w:r w:rsidRPr="00971241">
        <w:t>informatielement</w:t>
      </w:r>
      <w:proofErr w:type="spellEnd"/>
      <w:r w:rsidRPr="00971241">
        <w:t xml:space="preserve">, bijvoorbeeld een elektriciteitskabel naar een Link (en dus de geometrie) en niet andersom. Punt 7, de optionele relatie tussen links en </w:t>
      </w:r>
      <w:proofErr w:type="spellStart"/>
      <w:r w:rsidRPr="00971241">
        <w:t>nodes</w:t>
      </w:r>
      <w:proofErr w:type="spellEnd"/>
      <w:r w:rsidRPr="00971241">
        <w:t xml:space="preserve"> maakt dat er verschillende niveaus van het toepassen van netwerktopologie zijn.</w:t>
      </w:r>
      <w:r w:rsidR="00702D6F">
        <w:t xml:space="preserve"> Voorlopig gaan we er van uit dat al deze versies toegepast kunnen worden. Voor de uitleg daarvan een voorbeeld van een </w:t>
      </w:r>
      <w:r w:rsidR="00306157">
        <w:t xml:space="preserve">leiding </w:t>
      </w:r>
      <w:r w:rsidR="00702D6F">
        <w:t xml:space="preserve">met een aantal </w:t>
      </w:r>
      <w:proofErr w:type="spellStart"/>
      <w:r w:rsidR="00702D6F">
        <w:t>nodes</w:t>
      </w:r>
      <w:proofErr w:type="spellEnd"/>
      <w:r w:rsidR="00306157">
        <w:t xml:space="preserve"> (leidingelementen)</w:t>
      </w:r>
      <w:r w:rsidR="00702D6F">
        <w:t xml:space="preserve">. A en J zijn begin en eindpunt van de </w:t>
      </w:r>
      <w:r w:rsidR="00306157">
        <w:t xml:space="preserve">leiding; </w:t>
      </w:r>
      <w:r w:rsidR="00702D6F">
        <w:t>B tot en met I zijn aansluitingen met aftakkingen.</w:t>
      </w:r>
    </w:p>
    <w:p w14:paraId="4F33CEBE" w14:textId="77777777" w:rsidR="00A11BC4" w:rsidRDefault="00A11BC4">
      <w:pPr>
        <w:contextualSpacing/>
      </w:pPr>
    </w:p>
    <w:p w14:paraId="118F2EDC" w14:textId="77777777" w:rsidR="00A11BC4" w:rsidRDefault="00855A12">
      <w:pPr>
        <w:contextualSpacing/>
        <w:rPr>
          <w:noProof/>
        </w:rPr>
      </w:pPr>
      <w:r>
        <w:rPr>
          <w:noProof/>
        </w:rPr>
        <w:drawing>
          <wp:anchor distT="0" distB="0" distL="114300" distR="114300" simplePos="0" relativeHeight="251643392" behindDoc="0" locked="0" layoutInCell="1" allowOverlap="1" wp14:anchorId="18FA9C08" wp14:editId="7D588ECB">
            <wp:simplePos x="0" y="0"/>
            <wp:positionH relativeFrom="column">
              <wp:posOffset>24130</wp:posOffset>
            </wp:positionH>
            <wp:positionV relativeFrom="paragraph">
              <wp:posOffset>21590</wp:posOffset>
            </wp:positionV>
            <wp:extent cx="5492750" cy="1181735"/>
            <wp:effectExtent l="19050" t="0" r="0" b="0"/>
            <wp:wrapTopAndBottom/>
            <wp:docPr id="6" name="Afbeelding 1"/>
            <wp:cNvGraphicFramePr/>
            <a:graphic xmlns:a="http://schemas.openxmlformats.org/drawingml/2006/main">
              <a:graphicData uri="http://schemas.openxmlformats.org/drawingml/2006/picture">
                <pic:pic xmlns:pic="http://schemas.openxmlformats.org/drawingml/2006/picture">
                  <pic:nvPicPr>
                    <pic:cNvPr id="41985" name="Picture 1"/>
                    <pic:cNvPicPr>
                      <a:picLocks noChangeAspect="1" noChangeArrowheads="1"/>
                    </pic:cNvPicPr>
                  </pic:nvPicPr>
                  <pic:blipFill>
                    <a:blip r:embed="rId67" cstate="print"/>
                    <a:srcRect/>
                    <a:stretch>
                      <a:fillRect/>
                    </a:stretch>
                  </pic:blipFill>
                  <pic:spPr bwMode="auto">
                    <a:xfrm>
                      <a:off x="0" y="0"/>
                      <a:ext cx="5492750" cy="1181735"/>
                    </a:xfrm>
                    <a:prstGeom prst="rect">
                      <a:avLst/>
                    </a:prstGeom>
                    <a:noFill/>
                    <a:ln w="9525">
                      <a:noFill/>
                      <a:miter lim="800000"/>
                      <a:headEnd/>
                      <a:tailEnd/>
                    </a:ln>
                  </pic:spPr>
                </pic:pic>
              </a:graphicData>
            </a:graphic>
          </wp:anchor>
        </w:drawing>
      </w:r>
    </w:p>
    <w:p w14:paraId="3D056D9D" w14:textId="77777777" w:rsidR="00A11BC4" w:rsidRDefault="00A11BC4">
      <w:pPr>
        <w:contextualSpacing/>
      </w:pPr>
    </w:p>
    <w:p w14:paraId="144AE2A6" w14:textId="77777777" w:rsidR="00A11BC4" w:rsidRDefault="00A11BC4">
      <w:pPr>
        <w:contextualSpacing/>
      </w:pPr>
    </w:p>
    <w:p w14:paraId="17E5C024" w14:textId="77777777" w:rsidR="00A11BC4" w:rsidRDefault="00A11BC4">
      <w:pPr>
        <w:contextualSpacing/>
      </w:pPr>
    </w:p>
    <w:p w14:paraId="6408E3A4" w14:textId="77777777" w:rsidR="00A11BC4" w:rsidRDefault="00A11BC4">
      <w:pPr>
        <w:contextualSpacing/>
      </w:pPr>
    </w:p>
    <w:p w14:paraId="4411FE1E" w14:textId="77777777" w:rsidR="00A11BC4" w:rsidRDefault="00A11BC4">
      <w:pPr>
        <w:contextualSpacing/>
      </w:pPr>
    </w:p>
    <w:p w14:paraId="014EA230" w14:textId="77777777" w:rsidR="00A11BC4" w:rsidRDefault="00A11BC4">
      <w:pPr>
        <w:contextualSpacing/>
      </w:pPr>
    </w:p>
    <w:p w14:paraId="40B0C462" w14:textId="77777777" w:rsidR="00A11BC4" w:rsidRDefault="00971241">
      <w:pPr>
        <w:contextualSpacing/>
        <w:rPr>
          <w:b/>
        </w:rPr>
      </w:pPr>
      <w:r w:rsidRPr="00971241">
        <w:rPr>
          <w:b/>
        </w:rPr>
        <w:lastRenderedPageBreak/>
        <w:t>Versie 1: Netwerktopologie volledig toegepast.</w:t>
      </w:r>
    </w:p>
    <w:p w14:paraId="586ABF3D" w14:textId="77777777" w:rsidR="00A11BC4" w:rsidRDefault="00855A12">
      <w:pPr>
        <w:contextualSpacing/>
      </w:pPr>
      <w:r>
        <w:rPr>
          <w:noProof/>
        </w:rPr>
        <w:drawing>
          <wp:anchor distT="0" distB="0" distL="114300" distR="114300" simplePos="0" relativeHeight="251646464" behindDoc="0" locked="0" layoutInCell="1" allowOverlap="1" wp14:anchorId="0584680B" wp14:editId="4DC4146C">
            <wp:simplePos x="0" y="0"/>
            <wp:positionH relativeFrom="column">
              <wp:posOffset>-53975</wp:posOffset>
            </wp:positionH>
            <wp:positionV relativeFrom="paragraph">
              <wp:posOffset>558800</wp:posOffset>
            </wp:positionV>
            <wp:extent cx="5492750" cy="3596640"/>
            <wp:effectExtent l="19050" t="0" r="0" b="0"/>
            <wp:wrapTopAndBottom/>
            <wp:docPr id="28" name="Object 8"/>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51515" cy="5458916"/>
                      <a:chOff x="251520" y="1124744"/>
                      <a:chExt cx="8351515" cy="5458916"/>
                    </a:xfrm>
                  </a:grpSpPr>
                  <a:grpSp>
                    <a:nvGrpSpPr>
                      <a:cNvPr id="229" name="Groep 228"/>
                      <a:cNvGrpSpPr/>
                    </a:nvGrpSpPr>
                    <a:grpSpPr>
                      <a:xfrm>
                        <a:off x="251520" y="1124744"/>
                        <a:ext cx="8351515" cy="5458916"/>
                        <a:chOff x="251520" y="1124744"/>
                        <a:chExt cx="8351515" cy="5458916"/>
                      </a:xfrm>
                    </a:grpSpPr>
                    <a:grpSp>
                      <a:nvGrpSpPr>
                        <a:cNvPr id="3" name="Groep 85"/>
                        <a:cNvGrpSpPr/>
                      </a:nvGrpSpPr>
                      <a:grpSpPr>
                        <a:xfrm>
                          <a:off x="1547664" y="5517232"/>
                          <a:ext cx="5472608" cy="169168"/>
                          <a:chOff x="1691680" y="4725144"/>
                          <a:chExt cx="5472608" cy="169168"/>
                        </a:xfrm>
                      </a:grpSpPr>
                      <a:sp>
                        <a:nvSpPr>
                          <a:cNvPr id="87" name="Stroomdiagram: Verbindingslijn 86"/>
                          <a:cNvSpPr/>
                        </a:nvSpPr>
                        <a:spPr>
                          <a:xfrm>
                            <a:off x="1691680"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8" name="Stroomdiagram: Verbindingslijn 87"/>
                          <a:cNvSpPr/>
                        </a:nvSpPr>
                        <a:spPr>
                          <a:xfrm>
                            <a:off x="320384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89" name="Stroomdiagram: Verbindingslijn 88"/>
                          <a:cNvSpPr/>
                        </a:nvSpPr>
                        <a:spPr>
                          <a:xfrm>
                            <a:off x="406794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0" name="Stroomdiagram: Verbindingslijn 89"/>
                          <a:cNvSpPr/>
                        </a:nvSpPr>
                        <a:spPr>
                          <a:xfrm>
                            <a:off x="4788024"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1" name="Stroomdiagram: Verbindingslijn 90"/>
                          <a:cNvSpPr/>
                        </a:nvSpPr>
                        <a:spPr>
                          <a:xfrm>
                            <a:off x="558011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2" name="Stroomdiagram: Verbindingslijn 91"/>
                          <a:cNvSpPr/>
                        </a:nvSpPr>
                        <a:spPr>
                          <a:xfrm>
                            <a:off x="630019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3" name="Stroomdiagram: Verbindingslijn 92"/>
                          <a:cNvSpPr/>
                        </a:nvSpPr>
                        <a:spPr>
                          <a:xfrm>
                            <a:off x="7020272"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sp>
                        <a:nvSpPr>
                          <a:cNvPr id="94" name="Stroomdiagram: Verbindingslijn 93"/>
                          <a:cNvSpPr/>
                        </a:nvSpPr>
                        <a:spPr>
                          <a:xfrm>
                            <a:off x="2483768" y="4725144"/>
                            <a:ext cx="144016" cy="169168"/>
                          </a:xfrm>
                          <a:prstGeom prst="flowChartConnector">
                            <a:avLst/>
                          </a:prstGeom>
                        </a:spPr>
                        <a:txSp>
                          <a:txBody>
                            <a:bodyPr rtlCol="0" anchor="ctr"/>
                            <a:lstStyle>
                              <a:defPPr>
                                <a:defRPr lang="nl-NL"/>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nl-NL"/>
                            </a:p>
                          </a:txBody>
                          <a:useSpRect/>
                        </a:txSp>
                        <a:style>
                          <a:lnRef idx="2">
                            <a:schemeClr val="accent1">
                              <a:shade val="50000"/>
                            </a:schemeClr>
                          </a:lnRef>
                          <a:fillRef idx="1">
                            <a:schemeClr val="accent1"/>
                          </a:fillRef>
                          <a:effectRef idx="0">
                            <a:schemeClr val="accent1"/>
                          </a:effectRef>
                          <a:fontRef idx="minor">
                            <a:schemeClr val="lt1"/>
                          </a:fontRef>
                        </a:style>
                      </a:sp>
                    </a:grpSp>
                    <a:cxnSp>
                      <a:nvCxnSpPr>
                        <a:cNvPr id="96" name="Rechte verbindingslijn met pijl 95"/>
                        <a:cNvCxnSpPr/>
                      </a:nvCxnSpPr>
                      <a:spPr>
                        <a:xfrm flipV="1">
                          <a:off x="4067944" y="2348880"/>
                          <a:ext cx="216024" cy="216024"/>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cxnSp>
                      <a:nvCxnSpPr>
                        <a:cNvPr id="97" name="Rechte verbindingslijn met pijl 96"/>
                        <a:cNvCxnSpPr/>
                      </a:nvCxnSpPr>
                      <a:spPr>
                        <a:xfrm>
                          <a:off x="4355976" y="2348880"/>
                          <a:ext cx="207640" cy="207640"/>
                        </a:xfrm>
                        <a:prstGeom prst="straightConnector1">
                          <a:avLst/>
                        </a:prstGeom>
                        <a:ln w="12700">
                          <a:solidFill>
                            <a:schemeClr val="tx1"/>
                          </a:solidFill>
                          <a:headEnd type="none"/>
                          <a:tailEnd type="triangle"/>
                        </a:ln>
                      </a:spPr>
                      <a:style>
                        <a:lnRef idx="1">
                          <a:schemeClr val="accent1"/>
                        </a:lnRef>
                        <a:fillRef idx="0">
                          <a:schemeClr val="accent1"/>
                        </a:fillRef>
                        <a:effectRef idx="0">
                          <a:schemeClr val="accent1"/>
                        </a:effectRef>
                        <a:fontRef idx="minor">
                          <a:schemeClr val="tx1"/>
                        </a:fontRef>
                      </a:style>
                    </a:cxnSp>
                    <a:grpSp>
                      <a:nvGrpSpPr>
                        <a:cNvPr id="6" name="Groep 100"/>
                        <a:cNvGrpSpPr/>
                      </a:nvGrpSpPr>
                      <a:grpSpPr>
                        <a:xfrm>
                          <a:off x="539552" y="1124744"/>
                          <a:ext cx="8063483" cy="5458916"/>
                          <a:chOff x="539552" y="1124744"/>
                          <a:chExt cx="8063483" cy="5458916"/>
                        </a:xfrm>
                      </a:grpSpPr>
                      <a:cxnSp>
                        <a:nvCxnSpPr>
                          <a:cNvPr id="102" name="Rechte verbindingslijn 101"/>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pic>
                        <a:nvPicPr>
                          <a:cNvPr id="47" name="Picture 1"/>
                          <a:cNvPicPr>
                            <a:picLocks noChangeAspect="1" noChangeArrowheads="1"/>
                          </a:cNvPicPr>
                        </a:nvPicPr>
                        <a:blipFill>
                          <a:blip r:embed="rId67" cstate="print"/>
                          <a:srcRect/>
                          <a:stretch>
                            <a:fillRect/>
                          </a:stretch>
                        </a:blipFill>
                        <a:spPr bwMode="auto">
                          <a:xfrm>
                            <a:off x="611560" y="4869160"/>
                            <a:ext cx="7991475" cy="1714500"/>
                          </a:xfrm>
                          <a:prstGeom prst="rect">
                            <a:avLst/>
                          </a:prstGeom>
                          <a:noFill/>
                          <a:ln w="9525">
                            <a:noFill/>
                            <a:miter lim="800000"/>
                            <a:headEnd/>
                            <a:tailEnd/>
                          </a:ln>
                        </a:spPr>
                      </a:pic>
                      <a:grpSp>
                        <a:nvGrpSpPr>
                          <a:cNvPr id="10" name="Groep 94"/>
                          <a:cNvGrpSpPr/>
                        </a:nvGrpSpPr>
                        <a:grpSpPr>
                          <a:xfrm>
                            <a:off x="539552" y="1844824"/>
                            <a:ext cx="7738254" cy="2365231"/>
                            <a:chOff x="539552" y="2564904"/>
                            <a:chExt cx="7738254" cy="2365231"/>
                          </a:xfrm>
                        </a:grpSpPr>
                        <a:sp>
                          <a:nvSpPr>
                            <a:cNvPr id="4" name="Tekstvak 3"/>
                            <a:cNvSpPr txBox="1"/>
                          </a:nvSpPr>
                          <a:spPr>
                            <a:xfrm>
                              <a:off x="3779912" y="2564904"/>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7" name="Tekstvak 6"/>
                            <a:cNvSpPr txBox="1"/>
                          </a:nvSpPr>
                          <a:spPr>
                            <a:xfrm>
                              <a:off x="97160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8" name="Tekstvak 7"/>
                            <a:cNvSpPr txBox="1"/>
                          </a:nvSpPr>
                          <a:spPr>
                            <a:xfrm>
                              <a:off x="1691680"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13316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9"/>
                            <a:cNvSpPr txBox="1"/>
                          </a:nvSpPr>
                          <a:spPr>
                            <a:xfrm>
                              <a:off x="2411760"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4067944"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500404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572412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444208"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7164288" y="350100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2123728"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6732240"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59401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514806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291581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766834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39552"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29" name="Groep 22"/>
                            <a:cNvGrpSpPr/>
                          </a:nvGrpSpPr>
                          <a:grpSpPr>
                            <a:xfrm>
                              <a:off x="1835696" y="3789040"/>
                              <a:ext cx="495672" cy="216024"/>
                              <a:chOff x="1403648" y="2780928"/>
                              <a:chExt cx="495672" cy="216024"/>
                            </a:xfrm>
                          </a:grpSpPr>
                          <a:cxnSp>
                            <a:nvCxnSpPr>
                              <a:cNvPr id="225" name="Rechte verbindingslijn met pijl 2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6" name="Rechte verbindingslijn met pijl 2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0" name="Groep 25"/>
                            <a:cNvGrpSpPr/>
                          </a:nvGrpSpPr>
                          <a:grpSpPr>
                            <a:xfrm>
                              <a:off x="971600" y="3789040"/>
                              <a:ext cx="495672" cy="216024"/>
                              <a:chOff x="1403648" y="2780928"/>
                              <a:chExt cx="495672" cy="216024"/>
                            </a:xfrm>
                          </a:grpSpPr>
                          <a:cxnSp>
                            <a:nvCxnSpPr>
                              <a:cNvPr id="28" name="Rechte verbindingslijn met pijl 26"/>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24" name="Rechte verbindingslijn met pijl 27"/>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1" name="Groep 28"/>
                            <a:cNvGrpSpPr/>
                          </a:nvGrpSpPr>
                          <a:grpSpPr>
                            <a:xfrm>
                              <a:off x="6444208" y="3789040"/>
                              <a:ext cx="495672" cy="216024"/>
                              <a:chOff x="1403648" y="2780928"/>
                              <a:chExt cx="495672" cy="216024"/>
                            </a:xfrm>
                          </a:grpSpPr>
                          <a:cxnSp>
                            <a:nvCxnSpPr>
                              <a:cNvPr id="26" name="Rechte verbindingslijn met pijl 29"/>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7" name="Rechte verbindingslijn met pijl 30"/>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2" name="Groep 31"/>
                            <a:cNvGrpSpPr/>
                          </a:nvGrpSpPr>
                          <a:grpSpPr>
                            <a:xfrm>
                              <a:off x="7236296" y="3789040"/>
                              <a:ext cx="495672" cy="216024"/>
                              <a:chOff x="1403648" y="2780928"/>
                              <a:chExt cx="495672" cy="216024"/>
                            </a:xfrm>
                          </a:grpSpPr>
                          <a:cxnSp>
                            <a:nvCxnSpPr>
                              <a:cNvPr id="24" name="Rechte verbindingslijn met pijl 32"/>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25" name="Rechte verbindingslijn met pijl 33"/>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3" name="Groep 34"/>
                            <a:cNvGrpSpPr/>
                          </a:nvGrpSpPr>
                          <a:grpSpPr>
                            <a:xfrm>
                              <a:off x="5652120" y="3789040"/>
                              <a:ext cx="495672" cy="216024"/>
                              <a:chOff x="1403648" y="2780928"/>
                              <a:chExt cx="495672" cy="216024"/>
                            </a:xfrm>
                          </a:grpSpPr>
                          <a:cxnSp>
                            <a:nvCxnSpPr>
                              <a:cNvPr id="23" name="Rechte verbindingslijn met pijl 35"/>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37" name="Rechte verbindingslijn met pijl 36"/>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4" name="Groep 37"/>
                            <a:cNvGrpSpPr/>
                          </a:nvGrpSpPr>
                          <a:grpSpPr>
                            <a:xfrm>
                              <a:off x="4932040" y="3789040"/>
                              <a:ext cx="495672" cy="216024"/>
                              <a:chOff x="1403648" y="2780928"/>
                              <a:chExt cx="495672" cy="216024"/>
                            </a:xfrm>
                          </a:grpSpPr>
                          <a:cxnSp>
                            <a:nvCxnSpPr>
                              <a:cNvPr id="5" name="Rechte verbindingslijn met pijl 38"/>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0" name="Rechte verbindingslijn met pijl 39"/>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5" name="Groep 40"/>
                            <a:cNvGrpSpPr/>
                          </a:nvGrpSpPr>
                          <a:grpSpPr>
                            <a:xfrm>
                              <a:off x="2627784" y="3789040"/>
                              <a:ext cx="495672" cy="216024"/>
                              <a:chOff x="1403648" y="2780928"/>
                              <a:chExt cx="495672" cy="216024"/>
                            </a:xfrm>
                          </a:grpSpPr>
                          <a:cxnSp>
                            <a:nvCxnSpPr>
                              <a:cNvPr id="42" name="Rechte verbindingslijn met pijl 41"/>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3" name="Rechte verbindingslijn met pijl 42"/>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grpSp>
                          <a:nvGrpSpPr>
                            <a:cNvPr id="36" name="Groep 43"/>
                            <a:cNvGrpSpPr/>
                          </a:nvGrpSpPr>
                          <a:grpSpPr>
                            <a:xfrm>
                              <a:off x="3275856" y="3789040"/>
                              <a:ext cx="495672" cy="216024"/>
                              <a:chOff x="1403648" y="2780928"/>
                              <a:chExt cx="495672" cy="216024"/>
                            </a:xfrm>
                          </a:grpSpPr>
                          <a:cxnSp>
                            <a:nvCxnSpPr>
                              <a:cNvPr id="45" name="Rechte verbindingslijn met pijl 44"/>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46" name="Rechte verbindingslijn met pijl 45"/>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51" name="Tekstvak 50"/>
                            <a:cNvSpPr txBox="1"/>
                          </a:nvSpPr>
                          <a:spPr>
                            <a:xfrm>
                              <a:off x="4427984"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52" name="Tekstvak 51"/>
                            <a:cNvSpPr txBox="1"/>
                          </a:nvSpPr>
                          <a:spPr>
                            <a:xfrm>
                              <a:off x="3635896" y="400506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nvGrpSpPr>
                            <a:cNvPr id="39" name="Groep 52"/>
                            <a:cNvGrpSpPr/>
                          </a:nvGrpSpPr>
                          <a:grpSpPr>
                            <a:xfrm>
                              <a:off x="4067944" y="3789040"/>
                              <a:ext cx="495672" cy="216024"/>
                              <a:chOff x="1403648" y="2780928"/>
                              <a:chExt cx="495672" cy="216024"/>
                            </a:xfrm>
                          </a:grpSpPr>
                          <a:cxnSp>
                            <a:nvCxnSpPr>
                              <a:cNvPr id="54" name="Rechte verbindingslijn met pijl 53"/>
                              <a:cNvCxnSpPr/>
                            </a:nvCxnSpPr>
                            <a:spPr>
                              <a:xfrm flipV="1">
                                <a:off x="1403648" y="2780928"/>
                                <a:ext cx="216024" cy="216024"/>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55" name="Rechte verbindingslijn met pijl 54"/>
                              <a:cNvCxnSpPr/>
                            </a:nvCxnSpPr>
                            <a:spPr>
                              <a:xfrm>
                                <a:off x="1691680" y="2780928"/>
                                <a:ext cx="207640" cy="207640"/>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62" name="Tekstvak 61"/>
                            <a:cNvSpPr txBox="1"/>
                          </a:nvSpPr>
                          <a:spPr>
                            <a:xfrm>
                              <a:off x="3275856" y="3501008"/>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3" name="Tekstvak 62"/>
                            <a:cNvSpPr txBox="1"/>
                          </a:nvSpPr>
                          <a:spPr>
                            <a:xfrm>
                              <a:off x="363589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4" name="Tekstvak 63"/>
                            <a:cNvSpPr txBox="1"/>
                          </a:nvSpPr>
                          <a:spPr>
                            <a:xfrm>
                              <a:off x="449999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5" name="Tekstvak 64"/>
                            <a:cNvSpPr txBox="1"/>
                          </a:nvSpPr>
                          <a:spPr>
                            <a:xfrm>
                              <a:off x="522007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6" name="Tekstvak 65"/>
                            <a:cNvSpPr txBox="1"/>
                          </a:nvSpPr>
                          <a:spPr>
                            <a:xfrm>
                              <a:off x="5940152"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7" name="Tekstvak 66"/>
                            <a:cNvSpPr txBox="1"/>
                          </a:nvSpPr>
                          <a:spPr>
                            <a:xfrm>
                              <a:off x="6804248"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69" name="Tekstvak 68"/>
                            <a:cNvSpPr txBox="1"/>
                          </a:nvSpPr>
                          <a:spPr>
                            <a:xfrm>
                              <a:off x="133164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0" name="Tekstvak 69"/>
                            <a:cNvSpPr txBox="1"/>
                          </a:nvSpPr>
                          <a:spPr>
                            <a:xfrm>
                              <a:off x="2051720"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71" name="Tekstvak 70"/>
                            <a:cNvSpPr txBox="1"/>
                          </a:nvSpPr>
                          <a:spPr>
                            <a:xfrm>
                              <a:off x="2915816" y="4653136"/>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cxnSp>
                          <a:nvCxnSpPr>
                            <a:cNvPr id="74" name="Rechte verbindingslijn met pijl 73"/>
                            <a:cNvCxnSpPr/>
                          </a:nvCxnSpPr>
                          <a:spPr>
                            <a:xfrm>
                              <a:off x="161967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8" name="Rechte verbindingslijn met pijl 77"/>
                            <a:cNvCxnSpPr/>
                          </a:nvCxnSpPr>
                          <a:spPr>
                            <a:xfrm>
                              <a:off x="3131840"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79" name="Rechte verbindingslijn met pijl 78"/>
                            <a:cNvCxnSpPr/>
                          </a:nvCxnSpPr>
                          <a:spPr>
                            <a:xfrm>
                              <a:off x="2339752"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0" name="Rechte verbindingslijn met pijl 79"/>
                            <a:cNvCxnSpPr/>
                          </a:nvCxnSpPr>
                          <a:spPr>
                            <a:xfrm>
                              <a:off x="399593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1" name="Rechte verbindingslijn met pijl 80"/>
                            <a:cNvCxnSpPr/>
                          </a:nvCxnSpPr>
                          <a:spPr>
                            <a:xfrm>
                              <a:off x="550810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2" name="Rechte verbindingslijn met pijl 81"/>
                            <a:cNvCxnSpPr/>
                          </a:nvCxnSpPr>
                          <a:spPr>
                            <a:xfrm>
                              <a:off x="4716016"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3" name="Rechte verbindingslijn met pijl 82"/>
                            <a:cNvCxnSpPr/>
                          </a:nvCxnSpPr>
                          <a:spPr>
                            <a:xfrm>
                              <a:off x="622818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cxnSp>
                          <a:nvCxnSpPr>
                            <a:cNvPr id="85" name="Rechte verbindingslijn met pijl 84"/>
                            <a:cNvCxnSpPr/>
                          </a:nvCxnSpPr>
                          <a:spPr>
                            <a:xfrm>
                              <a:off x="6948264" y="4293096"/>
                              <a:ext cx="0" cy="279648"/>
                            </a:xfrm>
                            <a:prstGeom prst="straightConnector1">
                              <a:avLst/>
                            </a:prstGeom>
                            <a:ln w="12700">
                              <a:solidFill>
                                <a:schemeClr val="tx1"/>
                              </a:solidFill>
                              <a:headEnd type="triangle"/>
                              <a:tailEnd type="triangle"/>
                            </a:ln>
                          </a:spPr>
                          <a:style>
                            <a:lnRef idx="1">
                              <a:schemeClr val="accent1"/>
                            </a:lnRef>
                            <a:fillRef idx="0">
                              <a:schemeClr val="accent1"/>
                            </a:fillRef>
                            <a:effectRef idx="0">
                              <a:schemeClr val="accent1"/>
                            </a:effectRef>
                            <a:fontRef idx="minor">
                              <a:schemeClr val="tx1"/>
                            </a:fontRef>
                          </a:style>
                        </a:cxnSp>
                      </a:grpSp>
                      <a:sp>
                        <a:nvSpPr>
                          <a:cNvPr id="100" name="Tekstvak 9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sp>
                      <a:nvSpPr>
                        <a:cNvPr id="106" name="Vierkante haak links 105"/>
                        <a:cNvSpPr/>
                      </a:nvSpPr>
                      <a:spPr>
                        <a:xfrm>
                          <a:off x="251520" y="2780928"/>
                          <a:ext cx="144016" cy="720080"/>
                        </a:xfrm>
                        <a:prstGeom prst="leftBracket">
                          <a:avLst/>
                        </a:prstGeom>
                        <a:ln w="50800"/>
                      </a:spPr>
                      <a:txSp>
                        <a:txBody>
                          <a:bodyPr rtlCol="0" anchor="ct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endParaRPr lang="nl-NL"/>
                          </a:p>
                        </a:txBody>
                        <a:useSpRect/>
                      </a:txSp>
                      <a:style>
                        <a:lnRef idx="1">
                          <a:schemeClr val="accent1"/>
                        </a:lnRef>
                        <a:fillRef idx="0">
                          <a:schemeClr val="accent1"/>
                        </a:fillRef>
                        <a:effectRef idx="0">
                          <a:schemeClr val="accent1"/>
                        </a:effectRef>
                        <a:fontRef idx="minor">
                          <a:schemeClr val="tx1"/>
                        </a:fontRef>
                      </a:style>
                    </a:sp>
                  </a:grpSp>
                </lc:lockedCanvas>
              </a:graphicData>
            </a:graphic>
          </wp:anchor>
        </w:drawing>
      </w:r>
      <w:r w:rsidR="00397CE5">
        <w:t xml:space="preserve">De volledig toepassing van het netwerk model bestaat uit het maken van 1 </w:t>
      </w:r>
      <w:proofErr w:type="spellStart"/>
      <w:r w:rsidR="00397CE5">
        <w:t>linkset</w:t>
      </w:r>
      <w:proofErr w:type="spellEnd"/>
      <w:r w:rsidR="00397CE5">
        <w:t xml:space="preserve"> die bestaat uit links die </w:t>
      </w:r>
      <w:proofErr w:type="spellStart"/>
      <w:r w:rsidR="00397CE5">
        <w:t>nodes</w:t>
      </w:r>
      <w:proofErr w:type="spellEnd"/>
      <w:r w:rsidR="00397CE5">
        <w:t xml:space="preserve"> met elkaar verbinden.</w:t>
      </w:r>
      <w:r w:rsidR="002144DC">
        <w:t xml:space="preserve"> Er is een verwijzing tussen de </w:t>
      </w:r>
      <w:proofErr w:type="spellStart"/>
      <w:r w:rsidR="002144DC">
        <w:t>nodes</w:t>
      </w:r>
      <w:proofErr w:type="spellEnd"/>
      <w:r w:rsidR="002144DC">
        <w:t xml:space="preserve"> en de links.</w:t>
      </w:r>
      <w:r w:rsidR="00397CE5">
        <w:t xml:space="preserve"> Een </w:t>
      </w:r>
      <w:r w:rsidR="00306157">
        <w:t>leiding</w:t>
      </w:r>
      <w:r w:rsidR="00397CE5">
        <w:t xml:space="preserve"> verwijst naar de </w:t>
      </w:r>
      <w:proofErr w:type="spellStart"/>
      <w:r w:rsidR="00397CE5">
        <w:t>linkset</w:t>
      </w:r>
      <w:proofErr w:type="spellEnd"/>
      <w:r w:rsidR="00397CE5">
        <w:t xml:space="preserve"> die er bij hoort. Zie onderstaand schema.</w:t>
      </w:r>
    </w:p>
    <w:p w14:paraId="12377216" w14:textId="77777777" w:rsidR="00A11BC4" w:rsidRDefault="00A11BC4">
      <w:pPr>
        <w:contextualSpacing/>
      </w:pPr>
    </w:p>
    <w:p w14:paraId="7420712F" w14:textId="77777777" w:rsidR="00A11BC4" w:rsidRDefault="00A11BC4">
      <w:pPr>
        <w:contextualSpacing/>
      </w:pPr>
    </w:p>
    <w:p w14:paraId="1BA304F3" w14:textId="77777777" w:rsidR="00A11BC4" w:rsidRDefault="00A11BC4">
      <w:pPr>
        <w:contextualSpacing/>
      </w:pPr>
    </w:p>
    <w:p w14:paraId="58018EE8" w14:textId="77777777" w:rsidR="00A11BC4" w:rsidRDefault="00A11BC4">
      <w:pPr>
        <w:contextualSpacing/>
      </w:pPr>
    </w:p>
    <w:p w14:paraId="4ED42FB3" w14:textId="77777777" w:rsidR="00A11BC4" w:rsidRDefault="00A11BC4">
      <w:pPr>
        <w:contextualSpacing/>
      </w:pPr>
    </w:p>
    <w:p w14:paraId="3D36C290" w14:textId="77777777" w:rsidR="00A11BC4" w:rsidRDefault="00A11BC4">
      <w:pPr>
        <w:contextualSpacing/>
      </w:pPr>
    </w:p>
    <w:p w14:paraId="78D2F4A9" w14:textId="77777777" w:rsidR="00A11BC4" w:rsidRDefault="00A11BC4">
      <w:pPr>
        <w:contextualSpacing/>
      </w:pPr>
    </w:p>
    <w:p w14:paraId="5000FC3E" w14:textId="77777777" w:rsidR="00A11BC4" w:rsidRDefault="00A11BC4">
      <w:pPr>
        <w:contextualSpacing/>
      </w:pPr>
    </w:p>
    <w:p w14:paraId="50D9B24F" w14:textId="77777777" w:rsidR="00A11BC4" w:rsidRDefault="00A11BC4">
      <w:pPr>
        <w:contextualSpacing/>
      </w:pPr>
    </w:p>
    <w:p w14:paraId="4A9A6E18" w14:textId="77777777" w:rsidR="00A11BC4" w:rsidRDefault="00A11BC4">
      <w:pPr>
        <w:contextualSpacing/>
      </w:pPr>
    </w:p>
    <w:p w14:paraId="217E700E" w14:textId="77777777" w:rsidR="00A11BC4" w:rsidRDefault="00A11BC4">
      <w:pPr>
        <w:contextualSpacing/>
      </w:pPr>
    </w:p>
    <w:p w14:paraId="0A9D7AB1" w14:textId="77777777" w:rsidR="00A11BC4" w:rsidRDefault="00A11BC4">
      <w:pPr>
        <w:contextualSpacing/>
      </w:pPr>
    </w:p>
    <w:p w14:paraId="56789537" w14:textId="77777777" w:rsidR="00A11BC4" w:rsidRDefault="00A11BC4">
      <w:pPr>
        <w:contextualSpacing/>
      </w:pPr>
    </w:p>
    <w:p w14:paraId="6B0152AB" w14:textId="77777777" w:rsidR="00A11BC4" w:rsidRDefault="00A11BC4">
      <w:pPr>
        <w:contextualSpacing/>
      </w:pPr>
    </w:p>
    <w:p w14:paraId="2CCD5558" w14:textId="77777777" w:rsidR="00A11BC4" w:rsidRDefault="00A11BC4">
      <w:pPr>
        <w:contextualSpacing/>
      </w:pPr>
    </w:p>
    <w:p w14:paraId="5C4FE81C" w14:textId="77777777" w:rsidR="00A11BC4" w:rsidRDefault="00A11BC4">
      <w:pPr>
        <w:contextualSpacing/>
      </w:pPr>
    </w:p>
    <w:p w14:paraId="00885D88" w14:textId="77777777" w:rsidR="00A11BC4" w:rsidRDefault="00A11BC4">
      <w:pPr>
        <w:contextualSpacing/>
      </w:pPr>
    </w:p>
    <w:p w14:paraId="0A78D857" w14:textId="77777777" w:rsidR="00A11BC4" w:rsidRDefault="00A11BC4">
      <w:pPr>
        <w:contextualSpacing/>
      </w:pPr>
    </w:p>
    <w:p w14:paraId="59104258" w14:textId="77777777" w:rsidR="00A11BC4" w:rsidRDefault="00A11BC4">
      <w:pPr>
        <w:contextualSpacing/>
      </w:pPr>
    </w:p>
    <w:p w14:paraId="5FCE0CE9" w14:textId="77777777" w:rsidR="00A11BC4" w:rsidRDefault="00A11BC4">
      <w:pPr>
        <w:contextualSpacing/>
      </w:pPr>
    </w:p>
    <w:p w14:paraId="7ED22E31" w14:textId="77777777" w:rsidR="00A11BC4" w:rsidRDefault="00A11BC4">
      <w:pPr>
        <w:contextualSpacing/>
      </w:pPr>
    </w:p>
    <w:p w14:paraId="60430F0D" w14:textId="77777777" w:rsidR="00A11BC4" w:rsidRDefault="00A11BC4">
      <w:pPr>
        <w:contextualSpacing/>
      </w:pPr>
    </w:p>
    <w:p w14:paraId="07A54C4E" w14:textId="77777777" w:rsidR="00A11BC4" w:rsidRDefault="00A11BC4">
      <w:pPr>
        <w:contextualSpacing/>
      </w:pPr>
    </w:p>
    <w:p w14:paraId="6B6CF2FF" w14:textId="77777777" w:rsidR="00A11BC4" w:rsidRDefault="00A11BC4">
      <w:pPr>
        <w:contextualSpacing/>
      </w:pPr>
    </w:p>
    <w:p w14:paraId="4DB31659" w14:textId="77777777" w:rsidR="00306157" w:rsidRDefault="00306157" w:rsidP="00397CE5">
      <w:pPr>
        <w:contextualSpacing/>
        <w:rPr>
          <w:b/>
        </w:rPr>
      </w:pPr>
    </w:p>
    <w:p w14:paraId="6A6D3BF5" w14:textId="77777777" w:rsidR="00397CE5" w:rsidRPr="00397CE5" w:rsidRDefault="00397CE5" w:rsidP="00397CE5">
      <w:pPr>
        <w:contextualSpacing/>
        <w:rPr>
          <w:b/>
        </w:rPr>
      </w:pPr>
      <w:r w:rsidRPr="00397CE5">
        <w:rPr>
          <w:b/>
        </w:rPr>
        <w:t xml:space="preserve">Versie </w:t>
      </w:r>
      <w:r>
        <w:rPr>
          <w:b/>
        </w:rPr>
        <w:t>2</w:t>
      </w:r>
      <w:r w:rsidRPr="00397CE5">
        <w:rPr>
          <w:b/>
        </w:rPr>
        <w:t>: Netwerk</w:t>
      </w:r>
      <w:r w:rsidR="002144DC">
        <w:rPr>
          <w:b/>
        </w:rPr>
        <w:t>topologie</w:t>
      </w:r>
      <w:r w:rsidRPr="00397CE5">
        <w:rPr>
          <w:b/>
        </w:rPr>
        <w:t xml:space="preserve"> </w:t>
      </w:r>
      <w:r>
        <w:rPr>
          <w:b/>
        </w:rPr>
        <w:t>niet toegepast</w:t>
      </w:r>
      <w:r w:rsidRPr="00397CE5">
        <w:rPr>
          <w:b/>
        </w:rPr>
        <w:t>.</w:t>
      </w:r>
    </w:p>
    <w:p w14:paraId="7BA207DB" w14:textId="77777777" w:rsidR="00A11BC4" w:rsidRDefault="00855A12">
      <w:pPr>
        <w:contextualSpacing/>
      </w:pPr>
      <w:r>
        <w:rPr>
          <w:noProof/>
        </w:rPr>
        <w:drawing>
          <wp:anchor distT="0" distB="0" distL="114300" distR="114300" simplePos="0" relativeHeight="251647488" behindDoc="0" locked="0" layoutInCell="1" allowOverlap="1" wp14:anchorId="40067C95" wp14:editId="7650644C">
            <wp:simplePos x="0" y="0"/>
            <wp:positionH relativeFrom="column">
              <wp:posOffset>-73025</wp:posOffset>
            </wp:positionH>
            <wp:positionV relativeFrom="paragraph">
              <wp:posOffset>448945</wp:posOffset>
            </wp:positionV>
            <wp:extent cx="5511800" cy="2570480"/>
            <wp:effectExtent l="0" t="0" r="0" b="0"/>
            <wp:wrapTopAndBottom/>
            <wp:docPr id="33" name="Object 1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603035" cy="4090764"/>
                      <a:chOff x="0" y="1268760"/>
                      <a:chExt cx="8603035" cy="4090764"/>
                    </a:xfrm>
                  </a:grpSpPr>
                  <a:grpSp>
                    <a:nvGrpSpPr>
                      <a:cNvPr id="42" name="Groep 41"/>
                      <a:cNvGrpSpPr/>
                    </a:nvGrpSpPr>
                    <a:grpSpPr>
                      <a:xfrm>
                        <a:off x="0" y="1268760"/>
                        <a:ext cx="8603035" cy="4090764"/>
                        <a:chOff x="0" y="1268760"/>
                        <a:chExt cx="8603035" cy="4090764"/>
                      </a:xfrm>
                    </a:grpSpPr>
                    <a:grpSp>
                      <a:nvGrpSpPr>
                        <a:cNvPr id="3" name="Groep 30"/>
                        <a:cNvGrpSpPr/>
                      </a:nvGrpSpPr>
                      <a:grpSpPr>
                        <a:xfrm>
                          <a:off x="5004048" y="1268760"/>
                          <a:ext cx="3024336" cy="1200329"/>
                          <a:chOff x="5004048" y="1124744"/>
                          <a:chExt cx="3024336" cy="1200329"/>
                        </a:xfrm>
                      </a:grpSpPr>
                      <a:sp>
                        <a:nvSpPr>
                          <a:cNvPr id="30" name="Tekstvak 29"/>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cxnSp>
                        <a:nvCxnSpPr>
                          <a:cNvPr id="29" name="Rechte verbindingslijn 28"/>
                          <a:cNvCxnSpPr/>
                        </a:nvCxnSpPr>
                        <a:spPr>
                          <a:xfrm>
                            <a:off x="5004048" y="1916832"/>
                            <a:ext cx="1512168"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grpSp>
                    <a:pic>
                      <a:nvPicPr>
                        <a:cNvPr id="4" name="Picture 1"/>
                        <a:cNvPicPr>
                          <a:picLocks noChangeAspect="1" noChangeArrowheads="1"/>
                        </a:cNvPicPr>
                      </a:nvPicPr>
                      <a:blipFill>
                        <a:blip r:embed="rId67" cstate="print"/>
                        <a:srcRect/>
                        <a:stretch>
                          <a:fillRect/>
                        </a:stretch>
                      </a:blipFill>
                      <a:spPr bwMode="auto">
                        <a:xfrm>
                          <a:off x="611560" y="3645024"/>
                          <a:ext cx="7991475" cy="1714500"/>
                        </a:xfrm>
                        <a:prstGeom prst="rect">
                          <a:avLst/>
                        </a:prstGeom>
                        <a:noFill/>
                        <a:ln w="9525">
                          <a:noFill/>
                          <a:miter lim="800000"/>
                          <a:headEnd/>
                          <a:tailEnd/>
                        </a:ln>
                      </a:spPr>
                    </a:pic>
                    <a:sp>
                      <a:nvSpPr>
                        <a:cNvPr id="5" name="Tekstvak 4"/>
                        <a:cNvSpPr txBox="1"/>
                      </a:nvSpPr>
                      <a:spPr>
                        <a:xfrm>
                          <a:off x="3851920" y="1772816"/>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grpSp>
                      <a:nvGrpSpPr>
                        <a:cNvPr id="6" name="Groep 40"/>
                        <a:cNvGrpSpPr/>
                      </a:nvGrpSpPr>
                      <a:grpSpPr>
                        <a:xfrm>
                          <a:off x="539552" y="3356992"/>
                          <a:ext cx="7738254" cy="276999"/>
                          <a:chOff x="611560" y="2852936"/>
                          <a:chExt cx="7738254" cy="276999"/>
                        </a:xfrm>
                      </a:grpSpPr>
                      <a:sp>
                        <a:nvSpPr>
                          <a:cNvPr id="7" name="Tekstvak 6"/>
                          <a:cNvSpPr txBox="1"/>
                        </a:nvSpPr>
                        <a:spPr>
                          <a:xfrm>
                            <a:off x="14036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 name="Tekstvak 7"/>
                          <a:cNvSpPr txBox="1"/>
                        </a:nvSpPr>
                        <a:spPr>
                          <a:xfrm>
                            <a:off x="2195736"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9" name="Tekstvak 8"/>
                          <a:cNvSpPr txBox="1"/>
                        </a:nvSpPr>
                        <a:spPr>
                          <a:xfrm>
                            <a:off x="6804248"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0" name="Tekstvak 9"/>
                          <a:cNvSpPr txBox="1"/>
                        </a:nvSpPr>
                        <a:spPr>
                          <a:xfrm>
                            <a:off x="60121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1" name="Tekstvak 10"/>
                          <a:cNvSpPr txBox="1"/>
                        </a:nvSpPr>
                        <a:spPr>
                          <a:xfrm>
                            <a:off x="522007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2" name="Tekstvak 11"/>
                          <a:cNvSpPr txBox="1"/>
                        </a:nvSpPr>
                        <a:spPr>
                          <a:xfrm>
                            <a:off x="298782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3" name="Tekstvak 12"/>
                          <a:cNvSpPr txBox="1"/>
                        </a:nvSpPr>
                        <a:spPr>
                          <a:xfrm>
                            <a:off x="774035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4" name="Tekstvak 13"/>
                          <a:cNvSpPr txBox="1"/>
                        </a:nvSpPr>
                        <a:spPr>
                          <a:xfrm>
                            <a:off x="611560"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5" name="Tekstvak 14"/>
                          <a:cNvSpPr txBox="1"/>
                        </a:nvSpPr>
                        <a:spPr>
                          <a:xfrm>
                            <a:off x="4499992"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6" name="Tekstvak 15"/>
                          <a:cNvSpPr txBox="1"/>
                        </a:nvSpPr>
                        <a:spPr>
                          <a:xfrm>
                            <a:off x="3707904" y="2852936"/>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grpSp>
                    <a:cxnSp>
                      <a:nvCxnSpPr>
                        <a:cNvPr id="17" name="Rechte verbindingslijn met pijl 16"/>
                        <a:cNvCxnSpPr/>
                      </a:nvCxnSpPr>
                      <a:spPr>
                        <a:xfrm flipV="1">
                          <a:off x="4427984" y="2204864"/>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grpSp>
                      <a:nvGrpSpPr>
                        <a:cNvPr id="8" name="Groep 39"/>
                        <a:cNvGrpSpPr/>
                      </a:nvGrpSpPr>
                      <a:grpSpPr>
                        <a:xfrm>
                          <a:off x="0" y="2708920"/>
                          <a:ext cx="7711233" cy="782960"/>
                          <a:chOff x="0" y="3212976"/>
                          <a:chExt cx="7711233" cy="782960"/>
                        </a:xfrm>
                      </a:grpSpPr>
                      <a:sp>
                        <a:nvSpPr>
                          <a:cNvPr id="35" name="Titel 1"/>
                          <a:cNvSpPr txBox="1">
                            <a:spLocks/>
                          </a:cNvSpPr>
                        </a:nvSpPr>
                        <a:spPr>
                          <a:xfrm>
                            <a:off x="0" y="3212976"/>
                            <a:ext cx="648072" cy="782960"/>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9</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sp>
                        <a:nvSpPr>
                          <a:cNvPr id="19" name="Tekstvak 18"/>
                          <a:cNvSpPr txBox="1"/>
                        </a:nvSpPr>
                        <a:spPr>
                          <a:xfrm>
                            <a:off x="334786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406794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478802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5508104"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63001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899592"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17636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2555776"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36" name="Tekstvak 35"/>
                          <a:cNvSpPr txBox="1"/>
                        </a:nvSpPr>
                        <a:spPr>
                          <a:xfrm>
                            <a:off x="7164288" y="3400944"/>
                            <a:ext cx="546945" cy="276999"/>
                          </a:xfrm>
                          <a:prstGeom prst="rect">
                            <a:avLst/>
                          </a:prstGeom>
                          <a:solidFill>
                            <a:srgbClr val="FCED24"/>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grpSp>
                  </a:grpSp>
                </lc:lockedCanvas>
              </a:graphicData>
            </a:graphic>
          </wp:anchor>
        </w:drawing>
      </w:r>
      <w:r w:rsidR="002144DC">
        <w:t xml:space="preserve">In deze versie is de netwerk topologie niet toegepast. Er is 1 </w:t>
      </w:r>
      <w:proofErr w:type="spellStart"/>
      <w:r w:rsidR="002144DC">
        <w:t>linkset</w:t>
      </w:r>
      <w:proofErr w:type="spellEnd"/>
      <w:r w:rsidR="002144DC">
        <w:t xml:space="preserve"> die bestaat uit 9 links maar er is geen verwijzing tussen </w:t>
      </w:r>
      <w:proofErr w:type="spellStart"/>
      <w:r w:rsidR="002144DC">
        <w:t>linkes</w:t>
      </w:r>
      <w:proofErr w:type="spellEnd"/>
      <w:r w:rsidR="002144DC">
        <w:t xml:space="preserve"> en </w:t>
      </w:r>
      <w:proofErr w:type="spellStart"/>
      <w:r w:rsidR="002144DC">
        <w:t>nodes</w:t>
      </w:r>
      <w:proofErr w:type="spellEnd"/>
      <w:r w:rsidR="002144DC">
        <w:t>.</w:t>
      </w:r>
    </w:p>
    <w:p w14:paraId="1214654E" w14:textId="77777777" w:rsidR="00A11BC4" w:rsidRDefault="00A11BC4">
      <w:pPr>
        <w:contextualSpacing/>
      </w:pPr>
    </w:p>
    <w:p w14:paraId="337F27D8" w14:textId="77777777" w:rsidR="00A11BC4" w:rsidRDefault="00A11BC4">
      <w:pPr>
        <w:contextualSpacing/>
      </w:pPr>
    </w:p>
    <w:p w14:paraId="30286063" w14:textId="77777777" w:rsidR="00A11BC4" w:rsidRDefault="00A11BC4">
      <w:pPr>
        <w:contextualSpacing/>
      </w:pPr>
    </w:p>
    <w:p w14:paraId="1806846B" w14:textId="77777777" w:rsidR="00A11BC4" w:rsidRDefault="00A11BC4">
      <w:pPr>
        <w:contextualSpacing/>
      </w:pPr>
    </w:p>
    <w:p w14:paraId="4D12B72A" w14:textId="77777777" w:rsidR="00A11BC4" w:rsidRDefault="00A11BC4">
      <w:pPr>
        <w:contextualSpacing/>
      </w:pPr>
    </w:p>
    <w:p w14:paraId="6209AC3C" w14:textId="77777777" w:rsidR="00306157" w:rsidRPr="00397CE5" w:rsidRDefault="00306157" w:rsidP="00306157">
      <w:pPr>
        <w:contextualSpacing/>
        <w:rPr>
          <w:b/>
        </w:rPr>
      </w:pPr>
      <w:r w:rsidRPr="00397CE5">
        <w:rPr>
          <w:b/>
        </w:rPr>
        <w:t xml:space="preserve">Versie </w:t>
      </w:r>
      <w:r>
        <w:rPr>
          <w:b/>
        </w:rPr>
        <w:t>3</w:t>
      </w:r>
      <w:r w:rsidRPr="00397CE5">
        <w:rPr>
          <w:b/>
        </w:rPr>
        <w:t>: Netwerk</w:t>
      </w:r>
      <w:r>
        <w:rPr>
          <w:b/>
        </w:rPr>
        <w:t>topologie</w:t>
      </w:r>
      <w:r w:rsidRPr="00397CE5">
        <w:rPr>
          <w:b/>
        </w:rPr>
        <w:t xml:space="preserve"> </w:t>
      </w:r>
      <w:r>
        <w:rPr>
          <w:b/>
        </w:rPr>
        <w:t>niet toegepast</w:t>
      </w:r>
      <w:r w:rsidRPr="00397CE5">
        <w:rPr>
          <w:b/>
        </w:rPr>
        <w:t>.</w:t>
      </w:r>
    </w:p>
    <w:p w14:paraId="28215BCE" w14:textId="275B54DF" w:rsidR="00BC5EE1" w:rsidRDefault="00855A12">
      <w:pPr>
        <w:contextualSpacing/>
        <w:rPr>
          <w:ins w:id="944" w:author="Paul Janssen" w:date="2020-07-06T10:56:00Z"/>
        </w:rPr>
      </w:pPr>
      <w:r>
        <w:rPr>
          <w:noProof/>
        </w:rPr>
        <w:drawing>
          <wp:anchor distT="0" distB="0" distL="114300" distR="114300" simplePos="0" relativeHeight="251657728" behindDoc="0" locked="0" layoutInCell="1" allowOverlap="1" wp14:anchorId="443BFA64" wp14:editId="0524BB7D">
            <wp:simplePos x="0" y="0"/>
            <wp:positionH relativeFrom="column">
              <wp:posOffset>-68580</wp:posOffset>
            </wp:positionH>
            <wp:positionV relativeFrom="paragraph">
              <wp:posOffset>699135</wp:posOffset>
            </wp:positionV>
            <wp:extent cx="5490845" cy="2790190"/>
            <wp:effectExtent l="19050" t="0" r="0" b="0"/>
            <wp:wrapTopAndBottom/>
            <wp:docPr id="31" name="Object 10"/>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063483" cy="4090764"/>
                      <a:chOff x="539552" y="1340768"/>
                      <a:chExt cx="8063483" cy="4090764"/>
                    </a:xfrm>
                  </a:grpSpPr>
                  <a:grpSp>
                    <a:nvGrpSpPr>
                      <a:cNvPr id="36" name="Groep 35"/>
                      <a:cNvGrpSpPr/>
                    </a:nvGrpSpPr>
                    <a:grpSpPr>
                      <a:xfrm>
                        <a:off x="539552" y="1340768"/>
                        <a:ext cx="8063483" cy="4090764"/>
                        <a:chOff x="539552" y="1340768"/>
                        <a:chExt cx="8063483" cy="4090764"/>
                      </a:xfrm>
                    </a:grpSpPr>
                    <a:grpSp>
                      <a:nvGrpSpPr>
                        <a:cNvPr id="3" name="Groep 29"/>
                        <a:cNvGrpSpPr/>
                      </a:nvGrpSpPr>
                      <a:grpSpPr>
                        <a:xfrm>
                          <a:off x="4860032" y="1340768"/>
                          <a:ext cx="3168352" cy="1200329"/>
                          <a:chOff x="4860032" y="1124744"/>
                          <a:chExt cx="3168352" cy="1200329"/>
                        </a:xfrm>
                      </a:grpSpPr>
                      <a:cxnSp>
                        <a:nvCxnSpPr>
                          <a:cNvPr id="31" name="Rechte verbindingslijn 30"/>
                          <a:cNvCxnSpPr/>
                        </a:nvCxnSpPr>
                        <a:spPr>
                          <a:xfrm>
                            <a:off x="4860032" y="1916832"/>
                            <a:ext cx="1656184" cy="0"/>
                          </a:xfrm>
                          <a:prstGeom prst="line">
                            <a:avLst/>
                          </a:prstGeom>
                          <a:ln>
                            <a:headEnd type="arrow" w="lg" len="lg"/>
                          </a:ln>
                        </a:spPr>
                        <a:style>
                          <a:lnRef idx="1">
                            <a:schemeClr val="accent1"/>
                          </a:lnRef>
                          <a:fillRef idx="0">
                            <a:schemeClr val="accent1"/>
                          </a:fillRef>
                          <a:effectRef idx="0">
                            <a:schemeClr val="accent1"/>
                          </a:effectRef>
                          <a:fontRef idx="minor">
                            <a:schemeClr val="tx1"/>
                          </a:fontRef>
                        </a:style>
                      </a:cxnSp>
                      <a:sp>
                        <a:nvSpPr>
                          <a:cNvPr id="32" name="Tekstvak 31"/>
                          <a:cNvSpPr txBox="1"/>
                        </a:nvSpPr>
                        <a:spPr>
                          <a:xfrm>
                            <a:off x="6516216" y="1124744"/>
                            <a:ext cx="1512168" cy="1200329"/>
                          </a:xfrm>
                          <a:prstGeom prst="rect">
                            <a:avLst/>
                          </a:prstGeom>
                          <a:solidFill>
                            <a:srgbClr val="FFC000"/>
                          </a:solidFill>
                        </a:spPr>
                        <a:txSp>
                          <a:txBody>
                            <a:bodyPr wrap="squar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nl-NL" b="1" dirty="0" smtClean="0"/>
                                <a:t>Kabel_Leiding</a:t>
                              </a:r>
                            </a:p>
                            <a:p>
                              <a:r>
                                <a:rPr lang="nl-NL" dirty="0" smtClean="0"/>
                                <a:t>Data</a:t>
                              </a:r>
                            </a:p>
                            <a:p>
                              <a:r>
                                <a:rPr lang="nl-NL" dirty="0" smtClean="0"/>
                                <a:t>….</a:t>
                              </a:r>
                            </a:p>
                            <a:p>
                              <a:r>
                                <a:rPr lang="nl-NL" dirty="0" smtClean="0"/>
                                <a:t>….</a:t>
                              </a:r>
                              <a:endParaRPr lang="nl-NL" dirty="0"/>
                            </a:p>
                          </a:txBody>
                          <a:useSpRect/>
                        </a:txSp>
                      </a:sp>
                    </a:grpSp>
                    <a:pic>
                      <a:nvPicPr>
                        <a:cNvPr id="4" name="Picture 1"/>
                        <a:cNvPicPr>
                          <a:picLocks noChangeAspect="1" noChangeArrowheads="1"/>
                        </a:cNvPicPr>
                      </a:nvPicPr>
                      <a:blipFill>
                        <a:blip r:embed="rId67" cstate="print"/>
                        <a:srcRect/>
                        <a:stretch>
                          <a:fillRect/>
                        </a:stretch>
                      </a:blipFill>
                      <a:spPr bwMode="auto">
                        <a:xfrm>
                          <a:off x="611560" y="3717032"/>
                          <a:ext cx="7991475" cy="1714500"/>
                        </a:xfrm>
                        <a:prstGeom prst="rect">
                          <a:avLst/>
                        </a:prstGeom>
                        <a:noFill/>
                        <a:ln w="9525">
                          <a:noFill/>
                          <a:miter lim="800000"/>
                          <a:headEnd/>
                          <a:tailEnd/>
                        </a:ln>
                      </a:spPr>
                    </a:pic>
                    <a:sp>
                      <a:nvSpPr>
                        <a:cNvPr id="15" name="Tekstvak 14"/>
                        <a:cNvSpPr txBox="1"/>
                      </a:nvSpPr>
                      <a:spPr>
                        <a:xfrm>
                          <a:off x="3779912" y="1988840"/>
                          <a:ext cx="1127232" cy="369332"/>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b="1" dirty="0" smtClean="0">
                                <a:latin typeface="Verdana" pitchFamily="34" charset="0"/>
                                <a:ea typeface="Verdana" pitchFamily="34" charset="0"/>
                                <a:cs typeface="Verdana" pitchFamily="34" charset="0"/>
                              </a:rPr>
                              <a:t>Linkset</a:t>
                            </a:r>
                            <a:endParaRPr lang="nl-NL" b="1" dirty="0">
                              <a:latin typeface="Verdana" pitchFamily="34" charset="0"/>
                              <a:ea typeface="Verdana" pitchFamily="34" charset="0"/>
                              <a:cs typeface="Verdana" pitchFamily="34" charset="0"/>
                            </a:endParaRPr>
                          </a:p>
                        </a:txBody>
                        <a:useSpRect/>
                      </a:txSp>
                    </a:sp>
                    <a:sp>
                      <a:nvSpPr>
                        <a:cNvPr id="16" name="Tekstvak 15"/>
                        <a:cNvSpPr txBox="1"/>
                      </a:nvSpPr>
                      <a:spPr>
                        <a:xfrm>
                          <a:off x="4067944" y="2780928"/>
                          <a:ext cx="546945"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Link</a:t>
                            </a:r>
                            <a:endParaRPr lang="nl-NL" sz="1200" b="1" dirty="0">
                              <a:latin typeface="Verdana" pitchFamily="34" charset="0"/>
                              <a:ea typeface="Verdana" pitchFamily="34" charset="0"/>
                              <a:cs typeface="Verdana" pitchFamily="34" charset="0"/>
                            </a:endParaRPr>
                          </a:p>
                        </a:txBody>
                        <a:useSpRect/>
                      </a:txSp>
                    </a:sp>
                    <a:sp>
                      <a:nvSpPr>
                        <a:cNvPr id="17" name="Tekstvak 16"/>
                        <a:cNvSpPr txBox="1"/>
                      </a:nvSpPr>
                      <a:spPr>
                        <a:xfrm>
                          <a:off x="13316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8" name="Tekstvak 17"/>
                        <a:cNvSpPr txBox="1"/>
                      </a:nvSpPr>
                      <a:spPr>
                        <a:xfrm>
                          <a:off x="2123728"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19" name="Tekstvak 18"/>
                        <a:cNvSpPr txBox="1"/>
                      </a:nvSpPr>
                      <a:spPr>
                        <a:xfrm>
                          <a:off x="6732240"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0" name="Tekstvak 19"/>
                        <a:cNvSpPr txBox="1"/>
                      </a:nvSpPr>
                      <a:spPr>
                        <a:xfrm>
                          <a:off x="59401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1" name="Tekstvak 20"/>
                        <a:cNvSpPr txBox="1"/>
                      </a:nvSpPr>
                      <a:spPr>
                        <a:xfrm>
                          <a:off x="514806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2" name="Tekstvak 21"/>
                        <a:cNvSpPr txBox="1"/>
                      </a:nvSpPr>
                      <a:spPr>
                        <a:xfrm>
                          <a:off x="291581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3" name="Tekstvak 22"/>
                        <a:cNvSpPr txBox="1"/>
                      </a:nvSpPr>
                      <a:spPr>
                        <a:xfrm>
                          <a:off x="766834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4" name="Tekstvak 23"/>
                        <a:cNvSpPr txBox="1"/>
                      </a:nvSpPr>
                      <a:spPr>
                        <a:xfrm>
                          <a:off x="539552"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5" name="Tekstvak 24"/>
                        <a:cNvSpPr txBox="1"/>
                      </a:nvSpPr>
                      <a:spPr>
                        <a:xfrm>
                          <a:off x="4427984"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sp>
                      <a:nvSpPr>
                        <a:cNvPr id="26" name="Tekstvak 25"/>
                        <a:cNvSpPr txBox="1"/>
                      </a:nvSpPr>
                      <a:spPr>
                        <a:xfrm>
                          <a:off x="3635896" y="3284984"/>
                          <a:ext cx="609462" cy="276999"/>
                        </a:xfrm>
                        <a:prstGeom prst="rect">
                          <a:avLst/>
                        </a:prstGeom>
                        <a:solidFill>
                          <a:srgbClr val="FCED24"/>
                        </a:solidFill>
                      </a:spPr>
                      <a:txSp>
                        <a:txBody>
                          <a:bodyPr wrap="none" rtlCol="0">
                            <a:sp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nl-NL" sz="1200" b="1" dirty="0" smtClean="0">
                                <a:latin typeface="Verdana" pitchFamily="34" charset="0"/>
                                <a:ea typeface="Verdana" pitchFamily="34" charset="0"/>
                                <a:cs typeface="Verdana" pitchFamily="34" charset="0"/>
                              </a:rPr>
                              <a:t>node</a:t>
                            </a:r>
                            <a:endParaRPr lang="nl-NL" sz="1200" b="1" dirty="0">
                              <a:latin typeface="Verdana" pitchFamily="34" charset="0"/>
                              <a:ea typeface="Verdana" pitchFamily="34" charset="0"/>
                              <a:cs typeface="Verdana" pitchFamily="34" charset="0"/>
                            </a:endParaRPr>
                          </a:p>
                        </a:txBody>
                        <a:useSpRect/>
                      </a:txSp>
                    </a:sp>
                    <a:cxnSp>
                      <a:nvCxnSpPr>
                        <a:cNvPr id="27" name="Rechte verbindingslijn met pijl 26"/>
                        <a:cNvCxnSpPr/>
                      </a:nvCxnSpPr>
                      <a:spPr>
                        <a:xfrm flipV="1">
                          <a:off x="4355976" y="2420888"/>
                          <a:ext cx="0" cy="360040"/>
                        </a:xfrm>
                        <a:prstGeom prst="straightConnector1">
                          <a:avLst/>
                        </a:prstGeom>
                        <a:ln w="12700">
                          <a:solidFill>
                            <a:schemeClr val="tx1"/>
                          </a:solidFill>
                          <a:headEnd type="triangle"/>
                          <a:tailEnd type="none"/>
                        </a:ln>
                      </a:spPr>
                      <a:style>
                        <a:lnRef idx="1">
                          <a:schemeClr val="accent1"/>
                        </a:lnRef>
                        <a:fillRef idx="0">
                          <a:schemeClr val="accent1"/>
                        </a:fillRef>
                        <a:effectRef idx="0">
                          <a:schemeClr val="accent1"/>
                        </a:effectRef>
                        <a:fontRef idx="minor">
                          <a:schemeClr val="tx1"/>
                        </a:fontRef>
                      </a:style>
                    </a:cxnSp>
                    <a:sp>
                      <a:nvSpPr>
                        <a:cNvPr id="35" name="Titel 1"/>
                        <a:cNvSpPr txBox="1">
                          <a:spLocks/>
                        </a:cNvSpPr>
                      </a:nvSpPr>
                      <a:spPr>
                        <a:xfrm>
                          <a:off x="3275856" y="2492896"/>
                          <a:ext cx="648072" cy="710952"/>
                        </a:xfrm>
                        <a:prstGeom prst="rect">
                          <a:avLst/>
                        </a:prstGeom>
                      </a:spPr>
                      <a:txSp>
                        <a:txBody>
                          <a:bodyPr vert="horz" lIns="91440" tIns="45720" rIns="91440" bIns="45720" rtlCol="0" anchor="ctr">
                            <a:normAutofit/>
                          </a:bodyPr>
                          <a:lstStyle>
                            <a:defPPr>
                              <a:defRPr lang="nl-NL"/>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marL="0" marR="0" lvl="0" indent="0" algn="ctr" defTabSz="914400" rtl="0" eaLnBrk="1" fontAlgn="auto" latinLnBrk="0" hangingPunct="1">
                              <a:lnSpc>
                                <a:spcPct val="100000"/>
                              </a:lnSpc>
                              <a:spcBef>
                                <a:spcPct val="0"/>
                              </a:spcBef>
                              <a:spcAft>
                                <a:spcPts val="0"/>
                              </a:spcAft>
                              <a:buClrTx/>
                              <a:buSzTx/>
                              <a:buFontTx/>
                              <a:buNone/>
                              <a:tabLst/>
                              <a:defRPr/>
                            </a:pPr>
                            <a:r>
                              <a:rPr kumimoji="0" lang="nl-NL" sz="2400" b="1" i="0" u="none" strike="noStrike" kern="1200" cap="none" spc="0" normalizeH="0" baseline="0" noProof="0" dirty="0" smtClean="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rPr>
                              <a:t>1</a:t>
                            </a:r>
                            <a:endParaRPr kumimoji="0" lang="nl-NL" sz="2400" b="1" i="0" u="none" strike="noStrike" kern="1200" cap="none" spc="0" normalizeH="0" baseline="0" noProof="0" dirty="0">
                              <a:ln>
                                <a:noFill/>
                              </a:ln>
                              <a:solidFill>
                                <a:schemeClr val="tx1"/>
                              </a:solidFill>
                              <a:effectLst/>
                              <a:uLnTx/>
                              <a:uFillTx/>
                              <a:latin typeface="Verdana" panose="020B0604030504040204" pitchFamily="34" charset="0"/>
                              <a:ea typeface="Verdana" panose="020B0604030504040204" pitchFamily="34" charset="0"/>
                              <a:cs typeface="Verdana" panose="020B0604030504040204" pitchFamily="34" charset="0"/>
                            </a:endParaRPr>
                          </a:p>
                        </a:txBody>
                        <a:useSpRect/>
                      </a:txSp>
                    </a:sp>
                  </a:grpSp>
                </lc:lockedCanvas>
              </a:graphicData>
            </a:graphic>
          </wp:anchor>
        </w:drawing>
      </w:r>
      <w:r w:rsidR="00971241" w:rsidRPr="00971241">
        <w:t xml:space="preserve">In deze versie bestaat de </w:t>
      </w:r>
      <w:proofErr w:type="spellStart"/>
      <w:r w:rsidR="00971241" w:rsidRPr="00971241">
        <w:t>linkset</w:t>
      </w:r>
      <w:proofErr w:type="spellEnd"/>
      <w:r w:rsidR="00971241" w:rsidRPr="00971241">
        <w:t xml:space="preserve"> uit 1 link van A naar J. De </w:t>
      </w:r>
      <w:proofErr w:type="spellStart"/>
      <w:r w:rsidR="00971241" w:rsidRPr="00971241">
        <w:t>nodes</w:t>
      </w:r>
      <w:proofErr w:type="spellEnd"/>
      <w:r w:rsidR="00971241" w:rsidRPr="00971241">
        <w:t xml:space="preserve"> zijn apart ‘bovenop’ de leiding weergegeven. Er is geen enkele netwerk</w:t>
      </w:r>
      <w:r w:rsidR="008C14E8">
        <w:t>t</w:t>
      </w:r>
      <w:r w:rsidR="00971241" w:rsidRPr="00971241">
        <w:t>opologie.</w:t>
      </w:r>
      <w:ins w:id="945" w:author="Paul Janssen" w:date="2020-07-06T10:56:00Z">
        <w:r w:rsidR="00BC5EE1">
          <w:br w:type="page"/>
        </w:r>
      </w:ins>
    </w:p>
    <w:p w14:paraId="66CFFE17" w14:textId="56A58BFD" w:rsidR="00BC5EE1" w:rsidRDefault="00BC5EE1" w:rsidP="00BC5EE1">
      <w:pPr>
        <w:rPr>
          <w:ins w:id="946" w:author="Paul Janssen" w:date="2020-07-06T10:58:00Z"/>
        </w:rPr>
      </w:pPr>
    </w:p>
    <w:p w14:paraId="54539364" w14:textId="0AD24E39" w:rsidR="00BC5EE1" w:rsidRDefault="00BC5EE1" w:rsidP="00BC5EE1">
      <w:pPr>
        <w:pStyle w:val="Hoofdstukx"/>
        <w:rPr>
          <w:ins w:id="947" w:author="Paul Janssen" w:date="2020-07-06T10:58:00Z"/>
        </w:rPr>
      </w:pPr>
    </w:p>
    <w:p w14:paraId="254A57C5" w14:textId="3EBD12BB" w:rsidR="00BC5EE1" w:rsidRDefault="00BC5EE1" w:rsidP="00BC5EE1">
      <w:pPr>
        <w:pStyle w:val="Hoofdstuktitel"/>
        <w:rPr>
          <w:ins w:id="948" w:author="Paul Janssen" w:date="2020-07-06T11:00:00Z"/>
        </w:rPr>
      </w:pPr>
      <w:bookmarkStart w:id="949" w:name="_Toc45195677"/>
      <w:ins w:id="950" w:author="Paul Janssen" w:date="2020-07-06T10:58:00Z">
        <w:r>
          <w:t xml:space="preserve">Bijlage </w:t>
        </w:r>
      </w:ins>
      <w:ins w:id="951" w:author="Paul Janssen" w:date="2020-07-06T10:59:00Z">
        <w:r>
          <w:t>3</w:t>
        </w:r>
      </w:ins>
      <w:ins w:id="952" w:author="Paul Janssen" w:date="2020-07-06T10:58:00Z">
        <w:r>
          <w:t>: Toelichting</w:t>
        </w:r>
      </w:ins>
      <w:ins w:id="953" w:author="Paul Janssen" w:date="2020-07-06T10:59:00Z">
        <w:r>
          <w:t xml:space="preserve"> op geometrie voor visua</w:t>
        </w:r>
      </w:ins>
      <w:ins w:id="954" w:author="Paul Janssen" w:date="2020-07-06T11:00:00Z">
        <w:r>
          <w:t>l</w:t>
        </w:r>
      </w:ins>
      <w:ins w:id="955" w:author="Paul Janssen" w:date="2020-07-06T10:59:00Z">
        <w:r>
          <w:t>isatie</w:t>
        </w:r>
      </w:ins>
      <w:ins w:id="956" w:author="Paul Janssen" w:date="2020-07-06T10:58:00Z">
        <w:r>
          <w:t>.</w:t>
        </w:r>
      </w:ins>
      <w:bookmarkEnd w:id="949"/>
    </w:p>
    <w:p w14:paraId="6172D4CF" w14:textId="13F256D2" w:rsidR="00BC5EE1" w:rsidRDefault="00402717" w:rsidP="00BC5EE1">
      <w:pPr>
        <w:rPr>
          <w:ins w:id="957" w:author="Paul Janssen" w:date="2020-07-06T11:04:00Z"/>
        </w:rPr>
      </w:pPr>
      <w:ins w:id="958" w:author="Paul Janssen" w:date="2020-07-06T11:04:00Z">
        <w:r>
          <w:rPr>
            <w:noProof/>
          </w:rPr>
          <w:drawing>
            <wp:anchor distT="0" distB="0" distL="114300" distR="114300" simplePos="0" relativeHeight="251658240" behindDoc="0" locked="0" layoutInCell="1" allowOverlap="1" wp14:anchorId="5261E67E" wp14:editId="02DDE940">
              <wp:simplePos x="0" y="0"/>
              <wp:positionH relativeFrom="column">
                <wp:posOffset>0</wp:posOffset>
              </wp:positionH>
              <wp:positionV relativeFrom="paragraph">
                <wp:posOffset>371588</wp:posOffset>
              </wp:positionV>
              <wp:extent cx="1774190" cy="983615"/>
              <wp:effectExtent l="0" t="0" r="0" b="0"/>
              <wp:wrapTopAndBottom/>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774190" cy="983615"/>
                      </a:xfrm>
                      <a:prstGeom prst="rect">
                        <a:avLst/>
                      </a:prstGeom>
                    </pic:spPr>
                  </pic:pic>
                </a:graphicData>
              </a:graphic>
              <wp14:sizeRelH relativeFrom="page">
                <wp14:pctWidth>0</wp14:pctWidth>
              </wp14:sizeRelH>
              <wp14:sizeRelV relativeFrom="page">
                <wp14:pctHeight>0</wp14:pctHeight>
              </wp14:sizeRelV>
            </wp:anchor>
          </w:drawing>
        </w:r>
      </w:ins>
      <w:ins w:id="959" w:author="Paul Janssen" w:date="2020-07-06T11:23:00Z">
        <w:r w:rsidRPr="00C37864">
          <w:t xml:space="preserve">Voor het apart visualiseren van het gebied dat in de informatiepolygoon zit maar niet in de graafpolygoon is </w:t>
        </w:r>
        <w:r>
          <w:t xml:space="preserve">bij het objecttype Informatiepolygoon </w:t>
        </w:r>
        <w:r w:rsidRPr="00C37864">
          <w:t>de</w:t>
        </w:r>
        <w:r>
          <w:t xml:space="preserve"> </w:t>
        </w:r>
        <w:proofErr w:type="spellStart"/>
        <w:r w:rsidRPr="00C37864">
          <w:t>geometrie</w:t>
        </w:r>
        <w:r>
          <w:t>VoorVisualisatie</w:t>
        </w:r>
        <w:proofErr w:type="spellEnd"/>
        <w:r w:rsidRPr="00C37864">
          <w:t xml:space="preserve"> </w:t>
        </w:r>
        <w:r>
          <w:t>opgenomen</w:t>
        </w:r>
        <w:r w:rsidRPr="00C37864">
          <w:t>.</w:t>
        </w:r>
      </w:ins>
    </w:p>
    <w:p w14:paraId="3655C573" w14:textId="1A2EC046" w:rsidR="00BC5EE1" w:rsidRPr="002E3D25" w:rsidRDefault="00BC5EE1">
      <w:pPr>
        <w:rPr>
          <w:ins w:id="960" w:author="Paul Janssen" w:date="2020-07-06T10:58:00Z"/>
        </w:rPr>
        <w:pPrChange w:id="961" w:author="Paul Janssen" w:date="2020-07-06T11:03:00Z">
          <w:pPr>
            <w:pStyle w:val="Hoofdstuktitel"/>
          </w:pPr>
        </w:pPrChange>
      </w:pPr>
    </w:p>
    <w:p w14:paraId="4D0B13C5" w14:textId="2FAD39CF" w:rsidR="006124EF" w:rsidRDefault="00BC5EE1">
      <w:pPr>
        <w:contextualSpacing/>
      </w:pPr>
      <w:ins w:id="962" w:author="Paul Janssen" w:date="2020-07-06T10:58:00Z">
        <w:r>
          <w:rPr>
            <w:noProof/>
          </w:rPr>
          <w:drawing>
            <wp:anchor distT="0" distB="0" distL="114300" distR="114300" simplePos="0" relativeHeight="251661312" behindDoc="0" locked="0" layoutInCell="1" allowOverlap="1" wp14:anchorId="3494E163" wp14:editId="05180074">
              <wp:simplePos x="0" y="0"/>
              <wp:positionH relativeFrom="column">
                <wp:posOffset>-57</wp:posOffset>
              </wp:positionH>
              <wp:positionV relativeFrom="paragraph">
                <wp:posOffset>775117</wp:posOffset>
              </wp:positionV>
              <wp:extent cx="4824730" cy="3790315"/>
              <wp:effectExtent l="0" t="0" r="0" b="0"/>
              <wp:wrapTopAndBottom/>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824730" cy="3790315"/>
                      </a:xfrm>
                      <a:prstGeom prst="rect">
                        <a:avLst/>
                      </a:prstGeom>
                      <a:noFill/>
                    </pic:spPr>
                  </pic:pic>
                </a:graphicData>
              </a:graphic>
              <wp14:sizeRelH relativeFrom="page">
                <wp14:pctWidth>0</wp14:pctWidth>
              </wp14:sizeRelH>
              <wp14:sizeRelV relativeFrom="page">
                <wp14:pctHeight>0</wp14:pctHeight>
              </wp14:sizeRelV>
            </wp:anchor>
          </w:drawing>
        </w:r>
      </w:ins>
      <w:ins w:id="963" w:author="Paul Janssen" w:date="2020-07-06T11:09:00Z">
        <w:r w:rsidR="006124EF" w:rsidRPr="006124EF">
          <w:rPr>
            <w:rPrChange w:id="964" w:author="Paul Janssen" w:date="2020-07-06T11:13:00Z">
              <w:rPr>
                <w:rFonts w:ascii="Calibri" w:hAnsi="Calibri" w:cs="Calibri"/>
                <w:sz w:val="20"/>
                <w:szCs w:val="20"/>
              </w:rPr>
            </w:rPrChange>
          </w:rPr>
          <w:t xml:space="preserve">Het gebied is een vlak of een </w:t>
        </w:r>
        <w:proofErr w:type="spellStart"/>
        <w:r w:rsidR="006124EF" w:rsidRPr="006124EF">
          <w:rPr>
            <w:rPrChange w:id="965" w:author="Paul Janssen" w:date="2020-07-06T11:13:00Z">
              <w:rPr>
                <w:rFonts w:ascii="Calibri" w:hAnsi="Calibri" w:cs="Calibri"/>
                <w:sz w:val="20"/>
                <w:szCs w:val="20"/>
              </w:rPr>
            </w:rPrChange>
          </w:rPr>
          <w:t>multivlak</w:t>
        </w:r>
        <w:proofErr w:type="spellEnd"/>
        <w:r w:rsidR="006124EF" w:rsidRPr="006124EF">
          <w:rPr>
            <w:rPrChange w:id="966" w:author="Paul Janssen" w:date="2020-07-06T11:13:00Z">
              <w:rPr>
                <w:rFonts w:ascii="Calibri" w:hAnsi="Calibri" w:cs="Calibri"/>
                <w:sz w:val="20"/>
                <w:szCs w:val="20"/>
              </w:rPr>
            </w:rPrChange>
          </w:rPr>
          <w:t xml:space="preserve"> en omvat h</w:t>
        </w:r>
      </w:ins>
      <w:ins w:id="967" w:author="Paul Janssen" w:date="2020-07-06T11:10:00Z">
        <w:r w:rsidR="006124EF" w:rsidRPr="006124EF">
          <w:rPr>
            <w:rPrChange w:id="968" w:author="Paul Janssen" w:date="2020-07-06T11:13:00Z">
              <w:rPr>
                <w:rFonts w:ascii="Calibri" w:hAnsi="Calibri" w:cs="Calibri"/>
                <w:sz w:val="20"/>
                <w:szCs w:val="20"/>
              </w:rPr>
            </w:rPrChange>
          </w:rPr>
          <w:t>et gebied van de informatiepolygoon exclusief het gebied van de graa</w:t>
        </w:r>
      </w:ins>
      <w:ins w:id="969" w:author="Paul Janssen" w:date="2020-07-06T11:11:00Z">
        <w:r w:rsidR="006124EF" w:rsidRPr="006124EF">
          <w:rPr>
            <w:rPrChange w:id="970" w:author="Paul Janssen" w:date="2020-07-06T11:13:00Z">
              <w:rPr>
                <w:rFonts w:ascii="Calibri" w:hAnsi="Calibri" w:cs="Calibri"/>
                <w:sz w:val="20"/>
                <w:szCs w:val="20"/>
              </w:rPr>
            </w:rPrChange>
          </w:rPr>
          <w:t>fpolygoon</w:t>
        </w:r>
      </w:ins>
      <w:ins w:id="971" w:author="Paul Janssen" w:date="2020-07-06T11:12:00Z">
        <w:r w:rsidR="006124EF" w:rsidRPr="006124EF">
          <w:rPr>
            <w:rPrChange w:id="972" w:author="Paul Janssen" w:date="2020-07-06T11:13:00Z">
              <w:rPr>
                <w:rFonts w:ascii="Calibri" w:hAnsi="Calibri" w:cs="Calibri"/>
                <w:sz w:val="20"/>
                <w:szCs w:val="20"/>
              </w:rPr>
            </w:rPrChange>
          </w:rPr>
          <w:t>. In onderstaan</w:t>
        </w:r>
      </w:ins>
      <w:ins w:id="973" w:author="Paul Janssen" w:date="2020-07-06T11:13:00Z">
        <w:r w:rsidR="006124EF" w:rsidRPr="006124EF">
          <w:rPr>
            <w:rPrChange w:id="974" w:author="Paul Janssen" w:date="2020-07-06T11:13:00Z">
              <w:rPr>
                <w:rFonts w:ascii="Calibri" w:hAnsi="Calibri" w:cs="Calibri"/>
                <w:sz w:val="20"/>
                <w:szCs w:val="20"/>
              </w:rPr>
            </w:rPrChange>
          </w:rPr>
          <w:t xml:space="preserve">d </w:t>
        </w:r>
      </w:ins>
      <w:ins w:id="975" w:author="Paul Janssen" w:date="2020-07-06T11:12:00Z">
        <w:r w:rsidR="006124EF" w:rsidRPr="006124EF">
          <w:rPr>
            <w:rPrChange w:id="976" w:author="Paul Janssen" w:date="2020-07-06T11:13:00Z">
              <w:rPr>
                <w:rFonts w:ascii="Calibri" w:hAnsi="Calibri" w:cs="Calibri"/>
                <w:sz w:val="20"/>
                <w:szCs w:val="20"/>
              </w:rPr>
            </w:rPrChange>
          </w:rPr>
          <w:t xml:space="preserve">figuur zijn </w:t>
        </w:r>
      </w:ins>
      <w:ins w:id="977" w:author="Paul Janssen" w:date="2020-07-06T11:13:00Z">
        <w:r w:rsidR="006124EF" w:rsidRPr="006124EF">
          <w:rPr>
            <w:rPrChange w:id="978" w:author="Paul Janssen" w:date="2020-07-06T11:13:00Z">
              <w:rPr>
                <w:rFonts w:ascii="Calibri" w:hAnsi="Calibri" w:cs="Calibri"/>
                <w:sz w:val="20"/>
                <w:szCs w:val="20"/>
              </w:rPr>
            </w:rPrChange>
          </w:rPr>
          <w:t xml:space="preserve">de 4 </w:t>
        </w:r>
      </w:ins>
      <w:ins w:id="979" w:author="Paul Janssen" w:date="2020-07-06T11:21:00Z">
        <w:r w:rsidR="00402717">
          <w:t>situaties</w:t>
        </w:r>
      </w:ins>
      <w:ins w:id="980" w:author="Paul Janssen" w:date="2020-07-06T11:13:00Z">
        <w:r w:rsidR="006124EF" w:rsidRPr="006124EF">
          <w:rPr>
            <w:rPrChange w:id="981" w:author="Paul Janssen" w:date="2020-07-06T11:13:00Z">
              <w:rPr>
                <w:rFonts w:ascii="Calibri" w:hAnsi="Calibri" w:cs="Calibri"/>
                <w:sz w:val="20"/>
                <w:szCs w:val="20"/>
              </w:rPr>
            </w:rPrChange>
          </w:rPr>
          <w:t xml:space="preserve"> opgenomen die zich kunnen voordoen bij het bepalen van de geometrie voor visualisatie.</w:t>
        </w:r>
      </w:ins>
    </w:p>
    <w:sectPr w:rsidR="006124EF" w:rsidSect="00672722">
      <w:pgSz w:w="11906" w:h="16838" w:code="9"/>
      <w:pgMar w:top="2552" w:right="1622" w:bottom="1531" w:left="1622" w:header="0" w:footer="5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4A56E0" w14:textId="77777777" w:rsidR="00CA6ED1" w:rsidRDefault="00CA6ED1">
      <w:r>
        <w:separator/>
      </w:r>
    </w:p>
    <w:p w14:paraId="53F39E46" w14:textId="77777777" w:rsidR="00CA6ED1" w:rsidRDefault="00CA6ED1"/>
  </w:endnote>
  <w:endnote w:type="continuationSeparator" w:id="0">
    <w:p w14:paraId="12F2A006" w14:textId="77777777" w:rsidR="00CA6ED1" w:rsidRDefault="00CA6ED1">
      <w:r>
        <w:continuationSeparator/>
      </w:r>
    </w:p>
    <w:p w14:paraId="00F1C413" w14:textId="77777777" w:rsidR="00CA6ED1" w:rsidRDefault="00CA6ED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ArialMT">
    <w:altName w:val="Arial"/>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720" w:type="dxa"/>
      <w:tblLook w:val="01E0" w:firstRow="1" w:lastRow="1" w:firstColumn="1" w:lastColumn="1" w:noHBand="0" w:noVBand="0"/>
    </w:tblPr>
    <w:tblGrid>
      <w:gridCol w:w="648"/>
      <w:gridCol w:w="8820"/>
    </w:tblGrid>
    <w:tr w:rsidR="00B11509" w:rsidRPr="00C7450D" w14:paraId="43A5E0EB" w14:textId="77777777">
      <w:tc>
        <w:tcPr>
          <w:tcW w:w="648" w:type="dxa"/>
        </w:tcPr>
        <w:p w14:paraId="46C1C246" w14:textId="77777777" w:rsidR="00B11509" w:rsidRPr="00E2691E" w:rsidRDefault="00B11509" w:rsidP="00BB25BB">
          <w:r>
            <w:fldChar w:fldCharType="begin"/>
          </w:r>
          <w:r>
            <w:instrText xml:space="preserve"> PAGE </w:instrText>
          </w:r>
          <w:r>
            <w:fldChar w:fldCharType="separate"/>
          </w:r>
          <w:r>
            <w:rPr>
              <w:noProof/>
            </w:rPr>
            <w:t>2</w:t>
          </w:r>
          <w:r>
            <w:rPr>
              <w:noProof/>
            </w:rPr>
            <w:fldChar w:fldCharType="end"/>
          </w:r>
        </w:p>
      </w:tc>
      <w:tc>
        <w:tcPr>
          <w:tcW w:w="8820" w:type="dxa"/>
        </w:tcPr>
        <w:p w14:paraId="1246DD56" w14:textId="6EDE4F8A" w:rsidR="00B11509" w:rsidRPr="00C7450D" w:rsidRDefault="00B11509" w:rsidP="00BB25BB">
          <w:r w:rsidRPr="00C7450D">
            <w:t xml:space="preserve">Geonovum – </w:t>
          </w:r>
          <w:r>
            <w:fldChar w:fldCharType="begin"/>
          </w:r>
          <w:r w:rsidRPr="00C7450D">
            <w:instrText xml:space="preserve"> REF Rapporttitel \h </w:instrText>
          </w:r>
          <w:r>
            <w:fldChar w:fldCharType="separate"/>
          </w:r>
          <w:r w:rsidR="00F17C97">
            <w:rPr>
              <w:b/>
              <w:bCs/>
            </w:rPr>
            <w:t>Fout! Verwijzingsbron niet gevonden.</w:t>
          </w:r>
          <w:r>
            <w:fldChar w:fldCharType="end"/>
          </w:r>
        </w:p>
      </w:tc>
    </w:tr>
  </w:tbl>
  <w:p w14:paraId="4DB26572" w14:textId="77777777" w:rsidR="00B11509" w:rsidRPr="00C7450D" w:rsidRDefault="00B11509" w:rsidP="00064FFB"/>
  <w:p w14:paraId="4FEAAA98" w14:textId="77777777" w:rsidR="00B11509" w:rsidRPr="00C7450D" w:rsidRDefault="00B11509" w:rsidP="00064FFB"/>
  <w:p w14:paraId="789F5D6F" w14:textId="77777777" w:rsidR="00B11509" w:rsidRPr="00C7450D" w:rsidRDefault="00B1150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AB60EE" w14:textId="77777777" w:rsidR="00B11509" w:rsidRDefault="00B11509"/>
  <w:p w14:paraId="18B2438F" w14:textId="77777777" w:rsidR="00B11509" w:rsidRDefault="00B1150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375" w:type="dxa"/>
      <w:tblInd w:w="-612" w:type="dxa"/>
      <w:tblLook w:val="01E0" w:firstRow="1" w:lastRow="1" w:firstColumn="1" w:lastColumn="1" w:noHBand="0" w:noVBand="0"/>
    </w:tblPr>
    <w:tblGrid>
      <w:gridCol w:w="540"/>
      <w:gridCol w:w="8835"/>
    </w:tblGrid>
    <w:tr w:rsidR="00B11509" w:rsidRPr="008A6C4C" w14:paraId="4743FB53" w14:textId="77777777">
      <w:trPr>
        <w:trHeight w:val="182"/>
      </w:trPr>
      <w:tc>
        <w:tcPr>
          <w:tcW w:w="540" w:type="dxa"/>
        </w:tcPr>
        <w:p w14:paraId="5EF1262C" w14:textId="77777777" w:rsidR="00B11509" w:rsidRPr="007008A1" w:rsidRDefault="00B11509" w:rsidP="00796267">
          <w:pPr>
            <w:rPr>
              <w:sz w:val="14"/>
              <w:szCs w:val="14"/>
            </w:rPr>
          </w:pPr>
          <w:r w:rsidRPr="007008A1">
            <w:rPr>
              <w:sz w:val="14"/>
              <w:szCs w:val="14"/>
            </w:rPr>
            <w:fldChar w:fldCharType="begin"/>
          </w:r>
          <w:r w:rsidRPr="007008A1">
            <w:rPr>
              <w:sz w:val="14"/>
              <w:szCs w:val="14"/>
            </w:rPr>
            <w:instrText xml:space="preserve"> PAGE </w:instrText>
          </w:r>
          <w:r w:rsidRPr="007008A1">
            <w:rPr>
              <w:sz w:val="14"/>
              <w:szCs w:val="14"/>
            </w:rPr>
            <w:fldChar w:fldCharType="separate"/>
          </w:r>
          <w:r>
            <w:rPr>
              <w:noProof/>
              <w:sz w:val="14"/>
              <w:szCs w:val="14"/>
            </w:rPr>
            <w:t>73</w:t>
          </w:r>
          <w:r w:rsidRPr="007008A1">
            <w:rPr>
              <w:sz w:val="14"/>
              <w:szCs w:val="14"/>
            </w:rPr>
            <w:fldChar w:fldCharType="end"/>
          </w:r>
        </w:p>
      </w:tc>
      <w:tc>
        <w:tcPr>
          <w:tcW w:w="8835" w:type="dxa"/>
        </w:tcPr>
        <w:p w14:paraId="73CEB5BF" w14:textId="77777777" w:rsidR="00B11509" w:rsidRDefault="00B11509" w:rsidP="00547B4D">
          <w:r w:rsidRPr="000427A2">
            <w:rPr>
              <w:sz w:val="14"/>
              <w:szCs w:val="14"/>
              <w:lang w:val="en-US"/>
            </w:rPr>
            <w:t xml:space="preserve">Rapport </w:t>
          </w:r>
          <w:proofErr w:type="spellStart"/>
          <w:r w:rsidRPr="00547B4D">
            <w:rPr>
              <w:sz w:val="14"/>
              <w:szCs w:val="14"/>
              <w:lang w:val="en-US"/>
              <w:rPrChange w:id="38" w:author="Paul Janssen" w:date="2020-06-09T09:39:00Z">
                <w:rPr/>
              </w:rPrChange>
            </w:rPr>
            <w:t>Informatiemodel</w:t>
          </w:r>
          <w:proofErr w:type="spellEnd"/>
          <w:r w:rsidRPr="00547B4D">
            <w:rPr>
              <w:sz w:val="14"/>
              <w:szCs w:val="14"/>
              <w:lang w:val="en-US"/>
              <w:rPrChange w:id="39" w:author="Paul Janssen" w:date="2020-06-09T09:39:00Z">
                <w:rPr/>
              </w:rPrChange>
            </w:rPr>
            <w:t xml:space="preserve"> </w:t>
          </w:r>
          <w:proofErr w:type="spellStart"/>
          <w:r w:rsidRPr="00547B4D">
            <w:rPr>
              <w:sz w:val="14"/>
              <w:szCs w:val="14"/>
              <w:lang w:val="en-US"/>
              <w:rPrChange w:id="40" w:author="Paul Janssen" w:date="2020-06-09T09:39:00Z">
                <w:rPr/>
              </w:rPrChange>
            </w:rPr>
            <w:t>Kabels</w:t>
          </w:r>
          <w:proofErr w:type="spellEnd"/>
          <w:r w:rsidRPr="00547B4D">
            <w:rPr>
              <w:sz w:val="14"/>
              <w:szCs w:val="14"/>
              <w:lang w:val="en-US"/>
              <w:rPrChange w:id="41" w:author="Paul Janssen" w:date="2020-06-09T09:39:00Z">
                <w:rPr/>
              </w:rPrChange>
            </w:rPr>
            <w:t xml:space="preserve"> </w:t>
          </w:r>
          <w:proofErr w:type="spellStart"/>
          <w:r w:rsidRPr="00547B4D">
            <w:rPr>
              <w:sz w:val="14"/>
              <w:szCs w:val="14"/>
              <w:lang w:val="en-US"/>
              <w:rPrChange w:id="42" w:author="Paul Janssen" w:date="2020-06-09T09:39:00Z">
                <w:rPr/>
              </w:rPrChange>
            </w:rPr>
            <w:t>en</w:t>
          </w:r>
          <w:proofErr w:type="spellEnd"/>
          <w:r w:rsidRPr="00547B4D">
            <w:rPr>
              <w:sz w:val="14"/>
              <w:szCs w:val="14"/>
              <w:lang w:val="en-US"/>
              <w:rPrChange w:id="43" w:author="Paul Janssen" w:date="2020-06-09T09:39:00Z">
                <w:rPr/>
              </w:rPrChange>
            </w:rPr>
            <w:t xml:space="preserve"> </w:t>
          </w:r>
          <w:proofErr w:type="spellStart"/>
          <w:r w:rsidRPr="00547B4D">
            <w:rPr>
              <w:sz w:val="14"/>
              <w:szCs w:val="14"/>
              <w:lang w:val="en-US"/>
              <w:rPrChange w:id="44" w:author="Paul Janssen" w:date="2020-06-09T09:39:00Z">
                <w:rPr/>
              </w:rPrChange>
            </w:rPr>
            <w:t>Leidingen</w:t>
          </w:r>
          <w:proofErr w:type="spellEnd"/>
          <w:r w:rsidRPr="00547B4D">
            <w:rPr>
              <w:sz w:val="14"/>
              <w:szCs w:val="14"/>
              <w:lang w:val="en-US"/>
              <w:rPrChange w:id="45" w:author="Paul Janssen" w:date="2020-06-09T09:39:00Z">
                <w:rPr/>
              </w:rPrChange>
            </w:rPr>
            <w:t xml:space="preserve"> (IMKL)</w:t>
          </w:r>
        </w:p>
        <w:p w14:paraId="64526044" w14:textId="6B831DEF" w:rsidR="00B11509" w:rsidRPr="000427A2" w:rsidRDefault="00B11509" w:rsidP="00EF1617">
          <w:pPr>
            <w:rPr>
              <w:sz w:val="14"/>
              <w:szCs w:val="14"/>
              <w:lang w:val="en-US"/>
            </w:rPr>
          </w:pPr>
        </w:p>
      </w:tc>
    </w:tr>
  </w:tbl>
  <w:p w14:paraId="160D8B34" w14:textId="77777777" w:rsidR="00B11509" w:rsidRPr="000427A2" w:rsidRDefault="00B11509">
    <w:pPr>
      <w:rPr>
        <w:lang w:val="en-US"/>
      </w:rPr>
    </w:pPr>
  </w:p>
  <w:p w14:paraId="20A1FA85" w14:textId="77777777" w:rsidR="00B11509" w:rsidRPr="000427A2" w:rsidRDefault="00B11509">
    <w:pP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C565F0" w14:textId="77777777" w:rsidR="00CA6ED1" w:rsidRDefault="00CA6ED1">
      <w:r>
        <w:separator/>
      </w:r>
    </w:p>
    <w:p w14:paraId="09E4724C" w14:textId="77777777" w:rsidR="00CA6ED1" w:rsidRDefault="00CA6ED1"/>
  </w:footnote>
  <w:footnote w:type="continuationSeparator" w:id="0">
    <w:p w14:paraId="7EB3F254" w14:textId="77777777" w:rsidR="00CA6ED1" w:rsidRDefault="00CA6ED1">
      <w:r>
        <w:continuationSeparator/>
      </w:r>
    </w:p>
    <w:p w14:paraId="58647328" w14:textId="77777777" w:rsidR="00CA6ED1" w:rsidRDefault="00CA6ED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5A5C62" w14:textId="77777777" w:rsidR="00B11509" w:rsidRDefault="00B11509" w:rsidP="00064FFB">
    <w:pPr>
      <w:jc w:val="center"/>
    </w:pPr>
  </w:p>
  <w:p w14:paraId="5E96E328" w14:textId="77777777" w:rsidR="00B11509" w:rsidRDefault="00B11509">
    <w:r>
      <w:rPr>
        <w:noProof/>
      </w:rPr>
      <w:drawing>
        <wp:anchor distT="0" distB="0" distL="114300" distR="114300" simplePos="0" relativeHeight="251656704" behindDoc="0" locked="0" layoutInCell="1" allowOverlap="1" wp14:anchorId="466EB6BB" wp14:editId="20650DEC">
          <wp:simplePos x="0" y="0"/>
          <wp:positionH relativeFrom="column">
            <wp:posOffset>1714500</wp:posOffset>
          </wp:positionH>
          <wp:positionV relativeFrom="paragraph">
            <wp:posOffset>20320</wp:posOffset>
          </wp:positionV>
          <wp:extent cx="2059940" cy="1043940"/>
          <wp:effectExtent l="19050" t="0" r="0" b="0"/>
          <wp:wrapNone/>
          <wp:docPr id="1" name="Afbeelding 5" descr="geonovum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descr="geonovum logo"/>
                  <pic:cNvPicPr>
                    <a:picLocks noChangeAspect="1" noChangeArrowheads="1"/>
                  </pic:cNvPicPr>
                </pic:nvPicPr>
                <pic:blipFill>
                  <a:blip r:embed="rId1"/>
                  <a:srcRect/>
                  <a:stretch>
                    <a:fillRect/>
                  </a:stretch>
                </pic:blipFill>
                <pic:spPr bwMode="auto">
                  <a:xfrm>
                    <a:off x="0" y="0"/>
                    <a:ext cx="2059940" cy="1043940"/>
                  </a:xfrm>
                  <a:prstGeom prst="rect">
                    <a:avLst/>
                  </a:prstGeom>
                  <a:noFill/>
                  <a:ln w="9525">
                    <a:noFill/>
                    <a:miter lim="800000"/>
                    <a:headEnd/>
                    <a:tailEnd/>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32641D" w14:textId="77777777" w:rsidR="00B11509" w:rsidRDefault="00B11509" w:rsidP="00064FFB">
    <w:pPr>
      <w:jc w:val="center"/>
    </w:pPr>
    <w:r>
      <w:rPr>
        <w:noProof/>
      </w:rPr>
      <w:drawing>
        <wp:anchor distT="0" distB="0" distL="114300" distR="114300" simplePos="0" relativeHeight="251657216" behindDoc="0" locked="0" layoutInCell="1" allowOverlap="1" wp14:anchorId="5FD3DAC5" wp14:editId="5D7C8EB5">
          <wp:simplePos x="0" y="0"/>
          <wp:positionH relativeFrom="column">
            <wp:posOffset>2057400</wp:posOffset>
          </wp:positionH>
          <wp:positionV relativeFrom="paragraph">
            <wp:posOffset>20320</wp:posOffset>
          </wp:positionV>
          <wp:extent cx="1395730" cy="466090"/>
          <wp:effectExtent l="19050" t="0" r="0" b="0"/>
          <wp:wrapNone/>
          <wp:docPr id="16" name="Afbeelding 4" descr="geonovum logo k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descr="geonovum logo klein"/>
                  <pic:cNvPicPr>
                    <a:picLocks noChangeAspect="1" noChangeArrowheads="1"/>
                  </pic:cNvPicPr>
                </pic:nvPicPr>
                <pic:blipFill>
                  <a:blip r:embed="rId1"/>
                  <a:srcRect/>
                  <a:stretch>
                    <a:fillRect/>
                  </a:stretch>
                </pic:blipFill>
                <pic:spPr bwMode="auto">
                  <a:xfrm>
                    <a:off x="0" y="0"/>
                    <a:ext cx="1395730" cy="466090"/>
                  </a:xfrm>
                  <a:prstGeom prst="rect">
                    <a:avLst/>
                  </a:prstGeom>
                  <a:noFill/>
                  <a:ln w="9525">
                    <a:noFill/>
                    <a:miter lim="800000"/>
                    <a:headEnd/>
                    <a:tailEnd/>
                  </a:ln>
                </pic:spPr>
              </pic:pic>
            </a:graphicData>
          </a:graphic>
        </wp:anchor>
      </w:drawing>
    </w:r>
  </w:p>
  <w:p w14:paraId="5637707E" w14:textId="77777777" w:rsidR="00B11509" w:rsidRDefault="00B1150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59882B5E"/>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39D8655C"/>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6D98B760"/>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BF9402B4"/>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93965584"/>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E3A119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FB0991E"/>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52613CA"/>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32A989E"/>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B558A39E"/>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2830575"/>
    <w:multiLevelType w:val="multilevel"/>
    <w:tmpl w:val="F8B2690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07211F73"/>
    <w:multiLevelType w:val="hybridMultilevel"/>
    <w:tmpl w:val="329844C2"/>
    <w:lvl w:ilvl="0" w:tplc="76503CC2">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0791086F"/>
    <w:multiLevelType w:val="multilevel"/>
    <w:tmpl w:val="6A7A4F9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0DDF5CC4"/>
    <w:multiLevelType w:val="multilevel"/>
    <w:tmpl w:val="2960BBC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0F321E76"/>
    <w:multiLevelType w:val="hybridMultilevel"/>
    <w:tmpl w:val="9446D25C"/>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FF42A28"/>
    <w:multiLevelType w:val="hybridMultilevel"/>
    <w:tmpl w:val="CE16C238"/>
    <w:lvl w:ilvl="0" w:tplc="839C92C8">
      <w:start w:val="1"/>
      <w:numFmt w:val="decimal"/>
      <w:pStyle w:val="subsubparagraaftitel"/>
      <w:lvlText w:val="%1.1.1.1"/>
      <w:lvlJc w:val="left"/>
      <w:pPr>
        <w:ind w:left="36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15441181"/>
    <w:multiLevelType w:val="hybridMultilevel"/>
    <w:tmpl w:val="76CE3B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D67A2E"/>
    <w:multiLevelType w:val="hybridMultilevel"/>
    <w:tmpl w:val="8D36BBF8"/>
    <w:lvl w:ilvl="0" w:tplc="337EB500">
      <w:start w:val="1"/>
      <w:numFmt w:val="decimal"/>
      <w:pStyle w:val="Recommendation"/>
      <w:lvlText w:val="Recommendation %1"/>
      <w:lvlJc w:val="left"/>
      <w:pPr>
        <w:tabs>
          <w:tab w:val="num" w:pos="3240"/>
        </w:tabs>
        <w:ind w:left="2041" w:hanging="2041"/>
      </w:pPr>
      <w:rPr>
        <w:rFonts w:hint="default"/>
        <w:b/>
        <w:i w:val="0"/>
        <w:color w:val="333399"/>
      </w:rPr>
    </w:lvl>
    <w:lvl w:ilvl="1" w:tplc="04070019">
      <w:start w:val="1"/>
      <w:numFmt w:val="bullet"/>
      <w:lvlText w:val=""/>
      <w:lvlJc w:val="left"/>
      <w:pPr>
        <w:tabs>
          <w:tab w:val="num" w:pos="1440"/>
        </w:tabs>
        <w:ind w:left="1440" w:hanging="360"/>
      </w:pPr>
      <w:rPr>
        <w:rFonts w:ascii="Symbol" w:hAnsi="Symbol" w:hint="default"/>
        <w:b/>
        <w:i w:val="0"/>
        <w:color w:val="333399"/>
      </w:rPr>
    </w:lvl>
    <w:lvl w:ilvl="2" w:tplc="0407001B">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8" w15:restartNumberingAfterBreak="0">
    <w:nsid w:val="176002B3"/>
    <w:multiLevelType w:val="hybridMultilevel"/>
    <w:tmpl w:val="0D46943A"/>
    <w:lvl w:ilvl="0" w:tplc="13D2AAC0">
      <w:start w:val="5"/>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189A0CBB"/>
    <w:multiLevelType w:val="hybridMultilevel"/>
    <w:tmpl w:val="05B2C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0" w15:restartNumberingAfterBreak="0">
    <w:nsid w:val="192A11FB"/>
    <w:multiLevelType w:val="hybridMultilevel"/>
    <w:tmpl w:val="F31C240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1" w15:restartNumberingAfterBreak="0">
    <w:nsid w:val="1A991166"/>
    <w:multiLevelType w:val="hybridMultilevel"/>
    <w:tmpl w:val="6AC217B0"/>
    <w:lvl w:ilvl="0" w:tplc="AC6889AA">
      <w:start w:val="88"/>
      <w:numFmt w:val="bullet"/>
      <w:lvlText w:val="-"/>
      <w:lvlJc w:val="left"/>
      <w:pPr>
        <w:tabs>
          <w:tab w:val="num" w:pos="360"/>
        </w:tabs>
        <w:ind w:left="360" w:hanging="360"/>
      </w:pPr>
      <w:rPr>
        <w:rFonts w:ascii="Arial" w:eastAsia="Times New Roman" w:hAnsi="Arial" w:cs="Arial"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D894789"/>
    <w:multiLevelType w:val="hybridMultilevel"/>
    <w:tmpl w:val="3D263F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3" w15:restartNumberingAfterBreak="0">
    <w:nsid w:val="1F886C23"/>
    <w:multiLevelType w:val="hybridMultilevel"/>
    <w:tmpl w:val="76C6153E"/>
    <w:lvl w:ilvl="0" w:tplc="E13E816A">
      <w:start w:val="1"/>
      <w:numFmt w:val="bullet"/>
      <w:lvlText w:val=""/>
      <w:lvlJc w:val="left"/>
      <w:pPr>
        <w:ind w:left="720"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21B26B4F"/>
    <w:multiLevelType w:val="hybridMultilevel"/>
    <w:tmpl w:val="D6BED4CA"/>
    <w:lvl w:ilvl="0" w:tplc="9582224A">
      <w:start w:val="2015"/>
      <w:numFmt w:val="bullet"/>
      <w:lvlText w:val=""/>
      <w:lvlJc w:val="left"/>
      <w:pPr>
        <w:ind w:left="720" w:hanging="360"/>
      </w:pPr>
      <w:rPr>
        <w:rFonts w:ascii="Wingdings" w:eastAsia="Times New Roman"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5" w15:restartNumberingAfterBreak="0">
    <w:nsid w:val="27B04BE9"/>
    <w:multiLevelType w:val="multilevel"/>
    <w:tmpl w:val="5C9644E8"/>
    <w:lvl w:ilvl="0">
      <w:start w:val="1"/>
      <w:numFmt w:val="decimal"/>
      <w:pStyle w:val="Hoofdstukx"/>
      <w:suff w:val="nothing"/>
      <w:lvlText w:val="Hoofdstuk %1"/>
      <w:lvlJc w:val="left"/>
      <w:pPr>
        <w:ind w:left="0" w:firstLine="0"/>
      </w:pPr>
      <w:rPr>
        <w:rFonts w:hint="default"/>
      </w:rPr>
    </w:lvl>
    <w:lvl w:ilvl="1">
      <w:start w:val="1"/>
      <w:numFmt w:val="decimal"/>
      <w:pStyle w:val="Paragraaftitel"/>
      <w:lvlText w:val="%1.%2"/>
      <w:lvlJc w:val="left"/>
      <w:pPr>
        <w:tabs>
          <w:tab w:val="num" w:pos="567"/>
        </w:tabs>
        <w:ind w:left="0" w:firstLine="0"/>
      </w:pPr>
      <w:rPr>
        <w:rFonts w:hint="default"/>
      </w:rPr>
    </w:lvl>
    <w:lvl w:ilvl="2">
      <w:start w:val="1"/>
      <w:numFmt w:val="decimal"/>
      <w:pStyle w:val="subparagraaftitel"/>
      <w:lvlText w:val="%1.%2.%3"/>
      <w:lvlJc w:val="left"/>
      <w:pPr>
        <w:tabs>
          <w:tab w:val="num" w:pos="567"/>
        </w:tabs>
        <w:ind w:left="0" w:firstLine="0"/>
      </w:pPr>
      <w:rPr>
        <w:rFonts w:hint="default"/>
      </w:rPr>
    </w:lvl>
    <w:lvl w:ilvl="3">
      <w:start w:val="1"/>
      <w:numFmt w:val="none"/>
      <w:lvlRestart w:val="0"/>
      <w:suff w:val="nothing"/>
      <w:lvlText w:val=""/>
      <w:lvlJc w:val="left"/>
      <w:pPr>
        <w:ind w:left="0" w:firstLine="0"/>
      </w:pPr>
      <w:rPr>
        <w:rFonts w:hint="default"/>
      </w:rPr>
    </w:lvl>
    <w:lvl w:ilvl="4">
      <w:start w:val="1"/>
      <w:numFmt w:val="none"/>
      <w:lvlRestart w:val="0"/>
      <w:suff w:val="nothing"/>
      <w:lvlText w:val=""/>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lvlRestart w:val="0"/>
      <w:suff w:val="nothing"/>
      <w:lvlText w:val=""/>
      <w:lvlJc w:val="left"/>
      <w:pPr>
        <w:ind w:left="0" w:firstLine="0"/>
      </w:pPr>
      <w:rPr>
        <w:rFonts w:hint="default"/>
      </w:rPr>
    </w:lvl>
    <w:lvl w:ilvl="7">
      <w:start w:val="1"/>
      <w:numFmt w:val="none"/>
      <w:lvlRestart w:val="0"/>
      <w:suff w:val="nothing"/>
      <w:lvlText w:val=""/>
      <w:lvlJc w:val="left"/>
      <w:pPr>
        <w:ind w:left="0" w:firstLine="0"/>
      </w:pPr>
      <w:rPr>
        <w:rFonts w:hint="default"/>
      </w:rPr>
    </w:lvl>
    <w:lvl w:ilvl="8">
      <w:start w:val="1"/>
      <w:numFmt w:val="none"/>
      <w:lvlRestart w:val="0"/>
      <w:suff w:val="nothing"/>
      <w:lvlText w:val=""/>
      <w:lvlJc w:val="left"/>
      <w:pPr>
        <w:ind w:left="0" w:firstLine="0"/>
      </w:pPr>
      <w:rPr>
        <w:rFonts w:hint="default"/>
      </w:rPr>
    </w:lvl>
  </w:abstractNum>
  <w:abstractNum w:abstractNumId="26" w15:restartNumberingAfterBreak="0">
    <w:nsid w:val="2AC75B49"/>
    <w:multiLevelType w:val="hybridMultilevel"/>
    <w:tmpl w:val="AC6E9452"/>
    <w:lvl w:ilvl="0" w:tplc="BA667A5E">
      <w:start w:val="1"/>
      <w:numFmt w:val="bullet"/>
      <w:lvlText w:val=""/>
      <w:lvlJc w:val="left"/>
      <w:pPr>
        <w:tabs>
          <w:tab w:val="num" w:pos="567"/>
        </w:tabs>
        <w:ind w:left="567" w:hanging="567"/>
      </w:pPr>
      <w:rPr>
        <w:rFonts w:ascii="Wingdings" w:hAnsi="Wingdings" w:hint="default"/>
      </w:rPr>
    </w:lvl>
    <w:lvl w:ilvl="1" w:tplc="04130003" w:tentative="1">
      <w:start w:val="1"/>
      <w:numFmt w:val="bullet"/>
      <w:lvlText w:val="o"/>
      <w:lvlJc w:val="left"/>
      <w:pPr>
        <w:tabs>
          <w:tab w:val="num" w:pos="1440"/>
        </w:tabs>
        <w:ind w:left="1440" w:hanging="360"/>
      </w:pPr>
      <w:rPr>
        <w:rFonts w:ascii="Courier New" w:hAnsi="Courier New" w:cs="Courier New" w:hint="default"/>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2C015B21"/>
    <w:multiLevelType w:val="multilevel"/>
    <w:tmpl w:val="0413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2D8F15AE"/>
    <w:multiLevelType w:val="hybridMultilevel"/>
    <w:tmpl w:val="BA00410E"/>
    <w:lvl w:ilvl="0" w:tplc="6AFE1ECA">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36E775B6"/>
    <w:multiLevelType w:val="multilevel"/>
    <w:tmpl w:val="F41C5E2A"/>
    <w:lvl w:ilvl="0">
      <w:start w:val="1"/>
      <w:numFmt w:val="bullet"/>
      <w:pStyle w:val="Opsomming"/>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30" w15:restartNumberingAfterBreak="0">
    <w:nsid w:val="3A9F1777"/>
    <w:multiLevelType w:val="multilevel"/>
    <w:tmpl w:val="04130023"/>
    <w:styleLink w:val="Artikelsectie"/>
    <w:lvl w:ilvl="0">
      <w:start w:val="1"/>
      <w:numFmt w:val="upperRoman"/>
      <w:lvlText w:val="Artikel %1."/>
      <w:lvlJc w:val="left"/>
      <w:pPr>
        <w:tabs>
          <w:tab w:val="num" w:pos="1440"/>
        </w:tabs>
        <w:ind w:left="0" w:firstLine="0"/>
      </w:pPr>
    </w:lvl>
    <w:lvl w:ilvl="1">
      <w:start w:val="1"/>
      <w:numFmt w:val="decimalZero"/>
      <w:isLgl/>
      <w:lvlText w:val="Sectie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3B4E6478"/>
    <w:multiLevelType w:val="multilevel"/>
    <w:tmpl w:val="0413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32" w15:restartNumberingAfterBreak="0">
    <w:nsid w:val="3E1C7693"/>
    <w:multiLevelType w:val="hybridMultilevel"/>
    <w:tmpl w:val="5726AC5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2AF7E2C"/>
    <w:multiLevelType w:val="hybridMultilevel"/>
    <w:tmpl w:val="1C10F368"/>
    <w:lvl w:ilvl="0" w:tplc="97564778">
      <w:numFmt w:val="bullet"/>
      <w:lvlText w:val="-"/>
      <w:lvlJc w:val="left"/>
      <w:pPr>
        <w:ind w:left="720" w:hanging="360"/>
      </w:pPr>
      <w:rPr>
        <w:rFonts w:ascii="Verdana" w:eastAsia="Times New Roman" w:hAnsi="Verdana"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42C96724"/>
    <w:multiLevelType w:val="hybridMultilevel"/>
    <w:tmpl w:val="A8787F42"/>
    <w:lvl w:ilvl="0" w:tplc="6AFE1ECA">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5" w15:restartNumberingAfterBreak="0">
    <w:nsid w:val="43EB4C99"/>
    <w:multiLevelType w:val="hybridMultilevel"/>
    <w:tmpl w:val="C1428002"/>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6" w15:restartNumberingAfterBreak="0">
    <w:nsid w:val="49EB7A65"/>
    <w:multiLevelType w:val="multilevel"/>
    <w:tmpl w:val="8B50F55C"/>
    <w:lvl w:ilvl="0">
      <w:start w:val="1"/>
      <w:numFmt w:val="decimal"/>
      <w:lvlText w:val="%1."/>
      <w:lvlJc w:val="left"/>
      <w:pPr>
        <w:tabs>
          <w:tab w:val="num" w:pos="720"/>
        </w:tabs>
        <w:ind w:left="720" w:hanging="360"/>
      </w:pPr>
      <w:rPr>
        <w:rFonts w:hint="default"/>
        <w:sz w:val="16"/>
        <w:szCs w:val="16"/>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4E08614C"/>
    <w:multiLevelType w:val="hybridMultilevel"/>
    <w:tmpl w:val="C66A5F26"/>
    <w:lvl w:ilvl="0" w:tplc="E13E816A">
      <w:start w:val="1"/>
      <w:numFmt w:val="bullet"/>
      <w:lvlText w:val=""/>
      <w:lvlJc w:val="left"/>
      <w:pPr>
        <w:tabs>
          <w:tab w:val="num" w:pos="720"/>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FDD0BBB"/>
    <w:multiLevelType w:val="hybridMultilevel"/>
    <w:tmpl w:val="06E04124"/>
    <w:lvl w:ilvl="0" w:tplc="3CB66A8C">
      <w:start w:val="1"/>
      <w:numFmt w:val="decimal"/>
      <w:lvlText w:val="3.2.%1"/>
      <w:lvlJc w:val="left"/>
      <w:pPr>
        <w:ind w:left="0" w:firstLine="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9" w15:restartNumberingAfterBreak="0">
    <w:nsid w:val="5399631E"/>
    <w:multiLevelType w:val="multilevel"/>
    <w:tmpl w:val="4C98B644"/>
    <w:lvl w:ilvl="0">
      <w:start w:val="1"/>
      <w:numFmt w:val="decimal"/>
      <w:pStyle w:val="Inhopg1"/>
      <w:lvlText w:val="%1"/>
      <w:lvlJc w:val="left"/>
      <w:pPr>
        <w:tabs>
          <w:tab w:val="num" w:pos="567"/>
        </w:tabs>
        <w:ind w:left="360" w:hanging="360"/>
      </w:pPr>
      <w:rPr>
        <w:rFonts w:ascii="Verdana" w:hAnsi="Verdana" w:hint="default"/>
        <w:sz w:val="16"/>
        <w:szCs w:val="16"/>
      </w:rPr>
    </w:lvl>
    <w:lvl w:ilvl="1">
      <w:start w:val="1"/>
      <w:numFmt w:val="none"/>
      <w:lvlText w:val=""/>
      <w:lvlJc w:val="left"/>
      <w:pPr>
        <w:tabs>
          <w:tab w:val="num" w:pos="567"/>
        </w:tabs>
        <w:ind w:left="792" w:hanging="792"/>
      </w:pPr>
      <w:rPr>
        <w:rFonts w:hint="default"/>
      </w:rPr>
    </w:lvl>
    <w:lvl w:ilvl="2">
      <w:start w:val="1"/>
      <w:numFmt w:val="none"/>
      <w:lvlText w:val=""/>
      <w:lvlJc w:val="left"/>
      <w:pPr>
        <w:tabs>
          <w:tab w:val="num" w:pos="1440"/>
        </w:tabs>
        <w:ind w:left="1224" w:hanging="504"/>
      </w:pPr>
      <w:rPr>
        <w:rFonts w:hint="default"/>
      </w:rPr>
    </w:lvl>
    <w:lvl w:ilvl="3">
      <w:start w:val="1"/>
      <w:numFmt w:val="none"/>
      <w:lvlText w:val=""/>
      <w:lvlJc w:val="left"/>
      <w:pPr>
        <w:tabs>
          <w:tab w:val="num" w:pos="2160"/>
        </w:tabs>
        <w:ind w:left="1728" w:hanging="648"/>
      </w:pPr>
      <w:rPr>
        <w:rFonts w:hint="default"/>
      </w:rPr>
    </w:lvl>
    <w:lvl w:ilvl="4">
      <w:start w:val="1"/>
      <w:numFmt w:val="none"/>
      <w:lvlText w:val=""/>
      <w:lvlJc w:val="left"/>
      <w:pPr>
        <w:tabs>
          <w:tab w:val="num" w:pos="2520"/>
        </w:tabs>
        <w:ind w:left="2232" w:hanging="792"/>
      </w:pPr>
      <w:rPr>
        <w:rFonts w:hint="default"/>
      </w:rPr>
    </w:lvl>
    <w:lvl w:ilvl="5">
      <w:start w:val="1"/>
      <w:numFmt w:val="none"/>
      <w:lvlText w:val=""/>
      <w:lvlJc w:val="left"/>
      <w:pPr>
        <w:tabs>
          <w:tab w:val="num" w:pos="3240"/>
        </w:tabs>
        <w:ind w:left="2736" w:hanging="936"/>
      </w:pPr>
      <w:rPr>
        <w:rFonts w:hint="default"/>
      </w:rPr>
    </w:lvl>
    <w:lvl w:ilvl="6">
      <w:start w:val="1"/>
      <w:numFmt w:val="none"/>
      <w:lvlText w:val=""/>
      <w:lvlJc w:val="left"/>
      <w:pPr>
        <w:tabs>
          <w:tab w:val="num" w:pos="3600"/>
        </w:tabs>
        <w:ind w:left="3240" w:hanging="1080"/>
      </w:pPr>
      <w:rPr>
        <w:rFonts w:hint="default"/>
      </w:rPr>
    </w:lvl>
    <w:lvl w:ilvl="7">
      <w:start w:val="1"/>
      <w:numFmt w:val="none"/>
      <w:lvlText w:val=""/>
      <w:lvlJc w:val="left"/>
      <w:pPr>
        <w:tabs>
          <w:tab w:val="num" w:pos="4320"/>
        </w:tabs>
        <w:ind w:left="3744" w:hanging="1224"/>
      </w:pPr>
      <w:rPr>
        <w:rFonts w:hint="default"/>
      </w:rPr>
    </w:lvl>
    <w:lvl w:ilvl="8">
      <w:start w:val="1"/>
      <w:numFmt w:val="none"/>
      <w:lvlText w:val=""/>
      <w:lvlJc w:val="left"/>
      <w:pPr>
        <w:tabs>
          <w:tab w:val="num" w:pos="4680"/>
        </w:tabs>
        <w:ind w:left="4320" w:hanging="1440"/>
      </w:pPr>
      <w:rPr>
        <w:rFonts w:hint="default"/>
      </w:rPr>
    </w:lvl>
  </w:abstractNum>
  <w:abstractNum w:abstractNumId="40" w15:restartNumberingAfterBreak="0">
    <w:nsid w:val="5C655B73"/>
    <w:multiLevelType w:val="hybridMultilevel"/>
    <w:tmpl w:val="60F62BB8"/>
    <w:lvl w:ilvl="0" w:tplc="FFFFFFFF">
      <w:start w:val="1"/>
      <w:numFmt w:val="decimal"/>
      <w:pStyle w:val="Requirement"/>
      <w:lvlText w:val="Requirement %1"/>
      <w:lvlJc w:val="left"/>
      <w:pPr>
        <w:tabs>
          <w:tab w:val="num" w:pos="2520"/>
        </w:tabs>
        <w:ind w:left="1814" w:hanging="1814"/>
      </w:pPr>
      <w:rPr>
        <w:rFonts w:hint="default"/>
        <w:b/>
        <w:i w:val="0"/>
        <w:color w:val="FF0000"/>
      </w:rPr>
    </w:lvl>
    <w:lvl w:ilvl="1" w:tplc="04070003">
      <w:start w:val="1"/>
      <w:numFmt w:val="bullet"/>
      <w:lvlText w:val=""/>
      <w:lvlJc w:val="left"/>
      <w:pPr>
        <w:tabs>
          <w:tab w:val="num" w:pos="1156"/>
        </w:tabs>
        <w:ind w:left="1156" w:hanging="360"/>
      </w:pPr>
      <w:rPr>
        <w:rFonts w:ascii="Symbol" w:hAnsi="Symbol" w:hint="default"/>
      </w:rPr>
    </w:lvl>
    <w:lvl w:ilvl="2" w:tplc="04070005" w:tentative="1">
      <w:start w:val="1"/>
      <w:numFmt w:val="lowerRoman"/>
      <w:lvlText w:val="%3."/>
      <w:lvlJc w:val="right"/>
      <w:pPr>
        <w:tabs>
          <w:tab w:val="num" w:pos="1876"/>
        </w:tabs>
        <w:ind w:left="1876" w:hanging="180"/>
      </w:pPr>
    </w:lvl>
    <w:lvl w:ilvl="3" w:tplc="04070001">
      <w:start w:val="1"/>
      <w:numFmt w:val="decimal"/>
      <w:lvlText w:val="%4."/>
      <w:lvlJc w:val="left"/>
      <w:pPr>
        <w:tabs>
          <w:tab w:val="num" w:pos="2596"/>
        </w:tabs>
        <w:ind w:left="2596" w:hanging="360"/>
      </w:pPr>
    </w:lvl>
    <w:lvl w:ilvl="4" w:tplc="04070003" w:tentative="1">
      <w:start w:val="1"/>
      <w:numFmt w:val="lowerLetter"/>
      <w:lvlText w:val="%5."/>
      <w:lvlJc w:val="left"/>
      <w:pPr>
        <w:tabs>
          <w:tab w:val="num" w:pos="3316"/>
        </w:tabs>
        <w:ind w:left="3316" w:hanging="360"/>
      </w:pPr>
    </w:lvl>
    <w:lvl w:ilvl="5" w:tplc="04070005" w:tentative="1">
      <w:start w:val="1"/>
      <w:numFmt w:val="lowerRoman"/>
      <w:lvlText w:val="%6."/>
      <w:lvlJc w:val="right"/>
      <w:pPr>
        <w:tabs>
          <w:tab w:val="num" w:pos="4036"/>
        </w:tabs>
        <w:ind w:left="4036" w:hanging="180"/>
      </w:pPr>
    </w:lvl>
    <w:lvl w:ilvl="6" w:tplc="04070001" w:tentative="1">
      <w:start w:val="1"/>
      <w:numFmt w:val="decimal"/>
      <w:lvlText w:val="%7."/>
      <w:lvlJc w:val="left"/>
      <w:pPr>
        <w:tabs>
          <w:tab w:val="num" w:pos="4756"/>
        </w:tabs>
        <w:ind w:left="4756" w:hanging="360"/>
      </w:pPr>
    </w:lvl>
    <w:lvl w:ilvl="7" w:tplc="04070003" w:tentative="1">
      <w:start w:val="1"/>
      <w:numFmt w:val="lowerLetter"/>
      <w:lvlText w:val="%8."/>
      <w:lvlJc w:val="left"/>
      <w:pPr>
        <w:tabs>
          <w:tab w:val="num" w:pos="5476"/>
        </w:tabs>
        <w:ind w:left="5476" w:hanging="360"/>
      </w:pPr>
    </w:lvl>
    <w:lvl w:ilvl="8" w:tplc="04070005" w:tentative="1">
      <w:start w:val="1"/>
      <w:numFmt w:val="lowerRoman"/>
      <w:lvlText w:val="%9."/>
      <w:lvlJc w:val="right"/>
      <w:pPr>
        <w:tabs>
          <w:tab w:val="num" w:pos="6196"/>
        </w:tabs>
        <w:ind w:left="6196" w:hanging="180"/>
      </w:pPr>
    </w:lvl>
  </w:abstractNum>
  <w:abstractNum w:abstractNumId="41" w15:restartNumberingAfterBreak="0">
    <w:nsid w:val="609D4368"/>
    <w:multiLevelType w:val="hybridMultilevel"/>
    <w:tmpl w:val="62303E04"/>
    <w:lvl w:ilvl="0" w:tplc="D8D4BBF0">
      <w:start w:val="1"/>
      <w:numFmt w:val="decimal"/>
      <w:lvlText w:val="%1)"/>
      <w:lvlJc w:val="left"/>
      <w:pPr>
        <w:ind w:left="720" w:hanging="360"/>
      </w:pPr>
      <w:rPr>
        <w:rFonts w:hint="default"/>
        <w:b/>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62DA2325"/>
    <w:multiLevelType w:val="hybridMultilevel"/>
    <w:tmpl w:val="F08A9D3C"/>
    <w:lvl w:ilvl="0" w:tplc="7C5AF1E8">
      <w:start w:val="3"/>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3" w15:restartNumberingAfterBreak="0">
    <w:nsid w:val="64F30F1B"/>
    <w:multiLevelType w:val="multilevel"/>
    <w:tmpl w:val="6FF0A528"/>
    <w:lvl w:ilvl="0">
      <w:start w:val="1"/>
      <w:numFmt w:val="decimal"/>
      <w:lvlText w:val="%1)"/>
      <w:lvlJc w:val="left"/>
      <w:pPr>
        <w:tabs>
          <w:tab w:val="num" w:pos="720"/>
        </w:tabs>
        <w:ind w:left="720" w:hanging="360"/>
      </w:pPr>
      <w:rPr>
        <w:rFonts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654B33B1"/>
    <w:multiLevelType w:val="hybridMultilevel"/>
    <w:tmpl w:val="7EBC733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5" w15:restartNumberingAfterBreak="0">
    <w:nsid w:val="66546A42"/>
    <w:multiLevelType w:val="hybridMultilevel"/>
    <w:tmpl w:val="703C126C"/>
    <w:lvl w:ilvl="0" w:tplc="0413000F">
      <w:start w:val="1"/>
      <w:numFmt w:val="decimal"/>
      <w:lvlText w:val="%1."/>
      <w:lvlJc w:val="left"/>
      <w:pPr>
        <w:ind w:left="720" w:hanging="360"/>
      </w:pPr>
      <w:rPr>
        <w:rFonts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6" w15:restartNumberingAfterBreak="0">
    <w:nsid w:val="66896FF6"/>
    <w:multiLevelType w:val="multilevel"/>
    <w:tmpl w:val="40440614"/>
    <w:styleLink w:val="OpmaakprofielMetopsommingstekens"/>
    <w:lvl w:ilvl="0">
      <w:start w:val="1"/>
      <w:numFmt w:val="bullet"/>
      <w:lvlText w:val=""/>
      <w:lvlJc w:val="left"/>
      <w:pPr>
        <w:tabs>
          <w:tab w:val="num" w:pos="567"/>
        </w:tabs>
        <w:ind w:left="567" w:hanging="567"/>
      </w:pPr>
      <w:rPr>
        <w:rFonts w:ascii="Wingdings" w:hAnsi="Wingdings" w:hint="default"/>
        <w:sz w:val="16"/>
      </w:rPr>
    </w:lvl>
    <w:lvl w:ilvl="1">
      <w:start w:val="1"/>
      <w:numFmt w:val="bullet"/>
      <w:lvlText w:val=""/>
      <w:lvlJc w:val="left"/>
      <w:pPr>
        <w:tabs>
          <w:tab w:val="num" w:pos="1134"/>
        </w:tabs>
        <w:ind w:left="1134" w:hanging="567"/>
      </w:pPr>
      <w:rPr>
        <w:rFonts w:ascii="Wingdings" w:hAnsi="Wingdings"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Wingdings" w:hAnsi="Wingdings" w:hint="default"/>
      </w:rPr>
    </w:lvl>
    <w:lvl w:ilvl="4">
      <w:start w:val="1"/>
      <w:numFmt w:val="bullet"/>
      <w:lvlText w:val=""/>
      <w:lvlJc w:val="left"/>
      <w:pPr>
        <w:tabs>
          <w:tab w:val="num" w:pos="2835"/>
        </w:tabs>
        <w:ind w:left="2835" w:hanging="567"/>
      </w:pPr>
      <w:rPr>
        <w:rFonts w:ascii="Wingdings" w:hAnsi="Wingdings"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Wingdings" w:hAnsi="Wingdings" w:hint="default"/>
      </w:rPr>
    </w:lvl>
    <w:lvl w:ilvl="7">
      <w:start w:val="1"/>
      <w:numFmt w:val="bullet"/>
      <w:lvlText w:val=""/>
      <w:lvlJc w:val="left"/>
      <w:pPr>
        <w:tabs>
          <w:tab w:val="num" w:pos="4536"/>
        </w:tabs>
        <w:ind w:left="4536" w:hanging="567"/>
      </w:pPr>
      <w:rPr>
        <w:rFonts w:ascii="Wingdings" w:hAnsi="Wingdings" w:hint="default"/>
      </w:rPr>
    </w:lvl>
    <w:lvl w:ilvl="8">
      <w:start w:val="1"/>
      <w:numFmt w:val="bullet"/>
      <w:lvlText w:val=""/>
      <w:lvlJc w:val="left"/>
      <w:pPr>
        <w:tabs>
          <w:tab w:val="num" w:pos="5103"/>
        </w:tabs>
        <w:ind w:left="5103" w:hanging="567"/>
      </w:pPr>
      <w:rPr>
        <w:rFonts w:ascii="Wingdings" w:hAnsi="Wingdings" w:hint="default"/>
      </w:rPr>
    </w:lvl>
  </w:abstractNum>
  <w:abstractNum w:abstractNumId="47" w15:restartNumberingAfterBreak="0">
    <w:nsid w:val="673D6447"/>
    <w:multiLevelType w:val="multilevel"/>
    <w:tmpl w:val="AA981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8" w15:restartNumberingAfterBreak="0">
    <w:nsid w:val="67C960C2"/>
    <w:multiLevelType w:val="hybridMultilevel"/>
    <w:tmpl w:val="71844B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9" w15:restartNumberingAfterBreak="0">
    <w:nsid w:val="68EE3CDD"/>
    <w:multiLevelType w:val="hybridMultilevel"/>
    <w:tmpl w:val="788E45B0"/>
    <w:lvl w:ilvl="0" w:tplc="04130005">
      <w:start w:val="1"/>
      <w:numFmt w:val="bullet"/>
      <w:lvlText w:val=""/>
      <w:lvlJc w:val="left"/>
      <w:pPr>
        <w:ind w:left="360" w:hanging="360"/>
      </w:pPr>
      <w:rPr>
        <w:rFonts w:ascii="Wingdings" w:hAnsi="Wingdings" w:hint="default"/>
      </w:rPr>
    </w:lvl>
    <w:lvl w:ilvl="1" w:tplc="04130003" w:tentative="1">
      <w:start w:val="1"/>
      <w:numFmt w:val="bullet"/>
      <w:lvlText w:val="o"/>
      <w:lvlJc w:val="left"/>
      <w:pPr>
        <w:ind w:left="1080" w:hanging="360"/>
      </w:pPr>
      <w:rPr>
        <w:rFonts w:ascii="Courier New" w:hAnsi="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0" w15:restartNumberingAfterBreak="0">
    <w:nsid w:val="6A5C208E"/>
    <w:multiLevelType w:val="hybridMultilevel"/>
    <w:tmpl w:val="506E1FD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1" w15:restartNumberingAfterBreak="0">
    <w:nsid w:val="6D9F48B8"/>
    <w:multiLevelType w:val="hybridMultilevel"/>
    <w:tmpl w:val="BB487118"/>
    <w:lvl w:ilvl="0" w:tplc="08130001">
      <w:numFmt w:val="bullet"/>
      <w:lvlText w:val="-"/>
      <w:lvlJc w:val="left"/>
      <w:pPr>
        <w:ind w:left="720" w:hanging="360"/>
      </w:pPr>
      <w:rPr>
        <w:rFonts w:ascii="Verdana" w:eastAsia="Times New Roman" w:hAnsi="Verdana"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2" w15:restartNumberingAfterBreak="0">
    <w:nsid w:val="74E71D0B"/>
    <w:multiLevelType w:val="multilevel"/>
    <w:tmpl w:val="CADCF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6FD198D"/>
    <w:multiLevelType w:val="multilevel"/>
    <w:tmpl w:val="BD365E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9"/>
  </w:num>
  <w:num w:numId="2">
    <w:abstractNumId w:val="7"/>
  </w:num>
  <w:num w:numId="3">
    <w:abstractNumId w:val="6"/>
  </w:num>
  <w:num w:numId="4">
    <w:abstractNumId w:val="5"/>
  </w:num>
  <w:num w:numId="5">
    <w:abstractNumId w:val="46"/>
  </w:num>
  <w:num w:numId="6">
    <w:abstractNumId w:val="31"/>
  </w:num>
  <w:num w:numId="7">
    <w:abstractNumId w:val="27"/>
  </w:num>
  <w:num w:numId="8">
    <w:abstractNumId w:val="30"/>
  </w:num>
  <w:num w:numId="9">
    <w:abstractNumId w:val="4"/>
  </w:num>
  <w:num w:numId="10">
    <w:abstractNumId w:val="8"/>
  </w:num>
  <w:num w:numId="11">
    <w:abstractNumId w:val="3"/>
  </w:num>
  <w:num w:numId="12">
    <w:abstractNumId w:val="2"/>
  </w:num>
  <w:num w:numId="13">
    <w:abstractNumId w:val="1"/>
  </w:num>
  <w:num w:numId="14">
    <w:abstractNumId w:val="0"/>
  </w:num>
  <w:num w:numId="15">
    <w:abstractNumId w:val="39"/>
  </w:num>
  <w:num w:numId="16">
    <w:abstractNumId w:val="25"/>
  </w:num>
  <w:num w:numId="17">
    <w:abstractNumId w:val="26"/>
  </w:num>
  <w:num w:numId="18">
    <w:abstractNumId w:val="15"/>
  </w:num>
  <w:num w:numId="19">
    <w:abstractNumId w:val="14"/>
  </w:num>
  <w:num w:numId="20">
    <w:abstractNumId w:val="32"/>
  </w:num>
  <w:num w:numId="21">
    <w:abstractNumId w:val="37"/>
  </w:num>
  <w:num w:numId="22">
    <w:abstractNumId w:val="40"/>
  </w:num>
  <w:num w:numId="23">
    <w:abstractNumId w:val="17"/>
  </w:num>
  <w:num w:numId="24">
    <w:abstractNumId w:val="42"/>
  </w:num>
  <w:num w:numId="25">
    <w:abstractNumId w:val="20"/>
  </w:num>
  <w:num w:numId="26">
    <w:abstractNumId w:val="50"/>
  </w:num>
  <w:num w:numId="27">
    <w:abstractNumId w:val="19"/>
  </w:num>
  <w:num w:numId="28">
    <w:abstractNumId w:val="44"/>
  </w:num>
  <w:num w:numId="29">
    <w:abstractNumId w:val="22"/>
  </w:num>
  <w:num w:numId="30">
    <w:abstractNumId w:val="49"/>
  </w:num>
  <w:num w:numId="31">
    <w:abstractNumId w:val="18"/>
  </w:num>
  <w:num w:numId="32">
    <w:abstractNumId w:val="16"/>
  </w:num>
  <w:num w:numId="33">
    <w:abstractNumId w:val="51"/>
  </w:num>
  <w:num w:numId="34">
    <w:abstractNumId w:val="29"/>
  </w:num>
  <w:num w:numId="35">
    <w:abstractNumId w:val="33"/>
  </w:num>
  <w:num w:numId="36">
    <w:abstractNumId w:val="21"/>
  </w:num>
  <w:num w:numId="37">
    <w:abstractNumId w:val="34"/>
  </w:num>
  <w:num w:numId="38">
    <w:abstractNumId w:val="28"/>
  </w:num>
  <w:num w:numId="39">
    <w:abstractNumId w:val="24"/>
  </w:num>
  <w:num w:numId="40">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5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45"/>
  </w:num>
  <w:num w:numId="46">
    <w:abstractNumId w:val="43"/>
  </w:num>
  <w:num w:numId="47">
    <w:abstractNumId w:val="36"/>
  </w:num>
  <w:num w:numId="48">
    <w:abstractNumId w:val="11"/>
  </w:num>
  <w:num w:numId="49">
    <w:abstractNumId w:val="48"/>
  </w:num>
  <w:num w:numId="50">
    <w:abstractNumId w:val="23"/>
  </w:num>
  <w:num w:numId="51">
    <w:abstractNumId w:val="52"/>
  </w:num>
  <w:num w:numId="52">
    <w:abstractNumId w:val="35"/>
  </w:num>
  <w:num w:numId="53">
    <w:abstractNumId w:val="41"/>
  </w:num>
  <w:num w:numId="54">
    <w:abstractNumId w:val="38"/>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ul Janssen">
    <w15:presenceInfo w15:providerId="AD" w15:userId="S::p.janssen@geonovum.nl::b62697e8-e7f0-48fe-b701-a5c7b17d8eb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revisionView w:comments="0" w:formatting="0"/>
  <w:trackRevisions/>
  <w:defaultTabStop w:val="708"/>
  <w:hyphenationZone w:val="425"/>
  <w:drawingGridHorizontalSpacing w:val="80"/>
  <w:displayHorizontalDrawingGridEvery w:val="2"/>
  <w:characterSpacingControl w:val="doNotCompress"/>
  <w:hdrShapeDefaults>
    <o:shapedefaults v:ext="edit" spidmax="2049" fillcolor="#ff9">
      <v:fill color="#ff9" opacity="25559f"/>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E2148"/>
    <w:rsid w:val="00005301"/>
    <w:rsid w:val="00010898"/>
    <w:rsid w:val="00011C23"/>
    <w:rsid w:val="00017B8E"/>
    <w:rsid w:val="00020F2F"/>
    <w:rsid w:val="000233FA"/>
    <w:rsid w:val="00024200"/>
    <w:rsid w:val="00031B8A"/>
    <w:rsid w:val="00032207"/>
    <w:rsid w:val="00033F42"/>
    <w:rsid w:val="000358F7"/>
    <w:rsid w:val="00037398"/>
    <w:rsid w:val="00040D93"/>
    <w:rsid w:val="000427A2"/>
    <w:rsid w:val="00047053"/>
    <w:rsid w:val="00051A33"/>
    <w:rsid w:val="00051DFD"/>
    <w:rsid w:val="00053542"/>
    <w:rsid w:val="00055AC2"/>
    <w:rsid w:val="000623EF"/>
    <w:rsid w:val="00064B43"/>
    <w:rsid w:val="00064FFB"/>
    <w:rsid w:val="00065B86"/>
    <w:rsid w:val="00076119"/>
    <w:rsid w:val="00076C28"/>
    <w:rsid w:val="000779B5"/>
    <w:rsid w:val="000816A6"/>
    <w:rsid w:val="000830CA"/>
    <w:rsid w:val="00083139"/>
    <w:rsid w:val="00083805"/>
    <w:rsid w:val="00084535"/>
    <w:rsid w:val="000853F0"/>
    <w:rsid w:val="00085436"/>
    <w:rsid w:val="000860FE"/>
    <w:rsid w:val="00091444"/>
    <w:rsid w:val="00091499"/>
    <w:rsid w:val="00091AF6"/>
    <w:rsid w:val="00094327"/>
    <w:rsid w:val="00094E4C"/>
    <w:rsid w:val="000A042C"/>
    <w:rsid w:val="000A0CF9"/>
    <w:rsid w:val="000A1A57"/>
    <w:rsid w:val="000A567E"/>
    <w:rsid w:val="000A5775"/>
    <w:rsid w:val="000B15A6"/>
    <w:rsid w:val="000B23FC"/>
    <w:rsid w:val="000B37CB"/>
    <w:rsid w:val="000B5386"/>
    <w:rsid w:val="000B7212"/>
    <w:rsid w:val="000C1C49"/>
    <w:rsid w:val="000C1E46"/>
    <w:rsid w:val="000C24BC"/>
    <w:rsid w:val="000C2971"/>
    <w:rsid w:val="000C413E"/>
    <w:rsid w:val="000D0C03"/>
    <w:rsid w:val="000D30BA"/>
    <w:rsid w:val="000D422C"/>
    <w:rsid w:val="000D4FAA"/>
    <w:rsid w:val="000E0929"/>
    <w:rsid w:val="000E3B16"/>
    <w:rsid w:val="000E3C4F"/>
    <w:rsid w:val="000E3D1F"/>
    <w:rsid w:val="000E5149"/>
    <w:rsid w:val="000E643F"/>
    <w:rsid w:val="000E6B35"/>
    <w:rsid w:val="000E786F"/>
    <w:rsid w:val="000E7FD9"/>
    <w:rsid w:val="000F0273"/>
    <w:rsid w:val="000F109E"/>
    <w:rsid w:val="000F3127"/>
    <w:rsid w:val="000F3B9E"/>
    <w:rsid w:val="000F60DE"/>
    <w:rsid w:val="000F6B59"/>
    <w:rsid w:val="00105063"/>
    <w:rsid w:val="00120412"/>
    <w:rsid w:val="0012395B"/>
    <w:rsid w:val="001239D0"/>
    <w:rsid w:val="0012594F"/>
    <w:rsid w:val="001266CE"/>
    <w:rsid w:val="0012752F"/>
    <w:rsid w:val="00131166"/>
    <w:rsid w:val="00131C76"/>
    <w:rsid w:val="0013237A"/>
    <w:rsid w:val="00133A87"/>
    <w:rsid w:val="00134763"/>
    <w:rsid w:val="00135F6C"/>
    <w:rsid w:val="00136AAB"/>
    <w:rsid w:val="00136C21"/>
    <w:rsid w:val="00137914"/>
    <w:rsid w:val="00143283"/>
    <w:rsid w:val="0014381A"/>
    <w:rsid w:val="00143CD8"/>
    <w:rsid w:val="00146ECD"/>
    <w:rsid w:val="0014782A"/>
    <w:rsid w:val="00147C9E"/>
    <w:rsid w:val="00150E41"/>
    <w:rsid w:val="00153128"/>
    <w:rsid w:val="001534B4"/>
    <w:rsid w:val="001547D5"/>
    <w:rsid w:val="00154875"/>
    <w:rsid w:val="001550B5"/>
    <w:rsid w:val="00156575"/>
    <w:rsid w:val="00157658"/>
    <w:rsid w:val="00157F1C"/>
    <w:rsid w:val="00161C02"/>
    <w:rsid w:val="00165DD8"/>
    <w:rsid w:val="0016693A"/>
    <w:rsid w:val="00167F21"/>
    <w:rsid w:val="00170B60"/>
    <w:rsid w:val="001724FE"/>
    <w:rsid w:val="00172B5F"/>
    <w:rsid w:val="001750A2"/>
    <w:rsid w:val="001812B9"/>
    <w:rsid w:val="00181F96"/>
    <w:rsid w:val="00182600"/>
    <w:rsid w:val="00183463"/>
    <w:rsid w:val="00190D59"/>
    <w:rsid w:val="0019188E"/>
    <w:rsid w:val="0019772B"/>
    <w:rsid w:val="001A0123"/>
    <w:rsid w:val="001A4D44"/>
    <w:rsid w:val="001A785C"/>
    <w:rsid w:val="001C0E3F"/>
    <w:rsid w:val="001C1A5F"/>
    <w:rsid w:val="001D0323"/>
    <w:rsid w:val="001D1C63"/>
    <w:rsid w:val="001D2BA4"/>
    <w:rsid w:val="001D3403"/>
    <w:rsid w:val="001D3ADF"/>
    <w:rsid w:val="001D5DD0"/>
    <w:rsid w:val="001D6300"/>
    <w:rsid w:val="001D6CAB"/>
    <w:rsid w:val="001E18AC"/>
    <w:rsid w:val="001E2E40"/>
    <w:rsid w:val="001E38A5"/>
    <w:rsid w:val="001E71F6"/>
    <w:rsid w:val="001E7394"/>
    <w:rsid w:val="001F087E"/>
    <w:rsid w:val="001F148B"/>
    <w:rsid w:val="00205D94"/>
    <w:rsid w:val="00210C62"/>
    <w:rsid w:val="002144DC"/>
    <w:rsid w:val="002170D3"/>
    <w:rsid w:val="00220410"/>
    <w:rsid w:val="00222462"/>
    <w:rsid w:val="00222829"/>
    <w:rsid w:val="002230F7"/>
    <w:rsid w:val="0022319C"/>
    <w:rsid w:val="00225FAE"/>
    <w:rsid w:val="00226892"/>
    <w:rsid w:val="002330F9"/>
    <w:rsid w:val="00234581"/>
    <w:rsid w:val="002359B2"/>
    <w:rsid w:val="00235A08"/>
    <w:rsid w:val="002370BA"/>
    <w:rsid w:val="00241660"/>
    <w:rsid w:val="00241A3D"/>
    <w:rsid w:val="00243DBF"/>
    <w:rsid w:val="00245B08"/>
    <w:rsid w:val="00246AC1"/>
    <w:rsid w:val="00253CFA"/>
    <w:rsid w:val="00253F30"/>
    <w:rsid w:val="00255B70"/>
    <w:rsid w:val="00260925"/>
    <w:rsid w:val="00260F25"/>
    <w:rsid w:val="00261381"/>
    <w:rsid w:val="0026425C"/>
    <w:rsid w:val="00264B25"/>
    <w:rsid w:val="00267D47"/>
    <w:rsid w:val="0027065E"/>
    <w:rsid w:val="00277A65"/>
    <w:rsid w:val="00277D2C"/>
    <w:rsid w:val="00283BD6"/>
    <w:rsid w:val="00284884"/>
    <w:rsid w:val="0028723D"/>
    <w:rsid w:val="00291A96"/>
    <w:rsid w:val="00294AF8"/>
    <w:rsid w:val="002A0ED0"/>
    <w:rsid w:val="002A26AD"/>
    <w:rsid w:val="002B4896"/>
    <w:rsid w:val="002B4B6E"/>
    <w:rsid w:val="002B6705"/>
    <w:rsid w:val="002C1BDB"/>
    <w:rsid w:val="002C1DC6"/>
    <w:rsid w:val="002C2CC5"/>
    <w:rsid w:val="002C3526"/>
    <w:rsid w:val="002C45B6"/>
    <w:rsid w:val="002C4D6C"/>
    <w:rsid w:val="002C6666"/>
    <w:rsid w:val="002C6B33"/>
    <w:rsid w:val="002C7B72"/>
    <w:rsid w:val="002D1C0D"/>
    <w:rsid w:val="002D2CDD"/>
    <w:rsid w:val="002D7CCA"/>
    <w:rsid w:val="002E0E6E"/>
    <w:rsid w:val="002E3B76"/>
    <w:rsid w:val="002E3D25"/>
    <w:rsid w:val="002E546F"/>
    <w:rsid w:val="002F1426"/>
    <w:rsid w:val="002F31D1"/>
    <w:rsid w:val="002F7FED"/>
    <w:rsid w:val="0030098D"/>
    <w:rsid w:val="0030267E"/>
    <w:rsid w:val="00302FC6"/>
    <w:rsid w:val="00306157"/>
    <w:rsid w:val="003119AB"/>
    <w:rsid w:val="00313B47"/>
    <w:rsid w:val="00313C0C"/>
    <w:rsid w:val="003146BA"/>
    <w:rsid w:val="003203DD"/>
    <w:rsid w:val="003206BD"/>
    <w:rsid w:val="00321193"/>
    <w:rsid w:val="00322340"/>
    <w:rsid w:val="003276EB"/>
    <w:rsid w:val="0033156E"/>
    <w:rsid w:val="003331C0"/>
    <w:rsid w:val="00335164"/>
    <w:rsid w:val="00340A4D"/>
    <w:rsid w:val="003429F4"/>
    <w:rsid w:val="00345679"/>
    <w:rsid w:val="00350199"/>
    <w:rsid w:val="003509EF"/>
    <w:rsid w:val="00350F0F"/>
    <w:rsid w:val="00350F26"/>
    <w:rsid w:val="003513CF"/>
    <w:rsid w:val="003515CC"/>
    <w:rsid w:val="00352E17"/>
    <w:rsid w:val="00361936"/>
    <w:rsid w:val="0036519A"/>
    <w:rsid w:val="003657E7"/>
    <w:rsid w:val="00371EC5"/>
    <w:rsid w:val="00374090"/>
    <w:rsid w:val="00377A2B"/>
    <w:rsid w:val="00381388"/>
    <w:rsid w:val="00381782"/>
    <w:rsid w:val="0038226A"/>
    <w:rsid w:val="00382675"/>
    <w:rsid w:val="0038325B"/>
    <w:rsid w:val="00387A6B"/>
    <w:rsid w:val="00387CF5"/>
    <w:rsid w:val="00387DE5"/>
    <w:rsid w:val="003914C4"/>
    <w:rsid w:val="00391601"/>
    <w:rsid w:val="00392F89"/>
    <w:rsid w:val="00397CE5"/>
    <w:rsid w:val="003A3266"/>
    <w:rsid w:val="003A44A6"/>
    <w:rsid w:val="003A6AB3"/>
    <w:rsid w:val="003A6ACC"/>
    <w:rsid w:val="003A7898"/>
    <w:rsid w:val="003A7F44"/>
    <w:rsid w:val="003B10AE"/>
    <w:rsid w:val="003B5017"/>
    <w:rsid w:val="003C01AC"/>
    <w:rsid w:val="003C0F4C"/>
    <w:rsid w:val="003C4C73"/>
    <w:rsid w:val="003C4DDF"/>
    <w:rsid w:val="003D01D7"/>
    <w:rsid w:val="003D3CDE"/>
    <w:rsid w:val="003D534C"/>
    <w:rsid w:val="003D6804"/>
    <w:rsid w:val="003D7B06"/>
    <w:rsid w:val="003E0E03"/>
    <w:rsid w:val="003E1D31"/>
    <w:rsid w:val="003E3B48"/>
    <w:rsid w:val="003E45FA"/>
    <w:rsid w:val="003E5B40"/>
    <w:rsid w:val="003E6E41"/>
    <w:rsid w:val="003F1083"/>
    <w:rsid w:val="003F6856"/>
    <w:rsid w:val="00402252"/>
    <w:rsid w:val="00402717"/>
    <w:rsid w:val="00402AD4"/>
    <w:rsid w:val="0040350A"/>
    <w:rsid w:val="00403A01"/>
    <w:rsid w:val="00406B80"/>
    <w:rsid w:val="004078AB"/>
    <w:rsid w:val="00407EEB"/>
    <w:rsid w:val="0041667C"/>
    <w:rsid w:val="0042522F"/>
    <w:rsid w:val="004305C4"/>
    <w:rsid w:val="00435BDB"/>
    <w:rsid w:val="00436EF4"/>
    <w:rsid w:val="004419AB"/>
    <w:rsid w:val="00443339"/>
    <w:rsid w:val="0044349D"/>
    <w:rsid w:val="00446095"/>
    <w:rsid w:val="00446ECB"/>
    <w:rsid w:val="004475AB"/>
    <w:rsid w:val="004527CB"/>
    <w:rsid w:val="004532E6"/>
    <w:rsid w:val="00454238"/>
    <w:rsid w:val="00455BC2"/>
    <w:rsid w:val="00455D1F"/>
    <w:rsid w:val="00456DB2"/>
    <w:rsid w:val="00456F46"/>
    <w:rsid w:val="004571DD"/>
    <w:rsid w:val="00465070"/>
    <w:rsid w:val="004666FD"/>
    <w:rsid w:val="00466B7B"/>
    <w:rsid w:val="00471C45"/>
    <w:rsid w:val="0047410C"/>
    <w:rsid w:val="0047444C"/>
    <w:rsid w:val="00477F67"/>
    <w:rsid w:val="0048209D"/>
    <w:rsid w:val="00482647"/>
    <w:rsid w:val="0048527D"/>
    <w:rsid w:val="004919B8"/>
    <w:rsid w:val="004921A7"/>
    <w:rsid w:val="004A0416"/>
    <w:rsid w:val="004A223C"/>
    <w:rsid w:val="004A39FB"/>
    <w:rsid w:val="004A4A1E"/>
    <w:rsid w:val="004A4EB5"/>
    <w:rsid w:val="004A572C"/>
    <w:rsid w:val="004A761C"/>
    <w:rsid w:val="004A7FF5"/>
    <w:rsid w:val="004B0936"/>
    <w:rsid w:val="004B60A9"/>
    <w:rsid w:val="004B713C"/>
    <w:rsid w:val="004C0CA8"/>
    <w:rsid w:val="004C11C4"/>
    <w:rsid w:val="004C365C"/>
    <w:rsid w:val="004C44A2"/>
    <w:rsid w:val="004D3480"/>
    <w:rsid w:val="004D4F6E"/>
    <w:rsid w:val="004D5723"/>
    <w:rsid w:val="004D7E29"/>
    <w:rsid w:val="004E2308"/>
    <w:rsid w:val="004E2E87"/>
    <w:rsid w:val="004E3665"/>
    <w:rsid w:val="004E499B"/>
    <w:rsid w:val="004E51D4"/>
    <w:rsid w:val="004F02D8"/>
    <w:rsid w:val="004F10CD"/>
    <w:rsid w:val="004F44C9"/>
    <w:rsid w:val="004F4FCB"/>
    <w:rsid w:val="004F6969"/>
    <w:rsid w:val="004F6BE9"/>
    <w:rsid w:val="005016D6"/>
    <w:rsid w:val="00501A2C"/>
    <w:rsid w:val="00502E20"/>
    <w:rsid w:val="00506829"/>
    <w:rsid w:val="00507F37"/>
    <w:rsid w:val="005120DC"/>
    <w:rsid w:val="005125B7"/>
    <w:rsid w:val="00512EFD"/>
    <w:rsid w:val="00515F6C"/>
    <w:rsid w:val="005209C3"/>
    <w:rsid w:val="00521088"/>
    <w:rsid w:val="00523537"/>
    <w:rsid w:val="0052388B"/>
    <w:rsid w:val="00524F52"/>
    <w:rsid w:val="00526D5F"/>
    <w:rsid w:val="00531D25"/>
    <w:rsid w:val="005338BD"/>
    <w:rsid w:val="00534A64"/>
    <w:rsid w:val="00536484"/>
    <w:rsid w:val="005366D4"/>
    <w:rsid w:val="005366F6"/>
    <w:rsid w:val="00537E32"/>
    <w:rsid w:val="005407AB"/>
    <w:rsid w:val="005439E2"/>
    <w:rsid w:val="00547B4D"/>
    <w:rsid w:val="00551821"/>
    <w:rsid w:val="005535A3"/>
    <w:rsid w:val="00555D6E"/>
    <w:rsid w:val="00555DAB"/>
    <w:rsid w:val="00555EC5"/>
    <w:rsid w:val="00561216"/>
    <w:rsid w:val="00571503"/>
    <w:rsid w:val="00572677"/>
    <w:rsid w:val="00573FDF"/>
    <w:rsid w:val="00576E1A"/>
    <w:rsid w:val="00581B23"/>
    <w:rsid w:val="00581C62"/>
    <w:rsid w:val="005854EC"/>
    <w:rsid w:val="005859C0"/>
    <w:rsid w:val="00587F2F"/>
    <w:rsid w:val="00587F7F"/>
    <w:rsid w:val="005904C1"/>
    <w:rsid w:val="00593DFC"/>
    <w:rsid w:val="005965FD"/>
    <w:rsid w:val="005A0CB9"/>
    <w:rsid w:val="005A0EFD"/>
    <w:rsid w:val="005A10AC"/>
    <w:rsid w:val="005B0CA7"/>
    <w:rsid w:val="005B1397"/>
    <w:rsid w:val="005B1E31"/>
    <w:rsid w:val="005B6963"/>
    <w:rsid w:val="005C7720"/>
    <w:rsid w:val="005D2BD5"/>
    <w:rsid w:val="005D3429"/>
    <w:rsid w:val="005D453A"/>
    <w:rsid w:val="005D648B"/>
    <w:rsid w:val="005D68B2"/>
    <w:rsid w:val="005E1AD7"/>
    <w:rsid w:val="005E66C5"/>
    <w:rsid w:val="005E7EEF"/>
    <w:rsid w:val="005F24C2"/>
    <w:rsid w:val="005F5675"/>
    <w:rsid w:val="005F591B"/>
    <w:rsid w:val="005F5CE6"/>
    <w:rsid w:val="005F777D"/>
    <w:rsid w:val="00606018"/>
    <w:rsid w:val="00607EB0"/>
    <w:rsid w:val="00610F19"/>
    <w:rsid w:val="006124EF"/>
    <w:rsid w:val="00613BB2"/>
    <w:rsid w:val="00613D81"/>
    <w:rsid w:val="00614402"/>
    <w:rsid w:val="006162A5"/>
    <w:rsid w:val="00616ED6"/>
    <w:rsid w:val="00620CB1"/>
    <w:rsid w:val="00622867"/>
    <w:rsid w:val="00633F0C"/>
    <w:rsid w:val="0063450E"/>
    <w:rsid w:val="00635202"/>
    <w:rsid w:val="00636176"/>
    <w:rsid w:val="00641B60"/>
    <w:rsid w:val="006436B5"/>
    <w:rsid w:val="0064486E"/>
    <w:rsid w:val="0065371C"/>
    <w:rsid w:val="00653DF3"/>
    <w:rsid w:val="00654B7E"/>
    <w:rsid w:val="0065528A"/>
    <w:rsid w:val="006556D2"/>
    <w:rsid w:val="006608EC"/>
    <w:rsid w:val="0066449E"/>
    <w:rsid w:val="0066665D"/>
    <w:rsid w:val="006704BF"/>
    <w:rsid w:val="00670CE5"/>
    <w:rsid w:val="00672722"/>
    <w:rsid w:val="00673FC0"/>
    <w:rsid w:val="00674046"/>
    <w:rsid w:val="00680E42"/>
    <w:rsid w:val="006843B1"/>
    <w:rsid w:val="00685311"/>
    <w:rsid w:val="00692445"/>
    <w:rsid w:val="006933C8"/>
    <w:rsid w:val="0069481B"/>
    <w:rsid w:val="00695BB9"/>
    <w:rsid w:val="0069792C"/>
    <w:rsid w:val="006A058D"/>
    <w:rsid w:val="006A0A99"/>
    <w:rsid w:val="006A1F5A"/>
    <w:rsid w:val="006A5E30"/>
    <w:rsid w:val="006B1BB3"/>
    <w:rsid w:val="006B2CE6"/>
    <w:rsid w:val="006B7DF9"/>
    <w:rsid w:val="006C0D48"/>
    <w:rsid w:val="006C7C50"/>
    <w:rsid w:val="006D2427"/>
    <w:rsid w:val="006D66D2"/>
    <w:rsid w:val="006D6D0B"/>
    <w:rsid w:val="006E15C3"/>
    <w:rsid w:val="006E2148"/>
    <w:rsid w:val="006E3EB4"/>
    <w:rsid w:val="006E4A42"/>
    <w:rsid w:val="006E60B5"/>
    <w:rsid w:val="006F2A01"/>
    <w:rsid w:val="006F2CE2"/>
    <w:rsid w:val="006F48BE"/>
    <w:rsid w:val="006F4CEB"/>
    <w:rsid w:val="006F4F6F"/>
    <w:rsid w:val="006F5502"/>
    <w:rsid w:val="006F7422"/>
    <w:rsid w:val="007001AC"/>
    <w:rsid w:val="007008A1"/>
    <w:rsid w:val="0070101B"/>
    <w:rsid w:val="007013EA"/>
    <w:rsid w:val="00702D6F"/>
    <w:rsid w:val="007040F8"/>
    <w:rsid w:val="00705CDD"/>
    <w:rsid w:val="00706826"/>
    <w:rsid w:val="0071222E"/>
    <w:rsid w:val="00712635"/>
    <w:rsid w:val="0071388C"/>
    <w:rsid w:val="00713DDA"/>
    <w:rsid w:val="007175D0"/>
    <w:rsid w:val="00724976"/>
    <w:rsid w:val="00726ADF"/>
    <w:rsid w:val="0073301A"/>
    <w:rsid w:val="00735463"/>
    <w:rsid w:val="007374A6"/>
    <w:rsid w:val="00741FB7"/>
    <w:rsid w:val="007454FD"/>
    <w:rsid w:val="00750AAA"/>
    <w:rsid w:val="0075108C"/>
    <w:rsid w:val="00751479"/>
    <w:rsid w:val="0075577F"/>
    <w:rsid w:val="00756728"/>
    <w:rsid w:val="0075753A"/>
    <w:rsid w:val="00761A08"/>
    <w:rsid w:val="00762481"/>
    <w:rsid w:val="00762AF0"/>
    <w:rsid w:val="00763758"/>
    <w:rsid w:val="007653D4"/>
    <w:rsid w:val="00774164"/>
    <w:rsid w:val="00784503"/>
    <w:rsid w:val="007910BD"/>
    <w:rsid w:val="007911E4"/>
    <w:rsid w:val="00793B0B"/>
    <w:rsid w:val="00793CD3"/>
    <w:rsid w:val="00796267"/>
    <w:rsid w:val="007A0CD2"/>
    <w:rsid w:val="007A2BE5"/>
    <w:rsid w:val="007A394B"/>
    <w:rsid w:val="007A3A3D"/>
    <w:rsid w:val="007A3B5C"/>
    <w:rsid w:val="007B04A2"/>
    <w:rsid w:val="007B7303"/>
    <w:rsid w:val="007B73AF"/>
    <w:rsid w:val="007B7CDA"/>
    <w:rsid w:val="007C0551"/>
    <w:rsid w:val="007C3AB4"/>
    <w:rsid w:val="007C5935"/>
    <w:rsid w:val="007C7339"/>
    <w:rsid w:val="007C7492"/>
    <w:rsid w:val="007D0342"/>
    <w:rsid w:val="007D09A7"/>
    <w:rsid w:val="007D1E5D"/>
    <w:rsid w:val="007D2B05"/>
    <w:rsid w:val="007D3939"/>
    <w:rsid w:val="007D40B4"/>
    <w:rsid w:val="007D61BE"/>
    <w:rsid w:val="007D62D8"/>
    <w:rsid w:val="007E2785"/>
    <w:rsid w:val="007E78B5"/>
    <w:rsid w:val="007F134D"/>
    <w:rsid w:val="007F1638"/>
    <w:rsid w:val="007F67AF"/>
    <w:rsid w:val="0080083A"/>
    <w:rsid w:val="00800E07"/>
    <w:rsid w:val="00802006"/>
    <w:rsid w:val="0080210F"/>
    <w:rsid w:val="00804A6D"/>
    <w:rsid w:val="00805F4B"/>
    <w:rsid w:val="0080639F"/>
    <w:rsid w:val="0081034F"/>
    <w:rsid w:val="008119F2"/>
    <w:rsid w:val="00811FE4"/>
    <w:rsid w:val="008121A8"/>
    <w:rsid w:val="008275BC"/>
    <w:rsid w:val="008309AB"/>
    <w:rsid w:val="008313A1"/>
    <w:rsid w:val="008331FB"/>
    <w:rsid w:val="00835D69"/>
    <w:rsid w:val="00836D3F"/>
    <w:rsid w:val="008376EE"/>
    <w:rsid w:val="00843564"/>
    <w:rsid w:val="0085017F"/>
    <w:rsid w:val="00851632"/>
    <w:rsid w:val="00852124"/>
    <w:rsid w:val="00855A12"/>
    <w:rsid w:val="0086134C"/>
    <w:rsid w:val="00864C8E"/>
    <w:rsid w:val="00870246"/>
    <w:rsid w:val="008744E1"/>
    <w:rsid w:val="00874CF6"/>
    <w:rsid w:val="00875BD6"/>
    <w:rsid w:val="00876CA9"/>
    <w:rsid w:val="00882C7A"/>
    <w:rsid w:val="008835C1"/>
    <w:rsid w:val="00883948"/>
    <w:rsid w:val="008842B0"/>
    <w:rsid w:val="008847B0"/>
    <w:rsid w:val="00884B92"/>
    <w:rsid w:val="00897291"/>
    <w:rsid w:val="008A01A1"/>
    <w:rsid w:val="008A21E1"/>
    <w:rsid w:val="008A3F7B"/>
    <w:rsid w:val="008A4CEA"/>
    <w:rsid w:val="008A6C4C"/>
    <w:rsid w:val="008A6E1A"/>
    <w:rsid w:val="008B4C73"/>
    <w:rsid w:val="008C14E8"/>
    <w:rsid w:val="008C2572"/>
    <w:rsid w:val="008C38D5"/>
    <w:rsid w:val="008C4C49"/>
    <w:rsid w:val="008C5482"/>
    <w:rsid w:val="008C66C3"/>
    <w:rsid w:val="008D4D0B"/>
    <w:rsid w:val="008D6145"/>
    <w:rsid w:val="008E0649"/>
    <w:rsid w:val="008E1D55"/>
    <w:rsid w:val="008E37FF"/>
    <w:rsid w:val="008E6AEE"/>
    <w:rsid w:val="008F057A"/>
    <w:rsid w:val="008F18B4"/>
    <w:rsid w:val="008F743E"/>
    <w:rsid w:val="00900664"/>
    <w:rsid w:val="00902227"/>
    <w:rsid w:val="00905B40"/>
    <w:rsid w:val="00907237"/>
    <w:rsid w:val="00910148"/>
    <w:rsid w:val="009141B7"/>
    <w:rsid w:val="009152BE"/>
    <w:rsid w:val="00921722"/>
    <w:rsid w:val="0092303D"/>
    <w:rsid w:val="00925C0E"/>
    <w:rsid w:val="009264C6"/>
    <w:rsid w:val="009273F7"/>
    <w:rsid w:val="00932116"/>
    <w:rsid w:val="00934D40"/>
    <w:rsid w:val="00942CD1"/>
    <w:rsid w:val="00944C3E"/>
    <w:rsid w:val="00945ADC"/>
    <w:rsid w:val="00946507"/>
    <w:rsid w:val="00946E8F"/>
    <w:rsid w:val="00953A6F"/>
    <w:rsid w:val="009603E3"/>
    <w:rsid w:val="00963092"/>
    <w:rsid w:val="009637AA"/>
    <w:rsid w:val="00967F23"/>
    <w:rsid w:val="00971241"/>
    <w:rsid w:val="00972333"/>
    <w:rsid w:val="00981158"/>
    <w:rsid w:val="0098314F"/>
    <w:rsid w:val="009833BD"/>
    <w:rsid w:val="0098448F"/>
    <w:rsid w:val="00994809"/>
    <w:rsid w:val="00994E4D"/>
    <w:rsid w:val="0099749D"/>
    <w:rsid w:val="009A0400"/>
    <w:rsid w:val="009A0F35"/>
    <w:rsid w:val="009A4291"/>
    <w:rsid w:val="009A432E"/>
    <w:rsid w:val="009A4642"/>
    <w:rsid w:val="009A4B32"/>
    <w:rsid w:val="009A7819"/>
    <w:rsid w:val="009B01A0"/>
    <w:rsid w:val="009B6EDA"/>
    <w:rsid w:val="009C2B75"/>
    <w:rsid w:val="009C2C92"/>
    <w:rsid w:val="009C7103"/>
    <w:rsid w:val="009D49D9"/>
    <w:rsid w:val="009D54E6"/>
    <w:rsid w:val="009D655E"/>
    <w:rsid w:val="009D7279"/>
    <w:rsid w:val="009E08D3"/>
    <w:rsid w:val="009E2D2D"/>
    <w:rsid w:val="009E31C9"/>
    <w:rsid w:val="009E4694"/>
    <w:rsid w:val="009E6B28"/>
    <w:rsid w:val="009F1558"/>
    <w:rsid w:val="009F2FAD"/>
    <w:rsid w:val="009F4A0E"/>
    <w:rsid w:val="009F7CB4"/>
    <w:rsid w:val="00A006BE"/>
    <w:rsid w:val="00A013ED"/>
    <w:rsid w:val="00A01D66"/>
    <w:rsid w:val="00A066AD"/>
    <w:rsid w:val="00A11BC4"/>
    <w:rsid w:val="00A129EC"/>
    <w:rsid w:val="00A13027"/>
    <w:rsid w:val="00A14AA4"/>
    <w:rsid w:val="00A15980"/>
    <w:rsid w:val="00A163AF"/>
    <w:rsid w:val="00A17906"/>
    <w:rsid w:val="00A20F45"/>
    <w:rsid w:val="00A212BA"/>
    <w:rsid w:val="00A23501"/>
    <w:rsid w:val="00A24C94"/>
    <w:rsid w:val="00A256EF"/>
    <w:rsid w:val="00A26809"/>
    <w:rsid w:val="00A26A22"/>
    <w:rsid w:val="00A26E72"/>
    <w:rsid w:val="00A30F82"/>
    <w:rsid w:val="00A3247A"/>
    <w:rsid w:val="00A3398D"/>
    <w:rsid w:val="00A348E7"/>
    <w:rsid w:val="00A35CDB"/>
    <w:rsid w:val="00A35E0B"/>
    <w:rsid w:val="00A36B23"/>
    <w:rsid w:val="00A42A80"/>
    <w:rsid w:val="00A439FE"/>
    <w:rsid w:val="00A465BF"/>
    <w:rsid w:val="00A50226"/>
    <w:rsid w:val="00A53ECB"/>
    <w:rsid w:val="00A557D9"/>
    <w:rsid w:val="00A60042"/>
    <w:rsid w:val="00A62DFF"/>
    <w:rsid w:val="00A67D82"/>
    <w:rsid w:val="00A67F65"/>
    <w:rsid w:val="00A7057D"/>
    <w:rsid w:val="00A7297A"/>
    <w:rsid w:val="00A72CB9"/>
    <w:rsid w:val="00A74126"/>
    <w:rsid w:val="00A749C4"/>
    <w:rsid w:val="00A74AE5"/>
    <w:rsid w:val="00A75399"/>
    <w:rsid w:val="00A84868"/>
    <w:rsid w:val="00A905F8"/>
    <w:rsid w:val="00A91F27"/>
    <w:rsid w:val="00A948C1"/>
    <w:rsid w:val="00AA1364"/>
    <w:rsid w:val="00AA4948"/>
    <w:rsid w:val="00AA4EE7"/>
    <w:rsid w:val="00AA7EF1"/>
    <w:rsid w:val="00AB1384"/>
    <w:rsid w:val="00AB50E3"/>
    <w:rsid w:val="00AC0EB5"/>
    <w:rsid w:val="00AC3417"/>
    <w:rsid w:val="00AC70DA"/>
    <w:rsid w:val="00AD3372"/>
    <w:rsid w:val="00AD512E"/>
    <w:rsid w:val="00AD5D82"/>
    <w:rsid w:val="00AD65AE"/>
    <w:rsid w:val="00AD7C36"/>
    <w:rsid w:val="00AE3F47"/>
    <w:rsid w:val="00AF2344"/>
    <w:rsid w:val="00AF278D"/>
    <w:rsid w:val="00AF2F4B"/>
    <w:rsid w:val="00AF4EFF"/>
    <w:rsid w:val="00AF5625"/>
    <w:rsid w:val="00AF5A3D"/>
    <w:rsid w:val="00AF6602"/>
    <w:rsid w:val="00AF76AD"/>
    <w:rsid w:val="00B0378A"/>
    <w:rsid w:val="00B05076"/>
    <w:rsid w:val="00B105CC"/>
    <w:rsid w:val="00B11509"/>
    <w:rsid w:val="00B123EF"/>
    <w:rsid w:val="00B16FB6"/>
    <w:rsid w:val="00B20569"/>
    <w:rsid w:val="00B2056B"/>
    <w:rsid w:val="00B209F7"/>
    <w:rsid w:val="00B20C85"/>
    <w:rsid w:val="00B21B34"/>
    <w:rsid w:val="00B24006"/>
    <w:rsid w:val="00B24519"/>
    <w:rsid w:val="00B250DA"/>
    <w:rsid w:val="00B2550D"/>
    <w:rsid w:val="00B27A2C"/>
    <w:rsid w:val="00B31BBE"/>
    <w:rsid w:val="00B37CA0"/>
    <w:rsid w:val="00B40EFB"/>
    <w:rsid w:val="00B437F5"/>
    <w:rsid w:val="00B4463F"/>
    <w:rsid w:val="00B4616E"/>
    <w:rsid w:val="00B46C9A"/>
    <w:rsid w:val="00B51302"/>
    <w:rsid w:val="00B515D8"/>
    <w:rsid w:val="00B5584F"/>
    <w:rsid w:val="00B57BF0"/>
    <w:rsid w:val="00B60837"/>
    <w:rsid w:val="00B62645"/>
    <w:rsid w:val="00B626FD"/>
    <w:rsid w:val="00B631E8"/>
    <w:rsid w:val="00B654CB"/>
    <w:rsid w:val="00B656A3"/>
    <w:rsid w:val="00B67274"/>
    <w:rsid w:val="00B678C5"/>
    <w:rsid w:val="00B76BD4"/>
    <w:rsid w:val="00B76D1E"/>
    <w:rsid w:val="00B77E45"/>
    <w:rsid w:val="00B82A0F"/>
    <w:rsid w:val="00B8526C"/>
    <w:rsid w:val="00B85A51"/>
    <w:rsid w:val="00B902B9"/>
    <w:rsid w:val="00B92351"/>
    <w:rsid w:val="00B9273B"/>
    <w:rsid w:val="00B9338F"/>
    <w:rsid w:val="00B93692"/>
    <w:rsid w:val="00B95004"/>
    <w:rsid w:val="00B95385"/>
    <w:rsid w:val="00B95936"/>
    <w:rsid w:val="00BA0423"/>
    <w:rsid w:val="00BA0892"/>
    <w:rsid w:val="00BA396B"/>
    <w:rsid w:val="00BA4E04"/>
    <w:rsid w:val="00BA6469"/>
    <w:rsid w:val="00BB090D"/>
    <w:rsid w:val="00BB0F40"/>
    <w:rsid w:val="00BB25BB"/>
    <w:rsid w:val="00BB2BAA"/>
    <w:rsid w:val="00BB2E01"/>
    <w:rsid w:val="00BB3A1E"/>
    <w:rsid w:val="00BC0ED3"/>
    <w:rsid w:val="00BC5EE1"/>
    <w:rsid w:val="00BD0325"/>
    <w:rsid w:val="00BD29BA"/>
    <w:rsid w:val="00BD3D85"/>
    <w:rsid w:val="00BD59BC"/>
    <w:rsid w:val="00BD6B2D"/>
    <w:rsid w:val="00BD71B7"/>
    <w:rsid w:val="00BE1A5C"/>
    <w:rsid w:val="00BE3CB6"/>
    <w:rsid w:val="00BE48B5"/>
    <w:rsid w:val="00BE4C6E"/>
    <w:rsid w:val="00BE5435"/>
    <w:rsid w:val="00BE5969"/>
    <w:rsid w:val="00BE5AF0"/>
    <w:rsid w:val="00BF0428"/>
    <w:rsid w:val="00BF1B2D"/>
    <w:rsid w:val="00BF3CA0"/>
    <w:rsid w:val="00BF55BB"/>
    <w:rsid w:val="00BF5EDC"/>
    <w:rsid w:val="00BF79C2"/>
    <w:rsid w:val="00C01AE5"/>
    <w:rsid w:val="00C02FBB"/>
    <w:rsid w:val="00C03E00"/>
    <w:rsid w:val="00C10D35"/>
    <w:rsid w:val="00C13F2C"/>
    <w:rsid w:val="00C25750"/>
    <w:rsid w:val="00C25B9A"/>
    <w:rsid w:val="00C269EB"/>
    <w:rsid w:val="00C347C6"/>
    <w:rsid w:val="00C34B62"/>
    <w:rsid w:val="00C35851"/>
    <w:rsid w:val="00C35DB1"/>
    <w:rsid w:val="00C4250C"/>
    <w:rsid w:val="00C452AF"/>
    <w:rsid w:val="00C45A7A"/>
    <w:rsid w:val="00C45F67"/>
    <w:rsid w:val="00C469EF"/>
    <w:rsid w:val="00C52998"/>
    <w:rsid w:val="00C53A95"/>
    <w:rsid w:val="00C53BE3"/>
    <w:rsid w:val="00C5635B"/>
    <w:rsid w:val="00C56B43"/>
    <w:rsid w:val="00C57FAE"/>
    <w:rsid w:val="00C60D71"/>
    <w:rsid w:val="00C61EA2"/>
    <w:rsid w:val="00C63EDF"/>
    <w:rsid w:val="00C65B40"/>
    <w:rsid w:val="00C67CD4"/>
    <w:rsid w:val="00C7139A"/>
    <w:rsid w:val="00C73986"/>
    <w:rsid w:val="00C740AB"/>
    <w:rsid w:val="00C7450D"/>
    <w:rsid w:val="00C77FC2"/>
    <w:rsid w:val="00C81691"/>
    <w:rsid w:val="00C83E8A"/>
    <w:rsid w:val="00C84D52"/>
    <w:rsid w:val="00C8578F"/>
    <w:rsid w:val="00C9149B"/>
    <w:rsid w:val="00C94C38"/>
    <w:rsid w:val="00C95926"/>
    <w:rsid w:val="00C96003"/>
    <w:rsid w:val="00C96623"/>
    <w:rsid w:val="00CA06AC"/>
    <w:rsid w:val="00CA2949"/>
    <w:rsid w:val="00CA43F5"/>
    <w:rsid w:val="00CA496A"/>
    <w:rsid w:val="00CA5233"/>
    <w:rsid w:val="00CA6414"/>
    <w:rsid w:val="00CA6ED1"/>
    <w:rsid w:val="00CA7962"/>
    <w:rsid w:val="00CA7AD3"/>
    <w:rsid w:val="00CC6C47"/>
    <w:rsid w:val="00CD06C1"/>
    <w:rsid w:val="00CD2268"/>
    <w:rsid w:val="00CD2474"/>
    <w:rsid w:val="00CD28C7"/>
    <w:rsid w:val="00CD35A6"/>
    <w:rsid w:val="00CD405F"/>
    <w:rsid w:val="00CD4698"/>
    <w:rsid w:val="00CD50D4"/>
    <w:rsid w:val="00CD5CA5"/>
    <w:rsid w:val="00CD7648"/>
    <w:rsid w:val="00CE74FD"/>
    <w:rsid w:val="00CE7A0C"/>
    <w:rsid w:val="00CF1BFC"/>
    <w:rsid w:val="00CF23D1"/>
    <w:rsid w:val="00CF2935"/>
    <w:rsid w:val="00CF63F0"/>
    <w:rsid w:val="00CF79BA"/>
    <w:rsid w:val="00D00889"/>
    <w:rsid w:val="00D00AC3"/>
    <w:rsid w:val="00D0110B"/>
    <w:rsid w:val="00D020C9"/>
    <w:rsid w:val="00D025C8"/>
    <w:rsid w:val="00D0351A"/>
    <w:rsid w:val="00D045DD"/>
    <w:rsid w:val="00D0633C"/>
    <w:rsid w:val="00D100A8"/>
    <w:rsid w:val="00D125F2"/>
    <w:rsid w:val="00D14D0A"/>
    <w:rsid w:val="00D25D0C"/>
    <w:rsid w:val="00D2625A"/>
    <w:rsid w:val="00D27443"/>
    <w:rsid w:val="00D34018"/>
    <w:rsid w:val="00D372E2"/>
    <w:rsid w:val="00D43A14"/>
    <w:rsid w:val="00D4438A"/>
    <w:rsid w:val="00D50F3A"/>
    <w:rsid w:val="00D52AE2"/>
    <w:rsid w:val="00D57019"/>
    <w:rsid w:val="00D61107"/>
    <w:rsid w:val="00D63719"/>
    <w:rsid w:val="00D64E83"/>
    <w:rsid w:val="00D657E0"/>
    <w:rsid w:val="00D66553"/>
    <w:rsid w:val="00D66759"/>
    <w:rsid w:val="00D736E9"/>
    <w:rsid w:val="00D73D7C"/>
    <w:rsid w:val="00D752AE"/>
    <w:rsid w:val="00D761FB"/>
    <w:rsid w:val="00D765B8"/>
    <w:rsid w:val="00D80AB5"/>
    <w:rsid w:val="00D835B6"/>
    <w:rsid w:val="00D83932"/>
    <w:rsid w:val="00D841BA"/>
    <w:rsid w:val="00D84E24"/>
    <w:rsid w:val="00D867CA"/>
    <w:rsid w:val="00D86ED4"/>
    <w:rsid w:val="00D87732"/>
    <w:rsid w:val="00D92DEC"/>
    <w:rsid w:val="00D935C5"/>
    <w:rsid w:val="00D955F6"/>
    <w:rsid w:val="00D96825"/>
    <w:rsid w:val="00DA0476"/>
    <w:rsid w:val="00DA137A"/>
    <w:rsid w:val="00DA63A1"/>
    <w:rsid w:val="00DA6E1B"/>
    <w:rsid w:val="00DA7658"/>
    <w:rsid w:val="00DB0C3A"/>
    <w:rsid w:val="00DB2583"/>
    <w:rsid w:val="00DB2B14"/>
    <w:rsid w:val="00DB4103"/>
    <w:rsid w:val="00DB55BF"/>
    <w:rsid w:val="00DB72BE"/>
    <w:rsid w:val="00DC25BC"/>
    <w:rsid w:val="00DC300D"/>
    <w:rsid w:val="00DC3A2E"/>
    <w:rsid w:val="00DC57C0"/>
    <w:rsid w:val="00DC7808"/>
    <w:rsid w:val="00DD2C21"/>
    <w:rsid w:val="00DD3FF7"/>
    <w:rsid w:val="00DD4B88"/>
    <w:rsid w:val="00DD5E22"/>
    <w:rsid w:val="00DE1E4D"/>
    <w:rsid w:val="00DE2341"/>
    <w:rsid w:val="00DE2C04"/>
    <w:rsid w:val="00DE48C3"/>
    <w:rsid w:val="00DE74CE"/>
    <w:rsid w:val="00DF04D9"/>
    <w:rsid w:val="00DF227B"/>
    <w:rsid w:val="00DF5D89"/>
    <w:rsid w:val="00DF6212"/>
    <w:rsid w:val="00E050B6"/>
    <w:rsid w:val="00E05456"/>
    <w:rsid w:val="00E06A8F"/>
    <w:rsid w:val="00E104DB"/>
    <w:rsid w:val="00E10AC1"/>
    <w:rsid w:val="00E11691"/>
    <w:rsid w:val="00E128C0"/>
    <w:rsid w:val="00E157C5"/>
    <w:rsid w:val="00E17D83"/>
    <w:rsid w:val="00E214A4"/>
    <w:rsid w:val="00E24632"/>
    <w:rsid w:val="00E25482"/>
    <w:rsid w:val="00E2691E"/>
    <w:rsid w:val="00E3124D"/>
    <w:rsid w:val="00E31B57"/>
    <w:rsid w:val="00E32B0E"/>
    <w:rsid w:val="00E32BEB"/>
    <w:rsid w:val="00E331D9"/>
    <w:rsid w:val="00E33E00"/>
    <w:rsid w:val="00E412C5"/>
    <w:rsid w:val="00E43079"/>
    <w:rsid w:val="00E47D8B"/>
    <w:rsid w:val="00E512BF"/>
    <w:rsid w:val="00E51DFC"/>
    <w:rsid w:val="00E52FF9"/>
    <w:rsid w:val="00E53A19"/>
    <w:rsid w:val="00E540B7"/>
    <w:rsid w:val="00E548CF"/>
    <w:rsid w:val="00E56DD7"/>
    <w:rsid w:val="00E600E4"/>
    <w:rsid w:val="00E62DE5"/>
    <w:rsid w:val="00E62F4B"/>
    <w:rsid w:val="00E65E36"/>
    <w:rsid w:val="00E67465"/>
    <w:rsid w:val="00E67A40"/>
    <w:rsid w:val="00E70583"/>
    <w:rsid w:val="00E7098A"/>
    <w:rsid w:val="00E7177B"/>
    <w:rsid w:val="00E7200A"/>
    <w:rsid w:val="00E7294E"/>
    <w:rsid w:val="00E73450"/>
    <w:rsid w:val="00E75138"/>
    <w:rsid w:val="00E76D04"/>
    <w:rsid w:val="00E778B3"/>
    <w:rsid w:val="00E808D9"/>
    <w:rsid w:val="00E868B5"/>
    <w:rsid w:val="00E93780"/>
    <w:rsid w:val="00E96294"/>
    <w:rsid w:val="00E9648C"/>
    <w:rsid w:val="00E96A1C"/>
    <w:rsid w:val="00E96DD5"/>
    <w:rsid w:val="00E97029"/>
    <w:rsid w:val="00E97A1C"/>
    <w:rsid w:val="00EA1048"/>
    <w:rsid w:val="00EA10B1"/>
    <w:rsid w:val="00EA3317"/>
    <w:rsid w:val="00EA3404"/>
    <w:rsid w:val="00EA3638"/>
    <w:rsid w:val="00EA62E0"/>
    <w:rsid w:val="00EB29AB"/>
    <w:rsid w:val="00EB38A4"/>
    <w:rsid w:val="00EB3BA5"/>
    <w:rsid w:val="00EC1D5D"/>
    <w:rsid w:val="00EC2E5F"/>
    <w:rsid w:val="00EC6F2F"/>
    <w:rsid w:val="00ED257A"/>
    <w:rsid w:val="00ED33F0"/>
    <w:rsid w:val="00ED34D8"/>
    <w:rsid w:val="00ED4D55"/>
    <w:rsid w:val="00ED77B8"/>
    <w:rsid w:val="00ED7B91"/>
    <w:rsid w:val="00EE1D08"/>
    <w:rsid w:val="00EE28D0"/>
    <w:rsid w:val="00EE56E8"/>
    <w:rsid w:val="00EE70F5"/>
    <w:rsid w:val="00EE7BB1"/>
    <w:rsid w:val="00EE7EF0"/>
    <w:rsid w:val="00EF1617"/>
    <w:rsid w:val="00F003DD"/>
    <w:rsid w:val="00F01941"/>
    <w:rsid w:val="00F01E6C"/>
    <w:rsid w:val="00F02A53"/>
    <w:rsid w:val="00F04ECD"/>
    <w:rsid w:val="00F106A2"/>
    <w:rsid w:val="00F10FD5"/>
    <w:rsid w:val="00F12D63"/>
    <w:rsid w:val="00F14233"/>
    <w:rsid w:val="00F17C97"/>
    <w:rsid w:val="00F17E9F"/>
    <w:rsid w:val="00F23E21"/>
    <w:rsid w:val="00F25B55"/>
    <w:rsid w:val="00F27960"/>
    <w:rsid w:val="00F3608E"/>
    <w:rsid w:val="00F4156A"/>
    <w:rsid w:val="00F41FA3"/>
    <w:rsid w:val="00F42AB5"/>
    <w:rsid w:val="00F42CD4"/>
    <w:rsid w:val="00F43960"/>
    <w:rsid w:val="00F43B44"/>
    <w:rsid w:val="00F43B64"/>
    <w:rsid w:val="00F4539E"/>
    <w:rsid w:val="00F51602"/>
    <w:rsid w:val="00F53323"/>
    <w:rsid w:val="00F5337B"/>
    <w:rsid w:val="00F6049B"/>
    <w:rsid w:val="00F67134"/>
    <w:rsid w:val="00F67646"/>
    <w:rsid w:val="00F711F3"/>
    <w:rsid w:val="00F72D0E"/>
    <w:rsid w:val="00F72F1E"/>
    <w:rsid w:val="00F742BE"/>
    <w:rsid w:val="00F83D95"/>
    <w:rsid w:val="00F84DD5"/>
    <w:rsid w:val="00F921B7"/>
    <w:rsid w:val="00F9684A"/>
    <w:rsid w:val="00F9768C"/>
    <w:rsid w:val="00FA4E0D"/>
    <w:rsid w:val="00FA6AA6"/>
    <w:rsid w:val="00FA7A29"/>
    <w:rsid w:val="00FB6A21"/>
    <w:rsid w:val="00FB7CA6"/>
    <w:rsid w:val="00FC0156"/>
    <w:rsid w:val="00FC1944"/>
    <w:rsid w:val="00FC1EDC"/>
    <w:rsid w:val="00FC30C6"/>
    <w:rsid w:val="00FD130F"/>
    <w:rsid w:val="00FD2140"/>
    <w:rsid w:val="00FD65D1"/>
    <w:rsid w:val="00FE02E4"/>
    <w:rsid w:val="00FE154F"/>
    <w:rsid w:val="00FE1681"/>
    <w:rsid w:val="00FE2B1B"/>
    <w:rsid w:val="00FE2DB2"/>
    <w:rsid w:val="00FF35A0"/>
    <w:rsid w:val="00FF37D9"/>
    <w:rsid w:val="00FF39B2"/>
    <w:rsid w:val="00FF4402"/>
    <w:rsid w:val="00FF465A"/>
    <w:rsid w:val="00FF489B"/>
    <w:rsid w:val="00FF539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9">
      <v:fill color="#ff9" opacity="25559f"/>
    </o:shapedefaults>
    <o:shapelayout v:ext="edit">
      <o:idmap v:ext="edit" data="1"/>
    </o:shapelayout>
  </w:shapeDefaults>
  <w:decimalSymbol w:val=","/>
  <w:listSeparator w:val=";"/>
  <w14:docId w14:val="388C5F6D"/>
  <w15:docId w15:val="{A1FC7425-A481-4E48-BAA1-35E62CCF2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040D93"/>
    <w:pPr>
      <w:spacing w:line="240" w:lineRule="exact"/>
      <w:jc w:val="both"/>
    </w:pPr>
    <w:rPr>
      <w:rFonts w:ascii="Verdana" w:hAnsi="Verdana"/>
      <w:sz w:val="16"/>
      <w:szCs w:val="16"/>
    </w:rPr>
  </w:style>
  <w:style w:type="paragraph" w:styleId="Kop1">
    <w:name w:val="heading 1"/>
    <w:basedOn w:val="Standaard"/>
    <w:next w:val="Standaard"/>
    <w:qFormat/>
    <w:rsid w:val="00A006BE"/>
    <w:pPr>
      <w:keepNext/>
      <w:spacing w:after="100" w:afterAutospacing="1" w:line="480" w:lineRule="auto"/>
      <w:outlineLvl w:val="0"/>
    </w:pPr>
    <w:rPr>
      <w:rFonts w:ascii="Arial" w:hAnsi="Arial" w:cs="Arial"/>
      <w:b/>
      <w:bCs/>
      <w:kern w:val="32"/>
      <w:sz w:val="32"/>
      <w:szCs w:val="32"/>
    </w:rPr>
  </w:style>
  <w:style w:type="paragraph" w:styleId="Kop2">
    <w:name w:val="heading 2"/>
    <w:basedOn w:val="Standaard"/>
    <w:next w:val="Standaard"/>
    <w:link w:val="Kop2Char"/>
    <w:uiPriority w:val="9"/>
    <w:qFormat/>
    <w:rsid w:val="001A4D44"/>
    <w:pPr>
      <w:keepNext/>
      <w:spacing w:before="240" w:after="240" w:line="240" w:lineRule="auto"/>
      <w:outlineLvl w:val="1"/>
    </w:pPr>
    <w:rPr>
      <w:rFonts w:ascii="Arial" w:hAnsi="Arial" w:cs="Arial"/>
      <w:b/>
      <w:bCs/>
      <w:iCs/>
      <w:sz w:val="28"/>
      <w:szCs w:val="28"/>
    </w:rPr>
  </w:style>
  <w:style w:type="paragraph" w:styleId="Kop3">
    <w:name w:val="heading 3"/>
    <w:basedOn w:val="Standaard"/>
    <w:next w:val="Standaard"/>
    <w:link w:val="Kop3Char"/>
    <w:uiPriority w:val="9"/>
    <w:qFormat/>
    <w:rsid w:val="001A4D44"/>
    <w:pPr>
      <w:keepNext/>
      <w:spacing w:before="240"/>
      <w:outlineLvl w:val="2"/>
    </w:pPr>
    <w:rPr>
      <w:rFonts w:ascii="Arial" w:hAnsi="Arial" w:cs="Arial"/>
      <w:b/>
      <w:bCs/>
      <w:sz w:val="24"/>
      <w:szCs w:val="26"/>
    </w:rPr>
  </w:style>
  <w:style w:type="paragraph" w:styleId="Kop4">
    <w:name w:val="heading 4"/>
    <w:basedOn w:val="Standaard"/>
    <w:next w:val="Standaard"/>
    <w:qFormat/>
    <w:rsid w:val="001A4D44"/>
    <w:pPr>
      <w:keepNext/>
      <w:spacing w:after="100" w:afterAutospacing="1" w:line="240" w:lineRule="auto"/>
      <w:outlineLvl w:val="3"/>
    </w:pPr>
    <w:rPr>
      <w:rFonts w:ascii="Arial" w:hAnsi="Arial"/>
      <w:b/>
      <w:bCs/>
      <w:sz w:val="20"/>
      <w:szCs w:val="28"/>
    </w:rPr>
  </w:style>
  <w:style w:type="paragraph" w:styleId="Kop5">
    <w:name w:val="heading 5"/>
    <w:basedOn w:val="Standaard"/>
    <w:next w:val="Standaard"/>
    <w:qFormat/>
    <w:rsid w:val="001A4D44"/>
    <w:pPr>
      <w:spacing w:before="240" w:after="60"/>
      <w:outlineLvl w:val="4"/>
    </w:pPr>
    <w:rPr>
      <w:b/>
      <w:bCs/>
      <w:i/>
      <w:iCs/>
      <w:sz w:val="26"/>
      <w:szCs w:val="26"/>
    </w:rPr>
  </w:style>
  <w:style w:type="paragraph" w:styleId="Kop6">
    <w:name w:val="heading 6"/>
    <w:basedOn w:val="Standaard"/>
    <w:next w:val="Standaard"/>
    <w:qFormat/>
    <w:rsid w:val="001A4D44"/>
    <w:pPr>
      <w:spacing w:before="240" w:after="60"/>
      <w:outlineLvl w:val="5"/>
    </w:pPr>
    <w:rPr>
      <w:rFonts w:ascii="Times New Roman" w:hAnsi="Times New Roman"/>
      <w:b/>
      <w:bCs/>
      <w:sz w:val="22"/>
      <w:szCs w:val="22"/>
    </w:rPr>
  </w:style>
  <w:style w:type="paragraph" w:styleId="Kop7">
    <w:name w:val="heading 7"/>
    <w:basedOn w:val="Standaard"/>
    <w:next w:val="Standaard"/>
    <w:qFormat/>
    <w:rsid w:val="001A4D44"/>
    <w:pPr>
      <w:spacing w:before="240" w:after="60"/>
      <w:outlineLvl w:val="6"/>
    </w:pPr>
    <w:rPr>
      <w:rFonts w:ascii="Times New Roman" w:hAnsi="Times New Roman"/>
      <w:sz w:val="24"/>
      <w:szCs w:val="24"/>
    </w:rPr>
  </w:style>
  <w:style w:type="paragraph" w:styleId="Kop8">
    <w:name w:val="heading 8"/>
    <w:basedOn w:val="Standaard"/>
    <w:next w:val="Standaard"/>
    <w:qFormat/>
    <w:rsid w:val="001A4D44"/>
    <w:pPr>
      <w:spacing w:before="240" w:after="60"/>
      <w:outlineLvl w:val="7"/>
    </w:pPr>
    <w:rPr>
      <w:rFonts w:ascii="Times New Roman" w:hAnsi="Times New Roman"/>
      <w:i/>
      <w:iCs/>
      <w:sz w:val="24"/>
      <w:szCs w:val="24"/>
    </w:rPr>
  </w:style>
  <w:style w:type="paragraph" w:styleId="Kop9">
    <w:name w:val="heading 9"/>
    <w:basedOn w:val="Standaard"/>
    <w:next w:val="Standaard"/>
    <w:qFormat/>
    <w:rsid w:val="001A4D44"/>
    <w:pPr>
      <w:spacing w:before="240" w:after="60"/>
      <w:outlineLvl w:val="8"/>
    </w:pPr>
    <w:rPr>
      <w:rFonts w:ascii="Arial" w:hAnsi="Arial" w:cs="Arial"/>
      <w:sz w:val="22"/>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Hoofdstukx">
    <w:name w:val="Hoofdstuk x"/>
    <w:basedOn w:val="Standaard"/>
    <w:next w:val="Hoofdstuktitel"/>
    <w:rsid w:val="00131C76"/>
    <w:pPr>
      <w:keepNext/>
      <w:numPr>
        <w:numId w:val="16"/>
      </w:numPr>
      <w:spacing w:after="240"/>
    </w:pPr>
    <w:rPr>
      <w:sz w:val="20"/>
      <w:szCs w:val="20"/>
    </w:rPr>
  </w:style>
  <w:style w:type="paragraph" w:customStyle="1" w:styleId="Hoofdstuktitel">
    <w:name w:val="Hoofdstuktitel"/>
    <w:basedOn w:val="Standaard"/>
    <w:next w:val="Inleidingnatitel"/>
    <w:rsid w:val="00131C76"/>
    <w:pPr>
      <w:keepNext/>
      <w:spacing w:after="480"/>
    </w:pPr>
    <w:rPr>
      <w:sz w:val="28"/>
    </w:rPr>
  </w:style>
  <w:style w:type="paragraph" w:styleId="Inhopg1">
    <w:name w:val="toc 1"/>
    <w:basedOn w:val="Standaard"/>
    <w:next w:val="Standaard"/>
    <w:autoRedefine/>
    <w:uiPriority w:val="39"/>
    <w:rsid w:val="007175D0"/>
    <w:pPr>
      <w:numPr>
        <w:numId w:val="15"/>
      </w:numPr>
      <w:tabs>
        <w:tab w:val="left" w:pos="1134"/>
        <w:tab w:val="left" w:pos="8108"/>
      </w:tabs>
    </w:pPr>
    <w:rPr>
      <w:szCs w:val="20"/>
    </w:rPr>
  </w:style>
  <w:style w:type="paragraph" w:customStyle="1" w:styleId="Paragraaftitel">
    <w:name w:val="Paragraaftitel"/>
    <w:basedOn w:val="Standaard"/>
    <w:next w:val="Standaard"/>
    <w:rsid w:val="00131C76"/>
    <w:pPr>
      <w:keepNext/>
      <w:numPr>
        <w:ilvl w:val="1"/>
        <w:numId w:val="16"/>
      </w:numPr>
      <w:spacing w:before="240" w:after="240"/>
    </w:pPr>
    <w:rPr>
      <w:sz w:val="20"/>
    </w:rPr>
  </w:style>
  <w:style w:type="paragraph" w:customStyle="1" w:styleId="Inleidingnatitel">
    <w:name w:val="Inleiding na titel"/>
    <w:basedOn w:val="Standaard"/>
    <w:next w:val="Standaard"/>
    <w:rsid w:val="00131C76"/>
    <w:pPr>
      <w:keepNext/>
      <w:spacing w:after="480"/>
    </w:pPr>
    <w:rPr>
      <w:b/>
    </w:rPr>
  </w:style>
  <w:style w:type="paragraph" w:customStyle="1" w:styleId="subparagraaftitel">
    <w:name w:val="subparagraaftitel"/>
    <w:basedOn w:val="Standaard"/>
    <w:next w:val="Standaard"/>
    <w:rsid w:val="003D7B06"/>
    <w:pPr>
      <w:keepNext/>
      <w:numPr>
        <w:ilvl w:val="2"/>
        <w:numId w:val="16"/>
      </w:numPr>
      <w:spacing w:before="240"/>
    </w:pPr>
    <w:rPr>
      <w:b/>
    </w:rPr>
  </w:style>
  <w:style w:type="paragraph" w:customStyle="1" w:styleId="Tussenkop">
    <w:name w:val="Tussenkop"/>
    <w:basedOn w:val="Standaard"/>
    <w:next w:val="Standaard"/>
    <w:rsid w:val="00131C76"/>
    <w:pPr>
      <w:keepNext/>
      <w:spacing w:before="240"/>
    </w:pPr>
    <w:rPr>
      <w:b/>
    </w:rPr>
  </w:style>
  <w:style w:type="numbering" w:customStyle="1" w:styleId="OpmaakprofielMetopsommingstekens">
    <w:name w:val="Opmaakprofiel Met opsommingstekens"/>
    <w:basedOn w:val="Geenlijst"/>
    <w:rsid w:val="00B16FB6"/>
    <w:pPr>
      <w:numPr>
        <w:numId w:val="5"/>
      </w:numPr>
    </w:pPr>
  </w:style>
  <w:style w:type="numbering" w:styleId="111111">
    <w:name w:val="Outline List 2"/>
    <w:basedOn w:val="Geenlijst"/>
    <w:semiHidden/>
    <w:rsid w:val="005016D6"/>
    <w:pPr>
      <w:numPr>
        <w:numId w:val="6"/>
      </w:numPr>
    </w:pPr>
  </w:style>
  <w:style w:type="numbering" w:styleId="1ai">
    <w:name w:val="Outline List 1"/>
    <w:basedOn w:val="Geenlijst"/>
    <w:semiHidden/>
    <w:rsid w:val="005016D6"/>
    <w:pPr>
      <w:numPr>
        <w:numId w:val="7"/>
      </w:numPr>
    </w:pPr>
  </w:style>
  <w:style w:type="table" w:styleId="3D-effectenvoortabel1">
    <w:name w:val="Table 3D effects 1"/>
    <w:basedOn w:val="Standaardtabel"/>
    <w:semiHidden/>
    <w:rsid w:val="005016D6"/>
    <w:pPr>
      <w:spacing w:line="240" w:lineRule="exact"/>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5016D6"/>
    <w:pPr>
      <w:spacing w:line="240" w:lineRule="exact"/>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5016D6"/>
    <w:pPr>
      <w:spacing w:line="240" w:lineRule="exact"/>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Standaard"/>
    <w:next w:val="Standaard"/>
    <w:semiHidden/>
    <w:rsid w:val="005016D6"/>
  </w:style>
  <w:style w:type="paragraph" w:styleId="Adresenvelop">
    <w:name w:val="envelope address"/>
    <w:basedOn w:val="Standaard"/>
    <w:semiHidden/>
    <w:rsid w:val="005016D6"/>
    <w:pPr>
      <w:framePr w:w="7920" w:h="1980" w:hRule="exact" w:hSpace="141" w:wrap="auto" w:hAnchor="page" w:xAlign="center" w:yAlign="bottom"/>
      <w:ind w:left="2880"/>
    </w:pPr>
    <w:rPr>
      <w:rFonts w:ascii="Arial" w:hAnsi="Arial" w:cs="Arial"/>
      <w:sz w:val="24"/>
      <w:szCs w:val="24"/>
    </w:rPr>
  </w:style>
  <w:style w:type="paragraph" w:styleId="Afsluiting">
    <w:name w:val="Closing"/>
    <w:basedOn w:val="Standaard"/>
    <w:semiHidden/>
    <w:rsid w:val="005016D6"/>
    <w:pPr>
      <w:ind w:left="4252"/>
    </w:pPr>
  </w:style>
  <w:style w:type="paragraph" w:styleId="Afzender">
    <w:name w:val="envelope return"/>
    <w:basedOn w:val="Standaard"/>
    <w:semiHidden/>
    <w:rsid w:val="005016D6"/>
    <w:rPr>
      <w:rFonts w:ascii="Arial" w:hAnsi="Arial" w:cs="Arial"/>
      <w:sz w:val="20"/>
      <w:szCs w:val="20"/>
    </w:rPr>
  </w:style>
  <w:style w:type="numbering" w:styleId="Artikelsectie">
    <w:name w:val="Outline List 3"/>
    <w:basedOn w:val="Geenlijst"/>
    <w:semiHidden/>
    <w:rsid w:val="005016D6"/>
    <w:pPr>
      <w:numPr>
        <w:numId w:val="8"/>
      </w:numPr>
    </w:pPr>
  </w:style>
  <w:style w:type="paragraph" w:styleId="Berichtkop">
    <w:name w:val="Message Header"/>
    <w:basedOn w:val="Standaard"/>
    <w:semiHidden/>
    <w:rsid w:val="005016D6"/>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 w:val="24"/>
      <w:szCs w:val="24"/>
    </w:rPr>
  </w:style>
  <w:style w:type="paragraph" w:styleId="Bloktekst">
    <w:name w:val="Block Text"/>
    <w:basedOn w:val="Standaard"/>
    <w:semiHidden/>
    <w:rsid w:val="005016D6"/>
    <w:pPr>
      <w:spacing w:after="120"/>
      <w:ind w:left="1440" w:right="1440"/>
    </w:pPr>
  </w:style>
  <w:style w:type="paragraph" w:styleId="Datum">
    <w:name w:val="Date"/>
    <w:basedOn w:val="Standaard"/>
    <w:next w:val="Standaard"/>
    <w:semiHidden/>
    <w:rsid w:val="005016D6"/>
  </w:style>
  <w:style w:type="table" w:styleId="Eigentijdsetabel">
    <w:name w:val="Table Contemporary"/>
    <w:basedOn w:val="Standaardtabel"/>
    <w:semiHidden/>
    <w:rsid w:val="005016D6"/>
    <w:pPr>
      <w:spacing w:line="240" w:lineRule="exact"/>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5016D6"/>
    <w:pPr>
      <w:spacing w:line="240" w:lineRule="exact"/>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Standaard"/>
    <w:semiHidden/>
    <w:rsid w:val="005016D6"/>
  </w:style>
  <w:style w:type="character" w:styleId="GevolgdeHyperlink">
    <w:name w:val="FollowedHyperlink"/>
    <w:basedOn w:val="Standaardalinea-lettertype"/>
    <w:semiHidden/>
    <w:rsid w:val="005016D6"/>
    <w:rPr>
      <w:color w:val="800080"/>
      <w:u w:val="single"/>
    </w:rPr>
  </w:style>
  <w:style w:type="paragraph" w:styleId="Handtekening">
    <w:name w:val="Signature"/>
    <w:basedOn w:val="Standaard"/>
    <w:semiHidden/>
    <w:rsid w:val="005016D6"/>
    <w:pPr>
      <w:ind w:left="4252"/>
    </w:pPr>
  </w:style>
  <w:style w:type="paragraph" w:styleId="HTML-voorafopgemaakt">
    <w:name w:val="HTML Preformatted"/>
    <w:basedOn w:val="Standaard"/>
    <w:semiHidden/>
    <w:rsid w:val="005016D6"/>
    <w:rPr>
      <w:rFonts w:ascii="Courier New" w:hAnsi="Courier New" w:cs="Courier New"/>
      <w:sz w:val="20"/>
      <w:szCs w:val="20"/>
    </w:rPr>
  </w:style>
  <w:style w:type="character" w:styleId="HTMLCode">
    <w:name w:val="HTML Code"/>
    <w:basedOn w:val="Standaardalinea-lettertype"/>
    <w:semiHidden/>
    <w:rsid w:val="005016D6"/>
    <w:rPr>
      <w:rFonts w:ascii="Courier New" w:hAnsi="Courier New" w:cs="Courier New"/>
      <w:sz w:val="20"/>
      <w:szCs w:val="20"/>
    </w:rPr>
  </w:style>
  <w:style w:type="character" w:styleId="HTMLDefinition">
    <w:name w:val="HTML Definition"/>
    <w:basedOn w:val="Standaardalinea-lettertype"/>
    <w:semiHidden/>
    <w:rsid w:val="005016D6"/>
    <w:rPr>
      <w:i/>
      <w:iCs/>
    </w:rPr>
  </w:style>
  <w:style w:type="character" w:styleId="HTMLVariable">
    <w:name w:val="HTML Variable"/>
    <w:basedOn w:val="Standaardalinea-lettertype"/>
    <w:semiHidden/>
    <w:rsid w:val="005016D6"/>
    <w:rPr>
      <w:i/>
      <w:iCs/>
    </w:rPr>
  </w:style>
  <w:style w:type="character" w:styleId="HTML-acroniem">
    <w:name w:val="HTML Acronym"/>
    <w:basedOn w:val="Standaardalinea-lettertype"/>
    <w:semiHidden/>
    <w:rsid w:val="005016D6"/>
  </w:style>
  <w:style w:type="paragraph" w:styleId="HTML-adres">
    <w:name w:val="HTML Address"/>
    <w:basedOn w:val="Standaard"/>
    <w:semiHidden/>
    <w:rsid w:val="005016D6"/>
    <w:rPr>
      <w:i/>
      <w:iCs/>
    </w:rPr>
  </w:style>
  <w:style w:type="character" w:styleId="HTML-citaat">
    <w:name w:val="HTML Cite"/>
    <w:basedOn w:val="Standaardalinea-lettertype"/>
    <w:semiHidden/>
    <w:rsid w:val="005016D6"/>
    <w:rPr>
      <w:i/>
      <w:iCs/>
    </w:rPr>
  </w:style>
  <w:style w:type="character" w:styleId="HTML-schrijfmachine">
    <w:name w:val="HTML Typewriter"/>
    <w:basedOn w:val="Standaardalinea-lettertype"/>
    <w:semiHidden/>
    <w:rsid w:val="005016D6"/>
    <w:rPr>
      <w:rFonts w:ascii="Courier New" w:hAnsi="Courier New" w:cs="Courier New"/>
      <w:sz w:val="20"/>
      <w:szCs w:val="20"/>
    </w:rPr>
  </w:style>
  <w:style w:type="character" w:styleId="HTML-toetsenbord">
    <w:name w:val="HTML Keyboard"/>
    <w:basedOn w:val="Standaardalinea-lettertype"/>
    <w:semiHidden/>
    <w:rsid w:val="005016D6"/>
    <w:rPr>
      <w:rFonts w:ascii="Courier New" w:hAnsi="Courier New" w:cs="Courier New"/>
      <w:sz w:val="20"/>
      <w:szCs w:val="20"/>
    </w:rPr>
  </w:style>
  <w:style w:type="character" w:styleId="HTML-voorbeeld">
    <w:name w:val="HTML Sample"/>
    <w:basedOn w:val="Standaardalinea-lettertype"/>
    <w:semiHidden/>
    <w:rsid w:val="005016D6"/>
    <w:rPr>
      <w:rFonts w:ascii="Courier New" w:hAnsi="Courier New" w:cs="Courier New"/>
    </w:rPr>
  </w:style>
  <w:style w:type="character" w:styleId="Hyperlink">
    <w:name w:val="Hyperlink"/>
    <w:basedOn w:val="Standaardalinea-lettertype"/>
    <w:uiPriority w:val="99"/>
    <w:rsid w:val="005016D6"/>
    <w:rPr>
      <w:color w:val="0000FF"/>
      <w:u w:val="single"/>
    </w:rPr>
  </w:style>
  <w:style w:type="table" w:styleId="Klassieketabel1">
    <w:name w:val="Table Classic 1"/>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5016D6"/>
    <w:pPr>
      <w:spacing w:line="240" w:lineRule="exact"/>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5016D6"/>
    <w:pPr>
      <w:spacing w:line="240" w:lineRule="exact"/>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5016D6"/>
    <w:pPr>
      <w:spacing w:line="240" w:lineRule="exact"/>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5016D6"/>
    <w:pPr>
      <w:spacing w:line="240" w:lineRule="exact"/>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5016D6"/>
    <w:pPr>
      <w:spacing w:line="240" w:lineRule="exact"/>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5016D6"/>
    <w:pPr>
      <w:spacing w:line="240" w:lineRule="exact"/>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Koptekst">
    <w:name w:val="header"/>
    <w:basedOn w:val="Standaard"/>
    <w:rsid w:val="005016D6"/>
    <w:pPr>
      <w:tabs>
        <w:tab w:val="center" w:pos="4536"/>
        <w:tab w:val="right" w:pos="9072"/>
      </w:tabs>
    </w:pPr>
  </w:style>
  <w:style w:type="paragraph" w:styleId="Lijst">
    <w:name w:val="List"/>
    <w:basedOn w:val="Standaard"/>
    <w:semiHidden/>
    <w:rsid w:val="005016D6"/>
    <w:pPr>
      <w:ind w:left="283" w:hanging="283"/>
    </w:pPr>
  </w:style>
  <w:style w:type="paragraph" w:styleId="Lijst2">
    <w:name w:val="List 2"/>
    <w:basedOn w:val="Standaard"/>
    <w:semiHidden/>
    <w:rsid w:val="005016D6"/>
    <w:pPr>
      <w:ind w:left="566" w:hanging="283"/>
    </w:pPr>
  </w:style>
  <w:style w:type="paragraph" w:styleId="Lijst3">
    <w:name w:val="List 3"/>
    <w:basedOn w:val="Standaard"/>
    <w:semiHidden/>
    <w:rsid w:val="005016D6"/>
    <w:pPr>
      <w:ind w:left="849" w:hanging="283"/>
    </w:pPr>
  </w:style>
  <w:style w:type="paragraph" w:styleId="Lijst4">
    <w:name w:val="List 4"/>
    <w:basedOn w:val="Standaard"/>
    <w:semiHidden/>
    <w:rsid w:val="005016D6"/>
    <w:pPr>
      <w:ind w:left="1132" w:hanging="283"/>
    </w:pPr>
  </w:style>
  <w:style w:type="paragraph" w:styleId="Lijst5">
    <w:name w:val="List 5"/>
    <w:basedOn w:val="Standaard"/>
    <w:semiHidden/>
    <w:rsid w:val="005016D6"/>
    <w:pPr>
      <w:ind w:left="1415" w:hanging="283"/>
    </w:pPr>
  </w:style>
  <w:style w:type="paragraph" w:styleId="Lijstopsomteken">
    <w:name w:val="List Bullet"/>
    <w:basedOn w:val="Standaard"/>
    <w:semiHidden/>
    <w:rsid w:val="005016D6"/>
    <w:pPr>
      <w:numPr>
        <w:numId w:val="1"/>
      </w:numPr>
    </w:pPr>
  </w:style>
  <w:style w:type="paragraph" w:styleId="Lijstopsomteken2">
    <w:name w:val="List Bullet 2"/>
    <w:basedOn w:val="Standaard"/>
    <w:semiHidden/>
    <w:rsid w:val="005016D6"/>
    <w:pPr>
      <w:numPr>
        <w:numId w:val="2"/>
      </w:numPr>
    </w:pPr>
  </w:style>
  <w:style w:type="paragraph" w:styleId="Lijstopsomteken3">
    <w:name w:val="List Bullet 3"/>
    <w:basedOn w:val="Standaard"/>
    <w:semiHidden/>
    <w:rsid w:val="005016D6"/>
    <w:pPr>
      <w:numPr>
        <w:numId w:val="3"/>
      </w:numPr>
    </w:pPr>
  </w:style>
  <w:style w:type="paragraph" w:styleId="Lijstopsomteken4">
    <w:name w:val="List Bullet 4"/>
    <w:basedOn w:val="Standaard"/>
    <w:semiHidden/>
    <w:rsid w:val="005016D6"/>
    <w:pPr>
      <w:numPr>
        <w:numId w:val="4"/>
      </w:numPr>
    </w:pPr>
  </w:style>
  <w:style w:type="paragraph" w:styleId="Lijstopsomteken5">
    <w:name w:val="List Bullet 5"/>
    <w:basedOn w:val="Standaard"/>
    <w:semiHidden/>
    <w:rsid w:val="005016D6"/>
    <w:pPr>
      <w:numPr>
        <w:numId w:val="9"/>
      </w:numPr>
    </w:pPr>
  </w:style>
  <w:style w:type="paragraph" w:styleId="Lijstnummering">
    <w:name w:val="List Number"/>
    <w:basedOn w:val="Standaard"/>
    <w:semiHidden/>
    <w:rsid w:val="005016D6"/>
    <w:pPr>
      <w:numPr>
        <w:numId w:val="10"/>
      </w:numPr>
    </w:pPr>
  </w:style>
  <w:style w:type="paragraph" w:styleId="Lijstnummering2">
    <w:name w:val="List Number 2"/>
    <w:basedOn w:val="Standaard"/>
    <w:semiHidden/>
    <w:rsid w:val="005016D6"/>
    <w:pPr>
      <w:numPr>
        <w:numId w:val="11"/>
      </w:numPr>
    </w:pPr>
  </w:style>
  <w:style w:type="paragraph" w:styleId="Lijstnummering3">
    <w:name w:val="List Number 3"/>
    <w:basedOn w:val="Standaard"/>
    <w:semiHidden/>
    <w:rsid w:val="005016D6"/>
    <w:pPr>
      <w:numPr>
        <w:numId w:val="12"/>
      </w:numPr>
    </w:pPr>
  </w:style>
  <w:style w:type="paragraph" w:styleId="Lijstnummering4">
    <w:name w:val="List Number 4"/>
    <w:basedOn w:val="Standaard"/>
    <w:semiHidden/>
    <w:rsid w:val="005016D6"/>
    <w:pPr>
      <w:numPr>
        <w:numId w:val="13"/>
      </w:numPr>
    </w:pPr>
  </w:style>
  <w:style w:type="paragraph" w:styleId="Lijstnummering5">
    <w:name w:val="List Number 5"/>
    <w:basedOn w:val="Standaard"/>
    <w:semiHidden/>
    <w:rsid w:val="005016D6"/>
    <w:pPr>
      <w:numPr>
        <w:numId w:val="14"/>
      </w:numPr>
    </w:pPr>
  </w:style>
  <w:style w:type="paragraph" w:styleId="Lijstvoortzetting">
    <w:name w:val="List Continue"/>
    <w:basedOn w:val="Standaard"/>
    <w:semiHidden/>
    <w:rsid w:val="005016D6"/>
    <w:pPr>
      <w:spacing w:after="120"/>
      <w:ind w:left="283"/>
    </w:pPr>
  </w:style>
  <w:style w:type="paragraph" w:styleId="Lijstvoortzetting2">
    <w:name w:val="List Continue 2"/>
    <w:basedOn w:val="Standaard"/>
    <w:semiHidden/>
    <w:rsid w:val="005016D6"/>
    <w:pPr>
      <w:spacing w:after="120"/>
      <w:ind w:left="566"/>
    </w:pPr>
  </w:style>
  <w:style w:type="paragraph" w:styleId="Lijstvoortzetting3">
    <w:name w:val="List Continue 3"/>
    <w:basedOn w:val="Standaard"/>
    <w:semiHidden/>
    <w:rsid w:val="005016D6"/>
    <w:pPr>
      <w:spacing w:after="120"/>
      <w:ind w:left="849"/>
    </w:pPr>
  </w:style>
  <w:style w:type="paragraph" w:styleId="Lijstvoortzetting4">
    <w:name w:val="List Continue 4"/>
    <w:basedOn w:val="Standaard"/>
    <w:semiHidden/>
    <w:rsid w:val="005016D6"/>
    <w:pPr>
      <w:spacing w:after="120"/>
      <w:ind w:left="1132"/>
    </w:pPr>
  </w:style>
  <w:style w:type="paragraph" w:styleId="Lijstvoortzetting5">
    <w:name w:val="List Continue 5"/>
    <w:basedOn w:val="Standaard"/>
    <w:semiHidden/>
    <w:rsid w:val="005016D6"/>
    <w:pPr>
      <w:spacing w:after="120"/>
      <w:ind w:left="1415"/>
    </w:pPr>
  </w:style>
  <w:style w:type="character" w:styleId="Nadruk">
    <w:name w:val="Emphasis"/>
    <w:basedOn w:val="Standaardalinea-lettertype"/>
    <w:qFormat/>
    <w:rsid w:val="005016D6"/>
    <w:rPr>
      <w:i/>
      <w:iCs/>
    </w:rPr>
  </w:style>
  <w:style w:type="paragraph" w:styleId="Normaalweb">
    <w:name w:val="Normal (Web)"/>
    <w:basedOn w:val="Standaard"/>
    <w:uiPriority w:val="99"/>
    <w:semiHidden/>
    <w:rsid w:val="005016D6"/>
    <w:rPr>
      <w:rFonts w:ascii="Times New Roman" w:hAnsi="Times New Roman"/>
      <w:sz w:val="24"/>
      <w:szCs w:val="24"/>
    </w:rPr>
  </w:style>
  <w:style w:type="paragraph" w:styleId="Notitiekop">
    <w:name w:val="Note Heading"/>
    <w:basedOn w:val="Standaard"/>
    <w:next w:val="Standaard"/>
    <w:semiHidden/>
    <w:rsid w:val="005016D6"/>
  </w:style>
  <w:style w:type="character" w:styleId="Paginanummer">
    <w:name w:val="page number"/>
    <w:basedOn w:val="Standaardalinea-lettertype"/>
    <w:semiHidden/>
    <w:rsid w:val="005016D6"/>
  </w:style>
  <w:style w:type="paragraph" w:styleId="Plattetekst">
    <w:name w:val="Body Text"/>
    <w:basedOn w:val="Standaard"/>
    <w:semiHidden/>
    <w:rsid w:val="005016D6"/>
    <w:pPr>
      <w:spacing w:after="120"/>
    </w:pPr>
  </w:style>
  <w:style w:type="paragraph" w:styleId="Plattetekst2">
    <w:name w:val="Body Text 2"/>
    <w:basedOn w:val="Standaard"/>
    <w:semiHidden/>
    <w:rsid w:val="005016D6"/>
    <w:pPr>
      <w:spacing w:after="120" w:line="480" w:lineRule="auto"/>
    </w:pPr>
  </w:style>
  <w:style w:type="paragraph" w:styleId="Plattetekst3">
    <w:name w:val="Body Text 3"/>
    <w:basedOn w:val="Standaard"/>
    <w:semiHidden/>
    <w:rsid w:val="005016D6"/>
    <w:pPr>
      <w:spacing w:after="120"/>
    </w:pPr>
  </w:style>
  <w:style w:type="paragraph" w:styleId="Platteteksteersteinspringing">
    <w:name w:val="Body Text First Indent"/>
    <w:basedOn w:val="Plattetekst"/>
    <w:semiHidden/>
    <w:rsid w:val="005016D6"/>
    <w:pPr>
      <w:ind w:firstLine="210"/>
    </w:pPr>
  </w:style>
  <w:style w:type="paragraph" w:styleId="Plattetekstinspringen">
    <w:name w:val="Body Text Indent"/>
    <w:basedOn w:val="Standaard"/>
    <w:semiHidden/>
    <w:rsid w:val="005016D6"/>
    <w:pPr>
      <w:spacing w:after="120"/>
      <w:ind w:left="283"/>
    </w:pPr>
  </w:style>
  <w:style w:type="paragraph" w:styleId="Platteteksteersteinspringing2">
    <w:name w:val="Body Text First Indent 2"/>
    <w:basedOn w:val="Plattetekstinspringen"/>
    <w:semiHidden/>
    <w:rsid w:val="005016D6"/>
    <w:pPr>
      <w:ind w:firstLine="210"/>
    </w:pPr>
  </w:style>
  <w:style w:type="paragraph" w:styleId="Plattetekstinspringen2">
    <w:name w:val="Body Text Indent 2"/>
    <w:basedOn w:val="Standaard"/>
    <w:semiHidden/>
    <w:rsid w:val="005016D6"/>
    <w:pPr>
      <w:spacing w:after="120" w:line="480" w:lineRule="auto"/>
      <w:ind w:left="283"/>
    </w:pPr>
  </w:style>
  <w:style w:type="paragraph" w:styleId="Plattetekstinspringen3">
    <w:name w:val="Body Text Indent 3"/>
    <w:basedOn w:val="Standaard"/>
    <w:semiHidden/>
    <w:rsid w:val="005016D6"/>
    <w:pPr>
      <w:spacing w:after="120"/>
      <w:ind w:left="283"/>
    </w:pPr>
  </w:style>
  <w:style w:type="table" w:styleId="Professioneletabel">
    <w:name w:val="Table Professional"/>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rsid w:val="005016D6"/>
  </w:style>
  <w:style w:type="paragraph" w:styleId="Standaardinspringing">
    <w:name w:val="Normal Indent"/>
    <w:basedOn w:val="Standaard"/>
    <w:semiHidden/>
    <w:rsid w:val="005016D6"/>
    <w:pPr>
      <w:ind w:left="708"/>
    </w:pPr>
  </w:style>
  <w:style w:type="paragraph" w:styleId="Ondertitel">
    <w:name w:val="Subtitle"/>
    <w:basedOn w:val="Standaard"/>
    <w:qFormat/>
    <w:rsid w:val="005016D6"/>
    <w:pPr>
      <w:spacing w:after="60"/>
      <w:jc w:val="center"/>
      <w:outlineLvl w:val="1"/>
    </w:pPr>
    <w:rPr>
      <w:rFonts w:ascii="Arial" w:hAnsi="Arial" w:cs="Arial"/>
      <w:sz w:val="24"/>
      <w:szCs w:val="24"/>
    </w:rPr>
  </w:style>
  <w:style w:type="table" w:styleId="Tabelkolommen1">
    <w:name w:val="Table Columns 1"/>
    <w:basedOn w:val="Standaardtabel"/>
    <w:semiHidden/>
    <w:rsid w:val="005016D6"/>
    <w:pPr>
      <w:spacing w:line="240" w:lineRule="exact"/>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5016D6"/>
    <w:pPr>
      <w:spacing w:line="240" w:lineRule="exact"/>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5016D6"/>
    <w:pPr>
      <w:spacing w:line="240" w:lineRule="exact"/>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5016D6"/>
    <w:pPr>
      <w:spacing w:line="240" w:lineRule="exact"/>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5016D6"/>
    <w:pPr>
      <w:spacing w:line="240" w:lineRule="exact"/>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5016D6"/>
    <w:pPr>
      <w:spacing w:line="240" w:lineRule="exact"/>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5016D6"/>
    <w:pPr>
      <w:spacing w:line="240" w:lineRule="exact"/>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5016D6"/>
    <w:pPr>
      <w:spacing w:line="240" w:lineRule="exact"/>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5016D6"/>
    <w:pPr>
      <w:spacing w:line="240" w:lineRule="exact"/>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5016D6"/>
    <w:pPr>
      <w:spacing w:line="240" w:lineRule="exact"/>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uiPriority w:val="59"/>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5016D6"/>
    <w:pPr>
      <w:spacing w:line="240" w:lineRule="exact"/>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5016D6"/>
    <w:pPr>
      <w:spacing w:line="240" w:lineRule="exact"/>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5016D6"/>
    <w:pPr>
      <w:spacing w:line="240" w:lineRule="exact"/>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5016D6"/>
    <w:pPr>
      <w:spacing w:line="240" w:lineRule="exact"/>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5016D6"/>
    <w:pPr>
      <w:spacing w:line="240" w:lineRule="exact"/>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5016D6"/>
    <w:pPr>
      <w:spacing w:line="240" w:lineRule="exact"/>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5016D6"/>
    <w:pPr>
      <w:spacing w:line="240" w:lineRule="exac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el">
    <w:name w:val="Title"/>
    <w:basedOn w:val="Standaard"/>
    <w:qFormat/>
    <w:rsid w:val="005016D6"/>
    <w:pPr>
      <w:spacing w:before="240" w:after="60"/>
      <w:jc w:val="center"/>
      <w:outlineLvl w:val="0"/>
    </w:pPr>
    <w:rPr>
      <w:rFonts w:ascii="Arial" w:hAnsi="Arial" w:cs="Arial"/>
      <w:b/>
      <w:bCs/>
      <w:kern w:val="28"/>
      <w:sz w:val="32"/>
      <w:szCs w:val="32"/>
    </w:rPr>
  </w:style>
  <w:style w:type="table" w:styleId="Verfijndetabel1">
    <w:name w:val="Table Subtle 1"/>
    <w:basedOn w:val="Standaardtabel"/>
    <w:semiHidden/>
    <w:rsid w:val="005016D6"/>
    <w:pPr>
      <w:spacing w:line="240" w:lineRule="exact"/>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5016D6"/>
    <w:pPr>
      <w:spacing w:line="240" w:lineRule="exact"/>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Voettekst">
    <w:name w:val="footer"/>
    <w:basedOn w:val="Standaard"/>
    <w:semiHidden/>
    <w:rsid w:val="005016D6"/>
    <w:pPr>
      <w:tabs>
        <w:tab w:val="center" w:pos="4536"/>
        <w:tab w:val="right" w:pos="9072"/>
      </w:tabs>
    </w:pPr>
  </w:style>
  <w:style w:type="table" w:styleId="Webtabel1">
    <w:name w:val="Table Web 1"/>
    <w:basedOn w:val="Standaardtabel"/>
    <w:semiHidden/>
    <w:rsid w:val="005016D6"/>
    <w:pPr>
      <w:spacing w:line="240" w:lineRule="exact"/>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5016D6"/>
    <w:pPr>
      <w:spacing w:line="240" w:lineRule="exact"/>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5016D6"/>
    <w:pPr>
      <w:spacing w:line="240" w:lineRule="exact"/>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qFormat/>
    <w:rsid w:val="005016D6"/>
    <w:rPr>
      <w:b/>
      <w:bCs/>
    </w:rPr>
  </w:style>
  <w:style w:type="table" w:styleId="Eenvoudigetabel1">
    <w:name w:val="Table Simple 1"/>
    <w:basedOn w:val="Standaardtabel"/>
    <w:semiHidden/>
    <w:rsid w:val="005016D6"/>
    <w:pPr>
      <w:spacing w:line="240" w:lineRule="exact"/>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5016D6"/>
    <w:pPr>
      <w:spacing w:line="240" w:lineRule="exact"/>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5016D6"/>
    <w:pPr>
      <w:spacing w:line="240" w:lineRule="exact"/>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Inhopg2">
    <w:name w:val="toc 2"/>
    <w:basedOn w:val="Standaard"/>
    <w:next w:val="Standaard"/>
    <w:autoRedefine/>
    <w:uiPriority w:val="39"/>
    <w:rsid w:val="00C347C6"/>
    <w:pPr>
      <w:tabs>
        <w:tab w:val="left" w:pos="567"/>
        <w:tab w:val="left" w:pos="1134"/>
        <w:tab w:val="left" w:pos="8108"/>
      </w:tabs>
      <w:ind w:left="567"/>
    </w:pPr>
    <w:rPr>
      <w:noProof/>
    </w:rPr>
  </w:style>
  <w:style w:type="paragraph" w:styleId="Inhopg3">
    <w:name w:val="toc 3"/>
    <w:basedOn w:val="Standaard"/>
    <w:next w:val="Standaard"/>
    <w:autoRedefine/>
    <w:uiPriority w:val="39"/>
    <w:rsid w:val="006E2148"/>
    <w:pPr>
      <w:tabs>
        <w:tab w:val="left" w:pos="567"/>
        <w:tab w:val="left" w:pos="1134"/>
        <w:tab w:val="left" w:pos="1701"/>
        <w:tab w:val="left" w:pos="8108"/>
      </w:tabs>
      <w:ind w:left="1134"/>
    </w:pPr>
  </w:style>
  <w:style w:type="paragraph" w:styleId="Tekstzonderopmaak">
    <w:name w:val="Plain Text"/>
    <w:basedOn w:val="Standaard"/>
    <w:semiHidden/>
    <w:rsid w:val="00D100A8"/>
    <w:rPr>
      <w:rFonts w:ascii="Courier New" w:hAnsi="Courier New" w:cs="Courier New"/>
      <w:sz w:val="20"/>
      <w:szCs w:val="20"/>
    </w:rPr>
  </w:style>
  <w:style w:type="paragraph" w:customStyle="1" w:styleId="Tabelhoofd">
    <w:name w:val="Tabelhoofd"/>
    <w:basedOn w:val="Standaard"/>
    <w:rsid w:val="006F4CEB"/>
    <w:pPr>
      <w:spacing w:before="60" w:after="60" w:line="240" w:lineRule="auto"/>
      <w:jc w:val="right"/>
    </w:pPr>
    <w:rPr>
      <w:b/>
      <w:i/>
      <w:sz w:val="12"/>
      <w:szCs w:val="12"/>
    </w:rPr>
  </w:style>
  <w:style w:type="paragraph" w:styleId="Bijschrift">
    <w:name w:val="caption"/>
    <w:basedOn w:val="Standaard"/>
    <w:next w:val="Standaard"/>
    <w:qFormat/>
    <w:rsid w:val="00131C76"/>
    <w:pPr>
      <w:spacing w:line="240" w:lineRule="auto"/>
      <w:jc w:val="left"/>
    </w:pPr>
    <w:rPr>
      <w:bCs/>
      <w:szCs w:val="20"/>
    </w:rPr>
  </w:style>
  <w:style w:type="paragraph" w:styleId="Voetnoottekst">
    <w:name w:val="footnote text"/>
    <w:basedOn w:val="Standaard"/>
    <w:semiHidden/>
    <w:rsid w:val="00131C76"/>
    <w:rPr>
      <w:szCs w:val="20"/>
    </w:rPr>
  </w:style>
  <w:style w:type="paragraph" w:styleId="Lijstalinea">
    <w:name w:val="List Paragraph"/>
    <w:basedOn w:val="Standaard"/>
    <w:uiPriority w:val="34"/>
    <w:qFormat/>
    <w:rsid w:val="00C65B40"/>
    <w:pPr>
      <w:ind w:left="720"/>
      <w:contextualSpacing/>
    </w:pPr>
  </w:style>
  <w:style w:type="character" w:styleId="Voetnootmarkering">
    <w:name w:val="footnote reference"/>
    <w:basedOn w:val="Standaardalinea-lettertype"/>
    <w:rsid w:val="00B93692"/>
    <w:rPr>
      <w:vertAlign w:val="superscript"/>
    </w:rPr>
  </w:style>
  <w:style w:type="paragraph" w:customStyle="1" w:styleId="subsubparagraaftitel">
    <w:name w:val="subsubparagraaftitel"/>
    <w:basedOn w:val="Standaard"/>
    <w:next w:val="Standaard"/>
    <w:autoRedefine/>
    <w:qFormat/>
    <w:rsid w:val="006E2148"/>
    <w:pPr>
      <w:numPr>
        <w:numId w:val="18"/>
      </w:numPr>
      <w:spacing w:line="240" w:lineRule="atLeast"/>
    </w:pPr>
  </w:style>
  <w:style w:type="character" w:customStyle="1" w:styleId="Instruction">
    <w:name w:val="Instruction"/>
    <w:basedOn w:val="Standaardalinea-lettertype"/>
    <w:rsid w:val="00D372E2"/>
    <w:rPr>
      <w:i/>
      <w:iCs/>
      <w:color w:val="008000"/>
    </w:rPr>
  </w:style>
  <w:style w:type="character" w:styleId="Verwijzingopmerking">
    <w:name w:val="annotation reference"/>
    <w:basedOn w:val="Standaardalinea-lettertype"/>
    <w:rsid w:val="00D372E2"/>
    <w:rPr>
      <w:sz w:val="16"/>
      <w:szCs w:val="16"/>
    </w:rPr>
  </w:style>
  <w:style w:type="paragraph" w:styleId="Ballontekst">
    <w:name w:val="Balloon Text"/>
    <w:basedOn w:val="Standaard"/>
    <w:link w:val="BallontekstChar"/>
    <w:rsid w:val="00A26E72"/>
    <w:pPr>
      <w:spacing w:line="240" w:lineRule="auto"/>
    </w:pPr>
    <w:rPr>
      <w:rFonts w:ascii="Tahoma" w:hAnsi="Tahoma" w:cs="Tahoma"/>
    </w:rPr>
  </w:style>
  <w:style w:type="character" w:customStyle="1" w:styleId="BallontekstChar">
    <w:name w:val="Ballontekst Char"/>
    <w:basedOn w:val="Standaardalinea-lettertype"/>
    <w:link w:val="Ballontekst"/>
    <w:rsid w:val="00A26E72"/>
    <w:rPr>
      <w:rFonts w:ascii="Tahoma" w:hAnsi="Tahoma" w:cs="Tahoma"/>
      <w:sz w:val="16"/>
      <w:szCs w:val="16"/>
    </w:rPr>
  </w:style>
  <w:style w:type="paragraph" w:customStyle="1" w:styleId="Recommendation">
    <w:name w:val="Recommendation"/>
    <w:basedOn w:val="Standaard"/>
    <w:next w:val="Standaard"/>
    <w:rsid w:val="00E548CF"/>
    <w:pPr>
      <w:keepNext/>
      <w:numPr>
        <w:numId w:val="23"/>
      </w:numPr>
      <w:pBdr>
        <w:top w:val="dotted" w:sz="18" w:space="1" w:color="808080"/>
        <w:left w:val="dotted" w:sz="18" w:space="4" w:color="808080"/>
        <w:bottom w:val="dotted" w:sz="18" w:space="1" w:color="808080"/>
        <w:right w:val="dotted" w:sz="18" w:space="4" w:color="808080"/>
      </w:pBdr>
      <w:tabs>
        <w:tab w:val="left" w:pos="2041"/>
      </w:tabs>
      <w:spacing w:line="240" w:lineRule="auto"/>
    </w:pPr>
    <w:rPr>
      <w:rFonts w:ascii="Arial" w:hAnsi="Arial"/>
      <w:sz w:val="20"/>
      <w:szCs w:val="20"/>
      <w:lang w:val="en-GB" w:eastAsia="it-IT"/>
    </w:rPr>
  </w:style>
  <w:style w:type="paragraph" w:customStyle="1" w:styleId="Requirement">
    <w:name w:val="Requirement"/>
    <w:basedOn w:val="Standaard"/>
    <w:link w:val="RequirementZnak"/>
    <w:rsid w:val="00E548CF"/>
    <w:pPr>
      <w:keepNext/>
      <w:numPr>
        <w:numId w:val="22"/>
      </w:numPr>
      <w:pBdr>
        <w:top w:val="thinThickLargeGap" w:sz="8" w:space="1" w:color="auto" w:shadow="1"/>
        <w:left w:val="thinThickLargeGap" w:sz="8" w:space="4" w:color="auto" w:shadow="1"/>
        <w:bottom w:val="thinThickLargeGap" w:sz="8" w:space="1" w:color="auto" w:shadow="1"/>
        <w:right w:val="thinThickLargeGap" w:sz="8" w:space="4" w:color="auto" w:shadow="1"/>
      </w:pBdr>
      <w:tabs>
        <w:tab w:val="left" w:pos="1810"/>
      </w:tabs>
      <w:spacing w:line="240" w:lineRule="auto"/>
    </w:pPr>
    <w:rPr>
      <w:rFonts w:ascii="Arial" w:hAnsi="Arial"/>
      <w:sz w:val="20"/>
      <w:szCs w:val="20"/>
      <w:lang w:val="en-GB" w:eastAsia="it-IT"/>
    </w:rPr>
  </w:style>
  <w:style w:type="character" w:customStyle="1" w:styleId="RequirementZnak">
    <w:name w:val="Requirement Znak"/>
    <w:basedOn w:val="Standaardalinea-lettertype"/>
    <w:link w:val="Requirement"/>
    <w:rsid w:val="00E548CF"/>
    <w:rPr>
      <w:rFonts w:ascii="Arial" w:hAnsi="Arial"/>
      <w:lang w:val="en-GB" w:eastAsia="it-IT"/>
    </w:rPr>
  </w:style>
  <w:style w:type="paragraph" w:customStyle="1" w:styleId="okt">
    <w:name w:val="okt"/>
    <w:basedOn w:val="Koptekst"/>
    <w:rsid w:val="00ED33F0"/>
    <w:pPr>
      <w:tabs>
        <w:tab w:val="clear" w:pos="4536"/>
        <w:tab w:val="clear" w:pos="9072"/>
        <w:tab w:val="left" w:pos="1418"/>
        <w:tab w:val="left" w:pos="6237"/>
        <w:tab w:val="left" w:pos="7513"/>
      </w:tabs>
      <w:spacing w:before="60" w:after="60" w:line="240" w:lineRule="auto"/>
      <w:jc w:val="left"/>
    </w:pPr>
    <w:rPr>
      <w:rFonts w:ascii="Times New Roman" w:hAnsi="Times New Roman"/>
      <w:sz w:val="22"/>
      <w:szCs w:val="22"/>
      <w:lang w:val="en-GB" w:eastAsia="de-DE"/>
    </w:rPr>
  </w:style>
  <w:style w:type="paragraph" w:customStyle="1" w:styleId="ok">
    <w:name w:val="okü"/>
    <w:basedOn w:val="Standaard"/>
    <w:rsid w:val="00ED33F0"/>
    <w:pPr>
      <w:spacing w:before="60" w:after="60" w:line="240" w:lineRule="auto"/>
      <w:jc w:val="left"/>
    </w:pPr>
    <w:rPr>
      <w:rFonts w:ascii="Times New Roman" w:hAnsi="Times New Roman"/>
      <w:b/>
      <w:bCs/>
      <w:sz w:val="22"/>
      <w:szCs w:val="22"/>
      <w:lang w:val="en-GB" w:eastAsia="de-DE"/>
    </w:rPr>
  </w:style>
  <w:style w:type="paragraph" w:customStyle="1" w:styleId="okab">
    <w:name w:val="okab"/>
    <w:basedOn w:val="Standaard"/>
    <w:rsid w:val="00ED33F0"/>
    <w:pPr>
      <w:spacing w:after="60" w:line="240" w:lineRule="atLeast"/>
    </w:pPr>
    <w:rPr>
      <w:rFonts w:ascii="Times New Roman" w:hAnsi="Times New Roman"/>
      <w:sz w:val="22"/>
      <w:szCs w:val="22"/>
      <w:lang w:val="en-GB" w:eastAsia="de-DE"/>
    </w:rPr>
  </w:style>
  <w:style w:type="paragraph" w:customStyle="1" w:styleId="oke1">
    <w:name w:val="oke1"/>
    <w:basedOn w:val="okab"/>
    <w:rsid w:val="00ED33F0"/>
    <w:pPr>
      <w:tabs>
        <w:tab w:val="left" w:pos="1418"/>
      </w:tabs>
      <w:ind w:left="1418" w:hanging="1418"/>
    </w:pPr>
  </w:style>
  <w:style w:type="paragraph" w:customStyle="1" w:styleId="okw">
    <w:name w:val="okw"/>
    <w:basedOn w:val="oke1"/>
    <w:rsid w:val="00ED33F0"/>
    <w:pPr>
      <w:tabs>
        <w:tab w:val="left" w:pos="6167"/>
      </w:tabs>
      <w:spacing w:after="0"/>
      <w:ind w:left="0" w:firstLine="0"/>
    </w:pPr>
  </w:style>
  <w:style w:type="paragraph" w:customStyle="1" w:styleId="Opsomming">
    <w:name w:val="Opsomming"/>
    <w:basedOn w:val="Standaard"/>
    <w:rsid w:val="00BE48B5"/>
    <w:pPr>
      <w:numPr>
        <w:numId w:val="34"/>
      </w:numPr>
      <w:spacing w:line="288" w:lineRule="auto"/>
      <w:jc w:val="left"/>
    </w:pPr>
    <w:rPr>
      <w:kern w:val="24"/>
    </w:rPr>
  </w:style>
  <w:style w:type="character" w:customStyle="1" w:styleId="Kop2Char">
    <w:name w:val="Kop 2 Char"/>
    <w:basedOn w:val="Standaardalinea-lettertype"/>
    <w:link w:val="Kop2"/>
    <w:uiPriority w:val="9"/>
    <w:rsid w:val="00F003DD"/>
    <w:rPr>
      <w:rFonts w:ascii="Arial" w:hAnsi="Arial" w:cs="Arial"/>
      <w:b/>
      <w:bCs/>
      <w:iCs/>
      <w:sz w:val="28"/>
      <w:szCs w:val="28"/>
    </w:rPr>
  </w:style>
  <w:style w:type="paragraph" w:styleId="Tekstopmerking">
    <w:name w:val="annotation text"/>
    <w:basedOn w:val="Standaard"/>
    <w:link w:val="TekstopmerkingChar"/>
    <w:rsid w:val="00456F46"/>
    <w:pPr>
      <w:spacing w:line="240" w:lineRule="auto"/>
    </w:pPr>
    <w:rPr>
      <w:sz w:val="20"/>
      <w:szCs w:val="20"/>
    </w:rPr>
  </w:style>
  <w:style w:type="character" w:customStyle="1" w:styleId="TekstopmerkingChar">
    <w:name w:val="Tekst opmerking Char"/>
    <w:basedOn w:val="Standaardalinea-lettertype"/>
    <w:link w:val="Tekstopmerking"/>
    <w:rsid w:val="00456F46"/>
    <w:rPr>
      <w:rFonts w:ascii="Verdana" w:hAnsi="Verdana"/>
    </w:rPr>
  </w:style>
  <w:style w:type="character" w:customStyle="1" w:styleId="listrecords">
    <w:name w:val="listrecords"/>
    <w:basedOn w:val="Standaardalinea-lettertype"/>
    <w:rsid w:val="00456F46"/>
  </w:style>
  <w:style w:type="character" w:customStyle="1" w:styleId="Kop3Char">
    <w:name w:val="Kop 3 Char"/>
    <w:basedOn w:val="Standaardalinea-lettertype"/>
    <w:link w:val="Kop3"/>
    <w:uiPriority w:val="9"/>
    <w:rsid w:val="00526D5F"/>
    <w:rPr>
      <w:rFonts w:ascii="Arial" w:hAnsi="Arial" w:cs="Arial"/>
      <w:b/>
      <w:bCs/>
      <w:sz w:val="24"/>
      <w:szCs w:val="26"/>
    </w:rPr>
  </w:style>
  <w:style w:type="paragraph" w:styleId="Onderwerpvanopmerking">
    <w:name w:val="annotation subject"/>
    <w:basedOn w:val="Tekstopmerking"/>
    <w:next w:val="Tekstopmerking"/>
    <w:link w:val="OnderwerpvanopmerkingChar"/>
    <w:rsid w:val="004527CB"/>
    <w:rPr>
      <w:b/>
      <w:bCs/>
    </w:rPr>
  </w:style>
  <w:style w:type="character" w:customStyle="1" w:styleId="OnderwerpvanopmerkingChar">
    <w:name w:val="Onderwerp van opmerking Char"/>
    <w:basedOn w:val="TekstopmerkingChar"/>
    <w:link w:val="Onderwerpvanopmerking"/>
    <w:rsid w:val="004527CB"/>
    <w:rPr>
      <w:rFonts w:ascii="Verdana" w:hAnsi="Verdana"/>
      <w:b/>
      <w:bCs/>
    </w:rPr>
  </w:style>
  <w:style w:type="paragraph" w:styleId="Revisie">
    <w:name w:val="Revision"/>
    <w:hidden/>
    <w:uiPriority w:val="99"/>
    <w:semiHidden/>
    <w:rsid w:val="00A3247A"/>
    <w:rPr>
      <w:rFonts w:ascii="Verdana" w:hAnsi="Verdana"/>
      <w:sz w:val="16"/>
      <w:szCs w:val="16"/>
    </w:rPr>
  </w:style>
  <w:style w:type="paragraph" w:customStyle="1" w:styleId="Definitie">
    <w:name w:val="Definitie"/>
    <w:basedOn w:val="Standaard"/>
    <w:rsid w:val="00E11691"/>
    <w:pPr>
      <w:overflowPunct w:val="0"/>
      <w:autoSpaceDE w:val="0"/>
      <w:autoSpaceDN w:val="0"/>
      <w:adjustRightInd w:val="0"/>
      <w:spacing w:after="240" w:line="220" w:lineRule="atLeast"/>
      <w:jc w:val="left"/>
      <w:textAlignment w:val="baseline"/>
    </w:pPr>
    <w:rPr>
      <w:rFonts w:ascii="Arial" w:hAnsi="Arial"/>
      <w:sz w:val="20"/>
      <w:szCs w:val="20"/>
      <w:lang w:val="en-GB" w:eastAsia="en-US"/>
    </w:rPr>
  </w:style>
  <w:style w:type="paragraph" w:customStyle="1" w:styleId="Termen">
    <w:name w:val="Term(en)"/>
    <w:basedOn w:val="Kop2"/>
    <w:next w:val="Standaard"/>
    <w:rsid w:val="00E11691"/>
    <w:pPr>
      <w:tabs>
        <w:tab w:val="left" w:pos="360"/>
        <w:tab w:val="left" w:pos="400"/>
        <w:tab w:val="num" w:pos="432"/>
        <w:tab w:val="num" w:pos="680"/>
      </w:tabs>
      <w:suppressAutoHyphens/>
      <w:overflowPunct w:val="0"/>
      <w:autoSpaceDE w:val="0"/>
      <w:autoSpaceDN w:val="0"/>
      <w:adjustRightInd w:val="0"/>
      <w:spacing w:before="0" w:after="0" w:line="240" w:lineRule="atLeast"/>
      <w:jc w:val="left"/>
      <w:textAlignment w:val="baseline"/>
      <w:outlineLvl w:val="9"/>
    </w:pPr>
    <w:rPr>
      <w:rFonts w:cs="Times New Roman"/>
      <w:bCs w:val="0"/>
      <w:iCs w:val="0"/>
      <w:sz w:val="20"/>
      <w:szCs w:val="20"/>
      <w:lang w:val="en-GB" w:eastAsia="en-US"/>
    </w:rPr>
  </w:style>
  <w:style w:type="paragraph" w:customStyle="1" w:styleId="opmerking">
    <w:name w:val="opmerking"/>
    <w:basedOn w:val="Standaard"/>
    <w:next w:val="Standaard"/>
    <w:link w:val="opmerkingChar"/>
    <w:rsid w:val="00E11691"/>
    <w:pPr>
      <w:tabs>
        <w:tab w:val="left" w:pos="1418"/>
      </w:tabs>
      <w:overflowPunct w:val="0"/>
      <w:autoSpaceDE w:val="0"/>
      <w:autoSpaceDN w:val="0"/>
      <w:adjustRightInd w:val="0"/>
      <w:spacing w:after="240" w:line="200" w:lineRule="atLeast"/>
      <w:jc w:val="left"/>
      <w:textAlignment w:val="baseline"/>
    </w:pPr>
    <w:rPr>
      <w:rFonts w:ascii="Arial" w:hAnsi="Arial"/>
      <w:sz w:val="18"/>
      <w:szCs w:val="20"/>
      <w:lang w:eastAsia="en-US"/>
    </w:rPr>
  </w:style>
  <w:style w:type="character" w:customStyle="1" w:styleId="opmerkingChar">
    <w:name w:val="opmerking Char"/>
    <w:link w:val="opmerking"/>
    <w:rsid w:val="00E11691"/>
    <w:rPr>
      <w:rFonts w:ascii="Arial" w:hAnsi="Arial"/>
      <w:sz w:val="18"/>
      <w:lang w:eastAsia="en-US"/>
    </w:rPr>
  </w:style>
  <w:style w:type="character" w:customStyle="1" w:styleId="Vermelding1">
    <w:name w:val="Vermelding1"/>
    <w:basedOn w:val="Standaardalinea-lettertype"/>
    <w:uiPriority w:val="99"/>
    <w:semiHidden/>
    <w:unhideWhenUsed/>
    <w:rsid w:val="00FE2DB2"/>
    <w:rPr>
      <w:color w:val="2B579A"/>
      <w:shd w:val="clear" w:color="auto" w:fill="E6E6E6"/>
    </w:rPr>
  </w:style>
  <w:style w:type="character" w:customStyle="1" w:styleId="p-name">
    <w:name w:val="p-name"/>
    <w:basedOn w:val="Standaardalinea-lettertype"/>
    <w:rsid w:val="00555D6E"/>
  </w:style>
  <w:style w:type="character" w:styleId="Onopgelostemelding">
    <w:name w:val="Unresolved Mention"/>
    <w:basedOn w:val="Standaardalinea-lettertype"/>
    <w:uiPriority w:val="99"/>
    <w:semiHidden/>
    <w:unhideWhenUsed/>
    <w:rsid w:val="00555D6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2661152">
      <w:bodyDiv w:val="1"/>
      <w:marLeft w:val="0"/>
      <w:marRight w:val="0"/>
      <w:marTop w:val="0"/>
      <w:marBottom w:val="0"/>
      <w:divBdr>
        <w:top w:val="none" w:sz="0" w:space="0" w:color="auto"/>
        <w:left w:val="none" w:sz="0" w:space="0" w:color="auto"/>
        <w:bottom w:val="none" w:sz="0" w:space="0" w:color="auto"/>
        <w:right w:val="none" w:sz="0" w:space="0" w:color="auto"/>
      </w:divBdr>
    </w:div>
    <w:div w:id="399334108">
      <w:bodyDiv w:val="1"/>
      <w:marLeft w:val="0"/>
      <w:marRight w:val="0"/>
      <w:marTop w:val="0"/>
      <w:marBottom w:val="0"/>
      <w:divBdr>
        <w:top w:val="none" w:sz="0" w:space="0" w:color="auto"/>
        <w:left w:val="none" w:sz="0" w:space="0" w:color="auto"/>
        <w:bottom w:val="none" w:sz="0" w:space="0" w:color="auto"/>
        <w:right w:val="none" w:sz="0" w:space="0" w:color="auto"/>
      </w:divBdr>
    </w:div>
    <w:div w:id="622688243">
      <w:bodyDiv w:val="1"/>
      <w:marLeft w:val="0"/>
      <w:marRight w:val="0"/>
      <w:marTop w:val="0"/>
      <w:marBottom w:val="0"/>
      <w:divBdr>
        <w:top w:val="none" w:sz="0" w:space="0" w:color="auto"/>
        <w:left w:val="none" w:sz="0" w:space="0" w:color="auto"/>
        <w:bottom w:val="none" w:sz="0" w:space="0" w:color="auto"/>
        <w:right w:val="none" w:sz="0" w:space="0" w:color="auto"/>
      </w:divBdr>
    </w:div>
    <w:div w:id="1051420013">
      <w:bodyDiv w:val="1"/>
      <w:marLeft w:val="0"/>
      <w:marRight w:val="0"/>
      <w:marTop w:val="0"/>
      <w:marBottom w:val="0"/>
      <w:divBdr>
        <w:top w:val="none" w:sz="0" w:space="0" w:color="auto"/>
        <w:left w:val="none" w:sz="0" w:space="0" w:color="auto"/>
        <w:bottom w:val="none" w:sz="0" w:space="0" w:color="auto"/>
        <w:right w:val="none" w:sz="0" w:space="0" w:color="auto"/>
      </w:divBdr>
    </w:div>
    <w:div w:id="1429346742">
      <w:bodyDiv w:val="1"/>
      <w:marLeft w:val="0"/>
      <w:marRight w:val="0"/>
      <w:marTop w:val="0"/>
      <w:marBottom w:val="0"/>
      <w:divBdr>
        <w:top w:val="none" w:sz="0" w:space="0" w:color="auto"/>
        <w:left w:val="none" w:sz="0" w:space="0" w:color="auto"/>
        <w:bottom w:val="none" w:sz="0" w:space="0" w:color="auto"/>
        <w:right w:val="none" w:sz="0" w:space="0" w:color="auto"/>
      </w:divBdr>
    </w:div>
    <w:div w:id="1490436960">
      <w:bodyDiv w:val="1"/>
      <w:marLeft w:val="0"/>
      <w:marRight w:val="0"/>
      <w:marTop w:val="0"/>
      <w:marBottom w:val="0"/>
      <w:divBdr>
        <w:top w:val="none" w:sz="0" w:space="0" w:color="auto"/>
        <w:left w:val="none" w:sz="0" w:space="0" w:color="auto"/>
        <w:bottom w:val="none" w:sz="0" w:space="0" w:color="auto"/>
        <w:right w:val="none" w:sz="0" w:space="0" w:color="auto"/>
      </w:divBdr>
    </w:div>
    <w:div w:id="1758819404">
      <w:bodyDiv w:val="1"/>
      <w:marLeft w:val="0"/>
      <w:marRight w:val="0"/>
      <w:marTop w:val="0"/>
      <w:marBottom w:val="0"/>
      <w:divBdr>
        <w:top w:val="none" w:sz="0" w:space="0" w:color="auto"/>
        <w:left w:val="none" w:sz="0" w:space="0" w:color="auto"/>
        <w:bottom w:val="none" w:sz="0" w:space="0" w:color="auto"/>
        <w:right w:val="none" w:sz="0" w:space="0" w:color="auto"/>
      </w:divBdr>
    </w:div>
    <w:div w:id="1797214198">
      <w:bodyDiv w:val="1"/>
      <w:marLeft w:val="0"/>
      <w:marRight w:val="0"/>
      <w:marTop w:val="0"/>
      <w:marBottom w:val="0"/>
      <w:divBdr>
        <w:top w:val="none" w:sz="0" w:space="0" w:color="auto"/>
        <w:left w:val="none" w:sz="0" w:space="0" w:color="auto"/>
        <w:bottom w:val="none" w:sz="0" w:space="0" w:color="auto"/>
        <w:right w:val="none" w:sz="0" w:space="0" w:color="auto"/>
      </w:divBdr>
    </w:div>
    <w:div w:id="20746246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eonovum.nl/" TargetMode="External"/><Relationship Id="rId18" Type="http://schemas.openxmlformats.org/officeDocument/2006/relationships/footer" Target="footer1.xml"/><Relationship Id="rId26" Type="http://schemas.openxmlformats.org/officeDocument/2006/relationships/image" Target="media/image6.wmf"/><Relationship Id="rId39" Type="http://schemas.openxmlformats.org/officeDocument/2006/relationships/image" Target="media/image18.wmf"/><Relationship Id="rId21" Type="http://schemas.openxmlformats.org/officeDocument/2006/relationships/footer" Target="footer3.xml"/><Relationship Id="rId34" Type="http://schemas.openxmlformats.org/officeDocument/2006/relationships/hyperlink" Target="https://data.gwsw.nl/binnenonderkantbuis/" TargetMode="External"/><Relationship Id="rId42" Type="http://schemas.openxmlformats.org/officeDocument/2006/relationships/image" Target="media/image21.jpeg"/><Relationship Id="rId47" Type="http://schemas.openxmlformats.org/officeDocument/2006/relationships/image" Target="media/image26.wmf"/><Relationship Id="rId50" Type="http://schemas.openxmlformats.org/officeDocument/2006/relationships/image" Target="media/image29.wmf"/><Relationship Id="rId55" Type="http://schemas.openxmlformats.org/officeDocument/2006/relationships/image" Target="media/image34.png"/><Relationship Id="rId63" Type="http://schemas.openxmlformats.org/officeDocument/2006/relationships/hyperlink" Target="https://tax.kadaster.nl/" TargetMode="External"/><Relationship Id="rId68" Type="http://schemas.openxmlformats.org/officeDocument/2006/relationships/image" Target="media/image40.png"/><Relationship Id="rId7" Type="http://schemas.openxmlformats.org/officeDocument/2006/relationships/endnotes" Target="endnotes.xml"/><Relationship Id="rId71"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9.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geonovum.nl/" TargetMode="External"/><Relationship Id="rId24" Type="http://schemas.openxmlformats.org/officeDocument/2006/relationships/hyperlink" Target="http://www.geonovum.nl/documenten/raamwerk-van-geo-standaarden" TargetMode="External"/><Relationship Id="rId32" Type="http://schemas.openxmlformats.org/officeDocument/2006/relationships/image" Target="media/image12.wmf"/><Relationship Id="rId37" Type="http://schemas.openxmlformats.org/officeDocument/2006/relationships/image" Target="media/image16.wmf"/><Relationship Id="rId40" Type="http://schemas.openxmlformats.org/officeDocument/2006/relationships/image" Target="media/image19.wmf"/><Relationship Id="rId45" Type="http://schemas.openxmlformats.org/officeDocument/2006/relationships/image" Target="media/image24.wmf"/><Relationship Id="rId53" Type="http://schemas.openxmlformats.org/officeDocument/2006/relationships/image" Target="media/image32.wmf"/><Relationship Id="rId58" Type="http://schemas.openxmlformats.org/officeDocument/2006/relationships/image" Target="media/image36.wmf"/><Relationship Id="rId66"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hyperlink" Target="https://github.com/Geonovum/imkl2015-review/issues" TargetMode="External"/><Relationship Id="rId23" Type="http://schemas.openxmlformats.org/officeDocument/2006/relationships/image" Target="media/image5.jpg"/><Relationship Id="rId28" Type="http://schemas.openxmlformats.org/officeDocument/2006/relationships/image" Target="media/image8.wmf"/><Relationship Id="rId36" Type="http://schemas.openxmlformats.org/officeDocument/2006/relationships/image" Target="media/image15.wmf"/><Relationship Id="rId49" Type="http://schemas.openxmlformats.org/officeDocument/2006/relationships/image" Target="media/image28.wmf"/><Relationship Id="rId57" Type="http://schemas.openxmlformats.org/officeDocument/2006/relationships/image" Target="media/image35.wmf"/><Relationship Id="rId61" Type="http://schemas.openxmlformats.org/officeDocument/2006/relationships/hyperlink" Target="http://www.geonovum.nl/sites/default/files/Geometrieinmodelengml_1.0.pdf" TargetMode="External"/><Relationship Id="rId10" Type="http://schemas.openxmlformats.org/officeDocument/2006/relationships/hyperlink" Target="https://www.kadaster.nl/" TargetMode="External"/><Relationship Id="rId19" Type="http://schemas.openxmlformats.org/officeDocument/2006/relationships/footer" Target="footer2.xml"/><Relationship Id="rId31" Type="http://schemas.openxmlformats.org/officeDocument/2006/relationships/image" Target="media/image11.wmf"/><Relationship Id="rId44" Type="http://schemas.openxmlformats.org/officeDocument/2006/relationships/image" Target="media/image23.wmf"/><Relationship Id="rId52" Type="http://schemas.openxmlformats.org/officeDocument/2006/relationships/image" Target="media/image31.wmf"/><Relationship Id="rId60" Type="http://schemas.openxmlformats.org/officeDocument/2006/relationships/hyperlink" Target="http://data.gwsw.nl/vrijvervalrioolleiding/" TargetMode="External"/><Relationship Id="rId65" Type="http://schemas.openxmlformats.org/officeDocument/2006/relationships/image" Target="media/image38.emf"/><Relationship Id="rId4" Type="http://schemas.openxmlformats.org/officeDocument/2006/relationships/settings" Target="settings.xml"/><Relationship Id="rId9" Type="http://schemas.openxmlformats.org/officeDocument/2006/relationships/hyperlink" Target="http://www.geonovum.nl/" TargetMode="External"/><Relationship Id="rId14" Type="http://schemas.openxmlformats.org/officeDocument/2006/relationships/hyperlink" Target="https://github.com/Geonovum/imkl2015-review/tree/master/IMKL2.x"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image" Target="media/image10.wmf"/><Relationship Id="rId35" Type="http://schemas.openxmlformats.org/officeDocument/2006/relationships/image" Target="media/image14.wmf"/><Relationship Id="rId43" Type="http://schemas.openxmlformats.org/officeDocument/2006/relationships/image" Target="media/image22.png"/><Relationship Id="rId48" Type="http://schemas.openxmlformats.org/officeDocument/2006/relationships/image" Target="media/image27.wmf"/><Relationship Id="rId56" Type="http://schemas.openxmlformats.org/officeDocument/2006/relationships/image" Target="cid:part1.02020806.07060509@tudelft.nl" TargetMode="External"/><Relationship Id="rId64" Type="http://schemas.openxmlformats.org/officeDocument/2006/relationships/hyperlink" Target="http://www.geonovum.nl/sites/default/files/Geometrieinmodelengml_1.0.pdf" TargetMode="External"/><Relationship Id="rId69" Type="http://schemas.openxmlformats.org/officeDocument/2006/relationships/image" Target="media/image41.png"/><Relationship Id="rId8" Type="http://schemas.openxmlformats.org/officeDocument/2006/relationships/hyperlink" Target="https://docs.geostandaarden.nl/kl/def-im-kl12-20170331/doc.pdf" TargetMode="External"/><Relationship Id="rId51" Type="http://schemas.openxmlformats.org/officeDocument/2006/relationships/image" Target="media/image30.wmf"/><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www.geonovum.nl/" TargetMode="External"/><Relationship Id="rId17" Type="http://schemas.openxmlformats.org/officeDocument/2006/relationships/header" Target="header1.xml"/><Relationship Id="rId25" Type="http://schemas.openxmlformats.org/officeDocument/2006/relationships/hyperlink" Target="http://inspire.jrc.ec.europa.eu/documents/Data_Specifications/INSPIRE_DataSpecification_US_v3.0.pdf" TargetMode="External"/><Relationship Id="rId33" Type="http://schemas.openxmlformats.org/officeDocument/2006/relationships/image" Target="media/image13.png"/><Relationship Id="rId38" Type="http://schemas.openxmlformats.org/officeDocument/2006/relationships/image" Target="media/image17.wmf"/><Relationship Id="rId46" Type="http://schemas.openxmlformats.org/officeDocument/2006/relationships/image" Target="media/image25.wmf"/><Relationship Id="rId59" Type="http://schemas.openxmlformats.org/officeDocument/2006/relationships/image" Target="media/image37.wmf"/><Relationship Id="rId67" Type="http://schemas.openxmlformats.org/officeDocument/2006/relationships/image" Target="media/image39.png"/><Relationship Id="rId20" Type="http://schemas.openxmlformats.org/officeDocument/2006/relationships/header" Target="header2.xml"/><Relationship Id="rId41" Type="http://schemas.openxmlformats.org/officeDocument/2006/relationships/image" Target="media/image20.wmf"/><Relationship Id="rId54" Type="http://schemas.openxmlformats.org/officeDocument/2006/relationships/image" Target="media/image33.wmf"/><Relationship Id="rId62" Type="http://schemas.openxmlformats.org/officeDocument/2006/relationships/hyperlink" Target="http://www.riool.net/-/informatiemodel-stedelijk-water-ter-visie" TargetMode="External"/><Relationship Id="rId7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B142942-AFDC-409D-90B6-257702FD5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TotalTime>
  <Pages>1</Pages>
  <Words>17527</Words>
  <Characters>96403</Characters>
  <Application>Microsoft Office Word</Application>
  <DocSecurity>0</DocSecurity>
  <Lines>803</Lines>
  <Paragraphs>227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Dataspecificatie IMKL2015</vt:lpstr>
      <vt:lpstr>@Titelopdracht@</vt:lpstr>
    </vt:vector>
  </TitlesOfParts>
  <Company>Geonovum</Company>
  <LinksUpToDate>false</LinksUpToDate>
  <CharactersWithSpaces>113703</CharactersWithSpaces>
  <SharedDoc>false</SharedDoc>
  <HLinks>
    <vt:vector size="66" baseType="variant">
      <vt:variant>
        <vt:i4>1441843</vt:i4>
      </vt:variant>
      <vt:variant>
        <vt:i4>62</vt:i4>
      </vt:variant>
      <vt:variant>
        <vt:i4>0</vt:i4>
      </vt:variant>
      <vt:variant>
        <vt:i4>5</vt:i4>
      </vt:variant>
      <vt:variant>
        <vt:lpwstr/>
      </vt:variant>
      <vt:variant>
        <vt:lpwstr>_Toc237765008</vt:lpwstr>
      </vt:variant>
      <vt:variant>
        <vt:i4>1441843</vt:i4>
      </vt:variant>
      <vt:variant>
        <vt:i4>56</vt:i4>
      </vt:variant>
      <vt:variant>
        <vt:i4>0</vt:i4>
      </vt:variant>
      <vt:variant>
        <vt:i4>5</vt:i4>
      </vt:variant>
      <vt:variant>
        <vt:lpwstr/>
      </vt:variant>
      <vt:variant>
        <vt:lpwstr>_Toc237765007</vt:lpwstr>
      </vt:variant>
      <vt:variant>
        <vt:i4>1441843</vt:i4>
      </vt:variant>
      <vt:variant>
        <vt:i4>50</vt:i4>
      </vt:variant>
      <vt:variant>
        <vt:i4>0</vt:i4>
      </vt:variant>
      <vt:variant>
        <vt:i4>5</vt:i4>
      </vt:variant>
      <vt:variant>
        <vt:lpwstr/>
      </vt:variant>
      <vt:variant>
        <vt:lpwstr>_Toc237765006</vt:lpwstr>
      </vt:variant>
      <vt:variant>
        <vt:i4>1441843</vt:i4>
      </vt:variant>
      <vt:variant>
        <vt:i4>44</vt:i4>
      </vt:variant>
      <vt:variant>
        <vt:i4>0</vt:i4>
      </vt:variant>
      <vt:variant>
        <vt:i4>5</vt:i4>
      </vt:variant>
      <vt:variant>
        <vt:lpwstr/>
      </vt:variant>
      <vt:variant>
        <vt:lpwstr>_Toc237765005</vt:lpwstr>
      </vt:variant>
      <vt:variant>
        <vt:i4>1441843</vt:i4>
      </vt:variant>
      <vt:variant>
        <vt:i4>38</vt:i4>
      </vt:variant>
      <vt:variant>
        <vt:i4>0</vt:i4>
      </vt:variant>
      <vt:variant>
        <vt:i4>5</vt:i4>
      </vt:variant>
      <vt:variant>
        <vt:lpwstr/>
      </vt:variant>
      <vt:variant>
        <vt:lpwstr>_Toc237765004</vt:lpwstr>
      </vt:variant>
      <vt:variant>
        <vt:i4>1441843</vt:i4>
      </vt:variant>
      <vt:variant>
        <vt:i4>32</vt:i4>
      </vt:variant>
      <vt:variant>
        <vt:i4>0</vt:i4>
      </vt:variant>
      <vt:variant>
        <vt:i4>5</vt:i4>
      </vt:variant>
      <vt:variant>
        <vt:lpwstr/>
      </vt:variant>
      <vt:variant>
        <vt:lpwstr>_Toc237765003</vt:lpwstr>
      </vt:variant>
      <vt:variant>
        <vt:i4>1441843</vt:i4>
      </vt:variant>
      <vt:variant>
        <vt:i4>26</vt:i4>
      </vt:variant>
      <vt:variant>
        <vt:i4>0</vt:i4>
      </vt:variant>
      <vt:variant>
        <vt:i4>5</vt:i4>
      </vt:variant>
      <vt:variant>
        <vt:lpwstr/>
      </vt:variant>
      <vt:variant>
        <vt:lpwstr>_Toc237765002</vt:lpwstr>
      </vt:variant>
      <vt:variant>
        <vt:i4>1441843</vt:i4>
      </vt:variant>
      <vt:variant>
        <vt:i4>20</vt:i4>
      </vt:variant>
      <vt:variant>
        <vt:i4>0</vt:i4>
      </vt:variant>
      <vt:variant>
        <vt:i4>5</vt:i4>
      </vt:variant>
      <vt:variant>
        <vt:lpwstr/>
      </vt:variant>
      <vt:variant>
        <vt:lpwstr>_Toc237765001</vt:lpwstr>
      </vt:variant>
      <vt:variant>
        <vt:i4>1441843</vt:i4>
      </vt:variant>
      <vt:variant>
        <vt:i4>14</vt:i4>
      </vt:variant>
      <vt:variant>
        <vt:i4>0</vt:i4>
      </vt:variant>
      <vt:variant>
        <vt:i4>5</vt:i4>
      </vt:variant>
      <vt:variant>
        <vt:lpwstr/>
      </vt:variant>
      <vt:variant>
        <vt:lpwstr>_Toc237765000</vt:lpwstr>
      </vt:variant>
      <vt:variant>
        <vt:i4>1966138</vt:i4>
      </vt:variant>
      <vt:variant>
        <vt:i4>8</vt:i4>
      </vt:variant>
      <vt:variant>
        <vt:i4>0</vt:i4>
      </vt:variant>
      <vt:variant>
        <vt:i4>5</vt:i4>
      </vt:variant>
      <vt:variant>
        <vt:lpwstr/>
      </vt:variant>
      <vt:variant>
        <vt:lpwstr>_Toc237764999</vt:lpwstr>
      </vt:variant>
      <vt:variant>
        <vt:i4>1966138</vt:i4>
      </vt:variant>
      <vt:variant>
        <vt:i4>2</vt:i4>
      </vt:variant>
      <vt:variant>
        <vt:i4>0</vt:i4>
      </vt:variant>
      <vt:variant>
        <vt:i4>5</vt:i4>
      </vt:variant>
      <vt:variant>
        <vt:lpwstr/>
      </vt:variant>
      <vt:variant>
        <vt:lpwstr>_Toc237764998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Dataspecificatie IMKL2015</dc:title>
  <dc:subject>@Opdrachtgever@</dc:subject>
  <dc:creator>Paul Janssen</dc:creator>
  <cp:lastModifiedBy>Paul Janssen</cp:lastModifiedBy>
  <cp:revision>12</cp:revision>
  <cp:lastPrinted>2020-07-09T13:06:00Z</cp:lastPrinted>
  <dcterms:created xsi:type="dcterms:W3CDTF">2020-07-06T09:06:00Z</dcterms:created>
  <dcterms:modified xsi:type="dcterms:W3CDTF">2020-07-09T13:06:00Z</dcterms:modified>
</cp:coreProperties>
</file>