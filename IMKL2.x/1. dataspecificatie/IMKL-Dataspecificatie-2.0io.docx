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3A62B4" w14:textId="472A2960" w:rsidR="00672722" w:rsidRPr="007C7339" w:rsidRDefault="00672722" w:rsidP="007C7339">
      <w:pPr>
        <w:spacing w:line="240" w:lineRule="atLeast"/>
      </w:pPr>
    </w:p>
    <w:p w14:paraId="3DE96716" w14:textId="7FDBF2A2" w:rsidR="00672722" w:rsidRPr="007C7339" w:rsidRDefault="00672722" w:rsidP="007C7339">
      <w:pPr>
        <w:spacing w:line="240" w:lineRule="atLeast"/>
        <w:jc w:val="left"/>
        <w:rPr>
          <w:sz w:val="28"/>
          <w:szCs w:val="28"/>
        </w:rPr>
      </w:pPr>
    </w:p>
    <w:p w14:paraId="0F31489C" w14:textId="316C3F3F" w:rsidR="005F5675" w:rsidRPr="005F5675" w:rsidRDefault="005F5675" w:rsidP="005F5675">
      <w:pPr>
        <w:spacing w:line="360" w:lineRule="auto"/>
        <w:ind w:left="14" w:hanging="14"/>
        <w:jc w:val="left"/>
        <w:rPr>
          <w:rFonts w:ascii="Arial" w:hAnsi="Arial" w:cs="Arial"/>
          <w:b/>
          <w:bCs/>
          <w:kern w:val="32"/>
          <w:sz w:val="32"/>
          <w:szCs w:val="32"/>
        </w:rPr>
      </w:pPr>
      <w:bookmarkStart w:id="0" w:name="_Hlk42763430"/>
      <w:r w:rsidRPr="005F5675">
        <w:rPr>
          <w:rFonts w:ascii="Arial" w:hAnsi="Arial" w:cs="Arial"/>
          <w:b/>
          <w:bCs/>
          <w:kern w:val="32"/>
          <w:sz w:val="32"/>
          <w:szCs w:val="32"/>
        </w:rPr>
        <w:t>I</w:t>
      </w:r>
      <w:r>
        <w:rPr>
          <w:rFonts w:ascii="Arial" w:hAnsi="Arial" w:cs="Arial"/>
          <w:b/>
          <w:bCs/>
          <w:kern w:val="32"/>
          <w:sz w:val="32"/>
          <w:szCs w:val="32"/>
        </w:rPr>
        <w:t>nformatiemodel Kabels en Leidingen (</w:t>
      </w:r>
      <w:r w:rsidR="00547B4D">
        <w:rPr>
          <w:rFonts w:ascii="Arial" w:hAnsi="Arial" w:cs="Arial"/>
          <w:b/>
          <w:bCs/>
          <w:kern w:val="32"/>
          <w:sz w:val="32"/>
          <w:szCs w:val="32"/>
        </w:rPr>
        <w:t>I</w:t>
      </w:r>
      <w:r w:rsidRPr="005F5675">
        <w:rPr>
          <w:rFonts w:ascii="Arial" w:hAnsi="Arial" w:cs="Arial"/>
          <w:b/>
          <w:bCs/>
          <w:kern w:val="32"/>
          <w:sz w:val="32"/>
          <w:szCs w:val="32"/>
        </w:rPr>
        <w:t>MKL</w:t>
      </w:r>
      <w:r>
        <w:rPr>
          <w:rFonts w:ascii="Arial" w:hAnsi="Arial" w:cs="Arial"/>
          <w:b/>
          <w:bCs/>
          <w:kern w:val="32"/>
          <w:sz w:val="32"/>
          <w:szCs w:val="32"/>
        </w:rPr>
        <w:t>)</w:t>
      </w:r>
      <w:r w:rsidRPr="005F5675">
        <w:rPr>
          <w:rFonts w:ascii="Arial" w:hAnsi="Arial" w:cs="Arial"/>
          <w:b/>
          <w:bCs/>
          <w:kern w:val="32"/>
          <w:sz w:val="32"/>
          <w:szCs w:val="32"/>
        </w:rPr>
        <w:t xml:space="preserve"> </w:t>
      </w:r>
      <w:bookmarkEnd w:id="0"/>
      <w:r w:rsidRPr="005F5675">
        <w:rPr>
          <w:rFonts w:ascii="Arial" w:hAnsi="Arial" w:cs="Arial"/>
          <w:b/>
          <w:bCs/>
          <w:kern w:val="32"/>
          <w:sz w:val="32"/>
          <w:szCs w:val="32"/>
        </w:rPr>
        <w:t xml:space="preserve">- </w:t>
      </w:r>
      <w:r>
        <w:rPr>
          <w:rFonts w:ascii="Arial" w:hAnsi="Arial" w:cs="Arial"/>
          <w:b/>
          <w:bCs/>
          <w:kern w:val="32"/>
          <w:sz w:val="32"/>
          <w:szCs w:val="32"/>
        </w:rPr>
        <w:t>versie 2.0</w:t>
      </w:r>
    </w:p>
    <w:p w14:paraId="70BB3759" w14:textId="77777777" w:rsidR="005F5675" w:rsidRDefault="005F5675" w:rsidP="005F5675">
      <w:pPr>
        <w:pStyle w:val="Kop1"/>
        <w:jc w:val="left"/>
      </w:pPr>
      <w:r>
        <w:t>(in ontwikkeling)</w:t>
      </w:r>
    </w:p>
    <w:p w14:paraId="594757C1" w14:textId="7A900F12" w:rsidR="005F5675" w:rsidRDefault="005F5675" w:rsidP="005F5675">
      <w:pPr>
        <w:pStyle w:val="Kop2"/>
        <w:jc w:val="left"/>
      </w:pPr>
      <w:r>
        <w:t>Geonovum Standaard</w:t>
      </w:r>
      <w:r>
        <w:br/>
      </w:r>
      <w:r w:rsidR="0027713D">
        <w:t>Post-</w:t>
      </w:r>
      <w:r w:rsidR="003A6AB3">
        <w:t xml:space="preserve">Consultatieversie </w:t>
      </w:r>
      <w:r w:rsidR="0027713D">
        <w:t xml:space="preserve">x aug </w:t>
      </w:r>
      <w:r>
        <w:t>2020</w:t>
      </w:r>
    </w:p>
    <w:p w14:paraId="20FE5BDC" w14:textId="77777777" w:rsidR="005F5675" w:rsidRDefault="005F5675" w:rsidP="005F5675">
      <w:r>
        <w:t>Deze versie:</w:t>
      </w:r>
    </w:p>
    <w:p w14:paraId="5916CB1B" w14:textId="77777777" w:rsidR="005F5675" w:rsidRDefault="005F5675" w:rsidP="005F5675">
      <w:pPr>
        <w:ind w:left="720"/>
      </w:pPr>
      <w:r w:rsidRPr="005F5675">
        <w:t>https://geonovum.github.io/</w:t>
      </w:r>
      <w:r>
        <w:t>imkl</w:t>
      </w:r>
      <w:r w:rsidRPr="005F5675">
        <w:t>/</w:t>
      </w:r>
      <w:r>
        <w:t>......</w:t>
      </w:r>
    </w:p>
    <w:p w14:paraId="5A7AAFE3" w14:textId="77777777" w:rsidR="005F5675" w:rsidRDefault="005F5675" w:rsidP="005F5675">
      <w:r>
        <w:t>Laatst gepubliceerde versie:</w:t>
      </w:r>
    </w:p>
    <w:p w14:paraId="2FBA7294" w14:textId="77777777" w:rsidR="005F5675" w:rsidRDefault="005F5675" w:rsidP="005F5675">
      <w:pPr>
        <w:ind w:left="720"/>
      </w:pPr>
      <w:r>
        <w:t>geen</w:t>
      </w:r>
    </w:p>
    <w:p w14:paraId="1ECA6CD0" w14:textId="77777777" w:rsidR="005F5675" w:rsidRDefault="005F5675" w:rsidP="005F5675">
      <w:r>
        <w:t>Vorige versie:</w:t>
      </w:r>
    </w:p>
    <w:p w14:paraId="56BD2142" w14:textId="77777777" w:rsidR="005F5675" w:rsidRDefault="004C168A" w:rsidP="005F5675">
      <w:pPr>
        <w:ind w:firstLine="708"/>
      </w:pPr>
      <w:hyperlink r:id="rId8" w:history="1">
        <w:r w:rsidR="005F5675" w:rsidRPr="00715A18">
          <w:rPr>
            <w:rStyle w:val="Hyperlink"/>
          </w:rPr>
          <w:t>https://docs.geostandaarden.nl/kl/def-im-kl12-20170331/doc.pdf</w:t>
        </w:r>
      </w:hyperlink>
    </w:p>
    <w:p w14:paraId="30B1B592" w14:textId="77777777" w:rsidR="005F5675" w:rsidRDefault="005F5675" w:rsidP="005F5675">
      <w:r>
        <w:t>Laatste werkversie:</w:t>
      </w:r>
    </w:p>
    <w:p w14:paraId="2C8F7EA7" w14:textId="77777777" w:rsidR="005F5675" w:rsidRDefault="005F5675" w:rsidP="005F5675">
      <w:pPr>
        <w:ind w:left="720"/>
      </w:pPr>
      <w:proofErr w:type="spellStart"/>
      <w:r w:rsidRPr="005F5675">
        <w:t>nvt</w:t>
      </w:r>
      <w:proofErr w:type="spellEnd"/>
    </w:p>
    <w:p w14:paraId="17FA93A1" w14:textId="77777777" w:rsidR="005F5675" w:rsidRDefault="005F5675" w:rsidP="005F5675">
      <w:r>
        <w:t>Redacteurs:</w:t>
      </w:r>
    </w:p>
    <w:p w14:paraId="02FE3B7E" w14:textId="77777777" w:rsidR="005F5675" w:rsidRDefault="005F5675" w:rsidP="005F5675">
      <w:pPr>
        <w:ind w:left="720"/>
      </w:pPr>
      <w:r>
        <w:rPr>
          <w:rStyle w:val="p-name"/>
        </w:rPr>
        <w:t>Paul Janssen</w:t>
      </w:r>
      <w:r>
        <w:t xml:space="preserve">, </w:t>
      </w:r>
      <w:hyperlink r:id="rId9" w:history="1">
        <w:r>
          <w:rPr>
            <w:rStyle w:val="Hyperlink"/>
          </w:rPr>
          <w:t>Geonovum</w:t>
        </w:r>
      </w:hyperlink>
      <w:r>
        <w:t xml:space="preserve"> </w:t>
      </w:r>
    </w:p>
    <w:p w14:paraId="6E3D067F" w14:textId="77777777" w:rsidR="005F5675" w:rsidRDefault="005F5675" w:rsidP="005F5675">
      <w:r>
        <w:t>Auteurs:</w:t>
      </w:r>
    </w:p>
    <w:p w14:paraId="362F190C" w14:textId="6977F582" w:rsidR="005F5675" w:rsidRDefault="005F5675" w:rsidP="005F5675">
      <w:r>
        <w:tab/>
        <w:t>Herman van de</w:t>
      </w:r>
      <w:r w:rsidR="00CA7962">
        <w:t>n</w:t>
      </w:r>
      <w:r>
        <w:t xml:space="preserve"> Berg, </w:t>
      </w:r>
      <w:hyperlink r:id="rId10" w:history="1">
        <w:r w:rsidRPr="00555D6E">
          <w:rPr>
            <w:rStyle w:val="Hyperlink"/>
          </w:rPr>
          <w:t>Kadaster</w:t>
        </w:r>
      </w:hyperlink>
    </w:p>
    <w:p w14:paraId="2DA6B409" w14:textId="77777777" w:rsidR="00DF227B" w:rsidRDefault="005F5675" w:rsidP="005F5675">
      <w:pPr>
        <w:ind w:left="720"/>
        <w:rPr>
          <w:rStyle w:val="Hyperlink"/>
        </w:rPr>
      </w:pPr>
      <w:r>
        <w:rPr>
          <w:rStyle w:val="p-name"/>
        </w:rPr>
        <w:t>Paul Janssen</w:t>
      </w:r>
      <w:r>
        <w:t xml:space="preserve">, </w:t>
      </w:r>
      <w:hyperlink r:id="rId11" w:history="1">
        <w:r>
          <w:rPr>
            <w:rStyle w:val="Hyperlink"/>
          </w:rPr>
          <w:t>Geonovum</w:t>
        </w:r>
      </w:hyperlink>
    </w:p>
    <w:p w14:paraId="61644CD1" w14:textId="77777777" w:rsidR="00DF227B" w:rsidRPr="006556D2" w:rsidRDefault="00DF227B" w:rsidP="005F5675">
      <w:pPr>
        <w:ind w:left="720"/>
      </w:pPr>
      <w:r w:rsidRPr="006556D2">
        <w:t>Aan eerder versies van IMKL werkten mee:</w:t>
      </w:r>
    </w:p>
    <w:p w14:paraId="69BA4BF0" w14:textId="174F6EF9" w:rsidR="00DF227B" w:rsidRDefault="00DF227B" w:rsidP="005F5675">
      <w:pPr>
        <w:ind w:left="720"/>
        <w:rPr>
          <w:rStyle w:val="Hyperlink"/>
        </w:rPr>
      </w:pPr>
      <w:r w:rsidRPr="006556D2">
        <w:t xml:space="preserve">Linda van den Brink, </w:t>
      </w:r>
      <w:hyperlink r:id="rId12" w:history="1">
        <w:r>
          <w:rPr>
            <w:rStyle w:val="Hyperlink"/>
          </w:rPr>
          <w:t>Geonovum</w:t>
        </w:r>
      </w:hyperlink>
    </w:p>
    <w:p w14:paraId="47E0A2EC" w14:textId="7569B587" w:rsidR="005F5675" w:rsidRDefault="00DF227B" w:rsidP="005F5675">
      <w:pPr>
        <w:ind w:left="720"/>
      </w:pPr>
      <w:r w:rsidRPr="006556D2">
        <w:t>Wilko Quak</w:t>
      </w:r>
      <w:r>
        <w:t xml:space="preserve">, </w:t>
      </w:r>
      <w:hyperlink r:id="rId13" w:history="1">
        <w:r>
          <w:rPr>
            <w:rStyle w:val="Hyperlink"/>
          </w:rPr>
          <w:t>Geonovum</w:t>
        </w:r>
      </w:hyperlink>
    </w:p>
    <w:p w14:paraId="0FD70F1B" w14:textId="77777777" w:rsidR="005F5675" w:rsidRDefault="005F5675" w:rsidP="005F5675">
      <w:r>
        <w:t>Doe mee:</w:t>
      </w:r>
    </w:p>
    <w:p w14:paraId="486B2A57" w14:textId="77777777" w:rsidR="005F5675" w:rsidRDefault="004C168A" w:rsidP="005F5675">
      <w:pPr>
        <w:ind w:left="720"/>
      </w:pPr>
      <w:hyperlink r:id="rId14" w:history="1">
        <w:r w:rsidR="005F5675">
          <w:rPr>
            <w:rStyle w:val="Hyperlink"/>
          </w:rPr>
          <w:t>GitHub Geonovum/</w:t>
        </w:r>
        <w:proofErr w:type="spellStart"/>
        <w:r w:rsidR="005F5675">
          <w:rPr>
            <w:rStyle w:val="Hyperlink"/>
          </w:rPr>
          <w:t>imkl</w:t>
        </w:r>
        <w:proofErr w:type="spellEnd"/>
      </w:hyperlink>
    </w:p>
    <w:p w14:paraId="524439E6" w14:textId="77777777" w:rsidR="005F5675" w:rsidRDefault="004C168A" w:rsidP="005F5675">
      <w:pPr>
        <w:ind w:left="720"/>
      </w:pPr>
      <w:hyperlink r:id="rId15" w:history="1">
        <w:r w:rsidR="005F5675">
          <w:rPr>
            <w:rStyle w:val="Hyperlink"/>
          </w:rPr>
          <w:t>Dien een melding in</w:t>
        </w:r>
      </w:hyperlink>
      <w:r w:rsidR="005F5675">
        <w:t xml:space="preserve"> </w:t>
      </w:r>
    </w:p>
    <w:p w14:paraId="1E6E14C8" w14:textId="77777777" w:rsidR="005F5675" w:rsidRDefault="005F5675" w:rsidP="005F5675">
      <w:pPr>
        <w:ind w:left="720"/>
      </w:pPr>
      <w:r w:rsidRPr="00555D6E">
        <w:t>Revisiehistorie</w:t>
      </w:r>
      <w:r>
        <w:t xml:space="preserve"> </w:t>
      </w:r>
    </w:p>
    <w:p w14:paraId="00200989" w14:textId="77777777" w:rsidR="005F5675" w:rsidRDefault="005F5675" w:rsidP="005F5675">
      <w:pPr>
        <w:ind w:left="720"/>
      </w:pPr>
      <w:r w:rsidRPr="00555D6E">
        <w:t xml:space="preserve">Pull </w:t>
      </w:r>
      <w:proofErr w:type="spellStart"/>
      <w:r w:rsidRPr="00555D6E">
        <w:t>requests</w:t>
      </w:r>
      <w:proofErr w:type="spellEnd"/>
      <w:r>
        <w:t xml:space="preserve"> </w:t>
      </w:r>
    </w:p>
    <w:p w14:paraId="681A8E2E" w14:textId="77777777" w:rsidR="005F5675" w:rsidRDefault="005F5675" w:rsidP="005F5675"/>
    <w:p w14:paraId="5DCD6A81" w14:textId="77777777" w:rsidR="005F5675" w:rsidRDefault="005F5675" w:rsidP="005F5675"/>
    <w:p w14:paraId="2C7BBF64" w14:textId="77777777" w:rsidR="005F5675" w:rsidRDefault="005F5675" w:rsidP="005F5675"/>
    <w:p w14:paraId="226A21B7" w14:textId="77777777" w:rsidR="005F5675" w:rsidRDefault="005F5675" w:rsidP="005F5675">
      <w:r>
        <w:t>Rechtenbeleid:</w:t>
      </w:r>
    </w:p>
    <w:p w14:paraId="5C9C40C5" w14:textId="77777777" w:rsidR="005F5675" w:rsidRDefault="005F5675" w:rsidP="005F5675">
      <w:pPr>
        <w:ind w:left="720"/>
      </w:pPr>
    </w:p>
    <w:p w14:paraId="716DB6DB" w14:textId="77777777" w:rsidR="005F5675" w:rsidRDefault="005F5675" w:rsidP="005F5675">
      <w:pPr>
        <w:pStyle w:val="Normaalweb"/>
        <w:ind w:left="720"/>
        <w:textAlignment w:val="top"/>
        <w:rPr>
          <w:rFonts w:eastAsiaTheme="minorEastAsia"/>
        </w:rPr>
      </w:pPr>
      <w:r>
        <w:t>BY)</w:t>
      </w:r>
    </w:p>
    <w:p w14:paraId="190CE1FA" w14:textId="7D36A2BE" w:rsidR="005F5675" w:rsidRDefault="006F5502" w:rsidP="005F5675">
      <w:pPr>
        <w:spacing w:line="240" w:lineRule="auto"/>
        <w:jc w:val="left"/>
        <w:rPr>
          <w:sz w:val="28"/>
          <w:szCs w:val="28"/>
        </w:rPr>
      </w:pPr>
      <w:r>
        <w:rPr>
          <w:noProof/>
          <w:sz w:val="28"/>
          <w:szCs w:val="28"/>
        </w:rPr>
        <w:drawing>
          <wp:anchor distT="0" distB="0" distL="114300" distR="114300" simplePos="0" relativeHeight="251651584" behindDoc="0" locked="0" layoutInCell="1" allowOverlap="1" wp14:anchorId="340E418B" wp14:editId="7912C715">
            <wp:simplePos x="0" y="0"/>
            <wp:positionH relativeFrom="column">
              <wp:posOffset>0</wp:posOffset>
            </wp:positionH>
            <wp:positionV relativeFrom="paragraph">
              <wp:posOffset>9525</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36762" cy="310551"/>
                    </a:xfrm>
                    <a:prstGeom prst="rect">
                      <a:avLst/>
                    </a:prstGeom>
                    <a:noFill/>
                    <a:ln>
                      <a:noFill/>
                    </a:ln>
                  </pic:spPr>
                </pic:pic>
              </a:graphicData>
            </a:graphic>
          </wp:anchor>
        </w:drawing>
      </w:r>
    </w:p>
    <w:p w14:paraId="1E45F563" w14:textId="77777777" w:rsidR="005F5675" w:rsidRDefault="005F5675" w:rsidP="005F5675">
      <w:pPr>
        <w:spacing w:line="240" w:lineRule="auto"/>
        <w:jc w:val="left"/>
        <w:rPr>
          <w:sz w:val="28"/>
          <w:szCs w:val="28"/>
        </w:rPr>
      </w:pPr>
    </w:p>
    <w:p w14:paraId="7CE387F7" w14:textId="77777777" w:rsidR="005F5675" w:rsidRPr="00555D6E" w:rsidRDefault="005F5675" w:rsidP="005F5675">
      <w:pPr>
        <w:spacing w:line="240" w:lineRule="auto"/>
        <w:jc w:val="left"/>
      </w:pPr>
      <w:r w:rsidRPr="00555D6E">
        <w:t xml:space="preserve">Creative </w:t>
      </w:r>
      <w:proofErr w:type="spellStart"/>
      <w:r w:rsidRPr="00555D6E">
        <w:t>Commons</w:t>
      </w:r>
      <w:proofErr w:type="spellEnd"/>
      <w:r w:rsidRPr="00555D6E">
        <w:t xml:space="preserve"> </w:t>
      </w:r>
      <w:proofErr w:type="spellStart"/>
      <w:r w:rsidRPr="00555D6E">
        <w:t>Attribution</w:t>
      </w:r>
      <w:proofErr w:type="spellEnd"/>
      <w:r w:rsidRPr="00555D6E">
        <w:t xml:space="preserve"> 4.0 International Public License</w:t>
      </w:r>
      <w:r w:rsidRPr="00555D6E">
        <w:br/>
        <w:t>(CC-BY)</w:t>
      </w:r>
    </w:p>
    <w:p w14:paraId="7C45F48C" w14:textId="1B56C171" w:rsidR="00672722" w:rsidRPr="007C7339" w:rsidRDefault="00672722" w:rsidP="007C7339">
      <w:pPr>
        <w:spacing w:line="240" w:lineRule="atLeast"/>
        <w:jc w:val="left"/>
        <w:sectPr w:rsidR="00672722" w:rsidRPr="007C7339" w:rsidSect="00672722">
          <w:headerReference w:type="default" r:id="rId17"/>
          <w:footerReference w:type="even" r:id="rId18"/>
          <w:footerReference w:type="default" r:id="rId19"/>
          <w:pgSz w:w="11906" w:h="16838" w:code="9"/>
          <w:pgMar w:top="2552" w:right="1622" w:bottom="1531" w:left="1622" w:header="0" w:footer="57" w:gutter="0"/>
          <w:cols w:space="708"/>
          <w:docGrid w:linePitch="360"/>
        </w:sectPr>
      </w:pPr>
    </w:p>
    <w:p w14:paraId="632C425A" w14:textId="77777777" w:rsidR="000427A2" w:rsidRDefault="000427A2">
      <w:pPr>
        <w:spacing w:line="240" w:lineRule="auto"/>
        <w:jc w:val="left"/>
        <w:rPr>
          <w:sz w:val="28"/>
          <w:szCs w:val="28"/>
        </w:rPr>
      </w:pPr>
      <w:r>
        <w:rPr>
          <w:sz w:val="28"/>
          <w:szCs w:val="28"/>
        </w:rPr>
        <w:lastRenderedPageBreak/>
        <w:t>Voorwoord</w:t>
      </w:r>
    </w:p>
    <w:p w14:paraId="33FA5F12" w14:textId="77777777" w:rsidR="000427A2" w:rsidRDefault="000427A2" w:rsidP="000427A2"/>
    <w:p w14:paraId="47662C3B" w14:textId="462C534D" w:rsidR="006F742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zich een goed beeld vormen van de data die worden aa</w:t>
      </w:r>
      <w:r w:rsidR="00261381">
        <w:t>n</w:t>
      </w:r>
      <w:r>
        <w:t xml:space="preserve">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14:paraId="78CB380F" w14:textId="6582D34A" w:rsidR="00802006" w:rsidRDefault="00802006" w:rsidP="000E7FD9"/>
    <w:p w14:paraId="5AC87539" w14:textId="37EC59A0" w:rsidR="00802006" w:rsidRDefault="008B4C73" w:rsidP="000E7FD9">
      <w:r>
        <w:t>Dit document is</w:t>
      </w:r>
      <w:r w:rsidR="00802006">
        <w:t xml:space="preserve"> tot stand gekomen als resultaat van het reguliere beheer van de KLIC standaarden middels de KLIC Technische commissie standaarden (TCS).</w:t>
      </w:r>
      <w:r>
        <w:t xml:space="preserve"> </w:t>
      </w:r>
    </w:p>
    <w:p w14:paraId="2ED97851" w14:textId="77777777" w:rsidR="006F7422" w:rsidRDefault="006F7422" w:rsidP="000427A2"/>
    <w:p w14:paraId="04B47E8A" w14:textId="77777777" w:rsidR="000427A2" w:rsidRDefault="000427A2">
      <w:pPr>
        <w:spacing w:line="240" w:lineRule="auto"/>
        <w:jc w:val="left"/>
        <w:rPr>
          <w:sz w:val="28"/>
          <w:szCs w:val="28"/>
        </w:rPr>
      </w:pPr>
      <w:r>
        <w:rPr>
          <w:sz w:val="28"/>
          <w:szCs w:val="28"/>
        </w:rPr>
        <w:br w:type="page"/>
      </w:r>
    </w:p>
    <w:p w14:paraId="1B67163A" w14:textId="77777777" w:rsidR="00D2625A" w:rsidRPr="007C7339" w:rsidRDefault="00D100A8" w:rsidP="007C7339">
      <w:pPr>
        <w:spacing w:line="240" w:lineRule="atLeast"/>
        <w:rPr>
          <w:sz w:val="28"/>
          <w:szCs w:val="28"/>
        </w:rPr>
      </w:pPr>
      <w:r w:rsidRPr="007C7339">
        <w:rPr>
          <w:sz w:val="28"/>
          <w:szCs w:val="28"/>
        </w:rPr>
        <w:lastRenderedPageBreak/>
        <w:t>Inhoudsopgave</w:t>
      </w:r>
    </w:p>
    <w:p w14:paraId="5CCC7B59" w14:textId="77777777" w:rsidR="001E18AC" w:rsidRPr="007C7339" w:rsidRDefault="001E18AC" w:rsidP="007C7339">
      <w:pPr>
        <w:spacing w:line="240" w:lineRule="atLeast"/>
        <w:rPr>
          <w:sz w:val="28"/>
          <w:szCs w:val="28"/>
        </w:rPr>
      </w:pPr>
    </w:p>
    <w:p w14:paraId="123664DE" w14:textId="5F4BB22B" w:rsidR="005965FD" w:rsidRDefault="00455BC2">
      <w:pPr>
        <w:pStyle w:val="Inhopg1"/>
        <w:rPr>
          <w:rFonts w:asciiTheme="minorHAnsi" w:eastAsiaTheme="minorEastAsia" w:hAnsiTheme="minorHAnsi" w:cstheme="minorBidi"/>
          <w:noProof/>
          <w:sz w:val="22"/>
          <w:szCs w:val="22"/>
        </w:rPr>
      </w:pPr>
      <w:r w:rsidRPr="007C7339">
        <w:fldChar w:fldCharType="begin"/>
      </w:r>
      <w:r w:rsidR="00A26809" w:rsidRPr="007C7339">
        <w:instrText xml:space="preserve"> TOC \h \z \t "Hoofdstuktitel;1;Paragraaftitel;2;subparagraaftitel;3" </w:instrText>
      </w:r>
      <w:r w:rsidRPr="007C7339">
        <w:fldChar w:fldCharType="separate"/>
      </w:r>
      <w:hyperlink w:anchor="_Toc45195615" w:history="1">
        <w:r w:rsidR="005965FD" w:rsidRPr="003615E4">
          <w:rPr>
            <w:rStyle w:val="Hyperlink"/>
            <w:noProof/>
          </w:rPr>
          <w:t>Inleiding en leeswijzer.</w:t>
        </w:r>
        <w:r w:rsidR="005965FD">
          <w:rPr>
            <w:noProof/>
            <w:webHidden/>
          </w:rPr>
          <w:tab/>
        </w:r>
        <w:r w:rsidR="005965FD">
          <w:rPr>
            <w:noProof/>
            <w:webHidden/>
          </w:rPr>
          <w:fldChar w:fldCharType="begin"/>
        </w:r>
        <w:r w:rsidR="005965FD">
          <w:rPr>
            <w:noProof/>
            <w:webHidden/>
          </w:rPr>
          <w:instrText xml:space="preserve"> PAGEREF _Toc45195615 \h </w:instrText>
        </w:r>
        <w:r w:rsidR="005965FD">
          <w:rPr>
            <w:noProof/>
            <w:webHidden/>
          </w:rPr>
        </w:r>
        <w:r w:rsidR="005965FD">
          <w:rPr>
            <w:noProof/>
            <w:webHidden/>
          </w:rPr>
          <w:fldChar w:fldCharType="separate"/>
        </w:r>
        <w:r w:rsidR="005965FD">
          <w:rPr>
            <w:noProof/>
            <w:webHidden/>
          </w:rPr>
          <w:t>5</w:t>
        </w:r>
        <w:r w:rsidR="005965FD">
          <w:rPr>
            <w:noProof/>
            <w:webHidden/>
          </w:rPr>
          <w:fldChar w:fldCharType="end"/>
        </w:r>
      </w:hyperlink>
    </w:p>
    <w:p w14:paraId="4BC8471B" w14:textId="3DC69462" w:rsidR="005965FD" w:rsidRDefault="004C168A">
      <w:pPr>
        <w:pStyle w:val="Inhopg1"/>
        <w:rPr>
          <w:rFonts w:asciiTheme="minorHAnsi" w:eastAsiaTheme="minorEastAsia" w:hAnsiTheme="minorHAnsi" w:cstheme="minorBidi"/>
          <w:noProof/>
          <w:sz w:val="22"/>
          <w:szCs w:val="22"/>
        </w:rPr>
      </w:pPr>
      <w:hyperlink w:anchor="_Toc45195616" w:history="1">
        <w:r w:rsidR="005965FD" w:rsidRPr="003615E4">
          <w:rPr>
            <w:rStyle w:val="Hyperlink"/>
            <w:noProof/>
          </w:rPr>
          <w:t>Scope</w:t>
        </w:r>
        <w:r w:rsidR="005965FD">
          <w:rPr>
            <w:noProof/>
            <w:webHidden/>
          </w:rPr>
          <w:tab/>
        </w:r>
        <w:r w:rsidR="005965FD">
          <w:rPr>
            <w:noProof/>
            <w:webHidden/>
          </w:rPr>
          <w:fldChar w:fldCharType="begin"/>
        </w:r>
        <w:r w:rsidR="005965FD">
          <w:rPr>
            <w:noProof/>
            <w:webHidden/>
          </w:rPr>
          <w:instrText xml:space="preserve"> PAGEREF _Toc45195616 \h </w:instrText>
        </w:r>
        <w:r w:rsidR="005965FD">
          <w:rPr>
            <w:noProof/>
            <w:webHidden/>
          </w:rPr>
        </w:r>
        <w:r w:rsidR="005965FD">
          <w:rPr>
            <w:noProof/>
            <w:webHidden/>
          </w:rPr>
          <w:fldChar w:fldCharType="separate"/>
        </w:r>
        <w:r w:rsidR="005965FD">
          <w:rPr>
            <w:noProof/>
            <w:webHidden/>
          </w:rPr>
          <w:t>6</w:t>
        </w:r>
        <w:r w:rsidR="005965FD">
          <w:rPr>
            <w:noProof/>
            <w:webHidden/>
          </w:rPr>
          <w:fldChar w:fldCharType="end"/>
        </w:r>
      </w:hyperlink>
    </w:p>
    <w:p w14:paraId="5D5CA1F6" w14:textId="43DD1B5E" w:rsidR="005965FD" w:rsidRDefault="004C168A">
      <w:pPr>
        <w:pStyle w:val="Inhopg2"/>
        <w:rPr>
          <w:rFonts w:asciiTheme="minorHAnsi" w:eastAsiaTheme="minorEastAsia" w:hAnsiTheme="minorHAnsi" w:cstheme="minorBidi"/>
          <w:sz w:val="22"/>
          <w:szCs w:val="22"/>
        </w:rPr>
      </w:pPr>
      <w:hyperlink w:anchor="_Toc45195617" w:history="1">
        <w:r w:rsidR="005965FD" w:rsidRPr="003615E4">
          <w:rPr>
            <w:rStyle w:val="Hyperlink"/>
          </w:rPr>
          <w:t>2.1</w:t>
        </w:r>
        <w:r w:rsidR="005965FD">
          <w:rPr>
            <w:rFonts w:asciiTheme="minorHAnsi" w:eastAsiaTheme="minorEastAsia" w:hAnsiTheme="minorHAnsi" w:cstheme="minorBidi"/>
            <w:sz w:val="22"/>
            <w:szCs w:val="22"/>
          </w:rPr>
          <w:tab/>
        </w:r>
        <w:r w:rsidR="005965FD" w:rsidRPr="003615E4">
          <w:rPr>
            <w:rStyle w:val="Hyperlink"/>
          </w:rPr>
          <w:t>Scope.</w:t>
        </w:r>
        <w:r w:rsidR="005965FD">
          <w:rPr>
            <w:webHidden/>
          </w:rPr>
          <w:tab/>
        </w:r>
        <w:r w:rsidR="005965FD">
          <w:rPr>
            <w:webHidden/>
          </w:rPr>
          <w:fldChar w:fldCharType="begin"/>
        </w:r>
        <w:r w:rsidR="005965FD">
          <w:rPr>
            <w:webHidden/>
          </w:rPr>
          <w:instrText xml:space="preserve"> PAGEREF _Toc45195617 \h </w:instrText>
        </w:r>
        <w:r w:rsidR="005965FD">
          <w:rPr>
            <w:webHidden/>
          </w:rPr>
        </w:r>
        <w:r w:rsidR="005965FD">
          <w:rPr>
            <w:webHidden/>
          </w:rPr>
          <w:fldChar w:fldCharType="separate"/>
        </w:r>
        <w:r w:rsidR="005965FD">
          <w:rPr>
            <w:webHidden/>
          </w:rPr>
          <w:t>6</w:t>
        </w:r>
        <w:r w:rsidR="005965FD">
          <w:rPr>
            <w:webHidden/>
          </w:rPr>
          <w:fldChar w:fldCharType="end"/>
        </w:r>
      </w:hyperlink>
    </w:p>
    <w:p w14:paraId="45BE3B53" w14:textId="23B2A587" w:rsidR="005965FD" w:rsidRDefault="004C168A">
      <w:pPr>
        <w:pStyle w:val="Inhopg1"/>
        <w:rPr>
          <w:rFonts w:asciiTheme="minorHAnsi" w:eastAsiaTheme="minorEastAsia" w:hAnsiTheme="minorHAnsi" w:cstheme="minorBidi"/>
          <w:noProof/>
          <w:sz w:val="22"/>
          <w:szCs w:val="22"/>
        </w:rPr>
      </w:pPr>
      <w:hyperlink w:anchor="_Toc45195618" w:history="1">
        <w:r w:rsidR="005965FD" w:rsidRPr="003615E4">
          <w:rPr>
            <w:rStyle w:val="Hyperlink"/>
            <w:noProof/>
          </w:rPr>
          <w:t>Overzicht</w:t>
        </w:r>
        <w:r w:rsidR="005965FD">
          <w:rPr>
            <w:noProof/>
            <w:webHidden/>
          </w:rPr>
          <w:tab/>
        </w:r>
        <w:r w:rsidR="005965FD">
          <w:rPr>
            <w:noProof/>
            <w:webHidden/>
          </w:rPr>
          <w:fldChar w:fldCharType="begin"/>
        </w:r>
        <w:r w:rsidR="005965FD">
          <w:rPr>
            <w:noProof/>
            <w:webHidden/>
          </w:rPr>
          <w:instrText xml:space="preserve"> PAGEREF _Toc45195618 \h </w:instrText>
        </w:r>
        <w:r w:rsidR="005965FD">
          <w:rPr>
            <w:noProof/>
            <w:webHidden/>
          </w:rPr>
        </w:r>
        <w:r w:rsidR="005965FD">
          <w:rPr>
            <w:noProof/>
            <w:webHidden/>
          </w:rPr>
          <w:fldChar w:fldCharType="separate"/>
        </w:r>
        <w:r w:rsidR="005965FD">
          <w:rPr>
            <w:noProof/>
            <w:webHidden/>
          </w:rPr>
          <w:t>7</w:t>
        </w:r>
        <w:r w:rsidR="005965FD">
          <w:rPr>
            <w:noProof/>
            <w:webHidden/>
          </w:rPr>
          <w:fldChar w:fldCharType="end"/>
        </w:r>
      </w:hyperlink>
    </w:p>
    <w:p w14:paraId="2DF6BAA4" w14:textId="637B9690" w:rsidR="005965FD" w:rsidRDefault="004C168A">
      <w:pPr>
        <w:pStyle w:val="Inhopg2"/>
        <w:rPr>
          <w:rFonts w:asciiTheme="minorHAnsi" w:eastAsiaTheme="minorEastAsia" w:hAnsiTheme="minorHAnsi" w:cstheme="minorBidi"/>
          <w:sz w:val="22"/>
          <w:szCs w:val="22"/>
        </w:rPr>
      </w:pPr>
      <w:hyperlink w:anchor="_Toc45195619" w:history="1">
        <w:r w:rsidR="005965FD" w:rsidRPr="003615E4">
          <w:rPr>
            <w:rStyle w:val="Hyperlink"/>
          </w:rPr>
          <w:t>3.1</w:t>
        </w:r>
        <w:r w:rsidR="005965FD">
          <w:rPr>
            <w:rFonts w:asciiTheme="minorHAnsi" w:eastAsiaTheme="minorEastAsia" w:hAnsiTheme="minorHAnsi" w:cstheme="minorBidi"/>
            <w:sz w:val="22"/>
            <w:szCs w:val="22"/>
          </w:rPr>
          <w:tab/>
        </w:r>
        <w:r w:rsidR="005965FD" w:rsidRPr="003615E4">
          <w:rPr>
            <w:rStyle w:val="Hyperlink"/>
          </w:rPr>
          <w:t>Naam en Acroniemen.</w:t>
        </w:r>
        <w:r w:rsidR="005965FD">
          <w:rPr>
            <w:webHidden/>
          </w:rPr>
          <w:tab/>
        </w:r>
        <w:r w:rsidR="005965FD">
          <w:rPr>
            <w:webHidden/>
          </w:rPr>
          <w:fldChar w:fldCharType="begin"/>
        </w:r>
        <w:r w:rsidR="005965FD">
          <w:rPr>
            <w:webHidden/>
          </w:rPr>
          <w:instrText xml:space="preserve"> PAGEREF _Toc45195619 \h </w:instrText>
        </w:r>
        <w:r w:rsidR="005965FD">
          <w:rPr>
            <w:webHidden/>
          </w:rPr>
        </w:r>
        <w:r w:rsidR="005965FD">
          <w:rPr>
            <w:webHidden/>
          </w:rPr>
          <w:fldChar w:fldCharType="separate"/>
        </w:r>
        <w:r w:rsidR="005965FD">
          <w:rPr>
            <w:webHidden/>
          </w:rPr>
          <w:t>7</w:t>
        </w:r>
        <w:r w:rsidR="005965FD">
          <w:rPr>
            <w:webHidden/>
          </w:rPr>
          <w:fldChar w:fldCharType="end"/>
        </w:r>
      </w:hyperlink>
    </w:p>
    <w:p w14:paraId="6D62F719" w14:textId="751631BB" w:rsidR="005965FD" w:rsidRDefault="004C168A">
      <w:pPr>
        <w:pStyle w:val="Inhopg2"/>
        <w:rPr>
          <w:rFonts w:asciiTheme="minorHAnsi" w:eastAsiaTheme="minorEastAsia" w:hAnsiTheme="minorHAnsi" w:cstheme="minorBidi"/>
          <w:sz w:val="22"/>
          <w:szCs w:val="22"/>
        </w:rPr>
      </w:pPr>
      <w:hyperlink w:anchor="_Toc45195620" w:history="1">
        <w:r w:rsidR="005965FD" w:rsidRPr="003615E4">
          <w:rPr>
            <w:rStyle w:val="Hyperlink"/>
          </w:rPr>
          <w:t>3.2</w:t>
        </w:r>
        <w:r w:rsidR="005965FD">
          <w:rPr>
            <w:rFonts w:asciiTheme="minorHAnsi" w:eastAsiaTheme="minorEastAsia" w:hAnsiTheme="minorHAnsi" w:cstheme="minorBidi"/>
            <w:sz w:val="22"/>
            <w:szCs w:val="22"/>
          </w:rPr>
          <w:tab/>
        </w:r>
        <w:r w:rsidR="005965FD" w:rsidRPr="003615E4">
          <w:rPr>
            <w:rStyle w:val="Hyperlink"/>
          </w:rPr>
          <w:t>Informele beschrijving.</w:t>
        </w:r>
        <w:r w:rsidR="005965FD">
          <w:rPr>
            <w:webHidden/>
          </w:rPr>
          <w:tab/>
        </w:r>
        <w:r w:rsidR="005965FD">
          <w:rPr>
            <w:webHidden/>
          </w:rPr>
          <w:fldChar w:fldCharType="begin"/>
        </w:r>
        <w:r w:rsidR="005965FD">
          <w:rPr>
            <w:webHidden/>
          </w:rPr>
          <w:instrText xml:space="preserve"> PAGEREF _Toc45195620 \h </w:instrText>
        </w:r>
        <w:r w:rsidR="005965FD">
          <w:rPr>
            <w:webHidden/>
          </w:rPr>
        </w:r>
        <w:r w:rsidR="005965FD">
          <w:rPr>
            <w:webHidden/>
          </w:rPr>
          <w:fldChar w:fldCharType="separate"/>
        </w:r>
        <w:r w:rsidR="005965FD">
          <w:rPr>
            <w:webHidden/>
          </w:rPr>
          <w:t>7</w:t>
        </w:r>
        <w:r w:rsidR="005965FD">
          <w:rPr>
            <w:webHidden/>
          </w:rPr>
          <w:fldChar w:fldCharType="end"/>
        </w:r>
      </w:hyperlink>
    </w:p>
    <w:p w14:paraId="08AE6BE7" w14:textId="3BFF3372" w:rsidR="005965FD" w:rsidRDefault="004C168A">
      <w:pPr>
        <w:pStyle w:val="Inhopg3"/>
        <w:rPr>
          <w:rFonts w:asciiTheme="minorHAnsi" w:eastAsiaTheme="minorEastAsia" w:hAnsiTheme="minorHAnsi" w:cstheme="minorBidi"/>
          <w:noProof/>
          <w:sz w:val="22"/>
          <w:szCs w:val="22"/>
        </w:rPr>
      </w:pPr>
      <w:hyperlink w:anchor="_Toc45195621" w:history="1">
        <w:r w:rsidR="005965FD" w:rsidRPr="003615E4">
          <w:rPr>
            <w:rStyle w:val="Hyperlink"/>
            <w:noProof/>
          </w:rPr>
          <w:t>3.2.1</w:t>
        </w:r>
        <w:r w:rsidR="005965FD">
          <w:rPr>
            <w:rFonts w:asciiTheme="minorHAnsi" w:eastAsiaTheme="minorEastAsia" w:hAnsiTheme="minorHAnsi" w:cstheme="minorBidi"/>
            <w:noProof/>
            <w:sz w:val="22"/>
            <w:szCs w:val="22"/>
          </w:rPr>
          <w:tab/>
        </w:r>
        <w:r w:rsidR="005965FD" w:rsidRPr="003615E4">
          <w:rPr>
            <w:rStyle w:val="Hyperlink"/>
            <w:noProof/>
          </w:rPr>
          <w:t>Definitie.</w:t>
        </w:r>
        <w:r w:rsidR="005965FD">
          <w:rPr>
            <w:noProof/>
            <w:webHidden/>
          </w:rPr>
          <w:tab/>
        </w:r>
        <w:r w:rsidR="005965FD">
          <w:rPr>
            <w:noProof/>
            <w:webHidden/>
          </w:rPr>
          <w:fldChar w:fldCharType="begin"/>
        </w:r>
        <w:r w:rsidR="005965FD">
          <w:rPr>
            <w:noProof/>
            <w:webHidden/>
          </w:rPr>
          <w:instrText xml:space="preserve"> PAGEREF _Toc45195621 \h </w:instrText>
        </w:r>
        <w:r w:rsidR="005965FD">
          <w:rPr>
            <w:noProof/>
            <w:webHidden/>
          </w:rPr>
        </w:r>
        <w:r w:rsidR="005965FD">
          <w:rPr>
            <w:noProof/>
            <w:webHidden/>
          </w:rPr>
          <w:fldChar w:fldCharType="separate"/>
        </w:r>
        <w:r w:rsidR="005965FD">
          <w:rPr>
            <w:noProof/>
            <w:webHidden/>
          </w:rPr>
          <w:t>7</w:t>
        </w:r>
        <w:r w:rsidR="005965FD">
          <w:rPr>
            <w:noProof/>
            <w:webHidden/>
          </w:rPr>
          <w:fldChar w:fldCharType="end"/>
        </w:r>
      </w:hyperlink>
    </w:p>
    <w:p w14:paraId="266E2D19" w14:textId="4F7DBD02" w:rsidR="005965FD" w:rsidRDefault="004C168A">
      <w:pPr>
        <w:pStyle w:val="Inhopg3"/>
        <w:rPr>
          <w:rFonts w:asciiTheme="minorHAnsi" w:eastAsiaTheme="minorEastAsia" w:hAnsiTheme="minorHAnsi" w:cstheme="minorBidi"/>
          <w:noProof/>
          <w:sz w:val="22"/>
          <w:szCs w:val="22"/>
        </w:rPr>
      </w:pPr>
      <w:hyperlink w:anchor="_Toc45195622" w:history="1">
        <w:r w:rsidR="005965FD" w:rsidRPr="003615E4">
          <w:rPr>
            <w:rStyle w:val="Hyperlink"/>
            <w:noProof/>
          </w:rPr>
          <w:t>3.2.2</w:t>
        </w:r>
        <w:r w:rsidR="005965FD">
          <w:rPr>
            <w:rFonts w:asciiTheme="minorHAnsi" w:eastAsiaTheme="minorEastAsia" w:hAnsiTheme="minorHAnsi" w:cstheme="minorBidi"/>
            <w:noProof/>
            <w:sz w:val="22"/>
            <w:szCs w:val="22"/>
          </w:rPr>
          <w:tab/>
        </w:r>
        <w:r w:rsidR="005965FD" w:rsidRPr="003615E4">
          <w:rPr>
            <w:rStyle w:val="Hyperlink"/>
            <w:noProof/>
          </w:rPr>
          <w:t>Beschrijving.</w:t>
        </w:r>
        <w:r w:rsidR="005965FD">
          <w:rPr>
            <w:noProof/>
            <w:webHidden/>
          </w:rPr>
          <w:tab/>
        </w:r>
        <w:r w:rsidR="005965FD">
          <w:rPr>
            <w:noProof/>
            <w:webHidden/>
          </w:rPr>
          <w:fldChar w:fldCharType="begin"/>
        </w:r>
        <w:r w:rsidR="005965FD">
          <w:rPr>
            <w:noProof/>
            <w:webHidden/>
          </w:rPr>
          <w:instrText xml:space="preserve"> PAGEREF _Toc45195622 \h </w:instrText>
        </w:r>
        <w:r w:rsidR="005965FD">
          <w:rPr>
            <w:noProof/>
            <w:webHidden/>
          </w:rPr>
        </w:r>
        <w:r w:rsidR="005965FD">
          <w:rPr>
            <w:noProof/>
            <w:webHidden/>
          </w:rPr>
          <w:fldChar w:fldCharType="separate"/>
        </w:r>
        <w:r w:rsidR="005965FD">
          <w:rPr>
            <w:noProof/>
            <w:webHidden/>
          </w:rPr>
          <w:t>7</w:t>
        </w:r>
        <w:r w:rsidR="005965FD">
          <w:rPr>
            <w:noProof/>
            <w:webHidden/>
          </w:rPr>
          <w:fldChar w:fldCharType="end"/>
        </w:r>
      </w:hyperlink>
    </w:p>
    <w:p w14:paraId="6BC4EA0D" w14:textId="4A12FBA8" w:rsidR="005965FD" w:rsidRDefault="004C168A">
      <w:pPr>
        <w:pStyle w:val="Inhopg2"/>
        <w:rPr>
          <w:rFonts w:asciiTheme="minorHAnsi" w:eastAsiaTheme="minorEastAsia" w:hAnsiTheme="minorHAnsi" w:cstheme="minorBidi"/>
          <w:sz w:val="22"/>
          <w:szCs w:val="22"/>
        </w:rPr>
      </w:pPr>
      <w:hyperlink w:anchor="_Toc45195623" w:history="1">
        <w:r w:rsidR="005965FD" w:rsidRPr="003615E4">
          <w:rPr>
            <w:rStyle w:val="Hyperlink"/>
          </w:rPr>
          <w:t>3.3</w:t>
        </w:r>
        <w:r w:rsidR="005965FD">
          <w:rPr>
            <w:rFonts w:asciiTheme="minorHAnsi" w:eastAsiaTheme="minorEastAsia" w:hAnsiTheme="minorHAnsi" w:cstheme="minorBidi"/>
            <w:sz w:val="22"/>
            <w:szCs w:val="22"/>
          </w:rPr>
          <w:tab/>
        </w:r>
        <w:r w:rsidR="005965FD" w:rsidRPr="003615E4">
          <w:rPr>
            <w:rStyle w:val="Hyperlink"/>
          </w:rPr>
          <w:t>Normatieve referenties.</w:t>
        </w:r>
        <w:r w:rsidR="005965FD">
          <w:rPr>
            <w:webHidden/>
          </w:rPr>
          <w:tab/>
        </w:r>
        <w:r w:rsidR="005965FD">
          <w:rPr>
            <w:webHidden/>
          </w:rPr>
          <w:fldChar w:fldCharType="begin"/>
        </w:r>
        <w:r w:rsidR="005965FD">
          <w:rPr>
            <w:webHidden/>
          </w:rPr>
          <w:instrText xml:space="preserve"> PAGEREF _Toc45195623 \h </w:instrText>
        </w:r>
        <w:r w:rsidR="005965FD">
          <w:rPr>
            <w:webHidden/>
          </w:rPr>
        </w:r>
        <w:r w:rsidR="005965FD">
          <w:rPr>
            <w:webHidden/>
          </w:rPr>
          <w:fldChar w:fldCharType="separate"/>
        </w:r>
        <w:r w:rsidR="005965FD">
          <w:rPr>
            <w:webHidden/>
          </w:rPr>
          <w:t>10</w:t>
        </w:r>
        <w:r w:rsidR="005965FD">
          <w:rPr>
            <w:webHidden/>
          </w:rPr>
          <w:fldChar w:fldCharType="end"/>
        </w:r>
      </w:hyperlink>
    </w:p>
    <w:p w14:paraId="7C53E9FB" w14:textId="2E14D2B8" w:rsidR="005965FD" w:rsidRDefault="004C168A">
      <w:pPr>
        <w:pStyle w:val="Inhopg2"/>
        <w:rPr>
          <w:rFonts w:asciiTheme="minorHAnsi" w:eastAsiaTheme="minorEastAsia" w:hAnsiTheme="minorHAnsi" w:cstheme="minorBidi"/>
          <w:sz w:val="22"/>
          <w:szCs w:val="22"/>
        </w:rPr>
      </w:pPr>
      <w:hyperlink w:anchor="_Toc45195624" w:history="1">
        <w:r w:rsidR="005965FD" w:rsidRPr="003615E4">
          <w:rPr>
            <w:rStyle w:val="Hyperlink"/>
          </w:rPr>
          <w:t>3.4</w:t>
        </w:r>
        <w:r w:rsidR="005965FD">
          <w:rPr>
            <w:rFonts w:asciiTheme="minorHAnsi" w:eastAsiaTheme="minorEastAsia" w:hAnsiTheme="minorHAnsi" w:cstheme="minorBidi"/>
            <w:sz w:val="22"/>
            <w:szCs w:val="22"/>
          </w:rPr>
          <w:tab/>
        </w:r>
        <w:r w:rsidR="005965FD" w:rsidRPr="003615E4">
          <w:rPr>
            <w:rStyle w:val="Hyperlink"/>
          </w:rPr>
          <w:t>Totstandkoming.</w:t>
        </w:r>
        <w:r w:rsidR="005965FD">
          <w:rPr>
            <w:webHidden/>
          </w:rPr>
          <w:tab/>
        </w:r>
        <w:r w:rsidR="005965FD">
          <w:rPr>
            <w:webHidden/>
          </w:rPr>
          <w:fldChar w:fldCharType="begin"/>
        </w:r>
        <w:r w:rsidR="005965FD">
          <w:rPr>
            <w:webHidden/>
          </w:rPr>
          <w:instrText xml:space="preserve"> PAGEREF _Toc45195624 \h </w:instrText>
        </w:r>
        <w:r w:rsidR="005965FD">
          <w:rPr>
            <w:webHidden/>
          </w:rPr>
        </w:r>
        <w:r w:rsidR="005965FD">
          <w:rPr>
            <w:webHidden/>
          </w:rPr>
          <w:fldChar w:fldCharType="separate"/>
        </w:r>
        <w:r w:rsidR="005965FD">
          <w:rPr>
            <w:webHidden/>
          </w:rPr>
          <w:t>10</w:t>
        </w:r>
        <w:r w:rsidR="005965FD">
          <w:rPr>
            <w:webHidden/>
          </w:rPr>
          <w:fldChar w:fldCharType="end"/>
        </w:r>
      </w:hyperlink>
    </w:p>
    <w:p w14:paraId="3A444CBA" w14:textId="5EFA81CD" w:rsidR="005965FD" w:rsidRDefault="004C168A">
      <w:pPr>
        <w:pStyle w:val="Inhopg2"/>
        <w:rPr>
          <w:rFonts w:asciiTheme="minorHAnsi" w:eastAsiaTheme="minorEastAsia" w:hAnsiTheme="minorHAnsi" w:cstheme="minorBidi"/>
          <w:sz w:val="22"/>
          <w:szCs w:val="22"/>
        </w:rPr>
      </w:pPr>
      <w:hyperlink w:anchor="_Toc45195625" w:history="1">
        <w:r w:rsidR="005965FD" w:rsidRPr="003615E4">
          <w:rPr>
            <w:rStyle w:val="Hyperlink"/>
          </w:rPr>
          <w:t>3.5</w:t>
        </w:r>
        <w:r w:rsidR="005965FD">
          <w:rPr>
            <w:rFonts w:asciiTheme="minorHAnsi" w:eastAsiaTheme="minorEastAsia" w:hAnsiTheme="minorHAnsi" w:cstheme="minorBidi"/>
            <w:sz w:val="22"/>
            <w:szCs w:val="22"/>
          </w:rPr>
          <w:tab/>
        </w:r>
        <w:r w:rsidR="005965FD" w:rsidRPr="003615E4">
          <w:rPr>
            <w:rStyle w:val="Hyperlink"/>
          </w:rPr>
          <w:t>Termen en definities.</w:t>
        </w:r>
        <w:r w:rsidR="005965FD">
          <w:rPr>
            <w:webHidden/>
          </w:rPr>
          <w:tab/>
        </w:r>
        <w:r w:rsidR="005965FD">
          <w:rPr>
            <w:webHidden/>
          </w:rPr>
          <w:fldChar w:fldCharType="begin"/>
        </w:r>
        <w:r w:rsidR="005965FD">
          <w:rPr>
            <w:webHidden/>
          </w:rPr>
          <w:instrText xml:space="preserve"> PAGEREF _Toc45195625 \h </w:instrText>
        </w:r>
        <w:r w:rsidR="005965FD">
          <w:rPr>
            <w:webHidden/>
          </w:rPr>
        </w:r>
        <w:r w:rsidR="005965FD">
          <w:rPr>
            <w:webHidden/>
          </w:rPr>
          <w:fldChar w:fldCharType="separate"/>
        </w:r>
        <w:r w:rsidR="005965FD">
          <w:rPr>
            <w:webHidden/>
          </w:rPr>
          <w:t>10</w:t>
        </w:r>
        <w:r w:rsidR="005965FD">
          <w:rPr>
            <w:webHidden/>
          </w:rPr>
          <w:fldChar w:fldCharType="end"/>
        </w:r>
      </w:hyperlink>
    </w:p>
    <w:p w14:paraId="69404FDD" w14:textId="2A36D5A8" w:rsidR="005965FD" w:rsidRDefault="004C168A">
      <w:pPr>
        <w:pStyle w:val="Inhopg2"/>
        <w:rPr>
          <w:rFonts w:asciiTheme="minorHAnsi" w:eastAsiaTheme="minorEastAsia" w:hAnsiTheme="minorHAnsi" w:cstheme="minorBidi"/>
          <w:sz w:val="22"/>
          <w:szCs w:val="22"/>
        </w:rPr>
      </w:pPr>
      <w:hyperlink w:anchor="_Toc45195626" w:history="1">
        <w:r w:rsidR="005965FD" w:rsidRPr="003615E4">
          <w:rPr>
            <w:rStyle w:val="Hyperlink"/>
          </w:rPr>
          <w:t>3.6</w:t>
        </w:r>
        <w:r w:rsidR="005965FD">
          <w:rPr>
            <w:rFonts w:asciiTheme="minorHAnsi" w:eastAsiaTheme="minorEastAsia" w:hAnsiTheme="minorHAnsi" w:cstheme="minorBidi"/>
            <w:sz w:val="22"/>
            <w:szCs w:val="22"/>
          </w:rPr>
          <w:tab/>
        </w:r>
        <w:r w:rsidR="005965FD" w:rsidRPr="003615E4">
          <w:rPr>
            <w:rStyle w:val="Hyperlink"/>
          </w:rPr>
          <w:t>Symbolen en afkortingen.</w:t>
        </w:r>
        <w:r w:rsidR="005965FD">
          <w:rPr>
            <w:webHidden/>
          </w:rPr>
          <w:tab/>
        </w:r>
        <w:r w:rsidR="005965FD">
          <w:rPr>
            <w:webHidden/>
          </w:rPr>
          <w:fldChar w:fldCharType="begin"/>
        </w:r>
        <w:r w:rsidR="005965FD">
          <w:rPr>
            <w:webHidden/>
          </w:rPr>
          <w:instrText xml:space="preserve"> PAGEREF _Toc45195626 \h </w:instrText>
        </w:r>
        <w:r w:rsidR="005965FD">
          <w:rPr>
            <w:webHidden/>
          </w:rPr>
        </w:r>
        <w:r w:rsidR="005965FD">
          <w:rPr>
            <w:webHidden/>
          </w:rPr>
          <w:fldChar w:fldCharType="separate"/>
        </w:r>
        <w:r w:rsidR="005965FD">
          <w:rPr>
            <w:webHidden/>
          </w:rPr>
          <w:t>14</w:t>
        </w:r>
        <w:r w:rsidR="005965FD">
          <w:rPr>
            <w:webHidden/>
          </w:rPr>
          <w:fldChar w:fldCharType="end"/>
        </w:r>
      </w:hyperlink>
    </w:p>
    <w:p w14:paraId="6344B862" w14:textId="32E8EC33" w:rsidR="005965FD" w:rsidRDefault="004C168A">
      <w:pPr>
        <w:pStyle w:val="Inhopg1"/>
        <w:rPr>
          <w:rFonts w:asciiTheme="minorHAnsi" w:eastAsiaTheme="minorEastAsia" w:hAnsiTheme="minorHAnsi" w:cstheme="minorBidi"/>
          <w:noProof/>
          <w:sz w:val="22"/>
          <w:szCs w:val="22"/>
        </w:rPr>
      </w:pPr>
      <w:hyperlink w:anchor="_Toc45195627" w:history="1">
        <w:r w:rsidR="005965FD" w:rsidRPr="003615E4">
          <w:rPr>
            <w:rStyle w:val="Hyperlink"/>
            <w:noProof/>
          </w:rPr>
          <w:t>Identificatie document</w:t>
        </w:r>
        <w:r w:rsidR="005965FD">
          <w:rPr>
            <w:noProof/>
            <w:webHidden/>
          </w:rPr>
          <w:tab/>
        </w:r>
        <w:r w:rsidR="005965FD">
          <w:rPr>
            <w:noProof/>
            <w:webHidden/>
          </w:rPr>
          <w:fldChar w:fldCharType="begin"/>
        </w:r>
        <w:r w:rsidR="005965FD">
          <w:rPr>
            <w:noProof/>
            <w:webHidden/>
          </w:rPr>
          <w:instrText xml:space="preserve"> PAGEREF _Toc45195627 \h </w:instrText>
        </w:r>
        <w:r w:rsidR="005965FD">
          <w:rPr>
            <w:noProof/>
            <w:webHidden/>
          </w:rPr>
        </w:r>
        <w:r w:rsidR="005965FD">
          <w:rPr>
            <w:noProof/>
            <w:webHidden/>
          </w:rPr>
          <w:fldChar w:fldCharType="separate"/>
        </w:r>
        <w:r w:rsidR="005965FD">
          <w:rPr>
            <w:noProof/>
            <w:webHidden/>
          </w:rPr>
          <w:t>16</w:t>
        </w:r>
        <w:r w:rsidR="005965FD">
          <w:rPr>
            <w:noProof/>
            <w:webHidden/>
          </w:rPr>
          <w:fldChar w:fldCharType="end"/>
        </w:r>
      </w:hyperlink>
    </w:p>
    <w:p w14:paraId="5E628568" w14:textId="5435C28A" w:rsidR="005965FD" w:rsidRDefault="004C168A">
      <w:pPr>
        <w:pStyle w:val="Inhopg1"/>
        <w:rPr>
          <w:rFonts w:asciiTheme="minorHAnsi" w:eastAsiaTheme="minorEastAsia" w:hAnsiTheme="minorHAnsi" w:cstheme="minorBidi"/>
          <w:noProof/>
          <w:sz w:val="22"/>
          <w:szCs w:val="22"/>
        </w:rPr>
      </w:pPr>
      <w:hyperlink w:anchor="_Toc45195628" w:history="1">
        <w:r w:rsidR="005965FD" w:rsidRPr="003615E4">
          <w:rPr>
            <w:rStyle w:val="Hyperlink"/>
            <w:noProof/>
          </w:rPr>
          <w:t>Data content en structuur</w:t>
        </w:r>
        <w:r w:rsidR="005965FD">
          <w:rPr>
            <w:noProof/>
            <w:webHidden/>
          </w:rPr>
          <w:tab/>
        </w:r>
        <w:r w:rsidR="005965FD">
          <w:rPr>
            <w:noProof/>
            <w:webHidden/>
          </w:rPr>
          <w:fldChar w:fldCharType="begin"/>
        </w:r>
        <w:r w:rsidR="005965FD">
          <w:rPr>
            <w:noProof/>
            <w:webHidden/>
          </w:rPr>
          <w:instrText xml:space="preserve"> PAGEREF _Toc45195628 \h </w:instrText>
        </w:r>
        <w:r w:rsidR="005965FD">
          <w:rPr>
            <w:noProof/>
            <w:webHidden/>
          </w:rPr>
        </w:r>
        <w:r w:rsidR="005965FD">
          <w:rPr>
            <w:noProof/>
            <w:webHidden/>
          </w:rPr>
          <w:fldChar w:fldCharType="separate"/>
        </w:r>
        <w:r w:rsidR="005965FD">
          <w:rPr>
            <w:noProof/>
            <w:webHidden/>
          </w:rPr>
          <w:t>17</w:t>
        </w:r>
        <w:r w:rsidR="005965FD">
          <w:rPr>
            <w:noProof/>
            <w:webHidden/>
          </w:rPr>
          <w:fldChar w:fldCharType="end"/>
        </w:r>
      </w:hyperlink>
    </w:p>
    <w:p w14:paraId="04A4BFA6" w14:textId="7397CCC8" w:rsidR="005965FD" w:rsidRDefault="004C168A">
      <w:pPr>
        <w:pStyle w:val="Inhopg2"/>
        <w:rPr>
          <w:rFonts w:asciiTheme="minorHAnsi" w:eastAsiaTheme="minorEastAsia" w:hAnsiTheme="minorHAnsi" w:cstheme="minorBidi"/>
          <w:sz w:val="22"/>
          <w:szCs w:val="22"/>
        </w:rPr>
      </w:pPr>
      <w:hyperlink w:anchor="_Toc45195629" w:history="1">
        <w:r w:rsidR="005965FD" w:rsidRPr="003615E4">
          <w:rPr>
            <w:rStyle w:val="Hyperlink"/>
          </w:rPr>
          <w:t>5.1</w:t>
        </w:r>
        <w:r w:rsidR="005965FD">
          <w:rPr>
            <w:rFonts w:asciiTheme="minorHAnsi" w:eastAsiaTheme="minorEastAsia" w:hAnsiTheme="minorHAnsi" w:cstheme="minorBidi"/>
            <w:sz w:val="22"/>
            <w:szCs w:val="22"/>
          </w:rPr>
          <w:tab/>
        </w:r>
        <w:r w:rsidR="005965FD" w:rsidRPr="003615E4">
          <w:rPr>
            <w:rStyle w:val="Hyperlink"/>
          </w:rPr>
          <w:t>Inleiding.</w:t>
        </w:r>
        <w:r w:rsidR="005965FD">
          <w:rPr>
            <w:webHidden/>
          </w:rPr>
          <w:tab/>
        </w:r>
        <w:r w:rsidR="005965FD">
          <w:rPr>
            <w:webHidden/>
          </w:rPr>
          <w:fldChar w:fldCharType="begin"/>
        </w:r>
        <w:r w:rsidR="005965FD">
          <w:rPr>
            <w:webHidden/>
          </w:rPr>
          <w:instrText xml:space="preserve"> PAGEREF _Toc45195629 \h </w:instrText>
        </w:r>
        <w:r w:rsidR="005965FD">
          <w:rPr>
            <w:webHidden/>
          </w:rPr>
        </w:r>
        <w:r w:rsidR="005965FD">
          <w:rPr>
            <w:webHidden/>
          </w:rPr>
          <w:fldChar w:fldCharType="separate"/>
        </w:r>
        <w:r w:rsidR="005965FD">
          <w:rPr>
            <w:webHidden/>
          </w:rPr>
          <w:t>17</w:t>
        </w:r>
        <w:r w:rsidR="005965FD">
          <w:rPr>
            <w:webHidden/>
          </w:rPr>
          <w:fldChar w:fldCharType="end"/>
        </w:r>
      </w:hyperlink>
    </w:p>
    <w:p w14:paraId="3F59071D" w14:textId="4845727D" w:rsidR="005965FD" w:rsidRDefault="004C168A">
      <w:pPr>
        <w:pStyle w:val="Inhopg2"/>
        <w:rPr>
          <w:rFonts w:asciiTheme="minorHAnsi" w:eastAsiaTheme="minorEastAsia" w:hAnsiTheme="minorHAnsi" w:cstheme="minorBidi"/>
          <w:sz w:val="22"/>
          <w:szCs w:val="22"/>
        </w:rPr>
      </w:pPr>
      <w:hyperlink w:anchor="_Toc45195630" w:history="1">
        <w:r w:rsidR="005965FD" w:rsidRPr="003615E4">
          <w:rPr>
            <w:rStyle w:val="Hyperlink"/>
          </w:rPr>
          <w:t>5.2</w:t>
        </w:r>
        <w:r w:rsidR="005965FD">
          <w:rPr>
            <w:rFonts w:asciiTheme="minorHAnsi" w:eastAsiaTheme="minorEastAsia" w:hAnsiTheme="minorHAnsi" w:cstheme="minorBidi"/>
            <w:sz w:val="22"/>
            <w:szCs w:val="22"/>
          </w:rPr>
          <w:tab/>
        </w:r>
        <w:r w:rsidR="005965FD" w:rsidRPr="003615E4">
          <w:rPr>
            <w:rStyle w:val="Hyperlink"/>
          </w:rPr>
          <w:t>UML diagrammen.</w:t>
        </w:r>
        <w:r w:rsidR="005965FD">
          <w:rPr>
            <w:webHidden/>
          </w:rPr>
          <w:tab/>
        </w:r>
        <w:r w:rsidR="005965FD">
          <w:rPr>
            <w:webHidden/>
          </w:rPr>
          <w:fldChar w:fldCharType="begin"/>
        </w:r>
        <w:r w:rsidR="005965FD">
          <w:rPr>
            <w:webHidden/>
          </w:rPr>
          <w:instrText xml:space="preserve"> PAGEREF _Toc45195630 \h </w:instrText>
        </w:r>
        <w:r w:rsidR="005965FD">
          <w:rPr>
            <w:webHidden/>
          </w:rPr>
        </w:r>
        <w:r w:rsidR="005965FD">
          <w:rPr>
            <w:webHidden/>
          </w:rPr>
          <w:fldChar w:fldCharType="separate"/>
        </w:r>
        <w:r w:rsidR="005965FD">
          <w:rPr>
            <w:webHidden/>
          </w:rPr>
          <w:t>17</w:t>
        </w:r>
        <w:r w:rsidR="005965FD">
          <w:rPr>
            <w:webHidden/>
          </w:rPr>
          <w:fldChar w:fldCharType="end"/>
        </w:r>
      </w:hyperlink>
    </w:p>
    <w:p w14:paraId="5572CC22" w14:textId="1879F7D0" w:rsidR="005965FD" w:rsidRDefault="004C168A">
      <w:pPr>
        <w:pStyle w:val="Inhopg3"/>
        <w:rPr>
          <w:rFonts w:asciiTheme="minorHAnsi" w:eastAsiaTheme="minorEastAsia" w:hAnsiTheme="minorHAnsi" w:cstheme="minorBidi"/>
          <w:noProof/>
          <w:sz w:val="22"/>
          <w:szCs w:val="22"/>
        </w:rPr>
      </w:pPr>
      <w:hyperlink w:anchor="_Toc45195631" w:history="1">
        <w:r w:rsidR="005965FD" w:rsidRPr="003615E4">
          <w:rPr>
            <w:rStyle w:val="Hyperlink"/>
            <w:noProof/>
          </w:rPr>
          <w:t>5.2.1</w:t>
        </w:r>
        <w:r w:rsidR="005965FD">
          <w:rPr>
            <w:rFonts w:asciiTheme="minorHAnsi" w:eastAsiaTheme="minorEastAsia" w:hAnsiTheme="minorHAnsi" w:cstheme="minorBidi"/>
            <w:noProof/>
            <w:sz w:val="22"/>
            <w:szCs w:val="22"/>
          </w:rPr>
          <w:tab/>
        </w:r>
        <w:r w:rsidR="005965FD" w:rsidRPr="003615E4">
          <w:rPr>
            <w:rStyle w:val="Hyperlink"/>
            <w:noProof/>
          </w:rPr>
          <w:t>Beschrijving algemeen principe: IMKL als extensie op INSPIRE.</w:t>
        </w:r>
        <w:r w:rsidR="005965FD">
          <w:rPr>
            <w:noProof/>
            <w:webHidden/>
          </w:rPr>
          <w:tab/>
        </w:r>
        <w:r w:rsidR="005965FD">
          <w:rPr>
            <w:noProof/>
            <w:webHidden/>
          </w:rPr>
          <w:fldChar w:fldCharType="begin"/>
        </w:r>
        <w:r w:rsidR="005965FD">
          <w:rPr>
            <w:noProof/>
            <w:webHidden/>
          </w:rPr>
          <w:instrText xml:space="preserve"> PAGEREF _Toc45195631 \h </w:instrText>
        </w:r>
        <w:r w:rsidR="005965FD">
          <w:rPr>
            <w:noProof/>
            <w:webHidden/>
          </w:rPr>
        </w:r>
        <w:r w:rsidR="005965FD">
          <w:rPr>
            <w:noProof/>
            <w:webHidden/>
          </w:rPr>
          <w:fldChar w:fldCharType="separate"/>
        </w:r>
        <w:r w:rsidR="005965FD">
          <w:rPr>
            <w:noProof/>
            <w:webHidden/>
          </w:rPr>
          <w:t>17</w:t>
        </w:r>
        <w:r w:rsidR="005965FD">
          <w:rPr>
            <w:noProof/>
            <w:webHidden/>
          </w:rPr>
          <w:fldChar w:fldCharType="end"/>
        </w:r>
      </w:hyperlink>
    </w:p>
    <w:p w14:paraId="300E2412" w14:textId="25B6E1C6" w:rsidR="005965FD" w:rsidRDefault="004C168A">
      <w:pPr>
        <w:pStyle w:val="Inhopg3"/>
        <w:rPr>
          <w:rFonts w:asciiTheme="minorHAnsi" w:eastAsiaTheme="minorEastAsia" w:hAnsiTheme="minorHAnsi" w:cstheme="minorBidi"/>
          <w:noProof/>
          <w:sz w:val="22"/>
          <w:szCs w:val="22"/>
        </w:rPr>
      </w:pPr>
      <w:hyperlink w:anchor="_Toc45195632" w:history="1">
        <w:r w:rsidR="005965FD" w:rsidRPr="003615E4">
          <w:rPr>
            <w:rStyle w:val="Hyperlink"/>
            <w:noProof/>
          </w:rPr>
          <w:t>5.2.2</w:t>
        </w:r>
        <w:r w:rsidR="005965FD">
          <w:rPr>
            <w:rFonts w:asciiTheme="minorHAnsi" w:eastAsiaTheme="minorEastAsia" w:hAnsiTheme="minorHAnsi" w:cstheme="minorBidi"/>
            <w:noProof/>
            <w:sz w:val="22"/>
            <w:szCs w:val="22"/>
          </w:rPr>
          <w:tab/>
        </w:r>
        <w:r w:rsidR="005965FD" w:rsidRPr="003615E4">
          <w:rPr>
            <w:rStyle w:val="Hyperlink"/>
            <w:noProof/>
          </w:rPr>
          <w:t>Metamodel.</w:t>
        </w:r>
        <w:r w:rsidR="005965FD">
          <w:rPr>
            <w:noProof/>
            <w:webHidden/>
          </w:rPr>
          <w:tab/>
        </w:r>
        <w:r w:rsidR="005965FD">
          <w:rPr>
            <w:noProof/>
            <w:webHidden/>
          </w:rPr>
          <w:fldChar w:fldCharType="begin"/>
        </w:r>
        <w:r w:rsidR="005965FD">
          <w:rPr>
            <w:noProof/>
            <w:webHidden/>
          </w:rPr>
          <w:instrText xml:space="preserve"> PAGEREF _Toc45195632 \h </w:instrText>
        </w:r>
        <w:r w:rsidR="005965FD">
          <w:rPr>
            <w:noProof/>
            <w:webHidden/>
          </w:rPr>
        </w:r>
        <w:r w:rsidR="005965FD">
          <w:rPr>
            <w:noProof/>
            <w:webHidden/>
          </w:rPr>
          <w:fldChar w:fldCharType="separate"/>
        </w:r>
        <w:r w:rsidR="005965FD">
          <w:rPr>
            <w:noProof/>
            <w:webHidden/>
          </w:rPr>
          <w:t>18</w:t>
        </w:r>
        <w:r w:rsidR="005965FD">
          <w:rPr>
            <w:noProof/>
            <w:webHidden/>
          </w:rPr>
          <w:fldChar w:fldCharType="end"/>
        </w:r>
      </w:hyperlink>
    </w:p>
    <w:p w14:paraId="298A99B6" w14:textId="6A2CD661" w:rsidR="005965FD" w:rsidRDefault="004C168A">
      <w:pPr>
        <w:pStyle w:val="Inhopg3"/>
        <w:rPr>
          <w:rFonts w:asciiTheme="minorHAnsi" w:eastAsiaTheme="minorEastAsia" w:hAnsiTheme="minorHAnsi" w:cstheme="minorBidi"/>
          <w:noProof/>
          <w:sz w:val="22"/>
          <w:szCs w:val="22"/>
        </w:rPr>
      </w:pPr>
      <w:hyperlink w:anchor="_Toc45195633" w:history="1">
        <w:r w:rsidR="005965FD" w:rsidRPr="003615E4">
          <w:rPr>
            <w:rStyle w:val="Hyperlink"/>
            <w:noProof/>
          </w:rPr>
          <w:t>5.2.3</w:t>
        </w:r>
        <w:r w:rsidR="005965FD">
          <w:rPr>
            <w:rFonts w:asciiTheme="minorHAnsi" w:eastAsiaTheme="minorEastAsia" w:hAnsiTheme="minorHAnsi" w:cstheme="minorBidi"/>
            <w:noProof/>
            <w:sz w:val="22"/>
            <w:szCs w:val="22"/>
          </w:rPr>
          <w:tab/>
        </w:r>
        <w:r w:rsidR="005965FD" w:rsidRPr="003615E4">
          <w:rPr>
            <w:rStyle w:val="Hyperlink"/>
            <w:noProof/>
          </w:rPr>
          <w:t>UML - WIBON overzicht.</w:t>
        </w:r>
        <w:r w:rsidR="005965FD">
          <w:rPr>
            <w:noProof/>
            <w:webHidden/>
          </w:rPr>
          <w:tab/>
        </w:r>
        <w:r w:rsidR="005965FD">
          <w:rPr>
            <w:noProof/>
            <w:webHidden/>
          </w:rPr>
          <w:fldChar w:fldCharType="begin"/>
        </w:r>
        <w:r w:rsidR="005965FD">
          <w:rPr>
            <w:noProof/>
            <w:webHidden/>
          </w:rPr>
          <w:instrText xml:space="preserve"> PAGEREF _Toc45195633 \h </w:instrText>
        </w:r>
        <w:r w:rsidR="005965FD">
          <w:rPr>
            <w:noProof/>
            <w:webHidden/>
          </w:rPr>
        </w:r>
        <w:r w:rsidR="005965FD">
          <w:rPr>
            <w:noProof/>
            <w:webHidden/>
          </w:rPr>
          <w:fldChar w:fldCharType="separate"/>
        </w:r>
        <w:r w:rsidR="005965FD">
          <w:rPr>
            <w:noProof/>
            <w:webHidden/>
          </w:rPr>
          <w:t>19</w:t>
        </w:r>
        <w:r w:rsidR="005965FD">
          <w:rPr>
            <w:noProof/>
            <w:webHidden/>
          </w:rPr>
          <w:fldChar w:fldCharType="end"/>
        </w:r>
      </w:hyperlink>
    </w:p>
    <w:p w14:paraId="4537A66C" w14:textId="6BC0654F" w:rsidR="005965FD" w:rsidRDefault="004C168A">
      <w:pPr>
        <w:pStyle w:val="Inhopg3"/>
        <w:rPr>
          <w:rFonts w:asciiTheme="minorHAnsi" w:eastAsiaTheme="minorEastAsia" w:hAnsiTheme="minorHAnsi" w:cstheme="minorBidi"/>
          <w:noProof/>
          <w:sz w:val="22"/>
          <w:szCs w:val="22"/>
        </w:rPr>
      </w:pPr>
      <w:hyperlink w:anchor="_Toc45195634" w:history="1">
        <w:r w:rsidR="005965FD" w:rsidRPr="003615E4">
          <w:rPr>
            <w:rStyle w:val="Hyperlink"/>
            <w:noProof/>
          </w:rPr>
          <w:t>5.2.4</w:t>
        </w:r>
        <w:r w:rsidR="005965FD">
          <w:rPr>
            <w:rFonts w:asciiTheme="minorHAnsi" w:eastAsiaTheme="minorEastAsia" w:hAnsiTheme="minorHAnsi" w:cstheme="minorBidi"/>
            <w:noProof/>
            <w:sz w:val="22"/>
            <w:szCs w:val="22"/>
          </w:rPr>
          <w:tab/>
        </w:r>
        <w:r w:rsidR="005965FD" w:rsidRPr="003615E4">
          <w:rPr>
            <w:rStyle w:val="Hyperlink"/>
            <w:noProof/>
          </w:rPr>
          <w:t>Associaties in het model.</w:t>
        </w:r>
        <w:r w:rsidR="005965FD">
          <w:rPr>
            <w:noProof/>
            <w:webHidden/>
          </w:rPr>
          <w:tab/>
        </w:r>
        <w:r w:rsidR="005965FD">
          <w:rPr>
            <w:noProof/>
            <w:webHidden/>
          </w:rPr>
          <w:fldChar w:fldCharType="begin"/>
        </w:r>
        <w:r w:rsidR="005965FD">
          <w:rPr>
            <w:noProof/>
            <w:webHidden/>
          </w:rPr>
          <w:instrText xml:space="preserve"> PAGEREF _Toc45195634 \h </w:instrText>
        </w:r>
        <w:r w:rsidR="005965FD">
          <w:rPr>
            <w:noProof/>
            <w:webHidden/>
          </w:rPr>
        </w:r>
        <w:r w:rsidR="005965FD">
          <w:rPr>
            <w:noProof/>
            <w:webHidden/>
          </w:rPr>
          <w:fldChar w:fldCharType="separate"/>
        </w:r>
        <w:r w:rsidR="005965FD">
          <w:rPr>
            <w:noProof/>
            <w:webHidden/>
          </w:rPr>
          <w:t>21</w:t>
        </w:r>
        <w:r w:rsidR="005965FD">
          <w:rPr>
            <w:noProof/>
            <w:webHidden/>
          </w:rPr>
          <w:fldChar w:fldCharType="end"/>
        </w:r>
      </w:hyperlink>
    </w:p>
    <w:p w14:paraId="02F845C5" w14:textId="72EDDE09" w:rsidR="005965FD" w:rsidRDefault="004C168A">
      <w:pPr>
        <w:pStyle w:val="Inhopg3"/>
        <w:rPr>
          <w:rFonts w:asciiTheme="minorHAnsi" w:eastAsiaTheme="minorEastAsia" w:hAnsiTheme="minorHAnsi" w:cstheme="minorBidi"/>
          <w:noProof/>
          <w:sz w:val="22"/>
          <w:szCs w:val="22"/>
        </w:rPr>
      </w:pPr>
      <w:hyperlink w:anchor="_Toc45195635" w:history="1">
        <w:r w:rsidR="005965FD" w:rsidRPr="003615E4">
          <w:rPr>
            <w:rStyle w:val="Hyperlink"/>
            <w:noProof/>
          </w:rPr>
          <w:t>5.2.5</w:t>
        </w:r>
        <w:r w:rsidR="005965FD">
          <w:rPr>
            <w:rFonts w:asciiTheme="minorHAnsi" w:eastAsiaTheme="minorEastAsia" w:hAnsiTheme="minorHAnsi" w:cstheme="minorBidi"/>
            <w:noProof/>
            <w:sz w:val="22"/>
            <w:szCs w:val="22"/>
          </w:rPr>
          <w:tab/>
        </w:r>
        <w:r w:rsidR="005965FD" w:rsidRPr="003615E4">
          <w:rPr>
            <w:rStyle w:val="Hyperlink"/>
            <w:noProof/>
          </w:rPr>
          <w:t>Numerieke waarden.</w:t>
        </w:r>
        <w:r w:rsidR="005965FD">
          <w:rPr>
            <w:noProof/>
            <w:webHidden/>
          </w:rPr>
          <w:tab/>
        </w:r>
        <w:r w:rsidR="005965FD">
          <w:rPr>
            <w:noProof/>
            <w:webHidden/>
          </w:rPr>
          <w:fldChar w:fldCharType="begin"/>
        </w:r>
        <w:r w:rsidR="005965FD">
          <w:rPr>
            <w:noProof/>
            <w:webHidden/>
          </w:rPr>
          <w:instrText xml:space="preserve"> PAGEREF _Toc45195635 \h </w:instrText>
        </w:r>
        <w:r w:rsidR="005965FD">
          <w:rPr>
            <w:noProof/>
            <w:webHidden/>
          </w:rPr>
        </w:r>
        <w:r w:rsidR="005965FD">
          <w:rPr>
            <w:noProof/>
            <w:webHidden/>
          </w:rPr>
          <w:fldChar w:fldCharType="separate"/>
        </w:r>
        <w:r w:rsidR="005965FD">
          <w:rPr>
            <w:noProof/>
            <w:webHidden/>
          </w:rPr>
          <w:t>21</w:t>
        </w:r>
        <w:r w:rsidR="005965FD">
          <w:rPr>
            <w:noProof/>
            <w:webHidden/>
          </w:rPr>
          <w:fldChar w:fldCharType="end"/>
        </w:r>
      </w:hyperlink>
    </w:p>
    <w:p w14:paraId="09994374" w14:textId="3BE37D7B" w:rsidR="005965FD" w:rsidRDefault="004C168A">
      <w:pPr>
        <w:pStyle w:val="Inhopg3"/>
        <w:rPr>
          <w:rFonts w:asciiTheme="minorHAnsi" w:eastAsiaTheme="minorEastAsia" w:hAnsiTheme="minorHAnsi" w:cstheme="minorBidi"/>
          <w:noProof/>
          <w:sz w:val="22"/>
          <w:szCs w:val="22"/>
        </w:rPr>
      </w:pPr>
      <w:hyperlink w:anchor="_Toc45195636" w:history="1">
        <w:r w:rsidR="005965FD" w:rsidRPr="003615E4">
          <w:rPr>
            <w:rStyle w:val="Hyperlink"/>
            <w:noProof/>
          </w:rPr>
          <w:t>5.2.6</w:t>
        </w:r>
        <w:r w:rsidR="005965FD">
          <w:rPr>
            <w:rFonts w:asciiTheme="minorHAnsi" w:eastAsiaTheme="minorEastAsia" w:hAnsiTheme="minorHAnsi" w:cstheme="minorBidi"/>
            <w:noProof/>
            <w:sz w:val="22"/>
            <w:szCs w:val="22"/>
          </w:rPr>
          <w:tab/>
        </w:r>
        <w:r w:rsidR="005965FD" w:rsidRPr="003615E4">
          <w:rPr>
            <w:rStyle w:val="Hyperlink"/>
            <w:noProof/>
          </w:rPr>
          <w:t>Waardelijsten zijn extern.</w:t>
        </w:r>
        <w:r w:rsidR="005965FD">
          <w:rPr>
            <w:noProof/>
            <w:webHidden/>
          </w:rPr>
          <w:tab/>
        </w:r>
        <w:r w:rsidR="005965FD">
          <w:rPr>
            <w:noProof/>
            <w:webHidden/>
          </w:rPr>
          <w:fldChar w:fldCharType="begin"/>
        </w:r>
        <w:r w:rsidR="005965FD">
          <w:rPr>
            <w:noProof/>
            <w:webHidden/>
          </w:rPr>
          <w:instrText xml:space="preserve"> PAGEREF _Toc45195636 \h </w:instrText>
        </w:r>
        <w:r w:rsidR="005965FD">
          <w:rPr>
            <w:noProof/>
            <w:webHidden/>
          </w:rPr>
        </w:r>
        <w:r w:rsidR="005965FD">
          <w:rPr>
            <w:noProof/>
            <w:webHidden/>
          </w:rPr>
          <w:fldChar w:fldCharType="separate"/>
        </w:r>
        <w:r w:rsidR="005965FD">
          <w:rPr>
            <w:noProof/>
            <w:webHidden/>
          </w:rPr>
          <w:t>21</w:t>
        </w:r>
        <w:r w:rsidR="005965FD">
          <w:rPr>
            <w:noProof/>
            <w:webHidden/>
          </w:rPr>
          <w:fldChar w:fldCharType="end"/>
        </w:r>
      </w:hyperlink>
    </w:p>
    <w:p w14:paraId="57BD650D" w14:textId="50B68492" w:rsidR="005965FD" w:rsidRDefault="004C168A">
      <w:pPr>
        <w:pStyle w:val="Inhopg3"/>
        <w:rPr>
          <w:rFonts w:asciiTheme="minorHAnsi" w:eastAsiaTheme="minorEastAsia" w:hAnsiTheme="minorHAnsi" w:cstheme="minorBidi"/>
          <w:noProof/>
          <w:sz w:val="22"/>
          <w:szCs w:val="22"/>
        </w:rPr>
      </w:pPr>
      <w:hyperlink w:anchor="_Toc45195637" w:history="1">
        <w:r w:rsidR="005965FD" w:rsidRPr="003615E4">
          <w:rPr>
            <w:rStyle w:val="Hyperlink"/>
            <w:noProof/>
          </w:rPr>
          <w:t>5.2.7</w:t>
        </w:r>
        <w:r w:rsidR="005965FD">
          <w:rPr>
            <w:rFonts w:asciiTheme="minorHAnsi" w:eastAsiaTheme="minorEastAsia" w:hAnsiTheme="minorHAnsi" w:cstheme="minorBidi"/>
            <w:noProof/>
            <w:sz w:val="22"/>
            <w:szCs w:val="22"/>
          </w:rPr>
          <w:tab/>
        </w:r>
        <w:r w:rsidR="005965FD" w:rsidRPr="003615E4">
          <w:rPr>
            <w:rStyle w:val="Hyperlink"/>
            <w:noProof/>
          </w:rPr>
          <w:t>Basisattributen voor identificatie en labels.</w:t>
        </w:r>
        <w:r w:rsidR="005965FD">
          <w:rPr>
            <w:noProof/>
            <w:webHidden/>
          </w:rPr>
          <w:tab/>
        </w:r>
        <w:r w:rsidR="005965FD">
          <w:rPr>
            <w:noProof/>
            <w:webHidden/>
          </w:rPr>
          <w:fldChar w:fldCharType="begin"/>
        </w:r>
        <w:r w:rsidR="005965FD">
          <w:rPr>
            <w:noProof/>
            <w:webHidden/>
          </w:rPr>
          <w:instrText xml:space="preserve"> PAGEREF _Toc45195637 \h </w:instrText>
        </w:r>
        <w:r w:rsidR="005965FD">
          <w:rPr>
            <w:noProof/>
            <w:webHidden/>
          </w:rPr>
        </w:r>
        <w:r w:rsidR="005965FD">
          <w:rPr>
            <w:noProof/>
            <w:webHidden/>
          </w:rPr>
          <w:fldChar w:fldCharType="separate"/>
        </w:r>
        <w:r w:rsidR="005965FD">
          <w:rPr>
            <w:noProof/>
            <w:webHidden/>
          </w:rPr>
          <w:t>22</w:t>
        </w:r>
        <w:r w:rsidR="005965FD">
          <w:rPr>
            <w:noProof/>
            <w:webHidden/>
          </w:rPr>
          <w:fldChar w:fldCharType="end"/>
        </w:r>
      </w:hyperlink>
    </w:p>
    <w:p w14:paraId="17DA7F21" w14:textId="25BB9C61" w:rsidR="005965FD" w:rsidRDefault="004C168A">
      <w:pPr>
        <w:pStyle w:val="Inhopg3"/>
        <w:rPr>
          <w:rFonts w:asciiTheme="minorHAnsi" w:eastAsiaTheme="minorEastAsia" w:hAnsiTheme="minorHAnsi" w:cstheme="minorBidi"/>
          <w:noProof/>
          <w:sz w:val="22"/>
          <w:szCs w:val="22"/>
        </w:rPr>
      </w:pPr>
      <w:hyperlink w:anchor="_Toc45195638" w:history="1">
        <w:r w:rsidR="005965FD" w:rsidRPr="003615E4">
          <w:rPr>
            <w:rStyle w:val="Hyperlink"/>
            <w:noProof/>
          </w:rPr>
          <w:t>5.2.8</w:t>
        </w:r>
        <w:r w:rsidR="005965FD">
          <w:rPr>
            <w:rFonts w:asciiTheme="minorHAnsi" w:eastAsiaTheme="minorEastAsia" w:hAnsiTheme="minorHAnsi" w:cstheme="minorBidi"/>
            <w:noProof/>
            <w:sz w:val="22"/>
            <w:szCs w:val="22"/>
          </w:rPr>
          <w:tab/>
        </w:r>
        <w:r w:rsidR="005965FD" w:rsidRPr="003615E4">
          <w:rPr>
            <w:rStyle w:val="Hyperlink"/>
            <w:noProof/>
          </w:rPr>
          <w:t>IMKL semantische kern.</w:t>
        </w:r>
        <w:r w:rsidR="005965FD">
          <w:rPr>
            <w:noProof/>
            <w:webHidden/>
          </w:rPr>
          <w:tab/>
        </w:r>
        <w:r w:rsidR="005965FD">
          <w:rPr>
            <w:noProof/>
            <w:webHidden/>
          </w:rPr>
          <w:fldChar w:fldCharType="begin"/>
        </w:r>
        <w:r w:rsidR="005965FD">
          <w:rPr>
            <w:noProof/>
            <w:webHidden/>
          </w:rPr>
          <w:instrText xml:space="preserve"> PAGEREF _Toc45195638 \h </w:instrText>
        </w:r>
        <w:r w:rsidR="005965FD">
          <w:rPr>
            <w:noProof/>
            <w:webHidden/>
          </w:rPr>
        </w:r>
        <w:r w:rsidR="005965FD">
          <w:rPr>
            <w:noProof/>
            <w:webHidden/>
          </w:rPr>
          <w:fldChar w:fldCharType="separate"/>
        </w:r>
        <w:r w:rsidR="005965FD">
          <w:rPr>
            <w:noProof/>
            <w:webHidden/>
          </w:rPr>
          <w:t>24</w:t>
        </w:r>
        <w:r w:rsidR="005965FD">
          <w:rPr>
            <w:noProof/>
            <w:webHidden/>
          </w:rPr>
          <w:fldChar w:fldCharType="end"/>
        </w:r>
      </w:hyperlink>
    </w:p>
    <w:p w14:paraId="344BD042" w14:textId="5CF99857" w:rsidR="005965FD" w:rsidRDefault="004C168A">
      <w:pPr>
        <w:pStyle w:val="Inhopg3"/>
        <w:rPr>
          <w:rFonts w:asciiTheme="minorHAnsi" w:eastAsiaTheme="minorEastAsia" w:hAnsiTheme="minorHAnsi" w:cstheme="minorBidi"/>
          <w:noProof/>
          <w:sz w:val="22"/>
          <w:szCs w:val="22"/>
        </w:rPr>
      </w:pPr>
      <w:hyperlink w:anchor="_Toc45195639" w:history="1">
        <w:r w:rsidR="005965FD" w:rsidRPr="003615E4">
          <w:rPr>
            <w:rStyle w:val="Hyperlink"/>
            <w:noProof/>
          </w:rPr>
          <w:t>5.2.9</w:t>
        </w:r>
        <w:r w:rsidR="005965FD">
          <w:rPr>
            <w:rFonts w:asciiTheme="minorHAnsi" w:eastAsiaTheme="minorEastAsia" w:hAnsiTheme="minorHAnsi" w:cstheme="minorBidi"/>
            <w:noProof/>
            <w:sz w:val="22"/>
            <w:szCs w:val="22"/>
          </w:rPr>
          <w:tab/>
        </w:r>
        <w:r w:rsidR="005965FD" w:rsidRPr="003615E4">
          <w:rPr>
            <w:rStyle w:val="Hyperlink"/>
            <w:noProof/>
          </w:rPr>
          <w:t>Diepte.</w:t>
        </w:r>
        <w:r w:rsidR="005965FD">
          <w:rPr>
            <w:noProof/>
            <w:webHidden/>
          </w:rPr>
          <w:tab/>
        </w:r>
        <w:r w:rsidR="005965FD">
          <w:rPr>
            <w:noProof/>
            <w:webHidden/>
          </w:rPr>
          <w:fldChar w:fldCharType="begin"/>
        </w:r>
        <w:r w:rsidR="005965FD">
          <w:rPr>
            <w:noProof/>
            <w:webHidden/>
          </w:rPr>
          <w:instrText xml:space="preserve"> PAGEREF _Toc45195639 \h </w:instrText>
        </w:r>
        <w:r w:rsidR="005965FD">
          <w:rPr>
            <w:noProof/>
            <w:webHidden/>
          </w:rPr>
        </w:r>
        <w:r w:rsidR="005965FD">
          <w:rPr>
            <w:noProof/>
            <w:webHidden/>
          </w:rPr>
          <w:fldChar w:fldCharType="separate"/>
        </w:r>
        <w:r w:rsidR="005965FD">
          <w:rPr>
            <w:noProof/>
            <w:webHidden/>
          </w:rPr>
          <w:t>32</w:t>
        </w:r>
        <w:r w:rsidR="005965FD">
          <w:rPr>
            <w:noProof/>
            <w:webHidden/>
          </w:rPr>
          <w:fldChar w:fldCharType="end"/>
        </w:r>
      </w:hyperlink>
    </w:p>
    <w:p w14:paraId="5B814173" w14:textId="2AA36A4F" w:rsidR="005965FD" w:rsidRDefault="004C168A">
      <w:pPr>
        <w:pStyle w:val="Inhopg3"/>
        <w:rPr>
          <w:rFonts w:asciiTheme="minorHAnsi" w:eastAsiaTheme="minorEastAsia" w:hAnsiTheme="minorHAnsi" w:cstheme="minorBidi"/>
          <w:noProof/>
          <w:sz w:val="22"/>
          <w:szCs w:val="22"/>
        </w:rPr>
      </w:pPr>
      <w:hyperlink w:anchor="_Toc45195640" w:history="1">
        <w:r w:rsidR="005965FD" w:rsidRPr="003615E4">
          <w:rPr>
            <w:rStyle w:val="Hyperlink"/>
            <w:noProof/>
          </w:rPr>
          <w:t>5.2.10</w:t>
        </w:r>
        <w:r w:rsidR="005965FD">
          <w:rPr>
            <w:rFonts w:asciiTheme="minorHAnsi" w:eastAsiaTheme="minorEastAsia" w:hAnsiTheme="minorHAnsi" w:cstheme="minorBidi"/>
            <w:noProof/>
            <w:sz w:val="22"/>
            <w:szCs w:val="22"/>
          </w:rPr>
          <w:tab/>
        </w:r>
        <w:r w:rsidR="005965FD" w:rsidRPr="003615E4">
          <w:rPr>
            <w:rStyle w:val="Hyperlink"/>
            <w:noProof/>
          </w:rPr>
          <w:t>Utiliteitsnet.</w:t>
        </w:r>
        <w:r w:rsidR="005965FD">
          <w:rPr>
            <w:noProof/>
            <w:webHidden/>
          </w:rPr>
          <w:tab/>
        </w:r>
        <w:r w:rsidR="005965FD">
          <w:rPr>
            <w:noProof/>
            <w:webHidden/>
          </w:rPr>
          <w:fldChar w:fldCharType="begin"/>
        </w:r>
        <w:r w:rsidR="005965FD">
          <w:rPr>
            <w:noProof/>
            <w:webHidden/>
          </w:rPr>
          <w:instrText xml:space="preserve"> PAGEREF _Toc45195640 \h </w:instrText>
        </w:r>
        <w:r w:rsidR="005965FD">
          <w:rPr>
            <w:noProof/>
            <w:webHidden/>
          </w:rPr>
        </w:r>
        <w:r w:rsidR="005965FD">
          <w:rPr>
            <w:noProof/>
            <w:webHidden/>
          </w:rPr>
          <w:fldChar w:fldCharType="separate"/>
        </w:r>
        <w:r w:rsidR="005965FD">
          <w:rPr>
            <w:noProof/>
            <w:webHidden/>
          </w:rPr>
          <w:t>34</w:t>
        </w:r>
        <w:r w:rsidR="005965FD">
          <w:rPr>
            <w:noProof/>
            <w:webHidden/>
          </w:rPr>
          <w:fldChar w:fldCharType="end"/>
        </w:r>
      </w:hyperlink>
    </w:p>
    <w:p w14:paraId="08B8D1F1" w14:textId="3348ACB0" w:rsidR="005965FD" w:rsidRDefault="004C168A">
      <w:pPr>
        <w:pStyle w:val="Inhopg3"/>
        <w:rPr>
          <w:rFonts w:asciiTheme="minorHAnsi" w:eastAsiaTheme="minorEastAsia" w:hAnsiTheme="minorHAnsi" w:cstheme="minorBidi"/>
          <w:noProof/>
          <w:sz w:val="22"/>
          <w:szCs w:val="22"/>
        </w:rPr>
      </w:pPr>
      <w:hyperlink w:anchor="_Toc45195641" w:history="1">
        <w:r w:rsidR="005965FD" w:rsidRPr="003615E4">
          <w:rPr>
            <w:rStyle w:val="Hyperlink"/>
            <w:noProof/>
          </w:rPr>
          <w:t>5.2.11</w:t>
        </w:r>
        <w:r w:rsidR="005965FD">
          <w:rPr>
            <w:rFonts w:asciiTheme="minorHAnsi" w:eastAsiaTheme="minorEastAsia" w:hAnsiTheme="minorHAnsi" w:cstheme="minorBidi"/>
            <w:noProof/>
            <w:sz w:val="22"/>
            <w:szCs w:val="22"/>
          </w:rPr>
          <w:tab/>
        </w:r>
        <w:r w:rsidR="005965FD" w:rsidRPr="003615E4">
          <w:rPr>
            <w:rStyle w:val="Hyperlink"/>
            <w:noProof/>
          </w:rPr>
          <w:t>KabelOfLeiding.</w:t>
        </w:r>
        <w:r w:rsidR="005965FD">
          <w:rPr>
            <w:noProof/>
            <w:webHidden/>
          </w:rPr>
          <w:tab/>
        </w:r>
        <w:r w:rsidR="005965FD">
          <w:rPr>
            <w:noProof/>
            <w:webHidden/>
          </w:rPr>
          <w:fldChar w:fldCharType="begin"/>
        </w:r>
        <w:r w:rsidR="005965FD">
          <w:rPr>
            <w:noProof/>
            <w:webHidden/>
          </w:rPr>
          <w:instrText xml:space="preserve"> PAGEREF _Toc45195641 \h </w:instrText>
        </w:r>
        <w:r w:rsidR="005965FD">
          <w:rPr>
            <w:noProof/>
            <w:webHidden/>
          </w:rPr>
        </w:r>
        <w:r w:rsidR="005965FD">
          <w:rPr>
            <w:noProof/>
            <w:webHidden/>
          </w:rPr>
          <w:fldChar w:fldCharType="separate"/>
        </w:r>
        <w:r w:rsidR="005965FD">
          <w:rPr>
            <w:noProof/>
            <w:webHidden/>
          </w:rPr>
          <w:t>36</w:t>
        </w:r>
        <w:r w:rsidR="005965FD">
          <w:rPr>
            <w:noProof/>
            <w:webHidden/>
          </w:rPr>
          <w:fldChar w:fldCharType="end"/>
        </w:r>
      </w:hyperlink>
    </w:p>
    <w:p w14:paraId="355AB303" w14:textId="211DAD81" w:rsidR="005965FD" w:rsidRDefault="004C168A">
      <w:pPr>
        <w:pStyle w:val="Inhopg3"/>
        <w:rPr>
          <w:rFonts w:asciiTheme="minorHAnsi" w:eastAsiaTheme="minorEastAsia" w:hAnsiTheme="minorHAnsi" w:cstheme="minorBidi"/>
          <w:noProof/>
          <w:sz w:val="22"/>
          <w:szCs w:val="22"/>
        </w:rPr>
      </w:pPr>
      <w:hyperlink w:anchor="_Toc45195642" w:history="1">
        <w:r w:rsidR="005965FD" w:rsidRPr="003615E4">
          <w:rPr>
            <w:rStyle w:val="Hyperlink"/>
            <w:noProof/>
          </w:rPr>
          <w:t>5.2.12</w:t>
        </w:r>
        <w:r w:rsidR="005965FD">
          <w:rPr>
            <w:rFonts w:asciiTheme="minorHAnsi" w:eastAsiaTheme="minorEastAsia" w:hAnsiTheme="minorHAnsi" w:cstheme="minorBidi"/>
            <w:noProof/>
            <w:sz w:val="22"/>
            <w:szCs w:val="22"/>
          </w:rPr>
          <w:tab/>
        </w:r>
        <w:r w:rsidR="005965FD" w:rsidRPr="003615E4">
          <w:rPr>
            <w:rStyle w:val="Hyperlink"/>
            <w:noProof/>
          </w:rPr>
          <w:t>Leidingelement.</w:t>
        </w:r>
        <w:r w:rsidR="005965FD">
          <w:rPr>
            <w:noProof/>
            <w:webHidden/>
          </w:rPr>
          <w:tab/>
        </w:r>
        <w:r w:rsidR="005965FD">
          <w:rPr>
            <w:noProof/>
            <w:webHidden/>
          </w:rPr>
          <w:fldChar w:fldCharType="begin"/>
        </w:r>
        <w:r w:rsidR="005965FD">
          <w:rPr>
            <w:noProof/>
            <w:webHidden/>
          </w:rPr>
          <w:instrText xml:space="preserve"> PAGEREF _Toc45195642 \h </w:instrText>
        </w:r>
        <w:r w:rsidR="005965FD">
          <w:rPr>
            <w:noProof/>
            <w:webHidden/>
          </w:rPr>
        </w:r>
        <w:r w:rsidR="005965FD">
          <w:rPr>
            <w:noProof/>
            <w:webHidden/>
          </w:rPr>
          <w:fldChar w:fldCharType="separate"/>
        </w:r>
        <w:r w:rsidR="005965FD">
          <w:rPr>
            <w:noProof/>
            <w:webHidden/>
          </w:rPr>
          <w:t>38</w:t>
        </w:r>
        <w:r w:rsidR="005965FD">
          <w:rPr>
            <w:noProof/>
            <w:webHidden/>
          </w:rPr>
          <w:fldChar w:fldCharType="end"/>
        </w:r>
      </w:hyperlink>
    </w:p>
    <w:p w14:paraId="73925739" w14:textId="30B10F63" w:rsidR="005965FD" w:rsidRDefault="004C168A">
      <w:pPr>
        <w:pStyle w:val="Inhopg3"/>
        <w:rPr>
          <w:rFonts w:asciiTheme="minorHAnsi" w:eastAsiaTheme="minorEastAsia" w:hAnsiTheme="minorHAnsi" w:cstheme="minorBidi"/>
          <w:noProof/>
          <w:sz w:val="22"/>
          <w:szCs w:val="22"/>
        </w:rPr>
      </w:pPr>
      <w:hyperlink w:anchor="_Toc45195643" w:history="1">
        <w:r w:rsidR="005965FD" w:rsidRPr="003615E4">
          <w:rPr>
            <w:rStyle w:val="Hyperlink"/>
            <w:noProof/>
          </w:rPr>
          <w:t>5.2.13</w:t>
        </w:r>
        <w:r w:rsidR="005965FD">
          <w:rPr>
            <w:rFonts w:asciiTheme="minorHAnsi" w:eastAsiaTheme="minorEastAsia" w:hAnsiTheme="minorHAnsi" w:cstheme="minorBidi"/>
            <w:noProof/>
            <w:sz w:val="22"/>
            <w:szCs w:val="22"/>
          </w:rPr>
          <w:tab/>
        </w:r>
        <w:r w:rsidR="005965FD" w:rsidRPr="003615E4">
          <w:rPr>
            <w:rStyle w:val="Hyperlink"/>
            <w:noProof/>
          </w:rPr>
          <w:t>KabelEnLeidingContainer.</w:t>
        </w:r>
        <w:r w:rsidR="005965FD">
          <w:rPr>
            <w:noProof/>
            <w:webHidden/>
          </w:rPr>
          <w:tab/>
        </w:r>
        <w:r w:rsidR="005965FD">
          <w:rPr>
            <w:noProof/>
            <w:webHidden/>
          </w:rPr>
          <w:fldChar w:fldCharType="begin"/>
        </w:r>
        <w:r w:rsidR="005965FD">
          <w:rPr>
            <w:noProof/>
            <w:webHidden/>
          </w:rPr>
          <w:instrText xml:space="preserve"> PAGEREF _Toc45195643 \h </w:instrText>
        </w:r>
        <w:r w:rsidR="005965FD">
          <w:rPr>
            <w:noProof/>
            <w:webHidden/>
          </w:rPr>
        </w:r>
        <w:r w:rsidR="005965FD">
          <w:rPr>
            <w:noProof/>
            <w:webHidden/>
          </w:rPr>
          <w:fldChar w:fldCharType="separate"/>
        </w:r>
        <w:r w:rsidR="005965FD">
          <w:rPr>
            <w:noProof/>
            <w:webHidden/>
          </w:rPr>
          <w:t>39</w:t>
        </w:r>
        <w:r w:rsidR="005965FD">
          <w:rPr>
            <w:noProof/>
            <w:webHidden/>
          </w:rPr>
          <w:fldChar w:fldCharType="end"/>
        </w:r>
      </w:hyperlink>
    </w:p>
    <w:p w14:paraId="50291D71" w14:textId="0249D6B8" w:rsidR="005965FD" w:rsidRDefault="004C168A">
      <w:pPr>
        <w:pStyle w:val="Inhopg3"/>
        <w:rPr>
          <w:rFonts w:asciiTheme="minorHAnsi" w:eastAsiaTheme="minorEastAsia" w:hAnsiTheme="minorHAnsi" w:cstheme="minorBidi"/>
          <w:noProof/>
          <w:sz w:val="22"/>
          <w:szCs w:val="22"/>
        </w:rPr>
      </w:pPr>
      <w:hyperlink w:anchor="_Toc45195644" w:history="1">
        <w:r w:rsidR="005965FD" w:rsidRPr="003615E4">
          <w:rPr>
            <w:rStyle w:val="Hyperlink"/>
            <w:noProof/>
          </w:rPr>
          <w:t>5.2.14</w:t>
        </w:r>
        <w:r w:rsidR="005965FD">
          <w:rPr>
            <w:rFonts w:asciiTheme="minorHAnsi" w:eastAsiaTheme="minorEastAsia" w:hAnsiTheme="minorHAnsi" w:cstheme="minorBidi"/>
            <w:noProof/>
            <w:sz w:val="22"/>
            <w:szCs w:val="22"/>
          </w:rPr>
          <w:tab/>
        </w:r>
        <w:r w:rsidR="005965FD" w:rsidRPr="003615E4">
          <w:rPr>
            <w:rStyle w:val="Hyperlink"/>
            <w:noProof/>
          </w:rPr>
          <w:t>ContainerLeidingelement.</w:t>
        </w:r>
        <w:r w:rsidR="005965FD">
          <w:rPr>
            <w:noProof/>
            <w:webHidden/>
          </w:rPr>
          <w:tab/>
        </w:r>
        <w:r w:rsidR="005965FD">
          <w:rPr>
            <w:noProof/>
            <w:webHidden/>
          </w:rPr>
          <w:fldChar w:fldCharType="begin"/>
        </w:r>
        <w:r w:rsidR="005965FD">
          <w:rPr>
            <w:noProof/>
            <w:webHidden/>
          </w:rPr>
          <w:instrText xml:space="preserve"> PAGEREF _Toc45195644 \h </w:instrText>
        </w:r>
        <w:r w:rsidR="005965FD">
          <w:rPr>
            <w:noProof/>
            <w:webHidden/>
          </w:rPr>
        </w:r>
        <w:r w:rsidR="005965FD">
          <w:rPr>
            <w:noProof/>
            <w:webHidden/>
          </w:rPr>
          <w:fldChar w:fldCharType="separate"/>
        </w:r>
        <w:r w:rsidR="005965FD">
          <w:rPr>
            <w:noProof/>
            <w:webHidden/>
          </w:rPr>
          <w:t>41</w:t>
        </w:r>
        <w:r w:rsidR="005965FD">
          <w:rPr>
            <w:noProof/>
            <w:webHidden/>
          </w:rPr>
          <w:fldChar w:fldCharType="end"/>
        </w:r>
      </w:hyperlink>
    </w:p>
    <w:p w14:paraId="545B5C14" w14:textId="65F9FC34" w:rsidR="005965FD" w:rsidRDefault="004C168A">
      <w:pPr>
        <w:pStyle w:val="Inhopg3"/>
        <w:rPr>
          <w:rFonts w:asciiTheme="minorHAnsi" w:eastAsiaTheme="minorEastAsia" w:hAnsiTheme="minorHAnsi" w:cstheme="minorBidi"/>
          <w:noProof/>
          <w:sz w:val="22"/>
          <w:szCs w:val="22"/>
        </w:rPr>
      </w:pPr>
      <w:hyperlink w:anchor="_Toc45195645" w:history="1">
        <w:r w:rsidR="005965FD" w:rsidRPr="003615E4">
          <w:rPr>
            <w:rStyle w:val="Hyperlink"/>
            <w:noProof/>
          </w:rPr>
          <w:t>5.2.15</w:t>
        </w:r>
        <w:r w:rsidR="005965FD">
          <w:rPr>
            <w:rFonts w:asciiTheme="minorHAnsi" w:eastAsiaTheme="minorEastAsia" w:hAnsiTheme="minorHAnsi" w:cstheme="minorBidi"/>
            <w:noProof/>
            <w:sz w:val="22"/>
            <w:szCs w:val="22"/>
          </w:rPr>
          <w:tab/>
        </w:r>
        <w:r w:rsidR="005965FD" w:rsidRPr="003615E4">
          <w:rPr>
            <w:rStyle w:val="Hyperlink"/>
            <w:noProof/>
          </w:rPr>
          <w:t>Relaties tussen KabelEnLeiding, Leidingelement en container objecten.</w:t>
        </w:r>
        <w:r w:rsidR="005965FD">
          <w:rPr>
            <w:noProof/>
            <w:webHidden/>
          </w:rPr>
          <w:tab/>
        </w:r>
        <w:r w:rsidR="005965FD">
          <w:rPr>
            <w:noProof/>
            <w:webHidden/>
          </w:rPr>
          <w:fldChar w:fldCharType="begin"/>
        </w:r>
        <w:r w:rsidR="005965FD">
          <w:rPr>
            <w:noProof/>
            <w:webHidden/>
          </w:rPr>
          <w:instrText xml:space="preserve"> PAGEREF _Toc45195645 \h </w:instrText>
        </w:r>
        <w:r w:rsidR="005965FD">
          <w:rPr>
            <w:noProof/>
            <w:webHidden/>
          </w:rPr>
        </w:r>
        <w:r w:rsidR="005965FD">
          <w:rPr>
            <w:noProof/>
            <w:webHidden/>
          </w:rPr>
          <w:fldChar w:fldCharType="separate"/>
        </w:r>
        <w:r w:rsidR="005965FD">
          <w:rPr>
            <w:noProof/>
            <w:webHidden/>
          </w:rPr>
          <w:t>42</w:t>
        </w:r>
        <w:r w:rsidR="005965FD">
          <w:rPr>
            <w:noProof/>
            <w:webHidden/>
          </w:rPr>
          <w:fldChar w:fldCharType="end"/>
        </w:r>
      </w:hyperlink>
    </w:p>
    <w:p w14:paraId="4FE857E9" w14:textId="066BE2B4" w:rsidR="005965FD" w:rsidRDefault="004C168A">
      <w:pPr>
        <w:pStyle w:val="Inhopg3"/>
        <w:rPr>
          <w:rFonts w:asciiTheme="minorHAnsi" w:eastAsiaTheme="minorEastAsia" w:hAnsiTheme="minorHAnsi" w:cstheme="minorBidi"/>
          <w:noProof/>
          <w:sz w:val="22"/>
          <w:szCs w:val="22"/>
        </w:rPr>
      </w:pPr>
      <w:hyperlink w:anchor="_Toc45195646" w:history="1">
        <w:r w:rsidR="005965FD" w:rsidRPr="003615E4">
          <w:rPr>
            <w:rStyle w:val="Hyperlink"/>
            <w:noProof/>
          </w:rPr>
          <w:t>5.2.16</w:t>
        </w:r>
        <w:r w:rsidR="005965FD">
          <w:rPr>
            <w:rFonts w:asciiTheme="minorHAnsi" w:eastAsiaTheme="minorEastAsia" w:hAnsiTheme="minorHAnsi" w:cstheme="minorBidi"/>
            <w:noProof/>
            <w:sz w:val="22"/>
            <w:szCs w:val="22"/>
          </w:rPr>
          <w:tab/>
        </w:r>
        <w:r w:rsidR="005965FD" w:rsidRPr="003615E4">
          <w:rPr>
            <w:rStyle w:val="Hyperlink"/>
            <w:noProof/>
          </w:rPr>
          <w:t>Diagram per type kabel of leiding.</w:t>
        </w:r>
        <w:r w:rsidR="005965FD">
          <w:rPr>
            <w:noProof/>
            <w:webHidden/>
          </w:rPr>
          <w:tab/>
        </w:r>
        <w:r w:rsidR="005965FD">
          <w:rPr>
            <w:noProof/>
            <w:webHidden/>
          </w:rPr>
          <w:fldChar w:fldCharType="begin"/>
        </w:r>
        <w:r w:rsidR="005965FD">
          <w:rPr>
            <w:noProof/>
            <w:webHidden/>
          </w:rPr>
          <w:instrText xml:space="preserve"> PAGEREF _Toc45195646 \h </w:instrText>
        </w:r>
        <w:r w:rsidR="005965FD">
          <w:rPr>
            <w:noProof/>
            <w:webHidden/>
          </w:rPr>
        </w:r>
        <w:r w:rsidR="005965FD">
          <w:rPr>
            <w:noProof/>
            <w:webHidden/>
          </w:rPr>
          <w:fldChar w:fldCharType="separate"/>
        </w:r>
        <w:r w:rsidR="005965FD">
          <w:rPr>
            <w:noProof/>
            <w:webHidden/>
          </w:rPr>
          <w:t>43</w:t>
        </w:r>
        <w:r w:rsidR="005965FD">
          <w:rPr>
            <w:noProof/>
            <w:webHidden/>
          </w:rPr>
          <w:fldChar w:fldCharType="end"/>
        </w:r>
      </w:hyperlink>
    </w:p>
    <w:p w14:paraId="1F816E06" w14:textId="0457EF31" w:rsidR="005965FD" w:rsidRDefault="004C168A">
      <w:pPr>
        <w:pStyle w:val="Inhopg3"/>
        <w:rPr>
          <w:rFonts w:asciiTheme="minorHAnsi" w:eastAsiaTheme="minorEastAsia" w:hAnsiTheme="minorHAnsi" w:cstheme="minorBidi"/>
          <w:noProof/>
          <w:sz w:val="22"/>
          <w:szCs w:val="22"/>
        </w:rPr>
      </w:pPr>
      <w:hyperlink w:anchor="_Toc45195647" w:history="1">
        <w:r w:rsidR="005965FD" w:rsidRPr="003615E4">
          <w:rPr>
            <w:rStyle w:val="Hyperlink"/>
            <w:noProof/>
          </w:rPr>
          <w:t>5.2.17</w:t>
        </w:r>
        <w:r w:rsidR="005965FD">
          <w:rPr>
            <w:rFonts w:asciiTheme="minorHAnsi" w:eastAsiaTheme="minorEastAsia" w:hAnsiTheme="minorHAnsi" w:cstheme="minorBidi"/>
            <w:noProof/>
            <w:sz w:val="22"/>
            <w:szCs w:val="22"/>
          </w:rPr>
          <w:tab/>
        </w:r>
        <w:r w:rsidR="005965FD" w:rsidRPr="003615E4">
          <w:rPr>
            <w:rStyle w:val="Hyperlink"/>
            <w:noProof/>
          </w:rPr>
          <w:t>Elektriciteitskabel.</w:t>
        </w:r>
        <w:r w:rsidR="005965FD">
          <w:rPr>
            <w:noProof/>
            <w:webHidden/>
          </w:rPr>
          <w:tab/>
        </w:r>
        <w:r w:rsidR="005965FD">
          <w:rPr>
            <w:noProof/>
            <w:webHidden/>
          </w:rPr>
          <w:fldChar w:fldCharType="begin"/>
        </w:r>
        <w:r w:rsidR="005965FD">
          <w:rPr>
            <w:noProof/>
            <w:webHidden/>
          </w:rPr>
          <w:instrText xml:space="preserve"> PAGEREF _Toc45195647 \h </w:instrText>
        </w:r>
        <w:r w:rsidR="005965FD">
          <w:rPr>
            <w:noProof/>
            <w:webHidden/>
          </w:rPr>
        </w:r>
        <w:r w:rsidR="005965FD">
          <w:rPr>
            <w:noProof/>
            <w:webHidden/>
          </w:rPr>
          <w:fldChar w:fldCharType="separate"/>
        </w:r>
        <w:r w:rsidR="005965FD">
          <w:rPr>
            <w:noProof/>
            <w:webHidden/>
          </w:rPr>
          <w:t>44</w:t>
        </w:r>
        <w:r w:rsidR="005965FD">
          <w:rPr>
            <w:noProof/>
            <w:webHidden/>
          </w:rPr>
          <w:fldChar w:fldCharType="end"/>
        </w:r>
      </w:hyperlink>
    </w:p>
    <w:p w14:paraId="436690A1" w14:textId="49BE6B0E" w:rsidR="005965FD" w:rsidRDefault="004C168A">
      <w:pPr>
        <w:pStyle w:val="Inhopg3"/>
        <w:rPr>
          <w:rFonts w:asciiTheme="minorHAnsi" w:eastAsiaTheme="minorEastAsia" w:hAnsiTheme="minorHAnsi" w:cstheme="minorBidi"/>
          <w:noProof/>
          <w:sz w:val="22"/>
          <w:szCs w:val="22"/>
        </w:rPr>
      </w:pPr>
      <w:hyperlink w:anchor="_Toc45195648" w:history="1">
        <w:r w:rsidR="005965FD" w:rsidRPr="003615E4">
          <w:rPr>
            <w:rStyle w:val="Hyperlink"/>
            <w:noProof/>
          </w:rPr>
          <w:t>5.2.18</w:t>
        </w:r>
        <w:r w:rsidR="005965FD">
          <w:rPr>
            <w:rFonts w:asciiTheme="minorHAnsi" w:eastAsiaTheme="minorEastAsia" w:hAnsiTheme="minorHAnsi" w:cstheme="minorBidi"/>
            <w:noProof/>
            <w:sz w:val="22"/>
            <w:szCs w:val="22"/>
          </w:rPr>
          <w:tab/>
        </w:r>
        <w:r w:rsidR="005965FD" w:rsidRPr="003615E4">
          <w:rPr>
            <w:rStyle w:val="Hyperlink"/>
            <w:noProof/>
          </w:rPr>
          <w:t>Telecommunicatiekabel.</w:t>
        </w:r>
        <w:r w:rsidR="005965FD">
          <w:rPr>
            <w:noProof/>
            <w:webHidden/>
          </w:rPr>
          <w:tab/>
        </w:r>
        <w:r w:rsidR="005965FD">
          <w:rPr>
            <w:noProof/>
            <w:webHidden/>
          </w:rPr>
          <w:fldChar w:fldCharType="begin"/>
        </w:r>
        <w:r w:rsidR="005965FD">
          <w:rPr>
            <w:noProof/>
            <w:webHidden/>
          </w:rPr>
          <w:instrText xml:space="preserve"> PAGEREF _Toc45195648 \h </w:instrText>
        </w:r>
        <w:r w:rsidR="005965FD">
          <w:rPr>
            <w:noProof/>
            <w:webHidden/>
          </w:rPr>
        </w:r>
        <w:r w:rsidR="005965FD">
          <w:rPr>
            <w:noProof/>
            <w:webHidden/>
          </w:rPr>
          <w:fldChar w:fldCharType="separate"/>
        </w:r>
        <w:r w:rsidR="005965FD">
          <w:rPr>
            <w:noProof/>
            <w:webHidden/>
          </w:rPr>
          <w:t>45</w:t>
        </w:r>
        <w:r w:rsidR="005965FD">
          <w:rPr>
            <w:noProof/>
            <w:webHidden/>
          </w:rPr>
          <w:fldChar w:fldCharType="end"/>
        </w:r>
      </w:hyperlink>
    </w:p>
    <w:p w14:paraId="50C75005" w14:textId="5BBE0418" w:rsidR="005965FD" w:rsidRDefault="004C168A">
      <w:pPr>
        <w:pStyle w:val="Inhopg3"/>
        <w:rPr>
          <w:rFonts w:asciiTheme="minorHAnsi" w:eastAsiaTheme="minorEastAsia" w:hAnsiTheme="minorHAnsi" w:cstheme="minorBidi"/>
          <w:noProof/>
          <w:sz w:val="22"/>
          <w:szCs w:val="22"/>
        </w:rPr>
      </w:pPr>
      <w:hyperlink w:anchor="_Toc45195649" w:history="1">
        <w:r w:rsidR="005965FD" w:rsidRPr="003615E4">
          <w:rPr>
            <w:rStyle w:val="Hyperlink"/>
            <w:noProof/>
          </w:rPr>
          <w:t>5.2.19</w:t>
        </w:r>
        <w:r w:rsidR="005965FD">
          <w:rPr>
            <w:rFonts w:asciiTheme="minorHAnsi" w:eastAsiaTheme="minorEastAsia" w:hAnsiTheme="minorHAnsi" w:cstheme="minorBidi"/>
            <w:noProof/>
            <w:sz w:val="22"/>
            <w:szCs w:val="22"/>
          </w:rPr>
          <w:tab/>
        </w:r>
        <w:r w:rsidR="005965FD" w:rsidRPr="003615E4">
          <w:rPr>
            <w:rStyle w:val="Hyperlink"/>
            <w:noProof/>
          </w:rPr>
          <w:t>Olie-gas-chemicalienpijpleiding.</w:t>
        </w:r>
        <w:r w:rsidR="005965FD">
          <w:rPr>
            <w:noProof/>
            <w:webHidden/>
          </w:rPr>
          <w:tab/>
        </w:r>
        <w:r w:rsidR="005965FD">
          <w:rPr>
            <w:noProof/>
            <w:webHidden/>
          </w:rPr>
          <w:fldChar w:fldCharType="begin"/>
        </w:r>
        <w:r w:rsidR="005965FD">
          <w:rPr>
            <w:noProof/>
            <w:webHidden/>
          </w:rPr>
          <w:instrText xml:space="preserve"> PAGEREF _Toc45195649 \h </w:instrText>
        </w:r>
        <w:r w:rsidR="005965FD">
          <w:rPr>
            <w:noProof/>
            <w:webHidden/>
          </w:rPr>
        </w:r>
        <w:r w:rsidR="005965FD">
          <w:rPr>
            <w:noProof/>
            <w:webHidden/>
          </w:rPr>
          <w:fldChar w:fldCharType="separate"/>
        </w:r>
        <w:r w:rsidR="005965FD">
          <w:rPr>
            <w:noProof/>
            <w:webHidden/>
          </w:rPr>
          <w:t>46</w:t>
        </w:r>
        <w:r w:rsidR="005965FD">
          <w:rPr>
            <w:noProof/>
            <w:webHidden/>
          </w:rPr>
          <w:fldChar w:fldCharType="end"/>
        </w:r>
      </w:hyperlink>
    </w:p>
    <w:p w14:paraId="0955C05D" w14:textId="0827037A" w:rsidR="005965FD" w:rsidRDefault="004C168A">
      <w:pPr>
        <w:pStyle w:val="Inhopg3"/>
        <w:rPr>
          <w:rFonts w:asciiTheme="minorHAnsi" w:eastAsiaTheme="minorEastAsia" w:hAnsiTheme="minorHAnsi" w:cstheme="minorBidi"/>
          <w:noProof/>
          <w:sz w:val="22"/>
          <w:szCs w:val="22"/>
        </w:rPr>
      </w:pPr>
      <w:hyperlink w:anchor="_Toc45195650" w:history="1">
        <w:r w:rsidR="005965FD" w:rsidRPr="003615E4">
          <w:rPr>
            <w:rStyle w:val="Hyperlink"/>
            <w:noProof/>
          </w:rPr>
          <w:t>5.2.20</w:t>
        </w:r>
        <w:r w:rsidR="005965FD">
          <w:rPr>
            <w:rFonts w:asciiTheme="minorHAnsi" w:eastAsiaTheme="minorEastAsia" w:hAnsiTheme="minorHAnsi" w:cstheme="minorBidi"/>
            <w:noProof/>
            <w:sz w:val="22"/>
            <w:szCs w:val="22"/>
          </w:rPr>
          <w:tab/>
        </w:r>
        <w:r w:rsidR="005965FD" w:rsidRPr="003615E4">
          <w:rPr>
            <w:rStyle w:val="Hyperlink"/>
            <w:noProof/>
          </w:rPr>
          <w:t>Rioolleiding.</w:t>
        </w:r>
        <w:r w:rsidR="005965FD">
          <w:rPr>
            <w:noProof/>
            <w:webHidden/>
          </w:rPr>
          <w:tab/>
        </w:r>
        <w:r w:rsidR="005965FD">
          <w:rPr>
            <w:noProof/>
            <w:webHidden/>
          </w:rPr>
          <w:fldChar w:fldCharType="begin"/>
        </w:r>
        <w:r w:rsidR="005965FD">
          <w:rPr>
            <w:noProof/>
            <w:webHidden/>
          </w:rPr>
          <w:instrText xml:space="preserve"> PAGEREF _Toc45195650 \h </w:instrText>
        </w:r>
        <w:r w:rsidR="005965FD">
          <w:rPr>
            <w:noProof/>
            <w:webHidden/>
          </w:rPr>
        </w:r>
        <w:r w:rsidR="005965FD">
          <w:rPr>
            <w:noProof/>
            <w:webHidden/>
          </w:rPr>
          <w:fldChar w:fldCharType="separate"/>
        </w:r>
        <w:r w:rsidR="005965FD">
          <w:rPr>
            <w:noProof/>
            <w:webHidden/>
          </w:rPr>
          <w:t>47</w:t>
        </w:r>
        <w:r w:rsidR="005965FD">
          <w:rPr>
            <w:noProof/>
            <w:webHidden/>
          </w:rPr>
          <w:fldChar w:fldCharType="end"/>
        </w:r>
      </w:hyperlink>
    </w:p>
    <w:p w14:paraId="39C15C85" w14:textId="27E9E370" w:rsidR="005965FD" w:rsidRDefault="004C168A">
      <w:pPr>
        <w:pStyle w:val="Inhopg3"/>
        <w:rPr>
          <w:rFonts w:asciiTheme="minorHAnsi" w:eastAsiaTheme="minorEastAsia" w:hAnsiTheme="minorHAnsi" w:cstheme="minorBidi"/>
          <w:noProof/>
          <w:sz w:val="22"/>
          <w:szCs w:val="22"/>
        </w:rPr>
      </w:pPr>
      <w:hyperlink w:anchor="_Toc45195651" w:history="1">
        <w:r w:rsidR="005965FD" w:rsidRPr="003615E4">
          <w:rPr>
            <w:rStyle w:val="Hyperlink"/>
            <w:noProof/>
          </w:rPr>
          <w:t>5.2.21</w:t>
        </w:r>
        <w:r w:rsidR="005965FD">
          <w:rPr>
            <w:rFonts w:asciiTheme="minorHAnsi" w:eastAsiaTheme="minorEastAsia" w:hAnsiTheme="minorHAnsi" w:cstheme="minorBidi"/>
            <w:noProof/>
            <w:sz w:val="22"/>
            <w:szCs w:val="22"/>
          </w:rPr>
          <w:tab/>
        </w:r>
        <w:r w:rsidR="005965FD" w:rsidRPr="003615E4">
          <w:rPr>
            <w:rStyle w:val="Hyperlink"/>
            <w:noProof/>
          </w:rPr>
          <w:t>Waterleiding.</w:t>
        </w:r>
        <w:r w:rsidR="005965FD">
          <w:rPr>
            <w:noProof/>
            <w:webHidden/>
          </w:rPr>
          <w:tab/>
        </w:r>
        <w:r w:rsidR="005965FD">
          <w:rPr>
            <w:noProof/>
            <w:webHidden/>
          </w:rPr>
          <w:fldChar w:fldCharType="begin"/>
        </w:r>
        <w:r w:rsidR="005965FD">
          <w:rPr>
            <w:noProof/>
            <w:webHidden/>
          </w:rPr>
          <w:instrText xml:space="preserve"> PAGEREF _Toc45195651 \h </w:instrText>
        </w:r>
        <w:r w:rsidR="005965FD">
          <w:rPr>
            <w:noProof/>
            <w:webHidden/>
          </w:rPr>
        </w:r>
        <w:r w:rsidR="005965FD">
          <w:rPr>
            <w:noProof/>
            <w:webHidden/>
          </w:rPr>
          <w:fldChar w:fldCharType="separate"/>
        </w:r>
        <w:r w:rsidR="005965FD">
          <w:rPr>
            <w:noProof/>
            <w:webHidden/>
          </w:rPr>
          <w:t>48</w:t>
        </w:r>
        <w:r w:rsidR="005965FD">
          <w:rPr>
            <w:noProof/>
            <w:webHidden/>
          </w:rPr>
          <w:fldChar w:fldCharType="end"/>
        </w:r>
      </w:hyperlink>
    </w:p>
    <w:p w14:paraId="4A071EA7" w14:textId="63D49B8D" w:rsidR="005965FD" w:rsidRDefault="004C168A">
      <w:pPr>
        <w:pStyle w:val="Inhopg3"/>
        <w:rPr>
          <w:rFonts w:asciiTheme="minorHAnsi" w:eastAsiaTheme="minorEastAsia" w:hAnsiTheme="minorHAnsi" w:cstheme="minorBidi"/>
          <w:noProof/>
          <w:sz w:val="22"/>
          <w:szCs w:val="22"/>
        </w:rPr>
      </w:pPr>
      <w:hyperlink w:anchor="_Toc45195652" w:history="1">
        <w:r w:rsidR="005965FD" w:rsidRPr="003615E4">
          <w:rPr>
            <w:rStyle w:val="Hyperlink"/>
            <w:noProof/>
          </w:rPr>
          <w:t>5.2.22</w:t>
        </w:r>
        <w:r w:rsidR="005965FD">
          <w:rPr>
            <w:rFonts w:asciiTheme="minorHAnsi" w:eastAsiaTheme="minorEastAsia" w:hAnsiTheme="minorHAnsi" w:cstheme="minorBidi"/>
            <w:noProof/>
            <w:sz w:val="22"/>
            <w:szCs w:val="22"/>
          </w:rPr>
          <w:tab/>
        </w:r>
        <w:r w:rsidR="005965FD" w:rsidRPr="003615E4">
          <w:rPr>
            <w:rStyle w:val="Hyperlink"/>
            <w:noProof/>
          </w:rPr>
          <w:t>Thermische pijpleiding.</w:t>
        </w:r>
        <w:r w:rsidR="005965FD">
          <w:rPr>
            <w:noProof/>
            <w:webHidden/>
          </w:rPr>
          <w:tab/>
        </w:r>
        <w:r w:rsidR="005965FD">
          <w:rPr>
            <w:noProof/>
            <w:webHidden/>
          </w:rPr>
          <w:fldChar w:fldCharType="begin"/>
        </w:r>
        <w:r w:rsidR="005965FD">
          <w:rPr>
            <w:noProof/>
            <w:webHidden/>
          </w:rPr>
          <w:instrText xml:space="preserve"> PAGEREF _Toc45195652 \h </w:instrText>
        </w:r>
        <w:r w:rsidR="005965FD">
          <w:rPr>
            <w:noProof/>
            <w:webHidden/>
          </w:rPr>
        </w:r>
        <w:r w:rsidR="005965FD">
          <w:rPr>
            <w:noProof/>
            <w:webHidden/>
          </w:rPr>
          <w:fldChar w:fldCharType="separate"/>
        </w:r>
        <w:r w:rsidR="005965FD">
          <w:rPr>
            <w:noProof/>
            <w:webHidden/>
          </w:rPr>
          <w:t>49</w:t>
        </w:r>
        <w:r w:rsidR="005965FD">
          <w:rPr>
            <w:noProof/>
            <w:webHidden/>
          </w:rPr>
          <w:fldChar w:fldCharType="end"/>
        </w:r>
      </w:hyperlink>
    </w:p>
    <w:p w14:paraId="0E2FB953" w14:textId="1145BE0C" w:rsidR="005965FD" w:rsidRDefault="004C168A">
      <w:pPr>
        <w:pStyle w:val="Inhopg3"/>
        <w:rPr>
          <w:rFonts w:asciiTheme="minorHAnsi" w:eastAsiaTheme="minorEastAsia" w:hAnsiTheme="minorHAnsi" w:cstheme="minorBidi"/>
          <w:noProof/>
          <w:sz w:val="22"/>
          <w:szCs w:val="22"/>
        </w:rPr>
      </w:pPr>
      <w:hyperlink w:anchor="_Toc45195653" w:history="1">
        <w:r w:rsidR="005965FD" w:rsidRPr="003615E4">
          <w:rPr>
            <w:rStyle w:val="Hyperlink"/>
            <w:noProof/>
          </w:rPr>
          <w:t>5.2.23</w:t>
        </w:r>
        <w:r w:rsidR="005965FD">
          <w:rPr>
            <w:rFonts w:asciiTheme="minorHAnsi" w:eastAsiaTheme="minorEastAsia" w:hAnsiTheme="minorHAnsi" w:cstheme="minorBidi"/>
            <w:noProof/>
            <w:sz w:val="22"/>
            <w:szCs w:val="22"/>
          </w:rPr>
          <w:tab/>
        </w:r>
        <w:r w:rsidR="005965FD" w:rsidRPr="003615E4">
          <w:rPr>
            <w:rStyle w:val="Hyperlink"/>
            <w:noProof/>
          </w:rPr>
          <w:t>Overig en Weesleiding.</w:t>
        </w:r>
        <w:r w:rsidR="005965FD">
          <w:rPr>
            <w:noProof/>
            <w:webHidden/>
          </w:rPr>
          <w:tab/>
        </w:r>
        <w:r w:rsidR="005965FD">
          <w:rPr>
            <w:noProof/>
            <w:webHidden/>
          </w:rPr>
          <w:fldChar w:fldCharType="begin"/>
        </w:r>
        <w:r w:rsidR="005965FD">
          <w:rPr>
            <w:noProof/>
            <w:webHidden/>
          </w:rPr>
          <w:instrText xml:space="preserve"> PAGEREF _Toc45195653 \h </w:instrText>
        </w:r>
        <w:r w:rsidR="005965FD">
          <w:rPr>
            <w:noProof/>
            <w:webHidden/>
          </w:rPr>
        </w:r>
        <w:r w:rsidR="005965FD">
          <w:rPr>
            <w:noProof/>
            <w:webHidden/>
          </w:rPr>
          <w:fldChar w:fldCharType="separate"/>
        </w:r>
        <w:r w:rsidR="005965FD">
          <w:rPr>
            <w:noProof/>
            <w:webHidden/>
          </w:rPr>
          <w:t>50</w:t>
        </w:r>
        <w:r w:rsidR="005965FD">
          <w:rPr>
            <w:noProof/>
            <w:webHidden/>
          </w:rPr>
          <w:fldChar w:fldCharType="end"/>
        </w:r>
      </w:hyperlink>
    </w:p>
    <w:p w14:paraId="57E551A9" w14:textId="7293A3B0" w:rsidR="005965FD" w:rsidRDefault="004C168A">
      <w:pPr>
        <w:pStyle w:val="Inhopg3"/>
        <w:rPr>
          <w:rFonts w:asciiTheme="minorHAnsi" w:eastAsiaTheme="minorEastAsia" w:hAnsiTheme="minorHAnsi" w:cstheme="minorBidi"/>
          <w:noProof/>
          <w:sz w:val="22"/>
          <w:szCs w:val="22"/>
        </w:rPr>
      </w:pPr>
      <w:hyperlink w:anchor="_Toc45195654" w:history="1">
        <w:r w:rsidR="005965FD" w:rsidRPr="003615E4">
          <w:rPr>
            <w:rStyle w:val="Hyperlink"/>
            <w:noProof/>
          </w:rPr>
          <w:t>5.2.24</w:t>
        </w:r>
        <w:r w:rsidR="005965FD">
          <w:rPr>
            <w:rFonts w:asciiTheme="minorHAnsi" w:eastAsiaTheme="minorEastAsia" w:hAnsiTheme="minorHAnsi" w:cstheme="minorBidi"/>
            <w:noProof/>
            <w:sz w:val="22"/>
            <w:szCs w:val="22"/>
          </w:rPr>
          <w:tab/>
        </w:r>
        <w:r w:rsidR="005965FD" w:rsidRPr="003615E4">
          <w:rPr>
            <w:rStyle w:val="Hyperlink"/>
            <w:noProof/>
          </w:rPr>
          <w:t>Leidingelementen per type net (thema).</w:t>
        </w:r>
        <w:r w:rsidR="005965FD">
          <w:rPr>
            <w:noProof/>
            <w:webHidden/>
          </w:rPr>
          <w:tab/>
        </w:r>
        <w:r w:rsidR="005965FD">
          <w:rPr>
            <w:noProof/>
            <w:webHidden/>
          </w:rPr>
          <w:fldChar w:fldCharType="begin"/>
        </w:r>
        <w:r w:rsidR="005965FD">
          <w:rPr>
            <w:noProof/>
            <w:webHidden/>
          </w:rPr>
          <w:instrText xml:space="preserve"> PAGEREF _Toc45195654 \h </w:instrText>
        </w:r>
        <w:r w:rsidR="005965FD">
          <w:rPr>
            <w:noProof/>
            <w:webHidden/>
          </w:rPr>
        </w:r>
        <w:r w:rsidR="005965FD">
          <w:rPr>
            <w:noProof/>
            <w:webHidden/>
          </w:rPr>
          <w:fldChar w:fldCharType="separate"/>
        </w:r>
        <w:r w:rsidR="005965FD">
          <w:rPr>
            <w:noProof/>
            <w:webHidden/>
          </w:rPr>
          <w:t>51</w:t>
        </w:r>
        <w:r w:rsidR="005965FD">
          <w:rPr>
            <w:noProof/>
            <w:webHidden/>
          </w:rPr>
          <w:fldChar w:fldCharType="end"/>
        </w:r>
      </w:hyperlink>
    </w:p>
    <w:p w14:paraId="137A9631" w14:textId="7A677295" w:rsidR="005965FD" w:rsidRDefault="004C168A">
      <w:pPr>
        <w:pStyle w:val="Inhopg3"/>
        <w:rPr>
          <w:rFonts w:asciiTheme="minorHAnsi" w:eastAsiaTheme="minorEastAsia" w:hAnsiTheme="minorHAnsi" w:cstheme="minorBidi"/>
          <w:noProof/>
          <w:sz w:val="22"/>
          <w:szCs w:val="22"/>
        </w:rPr>
      </w:pPr>
      <w:hyperlink w:anchor="_Toc45195655" w:history="1">
        <w:r w:rsidR="005965FD" w:rsidRPr="003615E4">
          <w:rPr>
            <w:rStyle w:val="Hyperlink"/>
            <w:noProof/>
          </w:rPr>
          <w:t>5.2.25</w:t>
        </w:r>
        <w:r w:rsidR="005965FD">
          <w:rPr>
            <w:rFonts w:asciiTheme="minorHAnsi" w:eastAsiaTheme="minorEastAsia" w:hAnsiTheme="minorHAnsi" w:cstheme="minorBidi"/>
            <w:noProof/>
            <w:sz w:val="22"/>
            <w:szCs w:val="22"/>
          </w:rPr>
          <w:tab/>
        </w:r>
        <w:r w:rsidR="005965FD" w:rsidRPr="003615E4">
          <w:rPr>
            <w:rStyle w:val="Hyperlink"/>
            <w:noProof/>
          </w:rPr>
          <w:t>WIBON – Uitleveren van gebiedsinformatie.</w:t>
        </w:r>
        <w:r w:rsidR="005965FD">
          <w:rPr>
            <w:noProof/>
            <w:webHidden/>
          </w:rPr>
          <w:tab/>
        </w:r>
        <w:r w:rsidR="005965FD">
          <w:rPr>
            <w:noProof/>
            <w:webHidden/>
          </w:rPr>
          <w:fldChar w:fldCharType="begin"/>
        </w:r>
        <w:r w:rsidR="005965FD">
          <w:rPr>
            <w:noProof/>
            <w:webHidden/>
          </w:rPr>
          <w:instrText xml:space="preserve"> PAGEREF _Toc45195655 \h </w:instrText>
        </w:r>
        <w:r w:rsidR="005965FD">
          <w:rPr>
            <w:noProof/>
            <w:webHidden/>
          </w:rPr>
        </w:r>
        <w:r w:rsidR="005965FD">
          <w:rPr>
            <w:noProof/>
            <w:webHidden/>
          </w:rPr>
          <w:fldChar w:fldCharType="separate"/>
        </w:r>
        <w:r w:rsidR="005965FD">
          <w:rPr>
            <w:noProof/>
            <w:webHidden/>
          </w:rPr>
          <w:t>52</w:t>
        </w:r>
        <w:r w:rsidR="005965FD">
          <w:rPr>
            <w:noProof/>
            <w:webHidden/>
          </w:rPr>
          <w:fldChar w:fldCharType="end"/>
        </w:r>
      </w:hyperlink>
    </w:p>
    <w:p w14:paraId="60E08873" w14:textId="08DAB265" w:rsidR="005965FD" w:rsidRDefault="004C168A">
      <w:pPr>
        <w:pStyle w:val="Inhopg3"/>
        <w:rPr>
          <w:rFonts w:asciiTheme="minorHAnsi" w:eastAsiaTheme="minorEastAsia" w:hAnsiTheme="minorHAnsi" w:cstheme="minorBidi"/>
          <w:noProof/>
          <w:sz w:val="22"/>
          <w:szCs w:val="22"/>
        </w:rPr>
      </w:pPr>
      <w:hyperlink w:anchor="_Toc45195656" w:history="1">
        <w:r w:rsidR="005965FD" w:rsidRPr="003615E4">
          <w:rPr>
            <w:rStyle w:val="Hyperlink"/>
            <w:noProof/>
          </w:rPr>
          <w:t>5.2.26</w:t>
        </w:r>
        <w:r w:rsidR="005965FD">
          <w:rPr>
            <w:rFonts w:asciiTheme="minorHAnsi" w:eastAsiaTheme="minorEastAsia" w:hAnsiTheme="minorHAnsi" w:cstheme="minorBidi"/>
            <w:noProof/>
            <w:sz w:val="22"/>
            <w:szCs w:val="22"/>
          </w:rPr>
          <w:tab/>
        </w:r>
        <w:r w:rsidR="005965FD" w:rsidRPr="003615E4">
          <w:rPr>
            <w:rStyle w:val="Hyperlink"/>
            <w:noProof/>
          </w:rPr>
          <w:t>Identifier management.</w:t>
        </w:r>
        <w:r w:rsidR="005965FD">
          <w:rPr>
            <w:noProof/>
            <w:webHidden/>
          </w:rPr>
          <w:tab/>
        </w:r>
        <w:r w:rsidR="005965FD">
          <w:rPr>
            <w:noProof/>
            <w:webHidden/>
          </w:rPr>
          <w:fldChar w:fldCharType="begin"/>
        </w:r>
        <w:r w:rsidR="005965FD">
          <w:rPr>
            <w:noProof/>
            <w:webHidden/>
          </w:rPr>
          <w:instrText xml:space="preserve"> PAGEREF _Toc45195656 \h </w:instrText>
        </w:r>
        <w:r w:rsidR="005965FD">
          <w:rPr>
            <w:noProof/>
            <w:webHidden/>
          </w:rPr>
        </w:r>
        <w:r w:rsidR="005965FD">
          <w:rPr>
            <w:noProof/>
            <w:webHidden/>
          </w:rPr>
          <w:fldChar w:fldCharType="separate"/>
        </w:r>
        <w:r w:rsidR="005965FD">
          <w:rPr>
            <w:noProof/>
            <w:webHidden/>
          </w:rPr>
          <w:t>55</w:t>
        </w:r>
        <w:r w:rsidR="005965FD">
          <w:rPr>
            <w:noProof/>
            <w:webHidden/>
          </w:rPr>
          <w:fldChar w:fldCharType="end"/>
        </w:r>
      </w:hyperlink>
    </w:p>
    <w:p w14:paraId="20DF9BE4" w14:textId="661177E2" w:rsidR="005965FD" w:rsidRDefault="004C168A">
      <w:pPr>
        <w:pStyle w:val="Inhopg3"/>
        <w:rPr>
          <w:rFonts w:asciiTheme="minorHAnsi" w:eastAsiaTheme="minorEastAsia" w:hAnsiTheme="minorHAnsi" w:cstheme="minorBidi"/>
          <w:noProof/>
          <w:sz w:val="22"/>
          <w:szCs w:val="22"/>
        </w:rPr>
      </w:pPr>
      <w:hyperlink w:anchor="_Toc45195657" w:history="1">
        <w:r w:rsidR="005965FD" w:rsidRPr="003615E4">
          <w:rPr>
            <w:rStyle w:val="Hyperlink"/>
            <w:noProof/>
          </w:rPr>
          <w:t>5.2.27</w:t>
        </w:r>
        <w:r w:rsidR="005965FD">
          <w:rPr>
            <w:rFonts w:asciiTheme="minorHAnsi" w:eastAsiaTheme="minorEastAsia" w:hAnsiTheme="minorHAnsi" w:cstheme="minorBidi"/>
            <w:noProof/>
            <w:sz w:val="22"/>
            <w:szCs w:val="22"/>
          </w:rPr>
          <w:tab/>
        </w:r>
        <w:r w:rsidR="005965FD" w:rsidRPr="003615E4">
          <w:rPr>
            <w:rStyle w:val="Hyperlink"/>
            <w:noProof/>
          </w:rPr>
          <w:t>Tijd representatie en temporeel model.</w:t>
        </w:r>
        <w:r w:rsidR="005965FD">
          <w:rPr>
            <w:noProof/>
            <w:webHidden/>
          </w:rPr>
          <w:tab/>
        </w:r>
        <w:r w:rsidR="005965FD">
          <w:rPr>
            <w:noProof/>
            <w:webHidden/>
          </w:rPr>
          <w:fldChar w:fldCharType="begin"/>
        </w:r>
        <w:r w:rsidR="005965FD">
          <w:rPr>
            <w:noProof/>
            <w:webHidden/>
          </w:rPr>
          <w:instrText xml:space="preserve"> PAGEREF _Toc45195657 \h </w:instrText>
        </w:r>
        <w:r w:rsidR="005965FD">
          <w:rPr>
            <w:noProof/>
            <w:webHidden/>
          </w:rPr>
        </w:r>
        <w:r w:rsidR="005965FD">
          <w:rPr>
            <w:noProof/>
            <w:webHidden/>
          </w:rPr>
          <w:fldChar w:fldCharType="separate"/>
        </w:r>
        <w:r w:rsidR="005965FD">
          <w:rPr>
            <w:noProof/>
            <w:webHidden/>
          </w:rPr>
          <w:t>57</w:t>
        </w:r>
        <w:r w:rsidR="005965FD">
          <w:rPr>
            <w:noProof/>
            <w:webHidden/>
          </w:rPr>
          <w:fldChar w:fldCharType="end"/>
        </w:r>
      </w:hyperlink>
    </w:p>
    <w:p w14:paraId="3D6C33D3" w14:textId="1EB394F8" w:rsidR="005965FD" w:rsidRDefault="004C168A">
      <w:pPr>
        <w:pStyle w:val="Inhopg2"/>
        <w:rPr>
          <w:rFonts w:asciiTheme="minorHAnsi" w:eastAsiaTheme="minorEastAsia" w:hAnsiTheme="minorHAnsi" w:cstheme="minorBidi"/>
          <w:sz w:val="22"/>
          <w:szCs w:val="22"/>
        </w:rPr>
      </w:pPr>
      <w:hyperlink w:anchor="_Toc45195658" w:history="1">
        <w:r w:rsidR="005965FD" w:rsidRPr="003615E4">
          <w:rPr>
            <w:rStyle w:val="Hyperlink"/>
          </w:rPr>
          <w:t>5.3</w:t>
        </w:r>
        <w:r w:rsidR="005965FD">
          <w:rPr>
            <w:rFonts w:asciiTheme="minorHAnsi" w:eastAsiaTheme="minorEastAsia" w:hAnsiTheme="minorHAnsi" w:cstheme="minorBidi"/>
            <w:sz w:val="22"/>
            <w:szCs w:val="22"/>
          </w:rPr>
          <w:tab/>
        </w:r>
        <w:r w:rsidR="005965FD" w:rsidRPr="003615E4">
          <w:rPr>
            <w:rStyle w:val="Hyperlink"/>
          </w:rPr>
          <w:t>Andere toepassingen van IMKL.</w:t>
        </w:r>
        <w:r w:rsidR="005965FD">
          <w:rPr>
            <w:webHidden/>
          </w:rPr>
          <w:tab/>
        </w:r>
        <w:r w:rsidR="005965FD">
          <w:rPr>
            <w:webHidden/>
          </w:rPr>
          <w:fldChar w:fldCharType="begin"/>
        </w:r>
        <w:r w:rsidR="005965FD">
          <w:rPr>
            <w:webHidden/>
          </w:rPr>
          <w:instrText xml:space="preserve"> PAGEREF _Toc45195658 \h </w:instrText>
        </w:r>
        <w:r w:rsidR="005965FD">
          <w:rPr>
            <w:webHidden/>
          </w:rPr>
        </w:r>
        <w:r w:rsidR="005965FD">
          <w:rPr>
            <w:webHidden/>
          </w:rPr>
          <w:fldChar w:fldCharType="separate"/>
        </w:r>
        <w:r w:rsidR="005965FD">
          <w:rPr>
            <w:webHidden/>
          </w:rPr>
          <w:t>59</w:t>
        </w:r>
        <w:r w:rsidR="005965FD">
          <w:rPr>
            <w:webHidden/>
          </w:rPr>
          <w:fldChar w:fldCharType="end"/>
        </w:r>
      </w:hyperlink>
    </w:p>
    <w:p w14:paraId="7B0CEFC1" w14:textId="482E15EF" w:rsidR="005965FD" w:rsidRDefault="004C168A">
      <w:pPr>
        <w:pStyle w:val="Inhopg3"/>
        <w:rPr>
          <w:rFonts w:asciiTheme="minorHAnsi" w:eastAsiaTheme="minorEastAsia" w:hAnsiTheme="minorHAnsi" w:cstheme="minorBidi"/>
          <w:noProof/>
          <w:sz w:val="22"/>
          <w:szCs w:val="22"/>
        </w:rPr>
      </w:pPr>
      <w:hyperlink w:anchor="_Toc45195660" w:history="1">
        <w:r w:rsidR="005965FD" w:rsidRPr="003615E4">
          <w:rPr>
            <w:rStyle w:val="Hyperlink"/>
            <w:noProof/>
          </w:rPr>
          <w:t>5.3.1</w:t>
        </w:r>
        <w:r w:rsidR="005965FD">
          <w:rPr>
            <w:rFonts w:asciiTheme="minorHAnsi" w:eastAsiaTheme="minorEastAsia" w:hAnsiTheme="minorHAnsi" w:cstheme="minorBidi"/>
            <w:noProof/>
            <w:sz w:val="22"/>
            <w:szCs w:val="22"/>
          </w:rPr>
          <w:tab/>
        </w:r>
        <w:r w:rsidR="005965FD" w:rsidRPr="003615E4">
          <w:rPr>
            <w:rStyle w:val="Hyperlink"/>
            <w:noProof/>
          </w:rPr>
          <w:t>UML - Buisleidingen Risicoregister overzicht.</w:t>
        </w:r>
        <w:r w:rsidR="005965FD">
          <w:rPr>
            <w:noProof/>
            <w:webHidden/>
          </w:rPr>
          <w:tab/>
        </w:r>
        <w:r w:rsidR="005965FD">
          <w:rPr>
            <w:noProof/>
            <w:webHidden/>
          </w:rPr>
          <w:fldChar w:fldCharType="begin"/>
        </w:r>
        <w:r w:rsidR="005965FD">
          <w:rPr>
            <w:noProof/>
            <w:webHidden/>
          </w:rPr>
          <w:instrText xml:space="preserve"> PAGEREF _Toc45195660 \h </w:instrText>
        </w:r>
        <w:r w:rsidR="005965FD">
          <w:rPr>
            <w:noProof/>
            <w:webHidden/>
          </w:rPr>
        </w:r>
        <w:r w:rsidR="005965FD">
          <w:rPr>
            <w:noProof/>
            <w:webHidden/>
          </w:rPr>
          <w:fldChar w:fldCharType="separate"/>
        </w:r>
        <w:r w:rsidR="005965FD">
          <w:rPr>
            <w:noProof/>
            <w:webHidden/>
          </w:rPr>
          <w:t>60</w:t>
        </w:r>
        <w:r w:rsidR="005965FD">
          <w:rPr>
            <w:noProof/>
            <w:webHidden/>
          </w:rPr>
          <w:fldChar w:fldCharType="end"/>
        </w:r>
      </w:hyperlink>
    </w:p>
    <w:p w14:paraId="3A56B19B" w14:textId="2CD57601" w:rsidR="005965FD" w:rsidRDefault="004C168A">
      <w:pPr>
        <w:pStyle w:val="Inhopg3"/>
        <w:rPr>
          <w:rFonts w:asciiTheme="minorHAnsi" w:eastAsiaTheme="minorEastAsia" w:hAnsiTheme="minorHAnsi" w:cstheme="minorBidi"/>
          <w:noProof/>
          <w:sz w:val="22"/>
          <w:szCs w:val="22"/>
        </w:rPr>
      </w:pPr>
      <w:hyperlink w:anchor="_Toc45195661" w:history="1">
        <w:r w:rsidR="005965FD" w:rsidRPr="003615E4">
          <w:rPr>
            <w:rStyle w:val="Hyperlink"/>
            <w:noProof/>
          </w:rPr>
          <w:t>5.3.2</w:t>
        </w:r>
        <w:r w:rsidR="005965FD">
          <w:rPr>
            <w:rFonts w:asciiTheme="minorHAnsi" w:eastAsiaTheme="minorEastAsia" w:hAnsiTheme="minorHAnsi" w:cstheme="minorBidi"/>
            <w:noProof/>
            <w:sz w:val="22"/>
            <w:szCs w:val="22"/>
          </w:rPr>
          <w:tab/>
        </w:r>
        <w:r w:rsidR="005965FD" w:rsidRPr="003615E4">
          <w:rPr>
            <w:rStyle w:val="Hyperlink"/>
            <w:noProof/>
          </w:rPr>
          <w:t>UML - Stedelijk water overzicht.</w:t>
        </w:r>
        <w:r w:rsidR="005965FD">
          <w:rPr>
            <w:noProof/>
            <w:webHidden/>
          </w:rPr>
          <w:tab/>
        </w:r>
        <w:r w:rsidR="005965FD">
          <w:rPr>
            <w:noProof/>
            <w:webHidden/>
          </w:rPr>
          <w:fldChar w:fldCharType="begin"/>
        </w:r>
        <w:r w:rsidR="005965FD">
          <w:rPr>
            <w:noProof/>
            <w:webHidden/>
          </w:rPr>
          <w:instrText xml:space="preserve"> PAGEREF _Toc45195661 \h </w:instrText>
        </w:r>
        <w:r w:rsidR="005965FD">
          <w:rPr>
            <w:noProof/>
            <w:webHidden/>
          </w:rPr>
        </w:r>
        <w:r w:rsidR="005965FD">
          <w:rPr>
            <w:noProof/>
            <w:webHidden/>
          </w:rPr>
          <w:fldChar w:fldCharType="separate"/>
        </w:r>
        <w:r w:rsidR="005965FD">
          <w:rPr>
            <w:noProof/>
            <w:webHidden/>
          </w:rPr>
          <w:t>62</w:t>
        </w:r>
        <w:r w:rsidR="005965FD">
          <w:rPr>
            <w:noProof/>
            <w:webHidden/>
          </w:rPr>
          <w:fldChar w:fldCharType="end"/>
        </w:r>
      </w:hyperlink>
    </w:p>
    <w:p w14:paraId="2AE84FC4" w14:textId="5CFBBFD0" w:rsidR="005965FD" w:rsidRDefault="004C168A">
      <w:pPr>
        <w:pStyle w:val="Inhopg2"/>
        <w:rPr>
          <w:rFonts w:asciiTheme="minorHAnsi" w:eastAsiaTheme="minorEastAsia" w:hAnsiTheme="minorHAnsi" w:cstheme="minorBidi"/>
          <w:sz w:val="22"/>
          <w:szCs w:val="22"/>
        </w:rPr>
      </w:pPr>
      <w:hyperlink w:anchor="_Toc45195662" w:history="1">
        <w:r w:rsidR="005965FD" w:rsidRPr="003615E4">
          <w:rPr>
            <w:rStyle w:val="Hyperlink"/>
          </w:rPr>
          <w:t>5.4</w:t>
        </w:r>
        <w:r w:rsidR="005965FD">
          <w:rPr>
            <w:rFonts w:asciiTheme="minorHAnsi" w:eastAsiaTheme="minorEastAsia" w:hAnsiTheme="minorHAnsi" w:cstheme="minorBidi"/>
            <w:sz w:val="22"/>
            <w:szCs w:val="22"/>
          </w:rPr>
          <w:tab/>
        </w:r>
        <w:r w:rsidR="005965FD" w:rsidRPr="003615E4">
          <w:rPr>
            <w:rStyle w:val="Hyperlink"/>
          </w:rPr>
          <w:t>Objectcatalogus.</w:t>
        </w:r>
        <w:r w:rsidR="005965FD">
          <w:rPr>
            <w:webHidden/>
          </w:rPr>
          <w:tab/>
        </w:r>
        <w:r w:rsidR="005965FD">
          <w:rPr>
            <w:webHidden/>
          </w:rPr>
          <w:fldChar w:fldCharType="begin"/>
        </w:r>
        <w:r w:rsidR="005965FD">
          <w:rPr>
            <w:webHidden/>
          </w:rPr>
          <w:instrText xml:space="preserve"> PAGEREF _Toc45195662 \h </w:instrText>
        </w:r>
        <w:r w:rsidR="005965FD">
          <w:rPr>
            <w:webHidden/>
          </w:rPr>
        </w:r>
        <w:r w:rsidR="005965FD">
          <w:rPr>
            <w:webHidden/>
          </w:rPr>
          <w:fldChar w:fldCharType="separate"/>
        </w:r>
        <w:r w:rsidR="005965FD">
          <w:rPr>
            <w:webHidden/>
          </w:rPr>
          <w:t>64</w:t>
        </w:r>
        <w:r w:rsidR="005965FD">
          <w:rPr>
            <w:webHidden/>
          </w:rPr>
          <w:fldChar w:fldCharType="end"/>
        </w:r>
      </w:hyperlink>
    </w:p>
    <w:p w14:paraId="2D48DE7B" w14:textId="43766EB1" w:rsidR="005965FD" w:rsidRDefault="004C168A">
      <w:pPr>
        <w:pStyle w:val="Inhopg3"/>
        <w:rPr>
          <w:rFonts w:asciiTheme="minorHAnsi" w:eastAsiaTheme="minorEastAsia" w:hAnsiTheme="minorHAnsi" w:cstheme="minorBidi"/>
          <w:noProof/>
          <w:sz w:val="22"/>
          <w:szCs w:val="22"/>
        </w:rPr>
      </w:pPr>
      <w:hyperlink w:anchor="_Toc45195663" w:history="1">
        <w:r w:rsidR="005965FD" w:rsidRPr="003615E4">
          <w:rPr>
            <w:rStyle w:val="Hyperlink"/>
            <w:noProof/>
          </w:rPr>
          <w:t>5.4.1</w:t>
        </w:r>
        <w:r w:rsidR="005965FD">
          <w:rPr>
            <w:rFonts w:asciiTheme="minorHAnsi" w:eastAsiaTheme="minorEastAsia" w:hAnsiTheme="minorHAnsi" w:cstheme="minorBidi"/>
            <w:noProof/>
            <w:sz w:val="22"/>
            <w:szCs w:val="22"/>
          </w:rPr>
          <w:tab/>
        </w:r>
        <w:r w:rsidR="005965FD" w:rsidRPr="003615E4">
          <w:rPr>
            <w:rStyle w:val="Hyperlink"/>
            <w:noProof/>
          </w:rPr>
          <w:t>Geografische objecten.</w:t>
        </w:r>
        <w:r w:rsidR="005965FD">
          <w:rPr>
            <w:noProof/>
            <w:webHidden/>
          </w:rPr>
          <w:tab/>
        </w:r>
        <w:r w:rsidR="005965FD">
          <w:rPr>
            <w:noProof/>
            <w:webHidden/>
          </w:rPr>
          <w:fldChar w:fldCharType="begin"/>
        </w:r>
        <w:r w:rsidR="005965FD">
          <w:rPr>
            <w:noProof/>
            <w:webHidden/>
          </w:rPr>
          <w:instrText xml:space="preserve"> PAGEREF _Toc45195663 \h </w:instrText>
        </w:r>
        <w:r w:rsidR="005965FD">
          <w:rPr>
            <w:noProof/>
            <w:webHidden/>
          </w:rPr>
        </w:r>
        <w:r w:rsidR="005965FD">
          <w:rPr>
            <w:noProof/>
            <w:webHidden/>
          </w:rPr>
          <w:fldChar w:fldCharType="separate"/>
        </w:r>
        <w:r w:rsidR="005965FD">
          <w:rPr>
            <w:noProof/>
            <w:webHidden/>
          </w:rPr>
          <w:t>67</w:t>
        </w:r>
        <w:r w:rsidR="005965FD">
          <w:rPr>
            <w:noProof/>
            <w:webHidden/>
          </w:rPr>
          <w:fldChar w:fldCharType="end"/>
        </w:r>
      </w:hyperlink>
    </w:p>
    <w:p w14:paraId="5F8BEB13" w14:textId="0277B36A" w:rsidR="005965FD" w:rsidRDefault="004C168A">
      <w:pPr>
        <w:pStyle w:val="Inhopg3"/>
        <w:rPr>
          <w:rFonts w:asciiTheme="minorHAnsi" w:eastAsiaTheme="minorEastAsia" w:hAnsiTheme="minorHAnsi" w:cstheme="minorBidi"/>
          <w:noProof/>
          <w:sz w:val="22"/>
          <w:szCs w:val="22"/>
        </w:rPr>
      </w:pPr>
      <w:hyperlink w:anchor="_Toc45195664" w:history="1">
        <w:r w:rsidR="005965FD" w:rsidRPr="003615E4">
          <w:rPr>
            <w:rStyle w:val="Hyperlink"/>
            <w:noProof/>
          </w:rPr>
          <w:t>5.4.2</w:t>
        </w:r>
        <w:r w:rsidR="005965FD">
          <w:rPr>
            <w:rFonts w:asciiTheme="minorHAnsi" w:eastAsiaTheme="minorEastAsia" w:hAnsiTheme="minorHAnsi" w:cstheme="minorBidi"/>
            <w:noProof/>
            <w:sz w:val="22"/>
            <w:szCs w:val="22"/>
          </w:rPr>
          <w:tab/>
        </w:r>
        <w:r w:rsidR="005965FD" w:rsidRPr="003615E4">
          <w:rPr>
            <w:rStyle w:val="Hyperlink"/>
            <w:noProof/>
          </w:rPr>
          <w:t>Data typen.</w:t>
        </w:r>
        <w:r w:rsidR="005965FD">
          <w:rPr>
            <w:noProof/>
            <w:webHidden/>
          </w:rPr>
          <w:tab/>
        </w:r>
        <w:r w:rsidR="005965FD">
          <w:rPr>
            <w:noProof/>
            <w:webHidden/>
          </w:rPr>
          <w:fldChar w:fldCharType="begin"/>
        </w:r>
        <w:r w:rsidR="005965FD">
          <w:rPr>
            <w:noProof/>
            <w:webHidden/>
          </w:rPr>
          <w:instrText xml:space="preserve"> PAGEREF _Toc45195664 \h </w:instrText>
        </w:r>
        <w:r w:rsidR="005965FD">
          <w:rPr>
            <w:noProof/>
            <w:webHidden/>
          </w:rPr>
        </w:r>
        <w:r w:rsidR="005965FD">
          <w:rPr>
            <w:noProof/>
            <w:webHidden/>
          </w:rPr>
          <w:fldChar w:fldCharType="separate"/>
        </w:r>
        <w:r w:rsidR="005965FD">
          <w:rPr>
            <w:noProof/>
            <w:webHidden/>
          </w:rPr>
          <w:t>67</w:t>
        </w:r>
        <w:r w:rsidR="005965FD">
          <w:rPr>
            <w:noProof/>
            <w:webHidden/>
          </w:rPr>
          <w:fldChar w:fldCharType="end"/>
        </w:r>
      </w:hyperlink>
    </w:p>
    <w:p w14:paraId="15C6224E" w14:textId="03747C22" w:rsidR="005965FD" w:rsidRDefault="004C168A">
      <w:pPr>
        <w:pStyle w:val="Inhopg3"/>
        <w:rPr>
          <w:rFonts w:asciiTheme="minorHAnsi" w:eastAsiaTheme="minorEastAsia" w:hAnsiTheme="minorHAnsi" w:cstheme="minorBidi"/>
          <w:noProof/>
          <w:sz w:val="22"/>
          <w:szCs w:val="22"/>
        </w:rPr>
      </w:pPr>
      <w:hyperlink w:anchor="_Toc45195665" w:history="1">
        <w:r w:rsidR="005965FD" w:rsidRPr="003615E4">
          <w:rPr>
            <w:rStyle w:val="Hyperlink"/>
            <w:noProof/>
          </w:rPr>
          <w:t>5.4.3</w:t>
        </w:r>
        <w:r w:rsidR="005965FD">
          <w:rPr>
            <w:rFonts w:asciiTheme="minorHAnsi" w:eastAsiaTheme="minorEastAsia" w:hAnsiTheme="minorHAnsi" w:cstheme="minorBidi"/>
            <w:noProof/>
            <w:sz w:val="22"/>
            <w:szCs w:val="22"/>
          </w:rPr>
          <w:tab/>
        </w:r>
        <w:r w:rsidR="005965FD" w:rsidRPr="003615E4">
          <w:rPr>
            <w:rStyle w:val="Hyperlink"/>
            <w:noProof/>
          </w:rPr>
          <w:t>Waardelijsten.</w:t>
        </w:r>
        <w:r w:rsidR="005965FD">
          <w:rPr>
            <w:noProof/>
            <w:webHidden/>
          </w:rPr>
          <w:tab/>
        </w:r>
        <w:r w:rsidR="005965FD">
          <w:rPr>
            <w:noProof/>
            <w:webHidden/>
          </w:rPr>
          <w:fldChar w:fldCharType="begin"/>
        </w:r>
        <w:r w:rsidR="005965FD">
          <w:rPr>
            <w:noProof/>
            <w:webHidden/>
          </w:rPr>
          <w:instrText xml:space="preserve"> PAGEREF _Toc45195665 \h </w:instrText>
        </w:r>
        <w:r w:rsidR="005965FD">
          <w:rPr>
            <w:noProof/>
            <w:webHidden/>
          </w:rPr>
        </w:r>
        <w:r w:rsidR="005965FD">
          <w:rPr>
            <w:noProof/>
            <w:webHidden/>
          </w:rPr>
          <w:fldChar w:fldCharType="separate"/>
        </w:r>
        <w:r w:rsidR="005965FD">
          <w:rPr>
            <w:noProof/>
            <w:webHidden/>
          </w:rPr>
          <w:t>67</w:t>
        </w:r>
        <w:r w:rsidR="005965FD">
          <w:rPr>
            <w:noProof/>
            <w:webHidden/>
          </w:rPr>
          <w:fldChar w:fldCharType="end"/>
        </w:r>
      </w:hyperlink>
    </w:p>
    <w:p w14:paraId="6D1EBB1D" w14:textId="4699BF11" w:rsidR="005965FD" w:rsidRDefault="004C168A">
      <w:pPr>
        <w:pStyle w:val="Inhopg3"/>
        <w:rPr>
          <w:rFonts w:asciiTheme="minorHAnsi" w:eastAsiaTheme="minorEastAsia" w:hAnsiTheme="minorHAnsi" w:cstheme="minorBidi"/>
          <w:noProof/>
          <w:sz w:val="22"/>
          <w:szCs w:val="22"/>
        </w:rPr>
      </w:pPr>
      <w:hyperlink w:anchor="_Toc45195666" w:history="1">
        <w:r w:rsidR="005965FD" w:rsidRPr="003615E4">
          <w:rPr>
            <w:rStyle w:val="Hyperlink"/>
            <w:noProof/>
          </w:rPr>
          <w:t>5.4.4</w:t>
        </w:r>
        <w:r w:rsidR="005965FD">
          <w:rPr>
            <w:rFonts w:asciiTheme="minorHAnsi" w:eastAsiaTheme="minorEastAsia" w:hAnsiTheme="minorHAnsi" w:cstheme="minorBidi"/>
            <w:noProof/>
            <w:sz w:val="22"/>
            <w:szCs w:val="22"/>
          </w:rPr>
          <w:tab/>
        </w:r>
        <w:r w:rsidR="005965FD" w:rsidRPr="003615E4">
          <w:rPr>
            <w:rStyle w:val="Hyperlink"/>
            <w:noProof/>
          </w:rPr>
          <w:t>Geïmporteerde typen (informatief).</w:t>
        </w:r>
        <w:r w:rsidR="005965FD">
          <w:rPr>
            <w:noProof/>
            <w:webHidden/>
          </w:rPr>
          <w:tab/>
        </w:r>
        <w:r w:rsidR="005965FD">
          <w:rPr>
            <w:noProof/>
            <w:webHidden/>
          </w:rPr>
          <w:fldChar w:fldCharType="begin"/>
        </w:r>
        <w:r w:rsidR="005965FD">
          <w:rPr>
            <w:noProof/>
            <w:webHidden/>
          </w:rPr>
          <w:instrText xml:space="preserve"> PAGEREF _Toc45195666 \h </w:instrText>
        </w:r>
        <w:r w:rsidR="005965FD">
          <w:rPr>
            <w:noProof/>
            <w:webHidden/>
          </w:rPr>
        </w:r>
        <w:r w:rsidR="005965FD">
          <w:rPr>
            <w:noProof/>
            <w:webHidden/>
          </w:rPr>
          <w:fldChar w:fldCharType="separate"/>
        </w:r>
        <w:r w:rsidR="005965FD">
          <w:rPr>
            <w:noProof/>
            <w:webHidden/>
          </w:rPr>
          <w:t>67</w:t>
        </w:r>
        <w:r w:rsidR="005965FD">
          <w:rPr>
            <w:noProof/>
            <w:webHidden/>
          </w:rPr>
          <w:fldChar w:fldCharType="end"/>
        </w:r>
      </w:hyperlink>
    </w:p>
    <w:p w14:paraId="4EFD2AE4" w14:textId="60C39D46" w:rsidR="005965FD" w:rsidRDefault="004C168A">
      <w:pPr>
        <w:pStyle w:val="Inhopg1"/>
        <w:rPr>
          <w:rFonts w:asciiTheme="minorHAnsi" w:eastAsiaTheme="minorEastAsia" w:hAnsiTheme="minorHAnsi" w:cstheme="minorBidi"/>
          <w:noProof/>
          <w:sz w:val="22"/>
          <w:szCs w:val="22"/>
        </w:rPr>
      </w:pPr>
      <w:hyperlink w:anchor="_Toc45195667" w:history="1">
        <w:r w:rsidR="005965FD" w:rsidRPr="003615E4">
          <w:rPr>
            <w:rStyle w:val="Hyperlink"/>
            <w:noProof/>
          </w:rPr>
          <w:t>Referentiesystemen</w:t>
        </w:r>
        <w:r w:rsidR="005965FD">
          <w:rPr>
            <w:noProof/>
            <w:webHidden/>
          </w:rPr>
          <w:tab/>
        </w:r>
        <w:r w:rsidR="005965FD">
          <w:rPr>
            <w:noProof/>
            <w:webHidden/>
          </w:rPr>
          <w:fldChar w:fldCharType="begin"/>
        </w:r>
        <w:r w:rsidR="005965FD">
          <w:rPr>
            <w:noProof/>
            <w:webHidden/>
          </w:rPr>
          <w:instrText xml:space="preserve"> PAGEREF _Toc45195667 \h </w:instrText>
        </w:r>
        <w:r w:rsidR="005965FD">
          <w:rPr>
            <w:noProof/>
            <w:webHidden/>
          </w:rPr>
        </w:r>
        <w:r w:rsidR="005965FD">
          <w:rPr>
            <w:noProof/>
            <w:webHidden/>
          </w:rPr>
          <w:fldChar w:fldCharType="separate"/>
        </w:r>
        <w:r w:rsidR="005965FD">
          <w:rPr>
            <w:noProof/>
            <w:webHidden/>
          </w:rPr>
          <w:t>68</w:t>
        </w:r>
        <w:r w:rsidR="005965FD">
          <w:rPr>
            <w:noProof/>
            <w:webHidden/>
          </w:rPr>
          <w:fldChar w:fldCharType="end"/>
        </w:r>
      </w:hyperlink>
    </w:p>
    <w:p w14:paraId="61634145" w14:textId="392D9E9E" w:rsidR="005965FD" w:rsidRDefault="004C168A">
      <w:pPr>
        <w:pStyle w:val="Inhopg2"/>
        <w:rPr>
          <w:rFonts w:asciiTheme="minorHAnsi" w:eastAsiaTheme="minorEastAsia" w:hAnsiTheme="minorHAnsi" w:cstheme="minorBidi"/>
          <w:sz w:val="22"/>
          <w:szCs w:val="22"/>
        </w:rPr>
      </w:pPr>
      <w:hyperlink w:anchor="_Toc45195668" w:history="1">
        <w:r w:rsidR="005965FD" w:rsidRPr="003615E4">
          <w:rPr>
            <w:rStyle w:val="Hyperlink"/>
          </w:rPr>
          <w:t>6.1</w:t>
        </w:r>
        <w:r w:rsidR="005965FD">
          <w:rPr>
            <w:rFonts w:asciiTheme="minorHAnsi" w:eastAsiaTheme="minorEastAsia" w:hAnsiTheme="minorHAnsi" w:cstheme="minorBidi"/>
            <w:sz w:val="22"/>
            <w:szCs w:val="22"/>
          </w:rPr>
          <w:tab/>
        </w:r>
        <w:r w:rsidR="005965FD" w:rsidRPr="003615E4">
          <w:rPr>
            <w:rStyle w:val="Hyperlink"/>
          </w:rPr>
          <w:t>Ruimtelijk referentiesysteem.</w:t>
        </w:r>
        <w:r w:rsidR="005965FD">
          <w:rPr>
            <w:webHidden/>
          </w:rPr>
          <w:tab/>
        </w:r>
        <w:r w:rsidR="005965FD">
          <w:rPr>
            <w:webHidden/>
          </w:rPr>
          <w:fldChar w:fldCharType="begin"/>
        </w:r>
        <w:r w:rsidR="005965FD">
          <w:rPr>
            <w:webHidden/>
          </w:rPr>
          <w:instrText xml:space="preserve"> PAGEREF _Toc45195668 \h </w:instrText>
        </w:r>
        <w:r w:rsidR="005965FD">
          <w:rPr>
            <w:webHidden/>
          </w:rPr>
        </w:r>
        <w:r w:rsidR="005965FD">
          <w:rPr>
            <w:webHidden/>
          </w:rPr>
          <w:fldChar w:fldCharType="separate"/>
        </w:r>
        <w:r w:rsidR="005965FD">
          <w:rPr>
            <w:webHidden/>
          </w:rPr>
          <w:t>68</w:t>
        </w:r>
        <w:r w:rsidR="005965FD">
          <w:rPr>
            <w:webHidden/>
          </w:rPr>
          <w:fldChar w:fldCharType="end"/>
        </w:r>
      </w:hyperlink>
    </w:p>
    <w:p w14:paraId="37CBE91B" w14:textId="14C2CD35" w:rsidR="005965FD" w:rsidRDefault="004C168A">
      <w:pPr>
        <w:pStyle w:val="Inhopg1"/>
        <w:rPr>
          <w:rFonts w:asciiTheme="minorHAnsi" w:eastAsiaTheme="minorEastAsia" w:hAnsiTheme="minorHAnsi" w:cstheme="minorBidi"/>
          <w:noProof/>
          <w:sz w:val="22"/>
          <w:szCs w:val="22"/>
        </w:rPr>
      </w:pPr>
      <w:hyperlink w:anchor="_Toc45195669" w:history="1">
        <w:r w:rsidR="005965FD" w:rsidRPr="003615E4">
          <w:rPr>
            <w:rStyle w:val="Hyperlink"/>
            <w:noProof/>
          </w:rPr>
          <w:t>Levering</w:t>
        </w:r>
        <w:r w:rsidR="005965FD">
          <w:rPr>
            <w:noProof/>
            <w:webHidden/>
          </w:rPr>
          <w:tab/>
        </w:r>
        <w:r w:rsidR="005965FD">
          <w:rPr>
            <w:noProof/>
            <w:webHidden/>
          </w:rPr>
          <w:fldChar w:fldCharType="begin"/>
        </w:r>
        <w:r w:rsidR="005965FD">
          <w:rPr>
            <w:noProof/>
            <w:webHidden/>
          </w:rPr>
          <w:instrText xml:space="preserve"> PAGEREF _Toc45195669 \h </w:instrText>
        </w:r>
        <w:r w:rsidR="005965FD">
          <w:rPr>
            <w:noProof/>
            <w:webHidden/>
          </w:rPr>
        </w:r>
        <w:r w:rsidR="005965FD">
          <w:rPr>
            <w:noProof/>
            <w:webHidden/>
          </w:rPr>
          <w:fldChar w:fldCharType="separate"/>
        </w:r>
        <w:r w:rsidR="005965FD">
          <w:rPr>
            <w:noProof/>
            <w:webHidden/>
          </w:rPr>
          <w:t>69</w:t>
        </w:r>
        <w:r w:rsidR="005965FD">
          <w:rPr>
            <w:noProof/>
            <w:webHidden/>
          </w:rPr>
          <w:fldChar w:fldCharType="end"/>
        </w:r>
      </w:hyperlink>
    </w:p>
    <w:p w14:paraId="24BA8003" w14:textId="4E0EE191" w:rsidR="005965FD" w:rsidRDefault="004C168A">
      <w:pPr>
        <w:pStyle w:val="Inhopg2"/>
        <w:rPr>
          <w:rFonts w:asciiTheme="minorHAnsi" w:eastAsiaTheme="minorEastAsia" w:hAnsiTheme="minorHAnsi" w:cstheme="minorBidi"/>
          <w:sz w:val="22"/>
          <w:szCs w:val="22"/>
        </w:rPr>
      </w:pPr>
      <w:hyperlink w:anchor="_Toc45195670" w:history="1">
        <w:r w:rsidR="005965FD" w:rsidRPr="003615E4">
          <w:rPr>
            <w:rStyle w:val="Hyperlink"/>
          </w:rPr>
          <w:t>7.1</w:t>
        </w:r>
        <w:r w:rsidR="005965FD">
          <w:rPr>
            <w:rFonts w:asciiTheme="minorHAnsi" w:eastAsiaTheme="minorEastAsia" w:hAnsiTheme="minorHAnsi" w:cstheme="minorBidi"/>
            <w:sz w:val="22"/>
            <w:szCs w:val="22"/>
          </w:rPr>
          <w:tab/>
        </w:r>
        <w:r w:rsidR="005965FD" w:rsidRPr="003615E4">
          <w:rPr>
            <w:rStyle w:val="Hyperlink"/>
          </w:rPr>
          <w:t>Leveringsmedium.</w:t>
        </w:r>
        <w:r w:rsidR="005965FD">
          <w:rPr>
            <w:webHidden/>
          </w:rPr>
          <w:tab/>
        </w:r>
        <w:r w:rsidR="005965FD">
          <w:rPr>
            <w:webHidden/>
          </w:rPr>
          <w:fldChar w:fldCharType="begin"/>
        </w:r>
        <w:r w:rsidR="005965FD">
          <w:rPr>
            <w:webHidden/>
          </w:rPr>
          <w:instrText xml:space="preserve"> PAGEREF _Toc45195670 \h </w:instrText>
        </w:r>
        <w:r w:rsidR="005965FD">
          <w:rPr>
            <w:webHidden/>
          </w:rPr>
        </w:r>
        <w:r w:rsidR="005965FD">
          <w:rPr>
            <w:webHidden/>
          </w:rPr>
          <w:fldChar w:fldCharType="separate"/>
        </w:r>
        <w:r w:rsidR="005965FD">
          <w:rPr>
            <w:webHidden/>
          </w:rPr>
          <w:t>69</w:t>
        </w:r>
        <w:r w:rsidR="005965FD">
          <w:rPr>
            <w:webHidden/>
          </w:rPr>
          <w:fldChar w:fldCharType="end"/>
        </w:r>
      </w:hyperlink>
    </w:p>
    <w:p w14:paraId="21CDA658" w14:textId="3E9E7ECE" w:rsidR="005965FD" w:rsidRDefault="004C168A">
      <w:pPr>
        <w:pStyle w:val="Inhopg2"/>
        <w:rPr>
          <w:rFonts w:asciiTheme="minorHAnsi" w:eastAsiaTheme="minorEastAsia" w:hAnsiTheme="minorHAnsi" w:cstheme="minorBidi"/>
          <w:sz w:val="22"/>
          <w:szCs w:val="22"/>
        </w:rPr>
      </w:pPr>
      <w:hyperlink w:anchor="_Toc45195671" w:history="1">
        <w:r w:rsidR="005965FD" w:rsidRPr="003615E4">
          <w:rPr>
            <w:rStyle w:val="Hyperlink"/>
          </w:rPr>
          <w:t>7.2</w:t>
        </w:r>
        <w:r w:rsidR="005965FD">
          <w:rPr>
            <w:rFonts w:asciiTheme="minorHAnsi" w:eastAsiaTheme="minorEastAsia" w:hAnsiTheme="minorHAnsi" w:cstheme="minorBidi"/>
            <w:sz w:val="22"/>
            <w:szCs w:val="22"/>
          </w:rPr>
          <w:tab/>
        </w:r>
        <w:r w:rsidR="005965FD" w:rsidRPr="003615E4">
          <w:rPr>
            <w:rStyle w:val="Hyperlink"/>
          </w:rPr>
          <w:t>Formaten (encodings).</w:t>
        </w:r>
        <w:r w:rsidR="005965FD">
          <w:rPr>
            <w:webHidden/>
          </w:rPr>
          <w:tab/>
        </w:r>
        <w:r w:rsidR="005965FD">
          <w:rPr>
            <w:webHidden/>
          </w:rPr>
          <w:fldChar w:fldCharType="begin"/>
        </w:r>
        <w:r w:rsidR="005965FD">
          <w:rPr>
            <w:webHidden/>
          </w:rPr>
          <w:instrText xml:space="preserve"> PAGEREF _Toc45195671 \h </w:instrText>
        </w:r>
        <w:r w:rsidR="005965FD">
          <w:rPr>
            <w:webHidden/>
          </w:rPr>
        </w:r>
        <w:r w:rsidR="005965FD">
          <w:rPr>
            <w:webHidden/>
          </w:rPr>
          <w:fldChar w:fldCharType="separate"/>
        </w:r>
        <w:r w:rsidR="005965FD">
          <w:rPr>
            <w:webHidden/>
          </w:rPr>
          <w:t>69</w:t>
        </w:r>
        <w:r w:rsidR="005965FD">
          <w:rPr>
            <w:webHidden/>
          </w:rPr>
          <w:fldChar w:fldCharType="end"/>
        </w:r>
      </w:hyperlink>
    </w:p>
    <w:p w14:paraId="69733ABC" w14:textId="6590814F" w:rsidR="005965FD" w:rsidRDefault="004C168A">
      <w:pPr>
        <w:pStyle w:val="Inhopg3"/>
        <w:rPr>
          <w:rFonts w:asciiTheme="minorHAnsi" w:eastAsiaTheme="minorEastAsia" w:hAnsiTheme="minorHAnsi" w:cstheme="minorBidi"/>
          <w:noProof/>
          <w:sz w:val="22"/>
          <w:szCs w:val="22"/>
        </w:rPr>
      </w:pPr>
      <w:hyperlink w:anchor="_Toc45195672" w:history="1">
        <w:r w:rsidR="005965FD" w:rsidRPr="003615E4">
          <w:rPr>
            <w:rStyle w:val="Hyperlink"/>
            <w:noProof/>
          </w:rPr>
          <w:t>7.2.1</w:t>
        </w:r>
        <w:r w:rsidR="005965FD">
          <w:rPr>
            <w:rFonts w:asciiTheme="minorHAnsi" w:eastAsiaTheme="minorEastAsia" w:hAnsiTheme="minorHAnsi" w:cstheme="minorBidi"/>
            <w:noProof/>
            <w:sz w:val="22"/>
            <w:szCs w:val="22"/>
          </w:rPr>
          <w:tab/>
        </w:r>
        <w:r w:rsidR="005965FD" w:rsidRPr="003615E4">
          <w:rPr>
            <w:rStyle w:val="Hyperlink"/>
            <w:noProof/>
          </w:rPr>
          <w:t>Nadere GML implementatie specificaties</w:t>
        </w:r>
        <w:r w:rsidR="005965FD">
          <w:rPr>
            <w:noProof/>
            <w:webHidden/>
          </w:rPr>
          <w:tab/>
        </w:r>
        <w:r w:rsidR="005965FD">
          <w:rPr>
            <w:noProof/>
            <w:webHidden/>
          </w:rPr>
          <w:fldChar w:fldCharType="begin"/>
        </w:r>
        <w:r w:rsidR="005965FD">
          <w:rPr>
            <w:noProof/>
            <w:webHidden/>
          </w:rPr>
          <w:instrText xml:space="preserve"> PAGEREF _Toc45195672 \h </w:instrText>
        </w:r>
        <w:r w:rsidR="005965FD">
          <w:rPr>
            <w:noProof/>
            <w:webHidden/>
          </w:rPr>
        </w:r>
        <w:r w:rsidR="005965FD">
          <w:rPr>
            <w:noProof/>
            <w:webHidden/>
          </w:rPr>
          <w:fldChar w:fldCharType="separate"/>
        </w:r>
        <w:r w:rsidR="005965FD">
          <w:rPr>
            <w:noProof/>
            <w:webHidden/>
          </w:rPr>
          <w:t>69</w:t>
        </w:r>
        <w:r w:rsidR="005965FD">
          <w:rPr>
            <w:noProof/>
            <w:webHidden/>
          </w:rPr>
          <w:fldChar w:fldCharType="end"/>
        </w:r>
      </w:hyperlink>
    </w:p>
    <w:p w14:paraId="04A1240E" w14:textId="0B326F79" w:rsidR="005965FD" w:rsidRDefault="004C168A">
      <w:pPr>
        <w:pStyle w:val="Inhopg1"/>
        <w:rPr>
          <w:rFonts w:asciiTheme="minorHAnsi" w:eastAsiaTheme="minorEastAsia" w:hAnsiTheme="minorHAnsi" w:cstheme="minorBidi"/>
          <w:noProof/>
          <w:sz w:val="22"/>
          <w:szCs w:val="22"/>
        </w:rPr>
      </w:pPr>
      <w:hyperlink w:anchor="_Toc45195673" w:history="1">
        <w:r w:rsidR="005965FD" w:rsidRPr="003615E4">
          <w:rPr>
            <w:rStyle w:val="Hyperlink"/>
            <w:noProof/>
          </w:rPr>
          <w:t>Visualisatie</w:t>
        </w:r>
        <w:r w:rsidR="005965FD">
          <w:rPr>
            <w:noProof/>
            <w:webHidden/>
          </w:rPr>
          <w:tab/>
        </w:r>
        <w:r w:rsidR="005965FD">
          <w:rPr>
            <w:noProof/>
            <w:webHidden/>
          </w:rPr>
          <w:fldChar w:fldCharType="begin"/>
        </w:r>
        <w:r w:rsidR="005965FD">
          <w:rPr>
            <w:noProof/>
            <w:webHidden/>
          </w:rPr>
          <w:instrText xml:space="preserve"> PAGEREF _Toc45195673 \h </w:instrText>
        </w:r>
        <w:r w:rsidR="005965FD">
          <w:rPr>
            <w:noProof/>
            <w:webHidden/>
          </w:rPr>
        </w:r>
        <w:r w:rsidR="005965FD">
          <w:rPr>
            <w:noProof/>
            <w:webHidden/>
          </w:rPr>
          <w:fldChar w:fldCharType="separate"/>
        </w:r>
        <w:r w:rsidR="005965FD">
          <w:rPr>
            <w:noProof/>
            <w:webHidden/>
          </w:rPr>
          <w:t>72</w:t>
        </w:r>
        <w:r w:rsidR="005965FD">
          <w:rPr>
            <w:noProof/>
            <w:webHidden/>
          </w:rPr>
          <w:fldChar w:fldCharType="end"/>
        </w:r>
      </w:hyperlink>
    </w:p>
    <w:p w14:paraId="34F0D3D3" w14:textId="7A6D3026" w:rsidR="005965FD" w:rsidRDefault="004C168A">
      <w:pPr>
        <w:pStyle w:val="Inhopg1"/>
        <w:rPr>
          <w:rFonts w:asciiTheme="minorHAnsi" w:eastAsiaTheme="minorEastAsia" w:hAnsiTheme="minorHAnsi" w:cstheme="minorBidi"/>
          <w:noProof/>
          <w:sz w:val="22"/>
          <w:szCs w:val="22"/>
        </w:rPr>
      </w:pPr>
      <w:hyperlink w:anchor="_Toc45195674" w:history="1">
        <w:r w:rsidR="005965FD" w:rsidRPr="003615E4">
          <w:rPr>
            <w:rStyle w:val="Hyperlink"/>
            <w:noProof/>
          </w:rPr>
          <w:t>Bibliografie</w:t>
        </w:r>
        <w:r w:rsidR="005965FD">
          <w:rPr>
            <w:noProof/>
            <w:webHidden/>
          </w:rPr>
          <w:tab/>
        </w:r>
        <w:r w:rsidR="005965FD">
          <w:rPr>
            <w:noProof/>
            <w:webHidden/>
          </w:rPr>
          <w:fldChar w:fldCharType="begin"/>
        </w:r>
        <w:r w:rsidR="005965FD">
          <w:rPr>
            <w:noProof/>
            <w:webHidden/>
          </w:rPr>
          <w:instrText xml:space="preserve"> PAGEREF _Toc45195674 \h </w:instrText>
        </w:r>
        <w:r w:rsidR="005965FD">
          <w:rPr>
            <w:noProof/>
            <w:webHidden/>
          </w:rPr>
        </w:r>
        <w:r w:rsidR="005965FD">
          <w:rPr>
            <w:noProof/>
            <w:webHidden/>
          </w:rPr>
          <w:fldChar w:fldCharType="separate"/>
        </w:r>
        <w:r w:rsidR="005965FD">
          <w:rPr>
            <w:noProof/>
            <w:webHidden/>
          </w:rPr>
          <w:t>73</w:t>
        </w:r>
        <w:r w:rsidR="005965FD">
          <w:rPr>
            <w:noProof/>
            <w:webHidden/>
          </w:rPr>
          <w:fldChar w:fldCharType="end"/>
        </w:r>
      </w:hyperlink>
    </w:p>
    <w:p w14:paraId="15FB1BF9" w14:textId="12EC9143" w:rsidR="005965FD" w:rsidRDefault="004C168A">
      <w:pPr>
        <w:pStyle w:val="Inhopg1"/>
        <w:rPr>
          <w:rFonts w:asciiTheme="minorHAnsi" w:eastAsiaTheme="minorEastAsia" w:hAnsiTheme="minorHAnsi" w:cstheme="minorBidi"/>
          <w:noProof/>
          <w:sz w:val="22"/>
          <w:szCs w:val="22"/>
        </w:rPr>
      </w:pPr>
      <w:hyperlink w:anchor="_Toc45195675" w:history="1">
        <w:r w:rsidR="005965FD" w:rsidRPr="003615E4">
          <w:rPr>
            <w:rStyle w:val="Hyperlink"/>
            <w:noProof/>
          </w:rPr>
          <w:t>Bijlage 1: IMKL waardelijsten.</w:t>
        </w:r>
        <w:r w:rsidR="005965FD">
          <w:rPr>
            <w:noProof/>
            <w:webHidden/>
          </w:rPr>
          <w:tab/>
        </w:r>
        <w:r w:rsidR="005965FD">
          <w:rPr>
            <w:noProof/>
            <w:webHidden/>
          </w:rPr>
          <w:fldChar w:fldCharType="begin"/>
        </w:r>
        <w:r w:rsidR="005965FD">
          <w:rPr>
            <w:noProof/>
            <w:webHidden/>
          </w:rPr>
          <w:instrText xml:space="preserve"> PAGEREF _Toc45195675 \h </w:instrText>
        </w:r>
        <w:r w:rsidR="005965FD">
          <w:rPr>
            <w:noProof/>
            <w:webHidden/>
          </w:rPr>
        </w:r>
        <w:r w:rsidR="005965FD">
          <w:rPr>
            <w:noProof/>
            <w:webHidden/>
          </w:rPr>
          <w:fldChar w:fldCharType="separate"/>
        </w:r>
        <w:r w:rsidR="005965FD">
          <w:rPr>
            <w:noProof/>
            <w:webHidden/>
          </w:rPr>
          <w:t>75</w:t>
        </w:r>
        <w:r w:rsidR="005965FD">
          <w:rPr>
            <w:noProof/>
            <w:webHidden/>
          </w:rPr>
          <w:fldChar w:fldCharType="end"/>
        </w:r>
      </w:hyperlink>
    </w:p>
    <w:p w14:paraId="5D6CDC86" w14:textId="7A151477" w:rsidR="005965FD" w:rsidRDefault="004C168A">
      <w:pPr>
        <w:pStyle w:val="Inhopg1"/>
        <w:rPr>
          <w:rFonts w:asciiTheme="minorHAnsi" w:eastAsiaTheme="minorEastAsia" w:hAnsiTheme="minorHAnsi" w:cstheme="minorBidi"/>
          <w:noProof/>
          <w:sz w:val="22"/>
          <w:szCs w:val="22"/>
        </w:rPr>
      </w:pPr>
      <w:hyperlink w:anchor="_Toc45195676" w:history="1">
        <w:r w:rsidR="005965FD" w:rsidRPr="003615E4">
          <w:rPr>
            <w:rStyle w:val="Hyperlink"/>
            <w:noProof/>
          </w:rPr>
          <w:t>Bijlage 2: Toelichting op geometriemodel.</w:t>
        </w:r>
        <w:r w:rsidR="005965FD">
          <w:rPr>
            <w:noProof/>
            <w:webHidden/>
          </w:rPr>
          <w:tab/>
        </w:r>
        <w:r w:rsidR="005965FD">
          <w:rPr>
            <w:noProof/>
            <w:webHidden/>
          </w:rPr>
          <w:fldChar w:fldCharType="begin"/>
        </w:r>
        <w:r w:rsidR="005965FD">
          <w:rPr>
            <w:noProof/>
            <w:webHidden/>
          </w:rPr>
          <w:instrText xml:space="preserve"> PAGEREF _Toc45195676 \h </w:instrText>
        </w:r>
        <w:r w:rsidR="005965FD">
          <w:rPr>
            <w:noProof/>
            <w:webHidden/>
          </w:rPr>
        </w:r>
        <w:r w:rsidR="005965FD">
          <w:rPr>
            <w:noProof/>
            <w:webHidden/>
          </w:rPr>
          <w:fldChar w:fldCharType="separate"/>
        </w:r>
        <w:r w:rsidR="005965FD">
          <w:rPr>
            <w:noProof/>
            <w:webHidden/>
          </w:rPr>
          <w:t>75</w:t>
        </w:r>
        <w:r w:rsidR="005965FD">
          <w:rPr>
            <w:noProof/>
            <w:webHidden/>
          </w:rPr>
          <w:fldChar w:fldCharType="end"/>
        </w:r>
      </w:hyperlink>
    </w:p>
    <w:p w14:paraId="3454DBF2" w14:textId="4D6F21BB" w:rsidR="005965FD" w:rsidRDefault="004C168A">
      <w:pPr>
        <w:pStyle w:val="Inhopg1"/>
        <w:rPr>
          <w:rFonts w:asciiTheme="minorHAnsi" w:eastAsiaTheme="minorEastAsia" w:hAnsiTheme="minorHAnsi" w:cstheme="minorBidi"/>
          <w:noProof/>
          <w:sz w:val="22"/>
          <w:szCs w:val="22"/>
        </w:rPr>
      </w:pPr>
      <w:hyperlink w:anchor="_Toc45195677" w:history="1">
        <w:r w:rsidR="005965FD" w:rsidRPr="003615E4">
          <w:rPr>
            <w:rStyle w:val="Hyperlink"/>
            <w:noProof/>
          </w:rPr>
          <w:t>Bijlage 3: Toelichting op geometrie voor visualisatie.</w:t>
        </w:r>
        <w:r w:rsidR="005965FD">
          <w:rPr>
            <w:noProof/>
            <w:webHidden/>
          </w:rPr>
          <w:tab/>
        </w:r>
        <w:r w:rsidR="005965FD">
          <w:rPr>
            <w:noProof/>
            <w:webHidden/>
          </w:rPr>
          <w:fldChar w:fldCharType="begin"/>
        </w:r>
        <w:r w:rsidR="005965FD">
          <w:rPr>
            <w:noProof/>
            <w:webHidden/>
          </w:rPr>
          <w:instrText xml:space="preserve"> PAGEREF _Toc45195677 \h </w:instrText>
        </w:r>
        <w:r w:rsidR="005965FD">
          <w:rPr>
            <w:noProof/>
            <w:webHidden/>
          </w:rPr>
        </w:r>
        <w:r w:rsidR="005965FD">
          <w:rPr>
            <w:noProof/>
            <w:webHidden/>
          </w:rPr>
          <w:fldChar w:fldCharType="separate"/>
        </w:r>
        <w:r w:rsidR="005965FD">
          <w:rPr>
            <w:noProof/>
            <w:webHidden/>
          </w:rPr>
          <w:t>78</w:t>
        </w:r>
        <w:r w:rsidR="005965FD">
          <w:rPr>
            <w:noProof/>
            <w:webHidden/>
          </w:rPr>
          <w:fldChar w:fldCharType="end"/>
        </w:r>
      </w:hyperlink>
    </w:p>
    <w:p w14:paraId="20A00B6F" w14:textId="77777777" w:rsidR="00085436" w:rsidRDefault="00455BC2" w:rsidP="007C7339">
      <w:pPr>
        <w:pStyle w:val="Hoofdstukx"/>
        <w:numPr>
          <w:ilvl w:val="0"/>
          <w:numId w:val="0"/>
        </w:numPr>
        <w:spacing w:line="240" w:lineRule="atLeast"/>
      </w:pPr>
      <w:r w:rsidRPr="007C7339">
        <w:fldChar w:fldCharType="end"/>
      </w:r>
    </w:p>
    <w:p w14:paraId="36E36FB3" w14:textId="77777777" w:rsidR="006E2148" w:rsidRDefault="006E2148" w:rsidP="006E2148">
      <w:pPr>
        <w:pStyle w:val="Hoofdstuktitel"/>
      </w:pPr>
    </w:p>
    <w:p w14:paraId="4E40FFB7" w14:textId="77777777" w:rsidR="00D0633C" w:rsidRDefault="00D0633C">
      <w:pPr>
        <w:spacing w:line="240" w:lineRule="auto"/>
        <w:jc w:val="left"/>
        <w:rPr>
          <w:b/>
        </w:rPr>
      </w:pPr>
      <w:r>
        <w:br w:type="page"/>
      </w:r>
    </w:p>
    <w:p w14:paraId="2E9EF995" w14:textId="77777777" w:rsidR="006E2148" w:rsidRDefault="006E2148" w:rsidP="00D0633C">
      <w:pPr>
        <w:pStyle w:val="Hoofdstukx"/>
      </w:pPr>
    </w:p>
    <w:p w14:paraId="23D98466" w14:textId="77777777" w:rsidR="00D0633C" w:rsidRDefault="00D0633C" w:rsidP="00D0633C">
      <w:pPr>
        <w:pStyle w:val="Hoofdstuktitel"/>
      </w:pPr>
      <w:bookmarkStart w:id="1" w:name="_Toc45195615"/>
      <w:r>
        <w:t>Inleiding en leeswijzer.</w:t>
      </w:r>
      <w:bookmarkEnd w:id="1"/>
    </w:p>
    <w:p w14:paraId="6AB90A87" w14:textId="6BA672A7"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w:t>
      </w:r>
      <w:r w:rsidR="00793B0B">
        <w:t>IMKL</w:t>
      </w:r>
      <w:r>
        <w:t xml:space="preserve"> – Objectcatalogus</w:t>
      </w:r>
      <w:r w:rsidR="00E47D8B">
        <w:t>;</w:t>
      </w:r>
      <w:r w:rsidR="008E0649">
        <w:t xml:space="preserve"> een document voor de visualisatie</w:t>
      </w:r>
      <w:r w:rsidR="00E47D8B">
        <w:t>:</w:t>
      </w:r>
      <w:r w:rsidR="008E0649">
        <w:t xml:space="preserve"> </w:t>
      </w:r>
      <w:r w:rsidR="00B11509">
        <w:t xml:space="preserve">PMKL </w:t>
      </w:r>
      <w:r w:rsidR="00E70583">
        <w:t>Handreiking visualisatie</w:t>
      </w:r>
      <w:r w:rsidR="00E47D8B">
        <w:t>;</w:t>
      </w:r>
      <w:r w:rsidR="008E0649">
        <w:t xml:space="preserve"> </w:t>
      </w:r>
      <w:r>
        <w:t xml:space="preserve">en een apart document met de in de </w:t>
      </w:r>
      <w:proofErr w:type="spellStart"/>
      <w:r>
        <w:t>waardelijsten</w:t>
      </w:r>
      <w:proofErr w:type="spellEnd"/>
      <w:r>
        <w:t xml:space="preserve"> opgenomen waarden.</w:t>
      </w:r>
      <w:r w:rsidR="00E47D8B">
        <w:t xml:space="preserve"> Daarnaast is er een document met het overzicht van alle IMKL objecten met alle attributen en associaties en extra modelregels die daar op van toepassing zijn. De volgende lijst geeft alle documenten:</w:t>
      </w:r>
    </w:p>
    <w:p w14:paraId="57D5D633" w14:textId="77777777" w:rsidR="00E47D8B" w:rsidRDefault="00E47D8B" w:rsidP="0065371C"/>
    <w:p w14:paraId="4647857F" w14:textId="77777777" w:rsidR="00B11509" w:rsidRDefault="00B11509" w:rsidP="00E47D8B">
      <w:pPr>
        <w:pStyle w:val="Lijstalinea"/>
        <w:numPr>
          <w:ilvl w:val="0"/>
          <w:numId w:val="48"/>
        </w:numPr>
      </w:pPr>
      <w:r w:rsidRPr="00B11509">
        <w:t>Informatiemodel Kabels en Leidingen (IMKL)</w:t>
      </w:r>
    </w:p>
    <w:p w14:paraId="003CE49F" w14:textId="2663307A" w:rsidR="00E47D8B" w:rsidRDefault="00793B0B" w:rsidP="00E47D8B">
      <w:pPr>
        <w:pStyle w:val="Lijstalinea"/>
        <w:numPr>
          <w:ilvl w:val="0"/>
          <w:numId w:val="48"/>
        </w:numPr>
      </w:pPr>
      <w:r>
        <w:t>IMKL</w:t>
      </w:r>
      <w:r w:rsidR="0027065E">
        <w:t xml:space="preserve"> </w:t>
      </w:r>
      <w:r w:rsidR="00E47D8B" w:rsidRPr="00E47D8B">
        <w:t>Objectcatalogus</w:t>
      </w:r>
    </w:p>
    <w:p w14:paraId="3B1B52C5" w14:textId="2ABD7941" w:rsidR="00E47D8B" w:rsidRDefault="00793B0B" w:rsidP="00E47D8B">
      <w:pPr>
        <w:pStyle w:val="Lijstalinea"/>
        <w:numPr>
          <w:ilvl w:val="0"/>
          <w:numId w:val="48"/>
        </w:numPr>
      </w:pPr>
      <w:r>
        <w:t>IMKL</w:t>
      </w:r>
      <w:r w:rsidR="00E47D8B" w:rsidRPr="00E47D8B">
        <w:t xml:space="preserve"> object-attributen-</w:t>
      </w:r>
      <w:proofErr w:type="spellStart"/>
      <w:r w:rsidR="00E47D8B" w:rsidRPr="00E47D8B">
        <w:t>ExtraRegels</w:t>
      </w:r>
      <w:proofErr w:type="spellEnd"/>
    </w:p>
    <w:p w14:paraId="22433373" w14:textId="0160B7A6" w:rsidR="00E47D8B" w:rsidRDefault="00793B0B" w:rsidP="00E47D8B">
      <w:pPr>
        <w:pStyle w:val="Lijstalinea"/>
        <w:numPr>
          <w:ilvl w:val="0"/>
          <w:numId w:val="48"/>
        </w:numPr>
      </w:pPr>
      <w:r>
        <w:t>IMKL</w:t>
      </w:r>
      <w:r w:rsidR="00E47D8B">
        <w:t xml:space="preserve"> – </w:t>
      </w:r>
      <w:proofErr w:type="spellStart"/>
      <w:r w:rsidR="00E47D8B" w:rsidRPr="00E47D8B">
        <w:t>waardelijsten</w:t>
      </w:r>
      <w:proofErr w:type="spellEnd"/>
    </w:p>
    <w:p w14:paraId="07198983" w14:textId="34BA8B4A" w:rsidR="00524F52" w:rsidRDefault="00E47D8B" w:rsidP="0065371C">
      <w:pPr>
        <w:pStyle w:val="Lijstalinea"/>
        <w:numPr>
          <w:ilvl w:val="0"/>
          <w:numId w:val="48"/>
        </w:numPr>
      </w:pPr>
      <w:r>
        <w:t>Handreiking-visualisati</w:t>
      </w:r>
      <w:r w:rsidR="00524F52">
        <w:t>e</w:t>
      </w:r>
      <w:r w:rsidR="00B11509">
        <w:t>regels (PMKL)</w:t>
      </w:r>
    </w:p>
    <w:p w14:paraId="79BD2C0C" w14:textId="77777777" w:rsidR="00524F52" w:rsidRDefault="00524F52" w:rsidP="00524F52"/>
    <w:p w14:paraId="694FB0CF" w14:textId="77777777"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14:paraId="313ED722" w14:textId="77777777" w:rsidR="001E18AC" w:rsidRPr="007C7339" w:rsidRDefault="001E18AC" w:rsidP="002E546F">
      <w:pPr>
        <w:pStyle w:val="Hoofdstukx"/>
        <w:pageBreakBefore/>
        <w:spacing w:line="240" w:lineRule="atLeast"/>
      </w:pPr>
      <w:bookmarkStart w:id="2" w:name="_Toc188091997"/>
    </w:p>
    <w:p w14:paraId="52CFF656" w14:textId="77777777" w:rsidR="00BB25BB" w:rsidRPr="007C7339" w:rsidRDefault="00576E1A" w:rsidP="007C7339">
      <w:pPr>
        <w:pStyle w:val="Hoofdstuktitel"/>
        <w:spacing w:line="240" w:lineRule="atLeast"/>
      </w:pPr>
      <w:bookmarkStart w:id="3" w:name="_Toc45195616"/>
      <w:bookmarkEnd w:id="2"/>
      <w:r>
        <w:t>Scope</w:t>
      </w:r>
      <w:bookmarkEnd w:id="3"/>
    </w:p>
    <w:p w14:paraId="0F2A29EC" w14:textId="77777777" w:rsidR="00AA1364" w:rsidRPr="007C7339" w:rsidRDefault="00576E1A" w:rsidP="007C7339">
      <w:pPr>
        <w:pStyle w:val="Paragraaftitel"/>
        <w:spacing w:line="240" w:lineRule="atLeast"/>
      </w:pPr>
      <w:bookmarkStart w:id="4" w:name="_Toc45195617"/>
      <w:r>
        <w:t>Scope</w:t>
      </w:r>
      <w:r w:rsidR="00283BD6">
        <w:t>.</w:t>
      </w:r>
      <w:bookmarkEnd w:id="4"/>
    </w:p>
    <w:p w14:paraId="5F96ECB1" w14:textId="111B1B6B" w:rsidR="00576E1A" w:rsidRDefault="007C3AB4" w:rsidP="00576E1A">
      <w:r>
        <w:t>Dit document beschrijft de data</w:t>
      </w:r>
      <w:r w:rsidR="00576E1A">
        <w:t>specificatie</w:t>
      </w:r>
      <w:r w:rsidR="00DB72BE">
        <w:t xml:space="preserve">, </w:t>
      </w:r>
      <w:r w:rsidR="00793B0B">
        <w:t>IMKL</w:t>
      </w:r>
      <w:r w:rsidR="00DB72BE">
        <w:t>,</w:t>
      </w:r>
      <w:r w:rsidR="00576E1A">
        <w:t xml:space="preserve"> van het door </w:t>
      </w:r>
      <w:r w:rsidR="0030098D">
        <w:t>KLIC</w:t>
      </w:r>
      <w:r w:rsidR="00576E1A">
        <w:t xml:space="preserve"> ontsloten dataproduct </w:t>
      </w:r>
      <w:r w:rsidR="00EF1617" w:rsidRPr="005854EC">
        <w:t>Utiliteitsnet</w:t>
      </w:r>
      <w:r w:rsidR="00F10FD5" w:rsidRPr="005854EC">
        <w:t>ten</w:t>
      </w:r>
      <w:r w:rsidR="00EF1617" w:rsidRPr="005854EC">
        <w:t>.</w:t>
      </w:r>
    </w:p>
    <w:p w14:paraId="3C0337B7" w14:textId="77777777" w:rsidR="00576E1A" w:rsidRDefault="00576E1A" w:rsidP="00576E1A"/>
    <w:p w14:paraId="627D3328" w14:textId="4FDA594B" w:rsidR="004C44A2" w:rsidRDefault="00793B0B" w:rsidP="00576E1A">
      <w:r>
        <w:t>IMKL</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30098D">
        <w:t>KLIC</w:t>
      </w:r>
      <w:r w:rsidR="00576E1A">
        <w:t xml:space="preserve"> services.</w:t>
      </w:r>
    </w:p>
    <w:p w14:paraId="782070E6" w14:textId="77777777" w:rsidR="007C3AB4" w:rsidRDefault="007C3AB4" w:rsidP="00576E1A"/>
    <w:p w14:paraId="0F9832ED" w14:textId="56D4B1D5" w:rsidR="00DB72BE" w:rsidRDefault="00DB72BE" w:rsidP="00576E1A">
      <w:r>
        <w:t xml:space="preserve">De gebruikstoepassing waar de semantiek van </w:t>
      </w:r>
      <w:r w:rsidR="00793B0B">
        <w:t>IMKL</w:t>
      </w:r>
      <w:r>
        <w:t xml:space="preserve"> door </w:t>
      </w:r>
      <w:r w:rsidR="00F10FD5">
        <w:t xml:space="preserve">wordt bepaald </w:t>
      </w:r>
      <w:r>
        <w:t>komt voort uit verschillende wetgevingen, regelingen en processen. Deze zijn:</w:t>
      </w:r>
    </w:p>
    <w:p w14:paraId="5CE65BE1" w14:textId="77777777" w:rsidR="00DB72BE" w:rsidRDefault="00DB72BE" w:rsidP="00576E1A"/>
    <w:p w14:paraId="0C5F9FE8" w14:textId="55658212"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w:t>
      </w:r>
      <w:r w:rsidR="00AC0EB5">
        <w:rPr>
          <w:b/>
        </w:rPr>
        <w:t>B</w:t>
      </w:r>
      <w:r w:rsidRPr="0080639F">
        <w:rPr>
          <w:b/>
        </w:rPr>
        <w:t>ON:</w:t>
      </w:r>
      <w:r w:rsidR="00456F46">
        <w:t xml:space="preserve"> </w:t>
      </w:r>
      <w:r w:rsidR="00AC0EB5" w:rsidRPr="00AC0EB5">
        <w:t>Wet informatie-uitwisseling bovengrondse en ondergrondse netten en netwerken</w:t>
      </w:r>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r w:rsidR="00AC0EB5">
        <w:t xml:space="preserve"> Inclusief </w:t>
      </w:r>
      <w:r w:rsidR="00AC0EB5" w:rsidRPr="0027713D">
        <w:t>maatregelen uit de Richtlijn kostenreductie breedband</w:t>
      </w:r>
      <w:r w:rsidR="004B0936">
        <w:t>, zijnde de Richtlijn 22014/61/EU, hierna: EC61.</w:t>
      </w:r>
    </w:p>
    <w:p w14:paraId="4B86409A" w14:textId="77777777"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w:t>
      </w:r>
      <w:proofErr w:type="spellStart"/>
      <w:r w:rsidR="0080639F">
        <w:t>Governmental</w:t>
      </w:r>
      <w:proofErr w:type="spellEnd"/>
      <w:r w:rsidR="0080639F">
        <w:t xml:space="preserve"> Services en daarin de </w:t>
      </w:r>
      <w:proofErr w:type="spellStart"/>
      <w:r w:rsidR="0080639F">
        <w:t>Utility</w:t>
      </w:r>
      <w:proofErr w:type="spellEnd"/>
      <w:r w:rsidR="0080639F">
        <w:t xml:space="preserve">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14:paraId="78692C0F" w14:textId="77777777"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w:t>
      </w:r>
      <w:proofErr w:type="spellStart"/>
      <w:r w:rsidRPr="00DB72BE">
        <w:rPr>
          <w:b/>
        </w:rPr>
        <w:t>BevB</w:t>
      </w:r>
      <w:proofErr w:type="spellEnd"/>
      <w:r w:rsidRPr="00DB72BE">
        <w:rPr>
          <w:b/>
        </w:rPr>
        <w:t>)</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w:t>
      </w:r>
      <w:proofErr w:type="spellStart"/>
      <w:r>
        <w:t>Bgi</w:t>
      </w:r>
      <w:proofErr w:type="spellEnd"/>
      <w:r>
        <w:t>)</w:t>
      </w:r>
      <w:r w:rsidRPr="00D77612">
        <w:t xml:space="preserve"> (en beperkingen op ruimtegebruik) in een bestemmings- of inpassingsplan.</w:t>
      </w:r>
    </w:p>
    <w:p w14:paraId="75CC2CAA" w14:textId="77777777"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14:paraId="34DA6148" w14:textId="77777777" w:rsidR="00A11BC4" w:rsidRDefault="00A11BC4">
      <w:pPr>
        <w:pStyle w:val="Lijstalinea"/>
        <w:spacing w:line="240" w:lineRule="atLeast"/>
        <w:ind w:left="567"/>
        <w:contextualSpacing w:val="0"/>
        <w:jc w:val="left"/>
      </w:pPr>
    </w:p>
    <w:p w14:paraId="53C8B4E5" w14:textId="77777777" w:rsidR="00DB72BE" w:rsidRDefault="00DB72BE" w:rsidP="00576E1A"/>
    <w:p w14:paraId="55D086F0" w14:textId="77777777" w:rsidR="00DB72BE" w:rsidRDefault="00DB72BE" w:rsidP="00576E1A"/>
    <w:p w14:paraId="3BD5858C" w14:textId="77777777" w:rsidR="00576E1A" w:rsidRDefault="00576E1A" w:rsidP="00576E1A"/>
    <w:p w14:paraId="097115F8" w14:textId="77777777" w:rsidR="00576E1A" w:rsidRDefault="00576E1A" w:rsidP="00576E1A"/>
    <w:p w14:paraId="526470DB" w14:textId="77777777" w:rsidR="00576E1A" w:rsidRDefault="00576E1A" w:rsidP="00576E1A"/>
    <w:p w14:paraId="724A7060" w14:textId="77777777" w:rsidR="00576E1A" w:rsidRDefault="00576E1A" w:rsidP="00576E1A"/>
    <w:p w14:paraId="2CC60584" w14:textId="77777777" w:rsidR="00576E1A" w:rsidRPr="000427A2" w:rsidRDefault="00576E1A" w:rsidP="00576E1A"/>
    <w:p w14:paraId="43CE6F7F" w14:textId="77777777" w:rsidR="003C4DDF" w:rsidRPr="007C7339" w:rsidRDefault="003C4DDF" w:rsidP="002E546F">
      <w:pPr>
        <w:pStyle w:val="Hoofdstukx"/>
        <w:pageBreakBefore/>
        <w:spacing w:line="240" w:lineRule="atLeast"/>
      </w:pPr>
    </w:p>
    <w:p w14:paraId="61982D1B" w14:textId="77777777" w:rsidR="003C4DDF" w:rsidRDefault="00576E1A" w:rsidP="007C7339">
      <w:pPr>
        <w:pStyle w:val="Hoofdstuktitel"/>
        <w:spacing w:line="240" w:lineRule="atLeast"/>
      </w:pPr>
      <w:bookmarkStart w:id="5" w:name="_Toc45195618"/>
      <w:r>
        <w:t>Over</w:t>
      </w:r>
      <w:r w:rsidR="00D0633C">
        <w:t>zicht</w:t>
      </w:r>
      <w:bookmarkEnd w:id="5"/>
    </w:p>
    <w:p w14:paraId="26075A13" w14:textId="77777777" w:rsidR="003C4DDF" w:rsidRDefault="00576E1A" w:rsidP="007C7339">
      <w:pPr>
        <w:pStyle w:val="Paragraaftitel"/>
        <w:spacing w:line="240" w:lineRule="atLeast"/>
      </w:pPr>
      <w:bookmarkStart w:id="6" w:name="_Toc45195619"/>
      <w:r>
        <w:t>Naam en Acroniemen</w:t>
      </w:r>
      <w:r w:rsidR="00283BD6">
        <w:t>.</w:t>
      </w:r>
      <w:bookmarkEnd w:id="6"/>
    </w:p>
    <w:p w14:paraId="031748A6" w14:textId="773CAC8D" w:rsidR="00E43079" w:rsidRPr="0080639F" w:rsidRDefault="00793B0B" w:rsidP="00E43079">
      <w:pPr>
        <w:rPr>
          <w:color w:val="0000FF"/>
        </w:rPr>
      </w:pPr>
      <w:r>
        <w:t>IMKL</w:t>
      </w:r>
      <w:r w:rsidR="00F10FD5">
        <w:t xml:space="preserve"> - </w:t>
      </w:r>
      <w:r w:rsidR="0080639F">
        <w:t>Data</w:t>
      </w:r>
      <w:r w:rsidR="00F10FD5">
        <w:t xml:space="preserve">specificatie voor </w:t>
      </w:r>
      <w:r w:rsidR="006F2CE2" w:rsidRPr="006F2CE2">
        <w:t>Utiliteitsnetten.</w:t>
      </w:r>
    </w:p>
    <w:p w14:paraId="2F4AAF32" w14:textId="77777777" w:rsidR="00CD2268" w:rsidRDefault="00CD2268" w:rsidP="00E43079"/>
    <w:p w14:paraId="5F2FCF0E" w14:textId="77777777" w:rsidR="00020F2F" w:rsidRDefault="00576E1A" w:rsidP="00020F2F">
      <w:pPr>
        <w:pStyle w:val="Paragraaftitel"/>
        <w:spacing w:line="240" w:lineRule="atLeast"/>
      </w:pPr>
      <w:bookmarkStart w:id="7" w:name="_Toc45195620"/>
      <w:r>
        <w:t>Informele beschrijving</w:t>
      </w:r>
      <w:r w:rsidR="00283BD6">
        <w:t>.</w:t>
      </w:r>
      <w:bookmarkEnd w:id="7"/>
    </w:p>
    <w:p w14:paraId="48273E47" w14:textId="77777777" w:rsidR="00E548CF" w:rsidRPr="00653DF3" w:rsidRDefault="00E548CF" w:rsidP="00361936">
      <w:pPr>
        <w:pStyle w:val="subparagraaftitel"/>
      </w:pPr>
      <w:bookmarkStart w:id="8" w:name="_Toc45195621"/>
      <w:r w:rsidRPr="00446ECB">
        <w:t>Definitie</w:t>
      </w:r>
      <w:r w:rsidR="00283BD6">
        <w:t>.</w:t>
      </w:r>
      <w:bookmarkEnd w:id="8"/>
    </w:p>
    <w:p w14:paraId="248CFCBE" w14:textId="77777777" w:rsidR="00E548CF" w:rsidRDefault="00E548CF" w:rsidP="00E548CF">
      <w:pPr>
        <w:rPr>
          <w:color w:val="0000FF"/>
        </w:rPr>
      </w:pPr>
    </w:p>
    <w:p w14:paraId="4FC8BB6C" w14:textId="77777777"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14:paraId="62CAF320" w14:textId="77777777" w:rsidR="00E548CF" w:rsidRDefault="00DC25BC">
      <w:pPr>
        <w:pStyle w:val="subparagraaftitel"/>
      </w:pPr>
      <w:bookmarkStart w:id="9" w:name="_Toc45195622"/>
      <w:r>
        <w:t>Beschrijving</w:t>
      </w:r>
      <w:r w:rsidR="00283BD6">
        <w:t>.</w:t>
      </w:r>
      <w:bookmarkEnd w:id="9"/>
    </w:p>
    <w:p w14:paraId="1EDE0B1D" w14:textId="6E148EE9" w:rsidR="000D4FAA" w:rsidRDefault="00793B0B" w:rsidP="00E548CF">
      <w:pPr>
        <w:spacing w:line="240" w:lineRule="atLeast"/>
        <w:jc w:val="left"/>
      </w:pPr>
      <w:r>
        <w:t>IMKL</w:t>
      </w:r>
      <w:r w:rsidR="006A0A99">
        <w:t xml:space="preserve"> vormt het gemeenschappelijke begrippenkader voor de uitwisseling van informatie van verschillende typen utiliteitsnetten. Een utiliteitsnet is daarin een verzameling netwerkelementen die tot één type nutsvoorzieningennet behoren en omvat voorzieningen voor elektriciteit, telecommunicatie, gas, chemicaliën, drinkwater, afvalwater en warmte. In de WI</w:t>
      </w:r>
      <w:r w:rsidR="004B0936">
        <w:t>B</w:t>
      </w:r>
      <w:r w:rsidR="006A0A99">
        <w:t xml:space="preserve">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rsidR="006A0A99">
        <w:t xml:space="preserve">. </w:t>
      </w:r>
      <w:r w:rsidR="000D4FAA">
        <w:t>Het utiliteitsnet omvat ook de informatie omschreven in deze definitie.</w:t>
      </w:r>
    </w:p>
    <w:p w14:paraId="475D0E02" w14:textId="77777777" w:rsidR="000D4FAA" w:rsidRDefault="000D4FAA" w:rsidP="00E548CF">
      <w:pPr>
        <w:spacing w:line="240" w:lineRule="atLeast"/>
        <w:jc w:val="left"/>
      </w:pPr>
    </w:p>
    <w:p w14:paraId="57EF3E96" w14:textId="0DCD4FF2"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w:t>
      </w:r>
      <w:r w:rsidR="008B4C73">
        <w:t>elektriciteitskabels</w:t>
      </w:r>
      <w:r w:rsidR="007D0342">
        <w:t xml:space="preserve">,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14:paraId="1040F4DC" w14:textId="77777777" w:rsidR="007D0342" w:rsidRDefault="007D0342" w:rsidP="00E548CF">
      <w:pPr>
        <w:spacing w:line="240" w:lineRule="atLeast"/>
        <w:jc w:val="left"/>
      </w:pPr>
    </w:p>
    <w:p w14:paraId="26FE52C5" w14:textId="25BB8126" w:rsidR="00F01941" w:rsidRDefault="007D0342" w:rsidP="00E548CF">
      <w:pPr>
        <w:spacing w:line="240" w:lineRule="atLeast"/>
        <w:jc w:val="left"/>
      </w:pPr>
      <w:r>
        <w:t xml:space="preserve">Al de utiliteitsnetten zijn opgebouwd uit verbindingen en verbindingspunten die samen een transportnetwerk vormen. De logica van de netwerken wordt beschreven middels een topologische-, of connectiviteitsmodel. </w:t>
      </w:r>
      <w:r w:rsidR="00793B0B">
        <w:t>IMKL</w:t>
      </w:r>
      <w:r>
        <w:t xml:space="preserve"> volgt een </w:t>
      </w:r>
      <w:proofErr w:type="spellStart"/>
      <w:r w:rsidR="0019772B">
        <w:t>a</w:t>
      </w:r>
      <w:r>
        <w:t>rc</w:t>
      </w:r>
      <w:proofErr w:type="spellEnd"/>
      <w:r>
        <w:t>-</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14:paraId="05BA27E9" w14:textId="77777777" w:rsidR="0019772B" w:rsidRDefault="0019772B" w:rsidP="00E548CF">
      <w:pPr>
        <w:spacing w:line="240" w:lineRule="atLeast"/>
        <w:jc w:val="left"/>
      </w:pPr>
    </w:p>
    <w:p w14:paraId="5199CF0A" w14:textId="25565610" w:rsidR="00F3608E" w:rsidRDefault="0019772B" w:rsidP="00E548CF">
      <w:pPr>
        <w:spacing w:line="240" w:lineRule="atLeast"/>
        <w:jc w:val="left"/>
        <w:sectPr w:rsidR="00F3608E" w:rsidSect="00672722">
          <w:headerReference w:type="default" r:id="rId20"/>
          <w:footerReference w:type="default" r:id="rId21"/>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w:t>
      </w:r>
      <w:r w:rsidR="00D835B6">
        <w:t>B</w:t>
      </w:r>
      <w:r w:rsidR="00BB3A1E">
        <w:t>ON, Risicoregister Gevaarlijke Stoffen, Stedelijk afvalwater</w:t>
      </w:r>
      <w:r w:rsidR="00D835B6">
        <w:t>.</w:t>
      </w:r>
      <w:r w:rsidR="00BB3A1E">
        <w:t>. Al deze processen stellen eisen aan b</w:t>
      </w:r>
      <w:r w:rsidR="00670CE5">
        <w:t>egrippenkaders in relatie tot u</w:t>
      </w:r>
      <w:r w:rsidR="00BB3A1E">
        <w:t xml:space="preserve">tiliteitsnetten en de onderdelen daarvan. </w:t>
      </w:r>
      <w:r w:rsidR="00793B0B">
        <w:t>IMKL</w:t>
      </w:r>
      <w:r w:rsidR="00F4539E">
        <w:t xml:space="preserve"> integreert de begrippenkaders voor deze verschillende processen en </w:t>
      </w:r>
      <w:r w:rsidR="001D2BA4">
        <w:t>creëert</w:t>
      </w:r>
      <w:r w:rsidR="00F4539E">
        <w:t xml:space="preserve"> hiermee een basis voor synergie in de data</w:t>
      </w:r>
      <w:r w:rsidR="009C7103">
        <w:t>-</w:t>
      </w:r>
      <w:r w:rsidR="00F4539E">
        <w:t>uitwisselingsprocessen.</w:t>
      </w:r>
    </w:p>
    <w:p w14:paraId="452AD10A" w14:textId="4BBEBAA2" w:rsidR="00260925" w:rsidRDefault="00260925" w:rsidP="00E548CF">
      <w:pPr>
        <w:spacing w:line="240" w:lineRule="atLeast"/>
        <w:jc w:val="left"/>
      </w:pPr>
    </w:p>
    <w:p w14:paraId="6CA9C847" w14:textId="77777777" w:rsidR="00260925" w:rsidRDefault="00260925" w:rsidP="00E548CF">
      <w:pPr>
        <w:spacing w:line="240" w:lineRule="atLeast"/>
        <w:jc w:val="left"/>
      </w:pPr>
    </w:p>
    <w:p w14:paraId="14A891B8" w14:textId="2DEE00A7" w:rsidR="0041667C" w:rsidRDefault="004C168A" w:rsidP="00E548CF">
      <w:pPr>
        <w:spacing w:line="240" w:lineRule="atLeast"/>
        <w:jc w:val="left"/>
      </w:pPr>
      <w:r>
        <w:rPr>
          <w:noProof/>
        </w:rPr>
        <w:pict w14:anchorId="1F036AE2">
          <v:shapetype id="_x0000_t202" coordsize="21600,21600" o:spt="202" path="m,l,21600r21600,l21600,xe">
            <v:stroke joinstyle="miter"/>
            <v:path gradientshapeok="t" o:connecttype="rect"/>
          </v:shapetype>
          <v:shape id="_x0000_s1077" type="#_x0000_t202" style="position:absolute;margin-left:257.65pt;margin-top:105.65pt;width:94.5pt;height:27.85pt;z-index:251678720;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77">
              <w:txbxContent>
                <w:p w14:paraId="24861089" w14:textId="5253E094" w:rsidR="00C14B13" w:rsidRDefault="00C14B13">
                  <w:r>
                    <w:t>IMKL-wibon</w:t>
                  </w:r>
                </w:p>
              </w:txbxContent>
            </v:textbox>
            <w10:wrap type="square"/>
          </v:shape>
        </w:pict>
      </w:r>
      <w:r w:rsidR="00260925">
        <w:rPr>
          <w:noProof/>
        </w:rPr>
        <w:drawing>
          <wp:anchor distT="0" distB="0" distL="114300" distR="114300" simplePos="0" relativeHeight="251640320" behindDoc="0" locked="0" layoutInCell="1" allowOverlap="1" wp14:anchorId="3C07D942" wp14:editId="2A0325AE">
            <wp:simplePos x="0" y="0"/>
            <wp:positionH relativeFrom="column">
              <wp:posOffset>-1270</wp:posOffset>
            </wp:positionH>
            <wp:positionV relativeFrom="paragraph">
              <wp:posOffset>-1270</wp:posOffset>
            </wp:positionV>
            <wp:extent cx="5516880" cy="3004820"/>
            <wp:effectExtent l="0" t="0" r="0" b="0"/>
            <wp:wrapSquare wrapText="bothSides"/>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6880" cy="3004820"/>
                    </a:xfrm>
                    <a:prstGeom prst="rect">
                      <a:avLst/>
                    </a:prstGeom>
                    <a:noFill/>
                  </pic:spPr>
                </pic:pic>
              </a:graphicData>
            </a:graphic>
            <wp14:sizeRelH relativeFrom="page">
              <wp14:pctWidth>0</wp14:pctWidth>
            </wp14:sizeRelH>
            <wp14:sizeRelV relativeFrom="page">
              <wp14:pctHeight>0</wp14:pctHeight>
            </wp14:sizeRelV>
          </wp:anchor>
        </w:drawing>
      </w:r>
    </w:p>
    <w:p w14:paraId="21EB0694" w14:textId="18B248EA" w:rsidR="0041667C" w:rsidRDefault="00BB3A1E" w:rsidP="00253F30">
      <w:pPr>
        <w:spacing w:line="240" w:lineRule="atLeast"/>
        <w:jc w:val="left"/>
      </w:pPr>
      <w:r>
        <w:t xml:space="preserve">Figuur 3.1: </w:t>
      </w:r>
      <w:r w:rsidR="00793B0B">
        <w:t>IMKL</w:t>
      </w:r>
      <w:r w:rsidR="0041667C" w:rsidRPr="0041667C">
        <w:t xml:space="preserve"> beschrijft het totaal aan informatie </w:t>
      </w:r>
      <w:r w:rsidR="00253F30">
        <w:t>die voorziet in een aantal data</w:t>
      </w:r>
      <w:r w:rsidR="0041667C" w:rsidRPr="0041667C">
        <w:t>leveringsprocessen: WI</w:t>
      </w:r>
      <w:r w:rsidR="00260925">
        <w:t>B</w:t>
      </w:r>
      <w:r w:rsidR="0041667C" w:rsidRPr="0041667C">
        <w:t xml:space="preserve">ON, INSPIRE </w:t>
      </w:r>
      <w:proofErr w:type="spellStart"/>
      <w:r w:rsidR="0041667C" w:rsidRPr="0041667C">
        <w:t>utilities</w:t>
      </w:r>
      <w:proofErr w:type="spellEnd"/>
      <w:r w:rsidR="0041667C" w:rsidRPr="0041667C">
        <w:t xml:space="preserve">, </w:t>
      </w:r>
      <w:r w:rsidRPr="0041667C">
        <w:t>Topo</w:t>
      </w:r>
      <w:r>
        <w:t>grafie</w:t>
      </w:r>
      <w:r w:rsidRPr="0041667C">
        <w:t xml:space="preserve"> </w:t>
      </w:r>
      <w:r w:rsidR="0041667C" w:rsidRPr="0041667C">
        <w:t>Stedelijk Water, Buisleidingen gevaarlijke inhoud</w:t>
      </w:r>
      <w:r>
        <w:t xml:space="preserve"> (Risicoregister gevaarlijke stoffen)</w:t>
      </w:r>
      <w:r w:rsidR="00260925">
        <w:t xml:space="preserve">. WIBON integreert ook de Europese wetgeving EC61: Richtlijn </w:t>
      </w:r>
      <w:r w:rsidR="00AC0EB5">
        <w:t>kostenreductie</w:t>
      </w:r>
      <w:r w:rsidR="00260925">
        <w:t xml:space="preserve"> breedband.</w:t>
      </w:r>
    </w:p>
    <w:p w14:paraId="50682139" w14:textId="77777777" w:rsidR="001D2BA4" w:rsidRDefault="001D2BA4" w:rsidP="00253F30">
      <w:pPr>
        <w:spacing w:line="240" w:lineRule="atLeast"/>
        <w:jc w:val="left"/>
      </w:pPr>
    </w:p>
    <w:p w14:paraId="45CF7028" w14:textId="50D33EC4" w:rsidR="009C7103" w:rsidRDefault="00971241" w:rsidP="00253F30">
      <w:pPr>
        <w:spacing w:line="240" w:lineRule="atLeast"/>
        <w:jc w:val="left"/>
      </w:pPr>
      <w:r w:rsidRPr="003657E7">
        <w:t xml:space="preserve">Bij de implementatie van </w:t>
      </w:r>
      <w:r w:rsidR="00793B0B">
        <w:t>IMKL</w:t>
      </w:r>
      <w:r w:rsidRPr="003657E7">
        <w:t xml:space="preserve"> wordt er voor elk dataleveringsproces een apart profiel gemaakt. Elk profiel bevat alleen die informatie die bij dat profiel hoort. Zo is er een </w:t>
      </w:r>
      <w:r w:rsidRPr="00F53323">
        <w:t>WI</w:t>
      </w:r>
      <w:r w:rsidR="00260925" w:rsidRPr="00F53323">
        <w:t>B</w:t>
      </w:r>
      <w:r w:rsidRPr="00F53323">
        <w:t xml:space="preserve">ON profiel, een </w:t>
      </w:r>
      <w:proofErr w:type="spellStart"/>
      <w:r w:rsidRPr="00F53323">
        <w:t>SWater</w:t>
      </w:r>
      <w:proofErr w:type="spellEnd"/>
      <w:r w:rsidRPr="00F53323">
        <w:t xml:space="preserve"> profiel</w:t>
      </w:r>
      <w:r w:rsidR="000D30BA" w:rsidRPr="00F53323">
        <w:t xml:space="preserve"> en </w:t>
      </w:r>
      <w:r w:rsidRPr="00F53323">
        <w:t xml:space="preserve">een </w:t>
      </w:r>
      <w:proofErr w:type="spellStart"/>
      <w:r w:rsidRPr="00F53323">
        <w:t>BevB</w:t>
      </w:r>
      <w:proofErr w:type="spellEnd"/>
      <w:r w:rsidRPr="00F53323">
        <w:t xml:space="preserve"> profiel</w:t>
      </w:r>
      <w:r w:rsidR="00260925" w:rsidRPr="00F53323">
        <w:t>.</w:t>
      </w:r>
    </w:p>
    <w:p w14:paraId="420E9050" w14:textId="77777777" w:rsidR="001D2BA4" w:rsidRDefault="001D2BA4" w:rsidP="00253F30">
      <w:pPr>
        <w:spacing w:line="240" w:lineRule="atLeast"/>
        <w:jc w:val="left"/>
      </w:pPr>
    </w:p>
    <w:p w14:paraId="43C3287A" w14:textId="11588E64" w:rsidR="001D2BA4" w:rsidRDefault="001D2BA4" w:rsidP="00253F30">
      <w:pPr>
        <w:spacing w:line="240" w:lineRule="atLeast"/>
        <w:jc w:val="left"/>
      </w:pPr>
      <w:r>
        <w:t xml:space="preserve">Uitgangspunten toegepast bij het modelleren van </w:t>
      </w:r>
      <w:r w:rsidR="00793B0B">
        <w:t>IMKL</w:t>
      </w:r>
      <w:r>
        <w:t>:</w:t>
      </w:r>
    </w:p>
    <w:p w14:paraId="30F49AE0" w14:textId="77777777" w:rsidR="001D2BA4" w:rsidRDefault="001D2BA4" w:rsidP="00253F30">
      <w:pPr>
        <w:spacing w:line="240" w:lineRule="atLeast"/>
        <w:jc w:val="left"/>
      </w:pPr>
    </w:p>
    <w:p w14:paraId="32E652F3" w14:textId="64782483" w:rsidR="001D2BA4" w:rsidRPr="00514379" w:rsidRDefault="00793B0B" w:rsidP="001D2BA4">
      <w:pPr>
        <w:pStyle w:val="Lijstalinea"/>
        <w:numPr>
          <w:ilvl w:val="0"/>
          <w:numId w:val="36"/>
        </w:numPr>
        <w:spacing w:line="288" w:lineRule="auto"/>
      </w:pPr>
      <w:r>
        <w:t>IMKL</w:t>
      </w:r>
      <w:r w:rsidR="001D2BA4" w:rsidRPr="00514379">
        <w:t xml:space="preserve"> beschrijft het totaal aan informatie die voorziet in een aantal data leveringsprocessen: WI</w:t>
      </w:r>
      <w:r w:rsidR="00260925">
        <w:t>B</w:t>
      </w:r>
      <w:r w:rsidR="001D2BA4" w:rsidRPr="00514379">
        <w:t xml:space="preserve">ON, INSPIRE </w:t>
      </w:r>
      <w:proofErr w:type="spellStart"/>
      <w:r w:rsidR="001D2BA4" w:rsidRPr="00514379">
        <w:t>utilities</w:t>
      </w:r>
      <w:proofErr w:type="spellEnd"/>
      <w:r w:rsidR="001D2BA4" w:rsidRPr="00514379">
        <w:t>, Topologie Stedelijk Water, Buisleidingen gevaarlijke inhoud</w:t>
      </w:r>
      <w:r w:rsidR="00260925">
        <w:t>.</w:t>
      </w:r>
    </w:p>
    <w:p w14:paraId="49090A5F" w14:textId="21F4FA69" w:rsidR="001D2BA4" w:rsidRDefault="00793B0B" w:rsidP="001D2BA4">
      <w:pPr>
        <w:pStyle w:val="Lijstalinea"/>
        <w:numPr>
          <w:ilvl w:val="0"/>
          <w:numId w:val="36"/>
        </w:numPr>
        <w:spacing w:line="288" w:lineRule="auto"/>
      </w:pPr>
      <w:r>
        <w:t>IMKL</w:t>
      </w:r>
      <w:r w:rsidR="001D2BA4" w:rsidRPr="00514379">
        <w:t xml:space="preserve"> bevat ook de productmodellen voor de bovengenoemde dataleveringen. Elk productmodel beschrijft de informatie-inhoud (semantiek) van het specifieke leveringsmodel. Zo worden er de volgende productmodellen beschreven (conceptnamen):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001D2BA4" w:rsidRPr="00514379">
        <w:t xml:space="preserve">(bestaat al), </w:t>
      </w:r>
      <w:r>
        <w:t>IMKL</w:t>
      </w:r>
      <w:r w:rsidR="00170B60">
        <w:t>-</w:t>
      </w:r>
      <w:proofErr w:type="spellStart"/>
      <w:r w:rsidR="00170B60">
        <w:t>wi</w:t>
      </w:r>
      <w:r w:rsidR="000D30BA">
        <w:t>b</w:t>
      </w:r>
      <w:r w:rsidR="00170B60">
        <w:t>on</w:t>
      </w:r>
      <w:proofErr w:type="spellEnd"/>
      <w:r w:rsidR="001D2BA4" w:rsidRPr="00514379">
        <w:t xml:space="preserve">, </w:t>
      </w:r>
      <w:proofErr w:type="spellStart"/>
      <w:r w:rsidR="001D2BA4" w:rsidRPr="00514379">
        <w:t>IMBevB</w:t>
      </w:r>
      <w:proofErr w:type="spellEnd"/>
      <w:r w:rsidR="000D30BA">
        <w:t xml:space="preserve"> en </w:t>
      </w:r>
      <w:r w:rsidR="001D2BA4" w:rsidRPr="00514379">
        <w:t>IMSW</w:t>
      </w:r>
      <w:r w:rsidR="000D30BA">
        <w:t>.</w:t>
      </w:r>
    </w:p>
    <w:p w14:paraId="7ADFAD09" w14:textId="6EDED305"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w:t>
      </w:r>
      <w:r w:rsidR="00793B0B">
        <w:t>IMKL</w:t>
      </w:r>
      <w:r w:rsidRPr="00514379">
        <w:t xml:space="preserve">. Het informatiemodel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staat centraal in de modellering van de overige producten.</w:t>
      </w:r>
    </w:p>
    <w:p w14:paraId="71FE19E5" w14:textId="7130ABA3" w:rsidR="001D2BA4" w:rsidRPr="00514379" w:rsidRDefault="001D2BA4" w:rsidP="001D2BA4">
      <w:pPr>
        <w:pStyle w:val="Lijstalinea"/>
        <w:numPr>
          <w:ilvl w:val="0"/>
          <w:numId w:val="36"/>
        </w:numPr>
        <w:spacing w:line="288" w:lineRule="auto"/>
      </w:pPr>
      <w:r w:rsidRPr="00514379">
        <w:t xml:space="preserve">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 xml:space="preserve">is gedefinieerd in Engelstalige syntax. De NL modellen gaan uit van een Nederlandse syntax. De relatie tussen Engelse en Nederlandse syntax wordt in </w:t>
      </w:r>
      <w:r w:rsidR="00793B0B">
        <w:t>IMKL</w:t>
      </w:r>
      <w:r w:rsidRPr="00514379">
        <w:t xml:space="preserve"> gelegd.</w:t>
      </w:r>
    </w:p>
    <w:p w14:paraId="3C344820" w14:textId="4E3750C1" w:rsidR="001D2BA4" w:rsidRPr="00514379" w:rsidRDefault="00793B0B" w:rsidP="001D2BA4">
      <w:pPr>
        <w:pStyle w:val="Lijstalinea"/>
        <w:numPr>
          <w:ilvl w:val="0"/>
          <w:numId w:val="36"/>
        </w:numPr>
        <w:spacing w:line="288" w:lineRule="auto"/>
      </w:pPr>
      <w:r>
        <w:t>IMKL</w:t>
      </w:r>
      <w:r w:rsidR="001D2BA4" w:rsidRPr="00514379">
        <w:t xml:space="preserve"> beschrijft ‘eindproducten’ van de informatie-uitwisselingsketen. Het bevat geen informatie gerelateerd aan de architectuur van het KLIC systeem. IMKL is niet van invloed op het type voorziening, centraal, decentraal of hybride.</w:t>
      </w:r>
    </w:p>
    <w:p w14:paraId="3CBFB6B0" w14:textId="4F825006" w:rsidR="001D2BA4" w:rsidRPr="00514379" w:rsidRDefault="00793B0B" w:rsidP="001D2BA4">
      <w:pPr>
        <w:pStyle w:val="Lijstalinea"/>
        <w:numPr>
          <w:ilvl w:val="0"/>
          <w:numId w:val="36"/>
        </w:numPr>
        <w:spacing w:line="288" w:lineRule="auto"/>
      </w:pPr>
      <w:r>
        <w:t>IMKL</w:t>
      </w:r>
      <w:r w:rsidR="001D2BA4" w:rsidRPr="00514379">
        <w:t xml:space="preserve"> voorziet in een objectgerichte, gevectoriseerde data-uitwisseling.</w:t>
      </w:r>
    </w:p>
    <w:p w14:paraId="21D04738" w14:textId="4789E123" w:rsidR="001D2BA4" w:rsidRPr="00F53323" w:rsidRDefault="001D2BA4" w:rsidP="001D2BA4">
      <w:pPr>
        <w:pStyle w:val="Lijstalinea"/>
        <w:numPr>
          <w:ilvl w:val="0"/>
          <w:numId w:val="36"/>
        </w:numPr>
        <w:spacing w:line="288" w:lineRule="auto"/>
      </w:pPr>
      <w:r w:rsidRPr="00F53323">
        <w:t xml:space="preserve">Afhankelijk van het type informatieproduct kan </w:t>
      </w:r>
      <w:r w:rsidR="00793B0B" w:rsidRPr="00F53323">
        <w:t>IMKL</w:t>
      </w:r>
      <w:r w:rsidRPr="00F53323">
        <w:t xml:space="preserve"> toegepast worden in een view service (WMS) en of download service (WFS of Atom feeds).</w:t>
      </w:r>
      <w:r w:rsidR="008A4CEA" w:rsidRPr="0027713D">
        <w:t xml:space="preserve"> WFS/WMS is alleen van toepassing op het informatieproduct INSPIRE UN</w:t>
      </w:r>
    </w:p>
    <w:p w14:paraId="4E48FB8C" w14:textId="63761341" w:rsidR="001D2BA4" w:rsidRPr="00514379" w:rsidRDefault="00793B0B" w:rsidP="001D2BA4">
      <w:pPr>
        <w:pStyle w:val="Lijstalinea"/>
        <w:numPr>
          <w:ilvl w:val="0"/>
          <w:numId w:val="36"/>
        </w:numPr>
        <w:spacing w:line="288" w:lineRule="auto"/>
      </w:pPr>
      <w:r>
        <w:lastRenderedPageBreak/>
        <w:t>IMKL</w:t>
      </w:r>
      <w:r w:rsidR="001D2BA4" w:rsidRPr="00514379">
        <w:t xml:space="preserve"> past waar nodig, optioneel, 3D geometrie toe. De 3D geometrie is een optionele extensie die geen invloed heeft op de 2D modellering.</w:t>
      </w:r>
    </w:p>
    <w:p w14:paraId="60E6F948" w14:textId="77777777" w:rsidR="001D2BA4" w:rsidRPr="00514379" w:rsidRDefault="001D2BA4" w:rsidP="001D2BA4">
      <w:pPr>
        <w:pStyle w:val="Lijstalinea"/>
        <w:numPr>
          <w:ilvl w:val="0"/>
          <w:numId w:val="36"/>
        </w:numPr>
        <w:spacing w:line="288" w:lineRule="auto"/>
      </w:pPr>
      <w:r w:rsidRPr="00514379">
        <w:t xml:space="preserve">Voor 3D modellering wordt zoveel als mogelijk afgestemd met </w:t>
      </w:r>
      <w:proofErr w:type="spellStart"/>
      <w:r w:rsidRPr="00514379">
        <w:t>CityGML-Utility</w:t>
      </w:r>
      <w:proofErr w:type="spellEnd"/>
      <w:r w:rsidRPr="00514379">
        <w:t xml:space="preserve"> extensie. In dat proces wordt ook gekeken naar aanpassingen aan </w:t>
      </w:r>
      <w:proofErr w:type="spellStart"/>
      <w:r w:rsidRPr="00514379">
        <w:t>CityGML-Utility</w:t>
      </w:r>
      <w:proofErr w:type="spellEnd"/>
      <w:r w:rsidRPr="00514379">
        <w:t xml:space="preserve">.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is leidend in die afstemming.</w:t>
      </w:r>
    </w:p>
    <w:p w14:paraId="17F62DAE" w14:textId="3F50649A" w:rsidR="001D2BA4" w:rsidRPr="00514379" w:rsidRDefault="00793B0B" w:rsidP="001D2BA4">
      <w:pPr>
        <w:pStyle w:val="Lijstalinea"/>
        <w:numPr>
          <w:ilvl w:val="0"/>
          <w:numId w:val="36"/>
        </w:numPr>
        <w:spacing w:line="288" w:lineRule="auto"/>
      </w:pPr>
      <w:r>
        <w:t>IMKL</w:t>
      </w:r>
      <w:r w:rsidR="001D2BA4" w:rsidRPr="00514379">
        <w:t xml:space="preserve"> bevat temporele informatie.</w:t>
      </w:r>
    </w:p>
    <w:p w14:paraId="5A431C9D" w14:textId="283111D2" w:rsidR="001D2BA4" w:rsidRPr="000D422C" w:rsidRDefault="00793B0B" w:rsidP="001D2BA4">
      <w:pPr>
        <w:pStyle w:val="Lijstalinea"/>
        <w:numPr>
          <w:ilvl w:val="0"/>
          <w:numId w:val="36"/>
        </w:numPr>
        <w:spacing w:line="288" w:lineRule="auto"/>
      </w:pPr>
      <w:r>
        <w:t>IMKL</w:t>
      </w:r>
      <w:r w:rsidR="00170B60">
        <w:t>-</w:t>
      </w:r>
      <w:proofErr w:type="spellStart"/>
      <w:r w:rsidR="00170B60">
        <w:t>wi</w:t>
      </w:r>
      <w:r w:rsidR="000D30BA">
        <w:t>b</w:t>
      </w:r>
      <w:r w:rsidR="00170B60">
        <w:t>on</w:t>
      </w:r>
      <w:proofErr w:type="spellEnd"/>
      <w:r w:rsidR="00170B60" w:rsidRPr="000D422C">
        <w:t xml:space="preserve"> </w:t>
      </w:r>
      <w:r w:rsidR="001D2BA4" w:rsidRPr="000D422C">
        <w:t>bevat ook de informatie van geplande netwerkelementen.</w:t>
      </w:r>
    </w:p>
    <w:p w14:paraId="5BAD99E9" w14:textId="7D856FC4" w:rsidR="001D2BA4" w:rsidRDefault="00793B0B" w:rsidP="001D2BA4">
      <w:pPr>
        <w:pStyle w:val="Lijstalinea"/>
        <w:numPr>
          <w:ilvl w:val="0"/>
          <w:numId w:val="36"/>
        </w:numPr>
        <w:spacing w:line="288" w:lineRule="auto"/>
      </w:pPr>
      <w:r>
        <w:t>IMKL</w:t>
      </w:r>
      <w:r w:rsidR="00170B60">
        <w:t>-</w:t>
      </w:r>
      <w:proofErr w:type="spellStart"/>
      <w:r w:rsidR="00170B60">
        <w:t>wi</w:t>
      </w:r>
      <w:r w:rsidR="000D30BA">
        <w:t>b</w:t>
      </w:r>
      <w:r w:rsidR="00170B60">
        <w:t>on</w:t>
      </w:r>
      <w:proofErr w:type="spellEnd"/>
      <w:r w:rsidR="00170B60">
        <w:t xml:space="preserve"> </w:t>
      </w:r>
      <w:r w:rsidR="00932116">
        <w:t xml:space="preserve">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14:paraId="2DF6688C" w14:textId="4303F943" w:rsidR="000C1E46" w:rsidRPr="000E3C4F" w:rsidRDefault="00793B0B" w:rsidP="001D2BA4">
      <w:pPr>
        <w:pStyle w:val="Lijstalinea"/>
        <w:numPr>
          <w:ilvl w:val="0"/>
          <w:numId w:val="36"/>
        </w:numPr>
        <w:spacing w:line="288" w:lineRule="auto"/>
      </w:pPr>
      <w:r>
        <w:t>IMKL</w:t>
      </w:r>
      <w:r w:rsidR="00170B60" w:rsidRPr="000E3C4F">
        <w:t>-</w:t>
      </w:r>
      <w:proofErr w:type="spellStart"/>
      <w:r w:rsidR="00170B60" w:rsidRPr="000E3C4F">
        <w:t>wi</w:t>
      </w:r>
      <w:r w:rsidR="000D30BA">
        <w:t>b</w:t>
      </w:r>
      <w:r w:rsidR="00170B60" w:rsidRPr="000E3C4F">
        <w:t>on</w:t>
      </w:r>
      <w:proofErr w:type="spellEnd"/>
      <w:r w:rsidR="000C1E46" w:rsidRPr="000E3C4F">
        <w:t xml:space="preserve"> differentieert informatie naar aanlevering door netbeheerders en naar uitlevering door de centrale voorziening</w:t>
      </w:r>
      <w:r w:rsidR="00D835B6">
        <w:t xml:space="preserve"> (KLIC)</w:t>
      </w:r>
      <w:r w:rsidR="000C1E46" w:rsidRPr="000E3C4F">
        <w:t>.</w:t>
      </w:r>
    </w:p>
    <w:p w14:paraId="111E7F42" w14:textId="77777777" w:rsidR="001D2BA4" w:rsidRDefault="001D2BA4" w:rsidP="00253F30">
      <w:pPr>
        <w:spacing w:line="240" w:lineRule="atLeast"/>
        <w:jc w:val="left"/>
      </w:pPr>
    </w:p>
    <w:p w14:paraId="5A04D3C7" w14:textId="4C13A120" w:rsidR="00654B7E" w:rsidRPr="000E3C4F" w:rsidRDefault="008275BC" w:rsidP="00654B7E">
      <w:r>
        <w:t xml:space="preserve">Het volgende </w:t>
      </w:r>
      <w:r w:rsidR="00FF4402">
        <w:t>figuur schetst de data-uitwisseling voor realisering van het WI</w:t>
      </w:r>
      <w:r w:rsidR="000D30BA">
        <w:t>B</w:t>
      </w:r>
      <w:r w:rsidR="00FF4402">
        <w:t xml:space="preserve">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 xml:space="preserve">die nodig is om tussenproducten of voorzieningen te realiseren die met die gegevens instaat zijn om de eindproducten te realiseren. </w:t>
      </w:r>
      <w:r w:rsidR="0030098D">
        <w:t xml:space="preserve">Voor KLIC </w:t>
      </w:r>
      <w:r w:rsidR="00654B7E" w:rsidRPr="000E3C4F">
        <w:t xml:space="preserve">geldt dat er vier </w:t>
      </w:r>
      <w:proofErr w:type="spellStart"/>
      <w:r w:rsidR="00654B7E" w:rsidRPr="000E3C4F">
        <w:t>gegevensuitwisseltrajecten</w:t>
      </w:r>
      <w:proofErr w:type="spellEnd"/>
      <w:r w:rsidR="00654B7E" w:rsidRPr="000E3C4F">
        <w:t xml:space="preserve"> zijn:</w:t>
      </w:r>
    </w:p>
    <w:p w14:paraId="063D5A1B" w14:textId="77777777" w:rsidR="00654B7E" w:rsidRPr="000E3C4F" w:rsidRDefault="00F67646" w:rsidP="000E3C4F">
      <w:pPr>
        <w:pStyle w:val="Lijstalinea"/>
        <w:numPr>
          <w:ilvl w:val="0"/>
          <w:numId w:val="53"/>
        </w:numPr>
      </w:pPr>
      <w:r w:rsidRPr="000E3C4F">
        <w:rPr>
          <w:b/>
        </w:rPr>
        <w:t>Decentraal aangesloten</w:t>
      </w:r>
      <w:r w:rsidR="00654B7E" w:rsidRPr="000E3C4F">
        <w:rPr>
          <w:b/>
        </w:rPr>
        <w:t xml:space="preserve"> Netbeheerder (A):</w:t>
      </w:r>
      <w:r w:rsidRPr="000E3C4F">
        <w:t xml:space="preserve"> A</w:t>
      </w:r>
      <w:r w:rsidR="00654B7E" w:rsidRPr="000E3C4F">
        <w:t xml:space="preserve">anlevering van </w:t>
      </w:r>
      <w:r w:rsidRPr="000E3C4F">
        <w:t>netinformatie</w:t>
      </w:r>
      <w:r w:rsidR="00654B7E" w:rsidRPr="000E3C4F">
        <w:t xml:space="preserve"> aan KLIC per aanvraag voor doorlevering aan aanvrager.</w:t>
      </w:r>
    </w:p>
    <w:p w14:paraId="7AB664FE" w14:textId="77777777" w:rsidR="00654B7E" w:rsidRPr="000E3C4F" w:rsidRDefault="00F67646" w:rsidP="000E3C4F">
      <w:pPr>
        <w:pStyle w:val="Lijstalinea"/>
        <w:numPr>
          <w:ilvl w:val="0"/>
          <w:numId w:val="53"/>
        </w:numPr>
      </w:pPr>
      <w:r w:rsidRPr="000E3C4F">
        <w:rPr>
          <w:b/>
        </w:rPr>
        <w:t xml:space="preserve">Centraal aangesloten </w:t>
      </w:r>
      <w:r w:rsidR="00654B7E" w:rsidRPr="000E3C4F">
        <w:rPr>
          <w:b/>
        </w:rPr>
        <w:t>Netbeheerder (B):</w:t>
      </w:r>
      <w:r w:rsidRPr="000E3C4F">
        <w:t xml:space="preserve"> A</w:t>
      </w:r>
      <w:r w:rsidR="00654B7E" w:rsidRPr="000E3C4F">
        <w:t xml:space="preserve">anleveren totaal </w:t>
      </w:r>
      <w:r w:rsidRPr="000E3C4F">
        <w:t>netinformatie</w:t>
      </w:r>
      <w:r w:rsidR="00654B7E" w:rsidRPr="000E3C4F">
        <w:t xml:space="preserve"> voor actualisatie van de centrale voorziening.</w:t>
      </w:r>
    </w:p>
    <w:p w14:paraId="424D6467" w14:textId="77777777" w:rsidR="00654B7E" w:rsidRPr="000E3C4F" w:rsidRDefault="00F67646" w:rsidP="000E3C4F">
      <w:pPr>
        <w:pStyle w:val="Lijstalinea"/>
        <w:numPr>
          <w:ilvl w:val="0"/>
          <w:numId w:val="53"/>
        </w:numPr>
      </w:pPr>
      <w:r w:rsidRPr="000E3C4F">
        <w:rPr>
          <w:b/>
        </w:rPr>
        <w:t>Decentrale</w:t>
      </w:r>
      <w:r w:rsidR="00654B7E" w:rsidRPr="000E3C4F">
        <w:rPr>
          <w:b/>
        </w:rPr>
        <w:t xml:space="preserve"> en Centrale Netbeheerder</w:t>
      </w:r>
      <w:r w:rsidR="00654B7E" w:rsidRPr="000E3C4F">
        <w:t>: Registreren en actualiseren van de Belangenregistratie.</w:t>
      </w:r>
    </w:p>
    <w:p w14:paraId="2E118E46" w14:textId="319BA5AD" w:rsidR="00654B7E" w:rsidRPr="000E3C4F" w:rsidRDefault="00654B7E" w:rsidP="000E3C4F">
      <w:pPr>
        <w:pStyle w:val="Lijstalinea"/>
        <w:numPr>
          <w:ilvl w:val="0"/>
          <w:numId w:val="53"/>
        </w:numPr>
      </w:pPr>
      <w:r w:rsidRPr="000E3C4F">
        <w:rPr>
          <w:b/>
        </w:rPr>
        <w:t>WI</w:t>
      </w:r>
      <w:r w:rsidR="00D835B6">
        <w:rPr>
          <w:b/>
        </w:rPr>
        <w:t>B</w:t>
      </w:r>
      <w:r w:rsidRPr="000E3C4F">
        <w:rPr>
          <w:b/>
        </w:rPr>
        <w:t>ON Uitlevering:</w:t>
      </w:r>
      <w:r w:rsidR="00F67646" w:rsidRPr="000E3C4F">
        <w:t xml:space="preserve"> U</w:t>
      </w:r>
      <w:r w:rsidRPr="000E3C4F">
        <w:t>itleveren van gebiedsinformatie aan grondroerder. (graafpolygoon e.d.) inclusief bijbehorende aanvraag en leveringsinformatie .</w:t>
      </w:r>
    </w:p>
    <w:p w14:paraId="728BD883" w14:textId="77777777" w:rsidR="00654B7E" w:rsidRDefault="00654B7E" w:rsidP="00253F30">
      <w:pPr>
        <w:spacing w:line="240" w:lineRule="atLeast"/>
        <w:jc w:val="left"/>
      </w:pPr>
    </w:p>
    <w:p w14:paraId="79FE058F" w14:textId="77777777" w:rsidR="00FF4402" w:rsidRDefault="00FF4402" w:rsidP="00253F30">
      <w:pPr>
        <w:spacing w:line="240" w:lineRule="atLeast"/>
        <w:jc w:val="left"/>
      </w:pPr>
    </w:p>
    <w:p w14:paraId="2128356A" w14:textId="77777777" w:rsidR="00551821" w:rsidRDefault="00551821" w:rsidP="00253F30">
      <w:pPr>
        <w:spacing w:line="240" w:lineRule="atLeast"/>
        <w:jc w:val="left"/>
      </w:pPr>
    </w:p>
    <w:p w14:paraId="1E95DDBB" w14:textId="283C20A6" w:rsidR="00551821" w:rsidRDefault="004B0936" w:rsidP="00253F30">
      <w:pPr>
        <w:spacing w:line="240" w:lineRule="atLeast"/>
        <w:jc w:val="left"/>
      </w:pPr>
      <w:r>
        <w:rPr>
          <w:noProof/>
        </w:rPr>
        <w:drawing>
          <wp:inline distT="0" distB="0" distL="0" distR="0" wp14:anchorId="25BD5A12" wp14:editId="067F9620">
            <wp:extent cx="5500370" cy="3213100"/>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ata-uitwisseling in IMKL-formaat (2).jpg"/>
                    <pic:cNvPicPr/>
                  </pic:nvPicPr>
                  <pic:blipFill>
                    <a:blip r:embed="rId23">
                      <a:extLst>
                        <a:ext uri="{28A0092B-C50C-407E-A947-70E740481C1C}">
                          <a14:useLocalDpi xmlns:a14="http://schemas.microsoft.com/office/drawing/2010/main" val="0"/>
                        </a:ext>
                      </a:extLst>
                    </a:blip>
                    <a:stretch>
                      <a:fillRect/>
                    </a:stretch>
                  </pic:blipFill>
                  <pic:spPr>
                    <a:xfrm>
                      <a:off x="0" y="0"/>
                      <a:ext cx="5500370" cy="3213100"/>
                    </a:xfrm>
                    <a:prstGeom prst="rect">
                      <a:avLst/>
                    </a:prstGeom>
                  </pic:spPr>
                </pic:pic>
              </a:graphicData>
            </a:graphic>
          </wp:inline>
        </w:drawing>
      </w:r>
    </w:p>
    <w:p w14:paraId="76680794" w14:textId="77777777" w:rsidR="00551821" w:rsidRDefault="00551821" w:rsidP="00253F30">
      <w:pPr>
        <w:spacing w:line="240" w:lineRule="atLeast"/>
        <w:jc w:val="left"/>
      </w:pPr>
    </w:p>
    <w:p w14:paraId="0FF79EE5" w14:textId="7E857AAB" w:rsidR="00253F30" w:rsidRDefault="009A432E" w:rsidP="00253F30">
      <w:pPr>
        <w:spacing w:line="240" w:lineRule="atLeast"/>
        <w:jc w:val="left"/>
      </w:pPr>
      <w:r w:rsidRPr="000E3C4F">
        <w:lastRenderedPageBreak/>
        <w:t xml:space="preserve">Figuur 3.2: </w:t>
      </w:r>
      <w:r w:rsidR="00F14233" w:rsidRPr="000E3C4F">
        <w:t xml:space="preserve">Data-uitwisselarchitectuur. </w:t>
      </w:r>
      <w:r w:rsidRPr="000E3C4F">
        <w:t>Illustratief figuur van data-uitwisseling voor realisatie van WI</w:t>
      </w:r>
      <w:ins w:id="10" w:author="Paul Janssen" w:date="2020-08-27T13:02:00Z">
        <w:r w:rsidR="00AD24F1">
          <w:t>B</w:t>
        </w:r>
      </w:ins>
      <w:r w:rsidRPr="000E3C4F">
        <w:t xml:space="preserve">ON en INSPIRE voorziening. </w:t>
      </w:r>
      <w:r w:rsidR="00793B0B">
        <w:t>IMKL</w:t>
      </w:r>
      <w:r w:rsidRPr="000E3C4F">
        <w:t xml:space="preserve"> beschrijft de semantiek van de eindproducten in de data-uitlevering</w:t>
      </w:r>
      <w:r w:rsidR="00654B7E" w:rsidRPr="000E3C4F">
        <w:t xml:space="preserve"> en geeft ook specificaties voor de</w:t>
      </w:r>
      <w:r w:rsidRPr="000E3C4F">
        <w:t xml:space="preserve"> inhoud van de data-aanlevering van </w:t>
      </w:r>
      <w:r w:rsidR="00F67646" w:rsidRPr="000E3C4F">
        <w:t xml:space="preserve">decentraal (A) en centraal aangesloten </w:t>
      </w:r>
      <w:r w:rsidRPr="000E3C4F">
        <w:t xml:space="preserve">netbeheerder </w:t>
      </w:r>
      <w:r w:rsidR="00F67646" w:rsidRPr="000E3C4F">
        <w:t xml:space="preserve">(B) </w:t>
      </w:r>
      <w:r w:rsidR="0064486E" w:rsidRPr="000E3C4F">
        <w:t xml:space="preserve">aan </w:t>
      </w:r>
      <w:r w:rsidR="00F67646" w:rsidRPr="000E3C4F">
        <w:t>de voorziening.</w:t>
      </w:r>
      <w:r w:rsidR="006D2427">
        <w:t xml:space="preserve"> Het BMKL is het protocol voor het berichtenverkeer. Dit wordt in een aparte specificatie beschreven.</w:t>
      </w:r>
    </w:p>
    <w:p w14:paraId="299780D9" w14:textId="77777777" w:rsidR="00654B7E" w:rsidRDefault="00654B7E" w:rsidP="00253F30">
      <w:pPr>
        <w:spacing w:line="240" w:lineRule="atLeast"/>
        <w:jc w:val="left"/>
      </w:pPr>
    </w:p>
    <w:p w14:paraId="3436CD83" w14:textId="77777777" w:rsidR="00654B7E" w:rsidRDefault="00654B7E" w:rsidP="00253F30">
      <w:pPr>
        <w:spacing w:line="240" w:lineRule="atLeast"/>
        <w:jc w:val="left"/>
      </w:pPr>
    </w:p>
    <w:p w14:paraId="3576FBC6" w14:textId="77777777" w:rsidR="00654B7E" w:rsidRDefault="00654B7E" w:rsidP="00253F30">
      <w:pPr>
        <w:spacing w:line="240" w:lineRule="atLeast"/>
        <w:jc w:val="left"/>
      </w:pPr>
    </w:p>
    <w:p w14:paraId="30A5A4F6" w14:textId="77777777" w:rsidR="00654B7E" w:rsidRDefault="00654B7E" w:rsidP="00253F30">
      <w:pPr>
        <w:spacing w:line="240" w:lineRule="atLeast"/>
        <w:jc w:val="left"/>
      </w:pPr>
    </w:p>
    <w:p w14:paraId="5DB63686" w14:textId="77777777" w:rsidR="00654B7E" w:rsidRPr="0041667C" w:rsidRDefault="00654B7E" w:rsidP="00253F30">
      <w:pPr>
        <w:spacing w:line="240" w:lineRule="atLeast"/>
        <w:jc w:val="left"/>
      </w:pPr>
    </w:p>
    <w:p w14:paraId="3256A59F" w14:textId="77777777" w:rsidR="0041667C" w:rsidRDefault="0041667C" w:rsidP="00E548CF">
      <w:pPr>
        <w:spacing w:line="240" w:lineRule="atLeast"/>
        <w:jc w:val="left"/>
      </w:pPr>
    </w:p>
    <w:p w14:paraId="411C90AA" w14:textId="77777777" w:rsidR="00576E1A" w:rsidRDefault="00576E1A" w:rsidP="00576E1A">
      <w:pPr>
        <w:pStyle w:val="Paragraaftitel"/>
        <w:spacing w:line="240" w:lineRule="atLeast"/>
      </w:pPr>
      <w:bookmarkStart w:id="11" w:name="_Toc45195623"/>
      <w:r>
        <w:t>Normatieve referenties</w:t>
      </w:r>
      <w:r w:rsidR="00283BD6">
        <w:t>.</w:t>
      </w:r>
      <w:bookmarkEnd w:id="11"/>
    </w:p>
    <w:p w14:paraId="7FE6A3AB" w14:textId="77777777"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proofErr w:type="spellStart"/>
      <w:r w:rsidR="006C7C50">
        <w:rPr>
          <w:rFonts w:cs="Arial"/>
        </w:rPr>
        <w:t>geo</w:t>
      </w:r>
      <w:proofErr w:type="spellEnd"/>
      <w:r w:rsidR="006C7C50">
        <w:rPr>
          <w:rFonts w:cs="Arial"/>
        </w:rPr>
        <w:t>-</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14:paraId="4E21D620" w14:textId="77777777" w:rsidR="00FD2140" w:rsidRDefault="004C168A" w:rsidP="00FD2140">
      <w:pPr>
        <w:spacing w:line="240" w:lineRule="auto"/>
        <w:ind w:left="720"/>
        <w:jc w:val="left"/>
      </w:pPr>
      <w:hyperlink r:id="rId24" w:history="1">
        <w:r w:rsidR="00FD2140" w:rsidRPr="00793FB2">
          <w:rPr>
            <w:rStyle w:val="Hyperlink"/>
          </w:rPr>
          <w:t>http://www.geonovum.nl/documenten/raamwerk-van-geo-standaarden</w:t>
        </w:r>
      </w:hyperlink>
    </w:p>
    <w:p w14:paraId="03205EF9" w14:textId="77777777" w:rsidR="00E548CF" w:rsidRPr="008119F2" w:rsidRDefault="008119F2" w:rsidP="00E548CF">
      <w:pPr>
        <w:numPr>
          <w:ilvl w:val="0"/>
          <w:numId w:val="21"/>
        </w:numPr>
        <w:spacing w:line="240" w:lineRule="auto"/>
        <w:jc w:val="left"/>
      </w:pPr>
      <w:r w:rsidRPr="000E3C4F">
        <w:t>NEN 3610</w:t>
      </w:r>
      <w:r w:rsidR="002C1BDB">
        <w:t>:2011</w:t>
      </w:r>
      <w:r w:rsidRPr="000E3C4F">
        <w:t xml:space="preserve">/A1:2016 </w:t>
      </w:r>
      <w:r w:rsidRPr="008119F2">
        <w:t xml:space="preserve">Basismodel </w:t>
      </w:r>
      <w:proofErr w:type="spellStart"/>
      <w:r w:rsidRPr="008119F2">
        <w:t>Geo</w:t>
      </w:r>
      <w:proofErr w:type="spellEnd"/>
      <w:r w:rsidRPr="008119F2">
        <w:t>-informatie</w:t>
      </w:r>
      <w:r w:rsidR="00620CB1" w:rsidRPr="008119F2">
        <w:t>.</w:t>
      </w:r>
    </w:p>
    <w:p w14:paraId="0BE825AA" w14:textId="77777777"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14:paraId="63F9AEDE" w14:textId="77777777"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hyperlink r:id="rId25" w:history="1">
        <w:r w:rsidR="00FD2140" w:rsidRPr="00FD2140">
          <w:rPr>
            <w:rStyle w:val="Hyperlink"/>
            <w:szCs w:val="20"/>
            <w:lang w:val="en-US"/>
          </w:rPr>
          <w:t>http://inspire.jrc.ec.europa.eu/documents/Data_Specifications/INSPIRE_DataSpecification_US_v3.0.pdf</w:t>
        </w:r>
      </w:hyperlink>
      <w:r w:rsidR="00FD2140" w:rsidRPr="00FD2140">
        <w:rPr>
          <w:szCs w:val="20"/>
          <w:lang w:val="en-US"/>
        </w:rPr>
        <w:t xml:space="preserve"> </w:t>
      </w:r>
    </w:p>
    <w:p w14:paraId="7CB66FC0" w14:textId="57DA893C" w:rsidR="00FD2140" w:rsidRPr="00FD2140" w:rsidRDefault="00FD2140" w:rsidP="00FD2140">
      <w:pPr>
        <w:numPr>
          <w:ilvl w:val="0"/>
          <w:numId w:val="21"/>
        </w:numPr>
        <w:spacing w:line="240" w:lineRule="auto"/>
        <w:jc w:val="left"/>
        <w:rPr>
          <w:szCs w:val="20"/>
        </w:rPr>
      </w:pPr>
      <w:proofErr w:type="spellStart"/>
      <w:r>
        <w:t>GegevensWoordenboek</w:t>
      </w:r>
      <w:proofErr w:type="spellEnd"/>
      <w:r>
        <w:t xml:space="preserve"> Stedelijk Water (GWSW). </w:t>
      </w:r>
      <w:hyperlink r:id="rId26" w:history="1">
        <w:r w:rsidR="0069481B">
          <w:rPr>
            <w:rStyle w:val="Hyperlink"/>
          </w:rPr>
          <w:t>https://data.gwsw.nl/</w:t>
        </w:r>
      </w:hyperlink>
      <w:r>
        <w:t>.</w:t>
      </w:r>
    </w:p>
    <w:p w14:paraId="7DEA05FE" w14:textId="77777777" w:rsidR="00576E1A" w:rsidRPr="00FD2140" w:rsidRDefault="00576E1A" w:rsidP="00576E1A"/>
    <w:p w14:paraId="15F4DB2F" w14:textId="77777777" w:rsidR="00576E1A" w:rsidRDefault="00576E1A" w:rsidP="00576E1A">
      <w:pPr>
        <w:pStyle w:val="Paragraaftitel"/>
        <w:spacing w:line="240" w:lineRule="atLeast"/>
      </w:pPr>
      <w:bookmarkStart w:id="12" w:name="_Toc45195624"/>
      <w:r>
        <w:t>Totstandkoming</w:t>
      </w:r>
      <w:r w:rsidR="00283BD6">
        <w:t>.</w:t>
      </w:r>
      <w:bookmarkEnd w:id="12"/>
    </w:p>
    <w:p w14:paraId="6D8961EE" w14:textId="77777777" w:rsidR="00E548CF" w:rsidRPr="00E649B0" w:rsidRDefault="00E548CF" w:rsidP="00E548CF">
      <w:r w:rsidRPr="00E649B0">
        <w:t xml:space="preserve">Deze specificatie is opgesteld door Geonovum en is gebaseerd op het </w:t>
      </w:r>
      <w:r>
        <w:t xml:space="preserve">INSPIRE Data Product </w:t>
      </w:r>
      <w:proofErr w:type="spellStart"/>
      <w:r>
        <w:t>Specification</w:t>
      </w:r>
      <w:proofErr w:type="spellEnd"/>
      <w:r>
        <w:t xml:space="preserve"> T</w:t>
      </w:r>
      <w:r w:rsidRPr="00E649B0">
        <w:t>emplate.</w:t>
      </w:r>
    </w:p>
    <w:p w14:paraId="4A7EC8B8" w14:textId="77777777" w:rsidR="00E548CF" w:rsidRPr="00E649B0" w:rsidRDefault="00E548CF" w:rsidP="00E548CF"/>
    <w:p w14:paraId="7CE70BFD" w14:textId="465C78B0" w:rsidR="00E548CF" w:rsidRPr="00780519" w:rsidRDefault="00E548CF" w:rsidP="00E548CF">
      <w:r w:rsidRPr="00780519">
        <w:t>Document titel</w:t>
      </w:r>
      <w:r w:rsidRPr="00780519">
        <w:tab/>
      </w:r>
      <w:r w:rsidRPr="00780519">
        <w:tab/>
        <w:t xml:space="preserve">: </w:t>
      </w:r>
      <w:r w:rsidR="00371EC5">
        <w:t>Informatiemodel Kabels en Leidingen (IMKL) – versie 2.0 (</w:t>
      </w:r>
      <w:r w:rsidR="003A6AB3">
        <w:t>in ontwikkeling)</w:t>
      </w:r>
    </w:p>
    <w:p w14:paraId="46C3DE3F" w14:textId="4B77D7CE" w:rsidR="00E548CF" w:rsidRPr="00780519" w:rsidRDefault="00E548CF" w:rsidP="00E548CF">
      <w:r w:rsidRPr="00780519">
        <w:t>Referentie datum</w:t>
      </w:r>
      <w:r>
        <w:tab/>
      </w:r>
      <w:r w:rsidRPr="00780519">
        <w:tab/>
      </w:r>
      <w:r w:rsidRPr="000E3C4F">
        <w:t xml:space="preserve">: </w:t>
      </w:r>
      <w:r w:rsidR="0069481B" w:rsidRPr="000E3C4F">
        <w:t>20</w:t>
      </w:r>
      <w:r w:rsidR="0069481B">
        <w:t>20</w:t>
      </w:r>
      <w:r w:rsidR="006F2CE2" w:rsidRPr="000E3C4F">
        <w:t>-</w:t>
      </w:r>
      <w:r w:rsidR="003A6AB3">
        <w:t>07</w:t>
      </w:r>
      <w:r w:rsidR="006F2CE2" w:rsidRPr="000E3C4F">
        <w:t>-</w:t>
      </w:r>
      <w:r w:rsidR="003A6AB3">
        <w:t>06</w:t>
      </w:r>
    </w:p>
    <w:p w14:paraId="6332021B" w14:textId="39947CAF" w:rsidR="00E548CF" w:rsidRDefault="00E548CF" w:rsidP="00E548CF">
      <w:r>
        <w:t>Auteur</w:t>
      </w:r>
      <w:r w:rsidR="007001AC">
        <w:t>s</w:t>
      </w:r>
      <w:r w:rsidRPr="00780519">
        <w:tab/>
      </w:r>
      <w:r w:rsidRPr="00780519">
        <w:tab/>
      </w:r>
      <w:r>
        <w:tab/>
      </w:r>
      <w:r w:rsidRPr="00780519">
        <w:t>:</w:t>
      </w:r>
      <w:r w:rsidR="00E70583">
        <w:t xml:space="preserve"> </w:t>
      </w:r>
      <w:r w:rsidR="0069481B">
        <w:t>Herman van den Berg, Paul Janssen</w:t>
      </w:r>
    </w:p>
    <w:p w14:paraId="0DF14F5A" w14:textId="77777777" w:rsidR="0069481B" w:rsidRDefault="0069481B" w:rsidP="0069481B">
      <w:r>
        <w:t>Auteurs vorige versie</w:t>
      </w:r>
      <w:r>
        <w:tab/>
        <w:t>: Linda van den Brink, Paul Janssen, Wilko Quak</w:t>
      </w:r>
    </w:p>
    <w:p w14:paraId="7A26D02D" w14:textId="7D7DD6BB" w:rsidR="0069481B" w:rsidRPr="00780519" w:rsidRDefault="0069481B" w:rsidP="00E548CF"/>
    <w:p w14:paraId="1087C33E" w14:textId="77777777" w:rsidR="00E548CF" w:rsidRPr="00E649B0" w:rsidRDefault="00E548CF" w:rsidP="00E548CF">
      <w:r>
        <w:t>Taal</w:t>
      </w:r>
      <w:r>
        <w:tab/>
      </w:r>
      <w:r w:rsidRPr="00E649B0">
        <w:tab/>
      </w:r>
      <w:r w:rsidRPr="00E649B0">
        <w:tab/>
        <w:t>:</w:t>
      </w:r>
      <w:r>
        <w:t xml:space="preserve"> Nederlands</w:t>
      </w:r>
    </w:p>
    <w:p w14:paraId="4359D78C" w14:textId="77777777" w:rsidR="00576E1A" w:rsidRDefault="00576E1A" w:rsidP="00B93692">
      <w:pPr>
        <w:spacing w:line="240" w:lineRule="atLeast"/>
        <w:jc w:val="left"/>
      </w:pPr>
    </w:p>
    <w:p w14:paraId="68AEEE46" w14:textId="77777777" w:rsidR="00576E1A" w:rsidRDefault="00576E1A" w:rsidP="00576E1A">
      <w:pPr>
        <w:pStyle w:val="Paragraaftitel"/>
        <w:spacing w:line="240" w:lineRule="atLeast"/>
      </w:pPr>
      <w:bookmarkStart w:id="13" w:name="_Toc45195625"/>
      <w:r>
        <w:t>Termen en definities</w:t>
      </w:r>
      <w:r w:rsidR="00283BD6">
        <w:t>.</w:t>
      </w:r>
      <w:bookmarkEnd w:id="13"/>
    </w:p>
    <w:p w14:paraId="19F7DA29" w14:textId="77777777" w:rsidR="00E548CF" w:rsidRDefault="00E548CF" w:rsidP="00E548CF">
      <w:r>
        <w:t>Lijst van termen en definities die in deze beschrijving worden gehanteerd.</w:t>
      </w:r>
    </w:p>
    <w:p w14:paraId="54790B7E" w14:textId="77777777"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78"/>
      </w:tblGrid>
      <w:tr w:rsidR="00E11691" w:rsidRPr="00961F55" w14:paraId="111E9DCB" w14:textId="77777777" w:rsidTr="00E11691">
        <w:tc>
          <w:tcPr>
            <w:tcW w:w="9212" w:type="dxa"/>
          </w:tcPr>
          <w:p w14:paraId="42BACE3E" w14:textId="77777777" w:rsidR="00E11691" w:rsidRPr="00A67056" w:rsidRDefault="00CD35A6" w:rsidP="00E11691">
            <w:pPr>
              <w:rPr>
                <w:b/>
              </w:rPr>
            </w:pPr>
            <w:r>
              <w:rPr>
                <w:b/>
              </w:rPr>
              <w:t>a</w:t>
            </w:r>
            <w:r w:rsidR="00E11691" w:rsidRPr="00A67056">
              <w:rPr>
                <w:b/>
              </w:rPr>
              <w:t>nnotatie</w:t>
            </w:r>
          </w:p>
          <w:p w14:paraId="138708D4" w14:textId="77777777" w:rsidR="00E11691" w:rsidRDefault="00E11691" w:rsidP="00E11691">
            <w:r>
              <w:t>Elke toevoeging op een kaartbeeld voor verduidelijking</w:t>
            </w:r>
          </w:p>
          <w:p w14:paraId="3E6A5A7F" w14:textId="77777777" w:rsidR="00E11691" w:rsidRDefault="00E11691" w:rsidP="00E11691"/>
        </w:tc>
      </w:tr>
      <w:tr w:rsidR="00E11691" w:rsidRPr="00961F55" w14:paraId="4596C858" w14:textId="77777777" w:rsidTr="00E11691">
        <w:tc>
          <w:tcPr>
            <w:tcW w:w="9212" w:type="dxa"/>
          </w:tcPr>
          <w:p w14:paraId="5E983E8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14:paraId="11A47DD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14:paraId="6E7C7A0B" w14:textId="77777777" w:rsidR="00E11691" w:rsidRPr="00961F55" w:rsidRDefault="00E11691" w:rsidP="00E11691">
            <w:r w:rsidRPr="00961F55">
              <w:t>OPMERKING</w:t>
            </w:r>
            <w:r w:rsidRPr="00961F55">
              <w:tab/>
              <w:t>IMKL is met UML beschreven in een applicatieschema.</w:t>
            </w:r>
          </w:p>
          <w:p w14:paraId="3862E923" w14:textId="77777777" w:rsidR="00E11691" w:rsidRPr="00961F55" w:rsidRDefault="00E11691" w:rsidP="00E11691"/>
        </w:tc>
      </w:tr>
      <w:tr w:rsidR="00E11691" w:rsidRPr="00961F55" w14:paraId="19E256C4" w14:textId="77777777" w:rsidTr="00E11691">
        <w:tc>
          <w:tcPr>
            <w:tcW w:w="9212" w:type="dxa"/>
          </w:tcPr>
          <w:p w14:paraId="4490AFA3" w14:textId="77777777" w:rsidR="00E11691" w:rsidRPr="00A67056" w:rsidRDefault="00E11691" w:rsidP="00E11691">
            <w:pPr>
              <w:rPr>
                <w:b/>
              </w:rPr>
            </w:pPr>
            <w:r>
              <w:rPr>
                <w:b/>
              </w:rPr>
              <w:t>a</w:t>
            </w:r>
            <w:r w:rsidRPr="00A67056">
              <w:rPr>
                <w:b/>
              </w:rPr>
              <w:t>ssociatie of relatie &lt;UML&gt;</w:t>
            </w:r>
          </w:p>
          <w:p w14:paraId="7DAEC79E" w14:textId="77777777" w:rsidR="00E11691" w:rsidRDefault="0022319C" w:rsidP="00E11691">
            <w:r>
              <w:t xml:space="preserve">semantische </w:t>
            </w:r>
            <w:r w:rsidR="00E11691">
              <w:t>relatie tussen twee of meer klassen die de connectie tussen hun instanties weergeeft</w:t>
            </w:r>
          </w:p>
          <w:p w14:paraId="352CFC93" w14:textId="77777777" w:rsidR="00E11691" w:rsidRPr="00961F55" w:rsidRDefault="00E11691" w:rsidP="00E11691"/>
        </w:tc>
      </w:tr>
      <w:tr w:rsidR="00E11691" w:rsidRPr="00961F55" w14:paraId="519DD0FB" w14:textId="77777777" w:rsidTr="00E11691">
        <w:tc>
          <w:tcPr>
            <w:tcW w:w="9212" w:type="dxa"/>
          </w:tcPr>
          <w:p w14:paraId="1B275BFF"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a</w:t>
            </w:r>
            <w:r w:rsidR="00E11691" w:rsidRPr="00961F55">
              <w:rPr>
                <w:rFonts w:ascii="Verdana" w:hAnsi="Verdana"/>
                <w:sz w:val="16"/>
                <w:szCs w:val="16"/>
                <w:lang w:val="nl-NL"/>
              </w:rPr>
              <w:t>ttribuut</w:t>
            </w:r>
          </w:p>
          <w:p w14:paraId="5001015B" w14:textId="77777777"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14:paraId="1896E4F7" w14:textId="77777777" w:rsidTr="00E11691">
        <w:tc>
          <w:tcPr>
            <w:tcW w:w="9212" w:type="dxa"/>
          </w:tcPr>
          <w:p w14:paraId="2E670D9E"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w:t>
            </w:r>
            <w:proofErr w:type="spellStart"/>
            <w:r w:rsidRPr="00961F55">
              <w:rPr>
                <w:rFonts w:ascii="Verdana" w:hAnsi="Verdana"/>
                <w:sz w:val="16"/>
                <w:szCs w:val="16"/>
                <w:lang w:val="nl-NL"/>
              </w:rPr>
              <w:t>value</w:t>
            </w:r>
            <w:proofErr w:type="spellEnd"/>
            <w:r w:rsidRPr="00961F55">
              <w:rPr>
                <w:rFonts w:ascii="Verdana" w:hAnsi="Verdana"/>
                <w:sz w:val="16"/>
                <w:szCs w:val="16"/>
                <w:lang w:val="nl-NL"/>
              </w:rPr>
              <w:t>)</w:t>
            </w:r>
          </w:p>
          <w:p w14:paraId="42823779"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14:paraId="2B20DD67" w14:textId="77777777" w:rsidTr="00E11691">
        <w:tc>
          <w:tcPr>
            <w:tcW w:w="9212" w:type="dxa"/>
          </w:tcPr>
          <w:p w14:paraId="6FDAA08F" w14:textId="77777777" w:rsidR="00E11691" w:rsidRPr="00B15657" w:rsidRDefault="00CD35A6" w:rsidP="00E11691">
            <w:pPr>
              <w:pStyle w:val="Termen"/>
              <w:tabs>
                <w:tab w:val="clear" w:pos="432"/>
              </w:tabs>
              <w:rPr>
                <w:rFonts w:ascii="Verdana" w:hAnsi="Verdana"/>
                <w:sz w:val="16"/>
                <w:szCs w:val="16"/>
                <w:lang w:val="nl-NL"/>
              </w:rPr>
            </w:pPr>
            <w:r>
              <w:rPr>
                <w:rFonts w:ascii="Verdana" w:hAnsi="Verdana"/>
                <w:sz w:val="16"/>
                <w:szCs w:val="16"/>
                <w:lang w:val="nl-NL"/>
              </w:rPr>
              <w:t>c</w:t>
            </w:r>
            <w:r w:rsidR="00E11691" w:rsidRPr="00B15657">
              <w:rPr>
                <w:rFonts w:ascii="Verdana" w:hAnsi="Verdana"/>
                <w:sz w:val="16"/>
                <w:szCs w:val="16"/>
                <w:lang w:val="nl-NL"/>
              </w:rPr>
              <w:t>oördinaat</w:t>
            </w:r>
          </w:p>
          <w:p w14:paraId="314E7D1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14:paraId="19148D9D" w14:textId="77777777" w:rsidTr="00E11691">
        <w:tc>
          <w:tcPr>
            <w:tcW w:w="9212" w:type="dxa"/>
          </w:tcPr>
          <w:p w14:paraId="26DA854C"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14:paraId="28387606"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14:paraId="16DE9D4B" w14:textId="77777777" w:rsidTr="00E11691">
        <w:tc>
          <w:tcPr>
            <w:tcW w:w="9212" w:type="dxa"/>
          </w:tcPr>
          <w:p w14:paraId="448973D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14:paraId="682CB9BE"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14:paraId="5E7EA09A" w14:textId="77777777" w:rsidTr="00E11691">
        <w:tc>
          <w:tcPr>
            <w:tcW w:w="9212" w:type="dxa"/>
          </w:tcPr>
          <w:p w14:paraId="754515F8" w14:textId="77777777" w:rsidR="00E11691" w:rsidRDefault="00CD35A6" w:rsidP="00E11691">
            <w:pPr>
              <w:rPr>
                <w:b/>
              </w:rPr>
            </w:pPr>
            <w:r>
              <w:rPr>
                <w:b/>
              </w:rPr>
              <w:t>d</w:t>
            </w:r>
            <w:r w:rsidR="00E11691" w:rsidRPr="002A4103">
              <w:rPr>
                <w:b/>
              </w:rPr>
              <w:t>atatype</w:t>
            </w:r>
          </w:p>
          <w:p w14:paraId="7668AF1F" w14:textId="77777777" w:rsidR="00E11691" w:rsidRPr="00DB2583" w:rsidRDefault="00455BC2" w:rsidP="00E11691">
            <w:pPr>
              <w:rPr>
                <w:lang w:eastAsia="en-US"/>
              </w:rPr>
            </w:pPr>
            <w:r w:rsidRPr="00DB2583">
              <w:rPr>
                <w:lang w:eastAsia="en-US"/>
              </w:rPr>
              <w:t>gestructureerd</w:t>
            </w:r>
            <w:r w:rsidR="0027065E">
              <w:rPr>
                <w:lang w:eastAsia="en-US"/>
              </w:rPr>
              <w:t>e</w:t>
            </w:r>
            <w:r w:rsidRPr="00DB2583">
              <w:rPr>
                <w:lang w:eastAsia="en-US"/>
              </w:rPr>
              <w:t xml:space="preserve"> </w:t>
            </w:r>
            <w:r w:rsidR="0027065E">
              <w:rPr>
                <w:lang w:eastAsia="en-US"/>
              </w:rPr>
              <w:t>gegevens</w:t>
            </w:r>
            <w:r w:rsidRPr="00DB2583">
              <w:rPr>
                <w:lang w:eastAsia="en-US"/>
              </w:rPr>
              <w:t xml:space="preserve"> zonder identiteit</w:t>
            </w:r>
          </w:p>
          <w:p w14:paraId="291324FC" w14:textId="77777777" w:rsidR="0027065E" w:rsidRPr="002A4103" w:rsidRDefault="0027065E" w:rsidP="00E11691">
            <w:pPr>
              <w:rPr>
                <w:b/>
              </w:rPr>
            </w:pPr>
          </w:p>
        </w:tc>
      </w:tr>
      <w:tr w:rsidR="00E11691" w:rsidRPr="00961F55" w14:paraId="1F0EDD1E" w14:textId="77777777" w:rsidTr="00E11691">
        <w:tc>
          <w:tcPr>
            <w:tcW w:w="9212" w:type="dxa"/>
          </w:tcPr>
          <w:p w14:paraId="3AE4119B"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d</w:t>
            </w:r>
            <w:r w:rsidR="00E11691" w:rsidRPr="00961F55">
              <w:rPr>
                <w:rFonts w:ascii="Verdana" w:hAnsi="Verdana"/>
                <w:sz w:val="16"/>
                <w:szCs w:val="16"/>
                <w:lang w:val="nl-NL"/>
              </w:rPr>
              <w:t>atum</w:t>
            </w:r>
          </w:p>
          <w:p w14:paraId="5A84431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14:paraId="11DAF8C1" w14:textId="77777777" w:rsidTr="00E11691">
        <w:tc>
          <w:tcPr>
            <w:tcW w:w="9212" w:type="dxa"/>
          </w:tcPr>
          <w:p w14:paraId="184582DF" w14:textId="77777777" w:rsidR="00E11691" w:rsidRPr="00A67056" w:rsidRDefault="00CD35A6" w:rsidP="00E11691">
            <w:pPr>
              <w:rPr>
                <w:b/>
              </w:rPr>
            </w:pPr>
            <w:r>
              <w:rPr>
                <w:b/>
              </w:rPr>
              <w:t>d</w:t>
            </w:r>
            <w:r w:rsidR="00E11691" w:rsidRPr="00A67056">
              <w:rPr>
                <w:b/>
              </w:rPr>
              <w:t>iepte</w:t>
            </w:r>
          </w:p>
          <w:p w14:paraId="3DBA569D" w14:textId="77777777" w:rsidR="00E11691" w:rsidRPr="00A478E4" w:rsidRDefault="00E11691" w:rsidP="00E11691">
            <w:r>
              <w:t>A</w:t>
            </w:r>
            <w:r w:rsidRPr="00A478E4">
              <w:t>fstand van een punt tot een gekozen referentievlak neerwaarts gemeten langs een lijn welke loodrecht op dat referentievlak staat</w:t>
            </w:r>
            <w:r>
              <w:t>.</w:t>
            </w:r>
          </w:p>
          <w:p w14:paraId="3099A851" w14:textId="77777777" w:rsidR="00E11691" w:rsidRDefault="00E11691" w:rsidP="00E11691"/>
        </w:tc>
      </w:tr>
      <w:tr w:rsidR="00E11691" w:rsidRPr="00A67056" w14:paraId="5A801F95" w14:textId="77777777" w:rsidTr="00E11691">
        <w:tc>
          <w:tcPr>
            <w:tcW w:w="9212" w:type="dxa"/>
          </w:tcPr>
          <w:p w14:paraId="1885C8FA" w14:textId="77777777" w:rsidR="00E11691" w:rsidRPr="00B15657" w:rsidRDefault="00E11691" w:rsidP="00E11691">
            <w:pPr>
              <w:rPr>
                <w:b/>
                <w:lang w:val="en-GB"/>
              </w:rPr>
            </w:pPr>
            <w:r w:rsidRPr="00B15657">
              <w:rPr>
                <w:b/>
                <w:lang w:val="en-GB"/>
              </w:rPr>
              <w:t>download service</w:t>
            </w:r>
          </w:p>
          <w:p w14:paraId="5F7BCF86" w14:textId="77777777" w:rsidR="00E11691" w:rsidRDefault="0022319C" w:rsidP="00E11691">
            <w:pPr>
              <w:rPr>
                <w:lang w:val="en-GB"/>
              </w:rPr>
            </w:pPr>
            <w:r>
              <w:rPr>
                <w:lang w:val="en-GB"/>
              </w:rPr>
              <w:t>s</w:t>
            </w:r>
            <w:r w:rsidRPr="00A67056">
              <w:rPr>
                <w:lang w:val="en-GB"/>
              </w:rPr>
              <w:t xml:space="preserve">ervice </w:t>
            </w:r>
            <w:r w:rsidR="00E11691" w:rsidRPr="00A67056">
              <w:rPr>
                <w:lang w:val="en-GB"/>
              </w:rPr>
              <w:t>that enables copies of spatial data sets, or parts of such sets, to be downloaded and, where practicable, accessed directly.</w:t>
            </w:r>
          </w:p>
          <w:p w14:paraId="2BD52411" w14:textId="77777777" w:rsidR="00E11691" w:rsidRDefault="00E11691" w:rsidP="00E11691">
            <w:pPr>
              <w:rPr>
                <w:lang w:val="en-GB"/>
              </w:rPr>
            </w:pPr>
            <w:r>
              <w:rPr>
                <w:lang w:val="en-GB"/>
              </w:rPr>
              <w:t>INSPIRE</w:t>
            </w:r>
          </w:p>
          <w:p w14:paraId="2AD57898" w14:textId="77777777" w:rsidR="00E11691" w:rsidRPr="00A67056" w:rsidRDefault="00E11691" w:rsidP="00E11691">
            <w:pPr>
              <w:rPr>
                <w:lang w:val="en-GB"/>
              </w:rPr>
            </w:pPr>
          </w:p>
        </w:tc>
      </w:tr>
      <w:tr w:rsidR="00E11691" w:rsidRPr="00961F55" w14:paraId="5DB9F1DF" w14:textId="77777777" w:rsidTr="00E11691">
        <w:tc>
          <w:tcPr>
            <w:tcW w:w="9212" w:type="dxa"/>
          </w:tcPr>
          <w:p w14:paraId="00487219" w14:textId="77777777" w:rsidR="00E11691" w:rsidRPr="00A67056" w:rsidRDefault="00CD35A6" w:rsidP="00E11691">
            <w:pPr>
              <w:rPr>
                <w:b/>
              </w:rPr>
            </w:pPr>
            <w:r>
              <w:rPr>
                <w:b/>
              </w:rPr>
              <w:t>e</w:t>
            </w:r>
            <w:r w:rsidR="00E11691" w:rsidRPr="00A67056">
              <w:rPr>
                <w:b/>
              </w:rPr>
              <w:t>xtensie</w:t>
            </w:r>
            <w:r w:rsidR="00E11691">
              <w:rPr>
                <w:b/>
              </w:rPr>
              <w:t xml:space="preserve"> (van informatiemodel)</w:t>
            </w:r>
          </w:p>
          <w:p w14:paraId="764DC9D3" w14:textId="77777777" w:rsidR="00E11691" w:rsidRDefault="00E11691" w:rsidP="00E11691">
            <w:r>
              <w:t>Een informatiemodel als uitbreiding op een ander informatiemodel</w:t>
            </w:r>
          </w:p>
          <w:p w14:paraId="21448BF5" w14:textId="77777777" w:rsidR="00E11691" w:rsidRPr="00961F55" w:rsidRDefault="00E11691" w:rsidP="00E11691"/>
        </w:tc>
      </w:tr>
      <w:tr w:rsidR="00E11691" w:rsidRPr="00961F55" w14:paraId="4346B566" w14:textId="77777777" w:rsidTr="00E11691">
        <w:tc>
          <w:tcPr>
            <w:tcW w:w="9212" w:type="dxa"/>
          </w:tcPr>
          <w:p w14:paraId="4180D6DF"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lastRenderedPageBreak/>
              <w:t>geo</w:t>
            </w:r>
            <w:proofErr w:type="spellEnd"/>
            <w:r w:rsidRPr="00961F55">
              <w:rPr>
                <w:rFonts w:ascii="Verdana" w:hAnsi="Verdana"/>
                <w:sz w:val="16"/>
                <w:szCs w:val="16"/>
                <w:lang w:val="nl-NL"/>
              </w:rPr>
              <w:t>-informatie (</w:t>
            </w:r>
            <w:proofErr w:type="spellStart"/>
            <w:r w:rsidRPr="00961F55">
              <w:rPr>
                <w:rFonts w:ascii="Verdana" w:hAnsi="Verdana"/>
                <w:sz w:val="16"/>
                <w:szCs w:val="16"/>
                <w:lang w:val="nl-NL"/>
              </w:rPr>
              <w:t>geo</w:t>
            </w:r>
            <w:proofErr w:type="spellEnd"/>
            <w:r w:rsidRPr="00961F55">
              <w:rPr>
                <w:rFonts w:ascii="Verdana" w:hAnsi="Verdana"/>
                <w:sz w:val="16"/>
                <w:szCs w:val="16"/>
                <w:lang w:val="nl-NL"/>
              </w:rPr>
              <w:t xml:space="preserve">-information, </w:t>
            </w:r>
            <w:proofErr w:type="spellStart"/>
            <w:r w:rsidRPr="00961F55">
              <w:rPr>
                <w:rFonts w:ascii="Verdana" w:hAnsi="Verdana"/>
                <w:sz w:val="16"/>
                <w:szCs w:val="16"/>
                <w:lang w:val="nl-NL"/>
              </w:rPr>
              <w:t>geographic</w:t>
            </w:r>
            <w:proofErr w:type="spellEnd"/>
            <w:r w:rsidRPr="00961F55">
              <w:rPr>
                <w:rFonts w:ascii="Verdana" w:hAnsi="Verdana"/>
                <w:sz w:val="16"/>
                <w:szCs w:val="16"/>
                <w:lang w:val="nl-NL"/>
              </w:rPr>
              <w:t xml:space="preserve"> information)</w:t>
            </w:r>
          </w:p>
          <w:p w14:paraId="06C00135" w14:textId="77777777" w:rsidR="004F10CD" w:rsidRPr="00DB2583" w:rsidRDefault="00E11691" w:rsidP="00DB2583">
            <w:pPr>
              <w:pStyle w:val="Definitie"/>
              <w:rPr>
                <w:rFonts w:cs="Arial"/>
                <w:color w:val="000000"/>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14:paraId="0EFAF9B7" w14:textId="77777777" w:rsidR="004F10CD" w:rsidRPr="00DB2583" w:rsidRDefault="00455BC2" w:rsidP="00DB2583">
            <w:pPr>
              <w:pStyle w:val="Definitie"/>
              <w:rPr>
                <w:rFonts w:cs="Arial"/>
                <w:color w:val="000000"/>
                <w:lang w:val="nl-NL"/>
              </w:rPr>
            </w:pPr>
            <w:r w:rsidRPr="00DB2583">
              <w:rPr>
                <w:rFonts w:ascii="Verdana" w:hAnsi="Verdana" w:cs="Arial"/>
                <w:color w:val="000000"/>
                <w:sz w:val="16"/>
                <w:szCs w:val="16"/>
                <w:lang w:val="nl-NL"/>
              </w:rPr>
              <w:t>OPMERKING</w:t>
            </w:r>
            <w:r w:rsidRPr="00DB2583">
              <w:rPr>
                <w:rFonts w:ascii="Verdana" w:hAnsi="Verdana" w:cs="Arial"/>
                <w:color w:val="000000"/>
                <w:sz w:val="16"/>
                <w:szCs w:val="16"/>
                <w:lang w:val="nl-NL"/>
              </w:rPr>
              <w:tab/>
            </w:r>
            <w:proofErr w:type="spellStart"/>
            <w:r w:rsidRPr="00DB2583">
              <w:rPr>
                <w:rFonts w:ascii="Verdana" w:hAnsi="Verdana"/>
                <w:sz w:val="16"/>
                <w:szCs w:val="16"/>
                <w:lang w:val="nl-NL"/>
              </w:rPr>
              <w:t>Geo</w:t>
            </w:r>
            <w:proofErr w:type="spellEnd"/>
            <w:r w:rsidRPr="00DB2583">
              <w:rPr>
                <w:rFonts w:ascii="Verdana" w:hAnsi="Verdana"/>
                <w:sz w:val="16"/>
                <w:szCs w:val="16"/>
                <w:lang w:val="nl-NL"/>
              </w:rPr>
              <w:t>-informatie is synoniem aan geografische informatie.</w:t>
            </w:r>
          </w:p>
          <w:p w14:paraId="4D4AA271" w14:textId="77777777" w:rsidR="00E11691" w:rsidRPr="00961F55" w:rsidRDefault="00E11691" w:rsidP="00E11691"/>
        </w:tc>
      </w:tr>
      <w:tr w:rsidR="00E11691" w:rsidRPr="00961F55" w14:paraId="765DEC22" w14:textId="77777777" w:rsidTr="00E11691">
        <w:tc>
          <w:tcPr>
            <w:tcW w:w="9212" w:type="dxa"/>
          </w:tcPr>
          <w:p w14:paraId="0AA9D68F" w14:textId="77777777"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14:paraId="3098F0E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14:paraId="33915668" w14:textId="77777777" w:rsidTr="00E11691">
        <w:tc>
          <w:tcPr>
            <w:tcW w:w="9212" w:type="dxa"/>
          </w:tcPr>
          <w:p w14:paraId="0C38D2FC"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georeferentie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georeference</w:t>
            </w:r>
            <w:proofErr w:type="spellEnd"/>
            <w:r w:rsidRPr="00961F55">
              <w:rPr>
                <w:rFonts w:ascii="Verdana" w:hAnsi="Verdana"/>
                <w:sz w:val="16"/>
                <w:szCs w:val="16"/>
                <w:lang w:val="nl-NL"/>
              </w:rPr>
              <w:t>)</w:t>
            </w:r>
          </w:p>
          <w:p w14:paraId="7B02C01F"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14:paraId="1E8A8D17" w14:textId="77777777" w:rsidTr="00E11691">
        <w:tc>
          <w:tcPr>
            <w:tcW w:w="9212" w:type="dxa"/>
          </w:tcPr>
          <w:p w14:paraId="69AC920B" w14:textId="77777777" w:rsidR="00E11691" w:rsidRPr="00961F55" w:rsidRDefault="00E11691" w:rsidP="00E11691">
            <w:pPr>
              <w:pStyle w:val="Termen"/>
              <w:tabs>
                <w:tab w:val="clear" w:pos="432"/>
              </w:tabs>
              <w:rPr>
                <w:rFonts w:ascii="Verdana" w:hAnsi="Verdana"/>
                <w:sz w:val="16"/>
                <w:szCs w:val="16"/>
              </w:rPr>
            </w:pPr>
            <w:proofErr w:type="spellStart"/>
            <w:r w:rsidRPr="00961F55">
              <w:rPr>
                <w:rFonts w:ascii="Verdana" w:hAnsi="Verdana"/>
                <w:sz w:val="16"/>
                <w:szCs w:val="16"/>
              </w:rPr>
              <w:t>informatiemodel</w:t>
            </w:r>
            <w:proofErr w:type="spellEnd"/>
            <w:r w:rsidRPr="00961F55">
              <w:rPr>
                <w:rFonts w:ascii="Verdana" w:hAnsi="Verdana"/>
                <w:sz w:val="16"/>
                <w:szCs w:val="16"/>
              </w:rPr>
              <w:t xml:space="preserve"> (conceptual model, conceptual scheme)</w:t>
            </w:r>
          </w:p>
          <w:p w14:paraId="1C6BAE07"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14:paraId="6A0009F3" w14:textId="77777777"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14:paraId="4487F3EF" w14:textId="77777777" w:rsidTr="00E11691">
        <w:tc>
          <w:tcPr>
            <w:tcW w:w="9212" w:type="dxa"/>
          </w:tcPr>
          <w:p w14:paraId="44536EB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w:t>
            </w:r>
            <w:proofErr w:type="spellStart"/>
            <w:r w:rsidRPr="00961F55">
              <w:rPr>
                <w:rFonts w:ascii="Verdana" w:hAnsi="Verdana"/>
                <w:sz w:val="16"/>
                <w:szCs w:val="16"/>
                <w:lang w:val="nl-NL"/>
              </w:rPr>
              <w:t>instance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occurrence</w:t>
            </w:r>
            <w:proofErr w:type="spellEnd"/>
            <w:r w:rsidRPr="00961F55">
              <w:rPr>
                <w:rFonts w:ascii="Verdana" w:hAnsi="Verdana"/>
                <w:sz w:val="16"/>
                <w:szCs w:val="16"/>
                <w:lang w:val="nl-NL"/>
              </w:rPr>
              <w:t>)</w:t>
            </w:r>
          </w:p>
          <w:p w14:paraId="4FCB47A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14:paraId="02DC7BCC" w14:textId="77777777" w:rsidTr="00E11691">
        <w:tc>
          <w:tcPr>
            <w:tcW w:w="9212" w:type="dxa"/>
          </w:tcPr>
          <w:p w14:paraId="2EA5E8C0" w14:textId="77777777" w:rsidR="00E11691" w:rsidRDefault="00E11691" w:rsidP="00E11691">
            <w:pPr>
              <w:rPr>
                <w:b/>
              </w:rPr>
            </w:pPr>
            <w:r>
              <w:rPr>
                <w:b/>
              </w:rPr>
              <w:t>l</w:t>
            </w:r>
            <w:r w:rsidRPr="002A4103">
              <w:rPr>
                <w:b/>
              </w:rPr>
              <w:t>abel</w:t>
            </w:r>
          </w:p>
          <w:p w14:paraId="2DDEC7D2" w14:textId="77777777" w:rsidR="00E11691" w:rsidRDefault="0022319C" w:rsidP="00E11691">
            <w:r>
              <w:t>tekst of getal dat een eigenschap omschrijft of kwantificeert en als annotatie op een kaartbeeld wordt afgebeeld</w:t>
            </w:r>
          </w:p>
          <w:p w14:paraId="56A4945C" w14:textId="77777777" w:rsidR="0022319C" w:rsidRPr="002A4103" w:rsidRDefault="0022319C" w:rsidP="00E11691">
            <w:pPr>
              <w:rPr>
                <w:b/>
              </w:rPr>
            </w:pPr>
          </w:p>
        </w:tc>
      </w:tr>
      <w:tr w:rsidR="00E11691" w:rsidRPr="00961F55" w14:paraId="41C8665C" w14:textId="77777777" w:rsidTr="00E11691">
        <w:tc>
          <w:tcPr>
            <w:tcW w:w="9212" w:type="dxa"/>
          </w:tcPr>
          <w:p w14:paraId="5F85E393" w14:textId="77777777" w:rsidR="00E11691" w:rsidRPr="00A67056" w:rsidRDefault="00E11691" w:rsidP="00E11691">
            <w:pPr>
              <w:rPr>
                <w:b/>
              </w:rPr>
            </w:pPr>
            <w:proofErr w:type="spellStart"/>
            <w:r>
              <w:rPr>
                <w:b/>
              </w:rPr>
              <w:t>n</w:t>
            </w:r>
            <w:r w:rsidRPr="00A67056">
              <w:rPr>
                <w:b/>
              </w:rPr>
              <w:t>amespace</w:t>
            </w:r>
            <w:proofErr w:type="spellEnd"/>
          </w:p>
          <w:p w14:paraId="2E786D86" w14:textId="77777777" w:rsidR="00E11691" w:rsidRDefault="00E11691" w:rsidP="00E11691">
            <w:r>
              <w:t>collectie van namen die in XML documenten gebruikt worden als element en attribuutnamen</w:t>
            </w:r>
          </w:p>
          <w:p w14:paraId="5D0E8678" w14:textId="77777777" w:rsidR="0027065E" w:rsidRDefault="0027065E" w:rsidP="00E11691"/>
          <w:p w14:paraId="0600F990" w14:textId="37ABEBA5" w:rsidR="009E2D2D" w:rsidRDefault="00E11691" w:rsidP="00E11691">
            <w:r>
              <w:t>OPMERKING</w:t>
            </w:r>
            <w:r w:rsidR="0027065E">
              <w:t xml:space="preserve">      </w:t>
            </w:r>
            <w:r>
              <w:t xml:space="preserve">Een </w:t>
            </w:r>
            <w:proofErr w:type="spellStart"/>
            <w:r>
              <w:t>namespace</w:t>
            </w:r>
            <w:proofErr w:type="spellEnd"/>
            <w:r>
              <w:t xml:space="preserve"> wordt geïdentificeerd door een URI.</w:t>
            </w:r>
          </w:p>
          <w:p w14:paraId="4DAB5AD4" w14:textId="77777777" w:rsidR="00E11691" w:rsidRPr="00961F55" w:rsidRDefault="00E11691" w:rsidP="00E11691"/>
        </w:tc>
      </w:tr>
      <w:tr w:rsidR="00E11691" w:rsidRPr="001F148B" w14:paraId="6C97E164" w14:textId="77777777" w:rsidTr="00E11691">
        <w:tc>
          <w:tcPr>
            <w:tcW w:w="9212" w:type="dxa"/>
          </w:tcPr>
          <w:p w14:paraId="400BAE1D" w14:textId="77777777" w:rsidR="00E11691" w:rsidRPr="00DB2583" w:rsidRDefault="00455BC2" w:rsidP="00E11691">
            <w:pPr>
              <w:rPr>
                <w:b/>
                <w:lang w:val="en-GB"/>
              </w:rPr>
            </w:pPr>
            <w:proofErr w:type="spellStart"/>
            <w:r w:rsidRPr="00DB2583">
              <w:rPr>
                <w:b/>
                <w:lang w:val="en-GB"/>
              </w:rPr>
              <w:t>netwerk</w:t>
            </w:r>
            <w:proofErr w:type="spellEnd"/>
            <w:r w:rsidRPr="00DB2583">
              <w:rPr>
                <w:b/>
                <w:lang w:val="en-GB"/>
              </w:rPr>
              <w:t xml:space="preserve"> service</w:t>
            </w:r>
          </w:p>
          <w:p w14:paraId="1B236E72" w14:textId="77777777" w:rsidR="00E11691" w:rsidRDefault="00455BC2" w:rsidP="00E11691">
            <w:pPr>
              <w:rPr>
                <w:lang w:val="en-GB"/>
              </w:rPr>
            </w:pPr>
            <w:r w:rsidRPr="00DB2583">
              <w:rPr>
                <w:lang w:val="en-GB"/>
              </w:rPr>
              <w:t>application running at the network application layer and above, that provides data storage, manipulation, presentation, communication or other capability which is often implemented using a client-server or peer-to-peer architecture based on application layer network protocols</w:t>
            </w:r>
            <w:r w:rsidR="00561216">
              <w:rPr>
                <w:lang w:val="en-GB"/>
              </w:rPr>
              <w:t xml:space="preserve"> (Wikipedia)</w:t>
            </w:r>
          </w:p>
          <w:p w14:paraId="3950D212" w14:textId="77777777" w:rsidR="00561216" w:rsidRPr="00DB2583" w:rsidRDefault="00561216" w:rsidP="00E11691">
            <w:pPr>
              <w:rPr>
                <w:lang w:val="en-GB"/>
              </w:rPr>
            </w:pPr>
          </w:p>
        </w:tc>
      </w:tr>
      <w:tr w:rsidR="00E11691" w:rsidRPr="00961F55" w14:paraId="30CD7006" w14:textId="77777777" w:rsidTr="00E11691">
        <w:tc>
          <w:tcPr>
            <w:tcW w:w="9212" w:type="dxa"/>
          </w:tcPr>
          <w:p w14:paraId="19AEA5E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objectklasse (feature class)</w:t>
            </w:r>
          </w:p>
          <w:p w14:paraId="5C1F4A09" w14:textId="77777777" w:rsidR="00E11691" w:rsidRPr="00961F55" w:rsidRDefault="00E11691" w:rsidP="00E11691">
            <w:r w:rsidRPr="00961F55">
              <w:t>verzameling van objecten met dezelfde eigenschappen</w:t>
            </w:r>
          </w:p>
          <w:p w14:paraId="3768212C" w14:textId="77777777" w:rsidR="00E11691" w:rsidRPr="00961F55" w:rsidRDefault="00E11691" w:rsidP="00E11691"/>
        </w:tc>
      </w:tr>
      <w:tr w:rsidR="00E11691" w:rsidRPr="00961F55" w14:paraId="159023DE" w14:textId="77777777" w:rsidTr="00E11691">
        <w:tc>
          <w:tcPr>
            <w:tcW w:w="9212" w:type="dxa"/>
          </w:tcPr>
          <w:p w14:paraId="544F6441" w14:textId="77777777"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14:paraId="04C5F5C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14:paraId="397340F7"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14:paraId="0EE8DBE4" w14:textId="77777777" w:rsidTr="00E11691">
        <w:tc>
          <w:tcPr>
            <w:tcW w:w="9212" w:type="dxa"/>
          </w:tcPr>
          <w:p w14:paraId="55BCB0D9" w14:textId="77777777" w:rsidR="00E11691" w:rsidRPr="00A67056" w:rsidRDefault="00E11691" w:rsidP="00E11691">
            <w:pPr>
              <w:rPr>
                <w:b/>
              </w:rPr>
            </w:pPr>
            <w:r>
              <w:rPr>
                <w:b/>
              </w:rPr>
              <w:t>p</w:t>
            </w:r>
            <w:r w:rsidRPr="00A67056">
              <w:rPr>
                <w:b/>
              </w:rPr>
              <w:t>roductmodel</w:t>
            </w:r>
          </w:p>
          <w:p w14:paraId="42D94D53" w14:textId="77777777" w:rsidR="00E11691" w:rsidRDefault="0022319C" w:rsidP="00E11691">
            <w:r>
              <w:t xml:space="preserve">informatiemodel </w:t>
            </w:r>
            <w:r w:rsidR="00E11691">
              <w:t>afgeleid van een ander informatiemodel om de toepassing in een dataproduct te realiseren</w:t>
            </w:r>
          </w:p>
          <w:p w14:paraId="2578307C" w14:textId="77777777" w:rsidR="00561216" w:rsidRPr="00961F55" w:rsidRDefault="00561216" w:rsidP="00E11691"/>
        </w:tc>
      </w:tr>
      <w:tr w:rsidR="00E11691" w:rsidRPr="00961F55" w14:paraId="0ADDF444" w14:textId="77777777" w:rsidTr="00E11691">
        <w:tc>
          <w:tcPr>
            <w:tcW w:w="9212" w:type="dxa"/>
          </w:tcPr>
          <w:p w14:paraId="1648815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14:paraId="7695987A"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14:paraId="640765EC"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14:paraId="75F87124" w14:textId="77777777" w:rsidTr="00E11691">
        <w:tc>
          <w:tcPr>
            <w:tcW w:w="9212" w:type="dxa"/>
          </w:tcPr>
          <w:p w14:paraId="7FF08CE5"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14:paraId="4A5A363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14:paraId="01DF7E2F"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14:paraId="076458AE" w14:textId="77777777" w:rsidTr="00E11691">
        <w:tc>
          <w:tcPr>
            <w:tcW w:w="9212" w:type="dxa"/>
          </w:tcPr>
          <w:p w14:paraId="57196864"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14:paraId="04C6ADE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14:paraId="550A4E2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14:paraId="6B180AE1" w14:textId="77777777" w:rsidTr="00E11691">
        <w:tc>
          <w:tcPr>
            <w:tcW w:w="9212" w:type="dxa"/>
          </w:tcPr>
          <w:p w14:paraId="2FAAB506"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14:paraId="42EF684B"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14:paraId="7580D92A"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 xml:space="preserve">Identificatie van een positie kan door coördinaten (directe locatie) en door geografische </w:t>
            </w:r>
            <w:proofErr w:type="spellStart"/>
            <w:r w:rsidRPr="00961F55">
              <w:rPr>
                <w:rFonts w:ascii="Verdana" w:hAnsi="Verdana"/>
                <w:sz w:val="16"/>
                <w:szCs w:val="16"/>
              </w:rPr>
              <w:t>identificatoren</w:t>
            </w:r>
            <w:proofErr w:type="spellEnd"/>
            <w:r w:rsidRPr="00961F55">
              <w:rPr>
                <w:rFonts w:ascii="Verdana" w:hAnsi="Verdana"/>
                <w:sz w:val="16"/>
                <w:szCs w:val="16"/>
              </w:rPr>
              <w:t xml:space="preserve"> (indirecte locatie).</w:t>
            </w:r>
          </w:p>
        </w:tc>
      </w:tr>
      <w:tr w:rsidR="00E11691" w:rsidRPr="00961F55" w14:paraId="48B31D45" w14:textId="77777777" w:rsidTr="00E11691">
        <w:tc>
          <w:tcPr>
            <w:tcW w:w="9212" w:type="dxa"/>
          </w:tcPr>
          <w:p w14:paraId="146645D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14:paraId="3292E6F5"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14:paraId="788B018F" w14:textId="77777777" w:rsidTr="00E11691">
        <w:tc>
          <w:tcPr>
            <w:tcW w:w="9212" w:type="dxa"/>
          </w:tcPr>
          <w:p w14:paraId="1A76B8DC"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14:paraId="579E8CC3" w14:textId="77777777" w:rsidR="00E11691" w:rsidRPr="00961F55" w:rsidRDefault="00E11691" w:rsidP="00E11691">
            <w:pPr>
              <w:pStyle w:val="Definitie"/>
              <w:rPr>
                <w:rFonts w:ascii="Verdana" w:hAnsi="Verdana"/>
                <w:sz w:val="16"/>
                <w:szCs w:val="16"/>
                <w:lang w:val="nl-NL"/>
              </w:rPr>
            </w:pPr>
            <w:proofErr w:type="spellStart"/>
            <w:r w:rsidRPr="00961F55">
              <w:rPr>
                <w:rFonts w:ascii="Verdana" w:hAnsi="Verdana"/>
                <w:sz w:val="16"/>
                <w:szCs w:val="16"/>
                <w:lang w:val="nl-NL"/>
              </w:rPr>
              <w:t>presentatieprimitieve</w:t>
            </w:r>
            <w:proofErr w:type="spellEnd"/>
            <w:r w:rsidRPr="00961F55">
              <w:rPr>
                <w:rFonts w:ascii="Verdana" w:hAnsi="Verdana"/>
                <w:sz w:val="16"/>
                <w:szCs w:val="16"/>
                <w:lang w:val="nl-NL"/>
              </w:rPr>
              <w:t xml:space="preserve"> van grafische, audio of tactiele aard of een combinatie hiervan</w:t>
            </w:r>
          </w:p>
        </w:tc>
      </w:tr>
      <w:tr w:rsidR="00E11691" w:rsidRPr="00961F55" w14:paraId="4F6A0185" w14:textId="77777777" w:rsidTr="00E11691">
        <w:tc>
          <w:tcPr>
            <w:tcW w:w="9212" w:type="dxa"/>
          </w:tcPr>
          <w:p w14:paraId="07C7BA4C" w14:textId="77777777" w:rsidR="00E11691" w:rsidRPr="00A67056" w:rsidRDefault="00E11691" w:rsidP="00E11691">
            <w:pPr>
              <w:rPr>
                <w:b/>
              </w:rPr>
            </w:pPr>
            <w:r>
              <w:rPr>
                <w:b/>
              </w:rPr>
              <w:t>t</w:t>
            </w:r>
            <w:r w:rsidRPr="00A67056">
              <w:rPr>
                <w:b/>
              </w:rPr>
              <w:t>emporeel referentiesysteem</w:t>
            </w:r>
          </w:p>
          <w:p w14:paraId="1442A617" w14:textId="77777777" w:rsidR="00E11691" w:rsidRDefault="00E11691" w:rsidP="00E11691">
            <w:r>
              <w:t>Referentiesysteem waarin de tijd is bepaald.</w:t>
            </w:r>
          </w:p>
          <w:p w14:paraId="5BEA87D6" w14:textId="77777777" w:rsidR="00E11691" w:rsidRDefault="00E11691" w:rsidP="00E11691"/>
        </w:tc>
      </w:tr>
      <w:tr w:rsidR="00E11691" w:rsidRPr="00961F55" w14:paraId="74E76536" w14:textId="77777777" w:rsidTr="00E11691">
        <w:tc>
          <w:tcPr>
            <w:tcW w:w="9212" w:type="dxa"/>
          </w:tcPr>
          <w:p w14:paraId="30C930EC" w14:textId="77777777" w:rsidR="00E11691" w:rsidRPr="002A4103" w:rsidRDefault="00CD35A6" w:rsidP="00E11691">
            <w:pPr>
              <w:rPr>
                <w:b/>
              </w:rPr>
            </w:pPr>
            <w:r>
              <w:rPr>
                <w:b/>
              </w:rPr>
              <w:t>n</w:t>
            </w:r>
            <w:r w:rsidR="00E11691" w:rsidRPr="002A4103">
              <w:rPr>
                <w:b/>
              </w:rPr>
              <w:t>etwerktopologie</w:t>
            </w:r>
          </w:p>
          <w:p w14:paraId="31668CE6" w14:textId="77777777" w:rsidR="00E11691" w:rsidRDefault="00561216" w:rsidP="00E11691">
            <w:pPr>
              <w:rPr>
                <w:lang w:eastAsia="en-US"/>
              </w:rPr>
            </w:pPr>
            <w:r>
              <w:rPr>
                <w:lang w:eastAsia="en-US"/>
              </w:rPr>
              <w:t>beschrijving van</w:t>
            </w:r>
            <w:r w:rsidR="00455BC2" w:rsidRPr="00DB2583">
              <w:rPr>
                <w:lang w:eastAsia="en-US"/>
              </w:rPr>
              <w:t xml:space="preserve"> de plaats van de knooppunten en de onderlinge verbindingen</w:t>
            </w:r>
            <w:r>
              <w:rPr>
                <w:lang w:eastAsia="en-US"/>
              </w:rPr>
              <w:t xml:space="preserve"> in een netwerk</w:t>
            </w:r>
          </w:p>
          <w:p w14:paraId="4638321D" w14:textId="77777777" w:rsidR="00561216" w:rsidRPr="00961F55" w:rsidRDefault="00561216" w:rsidP="00E11691"/>
        </w:tc>
      </w:tr>
      <w:tr w:rsidR="00E11691" w:rsidRPr="00961F55" w14:paraId="71877E7B" w14:textId="77777777" w:rsidTr="00E11691">
        <w:tc>
          <w:tcPr>
            <w:tcW w:w="9212" w:type="dxa"/>
          </w:tcPr>
          <w:p w14:paraId="6C22D149" w14:textId="77777777" w:rsidR="00E11691" w:rsidRPr="00A67056" w:rsidRDefault="00561216" w:rsidP="00E11691">
            <w:pPr>
              <w:rPr>
                <w:b/>
              </w:rPr>
            </w:pPr>
            <w:r>
              <w:rPr>
                <w:b/>
              </w:rPr>
              <w:t>r</w:t>
            </w:r>
            <w:r w:rsidRPr="00A67056">
              <w:rPr>
                <w:b/>
              </w:rPr>
              <w:t>asterformaat</w:t>
            </w:r>
          </w:p>
          <w:p w14:paraId="0EC3C35A" w14:textId="77777777" w:rsidR="00E11691" w:rsidRDefault="00E11691" w:rsidP="00E11691">
            <w:r>
              <w:t>representatie van beeld middel een gewoonlijk rechthoekig patroon van parallelle lijnen (v)</w:t>
            </w:r>
          </w:p>
          <w:p w14:paraId="072A017B" w14:textId="77777777" w:rsidR="00E11691" w:rsidRPr="00961F55" w:rsidRDefault="00E11691" w:rsidP="00E11691"/>
        </w:tc>
      </w:tr>
      <w:tr w:rsidR="00E11691" w:rsidRPr="00961F55" w14:paraId="585E559C" w14:textId="77777777" w:rsidTr="00E11691">
        <w:tc>
          <w:tcPr>
            <w:tcW w:w="9212" w:type="dxa"/>
          </w:tcPr>
          <w:p w14:paraId="760C3ABA" w14:textId="77777777" w:rsidR="00E11691" w:rsidRPr="00A67056" w:rsidRDefault="00E11691" w:rsidP="00E11691">
            <w:pPr>
              <w:rPr>
                <w:b/>
              </w:rPr>
            </w:pPr>
            <w:r>
              <w:rPr>
                <w:b/>
              </w:rPr>
              <w:t>v</w:t>
            </w:r>
            <w:r w:rsidRPr="00A67056">
              <w:rPr>
                <w:b/>
              </w:rPr>
              <w:t>ectorformaat</w:t>
            </w:r>
          </w:p>
          <w:p w14:paraId="4E35F020" w14:textId="77777777" w:rsidR="00E11691" w:rsidRDefault="00E11691" w:rsidP="00E11691">
            <w:r>
              <w:t>representatie van geometrie middels geometrische primitieven</w:t>
            </w:r>
          </w:p>
          <w:p w14:paraId="0649CD87" w14:textId="77777777" w:rsidR="00E11691" w:rsidRPr="00961F55" w:rsidRDefault="00E11691" w:rsidP="00E11691"/>
        </w:tc>
      </w:tr>
      <w:tr w:rsidR="00E11691" w:rsidRPr="00A67056" w14:paraId="0AB5007F" w14:textId="77777777" w:rsidTr="00E11691">
        <w:tc>
          <w:tcPr>
            <w:tcW w:w="9212" w:type="dxa"/>
          </w:tcPr>
          <w:p w14:paraId="360729E6" w14:textId="77777777" w:rsidR="00E11691" w:rsidRPr="00B15657" w:rsidRDefault="00E11691" w:rsidP="00E11691">
            <w:pPr>
              <w:rPr>
                <w:b/>
                <w:lang w:val="en-GB"/>
              </w:rPr>
            </w:pPr>
            <w:r w:rsidRPr="00B15657">
              <w:rPr>
                <w:b/>
                <w:lang w:val="en-GB"/>
              </w:rPr>
              <w:t>view service</w:t>
            </w:r>
          </w:p>
          <w:p w14:paraId="4BDF296E" w14:textId="77777777" w:rsidR="00E11691" w:rsidRPr="00B15657" w:rsidRDefault="0022319C" w:rsidP="00E11691">
            <w:pPr>
              <w:rPr>
                <w:lang w:val="en-GB"/>
              </w:rPr>
            </w:pPr>
            <w:r>
              <w:rPr>
                <w:lang w:val="en-GB"/>
              </w:rPr>
              <w:t>s</w:t>
            </w:r>
            <w:r w:rsidRPr="00B15657">
              <w:rPr>
                <w:lang w:val="en-GB"/>
              </w:rPr>
              <w:t xml:space="preserve">ervice </w:t>
            </w:r>
            <w:r w:rsidR="00E11691" w:rsidRPr="00B15657">
              <w:rPr>
                <w:lang w:val="en-GB"/>
              </w:rPr>
              <w:t>that makes it possible, as a minimum, to display, navigate, zoom in and out, pan or overlay viewable spatial data sets and to display legend information and any relevant content of metadata.</w:t>
            </w:r>
          </w:p>
          <w:p w14:paraId="4B4548BC" w14:textId="77777777" w:rsidR="00E11691" w:rsidRDefault="00E11691" w:rsidP="00E11691">
            <w:r>
              <w:t>INSPIRE</w:t>
            </w:r>
          </w:p>
          <w:p w14:paraId="3C044417" w14:textId="77777777" w:rsidR="00E11691" w:rsidRPr="00A67056" w:rsidRDefault="00E11691" w:rsidP="00E11691">
            <w:pPr>
              <w:rPr>
                <w:b/>
                <w:lang w:val="en-GB"/>
              </w:rPr>
            </w:pPr>
          </w:p>
        </w:tc>
      </w:tr>
      <w:tr w:rsidR="00E11691" w:rsidRPr="00961F55" w14:paraId="1AF0F2FF" w14:textId="77777777" w:rsidTr="00E11691">
        <w:tc>
          <w:tcPr>
            <w:tcW w:w="9212" w:type="dxa"/>
          </w:tcPr>
          <w:p w14:paraId="5CE0CF51"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void</w:t>
            </w:r>
            <w:proofErr w:type="spellEnd"/>
            <w:r w:rsidRPr="00961F55">
              <w:rPr>
                <w:rFonts w:ascii="Verdana" w:hAnsi="Verdana"/>
                <w:b w:val="0"/>
                <w:sz w:val="16"/>
                <w:szCs w:val="16"/>
                <w:lang w:val="nl-NL"/>
              </w:rPr>
              <w:t>, nl</w:t>
            </w:r>
          </w:p>
          <w:p w14:paraId="377E45B2" w14:textId="77777777" w:rsidR="00E11691" w:rsidRPr="00961F55" w:rsidRDefault="00E11691" w:rsidP="00E11691">
            <w:pPr>
              <w:pStyle w:val="Termen"/>
              <w:tabs>
                <w:tab w:val="clear" w:pos="432"/>
              </w:tabs>
              <w:rPr>
                <w:rFonts w:ascii="Verdana" w:hAnsi="Verdana"/>
                <w:b w:val="0"/>
                <w:sz w:val="16"/>
                <w:szCs w:val="16"/>
                <w:lang w:val="nl-NL"/>
              </w:rPr>
            </w:pPr>
            <w:proofErr w:type="spellStart"/>
            <w:r w:rsidRPr="00961F55">
              <w:rPr>
                <w:rFonts w:ascii="Verdana" w:hAnsi="Verdana"/>
                <w:b w:val="0"/>
                <w:sz w:val="16"/>
                <w:szCs w:val="16"/>
                <w:lang w:val="nl-NL"/>
              </w:rPr>
              <w:t>void</w:t>
            </w:r>
            <w:proofErr w:type="spellEnd"/>
            <w:r w:rsidRPr="00961F55">
              <w:rPr>
                <w:rFonts w:ascii="Verdana" w:hAnsi="Verdana"/>
                <w:b w:val="0"/>
                <w:sz w:val="16"/>
                <w:szCs w:val="16"/>
                <w:lang w:val="nl-NL"/>
              </w:rPr>
              <w:t>, en</w:t>
            </w:r>
          </w:p>
          <w:p w14:paraId="02448D64"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14:paraId="2150A77F" w14:textId="77777777" w:rsidTr="00E11691">
        <w:tc>
          <w:tcPr>
            <w:tcW w:w="9212" w:type="dxa"/>
          </w:tcPr>
          <w:p w14:paraId="28A6E6EC" w14:textId="77777777" w:rsidR="00E11691" w:rsidRPr="00A67056" w:rsidRDefault="00E11691" w:rsidP="00E11691">
            <w:pPr>
              <w:rPr>
                <w:b/>
              </w:rPr>
            </w:pPr>
            <w:proofErr w:type="spellStart"/>
            <w:r>
              <w:rPr>
                <w:b/>
              </w:rPr>
              <w:t>w</w:t>
            </w:r>
            <w:r w:rsidRPr="00A67056">
              <w:rPr>
                <w:b/>
              </w:rPr>
              <w:t>aardelijst</w:t>
            </w:r>
            <w:proofErr w:type="spellEnd"/>
          </w:p>
          <w:p w14:paraId="25F5C4C0" w14:textId="77777777" w:rsidR="00E11691" w:rsidRDefault="00E11691" w:rsidP="00E11691">
            <w:r>
              <w:t>lijst van waarden</w:t>
            </w:r>
          </w:p>
          <w:p w14:paraId="6089CB7F" w14:textId="77777777" w:rsidR="00E11691" w:rsidRPr="00961F55" w:rsidRDefault="00E11691" w:rsidP="00E11691"/>
        </w:tc>
      </w:tr>
      <w:tr w:rsidR="00E11691" w:rsidRPr="00961F55" w14:paraId="10D581FB" w14:textId="77777777" w:rsidTr="00E11691">
        <w:tc>
          <w:tcPr>
            <w:tcW w:w="9212" w:type="dxa"/>
          </w:tcPr>
          <w:p w14:paraId="2E367D3E" w14:textId="77777777" w:rsidR="00E11691"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w</w:t>
            </w:r>
            <w:r w:rsidR="00E11691">
              <w:rPr>
                <w:rFonts w:ascii="Verdana" w:hAnsi="Verdana"/>
                <w:sz w:val="16"/>
                <w:szCs w:val="16"/>
                <w:lang w:val="nl-NL"/>
              </w:rPr>
              <w:t>erkelijkheid</w:t>
            </w:r>
          </w:p>
          <w:p w14:paraId="7B6F7FA6" w14:textId="77777777"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14:paraId="7F80F21F" w14:textId="77777777" w:rsidR="00E11691" w:rsidRPr="00987F18" w:rsidRDefault="00E11691" w:rsidP="00E11691"/>
        </w:tc>
      </w:tr>
    </w:tbl>
    <w:p w14:paraId="69E83141" w14:textId="77777777" w:rsidR="00576E1A" w:rsidRDefault="00576E1A" w:rsidP="00576E1A">
      <w:pPr>
        <w:pStyle w:val="Paragraaftitel"/>
        <w:spacing w:line="240" w:lineRule="atLeast"/>
      </w:pPr>
      <w:bookmarkStart w:id="14" w:name="_Toc434956070"/>
      <w:bookmarkStart w:id="15" w:name="_Toc434956071"/>
      <w:bookmarkStart w:id="16" w:name="_Toc434956072"/>
      <w:bookmarkStart w:id="17" w:name="_Toc434956073"/>
      <w:bookmarkStart w:id="18" w:name="_Toc434956074"/>
      <w:bookmarkStart w:id="19" w:name="_Toc434956075"/>
      <w:bookmarkStart w:id="20" w:name="_Toc434956076"/>
      <w:bookmarkStart w:id="21" w:name="_Toc434956077"/>
      <w:bookmarkStart w:id="22" w:name="_Toc434956078"/>
      <w:bookmarkStart w:id="23" w:name="_Toc434956079"/>
      <w:bookmarkStart w:id="24" w:name="_Toc434956080"/>
      <w:bookmarkStart w:id="25" w:name="_Toc434956081"/>
      <w:bookmarkStart w:id="26" w:name="_Toc434956082"/>
      <w:bookmarkStart w:id="27" w:name="_Toc434956083"/>
      <w:bookmarkStart w:id="28" w:name="_Toc434956084"/>
      <w:bookmarkStart w:id="29" w:name="_Toc45195626"/>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r>
        <w:t>Symbolen en afkortingen</w:t>
      </w:r>
      <w:r w:rsidR="00283BD6">
        <w:t>.</w:t>
      </w:r>
      <w:bookmarkEnd w:id="29"/>
    </w:p>
    <w:p w14:paraId="0BB677DD" w14:textId="77777777" w:rsidR="00E548CF" w:rsidRDefault="00E548CF" w:rsidP="00E548CF">
      <w:r>
        <w:t>Lijst van afkortingen en acroniemen die worden gehanteerd in deze data specificatie.</w:t>
      </w:r>
    </w:p>
    <w:p w14:paraId="72210650" w14:textId="77777777"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2"/>
      </w:tblGrid>
      <w:tr w:rsidR="00E11691" w:rsidRPr="00B15657" w14:paraId="214CB509" w14:textId="77777777" w:rsidTr="00E11691">
        <w:tc>
          <w:tcPr>
            <w:tcW w:w="8802" w:type="dxa"/>
          </w:tcPr>
          <w:p w14:paraId="77FC31A1" w14:textId="77777777" w:rsidR="00E11691" w:rsidRPr="00B15657" w:rsidRDefault="00E11691" w:rsidP="00E11691">
            <w:pPr>
              <w:rPr>
                <w:b/>
              </w:rPr>
            </w:pPr>
            <w:r w:rsidRPr="00B15657">
              <w:rPr>
                <w:b/>
              </w:rPr>
              <w:t>BAG</w:t>
            </w:r>
          </w:p>
          <w:p w14:paraId="2108F662" w14:textId="77777777" w:rsidR="00E11691" w:rsidRDefault="00E11691" w:rsidP="00E11691">
            <w:r w:rsidRPr="00B15657">
              <w:t>Basisregistratie Adressen en Gebouwen</w:t>
            </w:r>
          </w:p>
          <w:p w14:paraId="6FE0E20B" w14:textId="77777777" w:rsidR="00E11691" w:rsidRPr="00B15657" w:rsidRDefault="00E11691" w:rsidP="00E11691"/>
        </w:tc>
      </w:tr>
      <w:tr w:rsidR="00E11691" w:rsidRPr="00B15657" w14:paraId="442D03C3" w14:textId="77777777" w:rsidTr="00E11691">
        <w:tc>
          <w:tcPr>
            <w:tcW w:w="8802" w:type="dxa"/>
          </w:tcPr>
          <w:p w14:paraId="16C9E99F" w14:textId="77777777" w:rsidR="00E11691" w:rsidRPr="00B15657" w:rsidRDefault="00E11691" w:rsidP="00E11691">
            <w:pPr>
              <w:rPr>
                <w:b/>
              </w:rPr>
            </w:pPr>
            <w:proofErr w:type="spellStart"/>
            <w:r>
              <w:rPr>
                <w:b/>
              </w:rPr>
              <w:t>BevB</w:t>
            </w:r>
            <w:proofErr w:type="spellEnd"/>
          </w:p>
          <w:p w14:paraId="5B1439F3" w14:textId="77777777" w:rsidR="00E11691" w:rsidRPr="00B15657" w:rsidRDefault="00E11691" w:rsidP="00E11691">
            <w:r>
              <w:t>Besluit externe veiligheid Buisleidingen</w:t>
            </w:r>
          </w:p>
          <w:p w14:paraId="31FFFA2B" w14:textId="77777777" w:rsidR="00E11691" w:rsidRPr="00B15657" w:rsidRDefault="00E11691" w:rsidP="00E11691"/>
        </w:tc>
      </w:tr>
      <w:tr w:rsidR="00E11691" w:rsidRPr="00B15657" w14:paraId="08434679" w14:textId="77777777" w:rsidTr="00E11691">
        <w:tc>
          <w:tcPr>
            <w:tcW w:w="8802" w:type="dxa"/>
          </w:tcPr>
          <w:p w14:paraId="0DF615E7" w14:textId="77777777" w:rsidR="00E11691" w:rsidRPr="00B15657" w:rsidRDefault="00E11691" w:rsidP="00E11691">
            <w:pPr>
              <w:rPr>
                <w:b/>
              </w:rPr>
            </w:pPr>
            <w:r w:rsidRPr="00B15657">
              <w:rPr>
                <w:b/>
              </w:rPr>
              <w:t>BGT</w:t>
            </w:r>
          </w:p>
          <w:p w14:paraId="34B2EC07" w14:textId="77777777" w:rsidR="00E11691" w:rsidRPr="00B15657" w:rsidRDefault="00E11691" w:rsidP="00E11691">
            <w:r w:rsidRPr="00B15657">
              <w:t>Basisregistratie Grootschalige Topografie</w:t>
            </w:r>
          </w:p>
          <w:p w14:paraId="4F15895B" w14:textId="77777777" w:rsidR="00E11691" w:rsidRPr="00B15657" w:rsidRDefault="00E11691" w:rsidP="00E11691"/>
        </w:tc>
      </w:tr>
      <w:tr w:rsidR="00E11691" w:rsidRPr="00B15657" w14:paraId="42D3F6FB" w14:textId="77777777" w:rsidTr="00E11691">
        <w:tc>
          <w:tcPr>
            <w:tcW w:w="8802" w:type="dxa"/>
          </w:tcPr>
          <w:p w14:paraId="17F33E57" w14:textId="77777777" w:rsidR="00E11691" w:rsidRPr="00B15657" w:rsidRDefault="00E11691" w:rsidP="00E11691">
            <w:pPr>
              <w:rPr>
                <w:b/>
              </w:rPr>
            </w:pPr>
            <w:r w:rsidRPr="00B15657">
              <w:rPr>
                <w:b/>
              </w:rPr>
              <w:t>BOMOS</w:t>
            </w:r>
          </w:p>
          <w:p w14:paraId="69AB53CA" w14:textId="77777777" w:rsidR="00E11691" w:rsidRPr="00B15657" w:rsidRDefault="00E11691" w:rsidP="00E11691">
            <w:r w:rsidRPr="00B15657">
              <w:t>Beheer- en ontwikkelmodel Open Standaarden</w:t>
            </w:r>
          </w:p>
          <w:p w14:paraId="6CBA5175" w14:textId="77777777" w:rsidR="00E11691" w:rsidRPr="00B15657" w:rsidRDefault="00E11691" w:rsidP="00E11691"/>
        </w:tc>
      </w:tr>
      <w:tr w:rsidR="00E11691" w:rsidRPr="00B15657" w14:paraId="710A07D0" w14:textId="77777777" w:rsidTr="00E11691">
        <w:tc>
          <w:tcPr>
            <w:tcW w:w="8802" w:type="dxa"/>
          </w:tcPr>
          <w:p w14:paraId="58B6D03A" w14:textId="77777777" w:rsidR="00E11691" w:rsidRPr="00B15657" w:rsidRDefault="00E11691" w:rsidP="00E11691">
            <w:pPr>
              <w:rPr>
                <w:b/>
              </w:rPr>
            </w:pPr>
            <w:r>
              <w:rPr>
                <w:b/>
              </w:rPr>
              <w:t>EC61</w:t>
            </w:r>
          </w:p>
          <w:p w14:paraId="785F2120" w14:textId="77777777" w:rsidR="00E11691" w:rsidRDefault="00E11691" w:rsidP="00E11691">
            <w:r w:rsidRPr="00B15657">
              <w:t>EU richtlijn voor een Verordening van het Europees Parlement en Raad over maatregelen om de kosten van de aanleg van elektronische hogesnelheidscommunicatienetwerken te verlagen.</w:t>
            </w:r>
          </w:p>
          <w:p w14:paraId="7486C394" w14:textId="77777777" w:rsidR="00E11691" w:rsidRPr="00B15657" w:rsidRDefault="00E11691" w:rsidP="00E11691"/>
        </w:tc>
      </w:tr>
      <w:tr w:rsidR="00E11691" w:rsidRPr="00B15657" w14:paraId="39F4D748" w14:textId="77777777" w:rsidTr="00E11691">
        <w:tc>
          <w:tcPr>
            <w:tcW w:w="8802" w:type="dxa"/>
          </w:tcPr>
          <w:p w14:paraId="28DAAAEE" w14:textId="77777777" w:rsidR="00E11691" w:rsidRDefault="00E11691" w:rsidP="00E11691">
            <w:pPr>
              <w:rPr>
                <w:b/>
              </w:rPr>
            </w:pPr>
            <w:r>
              <w:rPr>
                <w:b/>
              </w:rPr>
              <w:t>GML</w:t>
            </w:r>
          </w:p>
          <w:p w14:paraId="67DC2362" w14:textId="77777777" w:rsidR="00E11691" w:rsidRDefault="00E11691" w:rsidP="00E11691">
            <w:proofErr w:type="spellStart"/>
            <w:r w:rsidRPr="00EE3063">
              <w:t>Geography</w:t>
            </w:r>
            <w:proofErr w:type="spellEnd"/>
            <w:r w:rsidRPr="00EE3063">
              <w:t xml:space="preserve"> </w:t>
            </w:r>
            <w:proofErr w:type="spellStart"/>
            <w:r w:rsidRPr="00EE3063">
              <w:t>Markup</w:t>
            </w:r>
            <w:proofErr w:type="spellEnd"/>
            <w:r w:rsidRPr="00EE3063">
              <w:t xml:space="preserve"> Language</w:t>
            </w:r>
          </w:p>
          <w:p w14:paraId="034645EA" w14:textId="77777777" w:rsidR="00E11691" w:rsidRPr="00B15657" w:rsidRDefault="00E11691" w:rsidP="00E11691">
            <w:pPr>
              <w:rPr>
                <w:b/>
              </w:rPr>
            </w:pPr>
          </w:p>
        </w:tc>
      </w:tr>
      <w:tr w:rsidR="00E11691" w:rsidRPr="00B15657" w14:paraId="27E858EB" w14:textId="77777777" w:rsidTr="00E11691">
        <w:tc>
          <w:tcPr>
            <w:tcW w:w="8802" w:type="dxa"/>
          </w:tcPr>
          <w:p w14:paraId="00F3C49F" w14:textId="77777777" w:rsidR="00E11691" w:rsidRPr="00DB2583" w:rsidRDefault="00AD512E" w:rsidP="00E11691">
            <w:pPr>
              <w:rPr>
                <w:b/>
                <w:lang w:val="en-GB"/>
              </w:rPr>
            </w:pPr>
            <w:r w:rsidRPr="00DB2583">
              <w:rPr>
                <w:b/>
                <w:lang w:val="en-GB"/>
              </w:rPr>
              <w:t>INSPIRE</w:t>
            </w:r>
          </w:p>
          <w:p w14:paraId="22CABB9D" w14:textId="77777777" w:rsidR="00E11691" w:rsidRPr="00DB2583" w:rsidRDefault="00AD512E" w:rsidP="00E11691">
            <w:pPr>
              <w:rPr>
                <w:lang w:val="en-GB"/>
              </w:rPr>
            </w:pPr>
            <w:r w:rsidRPr="00DB2583">
              <w:rPr>
                <w:lang w:val="en-GB"/>
              </w:rPr>
              <w:t>Infrastructure for Spatial Information in Europe.</w:t>
            </w:r>
          </w:p>
          <w:p w14:paraId="568C442F" w14:textId="77777777" w:rsidR="00E11691" w:rsidRPr="00B15657" w:rsidRDefault="00E11691" w:rsidP="00E11691">
            <w:r w:rsidRPr="00B15657">
              <w:t xml:space="preserve">De INSPIRE-richtlijn verplicht de Europese lidstaten </w:t>
            </w:r>
            <w:proofErr w:type="spellStart"/>
            <w:r w:rsidRPr="00B15657">
              <w:t>geo</w:t>
            </w:r>
            <w:proofErr w:type="spellEnd"/>
            <w:r w:rsidRPr="00B15657">
              <w:t>-informatie over 34 thema's te voorzien van metadata, te harmoniseren en beschikbaar te stellen via het INSPIRE-portaal volgens leveringsvoorwaarden die het gebruik niet onnodig belemmeren.</w:t>
            </w:r>
          </w:p>
          <w:p w14:paraId="5E20B5B9" w14:textId="77777777" w:rsidR="00E11691" w:rsidRPr="00B15657" w:rsidRDefault="00E11691" w:rsidP="00E11691"/>
        </w:tc>
      </w:tr>
      <w:tr w:rsidR="00E11691" w:rsidRPr="00B15657" w14:paraId="05286F7C" w14:textId="77777777" w:rsidTr="00E11691">
        <w:tc>
          <w:tcPr>
            <w:tcW w:w="8802" w:type="dxa"/>
          </w:tcPr>
          <w:p w14:paraId="17A7F9A1" w14:textId="4F9ED386" w:rsidR="00E11691" w:rsidRPr="00B15657" w:rsidRDefault="00E11691" w:rsidP="00E11691">
            <w:pPr>
              <w:rPr>
                <w:b/>
                <w:lang w:val="en-GB"/>
              </w:rPr>
            </w:pPr>
            <w:r w:rsidRPr="00B15657">
              <w:rPr>
                <w:b/>
                <w:lang w:val="en-GB"/>
              </w:rPr>
              <w:t xml:space="preserve">INSPIRE </w:t>
            </w:r>
            <w:r w:rsidR="006D2427" w:rsidRPr="00B15657">
              <w:rPr>
                <w:b/>
                <w:lang w:val="en-GB"/>
              </w:rPr>
              <w:t>U</w:t>
            </w:r>
            <w:r w:rsidR="006D2427">
              <w:rPr>
                <w:b/>
                <w:lang w:val="en-GB"/>
              </w:rPr>
              <w:t>N</w:t>
            </w:r>
          </w:p>
          <w:p w14:paraId="22204931" w14:textId="1B25A5C8" w:rsidR="00E11691" w:rsidRPr="00B15657" w:rsidRDefault="00E11691" w:rsidP="00E11691">
            <w:r w:rsidRPr="002A4103">
              <w:rPr>
                <w:lang w:val="en-GB"/>
              </w:rPr>
              <w:t xml:space="preserve">INSPIRE </w:t>
            </w:r>
            <w:proofErr w:type="spellStart"/>
            <w:r w:rsidRPr="002A4103">
              <w:rPr>
                <w:lang w:val="en-GB"/>
              </w:rPr>
              <w:t>thema</w:t>
            </w:r>
            <w:proofErr w:type="spellEnd"/>
            <w:r w:rsidRPr="002A4103">
              <w:rPr>
                <w:lang w:val="en-GB"/>
              </w:rPr>
              <w:t xml:space="preserve"> Utility </w:t>
            </w:r>
            <w:r w:rsidR="006D2427">
              <w:rPr>
                <w:lang w:val="en-GB"/>
              </w:rPr>
              <w:t>Networks</w:t>
            </w:r>
            <w:r w:rsidRPr="002A4103">
              <w:rPr>
                <w:lang w:val="en-GB"/>
              </w:rPr>
              <w:t xml:space="preserve">. </w:t>
            </w:r>
            <w:r w:rsidRPr="00B15657">
              <w:t xml:space="preserve">Nutsvoorzieningen zoals </w:t>
            </w:r>
            <w:r w:rsidR="00466B7B">
              <w:t xml:space="preserve">bijvoorbeeld </w:t>
            </w:r>
            <w:r w:rsidRPr="00B15657">
              <w:t>riolering, afvalbeheer, energievoorziening, watervoorziening</w:t>
            </w:r>
          </w:p>
          <w:p w14:paraId="4BA49D04" w14:textId="77777777" w:rsidR="00E11691" w:rsidRPr="00B15657" w:rsidRDefault="00E11691" w:rsidP="00E11691"/>
        </w:tc>
      </w:tr>
      <w:tr w:rsidR="00E11691" w:rsidRPr="00B15657" w14:paraId="69D9D892" w14:textId="77777777" w:rsidTr="00E11691">
        <w:tc>
          <w:tcPr>
            <w:tcW w:w="8802" w:type="dxa"/>
          </w:tcPr>
          <w:p w14:paraId="7B499108" w14:textId="77777777" w:rsidR="00E11691" w:rsidRPr="00B15657" w:rsidRDefault="00E11691" w:rsidP="00E11691">
            <w:pPr>
              <w:rPr>
                <w:b/>
              </w:rPr>
            </w:pPr>
            <w:r>
              <w:rPr>
                <w:b/>
              </w:rPr>
              <w:t>RRGS</w:t>
            </w:r>
          </w:p>
          <w:p w14:paraId="504DC775" w14:textId="77777777" w:rsidR="00E11691" w:rsidRPr="00B15657" w:rsidRDefault="00E11691" w:rsidP="00E11691">
            <w:r>
              <w:t>Risico Register Gevaarlijke Stoffen</w:t>
            </w:r>
          </w:p>
          <w:p w14:paraId="52E9AE8A" w14:textId="77777777" w:rsidR="00E11691" w:rsidRPr="00B15657" w:rsidRDefault="00E11691" w:rsidP="00E11691"/>
        </w:tc>
      </w:tr>
      <w:tr w:rsidR="00E11691" w:rsidRPr="00B15657" w14:paraId="56E6B172" w14:textId="77777777" w:rsidTr="00E11691">
        <w:tc>
          <w:tcPr>
            <w:tcW w:w="8802" w:type="dxa"/>
          </w:tcPr>
          <w:p w14:paraId="65563D37" w14:textId="77777777" w:rsidR="00E11691" w:rsidRPr="00EE3063" w:rsidRDefault="00E11691" w:rsidP="00E11691">
            <w:pPr>
              <w:rPr>
                <w:b/>
              </w:rPr>
            </w:pPr>
            <w:r w:rsidRPr="00EE3063">
              <w:rPr>
                <w:b/>
              </w:rPr>
              <w:t>UML</w:t>
            </w:r>
          </w:p>
          <w:p w14:paraId="38776190" w14:textId="77777777" w:rsidR="00E11691" w:rsidRPr="00B15657" w:rsidRDefault="00E11691" w:rsidP="00E11691">
            <w:pPr>
              <w:rPr>
                <w:b/>
              </w:rPr>
            </w:pPr>
            <w:proofErr w:type="spellStart"/>
            <w:r w:rsidRPr="00EE3063">
              <w:t>Unified</w:t>
            </w:r>
            <w:proofErr w:type="spellEnd"/>
            <w:r w:rsidRPr="00EE3063">
              <w:t xml:space="preserve"> </w:t>
            </w:r>
            <w:proofErr w:type="spellStart"/>
            <w:r w:rsidRPr="00EE3063">
              <w:t>Modeling</w:t>
            </w:r>
            <w:proofErr w:type="spellEnd"/>
            <w:r w:rsidRPr="00EE3063">
              <w:t xml:space="preserve"> Language</w:t>
            </w:r>
          </w:p>
        </w:tc>
      </w:tr>
      <w:tr w:rsidR="009C2B75" w:rsidRPr="00B15657" w14:paraId="01807851" w14:textId="77777777" w:rsidTr="00E11691">
        <w:tc>
          <w:tcPr>
            <w:tcW w:w="8802" w:type="dxa"/>
          </w:tcPr>
          <w:p w14:paraId="6B323DF9" w14:textId="77777777" w:rsidR="009C2B75" w:rsidRDefault="009C2B75" w:rsidP="00E11691">
            <w:pPr>
              <w:rPr>
                <w:b/>
              </w:rPr>
            </w:pPr>
          </w:p>
        </w:tc>
      </w:tr>
      <w:tr w:rsidR="00E11691" w:rsidRPr="00B15657" w14:paraId="7A7F9871" w14:textId="77777777" w:rsidTr="00E11691">
        <w:tc>
          <w:tcPr>
            <w:tcW w:w="8802" w:type="dxa"/>
          </w:tcPr>
          <w:p w14:paraId="38945C78" w14:textId="77777777" w:rsidR="00E11691" w:rsidRDefault="00E11691" w:rsidP="00E11691">
            <w:pPr>
              <w:rPr>
                <w:b/>
              </w:rPr>
            </w:pPr>
            <w:r>
              <w:rPr>
                <w:b/>
              </w:rPr>
              <w:t>WFS</w:t>
            </w:r>
          </w:p>
          <w:p w14:paraId="2EAC4568" w14:textId="77777777" w:rsidR="00E11691" w:rsidRDefault="00E11691" w:rsidP="00E11691">
            <w:r w:rsidRPr="00EE3063">
              <w:t>Web Feature Service</w:t>
            </w:r>
          </w:p>
          <w:p w14:paraId="21EF759C" w14:textId="77777777" w:rsidR="00E11691" w:rsidRPr="00EE3063" w:rsidRDefault="00E11691" w:rsidP="00E11691"/>
        </w:tc>
      </w:tr>
      <w:tr w:rsidR="00E11691" w:rsidRPr="00B15657" w14:paraId="3F7134BD" w14:textId="77777777" w:rsidTr="00E11691">
        <w:tc>
          <w:tcPr>
            <w:tcW w:w="8802" w:type="dxa"/>
          </w:tcPr>
          <w:p w14:paraId="0C081ECA" w14:textId="77777777" w:rsidR="00E11691" w:rsidRPr="00B15657" w:rsidRDefault="00E11691" w:rsidP="00E11691">
            <w:pPr>
              <w:rPr>
                <w:b/>
              </w:rPr>
            </w:pPr>
            <w:r>
              <w:rPr>
                <w:b/>
              </w:rPr>
              <w:t>WIBON</w:t>
            </w:r>
          </w:p>
          <w:p w14:paraId="2E91E90D" w14:textId="77777777"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14:paraId="2EA65E02" w14:textId="77777777" w:rsidR="00E11691" w:rsidRPr="00B15657" w:rsidRDefault="00E11691" w:rsidP="00E11691"/>
        </w:tc>
      </w:tr>
      <w:tr w:rsidR="00E11691" w:rsidRPr="00B15657" w14:paraId="3879809C" w14:textId="77777777" w:rsidTr="00E11691">
        <w:tc>
          <w:tcPr>
            <w:tcW w:w="8802" w:type="dxa"/>
          </w:tcPr>
          <w:p w14:paraId="65EC6206" w14:textId="77777777" w:rsidR="00E11691" w:rsidRPr="00B15657" w:rsidRDefault="00E11691" w:rsidP="006D2427"/>
        </w:tc>
      </w:tr>
      <w:tr w:rsidR="00E11691" w:rsidRPr="00B15657" w14:paraId="1F5012D1" w14:textId="77777777" w:rsidTr="00E11691">
        <w:tc>
          <w:tcPr>
            <w:tcW w:w="8802" w:type="dxa"/>
          </w:tcPr>
          <w:p w14:paraId="2847A0E3" w14:textId="77777777" w:rsidR="00E11691" w:rsidRDefault="00E11691" w:rsidP="00E11691">
            <w:pPr>
              <w:rPr>
                <w:b/>
              </w:rPr>
            </w:pPr>
            <w:r>
              <w:rPr>
                <w:b/>
              </w:rPr>
              <w:t>WMF</w:t>
            </w:r>
          </w:p>
          <w:p w14:paraId="5EF3F17D" w14:textId="77777777" w:rsidR="00E11691" w:rsidRDefault="00E11691" w:rsidP="00E11691">
            <w:r w:rsidRPr="00EE3063">
              <w:t xml:space="preserve">Web </w:t>
            </w:r>
            <w:proofErr w:type="spellStart"/>
            <w:r w:rsidRPr="00EE3063">
              <w:t>Mapping</w:t>
            </w:r>
            <w:proofErr w:type="spellEnd"/>
            <w:r w:rsidRPr="00EE3063">
              <w:t xml:space="preserve"> Service</w:t>
            </w:r>
          </w:p>
          <w:p w14:paraId="4F843E1F" w14:textId="77777777" w:rsidR="00E11691" w:rsidRPr="00B15657" w:rsidRDefault="00E11691" w:rsidP="00E11691">
            <w:pPr>
              <w:rPr>
                <w:b/>
              </w:rPr>
            </w:pPr>
          </w:p>
        </w:tc>
      </w:tr>
      <w:tr w:rsidR="00E11691" w:rsidRPr="00B15657" w14:paraId="3FEFE373" w14:textId="77777777" w:rsidTr="00E11691">
        <w:tc>
          <w:tcPr>
            <w:tcW w:w="8802" w:type="dxa"/>
          </w:tcPr>
          <w:p w14:paraId="5DEE9073" w14:textId="77777777" w:rsidR="00E11691" w:rsidRPr="00EE3063" w:rsidRDefault="00E11691" w:rsidP="00E11691">
            <w:pPr>
              <w:rPr>
                <w:b/>
              </w:rPr>
            </w:pPr>
            <w:r w:rsidRPr="00EE3063">
              <w:rPr>
                <w:b/>
              </w:rPr>
              <w:lastRenderedPageBreak/>
              <w:t>XML</w:t>
            </w:r>
          </w:p>
          <w:p w14:paraId="24287248" w14:textId="77777777" w:rsidR="00E11691" w:rsidRPr="00EE3063" w:rsidRDefault="00E11691" w:rsidP="00E11691">
            <w:proofErr w:type="spellStart"/>
            <w:r w:rsidRPr="00EE3063">
              <w:t>Extensible</w:t>
            </w:r>
            <w:proofErr w:type="spellEnd"/>
            <w:r w:rsidRPr="00EE3063">
              <w:t xml:space="preserve"> </w:t>
            </w:r>
            <w:proofErr w:type="spellStart"/>
            <w:r w:rsidRPr="00EE3063">
              <w:t>Markup</w:t>
            </w:r>
            <w:proofErr w:type="spellEnd"/>
            <w:r w:rsidRPr="00EE3063">
              <w:t xml:space="preserve"> Language</w:t>
            </w:r>
          </w:p>
          <w:p w14:paraId="3EB4FA37" w14:textId="77777777" w:rsidR="00E11691" w:rsidRPr="00B15657" w:rsidRDefault="00E11691" w:rsidP="00E11691">
            <w:pPr>
              <w:rPr>
                <w:b/>
              </w:rPr>
            </w:pPr>
          </w:p>
        </w:tc>
      </w:tr>
    </w:tbl>
    <w:p w14:paraId="70F599F3" w14:textId="77777777" w:rsidR="00576E1A" w:rsidRDefault="00576E1A" w:rsidP="00B93692">
      <w:pPr>
        <w:spacing w:line="240" w:lineRule="atLeast"/>
        <w:jc w:val="left"/>
      </w:pPr>
    </w:p>
    <w:p w14:paraId="1920040E" w14:textId="77777777" w:rsidR="00576E1A" w:rsidRDefault="00576E1A" w:rsidP="00B93692">
      <w:pPr>
        <w:spacing w:line="240" w:lineRule="atLeast"/>
        <w:jc w:val="left"/>
      </w:pPr>
    </w:p>
    <w:p w14:paraId="7C483B77" w14:textId="77777777" w:rsidR="00576E1A" w:rsidRDefault="00576E1A" w:rsidP="00576E1A"/>
    <w:p w14:paraId="7A1E2EC6" w14:textId="77777777" w:rsidR="00576E1A" w:rsidRPr="000427A2" w:rsidRDefault="00576E1A" w:rsidP="00576E1A"/>
    <w:p w14:paraId="72F56D85" w14:textId="77777777" w:rsidR="00576E1A" w:rsidRPr="007C7339" w:rsidRDefault="00576E1A" w:rsidP="00576E1A">
      <w:pPr>
        <w:pStyle w:val="Hoofdstukx"/>
        <w:pageBreakBefore/>
        <w:spacing w:line="240" w:lineRule="atLeast"/>
      </w:pPr>
    </w:p>
    <w:p w14:paraId="4C777071" w14:textId="77777777" w:rsidR="00576E1A" w:rsidRDefault="00576E1A" w:rsidP="00576E1A">
      <w:pPr>
        <w:pStyle w:val="Hoofdstuktitel"/>
        <w:spacing w:line="240" w:lineRule="atLeast"/>
      </w:pPr>
      <w:bookmarkStart w:id="30" w:name="_Toc45195627"/>
      <w:r>
        <w:t>Identificatie</w:t>
      </w:r>
      <w:r w:rsidR="001724FE">
        <w:t xml:space="preserve"> document</w:t>
      </w:r>
      <w:bookmarkEnd w:id="30"/>
    </w:p>
    <w:p w14:paraId="1D2172E6" w14:textId="77777777"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14:paraId="27419ED9" w14:textId="77777777" w:rsidR="00576E1A" w:rsidRDefault="00E548CF" w:rsidP="00E548CF">
      <w:r w:rsidRPr="00E548CF">
        <w:t>In onderstaande tabel is de beschrijvend</w:t>
      </w:r>
      <w:r>
        <w:t>e informatie opgenomen van het data</w:t>
      </w:r>
      <w:r w:rsidR="00524F52">
        <w:t>specificatie</w:t>
      </w:r>
      <w:r>
        <w:t>.</w:t>
      </w:r>
    </w:p>
    <w:p w14:paraId="1B77B4A4" w14:textId="77777777"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0"/>
        <w:gridCol w:w="7142"/>
      </w:tblGrid>
      <w:tr w:rsidR="00E548CF" w:rsidRPr="00630A42" w14:paraId="3E490A28" w14:textId="77777777" w:rsidTr="00E548CF">
        <w:tc>
          <w:tcPr>
            <w:tcW w:w="943" w:type="pct"/>
          </w:tcPr>
          <w:p w14:paraId="5A59A7D5" w14:textId="77777777" w:rsidR="00E548CF" w:rsidRPr="006B2CE6" w:rsidRDefault="00E548CF" w:rsidP="006E15C3">
            <w:pPr>
              <w:jc w:val="left"/>
              <w:rPr>
                <w:rFonts w:cs="Arial"/>
              </w:rPr>
            </w:pPr>
            <w:r w:rsidRPr="006B2CE6">
              <w:rPr>
                <w:rFonts w:cs="Arial"/>
              </w:rPr>
              <w:t>Titel</w:t>
            </w:r>
          </w:p>
        </w:tc>
        <w:tc>
          <w:tcPr>
            <w:tcW w:w="4057" w:type="pct"/>
          </w:tcPr>
          <w:p w14:paraId="28E741C2" w14:textId="77777777" w:rsidR="00547B4D" w:rsidRDefault="00547B4D" w:rsidP="00547B4D">
            <w:r w:rsidRPr="00E66EB3">
              <w:t>Informatiemodel Kabels en Leidingen (IMKL)</w:t>
            </w:r>
          </w:p>
          <w:p w14:paraId="59236791" w14:textId="77777777" w:rsidR="00E548CF" w:rsidRPr="00F3608E" w:rsidRDefault="00E548CF" w:rsidP="006E15C3">
            <w:pPr>
              <w:jc w:val="left"/>
              <w:rPr>
                <w:rFonts w:cs="Arial"/>
              </w:rPr>
            </w:pPr>
          </w:p>
        </w:tc>
      </w:tr>
      <w:tr w:rsidR="00E548CF" w:rsidRPr="00630A42" w14:paraId="18727BDD" w14:textId="77777777" w:rsidTr="00E548CF">
        <w:tc>
          <w:tcPr>
            <w:tcW w:w="943" w:type="pct"/>
          </w:tcPr>
          <w:p w14:paraId="13176A44" w14:textId="77777777" w:rsidR="00E548CF" w:rsidRPr="006B2CE6" w:rsidRDefault="00E548CF" w:rsidP="006E15C3">
            <w:pPr>
              <w:jc w:val="left"/>
              <w:rPr>
                <w:rFonts w:cs="Arial"/>
              </w:rPr>
            </w:pPr>
            <w:r w:rsidRPr="006B2CE6">
              <w:rPr>
                <w:rFonts w:cs="Arial"/>
              </w:rPr>
              <w:t>Samenvatting</w:t>
            </w:r>
          </w:p>
        </w:tc>
        <w:tc>
          <w:tcPr>
            <w:tcW w:w="4057" w:type="pct"/>
          </w:tcPr>
          <w:p w14:paraId="04545BFE" w14:textId="31D72B4E" w:rsidR="00E548CF" w:rsidRPr="00F3608E" w:rsidRDefault="00793B0B" w:rsidP="00F3608E">
            <w:pPr>
              <w:jc w:val="left"/>
              <w:rPr>
                <w:rFonts w:cs="Arial"/>
              </w:rPr>
            </w:pPr>
            <w:r>
              <w:rPr>
                <w:rFonts w:cs="Arial"/>
              </w:rPr>
              <w:t>IMKL</w:t>
            </w:r>
            <w:r w:rsidR="00907237" w:rsidRPr="00F3608E">
              <w:rPr>
                <w:rFonts w:cs="Arial"/>
              </w:rPr>
              <w:t xml:space="preserve">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14:paraId="3359D5F9" w14:textId="77777777" w:rsidR="00E548CF" w:rsidRPr="00E548CF" w:rsidRDefault="00E548CF" w:rsidP="006E15C3">
            <w:pPr>
              <w:jc w:val="left"/>
              <w:rPr>
                <w:rFonts w:cs="Arial"/>
                <w:color w:val="0000FF"/>
              </w:rPr>
            </w:pPr>
          </w:p>
        </w:tc>
      </w:tr>
      <w:tr w:rsidR="00E548CF" w:rsidRPr="00907237" w14:paraId="0578CA65" w14:textId="77777777" w:rsidTr="00E548CF">
        <w:tc>
          <w:tcPr>
            <w:tcW w:w="943" w:type="pct"/>
          </w:tcPr>
          <w:p w14:paraId="7B068EEB" w14:textId="77777777" w:rsidR="00E548CF" w:rsidRPr="006B2CE6" w:rsidRDefault="00E548CF" w:rsidP="006E15C3">
            <w:pPr>
              <w:jc w:val="left"/>
              <w:rPr>
                <w:rFonts w:cs="Arial"/>
              </w:rPr>
            </w:pPr>
            <w:r w:rsidRPr="006B2CE6">
              <w:rPr>
                <w:rFonts w:cs="Arial"/>
              </w:rPr>
              <w:t xml:space="preserve">Onderwerp categorieën </w:t>
            </w:r>
          </w:p>
        </w:tc>
        <w:tc>
          <w:tcPr>
            <w:tcW w:w="4057" w:type="pct"/>
          </w:tcPr>
          <w:p w14:paraId="45A5D212" w14:textId="77777777" w:rsidR="00E548CF" w:rsidRPr="00907237" w:rsidRDefault="00E548CF" w:rsidP="0080639F">
            <w:pPr>
              <w:tabs>
                <w:tab w:val="left" w:pos="1985"/>
              </w:tabs>
              <w:ind w:left="1985" w:hanging="1985"/>
              <w:jc w:val="left"/>
              <w:rPr>
                <w:rFonts w:cs="Arial"/>
                <w:i/>
                <w:color w:val="008000"/>
              </w:rPr>
            </w:pPr>
          </w:p>
        </w:tc>
      </w:tr>
      <w:tr w:rsidR="00E548CF" w:rsidRPr="00630A42" w14:paraId="2655BFDA" w14:textId="77777777" w:rsidTr="00E548CF">
        <w:tc>
          <w:tcPr>
            <w:tcW w:w="943" w:type="pct"/>
          </w:tcPr>
          <w:p w14:paraId="05F92D9B" w14:textId="77777777" w:rsidR="00E548CF" w:rsidRPr="006B2CE6" w:rsidRDefault="00E548CF" w:rsidP="006E15C3">
            <w:pPr>
              <w:jc w:val="left"/>
              <w:rPr>
                <w:rFonts w:cs="Arial"/>
              </w:rPr>
            </w:pPr>
            <w:r w:rsidRPr="006B2CE6">
              <w:rPr>
                <w:rFonts w:cs="Arial"/>
              </w:rPr>
              <w:t>Geografische beschrijving</w:t>
            </w:r>
          </w:p>
        </w:tc>
        <w:tc>
          <w:tcPr>
            <w:tcW w:w="4057" w:type="pct"/>
          </w:tcPr>
          <w:p w14:paraId="43574D87" w14:textId="77777777" w:rsidR="00E548CF" w:rsidRPr="00F3608E" w:rsidRDefault="0080639F" w:rsidP="006E15C3">
            <w:pPr>
              <w:jc w:val="left"/>
              <w:rPr>
                <w:i/>
                <w:iCs/>
              </w:rPr>
            </w:pPr>
            <w:r w:rsidRPr="00F3608E">
              <w:rPr>
                <w:i/>
                <w:iCs/>
              </w:rPr>
              <w:t>Nederland</w:t>
            </w:r>
          </w:p>
          <w:p w14:paraId="0746130E" w14:textId="77777777" w:rsidR="00E548CF" w:rsidRPr="00E548CF" w:rsidRDefault="00E548CF" w:rsidP="006E15C3">
            <w:pPr>
              <w:autoSpaceDE w:val="0"/>
              <w:autoSpaceDN w:val="0"/>
              <w:adjustRightInd w:val="0"/>
              <w:jc w:val="left"/>
              <w:rPr>
                <w:rFonts w:cs="Arial"/>
              </w:rPr>
            </w:pPr>
          </w:p>
        </w:tc>
      </w:tr>
      <w:tr w:rsidR="00E548CF" w:rsidRPr="008D503D" w14:paraId="5F6C1F9B" w14:textId="77777777" w:rsidTr="00E548CF">
        <w:tc>
          <w:tcPr>
            <w:tcW w:w="943" w:type="pct"/>
          </w:tcPr>
          <w:p w14:paraId="42ADD7C6" w14:textId="77777777" w:rsidR="00E548CF" w:rsidRPr="006B2CE6" w:rsidRDefault="00E548CF" w:rsidP="006E15C3">
            <w:pPr>
              <w:jc w:val="left"/>
              <w:rPr>
                <w:rFonts w:cs="Arial"/>
              </w:rPr>
            </w:pPr>
            <w:r w:rsidRPr="006B2CE6">
              <w:rPr>
                <w:rFonts w:cs="Arial"/>
              </w:rPr>
              <w:t>Doel (optioneel)</w:t>
            </w:r>
          </w:p>
        </w:tc>
        <w:tc>
          <w:tcPr>
            <w:tcW w:w="4057" w:type="pct"/>
          </w:tcPr>
          <w:p w14:paraId="223BAF02" w14:textId="294073FD" w:rsidR="00E548CF" w:rsidRPr="00E548CF" w:rsidRDefault="00E548CF" w:rsidP="006E15C3">
            <w:pPr>
              <w:jc w:val="left"/>
              <w:rPr>
                <w:rFonts w:cs="Arial"/>
              </w:rPr>
            </w:pPr>
            <w:r w:rsidRPr="00E548CF">
              <w:rPr>
                <w:rFonts w:cs="Arial"/>
              </w:rPr>
              <w:t xml:space="preserve">Doel van dit document is het beschrijven van dataproduct </w:t>
            </w:r>
            <w:r w:rsidR="00793B0B">
              <w:rPr>
                <w:rFonts w:cs="Arial"/>
              </w:rPr>
              <w:t>IMKL</w:t>
            </w:r>
            <w:r w:rsidRPr="00E548CF">
              <w:rPr>
                <w:rFonts w:cs="Arial"/>
              </w:rPr>
              <w:t xml:space="preserve"> ten behoeve van </w:t>
            </w:r>
            <w:r w:rsidR="0030098D">
              <w:rPr>
                <w:rFonts w:cs="Arial"/>
              </w:rPr>
              <w:t>KLIC</w:t>
            </w:r>
            <w:r w:rsidR="0080639F">
              <w:rPr>
                <w:rFonts w:cs="Arial"/>
              </w:rPr>
              <w:t>.</w:t>
            </w:r>
          </w:p>
          <w:p w14:paraId="66B59EAA" w14:textId="77777777" w:rsidR="00E548CF" w:rsidRPr="00F3608E" w:rsidRDefault="00E548CF" w:rsidP="00F3608E">
            <w:pPr>
              <w:jc w:val="left"/>
              <w:rPr>
                <w:rFonts w:cs="Arial"/>
              </w:rPr>
            </w:pPr>
          </w:p>
          <w:p w14:paraId="6094CFC6" w14:textId="5D09C3D4" w:rsidR="00E548CF" w:rsidRPr="00F3608E" w:rsidRDefault="00793B0B" w:rsidP="006E15C3">
            <w:pPr>
              <w:jc w:val="left"/>
              <w:rPr>
                <w:rFonts w:cs="Arial"/>
              </w:rPr>
            </w:pPr>
            <w:r>
              <w:rPr>
                <w:rFonts w:cs="Arial"/>
              </w:rPr>
              <w:t>IMKL</w:t>
            </w:r>
            <w:r w:rsidR="0080639F" w:rsidRPr="00F3608E">
              <w:rPr>
                <w:rFonts w:cs="Arial"/>
              </w:rPr>
              <w:t xml:space="preserve">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w:t>
            </w:r>
            <w:r w:rsidR="0069481B">
              <w:rPr>
                <w:rFonts w:cs="Arial"/>
              </w:rPr>
              <w:t>BON</w:t>
            </w:r>
            <w:r w:rsidR="00907237" w:rsidRPr="00F3608E">
              <w:rPr>
                <w:rFonts w:cs="Arial"/>
              </w:rPr>
              <w:t xml:space="preserve"> en de Europese regeling INSPIRE en daarin het thema </w:t>
            </w:r>
            <w:proofErr w:type="spellStart"/>
            <w:r w:rsidR="00907237" w:rsidRPr="00F3608E">
              <w:rPr>
                <w:rFonts w:cs="Arial"/>
              </w:rPr>
              <w:t>Utility</w:t>
            </w:r>
            <w:proofErr w:type="spellEnd"/>
            <w:r w:rsidR="00907237" w:rsidRPr="00F3608E">
              <w:rPr>
                <w:rFonts w:cs="Arial"/>
              </w:rPr>
              <w:t xml:space="preserve"> Networks zijn bepalend.</w:t>
            </w:r>
          </w:p>
          <w:p w14:paraId="47F3CDF9" w14:textId="77777777" w:rsidR="00E548CF" w:rsidRPr="00E548CF" w:rsidRDefault="00E548CF" w:rsidP="006E15C3">
            <w:pPr>
              <w:jc w:val="left"/>
              <w:rPr>
                <w:rFonts w:cs="Arial"/>
                <w:color w:val="000000"/>
              </w:rPr>
            </w:pPr>
          </w:p>
          <w:p w14:paraId="6F31AAA3" w14:textId="77777777" w:rsidR="00E548CF" w:rsidRPr="00E548CF" w:rsidRDefault="00E548CF" w:rsidP="006E15C3">
            <w:pPr>
              <w:jc w:val="left"/>
              <w:rPr>
                <w:rFonts w:cs="Arial"/>
                <w:i/>
                <w:iCs/>
              </w:rPr>
            </w:pPr>
          </w:p>
        </w:tc>
      </w:tr>
      <w:tr w:rsidR="00E548CF" w:rsidRPr="00630A42" w14:paraId="43098F32" w14:textId="77777777" w:rsidTr="00E548CF">
        <w:tc>
          <w:tcPr>
            <w:tcW w:w="943" w:type="pct"/>
          </w:tcPr>
          <w:p w14:paraId="520568D4" w14:textId="77777777" w:rsidR="00E548CF" w:rsidRPr="006B2CE6" w:rsidRDefault="00E548CF" w:rsidP="006E15C3">
            <w:pPr>
              <w:jc w:val="left"/>
              <w:rPr>
                <w:rFonts w:cs="Arial"/>
              </w:rPr>
            </w:pPr>
            <w:r w:rsidRPr="006B2CE6">
              <w:rPr>
                <w:rFonts w:cs="Arial"/>
              </w:rPr>
              <w:t>Aanvullende informatie (optioneel)</w:t>
            </w:r>
          </w:p>
        </w:tc>
        <w:tc>
          <w:tcPr>
            <w:tcW w:w="4057" w:type="pct"/>
          </w:tcPr>
          <w:p w14:paraId="34937FF5" w14:textId="77777777" w:rsidR="00E548CF" w:rsidRPr="00E548CF" w:rsidRDefault="00E548CF" w:rsidP="006E15C3">
            <w:pPr>
              <w:jc w:val="left"/>
              <w:rPr>
                <w:rFonts w:cs="Arial"/>
                <w:i/>
                <w:iCs/>
              </w:rPr>
            </w:pPr>
          </w:p>
          <w:p w14:paraId="19A0A5E9" w14:textId="77777777" w:rsidR="00E548CF" w:rsidRPr="00E548CF" w:rsidRDefault="00E548CF" w:rsidP="006E15C3">
            <w:pPr>
              <w:jc w:val="left"/>
              <w:rPr>
                <w:rFonts w:cs="Arial"/>
                <w:i/>
                <w:iCs/>
              </w:rPr>
            </w:pPr>
          </w:p>
        </w:tc>
      </w:tr>
    </w:tbl>
    <w:p w14:paraId="60C749CD" w14:textId="77777777" w:rsidR="00E548CF" w:rsidRDefault="00E548CF" w:rsidP="00E548CF"/>
    <w:p w14:paraId="5867391A" w14:textId="77777777" w:rsidR="00576E1A" w:rsidRDefault="00576E1A" w:rsidP="00576E1A">
      <w:pPr>
        <w:spacing w:line="240" w:lineRule="atLeast"/>
        <w:jc w:val="left"/>
      </w:pPr>
    </w:p>
    <w:p w14:paraId="0B068F69" w14:textId="77777777" w:rsidR="00576E1A" w:rsidRDefault="00576E1A" w:rsidP="00B93692">
      <w:pPr>
        <w:spacing w:line="240" w:lineRule="atLeast"/>
        <w:jc w:val="left"/>
      </w:pPr>
    </w:p>
    <w:p w14:paraId="15B87761" w14:textId="77777777" w:rsidR="00576E1A" w:rsidRDefault="00576E1A" w:rsidP="00B93692">
      <w:pPr>
        <w:spacing w:line="240" w:lineRule="atLeast"/>
        <w:jc w:val="left"/>
      </w:pPr>
    </w:p>
    <w:p w14:paraId="60C87B9C" w14:textId="77777777" w:rsidR="00576E1A" w:rsidRDefault="00576E1A" w:rsidP="00576E1A"/>
    <w:p w14:paraId="063AF26E" w14:textId="77777777" w:rsidR="00576E1A" w:rsidRPr="000427A2" w:rsidRDefault="00576E1A" w:rsidP="00576E1A"/>
    <w:p w14:paraId="1E7328E0" w14:textId="77777777" w:rsidR="00576E1A" w:rsidRPr="007C7339" w:rsidRDefault="00576E1A" w:rsidP="00576E1A">
      <w:pPr>
        <w:pStyle w:val="Hoofdstukx"/>
        <w:pageBreakBefore/>
        <w:spacing w:line="240" w:lineRule="atLeast"/>
      </w:pPr>
    </w:p>
    <w:p w14:paraId="42F3D4B8" w14:textId="77777777" w:rsidR="00576E1A" w:rsidRDefault="00576E1A" w:rsidP="00576E1A">
      <w:pPr>
        <w:pStyle w:val="Hoofdstuktitel"/>
        <w:spacing w:line="240" w:lineRule="atLeast"/>
      </w:pPr>
      <w:bookmarkStart w:id="31" w:name="_Toc45195628"/>
      <w:r>
        <w:t>Data content en structuur</w:t>
      </w:r>
      <w:bookmarkEnd w:id="31"/>
    </w:p>
    <w:p w14:paraId="1F346B4A" w14:textId="77777777"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14:paraId="3904C48F" w14:textId="77777777" w:rsidR="00576E1A" w:rsidRDefault="008C2572" w:rsidP="00576E1A">
      <w:pPr>
        <w:pStyle w:val="Paragraaftitel"/>
        <w:spacing w:line="240" w:lineRule="atLeast"/>
      </w:pPr>
      <w:bookmarkStart w:id="32" w:name="_Toc45195629"/>
      <w:r>
        <w:t>Inleiding</w:t>
      </w:r>
      <w:r w:rsidR="00283BD6">
        <w:t>.</w:t>
      </w:r>
      <w:bookmarkEnd w:id="32"/>
    </w:p>
    <w:p w14:paraId="06F57127" w14:textId="1B4836EB" w:rsidR="008C2572" w:rsidRDefault="008C2572" w:rsidP="008C2572">
      <w:r>
        <w:t>In de volgende paragrafen wordt de inhoud en structu</w:t>
      </w:r>
      <w:r w:rsidR="00ED77B8">
        <w:t xml:space="preserve">ur van het </w:t>
      </w:r>
      <w:r w:rsidR="00793B0B">
        <w:t>IMKL</w:t>
      </w:r>
      <w:r w:rsidR="00ED77B8">
        <w:t xml:space="preserve"> beschreven </w:t>
      </w:r>
      <w:r>
        <w:t>middels UML diagrammen en een bijbehorende objectcatalogus.</w:t>
      </w:r>
    </w:p>
    <w:p w14:paraId="1102986C" w14:textId="77777777" w:rsidR="002370BA" w:rsidRDefault="002370BA" w:rsidP="008C2572"/>
    <w:p w14:paraId="2B9E2401" w14:textId="5AAA93D3" w:rsidR="00E3124D" w:rsidRDefault="002370BA" w:rsidP="008C2572">
      <w:r>
        <w:t xml:space="preserve">De verschillende uitwisselprocessen </w:t>
      </w:r>
      <w:r w:rsidR="00CA2949">
        <w:t>WI</w:t>
      </w:r>
      <w:r w:rsidR="00D835B6">
        <w:t>B</w:t>
      </w:r>
      <w:r w:rsidR="00CA2949">
        <w:t>ON, Buisleidingen voor Risicoregister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w:t>
      </w:r>
      <w:r w:rsidR="00793B0B">
        <w:t>IMKL</w:t>
      </w:r>
      <w:r w:rsidR="00E3124D">
        <w:t xml:space="preserve"> – WI</w:t>
      </w:r>
      <w:r w:rsidR="000D30BA">
        <w:t>B</w:t>
      </w:r>
      <w:r w:rsidR="00E3124D">
        <w:t>ON</w:t>
      </w:r>
      <w:r w:rsidR="00F3608E">
        <w:t>;</w:t>
      </w:r>
    </w:p>
    <w:p w14:paraId="6CD7F9C0" w14:textId="67C38B73" w:rsidR="00E3124D" w:rsidRDefault="00793B0B" w:rsidP="008C2572">
      <w:r>
        <w:t>IMKL</w:t>
      </w:r>
      <w:r w:rsidR="00E3124D">
        <w:t xml:space="preserve"> – Buisleidingen Risicoregister;</w:t>
      </w:r>
    </w:p>
    <w:p w14:paraId="34952E37" w14:textId="5CF5F080" w:rsidR="00E3124D" w:rsidRDefault="00793B0B" w:rsidP="008C2572">
      <w:r>
        <w:t>IMKL</w:t>
      </w:r>
      <w:r w:rsidR="00E3124D">
        <w:t xml:space="preserve"> – Stedelijk water</w:t>
      </w:r>
      <w:r w:rsidR="000D30BA">
        <w:t>.</w:t>
      </w:r>
    </w:p>
    <w:p w14:paraId="50D288E9" w14:textId="309079C1" w:rsidR="002370BA" w:rsidRDefault="00CA2949" w:rsidP="008C2572">
      <w:r>
        <w:t>De WI</w:t>
      </w:r>
      <w:r w:rsidR="00D835B6">
        <w:t>B</w:t>
      </w:r>
      <w:r>
        <w:t xml:space="preserve">ON toepassing wordt als eerste beschreven. Omdat de andere toepassingen ook delen daarvan gebruiken is het nodig om </w:t>
      </w:r>
      <w:r w:rsidR="00E3124D">
        <w:t xml:space="preserve">dit </w:t>
      </w:r>
      <w:r>
        <w:t>model integraal door te nemen.</w:t>
      </w:r>
    </w:p>
    <w:p w14:paraId="37DB29C9" w14:textId="77777777" w:rsidR="008C2572" w:rsidRDefault="008C2572" w:rsidP="008C2572"/>
    <w:p w14:paraId="6DDEE75F" w14:textId="77777777"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w:t>
      </w:r>
      <w:proofErr w:type="spellStart"/>
      <w:r w:rsidR="00ED77B8">
        <w:t>subparagrafen</w:t>
      </w:r>
      <w:proofErr w:type="spellEnd"/>
      <w:r w:rsidR="00ED77B8">
        <w:t xml:space="preserve"> elke keer een deel in een apart diagram wordt toegelicht.</w:t>
      </w:r>
      <w:r>
        <w:t xml:space="preserve"> Sommige onderwerpen hebben een aparte toelichting nodig deze worden in de titel aangeduid met ‘Extra toelichting’.</w:t>
      </w:r>
    </w:p>
    <w:p w14:paraId="1B5F222C" w14:textId="77777777" w:rsidR="00ED77B8" w:rsidRDefault="00ED77B8" w:rsidP="008C2572"/>
    <w:p w14:paraId="2BAEB2CD" w14:textId="77777777"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14:paraId="680E1A84" w14:textId="77777777" w:rsidR="00576E1A" w:rsidRDefault="00D0633C" w:rsidP="00136AAB">
      <w:pPr>
        <w:pStyle w:val="Paragraaftitel"/>
      </w:pPr>
      <w:bookmarkStart w:id="33" w:name="_Toc434874118"/>
      <w:bookmarkStart w:id="34" w:name="_Toc434874187"/>
      <w:bookmarkStart w:id="35" w:name="_Toc434874270"/>
      <w:bookmarkStart w:id="36" w:name="_Toc434874338"/>
      <w:bookmarkStart w:id="37" w:name="_Toc434874615"/>
      <w:bookmarkStart w:id="38" w:name="_Toc434933248"/>
      <w:bookmarkStart w:id="39" w:name="_Toc434940476"/>
      <w:bookmarkStart w:id="40" w:name="_Toc434941793"/>
      <w:bookmarkStart w:id="41" w:name="_Toc434943334"/>
      <w:bookmarkStart w:id="42" w:name="_Toc434943765"/>
      <w:bookmarkStart w:id="43" w:name="_Toc434956089"/>
      <w:bookmarkStart w:id="44" w:name="_Toc434874119"/>
      <w:bookmarkStart w:id="45" w:name="_Toc434874188"/>
      <w:bookmarkStart w:id="46" w:name="_Toc434874271"/>
      <w:bookmarkStart w:id="47" w:name="_Toc434874339"/>
      <w:bookmarkStart w:id="48" w:name="_Toc434874616"/>
      <w:bookmarkStart w:id="49" w:name="_Toc434933249"/>
      <w:bookmarkStart w:id="50" w:name="_Toc434940477"/>
      <w:bookmarkStart w:id="51" w:name="_Toc434941794"/>
      <w:bookmarkStart w:id="52" w:name="_Toc434943335"/>
      <w:bookmarkStart w:id="53" w:name="_Toc434943766"/>
      <w:bookmarkStart w:id="54" w:name="_Toc434956090"/>
      <w:bookmarkStart w:id="55" w:name="_Toc45195630"/>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t>UML diagrammen</w:t>
      </w:r>
      <w:r w:rsidR="00283BD6">
        <w:t>.</w:t>
      </w:r>
      <w:bookmarkEnd w:id="55"/>
    </w:p>
    <w:p w14:paraId="001C3511" w14:textId="5B9B3C4B" w:rsidR="00576E1A" w:rsidRPr="005E1AD7" w:rsidRDefault="00A26E72" w:rsidP="0030098D">
      <w:pPr>
        <w:pStyle w:val="subparagraaftitel"/>
      </w:pPr>
      <w:bookmarkStart w:id="56" w:name="_Toc45195631"/>
      <w:r w:rsidRPr="005E1AD7">
        <w:t>Beschrijving</w:t>
      </w:r>
      <w:r w:rsidR="00253F30">
        <w:t xml:space="preserve"> algemeen principe</w:t>
      </w:r>
      <w:r w:rsidR="00E24632">
        <w:t xml:space="preserve">: </w:t>
      </w:r>
      <w:r w:rsidR="00793B0B">
        <w:t>IMKL</w:t>
      </w:r>
      <w:r w:rsidR="00E24632">
        <w:t xml:space="preserve"> als extensie op INSPIRE</w:t>
      </w:r>
      <w:r w:rsidR="00283BD6">
        <w:t>.</w:t>
      </w:r>
      <w:bookmarkEnd w:id="56"/>
    </w:p>
    <w:p w14:paraId="552C6AFF" w14:textId="03A24199" w:rsidR="0098448F" w:rsidRDefault="00793B0B" w:rsidP="0098448F">
      <w:pPr>
        <w:pStyle w:val="Kop4"/>
        <w:spacing w:line="240" w:lineRule="exact"/>
        <w:rPr>
          <w:rFonts w:ascii="Verdana" w:hAnsi="Verdana"/>
          <w:b w:val="0"/>
          <w:bCs w:val="0"/>
          <w:sz w:val="16"/>
          <w:szCs w:val="16"/>
        </w:rPr>
      </w:pPr>
      <w:r>
        <w:rPr>
          <w:rFonts w:ascii="Verdana" w:hAnsi="Verdana"/>
          <w:b w:val="0"/>
          <w:bCs w:val="0"/>
          <w:sz w:val="16"/>
          <w:szCs w:val="16"/>
        </w:rPr>
        <w:t>IMKL</w:t>
      </w:r>
      <w:r w:rsidR="00253F30" w:rsidRPr="00210C62">
        <w:rPr>
          <w:rFonts w:ascii="Verdana" w:hAnsi="Verdana"/>
          <w:b w:val="0"/>
          <w:bCs w:val="0"/>
          <w:sz w:val="16"/>
          <w:szCs w:val="16"/>
        </w:rPr>
        <w:t xml:space="preserve"> </w:t>
      </w:r>
      <w:r w:rsidR="005D2BD5" w:rsidRPr="00210C62">
        <w:rPr>
          <w:rFonts w:ascii="Verdana" w:hAnsi="Verdana"/>
          <w:b w:val="0"/>
          <w:bCs w:val="0"/>
          <w:sz w:val="16"/>
          <w:szCs w:val="16"/>
        </w:rPr>
        <w:t xml:space="preserve">is gemodelleerd als een extensie op het model voor het INSPIRE thema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and</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Governmental</w:t>
      </w:r>
      <w:proofErr w:type="spellEnd"/>
      <w:r w:rsidR="005D2BD5" w:rsidRPr="00210C62">
        <w:rPr>
          <w:rFonts w:ascii="Verdana" w:hAnsi="Verdana"/>
          <w:b w:val="0"/>
          <w:bCs w:val="0"/>
          <w:sz w:val="16"/>
          <w:szCs w:val="16"/>
        </w:rPr>
        <w:t xml:space="preserve"> Services. Binnen dat INSPIRE thema zijn alleen de modellen voor utiliteitsnetten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networks</w:t>
      </w:r>
      <w:proofErr w:type="spellEnd"/>
      <w:r w:rsidR="005D2BD5" w:rsidRPr="00210C62">
        <w:rPr>
          <w:rFonts w:ascii="Verdana" w:hAnsi="Verdana"/>
          <w:b w:val="0"/>
          <w:bCs w:val="0"/>
          <w:sz w:val="16"/>
          <w:szCs w:val="16"/>
        </w:rPr>
        <w:t xml:space="preserve">) van belang voor </w:t>
      </w:r>
      <w:r>
        <w:rPr>
          <w:rFonts w:ascii="Verdana" w:hAnsi="Verdana"/>
          <w:b w:val="0"/>
          <w:bCs w:val="0"/>
          <w:sz w:val="16"/>
          <w:szCs w:val="16"/>
        </w:rPr>
        <w:t>IMKL</w:t>
      </w:r>
      <w:r w:rsidR="005D2BD5" w:rsidRPr="00210C62">
        <w:rPr>
          <w:rFonts w:ascii="Verdana" w:hAnsi="Verdana"/>
          <w:b w:val="0"/>
          <w:bCs w:val="0"/>
          <w:sz w:val="16"/>
          <w:szCs w:val="16"/>
        </w:rPr>
        <w:t xml:space="preserve">. </w:t>
      </w:r>
      <w:r>
        <w:rPr>
          <w:rFonts w:ascii="Verdana" w:hAnsi="Verdana"/>
          <w:b w:val="0"/>
          <w:bCs w:val="0"/>
          <w:sz w:val="16"/>
          <w:szCs w:val="16"/>
        </w:rPr>
        <w:t>IMKL</w:t>
      </w:r>
      <w:r w:rsidR="005D2BD5" w:rsidRPr="00210C62">
        <w:rPr>
          <w:rFonts w:ascii="Verdana" w:hAnsi="Verdana"/>
          <w:b w:val="0"/>
          <w:bCs w:val="0"/>
          <w:sz w:val="16"/>
          <w:szCs w:val="16"/>
        </w:rPr>
        <w:t xml:space="preserve"> neemt de hele inhoud over van de INSPIRE specificatie en voegt daar de specifieke informatie aan toe die nodig is voor realisatie van de in de scope genoemde processen. Met </w:t>
      </w:r>
      <w:r>
        <w:rPr>
          <w:rFonts w:ascii="Verdana" w:hAnsi="Verdana"/>
          <w:b w:val="0"/>
          <w:bCs w:val="0"/>
          <w:sz w:val="16"/>
          <w:szCs w:val="16"/>
        </w:rPr>
        <w:t>IMKL</w:t>
      </w:r>
      <w:r w:rsidR="005D2BD5" w:rsidRPr="00210C62">
        <w:rPr>
          <w:rFonts w:ascii="Verdana" w:hAnsi="Verdana"/>
          <w:b w:val="0"/>
          <w:bCs w:val="0"/>
          <w:sz w:val="16"/>
          <w:szCs w:val="16"/>
        </w:rPr>
        <w:t xml:space="preserve">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r w:rsidR="0038226A">
        <w:rPr>
          <w:rFonts w:ascii="Verdana" w:hAnsi="Verdana"/>
          <w:b w:val="0"/>
          <w:bCs w:val="0"/>
          <w:sz w:val="16"/>
          <w:szCs w:val="16"/>
        </w:rPr>
        <w:t xml:space="preserve"> Er is hierbij opgemerkt dat </w:t>
      </w:r>
      <w:r>
        <w:rPr>
          <w:rFonts w:ascii="Verdana" w:hAnsi="Verdana"/>
          <w:b w:val="0"/>
          <w:bCs w:val="0"/>
          <w:sz w:val="16"/>
          <w:szCs w:val="16"/>
        </w:rPr>
        <w:t>IMKL</w:t>
      </w:r>
      <w:r w:rsidR="0038226A">
        <w:rPr>
          <w:rFonts w:ascii="Verdana" w:hAnsi="Verdana"/>
          <w:b w:val="0"/>
          <w:bCs w:val="0"/>
          <w:sz w:val="16"/>
          <w:szCs w:val="16"/>
        </w:rPr>
        <w:t xml:space="preserve"> als een modelmatige extensie van de INSPIRE niet betekent dat de in </w:t>
      </w:r>
      <w:r>
        <w:rPr>
          <w:rFonts w:ascii="Verdana" w:hAnsi="Verdana"/>
          <w:b w:val="0"/>
          <w:bCs w:val="0"/>
          <w:sz w:val="16"/>
          <w:szCs w:val="16"/>
        </w:rPr>
        <w:t>IMKL</w:t>
      </w:r>
      <w:r w:rsidR="0038226A">
        <w:rPr>
          <w:rFonts w:ascii="Verdana" w:hAnsi="Verdana"/>
          <w:b w:val="0"/>
          <w:bCs w:val="0"/>
          <w:sz w:val="16"/>
          <w:szCs w:val="16"/>
        </w:rPr>
        <w:t xml:space="preserve"> geleverde data automatisch INSPIRE data zijn</w:t>
      </w:r>
      <w:r w:rsidR="00234581">
        <w:rPr>
          <w:rFonts w:ascii="Verdana" w:hAnsi="Verdana"/>
          <w:b w:val="0"/>
          <w:bCs w:val="0"/>
          <w:sz w:val="16"/>
          <w:szCs w:val="16"/>
        </w:rPr>
        <w:t>. Dit geldt zeker voor thema’s die niet INSPIRE-plichtig zijn.</w:t>
      </w:r>
    </w:p>
    <w:p w14:paraId="24119DB8" w14:textId="2E1261EE" w:rsidR="006608EC" w:rsidRDefault="006608EC" w:rsidP="006608EC">
      <w:r>
        <w:t xml:space="preserve">Het volgende diagram geeft de relatie tussen de verschillende modellen. </w:t>
      </w:r>
      <w:r w:rsidR="00793B0B">
        <w:t>IMKL</w:t>
      </w:r>
      <w:r>
        <w:t xml:space="preserve"> is een uitbreiding op </w:t>
      </w:r>
      <w:r w:rsidR="00633F0C">
        <w:t xml:space="preserve">het INSPIRE </w:t>
      </w:r>
      <w:proofErr w:type="spellStart"/>
      <w:r w:rsidR="00633F0C">
        <w:t>Utility</w:t>
      </w:r>
      <w:proofErr w:type="spellEnd"/>
      <w:r w:rsidR="00633F0C">
        <w:t xml:space="preserve"> Networks model waarin voor de netten elektriciteit, olie-gas-</w:t>
      </w:r>
      <w:proofErr w:type="spellStart"/>
      <w:r w:rsidR="00633F0C">
        <w:t>chemicalien</w:t>
      </w:r>
      <w:proofErr w:type="spellEnd"/>
      <w:r w:rsidR="00633F0C">
        <w:t xml:space="preserve">, afvalwater, </w:t>
      </w:r>
      <w:proofErr w:type="spellStart"/>
      <w:r w:rsidR="00633F0C">
        <w:t>telecomunicatie</w:t>
      </w:r>
      <w:proofErr w:type="spellEnd"/>
      <w:r w:rsidR="00633F0C">
        <w:t>, warmte en drinkwater aparte modellen zijn opgenomen. Deze modellen zijn toepassingen van het INSPIRE netwerkmodel</w:t>
      </w:r>
      <w:r w:rsidR="00BA4E04">
        <w:t xml:space="preserve"> waarin opgenomen een model voor topologie. Het netwerkmodel is onderdeel van het INSPIRE </w:t>
      </w:r>
      <w:proofErr w:type="spellStart"/>
      <w:r w:rsidR="00BA4E04">
        <w:t>Generic</w:t>
      </w:r>
      <w:proofErr w:type="spellEnd"/>
      <w:r w:rsidR="00BA4E04">
        <w:t xml:space="preserve"> </w:t>
      </w:r>
      <w:proofErr w:type="spellStart"/>
      <w:r w:rsidR="00BA4E04">
        <w:t>Conceptual</w:t>
      </w:r>
      <w:proofErr w:type="spellEnd"/>
      <w:r w:rsidR="00BA4E04">
        <w:t xml:space="preserve"> Model, basismodellen en basistypen die generiek zijn voor alle INSPIRE thema modellen.</w:t>
      </w:r>
      <w:r w:rsidR="00F67134">
        <w:t xml:space="preserve"> </w:t>
      </w:r>
      <w:r w:rsidR="00793B0B">
        <w:t>IMKL</w:t>
      </w:r>
      <w:r w:rsidR="00F67134">
        <w:t xml:space="preserve"> is een apart pakket met bijbehorende </w:t>
      </w:r>
      <w:proofErr w:type="spellStart"/>
      <w:r w:rsidR="00F67134">
        <w:t>namespace</w:t>
      </w:r>
      <w:proofErr w:type="spellEnd"/>
      <w:r w:rsidR="00F67134">
        <w:t xml:space="preserve"> dat gebruik maakt </w:t>
      </w:r>
      <w:r w:rsidR="00F67134">
        <w:lastRenderedPageBreak/>
        <w:t>van de door INSPIRE beheerde pakketten.</w:t>
      </w:r>
      <w:r w:rsidR="00607EB0">
        <w:t xml:space="preserve"> Een </w:t>
      </w:r>
      <w:proofErr w:type="spellStart"/>
      <w:r w:rsidR="00607EB0">
        <w:t>namespace</w:t>
      </w:r>
      <w:proofErr w:type="spellEnd"/>
      <w:r w:rsidR="00607EB0">
        <w:t xml:space="preserve"> is daarbij gedefinieerd als een unieke aanduiding voor het domein waarbinnen de informatie-elementen gedefinieerd zijn. </w:t>
      </w:r>
      <w:r w:rsidR="009E2D2D" w:rsidRPr="009E2D2D">
        <w:t xml:space="preserve">In IMKL zijn afspraken gemaakt over te gebruiken </w:t>
      </w:r>
      <w:proofErr w:type="spellStart"/>
      <w:r w:rsidR="009E2D2D" w:rsidRPr="009E2D2D">
        <w:t>namespaces</w:t>
      </w:r>
      <w:proofErr w:type="spellEnd"/>
      <w:r w:rsidR="009E2D2D" w:rsidRPr="009E2D2D">
        <w:t xml:space="preserve"> en afkortingen hiervoor.</w:t>
      </w:r>
      <w:r w:rsidR="009E2D2D">
        <w:t xml:space="preserve"> </w:t>
      </w:r>
      <w:r w:rsidR="00607EB0">
        <w:t xml:space="preserve">De </w:t>
      </w:r>
      <w:proofErr w:type="spellStart"/>
      <w:r w:rsidR="00607EB0">
        <w:t>namespace</w:t>
      </w:r>
      <w:proofErr w:type="spellEnd"/>
      <w:r w:rsidR="00607EB0">
        <w:t xml:space="preserve"> voor </w:t>
      </w:r>
      <w:r w:rsidR="00793B0B">
        <w:t>IMKL</w:t>
      </w:r>
      <w:r w:rsidR="00607EB0">
        <w:t xml:space="preserve"> is ‘IMKL’.</w:t>
      </w:r>
    </w:p>
    <w:p w14:paraId="52DC5EFB" w14:textId="64B97201" w:rsidR="00253F30" w:rsidRDefault="003D01D7" w:rsidP="00A26E72">
      <w:pPr>
        <w:pStyle w:val="Kop4"/>
        <w:rPr>
          <w:rFonts w:ascii="Verdana" w:hAnsi="Verdana"/>
          <w:sz w:val="16"/>
          <w:szCs w:val="16"/>
        </w:rPr>
      </w:pPr>
      <w:r>
        <w:rPr>
          <w:rFonts w:ascii="Verdana" w:hAnsi="Verdana"/>
          <w:noProof/>
          <w:sz w:val="16"/>
          <w:szCs w:val="16"/>
        </w:rPr>
        <w:drawing>
          <wp:inline distT="0" distB="0" distL="0" distR="0" wp14:anchorId="39577D3C" wp14:editId="28B146D5">
            <wp:extent cx="5500370" cy="365633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KL-Klicwin.wm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00370" cy="3656330"/>
                    </a:xfrm>
                    <a:prstGeom prst="rect">
                      <a:avLst/>
                    </a:prstGeom>
                  </pic:spPr>
                </pic:pic>
              </a:graphicData>
            </a:graphic>
          </wp:inline>
        </w:drawing>
      </w:r>
    </w:p>
    <w:p w14:paraId="6B34936E" w14:textId="6D9FC743"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00793B0B">
        <w:rPr>
          <w:rFonts w:ascii="Verdana" w:hAnsi="Verdana"/>
          <w:b w:val="0"/>
          <w:sz w:val="16"/>
          <w:szCs w:val="16"/>
        </w:rPr>
        <w:t>IMKL</w:t>
      </w:r>
      <w:r w:rsidRPr="008E1D55">
        <w:rPr>
          <w:rFonts w:ascii="Verdana" w:hAnsi="Verdana"/>
          <w:b w:val="0"/>
          <w:sz w:val="16"/>
          <w:szCs w:val="16"/>
        </w:rPr>
        <w:t xml:space="preserve">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sidR="00793B0B">
        <w:rPr>
          <w:rFonts w:ascii="Verdana" w:hAnsi="Verdana"/>
          <w:b w:val="0"/>
          <w:sz w:val="16"/>
          <w:szCs w:val="16"/>
        </w:rPr>
        <w:t>IMKL</w:t>
      </w:r>
      <w:r w:rsidR="00D86ED4">
        <w:rPr>
          <w:rFonts w:ascii="Verdana" w:hAnsi="Verdana"/>
          <w:b w:val="0"/>
          <w:sz w:val="16"/>
          <w:szCs w:val="16"/>
        </w:rPr>
        <w:t xml:space="preserve"> </w:t>
      </w:r>
      <w:r w:rsidRPr="008E1D55">
        <w:rPr>
          <w:rFonts w:ascii="Verdana" w:hAnsi="Verdana"/>
          <w:b w:val="0"/>
          <w:sz w:val="16"/>
          <w:szCs w:val="16"/>
        </w:rPr>
        <w:t xml:space="preserve">is een extensie op het INSPIRE model voor </w:t>
      </w:r>
      <w:proofErr w:type="spellStart"/>
      <w:r w:rsidRPr="008E1D55">
        <w:rPr>
          <w:rFonts w:ascii="Verdana" w:hAnsi="Verdana"/>
          <w:b w:val="0"/>
          <w:sz w:val="16"/>
          <w:szCs w:val="16"/>
        </w:rPr>
        <w:t>Utility</w:t>
      </w:r>
      <w:proofErr w:type="spellEnd"/>
      <w:r w:rsidRPr="008E1D55">
        <w:rPr>
          <w:rFonts w:ascii="Verdana" w:hAnsi="Verdana"/>
          <w:b w:val="0"/>
          <w:sz w:val="16"/>
          <w:szCs w:val="16"/>
        </w:rPr>
        <w:t xml:space="preserve"> Networks.</w:t>
      </w:r>
      <w:r>
        <w:rPr>
          <w:rFonts w:ascii="Verdana" w:hAnsi="Verdana"/>
          <w:b w:val="0"/>
          <w:sz w:val="16"/>
          <w:szCs w:val="16"/>
        </w:rPr>
        <w:t xml:space="preserve"> INSPIRE </w:t>
      </w:r>
      <w:proofErr w:type="spellStart"/>
      <w:r>
        <w:rPr>
          <w:rFonts w:ascii="Verdana" w:hAnsi="Verdana"/>
          <w:b w:val="0"/>
          <w:sz w:val="16"/>
          <w:szCs w:val="16"/>
        </w:rPr>
        <w:t>utilities</w:t>
      </w:r>
      <w:proofErr w:type="spellEnd"/>
      <w:r>
        <w:rPr>
          <w:rFonts w:ascii="Verdana" w:hAnsi="Verdana"/>
          <w:b w:val="0"/>
          <w:sz w:val="16"/>
          <w:szCs w:val="16"/>
        </w:rPr>
        <w:t xml:space="preserve"> heeft afhankelijkheden met </w:t>
      </w:r>
      <w:r w:rsidR="00B656A3">
        <w:rPr>
          <w:rFonts w:ascii="Verdana" w:hAnsi="Verdana"/>
          <w:b w:val="0"/>
          <w:sz w:val="16"/>
          <w:szCs w:val="16"/>
        </w:rPr>
        <w:t xml:space="preserve">het INSPIRE </w:t>
      </w:r>
      <w:r w:rsidR="00B656A3" w:rsidRPr="00B656A3">
        <w:rPr>
          <w:rFonts w:ascii="Verdana" w:hAnsi="Verdana"/>
          <w:b w:val="0"/>
          <w:sz w:val="16"/>
          <w:szCs w:val="16"/>
        </w:rPr>
        <w:t>algemene</w:t>
      </w:r>
      <w:r w:rsidR="003D01D7">
        <w:rPr>
          <w:rFonts w:ascii="Verdana" w:hAnsi="Verdana"/>
          <w:b w:val="0"/>
          <w:sz w:val="16"/>
          <w:szCs w:val="16"/>
        </w:rPr>
        <w:t xml:space="preserve"> </w:t>
      </w:r>
      <w:r w:rsidR="00B656A3" w:rsidRPr="00B656A3">
        <w:rPr>
          <w:rFonts w:ascii="Verdana" w:hAnsi="Verdana"/>
          <w:b w:val="0"/>
          <w:sz w:val="16"/>
          <w:szCs w:val="16"/>
        </w:rPr>
        <w:t>netw</w:t>
      </w:r>
      <w:r w:rsidR="008C2572">
        <w:rPr>
          <w:rFonts w:ascii="Verdana" w:hAnsi="Verdana"/>
          <w:b w:val="0"/>
          <w:sz w:val="16"/>
          <w:szCs w:val="16"/>
        </w:rPr>
        <w:t>erkmodel en INSPIRE basistypen.</w:t>
      </w:r>
      <w:r w:rsidR="002370BA">
        <w:rPr>
          <w:rFonts w:ascii="Verdana" w:hAnsi="Verdana"/>
          <w:b w:val="0"/>
          <w:sz w:val="16"/>
          <w:szCs w:val="16"/>
        </w:rPr>
        <w:t xml:space="preserve"> </w:t>
      </w:r>
      <w:r w:rsidR="00793B0B">
        <w:rPr>
          <w:rFonts w:ascii="Verdana" w:hAnsi="Verdana"/>
          <w:b w:val="0"/>
          <w:sz w:val="16"/>
          <w:szCs w:val="16"/>
        </w:rPr>
        <w:t>IMKL</w:t>
      </w:r>
      <w:r w:rsidR="003D01D7">
        <w:rPr>
          <w:rFonts w:ascii="Verdana" w:hAnsi="Verdana"/>
          <w:b w:val="0"/>
          <w:sz w:val="16"/>
          <w:szCs w:val="16"/>
        </w:rPr>
        <w:t xml:space="preserve"> omvat het totaal van de aan elkaar gerelateerde pakketten</w:t>
      </w:r>
      <w:r w:rsidR="00C73986">
        <w:rPr>
          <w:rFonts w:ascii="Verdana" w:hAnsi="Verdana"/>
          <w:b w:val="0"/>
          <w:sz w:val="16"/>
          <w:szCs w:val="16"/>
        </w:rPr>
        <w:t>.</w:t>
      </w:r>
    </w:p>
    <w:p w14:paraId="4965EDC2" w14:textId="4B0CE366" w:rsidR="000D30BA" w:rsidRDefault="00B67274" w:rsidP="000D30BA">
      <w:pPr>
        <w:pStyle w:val="subparagraaftitel"/>
      </w:pPr>
      <w:bookmarkStart w:id="57" w:name="_Toc45195632"/>
      <w:r>
        <w:t>M</w:t>
      </w:r>
      <w:r w:rsidR="000D30BA">
        <w:t>etamodel.</w:t>
      </w:r>
      <w:bookmarkEnd w:id="57"/>
    </w:p>
    <w:p w14:paraId="014B03D8" w14:textId="35DF2007" w:rsidR="000D30BA" w:rsidRDefault="000D30BA" w:rsidP="000D30BA"/>
    <w:p w14:paraId="4BDC8CFA" w14:textId="0ED733DE" w:rsidR="000D30BA" w:rsidRDefault="000D30BA" w:rsidP="000D30BA">
      <w:r>
        <w:t xml:space="preserve">IMKL gebruikt voor het beschrijven van de uitbreiding op INSPIRE het zelfde metamodel voor UML als </w:t>
      </w:r>
      <w:r w:rsidR="00B67274">
        <w:t>INSPIRE: h</w:t>
      </w:r>
      <w:r>
        <w:t>et metamodel beschreven in het INSPIRE</w:t>
      </w:r>
      <w:r w:rsidR="00B67274">
        <w:t xml:space="preserve"> </w:t>
      </w:r>
      <w:proofErr w:type="spellStart"/>
      <w:r w:rsidR="00B67274">
        <w:t>Generic</w:t>
      </w:r>
      <w:proofErr w:type="spellEnd"/>
      <w:r w:rsidR="00B67274">
        <w:t xml:space="preserve"> </w:t>
      </w:r>
      <w:proofErr w:type="spellStart"/>
      <w:r w:rsidR="00B67274">
        <w:t>Conceptual</w:t>
      </w:r>
      <w:proofErr w:type="spellEnd"/>
      <w:r w:rsidR="00B67274">
        <w:t xml:space="preserve"> Model. IMKL wijkt hiermee af van de Nederlandse Standaard voor informatiemodellering MIM.</w:t>
      </w:r>
    </w:p>
    <w:p w14:paraId="705C4A06" w14:textId="081FA559" w:rsidR="00B67274" w:rsidRDefault="00B67274" w:rsidP="000D30BA">
      <w:r>
        <w:t>De volgende argumenten ondersteunen de keuze voor het INSPIRE metamodel:</w:t>
      </w:r>
    </w:p>
    <w:p w14:paraId="2AD73170" w14:textId="180DB2C0" w:rsidR="00B67274" w:rsidRDefault="00B67274" w:rsidP="000D30BA">
      <w:r>
        <w:t xml:space="preserve">- IMKL is als extensie gemodelleerd op het INSPIRE model. </w:t>
      </w:r>
      <w:r w:rsidR="00AC0EB5">
        <w:t>De combinatie van twee metamodellen maakt</w:t>
      </w:r>
      <w:r>
        <w:t xml:space="preserve"> de beschrijving van de extensie onnodig complex</w:t>
      </w:r>
      <w:r w:rsidR="00AC0EB5">
        <w:t>;</w:t>
      </w:r>
    </w:p>
    <w:p w14:paraId="4CCABCA3" w14:textId="5672792E" w:rsidR="00AC0EB5" w:rsidRDefault="00AC0EB5" w:rsidP="000D30BA">
      <w:r>
        <w:t>- Het metamodel van INSPIRE kunnen we niet aanpassen</w:t>
      </w:r>
      <w:r w:rsidR="00466B7B">
        <w:t xml:space="preserve"> omdat dit in Europees verband is vastgesteld</w:t>
      </w:r>
      <w:r>
        <w:t>.</w:t>
      </w:r>
    </w:p>
    <w:p w14:paraId="62C2F8B6" w14:textId="5D44B752" w:rsidR="00B67274" w:rsidRPr="008B4C73" w:rsidRDefault="00B67274" w:rsidP="0027713D"/>
    <w:p w14:paraId="5B08D167" w14:textId="363C3B6E"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96"/>
        <w:gridCol w:w="1218"/>
        <w:gridCol w:w="5688"/>
      </w:tblGrid>
      <w:tr w:rsidR="008C2572" w:rsidRPr="009F4BFE" w14:paraId="53F2A7AE" w14:textId="77777777" w:rsidTr="00607EB0">
        <w:trPr>
          <w:tblHeader/>
        </w:trPr>
        <w:tc>
          <w:tcPr>
            <w:tcW w:w="1077" w:type="pct"/>
            <w:vAlign w:val="center"/>
          </w:tcPr>
          <w:p w14:paraId="7C5652BA" w14:textId="77777777" w:rsidR="008C2572" w:rsidRPr="009F4BFE" w:rsidRDefault="008C2572" w:rsidP="008C2572">
            <w:pPr>
              <w:rPr>
                <w:b/>
              </w:rPr>
            </w:pPr>
            <w:r w:rsidRPr="009F4BFE">
              <w:rPr>
                <w:b/>
              </w:rPr>
              <w:t>Stereotype</w:t>
            </w:r>
          </w:p>
        </w:tc>
        <w:tc>
          <w:tcPr>
            <w:tcW w:w="692" w:type="pct"/>
            <w:vAlign w:val="center"/>
          </w:tcPr>
          <w:p w14:paraId="16B0A282" w14:textId="77777777" w:rsidR="008C2572" w:rsidRPr="009F4BFE" w:rsidRDefault="008C2572" w:rsidP="008C2572">
            <w:pPr>
              <w:rPr>
                <w:b/>
              </w:rPr>
            </w:pPr>
            <w:r w:rsidRPr="009F4BFE">
              <w:rPr>
                <w:b/>
              </w:rPr>
              <w:t>Model element</w:t>
            </w:r>
          </w:p>
        </w:tc>
        <w:tc>
          <w:tcPr>
            <w:tcW w:w="3231" w:type="pct"/>
            <w:vAlign w:val="center"/>
          </w:tcPr>
          <w:p w14:paraId="11570F4D" w14:textId="77777777" w:rsidR="008C2572" w:rsidRPr="009F4BFE" w:rsidRDefault="008C2572" w:rsidP="008C2572">
            <w:pPr>
              <w:rPr>
                <w:b/>
              </w:rPr>
            </w:pPr>
            <w:r>
              <w:rPr>
                <w:b/>
              </w:rPr>
              <w:t>Beschrijving</w:t>
            </w:r>
          </w:p>
        </w:tc>
      </w:tr>
      <w:tr w:rsidR="008C2572" w:rsidRPr="00A01E8E" w14:paraId="56D23369" w14:textId="77777777" w:rsidTr="00607EB0">
        <w:trPr>
          <w:tblHeader/>
        </w:trPr>
        <w:tc>
          <w:tcPr>
            <w:tcW w:w="1077" w:type="pct"/>
          </w:tcPr>
          <w:p w14:paraId="1F17AC95" w14:textId="77777777" w:rsidR="008C2572" w:rsidRPr="006050B8" w:rsidRDefault="008C2572" w:rsidP="008C2572">
            <w:pPr>
              <w:keepNext/>
            </w:pPr>
            <w:proofErr w:type="spellStart"/>
            <w:r w:rsidRPr="006050B8">
              <w:t>applicationSchema</w:t>
            </w:r>
            <w:proofErr w:type="spellEnd"/>
          </w:p>
        </w:tc>
        <w:tc>
          <w:tcPr>
            <w:tcW w:w="692" w:type="pct"/>
          </w:tcPr>
          <w:p w14:paraId="6A4498F5" w14:textId="77777777" w:rsidR="008C2572" w:rsidRPr="006050B8" w:rsidRDefault="008C2572" w:rsidP="008C2572">
            <w:r w:rsidRPr="006050B8">
              <w:t>Package</w:t>
            </w:r>
          </w:p>
        </w:tc>
        <w:tc>
          <w:tcPr>
            <w:tcW w:w="3231" w:type="pct"/>
          </w:tcPr>
          <w:p w14:paraId="64ACDE1F" w14:textId="77777777" w:rsidR="008C2572" w:rsidRPr="00A01E8E" w:rsidRDefault="008C2572" w:rsidP="008C2572">
            <w:r w:rsidRPr="00A01E8E">
              <w:t>Een applicatie schema volgens ISO 19109 en NEN 3610.</w:t>
            </w:r>
          </w:p>
        </w:tc>
      </w:tr>
      <w:tr w:rsidR="008C2572" w:rsidRPr="009F4BFE" w14:paraId="2112BE68" w14:textId="77777777" w:rsidTr="00607EB0">
        <w:trPr>
          <w:tblHeader/>
        </w:trPr>
        <w:tc>
          <w:tcPr>
            <w:tcW w:w="1077" w:type="pct"/>
          </w:tcPr>
          <w:p w14:paraId="590B2F6A" w14:textId="77777777" w:rsidR="008C2572" w:rsidRPr="006050B8" w:rsidRDefault="008C2572" w:rsidP="008C2572">
            <w:proofErr w:type="spellStart"/>
            <w:r w:rsidRPr="006050B8">
              <w:t>featureType</w:t>
            </w:r>
            <w:proofErr w:type="spellEnd"/>
          </w:p>
        </w:tc>
        <w:tc>
          <w:tcPr>
            <w:tcW w:w="692" w:type="pct"/>
          </w:tcPr>
          <w:p w14:paraId="1D26E168" w14:textId="77777777" w:rsidR="008C2572" w:rsidRPr="006050B8" w:rsidRDefault="008C2572" w:rsidP="008C2572">
            <w:r w:rsidRPr="006050B8">
              <w:t>Class</w:t>
            </w:r>
          </w:p>
        </w:tc>
        <w:tc>
          <w:tcPr>
            <w:tcW w:w="3231" w:type="pct"/>
          </w:tcPr>
          <w:p w14:paraId="77A21BD5" w14:textId="77777777" w:rsidR="008C2572" w:rsidRPr="006050B8" w:rsidRDefault="008C2572" w:rsidP="008C2572">
            <w:r>
              <w:t>Een geografisch object.</w:t>
            </w:r>
          </w:p>
        </w:tc>
      </w:tr>
      <w:tr w:rsidR="008C2572" w:rsidRPr="00A01E8E" w14:paraId="17741D92" w14:textId="77777777" w:rsidTr="00607EB0">
        <w:trPr>
          <w:tblHeader/>
        </w:trPr>
        <w:tc>
          <w:tcPr>
            <w:tcW w:w="1077" w:type="pct"/>
          </w:tcPr>
          <w:p w14:paraId="671F515A" w14:textId="77777777" w:rsidR="008C2572" w:rsidRPr="006050B8" w:rsidRDefault="008C2572" w:rsidP="008C2572">
            <w:proofErr w:type="spellStart"/>
            <w:r w:rsidRPr="006050B8">
              <w:t>dataType</w:t>
            </w:r>
            <w:proofErr w:type="spellEnd"/>
          </w:p>
        </w:tc>
        <w:tc>
          <w:tcPr>
            <w:tcW w:w="692" w:type="pct"/>
          </w:tcPr>
          <w:p w14:paraId="3780E507" w14:textId="77777777" w:rsidR="008C2572" w:rsidRPr="006050B8" w:rsidRDefault="008C2572" w:rsidP="008C2572">
            <w:r w:rsidRPr="006050B8">
              <w:t>Class</w:t>
            </w:r>
          </w:p>
        </w:tc>
        <w:tc>
          <w:tcPr>
            <w:tcW w:w="3231" w:type="pct"/>
          </w:tcPr>
          <w:p w14:paraId="66DF16A1" w14:textId="77777777" w:rsidR="008C2572" w:rsidRPr="00A01E8E" w:rsidRDefault="008C2572" w:rsidP="008C2572">
            <w:r w:rsidRPr="00A01E8E">
              <w:t>Een gestructureerd data type zonder identiteit.</w:t>
            </w:r>
          </w:p>
        </w:tc>
      </w:tr>
      <w:tr w:rsidR="008C2572" w:rsidRPr="00A01E8E" w14:paraId="61ADF5AA" w14:textId="77777777" w:rsidTr="00607EB0">
        <w:trPr>
          <w:tblHeader/>
        </w:trPr>
        <w:tc>
          <w:tcPr>
            <w:tcW w:w="1077" w:type="pct"/>
          </w:tcPr>
          <w:p w14:paraId="5C9F1FE9" w14:textId="77777777" w:rsidR="008C2572" w:rsidRPr="006050B8" w:rsidRDefault="008C2572" w:rsidP="008C2572">
            <w:proofErr w:type="spellStart"/>
            <w:r w:rsidRPr="006050B8">
              <w:t>union</w:t>
            </w:r>
            <w:proofErr w:type="spellEnd"/>
          </w:p>
        </w:tc>
        <w:tc>
          <w:tcPr>
            <w:tcW w:w="692" w:type="pct"/>
          </w:tcPr>
          <w:p w14:paraId="5F981E7C" w14:textId="77777777" w:rsidR="008C2572" w:rsidRPr="006050B8" w:rsidRDefault="008C2572" w:rsidP="008C2572">
            <w:r w:rsidRPr="006050B8">
              <w:t>Class</w:t>
            </w:r>
          </w:p>
        </w:tc>
        <w:tc>
          <w:tcPr>
            <w:tcW w:w="3231" w:type="pct"/>
          </w:tcPr>
          <w:p w14:paraId="69D66A03" w14:textId="77777777"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14:paraId="550EF2C6" w14:textId="77777777" w:rsidTr="00607EB0">
        <w:trPr>
          <w:tblHeader/>
        </w:trPr>
        <w:tc>
          <w:tcPr>
            <w:tcW w:w="1077" w:type="pct"/>
          </w:tcPr>
          <w:p w14:paraId="69B66F45" w14:textId="77777777" w:rsidR="008C2572" w:rsidRPr="006050B8" w:rsidRDefault="008C2572" w:rsidP="008C2572">
            <w:proofErr w:type="spellStart"/>
            <w:r w:rsidRPr="006050B8">
              <w:lastRenderedPageBreak/>
              <w:t>enumeration</w:t>
            </w:r>
            <w:proofErr w:type="spellEnd"/>
          </w:p>
        </w:tc>
        <w:tc>
          <w:tcPr>
            <w:tcW w:w="692" w:type="pct"/>
          </w:tcPr>
          <w:p w14:paraId="16D79537" w14:textId="77777777" w:rsidR="008C2572" w:rsidRPr="006050B8" w:rsidRDefault="008C2572" w:rsidP="008C2572">
            <w:r w:rsidRPr="006050B8">
              <w:t>Class</w:t>
            </w:r>
          </w:p>
        </w:tc>
        <w:tc>
          <w:tcPr>
            <w:tcW w:w="3231" w:type="pct"/>
          </w:tcPr>
          <w:p w14:paraId="67842F14" w14:textId="77777777" w:rsidR="008C2572" w:rsidRPr="006050B8" w:rsidRDefault="008C2572" w:rsidP="008C2572">
            <w:pPr>
              <w:rPr>
                <w:lang w:val="en-US"/>
              </w:rPr>
            </w:pPr>
            <w:proofErr w:type="spellStart"/>
            <w:r>
              <w:rPr>
                <w:rFonts w:cs="Arial"/>
                <w:lang w:val="en-US"/>
              </w:rPr>
              <w:t>Gesloten</w:t>
            </w:r>
            <w:proofErr w:type="spellEnd"/>
            <w:r>
              <w:rPr>
                <w:rFonts w:cs="Arial"/>
                <w:lang w:val="en-US"/>
              </w:rPr>
              <w:t xml:space="preserve">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w:t>
            </w:r>
          </w:p>
        </w:tc>
      </w:tr>
      <w:tr w:rsidR="008C2572" w:rsidRPr="006050B8" w14:paraId="794CCD94" w14:textId="77777777" w:rsidTr="00607EB0">
        <w:trPr>
          <w:tblHeader/>
        </w:trPr>
        <w:tc>
          <w:tcPr>
            <w:tcW w:w="1077" w:type="pct"/>
          </w:tcPr>
          <w:p w14:paraId="39846DF9" w14:textId="77777777" w:rsidR="008C2572" w:rsidRPr="006050B8" w:rsidRDefault="008C2572" w:rsidP="008C2572">
            <w:proofErr w:type="spellStart"/>
            <w:r w:rsidRPr="006050B8">
              <w:t>codeList</w:t>
            </w:r>
            <w:proofErr w:type="spellEnd"/>
          </w:p>
        </w:tc>
        <w:tc>
          <w:tcPr>
            <w:tcW w:w="692" w:type="pct"/>
          </w:tcPr>
          <w:p w14:paraId="287BAD58" w14:textId="77777777" w:rsidR="008C2572" w:rsidRPr="006050B8" w:rsidRDefault="008C2572" w:rsidP="008C2572">
            <w:r w:rsidRPr="006050B8">
              <w:t>Class</w:t>
            </w:r>
          </w:p>
        </w:tc>
        <w:tc>
          <w:tcPr>
            <w:tcW w:w="3231" w:type="pct"/>
          </w:tcPr>
          <w:p w14:paraId="2BB5D22D" w14:textId="77777777" w:rsidR="008C2572" w:rsidRPr="006050B8" w:rsidRDefault="008C2572" w:rsidP="008C2572">
            <w:pPr>
              <w:rPr>
                <w:lang w:val="en-US"/>
              </w:rPr>
            </w:pPr>
            <w:r>
              <w:rPr>
                <w:rFonts w:cs="Arial"/>
                <w:lang w:val="en-US"/>
              </w:rPr>
              <w:t xml:space="preserve">Open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 xml:space="preserve"> </w:t>
            </w:r>
          </w:p>
        </w:tc>
      </w:tr>
      <w:tr w:rsidR="008C2572" w:rsidRPr="00A01E8E" w14:paraId="4499574D" w14:textId="77777777" w:rsidTr="00607EB0">
        <w:trPr>
          <w:tblHeader/>
        </w:trPr>
        <w:tc>
          <w:tcPr>
            <w:tcW w:w="1077" w:type="pct"/>
          </w:tcPr>
          <w:p w14:paraId="1277A0AD" w14:textId="77777777" w:rsidR="008C2572" w:rsidRPr="006050B8" w:rsidRDefault="008C2572" w:rsidP="008C2572">
            <w:proofErr w:type="spellStart"/>
            <w:r w:rsidRPr="006050B8">
              <w:t>voidable</w:t>
            </w:r>
            <w:proofErr w:type="spellEnd"/>
          </w:p>
        </w:tc>
        <w:tc>
          <w:tcPr>
            <w:tcW w:w="692" w:type="pct"/>
          </w:tcPr>
          <w:p w14:paraId="125BD4B5" w14:textId="77777777" w:rsidR="008C2572" w:rsidRPr="006050B8" w:rsidRDefault="008C2572" w:rsidP="008C2572">
            <w:proofErr w:type="spellStart"/>
            <w:r w:rsidRPr="006050B8">
              <w:t>Attribute</w:t>
            </w:r>
            <w:proofErr w:type="spellEnd"/>
            <w:r w:rsidRPr="006050B8">
              <w:t xml:space="preserve">, </w:t>
            </w:r>
            <w:proofErr w:type="spellStart"/>
            <w:r w:rsidRPr="006050B8">
              <w:t>association</w:t>
            </w:r>
            <w:proofErr w:type="spellEnd"/>
            <w:r w:rsidRPr="006050B8">
              <w:t xml:space="preserve"> </w:t>
            </w:r>
            <w:proofErr w:type="spellStart"/>
            <w:r w:rsidRPr="006050B8">
              <w:t>role</w:t>
            </w:r>
            <w:proofErr w:type="spellEnd"/>
          </w:p>
        </w:tc>
        <w:tc>
          <w:tcPr>
            <w:tcW w:w="3231" w:type="pct"/>
          </w:tcPr>
          <w:p w14:paraId="67FBDEA5" w14:textId="77777777" w:rsidR="008C2572" w:rsidRPr="00A01E8E" w:rsidRDefault="008C2572" w:rsidP="008C2572">
            <w:r>
              <w:t xml:space="preserve">Om aan te geven dat het attribuut of associatierol een </w:t>
            </w:r>
            <w:proofErr w:type="spellStart"/>
            <w:r>
              <w:t>nullwaarde</w:t>
            </w:r>
            <w:proofErr w:type="spellEnd"/>
            <w:r>
              <w:t xml:space="preserve"> kan hebben. Een reden waarom het attribuut niet ingevuld is.</w:t>
            </w:r>
          </w:p>
        </w:tc>
      </w:tr>
    </w:tbl>
    <w:p w14:paraId="49B70C60" w14:textId="4F8441B7" w:rsidR="00A26E72" w:rsidRDefault="00A26E72" w:rsidP="00EE7EF0">
      <w:pPr>
        <w:pStyle w:val="subparagraaftitel"/>
      </w:pPr>
      <w:bookmarkStart w:id="58" w:name="_Toc45195633"/>
      <w:r>
        <w:t>UML</w:t>
      </w:r>
      <w:r w:rsidR="00CA2949">
        <w:t xml:space="preserve"> - WI</w:t>
      </w:r>
      <w:r w:rsidR="000D30BA">
        <w:t>B</w:t>
      </w:r>
      <w:r w:rsidR="00CA2949">
        <w:t>ON</w:t>
      </w:r>
      <w:r>
        <w:t xml:space="preserve"> overzicht</w:t>
      </w:r>
      <w:r w:rsidR="00283BD6">
        <w:t>.</w:t>
      </w:r>
      <w:bookmarkEnd w:id="58"/>
    </w:p>
    <w:p w14:paraId="0E628BD4" w14:textId="1FD9DA8E" w:rsidR="00A26E72" w:rsidRDefault="00B656A3" w:rsidP="00576E1A">
      <w:pPr>
        <w:spacing w:line="240" w:lineRule="atLeast"/>
        <w:rPr>
          <w:bCs/>
        </w:rPr>
      </w:pPr>
      <w:r w:rsidRPr="00B656A3">
        <w:rPr>
          <w:bCs/>
        </w:rPr>
        <w:t xml:space="preserve">Het onderstaand UML diagram bevat het complete </w:t>
      </w:r>
      <w:r w:rsidR="00793B0B">
        <w:rPr>
          <w:bCs/>
        </w:rPr>
        <w:t>IMKL</w:t>
      </w:r>
      <w:r w:rsidRPr="00B656A3">
        <w:rPr>
          <w:bCs/>
        </w:rPr>
        <w:t xml:space="preserve"> </w:t>
      </w:r>
      <w:r w:rsidR="00CA2949">
        <w:rPr>
          <w:bCs/>
        </w:rPr>
        <w:t>– WI</w:t>
      </w:r>
      <w:r w:rsidR="000D30BA">
        <w:rPr>
          <w:bCs/>
        </w:rPr>
        <w:t>B</w:t>
      </w:r>
      <w:r w:rsidR="00CA2949">
        <w:rPr>
          <w:bCs/>
        </w:rPr>
        <w:t xml:space="preserve">ON </w:t>
      </w:r>
      <w:r w:rsidRPr="00B656A3">
        <w:rPr>
          <w:bCs/>
        </w:rPr>
        <w:t>inclusief de relatie met INSPIRE Utilities. In de hierop volgende paragrafen wordt telkens een deel van het diagram toegelicht.</w:t>
      </w:r>
    </w:p>
    <w:p w14:paraId="759B0C65" w14:textId="77777777" w:rsidR="00B656A3" w:rsidRDefault="00B656A3" w:rsidP="00576E1A">
      <w:pPr>
        <w:spacing w:line="240" w:lineRule="atLeast"/>
        <w:rPr>
          <w:bCs/>
        </w:rPr>
      </w:pPr>
      <w:r>
        <w:rPr>
          <w:bCs/>
        </w:rPr>
        <w:t>Kleurgebruik in diagrammen:</w:t>
      </w:r>
    </w:p>
    <w:p w14:paraId="58376A5D" w14:textId="096BDF59" w:rsidR="00B656A3" w:rsidRDefault="00B656A3" w:rsidP="00B656A3">
      <w:pPr>
        <w:pStyle w:val="Lijstalinea"/>
        <w:numPr>
          <w:ilvl w:val="0"/>
          <w:numId w:val="31"/>
        </w:numPr>
        <w:spacing w:line="240" w:lineRule="atLeast"/>
        <w:rPr>
          <w:bCs/>
        </w:rPr>
      </w:pPr>
      <w:r>
        <w:rPr>
          <w:bCs/>
        </w:rPr>
        <w:t xml:space="preserve">Oranje: </w:t>
      </w:r>
      <w:r w:rsidR="00793B0B">
        <w:rPr>
          <w:bCs/>
        </w:rPr>
        <w:t>IMKL</w:t>
      </w:r>
      <w:r>
        <w:rPr>
          <w:bCs/>
        </w:rPr>
        <w:t xml:space="preserve"> objecttypen</w:t>
      </w:r>
      <w:r w:rsidR="00654B7E">
        <w:rPr>
          <w:bCs/>
        </w:rPr>
        <w:t>.</w:t>
      </w:r>
    </w:p>
    <w:p w14:paraId="60F84C5F" w14:textId="77777777"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 xml:space="preserve">type </w:t>
      </w:r>
      <w:proofErr w:type="spellStart"/>
      <w:r w:rsidR="00607EB0">
        <w:rPr>
          <w:bCs/>
          <w:lang w:val="en-GB"/>
        </w:rPr>
        <w:t>kabel</w:t>
      </w:r>
      <w:proofErr w:type="spellEnd"/>
      <w:r w:rsidR="00607EB0">
        <w:rPr>
          <w:bCs/>
          <w:lang w:val="en-GB"/>
        </w:rPr>
        <w:t xml:space="preserve"> of </w:t>
      </w:r>
      <w:proofErr w:type="spellStart"/>
      <w:r w:rsidR="00607EB0">
        <w:rPr>
          <w:bCs/>
          <w:lang w:val="en-GB"/>
        </w:rPr>
        <w:t>leiding</w:t>
      </w:r>
      <w:proofErr w:type="spellEnd"/>
    </w:p>
    <w:p w14:paraId="3096C981" w14:textId="77777777" w:rsidR="00607EB0" w:rsidRPr="00607EB0" w:rsidRDefault="006F2CE2" w:rsidP="00607EB0">
      <w:pPr>
        <w:pStyle w:val="Lijstalinea"/>
        <w:numPr>
          <w:ilvl w:val="0"/>
          <w:numId w:val="31"/>
        </w:numPr>
        <w:spacing w:line="240" w:lineRule="atLeast"/>
        <w:jc w:val="left"/>
        <w:rPr>
          <w:bCs/>
        </w:rPr>
      </w:pPr>
      <w:r w:rsidRPr="006F2CE2">
        <w:rPr>
          <w:bCs/>
        </w:rPr>
        <w:t xml:space="preserve">Groen en grijs: INSPIRE </w:t>
      </w:r>
      <w:proofErr w:type="spellStart"/>
      <w:r w:rsidRPr="006F2CE2">
        <w:rPr>
          <w:bCs/>
        </w:rPr>
        <w:t>Utility</w:t>
      </w:r>
      <w:proofErr w:type="spellEnd"/>
      <w:r w:rsidRPr="006F2CE2">
        <w:rPr>
          <w:bCs/>
        </w:rPr>
        <w:t xml:space="preserve"> Networks algemeen</w:t>
      </w:r>
    </w:p>
    <w:p w14:paraId="23BD3068" w14:textId="06D9E923" w:rsidR="00E778B3" w:rsidRDefault="00B656A3" w:rsidP="00E778B3">
      <w:pPr>
        <w:pStyle w:val="Lijstalinea"/>
        <w:numPr>
          <w:ilvl w:val="0"/>
          <w:numId w:val="31"/>
        </w:numPr>
        <w:spacing w:line="240" w:lineRule="atLeast"/>
        <w:jc w:val="left"/>
        <w:rPr>
          <w:bCs/>
        </w:rPr>
      </w:pPr>
      <w:r w:rsidRPr="00B656A3">
        <w:rPr>
          <w:bCs/>
        </w:rPr>
        <w:t>Licht oranje</w:t>
      </w:r>
      <w:r w:rsidR="00BA0892">
        <w:rPr>
          <w:bCs/>
        </w:rPr>
        <w:t xml:space="preserve"> en grijs</w:t>
      </w:r>
      <w:r w:rsidRPr="00B656A3">
        <w:rPr>
          <w:bCs/>
        </w:rPr>
        <w:t>: Niet</w:t>
      </w:r>
      <w:r w:rsidR="00AC0EB5">
        <w:rPr>
          <w:bCs/>
        </w:rPr>
        <w:t>-</w:t>
      </w:r>
      <w:r w:rsidRPr="00B656A3">
        <w:rPr>
          <w:bCs/>
        </w:rPr>
        <w:t xml:space="preserve">instantieerbare objecttypen, datatypen en </w:t>
      </w:r>
      <w:proofErr w:type="spellStart"/>
      <w:r w:rsidR="00932116">
        <w:rPr>
          <w:bCs/>
        </w:rPr>
        <w:t>waardelijsten</w:t>
      </w:r>
      <w:proofErr w:type="spellEnd"/>
      <w:r w:rsidRPr="00B656A3">
        <w:rPr>
          <w:bCs/>
        </w:rPr>
        <w:t>.</w:t>
      </w:r>
    </w:p>
    <w:p w14:paraId="09F359B7" w14:textId="57209564" w:rsidR="00547B4D" w:rsidRDefault="00547B4D" w:rsidP="00E778B3">
      <w:pPr>
        <w:pStyle w:val="Lijstalinea"/>
        <w:numPr>
          <w:ilvl w:val="0"/>
          <w:numId w:val="31"/>
        </w:numPr>
        <w:spacing w:line="240" w:lineRule="atLeast"/>
        <w:jc w:val="left"/>
        <w:rPr>
          <w:bCs/>
        </w:rPr>
      </w:pPr>
      <w:r>
        <w:rPr>
          <w:bCs/>
        </w:rPr>
        <w:t>In de diagrammen zijn de wijzigingen ten</w:t>
      </w:r>
      <w:r w:rsidR="000233FA">
        <w:rPr>
          <w:bCs/>
        </w:rPr>
        <w:t xml:space="preserve"> </w:t>
      </w:r>
      <w:r>
        <w:rPr>
          <w:bCs/>
        </w:rPr>
        <w:t>opzichte van de IMKL 1.2.1 versie met rode kaders aangegeven.</w:t>
      </w:r>
      <w:r w:rsidR="000233FA">
        <w:rPr>
          <w:bCs/>
        </w:rPr>
        <w:t xml:space="preserve"> </w:t>
      </w:r>
    </w:p>
    <w:p w14:paraId="180FF8F8" w14:textId="4162628B" w:rsidR="000233FA" w:rsidRDefault="000233FA" w:rsidP="0027713D">
      <w:pPr>
        <w:pStyle w:val="Lijstalinea"/>
        <w:spacing w:line="240" w:lineRule="atLeast"/>
        <w:jc w:val="left"/>
        <w:rPr>
          <w:bCs/>
        </w:rPr>
      </w:pPr>
      <w:r>
        <w:rPr>
          <w:bCs/>
        </w:rPr>
        <w:t xml:space="preserve">Voorbeeld: </w:t>
      </w:r>
      <w:proofErr w:type="spellStart"/>
      <w:r>
        <w:rPr>
          <w:bCs/>
        </w:rPr>
        <w:t>cardinaliteit</w:t>
      </w:r>
      <w:proofErr w:type="spellEnd"/>
      <w:r>
        <w:rPr>
          <w:bCs/>
        </w:rPr>
        <w:t xml:space="preserve"> aangepast en </w:t>
      </w:r>
      <w:proofErr w:type="spellStart"/>
      <w:r>
        <w:rPr>
          <w:bCs/>
        </w:rPr>
        <w:t>constraint</w:t>
      </w:r>
      <w:proofErr w:type="spellEnd"/>
      <w:r>
        <w:rPr>
          <w:bCs/>
        </w:rPr>
        <w:t xml:space="preserve"> toegevoegd:</w:t>
      </w:r>
    </w:p>
    <w:p w14:paraId="03EC5F8F" w14:textId="31FD8A81" w:rsidR="00547B4D" w:rsidRPr="0071222E" w:rsidRDefault="000233FA" w:rsidP="0027713D">
      <w:pPr>
        <w:pStyle w:val="Lijstalinea"/>
        <w:spacing w:line="240" w:lineRule="atLeast"/>
        <w:jc w:val="left"/>
        <w:rPr>
          <w:bCs/>
        </w:rPr>
      </w:pPr>
      <w:r>
        <w:rPr>
          <w:noProof/>
        </w:rPr>
        <w:drawing>
          <wp:inline distT="0" distB="0" distL="0" distR="0" wp14:anchorId="4E2987E2" wp14:editId="33F716F9">
            <wp:extent cx="1992087" cy="11811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2137" cy="1210775"/>
                    </a:xfrm>
                    <a:prstGeom prst="rect">
                      <a:avLst/>
                    </a:prstGeom>
                  </pic:spPr>
                </pic:pic>
              </a:graphicData>
            </a:graphic>
          </wp:inline>
        </w:drawing>
      </w:r>
    </w:p>
    <w:p w14:paraId="2BF6D7C1" w14:textId="77777777" w:rsidR="00F67646" w:rsidRDefault="00F67646" w:rsidP="000E3C4F">
      <w:pPr>
        <w:spacing w:line="240" w:lineRule="atLeast"/>
        <w:jc w:val="left"/>
        <w:rPr>
          <w:bCs/>
        </w:rPr>
      </w:pPr>
    </w:p>
    <w:p w14:paraId="37BFD603" w14:textId="7118B947" w:rsidR="00F67646" w:rsidRPr="000E3C4F" w:rsidRDefault="00F67646" w:rsidP="000E3C4F">
      <w:pPr>
        <w:spacing w:line="240" w:lineRule="atLeast"/>
        <w:rPr>
          <w:bCs/>
        </w:rPr>
      </w:pPr>
      <w:r w:rsidRPr="000E3C4F">
        <w:rPr>
          <w:bCs/>
        </w:rPr>
        <w:t>Voor WI</w:t>
      </w:r>
      <w:r w:rsidR="00AC0EB5">
        <w:rPr>
          <w:bCs/>
        </w:rPr>
        <w:t>B</w:t>
      </w:r>
      <w:r w:rsidRPr="000E3C4F">
        <w:rPr>
          <w:bCs/>
        </w:rPr>
        <w:t>ON geldt dat er een verschil is tussen het dataverkeer tussen de centrale voorziening en de afnemers, de uitlevering, en het dataverkeer tussen de netbeheerders en de centrale voorziening</w:t>
      </w:r>
      <w:r w:rsidR="00CD2474" w:rsidRPr="000E3C4F">
        <w:rPr>
          <w:bCs/>
        </w:rPr>
        <w:t>, de aanlevering</w:t>
      </w:r>
      <w:r w:rsidRPr="000E3C4F">
        <w:rPr>
          <w:bCs/>
        </w:rPr>
        <w:t>. Bij de netbeheerders geldt vervolgens dat er een verschil is tussen de centraal aangesloten netbeheerders en de decentraal aangesloten netbeheerders. Deze verschillende zijn in de diagrammen aangegeven.</w:t>
      </w:r>
    </w:p>
    <w:p w14:paraId="55821531" w14:textId="77777777" w:rsidR="00F67646" w:rsidRPr="000E3C4F" w:rsidRDefault="00F67646">
      <w:pPr>
        <w:pStyle w:val="Lijstalinea"/>
        <w:numPr>
          <w:ilvl w:val="0"/>
          <w:numId w:val="31"/>
        </w:numPr>
        <w:spacing w:line="240" w:lineRule="atLeast"/>
        <w:jc w:val="left"/>
        <w:rPr>
          <w:bCs/>
        </w:rPr>
      </w:pPr>
      <w:r w:rsidRPr="000E3C4F">
        <w:rPr>
          <w:bCs/>
        </w:rPr>
        <w:t>Rood omlijnd: gegevens die door de centrale voorziening worden gegenereerd.</w:t>
      </w:r>
      <w:r w:rsidR="00CD2474" w:rsidRPr="000E3C4F">
        <w:rPr>
          <w:bCs/>
        </w:rPr>
        <w:t xml:space="preserve"> Komen alleen voor in uitlevering.</w:t>
      </w:r>
    </w:p>
    <w:p w14:paraId="7A73EC69" w14:textId="77777777" w:rsidR="00F67646" w:rsidRPr="000E3C4F" w:rsidRDefault="00F67646">
      <w:pPr>
        <w:pStyle w:val="Lijstalinea"/>
        <w:numPr>
          <w:ilvl w:val="0"/>
          <w:numId w:val="31"/>
        </w:numPr>
        <w:spacing w:line="240" w:lineRule="atLeast"/>
        <w:jc w:val="left"/>
        <w:rPr>
          <w:bCs/>
        </w:rPr>
      </w:pPr>
      <w:r w:rsidRPr="000E3C4F">
        <w:rPr>
          <w:bCs/>
        </w:rPr>
        <w:t xml:space="preserve">Groen omlijnd: gegevens die voor de centraal aangesloten netbeheerder door de voorziening wordt gegenereerd. </w:t>
      </w:r>
      <w:r w:rsidR="00D020C9" w:rsidRPr="000E3C4F">
        <w:rPr>
          <w:bCs/>
        </w:rPr>
        <w:t>Decentraal aangesloten netbeheerders moeten deze gegevens per melding aan de centrale voorziening leveren.</w:t>
      </w:r>
    </w:p>
    <w:p w14:paraId="4C4182C3" w14:textId="77777777" w:rsidR="00D020C9" w:rsidRPr="000E3C4F" w:rsidRDefault="00CD28C7">
      <w:pPr>
        <w:pStyle w:val="Lijstalinea"/>
        <w:numPr>
          <w:ilvl w:val="0"/>
          <w:numId w:val="31"/>
        </w:numPr>
        <w:spacing w:line="240" w:lineRule="atLeast"/>
        <w:jc w:val="left"/>
        <w:rPr>
          <w:bCs/>
        </w:rPr>
      </w:pPr>
      <w:r w:rsidRPr="000E3C4F">
        <w:rPr>
          <w:bCs/>
        </w:rPr>
        <w:t>Bij objec</w:t>
      </w:r>
      <w:r w:rsidR="0040350A">
        <w:rPr>
          <w:bCs/>
        </w:rPr>
        <w:t>t</w:t>
      </w:r>
      <w:r w:rsidRPr="000E3C4F">
        <w:rPr>
          <w:bCs/>
        </w:rPr>
        <w:t xml:space="preserve">typen </w:t>
      </w:r>
      <w:r w:rsidR="006436B5" w:rsidRPr="000E3C4F">
        <w:rPr>
          <w:bCs/>
        </w:rPr>
        <w:t xml:space="preserve">is met </w:t>
      </w:r>
      <w:proofErr w:type="spellStart"/>
      <w:r w:rsidR="00D020C9" w:rsidRPr="000E3C4F">
        <w:rPr>
          <w:bCs/>
        </w:rPr>
        <w:t>constraint</w:t>
      </w:r>
      <w:r w:rsidR="006436B5" w:rsidRPr="000E3C4F">
        <w:rPr>
          <w:bCs/>
        </w:rPr>
        <w:t>s</w:t>
      </w:r>
      <w:proofErr w:type="spellEnd"/>
      <w:r w:rsidR="00D020C9" w:rsidRPr="000E3C4F">
        <w:rPr>
          <w:bCs/>
        </w:rPr>
        <w:t xml:space="preserve"> aangegeven indien er verschil is met betrekking tot </w:t>
      </w:r>
      <w:r w:rsidR="00CD2474" w:rsidRPr="000E3C4F">
        <w:rPr>
          <w:bCs/>
        </w:rPr>
        <w:t xml:space="preserve">aan- of uitlevering of </w:t>
      </w:r>
      <w:r w:rsidR="006436B5" w:rsidRPr="000E3C4F">
        <w:rPr>
          <w:bCs/>
        </w:rPr>
        <w:t xml:space="preserve">een </w:t>
      </w:r>
      <w:r w:rsidR="00D020C9" w:rsidRPr="000E3C4F">
        <w:rPr>
          <w:bCs/>
        </w:rPr>
        <w:t>decentraal of centraal aangesloten netbeheerder.</w:t>
      </w:r>
    </w:p>
    <w:p w14:paraId="08424E2E" w14:textId="77777777" w:rsidR="00654B7E" w:rsidRDefault="00654B7E" w:rsidP="000E3C4F">
      <w:pPr>
        <w:spacing w:line="240" w:lineRule="atLeast"/>
        <w:jc w:val="left"/>
        <w:rPr>
          <w:bCs/>
        </w:rPr>
      </w:pPr>
    </w:p>
    <w:p w14:paraId="72BDFE4B" w14:textId="77777777" w:rsidR="00654B7E" w:rsidRDefault="00654B7E" w:rsidP="000E3C4F">
      <w:pPr>
        <w:spacing w:line="240" w:lineRule="atLeast"/>
        <w:jc w:val="left"/>
        <w:rPr>
          <w:bCs/>
        </w:rPr>
      </w:pPr>
    </w:p>
    <w:p w14:paraId="7DD17D4D" w14:textId="77777777" w:rsidR="00B8526C" w:rsidRPr="000E3C4F" w:rsidRDefault="00B8526C" w:rsidP="000E3C4F">
      <w:pPr>
        <w:spacing w:line="240" w:lineRule="atLeast"/>
        <w:jc w:val="left"/>
        <w:rPr>
          <w:bCs/>
        </w:rPr>
        <w:sectPr w:rsidR="00B8526C" w:rsidRPr="000E3C4F" w:rsidSect="00672722">
          <w:pgSz w:w="11906" w:h="16838" w:code="9"/>
          <w:pgMar w:top="2552" w:right="1622" w:bottom="1531" w:left="1622" w:header="0" w:footer="57" w:gutter="0"/>
          <w:cols w:space="708"/>
          <w:docGrid w:linePitch="360"/>
        </w:sectPr>
      </w:pPr>
    </w:p>
    <w:p w14:paraId="68C0EF20" w14:textId="77003275" w:rsidR="00E778B3" w:rsidRDefault="00261381"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14:anchorId="5D9CADD6" wp14:editId="29390DC6">
            <wp:extent cx="13816905" cy="9192126"/>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IMKL-Model-compleet.wm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823107" cy="9196252"/>
                    </a:xfrm>
                    <a:prstGeom prst="rect">
                      <a:avLst/>
                    </a:prstGeom>
                  </pic:spPr>
                </pic:pic>
              </a:graphicData>
            </a:graphic>
          </wp:inline>
        </w:drawing>
      </w:r>
    </w:p>
    <w:p w14:paraId="4CA29E14" w14:textId="77777777" w:rsidR="00B656A3" w:rsidRPr="00B656A3" w:rsidRDefault="00B656A3" w:rsidP="00E778B3">
      <w:pPr>
        <w:pStyle w:val="Lijstalinea"/>
        <w:spacing w:line="240" w:lineRule="atLeast"/>
        <w:rPr>
          <w:bCs/>
        </w:rPr>
      </w:pPr>
    </w:p>
    <w:p w14:paraId="15973DFC" w14:textId="77777777" w:rsidR="00A26E72" w:rsidRDefault="00E778B3" w:rsidP="00576E1A">
      <w:pPr>
        <w:spacing w:line="240" w:lineRule="atLeast"/>
      </w:pPr>
      <w:r>
        <w:t>Toelichting bij het diagram.</w:t>
      </w:r>
    </w:p>
    <w:p w14:paraId="6631A26B" w14:textId="77777777" w:rsidR="00E778B3" w:rsidRDefault="00E778B3" w:rsidP="00576E1A">
      <w:pPr>
        <w:spacing w:line="240" w:lineRule="atLeast"/>
      </w:pPr>
    </w:p>
    <w:p w14:paraId="1930D3B7" w14:textId="7CFF3E6E" w:rsidR="00E778B3" w:rsidRDefault="00E778B3" w:rsidP="002C7B72">
      <w:pPr>
        <w:spacing w:line="240" w:lineRule="atLeast"/>
      </w:pPr>
      <w:r w:rsidRPr="000E3C4F">
        <w:t xml:space="preserve">Het UML diagram brengt het </w:t>
      </w:r>
      <w:r w:rsidR="00793B0B">
        <w:t>IMKL</w:t>
      </w:r>
      <w:r w:rsidRPr="000E3C4F">
        <w:t xml:space="preserve"> </w:t>
      </w:r>
      <w:r w:rsidR="00CA2949" w:rsidRPr="000E3C4F">
        <w:t xml:space="preserve">– </w:t>
      </w:r>
      <w:r w:rsidR="00AC0EB5">
        <w:t>WIBON</w:t>
      </w:r>
      <w:r w:rsidR="00CA2949" w:rsidRPr="000E3C4F">
        <w:t xml:space="preserve"> </w:t>
      </w:r>
      <w:r w:rsidR="00DA137A" w:rsidRPr="000E3C4F">
        <w:t xml:space="preserve">voor netinformatie </w:t>
      </w:r>
      <w:r w:rsidRPr="000E3C4F">
        <w:t xml:space="preserve">inclusief de relatie met INSPIRE in beeld. </w:t>
      </w:r>
      <w:r w:rsidR="00C73986" w:rsidRPr="000E3C4F">
        <w:t>De specifiek voor de andere deelmodellen opgenomen informatie zit hier nog niet in.</w:t>
      </w:r>
      <w:r w:rsidR="00DA137A" w:rsidRPr="000E3C4F">
        <w:t xml:space="preserve"> Ook de </w:t>
      </w:r>
      <w:r w:rsidR="00AC0EB5">
        <w:t>WIBON</w:t>
      </w:r>
      <w:r w:rsidR="00DA137A" w:rsidRPr="000E3C4F">
        <w:t xml:space="preserve"> </w:t>
      </w:r>
      <w:r w:rsidR="00AF76AD" w:rsidRPr="000E3C4F">
        <w:t>g</w:t>
      </w:r>
      <w:r w:rsidR="00DA137A" w:rsidRPr="000E3C4F">
        <w:t>ebiedsinfo</w:t>
      </w:r>
      <w:r w:rsidR="002C2CC5" w:rsidRPr="000E3C4F">
        <w:t>r</w:t>
      </w:r>
      <w:r w:rsidR="00DA137A" w:rsidRPr="000E3C4F">
        <w:t>matie, graafpolygoon en belangenregistratie zijn niet opgenomen (zie daarvoor paragraaf 5.2.</w:t>
      </w:r>
      <w:r w:rsidR="00225FAE" w:rsidRPr="000E3C4F">
        <w:t>2</w:t>
      </w:r>
      <w:r w:rsidR="00225FAE">
        <w:t>5</w:t>
      </w:r>
      <w:r w:rsidR="00DA137A" w:rsidRPr="000E3C4F">
        <w:t>).</w:t>
      </w:r>
      <w:r w:rsidR="00C73986">
        <w:t xml:space="preserve">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793B0B">
        <w:t>IMKL</w:t>
      </w:r>
      <w:r w:rsidR="00EA3404">
        <w:t xml:space="preserve"> en INSPIRE </w:t>
      </w:r>
      <w:proofErr w:type="spellStart"/>
      <w:r w:rsidR="00EA3404">
        <w:t>Generic</w:t>
      </w:r>
      <w:proofErr w:type="spellEnd"/>
      <w:r w:rsidR="00EA3404">
        <w:t xml:space="preserve"> Network Model. </w:t>
      </w:r>
      <w:r>
        <w:t xml:space="preserve">Aan de bovenzijde bevindt zich de </w:t>
      </w:r>
      <w:r w:rsidR="00793B0B">
        <w:t>IMKL</w:t>
      </w:r>
      <w:r>
        <w:t xml:space="preserve"> toevoeging op het INSPIRE Utilities model. </w:t>
      </w:r>
      <w:r w:rsidR="00A67D82">
        <w:t xml:space="preserve">Aan de onderzijde het INSPIRE Utilities model. </w:t>
      </w:r>
      <w:r>
        <w:t xml:space="preserve">De </w:t>
      </w:r>
      <w:proofErr w:type="spellStart"/>
      <w:r>
        <w:t>koppelingslaag</w:t>
      </w:r>
      <w:proofErr w:type="spellEnd"/>
      <w:r>
        <w:t xml:space="preserve"> is via de </w:t>
      </w:r>
      <w:r w:rsidR="00793B0B">
        <w:t>IMKL</w:t>
      </w:r>
      <w:r>
        <w:t xml:space="preserve"> objecttypen die zich in het midden bevind</w:t>
      </w:r>
      <w:r w:rsidR="00A67D82">
        <w:t>en</w:t>
      </w:r>
      <w:r>
        <w:t>: Elektriciteitskabel, Telecommunicatiekabel</w:t>
      </w:r>
      <w:r w:rsidR="003513CF">
        <w:t xml:space="preserve">, Waterleiding tot en met Kast. Deze objecttypen zijn 1 op 1 gerelateerd aan de overeenkomstige objecttypen uit INSPIRE Utilities. </w:t>
      </w:r>
      <w:proofErr w:type="spellStart"/>
      <w:r w:rsidR="00793B0B">
        <w:t>IMKL</w:t>
      </w:r>
      <w:r w:rsidR="003513CF">
        <w:t>:Elektricteitskabel</w:t>
      </w:r>
      <w:proofErr w:type="spellEnd"/>
      <w:r w:rsidR="003513CF">
        <w:t xml:space="preserve"> aan </w:t>
      </w:r>
      <w:proofErr w:type="spellStart"/>
      <w:r w:rsidR="003513CF">
        <w:t>INSPIRE:ElectricityCable</w:t>
      </w:r>
      <w:proofErr w:type="spellEnd"/>
      <w:r w:rsidR="003513CF">
        <w:t xml:space="preserve">, </w:t>
      </w:r>
      <w:proofErr w:type="spellStart"/>
      <w:r w:rsidR="00793B0B">
        <w:t>IMKL</w:t>
      </w:r>
      <w:r w:rsidR="003513CF">
        <w:t>:Waterleiding</w:t>
      </w:r>
      <w:proofErr w:type="spellEnd"/>
      <w:r w:rsidR="003513CF">
        <w:t xml:space="preserve"> aan </w:t>
      </w:r>
      <w:proofErr w:type="spellStart"/>
      <w:r w:rsidR="003513CF">
        <w:t>INSPIRE:WaterPipe</w:t>
      </w:r>
      <w:proofErr w:type="spellEnd"/>
      <w:r w:rsidR="003513CF">
        <w:t xml:space="preserve"> enz. Ze bevatten daarmee alle INSPIRE eigenschappen en relaties van die objecttypen. De </w:t>
      </w:r>
      <w:r w:rsidR="00793B0B">
        <w:t>IMKL</w:t>
      </w:r>
      <w:r w:rsidR="003513CF">
        <w:t xml:space="preserve"> </w:t>
      </w:r>
      <w:proofErr w:type="spellStart"/>
      <w:r w:rsidR="003513CF">
        <w:t>koppelingslaag</w:t>
      </w:r>
      <w:proofErr w:type="spellEnd"/>
      <w:r w:rsidR="003513CF">
        <w:t xml:space="preserve"> is ook gekoppeld aan de </w:t>
      </w:r>
      <w:r w:rsidR="00793B0B">
        <w:t>IMKL</w:t>
      </w:r>
      <w:r w:rsidR="003513CF">
        <w:t xml:space="preserve"> inhoudelijke informatie. Deze is gemodelleerd in de objec</w:t>
      </w:r>
      <w:r w:rsidR="006D6D0B">
        <w:t>t</w:t>
      </w:r>
      <w:r w:rsidR="003513CF">
        <w:t xml:space="preserve">typen </w:t>
      </w:r>
      <w:proofErr w:type="spellStart"/>
      <w:r w:rsidR="003513CF">
        <w:t>KabelOfLeiding</w:t>
      </w:r>
      <w:proofErr w:type="spellEnd"/>
      <w:r w:rsidR="003513CF">
        <w:t>,</w:t>
      </w:r>
      <w:r w:rsidR="00EA3404">
        <w:t xml:space="preserve"> </w:t>
      </w:r>
      <w:r w:rsidR="00FB6A21">
        <w:t xml:space="preserve">Leidingelement </w:t>
      </w:r>
      <w:r w:rsidR="00EA3404">
        <w:t xml:space="preserve">en de </w:t>
      </w:r>
      <w:r w:rsidR="008835C1">
        <w:t xml:space="preserve">containerversies </w:t>
      </w:r>
      <w:r w:rsidR="003513CF">
        <w:t>van beide.</w:t>
      </w:r>
    </w:p>
    <w:p w14:paraId="0136DC17" w14:textId="77777777" w:rsidR="00EA3404" w:rsidRDefault="00EA3404" w:rsidP="00576E1A">
      <w:pPr>
        <w:spacing w:line="240" w:lineRule="atLeast"/>
      </w:pPr>
    </w:p>
    <w:p w14:paraId="30A61235" w14:textId="25803BED" w:rsidR="00EA3404" w:rsidRDefault="00EA3404" w:rsidP="005854EC">
      <w:pPr>
        <w:spacing w:line="240" w:lineRule="atLeast"/>
      </w:pPr>
      <w:r>
        <w:t xml:space="preserve">De objecttypen in de </w:t>
      </w:r>
      <w:r w:rsidR="00793B0B">
        <w:t>IMKL</w:t>
      </w:r>
      <w:r>
        <w:t xml:space="preserve"> </w:t>
      </w:r>
      <w:proofErr w:type="spellStart"/>
      <w:r>
        <w:t>koppelingslaag</w:t>
      </w:r>
      <w:proofErr w:type="spellEnd"/>
      <w:r>
        <w:t xml:space="preserve"> (</w:t>
      </w:r>
      <w:proofErr w:type="spellStart"/>
      <w:r>
        <w:t>Elektricteit</w:t>
      </w:r>
      <w:r w:rsidR="00AF2344">
        <w:t>skabel</w:t>
      </w:r>
      <w:proofErr w:type="spellEnd"/>
      <w:r>
        <w:t xml:space="preserve">, Waterleiding </w:t>
      </w:r>
      <w:proofErr w:type="spellStart"/>
      <w:r>
        <w:t>enz</w:t>
      </w:r>
      <w:proofErr w:type="spellEnd"/>
      <w:r>
        <w:t xml:space="preserve">) vormen de centrale objecten in een </w:t>
      </w:r>
      <w:r w:rsidR="00793B0B">
        <w:t>IMKL</w:t>
      </w:r>
      <w:r>
        <w:t xml:space="preserve"> dataset. Via overerving en relaties worden alle eigenschappen toegevoegd, hetzij van de INSPIRE z</w:t>
      </w:r>
      <w:r w:rsidR="002C7B72">
        <w:t>ij</w:t>
      </w:r>
      <w:r>
        <w:t xml:space="preserve">de van het model, hetzij van de </w:t>
      </w:r>
      <w:r w:rsidR="00793B0B">
        <w:t>IMKL</w:t>
      </w:r>
      <w:r>
        <w:t xml:space="preserve"> zijde van het model. Als voorbeeld het attribuut geometrie van een waterleiding. Deze is gedefinieerd als </w:t>
      </w:r>
      <w:proofErr w:type="spellStart"/>
      <w:r>
        <w:t>centreLineGeometry</w:t>
      </w:r>
      <w:proofErr w:type="spellEnd"/>
      <w:r>
        <w:t xml:space="preserve"> bij het objecttype Link uit het </w:t>
      </w:r>
      <w:proofErr w:type="spellStart"/>
      <w:r>
        <w:t>Generic</w:t>
      </w:r>
      <w:proofErr w:type="spellEnd"/>
      <w:r>
        <w:t xml:space="preserve"> </w:t>
      </w:r>
      <w:r w:rsidR="008835C1">
        <w:t xml:space="preserve">Network </w:t>
      </w:r>
      <w:r>
        <w:t>Model. Vi</w:t>
      </w:r>
      <w:r w:rsidR="00AF2344">
        <w:t xml:space="preserve">a </w:t>
      </w:r>
      <w:proofErr w:type="spellStart"/>
      <w:r w:rsidR="00AF2344">
        <w:t>Uti</w:t>
      </w:r>
      <w:r w:rsidR="00F67134">
        <w:t>lityLinkSet</w:t>
      </w:r>
      <w:proofErr w:type="spellEnd"/>
      <w:r w:rsidR="00F67134">
        <w:t xml:space="preserve"> wordt dat overgeërfd</w:t>
      </w:r>
      <w:r w:rsidR="00AF2344">
        <w:t xml:space="preserve"> door het objecttype Pipe, vervolgens doorgegeven aan </w:t>
      </w:r>
      <w:proofErr w:type="spellStart"/>
      <w:r w:rsidR="00AF2344">
        <w:t>WaterPipe</w:t>
      </w:r>
      <w:proofErr w:type="spellEnd"/>
      <w:r w:rsidR="00AF2344">
        <w:t xml:space="preserve"> waardoor het bij de </w:t>
      </w:r>
      <w:r w:rsidR="00793B0B">
        <w:t>IMKL</w:t>
      </w:r>
      <w:r w:rsidR="00AF2344">
        <w:t xml:space="preserve"> waterleiding komt.</w:t>
      </w:r>
      <w:r w:rsidR="008A01A1">
        <w:t xml:space="preserve"> Een ander voorbeeld is het attribuut </w:t>
      </w:r>
      <w:proofErr w:type="spellStart"/>
      <w:r w:rsidR="008A01A1">
        <w:t>UtilityDeliveryType</w:t>
      </w:r>
      <w:proofErr w:type="spellEnd"/>
      <w:r w:rsidR="008A01A1">
        <w:t xml:space="preserve"> bij het INSPIRE objecttype </w:t>
      </w:r>
      <w:proofErr w:type="spellStart"/>
      <w:r w:rsidR="008A01A1">
        <w:t>UtilityLinkSet</w:t>
      </w:r>
      <w:proofErr w:type="spellEnd"/>
      <w:r w:rsidR="008A01A1">
        <w:t xml:space="preserve">. Overerving is door alle kabel-, buis- en </w:t>
      </w:r>
      <w:proofErr w:type="spellStart"/>
      <w:r w:rsidR="008A01A1">
        <w:t>ducttypen</w:t>
      </w:r>
      <w:proofErr w:type="spellEnd"/>
      <w:r w:rsidR="008A01A1">
        <w:t>.</w:t>
      </w:r>
    </w:p>
    <w:p w14:paraId="6E154967" w14:textId="77777777" w:rsidR="00CF23D1" w:rsidRDefault="00CF23D1" w:rsidP="005854EC">
      <w:pPr>
        <w:spacing w:line="240" w:lineRule="atLeast"/>
      </w:pPr>
    </w:p>
    <w:p w14:paraId="41ADEB11" w14:textId="77777777" w:rsidR="00A11BC4" w:rsidRDefault="00CF23D1">
      <w:pPr>
        <w:pStyle w:val="subparagraaftitel"/>
      </w:pPr>
      <w:bookmarkStart w:id="59" w:name="_Toc45195634"/>
      <w:r>
        <w:t>Associaties in het model</w:t>
      </w:r>
      <w:r w:rsidR="00283BD6">
        <w:t>.</w:t>
      </w:r>
      <w:bookmarkEnd w:id="59"/>
    </w:p>
    <w:p w14:paraId="481FC9F6" w14:textId="77777777"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14:paraId="0693B398" w14:textId="77777777" w:rsidR="00CF23D1" w:rsidRPr="003657E7" w:rsidRDefault="00CF23D1" w:rsidP="00576E1A">
      <w:pPr>
        <w:spacing w:line="240" w:lineRule="atLeast"/>
      </w:pPr>
    </w:p>
    <w:p w14:paraId="6B5D7DCC" w14:textId="77777777"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14:paraId="7CAFE20F" w14:textId="69B0E928" w:rsidR="00A11BC4" w:rsidRPr="003657E7" w:rsidRDefault="00971241">
      <w:pPr>
        <w:pStyle w:val="Lijstalinea"/>
        <w:numPr>
          <w:ilvl w:val="0"/>
          <w:numId w:val="31"/>
        </w:numPr>
        <w:spacing w:line="240" w:lineRule="atLeast"/>
      </w:pPr>
      <w:r w:rsidRPr="003657E7">
        <w:t>elk objec</w:t>
      </w:r>
      <w:r w:rsidR="00B24519">
        <w:t>ttype in IMKL verwijst direct na</w:t>
      </w:r>
      <w:r w:rsidRPr="003657E7">
        <w:t xml:space="preserve">ar het utiliteitsnet waar het bij hoort. Dit gebeurt in alle gevallen met een associatierol genaamd </w:t>
      </w:r>
      <w:proofErr w:type="spellStart"/>
      <w:r w:rsidRPr="003657E7">
        <w:t>inNetwork</w:t>
      </w:r>
      <w:proofErr w:type="spellEnd"/>
      <w:r w:rsidRPr="003657E7">
        <w:t>. Dat geldt ook voor objecttypen als Annotatie, Maatvoering, Bijlage en dergelijke.</w:t>
      </w:r>
      <w:r w:rsidR="00083805">
        <w:t xml:space="preserve"> </w:t>
      </w:r>
      <w:r w:rsidR="00225FAE">
        <w:t xml:space="preserve">Informatie technisch is het mogelijk dat sommige objecttypen bij meerdere utiliteitsnetten horen, bijvoorbeeld een </w:t>
      </w:r>
      <w:r w:rsidR="00A01D66">
        <w:t xml:space="preserve">door verschillende netten gedeelde mantelbuis, of een dieptemarkering. </w:t>
      </w:r>
      <w:r w:rsidR="00225FAE">
        <w:t xml:space="preserve">De associatierol </w:t>
      </w:r>
      <w:proofErr w:type="spellStart"/>
      <w:r w:rsidR="00225FAE">
        <w:t>inNetwork</w:t>
      </w:r>
      <w:proofErr w:type="spellEnd"/>
      <w:r w:rsidR="00225FAE">
        <w:t xml:space="preserve"> is daarom 1..*</w:t>
      </w:r>
      <w:r w:rsidR="00A01D66">
        <w:t>. E</w:t>
      </w:r>
      <w:r w:rsidR="00225FAE">
        <w:t xml:space="preserve">chter vanuit operationeel punt </w:t>
      </w:r>
      <w:r w:rsidR="00A01D66">
        <w:t>b</w:t>
      </w:r>
      <w:r w:rsidR="00225FAE">
        <w:t xml:space="preserve">ezien is dat niet wenselijk. Met </w:t>
      </w:r>
      <w:r w:rsidR="00A01D66">
        <w:t xml:space="preserve">een </w:t>
      </w:r>
      <w:proofErr w:type="spellStart"/>
      <w:r w:rsidR="00225FAE">
        <w:t>constraint</w:t>
      </w:r>
      <w:proofErr w:type="spellEnd"/>
      <w:r w:rsidR="00225FAE">
        <w:t xml:space="preserve"> </w:t>
      </w:r>
      <w:r w:rsidR="00A01D66">
        <w:t>(‘Max1Utiliteit</w:t>
      </w:r>
      <w:r w:rsidR="004E3665">
        <w:t>s</w:t>
      </w:r>
      <w:r w:rsidR="00A01D66">
        <w:t xml:space="preserve">net’) </w:t>
      </w:r>
      <w:r w:rsidR="00225FAE">
        <w:t xml:space="preserve">is </w:t>
      </w:r>
      <w:r w:rsidR="00A01D66">
        <w:t xml:space="preserve">daarom </w:t>
      </w:r>
      <w:r w:rsidR="00225FAE">
        <w:t xml:space="preserve">in alle gevallen het maximaal aantal utiliteitsnetten waarnaar verwezen kan worden </w:t>
      </w:r>
      <w:r w:rsidR="00A01D66">
        <w:t xml:space="preserve">beperkt </w:t>
      </w:r>
      <w:r w:rsidR="00225FAE">
        <w:t>tot 1.</w:t>
      </w:r>
    </w:p>
    <w:p w14:paraId="02804979" w14:textId="77777777" w:rsidR="00A11BC4" w:rsidRPr="003657E7" w:rsidRDefault="00971241">
      <w:pPr>
        <w:pStyle w:val="Lijstalinea"/>
        <w:numPr>
          <w:ilvl w:val="0"/>
          <w:numId w:val="31"/>
        </w:numPr>
        <w:spacing w:line="240" w:lineRule="atLeast"/>
      </w:pPr>
      <w:r w:rsidRPr="003657E7">
        <w:t xml:space="preserve">voor netwerkelementen geldt dat associaties verwijzen naar de objecten </w:t>
      </w:r>
      <w:proofErr w:type="spellStart"/>
      <w:r w:rsidRPr="003657E7">
        <w:t>ExtraInformatie</w:t>
      </w:r>
      <w:proofErr w:type="spellEnd"/>
      <w:r w:rsidRPr="003657E7">
        <w:t xml:space="preserve"> en Diepte die er bij horen en niet andersom.</w:t>
      </w:r>
    </w:p>
    <w:p w14:paraId="0E8F495A" w14:textId="77777777" w:rsidR="00A11BC4" w:rsidRDefault="00971241">
      <w:pPr>
        <w:pStyle w:val="subparagraaftitel"/>
      </w:pPr>
      <w:bookmarkStart w:id="60" w:name="_Toc45195635"/>
      <w:r w:rsidRPr="00971241">
        <w:t>Numerieke</w:t>
      </w:r>
      <w:r w:rsidR="0047410C">
        <w:t xml:space="preserve"> waarden</w:t>
      </w:r>
      <w:r w:rsidR="00283BD6">
        <w:t>.</w:t>
      </w:r>
      <w:bookmarkEnd w:id="60"/>
    </w:p>
    <w:p w14:paraId="29FDC37D" w14:textId="77777777" w:rsidR="0047410C" w:rsidRDefault="0047410C" w:rsidP="0047410C">
      <w:r>
        <w:t xml:space="preserve">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w:t>
      </w:r>
      <w:proofErr w:type="spellStart"/>
      <w:r>
        <w:t>Measure</w:t>
      </w:r>
      <w:proofErr w:type="spellEnd"/>
      <w:r>
        <w:t xml:space="preserve"> bestaan uit een combinatie van een waarde en een eenheid.</w:t>
      </w:r>
    </w:p>
    <w:p w14:paraId="074148F6" w14:textId="77777777" w:rsidR="00A11BC4" w:rsidRDefault="0047410C">
      <w:pPr>
        <w:pStyle w:val="subparagraaftitel"/>
      </w:pPr>
      <w:bookmarkStart w:id="61" w:name="_Toc45195636"/>
      <w:r>
        <w:t>Waardelijsten zijn extern</w:t>
      </w:r>
      <w:r w:rsidR="00283BD6">
        <w:t>.</w:t>
      </w:r>
      <w:bookmarkEnd w:id="61"/>
    </w:p>
    <w:p w14:paraId="6E98C1D5" w14:textId="4A1058E8" w:rsidR="0047410C" w:rsidRDefault="00971241" w:rsidP="0047410C">
      <w:r w:rsidRPr="003657E7">
        <w:t xml:space="preserve">De opgenomen </w:t>
      </w:r>
      <w:proofErr w:type="spellStart"/>
      <w:r w:rsidRPr="003657E7">
        <w:t>waardelijsten</w:t>
      </w:r>
      <w:proofErr w:type="spellEnd"/>
      <w:r w:rsidRPr="003657E7">
        <w:t xml:space="preserve"> van het type &lt;&lt;</w:t>
      </w:r>
      <w:proofErr w:type="spellStart"/>
      <w:r w:rsidRPr="003657E7">
        <w:t>codeList</w:t>
      </w:r>
      <w:proofErr w:type="spellEnd"/>
      <w:r w:rsidRPr="003657E7">
        <w:t xml:space="preserve">&gt;&gt; worden niet in het UML beheerd maar in externe </w:t>
      </w:r>
      <w:proofErr w:type="spellStart"/>
      <w:r w:rsidRPr="003657E7">
        <w:t>waardelijsten</w:t>
      </w:r>
      <w:proofErr w:type="spellEnd"/>
      <w:r w:rsidRPr="003657E7">
        <w:t xml:space="preserve">. Zij worden gepubliceerd in een </w:t>
      </w:r>
      <w:proofErr w:type="spellStart"/>
      <w:r w:rsidRPr="003657E7">
        <w:t>waardelijstregister</w:t>
      </w:r>
      <w:proofErr w:type="spellEnd"/>
      <w:r w:rsidRPr="003657E7">
        <w:t xml:space="preserve">. Ze maken wel onderdeel uit van </w:t>
      </w:r>
      <w:r w:rsidR="00793B0B">
        <w:t>IMKL</w:t>
      </w:r>
      <w:r w:rsidRPr="003657E7">
        <w:t xml:space="preserve"> </w:t>
      </w:r>
      <w:r w:rsidRPr="003657E7">
        <w:lastRenderedPageBreak/>
        <w:t xml:space="preserve">maar omdat ze dynamischer zijn voor wat betreft het inhoudelijk beheer zijn ze uit de UML beschrijving gehaald. Om het model toch leesbaar te houden zijn de startversies van die lijsten wel opgenomen in de UML diagrammen. Voor operationele toepassing is echter het </w:t>
      </w:r>
      <w:proofErr w:type="spellStart"/>
      <w:r w:rsidRPr="003657E7">
        <w:t>waardelijstregister</w:t>
      </w:r>
      <w:proofErr w:type="spellEnd"/>
      <w:r w:rsidRPr="003657E7">
        <w:t xml:space="preserve"> leidend.</w:t>
      </w:r>
    </w:p>
    <w:p w14:paraId="7550F89E" w14:textId="77777777" w:rsidR="00CF23D1" w:rsidRDefault="00CF23D1" w:rsidP="00576E1A">
      <w:pPr>
        <w:spacing w:line="240" w:lineRule="atLeast"/>
      </w:pPr>
    </w:p>
    <w:p w14:paraId="3E5EC97F" w14:textId="77777777" w:rsidR="00C45A7A" w:rsidRPr="00B656A3" w:rsidRDefault="00C45A7A" w:rsidP="00CF23D1">
      <w:pPr>
        <w:pStyle w:val="subparagraaftitel"/>
      </w:pPr>
      <w:bookmarkStart w:id="62" w:name="_Toc45195637"/>
      <w:r>
        <w:t xml:space="preserve">Basisattributen voor </w:t>
      </w:r>
      <w:r w:rsidRPr="00CF23D1">
        <w:t>identificatie</w:t>
      </w:r>
      <w:r>
        <w:t xml:space="preserve"> en labels</w:t>
      </w:r>
      <w:r w:rsidR="00283BD6">
        <w:t>.</w:t>
      </w:r>
      <w:bookmarkEnd w:id="62"/>
    </w:p>
    <w:p w14:paraId="5564EFF7" w14:textId="01CD4C92" w:rsidR="00C45A7A" w:rsidRDefault="00971241" w:rsidP="00576E1A">
      <w:pPr>
        <w:spacing w:line="240" w:lineRule="atLeast"/>
      </w:pPr>
      <w:r w:rsidRPr="00971241">
        <w:t xml:space="preserve">Identificatie: Alle concrete objecttypen en daarmee objecten in een dataset hebben een attribuut voor identificatie. Met deze identificatie kunnen ze uniek geïdentificeerd worden. INSPIRE gebruikt hiervoor het attribuut </w:t>
      </w:r>
      <w:proofErr w:type="spellStart"/>
      <w:r w:rsidRPr="00971241">
        <w:t>identifier</w:t>
      </w:r>
      <w:proofErr w:type="spellEnd"/>
      <w:r w:rsidRPr="00971241">
        <w:t xml:space="preserve"> met het datatype </w:t>
      </w:r>
      <w:proofErr w:type="spellStart"/>
      <w:r w:rsidRPr="00971241">
        <w:t>Identifier</w:t>
      </w:r>
      <w:proofErr w:type="spellEnd"/>
      <w:r w:rsidRPr="00971241">
        <w:t xml:space="preserve">. Veel objecttypen uit </w:t>
      </w:r>
      <w:r w:rsidR="00793B0B">
        <w:t>IMKL</w:t>
      </w:r>
      <w:r w:rsidRPr="00971241">
        <w:t xml:space="preserve"> overerven die attributen. Voor objecttypen die specifiek voor </w:t>
      </w:r>
      <w:r w:rsidR="00793B0B">
        <w:t>IMKL</w:t>
      </w:r>
      <w:r w:rsidRPr="00971241">
        <w:t xml:space="preserve"> zijn gecreëerd en die niet via een generalisatie aan INSPIRE zijn gekoppeld</w:t>
      </w:r>
      <w:r w:rsidR="005D453A">
        <w:t xml:space="preserve"> is er een attribuut identificatie met het datatype NEN3610ID.</w:t>
      </w:r>
      <w:r w:rsidR="00E70583">
        <w:t xml:space="preserve"> Zie ook paragraaf 5.2.</w:t>
      </w:r>
      <w:r w:rsidR="00EC6F2F">
        <w:t xml:space="preserve">25 </w:t>
      </w:r>
      <w:proofErr w:type="spellStart"/>
      <w:r w:rsidR="00E70583" w:rsidRPr="000E3C4F">
        <w:t>Identifier</w:t>
      </w:r>
      <w:proofErr w:type="spellEnd"/>
      <w:r w:rsidR="00E70583" w:rsidRPr="000E3C4F">
        <w:t xml:space="preserve"> management</w:t>
      </w:r>
      <w:r w:rsidR="00E70583">
        <w:t>.</w:t>
      </w:r>
    </w:p>
    <w:p w14:paraId="1C56C6FA" w14:textId="77777777" w:rsidR="005D453A" w:rsidRDefault="005D453A" w:rsidP="00576E1A">
      <w:pPr>
        <w:spacing w:line="240" w:lineRule="atLeast"/>
      </w:pPr>
    </w:p>
    <w:p w14:paraId="481C1C0B" w14:textId="42ED91D3"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en maatvoering (</w:t>
      </w:r>
      <w:proofErr w:type="spellStart"/>
      <w:r w:rsidR="008744E1">
        <w:t>ExtraInformatie</w:t>
      </w:r>
      <w:proofErr w:type="spellEnd"/>
      <w:r w:rsidR="008744E1">
        <w:t xml:space="preserv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w:t>
      </w:r>
      <w:r w:rsidR="00A01D66">
        <w:t xml:space="preserve">Vanuit praktisch punt is het maximaal aantal karakters van een label op 40 gezet. </w:t>
      </w:r>
      <w:r w:rsidR="008744E1">
        <w:t xml:space="preserve">In het attribuut omschrijving kan een betekenis worden opgenomen. </w:t>
      </w:r>
      <w:r w:rsidR="00B902B9">
        <w:t>Bij de subklassen Maatvoering</w:t>
      </w:r>
      <w:r w:rsidR="008A4CEA">
        <w:t xml:space="preserve">, </w:t>
      </w:r>
      <w:r w:rsidR="00B902B9">
        <w:t xml:space="preserve">Annotatie </w:t>
      </w:r>
      <w:r w:rsidR="008A4CEA">
        <w:t xml:space="preserve">en Diepte </w:t>
      </w:r>
      <w:r w:rsidR="00B902B9">
        <w:t>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14:paraId="796CA6D0" w14:textId="77777777" w:rsidR="005D453A" w:rsidRDefault="005D453A" w:rsidP="005854EC">
      <w:pPr>
        <w:spacing w:line="240" w:lineRule="atLeast"/>
      </w:pPr>
    </w:p>
    <w:p w14:paraId="58486B14" w14:textId="77777777" w:rsidR="005D453A" w:rsidRDefault="008A01A1" w:rsidP="005854EC">
      <w:pPr>
        <w:spacing w:line="240" w:lineRule="atLeast"/>
      </w:pPr>
      <w:proofErr w:type="spellStart"/>
      <w:r w:rsidRPr="000D422C">
        <w:rPr>
          <w:b/>
        </w:rPr>
        <w:t>Voidable</w:t>
      </w:r>
      <w:proofErr w:type="spellEnd"/>
      <w:r w:rsidRPr="000D422C">
        <w:rPr>
          <w:b/>
        </w:rPr>
        <w:t>:</w:t>
      </w:r>
      <w:r>
        <w:t xml:space="preserve"> </w:t>
      </w:r>
      <w:r w:rsidR="005D453A">
        <w:t>Bij attributen en associaties die het stereotype &lt;&lt;</w:t>
      </w:r>
      <w:proofErr w:type="spellStart"/>
      <w:r w:rsidR="005D453A">
        <w:t>voidable</w:t>
      </w:r>
      <w:proofErr w:type="spellEnd"/>
      <w:r w:rsidR="005D453A">
        <w:t>&gt;&gt; hebben</w:t>
      </w:r>
      <w:r w:rsidR="00A67D82">
        <w:t xml:space="preserve"> </w:t>
      </w:r>
      <w:r w:rsidR="005D453A">
        <w:t>kan</w:t>
      </w:r>
      <w:r w:rsidR="00607EB0">
        <w:t>,</w:t>
      </w:r>
      <w:r w:rsidR="005D453A">
        <w:t xml:space="preserve"> indien het van toepassing is</w:t>
      </w:r>
      <w:r w:rsidR="005F24C2">
        <w:t>, geen waarde</w:t>
      </w:r>
      <w:r w:rsidR="005D453A">
        <w:t xml:space="preserve"> </w:t>
      </w:r>
      <w:r w:rsidR="005F24C2">
        <w:t xml:space="preserve">worden ingevuld. Optioneel kan er ook </w:t>
      </w:r>
      <w:r w:rsidR="005D453A">
        <w:t xml:space="preserve">een reden opgenomen worden waarom er geen waarde is ingevuld. De </w:t>
      </w:r>
      <w:r w:rsidR="005F24C2">
        <w:t xml:space="preserve">benoemde </w:t>
      </w:r>
      <w:r w:rsidR="005D453A">
        <w:t>redenen zijn:</w:t>
      </w:r>
    </w:p>
    <w:p w14:paraId="6D40BF4C" w14:textId="77777777" w:rsidR="005D453A" w:rsidRDefault="005D453A" w:rsidP="005854EC">
      <w:pPr>
        <w:spacing w:line="240" w:lineRule="atLeast"/>
      </w:pPr>
      <w:proofErr w:type="spellStart"/>
      <w:r w:rsidRPr="000D422C">
        <w:rPr>
          <w:b/>
        </w:rPr>
        <w:t>Unknown</w:t>
      </w:r>
      <w:proofErr w:type="spellEnd"/>
      <w:r w:rsidRPr="000D422C">
        <w:rPr>
          <w:b/>
        </w:rPr>
        <w:t>:</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14:paraId="67F7A910" w14:textId="77777777" w:rsidR="00EE7BB1" w:rsidRDefault="005D453A">
      <w:pPr>
        <w:autoSpaceDE w:val="0"/>
        <w:autoSpaceDN w:val="0"/>
        <w:adjustRightInd w:val="0"/>
        <w:spacing w:line="240" w:lineRule="atLeast"/>
        <w:jc w:val="left"/>
      </w:pPr>
      <w:proofErr w:type="spellStart"/>
      <w:r w:rsidRPr="000D422C">
        <w:rPr>
          <w:b/>
        </w:rPr>
        <w:t>Unpo</w:t>
      </w:r>
      <w:r w:rsidR="000B7212" w:rsidRPr="000D422C">
        <w:rPr>
          <w:b/>
        </w:rPr>
        <w:t>p</w:t>
      </w:r>
      <w:r w:rsidRPr="000D422C">
        <w:rPr>
          <w:b/>
        </w:rPr>
        <w:t>ulated</w:t>
      </w:r>
      <w:proofErr w:type="spellEnd"/>
      <w:r w:rsidRPr="000D422C">
        <w:rPr>
          <w:b/>
        </w:rPr>
        <w:t>:</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14:paraId="231DBEBB" w14:textId="77777777" w:rsidR="00131166" w:rsidRPr="00131166" w:rsidRDefault="005D453A" w:rsidP="005854EC">
      <w:pPr>
        <w:autoSpaceDE w:val="0"/>
        <w:autoSpaceDN w:val="0"/>
        <w:adjustRightInd w:val="0"/>
        <w:spacing w:line="240" w:lineRule="atLeast"/>
        <w:jc w:val="left"/>
      </w:pPr>
      <w:proofErr w:type="spellStart"/>
      <w:r w:rsidRPr="000D422C">
        <w:rPr>
          <w:b/>
        </w:rPr>
        <w:t>Withheld</w:t>
      </w:r>
      <w:proofErr w:type="spellEnd"/>
      <w:r w:rsidRPr="000D422C">
        <w:rPr>
          <w:b/>
        </w:rPr>
        <w:t>:</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14:paraId="472ABF56" w14:textId="77777777"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14:paraId="4DFB10F2" w14:textId="77777777" w:rsidR="00C45A7A" w:rsidRDefault="00C45A7A" w:rsidP="005854EC">
      <w:pPr>
        <w:spacing w:line="240" w:lineRule="atLeast"/>
      </w:pPr>
    </w:p>
    <w:p w14:paraId="33C5F16D" w14:textId="77777777"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14:paraId="4BCBB073" w14:textId="1367F3DC" w:rsidR="005D453A" w:rsidRDefault="00261381" w:rsidP="00576E1A">
      <w:pPr>
        <w:spacing w:line="240" w:lineRule="atLeast"/>
      </w:pPr>
      <w:r>
        <w:rPr>
          <w:noProof/>
        </w:rPr>
        <w:lastRenderedPageBreak/>
        <w:drawing>
          <wp:inline distT="0" distB="0" distL="0" distR="0" wp14:anchorId="1602FAB8" wp14:editId="0CD22B11">
            <wp:extent cx="8099425" cy="497459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IMKL-Basisinformatie.wm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099425" cy="4974590"/>
                    </a:xfrm>
                    <a:prstGeom prst="rect">
                      <a:avLst/>
                    </a:prstGeom>
                  </pic:spPr>
                </pic:pic>
              </a:graphicData>
            </a:graphic>
          </wp:inline>
        </w:drawing>
      </w:r>
    </w:p>
    <w:p w14:paraId="603CFB0D" w14:textId="77777777" w:rsidR="005D453A" w:rsidRDefault="005D453A" w:rsidP="00576E1A">
      <w:pPr>
        <w:spacing w:line="240" w:lineRule="atLeast"/>
      </w:pPr>
    </w:p>
    <w:p w14:paraId="1E78024F" w14:textId="77777777" w:rsidR="005D453A" w:rsidRDefault="005D453A" w:rsidP="00576E1A">
      <w:pPr>
        <w:spacing w:line="240" w:lineRule="atLeast"/>
      </w:pPr>
    </w:p>
    <w:p w14:paraId="7CFD4957" w14:textId="77777777"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w:t>
      </w:r>
      <w:proofErr w:type="spellStart"/>
      <w:r w:rsidR="00620CB1" w:rsidRPr="00F3608E">
        <w:t>identifier</w:t>
      </w:r>
      <w:proofErr w:type="spellEnd"/>
      <w:r w:rsidR="00620CB1" w:rsidRPr="00F3608E">
        <w:t>. Bijna alle objecten hebben optioneel een label.</w:t>
      </w:r>
      <w:r w:rsidR="00D66759" w:rsidRPr="00F3608E">
        <w:t xml:space="preserve"> </w:t>
      </w:r>
    </w:p>
    <w:p w14:paraId="1BF39B19" w14:textId="2F0033E1" w:rsidR="00C45A7A" w:rsidRDefault="00321193" w:rsidP="00576E1A">
      <w:pPr>
        <w:spacing w:line="240" w:lineRule="atLeast"/>
      </w:pPr>
      <w:proofErr w:type="spellStart"/>
      <w:r>
        <w:lastRenderedPageBreak/>
        <w:t>LifespanVersion</w:t>
      </w:r>
      <w:proofErr w:type="spellEnd"/>
      <w:r>
        <w:t xml:space="preserve">: In de basistypen van het model zitten twee attributen voor een temporeel model: </w:t>
      </w:r>
      <w:proofErr w:type="spellStart"/>
      <w:r>
        <w:t>beginLifesepanVersion</w:t>
      </w:r>
      <w:proofErr w:type="spellEnd"/>
      <w:r>
        <w:t xml:space="preserve"> en </w:t>
      </w:r>
      <w:proofErr w:type="spellStart"/>
      <w:r>
        <w:t>endLifespanVersion</w:t>
      </w:r>
      <w:proofErr w:type="spellEnd"/>
      <w:r>
        <w:t xml:space="preserve">. INSPIRE kent die attributen ook en past die toe bij het objecttype </w:t>
      </w:r>
      <w:proofErr w:type="spellStart"/>
      <w:r>
        <w:t>NetwerkElement</w:t>
      </w:r>
      <w:proofErr w:type="spellEnd"/>
      <w:r>
        <w:t xml:space="preserve">. In </w:t>
      </w:r>
      <w:proofErr w:type="spellStart"/>
      <w:r>
        <w:t>IMKLBasis</w:t>
      </w:r>
      <w:proofErr w:type="spellEnd"/>
      <w:r>
        <w:t xml:space="preserve"> zijn ze toegevoegd voor die objecttypen die niet van INSPIRE overerven. </w:t>
      </w:r>
      <w:proofErr w:type="spellStart"/>
      <w:r>
        <w:t>beginLifespanVersion</w:t>
      </w:r>
      <w:proofErr w:type="spellEnd"/>
      <w:r>
        <w:t xml:space="preserve">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w:t>
      </w:r>
      <w:proofErr w:type="spellStart"/>
      <w:r>
        <w:t>endLifespanVersion</w:t>
      </w:r>
      <w:proofErr w:type="spellEnd"/>
      <w:r>
        <w:t xml:space="preserve">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w:t>
      </w:r>
      <w:r w:rsidR="00A01D66">
        <w:t xml:space="preserve">27 </w:t>
      </w:r>
      <w:r w:rsidR="00241A3D" w:rsidRPr="00241A3D">
        <w:t xml:space="preserve">Tijd </w:t>
      </w:r>
      <w:r w:rsidR="00241A3D" w:rsidRPr="000E3C4F">
        <w:t>representatie en</w:t>
      </w:r>
      <w:r w:rsidR="00241A3D" w:rsidRPr="00241A3D">
        <w:t xml:space="preserve"> temporeel model.</w:t>
      </w:r>
    </w:p>
    <w:p w14:paraId="6B91D7BC" w14:textId="4520AA38" w:rsidR="00EE7EF0" w:rsidRPr="00B656A3" w:rsidRDefault="00793B0B" w:rsidP="00EE7EF0">
      <w:pPr>
        <w:pStyle w:val="subparagraaftitel"/>
      </w:pPr>
      <w:bookmarkStart w:id="63" w:name="_Toc434874127"/>
      <w:bookmarkStart w:id="64" w:name="_Toc434874196"/>
      <w:bookmarkStart w:id="65" w:name="_Toc434874279"/>
      <w:bookmarkStart w:id="66" w:name="_Toc434874347"/>
      <w:bookmarkStart w:id="67" w:name="_Toc434874624"/>
      <w:bookmarkStart w:id="68" w:name="_Toc434933257"/>
      <w:bookmarkStart w:id="69" w:name="_Toc434940485"/>
      <w:bookmarkStart w:id="70" w:name="_Toc434941802"/>
      <w:bookmarkStart w:id="71" w:name="_Toc434943343"/>
      <w:bookmarkStart w:id="72" w:name="_Toc434943774"/>
      <w:bookmarkStart w:id="73" w:name="_Toc434956098"/>
      <w:bookmarkStart w:id="74" w:name="_Toc45195638"/>
      <w:bookmarkEnd w:id="63"/>
      <w:bookmarkEnd w:id="64"/>
      <w:bookmarkEnd w:id="65"/>
      <w:bookmarkEnd w:id="66"/>
      <w:bookmarkEnd w:id="67"/>
      <w:bookmarkEnd w:id="68"/>
      <w:bookmarkEnd w:id="69"/>
      <w:bookmarkEnd w:id="70"/>
      <w:bookmarkEnd w:id="71"/>
      <w:bookmarkEnd w:id="72"/>
      <w:bookmarkEnd w:id="73"/>
      <w:r>
        <w:t>IMKL</w:t>
      </w:r>
      <w:r w:rsidR="00EE7EF0">
        <w:t xml:space="preserve"> </w:t>
      </w:r>
      <w:r w:rsidR="002C7B72">
        <w:t xml:space="preserve">semantische </w:t>
      </w:r>
      <w:r w:rsidR="00EE7EF0">
        <w:t>kern</w:t>
      </w:r>
      <w:r w:rsidR="00283BD6">
        <w:t>.</w:t>
      </w:r>
      <w:bookmarkEnd w:id="74"/>
    </w:p>
    <w:p w14:paraId="550E3657" w14:textId="7DCF2108" w:rsidR="00E97029" w:rsidRDefault="00E97029" w:rsidP="00E97029">
      <w:pPr>
        <w:jc w:val="left"/>
      </w:pPr>
      <w:r>
        <w:t xml:space="preserve">De kern van het </w:t>
      </w:r>
      <w:r w:rsidR="00793B0B">
        <w:t>IMKL</w:t>
      </w:r>
      <w:r>
        <w:t xml:space="preserve"> model bevat de semantiek van de extra informatie voor de Nederlandse </w:t>
      </w:r>
      <w:r w:rsidR="00F67134">
        <w:t>gebruikstoepassingen</w:t>
      </w:r>
      <w:r>
        <w:t xml:space="preserve">. Alleen de objecttypen die de inhoudelijke </w:t>
      </w:r>
      <w:r w:rsidR="00793B0B">
        <w:t>IMKL</w:t>
      </w:r>
      <w:r>
        <w:t xml:space="preserve"> informatie bevatten en die extra aan het </w:t>
      </w:r>
      <w:r w:rsidR="00FC0156">
        <w:t xml:space="preserve">INSPIRE </w:t>
      </w:r>
      <w:proofErr w:type="spellStart"/>
      <w:r>
        <w:t>U</w:t>
      </w:r>
      <w:r w:rsidR="00D657E0">
        <w:t>tility</w:t>
      </w:r>
      <w:proofErr w:type="spellEnd"/>
      <w:r w:rsidR="00D657E0">
        <w:t xml:space="preserve"> </w:t>
      </w:r>
      <w:proofErr w:type="spellStart"/>
      <w:r w:rsidR="00D657E0">
        <w:t>networks</w:t>
      </w:r>
      <w:proofErr w:type="spellEnd"/>
      <w:r w:rsidR="00D657E0">
        <w:t xml:space="preserve"> </w:t>
      </w:r>
      <w:r>
        <w:t xml:space="preserve"> model zijn toegevoegd zijn afgebeeld. </w:t>
      </w:r>
      <w:r w:rsidR="00C73986">
        <w:t>Bijvoorbeeld g</w:t>
      </w:r>
      <w:r>
        <w:t xml:space="preserve">eometrie en netwerktopologie zitten in </w:t>
      </w:r>
      <w:r w:rsidR="00FC0156">
        <w:t xml:space="preserve">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0860FE">
        <w:t>en zijn niet afgebeeld.</w:t>
      </w:r>
    </w:p>
    <w:p w14:paraId="1D4788F1" w14:textId="77777777" w:rsidR="00E97029" w:rsidRDefault="00E97029" w:rsidP="00E97029">
      <w:pPr>
        <w:jc w:val="left"/>
      </w:pPr>
    </w:p>
    <w:p w14:paraId="5C5D3727" w14:textId="77777777" w:rsidR="007B7303" w:rsidRDefault="007B7303" w:rsidP="00E97029">
      <w:pPr>
        <w:jc w:val="left"/>
      </w:pPr>
    </w:p>
    <w:p w14:paraId="7F19B672" w14:textId="77777777" w:rsidR="00F43B64" w:rsidRDefault="00F43B64" w:rsidP="00E97029">
      <w:pPr>
        <w:jc w:val="left"/>
      </w:pPr>
    </w:p>
    <w:p w14:paraId="1879271B" w14:textId="77777777" w:rsidR="00F43B64" w:rsidRDefault="00F43B64" w:rsidP="00E97029">
      <w:pPr>
        <w:jc w:val="left"/>
      </w:pPr>
    </w:p>
    <w:p w14:paraId="7ADDFBAA" w14:textId="77777777" w:rsidR="00F43B64" w:rsidRDefault="00F43B64" w:rsidP="00E97029">
      <w:pPr>
        <w:jc w:val="left"/>
      </w:pPr>
    </w:p>
    <w:p w14:paraId="310CA630" w14:textId="77777777" w:rsidR="00F43B64" w:rsidRDefault="00F43B64" w:rsidP="00E97029">
      <w:pPr>
        <w:jc w:val="left"/>
      </w:pPr>
    </w:p>
    <w:p w14:paraId="4D505BF9" w14:textId="77777777" w:rsidR="00F43B64" w:rsidRDefault="00F43B64" w:rsidP="00E97029">
      <w:pPr>
        <w:jc w:val="left"/>
      </w:pPr>
    </w:p>
    <w:p w14:paraId="1EE545D0" w14:textId="77777777" w:rsidR="00F43B64" w:rsidRDefault="00F43B64" w:rsidP="00E97029">
      <w:pPr>
        <w:jc w:val="left"/>
      </w:pPr>
    </w:p>
    <w:p w14:paraId="5CB3F4AF" w14:textId="77777777" w:rsidR="00F43B64" w:rsidRDefault="00F43B64" w:rsidP="00E97029">
      <w:pPr>
        <w:jc w:val="left"/>
      </w:pPr>
    </w:p>
    <w:p w14:paraId="7EBEB948" w14:textId="77777777" w:rsidR="00F43B64" w:rsidRDefault="00F43B64" w:rsidP="00E97029">
      <w:pPr>
        <w:jc w:val="left"/>
      </w:pPr>
    </w:p>
    <w:p w14:paraId="75D70BF2" w14:textId="77777777" w:rsidR="00F43B64" w:rsidRDefault="00F43B64" w:rsidP="00E97029">
      <w:pPr>
        <w:jc w:val="left"/>
      </w:pPr>
    </w:p>
    <w:p w14:paraId="55F22871" w14:textId="77777777" w:rsidR="00F43B64" w:rsidRDefault="00F43B64" w:rsidP="00E97029">
      <w:pPr>
        <w:jc w:val="left"/>
      </w:pPr>
    </w:p>
    <w:p w14:paraId="460655AF" w14:textId="77777777" w:rsidR="00F43B64" w:rsidRDefault="00F43B64" w:rsidP="00E97029">
      <w:pPr>
        <w:jc w:val="left"/>
        <w:sectPr w:rsidR="00F43B64" w:rsidSect="00672722">
          <w:pgSz w:w="11906" w:h="16838" w:code="9"/>
          <w:pgMar w:top="2552" w:right="1622" w:bottom="1531" w:left="1622" w:header="0" w:footer="57" w:gutter="0"/>
          <w:cols w:space="708"/>
          <w:docGrid w:linePitch="360"/>
        </w:sectPr>
      </w:pPr>
    </w:p>
    <w:p w14:paraId="7C120438" w14:textId="35D30B9E" w:rsidR="007B7303" w:rsidRDefault="00261381" w:rsidP="00E97029">
      <w:pPr>
        <w:jc w:val="left"/>
        <w:sectPr w:rsidR="007B7303" w:rsidSect="007B7303">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3632" behindDoc="0" locked="0" layoutInCell="1" allowOverlap="1" wp14:anchorId="2913D484" wp14:editId="7E559D07">
            <wp:simplePos x="0" y="0"/>
            <wp:positionH relativeFrom="column">
              <wp:posOffset>-112024</wp:posOffset>
            </wp:positionH>
            <wp:positionV relativeFrom="paragraph">
              <wp:posOffset>-529638</wp:posOffset>
            </wp:positionV>
            <wp:extent cx="7550150" cy="5500370"/>
            <wp:effectExtent l="0" t="0" r="0" b="0"/>
            <wp:wrapTopAndBottom/>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IMKL-Semantische-kern.wm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550150" cy="5500370"/>
                    </a:xfrm>
                    <a:prstGeom prst="rect">
                      <a:avLst/>
                    </a:prstGeom>
                  </pic:spPr>
                </pic:pic>
              </a:graphicData>
            </a:graphic>
            <wp14:sizeRelH relativeFrom="page">
              <wp14:pctWidth>0</wp14:pctWidth>
            </wp14:sizeRelH>
            <wp14:sizeRelV relativeFrom="page">
              <wp14:pctHeight>0</wp14:pctHeight>
            </wp14:sizeRelV>
          </wp:anchor>
        </w:drawing>
      </w:r>
      <w:r w:rsidR="007B7303" w:rsidRPr="00F3608E">
        <w:t xml:space="preserve">Figuur </w:t>
      </w:r>
      <w:r w:rsidR="00D66759" w:rsidRPr="00F3608E">
        <w:t>5.3</w:t>
      </w:r>
      <w:r w:rsidR="007B7303" w:rsidRPr="00F3608E">
        <w:t xml:space="preserve">: </w:t>
      </w:r>
      <w:r w:rsidR="00793B0B">
        <w:t>IMKL</w:t>
      </w:r>
      <w:r w:rsidR="007B7303" w:rsidRPr="00F3608E">
        <w:t xml:space="preserve"> semantische kern voor </w:t>
      </w:r>
      <w:r w:rsidR="00AC0EB5">
        <w:t>WIBON</w:t>
      </w:r>
      <w:r w:rsidR="007B7303" w:rsidRPr="00F3608E">
        <w:t xml:space="preserve"> toepassing.</w:t>
      </w:r>
      <w:r w:rsidR="00F711F3">
        <w:t xml:space="preserve"> Een utiliteitsnet bestaat uit elementen. De elementen hebben attributen en een link met extra</w:t>
      </w:r>
      <w:r>
        <w:t xml:space="preserve"> </w:t>
      </w:r>
      <w:r w:rsidR="00F711F3">
        <w:t>informatie.</w:t>
      </w:r>
      <w:r w:rsidR="005D648B" w:rsidRPr="005D648B">
        <w:rPr>
          <w:b/>
          <w:noProof/>
        </w:rPr>
        <w:t xml:space="preserve"> </w:t>
      </w:r>
    </w:p>
    <w:p w14:paraId="5A38DCE4" w14:textId="77777777"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w:t>
      </w:r>
      <w:proofErr w:type="spellStart"/>
      <w:r w:rsidR="00E97029">
        <w:t>Ka</w:t>
      </w:r>
      <w:r w:rsidR="00DB0C3A">
        <w:t>belOfLeiding</w:t>
      </w:r>
      <w:proofErr w:type="spellEnd"/>
      <w:r w:rsidR="00DB0C3A">
        <w:t xml:space="preserve">, </w:t>
      </w:r>
      <w:r w:rsidR="00FB6A21">
        <w:t>Leidingelement</w:t>
      </w:r>
      <w:r w:rsidR="00DB0C3A">
        <w:t xml:space="preserve">, </w:t>
      </w:r>
      <w:proofErr w:type="spellStart"/>
      <w:r w:rsidR="00E97029">
        <w:t>KabelEnLeidingContainer</w:t>
      </w:r>
      <w:proofErr w:type="spellEnd"/>
      <w:r w:rsidR="00DB0C3A">
        <w:t xml:space="preserve"> en </w:t>
      </w:r>
      <w:proofErr w:type="spellStart"/>
      <w:r w:rsidR="00DB0C3A">
        <w:t>ContainerLeidingelement</w:t>
      </w:r>
      <w:proofErr w:type="spellEnd"/>
      <w:r w:rsidR="00E97029">
        <w:t xml:space="preserve">. </w:t>
      </w:r>
      <w:r>
        <w:t xml:space="preserve">Via het associatie attribuut </w:t>
      </w:r>
      <w:proofErr w:type="spellStart"/>
      <w:r w:rsidR="000E0929">
        <w:t>inNetwork</w:t>
      </w:r>
      <w:proofErr w:type="spellEnd"/>
      <w:r>
        <w:t xml:space="preserve"> worden deze gerefereerd aan één </w:t>
      </w:r>
      <w:r w:rsidR="005D453A">
        <w:t>Utiliteitsnet</w:t>
      </w:r>
      <w:r w:rsidR="00DB0C3A">
        <w:t xml:space="preserve"> van één thema</w:t>
      </w:r>
      <w:r>
        <w:t xml:space="preserve">. </w:t>
      </w:r>
      <w:r w:rsidR="00AB1384">
        <w:t xml:space="preserve">Deze associatie is alleen zichtbaar bij </w:t>
      </w:r>
      <w:proofErr w:type="spellStart"/>
      <w:r w:rsidR="00AB1384">
        <w:t>ContainerLeidingelement</w:t>
      </w:r>
      <w:proofErr w:type="spellEnd"/>
      <w:r w:rsidR="00AB1384">
        <w:t>. De ander</w:t>
      </w:r>
      <w:r w:rsidR="00D657E0">
        <w:t>e</w:t>
      </w:r>
      <w:r w:rsidR="00AB1384">
        <w:t xml:space="preserve"> netwerkobjecten hebben die associatie via het INSPIRE Netwerk model. </w:t>
      </w:r>
      <w:r w:rsidR="00E97029">
        <w:t>Alle objecten hebben kenmerken. De objecttype</w:t>
      </w:r>
      <w:r w:rsidR="00D96825">
        <w:t xml:space="preserve">n kunnen uitgebreid worden met </w:t>
      </w:r>
      <w:proofErr w:type="spellStart"/>
      <w:r w:rsidR="00D96825">
        <w:t>E</w:t>
      </w:r>
      <w:r w:rsidR="00E97029">
        <w:t>xtraInformatie</w:t>
      </w:r>
      <w:proofErr w:type="spellEnd"/>
      <w:r w:rsidR="00E97029">
        <w:t>. Dit kan annotatie</w:t>
      </w:r>
      <w:r w:rsidR="00D96825">
        <w:t>, maatvoering</w:t>
      </w:r>
      <w:r w:rsidR="00E97029">
        <w:t xml:space="preserve"> en/of extra bestanden zijn. </w:t>
      </w:r>
      <w:r w:rsidR="00FA4E0D">
        <w:t>Al</w:t>
      </w:r>
      <w:r w:rsidR="00D96825">
        <w:t xml:space="preserve"> deze typen vallen onder de superklasse </w:t>
      </w:r>
      <w:proofErr w:type="spellStart"/>
      <w:r w:rsidR="00D96825">
        <w:t>ExtraInformatie</w:t>
      </w:r>
      <w:proofErr w:type="spellEnd"/>
      <w:r w:rsidR="00D96825">
        <w:t xml:space="preserve"> en </w:t>
      </w:r>
      <w:r w:rsidR="00D657E0">
        <w:t xml:space="preserve">worden </w:t>
      </w:r>
      <w:r w:rsidR="00D96825">
        <w:t xml:space="preserve">vanuit de </w:t>
      </w:r>
      <w:r w:rsidR="00FA4E0D">
        <w:t xml:space="preserve">andere objecten gerefereerd via het attribuut </w:t>
      </w:r>
      <w:proofErr w:type="spellStart"/>
      <w:r w:rsidR="00FA4E0D">
        <w:t>heeftExtraInformatie</w:t>
      </w:r>
      <w:proofErr w:type="spellEnd"/>
      <w:r w:rsidR="00FA4E0D">
        <w:t xml:space="preserve">. </w:t>
      </w:r>
      <w:r w:rsidR="00C84D52">
        <w:t xml:space="preserve">Omdat alle elementen van en in een </w:t>
      </w:r>
      <w:r w:rsidR="005D453A">
        <w:t>Utiliteitsnet</w:t>
      </w:r>
      <w:r w:rsidR="00C84D52">
        <w:t xml:space="preserve"> </w:t>
      </w:r>
      <w:r w:rsidR="00D657E0">
        <w:t xml:space="preserve">middels het associatie attribuut </w:t>
      </w:r>
      <w:proofErr w:type="spellStart"/>
      <w:r w:rsidR="00D657E0">
        <w:t>inNetwork</w:t>
      </w:r>
      <w:proofErr w:type="spellEnd"/>
      <w:r w:rsidR="00D657E0">
        <w:t xml:space="preserve">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14:paraId="527EFD1B" w14:textId="77777777" w:rsidR="000E0929" w:rsidRDefault="000E0929" w:rsidP="00E97029">
      <w:pPr>
        <w:jc w:val="left"/>
      </w:pPr>
    </w:p>
    <w:p w14:paraId="6CC0CC53" w14:textId="268E8DFE" w:rsidR="000E0929" w:rsidRDefault="001F087E" w:rsidP="00E97029">
      <w:pPr>
        <w:jc w:val="left"/>
        <w:rPr>
          <w:b/>
        </w:rPr>
      </w:pPr>
      <w:r>
        <w:rPr>
          <w:b/>
        </w:rPr>
        <w:t>Maximaal 1</w:t>
      </w:r>
      <w:r w:rsidRPr="000E0929">
        <w:rPr>
          <w:b/>
        </w:rPr>
        <w:t xml:space="preserve"> </w:t>
      </w:r>
      <w:r w:rsidR="000E0929" w:rsidRPr="000E0929">
        <w:rPr>
          <w:b/>
        </w:rPr>
        <w:t>utiliteitsnet per netelement.</w:t>
      </w:r>
    </w:p>
    <w:p w14:paraId="3B6B6BFC" w14:textId="7946D3F9" w:rsidR="000E0929" w:rsidRPr="000E0929" w:rsidRDefault="008A4CEA" w:rsidP="008A4CEA">
      <w:pPr>
        <w:jc w:val="left"/>
      </w:pPr>
      <w:proofErr w:type="spellStart"/>
      <w:r>
        <w:t>ContainerLeidingelementen</w:t>
      </w:r>
      <w:proofErr w:type="spellEnd"/>
      <w:r>
        <w:t xml:space="preserve"> en </w:t>
      </w:r>
      <w:proofErr w:type="spellStart"/>
      <w:r>
        <w:t>KabelEnLeidingContainers</w:t>
      </w:r>
      <w:proofErr w:type="spellEnd"/>
      <w:r>
        <w:t xml:space="preserve"> (</w:t>
      </w:r>
      <w:proofErr w:type="spellStart"/>
      <w:r>
        <w:t>Kabelbed</w:t>
      </w:r>
      <w:proofErr w:type="spellEnd"/>
      <w:r>
        <w:t xml:space="preserve">, Mantelbuis en </w:t>
      </w:r>
      <w:proofErr w:type="spellStart"/>
      <w:r>
        <w:t>Duct</w:t>
      </w:r>
      <w:proofErr w:type="spellEnd"/>
      <w:r>
        <w:t xml:space="preserve">) kunnen in de werkelijkheid bij meerdere utiliteitsnetten geregistreerd zijn. Dat geldt dan natuurlijk ook voor objecten die daaraan zijn geassocieerd, zoals </w:t>
      </w:r>
      <w:proofErr w:type="spellStart"/>
      <w:r>
        <w:t>ExtraInformatie</w:t>
      </w:r>
      <w:proofErr w:type="spellEnd"/>
      <w:r>
        <w:t xml:space="preserve"> en Diepte.</w:t>
      </w:r>
      <w:r w:rsidR="007D40B4">
        <w:t xml:space="preserve"> </w:t>
      </w:r>
      <w:r w:rsidR="001F087E">
        <w:t xml:space="preserve">Het IMKL model dwingt met een aparte </w:t>
      </w:r>
      <w:proofErr w:type="spellStart"/>
      <w:r w:rsidR="001F087E">
        <w:t>constraint</w:t>
      </w:r>
      <w:proofErr w:type="spellEnd"/>
      <w:r w:rsidR="001F087E">
        <w:t xml:space="preserve"> (Max1Utiliteitsnet) af dat in de </w:t>
      </w:r>
      <w:proofErr w:type="spellStart"/>
      <w:r w:rsidR="001F087E">
        <w:t>datauitwisseling</w:t>
      </w:r>
      <w:proofErr w:type="spellEnd"/>
      <w:r w:rsidR="001F087E">
        <w:t xml:space="preserve"> een netelement altijd naar maximaal 1 utiliteitsnet kan verwijzen. Het kan daarmee voorkomen dat in een </w:t>
      </w:r>
      <w:proofErr w:type="spellStart"/>
      <w:r w:rsidR="001F087E">
        <w:t>totaalset</w:t>
      </w:r>
      <w:proofErr w:type="spellEnd"/>
      <w:r w:rsidR="001F087E">
        <w:t xml:space="preserve"> van een </w:t>
      </w:r>
      <w:r w:rsidR="00137914">
        <w:t>WIBON uitlevering</w:t>
      </w:r>
      <w:r w:rsidR="001F087E">
        <w:t xml:space="preserve"> elementen dubbel zijn opgenomen. Bijvoorbeeld een gedeelde mantelbuis komt zowel in het telecomnet als in het waternet voor.</w:t>
      </w:r>
    </w:p>
    <w:p w14:paraId="231A88AD" w14:textId="77777777" w:rsidR="00D96825" w:rsidRDefault="00D96825" w:rsidP="00E97029">
      <w:pPr>
        <w:jc w:val="left"/>
      </w:pPr>
    </w:p>
    <w:p w14:paraId="4BFA1E6D" w14:textId="2D3F01DA" w:rsidR="000E0929" w:rsidRDefault="00E97029" w:rsidP="00E97029">
      <w:pPr>
        <w:jc w:val="left"/>
      </w:pPr>
      <w:r>
        <w:t xml:space="preserve">Een </w:t>
      </w:r>
      <w:r w:rsidR="005D453A">
        <w:t>Utiliteitsnet</w:t>
      </w:r>
      <w:r>
        <w:t xml:space="preserve"> </w:t>
      </w:r>
      <w:r w:rsidR="002C2CC5" w:rsidRPr="000E3C4F">
        <w:t>wordt gerefereerd door een Belanghebbende</w:t>
      </w:r>
      <w:r w:rsidR="002C2CC5">
        <w:t xml:space="preserve">, deze heeft een belang in een </w:t>
      </w:r>
      <w:r w:rsidR="00AC0EB5">
        <w:t>WIBON</w:t>
      </w:r>
      <w:r w:rsidR="002C2CC5">
        <w:t xml:space="preserve"> aanvraag. De Belanghebbende </w:t>
      </w:r>
      <w:r>
        <w:t xml:space="preserve">kan verwijzen naar een object </w:t>
      </w:r>
      <w:proofErr w:type="spellStart"/>
      <w:r w:rsidR="002C2CC5">
        <w:t>EigenTopografie</w:t>
      </w:r>
      <w:proofErr w:type="spellEnd"/>
      <w:r w:rsidR="002C2CC5">
        <w:t xml:space="preserve"> </w:t>
      </w:r>
      <w:r>
        <w:t>voor het koppelen van een extra toegevoegde topografie.</w:t>
      </w:r>
      <w:r w:rsidR="00C84D52">
        <w:t xml:space="preserve"> </w:t>
      </w:r>
    </w:p>
    <w:p w14:paraId="556E23AC" w14:textId="77777777" w:rsidR="002F7FED" w:rsidRDefault="002F7FED" w:rsidP="00E97029">
      <w:pPr>
        <w:jc w:val="left"/>
      </w:pPr>
    </w:p>
    <w:p w14:paraId="7D5B62C9" w14:textId="77777777" w:rsidR="00A11BC4" w:rsidRDefault="00971241">
      <w:bookmarkStart w:id="75" w:name="_Toc422408246"/>
      <w:bookmarkStart w:id="76" w:name="_Toc422478837"/>
      <w:bookmarkStart w:id="77" w:name="_Toc422408247"/>
      <w:bookmarkStart w:id="78" w:name="_Toc422478838"/>
      <w:bookmarkStart w:id="79" w:name="_Toc422408248"/>
      <w:bookmarkStart w:id="80" w:name="_Toc422478839"/>
      <w:bookmarkStart w:id="81" w:name="_Toc399786888"/>
      <w:bookmarkEnd w:id="75"/>
      <w:bookmarkEnd w:id="76"/>
      <w:bookmarkEnd w:id="77"/>
      <w:bookmarkEnd w:id="78"/>
      <w:bookmarkEnd w:id="79"/>
      <w:bookmarkEnd w:id="80"/>
      <w:r w:rsidRPr="00971241">
        <w:rPr>
          <w:b/>
        </w:rPr>
        <w:t xml:space="preserve">Extra toelichting: </w:t>
      </w:r>
      <w:proofErr w:type="spellStart"/>
      <w:r w:rsidRPr="00971241">
        <w:rPr>
          <w:b/>
        </w:rPr>
        <w:t>ExtraDetailinfo</w:t>
      </w:r>
      <w:proofErr w:type="spellEnd"/>
      <w:r w:rsidRPr="00971241">
        <w:rPr>
          <w:b/>
        </w:rPr>
        <w:t>, maatvoering, annotatie.</w:t>
      </w:r>
      <w:bookmarkEnd w:id="81"/>
    </w:p>
    <w:p w14:paraId="35E9A90A" w14:textId="77777777" w:rsidR="00D80AB5" w:rsidRDefault="00D80AB5" w:rsidP="00E06A8F">
      <w:bookmarkStart w:id="82" w:name="_Toc399786889"/>
      <w:r>
        <w:t xml:space="preserve">Een utiliteitsnet of individuele netelementen kunnen via het attribuut </w:t>
      </w:r>
      <w:proofErr w:type="spellStart"/>
      <w:r>
        <w:t>heeftExtraInformatie</w:t>
      </w:r>
      <w:proofErr w:type="spellEnd"/>
      <w:r>
        <w:t xml:space="preserve"> verwijzen naar extra informatie van toepassing op dat element. Extra informatie kan in de vorm </w:t>
      </w:r>
      <w:r w:rsidR="005125B7">
        <w:t>een gekoppeld bes</w:t>
      </w:r>
      <w:r w:rsidR="0030098D">
        <w:t xml:space="preserve">tand, maatvoering, annotatie of </w:t>
      </w:r>
      <w:r w:rsidR="005125B7">
        <w:t>een eis voorzorgsmaatregel</w:t>
      </w:r>
      <w:r w:rsidR="0030098D">
        <w:t>.</w:t>
      </w:r>
    </w:p>
    <w:p w14:paraId="6006AD63" w14:textId="77777777" w:rsidR="00A36B23" w:rsidRDefault="00A36B23" w:rsidP="00E06A8F"/>
    <w:p w14:paraId="7B36971D" w14:textId="77777777" w:rsidR="00A36B23" w:rsidRDefault="00A36B23" w:rsidP="00A36B23">
      <w:r>
        <w:t>Annotatie:</w:t>
      </w:r>
    </w:p>
    <w:p w14:paraId="78501FCE" w14:textId="56EA01E5" w:rsidR="00A36B23" w:rsidRDefault="00A36B23" w:rsidP="00A36B23">
      <w:r>
        <w:t>Pijlen, lijnen en labels die als annotatie op een kaartbeeld staan en niet als maatvoering gelden worden met het object Annotatie opgenomen. Met het attribuut ligging wordt de geometrie van de annotatie aangegeven of de plaatsing</w:t>
      </w:r>
      <w:r w:rsidR="009E2D2D">
        <w:t>s</w:t>
      </w:r>
      <w:r>
        <w:t>punt van het label. De tekst en eventueel betekenis van het label worden via het object Label opgenomen.</w:t>
      </w:r>
    </w:p>
    <w:p w14:paraId="34E10DCF" w14:textId="77777777" w:rsidR="00A36B23" w:rsidRDefault="00A36B23" w:rsidP="00A36B23"/>
    <w:p w14:paraId="38DB8E4C" w14:textId="77777777" w:rsidR="00A36B23" w:rsidRDefault="00A36B23" w:rsidP="00A36B23">
      <w:r>
        <w:t xml:space="preserve">Het uitwisselen van annotatie gebeurt alleen daar waar de bronhouder het nodig vindt om deze informatie als annotatie op te nemen. Annotatie objecten zijn zelfstandige objecten die middels een associatie aan een Utiliteitsnet zijn verbonden en optioneel ook gerefereerd worden door het netelement waar ze betrekking op hebben. Annotatie bevat in veel gevallen de informatie die ook bij de netelementen zelf opgenomen kan worden maar in de bronbestanden niet als gekoppelde informatie is opgenomen. De verwachting is dat het gebruik van annotatie als bron van informatie in de toekomst afneemt en </w:t>
      </w:r>
      <w:r w:rsidR="00902227">
        <w:t xml:space="preserve">de </w:t>
      </w:r>
      <w:r>
        <w:t>object gekoppelde en opvraagbare informatie toeneemt.</w:t>
      </w:r>
    </w:p>
    <w:p w14:paraId="59EEDA1E" w14:textId="77777777" w:rsidR="00D80AB5" w:rsidRDefault="00D80AB5" w:rsidP="00E06A8F"/>
    <w:p w14:paraId="3B3288F1" w14:textId="77777777" w:rsidR="00D52AE2" w:rsidRDefault="00D52AE2" w:rsidP="00E06A8F">
      <w:proofErr w:type="spellStart"/>
      <w:r w:rsidRPr="00F3135A">
        <w:t>ExtraDetailinfo</w:t>
      </w:r>
      <w:proofErr w:type="spellEnd"/>
      <w:r w:rsidRPr="00F3135A">
        <w:t>:</w:t>
      </w:r>
    </w:p>
    <w:p w14:paraId="1CBC4970" w14:textId="19B09D8E" w:rsidR="00FB6A21" w:rsidRDefault="00FB6A21" w:rsidP="00E06A8F">
      <w:r>
        <w:t>Extra detailinformatie in de vorm van bestanden kan optioneel aan een utiliteitsnet of netelement worden gekoppeld</w:t>
      </w:r>
      <w:r w:rsidR="00523537">
        <w:t xml:space="preserve"> via het attribuut </w:t>
      </w:r>
      <w:proofErr w:type="spellStart"/>
      <w:r w:rsidR="00523537">
        <w:t>heeftExtraInformatie</w:t>
      </w:r>
      <w:proofErr w:type="spellEnd"/>
      <w:r>
        <w:t>. Bestanden kunnen verschillend</w:t>
      </w:r>
      <w:r w:rsidR="00523537">
        <w:t>e</w:t>
      </w:r>
      <w:r>
        <w:t xml:space="preserve"> typen informatie beschrijven zoals een aansluiting</w:t>
      </w:r>
      <w:r w:rsidR="00D935C5">
        <w:t>, huisaansluiting</w:t>
      </w:r>
      <w:r>
        <w:t xml:space="preserve"> </w:t>
      </w:r>
      <w:del w:id="83" w:author="Paul Janssen" w:date="2020-08-27T10:35:00Z">
        <w:r w:rsidR="00D935C5" w:rsidDel="00B2010A">
          <w:delText>(zie ook 5.2.</w:delText>
        </w:r>
        <w:r w:rsidR="00A01D66" w:rsidDel="00B2010A">
          <w:delText>15</w:delText>
        </w:r>
        <w:r w:rsidR="00D935C5" w:rsidDel="00B2010A">
          <w:delText xml:space="preserve">) </w:delText>
        </w:r>
      </w:del>
      <w:r>
        <w:t xml:space="preserve">of een </w:t>
      </w:r>
      <w:r w:rsidR="00D935C5">
        <w:t xml:space="preserve">profielschets met een </w:t>
      </w:r>
      <w:r>
        <w:t>lengte- of dwarsprofiel</w:t>
      </w:r>
      <w:ins w:id="84" w:author="Paul Janssen" w:date="2020-08-27T10:35:00Z">
        <w:r w:rsidR="00B2010A">
          <w:t xml:space="preserve"> (zie ook 5.2.12)</w:t>
        </w:r>
      </w:ins>
      <w:r>
        <w:t xml:space="preserve">. </w:t>
      </w:r>
      <w:r w:rsidR="005125B7">
        <w:t>Het bestandstype moet worden gespecificeerd en is in alle gevallen pdf.</w:t>
      </w:r>
    </w:p>
    <w:p w14:paraId="7E5A16E4" w14:textId="77777777"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14:paraId="612D146C" w14:textId="77777777" w:rsidR="00047053" w:rsidRDefault="00047053" w:rsidP="00E06A8F"/>
    <w:p w14:paraId="19756D25" w14:textId="77777777" w:rsidR="00E06A8F" w:rsidRDefault="00E06A8F" w:rsidP="00E06A8F">
      <w:r>
        <w:t>Maatvoering:</w:t>
      </w:r>
    </w:p>
    <w:p w14:paraId="48E8EC39" w14:textId="10C03910" w:rsidR="00E06A8F" w:rsidRDefault="00456F46" w:rsidP="00E06A8F">
      <w:r>
        <w:lastRenderedPageBreak/>
        <w:t xml:space="preserve">Maatvoering wordt gebruikt om de positie van een netwerkelement ten opzichte van aanwezige bebouwing weer te geven. </w:t>
      </w:r>
      <w:r w:rsidR="006F48BE" w:rsidRPr="009D6D54">
        <w:t xml:space="preserve">Als maatvoering is opgenomen dan zijn die gegevens leidend </w:t>
      </w:r>
      <w:proofErr w:type="spellStart"/>
      <w:r w:rsidR="006F48BE" w:rsidRPr="009D6D54">
        <w:t>irt</w:t>
      </w:r>
      <w:proofErr w:type="spellEnd"/>
      <w:r w:rsidR="006F48BE" w:rsidRPr="009D6D54">
        <w:t xml:space="preserve"> de afstanden die uit de coördinaten berekend kunnen worden. </w:t>
      </w:r>
      <w:r w:rsidR="00E06A8F">
        <w:t xml:space="preserve">De annotatietypen voor maatvoering zijn: </w:t>
      </w:r>
      <w:proofErr w:type="spellStart"/>
      <w:r w:rsidR="00E06A8F">
        <w:t>maatvoerin</w:t>
      </w:r>
      <w:r w:rsidR="001547D5">
        <w:t>gshulplijn</w:t>
      </w:r>
      <w:proofErr w:type="spellEnd"/>
      <w:r w:rsidR="001547D5">
        <w:t xml:space="preserve">, </w:t>
      </w:r>
      <w:proofErr w:type="spellStart"/>
      <w:r w:rsidR="001547D5">
        <w:t>maatvoeringslijn</w:t>
      </w:r>
      <w:proofErr w:type="spellEnd"/>
      <w:r w:rsidR="007D40B4">
        <w:t xml:space="preserve">, maatvoeringspijl, </w:t>
      </w:r>
      <w:r w:rsidR="001547D5">
        <w:t>maatvoeringspijl</w:t>
      </w:r>
      <w:r w:rsidR="002C1DC6">
        <w:t>punt</w:t>
      </w:r>
      <w:r w:rsidR="007D40B4">
        <w:t xml:space="preserve"> of </w:t>
      </w:r>
      <w:proofErr w:type="spellStart"/>
      <w:r w:rsidR="007D40B4">
        <w:t>maatvoeringslabel</w:t>
      </w:r>
      <w:proofErr w:type="spellEnd"/>
      <w:r w:rsidR="00E06A8F">
        <w:t>.</w:t>
      </w:r>
      <w:r w:rsidR="002C1DC6">
        <w:t xml:space="preserve"> </w:t>
      </w:r>
      <w:r w:rsidR="00D125F2">
        <w:t>Een maatvoeringspijlpunt wordt middels een puntsymbool uitgewisseld.</w:t>
      </w:r>
    </w:p>
    <w:p w14:paraId="2ABB20FF" w14:textId="77777777" w:rsidR="00E06A8F" w:rsidRDefault="00E06A8F" w:rsidP="00E06A8F"/>
    <w:tbl>
      <w:tblPr>
        <w:tblStyle w:val="Tabelraster"/>
        <w:tblW w:w="0" w:type="auto"/>
        <w:tblInd w:w="108" w:type="dxa"/>
        <w:tblLook w:val="04A0" w:firstRow="1" w:lastRow="0" w:firstColumn="1" w:lastColumn="0" w:noHBand="0" w:noVBand="1"/>
      </w:tblPr>
      <w:tblGrid>
        <w:gridCol w:w="1842"/>
        <w:gridCol w:w="5670"/>
      </w:tblGrid>
      <w:tr w:rsidR="00E06A8F" w:rsidRPr="00073F82" w14:paraId="54701F8D" w14:textId="77777777" w:rsidTr="00E06A8F">
        <w:tc>
          <w:tcPr>
            <w:tcW w:w="1842" w:type="dxa"/>
          </w:tcPr>
          <w:p w14:paraId="67EDABC1" w14:textId="77777777" w:rsidR="00E06A8F" w:rsidRPr="00790D06" w:rsidRDefault="00E06A8F" w:rsidP="00E06A8F">
            <w:pPr>
              <w:rPr>
                <w:b/>
              </w:rPr>
            </w:pPr>
            <w:r w:rsidRPr="00790D06">
              <w:rPr>
                <w:b/>
              </w:rPr>
              <w:t>Waarde</w:t>
            </w:r>
          </w:p>
        </w:tc>
        <w:tc>
          <w:tcPr>
            <w:tcW w:w="5670" w:type="dxa"/>
          </w:tcPr>
          <w:p w14:paraId="23E2F224" w14:textId="77777777" w:rsidR="00E06A8F" w:rsidRPr="00790D06" w:rsidRDefault="001547D5" w:rsidP="00E06A8F">
            <w:pPr>
              <w:rPr>
                <w:b/>
              </w:rPr>
            </w:pPr>
            <w:proofErr w:type="spellStart"/>
            <w:r>
              <w:rPr>
                <w:b/>
              </w:rPr>
              <w:t>maatvoeringsh</w:t>
            </w:r>
            <w:r w:rsidR="00E06A8F" w:rsidRPr="00790D06">
              <w:rPr>
                <w:b/>
              </w:rPr>
              <w:t>ulplijn</w:t>
            </w:r>
            <w:proofErr w:type="spellEnd"/>
          </w:p>
        </w:tc>
      </w:tr>
      <w:tr w:rsidR="00E06A8F" w:rsidRPr="00073F82" w14:paraId="3DC376D8" w14:textId="77777777" w:rsidTr="00E06A8F">
        <w:tc>
          <w:tcPr>
            <w:tcW w:w="1842" w:type="dxa"/>
          </w:tcPr>
          <w:p w14:paraId="6C774135" w14:textId="77777777" w:rsidR="00E06A8F" w:rsidRPr="00790D06" w:rsidRDefault="00E06A8F" w:rsidP="00E06A8F">
            <w:r w:rsidRPr="00790D06">
              <w:t>Omschrijving</w:t>
            </w:r>
          </w:p>
        </w:tc>
        <w:tc>
          <w:tcPr>
            <w:tcW w:w="5670" w:type="dxa"/>
          </w:tcPr>
          <w:p w14:paraId="360D780E" w14:textId="77777777" w:rsidR="00E06A8F" w:rsidRPr="00790D06" w:rsidRDefault="001C0E3F" w:rsidP="00E06A8F">
            <w:pPr>
              <w:rPr>
                <w:b/>
              </w:rPr>
            </w:pPr>
            <w:r w:rsidRPr="001C0E3F">
              <w:t>Lijn om een hulplijn in een maatvoering te visualiseren</w:t>
            </w:r>
          </w:p>
        </w:tc>
      </w:tr>
      <w:tr w:rsidR="00E06A8F" w:rsidRPr="00073F82" w14:paraId="78FB23E2" w14:textId="77777777" w:rsidTr="00E06A8F">
        <w:tc>
          <w:tcPr>
            <w:tcW w:w="1842" w:type="dxa"/>
          </w:tcPr>
          <w:p w14:paraId="0EB31A6F" w14:textId="77777777" w:rsidR="00E06A8F" w:rsidRPr="00790D06" w:rsidRDefault="00E06A8F" w:rsidP="00E06A8F">
            <w:pPr>
              <w:rPr>
                <w:b/>
              </w:rPr>
            </w:pPr>
            <w:r w:rsidRPr="00790D06">
              <w:rPr>
                <w:b/>
              </w:rPr>
              <w:t>Waarde</w:t>
            </w:r>
          </w:p>
        </w:tc>
        <w:tc>
          <w:tcPr>
            <w:tcW w:w="5670" w:type="dxa"/>
          </w:tcPr>
          <w:p w14:paraId="0809BF43" w14:textId="77777777" w:rsidR="00E06A8F" w:rsidRPr="00790D06" w:rsidRDefault="00E06A8F" w:rsidP="001547D5">
            <w:pPr>
              <w:rPr>
                <w:b/>
              </w:rPr>
            </w:pPr>
            <w:proofErr w:type="spellStart"/>
            <w:r w:rsidRPr="00790D06">
              <w:rPr>
                <w:b/>
              </w:rPr>
              <w:t>maatvoerings</w:t>
            </w:r>
            <w:r w:rsidR="001547D5">
              <w:rPr>
                <w:b/>
              </w:rPr>
              <w:t>l</w:t>
            </w:r>
            <w:r w:rsidRPr="00790D06">
              <w:rPr>
                <w:b/>
              </w:rPr>
              <w:t>ijn</w:t>
            </w:r>
            <w:proofErr w:type="spellEnd"/>
          </w:p>
        </w:tc>
      </w:tr>
      <w:tr w:rsidR="00E06A8F" w:rsidRPr="00073F82" w14:paraId="4436DFDE" w14:textId="77777777" w:rsidTr="00E06A8F">
        <w:tc>
          <w:tcPr>
            <w:tcW w:w="1842" w:type="dxa"/>
          </w:tcPr>
          <w:p w14:paraId="559C9E4B" w14:textId="77777777" w:rsidR="00E06A8F" w:rsidRPr="00790D06" w:rsidRDefault="00E06A8F" w:rsidP="00E06A8F">
            <w:r w:rsidRPr="00790D06">
              <w:t>Omschrijving</w:t>
            </w:r>
          </w:p>
        </w:tc>
        <w:tc>
          <w:tcPr>
            <w:tcW w:w="5670" w:type="dxa"/>
          </w:tcPr>
          <w:p w14:paraId="74719390" w14:textId="77777777" w:rsidR="00E06A8F" w:rsidRPr="00790D06" w:rsidRDefault="001C0E3F" w:rsidP="00E06A8F">
            <w:pPr>
              <w:rPr>
                <w:b/>
              </w:rPr>
            </w:pPr>
            <w:r w:rsidRPr="001C0E3F">
              <w:t>Lijn om een lijn in een maatvoering te visualiseren</w:t>
            </w:r>
          </w:p>
        </w:tc>
      </w:tr>
      <w:tr w:rsidR="00E06A8F" w:rsidRPr="00713653" w14:paraId="39187E24" w14:textId="77777777" w:rsidTr="00E06A8F">
        <w:tc>
          <w:tcPr>
            <w:tcW w:w="1842" w:type="dxa"/>
          </w:tcPr>
          <w:p w14:paraId="08371880" w14:textId="77777777" w:rsidR="00E06A8F" w:rsidRPr="00790D06" w:rsidRDefault="00E06A8F" w:rsidP="00E06A8F">
            <w:r w:rsidRPr="00790D06">
              <w:rPr>
                <w:b/>
              </w:rPr>
              <w:t>Waarde</w:t>
            </w:r>
          </w:p>
        </w:tc>
        <w:tc>
          <w:tcPr>
            <w:tcW w:w="5670" w:type="dxa"/>
          </w:tcPr>
          <w:p w14:paraId="44B3999A" w14:textId="77777777" w:rsidR="00E06A8F" w:rsidRPr="00790D06" w:rsidRDefault="00E06A8F" w:rsidP="001547D5">
            <w:pPr>
              <w:rPr>
                <w:b/>
              </w:rPr>
            </w:pPr>
            <w:proofErr w:type="spellStart"/>
            <w:r w:rsidRPr="00790D06">
              <w:rPr>
                <w:b/>
              </w:rPr>
              <w:t>maatvoerings</w:t>
            </w:r>
            <w:r w:rsidR="001547D5">
              <w:rPr>
                <w:b/>
              </w:rPr>
              <w:t>l</w:t>
            </w:r>
            <w:r w:rsidRPr="00790D06">
              <w:rPr>
                <w:b/>
              </w:rPr>
              <w:t>abel</w:t>
            </w:r>
            <w:proofErr w:type="spellEnd"/>
          </w:p>
        </w:tc>
      </w:tr>
      <w:tr w:rsidR="00E06A8F" w:rsidRPr="00073F82" w14:paraId="05046509" w14:textId="77777777" w:rsidTr="00E06A8F">
        <w:tc>
          <w:tcPr>
            <w:tcW w:w="1842" w:type="dxa"/>
          </w:tcPr>
          <w:p w14:paraId="7BABF2B5" w14:textId="77777777" w:rsidR="00E06A8F" w:rsidRPr="00790D06" w:rsidRDefault="00E06A8F" w:rsidP="00E06A8F">
            <w:r w:rsidRPr="00790D06">
              <w:t>Omschrijving</w:t>
            </w:r>
          </w:p>
        </w:tc>
        <w:tc>
          <w:tcPr>
            <w:tcW w:w="5670" w:type="dxa"/>
          </w:tcPr>
          <w:p w14:paraId="0E8AFC79" w14:textId="77777777" w:rsidR="00E06A8F" w:rsidRPr="00790D06" w:rsidRDefault="001C0E3F" w:rsidP="001C0E3F">
            <w:r>
              <w:t xml:space="preserve">Punt en label </w:t>
            </w:r>
            <w:r w:rsidR="00E06A8F" w:rsidRPr="00790D06">
              <w:t>om een label in een maatvoering te visualiseren</w:t>
            </w:r>
          </w:p>
        </w:tc>
      </w:tr>
      <w:tr w:rsidR="002C7B72" w:rsidRPr="00073F82" w14:paraId="7C2DE47F" w14:textId="77777777" w:rsidTr="00E06A8F">
        <w:tc>
          <w:tcPr>
            <w:tcW w:w="1842" w:type="dxa"/>
          </w:tcPr>
          <w:p w14:paraId="14A4AACB" w14:textId="77777777" w:rsidR="002C7B72" w:rsidRPr="001547D5" w:rsidRDefault="002C7B72" w:rsidP="00E06A8F">
            <w:pPr>
              <w:rPr>
                <w:b/>
              </w:rPr>
            </w:pPr>
            <w:r w:rsidRPr="001547D5">
              <w:rPr>
                <w:b/>
              </w:rPr>
              <w:t>Waarde</w:t>
            </w:r>
          </w:p>
        </w:tc>
        <w:tc>
          <w:tcPr>
            <w:tcW w:w="5670" w:type="dxa"/>
          </w:tcPr>
          <w:p w14:paraId="0C38DAC8" w14:textId="77777777"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14:paraId="5EFCA35E" w14:textId="77777777" w:rsidTr="00E06A8F">
        <w:tc>
          <w:tcPr>
            <w:tcW w:w="1842" w:type="dxa"/>
          </w:tcPr>
          <w:p w14:paraId="07A3E509" w14:textId="77777777" w:rsidR="001547D5" w:rsidRPr="00790D06" w:rsidRDefault="001547D5" w:rsidP="001547D5">
            <w:r w:rsidRPr="00790D06">
              <w:t>Omschrijving</w:t>
            </w:r>
          </w:p>
        </w:tc>
        <w:tc>
          <w:tcPr>
            <w:tcW w:w="5670" w:type="dxa"/>
          </w:tcPr>
          <w:p w14:paraId="3596385A" w14:textId="77777777" w:rsidR="001547D5" w:rsidRPr="00790D06" w:rsidRDefault="001C0E3F" w:rsidP="001547D5">
            <w:r w:rsidRPr="001C0E3F">
              <w:t>Punt om een pijlpunt in een maatvoering te visualiseren. Is een punt met een bijbehorend puntsymbool</w:t>
            </w:r>
          </w:p>
        </w:tc>
      </w:tr>
      <w:tr w:rsidR="00967F23" w:rsidRPr="00073F82" w14:paraId="74F7FE10" w14:textId="77777777" w:rsidTr="00E06A8F">
        <w:tc>
          <w:tcPr>
            <w:tcW w:w="1842" w:type="dxa"/>
          </w:tcPr>
          <w:p w14:paraId="1D1442B7" w14:textId="77777777" w:rsidR="00967F23" w:rsidRPr="000E3C4F" w:rsidRDefault="00967F23" w:rsidP="00967F23">
            <w:r w:rsidRPr="000E3C4F">
              <w:rPr>
                <w:b/>
              </w:rPr>
              <w:t>Waarde</w:t>
            </w:r>
          </w:p>
        </w:tc>
        <w:tc>
          <w:tcPr>
            <w:tcW w:w="5670" w:type="dxa"/>
          </w:tcPr>
          <w:p w14:paraId="2D5019BC" w14:textId="77777777" w:rsidR="00967F23" w:rsidRPr="000E3C4F" w:rsidRDefault="00967F23" w:rsidP="00967F23">
            <w:r w:rsidRPr="000E3C4F">
              <w:rPr>
                <w:b/>
              </w:rPr>
              <w:t>maatvoeringspijl</w:t>
            </w:r>
          </w:p>
        </w:tc>
      </w:tr>
      <w:tr w:rsidR="00967F23" w:rsidRPr="00073F82" w14:paraId="766E4C59" w14:textId="77777777" w:rsidTr="00E06A8F">
        <w:tc>
          <w:tcPr>
            <w:tcW w:w="1842" w:type="dxa"/>
          </w:tcPr>
          <w:p w14:paraId="68DA9190" w14:textId="77777777" w:rsidR="00967F23" w:rsidRPr="000E3C4F" w:rsidRDefault="00967F23" w:rsidP="00967F23">
            <w:r w:rsidRPr="000E3C4F">
              <w:t>Omschrijving</w:t>
            </w:r>
          </w:p>
        </w:tc>
        <w:tc>
          <w:tcPr>
            <w:tcW w:w="5670" w:type="dxa"/>
          </w:tcPr>
          <w:p w14:paraId="240F34EE" w14:textId="77777777" w:rsidR="00967F23" w:rsidRPr="000E3C4F" w:rsidRDefault="00967F23" w:rsidP="00967F23">
            <w:r w:rsidRPr="000E3C4F">
              <w:t>Lijn met aan beide kanten een pijlpunt</w:t>
            </w:r>
          </w:p>
        </w:tc>
      </w:tr>
    </w:tbl>
    <w:p w14:paraId="0073F3E3" w14:textId="77777777" w:rsidR="00E06A8F" w:rsidRDefault="00E06A8F" w:rsidP="00E06A8F"/>
    <w:p w14:paraId="7B60012F" w14:textId="06EDAAFF" w:rsidR="00E06A8F" w:rsidRDefault="00E06A8F" w:rsidP="00E06A8F">
      <w:r>
        <w:t xml:space="preserve">Elke </w:t>
      </w:r>
      <w:proofErr w:type="spellStart"/>
      <w:r>
        <w:t>maatvoeringslijn</w:t>
      </w:r>
      <w:proofErr w:type="spellEnd"/>
      <w:r>
        <w:t xml:space="preserve"> wordt een apart object.</w:t>
      </w:r>
    </w:p>
    <w:p w14:paraId="2D1A7158" w14:textId="3959D21C" w:rsidR="00E06A8F" w:rsidRDefault="00E06A8F" w:rsidP="00E06A8F">
      <w:r>
        <w:t xml:space="preserve">Het </w:t>
      </w:r>
      <w:proofErr w:type="spellStart"/>
      <w:r>
        <w:t>maatvoeringslabel</w:t>
      </w:r>
      <w:proofErr w:type="spellEnd"/>
      <w:r>
        <w:t xml:space="preserve"> geeft met een label attribuut het label aan dat als </w:t>
      </w:r>
      <w:proofErr w:type="spellStart"/>
      <w:r>
        <w:t>maatvoeringsgetal</w:t>
      </w:r>
      <w:proofErr w:type="spellEnd"/>
      <w:r>
        <w:t xml:space="preserve"> wor</w:t>
      </w:r>
      <w:r w:rsidR="003D6804">
        <w:t>dt afgebeeld. Bijvoorbeeld ‘25</w:t>
      </w:r>
      <w:r>
        <w:t>’.</w:t>
      </w:r>
      <w:r w:rsidR="003D6804">
        <w:t xml:space="preserve"> </w:t>
      </w:r>
      <w:r w:rsidR="008C38D5">
        <w:t xml:space="preserve">Overeenkomstig NEN 3116 is de eenheid </w:t>
      </w:r>
      <w:r w:rsidR="003D6804">
        <w:t xml:space="preserve">meter en de </w:t>
      </w:r>
      <w:r w:rsidR="003D6804" w:rsidRPr="00F3135A">
        <w:t>gebruikelijke</w:t>
      </w:r>
      <w:r w:rsidR="003D6804">
        <w:t xml:space="preserve"> nauwkeurigheid is 0,1. </w:t>
      </w:r>
      <w:r w:rsidR="005125B7">
        <w:t xml:space="preserve">Het decimale scheidingsteken is een komma. </w:t>
      </w:r>
      <w:r w:rsidR="00D66759">
        <w:t>Het attribuut label wor</w:t>
      </w:r>
      <w:r w:rsidR="00076C28">
        <w:t xml:space="preserve">dt via het object </w:t>
      </w:r>
      <w:proofErr w:type="spellStart"/>
      <w:r w:rsidR="00076C28">
        <w:t>ExtraInformati</w:t>
      </w:r>
      <w:r w:rsidR="00D66759">
        <w:t>e</w:t>
      </w:r>
      <w:proofErr w:type="spellEnd"/>
      <w:r w:rsidR="00D66759">
        <w:t xml:space="preserve"> overerft van het object Label. </w:t>
      </w:r>
      <w:r>
        <w:t xml:space="preserve">In het attribuut omschrijving </w:t>
      </w:r>
      <w:r w:rsidR="00131166">
        <w:t xml:space="preserve">van het </w:t>
      </w:r>
      <w:r w:rsidR="00131166" w:rsidRPr="00F3135A">
        <w:t>object</w:t>
      </w:r>
      <w:r w:rsidR="00131166">
        <w:t xml:space="preserve"> Label </w:t>
      </w:r>
      <w:r>
        <w:t>kan indien nodig een nadere omschrijving worden opgenomen</w:t>
      </w:r>
      <w:r w:rsidR="00D66759">
        <w:t>, zie figuur 5.2</w:t>
      </w:r>
      <w:r>
        <w:t xml:space="preserve">. De locatie van het label en de geometrie van de </w:t>
      </w:r>
      <w:proofErr w:type="spellStart"/>
      <w:r>
        <w:t>maatvoeringslijnen</w:t>
      </w:r>
      <w:proofErr w:type="spellEnd"/>
      <w:r>
        <w:t xml:space="preserve"> wordt met het attribuut ligging opgenomen. Maatvoering is direct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14:paraId="6A7B195A" w14:textId="77777777" w:rsidR="005125B7" w:rsidRDefault="005125B7" w:rsidP="00E06A8F"/>
    <w:p w14:paraId="0F88907A" w14:textId="7DE13F65" w:rsidR="00A11BC4" w:rsidRDefault="00971241" w:rsidP="000E3C4F">
      <w:r w:rsidRPr="00971241">
        <w:rPr>
          <w:b/>
        </w:rPr>
        <w:t>Extra toelichting: Eis voorzorgsmaatregel</w:t>
      </w:r>
      <w:r w:rsidR="007D40B4">
        <w:rPr>
          <w:b/>
        </w:rPr>
        <w:t xml:space="preserve"> </w:t>
      </w:r>
      <w:r w:rsidRPr="003657E7">
        <w:rPr>
          <w:b/>
        </w:rPr>
        <w:t>en Bijlage</w:t>
      </w:r>
      <w:r w:rsidRPr="00971241">
        <w:rPr>
          <w:b/>
        </w:rPr>
        <w:t>.</w:t>
      </w:r>
    </w:p>
    <w:p w14:paraId="051B58B0" w14:textId="27A77F3E" w:rsidR="008E6AEE" w:rsidRDefault="00843564" w:rsidP="000E3C4F">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r w:rsidR="003D01D7" w:rsidRPr="0027713D">
        <w:t xml:space="preserve">Bij een </w:t>
      </w:r>
      <w:r w:rsidR="00AC0EB5">
        <w:t>WIBON</w:t>
      </w:r>
      <w:r w:rsidR="003D01D7" w:rsidRPr="0027713D">
        <w:t xml:space="preserve"> uitlevering wordt </w:t>
      </w:r>
      <w:r w:rsidR="007D40B4">
        <w:t xml:space="preserve">– per thema - </w:t>
      </w:r>
      <w:r w:rsidR="003D01D7" w:rsidRPr="0027713D">
        <w:t xml:space="preserve">de voorzorgsmaatregel met de hoogste prioriteit bijgesloten middels een gekoppeld </w:t>
      </w:r>
      <w:r w:rsidR="003D01D7" w:rsidRPr="003D01D7">
        <w:t>separaat</w:t>
      </w:r>
      <w:r w:rsidR="003D01D7" w:rsidRPr="0027713D">
        <w:t xml:space="preserve"> bestand beschreven in </w:t>
      </w:r>
      <w:proofErr w:type="spellStart"/>
      <w:r w:rsidR="003D01D7" w:rsidRPr="0027713D">
        <w:t>EisVoorzorgsmaatregelBijlage</w:t>
      </w:r>
      <w:proofErr w:type="spellEnd"/>
      <w:r w:rsidR="003D01D7" w:rsidRPr="0027713D">
        <w:t xml:space="preserve">. </w:t>
      </w:r>
      <w:ins w:id="85" w:author="Paul Janssen" w:date="2020-09-09T15:43:00Z">
        <w:r w:rsidR="00014FF1" w:rsidRPr="00014FF1">
          <w:t>Van deze bijlage wordt vastgelegd op welk thema deze betrekking heeft en de te nemen eis voorzorgsmaatregel. De bijlage behoort bij een Belanghebbende netbeheerder.</w:t>
        </w:r>
        <w:r w:rsidR="00014FF1">
          <w:t xml:space="preserve"> </w:t>
        </w:r>
      </w:ins>
      <w:del w:id="86" w:author="Paul Janssen" w:date="2020-09-09T15:43:00Z">
        <w:r w:rsidR="003D01D7" w:rsidRPr="0027713D" w:rsidDel="00014FF1">
          <w:delText xml:space="preserve">Via de Belanghebbende is </w:delText>
        </w:r>
        <w:r w:rsidR="003D01D7" w:rsidDel="00014FF1">
          <w:delText xml:space="preserve">de </w:delText>
        </w:r>
        <w:r w:rsidR="003D01D7" w:rsidRPr="0027713D" w:rsidDel="00014FF1">
          <w:delText>bijlage gekoppeld aan het utiliteitsnet.</w:delText>
        </w:r>
        <w:r w:rsidR="00377A2B" w:rsidDel="00014FF1">
          <w:delText xml:space="preserve"> </w:delText>
        </w:r>
      </w:del>
      <w:r w:rsidR="00377A2B">
        <w:t xml:space="preserve">Op het niveau van de individuele netelementen is de eis voorzorgsmaatregel aangegeven via een object </w:t>
      </w:r>
      <w:proofErr w:type="spellStart"/>
      <w:r w:rsidR="00377A2B">
        <w:t>AanduidingEisVoorzorgsmaatregel</w:t>
      </w:r>
      <w:proofErr w:type="spellEnd"/>
      <w:r w:rsidR="00377A2B">
        <w:t xml:space="preserve">. In dat geval is het netelement en of de locatie aangegeven waar </w:t>
      </w:r>
      <w:del w:id="87" w:author="Paul Janssen" w:date="2020-08-27T13:11:00Z">
        <w:r w:rsidR="00377A2B" w:rsidDel="00AD24F1">
          <w:delText xml:space="preserve">de </w:delText>
        </w:r>
      </w:del>
      <w:ins w:id="88" w:author="Paul Janssen" w:date="2020-08-27T13:11:00Z">
        <w:r w:rsidR="00AD24F1">
          <w:t xml:space="preserve">een </w:t>
        </w:r>
      </w:ins>
      <w:r w:rsidR="00377A2B">
        <w:t>voorzorgsmaatregel geldt.</w:t>
      </w:r>
    </w:p>
    <w:p w14:paraId="05260C8B" w14:textId="77777777" w:rsidR="008E6AEE" w:rsidRDefault="008E6AEE" w:rsidP="000E3C4F"/>
    <w:p w14:paraId="46FD2706" w14:textId="77777777" w:rsidR="000779B5" w:rsidRDefault="008E6AEE" w:rsidP="000779B5">
      <w:r>
        <w:t xml:space="preserve">Standaard wordt de geometrie van </w:t>
      </w:r>
      <w:r w:rsidR="00377A2B">
        <w:t xml:space="preserve">het object </w:t>
      </w:r>
      <w:proofErr w:type="spellStart"/>
      <w:r>
        <w:t>AanduidingEisVoorzorgsmaatregel</w:t>
      </w:r>
      <w:proofErr w:type="spellEnd"/>
      <w:r>
        <w:t xml:space="preserve"> gebruikt om aan te geven op welke kabel of leiding of deel daarvan een voorzorgsmaatregel van toepassing is. De begrenzing van de geometrie is dan om dit te visualiseren</w:t>
      </w:r>
      <w:r w:rsidR="009273F7">
        <w:t xml:space="preserve"> en eenvoudig ruimtelijke </w:t>
      </w:r>
      <w:proofErr w:type="spellStart"/>
      <w:r w:rsidR="009273F7">
        <w:t>selecteerbaar</w:t>
      </w:r>
      <w:proofErr w:type="spellEnd"/>
      <w:r w:rsidR="009273F7">
        <w:t xml:space="preserve"> te maken. </w:t>
      </w:r>
    </w:p>
    <w:p w14:paraId="7C2BCBC4" w14:textId="54607B31" w:rsidR="000779B5" w:rsidRDefault="000779B5" w:rsidP="000779B5">
      <w:r>
        <w:t xml:space="preserve">De aanduiding van een eis voorzorgsmaatregel is functioneel gerelateerd aan een kabel of leiding maar </w:t>
      </w:r>
      <w:r w:rsidR="00466B7B">
        <w:t>een</w:t>
      </w:r>
      <w:r>
        <w:t xml:space="preserve"> directe </w:t>
      </w:r>
      <w:r w:rsidR="00466B7B">
        <w:t xml:space="preserve">informatiekundige </w:t>
      </w:r>
      <w:r>
        <w:t xml:space="preserve">associatie </w:t>
      </w:r>
      <w:r w:rsidR="00466B7B">
        <w:t xml:space="preserve">tussen een kabel of leiding en de </w:t>
      </w:r>
      <w:proofErr w:type="spellStart"/>
      <w:r w:rsidR="00466B7B">
        <w:t>AanduidingEisVoorzorgsmaatregel</w:t>
      </w:r>
      <w:proofErr w:type="spellEnd"/>
      <w:r w:rsidR="00466B7B">
        <w:t xml:space="preserve"> is niet verplicht</w:t>
      </w:r>
      <w:r>
        <w:t>. De strookbreedte die de netbeheerder voor het betreffende object wil hanteren wordt door de netbeheerder als vlakgeometrie aangeleverd bij de aanduiding eis voorzorgsmaatregel.</w:t>
      </w:r>
    </w:p>
    <w:p w14:paraId="37351C9C" w14:textId="77777777" w:rsidR="000779B5" w:rsidRDefault="000779B5" w:rsidP="000779B5">
      <w:r>
        <w:t>De toepassing van eis voorzorgsmaatregelen en het gebied waarop deze betrekking heeft, is een verantwoordelijkheid van de netbeheerder en wordt door de netbeheerder zelf bepaald.</w:t>
      </w:r>
    </w:p>
    <w:p w14:paraId="1FBBD13E" w14:textId="0C8B9AE2" w:rsidR="008E6AEE" w:rsidRDefault="000779B5" w:rsidP="000779B5">
      <w:r>
        <w:t xml:space="preserve">Voor de geometrie van aanduidingen eis voorzorgsmaatregel zijn ook </w:t>
      </w:r>
      <w:proofErr w:type="spellStart"/>
      <w:r>
        <w:t>multivlakken</w:t>
      </w:r>
      <w:proofErr w:type="spellEnd"/>
      <w:r>
        <w:t xml:space="preserve"> toegestaan.</w:t>
      </w:r>
    </w:p>
    <w:p w14:paraId="0356F977" w14:textId="77777777" w:rsidR="00B77E45" w:rsidRDefault="00B77E45" w:rsidP="000E3C4F"/>
    <w:p w14:paraId="2D8F9884" w14:textId="77777777" w:rsidR="007A2BE5" w:rsidRDefault="007A2BE5" w:rsidP="007A2BE5">
      <w:r>
        <w:lastRenderedPageBreak/>
        <w:t>Naast de bijlage voor de eis voorzorgsmaatregel is er in het IMKL ook nog een mogelijkheid om als netbeheerder een algemene bijlage mee te leveren bij de gebiedsinformatielevering.</w:t>
      </w:r>
    </w:p>
    <w:p w14:paraId="18A7E4C6" w14:textId="255C3ADE" w:rsidR="00531D25" w:rsidRDefault="007A2BE5" w:rsidP="000E3C4F">
      <w:r>
        <w:t>In het kad</w:t>
      </w:r>
      <w:r w:rsidR="00466B7B">
        <w:t>e</w:t>
      </w:r>
      <w:r>
        <w:t xml:space="preserve">r van de reductie van het aantal bijlagen, wordt aangemoedigd om deze algemene informatie als URL beschikbaar te stellen (attribuut </w:t>
      </w:r>
      <w:proofErr w:type="spellStart"/>
      <w:r>
        <w:t>websiteKLIC</w:t>
      </w:r>
      <w:proofErr w:type="spellEnd"/>
      <w:r>
        <w:t>).</w:t>
      </w:r>
    </w:p>
    <w:p w14:paraId="321987EA" w14:textId="77777777" w:rsidR="00843564" w:rsidRDefault="00843564" w:rsidP="000E3C4F">
      <w:pPr>
        <w:spacing w:line="288" w:lineRule="auto"/>
      </w:pPr>
    </w:p>
    <w:bookmarkEnd w:id="82"/>
    <w:p w14:paraId="187FF4F3" w14:textId="77777777" w:rsidR="005B6963" w:rsidRDefault="00971241" w:rsidP="000E3C4F">
      <w:pPr>
        <w:rPr>
          <w:b/>
        </w:rPr>
      </w:pPr>
      <w:r w:rsidRPr="00971241">
        <w:rPr>
          <w:b/>
        </w:rPr>
        <w:t xml:space="preserve">Extra toelichting: </w:t>
      </w:r>
      <w:proofErr w:type="spellStart"/>
      <w:r w:rsidR="002C2CC5" w:rsidRPr="000E3C4F">
        <w:rPr>
          <w:b/>
        </w:rPr>
        <w:t>Eigen</w:t>
      </w:r>
      <w:r w:rsidR="002C2CC5" w:rsidRPr="00971241">
        <w:rPr>
          <w:b/>
        </w:rPr>
        <w:t>Topografie</w:t>
      </w:r>
      <w:proofErr w:type="spellEnd"/>
      <w:r w:rsidR="00283BD6">
        <w:rPr>
          <w:b/>
        </w:rPr>
        <w:t>.</w:t>
      </w:r>
    </w:p>
    <w:p w14:paraId="7FE4D90D" w14:textId="77777777" w:rsidR="00E06A8F" w:rsidRDefault="005125B7" w:rsidP="000E3C4F">
      <w:r>
        <w:t xml:space="preserve">Indien er extra topografie nodig is om de positie van netwerkelementen nader aan te geven kan dit middels het object </w:t>
      </w:r>
      <w:proofErr w:type="spellStart"/>
      <w:r w:rsidR="002C2CC5">
        <w:t>EigenTopografie</w:t>
      </w:r>
      <w:proofErr w:type="spellEnd"/>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proofErr w:type="spellStart"/>
      <w:r w:rsidR="002C2CC5">
        <w:t>EigenTopografie</w:t>
      </w:r>
      <w:proofErr w:type="spellEnd"/>
      <w:r w:rsidR="002C2CC5">
        <w:t xml:space="preserve"> </w:t>
      </w:r>
      <w:r>
        <w:t xml:space="preserve">opgenomen. De </w:t>
      </w:r>
      <w:r w:rsidR="002C2CC5">
        <w:t xml:space="preserve">eigen </w:t>
      </w:r>
      <w:r>
        <w:t xml:space="preserve">topografie wordt altijd gevectoriseerd aangeleverd. De topografische elementen worden getypeerd conform een typeringslijst, </w:t>
      </w:r>
      <w:proofErr w:type="spellStart"/>
      <w:r>
        <w:t>TopografischObjectTypeValue</w:t>
      </w:r>
      <w:proofErr w:type="spellEnd"/>
      <w:r>
        <w:t xml:space="preserve">, gebaseerd op </w:t>
      </w:r>
      <w:proofErr w:type="spellStart"/>
      <w:r>
        <w:t>IMGeo</w:t>
      </w:r>
      <w:proofErr w:type="spellEnd"/>
      <w:r>
        <w:t>. Hiermee is het type topografisch object omschreven en is een koppeling met visualisatieregels mogelijk.</w:t>
      </w:r>
    </w:p>
    <w:p w14:paraId="0967D292" w14:textId="77777777" w:rsidR="002F7FED" w:rsidRDefault="002F7FED" w:rsidP="000E3C4F"/>
    <w:p w14:paraId="6F05CE7A" w14:textId="77777777" w:rsidR="00A11BC4" w:rsidRDefault="00971241" w:rsidP="000E3C4F">
      <w:bookmarkStart w:id="89" w:name="_Toc399786886"/>
      <w:r w:rsidRPr="00971241">
        <w:rPr>
          <w:b/>
        </w:rPr>
        <w:t>Extra toelichting: Geometrie en topologie.</w:t>
      </w:r>
      <w:bookmarkEnd w:id="89"/>
    </w:p>
    <w:p w14:paraId="4CCF1B4D" w14:textId="77777777" w:rsidR="000816A6" w:rsidRDefault="000816A6" w:rsidP="000E3C4F"/>
    <w:p w14:paraId="405731EA" w14:textId="77777777" w:rsidR="000816A6" w:rsidRPr="000816A6" w:rsidRDefault="000816A6" w:rsidP="000E3C4F">
      <w:pPr>
        <w:rPr>
          <w:b/>
        </w:rPr>
      </w:pPr>
      <w:r w:rsidRPr="000816A6">
        <w:rPr>
          <w:b/>
        </w:rPr>
        <w:t>2D geometrie:</w:t>
      </w:r>
    </w:p>
    <w:p w14:paraId="6C22A8C9" w14:textId="723953F9" w:rsidR="008A3F7B" w:rsidRDefault="00A7057D" w:rsidP="0027713D">
      <w:pPr>
        <w:jc w:val="left"/>
        <w:sectPr w:rsidR="008A3F7B" w:rsidSect="00672722">
          <w:pgSz w:w="11906" w:h="16838" w:code="9"/>
          <w:pgMar w:top="2552" w:right="1622" w:bottom="1531" w:left="1622" w:header="0" w:footer="57" w:gutter="0"/>
          <w:cols w:space="708"/>
          <w:docGrid w:linePitch="360"/>
        </w:sectPr>
      </w:pPr>
      <w:r>
        <w:t xml:space="preserve">Het verplichte geometrieprofiel van </w:t>
      </w:r>
      <w:r w:rsidR="00793B0B">
        <w:t>IMKL</w:t>
      </w:r>
      <w:r>
        <w:t xml:space="preserve"> is 2D. </w:t>
      </w:r>
      <w:r w:rsidR="003D6804">
        <w:t>Primair bestaat de geometrie uit punten en lijnen die het netwerk representeren.</w:t>
      </w:r>
      <w:r w:rsidR="000816A6">
        <w:t xml:space="preserve"> 2D vlakken zijn additioneel</w:t>
      </w:r>
      <w:r w:rsidR="007A2BE5">
        <w:t xml:space="preserve"> waarbij ook </w:t>
      </w:r>
      <w:proofErr w:type="spellStart"/>
      <w:r w:rsidR="007A2BE5">
        <w:t>multivlakken</w:t>
      </w:r>
      <w:proofErr w:type="spellEnd"/>
      <w:r w:rsidR="007A2BE5">
        <w:t xml:space="preserve"> zijn toegestaan</w:t>
      </w:r>
      <w:r w:rsidR="000816A6">
        <w:t>. 2,5 D en 3D zijn een additionele extensie.</w:t>
      </w:r>
    </w:p>
    <w:p w14:paraId="08B20B81" w14:textId="5A4B3355" w:rsidR="00B24519" w:rsidRDefault="00261381" w:rsidP="000816A6">
      <w:pPr>
        <w:rPr>
          <w:noProof/>
        </w:rPr>
      </w:pPr>
      <w:r>
        <w:rPr>
          <w:noProof/>
        </w:rPr>
        <w:lastRenderedPageBreak/>
        <w:drawing>
          <wp:anchor distT="0" distB="0" distL="114300" distR="114300" simplePos="0" relativeHeight="251655680" behindDoc="0" locked="0" layoutInCell="1" allowOverlap="1" wp14:anchorId="11FD1AE0" wp14:editId="02E37D4F">
            <wp:simplePos x="0" y="0"/>
            <wp:positionH relativeFrom="column">
              <wp:posOffset>5080</wp:posOffset>
            </wp:positionH>
            <wp:positionV relativeFrom="paragraph">
              <wp:posOffset>-257460</wp:posOffset>
            </wp:positionV>
            <wp:extent cx="8099425" cy="5248275"/>
            <wp:effectExtent l="0" t="0" r="0" b="0"/>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IMKL-Geometrie.wm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099425" cy="5248275"/>
                    </a:xfrm>
                    <a:prstGeom prst="rect">
                      <a:avLst/>
                    </a:prstGeom>
                  </pic:spPr>
                </pic:pic>
              </a:graphicData>
            </a:graphic>
            <wp14:sizeRelH relativeFrom="page">
              <wp14:pctWidth>0</wp14:pctWidth>
            </wp14:sizeRelH>
            <wp14:sizeRelV relativeFrom="page">
              <wp14:pctHeight>0</wp14:pctHeight>
            </wp14:sizeRelV>
          </wp:anchor>
        </w:drawing>
      </w:r>
    </w:p>
    <w:p w14:paraId="316FF74E" w14:textId="77777777" w:rsidR="007A394B" w:rsidRDefault="007A394B" w:rsidP="000816A6">
      <w:r>
        <w:t xml:space="preserve">Figuur </w:t>
      </w:r>
      <w:r w:rsidR="003203DD">
        <w:t>5.4</w:t>
      </w:r>
      <w:r>
        <w:t xml:space="preserve">: Geometriemodel. Primair </w:t>
      </w:r>
      <w:r w:rsidR="006D6D0B">
        <w:t xml:space="preserve">en verplicht </w:t>
      </w:r>
      <w:r>
        <w:t>punten en (hart)lijnen. Optioneel vlakken en additioneel 3D.</w:t>
      </w:r>
    </w:p>
    <w:p w14:paraId="2F6F41F4" w14:textId="77777777"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14:paraId="5A420694" w14:textId="77777777"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w:t>
      </w:r>
      <w:proofErr w:type="spellStart"/>
      <w:r>
        <w:t>nodes</w:t>
      </w:r>
      <w:proofErr w:type="spellEnd"/>
      <w:r>
        <w:t xml:space="preserve">. De </w:t>
      </w:r>
      <w:r w:rsidR="00B57BF0">
        <w:t>geometrieën</w:t>
      </w:r>
      <w:r>
        <w:t xml:space="preserve"> zijn verplicht punten of lijnen. Lijnen kunnen </w:t>
      </w:r>
      <w:r w:rsidR="00005301">
        <w:t>opgebouwd zijn uit meerdere lijnsegmenten</w:t>
      </w:r>
      <w:r>
        <w:t>. De lijnen en punten zijn niet schematisch (niet ‘</w:t>
      </w:r>
      <w:proofErr w:type="spellStart"/>
      <w:r>
        <w:t>fictitious</w:t>
      </w:r>
      <w:proofErr w:type="spellEnd"/>
      <w:r>
        <w:t>’) en representeren de locatie van de netwerkelementen</w:t>
      </w:r>
      <w:r w:rsidR="007A394B">
        <w:t xml:space="preserve"> middels hartlijnen</w:t>
      </w:r>
      <w:r>
        <w:t xml:space="preserve">. Lijnen van leidingen en punten van bijbehorende leidingelementen hoeven niet noodzakelijkerwijs aan te sluiten. De connectiviteit wordt gerealiseerd door de </w:t>
      </w:r>
      <w:proofErr w:type="spellStart"/>
      <w:r>
        <w:t>arc</w:t>
      </w:r>
      <w:proofErr w:type="spellEnd"/>
      <w:r>
        <w:t>-node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14:paraId="32034CE9" w14:textId="77777777" w:rsidR="000816A6" w:rsidRDefault="00AB1384" w:rsidP="000816A6">
      <w:r>
        <w:t>Additioneel en optioneel kan een netwerkelement ook no</w:t>
      </w:r>
      <w:r w:rsidR="000816A6">
        <w:t>g een vlak als geometrie h</w:t>
      </w:r>
      <w:r w:rsidR="007A394B">
        <w:t xml:space="preserve">ebben, een verwijzing naar een object </w:t>
      </w:r>
      <w:proofErr w:type="spellStart"/>
      <w:r w:rsidR="007A394B">
        <w:t>E</w:t>
      </w:r>
      <w:r w:rsidR="000816A6">
        <w:t>xtraGeometrie</w:t>
      </w:r>
      <w:proofErr w:type="spellEnd"/>
      <w:r w:rsidR="000816A6">
        <w:t xml:space="preserve"> </w:t>
      </w:r>
      <w:r w:rsidR="007A394B">
        <w:t xml:space="preserve">middels </w:t>
      </w:r>
      <w:r w:rsidR="000816A6">
        <w:t xml:space="preserve">een attribuut </w:t>
      </w:r>
      <w:proofErr w:type="spellStart"/>
      <w:r w:rsidR="007A394B">
        <w:t>extraGeometrie</w:t>
      </w:r>
      <w:proofErr w:type="spellEnd"/>
      <w:r>
        <w:t xml:space="preserve">. Indien het pompstation ook nog door een vlak wordt gerepresenteerd lopen de leidingen in de regel wel tot </w:t>
      </w:r>
      <w:r w:rsidR="000816A6">
        <w:t>aan de begrenzing van het vlak.</w:t>
      </w:r>
    </w:p>
    <w:p w14:paraId="43AA44C3" w14:textId="77777777" w:rsidR="004F6969" w:rsidRDefault="004F6969" w:rsidP="000816A6"/>
    <w:p w14:paraId="761CB691" w14:textId="13346C4D" w:rsidR="004F6969" w:rsidRDefault="004F6969" w:rsidP="000816A6">
      <w:r>
        <w:t xml:space="preserve">Lijnen zijn in het INSPIRE netwerkmodel gemodelleerd als een </w:t>
      </w:r>
      <w:proofErr w:type="spellStart"/>
      <w:r>
        <w:t>LinkSet</w:t>
      </w:r>
      <w:proofErr w:type="spellEnd"/>
      <w:r>
        <w:t xml:space="preserve"> die bestaat uit een verzameling van 1 of meer </w:t>
      </w:r>
      <w:proofErr w:type="spellStart"/>
      <w:r>
        <w:t>GeneralisedLinks</w:t>
      </w:r>
      <w:proofErr w:type="spellEnd"/>
      <w:r>
        <w:t xml:space="preserve">. Dit kunnen Links zijn van het type Curve of een </w:t>
      </w:r>
      <w:proofErr w:type="spellStart"/>
      <w:r>
        <w:t>LinkSequence</w:t>
      </w:r>
      <w:proofErr w:type="spellEnd"/>
      <w:r>
        <w:t xml:space="preserve">, een geordende </w:t>
      </w:r>
      <w:r w:rsidR="006E3EB4">
        <w:t xml:space="preserve">verzameling </w:t>
      </w:r>
      <w:proofErr w:type="spellStart"/>
      <w:r w:rsidR="006E3EB4">
        <w:t>Directed</w:t>
      </w:r>
      <w:r>
        <w:t>Links</w:t>
      </w:r>
      <w:proofErr w:type="spellEnd"/>
      <w:r>
        <w:t xml:space="preserve">. De </w:t>
      </w:r>
      <w:proofErr w:type="spellStart"/>
      <w:r>
        <w:t>LinkSequence</w:t>
      </w:r>
      <w:proofErr w:type="spellEnd"/>
      <w:r>
        <w:t xml:space="preserve"> </w:t>
      </w:r>
      <w:r w:rsidR="00CF79BA">
        <w:t xml:space="preserve">kan worden </w:t>
      </w:r>
      <w:r>
        <w:t>toegepast als er een route, met een richting</w:t>
      </w:r>
      <w:r w:rsidR="006E3EB4">
        <w:t>, uitgewisseld moet worden</w:t>
      </w:r>
      <w:r w:rsidR="006E3EB4" w:rsidRPr="0038226A">
        <w:t>.</w:t>
      </w:r>
      <w:r w:rsidR="00455BC2" w:rsidRPr="00DB2583">
        <w:t xml:space="preserve"> Voor </w:t>
      </w:r>
      <w:r w:rsidR="00793B0B">
        <w:t>IMKL</w:t>
      </w:r>
      <w:r w:rsidR="00455BC2" w:rsidRPr="00DB2583">
        <w:t xml:space="preserve"> is dit niet relevant en wordt de </w:t>
      </w:r>
      <w:proofErr w:type="spellStart"/>
      <w:r w:rsidR="00455BC2" w:rsidRPr="00DB2583">
        <w:t>LinkSequence</w:t>
      </w:r>
      <w:proofErr w:type="spellEnd"/>
      <w:r w:rsidR="00455BC2" w:rsidRPr="00DB2583">
        <w:t xml:space="preserve"> derhalve niet toegepast</w:t>
      </w:r>
    </w:p>
    <w:p w14:paraId="4694CEB0" w14:textId="77777777" w:rsidR="006F48BE" w:rsidRDefault="006F48BE" w:rsidP="000816A6"/>
    <w:p w14:paraId="55CA1313" w14:textId="23EFD42C" w:rsidR="006F48BE" w:rsidRDefault="006F48BE" w:rsidP="000816A6">
      <w:r>
        <w:t xml:space="preserve">Meervoudig gebruik van </w:t>
      </w:r>
      <w:r w:rsidR="007A2BE5">
        <w:t>geometrieën</w:t>
      </w:r>
      <w:r>
        <w:t xml:space="preserve"> </w:t>
      </w:r>
      <w:r w:rsidR="0073301A">
        <w:t xml:space="preserve">is </w:t>
      </w:r>
      <w:r>
        <w:t>niet toegestaan.</w:t>
      </w:r>
    </w:p>
    <w:p w14:paraId="444A9146" w14:textId="6ACA60D2" w:rsidR="006F48BE" w:rsidRDefault="006F48BE" w:rsidP="000816A6">
      <w:r>
        <w:t xml:space="preserve">In principe staat het INSPIRE model toe dat een link door meerdere netwerkelementen wordt gebruikt. </w:t>
      </w:r>
      <w:r w:rsidR="00010898">
        <w:t xml:space="preserve">In de </w:t>
      </w:r>
      <w:r w:rsidR="00793B0B">
        <w:t>IMKL</w:t>
      </w:r>
      <w:r w:rsidR="00010898">
        <w:t xml:space="preserve"> uitwisseling is dat echter niet toegestaan. Elke link wordt maar door één netwerkelement gebruikt.</w:t>
      </w:r>
    </w:p>
    <w:p w14:paraId="7BB40E4E" w14:textId="77777777" w:rsidR="000816A6" w:rsidRDefault="000816A6" w:rsidP="000816A6"/>
    <w:p w14:paraId="4595CB69" w14:textId="77777777" w:rsidR="000816A6" w:rsidRDefault="000816A6" w:rsidP="000816A6">
      <w:r>
        <w:t>Referentiestelsel.</w:t>
      </w:r>
    </w:p>
    <w:p w14:paraId="1EA94567" w14:textId="7632E7A3" w:rsidR="000816A6" w:rsidRDefault="000816A6" w:rsidP="000816A6">
      <w:r>
        <w:t xml:space="preserve">Referentiestelsel voor </w:t>
      </w:r>
      <w:r w:rsidR="00793B0B">
        <w:t>IMKL</w:t>
      </w:r>
      <w:r>
        <w:t xml:space="preserve"> datalevering is </w:t>
      </w:r>
      <w:r w:rsidR="00AA7EF1">
        <w:t>Rijksdriehoekmeting (RD)</w:t>
      </w:r>
      <w:r>
        <w:t xml:space="preserve">, zie hoofdstuk 6. </w:t>
      </w:r>
    </w:p>
    <w:p w14:paraId="5ED8341E" w14:textId="77777777" w:rsidR="000816A6" w:rsidRDefault="000816A6" w:rsidP="000816A6"/>
    <w:p w14:paraId="2754497A" w14:textId="77777777" w:rsidR="000816A6" w:rsidRPr="000816A6" w:rsidRDefault="000816A6" w:rsidP="000816A6">
      <w:pPr>
        <w:rPr>
          <w:b/>
        </w:rPr>
      </w:pPr>
      <w:r w:rsidRPr="000816A6">
        <w:rPr>
          <w:b/>
        </w:rPr>
        <w:t>3D geometrie</w:t>
      </w:r>
      <w:r w:rsidR="00283BD6">
        <w:rPr>
          <w:b/>
        </w:rPr>
        <w:t>.</w:t>
      </w:r>
    </w:p>
    <w:p w14:paraId="67939A58" w14:textId="411B15FB" w:rsidR="000816A6" w:rsidRPr="00614402" w:rsidRDefault="00793B0B" w:rsidP="000816A6">
      <w:pPr>
        <w:pStyle w:val="Hoofdstukx"/>
        <w:numPr>
          <w:ilvl w:val="0"/>
          <w:numId w:val="0"/>
        </w:numPr>
        <w:rPr>
          <w:sz w:val="16"/>
          <w:szCs w:val="16"/>
        </w:rPr>
      </w:pPr>
      <w:r>
        <w:rPr>
          <w:sz w:val="16"/>
          <w:szCs w:val="16"/>
        </w:rPr>
        <w:t>IMKL</w:t>
      </w:r>
      <w:r w:rsidR="000816A6" w:rsidRPr="00614402">
        <w:rPr>
          <w:sz w:val="16"/>
          <w:szCs w:val="16"/>
        </w:rPr>
        <w:t xml:space="preserve"> voorziet in een verplicht gebruik van 2D </w:t>
      </w:r>
      <w:r w:rsidR="004A39FB" w:rsidRPr="00614402">
        <w:rPr>
          <w:sz w:val="16"/>
          <w:szCs w:val="16"/>
        </w:rPr>
        <w:t>geometrieën</w:t>
      </w:r>
      <w:r w:rsidR="000816A6"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w:t>
      </w:r>
      <w:proofErr w:type="spellStart"/>
      <w:r w:rsidR="000816A6" w:rsidRPr="00614402">
        <w:rPr>
          <w:sz w:val="16"/>
          <w:szCs w:val="16"/>
        </w:rPr>
        <w:t>z</w:t>
      </w:r>
      <w:proofErr w:type="spellEnd"/>
      <w:r w:rsidR="000816A6" w:rsidRPr="00614402">
        <w:rPr>
          <w:sz w:val="16"/>
          <w:szCs w:val="16"/>
        </w:rPr>
        <w:t>) nodig om de boring te sturen</w:t>
      </w:r>
      <w:r w:rsidR="000816A6">
        <w:rPr>
          <w:sz w:val="16"/>
          <w:szCs w:val="16"/>
        </w:rPr>
        <w:t>,</w:t>
      </w:r>
      <w:r w:rsidR="000816A6"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14:paraId="249517AF" w14:textId="77777777"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14:paraId="06BA55C4" w14:textId="77777777" w:rsidR="000816A6" w:rsidRDefault="000816A6" w:rsidP="000816A6">
      <w:pPr>
        <w:spacing w:line="240" w:lineRule="atLeast"/>
      </w:pPr>
    </w:p>
    <w:p w14:paraId="3578F4BB" w14:textId="77777777"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14:paraId="7C516A12" w14:textId="77777777" w:rsidR="000816A6" w:rsidRDefault="000816A6" w:rsidP="000816A6">
      <w:pPr>
        <w:spacing w:line="240" w:lineRule="atLeast"/>
      </w:pPr>
    </w:p>
    <w:p w14:paraId="5A5F20F6" w14:textId="77777777" w:rsidR="000816A6" w:rsidRDefault="000816A6" w:rsidP="000816A6">
      <w:pPr>
        <w:spacing w:line="240" w:lineRule="atLeast"/>
      </w:pPr>
    </w:p>
    <w:p w14:paraId="0E8050EA" w14:textId="4E57FE9A" w:rsidR="003203DD" w:rsidRDefault="00443339" w:rsidP="000816A6">
      <w:pPr>
        <w:spacing w:line="240" w:lineRule="atLeast"/>
      </w:pPr>
      <w:r>
        <w:rPr>
          <w:noProof/>
        </w:rPr>
        <w:lastRenderedPageBreak/>
        <w:drawing>
          <wp:inline distT="0" distB="0" distL="0" distR="0" wp14:anchorId="5EDB8FF3" wp14:editId="419A51D0">
            <wp:extent cx="5500370" cy="3564255"/>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IMKL-Geometrie.wm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00370" cy="3564255"/>
                    </a:xfrm>
                    <a:prstGeom prst="rect">
                      <a:avLst/>
                    </a:prstGeom>
                  </pic:spPr>
                </pic:pic>
              </a:graphicData>
            </a:graphic>
          </wp:inline>
        </w:drawing>
      </w:r>
    </w:p>
    <w:p w14:paraId="6BACE8C9" w14:textId="77777777" w:rsidR="003203DD" w:rsidRDefault="003203DD" w:rsidP="000816A6">
      <w:pPr>
        <w:spacing w:line="240" w:lineRule="atLeast"/>
      </w:pPr>
      <w:r>
        <w:t>Figuur 5.5: Alle netelementen kunnen naast de verplichte punten en centerlijnen optioneel een extra geometrie hebben van het type 2D, 2,5D of 3D.</w:t>
      </w:r>
    </w:p>
    <w:p w14:paraId="636B67AB" w14:textId="77777777" w:rsidR="003203DD" w:rsidRDefault="003203DD" w:rsidP="000816A6">
      <w:pPr>
        <w:spacing w:line="240" w:lineRule="atLeast"/>
      </w:pPr>
      <w:r>
        <w:t xml:space="preserve"> </w:t>
      </w:r>
    </w:p>
    <w:p w14:paraId="2A7506AE" w14:textId="77777777" w:rsidR="000816A6" w:rsidRDefault="000816A6" w:rsidP="000816A6">
      <w:pPr>
        <w:spacing w:line="240" w:lineRule="atLeast"/>
      </w:pPr>
      <w:proofErr w:type="spellStart"/>
      <w:r>
        <w:t>KabelOfLeiding</w:t>
      </w:r>
      <w:proofErr w:type="spellEnd"/>
      <w:r>
        <w:t xml:space="preserve">, </w:t>
      </w:r>
      <w:proofErr w:type="spellStart"/>
      <w:r>
        <w:t>KabelEnLeidingContainer</w:t>
      </w:r>
      <w:proofErr w:type="spellEnd"/>
      <w:r>
        <w:t xml:space="preserve">, </w:t>
      </w:r>
      <w:r w:rsidR="00FB6A21">
        <w:t xml:space="preserve">Leidingelement </w:t>
      </w:r>
      <w:r w:rsidR="004A39FB">
        <w:t xml:space="preserve">en </w:t>
      </w:r>
      <w:proofErr w:type="spellStart"/>
      <w:r w:rsidR="004A39FB">
        <w:t>ContainerLeidingelement</w:t>
      </w:r>
      <w:proofErr w:type="spellEnd"/>
      <w:r w:rsidR="004A39FB">
        <w:t xml:space="preserve">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w:t>
      </w:r>
      <w:proofErr w:type="spellStart"/>
      <w:r w:rsidR="004A39FB">
        <w:t>z</w:t>
      </w:r>
      <w:proofErr w:type="spellEnd"/>
      <w:r w:rsidR="004A39FB">
        <w:t xml:space="preserve"> coördinaat. </w:t>
      </w:r>
      <w:r>
        <w:t xml:space="preserve">Elk IMKL vlak, lijn- of puntobject krijgt voor elk coördinatenpaar een </w:t>
      </w:r>
      <w:proofErr w:type="spellStart"/>
      <w:r>
        <w:t>z</w:t>
      </w:r>
      <w:proofErr w:type="spellEnd"/>
      <w:r>
        <w:t xml:space="preserve">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14:paraId="668E08D7" w14:textId="77777777" w:rsidR="000816A6" w:rsidRDefault="000816A6" w:rsidP="000816A6">
      <w:pPr>
        <w:spacing w:line="240" w:lineRule="atLeast"/>
      </w:pPr>
    </w:p>
    <w:p w14:paraId="71F612D1" w14:textId="77777777"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455BC2">
        <w:fldChar w:fldCharType="begin"/>
      </w:r>
      <w:r>
        <w:instrText xml:space="preserve"> REF _Ref404325642 \h </w:instrText>
      </w:r>
      <w:r w:rsidR="00455BC2">
        <w:fldChar w:fldCharType="separate"/>
      </w:r>
      <w:r w:rsidR="00ED34D8">
        <w:t xml:space="preserve">Figuur </w:t>
      </w:r>
      <w:r w:rsidR="00455BC2">
        <w:fldChar w:fldCharType="end"/>
      </w:r>
      <w:r>
        <w:t xml:space="preserve"> voor voorbeelden van een IMKL object op verschillende levels of detail. </w:t>
      </w:r>
    </w:p>
    <w:p w14:paraId="083CDFA7" w14:textId="77777777" w:rsidR="004A39FB" w:rsidRDefault="004A39FB" w:rsidP="004A39FB">
      <w:pPr>
        <w:spacing w:line="240" w:lineRule="atLeast"/>
      </w:pPr>
    </w:p>
    <w:p w14:paraId="225CC9BC" w14:textId="77777777"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14:paraId="5CB3F063" w14:textId="77777777" w:rsidR="005209C3" w:rsidRDefault="005209C3" w:rsidP="005209C3">
      <w:pPr>
        <w:spacing w:line="240" w:lineRule="auto"/>
        <w:jc w:val="left"/>
        <w:rPr>
          <w:sz w:val="20"/>
        </w:rPr>
      </w:pPr>
    </w:p>
    <w:p w14:paraId="7E19DD8D" w14:textId="77777777" w:rsidR="004A39FB" w:rsidRDefault="00382675" w:rsidP="004A39FB">
      <w:pPr>
        <w:keepNext/>
        <w:spacing w:line="240" w:lineRule="auto"/>
        <w:jc w:val="left"/>
      </w:pPr>
      <w:r>
        <w:rPr>
          <w:noProof/>
        </w:rPr>
        <w:lastRenderedPageBreak/>
        <w:drawing>
          <wp:inline distT="0" distB="0" distL="0" distR="0" wp14:anchorId="53D09EEC" wp14:editId="13234E3B">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34" cstate="print"/>
                    <a:stretch>
                      <a:fillRect/>
                    </a:stretch>
                  </pic:blipFill>
                  <pic:spPr>
                    <a:xfrm>
                      <a:off x="0" y="0"/>
                      <a:ext cx="5500370" cy="3825056"/>
                    </a:xfrm>
                    <a:prstGeom prst="rect">
                      <a:avLst/>
                    </a:prstGeom>
                  </pic:spPr>
                </pic:pic>
              </a:graphicData>
            </a:graphic>
          </wp:inline>
        </w:drawing>
      </w:r>
    </w:p>
    <w:p w14:paraId="41557763" w14:textId="77777777" w:rsidR="004A39FB" w:rsidRDefault="004A39FB" w:rsidP="004A39FB">
      <w:pPr>
        <w:pStyle w:val="Bijschrift"/>
        <w:rPr>
          <w:sz w:val="20"/>
        </w:rPr>
      </w:pPr>
      <w:bookmarkStart w:id="90" w:name="_Ref404325642"/>
      <w:r>
        <w:t xml:space="preserve">Figuur </w:t>
      </w:r>
      <w:bookmarkEnd w:id="90"/>
      <w:r w:rsidR="00A212BA">
        <w:t>5.6</w:t>
      </w:r>
      <w:r w:rsidR="00A75399">
        <w:t>:</w:t>
      </w:r>
      <w:r>
        <w:t xml:space="preserve"> Leidingobject in 2.5D en 3D</w:t>
      </w:r>
    </w:p>
    <w:p w14:paraId="06D1F2E6" w14:textId="77777777" w:rsidR="005209C3" w:rsidRDefault="005209C3" w:rsidP="000E3C4F">
      <w:pPr>
        <w:pStyle w:val="subparagraaftitel"/>
      </w:pPr>
      <w:bookmarkStart w:id="91" w:name="_Toc399786887"/>
      <w:bookmarkStart w:id="92" w:name="_Toc45195639"/>
      <w:r>
        <w:t>Diepte</w:t>
      </w:r>
      <w:bookmarkEnd w:id="91"/>
      <w:r w:rsidR="00283BD6">
        <w:t>.</w:t>
      </w:r>
      <w:bookmarkEnd w:id="92"/>
    </w:p>
    <w:p w14:paraId="3F60248A" w14:textId="35EF5D63" w:rsidR="00241660" w:rsidRDefault="005209C3" w:rsidP="000E3C4F">
      <w:r>
        <w:t xml:space="preserve">Diepte bevat informatie over de dieptelegging van netwerkelementen. Het is een uitvoerige beschrijving die diepte </w:t>
      </w:r>
      <w:proofErr w:type="spellStart"/>
      <w:r>
        <w:t>tov</w:t>
      </w:r>
      <w:proofErr w:type="spellEnd"/>
      <w:r>
        <w:t xml:space="preserve"> </w:t>
      </w:r>
      <w:r w:rsidR="004F44C9">
        <w:t xml:space="preserve">het lokale </w:t>
      </w:r>
      <w:r>
        <w:t xml:space="preserve">maaiveld beschrijft of dieptes </w:t>
      </w:r>
      <w:proofErr w:type="spellStart"/>
      <w:r>
        <w:t>tov</w:t>
      </w:r>
      <w:proofErr w:type="spellEnd"/>
      <w:r>
        <w:t xml:space="preserve"> NAP.</w:t>
      </w:r>
      <w:r w:rsidR="00241660">
        <w:t xml:space="preserve"> </w:t>
      </w:r>
      <w:r w:rsidR="00E62F4B">
        <w:t>Beide hebben een apart</w:t>
      </w:r>
      <w:r w:rsidR="00241660">
        <w:t xml:space="preserve"> objecttype, respectievelijk </w:t>
      </w:r>
      <w:proofErr w:type="spellStart"/>
      <w:r w:rsidR="00241660">
        <w:t>Diept</w:t>
      </w:r>
      <w:r w:rsidR="001A785C">
        <w:t>e</w:t>
      </w:r>
      <w:r w:rsidR="00241660">
        <w:t>TovMaaiveld</w:t>
      </w:r>
      <w:proofErr w:type="spellEnd"/>
      <w:r w:rsidR="00241660">
        <w:t xml:space="preserve"> en </w:t>
      </w:r>
      <w:proofErr w:type="spellStart"/>
      <w:r w:rsidR="00241660">
        <w:t>DiepteNAP</w:t>
      </w:r>
      <w:proofErr w:type="spellEnd"/>
      <w:r w:rsidR="00241660">
        <w:t xml:space="preserve">. Het cijfer dat bij de diepte hoort wordt opgenomen bij het attribuut dieptepeil. Het betreft de afstand vanaf de referentie tot aan de </w:t>
      </w:r>
      <w:r w:rsidR="006F2CE2" w:rsidRPr="006F2CE2">
        <w:rPr>
          <w:u w:val="single"/>
        </w:rPr>
        <w:t>bovenkant</w:t>
      </w:r>
      <w:r w:rsidR="00241660">
        <w:t xml:space="preserve"> van een object </w:t>
      </w:r>
      <w:proofErr w:type="spellStart"/>
      <w:r w:rsidR="00241660">
        <w:t>KabelOfleiding</w:t>
      </w:r>
      <w:proofErr w:type="spellEnd"/>
      <w:r w:rsidR="00005301">
        <w:t>,</w:t>
      </w:r>
      <w:r w:rsidR="00241660">
        <w:t xml:space="preserve"> </w:t>
      </w:r>
      <w:proofErr w:type="spellStart"/>
      <w:r w:rsidR="00241660">
        <w:t>KabelEnLeidingContainer</w:t>
      </w:r>
      <w:proofErr w:type="spellEnd"/>
      <w:r w:rsidR="00005301">
        <w:t xml:space="preserve">, </w:t>
      </w:r>
      <w:r w:rsidR="00241660">
        <w:t xml:space="preserve">Leidingelement of </w:t>
      </w:r>
      <w:proofErr w:type="spellStart"/>
      <w:r w:rsidR="00241660">
        <w:t>Containerleidinglelement</w:t>
      </w:r>
      <w:proofErr w:type="spellEnd"/>
      <w:r w:rsidR="00241660">
        <w:t xml:space="preserve">. </w:t>
      </w:r>
      <w:r w:rsidR="00971241" w:rsidRPr="003657E7">
        <w:t xml:space="preserve">Het attribuut </w:t>
      </w:r>
      <w:proofErr w:type="spellStart"/>
      <w:r w:rsidR="00971241" w:rsidRPr="003657E7">
        <w:t>diepteAangrijpingspunt</w:t>
      </w:r>
      <w:proofErr w:type="spellEnd"/>
      <w:r w:rsidR="00971241" w:rsidRPr="003657E7">
        <w:t xml:space="preserve">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 xml:space="preserve">ook de </w:t>
      </w:r>
      <w:proofErr w:type="spellStart"/>
      <w:r w:rsidR="00971241" w:rsidRPr="003657E7">
        <w:t>binnenonderkant</w:t>
      </w:r>
      <w:proofErr w:type="spellEnd"/>
      <w:r w:rsidR="00971241" w:rsidRPr="003657E7">
        <w:t xml:space="preserve"> buis (BOB) als meetpunt op te nemen</w:t>
      </w:r>
      <w:r w:rsidR="00C9149B">
        <w:t xml:space="preserve"> (zie ook Gegevenswoordenboek Stedelijk Water: </w:t>
      </w:r>
      <w:ins w:id="93" w:author="Paul Janssen" w:date="2020-08-27T17:40:00Z">
        <w:r w:rsidR="00195740">
          <w:fldChar w:fldCharType="begin"/>
        </w:r>
        <w:r w:rsidR="00195740">
          <w:instrText xml:space="preserve"> HYPERLINK "</w:instrText>
        </w:r>
      </w:ins>
      <w:r w:rsidR="00195740" w:rsidRPr="00195740">
        <w:rPr>
          <w:rPrChange w:id="94" w:author="Paul Janssen" w:date="2020-08-27T17:40:00Z">
            <w:rPr>
              <w:rStyle w:val="Hyperlink"/>
            </w:rPr>
          </w:rPrChange>
        </w:rPr>
        <w:instrText>https://data.gwsw.nl/</w:instrText>
      </w:r>
      <w:ins w:id="95" w:author="Paul Janssen" w:date="2020-08-27T17:40:00Z">
        <w:r w:rsidR="00195740" w:rsidRPr="00195740">
          <w:rPr>
            <w:rPrChange w:id="96" w:author="Paul Janssen" w:date="2020-08-27T17:40:00Z">
              <w:rPr>
                <w:rStyle w:val="Hyperlink"/>
              </w:rPr>
            </w:rPrChange>
          </w:rPr>
          <w:instrText>basis/</w:instrText>
        </w:r>
      </w:ins>
      <w:r w:rsidR="00195740" w:rsidRPr="00195740">
        <w:rPr>
          <w:rPrChange w:id="97" w:author="Paul Janssen" w:date="2020-08-27T17:40:00Z">
            <w:rPr>
              <w:rStyle w:val="Hyperlink"/>
            </w:rPr>
          </w:rPrChange>
        </w:rPr>
        <w:instrText>binnenonderkantbuis/</w:instrText>
      </w:r>
      <w:ins w:id="98" w:author="Paul Janssen" w:date="2020-08-27T17:40:00Z">
        <w:r w:rsidR="00195740">
          <w:instrText xml:space="preserve">" </w:instrText>
        </w:r>
        <w:r w:rsidR="00195740">
          <w:fldChar w:fldCharType="separate"/>
        </w:r>
      </w:ins>
      <w:r w:rsidR="00195740" w:rsidRPr="00195740">
        <w:rPr>
          <w:rStyle w:val="Hyperlink"/>
        </w:rPr>
        <w:t>https://data.gwsw.nl/</w:t>
      </w:r>
      <w:ins w:id="99" w:author="Paul Janssen" w:date="2020-08-27T17:40:00Z">
        <w:r w:rsidR="00195740" w:rsidRPr="00195740">
          <w:rPr>
            <w:rStyle w:val="Hyperlink"/>
          </w:rPr>
          <w:t>basis/</w:t>
        </w:r>
      </w:ins>
      <w:r w:rsidR="00195740" w:rsidRPr="00263652">
        <w:rPr>
          <w:rStyle w:val="Hyperlink"/>
        </w:rPr>
        <w:t>binnenonderkantbuis/</w:t>
      </w:r>
      <w:ins w:id="100" w:author="Paul Janssen" w:date="2020-08-27T17:40:00Z">
        <w:r w:rsidR="00195740">
          <w:fldChar w:fldCharType="end"/>
        </w:r>
      </w:ins>
      <w:r w:rsidR="00C9149B">
        <w:t>)</w:t>
      </w:r>
      <w:r w:rsidR="00971241" w:rsidRPr="003657E7">
        <w:t>.</w:t>
      </w:r>
      <w:r w:rsidR="00BF1B2D">
        <w:t xml:space="preserve"> </w:t>
      </w:r>
      <w:r w:rsidR="00241660">
        <w:t xml:space="preserve">Het datatype </w:t>
      </w:r>
      <w:r w:rsidR="00BF1B2D">
        <w:t xml:space="preserve">van dieptepeil </w:t>
      </w:r>
      <w:r w:rsidR="00241660">
        <w:t>is ‘</w:t>
      </w:r>
      <w:proofErr w:type="spellStart"/>
      <w:r w:rsidR="00017B8E">
        <w:t>Measure</w:t>
      </w:r>
      <w:proofErr w:type="spellEnd"/>
      <w:r w:rsidR="00241660">
        <w:t xml:space="preserve">’ waarbij de meeteenheid apart wordt </w:t>
      </w:r>
      <w:r w:rsidR="00670CE5">
        <w:t>gespecificeerd</w:t>
      </w:r>
      <w:r w:rsidR="00241660">
        <w:t xml:space="preserve">. </w:t>
      </w:r>
      <w:r w:rsidR="00670CE5">
        <w:t xml:space="preserve">Voor </w:t>
      </w:r>
      <w:r w:rsidR="00AC0EB5">
        <w:t>WIBON</w:t>
      </w:r>
      <w:r w:rsidR="00670CE5">
        <w:t xml:space="preserve"> wordt er altijd meters gebruikt met maximaal 2 decimalen.</w:t>
      </w:r>
    </w:p>
    <w:p w14:paraId="6666AACE" w14:textId="77777777" w:rsidR="00241660" w:rsidRDefault="00241660" w:rsidP="000E3C4F"/>
    <w:p w14:paraId="0BB39787" w14:textId="77777777" w:rsidR="001A785C" w:rsidRDefault="005209C3" w:rsidP="000E3C4F">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 xml:space="preserve">Bij het utiliteitsnet is een attribuut </w:t>
      </w:r>
      <w:proofErr w:type="spellStart"/>
      <w:r w:rsidR="00B95936">
        <w:t>standaardDieptelegging</w:t>
      </w:r>
      <w:proofErr w:type="spellEnd"/>
      <w:r w:rsidR="00B95936">
        <w:t xml:space="preserve"> opgenomen</w:t>
      </w:r>
      <w:r>
        <w:t>, die is daarmee expliciet gemaakt.</w:t>
      </w:r>
    </w:p>
    <w:p w14:paraId="03C8BEBC" w14:textId="77777777" w:rsidR="005209C3" w:rsidRDefault="005209C3" w:rsidP="000E3C4F">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14:paraId="4749D79C" w14:textId="77777777" w:rsidR="00017B8E" w:rsidRDefault="00017B8E" w:rsidP="000E3C4F"/>
    <w:p w14:paraId="76E1670B" w14:textId="77777777" w:rsidR="008A3F7B" w:rsidRDefault="00017B8E" w:rsidP="000E3C4F">
      <w:pPr>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14:paraId="403AF600" w14:textId="542A9362" w:rsidR="008A3F7B" w:rsidRDefault="00261381" w:rsidP="005209C3">
      <w:pPr>
        <w:jc w:val="left"/>
      </w:pPr>
      <w:r>
        <w:rPr>
          <w:noProof/>
        </w:rPr>
        <w:lastRenderedPageBreak/>
        <w:drawing>
          <wp:anchor distT="0" distB="0" distL="114300" distR="114300" simplePos="0" relativeHeight="251656704" behindDoc="0" locked="0" layoutInCell="1" allowOverlap="1" wp14:anchorId="006504FA" wp14:editId="4C7CEBD9">
            <wp:simplePos x="0" y="0"/>
            <wp:positionH relativeFrom="column">
              <wp:posOffset>-105278</wp:posOffset>
            </wp:positionH>
            <wp:positionV relativeFrom="paragraph">
              <wp:posOffset>-5212</wp:posOffset>
            </wp:positionV>
            <wp:extent cx="8099425" cy="4617720"/>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 IMKL-Diepte.wm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099425" cy="4617720"/>
                    </a:xfrm>
                    <a:prstGeom prst="rect">
                      <a:avLst/>
                    </a:prstGeom>
                  </pic:spPr>
                </pic:pic>
              </a:graphicData>
            </a:graphic>
            <wp14:sizeRelH relativeFrom="page">
              <wp14:pctWidth>0</wp14:pctWidth>
            </wp14:sizeRelH>
            <wp14:sizeRelV relativeFrom="page">
              <wp14:pctHeight>0</wp14:pctHeight>
            </wp14:sizeRelV>
          </wp:anchor>
        </w:drawing>
      </w:r>
    </w:p>
    <w:p w14:paraId="30FC3225" w14:textId="77777777"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14:paraId="561C8E9B" w14:textId="77777777"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14:paraId="2097AFFF" w14:textId="77777777" w:rsidR="000860FE" w:rsidRDefault="005D453A" w:rsidP="000860FE">
      <w:pPr>
        <w:pStyle w:val="subparagraaftitel"/>
      </w:pPr>
      <w:bookmarkStart w:id="101" w:name="_Toc434940488"/>
      <w:bookmarkStart w:id="102" w:name="_Toc434941805"/>
      <w:bookmarkStart w:id="103" w:name="_Toc434943346"/>
      <w:bookmarkStart w:id="104" w:name="_Toc434943777"/>
      <w:bookmarkStart w:id="105" w:name="_Toc434956101"/>
      <w:bookmarkStart w:id="106" w:name="_Toc434940489"/>
      <w:bookmarkStart w:id="107" w:name="_Toc434941806"/>
      <w:bookmarkStart w:id="108" w:name="_Toc434943347"/>
      <w:bookmarkStart w:id="109" w:name="_Toc434943778"/>
      <w:bookmarkStart w:id="110" w:name="_Toc434956102"/>
      <w:bookmarkStart w:id="111" w:name="_Toc434940490"/>
      <w:bookmarkStart w:id="112" w:name="_Toc434941807"/>
      <w:bookmarkStart w:id="113" w:name="_Toc434943348"/>
      <w:bookmarkStart w:id="114" w:name="_Toc434943779"/>
      <w:bookmarkStart w:id="115" w:name="_Toc434956103"/>
      <w:bookmarkStart w:id="116" w:name="_Toc434940491"/>
      <w:bookmarkStart w:id="117" w:name="_Toc434941808"/>
      <w:bookmarkStart w:id="118" w:name="_Toc434943349"/>
      <w:bookmarkStart w:id="119" w:name="_Toc434943780"/>
      <w:bookmarkStart w:id="120" w:name="_Toc434956104"/>
      <w:bookmarkStart w:id="121" w:name="_Toc434940492"/>
      <w:bookmarkStart w:id="122" w:name="_Toc434941809"/>
      <w:bookmarkStart w:id="123" w:name="_Toc434943350"/>
      <w:bookmarkStart w:id="124" w:name="_Toc434943781"/>
      <w:bookmarkStart w:id="125" w:name="_Toc434956105"/>
      <w:bookmarkStart w:id="126" w:name="_Toc4519564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r>
        <w:lastRenderedPageBreak/>
        <w:t>Utiliteitsnet</w:t>
      </w:r>
      <w:r w:rsidR="00283BD6">
        <w:t>.</w:t>
      </w:r>
      <w:bookmarkEnd w:id="126"/>
    </w:p>
    <w:p w14:paraId="76477B63" w14:textId="77777777" w:rsidR="000860FE" w:rsidRDefault="000860FE" w:rsidP="000860FE">
      <w:pPr>
        <w:jc w:val="left"/>
      </w:pPr>
      <w:r>
        <w:t xml:space="preserve">Definitie: </w:t>
      </w:r>
      <w:r w:rsidR="00D0110B">
        <w:t>Een verzameling netwerkelementen die tot één type nutsvoorzieningennet behoren.</w:t>
      </w:r>
    </w:p>
    <w:p w14:paraId="2F55762F" w14:textId="77777777" w:rsidR="00D0110B" w:rsidRDefault="00D0110B" w:rsidP="000860FE">
      <w:pPr>
        <w:jc w:val="left"/>
      </w:pPr>
      <w:r>
        <w:t>Bron: INSPIRE</w:t>
      </w:r>
    </w:p>
    <w:p w14:paraId="7CA3AE3B" w14:textId="77777777" w:rsidR="000860FE" w:rsidRDefault="000860FE" w:rsidP="000E3C4F"/>
    <w:p w14:paraId="2E600060" w14:textId="419AD24F" w:rsidR="008A3F7B" w:rsidRDefault="000860FE" w:rsidP="000E3C4F">
      <w:r>
        <w:t xml:space="preserve">Een </w:t>
      </w:r>
      <w:r w:rsidR="005D453A">
        <w:t>Utiliteitsnet</w:t>
      </w:r>
      <w:r>
        <w:t xml:space="preserve"> (</w:t>
      </w:r>
      <w:proofErr w:type="spellStart"/>
      <w:r>
        <w:t>nutsvoorzieningnetwerk</w:t>
      </w:r>
      <w:proofErr w:type="spellEnd"/>
      <w:r>
        <w:t xml:space="preserve">, utiliteitsnetwerk, netwerk of net) is de </w:t>
      </w:r>
      <w:r w:rsidR="00793B0B">
        <w:t>IMKL</w:t>
      </w:r>
      <w:r w:rsidR="00C84D52">
        <w:t xml:space="preserve"> versie van het </w:t>
      </w:r>
      <w:r w:rsidR="002A26AD">
        <w:t>INSPIRE</w:t>
      </w:r>
      <w:r w:rsidR="00C84D52">
        <w:t xml:space="preserve"> </w:t>
      </w:r>
      <w:proofErr w:type="spellStart"/>
      <w:r w:rsidR="005D453A">
        <w:t>Utilit</w:t>
      </w:r>
      <w:r w:rsidR="00CD4698">
        <w:t>yNetwork</w:t>
      </w:r>
      <w:proofErr w:type="spellEnd"/>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w:t>
      </w:r>
      <w:proofErr w:type="spellStart"/>
      <w:r w:rsidR="00C84D52">
        <w:t>elements</w:t>
      </w:r>
      <w:proofErr w:type="spellEnd"/>
      <w:r w:rsidR="00C84D52">
        <w:t xml:space="preserve"> realiseert deze verwijzing. </w:t>
      </w:r>
      <w:r w:rsidR="00CA5233">
        <w:t xml:space="preserve">Deze </w:t>
      </w:r>
      <w:proofErr w:type="spellStart"/>
      <w:r w:rsidR="00CA5233">
        <w:t>elements</w:t>
      </w:r>
      <w:proofErr w:type="spellEnd"/>
      <w:r w:rsidR="00CA5233">
        <w:t xml:space="preserve"> associatie wordt echter niet gebruikt omdat </w:t>
      </w:r>
      <w:r w:rsidR="000C24BC">
        <w:t xml:space="preserve">de inverse associatie </w:t>
      </w:r>
      <w:proofErr w:type="spellStart"/>
      <w:r w:rsidR="000C24BC">
        <w:t>inNetwork</w:t>
      </w:r>
      <w:proofErr w:type="spellEnd"/>
      <w:r w:rsidR="000C24BC">
        <w:t xml:space="preserve">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w:t>
      </w:r>
      <w:proofErr w:type="spellStart"/>
      <w:r w:rsidR="00D00889">
        <w:t>kathodische</w:t>
      </w:r>
      <w:proofErr w:type="spellEnd"/>
      <w:r w:rsidR="00D00889">
        <w:t xml:space="preserve"> bescherming voor een waterleiding valt onder een utiliteitsnet met het thema laagspanning. </w:t>
      </w:r>
      <w:r>
        <w:t xml:space="preserve">Via </w:t>
      </w:r>
      <w:r w:rsidR="002A26AD">
        <w:t>INSPIRE</w:t>
      </w:r>
      <w:r>
        <w:t xml:space="preserve"> </w:t>
      </w:r>
      <w:proofErr w:type="spellStart"/>
      <w:r w:rsidR="005D453A">
        <w:t>Utilit</w:t>
      </w:r>
      <w:r w:rsidR="00CD4698">
        <w:t>yNetwork</w:t>
      </w:r>
      <w:proofErr w:type="spellEnd"/>
      <w:r w:rsidR="00CD4698">
        <w:t xml:space="preserve">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en </w:t>
      </w:r>
      <w:proofErr w:type="spellStart"/>
      <w:r w:rsidR="00D00889">
        <w:t>standaardDieptelegging</w:t>
      </w:r>
      <w:proofErr w:type="spellEnd"/>
      <w:r>
        <w:t xml:space="preserve">. </w:t>
      </w:r>
      <w:r w:rsidR="00EC6F2F">
        <w:t xml:space="preserve">Door de referentie vanuit de Belanghebbende is de verantwoordelijke netbeheerder gekoppeld. </w:t>
      </w:r>
      <w:r>
        <w:t>Annotatie</w:t>
      </w:r>
      <w:r w:rsidR="00C25B9A">
        <w:t>, maatvoering</w:t>
      </w:r>
      <w:r>
        <w:t xml:space="preserve"> en mogelijk extra detailinfo worden gekoppeld en gelden voor het hele net (of </w:t>
      </w:r>
      <w:r w:rsidR="003203DD">
        <w:t xml:space="preserve">deel daarvan in een </w:t>
      </w:r>
      <w:r>
        <w:t>bestand).</w:t>
      </w:r>
    </w:p>
    <w:p w14:paraId="33FB2EEE" w14:textId="77777777" w:rsidR="00FE2DB2" w:rsidRDefault="00FE2DB2" w:rsidP="000E3C4F">
      <w:pPr>
        <w:sectPr w:rsidR="00FE2DB2" w:rsidSect="00672722">
          <w:pgSz w:w="11906" w:h="16838" w:code="9"/>
          <w:pgMar w:top="2552" w:right="1622" w:bottom="1531" w:left="1622" w:header="0" w:footer="57" w:gutter="0"/>
          <w:cols w:space="708"/>
          <w:docGrid w:linePitch="360"/>
        </w:sectPr>
      </w:pPr>
    </w:p>
    <w:p w14:paraId="464421F3" w14:textId="2E5823CA" w:rsidR="00382675" w:rsidRDefault="00261381" w:rsidP="000860FE">
      <w:pPr>
        <w:jc w:val="left"/>
      </w:pPr>
      <w:r>
        <w:rPr>
          <w:noProof/>
        </w:rPr>
        <w:lastRenderedPageBreak/>
        <w:drawing>
          <wp:anchor distT="0" distB="0" distL="114300" distR="114300" simplePos="0" relativeHeight="251642368" behindDoc="0" locked="0" layoutInCell="1" allowOverlap="1" wp14:anchorId="34E10BCE" wp14:editId="6F70C96F">
            <wp:simplePos x="0" y="0"/>
            <wp:positionH relativeFrom="column">
              <wp:posOffset>-215900</wp:posOffset>
            </wp:positionH>
            <wp:positionV relativeFrom="paragraph">
              <wp:posOffset>-5847</wp:posOffset>
            </wp:positionV>
            <wp:extent cx="6400800" cy="4980305"/>
            <wp:effectExtent l="0" t="0" r="0" b="0"/>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IMKL-Utiliteitsnet.wm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00800" cy="4980305"/>
                    </a:xfrm>
                    <a:prstGeom prst="rect">
                      <a:avLst/>
                    </a:prstGeom>
                  </pic:spPr>
                </pic:pic>
              </a:graphicData>
            </a:graphic>
            <wp14:sizeRelH relativeFrom="page">
              <wp14:pctWidth>0</wp14:pctWidth>
            </wp14:sizeRelH>
            <wp14:sizeRelV relativeFrom="page">
              <wp14:pctHeight>0</wp14:pctHeight>
            </wp14:sizeRelV>
          </wp:anchor>
        </w:drawing>
      </w:r>
    </w:p>
    <w:p w14:paraId="3ED737AD" w14:textId="50C3A4A2" w:rsidR="00CD4698" w:rsidRPr="000E3C4F" w:rsidRDefault="00CD4698" w:rsidP="000E5149">
      <w:pPr>
        <w:jc w:val="left"/>
        <w:rPr>
          <w:color w:val="FF0000"/>
        </w:rPr>
      </w:pPr>
      <w:bookmarkStart w:id="127" w:name="_Toc399786891"/>
      <w:r>
        <w:t>Figuur</w:t>
      </w:r>
      <w:r w:rsidR="005854EC">
        <w:t xml:space="preserve"> </w:t>
      </w:r>
      <w:r w:rsidR="00F3608E">
        <w:t>5.8</w:t>
      </w:r>
      <w:r>
        <w:t xml:space="preserve">: </w:t>
      </w:r>
      <w:r w:rsidRPr="000E3C4F">
        <w:t xml:space="preserve">Utiliteitsnet is getypeerd naar thema en </w:t>
      </w:r>
      <w:r w:rsidR="00967F23" w:rsidRPr="000E3C4F">
        <w:t>wordt voo</w:t>
      </w:r>
      <w:r w:rsidR="004475AB" w:rsidRPr="000E3C4F">
        <w:t xml:space="preserve">r </w:t>
      </w:r>
      <w:r w:rsidR="00AC0EB5">
        <w:t>WIBON</w:t>
      </w:r>
      <w:r w:rsidR="004475AB" w:rsidRPr="000E3C4F">
        <w:t xml:space="preserve"> gerefereerd door een Bel</w:t>
      </w:r>
      <w:r w:rsidR="00967F23" w:rsidRPr="000E3C4F">
        <w:t>a</w:t>
      </w:r>
      <w:r w:rsidR="004475AB" w:rsidRPr="000E3C4F">
        <w:t>n</w:t>
      </w:r>
      <w:r w:rsidR="00967F23" w:rsidRPr="000E3C4F">
        <w:t xml:space="preserve">ghebbende. Utiliteitsnet is een verbijzondering van INSPIRE </w:t>
      </w:r>
      <w:proofErr w:type="spellStart"/>
      <w:r w:rsidR="00967F23" w:rsidRPr="000E3C4F">
        <w:t>UtilityNetwork</w:t>
      </w:r>
      <w:proofErr w:type="spellEnd"/>
      <w:r w:rsidR="00967F23" w:rsidRPr="000E3C4F">
        <w:t>.</w:t>
      </w:r>
    </w:p>
    <w:p w14:paraId="617FBDDD" w14:textId="77777777"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14:paraId="7CA3B534" w14:textId="77777777" w:rsidR="000F3127" w:rsidRDefault="000F3127" w:rsidP="00CD4698"/>
    <w:p w14:paraId="2F6B77A4" w14:textId="345CAA5B" w:rsidR="000F3127" w:rsidRDefault="007A2BE5" w:rsidP="000E3C4F">
      <w:r>
        <w:t xml:space="preserve">In  INSPIRE </w:t>
      </w:r>
      <w:r w:rsidR="00897291">
        <w:t xml:space="preserve">is er voor </w:t>
      </w:r>
      <w:proofErr w:type="spellStart"/>
      <w:r w:rsidR="000F3127">
        <w:t>UtilityNetwork</w:t>
      </w:r>
      <w:proofErr w:type="spellEnd"/>
      <w:r w:rsidR="000F3127">
        <w:t xml:space="preserve"> met het attribuut </w:t>
      </w:r>
      <w:proofErr w:type="spellStart"/>
      <w:r w:rsidR="000F3127">
        <w:t>utilityFacilityReference</w:t>
      </w:r>
      <w:proofErr w:type="spellEnd"/>
      <w:r w:rsidR="000F3127">
        <w:t xml:space="preserve"> een referentie mogelijk naar een </w:t>
      </w:r>
      <w:proofErr w:type="spellStart"/>
      <w:r w:rsidR="000F3127">
        <w:t>ActivityComplex</w:t>
      </w:r>
      <w:proofErr w:type="spellEnd"/>
      <w:r w:rsidR="000F3127">
        <w:t xml:space="preserve">. Hiermee kan gerefereerd worden aan grote utiliteitsnetonderdelen zoals bijvoorbeeld een energiecentrale een waterzuiveringscentrale, een overslagstation. </w:t>
      </w:r>
      <w:r>
        <w:t xml:space="preserve">Het huidige IMKL ondersteunt echter niet de opname van het objecttype </w:t>
      </w:r>
      <w:proofErr w:type="spellStart"/>
      <w:r>
        <w:t>ActivityComplex</w:t>
      </w:r>
      <w:proofErr w:type="spellEnd"/>
      <w:r>
        <w:t xml:space="preserve"> en evenmin het attribuut </w:t>
      </w:r>
      <w:proofErr w:type="spellStart"/>
      <w:r>
        <w:t>utilityFacilityReference</w:t>
      </w:r>
      <w:proofErr w:type="spellEnd"/>
    </w:p>
    <w:p w14:paraId="48D989D9" w14:textId="77777777" w:rsidR="00CD4698" w:rsidRDefault="00CD4698" w:rsidP="000E3C4F"/>
    <w:p w14:paraId="5C8A174E" w14:textId="77777777" w:rsidR="00E65E36" w:rsidRDefault="00E65E36" w:rsidP="000E3C4F">
      <w:pPr>
        <w:pStyle w:val="subparagraaftitel"/>
      </w:pPr>
      <w:bookmarkStart w:id="128" w:name="_Toc45195641"/>
      <w:proofErr w:type="spellStart"/>
      <w:r>
        <w:t>Kabel</w:t>
      </w:r>
      <w:r w:rsidR="00BE48B5">
        <w:t>Of</w:t>
      </w:r>
      <w:r>
        <w:t>Leiding</w:t>
      </w:r>
      <w:bookmarkEnd w:id="127"/>
      <w:proofErr w:type="spellEnd"/>
      <w:r w:rsidR="00283BD6">
        <w:t>.</w:t>
      </w:r>
      <w:bookmarkEnd w:id="128"/>
    </w:p>
    <w:p w14:paraId="38AD047F" w14:textId="77777777" w:rsidR="00D0110B" w:rsidRDefault="00D0110B" w:rsidP="000E3C4F">
      <w:r>
        <w:t xml:space="preserve">Definitie: Leidingen, buizen of kabels bestemd voor </w:t>
      </w:r>
      <w:proofErr w:type="spellStart"/>
      <w:r>
        <w:t>voortgeleiding</w:t>
      </w:r>
      <w:proofErr w:type="spellEnd"/>
      <w:r>
        <w:t xml:space="preserve"> van energie, materie of data.</w:t>
      </w:r>
    </w:p>
    <w:p w14:paraId="60924AF6" w14:textId="1AFD6FDE" w:rsidR="001E71F6" w:rsidRDefault="001E71F6" w:rsidP="000E3C4F">
      <w:r>
        <w:t xml:space="preserve">Bron: </w:t>
      </w:r>
      <w:r w:rsidR="00793B0B">
        <w:t>IMKL</w:t>
      </w:r>
    </w:p>
    <w:p w14:paraId="67529C80" w14:textId="77777777" w:rsidR="00D0110B" w:rsidRDefault="00D0110B" w:rsidP="000E3C4F"/>
    <w:p w14:paraId="674AD23C" w14:textId="77777777" w:rsidR="00E65E36" w:rsidRDefault="00E65E36" w:rsidP="000E3C4F">
      <w:proofErr w:type="spellStart"/>
      <w:r>
        <w:t>KabelOfLeiding</w:t>
      </w:r>
      <w:proofErr w:type="spellEnd"/>
      <w:r>
        <w:t xml:space="preserve"> is de verzamelklasse voor </w:t>
      </w:r>
      <w:r w:rsidR="003203DD">
        <w:t xml:space="preserve">alle </w:t>
      </w:r>
      <w:r>
        <w:t xml:space="preserve"> kabel en leiding typen per type net (per  ‘thema’). </w:t>
      </w:r>
      <w:r w:rsidR="00882C7A">
        <w:t xml:space="preserve">In het 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14:paraId="3C702BAD" w14:textId="77777777" w:rsidR="00E65E36" w:rsidRDefault="00A35E0B" w:rsidP="000E3C4F">
      <w:r>
        <w:t>Detai</w:t>
      </w:r>
      <w:r w:rsidR="00882C7A">
        <w:t>lverwijzingen, annotatie en maatvoering zijn gekoppeld v</w:t>
      </w:r>
      <w:r w:rsidR="00536484">
        <w:t>ia</w:t>
      </w:r>
      <w:r w:rsidR="00882C7A">
        <w:t xml:space="preserve"> het associatie-attribuut </w:t>
      </w:r>
      <w:proofErr w:type="spellStart"/>
      <w:r w:rsidR="00882C7A">
        <w:t>heeftExtraInformatie</w:t>
      </w:r>
      <w:proofErr w:type="spellEnd"/>
      <w:r w:rsidR="00E65E36">
        <w:t xml:space="preserve">. </w:t>
      </w:r>
      <w:r w:rsidR="00882C7A">
        <w:t xml:space="preserve">Informatie over een mogelijke voorzorgsmaatregel bij graven is via verwijzing naar een object </w:t>
      </w:r>
      <w:proofErr w:type="spellStart"/>
      <w:r w:rsidR="00882C7A">
        <w:t>AanduidingEisVoorzorgsmaatregel</w:t>
      </w:r>
      <w:proofErr w:type="spellEnd"/>
      <w:r w:rsidR="00882C7A">
        <w:t xml:space="preserve">.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proofErr w:type="spellStart"/>
      <w:r>
        <w:t>AanduidingEisVoorzorgsmaatregel</w:t>
      </w:r>
      <w:proofErr w:type="spellEnd"/>
      <w:r>
        <w:t xml:space="preserve"> </w:t>
      </w:r>
      <w:r w:rsidR="00E65E36">
        <w:t>opgenomen.</w:t>
      </w:r>
    </w:p>
    <w:p w14:paraId="36486A8F" w14:textId="77777777" w:rsidR="00E65E36" w:rsidRDefault="00E65E36" w:rsidP="000E3C4F"/>
    <w:p w14:paraId="132CBA35" w14:textId="77777777" w:rsidR="00E65E36" w:rsidRDefault="00E65E36" w:rsidP="000E3C4F">
      <w:proofErr w:type="spellStart"/>
      <w:r>
        <w:t>KabelOfLeiding</w:t>
      </w:r>
      <w:proofErr w:type="spellEnd"/>
      <w:r>
        <w:t xml:space="preserve"> zijn individuele kabels en </w:t>
      </w:r>
      <w:r w:rsidR="009E08D3">
        <w:t xml:space="preserve">of </w:t>
      </w:r>
      <w:r>
        <w:t xml:space="preserve">leidingen. Ze zijn dus niet een verzameling. Voor dat laatste wordt de klasse </w:t>
      </w:r>
      <w:proofErr w:type="spellStart"/>
      <w:r>
        <w:t>KabelEnLeidingContainer</w:t>
      </w:r>
      <w:proofErr w:type="spellEnd"/>
      <w:r>
        <w:t xml:space="preserve"> gebruikt</w:t>
      </w:r>
      <w:r w:rsidR="00C7139A">
        <w:t xml:space="preserve"> en specifiek het object </w:t>
      </w:r>
      <w:proofErr w:type="spellStart"/>
      <w:r w:rsidR="00C7139A">
        <w:t>Kabelbed</w:t>
      </w:r>
      <w:proofErr w:type="spellEnd"/>
      <w:r w:rsidR="00C7139A">
        <w:t>.</w:t>
      </w:r>
    </w:p>
    <w:p w14:paraId="35F036F5" w14:textId="77777777" w:rsidR="00C7139A" w:rsidRDefault="00C7139A" w:rsidP="000E3C4F"/>
    <w:p w14:paraId="5B791537" w14:textId="6CB18335" w:rsidR="00E65E36" w:rsidRDefault="00E65E36" w:rsidP="000E3C4F">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 xml:space="preserve">en met een </w:t>
      </w:r>
      <w:proofErr w:type="spellStart"/>
      <w:r w:rsidR="00A35E0B">
        <w:t>nauwkeurigheid</w:t>
      </w:r>
      <w:r w:rsidR="003203DD">
        <w:t>XYv</w:t>
      </w:r>
      <w:r w:rsidR="00A35E0B">
        <w:t>alue</w:t>
      </w:r>
      <w:proofErr w:type="spellEnd"/>
      <w:r w:rsidR="00A35E0B">
        <w:t xml:space="preserve">. Dit kan in </w:t>
      </w:r>
      <w:r w:rsidR="003203DD">
        <w:t>e</w:t>
      </w:r>
      <w:r w:rsidR="00A35E0B">
        <w:t>en drietal klassen</w:t>
      </w:r>
      <w:r w:rsidR="00A212BA">
        <w:t>: tot 30 cm, tot 50 cm, tot 100 cm</w:t>
      </w:r>
      <w:r w:rsidR="00A35E0B">
        <w:t xml:space="preserve"> </w:t>
      </w:r>
      <w:r w:rsidRPr="00371A2A">
        <w:t xml:space="preserve">In </w:t>
      </w:r>
      <w:r w:rsidR="00793B0B">
        <w:t>IMKL</w:t>
      </w:r>
      <w:r w:rsidRPr="00371A2A">
        <w:t xml:space="preserve"> is de minimale  nauwkeurigheid +- 1 meter.</w:t>
      </w:r>
    </w:p>
    <w:p w14:paraId="4F2FD25F" w14:textId="77777777" w:rsidR="00F01E6C" w:rsidRDefault="00F01E6C" w:rsidP="000E3C4F"/>
    <w:p w14:paraId="78A655DC" w14:textId="77777777" w:rsidR="00F01E6C" w:rsidRDefault="00F01E6C" w:rsidP="000E3C4F">
      <w:r>
        <w:t>Kabel of leidingen hebben verplicht een lijngeometrie.</w:t>
      </w:r>
      <w:r w:rsidR="00536484">
        <w:t xml:space="preserve"> </w:t>
      </w:r>
      <w:r w:rsidR="00971241" w:rsidRPr="003657E7">
        <w:t xml:space="preserve">Optioneel is er via het associatie-attribuut </w:t>
      </w:r>
      <w:proofErr w:type="spellStart"/>
      <w:r w:rsidR="00971241" w:rsidRPr="003657E7">
        <w:t>extraGeometrie</w:t>
      </w:r>
      <w:proofErr w:type="spellEnd"/>
      <w:r w:rsidR="00971241" w:rsidRPr="003657E7">
        <w:t xml:space="preserve"> een buitenbegrenzing of contour van het object op te nemen. De netbeheerder bepaalt zelf wanneer dat functioneel is.</w:t>
      </w:r>
    </w:p>
    <w:p w14:paraId="2038C07A" w14:textId="77777777" w:rsidR="008A3F7B" w:rsidRDefault="008A3F7B" w:rsidP="00E65E36">
      <w:pPr>
        <w:jc w:val="left"/>
        <w:sectPr w:rsidR="008A3F7B" w:rsidSect="00672722">
          <w:pgSz w:w="11906" w:h="16838" w:code="9"/>
          <w:pgMar w:top="2552" w:right="1622" w:bottom="1531" w:left="1622" w:header="0" w:footer="57" w:gutter="0"/>
          <w:cols w:space="708"/>
          <w:docGrid w:linePitch="360"/>
        </w:sectPr>
      </w:pPr>
    </w:p>
    <w:p w14:paraId="3C3CBCFF" w14:textId="4CCF4644" w:rsidR="008A3F7B" w:rsidRDefault="007A0CD2" w:rsidP="00B2550D">
      <w:pPr>
        <w:jc w:val="center"/>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9776" behindDoc="0" locked="0" layoutInCell="1" allowOverlap="1" wp14:anchorId="46C77971" wp14:editId="54EC8CDA">
            <wp:simplePos x="0" y="0"/>
            <wp:positionH relativeFrom="column">
              <wp:posOffset>5080</wp:posOffset>
            </wp:positionH>
            <wp:positionV relativeFrom="paragraph">
              <wp:posOffset>-52507</wp:posOffset>
            </wp:positionV>
            <wp:extent cx="8099425" cy="5420360"/>
            <wp:effectExtent l="0" t="0" r="0" b="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IMKL-KabelOfLeiding.wm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099425" cy="5420360"/>
                    </a:xfrm>
                    <a:prstGeom prst="rect">
                      <a:avLst/>
                    </a:prstGeom>
                  </pic:spPr>
                </pic:pic>
              </a:graphicData>
            </a:graphic>
            <wp14:sizeRelH relativeFrom="page">
              <wp14:pctWidth>0</wp14:pctWidth>
            </wp14:sizeRelH>
            <wp14:sizeRelV relativeFrom="page">
              <wp14:pctHeight>0</wp14:pctHeight>
            </wp14:sizeRelV>
          </wp:anchor>
        </w:drawing>
      </w:r>
      <w:r w:rsidR="00CD4698">
        <w:t>Figuur</w:t>
      </w:r>
      <w:r w:rsidR="00F3608E">
        <w:t xml:space="preserve"> 5.9</w:t>
      </w:r>
      <w:r w:rsidR="00CD4698">
        <w:t xml:space="preserve">: </w:t>
      </w:r>
      <w:proofErr w:type="spellStart"/>
      <w:r w:rsidR="00CD4698">
        <w:t>KabelOfLeiding</w:t>
      </w:r>
      <w:proofErr w:type="spellEnd"/>
      <w:r w:rsidR="00C7139A">
        <w:t xml:space="preserve"> bevat de gemeenschappelijke informatie voor kabels en leidingen.</w:t>
      </w:r>
    </w:p>
    <w:p w14:paraId="012B50B7" w14:textId="04062845" w:rsidR="00E65E36" w:rsidRDefault="00E65E36" w:rsidP="00E65E36">
      <w:pPr>
        <w:jc w:val="left"/>
      </w:pPr>
    </w:p>
    <w:p w14:paraId="75C43A4B" w14:textId="57C5EA0E" w:rsidR="00E65E36" w:rsidRDefault="00E65E36" w:rsidP="00E65E36">
      <w:pPr>
        <w:jc w:val="left"/>
      </w:pPr>
    </w:p>
    <w:p w14:paraId="03FD49D5" w14:textId="191FCA89" w:rsidR="00E65E36" w:rsidRDefault="00E65E36" w:rsidP="00E65E36">
      <w:pPr>
        <w:pStyle w:val="subparagraaftitel"/>
      </w:pPr>
      <w:bookmarkStart w:id="129" w:name="_Toc399786892"/>
      <w:bookmarkStart w:id="130" w:name="_Toc45195642"/>
      <w:r>
        <w:t>Leidingelement</w:t>
      </w:r>
      <w:bookmarkEnd w:id="129"/>
      <w:r w:rsidR="00283BD6">
        <w:t>.</w:t>
      </w:r>
      <w:bookmarkEnd w:id="130"/>
    </w:p>
    <w:p w14:paraId="270635B0" w14:textId="5ED228AD" w:rsidR="00A35E0B" w:rsidRDefault="00A35E0B" w:rsidP="000E3C4F">
      <w:r>
        <w:t xml:space="preserve">Definitie: </w:t>
      </w:r>
      <w:r w:rsidR="004475AB" w:rsidRPr="000E3C4F">
        <w:t>Een object dat bij één of meerdere leidingen behoort en als node in het netwerkmodel is opgenomen.</w:t>
      </w:r>
    </w:p>
    <w:p w14:paraId="34467B74" w14:textId="082441D4" w:rsidR="00A35E0B" w:rsidRDefault="00A35E0B" w:rsidP="000E3C4F">
      <w:r>
        <w:t xml:space="preserve">Bron: </w:t>
      </w:r>
      <w:r w:rsidR="00793B0B">
        <w:t>IMKL</w:t>
      </w:r>
    </w:p>
    <w:p w14:paraId="0EFAD4CE" w14:textId="67466B50" w:rsidR="00A35E0B" w:rsidRPr="00A35E0B" w:rsidRDefault="00A35E0B" w:rsidP="000E3C4F">
      <w:r>
        <w:t>Toelichting:</w:t>
      </w:r>
      <w:r w:rsidRPr="00A35E0B">
        <w:t xml:space="preserve"> Bijvoorbeeld objecten zoals een schakelkast, verdeelkast, kranen, afsluiters, versterkers, </w:t>
      </w:r>
      <w:proofErr w:type="spellStart"/>
      <w:r w:rsidRPr="00A35E0B">
        <w:t>kabelmof</w:t>
      </w:r>
      <w:proofErr w:type="spellEnd"/>
      <w:r w:rsidRPr="00A35E0B">
        <w:t xml:space="preserve">, rioolput, (druk)rioolgemaal, </w:t>
      </w:r>
      <w:proofErr w:type="spellStart"/>
      <w:r w:rsidRPr="00A35E0B">
        <w:t>kathodische</w:t>
      </w:r>
      <w:proofErr w:type="spellEnd"/>
      <w:r w:rsidRPr="00A35E0B">
        <w:t xml:space="preserve"> bescherming, boorput, etc. </w:t>
      </w:r>
    </w:p>
    <w:p w14:paraId="47C29723" w14:textId="7E3FF358" w:rsidR="00A35E0B" w:rsidRDefault="00A35E0B" w:rsidP="000E3C4F">
      <w:r w:rsidRPr="00A35E0B">
        <w:t xml:space="preserve">Een leidingelement kan zowel betrekking hebben op ondergrondse als op bovengrondse delen van het net.  </w:t>
      </w:r>
    </w:p>
    <w:p w14:paraId="0F2CEB51" w14:textId="768B6AF4" w:rsidR="00A35E0B" w:rsidRDefault="00A35E0B" w:rsidP="000E3C4F"/>
    <w:p w14:paraId="494C2E7C" w14:textId="15ACD5A0" w:rsidR="00E65E36" w:rsidRDefault="007A0CD2" w:rsidP="000E3C4F">
      <w:r>
        <w:rPr>
          <w:noProof/>
        </w:rPr>
        <w:drawing>
          <wp:anchor distT="0" distB="0" distL="114300" distR="114300" simplePos="0" relativeHeight="251652608" behindDoc="0" locked="0" layoutInCell="1" allowOverlap="1" wp14:anchorId="07CD0164" wp14:editId="11E465D5">
            <wp:simplePos x="0" y="0"/>
            <wp:positionH relativeFrom="column">
              <wp:posOffset>-20846</wp:posOffset>
            </wp:positionH>
            <wp:positionV relativeFrom="paragraph">
              <wp:posOffset>731520</wp:posOffset>
            </wp:positionV>
            <wp:extent cx="5500370" cy="3949065"/>
            <wp:effectExtent l="0" t="0" r="0" b="0"/>
            <wp:wrapTopAndBottom/>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IMKL-Leidingelement.wm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0370" cy="3949065"/>
                    </a:xfrm>
                    <a:prstGeom prst="rect">
                      <a:avLst/>
                    </a:prstGeom>
                  </pic:spPr>
                </pic:pic>
              </a:graphicData>
            </a:graphic>
            <wp14:sizeRelH relativeFrom="page">
              <wp14:pctWidth>0</wp14:pctWidth>
            </wp14:sizeRelH>
            <wp14:sizeRelV relativeFrom="page">
              <wp14:pctHeight>0</wp14:pctHeight>
            </wp14:sizeRelV>
          </wp:anchor>
        </w:drawing>
      </w:r>
      <w:r w:rsidR="00A212BA">
        <w:t xml:space="preserve">Leidingelement </w:t>
      </w:r>
      <w:r w:rsidR="00E65E36">
        <w:t>is de verzamelklasse voor alle typen leidingelemente</w:t>
      </w:r>
      <w:r w:rsidR="005C7720">
        <w:t>n. De typen zijn niet als apart objecttype</w:t>
      </w:r>
      <w:r w:rsidR="00E65E36">
        <w:t xml:space="preserve"> opgenomen maar als verzamelklasse </w:t>
      </w:r>
      <w:proofErr w:type="spellStart"/>
      <w:r w:rsidR="00E65E36">
        <w:t>Appurtenance</w:t>
      </w:r>
      <w:proofErr w:type="spellEnd"/>
      <w:r w:rsidR="00E65E36">
        <w:t xml:space="preserve">. In </w:t>
      </w:r>
      <w:r w:rsidR="002A26AD">
        <w:t>INSPIRE</w:t>
      </w:r>
      <w:r w:rsidR="00E65E36">
        <w:t xml:space="preserve"> zijn de </w:t>
      </w:r>
      <w:proofErr w:type="spellStart"/>
      <w:r w:rsidR="00E65E36">
        <w:t>Appurtenances</w:t>
      </w:r>
      <w:proofErr w:type="spellEnd"/>
      <w:r w:rsidR="00E65E36">
        <w:t xml:space="preserve"> met een </w:t>
      </w:r>
      <w:proofErr w:type="spellStart"/>
      <w:r w:rsidR="00E65E36">
        <w:t>appurtenanceType</w:t>
      </w:r>
      <w:proofErr w:type="spellEnd"/>
      <w:r w:rsidR="00E65E36">
        <w:t xml:space="preserve">  attribuut verder getypeerd. Deze typering kan </w:t>
      </w:r>
      <w:r w:rsidR="005C7720">
        <w:t xml:space="preserve">nog </w:t>
      </w:r>
      <w:r w:rsidR="00E65E36">
        <w:t xml:space="preserve">verder uitgebreid worden. In bijlage </w:t>
      </w:r>
      <w:r w:rsidR="00802006">
        <w:t xml:space="preserve">1 </w:t>
      </w:r>
      <w:r w:rsidR="00E65E36">
        <w:t xml:space="preserve">van dit document zijn de waarden voor  </w:t>
      </w:r>
      <w:proofErr w:type="spellStart"/>
      <w:r w:rsidR="00E65E36">
        <w:t>AppurtenanceTypeValue</w:t>
      </w:r>
      <w:proofErr w:type="spellEnd"/>
      <w:r w:rsidR="00E65E36">
        <w:t xml:space="preserve"> opgenomen.</w:t>
      </w:r>
    </w:p>
    <w:p w14:paraId="0AA01D66" w14:textId="1304ABD2" w:rsidR="00E31B57" w:rsidRDefault="00E31B57" w:rsidP="00A35E0B">
      <w:pPr>
        <w:jc w:val="left"/>
      </w:pPr>
    </w:p>
    <w:p w14:paraId="3B947712" w14:textId="7E520927"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14:paraId="49A8BD0A" w14:textId="3A8AD09C" w:rsidR="007F134D" w:rsidRDefault="007F134D" w:rsidP="00A26E72">
      <w:pPr>
        <w:spacing w:line="240" w:lineRule="atLeast"/>
      </w:pPr>
    </w:p>
    <w:p w14:paraId="6968F7C1" w14:textId="5E623022" w:rsidR="00F01E6C" w:rsidRDefault="00F01E6C" w:rsidP="005C7720">
      <w:r w:rsidRPr="00BA4E46">
        <w:t>De geometrie van een Leidingelement is verplicht altijd een punt.</w:t>
      </w:r>
      <w:r w:rsidR="004919B8">
        <w:t xml:space="preserve"> Optioneel is er via het associ</w:t>
      </w:r>
      <w:r>
        <w:t xml:space="preserve">atie-attribuut </w:t>
      </w:r>
      <w:proofErr w:type="spellStart"/>
      <w:r w:rsidR="00536484">
        <w:t>extraGeometrie</w:t>
      </w:r>
      <w:proofErr w:type="spellEnd"/>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 xml:space="preserve">lopen. Ze kunnen stoppen bij de buitengrens van het element (ook als de contour niet is opgenomen), dat doen ze in werkelijkheid immers ook. Met de </w:t>
      </w:r>
      <w:proofErr w:type="spellStart"/>
      <w:r w:rsidRPr="005C7720">
        <w:t>Arc</w:t>
      </w:r>
      <w:proofErr w:type="spellEnd"/>
      <w:r w:rsidRPr="005C7720">
        <w:t>/Node topologie kan wel opgenomen worden dat de leiding bij het leidingelement hoort.</w:t>
      </w:r>
    </w:p>
    <w:p w14:paraId="7AF5A01F" w14:textId="77777777" w:rsidR="005C7720" w:rsidRDefault="005C7720" w:rsidP="005C7720"/>
    <w:p w14:paraId="3C0CAC83" w14:textId="77777777" w:rsidR="005C7720" w:rsidRDefault="00B95936" w:rsidP="005C7720">
      <w:r>
        <w:lastRenderedPageBreak/>
        <w:t>Informatie over e</w:t>
      </w:r>
      <w:r w:rsidR="005C7720">
        <w:t xml:space="preserve">en eventuele eis voorzorgsmaatregel is middels een associatie vanuit het object </w:t>
      </w:r>
      <w:proofErr w:type="spellStart"/>
      <w:r w:rsidR="00884B92">
        <w:t>AanduidingEisVoorzorgsmaatreg</w:t>
      </w:r>
      <w:r w:rsidR="005C7720">
        <w:t>el</w:t>
      </w:r>
      <w:proofErr w:type="spellEnd"/>
      <w:r w:rsidR="005C7720">
        <w:t xml:space="preserve"> gekoppeld.</w:t>
      </w:r>
    </w:p>
    <w:p w14:paraId="4D43031E" w14:textId="77777777" w:rsidR="002E0E6E" w:rsidRDefault="002E0E6E" w:rsidP="005C7720"/>
    <w:p w14:paraId="1EDB7476" w14:textId="228C1845"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proofErr w:type="spellStart"/>
      <w:r w:rsidR="006843B1">
        <w:t>Length</w:t>
      </w:r>
      <w:proofErr w:type="spellEnd"/>
      <w:r w:rsidR="00017B8E">
        <w:t xml:space="preserve">’ waarbij de meeteenheid apart wordt gespecificeerd. Voor </w:t>
      </w:r>
      <w:r w:rsidR="00AC0EB5">
        <w:t>WIBON</w:t>
      </w:r>
      <w:r w:rsidR="00017B8E">
        <w:t xml:space="preserve"> wordt er altijd meters gebruikt met maximaal 2 decimalen.</w:t>
      </w:r>
    </w:p>
    <w:p w14:paraId="640F8F2F" w14:textId="77777777" w:rsidR="004919B8" w:rsidRPr="00BA4E46" w:rsidRDefault="004919B8" w:rsidP="00F01E6C">
      <w:pPr>
        <w:spacing w:line="288" w:lineRule="auto"/>
      </w:pPr>
    </w:p>
    <w:p w14:paraId="43F4E061" w14:textId="77777777" w:rsidR="00A11BC4" w:rsidRDefault="00971241">
      <w:pPr>
        <w:rPr>
          <w:kern w:val="24"/>
        </w:rPr>
      </w:pPr>
      <w:bookmarkStart w:id="131" w:name="_Toc399786894"/>
      <w:r w:rsidRPr="00971241">
        <w:rPr>
          <w:b/>
        </w:rPr>
        <w:t>Extra toelichting: aansluiting, huisaansluiting, profielschets</w:t>
      </w:r>
      <w:r w:rsidR="00283BD6">
        <w:rPr>
          <w:b/>
        </w:rPr>
        <w:t>.</w:t>
      </w:r>
    </w:p>
    <w:p w14:paraId="2450CF11" w14:textId="77777777"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w:t>
      </w:r>
      <w:proofErr w:type="spellStart"/>
      <w:r w:rsidRPr="003657E7">
        <w:t>ExtraDetailInfo</w:t>
      </w:r>
      <w:proofErr w:type="spellEnd"/>
      <w:r w:rsidRPr="003657E7">
        <w:t xml:space="preserve">.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14:paraId="4B24933F" w14:textId="77777777" w:rsidR="00BE48B5" w:rsidRDefault="00BE48B5" w:rsidP="00BE48B5"/>
    <w:p w14:paraId="5531AA15" w14:textId="77777777"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14:paraId="6D56CB6E" w14:textId="77777777" w:rsidR="00E104DB" w:rsidRDefault="00E104DB" w:rsidP="00BE48B5"/>
    <w:p w14:paraId="35C73911" w14:textId="77777777" w:rsidR="00E104DB" w:rsidRDefault="00E104DB" w:rsidP="00BE48B5">
      <w:r>
        <w:t xml:space="preserve">Het type overig wordt gebruikt voor alle andere detailschetsen. Een voorbeeld daarvan is </w:t>
      </w:r>
      <w:r>
        <w:rPr>
          <w:rFonts w:cs="Arial"/>
        </w:rPr>
        <w:t>een projecttekening van geplande netelementen.</w:t>
      </w:r>
    </w:p>
    <w:p w14:paraId="36E50FA0" w14:textId="77777777" w:rsidR="00E65E36" w:rsidRDefault="00E65E36" w:rsidP="00E65E36">
      <w:pPr>
        <w:pStyle w:val="subparagraaftitel"/>
      </w:pPr>
      <w:bookmarkStart w:id="132" w:name="_Toc45195643"/>
      <w:proofErr w:type="spellStart"/>
      <w:r>
        <w:t>KabelEnLeidingContainer</w:t>
      </w:r>
      <w:bookmarkEnd w:id="131"/>
      <w:proofErr w:type="spellEnd"/>
      <w:r w:rsidR="00283BD6">
        <w:t>.</w:t>
      </w:r>
      <w:bookmarkEnd w:id="132"/>
    </w:p>
    <w:p w14:paraId="0C954DC9" w14:textId="77777777" w:rsidR="0033156E" w:rsidRDefault="0033156E" w:rsidP="000E3C4F">
      <w:r>
        <w:t>Definitie: Abstract data object dat de gemeenschappelijke attributen en associaties bevat voor alle kabel- en leidingcontainer objecten.</w:t>
      </w:r>
    </w:p>
    <w:p w14:paraId="56D5D7A2" w14:textId="1299FF3E" w:rsidR="0033156E" w:rsidRDefault="0033156E" w:rsidP="000E3C4F">
      <w:r>
        <w:t>Bron:</w:t>
      </w:r>
      <w:r w:rsidR="004C0CA8">
        <w:t xml:space="preserve"> </w:t>
      </w:r>
      <w:r w:rsidR="00793B0B">
        <w:t>IMKL</w:t>
      </w:r>
    </w:p>
    <w:p w14:paraId="64BE43DB" w14:textId="77777777" w:rsidR="00D841BA" w:rsidRDefault="00D841BA" w:rsidP="000E3C4F"/>
    <w:p w14:paraId="723E18E0" w14:textId="77777777" w:rsidR="00D841BA" w:rsidRDefault="00D841BA" w:rsidP="000E3C4F">
      <w:r>
        <w:t>Gerelateerde definities:</w:t>
      </w:r>
    </w:p>
    <w:p w14:paraId="534D2DEE" w14:textId="77777777" w:rsidR="00387CF5" w:rsidRPr="00387CF5" w:rsidRDefault="00387CF5" w:rsidP="000E3C4F">
      <w:proofErr w:type="spellStart"/>
      <w:r>
        <w:t>Kabelbed</w:t>
      </w:r>
      <w:proofErr w:type="spellEnd"/>
      <w:r>
        <w:t xml:space="preserve">: </w:t>
      </w:r>
      <w:r w:rsidRPr="00387CF5">
        <w:t>Ruimtebeslag dat door een gemeenschappelijk tracé van één of meer kabels,  buizen, HDPE- en/of mantelbuizen  – die toebehoren aan één netbeheerder - wordt gevormd.</w:t>
      </w:r>
    </w:p>
    <w:p w14:paraId="52E7D44F" w14:textId="77777777" w:rsidR="00D841BA" w:rsidRDefault="00387CF5" w:rsidP="000E3C4F">
      <w:pPr>
        <w:autoSpaceDE w:val="0"/>
        <w:autoSpaceDN w:val="0"/>
        <w:adjustRightInd w:val="0"/>
      </w:pPr>
      <w:r>
        <w:t xml:space="preserve">Toelichting: </w:t>
      </w:r>
      <w:r w:rsidRPr="00387CF5">
        <w:t xml:space="preserve">Synoniem voor </w:t>
      </w:r>
      <w:proofErr w:type="spellStart"/>
      <w:r w:rsidRPr="00387CF5">
        <w:t>kabelbed</w:t>
      </w:r>
      <w:proofErr w:type="spellEnd"/>
      <w:r w:rsidRPr="00387CF5">
        <w:t xml:space="preserve"> is geul. Losse kabels of buizen die bij elkaar in een </w:t>
      </w:r>
      <w:proofErr w:type="spellStart"/>
      <w:r w:rsidRPr="00387CF5">
        <w:t>kabelbed</w:t>
      </w:r>
      <w:proofErr w:type="spellEnd"/>
      <w:r w:rsidRPr="00387CF5">
        <w:t xml:space="preserve"> liggen. Informatie is opgenomen op het niveau van de set van kabels of buizen.</w:t>
      </w:r>
    </w:p>
    <w:p w14:paraId="22C8B42A" w14:textId="77777777" w:rsidR="00387CF5" w:rsidRDefault="00387CF5" w:rsidP="000E3C4F"/>
    <w:p w14:paraId="08B48474" w14:textId="77777777" w:rsidR="00387CF5" w:rsidRPr="00387CF5" w:rsidRDefault="00387CF5" w:rsidP="000E3C4F">
      <w:r>
        <w:t xml:space="preserve">Mantelbuis: </w:t>
      </w:r>
      <w:r w:rsidRPr="00387CF5">
        <w:t>Beschermingsbuis.</w:t>
      </w:r>
    </w:p>
    <w:p w14:paraId="104A1DC6" w14:textId="77777777" w:rsidR="00387CF5" w:rsidRDefault="00387CF5" w:rsidP="000E3C4F">
      <w:pPr>
        <w:autoSpaceDE w:val="0"/>
        <w:autoSpaceDN w:val="0"/>
        <w:adjustRightInd w:val="0"/>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14:paraId="06650149" w14:textId="77777777" w:rsidR="00387CF5" w:rsidRDefault="00387CF5" w:rsidP="000E3C4F"/>
    <w:p w14:paraId="6BEF0484" w14:textId="77777777" w:rsidR="0033156E" w:rsidRDefault="0033156E" w:rsidP="00E65E36">
      <w:pPr>
        <w:jc w:val="left"/>
      </w:pPr>
    </w:p>
    <w:p w14:paraId="4B8D223B" w14:textId="77777777" w:rsidR="000E5149" w:rsidRDefault="000E5149" w:rsidP="00E65E36">
      <w:pPr>
        <w:jc w:val="left"/>
      </w:pPr>
    </w:p>
    <w:p w14:paraId="00670907" w14:textId="77777777" w:rsidR="000E5149" w:rsidRDefault="000E5149" w:rsidP="00E65E36">
      <w:pPr>
        <w:jc w:val="left"/>
      </w:pPr>
    </w:p>
    <w:p w14:paraId="0BD211FC" w14:textId="77777777" w:rsidR="000E5149" w:rsidRDefault="000E5149" w:rsidP="00E65E36">
      <w:pPr>
        <w:jc w:val="left"/>
      </w:pPr>
    </w:p>
    <w:p w14:paraId="1508AC1F" w14:textId="77777777" w:rsidR="000E5149" w:rsidRDefault="000E5149" w:rsidP="00E65E36">
      <w:pPr>
        <w:jc w:val="left"/>
      </w:pPr>
    </w:p>
    <w:p w14:paraId="08BFCC44" w14:textId="77777777" w:rsidR="000E5149" w:rsidRDefault="000E5149" w:rsidP="00E65E36">
      <w:pPr>
        <w:jc w:val="left"/>
      </w:pPr>
    </w:p>
    <w:p w14:paraId="410BFAF9" w14:textId="77777777" w:rsidR="000E5149" w:rsidRDefault="000E5149" w:rsidP="00E65E36">
      <w:pPr>
        <w:jc w:val="left"/>
      </w:pPr>
    </w:p>
    <w:p w14:paraId="03A7EF60" w14:textId="009A2E61" w:rsidR="000E5149" w:rsidRDefault="007A0CD2" w:rsidP="00E65E36">
      <w:pPr>
        <w:jc w:val="left"/>
      </w:pPr>
      <w:r>
        <w:rPr>
          <w:noProof/>
        </w:rPr>
        <w:lastRenderedPageBreak/>
        <w:drawing>
          <wp:anchor distT="0" distB="0" distL="114300" distR="114300" simplePos="0" relativeHeight="251658752" behindDoc="0" locked="0" layoutInCell="1" allowOverlap="1" wp14:anchorId="5C310CA6" wp14:editId="02235FAB">
            <wp:simplePos x="0" y="0"/>
            <wp:positionH relativeFrom="column">
              <wp:posOffset>-5080</wp:posOffset>
            </wp:positionH>
            <wp:positionV relativeFrom="paragraph">
              <wp:posOffset>286385</wp:posOffset>
            </wp:positionV>
            <wp:extent cx="5500370" cy="4941570"/>
            <wp:effectExtent l="0" t="0" r="0" b="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IMKL-KabelEnLeidingContainer.w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0370" cy="4941570"/>
                    </a:xfrm>
                    <a:prstGeom prst="rect">
                      <a:avLst/>
                    </a:prstGeom>
                  </pic:spPr>
                </pic:pic>
              </a:graphicData>
            </a:graphic>
            <wp14:sizeRelH relativeFrom="page">
              <wp14:pctWidth>0</wp14:pctWidth>
            </wp14:sizeRelH>
            <wp14:sizeRelV relativeFrom="page">
              <wp14:pctHeight>0</wp14:pctHeight>
            </wp14:sizeRelV>
          </wp:anchor>
        </w:drawing>
      </w:r>
    </w:p>
    <w:p w14:paraId="5C96E7A0" w14:textId="2368A54D" w:rsidR="000E5149" w:rsidRDefault="000E5149" w:rsidP="00E65E36">
      <w:pPr>
        <w:jc w:val="left"/>
      </w:pPr>
    </w:p>
    <w:p w14:paraId="2440D658" w14:textId="3FCDF3C9" w:rsidR="00387CF5" w:rsidRDefault="00387CF5" w:rsidP="00E65E36">
      <w:pPr>
        <w:jc w:val="left"/>
      </w:pPr>
      <w:r>
        <w:t xml:space="preserve">Figuur </w:t>
      </w:r>
      <w:r w:rsidR="00F3608E">
        <w:t>5.11</w:t>
      </w:r>
      <w:r>
        <w:t>:</w:t>
      </w:r>
      <w:r w:rsidR="005C7720">
        <w:t xml:space="preserve"> </w:t>
      </w:r>
      <w:proofErr w:type="spellStart"/>
      <w:r w:rsidR="005C7720">
        <w:t>KabelEnleidingContainer</w:t>
      </w:r>
      <w:proofErr w:type="spellEnd"/>
      <w:r w:rsidR="005C7720">
        <w:t xml:space="preserve"> omvat kabelbedden en mantelbuizen.</w:t>
      </w:r>
    </w:p>
    <w:p w14:paraId="666BB30D" w14:textId="2001B018" w:rsidR="00387CF5" w:rsidRDefault="00387CF5" w:rsidP="00E65E36">
      <w:pPr>
        <w:jc w:val="left"/>
      </w:pPr>
    </w:p>
    <w:p w14:paraId="4CC0E5B2" w14:textId="172FC89D" w:rsidR="00E65E36" w:rsidRDefault="00E65E36" w:rsidP="000E3C4F">
      <w:proofErr w:type="spellStart"/>
      <w:r>
        <w:t>KabelEnLeidingContainer</w:t>
      </w:r>
      <w:proofErr w:type="spellEnd"/>
      <w:r>
        <w:t xml:space="preserve">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 xml:space="preserve">een </w:t>
      </w:r>
      <w:proofErr w:type="spellStart"/>
      <w:r>
        <w:t>duct</w:t>
      </w:r>
      <w:proofErr w:type="spellEnd"/>
      <w:r>
        <w:t xml:space="preserve"> of een </w:t>
      </w:r>
      <w:proofErr w:type="spellStart"/>
      <w:r>
        <w:t>kabelbed</w:t>
      </w:r>
      <w:proofErr w:type="spellEnd"/>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14:paraId="1F38ADB1" w14:textId="01C9CB90" w:rsidR="00EC1D5D" w:rsidRDefault="00EC1D5D" w:rsidP="000E3C4F"/>
    <w:p w14:paraId="5C6C127A" w14:textId="4E4D8F66" w:rsidR="00D841BA" w:rsidRDefault="00A14AA4" w:rsidP="000E3C4F">
      <w:r>
        <w:t xml:space="preserve">Indien er meerdere kabels in een </w:t>
      </w:r>
      <w:proofErr w:type="spellStart"/>
      <w:r>
        <w:t>kabelbed</w:t>
      </w:r>
      <w:proofErr w:type="spellEnd"/>
      <w:r>
        <w:t xml:space="preserve"> liggen wordt het aantal kabels verplicht opgenomen.</w:t>
      </w:r>
    </w:p>
    <w:p w14:paraId="390DAE7C" w14:textId="24C80E99" w:rsidR="00E65E36" w:rsidRDefault="00E65E36" w:rsidP="000E3C4F">
      <w:r>
        <w:t xml:space="preserve">Een </w:t>
      </w:r>
      <w:proofErr w:type="spellStart"/>
      <w:r>
        <w:t>duct</w:t>
      </w:r>
      <w:proofErr w:type="spellEnd"/>
      <w:r>
        <w:t xml:space="preserve">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w:t>
      </w:r>
      <w:proofErr w:type="spellStart"/>
      <w:r w:rsidRPr="00D47431">
        <w:rPr>
          <w:lang w:val="en-GB"/>
        </w:rPr>
        <w:t>Engelse</w:t>
      </w:r>
      <w:proofErr w:type="spellEnd"/>
      <w:r w:rsidRPr="00D47431">
        <w:rPr>
          <w:lang w:val="en-GB"/>
        </w:rPr>
        <w:t xml:space="preserve"> def: A Duct (or Conduit, or Duct-bank, or Wireway) is a linear object which belongs to the structural network. It is the outermost casing. A Duct may contain Pipe(s), Cable(s) or other Duct(s). </w:t>
      </w:r>
      <w:r>
        <w:rPr>
          <w:lang w:val="en-GB"/>
        </w:rPr>
        <w:t xml:space="preserve">) </w:t>
      </w:r>
      <w:r>
        <w:t xml:space="preserve">Omdat de definitie van een </w:t>
      </w:r>
      <w:proofErr w:type="spellStart"/>
      <w:r>
        <w:t>kabelbed</w:t>
      </w:r>
      <w:proofErr w:type="spellEnd"/>
      <w:r>
        <w:t xml:space="preserve"> daar niet helemaal invalt is </w:t>
      </w:r>
      <w:proofErr w:type="spellStart"/>
      <w:r>
        <w:t>Kabelbed</w:t>
      </w:r>
      <w:proofErr w:type="spellEnd"/>
      <w:r>
        <w:t xml:space="preserve"> apart toegevoegd.</w:t>
      </w:r>
    </w:p>
    <w:p w14:paraId="5CEB8E8E" w14:textId="5B8F8117" w:rsidR="00387CF5" w:rsidRDefault="00387CF5" w:rsidP="000E3C4F">
      <w:pPr>
        <w:rPr>
          <w:rFonts w:ascii="Arial" w:hAnsi="Arial" w:cs="Arial"/>
          <w:color w:val="000000"/>
        </w:rPr>
      </w:pPr>
    </w:p>
    <w:p w14:paraId="53C8D0AD" w14:textId="5E580767" w:rsidR="00387CF5" w:rsidRDefault="00387CF5" w:rsidP="000E3C4F">
      <w:r w:rsidRPr="00BA4E46">
        <w:lastRenderedPageBreak/>
        <w:t xml:space="preserve">De geometrie van een </w:t>
      </w:r>
      <w:proofErr w:type="spellStart"/>
      <w:r w:rsidR="003206BD">
        <w:t>Kabel</w:t>
      </w:r>
      <w:r>
        <w:t>EnLeidingContainer</w:t>
      </w:r>
      <w:proofErr w:type="spellEnd"/>
      <w:r w:rsidRPr="00BA4E46">
        <w:t xml:space="preserve"> is verplicht altijd een </w:t>
      </w:r>
      <w:r w:rsidR="00DB2B14">
        <w:t>lijn</w:t>
      </w:r>
      <w:r w:rsidRPr="00BA4E46">
        <w:t>.</w:t>
      </w:r>
      <w:r w:rsidR="003206BD">
        <w:t xml:space="preserve"> Optioneel is er via het associ</w:t>
      </w:r>
      <w:r>
        <w:t xml:space="preserve">atie-attribuut </w:t>
      </w:r>
      <w:proofErr w:type="spellStart"/>
      <w:r w:rsidR="003206BD">
        <w:t>extraGeometrie</w:t>
      </w:r>
      <w:proofErr w:type="spellEnd"/>
      <w:r>
        <w:t xml:space="preserve"> een buitenbegrenzing of contour van het object op te nemen.</w:t>
      </w:r>
    </w:p>
    <w:p w14:paraId="59FA56AF" w14:textId="260DD669" w:rsidR="005C7720" w:rsidRDefault="005C7720" w:rsidP="000E3C4F"/>
    <w:p w14:paraId="73DC6F9B" w14:textId="01390E46" w:rsidR="005C7720" w:rsidRDefault="005C7720" w:rsidP="000E3C4F">
      <w:r>
        <w:t xml:space="preserve">Net als </w:t>
      </w:r>
      <w:proofErr w:type="spellStart"/>
      <w:r>
        <w:t>KabelOfLeiding</w:t>
      </w:r>
      <w:proofErr w:type="spellEnd"/>
      <w:r>
        <w:t xml:space="preserve"> is er ook een relatie met een mogelijke eis voorzorgmaatregel.</w:t>
      </w:r>
    </w:p>
    <w:p w14:paraId="6AB28D0F" w14:textId="6F3F8D12" w:rsidR="00387CF5" w:rsidRDefault="00387CF5" w:rsidP="000E3C4F">
      <w:pPr>
        <w:rPr>
          <w:rFonts w:ascii="Arial" w:hAnsi="Arial" w:cs="Arial"/>
          <w:color w:val="000000"/>
        </w:rPr>
      </w:pPr>
    </w:p>
    <w:p w14:paraId="5EDA6D1C" w14:textId="546218F9" w:rsidR="00E65E36" w:rsidRPr="0088419A" w:rsidRDefault="003A6AB3" w:rsidP="000E3C4F">
      <w:pPr>
        <w:pStyle w:val="subparagraaftitel"/>
      </w:pPr>
      <w:bookmarkStart w:id="133" w:name="_Toc45195644"/>
      <w:proofErr w:type="spellStart"/>
      <w:r>
        <w:t>ContainerLeidingelement</w:t>
      </w:r>
      <w:proofErr w:type="spellEnd"/>
      <w:r w:rsidR="00283BD6">
        <w:t>.</w:t>
      </w:r>
      <w:bookmarkEnd w:id="133"/>
    </w:p>
    <w:p w14:paraId="7C98C441" w14:textId="6BA54571" w:rsidR="00482647" w:rsidRDefault="00482647" w:rsidP="000E3C4F">
      <w:r>
        <w:t>Definitie: Abstract data object dat de gemeenschappelijke attributen en associaties bevat voor alle containerleidingelement objecten.</w:t>
      </w:r>
    </w:p>
    <w:p w14:paraId="0BADDFD6" w14:textId="2CFB127D" w:rsidR="005D648B" w:rsidRDefault="00482647" w:rsidP="000E3C4F">
      <w:r>
        <w:t>Bron:</w:t>
      </w:r>
      <w:r w:rsidR="004C0CA8">
        <w:t xml:space="preserve"> </w:t>
      </w:r>
      <w:r w:rsidR="00793B0B">
        <w:t>IMKL</w:t>
      </w:r>
    </w:p>
    <w:p w14:paraId="2870CFB6" w14:textId="630E187B" w:rsidR="005D648B" w:rsidRDefault="005D648B" w:rsidP="000E3C4F"/>
    <w:p w14:paraId="0ADD5116" w14:textId="7BE73D21" w:rsidR="005D648B" w:rsidRDefault="007A0CD2" w:rsidP="000E3C4F">
      <w:r>
        <w:rPr>
          <w:noProof/>
        </w:rPr>
        <w:drawing>
          <wp:anchor distT="0" distB="0" distL="114300" distR="114300" simplePos="0" relativeHeight="251660800" behindDoc="0" locked="0" layoutInCell="1" allowOverlap="1" wp14:anchorId="43E8104A" wp14:editId="2219DAF2">
            <wp:simplePos x="0" y="0"/>
            <wp:positionH relativeFrom="column">
              <wp:posOffset>-5080</wp:posOffset>
            </wp:positionH>
            <wp:positionV relativeFrom="paragraph">
              <wp:posOffset>249993</wp:posOffset>
            </wp:positionV>
            <wp:extent cx="5500370" cy="4278630"/>
            <wp:effectExtent l="0" t="0" r="0" b="0"/>
            <wp:wrapTopAndBottom/>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2.IMKL-ContainerLeidingElement.wm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00370" cy="4278630"/>
                    </a:xfrm>
                    <a:prstGeom prst="rect">
                      <a:avLst/>
                    </a:prstGeom>
                  </pic:spPr>
                </pic:pic>
              </a:graphicData>
            </a:graphic>
            <wp14:sizeRelH relativeFrom="page">
              <wp14:pctWidth>0</wp14:pctWidth>
            </wp14:sizeRelH>
            <wp14:sizeRelV relativeFrom="page">
              <wp14:pctHeight>0</wp14:pctHeight>
            </wp14:sizeRelV>
          </wp:anchor>
        </w:drawing>
      </w:r>
    </w:p>
    <w:p w14:paraId="677C75E8" w14:textId="050834A4" w:rsidR="00482647" w:rsidRDefault="005C7720" w:rsidP="000E3C4F">
      <w:r>
        <w:t>Figuur</w:t>
      </w:r>
      <w:r w:rsidR="00F3608E">
        <w:t xml:space="preserve"> 5.12</w:t>
      </w:r>
      <w:r>
        <w:t xml:space="preserve">: </w:t>
      </w:r>
      <w:proofErr w:type="spellStart"/>
      <w:r>
        <w:t>ContainerLeiding</w:t>
      </w:r>
      <w:r w:rsidR="00E10AC1">
        <w:t>element</w:t>
      </w:r>
      <w:proofErr w:type="spellEnd"/>
      <w:r w:rsidR="00E10AC1">
        <w:t xml:space="preserve"> een verzamelklasse voor meestal topografische objecten die een ondersteunende functie in een netwerk hebben.</w:t>
      </w:r>
    </w:p>
    <w:p w14:paraId="2CC438F9" w14:textId="77777777" w:rsidR="005C7720" w:rsidRDefault="005C7720" w:rsidP="000E3C4F"/>
    <w:p w14:paraId="7ECA6D50" w14:textId="77777777" w:rsidR="00E104DB" w:rsidRDefault="003E45FA" w:rsidP="000E3C4F">
      <w:pPr>
        <w:autoSpaceDE w:val="0"/>
        <w:autoSpaceDN w:val="0"/>
        <w:adjustRightInd w:val="0"/>
      </w:pPr>
      <w:proofErr w:type="spellStart"/>
      <w:r>
        <w:t>ContainerLeidingelement</w:t>
      </w:r>
      <w:proofErr w:type="spellEnd"/>
      <w:r>
        <w:t xml:space="preserve">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proofErr w:type="spellStart"/>
      <w:r w:rsidR="00FB6A21">
        <w:t>ContainerLeidingelementen</w:t>
      </w:r>
      <w:proofErr w:type="spellEnd"/>
      <w:r w:rsidR="00FB6A21">
        <w:t xml:space="preserve"> </w:t>
      </w:r>
      <w:r w:rsidR="00E65E36">
        <w:t>zijn additioneel</w:t>
      </w:r>
      <w:r w:rsidR="00E10AC1">
        <w:t xml:space="preserve"> aan het logische net</w:t>
      </w:r>
      <w:r w:rsidR="00E65E36">
        <w:t xml:space="preserve">. </w:t>
      </w:r>
      <w:proofErr w:type="spellStart"/>
      <w:r w:rsidR="00482647">
        <w:t>ContainerLeidingelementen</w:t>
      </w:r>
      <w:proofErr w:type="spellEnd"/>
      <w:r w:rsidR="00482647">
        <w:t xml:space="preserve">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proofErr w:type="spellStart"/>
      <w:r w:rsidR="00E104DB">
        <w:t>ContainerLeidinelement</w:t>
      </w:r>
      <w:proofErr w:type="spellEnd"/>
      <w:r w:rsidR="00E104DB" w:rsidRPr="00BA4E46">
        <w:t xml:space="preserve"> is verplicht altijd een punt.</w:t>
      </w:r>
      <w:r w:rsidR="00E104DB">
        <w:t xml:space="preserve"> Optioneel is er via het associatie-attribuut </w:t>
      </w:r>
      <w:proofErr w:type="spellStart"/>
      <w:r w:rsidR="00E104DB">
        <w:t>extraGeometrie</w:t>
      </w:r>
      <w:proofErr w:type="spellEnd"/>
      <w:r w:rsidR="00E104DB">
        <w:t xml:space="preserve"> een buitenbegrenzing of contour van het object op te nemen. De netbeheerder bepaalt zelf wanneer dat functioneel is.</w:t>
      </w:r>
    </w:p>
    <w:p w14:paraId="36D0937E" w14:textId="77777777" w:rsidR="00146ECD" w:rsidRDefault="00146ECD" w:rsidP="000E3C4F"/>
    <w:p w14:paraId="7AB7254E" w14:textId="77777777" w:rsidR="00E10AC1" w:rsidRDefault="00971241" w:rsidP="000E3C4F">
      <w:r w:rsidRPr="00971241">
        <w:lastRenderedPageBreak/>
        <w:t>Containerleidingelementen kunnen bij meerdere thema’s geregistreerd staan. Ze moeten bij minstens één thema weergegeven worden maar het mag bij meerdere.</w:t>
      </w:r>
    </w:p>
    <w:p w14:paraId="5F1F2E0D" w14:textId="77777777" w:rsidR="00E10AC1" w:rsidRDefault="00E10AC1" w:rsidP="000E3C4F">
      <w:r>
        <w:t>Net als bij individuele leidingelementen is er een mogelijkheid om een eis voorzorgsmaatregel op te nemen.</w:t>
      </w:r>
    </w:p>
    <w:p w14:paraId="4A36875B" w14:textId="77777777" w:rsidR="00E65E36" w:rsidRDefault="00E65E36" w:rsidP="000E3C4F">
      <w:pPr>
        <w:pStyle w:val="subparagraaftitel"/>
      </w:pPr>
      <w:bookmarkStart w:id="134" w:name="_Toc434874135"/>
      <w:bookmarkStart w:id="135" w:name="_Toc434874204"/>
      <w:bookmarkStart w:id="136" w:name="_Toc434874287"/>
      <w:bookmarkStart w:id="137" w:name="_Toc434874355"/>
      <w:bookmarkStart w:id="138" w:name="_Toc434874632"/>
      <w:bookmarkStart w:id="139" w:name="_Toc434933265"/>
      <w:bookmarkStart w:id="140" w:name="_Toc434940498"/>
      <w:bookmarkStart w:id="141" w:name="_Toc434941815"/>
      <w:bookmarkStart w:id="142" w:name="_Toc434943356"/>
      <w:bookmarkStart w:id="143" w:name="_Toc434943787"/>
      <w:bookmarkStart w:id="144" w:name="_Toc434956111"/>
      <w:bookmarkStart w:id="145" w:name="_Toc399786896"/>
      <w:bookmarkStart w:id="146" w:name="_Toc45195645"/>
      <w:bookmarkEnd w:id="134"/>
      <w:bookmarkEnd w:id="135"/>
      <w:bookmarkEnd w:id="136"/>
      <w:bookmarkEnd w:id="137"/>
      <w:bookmarkEnd w:id="138"/>
      <w:bookmarkEnd w:id="139"/>
      <w:bookmarkEnd w:id="140"/>
      <w:bookmarkEnd w:id="141"/>
      <w:bookmarkEnd w:id="142"/>
      <w:bookmarkEnd w:id="143"/>
      <w:bookmarkEnd w:id="144"/>
      <w:r>
        <w:t xml:space="preserve">Relaties tussen </w:t>
      </w:r>
      <w:proofErr w:type="spellStart"/>
      <w:r w:rsidR="00031B8A">
        <w:t>K</w:t>
      </w:r>
      <w:r>
        <w:t>abelEnLeiding</w:t>
      </w:r>
      <w:proofErr w:type="spellEnd"/>
      <w:r>
        <w:t xml:space="preserve">, </w:t>
      </w:r>
      <w:r w:rsidR="00FB6A21">
        <w:t xml:space="preserve">Leidingelement </w:t>
      </w:r>
      <w:r>
        <w:t>en container objecten</w:t>
      </w:r>
      <w:r w:rsidR="00283BD6">
        <w:t>.</w:t>
      </w:r>
      <w:bookmarkEnd w:id="145"/>
      <w:bookmarkEnd w:id="146"/>
      <w:r>
        <w:t xml:space="preserve"> </w:t>
      </w:r>
    </w:p>
    <w:p w14:paraId="28F397B6" w14:textId="21379B00" w:rsidR="00F9684A" w:rsidRDefault="002A26AD" w:rsidP="000E3C4F">
      <w:r>
        <w:t>INSPIRE</w:t>
      </w:r>
      <w:r w:rsidR="00E65E36">
        <w:t xml:space="preserve"> modelleert de relatie tussen kabels en de mantelbuis of </w:t>
      </w:r>
      <w:proofErr w:type="spellStart"/>
      <w:r w:rsidR="00E65E36">
        <w:t>kabel</w:t>
      </w:r>
      <w:r w:rsidR="00482647">
        <w:t>bed</w:t>
      </w:r>
      <w:proofErr w:type="spellEnd"/>
      <w:r w:rsidR="00E65E36">
        <w:t xml:space="preserve"> waar ze in liggen. </w:t>
      </w:r>
      <w:r w:rsidR="00E31B57">
        <w:t xml:space="preserve">Van belang is dat in </w:t>
      </w:r>
      <w:r w:rsidR="00793B0B">
        <w:t>IMKL</w:t>
      </w:r>
      <w:r w:rsidR="00E31B57">
        <w:t xml:space="preserve"> het </w:t>
      </w:r>
      <w:proofErr w:type="spellStart"/>
      <w:r w:rsidR="00E31B57">
        <w:t>kabelbed</w:t>
      </w:r>
      <w:proofErr w:type="spellEnd"/>
      <w:r w:rsidR="00E31B57">
        <w:t xml:space="preserve"> als aparte specialisatie van </w:t>
      </w:r>
      <w:proofErr w:type="spellStart"/>
      <w:r w:rsidR="00E31B57">
        <w:t>duct</w:t>
      </w:r>
      <w:proofErr w:type="spellEnd"/>
      <w:r w:rsidR="00E31B57">
        <w:t xml:space="preserve"> is gemodelleerd. Mantelbuis als specialisatie van Pipe. De buizen en leidingen zijn gemodelleerd op het niveau van de individuele leidingen. Voor Telecom kan er gebruik gemaakt worden van het </w:t>
      </w:r>
      <w:proofErr w:type="spellStart"/>
      <w:r w:rsidR="00E31B57">
        <w:t>kabelbed</w:t>
      </w:r>
      <w:proofErr w:type="spellEnd"/>
      <w:r w:rsidR="00E31B57">
        <w:t xml:space="preserve"> om gegroepeerde kabels uit te wisselen zonder de individuele kabelinformatie.</w:t>
      </w:r>
    </w:p>
    <w:p w14:paraId="240FD8F1" w14:textId="77777777" w:rsidR="00F9684A" w:rsidRDefault="00F9684A" w:rsidP="000E3C4F"/>
    <w:p w14:paraId="0F025565" w14:textId="77777777" w:rsidR="00E65E36" w:rsidRDefault="00E65E36" w:rsidP="000E3C4F">
      <w:r>
        <w:t xml:space="preserve">De relaties die aangegeven kunnen worden </w:t>
      </w:r>
      <w:r w:rsidR="00F9684A">
        <w:t xml:space="preserve">met de respectievelijke associatie attributen </w:t>
      </w:r>
      <w:r>
        <w:t>zijn:</w:t>
      </w:r>
    </w:p>
    <w:p w14:paraId="6792ADE0" w14:textId="77777777" w:rsidR="00E65E36" w:rsidRDefault="00F9684A" w:rsidP="000E3C4F">
      <w:proofErr w:type="spellStart"/>
      <w:r>
        <w:t>cables</w:t>
      </w:r>
      <w:proofErr w:type="spellEnd"/>
      <w:r>
        <w:t xml:space="preserve">: </w:t>
      </w:r>
      <w:r w:rsidR="00E65E36">
        <w:t>mantelbuis verwijst naar de kabels die er in liggen;</w:t>
      </w:r>
    </w:p>
    <w:p w14:paraId="01254E55" w14:textId="77777777" w:rsidR="00E65E36" w:rsidRDefault="00F9684A" w:rsidP="000E3C4F">
      <w:proofErr w:type="spellStart"/>
      <w:r>
        <w:t>pipes</w:t>
      </w:r>
      <w:proofErr w:type="spellEnd"/>
      <w:r>
        <w:t xml:space="preserve">: </w:t>
      </w:r>
      <w:r w:rsidR="00E65E36">
        <w:t>mantelbuis verwijst naar buizen die er in liggen;</w:t>
      </w:r>
    </w:p>
    <w:p w14:paraId="0F3AD232" w14:textId="77777777" w:rsidR="00E65E36" w:rsidRDefault="00F9684A" w:rsidP="000E3C4F">
      <w:proofErr w:type="spellStart"/>
      <w:r>
        <w:t>pipes</w:t>
      </w:r>
      <w:proofErr w:type="spellEnd"/>
      <w:r>
        <w:t xml:space="preserve">: </w:t>
      </w:r>
      <w:r w:rsidR="00E65E36">
        <w:t xml:space="preserve"> mantelbuis verwijst naa</w:t>
      </w:r>
      <w:r>
        <w:t>r mantelbuizen die er in liggen;</w:t>
      </w:r>
    </w:p>
    <w:p w14:paraId="5E9E8E4C" w14:textId="77777777" w:rsidR="00E65E36" w:rsidRDefault="00F9684A" w:rsidP="000E3C4F">
      <w:proofErr w:type="spellStart"/>
      <w:r>
        <w:t>cables</w:t>
      </w:r>
      <w:proofErr w:type="spellEnd"/>
      <w:r>
        <w:t xml:space="preserve">: </w:t>
      </w:r>
      <w:proofErr w:type="spellStart"/>
      <w:r>
        <w:t>kabelbed</w:t>
      </w:r>
      <w:proofErr w:type="spellEnd"/>
      <w:r w:rsidR="00E65E36">
        <w:t xml:space="preserve"> verwijst naar de kabels die er in liggen;</w:t>
      </w:r>
    </w:p>
    <w:p w14:paraId="03C5DF8E" w14:textId="77777777" w:rsidR="00E65E36" w:rsidRDefault="00F9684A" w:rsidP="000E3C4F">
      <w:proofErr w:type="spellStart"/>
      <w:r>
        <w:t>pipes</w:t>
      </w:r>
      <w:proofErr w:type="spellEnd"/>
      <w:r>
        <w:t xml:space="preserve">: </w:t>
      </w:r>
      <w:proofErr w:type="spellStart"/>
      <w:r>
        <w:t>kabelbed</w:t>
      </w:r>
      <w:proofErr w:type="spellEnd"/>
      <w:r w:rsidR="00E65E36">
        <w:t xml:space="preserve"> verwijst naar buizen die er in liggen;</w:t>
      </w:r>
    </w:p>
    <w:p w14:paraId="591DEF99" w14:textId="77777777" w:rsidR="00F9684A" w:rsidRDefault="00F9684A" w:rsidP="000E3C4F">
      <w:proofErr w:type="spellStart"/>
      <w:r>
        <w:t>pipes:kabelbed</w:t>
      </w:r>
      <w:proofErr w:type="spellEnd"/>
      <w:r>
        <w:t xml:space="preserve"> verwijst naar de mantelbuizen die er in liggen;</w:t>
      </w:r>
    </w:p>
    <w:p w14:paraId="6C7DB671" w14:textId="77777777" w:rsidR="00F9684A" w:rsidRDefault="00F9684A" w:rsidP="000E3C4F">
      <w:proofErr w:type="spellStart"/>
      <w:r>
        <w:t>ducts</w:t>
      </w:r>
      <w:proofErr w:type="spellEnd"/>
      <w:r>
        <w:t xml:space="preserve">: </w:t>
      </w:r>
      <w:proofErr w:type="spellStart"/>
      <w:r>
        <w:t>kabelbed</w:t>
      </w:r>
      <w:proofErr w:type="spellEnd"/>
      <w:r>
        <w:t xml:space="preserve"> verwijst naar kabelbedden die er in liggen.</w:t>
      </w:r>
    </w:p>
    <w:p w14:paraId="2DCD028A" w14:textId="77777777" w:rsidR="00F9684A" w:rsidRDefault="00F9684A" w:rsidP="000E3C4F">
      <w:pPr>
        <w:spacing w:line="240" w:lineRule="auto"/>
      </w:pPr>
    </w:p>
    <w:p w14:paraId="2CE73AC8" w14:textId="77777777" w:rsidR="00E65E36" w:rsidRDefault="00E65E36" w:rsidP="000E3C4F">
      <w:pPr>
        <w:spacing w:line="240" w:lineRule="auto"/>
      </w:pPr>
    </w:p>
    <w:p w14:paraId="3DC6CB8B" w14:textId="77777777" w:rsidR="00E65E36" w:rsidRDefault="00E65E36" w:rsidP="000E3C4F">
      <w:pPr>
        <w:spacing w:line="240" w:lineRule="auto"/>
      </w:pPr>
      <w:r>
        <w:t>Deze relaties worden door de individuele kabels</w:t>
      </w:r>
      <w:r w:rsidR="00E10AC1">
        <w:t xml:space="preserve"> </w:t>
      </w:r>
      <w:r>
        <w:t>en</w:t>
      </w:r>
      <w:r w:rsidR="00E10AC1">
        <w:t xml:space="preserve"> </w:t>
      </w:r>
      <w:r>
        <w:t>leidingen overerft.</w:t>
      </w:r>
    </w:p>
    <w:p w14:paraId="0E7B78E1" w14:textId="77777777" w:rsidR="00E65E36" w:rsidRDefault="00E65E36" w:rsidP="000E3C4F">
      <w:pPr>
        <w:spacing w:line="240" w:lineRule="auto"/>
      </w:pPr>
    </w:p>
    <w:p w14:paraId="31D8FA00" w14:textId="77777777" w:rsidR="00E65E36" w:rsidRDefault="00E65E36" w:rsidP="000E3C4F">
      <w:pPr>
        <w:spacing w:line="240" w:lineRule="auto"/>
      </w:pPr>
      <w:r>
        <w:t xml:space="preserve">Deze relaties zijn optioneel (want ze komen niet altijd voor) en </w:t>
      </w:r>
      <w:proofErr w:type="spellStart"/>
      <w:r>
        <w:t>voidable</w:t>
      </w:r>
      <w:proofErr w:type="spellEnd"/>
      <w:r>
        <w:t>.</w:t>
      </w:r>
    </w:p>
    <w:p w14:paraId="6BFB968F" w14:textId="161A11A0" w:rsidR="003206BD" w:rsidRDefault="007A0CD2" w:rsidP="00E65E36">
      <w:pPr>
        <w:spacing w:line="240" w:lineRule="auto"/>
        <w:jc w:val="left"/>
      </w:pPr>
      <w:r>
        <w:rPr>
          <w:noProof/>
        </w:rPr>
        <w:drawing>
          <wp:inline distT="0" distB="0" distL="0" distR="0" wp14:anchorId="0122F5A7" wp14:editId="54F135C1">
            <wp:extent cx="5500370" cy="3032125"/>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3.IMKL-RelatiesTussenCableDuctPipe.wm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00370" cy="3032125"/>
                    </a:xfrm>
                    <a:prstGeom prst="rect">
                      <a:avLst/>
                    </a:prstGeom>
                  </pic:spPr>
                </pic:pic>
              </a:graphicData>
            </a:graphic>
          </wp:inline>
        </w:drawing>
      </w:r>
    </w:p>
    <w:p w14:paraId="2DCBCD82" w14:textId="02C9987C" w:rsidR="00DF5D89" w:rsidRDefault="003206BD" w:rsidP="00E65E36">
      <w:pPr>
        <w:spacing w:line="240" w:lineRule="auto"/>
        <w:jc w:val="left"/>
      </w:pPr>
      <w:r>
        <w:t xml:space="preserve">Figuur </w:t>
      </w:r>
      <w:r w:rsidR="00F3608E">
        <w:t>5.13</w:t>
      </w:r>
      <w:r>
        <w:t xml:space="preserve">: </w:t>
      </w:r>
      <w:r w:rsidR="00E10AC1">
        <w:t xml:space="preserve">Relaties tussen buis, kabel en </w:t>
      </w:r>
      <w:proofErr w:type="spellStart"/>
      <w:r w:rsidR="00E10AC1">
        <w:t>duct</w:t>
      </w:r>
      <w:proofErr w:type="spellEnd"/>
      <w:r w:rsidR="00E10AC1">
        <w:t xml:space="preserve">. Bijvoorbeeld een </w:t>
      </w:r>
      <w:proofErr w:type="spellStart"/>
      <w:r w:rsidR="00E10AC1">
        <w:t>kabelbed</w:t>
      </w:r>
      <w:proofErr w:type="spellEnd"/>
      <w:r w:rsidR="00E10AC1">
        <w:t xml:space="preserve"> verwijst </w:t>
      </w:r>
      <w:r w:rsidR="003E45FA">
        <w:t xml:space="preserve">optioneel </w:t>
      </w:r>
      <w:r w:rsidR="00A75399">
        <w:t>naar de kabels die er in liggen; een m</w:t>
      </w:r>
      <w:r w:rsidR="00E10AC1">
        <w:t xml:space="preserve">antelbuis </w:t>
      </w:r>
      <w:r w:rsidR="003E45FA">
        <w:t xml:space="preserve">kan verwijzen naar de </w:t>
      </w:r>
      <w:r w:rsidR="00E10AC1">
        <w:t xml:space="preserve">kabels </w:t>
      </w:r>
      <w:ins w:id="147" w:author="Paul Janssen" w:date="2020-08-27T10:39:00Z">
        <w:r w:rsidR="00B2010A">
          <w:t xml:space="preserve">die </w:t>
        </w:r>
      </w:ins>
      <w:r w:rsidR="00E10AC1">
        <w:t>het bevat.</w:t>
      </w:r>
    </w:p>
    <w:p w14:paraId="7E97BAE1" w14:textId="35760530" w:rsidR="0075108C" w:rsidRDefault="0075108C" w:rsidP="00E65E36">
      <w:pPr>
        <w:spacing w:line="240" w:lineRule="auto"/>
        <w:jc w:val="left"/>
        <w:rPr>
          <w:noProof/>
        </w:rPr>
      </w:pPr>
    </w:p>
    <w:p w14:paraId="0BB1CECB" w14:textId="77777777" w:rsidR="00B92351" w:rsidRDefault="00B92351" w:rsidP="00E65E36">
      <w:pPr>
        <w:spacing w:line="240" w:lineRule="auto"/>
        <w:jc w:val="left"/>
        <w:rPr>
          <w:noProof/>
        </w:rPr>
      </w:pPr>
    </w:p>
    <w:p w14:paraId="1DE954F5" w14:textId="77777777" w:rsidR="0075108C" w:rsidRDefault="0075108C" w:rsidP="00E65E36">
      <w:pPr>
        <w:spacing w:line="240" w:lineRule="auto"/>
        <w:jc w:val="left"/>
        <w:rPr>
          <w:noProof/>
        </w:rPr>
      </w:pPr>
    </w:p>
    <w:p w14:paraId="1B6D015D" w14:textId="77777777" w:rsidR="0075108C" w:rsidRDefault="0075108C" w:rsidP="00E65E36">
      <w:pPr>
        <w:spacing w:line="240" w:lineRule="auto"/>
        <w:jc w:val="left"/>
        <w:rPr>
          <w:noProof/>
        </w:rPr>
      </w:pPr>
    </w:p>
    <w:p w14:paraId="3FDA15C4" w14:textId="77777777" w:rsidR="0075108C" w:rsidRDefault="0075108C" w:rsidP="00E65E36">
      <w:pPr>
        <w:spacing w:line="240" w:lineRule="auto"/>
        <w:jc w:val="left"/>
        <w:rPr>
          <w:noProof/>
        </w:rPr>
      </w:pPr>
    </w:p>
    <w:p w14:paraId="2C81D6E6" w14:textId="77777777" w:rsidR="0075108C" w:rsidRDefault="0075108C" w:rsidP="00E65E36">
      <w:pPr>
        <w:spacing w:line="240" w:lineRule="auto"/>
        <w:jc w:val="left"/>
        <w:rPr>
          <w:noProof/>
        </w:rPr>
      </w:pPr>
    </w:p>
    <w:p w14:paraId="0C1DEF1A" w14:textId="77777777" w:rsidR="0075108C" w:rsidRDefault="0075108C" w:rsidP="00E65E36">
      <w:pPr>
        <w:spacing w:line="240" w:lineRule="auto"/>
        <w:jc w:val="left"/>
        <w:rPr>
          <w:noProof/>
        </w:rPr>
      </w:pPr>
    </w:p>
    <w:p w14:paraId="736A7F1A" w14:textId="77777777" w:rsidR="0075108C" w:rsidRDefault="0075108C" w:rsidP="00E65E36">
      <w:pPr>
        <w:spacing w:line="240" w:lineRule="auto"/>
        <w:jc w:val="left"/>
        <w:rPr>
          <w:noProof/>
        </w:rPr>
      </w:pPr>
    </w:p>
    <w:p w14:paraId="579AED4C" w14:textId="77777777" w:rsidR="0075108C" w:rsidRDefault="0075108C" w:rsidP="00E65E36">
      <w:pPr>
        <w:spacing w:line="240" w:lineRule="auto"/>
        <w:jc w:val="left"/>
        <w:rPr>
          <w:noProof/>
        </w:rPr>
      </w:pPr>
    </w:p>
    <w:p w14:paraId="6D8E6954" w14:textId="77777777" w:rsidR="007454FD" w:rsidRDefault="00855A12" w:rsidP="00E65E36">
      <w:pPr>
        <w:spacing w:line="240" w:lineRule="auto"/>
        <w:jc w:val="left"/>
        <w:rPr>
          <w:noProof/>
        </w:rPr>
      </w:pPr>
      <w:r>
        <w:rPr>
          <w:noProof/>
        </w:rPr>
        <w:lastRenderedPageBreak/>
        <w:drawing>
          <wp:anchor distT="0" distB="0" distL="114300" distR="114300" simplePos="0" relativeHeight="251641344" behindDoc="1" locked="0" layoutInCell="1" allowOverlap="1" wp14:anchorId="58416445" wp14:editId="44A814AA">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42" cstate="print"/>
                    <a:stretch>
                      <a:fillRect/>
                    </a:stretch>
                  </pic:blipFill>
                  <pic:spPr>
                    <a:xfrm>
                      <a:off x="0" y="0"/>
                      <a:ext cx="2514600" cy="1905000"/>
                    </a:xfrm>
                    <a:prstGeom prst="rect">
                      <a:avLst/>
                    </a:prstGeom>
                  </pic:spPr>
                </pic:pic>
              </a:graphicData>
            </a:graphic>
          </wp:anchor>
        </w:drawing>
      </w:r>
    </w:p>
    <w:p w14:paraId="0B6BAADD" w14:textId="77777777" w:rsidR="00A11BC4" w:rsidRDefault="00A11BC4">
      <w:pPr>
        <w:spacing w:line="240" w:lineRule="auto"/>
        <w:ind w:left="708"/>
        <w:jc w:val="left"/>
        <w:rPr>
          <w:noProof/>
        </w:rPr>
      </w:pPr>
    </w:p>
    <w:p w14:paraId="3C8690C4" w14:textId="77777777"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Voorbeeld van een type mantelbuis met daarin weer een aantal mantelbuizen (</w:t>
      </w:r>
      <w:proofErr w:type="spellStart"/>
      <w:r w:rsidR="009E08D3" w:rsidRPr="009E7862">
        <w:t>hdpe</w:t>
      </w:r>
      <w:proofErr w:type="spellEnd"/>
      <w:r w:rsidR="009E08D3" w:rsidRPr="009E7862">
        <w:t xml:space="preserve">-buizen), waarvan één met een telecomkabel. </w:t>
      </w:r>
      <w:r>
        <w:rPr>
          <w:noProof/>
        </w:rPr>
        <w:t>Het model maakt verwijzingen tussen mantelbuizen en kabels mogelijk.</w:t>
      </w:r>
      <w:bookmarkStart w:id="148" w:name="_Toc399786897"/>
    </w:p>
    <w:p w14:paraId="116C76B0" w14:textId="77777777" w:rsidR="003E3B48" w:rsidRDefault="003E3B48" w:rsidP="003E3B48">
      <w:pPr>
        <w:spacing w:line="240" w:lineRule="auto"/>
        <w:jc w:val="left"/>
      </w:pPr>
    </w:p>
    <w:p w14:paraId="0911FC5B" w14:textId="77777777" w:rsidR="003E3B48" w:rsidRDefault="00587F2F" w:rsidP="003E3B48">
      <w:pPr>
        <w:spacing w:line="240" w:lineRule="auto"/>
        <w:jc w:val="left"/>
      </w:pPr>
      <w:r>
        <w:rPr>
          <w:noProof/>
        </w:rPr>
        <w:drawing>
          <wp:anchor distT="0" distB="0" distL="114300" distR="114300" simplePos="0" relativeHeight="251644416" behindDoc="1" locked="0" layoutInCell="1" allowOverlap="1" wp14:anchorId="1140D175" wp14:editId="7F2D98A4">
            <wp:simplePos x="0" y="0"/>
            <wp:positionH relativeFrom="column">
              <wp:posOffset>349637</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14:paraId="120AEE4D" w14:textId="77777777" w:rsidR="003E3B48" w:rsidRDefault="003E3B48" w:rsidP="003E3B48">
      <w:pPr>
        <w:spacing w:line="240" w:lineRule="auto"/>
        <w:jc w:val="left"/>
      </w:pPr>
    </w:p>
    <w:p w14:paraId="4864BF23" w14:textId="77777777" w:rsidR="003E3B48" w:rsidRDefault="003E3B48" w:rsidP="003E3B48">
      <w:pPr>
        <w:spacing w:line="240" w:lineRule="auto"/>
        <w:jc w:val="left"/>
      </w:pPr>
    </w:p>
    <w:p w14:paraId="5C058046" w14:textId="77777777" w:rsidR="003E3B48" w:rsidRDefault="003E3B48" w:rsidP="003E3B48">
      <w:pPr>
        <w:spacing w:line="240" w:lineRule="auto"/>
        <w:jc w:val="left"/>
      </w:pPr>
    </w:p>
    <w:p w14:paraId="5A16E01C" w14:textId="77777777" w:rsidR="00953A6F" w:rsidRDefault="00953A6F" w:rsidP="003E3B48">
      <w:pPr>
        <w:spacing w:line="240" w:lineRule="auto"/>
        <w:jc w:val="left"/>
      </w:pPr>
    </w:p>
    <w:p w14:paraId="3AA0747A" w14:textId="77777777" w:rsidR="00953A6F" w:rsidRDefault="00953A6F" w:rsidP="003E3B48">
      <w:pPr>
        <w:spacing w:line="240" w:lineRule="auto"/>
        <w:jc w:val="left"/>
      </w:pPr>
    </w:p>
    <w:p w14:paraId="38A15226" w14:textId="77777777" w:rsidR="00953A6F" w:rsidRDefault="00953A6F" w:rsidP="003E3B48">
      <w:pPr>
        <w:spacing w:line="240" w:lineRule="auto"/>
        <w:jc w:val="left"/>
      </w:pPr>
    </w:p>
    <w:p w14:paraId="1FD94FE0" w14:textId="77777777" w:rsidR="00953A6F" w:rsidRDefault="00953A6F" w:rsidP="003E3B48">
      <w:pPr>
        <w:spacing w:line="240" w:lineRule="auto"/>
        <w:jc w:val="left"/>
      </w:pPr>
    </w:p>
    <w:p w14:paraId="6EDA1692" w14:textId="77777777" w:rsidR="003E3B48" w:rsidRDefault="003E3B48" w:rsidP="003E3B48">
      <w:pPr>
        <w:spacing w:line="240" w:lineRule="auto"/>
        <w:jc w:val="left"/>
      </w:pPr>
    </w:p>
    <w:p w14:paraId="3FA0C2D8" w14:textId="77777777" w:rsidR="003E3B48" w:rsidRDefault="003E3B48" w:rsidP="003E3B48">
      <w:pPr>
        <w:spacing w:line="240" w:lineRule="auto"/>
        <w:jc w:val="left"/>
        <w:rPr>
          <w:noProof/>
        </w:rPr>
      </w:pPr>
    </w:p>
    <w:p w14:paraId="155FB036" w14:textId="77777777"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14:paraId="12F7D5FF" w14:textId="77777777" w:rsidR="00EE7BB1" w:rsidRDefault="00EE7BB1"/>
    <w:p w14:paraId="48D94AF6" w14:textId="77777777" w:rsidR="00FE2DB2" w:rsidRDefault="00FE2DB2"/>
    <w:p w14:paraId="531DA977" w14:textId="77777777" w:rsidR="00E65E36" w:rsidRPr="009D365E" w:rsidRDefault="00E65E36" w:rsidP="00E65E36">
      <w:pPr>
        <w:pStyle w:val="subparagraaftitel"/>
      </w:pPr>
      <w:bookmarkStart w:id="149" w:name="_Toc434874137"/>
      <w:bookmarkStart w:id="150" w:name="_Toc434874206"/>
      <w:bookmarkStart w:id="151" w:name="_Toc434874289"/>
      <w:bookmarkStart w:id="152" w:name="_Toc434874357"/>
      <w:bookmarkStart w:id="153" w:name="_Toc434874634"/>
      <w:bookmarkStart w:id="154" w:name="_Toc434933267"/>
      <w:bookmarkStart w:id="155" w:name="_Toc434940500"/>
      <w:bookmarkStart w:id="156" w:name="_Toc434941817"/>
      <w:bookmarkStart w:id="157" w:name="_Toc434943358"/>
      <w:bookmarkStart w:id="158" w:name="_Toc434943789"/>
      <w:bookmarkStart w:id="159" w:name="_Toc434956113"/>
      <w:bookmarkStart w:id="160" w:name="_Toc434874138"/>
      <w:bookmarkStart w:id="161" w:name="_Toc434874207"/>
      <w:bookmarkStart w:id="162" w:name="_Toc434874290"/>
      <w:bookmarkStart w:id="163" w:name="_Toc434874358"/>
      <w:bookmarkStart w:id="164" w:name="_Toc434874635"/>
      <w:bookmarkStart w:id="165" w:name="_Toc434933268"/>
      <w:bookmarkStart w:id="166" w:name="_Toc434940501"/>
      <w:bookmarkStart w:id="167" w:name="_Toc434941818"/>
      <w:bookmarkStart w:id="168" w:name="_Toc434943359"/>
      <w:bookmarkStart w:id="169" w:name="_Toc434943790"/>
      <w:bookmarkStart w:id="170" w:name="_Toc434956114"/>
      <w:bookmarkStart w:id="171" w:name="_Toc45195646"/>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r w:rsidRPr="009D365E">
        <w:t>Diagram per type kabel of leiding</w:t>
      </w:r>
      <w:r w:rsidR="00283BD6">
        <w:t>.</w:t>
      </w:r>
      <w:bookmarkEnd w:id="148"/>
      <w:bookmarkEnd w:id="171"/>
    </w:p>
    <w:p w14:paraId="33FB1BDD" w14:textId="77777777"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14:paraId="4368BAC3" w14:textId="77777777"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172" w:name="_Toc399786898"/>
    </w:p>
    <w:p w14:paraId="23D19DA3" w14:textId="245CE563" w:rsidR="00E65E36" w:rsidRDefault="00E65E36" w:rsidP="00E65E36">
      <w:pPr>
        <w:pStyle w:val="subparagraaftitel"/>
      </w:pPr>
      <w:bookmarkStart w:id="173" w:name="_Toc45195647"/>
      <w:r>
        <w:lastRenderedPageBreak/>
        <w:t>Elektriciteitskabel</w:t>
      </w:r>
      <w:bookmarkEnd w:id="172"/>
      <w:r w:rsidR="00283BD6">
        <w:t>.</w:t>
      </w:r>
      <w:bookmarkEnd w:id="173"/>
    </w:p>
    <w:p w14:paraId="3B99450A" w14:textId="6E4A3172" w:rsidR="00322340" w:rsidRDefault="00322340" w:rsidP="00E65E36">
      <w:pPr>
        <w:jc w:val="left"/>
      </w:pPr>
    </w:p>
    <w:p w14:paraId="01FA6DC6" w14:textId="19882214" w:rsidR="00150E41" w:rsidRDefault="00150E41" w:rsidP="00E65E36">
      <w:r>
        <w:t>Definitie: Een aansluiting of reeks aansluitingen van een nutsvoorzieningennet voor het overbrengen van elektriciteit van de ene locatie naar een andere.</w:t>
      </w:r>
    </w:p>
    <w:p w14:paraId="7F51EFEF" w14:textId="28F66EFD" w:rsidR="00150E41" w:rsidRDefault="00150E41" w:rsidP="00E65E36">
      <w:r>
        <w:t>Bron: INSPIRE</w:t>
      </w:r>
    </w:p>
    <w:p w14:paraId="056EAE13" w14:textId="77777777" w:rsidR="00150E41" w:rsidRDefault="00150E41" w:rsidP="00E65E36"/>
    <w:p w14:paraId="0218B7E4" w14:textId="738BCAEE" w:rsidR="00E65E36" w:rsidRDefault="00E65E36" w:rsidP="00E65E36">
      <w:r>
        <w:t xml:space="preserve">De elektriciteitskabel overerft van </w:t>
      </w:r>
      <w:r w:rsidR="002A26AD">
        <w:t>INSPIRE</w:t>
      </w:r>
      <w:r>
        <w:t xml:space="preserve"> </w:t>
      </w:r>
      <w:proofErr w:type="spellStart"/>
      <w:r>
        <w:t>ope</w:t>
      </w:r>
      <w:r w:rsidR="00C01AE5">
        <w:t>ratingVoltage</w:t>
      </w:r>
      <w:proofErr w:type="spellEnd"/>
      <w:r w:rsidR="00C01AE5">
        <w:t xml:space="preserve"> en </w:t>
      </w:r>
      <w:proofErr w:type="spellStart"/>
      <w:r w:rsidR="00C01AE5">
        <w:t>nominalVoltage</w:t>
      </w:r>
      <w:proofErr w:type="spellEnd"/>
      <w:r w:rsidR="00C01AE5">
        <w:t xml:space="preserve"> en via </w:t>
      </w:r>
      <w:proofErr w:type="spellStart"/>
      <w:r w:rsidR="00C01AE5">
        <w:t>UtilityLinkSet</w:t>
      </w:r>
      <w:proofErr w:type="spellEnd"/>
      <w:r w:rsidR="00C01AE5">
        <w:t xml:space="preserve"> is de status</w:t>
      </w:r>
      <w:r w:rsidR="004532E6">
        <w:t xml:space="preserve">, </w:t>
      </w:r>
      <w:proofErr w:type="spellStart"/>
      <w:r w:rsidR="004532E6">
        <w:t>warningTypeen</w:t>
      </w:r>
      <w:proofErr w:type="spellEnd"/>
      <w:r w:rsidR="004532E6">
        <w:t xml:space="preserve"> </w:t>
      </w:r>
      <w:r w:rsidR="00C01AE5">
        <w:t>het distributietype opgenomen</w:t>
      </w:r>
      <w:r>
        <w:t xml:space="preserve">. </w:t>
      </w:r>
      <w:r w:rsidR="003E45FA">
        <w:t xml:space="preserve">Het distributietype is daarbij geen verplichte </w:t>
      </w:r>
      <w:r w:rsidR="00AC0EB5">
        <w:t>WIBON</w:t>
      </w:r>
      <w:r w:rsidR="003E45FA">
        <w:t xml:space="preserve"> informatie. </w:t>
      </w:r>
      <w:proofErr w:type="spellStart"/>
      <w:r w:rsidR="004532E6">
        <w:t>WarningType</w:t>
      </w:r>
      <w:proofErr w:type="spellEnd"/>
      <w:r w:rsidR="004532E6">
        <w:t xml:space="preserve"> is een boven</w:t>
      </w:r>
      <w:r w:rsidR="00120412">
        <w:t xml:space="preserve"> de kabel liggend</w:t>
      </w:r>
      <w:r w:rsidR="004532E6">
        <w:t xml:space="preserve"> waarschuwingsmechanisme voor een ondergronds netelement. </w:t>
      </w:r>
      <w:r w:rsidRPr="007F1136">
        <w:t>Het attribuut “</w:t>
      </w:r>
      <w:proofErr w:type="spellStart"/>
      <w:r w:rsidRPr="007F1136">
        <w:t>operatingVoltage</w:t>
      </w:r>
      <w:proofErr w:type="spellEnd"/>
      <w:r w:rsidRPr="007F1136">
        <w:t>” beschrijft de gebruiks- of bedrijfsspanning op de leiding.</w:t>
      </w:r>
      <w:r>
        <w:t xml:space="preserve"> </w:t>
      </w:r>
      <w:r w:rsidRPr="007F1136">
        <w:t>“</w:t>
      </w:r>
      <w:proofErr w:type="spellStart"/>
      <w:r w:rsidRPr="007F1136">
        <w:t>nominalVoltage</w:t>
      </w:r>
      <w:proofErr w:type="spellEnd"/>
      <w:r w:rsidRPr="007F1136">
        <w:t>” beschrijft de nominale systeemspanning op de plaats van levering.</w:t>
      </w:r>
      <w:r w:rsidR="00C01AE5">
        <w:t xml:space="preserve"> Voor de rest gelden de </w:t>
      </w:r>
      <w:proofErr w:type="spellStart"/>
      <w:r w:rsidR="00C01AE5">
        <w:t>KabelEnleiding</w:t>
      </w:r>
      <w:proofErr w:type="spellEnd"/>
      <w:r w:rsidR="00C01AE5">
        <w:t xml:space="preserve"> attributen</w:t>
      </w:r>
      <w:r w:rsidR="003E45FA">
        <w:t>.</w:t>
      </w:r>
    </w:p>
    <w:p w14:paraId="09536705" w14:textId="774BF66F" w:rsidR="005D648B" w:rsidRDefault="007A0CD2" w:rsidP="00E65E36">
      <w:r>
        <w:rPr>
          <w:noProof/>
        </w:rPr>
        <w:drawing>
          <wp:anchor distT="0" distB="0" distL="114300" distR="114300" simplePos="0" relativeHeight="251661824" behindDoc="0" locked="0" layoutInCell="1" allowOverlap="1" wp14:anchorId="7CD1EE39" wp14:editId="1345D872">
            <wp:simplePos x="0" y="0"/>
            <wp:positionH relativeFrom="column">
              <wp:posOffset>-5080</wp:posOffset>
            </wp:positionH>
            <wp:positionV relativeFrom="paragraph">
              <wp:posOffset>245066</wp:posOffset>
            </wp:positionV>
            <wp:extent cx="5500370" cy="5544185"/>
            <wp:effectExtent l="0" t="0" r="0" b="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4.IMKL-Elektriciteitskabel.wm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00370" cy="5544185"/>
                    </a:xfrm>
                    <a:prstGeom prst="rect">
                      <a:avLst/>
                    </a:prstGeom>
                  </pic:spPr>
                </pic:pic>
              </a:graphicData>
            </a:graphic>
            <wp14:sizeRelH relativeFrom="page">
              <wp14:pctWidth>0</wp14:pctWidth>
            </wp14:sizeRelH>
            <wp14:sizeRelV relativeFrom="page">
              <wp14:pctHeight>0</wp14:pctHeight>
            </wp14:sizeRelV>
          </wp:anchor>
        </w:drawing>
      </w:r>
    </w:p>
    <w:p w14:paraId="5FA3DF58" w14:textId="3ACA456F" w:rsidR="00587F2F" w:rsidRDefault="00587F2F" w:rsidP="00E65E36"/>
    <w:p w14:paraId="2CBC0A1A" w14:textId="2026623A" w:rsidR="00910148" w:rsidRDefault="00910148" w:rsidP="00E65E36"/>
    <w:p w14:paraId="44DC5B84" w14:textId="62A9C873" w:rsidR="00AF5A3D" w:rsidRDefault="00AF5A3D" w:rsidP="00E65E36"/>
    <w:p w14:paraId="54AFA926" w14:textId="77777777" w:rsidR="00910148" w:rsidRDefault="00910148" w:rsidP="00E65E36"/>
    <w:p w14:paraId="77B30A69" w14:textId="0CAE2CED" w:rsidR="00E65E36" w:rsidRDefault="00E65E36" w:rsidP="00E65E36">
      <w:pPr>
        <w:pStyle w:val="subparagraaftitel"/>
      </w:pPr>
      <w:bookmarkStart w:id="174" w:name="_Toc43216113"/>
      <w:bookmarkStart w:id="175" w:name="_Toc473467877"/>
      <w:bookmarkStart w:id="176" w:name="_Toc473473896"/>
      <w:bookmarkStart w:id="177" w:name="_Toc476914324"/>
      <w:bookmarkStart w:id="178" w:name="_Toc476916666"/>
      <w:bookmarkStart w:id="179" w:name="_Toc476917795"/>
      <w:bookmarkStart w:id="180" w:name="_Toc476917901"/>
      <w:bookmarkStart w:id="181" w:name="_Toc476917970"/>
      <w:bookmarkStart w:id="182" w:name="_Toc473467878"/>
      <w:bookmarkStart w:id="183" w:name="_Toc473473897"/>
      <w:bookmarkStart w:id="184" w:name="_Toc476914325"/>
      <w:bookmarkStart w:id="185" w:name="_Toc476916667"/>
      <w:bookmarkStart w:id="186" w:name="_Toc476917796"/>
      <w:bookmarkStart w:id="187" w:name="_Toc476917902"/>
      <w:bookmarkStart w:id="188" w:name="_Toc476917971"/>
      <w:bookmarkStart w:id="189" w:name="_Toc399786899"/>
      <w:bookmarkStart w:id="190" w:name="_Toc45195648"/>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r>
        <w:t>Telecom</w:t>
      </w:r>
      <w:r w:rsidR="00031B8A">
        <w:t>municatie</w:t>
      </w:r>
      <w:r>
        <w:t>kabel</w:t>
      </w:r>
      <w:bookmarkEnd w:id="189"/>
      <w:r w:rsidR="00283BD6">
        <w:t>.</w:t>
      </w:r>
      <w:bookmarkEnd w:id="190"/>
    </w:p>
    <w:p w14:paraId="2AA352F6" w14:textId="1711DCCF" w:rsidR="00322340" w:rsidRDefault="00322340" w:rsidP="00E65E36">
      <w:pPr>
        <w:jc w:val="left"/>
      </w:pPr>
    </w:p>
    <w:p w14:paraId="56B261BC" w14:textId="276FF86B"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14:paraId="145C563F" w14:textId="403766FB" w:rsidR="00B95936" w:rsidRDefault="00B95936" w:rsidP="00E65E36">
      <w:r>
        <w:t>Bron: INSPIRE</w:t>
      </w:r>
    </w:p>
    <w:p w14:paraId="35656669" w14:textId="77777777" w:rsidR="00150E41" w:rsidRDefault="00150E41" w:rsidP="00E65E36"/>
    <w:p w14:paraId="0E16947A" w14:textId="65983502" w:rsidR="004532E6" w:rsidRDefault="00E65E36" w:rsidP="004532E6">
      <w:r>
        <w:t xml:space="preserve">Van </w:t>
      </w:r>
      <w:r w:rsidR="002A26AD">
        <w:t>INSPIRE</w:t>
      </w:r>
      <w:r>
        <w:t xml:space="preserve"> wordt ee</w:t>
      </w:r>
      <w:r w:rsidR="00C01AE5">
        <w:t xml:space="preserve">n </w:t>
      </w:r>
      <w:proofErr w:type="spellStart"/>
      <w:r w:rsidR="00C01AE5">
        <w:t>CableMaterialType</w:t>
      </w:r>
      <w:proofErr w:type="spellEnd"/>
      <w:r w:rsidR="00C01AE5">
        <w:t xml:space="preserve"> toegevoegd en </w:t>
      </w:r>
      <w:r w:rsidR="004532E6">
        <w:t xml:space="preserve">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t>
      </w:r>
      <w:r w:rsidR="00AC0EB5">
        <w:t>WIBON</w:t>
      </w:r>
      <w:r w:rsidR="004532E6">
        <w:t xml:space="preserve">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14:paraId="134AC6FE" w14:textId="0D3B93FE" w:rsidR="00E65E36" w:rsidRDefault="007A0CD2" w:rsidP="00E65E36">
      <w:r>
        <w:rPr>
          <w:noProof/>
        </w:rPr>
        <w:drawing>
          <wp:anchor distT="0" distB="0" distL="114300" distR="114300" simplePos="0" relativeHeight="251667968" behindDoc="0" locked="0" layoutInCell="1" allowOverlap="1" wp14:anchorId="07BA19A5" wp14:editId="798D5378">
            <wp:simplePos x="0" y="0"/>
            <wp:positionH relativeFrom="column">
              <wp:posOffset>-5080</wp:posOffset>
            </wp:positionH>
            <wp:positionV relativeFrom="paragraph">
              <wp:posOffset>281852</wp:posOffset>
            </wp:positionV>
            <wp:extent cx="5500370" cy="4601845"/>
            <wp:effectExtent l="0" t="0" r="0"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5.IMKL-TelecommunicationsCable.wmf"/>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00370" cy="4601845"/>
                    </a:xfrm>
                    <a:prstGeom prst="rect">
                      <a:avLst/>
                    </a:prstGeom>
                  </pic:spPr>
                </pic:pic>
              </a:graphicData>
            </a:graphic>
            <wp14:sizeRelH relativeFrom="page">
              <wp14:pctWidth>0</wp14:pctWidth>
            </wp14:sizeRelH>
            <wp14:sizeRelV relativeFrom="page">
              <wp14:pctHeight>0</wp14:pctHeight>
            </wp14:sizeRelV>
          </wp:anchor>
        </w:drawing>
      </w:r>
    </w:p>
    <w:p w14:paraId="36C0BA5E" w14:textId="2F86EC43" w:rsidR="00910148" w:rsidRDefault="00910148" w:rsidP="00E65E36"/>
    <w:p w14:paraId="1ABA758D" w14:textId="2503378D" w:rsidR="0052388B" w:rsidRDefault="0052388B" w:rsidP="00E65E36"/>
    <w:p w14:paraId="7E3C6E0C" w14:textId="5A8FBB1A" w:rsidR="00E65E36" w:rsidRDefault="00E65E36" w:rsidP="00E65E36">
      <w:pPr>
        <w:jc w:val="left"/>
      </w:pPr>
    </w:p>
    <w:p w14:paraId="6F56BBAA" w14:textId="27713534" w:rsidR="00E65E36" w:rsidRDefault="00E65E36" w:rsidP="00E65E36">
      <w:pPr>
        <w:jc w:val="left"/>
      </w:pPr>
    </w:p>
    <w:p w14:paraId="6D6A6BF4" w14:textId="081DAD5E" w:rsidR="00E65E36" w:rsidRDefault="00E65E36" w:rsidP="00E65E36">
      <w:pPr>
        <w:jc w:val="left"/>
      </w:pPr>
    </w:p>
    <w:p w14:paraId="26BC71F1" w14:textId="77777777" w:rsidR="00E65E36" w:rsidRDefault="00E65E36" w:rsidP="00E65E36">
      <w:pPr>
        <w:spacing w:line="240" w:lineRule="auto"/>
        <w:jc w:val="left"/>
        <w:rPr>
          <w:sz w:val="20"/>
        </w:rPr>
      </w:pPr>
      <w:r>
        <w:br w:type="page"/>
      </w:r>
    </w:p>
    <w:p w14:paraId="266BFF99" w14:textId="77777777" w:rsidR="00E65E36" w:rsidRDefault="00E65E36" w:rsidP="00E65E36">
      <w:pPr>
        <w:pStyle w:val="subparagraaftitel"/>
      </w:pPr>
      <w:bookmarkStart w:id="191" w:name="_Toc399786900"/>
      <w:bookmarkStart w:id="192" w:name="_Toc45195649"/>
      <w:r>
        <w:lastRenderedPageBreak/>
        <w:t>Olie-gas-</w:t>
      </w:r>
      <w:proofErr w:type="spellStart"/>
      <w:r>
        <w:t>chemicalienpijpleiding</w:t>
      </w:r>
      <w:bookmarkEnd w:id="191"/>
      <w:proofErr w:type="spellEnd"/>
      <w:r w:rsidR="00283BD6">
        <w:t>.</w:t>
      </w:r>
      <w:bookmarkEnd w:id="192"/>
    </w:p>
    <w:p w14:paraId="18394A48" w14:textId="77777777" w:rsidR="00322340" w:rsidRDefault="00322340" w:rsidP="00E65E36">
      <w:pPr>
        <w:jc w:val="left"/>
      </w:pPr>
    </w:p>
    <w:p w14:paraId="68E35A63" w14:textId="77777777" w:rsidR="00150E41" w:rsidRDefault="00150E41" w:rsidP="00E65E36">
      <w:pPr>
        <w:jc w:val="left"/>
      </w:pPr>
      <w:r>
        <w:t>Definitie</w:t>
      </w:r>
      <w:r w:rsidR="00FA6AA6">
        <w:t>: Een pijpleiding voor het overbrengen van olie, gas of chemicaliën van de ene locatie naar een andere.</w:t>
      </w:r>
    </w:p>
    <w:p w14:paraId="750F6493" w14:textId="77777777" w:rsidR="00FA6AA6" w:rsidRDefault="00FA6AA6" w:rsidP="00E65E36">
      <w:pPr>
        <w:jc w:val="left"/>
      </w:pPr>
      <w:r>
        <w:t>Bron: INSPIRE</w:t>
      </w:r>
    </w:p>
    <w:p w14:paraId="6A9248B8" w14:textId="77777777" w:rsidR="00150E41" w:rsidRDefault="00150E41" w:rsidP="00E65E36">
      <w:pPr>
        <w:jc w:val="left"/>
      </w:pPr>
    </w:p>
    <w:p w14:paraId="08FCBBA6" w14:textId="1B366F83" w:rsidR="004532E6" w:rsidRDefault="00E65E36" w:rsidP="004532E6">
      <w:r>
        <w:t xml:space="preserve">Uit </w:t>
      </w:r>
      <w:r w:rsidR="002A26AD">
        <w:t>INSPIRE</w:t>
      </w:r>
      <w:r w:rsidR="00C01AE5">
        <w:t xml:space="preserve"> wordt </w:t>
      </w:r>
      <w:proofErr w:type="spellStart"/>
      <w:r w:rsidR="00C01AE5">
        <w:t>oilGasChem</w:t>
      </w:r>
      <w:proofErr w:type="spellEnd"/>
      <w:r w:rsidR="00C01AE5">
        <w:t xml:space="preserve"> </w:t>
      </w:r>
      <w:proofErr w:type="spellStart"/>
      <w:r w:rsidR="00C01AE5">
        <w:t>ProductTy</w:t>
      </w:r>
      <w:r>
        <w:t>p</w:t>
      </w:r>
      <w:r w:rsidR="00C01AE5">
        <w:t>e</w:t>
      </w:r>
      <w:proofErr w:type="spellEnd"/>
      <w:r w:rsidR="00512EFD">
        <w:t xml:space="preserve"> toegevoegd en </w:t>
      </w:r>
      <w:r w:rsidR="004532E6">
        <w:t xml:space="preserve"> 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t>
      </w:r>
      <w:r w:rsidR="00AC0EB5">
        <w:t>WIBON</w:t>
      </w:r>
      <w:r w:rsidR="004532E6">
        <w:t xml:space="preserve">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14:paraId="62B78BFF" w14:textId="2158C322" w:rsidR="00E65E36" w:rsidRDefault="00E65E36" w:rsidP="00E65E36">
      <w:pPr>
        <w:jc w:val="left"/>
      </w:pPr>
      <w:r>
        <w:t xml:space="preserve">In bijlage </w:t>
      </w:r>
      <w:r w:rsidR="00802006">
        <w:t xml:space="preserve">1 </w:t>
      </w:r>
      <w:r>
        <w:t xml:space="preserve">staan </w:t>
      </w:r>
      <w:r w:rsidR="00C01AE5">
        <w:t>de</w:t>
      </w:r>
      <w:r>
        <w:t xml:space="preserve"> mogelijke waarden</w:t>
      </w:r>
      <w:r w:rsidR="00C01AE5">
        <w:t xml:space="preserve"> voor de producttypen</w:t>
      </w:r>
      <w:r>
        <w:t>.</w:t>
      </w:r>
    </w:p>
    <w:p w14:paraId="3682946C" w14:textId="77777777" w:rsidR="00E65E36" w:rsidRDefault="00E65E36" w:rsidP="00E65E36">
      <w:pPr>
        <w:jc w:val="left"/>
      </w:pPr>
    </w:p>
    <w:p w14:paraId="4A84C475" w14:textId="76BB17BA" w:rsidR="00E65E36" w:rsidRDefault="007A0CD2" w:rsidP="00E65E36">
      <w:pPr>
        <w:spacing w:line="240" w:lineRule="auto"/>
        <w:jc w:val="left"/>
        <w:rPr>
          <w:sz w:val="20"/>
        </w:rPr>
      </w:pPr>
      <w:r>
        <w:rPr>
          <w:noProof/>
        </w:rPr>
        <w:drawing>
          <wp:inline distT="0" distB="0" distL="0" distR="0" wp14:anchorId="028A3036" wp14:editId="3DC81C6D">
            <wp:extent cx="5500370" cy="466090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IMK- Olie-gas-chemicaliënpijpleiding.wmf"/>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00370" cy="4660900"/>
                    </a:xfrm>
                    <a:prstGeom prst="rect">
                      <a:avLst/>
                    </a:prstGeom>
                  </pic:spPr>
                </pic:pic>
              </a:graphicData>
            </a:graphic>
          </wp:inline>
        </w:drawing>
      </w:r>
      <w:r w:rsidR="00E65E36">
        <w:br w:type="page"/>
      </w:r>
    </w:p>
    <w:p w14:paraId="62719272" w14:textId="77777777" w:rsidR="00E65E36" w:rsidRDefault="00E65E36" w:rsidP="00E65E36">
      <w:pPr>
        <w:pStyle w:val="subparagraaftitel"/>
      </w:pPr>
      <w:bookmarkStart w:id="193" w:name="_Toc399786901"/>
      <w:bookmarkStart w:id="194" w:name="_Toc45195650"/>
      <w:r>
        <w:lastRenderedPageBreak/>
        <w:t>Rioolleiding</w:t>
      </w:r>
      <w:bookmarkEnd w:id="193"/>
      <w:r w:rsidR="00283BD6">
        <w:t>.</w:t>
      </w:r>
      <w:bookmarkEnd w:id="194"/>
    </w:p>
    <w:p w14:paraId="3A0C065E" w14:textId="77777777" w:rsidR="00FA6AA6" w:rsidRDefault="00FA6AA6" w:rsidP="00E65E36">
      <w:pPr>
        <w:jc w:val="left"/>
      </w:pPr>
    </w:p>
    <w:p w14:paraId="7A5D0DA6" w14:textId="77777777" w:rsidR="00FA6AA6" w:rsidRDefault="00FA6AA6" w:rsidP="00E65E36">
      <w:pPr>
        <w:jc w:val="left"/>
      </w:pPr>
      <w:r>
        <w:t>Definitie: Een rioleringsleiding voor het overbrengen van afvalwater (rioolwater</w:t>
      </w:r>
      <w:r w:rsidR="00C45A7A">
        <w:t>, hemelwater</w:t>
      </w:r>
      <w:r>
        <w:t>) van de ene locatie naar een andere.</w:t>
      </w:r>
    </w:p>
    <w:p w14:paraId="5EE1A0C6" w14:textId="77777777" w:rsidR="00FA6AA6" w:rsidRDefault="00FA6AA6" w:rsidP="00E65E36">
      <w:pPr>
        <w:jc w:val="left"/>
      </w:pPr>
      <w:r>
        <w:t>Bron: INSPIRE</w:t>
      </w:r>
      <w:r w:rsidR="00C45A7A">
        <w:t xml:space="preserve"> (aangepast)</w:t>
      </w:r>
    </w:p>
    <w:p w14:paraId="10E1B55B" w14:textId="77777777" w:rsidR="00FA6AA6" w:rsidRDefault="00FA6AA6" w:rsidP="00E65E36">
      <w:pPr>
        <w:jc w:val="left"/>
      </w:pPr>
    </w:p>
    <w:p w14:paraId="3DF72D57" w14:textId="32AE0654" w:rsidR="00E65E36" w:rsidRDefault="00E65E36" w:rsidP="00512EFD">
      <w:pPr>
        <w:jc w:val="left"/>
      </w:pPr>
      <w:r>
        <w:t xml:space="preserve">Van </w:t>
      </w:r>
      <w:r w:rsidR="002A26AD">
        <w:t>INSPIRE</w:t>
      </w:r>
      <w:r>
        <w:t xml:space="preserve"> wordt </w:t>
      </w:r>
      <w:proofErr w:type="spellStart"/>
      <w:r>
        <w:t>SewerWaterType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r w:rsidR="00AC0EB5">
        <w:t>WIBON</w:t>
      </w:r>
      <w:r w:rsidR="00512EFD">
        <w:t xml:space="preserve"> informatie</w:t>
      </w:r>
      <w:r w:rsidR="00120412" w:rsidRPr="00120412">
        <w:t xml:space="preserv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r w:rsidR="00C01AE5">
        <w:t xml:space="preserve">. In bijlage </w:t>
      </w:r>
      <w:r w:rsidR="00802006">
        <w:t xml:space="preserve">1 </w:t>
      </w:r>
      <w:r w:rsidR="00C01AE5">
        <w:t>staan</w:t>
      </w:r>
      <w:r>
        <w:t xml:space="preserve"> de waarden</w:t>
      </w:r>
      <w:r w:rsidR="00C01AE5">
        <w:t xml:space="preserve"> voor </w:t>
      </w:r>
      <w:proofErr w:type="spellStart"/>
      <w:r w:rsidR="00C01AE5">
        <w:t>SewerWaterType</w:t>
      </w:r>
      <w:proofErr w:type="spellEnd"/>
      <w:r>
        <w:t>.</w:t>
      </w:r>
    </w:p>
    <w:p w14:paraId="4E932ECF" w14:textId="77777777" w:rsidR="00E65E36" w:rsidRDefault="00E65E36" w:rsidP="00E65E36">
      <w:pPr>
        <w:jc w:val="left"/>
      </w:pPr>
    </w:p>
    <w:p w14:paraId="7F778A9F" w14:textId="4D109222" w:rsidR="00E65E36" w:rsidRDefault="007A0CD2" w:rsidP="00E65E36">
      <w:pPr>
        <w:spacing w:line="240" w:lineRule="auto"/>
        <w:jc w:val="left"/>
        <w:rPr>
          <w:sz w:val="20"/>
        </w:rPr>
      </w:pPr>
      <w:r>
        <w:rPr>
          <w:noProof/>
        </w:rPr>
        <w:drawing>
          <wp:inline distT="0" distB="0" distL="0" distR="0" wp14:anchorId="0FC2F6B9" wp14:editId="40F768ED">
            <wp:extent cx="5500370" cy="559625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7.IMKL-Rioolleiding.wmf"/>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00370" cy="5596255"/>
                    </a:xfrm>
                    <a:prstGeom prst="rect">
                      <a:avLst/>
                    </a:prstGeom>
                  </pic:spPr>
                </pic:pic>
              </a:graphicData>
            </a:graphic>
          </wp:inline>
        </w:drawing>
      </w:r>
      <w:r w:rsidR="00E65E36">
        <w:br w:type="page"/>
      </w:r>
    </w:p>
    <w:p w14:paraId="280DE448" w14:textId="77777777" w:rsidR="00E65E36" w:rsidRDefault="00E65E36" w:rsidP="00E65E36">
      <w:pPr>
        <w:pStyle w:val="subparagraaftitel"/>
      </w:pPr>
      <w:bookmarkStart w:id="195" w:name="_Toc399786902"/>
      <w:bookmarkStart w:id="196" w:name="_Toc45195651"/>
      <w:r>
        <w:lastRenderedPageBreak/>
        <w:t>Waterleiding</w:t>
      </w:r>
      <w:bookmarkEnd w:id="195"/>
      <w:r w:rsidR="00283BD6">
        <w:t>.</w:t>
      </w:r>
      <w:bookmarkEnd w:id="196"/>
    </w:p>
    <w:p w14:paraId="37FB7500" w14:textId="77777777" w:rsidR="00E65E36" w:rsidRDefault="00E65E36" w:rsidP="00E65E36">
      <w:pPr>
        <w:jc w:val="left"/>
      </w:pPr>
    </w:p>
    <w:p w14:paraId="44C4487B" w14:textId="77777777" w:rsidR="00FA6AA6" w:rsidRDefault="00FA6AA6" w:rsidP="00E65E36">
      <w:pPr>
        <w:jc w:val="left"/>
      </w:pPr>
      <w:r>
        <w:t xml:space="preserve">Definitie: Een waterleiding voor het overbrengen van </w:t>
      </w:r>
      <w:r w:rsidR="00C45A7A">
        <w:t>(drink)</w:t>
      </w:r>
      <w:r>
        <w:t>water van de ene locatie naar een andere.</w:t>
      </w:r>
    </w:p>
    <w:p w14:paraId="391D7B77" w14:textId="77777777" w:rsidR="00FA6AA6" w:rsidRDefault="00FA6AA6" w:rsidP="00E65E36">
      <w:pPr>
        <w:jc w:val="left"/>
      </w:pPr>
      <w:proofErr w:type="spellStart"/>
      <w:r>
        <w:t>Bron:INSPIRE</w:t>
      </w:r>
      <w:proofErr w:type="spellEnd"/>
      <w:r w:rsidR="00C45A7A">
        <w:t xml:space="preserve"> (aangepast)</w:t>
      </w:r>
    </w:p>
    <w:p w14:paraId="3B164378" w14:textId="77777777" w:rsidR="00FA6AA6" w:rsidRDefault="00FA6AA6" w:rsidP="00E65E36">
      <w:pPr>
        <w:jc w:val="left"/>
      </w:pPr>
    </w:p>
    <w:p w14:paraId="6027381F" w14:textId="593585C7" w:rsidR="00512EFD" w:rsidRDefault="00E65E36" w:rsidP="00512EFD">
      <w:r>
        <w:t xml:space="preserve">Van </w:t>
      </w:r>
      <w:r w:rsidR="002A26AD">
        <w:t>INSPIRE</w:t>
      </w:r>
      <w:r>
        <w:t xml:space="preserve"> wordt </w:t>
      </w:r>
      <w:proofErr w:type="spellStart"/>
      <w:r>
        <w:t>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r w:rsidR="00AC0EB5">
        <w:t>WIBON</w:t>
      </w:r>
      <w:r w:rsidR="00512EFD">
        <w:t xml:space="preserve"> informatie.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p>
    <w:p w14:paraId="5BA0DBD2" w14:textId="19846530" w:rsidR="00E65E36" w:rsidRDefault="00512EFD" w:rsidP="00E65E36">
      <w:pPr>
        <w:jc w:val="left"/>
      </w:pPr>
      <w:r>
        <w:t>I</w:t>
      </w:r>
      <w:r w:rsidR="00C01AE5">
        <w:t>n bijlage</w:t>
      </w:r>
      <w:r w:rsidR="00802006">
        <w:t>1</w:t>
      </w:r>
      <w:r w:rsidR="00C01AE5">
        <w:t xml:space="preserve"> staan </w:t>
      </w:r>
      <w:r>
        <w:t xml:space="preserve">de </w:t>
      </w:r>
      <w:r w:rsidR="00E65E36">
        <w:t>waarden</w:t>
      </w:r>
      <w:r w:rsidR="00C01AE5">
        <w:t xml:space="preserve"> voor </w:t>
      </w:r>
      <w:proofErr w:type="spellStart"/>
      <w:r w:rsidR="00C01AE5">
        <w:t>waterType</w:t>
      </w:r>
      <w:proofErr w:type="spellEnd"/>
      <w:r w:rsidR="00E65E36">
        <w:t>.</w:t>
      </w:r>
    </w:p>
    <w:p w14:paraId="451DE9F8" w14:textId="77777777" w:rsidR="00E65E36" w:rsidRDefault="00E65E36" w:rsidP="00E65E36">
      <w:pPr>
        <w:jc w:val="left"/>
      </w:pPr>
    </w:p>
    <w:p w14:paraId="27A5B167" w14:textId="1B4FADC2" w:rsidR="00E65E36" w:rsidRDefault="007A0CD2" w:rsidP="00E65E36">
      <w:pPr>
        <w:spacing w:line="240" w:lineRule="auto"/>
        <w:jc w:val="left"/>
        <w:rPr>
          <w:sz w:val="20"/>
        </w:rPr>
      </w:pPr>
      <w:r>
        <w:rPr>
          <w:noProof/>
        </w:rPr>
        <w:drawing>
          <wp:inline distT="0" distB="0" distL="0" distR="0" wp14:anchorId="5AC9AD0A" wp14:editId="6E811214">
            <wp:extent cx="5500370" cy="5628005"/>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8.IMKL-Waterleiding.wmf"/>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00370" cy="5628005"/>
                    </a:xfrm>
                    <a:prstGeom prst="rect">
                      <a:avLst/>
                    </a:prstGeom>
                  </pic:spPr>
                </pic:pic>
              </a:graphicData>
            </a:graphic>
          </wp:inline>
        </w:drawing>
      </w:r>
      <w:r w:rsidR="00E65E36">
        <w:br w:type="page"/>
      </w:r>
    </w:p>
    <w:p w14:paraId="1A937BE3" w14:textId="5AA01A3E" w:rsidR="00E65E36" w:rsidRDefault="00E65E36" w:rsidP="00E65E36">
      <w:pPr>
        <w:pStyle w:val="subparagraaftitel"/>
      </w:pPr>
      <w:bookmarkStart w:id="197" w:name="_Toc399786903"/>
      <w:bookmarkStart w:id="198" w:name="_Toc45195652"/>
      <w:r>
        <w:lastRenderedPageBreak/>
        <w:t>Thermische pijpleiding</w:t>
      </w:r>
      <w:bookmarkEnd w:id="197"/>
      <w:r w:rsidR="00283BD6">
        <w:t>.</w:t>
      </w:r>
      <w:bookmarkEnd w:id="198"/>
    </w:p>
    <w:p w14:paraId="2704612C" w14:textId="77777777" w:rsidR="00E65E36" w:rsidRDefault="00E65E36" w:rsidP="00E65E36">
      <w:pPr>
        <w:jc w:val="left"/>
      </w:pPr>
    </w:p>
    <w:p w14:paraId="6E10A72E" w14:textId="239CC7BE" w:rsidR="00FA6AA6" w:rsidRDefault="00FA6AA6" w:rsidP="00E65E36">
      <w:pPr>
        <w:jc w:val="left"/>
      </w:pPr>
      <w:r>
        <w:t>Definitie: Een leiding voor het transporteren van warmte of koelte van de ene locatie naar een andere.</w:t>
      </w:r>
    </w:p>
    <w:p w14:paraId="0FEA7385" w14:textId="79550EB4" w:rsidR="00FA6AA6" w:rsidRDefault="00FA6AA6" w:rsidP="00E65E36">
      <w:pPr>
        <w:jc w:val="left"/>
      </w:pPr>
      <w:r>
        <w:t>Bron: INSPIRE</w:t>
      </w:r>
    </w:p>
    <w:p w14:paraId="305E66B2" w14:textId="77777777" w:rsidR="00FA6AA6" w:rsidRDefault="00FA6AA6" w:rsidP="00E65E36">
      <w:pPr>
        <w:jc w:val="left"/>
      </w:pPr>
    </w:p>
    <w:p w14:paraId="3096890A" w14:textId="072AA8F3" w:rsidR="00512EFD" w:rsidRDefault="00E65E36" w:rsidP="00512EFD">
      <w:r>
        <w:t xml:space="preserve">Van </w:t>
      </w:r>
      <w:r w:rsidR="002A26AD">
        <w:t>INSPIRE</w:t>
      </w:r>
      <w:r>
        <w:t xml:space="preserve"> wordt </w:t>
      </w:r>
      <w:proofErr w:type="spellStart"/>
      <w:r>
        <w:t>thermalProductType</w:t>
      </w:r>
      <w:proofErr w:type="spellEnd"/>
      <w:r w:rsidR="00512EFD">
        <w:t xml:space="preserve"> toegevoegd en</w:t>
      </w:r>
      <w:r w:rsidR="00512EFD" w:rsidRPr="00512EFD">
        <w:t xml:space="preserve"> </w:t>
      </w:r>
      <w:r w:rsidR="00512EFD">
        <w:t xml:space="preserve">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r w:rsidR="00AC0EB5">
        <w:t>WIBON</w:t>
      </w:r>
      <w:r w:rsidR="00512EFD">
        <w:t xml:space="preserve"> informatie. </w:t>
      </w:r>
      <w:proofErr w:type="spellStart"/>
      <w:r w:rsidR="00120412">
        <w:t>WarningType</w:t>
      </w:r>
      <w:proofErr w:type="spellEnd"/>
      <w:r w:rsidR="00120412">
        <w:t xml:space="preserve"> is een boven de kabel liggend waarschuwingsmechanisme voor een ondergronds netelement.</w:t>
      </w:r>
      <w:r w:rsidR="00512EFD">
        <w:t xml:space="preserve"> Voor de rest gelden de </w:t>
      </w:r>
      <w:proofErr w:type="spellStart"/>
      <w:r w:rsidR="00512EFD">
        <w:t>KabelEnleiding</w:t>
      </w:r>
      <w:proofErr w:type="spellEnd"/>
      <w:r w:rsidR="00512EFD">
        <w:t xml:space="preserve"> attributen.</w:t>
      </w:r>
    </w:p>
    <w:p w14:paraId="1A141E53" w14:textId="3C6513D4" w:rsidR="00921722" w:rsidRDefault="007A0CD2" w:rsidP="00E65E36">
      <w:pPr>
        <w:jc w:val="left"/>
      </w:pPr>
      <w:r>
        <w:rPr>
          <w:noProof/>
        </w:rPr>
        <w:drawing>
          <wp:anchor distT="0" distB="0" distL="114300" distR="114300" simplePos="0" relativeHeight="251668992" behindDoc="0" locked="0" layoutInCell="1" allowOverlap="1" wp14:anchorId="2053CABA" wp14:editId="689F7C21">
            <wp:simplePos x="0" y="0"/>
            <wp:positionH relativeFrom="column">
              <wp:posOffset>-67726</wp:posOffset>
            </wp:positionH>
            <wp:positionV relativeFrom="paragraph">
              <wp:posOffset>270948</wp:posOffset>
            </wp:positionV>
            <wp:extent cx="5500370" cy="5904230"/>
            <wp:effectExtent l="0" t="0" r="0" b="0"/>
            <wp:wrapTopAndBottom/>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9.IMKL-ThermischePijpleiding.wm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00370" cy="5904230"/>
                    </a:xfrm>
                    <a:prstGeom prst="rect">
                      <a:avLst/>
                    </a:prstGeom>
                  </pic:spPr>
                </pic:pic>
              </a:graphicData>
            </a:graphic>
            <wp14:sizeRelH relativeFrom="page">
              <wp14:pctWidth>0</wp14:pctWidth>
            </wp14:sizeRelH>
            <wp14:sizeRelV relativeFrom="page">
              <wp14:pctHeight>0</wp14:pctHeight>
            </wp14:sizeRelV>
          </wp:anchor>
        </w:drawing>
      </w:r>
      <w:r w:rsidR="00C01AE5">
        <w:t xml:space="preserve">In bijlage </w:t>
      </w:r>
      <w:r w:rsidR="00802006">
        <w:t xml:space="preserve">1 </w:t>
      </w:r>
      <w:r w:rsidR="00C01AE5">
        <w:t>staan</w:t>
      </w:r>
      <w:r w:rsidR="00E65E36">
        <w:t xml:space="preserve"> de waarden</w:t>
      </w:r>
      <w:r w:rsidR="00C01AE5">
        <w:t xml:space="preserve"> voor </w:t>
      </w:r>
      <w:r w:rsidR="00B105CC">
        <w:t>de producttypen.</w:t>
      </w:r>
    </w:p>
    <w:p w14:paraId="10DC19E4" w14:textId="1757AA23" w:rsidR="00FE2B1B" w:rsidRDefault="00FE2B1B" w:rsidP="00E65E36">
      <w:pPr>
        <w:jc w:val="left"/>
      </w:pPr>
    </w:p>
    <w:p w14:paraId="66D9FB18" w14:textId="773EB784" w:rsidR="008847B0" w:rsidRDefault="008847B0" w:rsidP="00E65E36">
      <w:pPr>
        <w:jc w:val="left"/>
      </w:pPr>
    </w:p>
    <w:p w14:paraId="5382BB8F" w14:textId="1F4616BA" w:rsidR="00A066AD" w:rsidRDefault="00A066AD" w:rsidP="00E65E36">
      <w:pPr>
        <w:jc w:val="left"/>
      </w:pPr>
    </w:p>
    <w:p w14:paraId="59622FBE" w14:textId="508B1FB4" w:rsidR="00DB2583" w:rsidRDefault="00DB2583" w:rsidP="00E65E36">
      <w:pPr>
        <w:jc w:val="left"/>
      </w:pPr>
    </w:p>
    <w:p w14:paraId="5B3FD1C0" w14:textId="77777777" w:rsidR="00DB2583" w:rsidRDefault="00DB2583" w:rsidP="00DB2583">
      <w:pPr>
        <w:pStyle w:val="subparagraaftitel"/>
      </w:pPr>
      <w:bookmarkStart w:id="199" w:name="_Toc45195653"/>
      <w:r w:rsidRPr="000E3C4F">
        <w:t xml:space="preserve">Overig </w:t>
      </w:r>
      <w:r w:rsidR="004E51D4" w:rsidRPr="000E3C4F">
        <w:t xml:space="preserve">en </w:t>
      </w:r>
      <w:r w:rsidRPr="000E3C4F">
        <w:t>Weesleiding.</w:t>
      </w:r>
      <w:bookmarkEnd w:id="199"/>
    </w:p>
    <w:p w14:paraId="3A5EAA7C" w14:textId="77777777" w:rsidR="00DB2583" w:rsidRDefault="00DB2583" w:rsidP="00DB2583">
      <w:pPr>
        <w:jc w:val="left"/>
      </w:pPr>
    </w:p>
    <w:p w14:paraId="5CBF3AED" w14:textId="77777777" w:rsidR="00DB2583" w:rsidRPr="000E3C4F" w:rsidRDefault="00DB2583" w:rsidP="00DB2583">
      <w:pPr>
        <w:spacing w:after="1"/>
      </w:pPr>
      <w:r>
        <w:t>Definitie</w:t>
      </w:r>
      <w:r w:rsidR="004E51D4">
        <w:t xml:space="preserve"> Overig</w:t>
      </w:r>
      <w:r>
        <w:t xml:space="preserve">: </w:t>
      </w:r>
      <w:r w:rsidRPr="000E3C4F">
        <w:t xml:space="preserve">Een type </w:t>
      </w:r>
      <w:r>
        <w:t>kabel</w:t>
      </w:r>
      <w:r w:rsidRPr="000E3C4F">
        <w:t xml:space="preserve"> of leiding die niet onder de andere benoemde typen valt.</w:t>
      </w:r>
    </w:p>
    <w:p w14:paraId="2F4474CF" w14:textId="77777777" w:rsidR="00DB2583" w:rsidRPr="000E3C4F" w:rsidRDefault="00DB2583" w:rsidP="00DB2583">
      <w:pPr>
        <w:jc w:val="left"/>
      </w:pPr>
    </w:p>
    <w:p w14:paraId="7041F373" w14:textId="77777777" w:rsidR="00DB2583" w:rsidRPr="000E3C4F" w:rsidRDefault="00DB2583" w:rsidP="00DB2583">
      <w:pPr>
        <w:jc w:val="left"/>
      </w:pPr>
      <w:r w:rsidRPr="000E3C4F">
        <w:t>Bijvoorbeeld een weesleiding maar ook leidingen voor voedingsmiddelen, landbouwproducten vallen hieronder.</w:t>
      </w:r>
    </w:p>
    <w:p w14:paraId="2D258335" w14:textId="77777777" w:rsidR="00DB2583" w:rsidRDefault="00DB2583" w:rsidP="00DB2583">
      <w:pPr>
        <w:jc w:val="left"/>
      </w:pPr>
      <w:r>
        <w:t>Bron: IMKL</w:t>
      </w:r>
    </w:p>
    <w:p w14:paraId="1327489F" w14:textId="77777777" w:rsidR="00DB2583" w:rsidRDefault="00DB2583" w:rsidP="00DB2583">
      <w:pPr>
        <w:jc w:val="left"/>
      </w:pPr>
    </w:p>
    <w:p w14:paraId="6519B05C" w14:textId="77777777" w:rsidR="00DB2583" w:rsidRDefault="00DB2583" w:rsidP="00DB2583">
      <w:pPr>
        <w:jc w:val="left"/>
      </w:pPr>
      <w:r>
        <w:t>In INSPIRE is er geen mogelijkheid om andere kabels of leidingen op te nemen dan de benoemde typen. De klasse Overig wordt gebruikt indien de kabel of leiding niet met een andere kan worden aangeduid</w:t>
      </w:r>
      <w:r w:rsidR="004E51D4">
        <w:t xml:space="preserve"> of onbekend is</w:t>
      </w:r>
      <w:r>
        <w:t>. Dit geldt in veel gevallen ook voor de weesleiding.</w:t>
      </w:r>
      <w:r w:rsidR="005A10AC">
        <w:t xml:space="preserve"> Er is een klasse </w:t>
      </w:r>
      <w:proofErr w:type="spellStart"/>
      <w:r w:rsidR="005A10AC">
        <w:t>OverigSpecifiek</w:t>
      </w:r>
      <w:proofErr w:type="spellEnd"/>
      <w:r w:rsidR="005A10AC">
        <w:t xml:space="preserve"> gemaakt om de INSPIRE attributen </w:t>
      </w:r>
      <w:proofErr w:type="spellStart"/>
      <w:r w:rsidR="005A10AC">
        <w:t>pipeDiameter</w:t>
      </w:r>
      <w:proofErr w:type="spellEnd"/>
      <w:r w:rsidR="005A10AC">
        <w:t xml:space="preserve">, </w:t>
      </w:r>
      <w:proofErr w:type="spellStart"/>
      <w:r w:rsidR="005A10AC">
        <w:t>pressure</w:t>
      </w:r>
      <w:proofErr w:type="spellEnd"/>
      <w:r w:rsidR="005A10AC">
        <w:t xml:space="preserve"> en producttype ook voor Overig te kunnen gebruiken.</w:t>
      </w:r>
    </w:p>
    <w:p w14:paraId="258FA6E5" w14:textId="77777777" w:rsidR="00DB2583" w:rsidRDefault="00DB2583" w:rsidP="00E65E36">
      <w:pPr>
        <w:jc w:val="left"/>
      </w:pPr>
    </w:p>
    <w:p w14:paraId="13026122" w14:textId="31D4BC01" w:rsidR="00DB2583" w:rsidRDefault="007A0CD2">
      <w:pPr>
        <w:spacing w:line="240" w:lineRule="auto"/>
        <w:jc w:val="left"/>
      </w:pPr>
      <w:r>
        <w:rPr>
          <w:noProof/>
        </w:rPr>
        <w:drawing>
          <wp:inline distT="0" distB="0" distL="0" distR="0" wp14:anchorId="493D2E15" wp14:editId="4969E95C">
            <wp:extent cx="5500370" cy="5523865"/>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9b.IMKL-Overig-Weesleiding.wmf"/>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00370" cy="5523865"/>
                    </a:xfrm>
                    <a:prstGeom prst="rect">
                      <a:avLst/>
                    </a:prstGeom>
                  </pic:spPr>
                </pic:pic>
              </a:graphicData>
            </a:graphic>
          </wp:inline>
        </w:drawing>
      </w:r>
      <w:r w:rsidR="00DB2583">
        <w:br w:type="page"/>
      </w:r>
    </w:p>
    <w:p w14:paraId="5B8A8241" w14:textId="77777777" w:rsidR="00E65E36" w:rsidRDefault="00E65E36" w:rsidP="00E65E36">
      <w:pPr>
        <w:pStyle w:val="subparagraaftitel"/>
      </w:pPr>
      <w:bookmarkStart w:id="200" w:name="_Toc43216120"/>
      <w:bookmarkStart w:id="201" w:name="_Toc43216121"/>
      <w:bookmarkStart w:id="202" w:name="_Toc43216122"/>
      <w:bookmarkStart w:id="203" w:name="_Toc43216123"/>
      <w:bookmarkStart w:id="204" w:name="_Toc434940509"/>
      <w:bookmarkStart w:id="205" w:name="_Toc434941826"/>
      <w:bookmarkStart w:id="206" w:name="_Toc434943367"/>
      <w:bookmarkStart w:id="207" w:name="_Toc434943798"/>
      <w:bookmarkStart w:id="208" w:name="_Toc434956122"/>
      <w:bookmarkStart w:id="209" w:name="_Toc434940510"/>
      <w:bookmarkStart w:id="210" w:name="_Toc434941827"/>
      <w:bookmarkStart w:id="211" w:name="_Toc434943368"/>
      <w:bookmarkStart w:id="212" w:name="_Toc434943799"/>
      <w:bookmarkStart w:id="213" w:name="_Toc434956123"/>
      <w:bookmarkStart w:id="214" w:name="_Toc434940511"/>
      <w:bookmarkStart w:id="215" w:name="_Toc434941828"/>
      <w:bookmarkStart w:id="216" w:name="_Toc434943369"/>
      <w:bookmarkStart w:id="217" w:name="_Toc434943800"/>
      <w:bookmarkStart w:id="218" w:name="_Toc434956124"/>
      <w:bookmarkStart w:id="219" w:name="_Toc434940512"/>
      <w:bookmarkStart w:id="220" w:name="_Toc434941829"/>
      <w:bookmarkStart w:id="221" w:name="_Toc434943370"/>
      <w:bookmarkStart w:id="222" w:name="_Toc434943801"/>
      <w:bookmarkStart w:id="223" w:name="_Toc434956125"/>
      <w:bookmarkStart w:id="224" w:name="_Toc399786904"/>
      <w:bookmarkStart w:id="225" w:name="_Toc45195654"/>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r>
        <w:lastRenderedPageBreak/>
        <w:t>Leidingelementen per type net (thema)</w:t>
      </w:r>
      <w:bookmarkEnd w:id="224"/>
      <w:r w:rsidR="00283BD6">
        <w:t>.</w:t>
      </w:r>
      <w:bookmarkEnd w:id="225"/>
    </w:p>
    <w:p w14:paraId="6BB3E8C1" w14:textId="05951882" w:rsidR="00E65E36" w:rsidRDefault="00E65E36" w:rsidP="00E65E36">
      <w:r>
        <w:t xml:space="preserve">De leidingelementen worden niet specifiek per type </w:t>
      </w:r>
      <w:r w:rsidR="0065371C">
        <w:t>thema net als de kabels en leidingen</w:t>
      </w:r>
      <w:r>
        <w:t xml:space="preserve"> gedefinieerd. Leidingelementen hebben een algemene type lijst en een lijst per type net (telecom, elektriciteit, riool, water, gas/olie). Deze lijsten zijn </w:t>
      </w:r>
      <w:proofErr w:type="spellStart"/>
      <w:r>
        <w:t>uitbreidbaar</w:t>
      </w:r>
      <w:proofErr w:type="spellEnd"/>
      <w:r>
        <w:t>.</w:t>
      </w:r>
      <w:r w:rsidR="0065371C">
        <w:t xml:space="preserve"> In bijlage </w:t>
      </w:r>
      <w:r w:rsidR="00802006">
        <w:t xml:space="preserve">1 </w:t>
      </w:r>
      <w:r w:rsidR="0065371C">
        <w:t xml:space="preserve">staan de </w:t>
      </w:r>
      <w:proofErr w:type="spellStart"/>
      <w:r w:rsidR="00932116">
        <w:t>waardelijsten</w:t>
      </w:r>
      <w:proofErr w:type="spellEnd"/>
      <w:r w:rsidR="0065371C">
        <w:t xml:space="preserve"> met de waarden voor type leidingelement per type </w:t>
      </w:r>
      <w:proofErr w:type="spellStart"/>
      <w:r w:rsidR="0065371C">
        <w:t>kabelOfLeiding</w:t>
      </w:r>
      <w:proofErr w:type="spellEnd"/>
      <w:r w:rsidR="0065371C">
        <w:t>.</w:t>
      </w:r>
    </w:p>
    <w:p w14:paraId="6FF51897" w14:textId="4E4C635A" w:rsidR="003E3B48" w:rsidRDefault="007A0CD2" w:rsidP="00E65E36">
      <w:r>
        <w:rPr>
          <w:noProof/>
        </w:rPr>
        <w:drawing>
          <wp:anchor distT="0" distB="0" distL="114300" distR="114300" simplePos="0" relativeHeight="251670016" behindDoc="0" locked="0" layoutInCell="1" allowOverlap="1" wp14:anchorId="7E9C04D6" wp14:editId="7F2A536C">
            <wp:simplePos x="0" y="0"/>
            <wp:positionH relativeFrom="column">
              <wp:posOffset>-20846</wp:posOffset>
            </wp:positionH>
            <wp:positionV relativeFrom="paragraph">
              <wp:posOffset>260832</wp:posOffset>
            </wp:positionV>
            <wp:extent cx="5500370" cy="3123565"/>
            <wp:effectExtent l="0" t="0" r="0" b="0"/>
            <wp:wrapTopAndBottom/>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IMKL-Leidingelement-per-thema.wmf"/>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00370" cy="3123565"/>
                    </a:xfrm>
                    <a:prstGeom prst="rect">
                      <a:avLst/>
                    </a:prstGeom>
                  </pic:spPr>
                </pic:pic>
              </a:graphicData>
            </a:graphic>
            <wp14:sizeRelH relativeFrom="page">
              <wp14:pctWidth>0</wp14:pctWidth>
            </wp14:sizeRelH>
            <wp14:sizeRelV relativeFrom="page">
              <wp14:pctHeight>0</wp14:pctHeight>
            </wp14:sizeRelV>
          </wp:anchor>
        </w:drawing>
      </w:r>
    </w:p>
    <w:p w14:paraId="28BD4906" w14:textId="18AFA590" w:rsidR="00944C3E" w:rsidRDefault="00944C3E" w:rsidP="00E65E36"/>
    <w:p w14:paraId="00A741E0" w14:textId="79E4618A" w:rsidR="003E3B48" w:rsidRDefault="003E3B48" w:rsidP="00E65E36"/>
    <w:p w14:paraId="2B96E7EC" w14:textId="34A971C1" w:rsidR="0065371C" w:rsidRDefault="0065371C" w:rsidP="00E65E36"/>
    <w:p w14:paraId="574C0F64" w14:textId="0FA3EADB" w:rsidR="00E65E36" w:rsidRDefault="00E65E36" w:rsidP="00836D3F">
      <w:r>
        <w:br w:type="page"/>
      </w:r>
    </w:p>
    <w:p w14:paraId="1BF75FB0" w14:textId="77777777" w:rsidR="00EE7EF0" w:rsidRDefault="00EE7EF0" w:rsidP="00A26E72">
      <w:pPr>
        <w:spacing w:line="240" w:lineRule="atLeast"/>
      </w:pPr>
    </w:p>
    <w:p w14:paraId="3BBC9AD8" w14:textId="43D9E91A" w:rsidR="00BE4C6E" w:rsidRDefault="00AC0EB5" w:rsidP="00BE4C6E">
      <w:pPr>
        <w:pStyle w:val="subparagraaftitel"/>
      </w:pPr>
      <w:bookmarkStart w:id="226" w:name="_Toc43216125"/>
      <w:bookmarkStart w:id="227" w:name="_Toc45195655"/>
      <w:bookmarkEnd w:id="226"/>
      <w:r>
        <w:t>WIBON</w:t>
      </w:r>
      <w:r w:rsidR="00BE4C6E" w:rsidRPr="000E3C4F">
        <w:t xml:space="preserve"> – Uitleveren van gebiedsinformatie</w:t>
      </w:r>
      <w:r w:rsidR="00BE4C6E">
        <w:t>.</w:t>
      </w:r>
      <w:bookmarkEnd w:id="227"/>
    </w:p>
    <w:p w14:paraId="4D8D3180" w14:textId="77777777" w:rsidR="00BE4C6E" w:rsidRDefault="00BE4C6E" w:rsidP="00BE4C6E"/>
    <w:p w14:paraId="3CB0DDF5" w14:textId="38F743B6" w:rsidR="00BE4C6E" w:rsidRDefault="004C168A" w:rsidP="00BE4C6E">
      <w:r>
        <w:rPr>
          <w:noProof/>
        </w:rPr>
        <w:pict w14:anchorId="111957C4">
          <v:shape id="_x0000_s1073" type="#_x0000_t202" style="position:absolute;left:0;text-align:left;margin-left:9.65pt;margin-top:149.2pt;width:97.2pt;height:19.2pt;z-index:25167667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3;mso-fit-shape-to-text:t">
              <w:txbxContent>
                <w:p w14:paraId="7BF1C213" w14:textId="77777777" w:rsidR="00C14B13" w:rsidRDefault="00C14B13" w:rsidP="00BE4C6E">
                  <w:pPr>
                    <w:jc w:val="center"/>
                  </w:pPr>
                  <w:r>
                    <w:t>Belanghebbende</w:t>
                  </w:r>
                </w:p>
              </w:txbxContent>
            </v:textbox>
            <w10:wrap type="square"/>
          </v:shape>
        </w:pict>
      </w:r>
      <w:r>
        <w:rPr>
          <w:noProof/>
        </w:rPr>
        <w:pict w14:anchorId="1448B2C7">
          <v:shape id="_x0000_s1074" type="#_x0000_t202" style="position:absolute;left:0;text-align:left;margin-left:167.8pt;margin-top:148.3pt;width:97.2pt;height:19.2pt;z-index:25167769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4;mso-fit-shape-to-text:t">
              <w:txbxContent>
                <w:p w14:paraId="51BB6B18" w14:textId="77777777" w:rsidR="00C14B13" w:rsidRDefault="00C14B13" w:rsidP="00BE4C6E">
                  <w:pPr>
                    <w:jc w:val="center"/>
                  </w:pPr>
                  <w:r>
                    <w:t>Bijlagen, EV brief</w:t>
                  </w:r>
                </w:p>
              </w:txbxContent>
            </v:textbox>
            <w10:wrap type="square"/>
          </v:shape>
        </w:pict>
      </w:r>
      <w:r>
        <w:rPr>
          <w:noProof/>
        </w:rPr>
        <w:pict w14:anchorId="43FF3517">
          <v:shape id="_x0000_s1072" type="#_x0000_t202" style="position:absolute;left:0;text-align:left;margin-left:168.65pt;margin-top:88.9pt;width:97.2pt;height:19.2pt;z-index:25167564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2;mso-fit-shape-to-text:t">
              <w:txbxContent>
                <w:p w14:paraId="41390098" w14:textId="77777777" w:rsidR="00C14B13" w:rsidRDefault="00C14B13" w:rsidP="00BE4C6E">
                  <w:pPr>
                    <w:jc w:val="center"/>
                  </w:pPr>
                  <w:r>
                    <w:t>Aanvraaggegevens</w:t>
                  </w:r>
                </w:p>
              </w:txbxContent>
            </v:textbox>
            <w10:wrap type="square"/>
          </v:shape>
        </w:pict>
      </w:r>
      <w:r>
        <w:rPr>
          <w:noProof/>
        </w:rPr>
        <w:pict w14:anchorId="30A4810F">
          <v:shape id="_x0000_s1071" type="#_x0000_t202" style="position:absolute;left:0;text-align:left;margin-left:11.9pt;margin-top:89.95pt;width:97.2pt;height:19.2pt;z-index:25167462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1;mso-fit-shape-to-text:t">
              <w:txbxContent>
                <w:p w14:paraId="0BA4AE41" w14:textId="77777777" w:rsidR="00C14B13" w:rsidRDefault="00C14B13" w:rsidP="00BE4C6E">
                  <w:pPr>
                    <w:jc w:val="center"/>
                  </w:pPr>
                  <w:r>
                    <w:t>Gebiedspolygonen</w:t>
                  </w:r>
                </w:p>
              </w:txbxContent>
            </v:textbox>
            <w10:wrap type="square"/>
          </v:shape>
        </w:pict>
      </w:r>
      <w:r>
        <w:rPr>
          <w:noProof/>
        </w:rPr>
        <w:pict w14:anchorId="31F7DDCA">
          <v:shape id="_x0000_s1070" type="#_x0000_t202" style="position:absolute;left:0;text-align:left;margin-left:94.3pt;margin-top:69.7pt;width:97.2pt;height:19.2pt;z-index:25167360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0;mso-fit-shape-to-text:t">
              <w:txbxContent>
                <w:p w14:paraId="524CC8B1" w14:textId="77777777" w:rsidR="00C14B13" w:rsidRDefault="00C14B13" w:rsidP="00BE4C6E">
                  <w:pPr>
                    <w:jc w:val="center"/>
                  </w:pPr>
                  <w:r>
                    <w:t>Leveringsinformatie</w:t>
                  </w:r>
                </w:p>
              </w:txbxContent>
            </v:textbox>
            <w10:wrap type="square"/>
          </v:shape>
        </w:pict>
      </w:r>
      <w:r>
        <w:rPr>
          <w:noProof/>
        </w:rPr>
        <w:pict w14:anchorId="0D0450D9">
          <v:shape id="_x0000_s1069" type="#_x0000_t202" style="position:absolute;left:0;text-align:left;margin-left:94.3pt;margin-top:197.2pt;width:97.2pt;height:19.2pt;z-index:25167257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9;mso-fit-shape-to-text:t">
              <w:txbxContent>
                <w:p w14:paraId="54FBD0FC" w14:textId="77777777" w:rsidR="00C14B13" w:rsidRDefault="00C14B13" w:rsidP="00BE4C6E">
                  <w:pPr>
                    <w:jc w:val="center"/>
                  </w:pPr>
                  <w:r>
                    <w:t>Netinformatie</w:t>
                  </w:r>
                </w:p>
              </w:txbxContent>
            </v:textbox>
            <w10:wrap type="square"/>
          </v:shape>
        </w:pict>
      </w:r>
      <w:r>
        <w:rPr>
          <w:noProof/>
        </w:rPr>
        <w:pict w14:anchorId="799E4CBA">
          <v:shape id="_x0000_s1067" type="#_x0000_t202" style="position:absolute;left:0;text-align:left;margin-left:90.65pt;margin-top:46.45pt;width:97.2pt;height:19.2pt;z-index:25167052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7;mso-fit-shape-to-text:t">
              <w:txbxContent>
                <w:p w14:paraId="52D957B6" w14:textId="6DFB9212" w:rsidR="00C14B13" w:rsidRDefault="00C14B13" w:rsidP="00BE4C6E">
                  <w:pPr>
                    <w:jc w:val="center"/>
                  </w:pPr>
                  <w:r>
                    <w:t>WIBON Uitlevering</w:t>
                  </w:r>
                </w:p>
              </w:txbxContent>
            </v:textbox>
            <w10:wrap type="square"/>
          </v:shape>
        </w:pict>
      </w:r>
      <w:r>
        <w:rPr>
          <w:noProof/>
        </w:rPr>
        <w:pict w14:anchorId="48F268BE">
          <v:rect id="_x0000_s1066" style="position:absolute;left:0;text-align:left;margin-left:7.75pt;margin-top:180.7pt;width:266.25pt;height:52.5pt;z-index:251669504" fillcolor="#feedce"/>
        </w:pict>
      </w:r>
      <w:r>
        <w:rPr>
          <w:noProof/>
        </w:rPr>
        <w:pict w14:anchorId="16A90D87">
          <v:rect id="_x0000_s1065" style="position:absolute;left:0;text-align:left;margin-left:7.75pt;margin-top:122.95pt;width:266.25pt;height:52.5pt;z-index:251668480" fillcolor="#feedce"/>
        </w:pict>
      </w:r>
      <w:r>
        <w:rPr>
          <w:noProof/>
        </w:rPr>
        <w:pict w14:anchorId="6E78B8F9">
          <v:rect id="_x0000_s1064" style="position:absolute;left:0;text-align:left;margin-left:7.75pt;margin-top:66.7pt;width:266.25pt;height:52.5pt;z-index:251667456" fillcolor="#feedce"/>
        </w:pict>
      </w:r>
      <w:r>
        <w:rPr>
          <w:noProof/>
        </w:rPr>
        <w:pict w14:anchorId="285D2CDB">
          <v:rect id="_x0000_s1063" style="position:absolute;left:0;text-align:left;margin-left:.65pt;margin-top:45.7pt;width:280.5pt;height:194.25pt;z-index:251666432" fillcolor="#f8ffcd"/>
        </w:pict>
      </w:r>
      <w:r w:rsidR="00BE4C6E">
        <w:t xml:space="preserve">Voor het faciliteren van de uitlevergegevens binnen de </w:t>
      </w:r>
      <w:r w:rsidR="00AC0EB5">
        <w:t>WIBON</w:t>
      </w:r>
      <w:r w:rsidR="00BE4C6E">
        <w:t xml:space="preserve"> is er naast de specifieke utiliteitsnet informatie nog een aantal extra gegevens nodig. In onderstaand diagram is de relatie tussen de verschillende onderdelen weergegeven.</w:t>
      </w:r>
    </w:p>
    <w:p w14:paraId="683FCD67" w14:textId="77777777" w:rsidR="00BE4C6E" w:rsidRDefault="00BE4C6E" w:rsidP="00BE4C6E"/>
    <w:p w14:paraId="72B7DA9B" w14:textId="77777777" w:rsidR="00BE4C6E" w:rsidRDefault="00BE4C6E" w:rsidP="00BE4C6E"/>
    <w:p w14:paraId="124A659F" w14:textId="77777777" w:rsidR="00BE4C6E" w:rsidRDefault="00BE4C6E" w:rsidP="00BE4C6E"/>
    <w:p w14:paraId="4B293B3C" w14:textId="77777777" w:rsidR="00BE4C6E" w:rsidRDefault="00BE4C6E" w:rsidP="00BE4C6E"/>
    <w:p w14:paraId="07D248AA" w14:textId="77777777" w:rsidR="00BE4C6E" w:rsidRDefault="00BE4C6E" w:rsidP="00BE4C6E"/>
    <w:p w14:paraId="293A4966" w14:textId="77777777" w:rsidR="00BE4C6E" w:rsidRDefault="00BE4C6E" w:rsidP="00BE4C6E"/>
    <w:p w14:paraId="3C1E84E7" w14:textId="77777777" w:rsidR="00BE4C6E" w:rsidRDefault="004C168A" w:rsidP="00BE4C6E">
      <w:r>
        <w:rPr>
          <w:noProof/>
        </w:rPr>
        <w:pict w14:anchorId="198EA5E7">
          <v:shape id="_x0000_s1068" type="#_x0000_t202" style="position:absolute;left:0;text-align:left;margin-left:-28.95pt;margin-top:16.45pt;width:105.45pt;height:19.2pt;z-index:25167155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8;mso-fit-shape-to-text:t">
              <w:txbxContent>
                <w:p w14:paraId="5B8F1486" w14:textId="77777777" w:rsidR="00C14B13" w:rsidRDefault="00C14B13" w:rsidP="00BE4C6E">
                  <w:pPr>
                    <w:jc w:val="center"/>
                  </w:pPr>
                  <w:r>
                    <w:t>Beheerdersinformatie</w:t>
                  </w:r>
                </w:p>
              </w:txbxContent>
            </v:textbox>
            <w10:wrap type="square"/>
          </v:shape>
        </w:pict>
      </w:r>
    </w:p>
    <w:p w14:paraId="79DD6A41" w14:textId="77777777" w:rsidR="00BE4C6E" w:rsidRDefault="00BE4C6E" w:rsidP="00BE4C6E"/>
    <w:p w14:paraId="3E4245BC" w14:textId="77777777" w:rsidR="00BE4C6E" w:rsidRDefault="00BE4C6E" w:rsidP="00BE4C6E"/>
    <w:p w14:paraId="0F7A1C89" w14:textId="77777777" w:rsidR="00BE4C6E" w:rsidRDefault="00BE4C6E" w:rsidP="00BE4C6E"/>
    <w:p w14:paraId="5AA56213" w14:textId="77777777" w:rsidR="00BE4C6E" w:rsidRDefault="00BE4C6E" w:rsidP="00BE4C6E"/>
    <w:p w14:paraId="15B0567C" w14:textId="77777777" w:rsidR="00BE4C6E" w:rsidRDefault="00BE4C6E" w:rsidP="00BE4C6E"/>
    <w:p w14:paraId="28F295E2" w14:textId="77777777" w:rsidR="00BE4C6E" w:rsidRDefault="00BE4C6E" w:rsidP="00BE4C6E"/>
    <w:p w14:paraId="7D6CD9D6" w14:textId="77777777" w:rsidR="00BE4C6E" w:rsidRDefault="00BE4C6E" w:rsidP="00BE4C6E"/>
    <w:p w14:paraId="53EDE5AB" w14:textId="77777777" w:rsidR="00BE4C6E" w:rsidRDefault="00BE4C6E" w:rsidP="00BE4C6E"/>
    <w:p w14:paraId="6890C5EF" w14:textId="77777777" w:rsidR="00BE4C6E" w:rsidRDefault="00BE4C6E" w:rsidP="00BE4C6E"/>
    <w:p w14:paraId="1506427C" w14:textId="77777777" w:rsidR="00BE4C6E" w:rsidRDefault="00BE4C6E" w:rsidP="00BE4C6E"/>
    <w:p w14:paraId="2C314EAA" w14:textId="77777777" w:rsidR="00BE4C6E" w:rsidRDefault="00BE4C6E" w:rsidP="00BE4C6E"/>
    <w:p w14:paraId="7AA38B66" w14:textId="77777777" w:rsidR="00BE4C6E" w:rsidRDefault="00BE4C6E" w:rsidP="00BE4C6E"/>
    <w:p w14:paraId="6F27B85F" w14:textId="30B469C8" w:rsidR="00BE4C6E" w:rsidRDefault="00AC0EB5" w:rsidP="000E3C4F">
      <w:r>
        <w:t>WIBON</w:t>
      </w:r>
      <w:r w:rsidR="00BE4C6E">
        <w:t xml:space="preserve"> Uitlevering: Het totaal aan informatie dat kan worden geleverd bij een </w:t>
      </w:r>
      <w:r>
        <w:t>WIBON</w:t>
      </w:r>
      <w:r w:rsidR="00BE4C6E">
        <w:t xml:space="preserve"> informatieaanvraag.</w:t>
      </w:r>
    </w:p>
    <w:p w14:paraId="61D8F924" w14:textId="77777777" w:rsidR="00BE4C6E" w:rsidRDefault="00BE4C6E" w:rsidP="000E3C4F">
      <w:r>
        <w:t xml:space="preserve">Leveringsinformatie: Administratieve gegevens van de uitlevering inclusief de </w:t>
      </w:r>
      <w:r w:rsidR="00AF76AD">
        <w:t xml:space="preserve">aanvraaggegevens met </w:t>
      </w:r>
      <w:r>
        <w:t>graaf-, informatie- en oriëntatiepolygoon.</w:t>
      </w:r>
    </w:p>
    <w:p w14:paraId="5BDAB1D1" w14:textId="77777777" w:rsidR="00BE4C6E" w:rsidRDefault="00BE4C6E" w:rsidP="000E3C4F">
      <w:r>
        <w:t xml:space="preserve">Beheerdersinformatie: De belanghebbende beheerder, bijlagen inclusief </w:t>
      </w:r>
      <w:proofErr w:type="spellStart"/>
      <w:r>
        <w:t>ev</w:t>
      </w:r>
      <w:proofErr w:type="spellEnd"/>
      <w:r>
        <w:t xml:space="preserve"> brief en contactgegevens.</w:t>
      </w:r>
    </w:p>
    <w:p w14:paraId="6FE493A9" w14:textId="77777777" w:rsidR="00BE4C6E" w:rsidRDefault="00BE4C6E" w:rsidP="000E3C4F">
      <w:r>
        <w:t>Netinformatie: Informatie over het utiliteitsnet, onderdelen, details en extra aanduidingen.</w:t>
      </w:r>
    </w:p>
    <w:p w14:paraId="2F01BA73" w14:textId="77777777" w:rsidR="00BE4C6E" w:rsidRDefault="00BE4C6E" w:rsidP="000E3C4F"/>
    <w:p w14:paraId="705A9196" w14:textId="77777777" w:rsidR="00BE4C6E" w:rsidRDefault="00BE4C6E" w:rsidP="000E3C4F">
      <w:r>
        <w:t>Om de informatie uit het middelst</w:t>
      </w:r>
      <w:r w:rsidR="004475AB">
        <w:t>e</w:t>
      </w:r>
      <w:r>
        <w:t xml:space="preserve"> blok te genereren is er een Belangenregistratie nodig. Hierin zijn de belangen van de netbeheerders geregistreerd en is per netbeheerder per thema </w:t>
      </w:r>
      <w:r w:rsidR="0070101B">
        <w:t>de beheerpolygoon</w:t>
      </w:r>
      <w:r>
        <w:t xml:space="preserve"> inclusief contactinformatie opgenomen.</w:t>
      </w:r>
    </w:p>
    <w:p w14:paraId="5D901017" w14:textId="77777777" w:rsidR="00BE4C6E" w:rsidRDefault="00BE4C6E" w:rsidP="000E3C4F"/>
    <w:p w14:paraId="7AC63212" w14:textId="77777777" w:rsidR="00BE4C6E" w:rsidRDefault="00BE4C6E" w:rsidP="000E3C4F">
      <w:r>
        <w:t>Deze blokken zijn nader ingevuld in het UML diagram op de volgende pagina.</w:t>
      </w:r>
    </w:p>
    <w:p w14:paraId="207BD613" w14:textId="77777777" w:rsidR="00BE4C6E" w:rsidRDefault="00BE4C6E" w:rsidP="00BE4C6E">
      <w:pPr>
        <w:jc w:val="left"/>
        <w:sectPr w:rsidR="00BE4C6E" w:rsidSect="00672722">
          <w:pgSz w:w="11906" w:h="16838" w:code="9"/>
          <w:pgMar w:top="2552" w:right="1622" w:bottom="1531" w:left="1622" w:header="0" w:footer="57" w:gutter="0"/>
          <w:cols w:space="708"/>
          <w:docGrid w:linePitch="360"/>
        </w:sectPr>
      </w:pPr>
    </w:p>
    <w:p w14:paraId="49D0625B" w14:textId="20CF2985" w:rsidR="00BE4C6E" w:rsidRDefault="00443339" w:rsidP="00BE4C6E">
      <w:r>
        <w:rPr>
          <w:noProof/>
        </w:rPr>
        <w:lastRenderedPageBreak/>
        <w:drawing>
          <wp:anchor distT="0" distB="0" distL="114300" distR="114300" simplePos="0" relativeHeight="251674112" behindDoc="0" locked="0" layoutInCell="1" allowOverlap="1" wp14:anchorId="5E61FBDE" wp14:editId="38A7B0C9">
            <wp:simplePos x="0" y="0"/>
            <wp:positionH relativeFrom="column">
              <wp:posOffset>1433195</wp:posOffset>
            </wp:positionH>
            <wp:positionV relativeFrom="paragraph">
              <wp:posOffset>-156232</wp:posOffset>
            </wp:positionV>
            <wp:extent cx="10363835" cy="8892540"/>
            <wp:effectExtent l="0" t="0" r="0" b="0"/>
            <wp:wrapTopAndBottom/>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a.IMKL-Levering-Gebiedsinformatie.wmf"/>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0363835" cy="8892540"/>
                    </a:xfrm>
                    <a:prstGeom prst="rect">
                      <a:avLst/>
                    </a:prstGeom>
                  </pic:spPr>
                </pic:pic>
              </a:graphicData>
            </a:graphic>
            <wp14:sizeRelH relativeFrom="page">
              <wp14:pctWidth>0</wp14:pctWidth>
            </wp14:sizeRelH>
            <wp14:sizeRelV relativeFrom="page">
              <wp14:pctHeight>0</wp14:pctHeight>
            </wp14:sizeRelV>
          </wp:anchor>
        </w:drawing>
      </w:r>
    </w:p>
    <w:p w14:paraId="5A5A1386" w14:textId="1811D288" w:rsidR="00BE4C6E" w:rsidRDefault="00BE4C6E" w:rsidP="00BE4C6E">
      <w:pPr>
        <w:sectPr w:rsidR="00BE4C6E" w:rsidSect="009F4A0E">
          <w:pgSz w:w="23811" w:h="16838" w:orient="landscape" w:code="8"/>
          <w:pgMar w:top="1417" w:right="1417" w:bottom="1417" w:left="1417" w:header="0" w:footer="57" w:gutter="0"/>
          <w:cols w:space="708"/>
          <w:docGrid w:linePitch="360"/>
        </w:sectPr>
      </w:pPr>
    </w:p>
    <w:p w14:paraId="4CABED0C" w14:textId="513AF6ED" w:rsidR="00BE4C6E" w:rsidRDefault="00BE4C6E" w:rsidP="00BE4C6E"/>
    <w:p w14:paraId="7AB1B860" w14:textId="6523A0A8" w:rsidR="00BE4C6E" w:rsidRDefault="00BE4C6E" w:rsidP="00BE4C6E"/>
    <w:p w14:paraId="0EFB44F9" w14:textId="77777777" w:rsidR="00BE4C6E" w:rsidRDefault="00BE4C6E" w:rsidP="00BE4C6E"/>
    <w:p w14:paraId="5891AEF1" w14:textId="77777777" w:rsidR="00BE4C6E" w:rsidRDefault="00BE4C6E" w:rsidP="00BE4C6E">
      <w:r>
        <w:t>Toelichting bij het diagram.</w:t>
      </w:r>
    </w:p>
    <w:p w14:paraId="67F12D03" w14:textId="77777777" w:rsidR="00CD2474" w:rsidRDefault="00CD2474" w:rsidP="00BE4C6E"/>
    <w:p w14:paraId="2A58C7A6" w14:textId="77777777" w:rsidR="00CD2474" w:rsidRDefault="00CD2474" w:rsidP="000E3C4F">
      <w:r>
        <w:t>Met verschillende kleur omlijningen is aangegeven hoe het objecttype zich verhoudt tot verschil in aanlevering aan de centrale voorziening door centraal of decentraal aangesloten netbeheerder of in de aan- of uitlevering</w:t>
      </w:r>
    </w:p>
    <w:p w14:paraId="2AEFF2F0" w14:textId="77777777" w:rsidR="00CD2474" w:rsidRDefault="00CD2474" w:rsidP="000E3C4F">
      <w:pPr>
        <w:pStyle w:val="Lijstalinea"/>
        <w:numPr>
          <w:ilvl w:val="0"/>
          <w:numId w:val="31"/>
        </w:numPr>
        <w:spacing w:line="240" w:lineRule="atLeast"/>
        <w:rPr>
          <w:bCs/>
        </w:rPr>
      </w:pPr>
      <w:r>
        <w:rPr>
          <w:bCs/>
        </w:rPr>
        <w:t>Rood omlijnd: gegevens die door de centrale voorziening worden gegenereerd. Komen alleen voor in uitlevering.</w:t>
      </w:r>
    </w:p>
    <w:p w14:paraId="5247AD8A" w14:textId="77777777" w:rsidR="00CD2474" w:rsidRPr="006E30A4" w:rsidRDefault="00CD2474" w:rsidP="000E3C4F">
      <w:pPr>
        <w:pStyle w:val="Lijstalinea"/>
        <w:numPr>
          <w:ilvl w:val="0"/>
          <w:numId w:val="31"/>
        </w:numPr>
        <w:spacing w:line="240" w:lineRule="atLeast"/>
        <w:rPr>
          <w:bCs/>
        </w:rPr>
      </w:pPr>
      <w:r>
        <w:rPr>
          <w:bCs/>
        </w:rPr>
        <w:t>Groen omlijnd: gegevens die voor de centraal aangesloten netbeheerder door de voorziening wordt gegenereerd. Decentraal aangesloten netbeheerders moeten deze gegevens per melding aan de centrale voorziening leveren.</w:t>
      </w:r>
    </w:p>
    <w:p w14:paraId="22D9647F" w14:textId="77777777" w:rsidR="00CD2474" w:rsidRPr="006E30A4" w:rsidRDefault="00CD2474" w:rsidP="000E3C4F">
      <w:pPr>
        <w:pStyle w:val="Lijstalinea"/>
        <w:numPr>
          <w:ilvl w:val="0"/>
          <w:numId w:val="31"/>
        </w:numPr>
        <w:spacing w:line="240" w:lineRule="atLeast"/>
        <w:rPr>
          <w:bCs/>
        </w:rPr>
      </w:pPr>
      <w:r>
        <w:rPr>
          <w:bCs/>
        </w:rPr>
        <w:t xml:space="preserve">Op het niveau van attributen is met een </w:t>
      </w:r>
      <w:proofErr w:type="spellStart"/>
      <w:r>
        <w:rPr>
          <w:bCs/>
        </w:rPr>
        <w:t>constraint</w:t>
      </w:r>
      <w:proofErr w:type="spellEnd"/>
      <w:r>
        <w:rPr>
          <w:bCs/>
        </w:rPr>
        <w:t xml:space="preserve"> aangegeven indien er verschil is met betrekking tot aan- of uitlevering of decentraal of centraal aangesloten netbeheerder.</w:t>
      </w:r>
    </w:p>
    <w:p w14:paraId="08F11C0E" w14:textId="77777777" w:rsidR="00CD2474" w:rsidRDefault="00CD2474" w:rsidP="000E3C4F"/>
    <w:p w14:paraId="24CDF63E" w14:textId="75C6B6B4" w:rsidR="00BE4C6E" w:rsidRDefault="00BE4C6E" w:rsidP="000E3C4F">
      <w:r>
        <w:t xml:space="preserve">Het object </w:t>
      </w:r>
      <w:proofErr w:type="spellStart"/>
      <w:r>
        <w:t>Gebiedsinformatie</w:t>
      </w:r>
      <w:r w:rsidR="002E3D25">
        <w:t>L</w:t>
      </w:r>
      <w:r>
        <w:t>evering</w:t>
      </w:r>
      <w:proofErr w:type="spellEnd"/>
      <w:r>
        <w:t xml:space="preserve"> </w:t>
      </w:r>
      <w:r w:rsidR="00ED7B91">
        <w:t>verwijst</w:t>
      </w:r>
      <w:r>
        <w:t xml:space="preserve"> </w:t>
      </w:r>
      <w:r w:rsidR="00ED7B91">
        <w:t xml:space="preserve">naar </w:t>
      </w:r>
      <w:r>
        <w:t>de gegevens va</w:t>
      </w:r>
      <w:r w:rsidR="00ED7B91">
        <w:t xml:space="preserve">n de </w:t>
      </w:r>
      <w:proofErr w:type="spellStart"/>
      <w:r w:rsidR="00ED7B91">
        <w:t>GebiedsinformatieA</w:t>
      </w:r>
      <w:r w:rsidR="00AF76AD">
        <w:t>anvraag</w:t>
      </w:r>
      <w:proofErr w:type="spellEnd"/>
      <w:r w:rsidR="00AF76AD">
        <w:t xml:space="preserve"> </w:t>
      </w:r>
      <w:r w:rsidR="00ED7B91">
        <w:t xml:space="preserve">die de aanvraaggegevens bevat en </w:t>
      </w:r>
      <w:r>
        <w:t xml:space="preserve">een graaf- en/of een oriëntatiepolygoon. </w:t>
      </w:r>
      <w:r w:rsidR="003E0E03">
        <w:t xml:space="preserve">De informatiepolygoon is de weergave door een grondroerder van het gebied, waarvoor gebiedsinformatie wordt aangevraagd. Bij de uitlevering wordt die ook meegegeven inclusief de visualisatie van het gebied tussen de graaf- en de informatiepolygoon. In bijlage 3 wordt dit gebied toegelicht. </w:t>
      </w:r>
    </w:p>
    <w:p w14:paraId="0C6C61FF" w14:textId="77777777" w:rsidR="00BE4C6E" w:rsidRDefault="00BE4C6E" w:rsidP="000E3C4F"/>
    <w:p w14:paraId="34F83354" w14:textId="58FC60A8" w:rsidR="00BE4C6E" w:rsidRDefault="00BE4C6E" w:rsidP="00BE4C6E">
      <w:r>
        <w:t xml:space="preserve">De </w:t>
      </w:r>
      <w:proofErr w:type="spellStart"/>
      <w:r>
        <w:t>Gebiedsinformatie</w:t>
      </w:r>
      <w:r w:rsidR="002E3D25">
        <w:t>L</w:t>
      </w:r>
      <w:r>
        <w:t>evering</w:t>
      </w:r>
      <w:proofErr w:type="spellEnd"/>
      <w:r>
        <w:t xml:space="preserve"> verwijst naar een object Belanghebbende waarin de beheerdersinformatie is opgenomen</w:t>
      </w:r>
      <w:r w:rsidR="002E3D25">
        <w:t xml:space="preserve">. Bij de Gebiedsinformatielevering hoort </w:t>
      </w:r>
      <w:r w:rsidR="003E0E03">
        <w:t>verplicht een verwijzing naar de BGT als achtergrondkaart.</w:t>
      </w:r>
      <w:r w:rsidR="002E3D25">
        <w:t xml:space="preserve"> Dit kan in raster- of in vectorformaat zijn</w:t>
      </w:r>
    </w:p>
    <w:p w14:paraId="30D5E021" w14:textId="77777777" w:rsidR="00BE4C6E" w:rsidRDefault="00BE4C6E" w:rsidP="00BE4C6E"/>
    <w:p w14:paraId="180417D3" w14:textId="4128BEF7" w:rsidR="00BE4C6E" w:rsidRDefault="00BE4C6E" w:rsidP="00BE4C6E">
      <w:pPr>
        <w:autoSpaceDE w:val="0"/>
        <w:autoSpaceDN w:val="0"/>
        <w:adjustRightInd w:val="0"/>
        <w:spacing w:after="1"/>
      </w:pPr>
      <w:r w:rsidRPr="00836F0B">
        <w:t>Een belanghebbende beheerder is een beheerder met een beheerpolygoon dat geheel of gedee</w:t>
      </w:r>
      <w:r w:rsidR="00B4616E">
        <w:t xml:space="preserve">ltelijk ligt in de  </w:t>
      </w:r>
      <w:r w:rsidRPr="00836F0B">
        <w:t>polygoon</w:t>
      </w:r>
      <w:r w:rsidR="00B60837">
        <w:t xml:space="preserve"> van de </w:t>
      </w:r>
      <w:r w:rsidR="00B4616E">
        <w:t xml:space="preserve">gebiedsinformatie aanvraag. </w:t>
      </w:r>
      <w:r w:rsidRPr="00836F0B">
        <w:t>Een beheergebied hoort altijd groter te zijn dan het gebied waar de netbeheerder informatie over kabels en leidingen wil leveren. Daarom hoeft een belanghebbende beheerder niet altijd een betrokken beheerder te zijn.</w:t>
      </w:r>
      <w:r w:rsidR="00B4616E">
        <w:t xml:space="preserve"> Bij de aanlevering naar de centrale voorziening</w:t>
      </w:r>
      <w:del w:id="228" w:author="Paul Janssen" w:date="2020-08-27T10:40:00Z">
        <w:r w:rsidR="00B4616E" w:rsidDel="00B2010A">
          <w:delText xml:space="preserve"> zijn </w:delText>
        </w:r>
      </w:del>
      <w:ins w:id="229" w:author="Paul Janssen" w:date="2020-08-27T10:40:00Z">
        <w:r w:rsidR="00B2010A">
          <w:t xml:space="preserve"> </w:t>
        </w:r>
      </w:ins>
      <w:r w:rsidR="00B4616E">
        <w:t>gelden andere condities voor de attributen dan voor de uitlevering.</w:t>
      </w:r>
      <w:r w:rsidRPr="00836F0B">
        <w:t xml:space="preserve"> </w:t>
      </w:r>
      <w:r w:rsidRPr="000E3C4F">
        <w:t>Ook een beheerder veiligheidsgebied heeft een beheerpolygoon en kan een belanghebbende beheerder zijn.</w:t>
      </w:r>
      <w:r w:rsidR="00CA6414">
        <w:t xml:space="preserve"> Deze zal echter geen beheerdersinformatie aanleveren en wordt niet opgenomen in de levering van gebiedsinformatie.</w:t>
      </w:r>
    </w:p>
    <w:p w14:paraId="7012B837" w14:textId="77777777" w:rsidR="00BE4C6E" w:rsidRDefault="00BE4C6E" w:rsidP="00BE4C6E"/>
    <w:p w14:paraId="19320986" w14:textId="6515055D" w:rsidR="00BE4C6E" w:rsidRDefault="00BE4C6E" w:rsidP="00BE4C6E">
      <w:r>
        <w:t>Het object Belanghebbende heeft 1 of meer geraakte belangen en de daarbij horende contactgegevens (zie Belangenregistratie). Tevens is er een verwijzing vanuit de belanghebbende naar de eventuele bijlagen, inclusief bijlage Eisvoorzorgsmaatregel. De bijlagen zijn daarmee direct gerelateerd aan de belanghebbende en pas indirect aan het utiliteitsnet. Een belanghebbende kan een belang hebben maar niet betrokken zijn.</w:t>
      </w:r>
    </w:p>
    <w:p w14:paraId="2FA410C1" w14:textId="77777777" w:rsidR="00BE4C6E" w:rsidRDefault="00BE4C6E" w:rsidP="00BE4C6E">
      <w:r>
        <w:t xml:space="preserve">Indien de belanghebbende wel betrokken is dan is er </w:t>
      </w:r>
      <w:r w:rsidR="00B4616E">
        <w:t>ook netinformatie beschikbaar via</w:t>
      </w:r>
      <w:r>
        <w:t xml:space="preserve"> een relatie naar 1 of meerdere utiliteitsnetten.</w:t>
      </w:r>
    </w:p>
    <w:p w14:paraId="442382FF" w14:textId="77777777" w:rsidR="00BE4C6E" w:rsidRDefault="00BE4C6E" w:rsidP="00BE4C6E"/>
    <w:p w14:paraId="21654409" w14:textId="77777777" w:rsidR="00BE4C6E" w:rsidRDefault="00BE4C6E" w:rsidP="00BE4C6E">
      <w:r>
        <w:t>Het object Utiliteitsnet vormt de verbinding naar de locatie en typegegevens van het utiliteitsnet met de netwerkelementen en gerelateerde informatie.</w:t>
      </w:r>
    </w:p>
    <w:p w14:paraId="44EFC71D" w14:textId="77777777" w:rsidR="00BE4C6E" w:rsidRDefault="00BE4C6E" w:rsidP="00BE4C6E"/>
    <w:p w14:paraId="3DB68611" w14:textId="77777777" w:rsidR="00BE4C6E" w:rsidRDefault="0064486E" w:rsidP="00BE4C6E">
      <w:r>
        <w:t>De Belangenregistratie is een aparte registratie d</w:t>
      </w:r>
      <w:r w:rsidR="00B4616E">
        <w:t>ie</w:t>
      </w:r>
      <w:r>
        <w:t xml:space="preserve"> door de centrale voorziening is ingericht en wordt onderhouden. </w:t>
      </w:r>
      <w:r w:rsidR="00BE4C6E">
        <w:t>De belangenregistratie is opgenomen om het geraakte belang te bepalen per belanghebbende en de contactgegevens die bij specifieke situaties van belang zijn.</w:t>
      </w:r>
      <w:r w:rsidR="00ED7B91">
        <w:t xml:space="preserve"> Deze worden bij een geraakt belang uitgewisseld in de </w:t>
      </w:r>
      <w:proofErr w:type="spellStart"/>
      <w:r w:rsidR="00ED7B91">
        <w:t>GebiedsinformatieLevering</w:t>
      </w:r>
      <w:proofErr w:type="spellEnd"/>
      <w:r w:rsidR="00ED7B91">
        <w:t>.</w:t>
      </w:r>
    </w:p>
    <w:p w14:paraId="1E420E8C" w14:textId="77777777" w:rsidR="00944C3E" w:rsidRDefault="00944C3E" w:rsidP="00BE4C6E"/>
    <w:p w14:paraId="6734D890" w14:textId="77777777" w:rsidR="00BE4C6E" w:rsidRDefault="00BE4C6E" w:rsidP="00BE4C6E"/>
    <w:p w14:paraId="716505FE" w14:textId="77777777" w:rsidR="00944C3E" w:rsidRDefault="00944C3E" w:rsidP="00BE4C6E"/>
    <w:p w14:paraId="4BA3E0E0" w14:textId="77777777" w:rsidR="00944C3E" w:rsidRDefault="00944C3E" w:rsidP="00BE4C6E"/>
    <w:p w14:paraId="68F6D819" w14:textId="77777777" w:rsidR="00944C3E" w:rsidRDefault="00944C3E" w:rsidP="00BE4C6E"/>
    <w:p w14:paraId="60CD3868" w14:textId="77777777" w:rsidR="00944C3E" w:rsidRDefault="00944C3E" w:rsidP="00BE4C6E"/>
    <w:p w14:paraId="3BF9DB41" w14:textId="77777777" w:rsidR="00944C3E" w:rsidRDefault="00944C3E" w:rsidP="00BE4C6E"/>
    <w:p w14:paraId="7B5D0E8C" w14:textId="0220984C" w:rsidR="00944C3E" w:rsidRDefault="00944C3E" w:rsidP="00BE4C6E"/>
    <w:p w14:paraId="3C040B11" w14:textId="2C03C7EB" w:rsidR="00944C3E" w:rsidRDefault="00944C3E" w:rsidP="00BE4C6E"/>
    <w:p w14:paraId="02296EE9" w14:textId="7434E259" w:rsidR="00944C3E" w:rsidRDefault="00944C3E" w:rsidP="00BE4C6E"/>
    <w:p w14:paraId="0A908B0F" w14:textId="25B8198D" w:rsidR="00944C3E" w:rsidRDefault="00944C3E" w:rsidP="00BE4C6E"/>
    <w:p w14:paraId="66336A95" w14:textId="77777777" w:rsidR="00944C3E" w:rsidRDefault="00944C3E" w:rsidP="00BE4C6E"/>
    <w:p w14:paraId="5D8CC670" w14:textId="69EA9730" w:rsidR="00944C3E" w:rsidRDefault="00944C3E" w:rsidP="00BE4C6E"/>
    <w:p w14:paraId="7CA58BF4" w14:textId="1451DA68" w:rsidR="00BE4C6E" w:rsidRDefault="008A4CEA" w:rsidP="000E3C4F">
      <w:pPr>
        <w:jc w:val="left"/>
      </w:pPr>
      <w:r>
        <w:rPr>
          <w:noProof/>
        </w:rPr>
        <w:drawing>
          <wp:anchor distT="0" distB="0" distL="114300" distR="114300" simplePos="0" relativeHeight="251666944" behindDoc="0" locked="0" layoutInCell="1" allowOverlap="1" wp14:anchorId="082F05DF" wp14:editId="49E01C37">
            <wp:simplePos x="0" y="0"/>
            <wp:positionH relativeFrom="column">
              <wp:posOffset>-4445</wp:posOffset>
            </wp:positionH>
            <wp:positionV relativeFrom="paragraph">
              <wp:posOffset>-13970</wp:posOffset>
            </wp:positionV>
            <wp:extent cx="5760720" cy="3825240"/>
            <wp:effectExtent l="0" t="0" r="0" b="0"/>
            <wp:wrapTopAndBottom/>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c.IMKL-LeveringGebiedsinformatie-Belang.wmf"/>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3825240"/>
                    </a:xfrm>
                    <a:prstGeom prst="rect">
                      <a:avLst/>
                    </a:prstGeom>
                  </pic:spPr>
                </pic:pic>
              </a:graphicData>
            </a:graphic>
            <wp14:sizeRelH relativeFrom="page">
              <wp14:pctWidth>0</wp14:pctWidth>
            </wp14:sizeRelH>
            <wp14:sizeRelV relativeFrom="page">
              <wp14:pctHeight>0</wp14:pctHeight>
            </wp14:sizeRelV>
          </wp:anchor>
        </w:drawing>
      </w:r>
      <w:r w:rsidR="00BE4C6E">
        <w:t xml:space="preserve">Figuur 5.14: </w:t>
      </w:r>
      <w:r w:rsidR="00ED7B91">
        <w:t xml:space="preserve">Belang en Veiligheidsgebied zijn beide beheerpolygonen. Een Veiligheidsgebied heeft alleen contactpersonen voor de aanvraag. Het Belang heeft daarnaast contactgegevens voor </w:t>
      </w:r>
      <w:r w:rsidR="009E31C9">
        <w:t xml:space="preserve">de graafmelding, calamiteitenmelding of </w:t>
      </w:r>
      <w:r>
        <w:t>oriëntatie</w:t>
      </w:r>
      <w:r w:rsidR="009E31C9">
        <w:t>verzoek.</w:t>
      </w:r>
    </w:p>
    <w:p w14:paraId="75F7049A" w14:textId="3CE89D16" w:rsidR="004475AB" w:rsidRDefault="004475AB" w:rsidP="00BE4C6E"/>
    <w:p w14:paraId="2078769E" w14:textId="46605B27" w:rsidR="00EE7BB1" w:rsidRDefault="003515CC">
      <w:pPr>
        <w:pStyle w:val="subparagraaftitel"/>
      </w:pPr>
      <w:bookmarkStart w:id="230" w:name="_Toc473473906"/>
      <w:bookmarkStart w:id="231" w:name="_Toc476914334"/>
      <w:bookmarkStart w:id="232" w:name="_Toc476916676"/>
      <w:bookmarkStart w:id="233" w:name="_Toc476917805"/>
      <w:bookmarkStart w:id="234" w:name="_Toc476917911"/>
      <w:bookmarkStart w:id="235" w:name="_Toc476917980"/>
      <w:bookmarkStart w:id="236" w:name="_Toc45195656"/>
      <w:bookmarkEnd w:id="230"/>
      <w:bookmarkEnd w:id="231"/>
      <w:bookmarkEnd w:id="232"/>
      <w:bookmarkEnd w:id="233"/>
      <w:bookmarkEnd w:id="234"/>
      <w:bookmarkEnd w:id="235"/>
      <w:r>
        <w:rPr>
          <w:noProof/>
        </w:rPr>
        <w:drawing>
          <wp:anchor distT="0" distB="0" distL="114300" distR="114300" simplePos="0" relativeHeight="251654656" behindDoc="0" locked="0" layoutInCell="1" allowOverlap="1" wp14:anchorId="4EB29C4E" wp14:editId="791B8AFD">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54" cstate="print"/>
                    <a:stretch>
                      <a:fillRect/>
                    </a:stretch>
                  </pic:blipFill>
                  <pic:spPr>
                    <a:xfrm>
                      <a:off x="0" y="0"/>
                      <a:ext cx="5496560" cy="1296670"/>
                    </a:xfrm>
                    <a:prstGeom prst="rect">
                      <a:avLst/>
                    </a:prstGeom>
                  </pic:spPr>
                </pic:pic>
              </a:graphicData>
            </a:graphic>
          </wp:anchor>
        </w:drawing>
      </w:r>
      <w:proofErr w:type="spellStart"/>
      <w:r w:rsidR="00A26E72" w:rsidRPr="001724FE">
        <w:t>Identifier</w:t>
      </w:r>
      <w:proofErr w:type="spellEnd"/>
      <w:r w:rsidR="00A26E72" w:rsidRPr="001724FE">
        <w:t xml:space="preserve"> management</w:t>
      </w:r>
      <w:r w:rsidR="00283BD6">
        <w:t>.</w:t>
      </w:r>
      <w:bookmarkEnd w:id="236"/>
    </w:p>
    <w:p w14:paraId="486B49D0" w14:textId="298F0E7F" w:rsidR="0038226A" w:rsidRDefault="0038226A" w:rsidP="003515CC">
      <w:proofErr w:type="spellStart"/>
      <w:r>
        <w:t>Identifiers</w:t>
      </w:r>
      <w:proofErr w:type="spellEnd"/>
      <w:r>
        <w:t xml:space="preserve"> van objecten worden in </w:t>
      </w:r>
      <w:r w:rsidR="00793B0B">
        <w:t>IMKL</w:t>
      </w:r>
      <w:r>
        <w:t xml:space="preserve"> toegekend via het attribuut </w:t>
      </w:r>
      <w:proofErr w:type="spellStart"/>
      <w:r>
        <w:t>inspireI</w:t>
      </w:r>
      <w:r w:rsidR="0027065E">
        <w:t>d</w:t>
      </w:r>
      <w:proofErr w:type="spellEnd"/>
      <w:r>
        <w:t xml:space="preserve"> en het datatype </w:t>
      </w:r>
      <w:proofErr w:type="spellStart"/>
      <w:r>
        <w:t>Identifier</w:t>
      </w:r>
      <w:proofErr w:type="spellEnd"/>
      <w:r>
        <w:t xml:space="preserve"> als het object vanuit INSPIRE beschreven is of met het attribuut identificatie en het datatype NEN3610ID als het specifiek voor IMKL is toegevoegd.</w:t>
      </w:r>
      <w:r w:rsidR="00234581">
        <w:t xml:space="preserve"> Het toekennen van een </w:t>
      </w:r>
      <w:proofErr w:type="spellStart"/>
      <w:r w:rsidR="00234581">
        <w:t>inspireI</w:t>
      </w:r>
      <w:r w:rsidR="0027065E">
        <w:t>d</w:t>
      </w:r>
      <w:proofErr w:type="spellEnd"/>
      <w:r w:rsidR="00234581">
        <w:t xml:space="preserve"> betekent niet automatisch dat het </w:t>
      </w:r>
      <w:r w:rsidR="00234581">
        <w:lastRenderedPageBreak/>
        <w:t xml:space="preserve">INSPIRE data-objecten betreft. Een voorbeeld waar dat niet het geval is, is het thema Datatransport (telecommunicatie) waar de leiding en leidingelementen wel een </w:t>
      </w:r>
      <w:proofErr w:type="spellStart"/>
      <w:r w:rsidR="00234581">
        <w:t>inspireI</w:t>
      </w:r>
      <w:r w:rsidR="0027065E">
        <w:t>d</w:t>
      </w:r>
      <w:proofErr w:type="spellEnd"/>
      <w:r w:rsidR="00234581">
        <w:t xml:space="preserve"> hebben maar het geen INSPIRE data-objecten betreft. </w:t>
      </w:r>
    </w:p>
    <w:p w14:paraId="56FB962A" w14:textId="3A4CAC8E" w:rsidR="003515CC" w:rsidRDefault="003515CC" w:rsidP="003515CC">
      <w:r>
        <w:t xml:space="preserve">De systematiek </w:t>
      </w:r>
      <w:r w:rsidR="002370BA">
        <w:t xml:space="preserve">voor het format van een </w:t>
      </w:r>
      <w:proofErr w:type="spellStart"/>
      <w:r w:rsidR="002370BA">
        <w:t>identifier</w:t>
      </w:r>
      <w:proofErr w:type="spellEnd"/>
      <w:r w:rsidR="002370BA">
        <w:t xml:space="preserve"> </w:t>
      </w:r>
      <w:r>
        <w:t xml:space="preserve">is gebaseerd op de combinatie van een uniek benoemde </w:t>
      </w:r>
      <w:proofErr w:type="spellStart"/>
      <w:r>
        <w:t>namespace</w:t>
      </w:r>
      <w:proofErr w:type="spellEnd"/>
      <w:r>
        <w:t xml:space="preserve"> voor een applicatiedomein </w:t>
      </w:r>
      <w:r w:rsidR="00A75399">
        <w:t xml:space="preserve">(of organisatie-bronhouder) </w:t>
      </w:r>
      <w:r>
        <w:t xml:space="preserve">en unieke lokale </w:t>
      </w:r>
      <w:proofErr w:type="spellStart"/>
      <w:r>
        <w:t>id’s</w:t>
      </w:r>
      <w:proofErr w:type="spellEnd"/>
      <w:r>
        <w:t xml:space="preserve"> binnen een applicatiedomein. Omdat voor utiliteitsnetten er vele bronhouders zijn is het niet mogelijk om met één </w:t>
      </w:r>
      <w:proofErr w:type="spellStart"/>
      <w:r>
        <w:t>namespace</w:t>
      </w:r>
      <w:proofErr w:type="spellEnd"/>
      <w:r>
        <w:t xml:space="preserve"> te garanderen dat er in de combinatie van </w:t>
      </w:r>
      <w:proofErr w:type="spellStart"/>
      <w:r>
        <w:t>namespace</w:t>
      </w:r>
      <w:proofErr w:type="spellEnd"/>
      <w:r>
        <w:t xml:space="preserve"> en lokale </w:t>
      </w:r>
      <w:proofErr w:type="spellStart"/>
      <w:r>
        <w:t>identifier</w:t>
      </w:r>
      <w:proofErr w:type="spellEnd"/>
      <w:r>
        <w:t xml:space="preserve">, unieke </w:t>
      </w:r>
      <w:proofErr w:type="spellStart"/>
      <w:r>
        <w:t>identifiers</w:t>
      </w:r>
      <w:proofErr w:type="spellEnd"/>
      <w:r>
        <w:t xml:space="preserve"> ontstaan. Om toch met één </w:t>
      </w:r>
      <w:proofErr w:type="spellStart"/>
      <w:r>
        <w:t>namespace</w:t>
      </w:r>
      <w:proofErr w:type="spellEnd"/>
      <w:r>
        <w:t xml:space="preserve"> te kunnen werken die het </w:t>
      </w:r>
      <w:proofErr w:type="spellStart"/>
      <w:r>
        <w:t>apllicatiedomein</w:t>
      </w:r>
      <w:proofErr w:type="spellEnd"/>
      <w:r>
        <w:t xml:space="preserve"> </w:t>
      </w:r>
      <w:r w:rsidR="002370BA">
        <w:t>representeert</w:t>
      </w:r>
      <w:r>
        <w:t xml:space="preserve"> wordt het  vo</w:t>
      </w:r>
      <w:r w:rsidR="002370BA">
        <w:t xml:space="preserve">lgende voorstel </w:t>
      </w:r>
      <w:r>
        <w:t>gedaan:</w:t>
      </w:r>
    </w:p>
    <w:p w14:paraId="0CBCAECA" w14:textId="77777777" w:rsidR="003515CC" w:rsidRDefault="003515CC" w:rsidP="003515CC"/>
    <w:p w14:paraId="3D8A3394" w14:textId="19383736" w:rsidR="003515CC" w:rsidRDefault="003515CC" w:rsidP="003515CC">
      <w:proofErr w:type="spellStart"/>
      <w:r>
        <w:t>Namespace</w:t>
      </w:r>
      <w:proofErr w:type="spellEnd"/>
      <w:r>
        <w:t xml:space="preserve">: </w:t>
      </w:r>
      <w:r>
        <w:tab/>
      </w:r>
      <w:r>
        <w:tab/>
      </w:r>
      <w:r w:rsidR="00B85A51">
        <w:t>‘</w:t>
      </w:r>
      <w:proofErr w:type="spellStart"/>
      <w:r w:rsidRPr="00811FE4">
        <w:rPr>
          <w:b/>
        </w:rPr>
        <w:t>nl.imkl</w:t>
      </w:r>
      <w:proofErr w:type="spellEnd"/>
      <w:r w:rsidR="00B85A51">
        <w:rPr>
          <w:b/>
        </w:rPr>
        <w:t>’</w:t>
      </w:r>
    </w:p>
    <w:p w14:paraId="79E99771" w14:textId="77777777" w:rsidR="003515CC" w:rsidRPr="00322340" w:rsidRDefault="003515CC" w:rsidP="003515CC">
      <w:r>
        <w:t xml:space="preserve">Format </w:t>
      </w:r>
      <w:proofErr w:type="spellStart"/>
      <w:r>
        <w:t>lokaalID</w:t>
      </w:r>
      <w:proofErr w:type="spellEnd"/>
      <w:r>
        <w:t xml:space="preserve">: </w:t>
      </w:r>
      <w:r>
        <w:tab/>
      </w:r>
      <w:proofErr w:type="spellStart"/>
      <w:r w:rsidR="00EA1048">
        <w:rPr>
          <w:b/>
        </w:rPr>
        <w:t>bronhouder</w:t>
      </w:r>
      <w:r w:rsidR="00EA1048" w:rsidRPr="00811FE4">
        <w:rPr>
          <w:b/>
        </w:rPr>
        <w:t>code</w:t>
      </w:r>
      <w:r w:rsidRPr="00811FE4">
        <w:rPr>
          <w:b/>
        </w:rPr>
        <w:t>.lokaalID</w:t>
      </w:r>
      <w:proofErr w:type="spellEnd"/>
      <w:r w:rsidR="003E1D31">
        <w:rPr>
          <w:b/>
        </w:rPr>
        <w:t xml:space="preserve">  </w:t>
      </w:r>
      <w:r w:rsidR="00971241" w:rsidRPr="00971241">
        <w:t>(met een totaal van maximaal 255 tekens)</w:t>
      </w:r>
    </w:p>
    <w:p w14:paraId="1163D2B9" w14:textId="77777777" w:rsidR="003515CC" w:rsidRDefault="003515CC" w:rsidP="003515CC">
      <w:pPr>
        <w:rPr>
          <w:b/>
        </w:rPr>
      </w:pPr>
    </w:p>
    <w:p w14:paraId="3D97C2AC" w14:textId="77777777" w:rsidR="003515CC" w:rsidRDefault="003515CC" w:rsidP="003515CC">
      <w:r w:rsidRPr="00811FE4">
        <w:t xml:space="preserve">De </w:t>
      </w:r>
      <w:proofErr w:type="spellStart"/>
      <w:r w:rsidRPr="00811FE4">
        <w:t>namespace</w:t>
      </w:r>
      <w:proofErr w:type="spellEnd"/>
      <w:r>
        <w:t xml:space="preserve"> wordt geregistreerd in een nationaal </w:t>
      </w:r>
      <w:proofErr w:type="spellStart"/>
      <w:r>
        <w:t>namespace</w:t>
      </w:r>
      <w:proofErr w:type="spellEnd"/>
      <w:r>
        <w:t xml:space="preserve"> register.</w:t>
      </w:r>
    </w:p>
    <w:p w14:paraId="0214148F" w14:textId="77777777"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w:t>
      </w:r>
      <w:proofErr w:type="spellStart"/>
      <w:r w:rsidR="00EA1048">
        <w:t>inwinner</w:t>
      </w:r>
      <w:proofErr w:type="spellEnd"/>
      <w:r w:rsidR="00EA1048">
        <w:t xml:space="preserve"> van de gegevens. </w:t>
      </w:r>
      <w:r w:rsidR="00B85A51">
        <w:t xml:space="preserve">De code bestaat uit </w:t>
      </w:r>
      <w:r w:rsidR="00455BC2" w:rsidRPr="00DB2583">
        <w:t>zes alfanumerieke posities</w:t>
      </w:r>
      <w:r w:rsidR="007B73AF">
        <w:t>. Dit is afgestemd met het format van  CBS codes voor gemeenten en provincies.</w:t>
      </w:r>
    </w:p>
    <w:p w14:paraId="57655DC8" w14:textId="77777777" w:rsidR="003E1D31" w:rsidRDefault="00EA1048" w:rsidP="00EA62E0">
      <w:r>
        <w:t xml:space="preserve">Het </w:t>
      </w:r>
      <w:proofErr w:type="spellStart"/>
      <w:r>
        <w:t>lokaalID</w:t>
      </w:r>
      <w:proofErr w:type="spellEnd"/>
      <w:r>
        <w:t xml:space="preserve"> maakt het mogelijk per bronhouder de objecten uniek te identificeren. </w:t>
      </w:r>
      <w:r w:rsidR="00EA62E0">
        <w:t xml:space="preserve">Het </w:t>
      </w:r>
      <w:proofErr w:type="spellStart"/>
      <w:r w:rsidR="00EA62E0">
        <w:t>lokaalID</w:t>
      </w:r>
      <w:proofErr w:type="spellEnd"/>
      <w:r w:rsidR="00EA62E0">
        <w:t xml:space="preserve"> is vrij door de bronhouder in te vullen en zal in de meeste gevallen gelijk zijn aan het </w:t>
      </w:r>
      <w:proofErr w:type="spellStart"/>
      <w:r w:rsidR="00EA62E0">
        <w:t>id</w:t>
      </w:r>
      <w:proofErr w:type="spellEnd"/>
      <w:r w:rsidR="00EA62E0">
        <w:t xml:space="preserve"> in de lokale registratie.</w:t>
      </w:r>
    </w:p>
    <w:p w14:paraId="66CBA576" w14:textId="77777777" w:rsidR="003E1D31" w:rsidRDefault="003E1D31" w:rsidP="00EA62E0"/>
    <w:p w14:paraId="2D978E9D" w14:textId="77777777" w:rsidR="005B6963" w:rsidRPr="003657E7" w:rsidRDefault="00971241">
      <w:pPr>
        <w:rPr>
          <w:b/>
        </w:rPr>
      </w:pPr>
      <w:r w:rsidRPr="003657E7">
        <w:rPr>
          <w:b/>
        </w:rPr>
        <w:t>Extra toelichting.</w:t>
      </w:r>
    </w:p>
    <w:p w14:paraId="2A46E258" w14:textId="77777777" w:rsidR="00F9768C" w:rsidRDefault="00971241" w:rsidP="00F9768C">
      <w:proofErr w:type="spellStart"/>
      <w:r w:rsidRPr="003657E7">
        <w:rPr>
          <w:color w:val="010101"/>
        </w:rPr>
        <w:t>Identifiers</w:t>
      </w:r>
      <w:proofErr w:type="spellEnd"/>
      <w:r w:rsidRPr="003657E7">
        <w:rPr>
          <w:color w:val="010101"/>
        </w:rPr>
        <w:t xml:space="preserve"> hebben als functie objecten te kunnen aanwijzen en om aan objecten te kunnen refereren. Ze maken een object uniek identificeerbaar. Als een organisatie een </w:t>
      </w:r>
      <w:proofErr w:type="spellStart"/>
      <w:r w:rsidRPr="003657E7">
        <w:rPr>
          <w:color w:val="010101"/>
        </w:rPr>
        <w:t>identifier</w:t>
      </w:r>
      <w:proofErr w:type="spellEnd"/>
      <w:r w:rsidRPr="003657E7">
        <w:rPr>
          <w:color w:val="010101"/>
        </w:rPr>
        <w:t xml:space="preserve"> uitgeeft is deze binnen de organisatie wel uniek, maar als datasets van verschillende organisatie worden samengevoegd tot een nieuwe bestand is de </w:t>
      </w:r>
      <w:proofErr w:type="spellStart"/>
      <w:r w:rsidRPr="003657E7">
        <w:rPr>
          <w:color w:val="010101"/>
        </w:rPr>
        <w:t>identifier</w:t>
      </w:r>
      <w:proofErr w:type="spellEnd"/>
      <w:r w:rsidRPr="003657E7">
        <w:rPr>
          <w:color w:val="010101"/>
        </w:rPr>
        <w:t xml:space="preserve"> niet automatisch uniek in de nieuwe situatie. Om binnen de nieuwe context </w:t>
      </w:r>
      <w:proofErr w:type="spellStart"/>
      <w:r w:rsidRPr="003657E7">
        <w:rPr>
          <w:color w:val="010101"/>
        </w:rPr>
        <w:t>identifiers</w:t>
      </w:r>
      <w:proofErr w:type="spellEnd"/>
      <w:r w:rsidRPr="003657E7">
        <w:rPr>
          <w:color w:val="010101"/>
        </w:rPr>
        <w:t xml:space="preserve"> uniek te maken is een systematiek nodig. Binnen IMKL speelt dit op drie plaatsen:</w:t>
      </w:r>
    </w:p>
    <w:p w14:paraId="7C66247B" w14:textId="77777777"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is dan uniek binnen IMKL. De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binnen de registratie van de bronhouder en de bronhoudercode worden aan elkaar geplakt met een ‘.’ ertussen tot een </w:t>
      </w:r>
      <w:proofErr w:type="spellStart"/>
      <w:r>
        <w:rPr>
          <w:rFonts w:ascii="Verdana" w:hAnsi="Verdana"/>
          <w:color w:val="010101"/>
          <w:sz w:val="16"/>
          <w:szCs w:val="16"/>
        </w:rPr>
        <w:t>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proofErr w:type="spellEnd"/>
      <w:r>
        <w:rPr>
          <w:rFonts w:ascii="Verdana" w:hAnsi="Verdana"/>
          <w:color w:val="010101"/>
          <w:sz w:val="16"/>
          <w:szCs w:val="16"/>
        </w:rPr>
        <w:t>.</w:t>
      </w:r>
    </w:p>
    <w:p w14:paraId="75926CB4"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Het hele bestand van IMKL is slechts één van de datasets binnen INSPIRE. In INSPIRE worden </w:t>
      </w:r>
      <w:proofErr w:type="spellStart"/>
      <w:r>
        <w:rPr>
          <w:rFonts w:ascii="Verdana" w:hAnsi="Verdana"/>
          <w:color w:val="010101"/>
          <w:sz w:val="16"/>
          <w:szCs w:val="16"/>
        </w:rPr>
        <w:t>identifiers</w:t>
      </w:r>
      <w:proofErr w:type="spellEnd"/>
      <w:r>
        <w:rPr>
          <w:rFonts w:ascii="Verdana" w:hAnsi="Verdana"/>
          <w:color w:val="010101"/>
          <w:sz w:val="16"/>
          <w:szCs w:val="16"/>
        </w:rPr>
        <w:t xml:space="preserve"> uniek gemaakt door ze te voorzien van een </w:t>
      </w:r>
      <w:proofErr w:type="spellStart"/>
      <w:r>
        <w:rPr>
          <w:rFonts w:ascii="Verdana" w:hAnsi="Verdana"/>
          <w:color w:val="010101"/>
          <w:sz w:val="16"/>
          <w:szCs w:val="16"/>
        </w:rPr>
        <w:t>namespace</w:t>
      </w:r>
      <w:proofErr w:type="spellEnd"/>
      <w:r>
        <w:rPr>
          <w:rFonts w:ascii="Verdana" w:hAnsi="Verdana"/>
          <w:color w:val="010101"/>
          <w:sz w:val="16"/>
          <w:szCs w:val="16"/>
        </w:rPr>
        <w:t xml:space="preserve">. Voor IMKL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xml:space="preserve">’ bij INSPIRE als </w:t>
      </w:r>
      <w:proofErr w:type="spellStart"/>
      <w:r>
        <w:rPr>
          <w:rFonts w:ascii="Verdana" w:hAnsi="Verdana"/>
          <w:color w:val="010101"/>
          <w:sz w:val="16"/>
          <w:szCs w:val="16"/>
        </w:rPr>
        <w:t>namespace</w:t>
      </w:r>
      <w:proofErr w:type="spellEnd"/>
      <w:r>
        <w:rPr>
          <w:rFonts w:ascii="Verdana" w:hAnsi="Verdana"/>
          <w:color w:val="010101"/>
          <w:sz w:val="16"/>
          <w:szCs w:val="16"/>
        </w:rPr>
        <w:t xml:space="preserve"> geregistreerd.</w:t>
      </w:r>
    </w:p>
    <w:p w14:paraId="0D61367F"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Sommige objecten van IMKL zijn geen onderdeel van de INSPIRE specificaties en kunnen dus ook geen INSPIRE </w:t>
      </w:r>
      <w:proofErr w:type="spellStart"/>
      <w:r>
        <w:rPr>
          <w:rFonts w:ascii="Verdana" w:hAnsi="Verdana"/>
          <w:color w:val="010101"/>
          <w:sz w:val="16"/>
          <w:szCs w:val="16"/>
        </w:rPr>
        <w:t>Identifier</w:t>
      </w:r>
      <w:proofErr w:type="spellEnd"/>
      <w:r>
        <w:rPr>
          <w:rFonts w:ascii="Verdana" w:hAnsi="Verdana"/>
          <w:color w:val="010101"/>
          <w:sz w:val="16"/>
          <w:szCs w:val="16"/>
        </w:rPr>
        <w:t xml:space="preserve"> krijgen. Deze objecten krijgen een NEN3610ID, die binnen de context van NEN3610 uniek is. Hiervoor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ook binnen NEN3610 geregistreerd.</w:t>
      </w:r>
    </w:p>
    <w:p w14:paraId="65745869" w14:textId="77777777"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 xml:space="preserve">Een bronhouder heeft in eigen registratie een unieke </w:t>
      </w:r>
      <w:proofErr w:type="spellStart"/>
      <w:r>
        <w:rPr>
          <w:color w:val="010101"/>
        </w:rPr>
        <w:t>identifier</w:t>
      </w:r>
      <w:proofErr w:type="spellEnd"/>
      <w:r>
        <w:rPr>
          <w:color w:val="010101"/>
        </w:rPr>
        <w:t xml:space="preserve"> ‘</w:t>
      </w:r>
      <w:proofErr w:type="spellStart"/>
      <w:r>
        <w:rPr>
          <w:color w:val="010101"/>
        </w:rPr>
        <w:t>xxyyzz</w:t>
      </w:r>
      <w:proofErr w:type="spellEnd"/>
      <w:r>
        <w:rPr>
          <w:color w:val="010101"/>
        </w:rPr>
        <w:t xml:space="preserve">’.  Binnen IMKL wordt hier een </w:t>
      </w:r>
      <w:proofErr w:type="spellStart"/>
      <w:r>
        <w:rPr>
          <w:color w:val="010101"/>
        </w:rPr>
        <w:t>locaalId</w:t>
      </w:r>
      <w:proofErr w:type="spellEnd"/>
      <w:r>
        <w:rPr>
          <w:color w:val="010101"/>
        </w:rPr>
        <w:t>: ‘</w:t>
      </w:r>
      <w:proofErr w:type="spellStart"/>
      <w:r>
        <w:rPr>
          <w:color w:val="010101"/>
        </w:rPr>
        <w:t>bb.xxyyzz</w:t>
      </w:r>
      <w:proofErr w:type="spellEnd"/>
      <w:r>
        <w:rPr>
          <w:color w:val="010101"/>
        </w:rPr>
        <w:t>’ van gemaakt. Uitwisseling binnen INSPIRE van deze code zal er als volgt uitzien:</w:t>
      </w:r>
    </w:p>
    <w:p w14:paraId="3B70AFC7" w14:textId="77777777" w:rsidR="00F9768C" w:rsidRDefault="00F9768C" w:rsidP="00F9768C">
      <w:pPr>
        <w:pStyle w:val="Normaalweb"/>
        <w:rPr>
          <w:rFonts w:eastAsiaTheme="minorHAnsi"/>
        </w:rPr>
      </w:pPr>
    </w:p>
    <w:p w14:paraId="6D1433E4" w14:textId="77777777" w:rsidR="005B6963" w:rsidRDefault="00855A12">
      <w:r>
        <w:rPr>
          <w:noProof/>
        </w:rPr>
        <w:lastRenderedPageBreak/>
        <w:drawing>
          <wp:anchor distT="0" distB="0" distL="114300" distR="114300" simplePos="0" relativeHeight="251645440" behindDoc="0" locked="0" layoutInCell="1" allowOverlap="1" wp14:anchorId="2412E050" wp14:editId="30B00645">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55" r:link="rId56"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14:paraId="3B17A06C" w14:textId="77777777" w:rsidR="005B6963" w:rsidRDefault="00971241">
      <w:r w:rsidRPr="00971241">
        <w:t xml:space="preserve">Omdat de </w:t>
      </w:r>
      <w:proofErr w:type="spellStart"/>
      <w:r w:rsidRPr="00971241">
        <w:t>identifiers</w:t>
      </w:r>
      <w:proofErr w:type="spellEnd"/>
      <w:r w:rsidRPr="00971241">
        <w:t xml:space="preserve"> die intern bij de bronhouders word</w:t>
      </w:r>
      <w:r w:rsidR="003F6856">
        <w:t>en</w:t>
      </w:r>
      <w:r w:rsidRPr="00971241">
        <w:t xml:space="preserve"> gebruikt op verschillende manieren hergebruikt worden is er een aantal beperkingen op het formaat van de </w:t>
      </w:r>
      <w:proofErr w:type="spellStart"/>
      <w:r w:rsidRPr="00971241">
        <w:t>identifiers</w:t>
      </w:r>
      <w:proofErr w:type="spellEnd"/>
      <w:r w:rsidRPr="00971241">
        <w:t>. </w:t>
      </w:r>
    </w:p>
    <w:p w14:paraId="14722CF9" w14:textId="77777777" w:rsidR="00A11BC4" w:rsidRDefault="00971241" w:rsidP="003657E7">
      <w:pPr>
        <w:numPr>
          <w:ilvl w:val="0"/>
          <w:numId w:val="47"/>
        </w:numPr>
        <w:spacing w:before="100" w:beforeAutospacing="1" w:after="100" w:afterAutospacing="1"/>
        <w:jc w:val="left"/>
      </w:pPr>
      <w:r w:rsidRPr="00971241">
        <w:t xml:space="preserve">De volgende karakters mogen in een </w:t>
      </w:r>
      <w:proofErr w:type="spellStart"/>
      <w:r w:rsidRPr="00971241">
        <w:t>lokaalID</w:t>
      </w:r>
      <w:proofErr w:type="spellEnd"/>
      <w:r w:rsidRPr="00971241">
        <w:t xml:space="preserve"> voorkomen: {”A”…”Z”, “a”…”</w:t>
      </w:r>
      <w:proofErr w:type="spellStart"/>
      <w:r w:rsidRPr="00971241">
        <w:t>z</w:t>
      </w:r>
      <w:proofErr w:type="spellEnd"/>
      <w:r w:rsidRPr="00971241">
        <w:t>”, ”0”…”9”, “_”, “-“, “,”, ”.”}. “  (bron: NEN3610)</w:t>
      </w:r>
    </w:p>
    <w:p w14:paraId="7B3408D9" w14:textId="77777777" w:rsidR="00A11BC4" w:rsidRPr="00E96294" w:rsidRDefault="00971241" w:rsidP="003657E7">
      <w:pPr>
        <w:numPr>
          <w:ilvl w:val="0"/>
          <w:numId w:val="47"/>
        </w:numPr>
        <w:spacing w:before="100" w:beforeAutospacing="1" w:after="100" w:afterAutospacing="1"/>
        <w:jc w:val="left"/>
      </w:pPr>
      <w:r w:rsidRPr="00E96294">
        <w:t xml:space="preserve">INSPIRE had een vergelijkbare beperking op de structuur van </w:t>
      </w:r>
      <w:proofErr w:type="spellStart"/>
      <w:r w:rsidRPr="00E96294">
        <w:t>identifiers</w:t>
      </w:r>
      <w:proofErr w:type="spellEnd"/>
      <w:r w:rsidRPr="00E96294">
        <w:t>, maar die is geschrapt.</w:t>
      </w:r>
    </w:p>
    <w:p w14:paraId="1644561C" w14:textId="77777777" w:rsidR="00A11BC4" w:rsidRPr="00E96294" w:rsidRDefault="00971241" w:rsidP="003657E7">
      <w:pPr>
        <w:numPr>
          <w:ilvl w:val="0"/>
          <w:numId w:val="47"/>
        </w:numPr>
        <w:spacing w:before="100" w:beforeAutospacing="1" w:after="100" w:afterAutospacing="1"/>
        <w:jc w:val="left"/>
      </w:pPr>
      <w:r w:rsidRPr="00E96294">
        <w:t xml:space="preserve">De afspraak dat een </w:t>
      </w:r>
      <w:proofErr w:type="spellStart"/>
      <w:r w:rsidRPr="00E96294">
        <w:t>identifier</w:t>
      </w:r>
      <w:proofErr w:type="spellEnd"/>
      <w:r w:rsidRPr="00E96294">
        <w:t xml:space="preserve"> binnen een GML document ook gebruikt </w:t>
      </w:r>
      <w:r w:rsidR="003F6856" w:rsidRPr="00E96294">
        <w:t xml:space="preserve">wordt </w:t>
      </w:r>
      <w:r w:rsidRPr="00E96294">
        <w:t>om een </w:t>
      </w:r>
      <w:proofErr w:type="spellStart"/>
      <w:r w:rsidRPr="00E96294">
        <w:t>gml:</w:t>
      </w:r>
      <w:r w:rsidR="00F27960">
        <w:t>id</w:t>
      </w:r>
      <w:proofErr w:type="spellEnd"/>
      <w:r w:rsidR="00F27960">
        <w:t xml:space="preserve"> te construeren </w:t>
      </w:r>
      <w:r w:rsidR="00E96294" w:rsidRPr="00E96294">
        <w:t>legt extra</w:t>
      </w:r>
      <w:r w:rsidRPr="00E96294">
        <w:t xml:space="preserve"> beperkingen op aan de </w:t>
      </w:r>
      <w:proofErr w:type="spellStart"/>
      <w:r w:rsidRPr="00E96294">
        <w:t>identifier</w:t>
      </w:r>
      <w:proofErr w:type="spellEnd"/>
      <w:r w:rsidRPr="00E96294">
        <w:t>. Deze worden echter al afgevangen door de NEN3610 beperkingen.</w:t>
      </w:r>
    </w:p>
    <w:p w14:paraId="56A82B97" w14:textId="77777777" w:rsidR="00F27960" w:rsidRPr="00F27960" w:rsidRDefault="00F27960" w:rsidP="00F27960">
      <w:pPr>
        <w:rPr>
          <w:rFonts w:ascii="Calibri" w:hAnsi="Calibri"/>
          <w:sz w:val="22"/>
          <w:szCs w:val="22"/>
        </w:rPr>
      </w:pPr>
      <w:r>
        <w:t xml:space="preserve">In NEN3610 en INSPIRE kunnen </w:t>
      </w:r>
      <w:proofErr w:type="spellStart"/>
      <w:r>
        <w:t>identifiers</w:t>
      </w:r>
      <w:proofErr w:type="spellEnd"/>
      <w:r>
        <w:t xml:space="preserve"> ook nog voorzien zijn van een versienummer van een object. Deze versies zijn van belang als er verschillende (historische) versies van eenzelfde object onderscheiden moeten worden. Omdat voor </w:t>
      </w:r>
      <w:r w:rsidRPr="00F27960">
        <w:t>utiliteitsnetgegevens in</w:t>
      </w:r>
      <w:r>
        <w:t xml:space="preserve"> IMKL alleen de huidige situatie wordt beschreven zijn er geen verschillende versies van hetzelfde object in omloop. Daarom wordt </w:t>
      </w:r>
      <w:r w:rsidRPr="00F27960">
        <w:t>hiervoor</w:t>
      </w:r>
      <w:r>
        <w:t xml:space="preserve"> in IMKL het versie attribuut niet gebruikt.</w:t>
      </w:r>
      <w:r w:rsidRPr="00F27960">
        <w:t xml:space="preserve"> Voor versies van een </w:t>
      </w:r>
      <w:proofErr w:type="spellStart"/>
      <w:r w:rsidRPr="00F27960">
        <w:t>GebiedsinformatieLevering</w:t>
      </w:r>
      <w:proofErr w:type="spellEnd"/>
      <w:r w:rsidRPr="00F27960">
        <w:t xml:space="preserve"> of een Belang kunnen door het KLIC wel versienummers worden gebruikt.</w:t>
      </w:r>
    </w:p>
    <w:p w14:paraId="0C9D1B45" w14:textId="77777777" w:rsidR="006E60B5" w:rsidRDefault="006E60B5" w:rsidP="00F9768C">
      <w:pPr>
        <w:rPr>
          <w:sz w:val="17"/>
          <w:szCs w:val="17"/>
        </w:rPr>
      </w:pPr>
    </w:p>
    <w:p w14:paraId="022BF0A0" w14:textId="77777777" w:rsidR="00EE7BB1" w:rsidRDefault="00A26E72">
      <w:pPr>
        <w:pStyle w:val="subparagraaftitel"/>
      </w:pPr>
      <w:bookmarkStart w:id="237" w:name="_Toc434874148"/>
      <w:bookmarkStart w:id="238" w:name="_Toc434874217"/>
      <w:bookmarkStart w:id="239" w:name="_Toc434874300"/>
      <w:bookmarkStart w:id="240" w:name="_Toc434874368"/>
      <w:bookmarkStart w:id="241" w:name="_Toc434874645"/>
      <w:bookmarkStart w:id="242" w:name="_Toc434933278"/>
      <w:bookmarkStart w:id="243" w:name="_Toc434940515"/>
      <w:bookmarkStart w:id="244" w:name="_Toc434941832"/>
      <w:bookmarkStart w:id="245" w:name="_Toc434943373"/>
      <w:bookmarkStart w:id="246" w:name="_Toc434943804"/>
      <w:bookmarkStart w:id="247" w:name="_Toc434956128"/>
      <w:bookmarkStart w:id="248" w:name="_Toc410654851"/>
      <w:bookmarkStart w:id="249" w:name="_Toc410654938"/>
      <w:bookmarkStart w:id="250" w:name="_Toc410655437"/>
      <w:bookmarkStart w:id="251" w:name="_Toc410656769"/>
      <w:bookmarkStart w:id="252" w:name="_Toc410900193"/>
      <w:bookmarkStart w:id="253" w:name="_Toc410900282"/>
      <w:bookmarkStart w:id="254" w:name="_Toc410654852"/>
      <w:bookmarkStart w:id="255" w:name="_Toc410654939"/>
      <w:bookmarkStart w:id="256" w:name="_Toc410655438"/>
      <w:bookmarkStart w:id="257" w:name="_Toc410656770"/>
      <w:bookmarkStart w:id="258" w:name="_Toc410900194"/>
      <w:bookmarkStart w:id="259" w:name="_Toc410900283"/>
      <w:bookmarkStart w:id="260" w:name="_Toc410654853"/>
      <w:bookmarkStart w:id="261" w:name="_Toc410654940"/>
      <w:bookmarkStart w:id="262" w:name="_Toc410655439"/>
      <w:bookmarkStart w:id="263" w:name="_Toc410656771"/>
      <w:bookmarkStart w:id="264" w:name="_Toc410900195"/>
      <w:bookmarkStart w:id="265" w:name="_Toc410900284"/>
      <w:bookmarkStart w:id="266" w:name="_Toc410654854"/>
      <w:bookmarkStart w:id="267" w:name="_Toc410654941"/>
      <w:bookmarkStart w:id="268" w:name="_Toc410655440"/>
      <w:bookmarkStart w:id="269" w:name="_Toc410656772"/>
      <w:bookmarkStart w:id="270" w:name="_Toc410900196"/>
      <w:bookmarkStart w:id="271" w:name="_Toc410900285"/>
      <w:bookmarkStart w:id="272" w:name="_Toc410654855"/>
      <w:bookmarkStart w:id="273" w:name="_Toc410654942"/>
      <w:bookmarkStart w:id="274" w:name="_Toc410655441"/>
      <w:bookmarkStart w:id="275" w:name="_Toc410656773"/>
      <w:bookmarkStart w:id="276" w:name="_Toc410900197"/>
      <w:bookmarkStart w:id="277" w:name="_Toc410900286"/>
      <w:bookmarkStart w:id="278" w:name="_Toc410654856"/>
      <w:bookmarkStart w:id="279" w:name="_Toc410654943"/>
      <w:bookmarkStart w:id="280" w:name="_Toc410655442"/>
      <w:bookmarkStart w:id="281" w:name="_Toc410656774"/>
      <w:bookmarkStart w:id="282" w:name="_Toc410900198"/>
      <w:bookmarkStart w:id="283" w:name="_Toc410900287"/>
      <w:bookmarkStart w:id="284" w:name="_Toc410654857"/>
      <w:bookmarkStart w:id="285" w:name="_Toc410654944"/>
      <w:bookmarkStart w:id="286" w:name="_Toc410655443"/>
      <w:bookmarkStart w:id="287" w:name="_Toc410656775"/>
      <w:bookmarkStart w:id="288" w:name="_Toc410900199"/>
      <w:bookmarkStart w:id="289" w:name="_Toc410900288"/>
      <w:bookmarkStart w:id="290" w:name="_Toc410654858"/>
      <w:bookmarkStart w:id="291" w:name="_Toc410654945"/>
      <w:bookmarkStart w:id="292" w:name="_Toc410655444"/>
      <w:bookmarkStart w:id="293" w:name="_Toc410656776"/>
      <w:bookmarkStart w:id="294" w:name="_Toc410900200"/>
      <w:bookmarkStart w:id="295" w:name="_Toc410900289"/>
      <w:bookmarkStart w:id="296" w:name="_Toc410654859"/>
      <w:bookmarkStart w:id="297" w:name="_Toc410654946"/>
      <w:bookmarkStart w:id="298" w:name="_Toc410655445"/>
      <w:bookmarkStart w:id="299" w:name="_Toc410656777"/>
      <w:bookmarkStart w:id="300" w:name="_Toc410900201"/>
      <w:bookmarkStart w:id="301" w:name="_Toc410900290"/>
      <w:bookmarkStart w:id="302" w:name="_Toc410654860"/>
      <w:bookmarkStart w:id="303" w:name="_Toc410654947"/>
      <w:bookmarkStart w:id="304" w:name="_Toc410655446"/>
      <w:bookmarkStart w:id="305" w:name="_Toc410656778"/>
      <w:bookmarkStart w:id="306" w:name="_Toc410900202"/>
      <w:bookmarkStart w:id="307" w:name="_Toc410900291"/>
      <w:bookmarkStart w:id="308" w:name="_Toc410654861"/>
      <w:bookmarkStart w:id="309" w:name="_Toc410654948"/>
      <w:bookmarkStart w:id="310" w:name="_Toc410655447"/>
      <w:bookmarkStart w:id="311" w:name="_Toc410656779"/>
      <w:bookmarkStart w:id="312" w:name="_Toc410900203"/>
      <w:bookmarkStart w:id="313" w:name="_Toc410900292"/>
      <w:bookmarkStart w:id="314" w:name="_Toc410654862"/>
      <w:bookmarkStart w:id="315" w:name="_Toc410654949"/>
      <w:bookmarkStart w:id="316" w:name="_Toc410655448"/>
      <w:bookmarkStart w:id="317" w:name="_Toc410656780"/>
      <w:bookmarkStart w:id="318" w:name="_Toc410900204"/>
      <w:bookmarkStart w:id="319" w:name="_Toc410900293"/>
      <w:bookmarkStart w:id="320" w:name="_Toc410654863"/>
      <w:bookmarkStart w:id="321" w:name="_Toc410654950"/>
      <w:bookmarkStart w:id="322" w:name="_Toc410655449"/>
      <w:bookmarkStart w:id="323" w:name="_Toc410656781"/>
      <w:bookmarkStart w:id="324" w:name="_Toc410900205"/>
      <w:bookmarkStart w:id="325" w:name="_Toc410900294"/>
      <w:bookmarkStart w:id="326" w:name="_Toc410654864"/>
      <w:bookmarkStart w:id="327" w:name="_Toc410654951"/>
      <w:bookmarkStart w:id="328" w:name="_Toc410655450"/>
      <w:bookmarkStart w:id="329" w:name="_Toc410656782"/>
      <w:bookmarkStart w:id="330" w:name="_Toc410900206"/>
      <w:bookmarkStart w:id="331" w:name="_Toc410900295"/>
      <w:bookmarkStart w:id="332" w:name="_Toc410654865"/>
      <w:bookmarkStart w:id="333" w:name="_Toc410654952"/>
      <w:bookmarkStart w:id="334" w:name="_Toc410655451"/>
      <w:bookmarkStart w:id="335" w:name="_Toc410656783"/>
      <w:bookmarkStart w:id="336" w:name="_Toc410900207"/>
      <w:bookmarkStart w:id="337" w:name="_Toc410900296"/>
      <w:bookmarkStart w:id="338" w:name="_Toc410654866"/>
      <w:bookmarkStart w:id="339" w:name="_Toc410654953"/>
      <w:bookmarkStart w:id="340" w:name="_Toc410655452"/>
      <w:bookmarkStart w:id="341" w:name="_Toc410656784"/>
      <w:bookmarkStart w:id="342" w:name="_Toc410900208"/>
      <w:bookmarkStart w:id="343" w:name="_Toc410900297"/>
      <w:bookmarkStart w:id="344" w:name="_Toc410654867"/>
      <w:bookmarkStart w:id="345" w:name="_Toc410654954"/>
      <w:bookmarkStart w:id="346" w:name="_Toc410655453"/>
      <w:bookmarkStart w:id="347" w:name="_Toc410656785"/>
      <w:bookmarkStart w:id="348" w:name="_Toc410900209"/>
      <w:bookmarkStart w:id="349" w:name="_Toc410900298"/>
      <w:bookmarkStart w:id="350" w:name="_Toc410654868"/>
      <w:bookmarkStart w:id="351" w:name="_Toc410654955"/>
      <w:bookmarkStart w:id="352" w:name="_Toc410655454"/>
      <w:bookmarkStart w:id="353" w:name="_Toc410656786"/>
      <w:bookmarkStart w:id="354" w:name="_Toc410900210"/>
      <w:bookmarkStart w:id="355" w:name="_Toc410900299"/>
      <w:bookmarkStart w:id="356" w:name="_Toc410654869"/>
      <w:bookmarkStart w:id="357" w:name="_Toc410654956"/>
      <w:bookmarkStart w:id="358" w:name="_Toc410655455"/>
      <w:bookmarkStart w:id="359" w:name="_Toc410656787"/>
      <w:bookmarkStart w:id="360" w:name="_Toc410900211"/>
      <w:bookmarkStart w:id="361" w:name="_Toc410900300"/>
      <w:bookmarkStart w:id="362" w:name="_Toc406679708"/>
      <w:bookmarkStart w:id="363" w:name="_Toc406684190"/>
      <w:bookmarkStart w:id="364" w:name="_Toc410654870"/>
      <w:bookmarkStart w:id="365" w:name="_Toc410654957"/>
      <w:bookmarkStart w:id="366" w:name="_Toc410655456"/>
      <w:bookmarkStart w:id="367" w:name="_Toc410656788"/>
      <w:bookmarkStart w:id="368" w:name="_Toc410900212"/>
      <w:bookmarkStart w:id="369" w:name="_Toc410900301"/>
      <w:bookmarkStart w:id="370" w:name="_Toc45195657"/>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r>
        <w:t>Tijd representatie</w:t>
      </w:r>
      <w:r w:rsidR="00F9768C">
        <w:t xml:space="preserve"> en temporeel model.</w:t>
      </w:r>
      <w:bookmarkEnd w:id="370"/>
    </w:p>
    <w:p w14:paraId="6ABAD355" w14:textId="16C9AC01" w:rsidR="00F9768C" w:rsidRDefault="00793B0B" w:rsidP="00A26E72">
      <w:r>
        <w:t>IMKL</w:t>
      </w:r>
      <w:r w:rsidR="00613D81" w:rsidRPr="00613D81">
        <w:t xml:space="preserve"> hanteert de ISO 8601 norm voor het beschrijven van tijdsaspecten.</w:t>
      </w:r>
    </w:p>
    <w:p w14:paraId="1C4A6057" w14:textId="23347664" w:rsidR="00F9768C" w:rsidRDefault="00F9768C" w:rsidP="00F9768C">
      <w:r>
        <w:t>Binnen het informatiemodel IMKL zijn twee tijdsdimensies gemodelleerd, deze worden in de volgende twee paragrafen beschreven.</w:t>
      </w:r>
    </w:p>
    <w:p w14:paraId="6C5EA8C5" w14:textId="77777777" w:rsidR="00F9768C" w:rsidRDefault="00F9768C" w:rsidP="00F9768C">
      <w:r>
        <w:br/>
      </w:r>
      <w:r w:rsidR="00971241" w:rsidRPr="003657E7">
        <w:rPr>
          <w:b/>
          <w:bCs/>
        </w:rPr>
        <w:t>Temporele kenmerken in de werkelijkheid.</w:t>
      </w:r>
    </w:p>
    <w:p w14:paraId="067D6C21" w14:textId="74C09AFF" w:rsidR="00F9768C" w:rsidRDefault="00F9768C" w:rsidP="00F9768C">
      <w:r>
        <w:t xml:space="preserve">In </w:t>
      </w:r>
      <w:r w:rsidR="00793B0B">
        <w:t>IMKL</w:t>
      </w:r>
      <w:r>
        <w:t xml:space="preserve"> worden de temporele attributen ‘</w:t>
      </w:r>
      <w:proofErr w:type="spellStart"/>
      <w:r>
        <w:t>validFrom</w:t>
      </w:r>
      <w:proofErr w:type="spellEnd"/>
      <w:r>
        <w:t>’ en ‘</w:t>
      </w:r>
      <w:proofErr w:type="spellStart"/>
      <w:r>
        <w:t>validTo</w:t>
      </w:r>
      <w:proofErr w:type="spellEnd"/>
      <w:r>
        <w:t>’ van een object gebruikt om de aanwezigheid van een object in de werkelijkheid te beschrijven. Deze attributen worden gedefinieerd in INSPIRE. In de context van IMKL hebben ze de volgende betekenis: </w:t>
      </w:r>
    </w:p>
    <w:p w14:paraId="14A9EA75" w14:textId="77777777" w:rsidR="00A11BC4" w:rsidRDefault="00F9768C">
      <w:pPr>
        <w:pStyle w:val="Lijstalinea"/>
        <w:numPr>
          <w:ilvl w:val="0"/>
          <w:numId w:val="31"/>
        </w:numPr>
        <w:spacing w:before="100" w:beforeAutospacing="1" w:after="100" w:afterAutospacing="1"/>
        <w:jc w:val="left"/>
        <w:rPr>
          <w:rFonts w:eastAsiaTheme="minorHAnsi"/>
        </w:rPr>
      </w:pPr>
      <w:r>
        <w:t>'</w:t>
      </w:r>
      <w:proofErr w:type="spellStart"/>
      <w:r>
        <w:t>validFrom</w:t>
      </w:r>
      <w:proofErr w:type="spellEnd"/>
      <w:r>
        <w:t>' beschrijft het tijdstip waarop het object in de werkelijkheid voor het eerst aanwezig is, en dus van belang is voor het voorkomen van graafschade. Geplande objecten kunnen een '</w:t>
      </w:r>
      <w:proofErr w:type="spellStart"/>
      <w:r>
        <w:t>validFrom</w:t>
      </w:r>
      <w:proofErr w:type="spellEnd"/>
      <w:r>
        <w:t>' tijdstip hebben dat in de toekomst ligt. Het attribuut '</w:t>
      </w:r>
      <w:proofErr w:type="spellStart"/>
      <w:r>
        <w:t>validFrom</w:t>
      </w:r>
      <w:proofErr w:type="spellEnd"/>
      <w:r>
        <w:t>' is verplicht. Wanneer van een object niet bekend is wanneer het is aangelegd voldoet een tijdstip waarop geconstateerd is dat het object er is.</w:t>
      </w:r>
    </w:p>
    <w:p w14:paraId="55945462" w14:textId="77777777" w:rsidR="00A11BC4" w:rsidRDefault="00A11BC4">
      <w:pPr>
        <w:pStyle w:val="Lijstalinea"/>
        <w:spacing w:before="100" w:beforeAutospacing="1" w:after="100" w:afterAutospacing="1"/>
        <w:jc w:val="left"/>
        <w:rPr>
          <w:rFonts w:eastAsiaTheme="minorHAnsi"/>
        </w:rPr>
      </w:pPr>
    </w:p>
    <w:p w14:paraId="36761130" w14:textId="77777777" w:rsidR="00A11BC4" w:rsidRDefault="00F9768C">
      <w:pPr>
        <w:pStyle w:val="Lijstalinea"/>
        <w:numPr>
          <w:ilvl w:val="0"/>
          <w:numId w:val="31"/>
        </w:numPr>
        <w:spacing w:before="100" w:beforeAutospacing="1" w:after="100" w:afterAutospacing="1"/>
        <w:jc w:val="left"/>
      </w:pPr>
      <w:r>
        <w:t>‘</w:t>
      </w:r>
      <w:proofErr w:type="spellStart"/>
      <w:r>
        <w:t>validTo</w:t>
      </w:r>
      <w:proofErr w:type="spellEnd"/>
      <w:r>
        <w:t>’ beschrijft het tijdstip vanaf wanneer het object niet meer in de werkelijkheid voorkomt. Dit attribuut is optioneel; wanneer het niet is ingevuld betekent dit dat er vooralsnog geen tijdstip bekend is waarop de geldigheid van dit object eindigt.</w:t>
      </w:r>
    </w:p>
    <w:p w14:paraId="6A7E3341" w14:textId="77777777" w:rsidR="00F9768C" w:rsidRDefault="00971241" w:rsidP="00F9768C">
      <w:r w:rsidRPr="003657E7">
        <w:rPr>
          <w:b/>
          <w:bCs/>
        </w:rPr>
        <w:t>Temporele kenmerken in de registratie.</w:t>
      </w:r>
    </w:p>
    <w:p w14:paraId="06813622" w14:textId="77777777" w:rsidR="00F9768C" w:rsidRDefault="00F9768C" w:rsidP="00F9768C">
      <w:r>
        <w:t>Naast het beschrijven van de levensduur van het object in de werkelijkheid zijn er ook attributen die beschrijven wanneer het object bekend is in de registratie: '</w:t>
      </w:r>
      <w:proofErr w:type="spellStart"/>
      <w:r>
        <w:t>beginLifespanVersion</w:t>
      </w:r>
      <w:proofErr w:type="spellEnd"/>
      <w:r>
        <w:t>' en '</w:t>
      </w:r>
      <w:proofErr w:type="spellStart"/>
      <w:r>
        <w:t>endLifespanVersion</w:t>
      </w:r>
      <w:proofErr w:type="spellEnd"/>
      <w:r>
        <w:t xml:space="preserve">'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w:t>
      </w:r>
      <w:proofErr w:type="spellStart"/>
      <w:r>
        <w:t>beginLifespanVersion</w:t>
      </w:r>
      <w:proofErr w:type="spellEnd"/>
      <w:r>
        <w:t xml:space="preserve"> vernieuwd wordt. Omdat in IMKL alleen de huidige situatie wordt beschreven zal in alle gevallen het '</w:t>
      </w:r>
      <w:proofErr w:type="spellStart"/>
      <w:r>
        <w:t>endLifespanVersion</w:t>
      </w:r>
      <w:proofErr w:type="spellEnd"/>
      <w:r>
        <w:t>' van het object leeg zijn.</w:t>
      </w:r>
    </w:p>
    <w:p w14:paraId="260670F3" w14:textId="77777777" w:rsidR="00F9768C" w:rsidRDefault="00F9768C" w:rsidP="00F9768C"/>
    <w:p w14:paraId="6027CF66" w14:textId="77777777" w:rsidR="00F9768C" w:rsidRDefault="00971241" w:rsidP="00F9768C">
      <w:r w:rsidRPr="003657E7">
        <w:rPr>
          <w:b/>
          <w:bCs/>
        </w:rPr>
        <w:t>Voorbeelden</w:t>
      </w:r>
    </w:p>
    <w:p w14:paraId="724C73F0" w14:textId="77777777" w:rsidR="00F9768C" w:rsidRDefault="00F9768C" w:rsidP="00F9768C">
      <w:r>
        <w:lastRenderedPageBreak/>
        <w:t>Een aantal voorkomende gevallen wordt hier</w:t>
      </w:r>
      <w:r w:rsidR="008A21E1">
        <w:t>o</w:t>
      </w:r>
      <w:r>
        <w:t>nder met een voorbeeld uitgewerk</w:t>
      </w:r>
      <w:r w:rsidR="008A21E1">
        <w:t>t</w:t>
      </w:r>
      <w:r>
        <w:t>:</w:t>
      </w:r>
    </w:p>
    <w:p w14:paraId="7A08B000" w14:textId="77777777"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xml:space="preserve">{ </w:t>
      </w:r>
      <w:proofErr w:type="spellStart"/>
      <w:r>
        <w:t>validFrom</w:t>
      </w:r>
      <w:proofErr w:type="spellEnd"/>
      <w:r>
        <w:t xml:space="preserve">='2016-09-02' </w:t>
      </w:r>
      <w:proofErr w:type="spellStart"/>
      <w:r>
        <w:t>validTo</w:t>
      </w:r>
      <w:proofErr w:type="spellEnd"/>
      <w:r>
        <w:t>=  </w:t>
      </w:r>
      <w:proofErr w:type="spellStart"/>
      <w:r>
        <w:t>beginLifespanVersion</w:t>
      </w:r>
      <w:proofErr w:type="spellEnd"/>
      <w:r>
        <w:t>='2016-09-03'</w:t>
      </w:r>
      <w:r w:rsidR="008A21E1">
        <w:t>}</w:t>
      </w:r>
    </w:p>
    <w:p w14:paraId="3A54ECE8" w14:textId="77777777"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w:t>
      </w:r>
      <w:proofErr w:type="spellStart"/>
      <w:r>
        <w:t>disused</w:t>
      </w:r>
      <w:proofErr w:type="spellEnd"/>
      <w:r>
        <w:t>' veranderd. Dit wordt op 3 januari 2016 ingevoerd.</w:t>
      </w:r>
      <w:r>
        <w:br/>
        <w:t xml:space="preserve">{ </w:t>
      </w:r>
      <w:proofErr w:type="spellStart"/>
      <w:r>
        <w:t>validFrom</w:t>
      </w:r>
      <w:proofErr w:type="spellEnd"/>
      <w:r>
        <w:t>='19</w:t>
      </w:r>
      <w:r w:rsidR="003657E7">
        <w:t>68</w:t>
      </w:r>
      <w:r>
        <w:t xml:space="preserve">-04-05' </w:t>
      </w:r>
      <w:proofErr w:type="spellStart"/>
      <w:r>
        <w:t>validTo</w:t>
      </w:r>
      <w:proofErr w:type="spellEnd"/>
      <w:r>
        <w:t>=  </w:t>
      </w:r>
      <w:proofErr w:type="spellStart"/>
      <w:r>
        <w:t>beginLifespanVersion</w:t>
      </w:r>
      <w:proofErr w:type="spellEnd"/>
      <w:r>
        <w:t xml:space="preserve">='2016-01-03 </w:t>
      </w:r>
      <w:proofErr w:type="spellStart"/>
      <w:r>
        <w:t>currentStatus</w:t>
      </w:r>
      <w:proofErr w:type="spellEnd"/>
      <w:r>
        <w:t>='</w:t>
      </w:r>
      <w:proofErr w:type="spellStart"/>
      <w:r>
        <w:t>disused</w:t>
      </w:r>
      <w:proofErr w:type="spellEnd"/>
      <w:r>
        <w:t>'}</w:t>
      </w:r>
    </w:p>
    <w:p w14:paraId="67115253" w14:textId="77777777"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xml:space="preserve">{ </w:t>
      </w:r>
      <w:proofErr w:type="spellStart"/>
      <w:r>
        <w:t>validFrom</w:t>
      </w:r>
      <w:proofErr w:type="spellEnd"/>
      <w:r>
        <w:t xml:space="preserve">='2014-07-01' </w:t>
      </w:r>
      <w:proofErr w:type="spellStart"/>
      <w:r>
        <w:t>validTo</w:t>
      </w:r>
      <w:proofErr w:type="spellEnd"/>
      <w:r>
        <w:t>=  </w:t>
      </w:r>
      <w:proofErr w:type="spellStart"/>
      <w:r>
        <w:t>beginLifespanVersion</w:t>
      </w:r>
      <w:proofErr w:type="spellEnd"/>
      <w:r>
        <w:t xml:space="preserve">='2014-05-06' </w:t>
      </w:r>
      <w:proofErr w:type="spellStart"/>
      <w:r>
        <w:t>currentStatus</w:t>
      </w:r>
      <w:proofErr w:type="spellEnd"/>
      <w:r>
        <w:t>='</w:t>
      </w:r>
      <w:proofErr w:type="spellStart"/>
      <w:r>
        <w:t>projected</w:t>
      </w:r>
      <w:proofErr w:type="spellEnd"/>
      <w:r>
        <w:t>'}</w:t>
      </w:r>
    </w:p>
    <w:p w14:paraId="1E903663" w14:textId="77777777"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xml:space="preserve">{ </w:t>
      </w:r>
      <w:proofErr w:type="spellStart"/>
      <w:r>
        <w:t>validFrom</w:t>
      </w:r>
      <w:proofErr w:type="spellEnd"/>
      <w:r>
        <w:t xml:space="preserve">='2006-06-02' </w:t>
      </w:r>
      <w:proofErr w:type="spellStart"/>
      <w:r>
        <w:t>validTo</w:t>
      </w:r>
      <w:proofErr w:type="spellEnd"/>
      <w:r>
        <w:t xml:space="preserve">='2013-12-21' </w:t>
      </w:r>
      <w:proofErr w:type="spellStart"/>
      <w:r>
        <w:t>beginLifespanVersion</w:t>
      </w:r>
      <w:proofErr w:type="spellEnd"/>
      <w:r>
        <w:t>='2014-12-15'}</w:t>
      </w:r>
    </w:p>
    <w:p w14:paraId="1D832D96" w14:textId="77777777" w:rsidR="004E51D4"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14:paraId="4C78A11E" w14:textId="77777777" w:rsidR="00BF79C2" w:rsidRDefault="00BF79C2">
      <w:pPr>
        <w:spacing w:line="240" w:lineRule="auto"/>
        <w:jc w:val="left"/>
      </w:pPr>
    </w:p>
    <w:p w14:paraId="4AC9DCA1" w14:textId="77777777" w:rsidR="00352E17" w:rsidRDefault="00352E17">
      <w:pPr>
        <w:spacing w:line="240" w:lineRule="auto"/>
        <w:jc w:val="left"/>
      </w:pPr>
      <w:r>
        <w:br w:type="page"/>
      </w:r>
    </w:p>
    <w:p w14:paraId="3D21F96F" w14:textId="77777777" w:rsidR="00DC3A2E" w:rsidRDefault="00DC3A2E" w:rsidP="000E3C4F">
      <w:pPr>
        <w:jc w:val="left"/>
      </w:pPr>
    </w:p>
    <w:p w14:paraId="59D885E9" w14:textId="590A199C" w:rsidR="00DC3A2E" w:rsidRDefault="00BE4C6E" w:rsidP="000E3C4F">
      <w:pPr>
        <w:pStyle w:val="Paragraaftitel"/>
      </w:pPr>
      <w:bookmarkStart w:id="371" w:name="_Toc45195658"/>
      <w:r>
        <w:t>Andere</w:t>
      </w:r>
      <w:r w:rsidR="00DC3A2E">
        <w:t xml:space="preserve"> toepassingen van </w:t>
      </w:r>
      <w:r w:rsidR="00793B0B">
        <w:t>IMKL</w:t>
      </w:r>
      <w:r w:rsidR="00DC3A2E">
        <w:t>.</w:t>
      </w:r>
      <w:bookmarkEnd w:id="371"/>
    </w:p>
    <w:p w14:paraId="62962DD5" w14:textId="77777777" w:rsidR="00B62645" w:rsidRDefault="00B62645" w:rsidP="000E3C4F">
      <w:pPr>
        <w:spacing w:line="240" w:lineRule="atLeast"/>
        <w:jc w:val="left"/>
      </w:pPr>
    </w:p>
    <w:p w14:paraId="36693DB0" w14:textId="0F64518C" w:rsidR="00B62645" w:rsidRPr="000E3C4F" w:rsidRDefault="00793B0B" w:rsidP="000E3C4F">
      <w:pPr>
        <w:spacing w:line="240" w:lineRule="atLeast"/>
      </w:pPr>
      <w:r>
        <w:t>IMKL</w:t>
      </w:r>
      <w:r w:rsidR="00B62645" w:rsidRPr="000E3C4F">
        <w:t xml:space="preserve"> beschrijft het totaal aan informatie die voorziet in een aantal dataleveringsprocessen. Naast </w:t>
      </w:r>
      <w:r w:rsidR="00AC0EB5">
        <w:t>WIBON</w:t>
      </w:r>
      <w:r w:rsidR="00B62645" w:rsidRPr="000E3C4F">
        <w:t xml:space="preserve"> en  INSPIRE </w:t>
      </w:r>
      <w:proofErr w:type="spellStart"/>
      <w:r w:rsidR="00B62645" w:rsidRPr="000E3C4F">
        <w:t>utilities</w:t>
      </w:r>
      <w:proofErr w:type="spellEnd"/>
      <w:r w:rsidR="00B62645" w:rsidRPr="000E3C4F">
        <w:t xml:space="preserve"> zijn dat Buisleidingen gevaarlijke inhoud (Risicoregister gevaarlijke stoffen) en Topografie Stedelijk Water</w:t>
      </w:r>
      <w:r w:rsidR="00BE4C6E" w:rsidRPr="000E3C4F">
        <w:t>.</w:t>
      </w:r>
    </w:p>
    <w:p w14:paraId="7E7065B2" w14:textId="77777777" w:rsidR="00B62645" w:rsidRPr="000E3C4F" w:rsidRDefault="00B62645" w:rsidP="000E3C4F">
      <w:pPr>
        <w:spacing w:line="240" w:lineRule="atLeast"/>
      </w:pPr>
    </w:p>
    <w:p w14:paraId="79429415" w14:textId="4B1DFF41" w:rsidR="00076119" w:rsidRDefault="00BE4C6E">
      <w:r w:rsidRPr="000E3C4F">
        <w:t xml:space="preserve">Bij de ontwikkeling van </w:t>
      </w:r>
      <w:r w:rsidR="00793B0B">
        <w:t>IMKL</w:t>
      </w:r>
      <w:r w:rsidRPr="000E3C4F">
        <w:t xml:space="preserve"> is er afstemming geweest met deze </w:t>
      </w:r>
      <w:del w:id="372" w:author="Paul Janssen" w:date="2020-08-27T10:38:00Z">
        <w:r w:rsidRPr="000E3C4F" w:rsidDel="00B2010A">
          <w:delText xml:space="preserve">drie </w:delText>
        </w:r>
      </w:del>
      <w:ins w:id="373" w:author="Paul Janssen" w:date="2020-08-27T10:38:00Z">
        <w:r w:rsidR="00B2010A">
          <w:t>twee</w:t>
        </w:r>
        <w:r w:rsidR="00B2010A" w:rsidRPr="000E3C4F">
          <w:t xml:space="preserve"> </w:t>
        </w:r>
      </w:ins>
      <w:r w:rsidRPr="000E3C4F">
        <w:t>toepassingen en zijn resultaten daarvan in aparte profielen opgenomen. De volgende paragrafen beschrijven die profielen.</w:t>
      </w:r>
    </w:p>
    <w:p w14:paraId="4739155C" w14:textId="77777777" w:rsidR="0099749D" w:rsidRDefault="0099749D" w:rsidP="000E3C4F">
      <w:pPr>
        <w:sectPr w:rsidR="0099749D" w:rsidSect="00672722">
          <w:pgSz w:w="11906" w:h="16838" w:code="9"/>
          <w:pgMar w:top="2552" w:right="1622" w:bottom="1531" w:left="1622" w:header="0" w:footer="57" w:gutter="0"/>
          <w:cols w:space="708"/>
          <w:docGrid w:linePitch="360"/>
        </w:sectPr>
      </w:pPr>
    </w:p>
    <w:p w14:paraId="73F55737" w14:textId="77777777" w:rsidR="00E331D9" w:rsidRDefault="00154875" w:rsidP="00E331D9">
      <w:pPr>
        <w:pStyle w:val="subparagraaftitel"/>
      </w:pPr>
      <w:bookmarkStart w:id="374" w:name="_Toc45195660"/>
      <w:r>
        <w:rPr>
          <w:noProof/>
        </w:rPr>
        <w:lastRenderedPageBreak/>
        <w:drawing>
          <wp:anchor distT="0" distB="0" distL="114300" distR="114300" simplePos="0" relativeHeight="251648512" behindDoc="0" locked="0" layoutInCell="1" allowOverlap="1" wp14:anchorId="24ABF3BF" wp14:editId="0A31150C">
            <wp:simplePos x="0" y="0"/>
            <wp:positionH relativeFrom="column">
              <wp:posOffset>141605</wp:posOffset>
            </wp:positionH>
            <wp:positionV relativeFrom="paragraph">
              <wp:posOffset>330835</wp:posOffset>
            </wp:positionV>
            <wp:extent cx="12848590" cy="8588375"/>
            <wp:effectExtent l="0" t="0" r="0"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 RRGS compleet.wmf"/>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2848590" cy="858837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Buisleidingen Risicoregister </w:t>
      </w:r>
      <w:r w:rsidR="00E331D9">
        <w:t>overzicht</w:t>
      </w:r>
      <w:r w:rsidR="00283BD6">
        <w:t>.</w:t>
      </w:r>
      <w:bookmarkEnd w:id="374"/>
    </w:p>
    <w:p w14:paraId="261FCF4B" w14:textId="77777777" w:rsidR="00135F6C" w:rsidRDefault="00135F6C" w:rsidP="00135F6C"/>
    <w:p w14:paraId="2D6042E5" w14:textId="77777777" w:rsidR="00C5635B" w:rsidRDefault="00C5635B" w:rsidP="00C5635B"/>
    <w:p w14:paraId="60F30C14" w14:textId="77777777" w:rsidR="004D7E29" w:rsidRPr="00135F6C" w:rsidRDefault="004D7E29" w:rsidP="00C5635B">
      <w:pPr>
        <w:sectPr w:rsidR="004D7E29" w:rsidRPr="00135F6C" w:rsidSect="001724FE">
          <w:pgSz w:w="23814" w:h="16839" w:orient="landscape" w:code="8"/>
          <w:pgMar w:top="720" w:right="720" w:bottom="720" w:left="720" w:header="0" w:footer="57" w:gutter="0"/>
          <w:cols w:space="708"/>
          <w:docGrid w:linePitch="360"/>
        </w:sectPr>
      </w:pPr>
    </w:p>
    <w:p w14:paraId="672340A4" w14:textId="77777777" w:rsidR="00E331D9" w:rsidRDefault="00E331D9" w:rsidP="000E3C4F">
      <w:r>
        <w:lastRenderedPageBreak/>
        <w:t>Toelichting op diagram:</w:t>
      </w:r>
    </w:p>
    <w:p w14:paraId="4E73CA90" w14:textId="77777777" w:rsidR="00E331D9" w:rsidRDefault="00F72D0E" w:rsidP="000E3C4F">
      <w:r>
        <w:t xml:space="preserve">Voor het </w:t>
      </w:r>
      <w:r w:rsidR="00971241" w:rsidRPr="00971241">
        <w:t>Risicoregister is van uit</w:t>
      </w:r>
      <w:r>
        <w:t xml:space="preserve"> het perspectief van de utiliteitsnetten alleen de informatie over buisleidingen gevaarlijke inhoud van belang.  Er is een extensie op de </w:t>
      </w:r>
      <w:proofErr w:type="spellStart"/>
      <w:r>
        <w:t>OlieGasChemicalienLeiding</w:t>
      </w:r>
      <w:proofErr w:type="spellEnd"/>
      <w:r>
        <w:t xml:space="preserve"> voor specifiek</w:t>
      </w:r>
      <w:r w:rsidR="009152BE">
        <w:t>e</w:t>
      </w:r>
      <w:r>
        <w:t xml:space="preserve"> informatie voor </w:t>
      </w:r>
      <w:r w:rsidR="009152BE">
        <w:t xml:space="preserve">het </w:t>
      </w:r>
      <w:r>
        <w:t>risicoregister.</w:t>
      </w:r>
    </w:p>
    <w:p w14:paraId="4B2EE13C" w14:textId="77777777" w:rsidR="009152BE" w:rsidRDefault="009152BE" w:rsidP="000E3C4F"/>
    <w:p w14:paraId="60839C5A" w14:textId="37D043DD" w:rsidR="009152BE" w:rsidRDefault="00971241" w:rsidP="000E3C4F">
      <w:pPr>
        <w:sectPr w:rsidR="009152BE" w:rsidSect="00672722">
          <w:pgSz w:w="11906" w:h="16838" w:code="9"/>
          <w:pgMar w:top="2552" w:right="1622" w:bottom="1531" w:left="1622" w:header="0" w:footer="57" w:gutter="0"/>
          <w:cols w:space="708"/>
          <w:docGrid w:linePitch="360"/>
        </w:sectPr>
      </w:pPr>
      <w:r w:rsidRPr="003657E7">
        <w:t xml:space="preserve">Een object </w:t>
      </w:r>
      <w:proofErr w:type="spellStart"/>
      <w:r w:rsidRPr="003657E7">
        <w:t>OlieGasChemicalienPijpleiding</w:t>
      </w:r>
      <w:proofErr w:type="spellEnd"/>
      <w:r w:rsidRPr="003657E7">
        <w:t xml:space="preserve"> van een net van het thema buisleiding gevaarlijke inhoud wordt verbijzonderd in een object Transportroutedeel waarin een paar specifieke attributen zijn opgenomen. Locatie van Transportroutedeel en een aantal basisattributen worden via INSPIRE en het </w:t>
      </w:r>
      <w:r w:rsidR="00AC0EB5">
        <w:t>WIBON</w:t>
      </w:r>
      <w:r w:rsidRPr="003657E7">
        <w:t xml:space="preserve"> model geleverd. Een Transportroutedeel is een onderdeel van een Transportroute. De Transportroute is de referentie voor </w:t>
      </w:r>
      <w:r w:rsidR="003657E7">
        <w:t xml:space="preserve">een optioneel object </w:t>
      </w:r>
      <w:proofErr w:type="spellStart"/>
      <w:r w:rsidRPr="003657E7">
        <w:t>TransportrouteRisico</w:t>
      </w:r>
      <w:proofErr w:type="spellEnd"/>
      <w:r w:rsidRPr="003657E7">
        <w:t xml:space="preserve"> met een risicocontour en een </w:t>
      </w:r>
      <w:r w:rsidR="003657E7">
        <w:t xml:space="preserve">verplicht object </w:t>
      </w:r>
      <w:proofErr w:type="spellStart"/>
      <w:r w:rsidRPr="003657E7">
        <w:t>EffectcontourDodelijk</w:t>
      </w:r>
      <w:proofErr w:type="spellEnd"/>
      <w:r w:rsidRPr="003657E7">
        <w:t xml:space="preserve">. </w:t>
      </w:r>
    </w:p>
    <w:p w14:paraId="34121591" w14:textId="77777777" w:rsidR="00F43B44" w:rsidRPr="00F43B44" w:rsidRDefault="00FE2B1B" w:rsidP="00FE2DB2">
      <w:pPr>
        <w:pStyle w:val="subparagraaftitel"/>
      </w:pPr>
      <w:bookmarkStart w:id="375" w:name="_Toc45195661"/>
      <w:r>
        <w:rPr>
          <w:noProof/>
        </w:rPr>
        <w:lastRenderedPageBreak/>
        <w:drawing>
          <wp:anchor distT="0" distB="0" distL="114300" distR="114300" simplePos="0" relativeHeight="251650560" behindDoc="0" locked="0" layoutInCell="1" allowOverlap="1" wp14:anchorId="2B1807A8" wp14:editId="18011A3F">
            <wp:simplePos x="0" y="0"/>
            <wp:positionH relativeFrom="column">
              <wp:posOffset>0</wp:posOffset>
            </wp:positionH>
            <wp:positionV relativeFrom="paragraph">
              <wp:posOffset>409575</wp:posOffset>
            </wp:positionV>
            <wp:extent cx="12816840" cy="8872855"/>
            <wp:effectExtent l="0" t="0" r="0" b="0"/>
            <wp:wrapTopAndBottom/>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3. IMSW_totaal.wmf"/>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2816840" cy="887285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w:t>
      </w:r>
      <w:r w:rsidR="001724FE" w:rsidRPr="000E3C4F">
        <w:t>Stedelijk</w:t>
      </w:r>
      <w:r w:rsidR="001724FE">
        <w:t xml:space="preserve"> water </w:t>
      </w:r>
      <w:r w:rsidR="00E331D9">
        <w:t>overzicht</w:t>
      </w:r>
      <w:r w:rsidR="00283BD6">
        <w:t>.</w:t>
      </w:r>
      <w:bookmarkStart w:id="376" w:name="_Toc473467893"/>
      <w:bookmarkStart w:id="377" w:name="_Toc473473913"/>
      <w:bookmarkStart w:id="378" w:name="_Toc476914341"/>
      <w:bookmarkStart w:id="379" w:name="_Toc476916683"/>
      <w:bookmarkStart w:id="380" w:name="_Toc476917812"/>
      <w:bookmarkStart w:id="381" w:name="_Toc476917918"/>
      <w:bookmarkStart w:id="382" w:name="_Toc476917987"/>
      <w:bookmarkStart w:id="383" w:name="_Toc473467894"/>
      <w:bookmarkStart w:id="384" w:name="_Toc473473914"/>
      <w:bookmarkStart w:id="385" w:name="_Toc476914342"/>
      <w:bookmarkStart w:id="386" w:name="_Toc476916684"/>
      <w:bookmarkStart w:id="387" w:name="_Toc476917813"/>
      <w:bookmarkStart w:id="388" w:name="_Toc476917919"/>
      <w:bookmarkStart w:id="389" w:name="_Toc476917988"/>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p>
    <w:p w14:paraId="34D23298" w14:textId="77777777" w:rsidR="00E331D9" w:rsidRDefault="00E331D9" w:rsidP="00E331D9"/>
    <w:p w14:paraId="7EEBBFAA" w14:textId="77777777" w:rsidR="005D3429" w:rsidRDefault="005D3429" w:rsidP="00E331D9">
      <w:pPr>
        <w:sectPr w:rsidR="005D3429" w:rsidSect="001724FE">
          <w:pgSz w:w="23814" w:h="16839" w:orient="landscape" w:code="8"/>
          <w:pgMar w:top="720" w:right="720" w:bottom="720" w:left="720" w:header="0" w:footer="57" w:gutter="0"/>
          <w:cols w:space="708"/>
          <w:docGrid w:linePitch="360"/>
        </w:sectPr>
      </w:pPr>
    </w:p>
    <w:p w14:paraId="3524E3C8" w14:textId="77777777" w:rsidR="00F72D0E" w:rsidRDefault="00E331D9" w:rsidP="000E3C4F">
      <w:pPr>
        <w:spacing w:line="240" w:lineRule="auto"/>
      </w:pPr>
      <w:r>
        <w:lastRenderedPageBreak/>
        <w:t>Toelichting op diagram:</w:t>
      </w:r>
    </w:p>
    <w:p w14:paraId="63432F6B" w14:textId="33932BD7" w:rsidR="001724FE" w:rsidRDefault="00F72D0E" w:rsidP="000E3C4F">
      <w:pPr>
        <w:spacing w:line="240" w:lineRule="auto"/>
      </w:pPr>
      <w:r>
        <w:t xml:space="preserve">Stedelijk water beperkt zich in het </w:t>
      </w:r>
      <w:r w:rsidR="00793B0B">
        <w:t>IMKL</w:t>
      </w:r>
      <w:r>
        <w:t xml:space="preserve"> verband tot het thema</w:t>
      </w:r>
      <w:r w:rsidR="001D0323">
        <w:t xml:space="preserve"> riool onder</w:t>
      </w:r>
      <w:r w:rsidR="00BF55BB">
        <w:t xml:space="preserve"> overdruk of onderdruk en riool </w:t>
      </w:r>
      <w:proofErr w:type="spellStart"/>
      <w:r w:rsidR="00BF55BB">
        <w:t>vrij</w:t>
      </w:r>
      <w:r w:rsidR="001D0323">
        <w:t>verval</w:t>
      </w:r>
      <w:proofErr w:type="spellEnd"/>
      <w:r w:rsidR="001D0323">
        <w:t xml:space="preserve">. Als specifieke informatie is een </w:t>
      </w:r>
      <w:proofErr w:type="spellStart"/>
      <w:r w:rsidR="001D0323">
        <w:t>waardelijst</w:t>
      </w:r>
      <w:proofErr w:type="spellEnd"/>
      <w:r w:rsidR="001D0323">
        <w:t xml:space="preserve"> voor type rioolleiding opgenomen.</w:t>
      </w:r>
      <w:r w:rsidR="009152BE">
        <w:t xml:space="preserve"> Voor het geografisch informatiemodel van stedelijk water is een afstemming met </w:t>
      </w:r>
      <w:r w:rsidR="00BD59BC">
        <w:t>het</w:t>
      </w:r>
      <w:r w:rsidR="009152BE">
        <w:t xml:space="preserve"> Gegevens</w:t>
      </w:r>
      <w:r w:rsidR="00673FC0">
        <w:t xml:space="preserve">woordenboek Stedelijk Water (GWSW) van belang. </w:t>
      </w:r>
      <w:r w:rsidR="00673FC0" w:rsidRPr="00DC57C0">
        <w:t xml:space="preserve">De waarden uit de </w:t>
      </w:r>
      <w:proofErr w:type="spellStart"/>
      <w:r w:rsidR="00673FC0" w:rsidRPr="00DC57C0">
        <w:t>waardelijst</w:t>
      </w:r>
      <w:proofErr w:type="spellEnd"/>
      <w:r w:rsidR="00673FC0" w:rsidRPr="00DC57C0">
        <w:t xml:space="preserve"> vinden hun definitie in dat gegevenswoordenboek.</w:t>
      </w:r>
      <w:r w:rsidR="00BF55BB" w:rsidRPr="00DC57C0">
        <w:t xml:space="preserve"> Het GWSW is beschikbaar via </w:t>
      </w:r>
      <w:ins w:id="390" w:author="Paul Janssen" w:date="2020-08-27T13:20:00Z">
        <w:r w:rsidR="00A51911">
          <w:fldChar w:fldCharType="begin"/>
        </w:r>
        <w:r w:rsidR="00A51911">
          <w:instrText xml:space="preserve"> HYPERLINK "</w:instrText>
        </w:r>
      </w:ins>
      <w:r w:rsidR="00A51911" w:rsidRPr="00A51911">
        <w:rPr>
          <w:rPrChange w:id="391" w:author="Paul Janssen" w:date="2020-08-27T13:20:00Z">
            <w:rPr>
              <w:rStyle w:val="Hyperlink"/>
            </w:rPr>
          </w:rPrChange>
        </w:rPr>
        <w:instrText>http</w:instrText>
      </w:r>
      <w:ins w:id="392" w:author="Paul Janssen" w:date="2020-08-27T13:20:00Z">
        <w:r w:rsidR="00A51911" w:rsidRPr="00A51911">
          <w:rPr>
            <w:rPrChange w:id="393" w:author="Paul Janssen" w:date="2020-08-27T13:20:00Z">
              <w:rPr>
                <w:rStyle w:val="Hyperlink"/>
              </w:rPr>
            </w:rPrChange>
          </w:rPr>
          <w:instrText>s</w:instrText>
        </w:r>
      </w:ins>
      <w:r w:rsidR="00A51911" w:rsidRPr="00A51911">
        <w:rPr>
          <w:rPrChange w:id="394" w:author="Paul Janssen" w:date="2020-08-27T13:20:00Z">
            <w:rPr>
              <w:rStyle w:val="Hyperlink"/>
            </w:rPr>
          </w:rPrChange>
        </w:rPr>
        <w:instrText>://data.gwsw.nl</w:instrText>
      </w:r>
      <w:ins w:id="395" w:author="Paul Janssen" w:date="2020-08-27T13:20:00Z">
        <w:r w:rsidR="00A51911">
          <w:instrText xml:space="preserve">" </w:instrText>
        </w:r>
        <w:r w:rsidR="00A51911">
          <w:fldChar w:fldCharType="separate"/>
        </w:r>
      </w:ins>
      <w:r w:rsidR="00A51911" w:rsidRPr="00A51911">
        <w:rPr>
          <w:rStyle w:val="Hyperlink"/>
        </w:rPr>
        <w:t>http</w:t>
      </w:r>
      <w:ins w:id="396" w:author="Paul Janssen" w:date="2020-08-27T13:20:00Z">
        <w:r w:rsidR="00A51911" w:rsidRPr="00A51911">
          <w:rPr>
            <w:rStyle w:val="Hyperlink"/>
          </w:rPr>
          <w:t>s</w:t>
        </w:r>
      </w:ins>
      <w:r w:rsidR="00A51911" w:rsidRPr="00A51911">
        <w:rPr>
          <w:rStyle w:val="Hyperlink"/>
        </w:rPr>
        <w:t>://data.gwsw.nl</w:t>
      </w:r>
      <w:ins w:id="397" w:author="Paul Janssen" w:date="2020-08-27T13:20:00Z">
        <w:r w:rsidR="00A51911">
          <w:fldChar w:fldCharType="end"/>
        </w:r>
      </w:ins>
      <w:r w:rsidR="00DC57C0">
        <w:rPr>
          <w:rStyle w:val="Hyperlink"/>
        </w:rPr>
        <w:t>.</w:t>
      </w:r>
      <w:r w:rsidR="00BF55BB" w:rsidRPr="00DC57C0">
        <w:t xml:space="preserve"> Elke term, definitie en attribuut is direct </w:t>
      </w:r>
      <w:r w:rsidR="00DC57C0">
        <w:t xml:space="preserve">te </w:t>
      </w:r>
      <w:r w:rsidR="00BF55BB" w:rsidRPr="00DC57C0">
        <w:t xml:space="preserve">bekijken via </w:t>
      </w:r>
      <w:ins w:id="398" w:author="Paul Janssen" w:date="2020-08-27T17:41:00Z">
        <w:r w:rsidR="00195740">
          <w:fldChar w:fldCharType="begin"/>
        </w:r>
        <w:r w:rsidR="00195740">
          <w:instrText xml:space="preserve"> HYPERLINK "</w:instrText>
        </w:r>
      </w:ins>
      <w:r w:rsidR="00195740" w:rsidRPr="00195740">
        <w:rPr>
          <w:rPrChange w:id="399" w:author="Paul Janssen" w:date="2020-08-27T17:41:00Z">
            <w:rPr>
              <w:rStyle w:val="Hyperlink"/>
            </w:rPr>
          </w:rPrChange>
        </w:rPr>
        <w:instrText>http</w:instrText>
      </w:r>
      <w:ins w:id="400" w:author="Paul Janssen" w:date="2020-08-27T13:20:00Z">
        <w:r w:rsidR="00195740" w:rsidRPr="00195740">
          <w:rPr>
            <w:rPrChange w:id="401" w:author="Paul Janssen" w:date="2020-08-27T17:41:00Z">
              <w:rPr>
                <w:rStyle w:val="Hyperlink"/>
              </w:rPr>
            </w:rPrChange>
          </w:rPr>
          <w:instrText>s</w:instrText>
        </w:r>
      </w:ins>
      <w:r w:rsidR="00195740" w:rsidRPr="00195740">
        <w:rPr>
          <w:rPrChange w:id="402" w:author="Paul Janssen" w:date="2020-08-27T17:41:00Z">
            <w:rPr>
              <w:rStyle w:val="Hyperlink"/>
            </w:rPr>
          </w:rPrChange>
        </w:rPr>
        <w:instrText>://data.gwsw.nl/</w:instrText>
      </w:r>
      <w:ins w:id="403" w:author="Paul Janssen" w:date="2020-08-27T17:41:00Z">
        <w:r w:rsidR="00195740" w:rsidRPr="00195740">
          <w:rPr>
            <w:rPrChange w:id="404" w:author="Paul Janssen" w:date="2020-08-27T17:41:00Z">
              <w:rPr>
                <w:rStyle w:val="Hyperlink"/>
              </w:rPr>
            </w:rPrChange>
          </w:rPr>
          <w:instrText>basis/</w:instrText>
        </w:r>
      </w:ins>
      <w:r w:rsidR="00195740" w:rsidRPr="00195740">
        <w:rPr>
          <w:rPrChange w:id="405" w:author="Paul Janssen" w:date="2020-08-27T17:41:00Z">
            <w:rPr>
              <w:rStyle w:val="Hyperlink"/>
              <w:i/>
              <w:iCs/>
            </w:rPr>
          </w:rPrChange>
        </w:rPr>
        <w:instrText>{term}</w:instrText>
      </w:r>
      <w:ins w:id="406" w:author="Paul Janssen" w:date="2020-08-27T17:41:00Z">
        <w:r w:rsidR="00195740">
          <w:instrText xml:space="preserve">" </w:instrText>
        </w:r>
        <w:r w:rsidR="00195740">
          <w:fldChar w:fldCharType="separate"/>
        </w:r>
      </w:ins>
      <w:r w:rsidR="00195740" w:rsidRPr="00195740">
        <w:rPr>
          <w:rStyle w:val="Hyperlink"/>
        </w:rPr>
        <w:t>http</w:t>
      </w:r>
      <w:ins w:id="407" w:author="Paul Janssen" w:date="2020-08-27T13:20:00Z">
        <w:r w:rsidR="00195740" w:rsidRPr="00195740">
          <w:rPr>
            <w:rStyle w:val="Hyperlink"/>
          </w:rPr>
          <w:t>s</w:t>
        </w:r>
      </w:ins>
      <w:r w:rsidR="00195740" w:rsidRPr="00195740">
        <w:rPr>
          <w:rStyle w:val="Hyperlink"/>
        </w:rPr>
        <w:t>://data.gwsw.nl/</w:t>
      </w:r>
      <w:ins w:id="408" w:author="Paul Janssen" w:date="2020-08-27T17:41:00Z">
        <w:r w:rsidR="00195740" w:rsidRPr="00195740">
          <w:rPr>
            <w:rStyle w:val="Hyperlink"/>
          </w:rPr>
          <w:t>basis/</w:t>
        </w:r>
      </w:ins>
      <w:r w:rsidR="00195740" w:rsidRPr="00195740">
        <w:rPr>
          <w:rStyle w:val="Hyperlink"/>
          <w:i/>
          <w:iCs/>
        </w:rPr>
        <w:t>{term}</w:t>
      </w:r>
      <w:ins w:id="409" w:author="Paul Janssen" w:date="2020-08-27T17:41:00Z">
        <w:r w:rsidR="00195740">
          <w:fldChar w:fldCharType="end"/>
        </w:r>
      </w:ins>
      <w:r w:rsidR="00DC57C0" w:rsidRPr="00DC57C0">
        <w:rPr>
          <w:rStyle w:val="Hyperlink"/>
          <w:i/>
          <w:iCs/>
        </w:rPr>
        <w:t>/</w:t>
      </w:r>
      <w:r w:rsidR="00BF55BB" w:rsidRPr="00DC57C0">
        <w:t xml:space="preserve">, bijvoorbeeld </w:t>
      </w:r>
      <w:ins w:id="410" w:author="Paul Janssen" w:date="2020-08-27T17:41:00Z">
        <w:r w:rsidR="00195740">
          <w:fldChar w:fldCharType="begin"/>
        </w:r>
        <w:r w:rsidR="00195740">
          <w:instrText xml:space="preserve"> HYPERLINK "</w:instrText>
        </w:r>
      </w:ins>
      <w:r w:rsidR="00195740" w:rsidRPr="00195740">
        <w:rPr>
          <w:rPrChange w:id="411" w:author="Paul Janssen" w:date="2020-08-27T17:41:00Z">
            <w:rPr>
              <w:rStyle w:val="Hyperlink"/>
            </w:rPr>
          </w:rPrChange>
        </w:rPr>
        <w:instrText>http</w:instrText>
      </w:r>
      <w:ins w:id="412" w:author="Paul Janssen" w:date="2020-08-27T13:20:00Z">
        <w:r w:rsidR="00195740" w:rsidRPr="00195740">
          <w:rPr>
            <w:rPrChange w:id="413" w:author="Paul Janssen" w:date="2020-08-27T17:41:00Z">
              <w:rPr>
                <w:rStyle w:val="Hyperlink"/>
              </w:rPr>
            </w:rPrChange>
          </w:rPr>
          <w:instrText>s</w:instrText>
        </w:r>
      </w:ins>
      <w:r w:rsidR="00195740" w:rsidRPr="00195740">
        <w:rPr>
          <w:rPrChange w:id="414" w:author="Paul Janssen" w:date="2020-08-27T17:41:00Z">
            <w:rPr>
              <w:rStyle w:val="Hyperlink"/>
            </w:rPr>
          </w:rPrChange>
        </w:rPr>
        <w:instrText>://data.gwsw.nl/</w:instrText>
      </w:r>
      <w:ins w:id="415" w:author="Paul Janssen" w:date="2020-08-27T17:41:00Z">
        <w:r w:rsidR="00195740" w:rsidRPr="00195740">
          <w:rPr>
            <w:rPrChange w:id="416" w:author="Paul Janssen" w:date="2020-08-27T17:41:00Z">
              <w:rPr>
                <w:rStyle w:val="Hyperlink"/>
              </w:rPr>
            </w:rPrChange>
          </w:rPr>
          <w:instrText>basis/</w:instrText>
        </w:r>
      </w:ins>
      <w:r w:rsidR="00195740" w:rsidRPr="00195740">
        <w:rPr>
          <w:rPrChange w:id="417" w:author="Paul Janssen" w:date="2020-08-27T17:41:00Z">
            <w:rPr>
              <w:rStyle w:val="Hyperlink"/>
            </w:rPr>
          </w:rPrChange>
        </w:rPr>
        <w:instrText>vrijvervalrioolleiding/</w:instrText>
      </w:r>
      <w:ins w:id="418" w:author="Paul Janssen" w:date="2020-08-27T17:41:00Z">
        <w:r w:rsidR="00195740">
          <w:instrText xml:space="preserve">" </w:instrText>
        </w:r>
        <w:r w:rsidR="00195740">
          <w:fldChar w:fldCharType="separate"/>
        </w:r>
      </w:ins>
      <w:r w:rsidR="00195740" w:rsidRPr="00195740">
        <w:rPr>
          <w:rStyle w:val="Hyperlink"/>
        </w:rPr>
        <w:t>http</w:t>
      </w:r>
      <w:ins w:id="419" w:author="Paul Janssen" w:date="2020-08-27T13:20:00Z">
        <w:r w:rsidR="00195740" w:rsidRPr="00263652">
          <w:rPr>
            <w:rStyle w:val="Hyperlink"/>
          </w:rPr>
          <w:t>s</w:t>
        </w:r>
      </w:ins>
      <w:r w:rsidR="00195740" w:rsidRPr="00263652">
        <w:rPr>
          <w:rStyle w:val="Hyperlink"/>
        </w:rPr>
        <w:t>://data.gwsw.nl/</w:t>
      </w:r>
      <w:ins w:id="420" w:author="Paul Janssen" w:date="2020-08-27T17:41:00Z">
        <w:r w:rsidR="00195740" w:rsidRPr="00263652">
          <w:rPr>
            <w:rStyle w:val="Hyperlink"/>
          </w:rPr>
          <w:t>basis/</w:t>
        </w:r>
      </w:ins>
      <w:r w:rsidR="00195740" w:rsidRPr="00263652">
        <w:rPr>
          <w:rStyle w:val="Hyperlink"/>
        </w:rPr>
        <w:t>vrijvervalrioolleiding/</w:t>
      </w:r>
      <w:ins w:id="421" w:author="Paul Janssen" w:date="2020-08-27T17:41:00Z">
        <w:r w:rsidR="00195740">
          <w:fldChar w:fldCharType="end"/>
        </w:r>
      </w:ins>
      <w:r w:rsidR="00BF55BB" w:rsidRPr="00DC57C0">
        <w:t>.</w:t>
      </w:r>
      <w:r w:rsidR="00DC57C0">
        <w:t xml:space="preserve"> Meer informatie over GWSW is te vinden op: </w:t>
      </w:r>
      <w:hyperlink r:id="rId59" w:history="1">
        <w:r w:rsidR="00DC57C0">
          <w:rPr>
            <w:rStyle w:val="Hyperlink"/>
          </w:rPr>
          <w:t>https://www.riool.net/applicaties/gegevenswoordenboek-stedelijk-water</w:t>
        </w:r>
      </w:hyperlink>
      <w:r w:rsidR="00DC57C0">
        <w:t>.</w:t>
      </w:r>
      <w:r w:rsidR="001724FE">
        <w:br w:type="page"/>
      </w:r>
    </w:p>
    <w:p w14:paraId="237F0BD1" w14:textId="77777777" w:rsidR="002370BA" w:rsidRDefault="002370BA" w:rsidP="001724FE"/>
    <w:p w14:paraId="5BF512A3" w14:textId="77777777" w:rsidR="00576E1A" w:rsidRDefault="00F921B7" w:rsidP="008C2572">
      <w:pPr>
        <w:pStyle w:val="Paragraaftitel"/>
      </w:pPr>
      <w:bookmarkStart w:id="422" w:name="_Toc45195662"/>
      <w:r>
        <w:t>Object</w:t>
      </w:r>
      <w:r w:rsidR="00A26E72">
        <w:t>catalogus</w:t>
      </w:r>
      <w:r w:rsidR="00283BD6">
        <w:t>.</w:t>
      </w:r>
      <w:bookmarkEnd w:id="422"/>
    </w:p>
    <w:p w14:paraId="63D8DC84" w14:textId="1BA89807" w:rsidR="00FE2DB2" w:rsidRDefault="00F003DD" w:rsidP="00FE2DB2">
      <w:pPr>
        <w:spacing w:line="240" w:lineRule="atLeast"/>
        <w:jc w:val="left"/>
      </w:pPr>
      <w:r>
        <w:t xml:space="preserve">De </w:t>
      </w:r>
      <w:r w:rsidR="00793B0B">
        <w:t>IMKL</w:t>
      </w:r>
      <w:r>
        <w:t xml:space="preserve"> objectcatalogus is opgenomen in een apart document </w:t>
      </w:r>
      <w:r w:rsidR="00793B0B">
        <w:t>IMKL</w:t>
      </w:r>
      <w:r>
        <w:t xml:space="preserve"> – Objectcatalogus. </w:t>
      </w:r>
      <w:r w:rsidR="001750A2">
        <w:t>In deze paragraaf</w:t>
      </w:r>
      <w:r>
        <w:t xml:space="preserve"> zijn de metadata en de lijst met </w:t>
      </w:r>
      <w:r w:rsidR="00F921B7">
        <w:t xml:space="preserve">objecttypes opgenomen. Voor de volledige beschrijving wordt naar het document </w:t>
      </w:r>
      <w:r w:rsidR="00793B0B">
        <w:t>IMKL</w:t>
      </w:r>
      <w:r w:rsidR="00F921B7">
        <w:t xml:space="preserve"> – Objectcatalogus verwezen.</w:t>
      </w:r>
      <w:bookmarkStart w:id="423" w:name="_Toc449098876"/>
    </w:p>
    <w:p w14:paraId="1190A3F9" w14:textId="77777777" w:rsidR="00FE2DB2" w:rsidRDefault="00FE2DB2" w:rsidP="00FE2DB2">
      <w:pPr>
        <w:spacing w:line="240" w:lineRule="atLeast"/>
        <w:jc w:val="left"/>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5722"/>
      </w:tblGrid>
      <w:tr w:rsidR="00FE2DB2" w:rsidRPr="00211078" w14:paraId="4F5454A8"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4EF5022" w14:textId="77777777" w:rsidR="00FE2DB2" w:rsidRPr="00211078" w:rsidRDefault="00FE2DB2" w:rsidP="00FE2DB2">
            <w:pPr>
              <w:jc w:val="left"/>
            </w:pPr>
            <w:r>
              <w:t>Objectcatalogus metadata:</w:t>
            </w:r>
            <w:r w:rsidDel="005D68B2">
              <w:t xml:space="preserve"> </w:t>
            </w:r>
            <w:r w:rsidRPr="00211078">
              <w:t>Naam van feature catalogus</w:t>
            </w:r>
          </w:p>
        </w:tc>
        <w:tc>
          <w:tcPr>
            <w:tcW w:w="0" w:type="auto"/>
            <w:tcBorders>
              <w:top w:val="outset" w:sz="6" w:space="0" w:color="auto"/>
              <w:left w:val="outset" w:sz="6" w:space="0" w:color="auto"/>
              <w:bottom w:val="outset" w:sz="6" w:space="0" w:color="auto"/>
              <w:right w:val="outset" w:sz="6" w:space="0" w:color="auto"/>
            </w:tcBorders>
            <w:hideMark/>
          </w:tcPr>
          <w:p w14:paraId="1BE22FE6" w14:textId="12C196DE" w:rsidR="00FE2DB2" w:rsidRPr="00211078" w:rsidRDefault="00793B0B" w:rsidP="00FE2DB2">
            <w:pPr>
              <w:jc w:val="left"/>
            </w:pPr>
            <w:r>
              <w:t>IMKL</w:t>
            </w:r>
          </w:p>
        </w:tc>
      </w:tr>
      <w:tr w:rsidR="00FE2DB2" w:rsidRPr="00211078" w14:paraId="17E74F12"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140A385" w14:textId="77777777" w:rsidR="00FE2DB2" w:rsidRPr="00211078" w:rsidRDefault="00FE2DB2" w:rsidP="00FE2DB2">
            <w:pPr>
              <w:jc w:val="left"/>
            </w:pPr>
            <w:r w:rsidRPr="00211078">
              <w:t>Scope</w:t>
            </w:r>
          </w:p>
        </w:tc>
        <w:tc>
          <w:tcPr>
            <w:tcW w:w="0" w:type="auto"/>
            <w:tcBorders>
              <w:top w:val="outset" w:sz="6" w:space="0" w:color="auto"/>
              <w:left w:val="outset" w:sz="6" w:space="0" w:color="auto"/>
              <w:bottom w:val="outset" w:sz="6" w:space="0" w:color="auto"/>
              <w:right w:val="outset" w:sz="6" w:space="0" w:color="auto"/>
            </w:tcBorders>
            <w:hideMark/>
          </w:tcPr>
          <w:p w14:paraId="57CE1422" w14:textId="604E18E5" w:rsidR="00FE2DB2" w:rsidRPr="00211078" w:rsidRDefault="00793B0B" w:rsidP="00FE2DB2">
            <w:pPr>
              <w:jc w:val="left"/>
            </w:pPr>
            <w:r>
              <w:t>IMKL</w:t>
            </w:r>
          </w:p>
        </w:tc>
      </w:tr>
      <w:tr w:rsidR="00FE2DB2" w:rsidRPr="00211078" w14:paraId="2D6295E1"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1FD11C8A" w14:textId="77777777" w:rsidR="00FE2DB2" w:rsidRPr="00211078" w:rsidRDefault="00FE2DB2" w:rsidP="00FE2DB2">
            <w:pPr>
              <w:jc w:val="left"/>
            </w:pPr>
            <w:r w:rsidRPr="00211078">
              <w:t>Versienummer</w:t>
            </w:r>
          </w:p>
        </w:tc>
        <w:tc>
          <w:tcPr>
            <w:tcW w:w="0" w:type="auto"/>
            <w:tcBorders>
              <w:top w:val="outset" w:sz="6" w:space="0" w:color="auto"/>
              <w:left w:val="outset" w:sz="6" w:space="0" w:color="auto"/>
              <w:bottom w:val="outset" w:sz="6" w:space="0" w:color="auto"/>
              <w:right w:val="outset" w:sz="6" w:space="0" w:color="auto"/>
            </w:tcBorders>
            <w:hideMark/>
          </w:tcPr>
          <w:p w14:paraId="34409A0C" w14:textId="79253CB1" w:rsidR="00FE2DB2" w:rsidRPr="00211078" w:rsidRDefault="00FE2DB2" w:rsidP="00FE2DB2">
            <w:pPr>
              <w:jc w:val="left"/>
            </w:pPr>
            <w:r w:rsidRPr="00211078">
              <w:t xml:space="preserve">IMKL versie </w:t>
            </w:r>
            <w:r w:rsidR="00B92351">
              <w:t>2.0</w:t>
            </w:r>
          </w:p>
        </w:tc>
      </w:tr>
      <w:tr w:rsidR="00FE2DB2" w:rsidRPr="00211078" w14:paraId="2FCD5650"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3A1C9235" w14:textId="77777777" w:rsidR="00FE2DB2" w:rsidRPr="00211078" w:rsidRDefault="00FE2DB2" w:rsidP="00FE2DB2">
            <w:pPr>
              <w:jc w:val="left"/>
            </w:pPr>
            <w:r w:rsidRPr="00211078">
              <w:t>Versiedatum</w:t>
            </w:r>
          </w:p>
        </w:tc>
        <w:tc>
          <w:tcPr>
            <w:tcW w:w="0" w:type="auto"/>
            <w:tcBorders>
              <w:top w:val="outset" w:sz="6" w:space="0" w:color="auto"/>
              <w:left w:val="outset" w:sz="6" w:space="0" w:color="auto"/>
              <w:bottom w:val="outset" w:sz="6" w:space="0" w:color="auto"/>
              <w:right w:val="outset" w:sz="6" w:space="0" w:color="auto"/>
            </w:tcBorders>
            <w:hideMark/>
          </w:tcPr>
          <w:p w14:paraId="7521E14E" w14:textId="016B57FF" w:rsidR="00FE2DB2" w:rsidRPr="00211078" w:rsidRDefault="00B92351" w:rsidP="00FE2DB2">
            <w:pPr>
              <w:jc w:val="left"/>
            </w:pPr>
            <w:r w:rsidRPr="00211078">
              <w:t>20</w:t>
            </w:r>
            <w:r>
              <w:t>20</w:t>
            </w:r>
            <w:r w:rsidR="00FE2DB2" w:rsidRPr="00211078">
              <w:t>-</w:t>
            </w:r>
            <w:r w:rsidR="00DC57C0" w:rsidRPr="00211078">
              <w:t>0</w:t>
            </w:r>
            <w:r w:rsidR="00DC57C0">
              <w:t>7</w:t>
            </w:r>
            <w:r w:rsidR="00FE2DB2" w:rsidRPr="00211078">
              <w:t>-</w:t>
            </w:r>
            <w:r w:rsidR="00DC57C0">
              <w:t>9</w:t>
            </w:r>
          </w:p>
        </w:tc>
      </w:tr>
      <w:tr w:rsidR="00FE2DB2" w:rsidRPr="00211078" w14:paraId="735F7A53"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37500F8" w14:textId="77777777" w:rsidR="00FE2DB2" w:rsidRPr="00211078" w:rsidRDefault="00FE2DB2" w:rsidP="00FE2DB2">
            <w:pPr>
              <w:jc w:val="left"/>
            </w:pPr>
            <w:r w:rsidRPr="00211078">
              <w:t>Herkomst Definities</w:t>
            </w:r>
          </w:p>
        </w:tc>
        <w:tc>
          <w:tcPr>
            <w:tcW w:w="0" w:type="auto"/>
            <w:tcBorders>
              <w:top w:val="outset" w:sz="6" w:space="0" w:color="auto"/>
              <w:left w:val="outset" w:sz="6" w:space="0" w:color="auto"/>
              <w:bottom w:val="outset" w:sz="6" w:space="0" w:color="auto"/>
              <w:right w:val="outset" w:sz="6" w:space="0" w:color="auto"/>
            </w:tcBorders>
            <w:hideMark/>
          </w:tcPr>
          <w:p w14:paraId="6AB315FD" w14:textId="2AFCE02A" w:rsidR="00FE2DB2" w:rsidRPr="00211078" w:rsidRDefault="00FE2DB2" w:rsidP="00FE2DB2">
            <w:pPr>
              <w:jc w:val="left"/>
            </w:pPr>
            <w:r w:rsidRPr="00211078">
              <w:t xml:space="preserve">Dataspecificatie </w:t>
            </w:r>
            <w:r w:rsidR="00793B0B">
              <w:t>IMKL</w:t>
            </w:r>
          </w:p>
        </w:tc>
      </w:tr>
    </w:tbl>
    <w:p w14:paraId="30E4C62D" w14:textId="77777777" w:rsidR="00FE2DB2" w:rsidRDefault="00FE2DB2" w:rsidP="00FE2DB2">
      <w:pPr>
        <w:spacing w:line="240" w:lineRule="atLeast"/>
        <w:jc w:val="left"/>
      </w:pPr>
    </w:p>
    <w:p w14:paraId="53938849" w14:textId="77777777" w:rsidR="00573FDF" w:rsidRDefault="00573FDF" w:rsidP="00A066AD"/>
    <w:p w14:paraId="5DE02D7D" w14:textId="77777777" w:rsidR="003D534C" w:rsidRDefault="00A066AD" w:rsidP="003D534C">
      <w:pPr>
        <w:jc w:val="left"/>
      </w:pPr>
      <w:r w:rsidRPr="00F73526">
        <w:t xml:space="preserve">Types gedefinieerd in de </w:t>
      </w:r>
      <w:r>
        <w:t>object</w:t>
      </w:r>
      <w:r w:rsidRPr="00F73526">
        <w:t>catalogus</w:t>
      </w:r>
      <w:bookmarkEnd w:id="423"/>
      <w:r>
        <w:t>:</w:t>
      </w:r>
      <w:r w:rsidR="00573FDF">
        <w:t xml:space="preserve"> </w:t>
      </w:r>
      <w:bookmarkStart w:id="424" w:name="_Toc406679648"/>
      <w:bookmarkEnd w:id="424"/>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164"/>
        <w:gridCol w:w="3327"/>
        <w:gridCol w:w="1231"/>
      </w:tblGrid>
      <w:tr w:rsidR="003D534C" w:rsidRPr="00A25D4D" w14:paraId="6349C0E5" w14:textId="77777777" w:rsidTr="00897291">
        <w:trPr>
          <w:trHeight w:val="225"/>
          <w:tblHeader/>
          <w:tblCellSpacing w:w="0" w:type="dxa"/>
        </w:trPr>
        <w:tc>
          <w:tcPr>
            <w:tcW w:w="4185"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7C3DED7F" w14:textId="77777777" w:rsidR="003D534C" w:rsidRPr="00A25D4D" w:rsidRDefault="003D534C" w:rsidP="00B24519">
            <w:r w:rsidRPr="00A25D4D">
              <w:rPr>
                <w:b/>
                <w:bCs/>
              </w:rPr>
              <w:t>Type</w:t>
            </w:r>
          </w:p>
        </w:tc>
        <w:tc>
          <w:tcPr>
            <w:tcW w:w="3306"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6ECD2036" w14:textId="77777777" w:rsidR="003D534C" w:rsidRPr="00A25D4D" w:rsidRDefault="003D534C" w:rsidP="00B24519">
            <w:r w:rsidRPr="00A25D4D">
              <w:rPr>
                <w:b/>
                <w:bCs/>
              </w:rPr>
              <w:t>Package</w:t>
            </w:r>
          </w:p>
        </w:tc>
        <w:tc>
          <w:tcPr>
            <w:tcW w:w="1231"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4E59BA37" w14:textId="77777777" w:rsidR="003D534C" w:rsidRPr="00A25D4D" w:rsidRDefault="003D534C" w:rsidP="00B24519">
            <w:r w:rsidRPr="00A25D4D">
              <w:rPr>
                <w:b/>
                <w:bCs/>
              </w:rPr>
              <w:t>Stereotypes</w:t>
            </w:r>
          </w:p>
        </w:tc>
      </w:tr>
      <w:tr w:rsidR="003D534C" w:rsidRPr="00A25D4D" w14:paraId="1F8E8E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7A0721" w14:textId="77777777" w:rsidR="003D534C" w:rsidRPr="00A25D4D" w:rsidRDefault="003D534C" w:rsidP="00B24519">
            <w:proofErr w:type="spellStart"/>
            <w:r w:rsidRPr="00A25D4D">
              <w:t>AanduidingEisVoorzorgsmaatregel</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7705315" w14:textId="55EB55B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301B2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E6E3B3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08E39A" w14:textId="77777777" w:rsidR="003D534C" w:rsidRPr="00A25D4D" w:rsidRDefault="003D534C" w:rsidP="00B24519">
            <w:proofErr w:type="spellStart"/>
            <w:r w:rsidRPr="00A25D4D">
              <w:t>AanvraagSoortContact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106D53" w14:textId="3AE06B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43EF5F4"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1DFDA15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E2F2A3" w14:textId="77777777" w:rsidR="003D534C" w:rsidRPr="00A25D4D" w:rsidRDefault="003D534C" w:rsidP="00B24519">
            <w:proofErr w:type="spellStart"/>
            <w:r w:rsidRPr="00A25D4D">
              <w:t>AanvraagSoortValue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E835DDD" w14:textId="656E78C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0B4AA7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DA351E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23E405" w14:textId="77777777" w:rsidR="003D534C" w:rsidRPr="00A25D4D" w:rsidRDefault="003D534C" w:rsidP="00B24519">
            <w:r w:rsidRPr="00A25D4D">
              <w:t>Aanvrager</w:t>
            </w:r>
          </w:p>
        </w:tc>
        <w:tc>
          <w:tcPr>
            <w:tcW w:w="0" w:type="auto"/>
            <w:tcBorders>
              <w:top w:val="outset" w:sz="6" w:space="0" w:color="auto"/>
              <w:left w:val="outset" w:sz="6" w:space="0" w:color="auto"/>
              <w:bottom w:val="outset" w:sz="6" w:space="0" w:color="auto"/>
              <w:right w:val="outset" w:sz="6" w:space="0" w:color="auto"/>
            </w:tcBorders>
            <w:hideMark/>
          </w:tcPr>
          <w:p w14:paraId="49EF63FD" w14:textId="6FE0445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DBC862"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4026297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D8935B9" w14:textId="77777777" w:rsidR="003D534C" w:rsidRPr="00A25D4D" w:rsidRDefault="003D534C" w:rsidP="00B24519">
            <w:r w:rsidRPr="00A25D4D">
              <w:t>Achtergrondkaart</w:t>
            </w:r>
          </w:p>
        </w:tc>
        <w:tc>
          <w:tcPr>
            <w:tcW w:w="0" w:type="auto"/>
            <w:tcBorders>
              <w:top w:val="outset" w:sz="6" w:space="0" w:color="auto"/>
              <w:left w:val="outset" w:sz="6" w:space="0" w:color="auto"/>
              <w:bottom w:val="outset" w:sz="6" w:space="0" w:color="auto"/>
              <w:right w:val="outset" w:sz="6" w:space="0" w:color="auto"/>
            </w:tcBorders>
            <w:hideMark/>
          </w:tcPr>
          <w:p w14:paraId="43DEE641" w14:textId="1B8212D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3422C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789A68C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11B4E4" w14:textId="77777777" w:rsidR="003D534C" w:rsidRPr="00A25D4D" w:rsidRDefault="003D534C" w:rsidP="00B24519">
            <w:proofErr w:type="spellStart"/>
            <w:r w:rsidRPr="00A25D4D">
              <w:t>AchtergrondkaartSoortValue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554F91" w14:textId="3DC7935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8DA451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D2B271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B1EB03" w14:textId="77777777" w:rsidR="003D534C" w:rsidRPr="00A25D4D" w:rsidRDefault="003D534C" w:rsidP="00B24519">
            <w:r w:rsidRPr="00A25D4D">
              <w:t>Adres</w:t>
            </w:r>
          </w:p>
        </w:tc>
        <w:tc>
          <w:tcPr>
            <w:tcW w:w="0" w:type="auto"/>
            <w:tcBorders>
              <w:top w:val="outset" w:sz="6" w:space="0" w:color="auto"/>
              <w:left w:val="outset" w:sz="6" w:space="0" w:color="auto"/>
              <w:bottom w:val="outset" w:sz="6" w:space="0" w:color="auto"/>
              <w:right w:val="outset" w:sz="6" w:space="0" w:color="auto"/>
            </w:tcBorders>
            <w:hideMark/>
          </w:tcPr>
          <w:p w14:paraId="0291BAC5" w14:textId="298BB4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B6C187"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68F4FF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B87A667" w14:textId="77777777" w:rsidR="003D534C" w:rsidRPr="00A25D4D" w:rsidRDefault="003D534C" w:rsidP="00B24519">
            <w:r w:rsidRPr="00A25D4D">
              <w:t>Annotatie</w:t>
            </w:r>
          </w:p>
        </w:tc>
        <w:tc>
          <w:tcPr>
            <w:tcW w:w="0" w:type="auto"/>
            <w:tcBorders>
              <w:top w:val="outset" w:sz="6" w:space="0" w:color="auto"/>
              <w:left w:val="outset" w:sz="6" w:space="0" w:color="auto"/>
              <w:bottom w:val="outset" w:sz="6" w:space="0" w:color="auto"/>
              <w:right w:val="outset" w:sz="6" w:space="0" w:color="auto"/>
            </w:tcBorders>
            <w:hideMark/>
          </w:tcPr>
          <w:p w14:paraId="3E07795C" w14:textId="3C449F66"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FC7A44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68F01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9F3BEFD" w14:textId="77777777" w:rsidR="003D534C" w:rsidRPr="00A25D4D" w:rsidRDefault="003D534C" w:rsidP="00B24519">
            <w:proofErr w:type="spellStart"/>
            <w:r w:rsidRPr="00A25D4D">
              <w:t>AnnotatieTypeValue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F2AD5A" w14:textId="3C80E1D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F12D7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67C41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CE6F80" w14:textId="77777777" w:rsidR="003D534C" w:rsidRPr="00A25D4D" w:rsidRDefault="003D534C" w:rsidP="00B24519">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3986B98" w14:textId="2388CB2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964AE3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3555C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EAD82C" w14:textId="77777777" w:rsidR="003D534C" w:rsidRPr="00A25D4D" w:rsidRDefault="003D534C" w:rsidP="00B24519">
            <w:r w:rsidRPr="00A25D4D">
              <w:t>Beheerder</w:t>
            </w:r>
          </w:p>
        </w:tc>
        <w:tc>
          <w:tcPr>
            <w:tcW w:w="0" w:type="auto"/>
            <w:tcBorders>
              <w:top w:val="outset" w:sz="6" w:space="0" w:color="auto"/>
              <w:left w:val="outset" w:sz="6" w:space="0" w:color="auto"/>
              <w:bottom w:val="outset" w:sz="6" w:space="0" w:color="auto"/>
              <w:right w:val="outset" w:sz="6" w:space="0" w:color="auto"/>
            </w:tcBorders>
            <w:hideMark/>
          </w:tcPr>
          <w:p w14:paraId="1773DAB1" w14:textId="306DBC1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2996F7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45FAEA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CF5BC3" w14:textId="77777777" w:rsidR="003D534C" w:rsidRPr="00A25D4D" w:rsidRDefault="003D534C" w:rsidP="00B24519">
            <w:r w:rsidRPr="00A25D4D">
              <w:t>Belang</w:t>
            </w:r>
          </w:p>
        </w:tc>
        <w:tc>
          <w:tcPr>
            <w:tcW w:w="0" w:type="auto"/>
            <w:tcBorders>
              <w:top w:val="outset" w:sz="6" w:space="0" w:color="auto"/>
              <w:left w:val="outset" w:sz="6" w:space="0" w:color="auto"/>
              <w:bottom w:val="outset" w:sz="6" w:space="0" w:color="auto"/>
              <w:right w:val="outset" w:sz="6" w:space="0" w:color="auto"/>
            </w:tcBorders>
            <w:hideMark/>
          </w:tcPr>
          <w:p w14:paraId="1A00286D" w14:textId="4B36C07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31B963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E5402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5BC0640" w14:textId="77777777" w:rsidR="003D534C" w:rsidRPr="00A25D4D" w:rsidRDefault="003D534C" w:rsidP="00B24519">
            <w:r w:rsidRPr="00A25D4D">
              <w:t>BelangGeneriek</w:t>
            </w:r>
          </w:p>
        </w:tc>
        <w:tc>
          <w:tcPr>
            <w:tcW w:w="0" w:type="auto"/>
            <w:tcBorders>
              <w:top w:val="outset" w:sz="6" w:space="0" w:color="auto"/>
              <w:left w:val="outset" w:sz="6" w:space="0" w:color="auto"/>
              <w:bottom w:val="outset" w:sz="6" w:space="0" w:color="auto"/>
              <w:right w:val="outset" w:sz="6" w:space="0" w:color="auto"/>
            </w:tcBorders>
            <w:hideMark/>
          </w:tcPr>
          <w:p w14:paraId="194886F7" w14:textId="6A824A2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6E70A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0068FC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EDA6DC3" w14:textId="77777777" w:rsidR="003D534C" w:rsidRPr="00A25D4D" w:rsidRDefault="003D534C" w:rsidP="00B24519">
            <w:r w:rsidRPr="00A25D4D">
              <w:t>Belanghebbende</w:t>
            </w:r>
          </w:p>
        </w:tc>
        <w:tc>
          <w:tcPr>
            <w:tcW w:w="0" w:type="auto"/>
            <w:tcBorders>
              <w:top w:val="outset" w:sz="6" w:space="0" w:color="auto"/>
              <w:left w:val="outset" w:sz="6" w:space="0" w:color="auto"/>
              <w:bottom w:val="outset" w:sz="6" w:space="0" w:color="auto"/>
              <w:right w:val="outset" w:sz="6" w:space="0" w:color="auto"/>
            </w:tcBorders>
            <w:hideMark/>
          </w:tcPr>
          <w:p w14:paraId="3CB18CA9" w14:textId="379D6E2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26DF96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0F268B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C5D20F" w14:textId="77777777" w:rsidR="003D534C" w:rsidRPr="00A25D4D" w:rsidRDefault="003D534C" w:rsidP="00B24519">
            <w:proofErr w:type="spellStart"/>
            <w:r w:rsidRPr="00A25D4D">
              <w:t>BestandMediaTypeValue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E1845FF" w14:textId="5BB718D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441F21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F5C0A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A87CC3" w14:textId="77777777" w:rsidR="003D534C" w:rsidRPr="00A25D4D" w:rsidRDefault="003D534C" w:rsidP="00B24519">
            <w:r w:rsidRPr="00A25D4D">
              <w:t>Bijlage</w:t>
            </w:r>
          </w:p>
        </w:tc>
        <w:tc>
          <w:tcPr>
            <w:tcW w:w="0" w:type="auto"/>
            <w:tcBorders>
              <w:top w:val="outset" w:sz="6" w:space="0" w:color="auto"/>
              <w:left w:val="outset" w:sz="6" w:space="0" w:color="auto"/>
              <w:bottom w:val="outset" w:sz="6" w:space="0" w:color="auto"/>
              <w:right w:val="outset" w:sz="6" w:space="0" w:color="auto"/>
            </w:tcBorders>
            <w:hideMark/>
          </w:tcPr>
          <w:p w14:paraId="50C732D6" w14:textId="22844BA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4F613A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130FA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FEBEB5" w14:textId="77777777" w:rsidR="003D534C" w:rsidRPr="00A25D4D" w:rsidRDefault="003D534C" w:rsidP="00B24519">
            <w:proofErr w:type="spellStart"/>
            <w:r w:rsidRPr="00A25D4D">
              <w:t>BijlageTypeValue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FE6EA51" w14:textId="7CE61AA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B7E09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B4CA26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FE0010" w14:textId="77777777" w:rsidR="003D534C" w:rsidRPr="00A25D4D" w:rsidRDefault="003D534C" w:rsidP="00B24519">
            <w:proofErr w:type="spellStart"/>
            <w:r w:rsidRPr="00A25D4D">
              <w:t>BuisleidingTypeValue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15514DE" w14:textId="5012BB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0E652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5F0F7D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000E3C" w14:textId="77777777" w:rsidR="003D534C" w:rsidRPr="00A25D4D" w:rsidRDefault="003D534C" w:rsidP="00B24519">
            <w:proofErr w:type="spellStart"/>
            <w:r w:rsidRPr="00A25D4D">
              <w:t>BuisSpecifiek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B2ED715" w14:textId="581703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FE1EC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EF950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60CAB3" w14:textId="77777777" w:rsidR="003D534C" w:rsidRPr="00A25D4D" w:rsidRDefault="003D534C" w:rsidP="00B24519">
            <w:proofErr w:type="spellStart"/>
            <w:r w:rsidRPr="00A25D4D">
              <w:t>ConditionOfFacilityIMKLValue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4CF58A" w14:textId="3EC8C24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749808"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435E27B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841167" w14:textId="77777777" w:rsidR="003D534C" w:rsidRPr="00A25D4D" w:rsidRDefault="003D534C" w:rsidP="00B24519">
            <w:r w:rsidRPr="00A25D4D">
              <w:t>Contact</w:t>
            </w:r>
          </w:p>
        </w:tc>
        <w:tc>
          <w:tcPr>
            <w:tcW w:w="0" w:type="auto"/>
            <w:tcBorders>
              <w:top w:val="outset" w:sz="6" w:space="0" w:color="auto"/>
              <w:left w:val="outset" w:sz="6" w:space="0" w:color="auto"/>
              <w:bottom w:val="outset" w:sz="6" w:space="0" w:color="auto"/>
              <w:right w:val="outset" w:sz="6" w:space="0" w:color="auto"/>
            </w:tcBorders>
            <w:hideMark/>
          </w:tcPr>
          <w:p w14:paraId="6E9C6938" w14:textId="13B8DA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17D6A28"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6174E3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26979D" w14:textId="77777777" w:rsidR="003D534C" w:rsidRPr="00A25D4D" w:rsidRDefault="003D534C" w:rsidP="00B24519">
            <w:proofErr w:type="spellStart"/>
            <w:r w:rsidRPr="00A25D4D">
              <w:t>ContainerLeidingelement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99311D6" w14:textId="194441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203A9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561A1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3B8518" w14:textId="77777777" w:rsidR="003D534C" w:rsidRPr="00A25D4D" w:rsidRDefault="003D534C" w:rsidP="00B24519">
            <w:r w:rsidRPr="00A25D4D">
              <w:t>Diepte</w:t>
            </w:r>
          </w:p>
        </w:tc>
        <w:tc>
          <w:tcPr>
            <w:tcW w:w="0" w:type="auto"/>
            <w:tcBorders>
              <w:top w:val="outset" w:sz="6" w:space="0" w:color="auto"/>
              <w:left w:val="outset" w:sz="6" w:space="0" w:color="auto"/>
              <w:bottom w:val="outset" w:sz="6" w:space="0" w:color="auto"/>
              <w:right w:val="outset" w:sz="6" w:space="0" w:color="auto"/>
            </w:tcBorders>
            <w:hideMark/>
          </w:tcPr>
          <w:p w14:paraId="726DC474" w14:textId="60AD004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16951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A41520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9047A4" w14:textId="77777777" w:rsidR="003D534C" w:rsidRPr="00A25D4D" w:rsidRDefault="003D534C" w:rsidP="00B24519">
            <w:proofErr w:type="spellStart"/>
            <w:r w:rsidRPr="00A25D4D">
              <w:t>DiepteAangrijpingspuntValue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3194B87" w14:textId="42E837F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C73319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C33608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6F3E879" w14:textId="77777777" w:rsidR="003D534C" w:rsidRPr="00A25D4D" w:rsidRDefault="003D534C" w:rsidP="00B24519">
            <w:proofErr w:type="spellStart"/>
            <w:r w:rsidRPr="00A25D4D">
              <w:t>DiepteNAP</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2A4A51" w14:textId="3A56D5E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F71CF8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A18745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0B3039" w14:textId="77777777" w:rsidR="003D534C" w:rsidRPr="00A25D4D" w:rsidRDefault="003D534C" w:rsidP="00B24519">
            <w:proofErr w:type="spellStart"/>
            <w:r w:rsidRPr="00A25D4D">
              <w:t>DiepteTovMaaiveld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45ED5A" w14:textId="4A1EA45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AF45E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AB382D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34493B" w14:textId="77777777" w:rsidR="003D534C" w:rsidRPr="00A25D4D" w:rsidRDefault="003D534C" w:rsidP="00B24519">
            <w:proofErr w:type="spellStart"/>
            <w:r w:rsidRPr="00A25D4D">
              <w:lastRenderedPageBreak/>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EA408A" w14:textId="7FB20D8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4BABB6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A440A3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3AFE6BF" w14:textId="77777777" w:rsidR="003D534C" w:rsidRPr="00A25D4D" w:rsidRDefault="003D534C" w:rsidP="00B24519">
            <w:proofErr w:type="spellStart"/>
            <w:r w:rsidRPr="00A25D4D">
              <w:t>EffectcontourDodelijk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340966" w14:textId="2A4A858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5969F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F42A16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F49C59E" w14:textId="77777777" w:rsidR="003D534C" w:rsidRPr="00A25D4D" w:rsidRDefault="003D534C" w:rsidP="00B24519">
            <w:proofErr w:type="spellStart"/>
            <w:r w:rsidRPr="00A25D4D">
              <w:t>EffectScenarioType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C2EF0C1" w14:textId="3A9D78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FD6D1FC"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25DCEB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3641EF" w14:textId="77777777" w:rsidR="003D534C" w:rsidRPr="00A25D4D" w:rsidRDefault="003D534C" w:rsidP="00B24519">
            <w:proofErr w:type="spellStart"/>
            <w:r w:rsidRPr="00A25D4D">
              <w:t>EigenTopografie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8C481D" w14:textId="52DE130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6B755A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2162D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CF5337" w14:textId="77777777" w:rsidR="003D534C" w:rsidRPr="00A25D4D" w:rsidRDefault="003D534C" w:rsidP="00B24519">
            <w:proofErr w:type="spellStart"/>
            <w:r w:rsidRPr="00A25D4D">
              <w:t>EigenTopografieStatusValue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3B822A6" w14:textId="4170B95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160097"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07E70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DAB975" w14:textId="77777777" w:rsidR="003D534C" w:rsidRPr="00A25D4D" w:rsidRDefault="003D534C" w:rsidP="00B24519">
            <w:proofErr w:type="spellStart"/>
            <w:r w:rsidRPr="00A25D4D">
              <w:t>EisVoorzorgsmaatregelBijlage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209C367" w14:textId="4DEB3D0B"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9A10A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83B29C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B09171" w14:textId="77777777" w:rsidR="003D534C" w:rsidRPr="00A25D4D" w:rsidRDefault="003D534C" w:rsidP="00B24519">
            <w:proofErr w:type="spellStart"/>
            <w:r w:rsidRPr="00A25D4D">
              <w:t>ElectricityAppurtenanceTypeIMKLValue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9C842B7" w14:textId="712401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2B44155"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A2F15B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BD9CB8" w14:textId="77777777" w:rsidR="003D534C" w:rsidRPr="00A25D4D" w:rsidRDefault="003D534C" w:rsidP="00B24519">
            <w:r w:rsidRPr="00A25D4D">
              <w:t>Elektriciteitskabel</w:t>
            </w:r>
          </w:p>
        </w:tc>
        <w:tc>
          <w:tcPr>
            <w:tcW w:w="0" w:type="auto"/>
            <w:tcBorders>
              <w:top w:val="outset" w:sz="6" w:space="0" w:color="auto"/>
              <w:left w:val="outset" w:sz="6" w:space="0" w:color="auto"/>
              <w:bottom w:val="outset" w:sz="6" w:space="0" w:color="auto"/>
              <w:right w:val="outset" w:sz="6" w:space="0" w:color="auto"/>
            </w:tcBorders>
            <w:hideMark/>
          </w:tcPr>
          <w:p w14:paraId="5531FCF5" w14:textId="4F3A15C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9C2331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804F8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618411" w14:textId="77777777" w:rsidR="003D534C" w:rsidRPr="00A25D4D" w:rsidRDefault="003D534C" w:rsidP="00B24519">
            <w:proofErr w:type="spellStart"/>
            <w:r w:rsidRPr="00A25D4D">
              <w:t>ExtraDetailinfo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71477EA" w14:textId="22D0ECB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4909A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02B16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1AFF25E" w14:textId="77777777" w:rsidR="003D534C" w:rsidRPr="00A25D4D" w:rsidRDefault="003D534C" w:rsidP="00B24519">
            <w:proofErr w:type="spellStart"/>
            <w:r w:rsidRPr="00A25D4D">
              <w:t>ExtraDetailInfoTypeValue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5F1B49A" w14:textId="3254844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4AA311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48D54F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FAD05D" w14:textId="77777777" w:rsidR="003D534C" w:rsidRPr="00A25D4D" w:rsidRDefault="003D534C" w:rsidP="00B24519">
            <w:proofErr w:type="spellStart"/>
            <w:r w:rsidRPr="00A25D4D">
              <w:t>ExtraGeometrie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18441E" w14:textId="2E7661E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FA25E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58333E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00F167" w14:textId="77777777" w:rsidR="003D534C" w:rsidRPr="00A25D4D" w:rsidRDefault="003D534C" w:rsidP="00B24519">
            <w:proofErr w:type="spellStart"/>
            <w:r w:rsidRPr="00A25D4D">
              <w:t>ExtraInformatie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39D150" w14:textId="302C4AC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D1FBC3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481EA5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6B4D81" w14:textId="77777777" w:rsidR="003D534C" w:rsidRPr="00A25D4D" w:rsidRDefault="003D534C" w:rsidP="00B24519">
            <w:proofErr w:type="spellStart"/>
            <w:r w:rsidRPr="00A25D4D">
              <w:t>GebiedsinformatieAanvraag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089423A" w14:textId="2C09BDD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BE885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51622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08F3CA" w14:textId="77777777" w:rsidR="003D534C" w:rsidRPr="00A25D4D" w:rsidRDefault="003D534C" w:rsidP="00B24519">
            <w:proofErr w:type="spellStart"/>
            <w:r w:rsidRPr="00A25D4D">
              <w:t>GebiedsinformatieLevering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D7D457A" w14:textId="0A910FB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DF42E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D5150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32DA1B" w14:textId="77777777" w:rsidR="003D534C" w:rsidRPr="00A25D4D" w:rsidRDefault="003D534C" w:rsidP="00B24519">
            <w:r w:rsidRPr="00A25D4D">
              <w:t>Graafpolygoon</w:t>
            </w:r>
          </w:p>
        </w:tc>
        <w:tc>
          <w:tcPr>
            <w:tcW w:w="0" w:type="auto"/>
            <w:tcBorders>
              <w:top w:val="outset" w:sz="6" w:space="0" w:color="auto"/>
              <w:left w:val="outset" w:sz="6" w:space="0" w:color="auto"/>
              <w:bottom w:val="outset" w:sz="6" w:space="0" w:color="auto"/>
              <w:right w:val="outset" w:sz="6" w:space="0" w:color="auto"/>
            </w:tcBorders>
            <w:hideMark/>
          </w:tcPr>
          <w:p w14:paraId="42E60DFB" w14:textId="169DE9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B33DA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34B63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382F7B1" w14:textId="77777777" w:rsidR="003D534C" w:rsidRPr="00A25D4D" w:rsidRDefault="003D534C" w:rsidP="00B24519">
            <w:proofErr w:type="spellStart"/>
            <w:r w:rsidRPr="00A25D4D">
              <w:t>IMKLBasis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64E09F" w14:textId="2BB050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30A0AC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799926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3634F1" w14:textId="77777777" w:rsidR="003D534C" w:rsidRPr="00A25D4D" w:rsidRDefault="003D534C" w:rsidP="00B24519">
            <w:r w:rsidRPr="00A25D4D">
              <w:t>Informatiepolygoon</w:t>
            </w:r>
          </w:p>
        </w:tc>
        <w:tc>
          <w:tcPr>
            <w:tcW w:w="0" w:type="auto"/>
            <w:tcBorders>
              <w:top w:val="outset" w:sz="6" w:space="0" w:color="auto"/>
              <w:left w:val="outset" w:sz="6" w:space="0" w:color="auto"/>
              <w:bottom w:val="outset" w:sz="6" w:space="0" w:color="auto"/>
              <w:right w:val="outset" w:sz="6" w:space="0" w:color="auto"/>
            </w:tcBorders>
            <w:hideMark/>
          </w:tcPr>
          <w:p w14:paraId="3099FEE8" w14:textId="5745EED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ED4DFC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4E0C1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9938E8F" w14:textId="77777777" w:rsidR="003D534C" w:rsidRPr="00A25D4D" w:rsidRDefault="003D534C" w:rsidP="00B24519">
            <w:proofErr w:type="spellStart"/>
            <w:r w:rsidRPr="00A25D4D">
              <w:t>Kabelbed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D0BC71" w14:textId="770FC1A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DA399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39F3C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60D642" w14:textId="77777777" w:rsidR="003D534C" w:rsidRPr="00A25D4D" w:rsidRDefault="003D534C" w:rsidP="00B24519">
            <w:proofErr w:type="spellStart"/>
            <w:r w:rsidRPr="00A25D4D">
              <w:t>KabelEnLeidingContainer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708912D" w14:textId="0F4F10F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B60DB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C887C1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4B389F" w14:textId="77777777" w:rsidR="003D534C" w:rsidRPr="00A25D4D" w:rsidRDefault="003D534C" w:rsidP="00B24519">
            <w:proofErr w:type="spellStart"/>
            <w:r w:rsidRPr="00A25D4D">
              <w:t>KabelOfLeiding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C7FF3C" w14:textId="3FE484A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A97619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206E7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B0D0660" w14:textId="77777777" w:rsidR="003D534C" w:rsidRPr="00A25D4D" w:rsidRDefault="003D534C" w:rsidP="00B24519">
            <w:proofErr w:type="spellStart"/>
            <w:r w:rsidRPr="00A25D4D">
              <w:t>KabelSpecifiek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DBA5510" w14:textId="5E28610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5E058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AA8A15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DEBE94" w14:textId="77777777" w:rsidR="003D534C" w:rsidRPr="00A25D4D" w:rsidRDefault="003D534C" w:rsidP="00B24519">
            <w:r w:rsidRPr="00A25D4D">
              <w:t>Kast</w:t>
            </w:r>
          </w:p>
        </w:tc>
        <w:tc>
          <w:tcPr>
            <w:tcW w:w="0" w:type="auto"/>
            <w:tcBorders>
              <w:top w:val="outset" w:sz="6" w:space="0" w:color="auto"/>
              <w:left w:val="outset" w:sz="6" w:space="0" w:color="auto"/>
              <w:bottom w:val="outset" w:sz="6" w:space="0" w:color="auto"/>
              <w:right w:val="outset" w:sz="6" w:space="0" w:color="auto"/>
            </w:tcBorders>
            <w:hideMark/>
          </w:tcPr>
          <w:p w14:paraId="3541ED89" w14:textId="4690299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427C5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2CEA2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24380D7" w14:textId="77777777" w:rsidR="003D534C" w:rsidRPr="00A25D4D" w:rsidRDefault="003D534C" w:rsidP="00B24519">
            <w:r w:rsidRPr="00A25D4D">
              <w:t>Label</w:t>
            </w:r>
          </w:p>
        </w:tc>
        <w:tc>
          <w:tcPr>
            <w:tcW w:w="0" w:type="auto"/>
            <w:tcBorders>
              <w:top w:val="outset" w:sz="6" w:space="0" w:color="auto"/>
              <w:left w:val="outset" w:sz="6" w:space="0" w:color="auto"/>
              <w:bottom w:val="outset" w:sz="6" w:space="0" w:color="auto"/>
              <w:right w:val="outset" w:sz="6" w:space="0" w:color="auto"/>
            </w:tcBorders>
            <w:hideMark/>
          </w:tcPr>
          <w:p w14:paraId="22B2B550" w14:textId="396DD41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CE2859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73A74C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1F6EED" w14:textId="77777777" w:rsidR="003D534C" w:rsidRPr="00A25D4D" w:rsidRDefault="003D534C" w:rsidP="00B24519">
            <w:r w:rsidRPr="00A25D4D">
              <w:t>Labelpositie</w:t>
            </w:r>
          </w:p>
        </w:tc>
        <w:tc>
          <w:tcPr>
            <w:tcW w:w="0" w:type="auto"/>
            <w:tcBorders>
              <w:top w:val="outset" w:sz="6" w:space="0" w:color="auto"/>
              <w:left w:val="outset" w:sz="6" w:space="0" w:color="auto"/>
              <w:bottom w:val="outset" w:sz="6" w:space="0" w:color="auto"/>
              <w:right w:val="outset" w:sz="6" w:space="0" w:color="auto"/>
            </w:tcBorders>
            <w:hideMark/>
          </w:tcPr>
          <w:p w14:paraId="6FEF39A2" w14:textId="3CB55BD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82FD4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2F429BD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9E47FC" w14:textId="77777777" w:rsidR="003D534C" w:rsidRPr="00A25D4D" w:rsidRDefault="003D534C" w:rsidP="00B24519">
            <w:proofErr w:type="spellStart"/>
            <w:r w:rsidRPr="00A25D4D">
              <w:t>LabelpositieValue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B3C8503" w14:textId="46A0095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C77E3B"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53BB51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9614B11" w14:textId="77777777" w:rsidR="003D534C" w:rsidRPr="00A25D4D" w:rsidRDefault="003D534C" w:rsidP="00B24519">
            <w:r w:rsidRPr="00A25D4D">
              <w:t>Leidingelement</w:t>
            </w:r>
          </w:p>
        </w:tc>
        <w:tc>
          <w:tcPr>
            <w:tcW w:w="0" w:type="auto"/>
            <w:tcBorders>
              <w:top w:val="outset" w:sz="6" w:space="0" w:color="auto"/>
              <w:left w:val="outset" w:sz="6" w:space="0" w:color="auto"/>
              <w:bottom w:val="outset" w:sz="6" w:space="0" w:color="auto"/>
              <w:right w:val="outset" w:sz="6" w:space="0" w:color="auto"/>
            </w:tcBorders>
            <w:hideMark/>
          </w:tcPr>
          <w:p w14:paraId="14899B5A" w14:textId="7824F1F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198CC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8F69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EA02A85" w14:textId="77777777" w:rsidR="003D534C" w:rsidRPr="00A25D4D" w:rsidRDefault="003D534C" w:rsidP="00B24519">
            <w:r w:rsidRPr="00A25D4D">
              <w:t>Maatvoering</w:t>
            </w:r>
          </w:p>
        </w:tc>
        <w:tc>
          <w:tcPr>
            <w:tcW w:w="0" w:type="auto"/>
            <w:tcBorders>
              <w:top w:val="outset" w:sz="6" w:space="0" w:color="auto"/>
              <w:left w:val="outset" w:sz="6" w:space="0" w:color="auto"/>
              <w:bottom w:val="outset" w:sz="6" w:space="0" w:color="auto"/>
              <w:right w:val="outset" w:sz="6" w:space="0" w:color="auto"/>
            </w:tcBorders>
            <w:hideMark/>
          </w:tcPr>
          <w:p w14:paraId="718C1C5C" w14:textId="58115537"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728F2C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CDBC3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43AF86" w14:textId="77777777" w:rsidR="003D534C" w:rsidRPr="00A25D4D" w:rsidRDefault="003D534C" w:rsidP="00B24519">
            <w:proofErr w:type="spellStart"/>
            <w:r w:rsidRPr="00A25D4D">
              <w:t>MaatvoeringsTypeValue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B189E8" w14:textId="717C6C5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F048E82"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7D37E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DC81A6" w14:textId="77777777" w:rsidR="003D534C" w:rsidRPr="00A25D4D" w:rsidRDefault="003D534C" w:rsidP="00B24519">
            <w:r w:rsidRPr="00A25D4D">
              <w:t>Mangat</w:t>
            </w:r>
          </w:p>
        </w:tc>
        <w:tc>
          <w:tcPr>
            <w:tcW w:w="0" w:type="auto"/>
            <w:tcBorders>
              <w:top w:val="outset" w:sz="6" w:space="0" w:color="auto"/>
              <w:left w:val="outset" w:sz="6" w:space="0" w:color="auto"/>
              <w:bottom w:val="outset" w:sz="6" w:space="0" w:color="auto"/>
              <w:right w:val="outset" w:sz="6" w:space="0" w:color="auto"/>
            </w:tcBorders>
            <w:hideMark/>
          </w:tcPr>
          <w:p w14:paraId="57669C63" w14:textId="786A799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8A6F1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98B65A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7A00584" w14:textId="77777777" w:rsidR="003D534C" w:rsidRPr="00A25D4D" w:rsidRDefault="003D534C" w:rsidP="00B24519">
            <w:r w:rsidRPr="00A25D4D">
              <w:t>Mantelbuis</w:t>
            </w:r>
          </w:p>
        </w:tc>
        <w:tc>
          <w:tcPr>
            <w:tcW w:w="0" w:type="auto"/>
            <w:tcBorders>
              <w:top w:val="outset" w:sz="6" w:space="0" w:color="auto"/>
              <w:left w:val="outset" w:sz="6" w:space="0" w:color="auto"/>
              <w:bottom w:val="outset" w:sz="6" w:space="0" w:color="auto"/>
              <w:right w:val="outset" w:sz="6" w:space="0" w:color="auto"/>
            </w:tcBorders>
            <w:hideMark/>
          </w:tcPr>
          <w:p w14:paraId="01007ABD" w14:textId="02942CF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A7159B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350A0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3C85290" w14:textId="77777777" w:rsidR="003D534C" w:rsidRPr="00A25D4D" w:rsidRDefault="003D534C" w:rsidP="00B24519">
            <w:r w:rsidRPr="00A25D4D">
              <w:t>Mast</w:t>
            </w:r>
          </w:p>
        </w:tc>
        <w:tc>
          <w:tcPr>
            <w:tcW w:w="0" w:type="auto"/>
            <w:tcBorders>
              <w:top w:val="outset" w:sz="6" w:space="0" w:color="auto"/>
              <w:left w:val="outset" w:sz="6" w:space="0" w:color="auto"/>
              <w:bottom w:val="outset" w:sz="6" w:space="0" w:color="auto"/>
              <w:right w:val="outset" w:sz="6" w:space="0" w:color="auto"/>
            </w:tcBorders>
            <w:hideMark/>
          </w:tcPr>
          <w:p w14:paraId="27141CA8" w14:textId="036A06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99C114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B623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2ED1F2" w14:textId="77777777" w:rsidR="003D534C" w:rsidRPr="00A25D4D" w:rsidRDefault="003D534C" w:rsidP="00B24519">
            <w:proofErr w:type="spellStart"/>
            <w:r w:rsidRPr="00A25D4D">
              <w:t>NauwkeurigheidDiepteValue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39171E" w14:textId="12F6B1A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38C173"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D68FAD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64E743" w14:textId="77777777" w:rsidR="003D534C" w:rsidRPr="00A25D4D" w:rsidRDefault="003D534C" w:rsidP="00B24519">
            <w:proofErr w:type="spellStart"/>
            <w:r w:rsidRPr="00A25D4D">
              <w:t>NauwkeurigheidXYvalue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08BB66" w14:textId="35118C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50A0B87"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1875A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F6C81F7" w14:textId="77777777" w:rsidR="003D534C" w:rsidRPr="00A25D4D" w:rsidRDefault="003D534C" w:rsidP="00B24519">
            <w:r w:rsidRPr="00A25D4D">
              <w:t>NEN3610ID</w:t>
            </w:r>
          </w:p>
        </w:tc>
        <w:tc>
          <w:tcPr>
            <w:tcW w:w="0" w:type="auto"/>
            <w:tcBorders>
              <w:top w:val="outset" w:sz="6" w:space="0" w:color="auto"/>
              <w:left w:val="outset" w:sz="6" w:space="0" w:color="auto"/>
              <w:bottom w:val="outset" w:sz="6" w:space="0" w:color="auto"/>
              <w:right w:val="outset" w:sz="6" w:space="0" w:color="auto"/>
            </w:tcBorders>
            <w:hideMark/>
          </w:tcPr>
          <w:p w14:paraId="30C2DBD7" w14:textId="14967DF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E788B5E"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2CAB67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B4745F" w14:textId="77777777" w:rsidR="003D534C" w:rsidRPr="00A25D4D" w:rsidRDefault="003D534C" w:rsidP="00B24519">
            <w:proofErr w:type="spellStart"/>
            <w:r w:rsidRPr="00A25D4D">
              <w:t>OilGasChemicalsAppurtenanceTypeIMKLValue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E135EF" w14:textId="49765D3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DEC7F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FCD32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6C1338B" w14:textId="77777777" w:rsidR="003D534C" w:rsidRPr="00A25D4D" w:rsidRDefault="003D534C" w:rsidP="00B24519">
            <w:proofErr w:type="spellStart"/>
            <w:r w:rsidRPr="00A25D4D">
              <w:t>OilGasChemicalsProductTypeIMKLValue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E34524" w14:textId="5EBBF7E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5E07AA1"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FC535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E1370EE" w14:textId="77777777" w:rsidR="003D534C" w:rsidRPr="00A25D4D" w:rsidRDefault="003D534C" w:rsidP="00B24519">
            <w:proofErr w:type="spellStart"/>
            <w:r w:rsidRPr="00A25D4D">
              <w:t>OlieGasChemicalienPijpleiding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E060A8" w14:textId="06869B6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E8F32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69A521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A14B08" w14:textId="77777777" w:rsidR="003D534C" w:rsidRPr="00A25D4D" w:rsidRDefault="003D534C" w:rsidP="00B24519">
            <w:r w:rsidRPr="00A25D4D">
              <w:t>Opdrachtgever</w:t>
            </w:r>
          </w:p>
        </w:tc>
        <w:tc>
          <w:tcPr>
            <w:tcW w:w="0" w:type="auto"/>
            <w:tcBorders>
              <w:top w:val="outset" w:sz="6" w:space="0" w:color="auto"/>
              <w:left w:val="outset" w:sz="6" w:space="0" w:color="auto"/>
              <w:bottom w:val="outset" w:sz="6" w:space="0" w:color="auto"/>
              <w:right w:val="outset" w:sz="6" w:space="0" w:color="auto"/>
            </w:tcBorders>
            <w:hideMark/>
          </w:tcPr>
          <w:p w14:paraId="35C85736" w14:textId="665EC1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C67C45"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478F75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94CDD5B" w14:textId="77777777" w:rsidR="003D534C" w:rsidRPr="00A25D4D" w:rsidRDefault="003D534C" w:rsidP="00B24519">
            <w:r w:rsidRPr="00A25D4D">
              <w:t>Organisatie</w:t>
            </w:r>
          </w:p>
        </w:tc>
        <w:tc>
          <w:tcPr>
            <w:tcW w:w="0" w:type="auto"/>
            <w:tcBorders>
              <w:top w:val="outset" w:sz="6" w:space="0" w:color="auto"/>
              <w:left w:val="outset" w:sz="6" w:space="0" w:color="auto"/>
              <w:bottom w:val="outset" w:sz="6" w:space="0" w:color="auto"/>
              <w:right w:val="outset" w:sz="6" w:space="0" w:color="auto"/>
            </w:tcBorders>
            <w:hideMark/>
          </w:tcPr>
          <w:p w14:paraId="54D4B616" w14:textId="303A5B0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5A5583"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02617B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9CAE75" w14:textId="77777777" w:rsidR="003D534C" w:rsidRPr="00A25D4D" w:rsidRDefault="003D534C" w:rsidP="00B24519">
            <w:proofErr w:type="spellStart"/>
            <w:r w:rsidRPr="00A25D4D">
              <w:t>Orientatiepolygoon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6DDA65B" w14:textId="76A0597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43C17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4941D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CC8B3C" w14:textId="77777777" w:rsidR="003D534C" w:rsidRPr="00A25D4D" w:rsidRDefault="003D534C" w:rsidP="00B24519">
            <w:r w:rsidRPr="00A25D4D">
              <w:t>Overig</w:t>
            </w:r>
          </w:p>
        </w:tc>
        <w:tc>
          <w:tcPr>
            <w:tcW w:w="0" w:type="auto"/>
            <w:tcBorders>
              <w:top w:val="outset" w:sz="6" w:space="0" w:color="auto"/>
              <w:left w:val="outset" w:sz="6" w:space="0" w:color="auto"/>
              <w:bottom w:val="outset" w:sz="6" w:space="0" w:color="auto"/>
              <w:right w:val="outset" w:sz="6" w:space="0" w:color="auto"/>
            </w:tcBorders>
            <w:hideMark/>
          </w:tcPr>
          <w:p w14:paraId="7206688B" w14:textId="6028AC4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AE5950D" w14:textId="77777777" w:rsidR="003D534C" w:rsidRPr="00A25D4D" w:rsidRDefault="003D534C" w:rsidP="00B24519">
            <w:r w:rsidRPr="00A25D4D">
              <w:t>«</w:t>
            </w:r>
            <w:proofErr w:type="spellStart"/>
            <w:r w:rsidRPr="00A25D4D">
              <w:t>featureType</w:t>
            </w:r>
            <w:proofErr w:type="spellEnd"/>
            <w:r w:rsidRPr="00A25D4D">
              <w:t>»</w:t>
            </w:r>
          </w:p>
        </w:tc>
      </w:tr>
      <w:tr w:rsidR="00897291" w:rsidRPr="00A25D4D" w14:paraId="692D1A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tcPr>
          <w:p w14:paraId="50489BE4" w14:textId="7DED0D21" w:rsidR="00897291" w:rsidRPr="00A25D4D" w:rsidRDefault="00897291" w:rsidP="00897291">
            <w:proofErr w:type="spellStart"/>
            <w:r>
              <w:lastRenderedPageBreak/>
              <w:t>Overig</w:t>
            </w:r>
            <w:r w:rsidRPr="00A25D4D">
              <w:t>AppurtenanceType</w:t>
            </w:r>
            <w:r>
              <w:t>IMKL</w:t>
            </w:r>
            <w:r w:rsidRPr="00A25D4D">
              <w:t>Value</w:t>
            </w:r>
            <w:proofErr w:type="spellEnd"/>
          </w:p>
        </w:tc>
        <w:tc>
          <w:tcPr>
            <w:tcW w:w="0" w:type="auto"/>
            <w:tcBorders>
              <w:top w:val="outset" w:sz="6" w:space="0" w:color="auto"/>
              <w:left w:val="outset" w:sz="6" w:space="0" w:color="auto"/>
              <w:bottom w:val="outset" w:sz="6" w:space="0" w:color="auto"/>
              <w:right w:val="outset" w:sz="6" w:space="0" w:color="auto"/>
            </w:tcBorders>
          </w:tcPr>
          <w:p w14:paraId="0C916787" w14:textId="4C1B1EC8" w:rsidR="00897291" w:rsidRDefault="00897291" w:rsidP="00897291">
            <w:r>
              <w:t>IMKL</w:t>
            </w:r>
          </w:p>
        </w:tc>
        <w:tc>
          <w:tcPr>
            <w:tcW w:w="0" w:type="auto"/>
            <w:tcBorders>
              <w:top w:val="outset" w:sz="6" w:space="0" w:color="auto"/>
              <w:left w:val="outset" w:sz="6" w:space="0" w:color="auto"/>
              <w:bottom w:val="outset" w:sz="6" w:space="0" w:color="auto"/>
              <w:right w:val="outset" w:sz="6" w:space="0" w:color="auto"/>
            </w:tcBorders>
          </w:tcPr>
          <w:p w14:paraId="413D5686" w14:textId="1E84644A" w:rsidR="00897291" w:rsidRPr="00A25D4D" w:rsidRDefault="00897291" w:rsidP="00897291">
            <w:r w:rsidRPr="00A25D4D">
              <w:t>«</w:t>
            </w:r>
            <w:proofErr w:type="spellStart"/>
            <w:r w:rsidRPr="00A25D4D">
              <w:t>codeList</w:t>
            </w:r>
            <w:proofErr w:type="spellEnd"/>
            <w:r w:rsidRPr="00A25D4D">
              <w:t>»</w:t>
            </w:r>
          </w:p>
        </w:tc>
      </w:tr>
      <w:tr w:rsidR="00897291" w:rsidRPr="00A25D4D" w14:paraId="68D9F9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14E6B84" w14:textId="77777777" w:rsidR="00897291" w:rsidRPr="00A25D4D" w:rsidRDefault="00897291" w:rsidP="00897291">
            <w:proofErr w:type="spellStart"/>
            <w:r w:rsidRPr="00A25D4D">
              <w:t>OverigSpecifiek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7F782D" w14:textId="766CBB0D"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5D322C4A"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C103A4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525040" w14:textId="77777777" w:rsidR="00897291" w:rsidRPr="00A25D4D" w:rsidRDefault="00897291" w:rsidP="00897291">
            <w:proofErr w:type="spellStart"/>
            <w:r w:rsidRPr="00A25D4D">
              <w:t>PipeMaterialTypeIMKLValue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DD61FF" w14:textId="6F34449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D0536B3"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9A6D3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599B4E6" w14:textId="77777777" w:rsidR="00897291" w:rsidRPr="00A25D4D" w:rsidRDefault="00897291" w:rsidP="00897291">
            <w:proofErr w:type="spellStart"/>
            <w:r w:rsidRPr="00A25D4D">
              <w:t>PostbusAdres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4BDD159" w14:textId="07AAAD6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114E521" w14:textId="77777777" w:rsidR="00897291" w:rsidRPr="00A25D4D" w:rsidRDefault="00897291" w:rsidP="00897291">
            <w:r w:rsidRPr="00A25D4D">
              <w:t>«</w:t>
            </w:r>
            <w:proofErr w:type="spellStart"/>
            <w:r w:rsidRPr="00A25D4D">
              <w:t>dataType</w:t>
            </w:r>
            <w:proofErr w:type="spellEnd"/>
            <w:r w:rsidRPr="00A25D4D">
              <w:t>»</w:t>
            </w:r>
          </w:p>
        </w:tc>
      </w:tr>
      <w:tr w:rsidR="00897291" w:rsidRPr="00A25D4D" w14:paraId="73A946F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088A35" w14:textId="77777777" w:rsidR="00897291" w:rsidRPr="00A25D4D" w:rsidRDefault="00897291" w:rsidP="00897291">
            <w:proofErr w:type="spellStart"/>
            <w:r w:rsidRPr="00A25D4D">
              <w:t>PuntLijnVlak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AAE14A" w14:textId="60CEC07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091C7C3" w14:textId="77777777" w:rsidR="00897291" w:rsidRPr="00A25D4D" w:rsidRDefault="00897291" w:rsidP="00897291">
            <w:r w:rsidRPr="00A25D4D">
              <w:t>«</w:t>
            </w:r>
            <w:proofErr w:type="spellStart"/>
            <w:r w:rsidRPr="00A25D4D">
              <w:t>union</w:t>
            </w:r>
            <w:proofErr w:type="spellEnd"/>
            <w:r w:rsidRPr="00A25D4D">
              <w:t>»</w:t>
            </w:r>
          </w:p>
        </w:tc>
      </w:tr>
      <w:tr w:rsidR="00897291" w:rsidRPr="00A25D4D" w14:paraId="7B4DFF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14B512" w14:textId="77777777" w:rsidR="00897291" w:rsidRPr="00A25D4D" w:rsidRDefault="00897291" w:rsidP="00897291">
            <w:r w:rsidRPr="00A25D4D">
              <w:t>Rioolleiding</w:t>
            </w:r>
          </w:p>
        </w:tc>
        <w:tc>
          <w:tcPr>
            <w:tcW w:w="0" w:type="auto"/>
            <w:tcBorders>
              <w:top w:val="outset" w:sz="6" w:space="0" w:color="auto"/>
              <w:left w:val="outset" w:sz="6" w:space="0" w:color="auto"/>
              <w:bottom w:val="outset" w:sz="6" w:space="0" w:color="auto"/>
              <w:right w:val="outset" w:sz="6" w:space="0" w:color="auto"/>
            </w:tcBorders>
            <w:hideMark/>
          </w:tcPr>
          <w:p w14:paraId="7573473B" w14:textId="119BE68C"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62809E8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2438D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62D5DD" w14:textId="77777777" w:rsidR="00897291" w:rsidRPr="00A25D4D" w:rsidRDefault="00897291" w:rsidP="00897291">
            <w:proofErr w:type="spellStart"/>
            <w:r w:rsidRPr="00A25D4D">
              <w:t>RioolleidingTypeValue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CB385C8" w14:textId="7C81FF5C"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E20254B"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4165B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4A01BF7" w14:textId="77777777" w:rsidR="00897291" w:rsidRPr="00A25D4D" w:rsidRDefault="00897291" w:rsidP="00897291">
            <w:proofErr w:type="spellStart"/>
            <w:r w:rsidRPr="00A25D4D">
              <w:t>SewerAppurtenanceTypeIMKLValue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5DA9F2" w14:textId="684F5BC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D4D933E"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560E84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8BD933A" w14:textId="77777777" w:rsidR="00897291" w:rsidRPr="00A25D4D" w:rsidRDefault="00897291" w:rsidP="00897291">
            <w:proofErr w:type="spellStart"/>
            <w:r w:rsidRPr="00A25D4D">
              <w:t>SoortWerkzaamhedenValue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C5E805" w14:textId="4030856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262DA63"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3A0EE39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BAA263" w14:textId="77777777" w:rsidR="00897291" w:rsidRPr="00A25D4D" w:rsidRDefault="00897291" w:rsidP="00897291">
            <w:proofErr w:type="spellStart"/>
            <w:r w:rsidRPr="00A25D4D">
              <w:t>StedelijkWaterSpecifiek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FF48037" w14:textId="07F89CE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51E78610"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051C9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3EC2AB" w14:textId="77777777" w:rsidR="00897291" w:rsidRPr="00A25D4D" w:rsidRDefault="00897291" w:rsidP="00897291">
            <w:proofErr w:type="spellStart"/>
            <w:r w:rsidRPr="00A25D4D">
              <w:t>TechnischGebouw</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BF02A5" w14:textId="3EEB3087"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CD55CB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161D9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AF9726" w14:textId="77777777" w:rsidR="00897291" w:rsidRPr="00A25D4D" w:rsidRDefault="00897291" w:rsidP="00897291">
            <w:r w:rsidRPr="00A25D4D">
              <w:t>Telecommunicatiekabel</w:t>
            </w:r>
          </w:p>
        </w:tc>
        <w:tc>
          <w:tcPr>
            <w:tcW w:w="0" w:type="auto"/>
            <w:tcBorders>
              <w:top w:val="outset" w:sz="6" w:space="0" w:color="auto"/>
              <w:left w:val="outset" w:sz="6" w:space="0" w:color="auto"/>
              <w:bottom w:val="outset" w:sz="6" w:space="0" w:color="auto"/>
              <w:right w:val="outset" w:sz="6" w:space="0" w:color="auto"/>
            </w:tcBorders>
            <w:hideMark/>
          </w:tcPr>
          <w:p w14:paraId="174658DC" w14:textId="384C4363"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0CBB16A"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D21F01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E37F84" w14:textId="77777777" w:rsidR="00897291" w:rsidRPr="00A25D4D" w:rsidRDefault="00897291" w:rsidP="00897291">
            <w:proofErr w:type="spellStart"/>
            <w:r w:rsidRPr="00A25D4D">
              <w:t>TelecommunicationsAppurtenanceTypeIMKLValue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9FBE03" w14:textId="0CA054A0"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E494D2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52663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048629" w14:textId="77777777" w:rsidR="00897291" w:rsidRPr="00A25D4D" w:rsidRDefault="00897291" w:rsidP="00897291">
            <w:proofErr w:type="spellStart"/>
            <w:r w:rsidRPr="00A25D4D">
              <w:t>TelecommunicationsCableMaterialTypeIMKLValue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9BAAA2" w14:textId="5F18BAF3"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0EDFD98"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8C6A24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CC5B599" w14:textId="77777777" w:rsidR="00897291" w:rsidRPr="00A25D4D" w:rsidRDefault="00897291" w:rsidP="00897291">
            <w:r w:rsidRPr="00A25D4D">
              <w:t>Thema</w:t>
            </w:r>
          </w:p>
        </w:tc>
        <w:tc>
          <w:tcPr>
            <w:tcW w:w="0" w:type="auto"/>
            <w:tcBorders>
              <w:top w:val="outset" w:sz="6" w:space="0" w:color="auto"/>
              <w:left w:val="outset" w:sz="6" w:space="0" w:color="auto"/>
              <w:bottom w:val="outset" w:sz="6" w:space="0" w:color="auto"/>
              <w:right w:val="outset" w:sz="6" w:space="0" w:color="auto"/>
            </w:tcBorders>
            <w:hideMark/>
          </w:tcPr>
          <w:p w14:paraId="17D469DA" w14:textId="7FB3B895"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AED9DA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575DBE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4C72FC" w14:textId="77777777" w:rsidR="00897291" w:rsidRPr="00A25D4D" w:rsidRDefault="00897291" w:rsidP="00897291">
            <w:proofErr w:type="spellStart"/>
            <w:r w:rsidRPr="00A25D4D">
              <w:t>ThermalAppurtenanceTypeIMKLValue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E3E451" w14:textId="6EC81CBB"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3BAEF2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4666B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582D961" w14:textId="77777777" w:rsidR="00897291" w:rsidRPr="00A25D4D" w:rsidRDefault="00897291" w:rsidP="00897291">
            <w:proofErr w:type="spellStart"/>
            <w:r w:rsidRPr="00A25D4D">
              <w:t>ThermalProductTypeIMKLValue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7DA46C3" w14:textId="271B0EE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BD98F98"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4BF9E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295BBB" w14:textId="77777777" w:rsidR="00897291" w:rsidRPr="00A25D4D" w:rsidRDefault="00897291" w:rsidP="00897291">
            <w:proofErr w:type="spellStart"/>
            <w:r w:rsidRPr="00A25D4D">
              <w:t>ThermischePijpleiding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B1075A" w14:textId="37137FF2"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373C92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38F6C3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C2557F9" w14:textId="77777777" w:rsidR="00897291" w:rsidRPr="00A25D4D" w:rsidRDefault="00897291" w:rsidP="00897291">
            <w:proofErr w:type="spellStart"/>
            <w:r w:rsidRPr="00A25D4D">
              <w:t>TopografischObjectTypeValue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ACD960" w14:textId="2966E90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51C239F"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3E35446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0386C6E" w14:textId="77777777" w:rsidR="00897291" w:rsidRPr="00A25D4D" w:rsidRDefault="00897291" w:rsidP="00897291">
            <w:r w:rsidRPr="00A25D4D">
              <w:t>Toren</w:t>
            </w:r>
          </w:p>
        </w:tc>
        <w:tc>
          <w:tcPr>
            <w:tcW w:w="0" w:type="auto"/>
            <w:tcBorders>
              <w:top w:val="outset" w:sz="6" w:space="0" w:color="auto"/>
              <w:left w:val="outset" w:sz="6" w:space="0" w:color="auto"/>
              <w:bottom w:val="outset" w:sz="6" w:space="0" w:color="auto"/>
              <w:right w:val="outset" w:sz="6" w:space="0" w:color="auto"/>
            </w:tcBorders>
            <w:hideMark/>
          </w:tcPr>
          <w:p w14:paraId="0FA46CA4" w14:textId="5F891CBB"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1E8774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6474EDB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8F0741" w14:textId="77777777" w:rsidR="00897291" w:rsidRPr="00A25D4D" w:rsidRDefault="00897291" w:rsidP="00897291">
            <w:r w:rsidRPr="00A25D4D">
              <w:t>Transportroute</w:t>
            </w:r>
          </w:p>
        </w:tc>
        <w:tc>
          <w:tcPr>
            <w:tcW w:w="0" w:type="auto"/>
            <w:tcBorders>
              <w:top w:val="outset" w:sz="6" w:space="0" w:color="auto"/>
              <w:left w:val="outset" w:sz="6" w:space="0" w:color="auto"/>
              <w:bottom w:val="outset" w:sz="6" w:space="0" w:color="auto"/>
              <w:right w:val="outset" w:sz="6" w:space="0" w:color="auto"/>
            </w:tcBorders>
            <w:hideMark/>
          </w:tcPr>
          <w:p w14:paraId="3616138B" w14:textId="2CA3E341"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7F8878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91D46E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4D02F83" w14:textId="77777777" w:rsidR="00897291" w:rsidRPr="00A25D4D" w:rsidRDefault="00897291" w:rsidP="00897291">
            <w:r w:rsidRPr="00A25D4D">
              <w:t>Transportroutedeel</w:t>
            </w:r>
          </w:p>
        </w:tc>
        <w:tc>
          <w:tcPr>
            <w:tcW w:w="0" w:type="auto"/>
            <w:tcBorders>
              <w:top w:val="outset" w:sz="6" w:space="0" w:color="auto"/>
              <w:left w:val="outset" w:sz="6" w:space="0" w:color="auto"/>
              <w:bottom w:val="outset" w:sz="6" w:space="0" w:color="auto"/>
              <w:right w:val="outset" w:sz="6" w:space="0" w:color="auto"/>
            </w:tcBorders>
            <w:hideMark/>
          </w:tcPr>
          <w:p w14:paraId="71BBB0F8" w14:textId="349F8E36"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881080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D022F8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364119" w14:textId="77777777" w:rsidR="00897291" w:rsidRPr="00A25D4D" w:rsidRDefault="00897291" w:rsidP="00897291">
            <w:proofErr w:type="spellStart"/>
            <w:r w:rsidRPr="00A25D4D">
              <w:t>TransportrouteRisico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6C1781" w14:textId="1A8B7CF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4CE64E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A74215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E776E3" w14:textId="77777777" w:rsidR="00897291" w:rsidRPr="00A25D4D" w:rsidRDefault="00897291" w:rsidP="00897291">
            <w:r w:rsidRPr="00A25D4D">
              <w:t>Utiliteitsnet</w:t>
            </w:r>
          </w:p>
        </w:tc>
        <w:tc>
          <w:tcPr>
            <w:tcW w:w="0" w:type="auto"/>
            <w:tcBorders>
              <w:top w:val="outset" w:sz="6" w:space="0" w:color="auto"/>
              <w:left w:val="outset" w:sz="6" w:space="0" w:color="auto"/>
              <w:bottom w:val="outset" w:sz="6" w:space="0" w:color="auto"/>
              <w:right w:val="outset" w:sz="6" w:space="0" w:color="auto"/>
            </w:tcBorders>
            <w:hideMark/>
          </w:tcPr>
          <w:p w14:paraId="65C8B8B5" w14:textId="4333A39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6062D437"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E0EC47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430CF64" w14:textId="77777777" w:rsidR="00897291" w:rsidRPr="00A25D4D" w:rsidRDefault="00897291" w:rsidP="00897291">
            <w:proofErr w:type="spellStart"/>
            <w:r w:rsidRPr="00A25D4D">
              <w:t>UtilityNetworkTypeIMKLValue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F910AAB" w14:textId="270C318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A5305B5"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D65E0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93457F" w14:textId="77777777" w:rsidR="00897291" w:rsidRPr="00A25D4D" w:rsidRDefault="00897291" w:rsidP="00897291">
            <w:r w:rsidRPr="00A25D4D">
              <w:t>Veiligheidsgebied</w:t>
            </w:r>
          </w:p>
        </w:tc>
        <w:tc>
          <w:tcPr>
            <w:tcW w:w="0" w:type="auto"/>
            <w:tcBorders>
              <w:top w:val="outset" w:sz="6" w:space="0" w:color="auto"/>
              <w:left w:val="outset" w:sz="6" w:space="0" w:color="auto"/>
              <w:bottom w:val="outset" w:sz="6" w:space="0" w:color="auto"/>
              <w:right w:val="outset" w:sz="6" w:space="0" w:color="auto"/>
            </w:tcBorders>
            <w:hideMark/>
          </w:tcPr>
          <w:p w14:paraId="27DDEB2F" w14:textId="238F1B28"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7943FF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95ED2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63B566" w14:textId="77777777" w:rsidR="00897291" w:rsidRPr="00A25D4D" w:rsidRDefault="00897291" w:rsidP="00897291">
            <w:proofErr w:type="spellStart"/>
            <w:r w:rsidRPr="00A25D4D">
              <w:t>WaterAppurtenanceTypeIMKLValue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32C46D" w14:textId="6EBCF95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7AA6502D"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52F68F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5C201FD" w14:textId="77777777" w:rsidR="00897291" w:rsidRPr="00A25D4D" w:rsidRDefault="00897291" w:rsidP="00897291">
            <w:r w:rsidRPr="00A25D4D">
              <w:t>Waterleiding</w:t>
            </w:r>
          </w:p>
        </w:tc>
        <w:tc>
          <w:tcPr>
            <w:tcW w:w="0" w:type="auto"/>
            <w:tcBorders>
              <w:top w:val="outset" w:sz="6" w:space="0" w:color="auto"/>
              <w:left w:val="outset" w:sz="6" w:space="0" w:color="auto"/>
              <w:bottom w:val="outset" w:sz="6" w:space="0" w:color="auto"/>
              <w:right w:val="outset" w:sz="6" w:space="0" w:color="auto"/>
            </w:tcBorders>
            <w:hideMark/>
          </w:tcPr>
          <w:p w14:paraId="1ED3088D" w14:textId="78B953F5"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0FBC13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FE532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6D9ADDC" w14:textId="77777777" w:rsidR="00897291" w:rsidRPr="00A25D4D" w:rsidRDefault="00897291" w:rsidP="00897291">
            <w:proofErr w:type="spellStart"/>
            <w:r w:rsidRPr="00A25D4D">
              <w:t>WaterTypeIMKLValue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EF8F56" w14:textId="62547440"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C5ABBD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20A04CA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6E23F31" w14:textId="77777777" w:rsidR="00897291" w:rsidRPr="00A25D4D" w:rsidRDefault="00897291" w:rsidP="00897291">
            <w:proofErr w:type="spellStart"/>
            <w:r w:rsidRPr="00A25D4D">
              <w:t>PipeMaterialTypeValue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09F43D8" w14:textId="77777777" w:rsidR="00897291" w:rsidRPr="00A25D4D" w:rsidRDefault="00897291" w:rsidP="00897291">
            <w:pPr>
              <w:rPr>
                <w:lang w:val="en-GB"/>
              </w:rPr>
            </w:pPr>
            <w:r w:rsidRPr="00A25D4D">
              <w:rPr>
                <w:lang w:val="en-GB"/>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58FA97D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2CC7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A88C70" w14:textId="77777777" w:rsidR="00897291" w:rsidRPr="00A25D4D" w:rsidRDefault="00897291" w:rsidP="00897291">
            <w:proofErr w:type="spellStart"/>
            <w:r w:rsidRPr="00A25D4D">
              <w:t>UtilityNetwork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207743"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18BFF4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CB5618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03C892" w14:textId="77777777" w:rsidR="00897291" w:rsidRPr="00A25D4D" w:rsidRDefault="00897291" w:rsidP="00897291">
            <w:r w:rsidRPr="00A25D4D">
              <w:t>Cabinet</w:t>
            </w:r>
          </w:p>
        </w:tc>
        <w:tc>
          <w:tcPr>
            <w:tcW w:w="0" w:type="auto"/>
            <w:tcBorders>
              <w:top w:val="outset" w:sz="6" w:space="0" w:color="auto"/>
              <w:left w:val="outset" w:sz="6" w:space="0" w:color="auto"/>
              <w:bottom w:val="outset" w:sz="6" w:space="0" w:color="auto"/>
              <w:right w:val="outset" w:sz="6" w:space="0" w:color="auto"/>
            </w:tcBorders>
            <w:hideMark/>
          </w:tcPr>
          <w:p w14:paraId="34325CBC"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B1C6E05"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354F3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6A415E" w14:textId="77777777" w:rsidR="00897291" w:rsidRPr="00A25D4D" w:rsidRDefault="00897291" w:rsidP="00897291">
            <w:proofErr w:type="spellStart"/>
            <w:r w:rsidRPr="00A25D4D">
              <w:t>UtilityNetworkTypeValue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5A9322"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5CB4CFA"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3DBBD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10552C" w14:textId="77777777" w:rsidR="00897291" w:rsidRPr="00A25D4D" w:rsidRDefault="00897291" w:rsidP="00897291">
            <w:proofErr w:type="spellStart"/>
            <w:r w:rsidRPr="00A25D4D">
              <w:t>UtilityLinkSet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6A030A9"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77754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36F486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FFDD542" w14:textId="77777777" w:rsidR="00897291" w:rsidRPr="00A25D4D" w:rsidRDefault="00897291" w:rsidP="00897291">
            <w:r w:rsidRPr="00A25D4D">
              <w:t>Pipe</w:t>
            </w:r>
          </w:p>
        </w:tc>
        <w:tc>
          <w:tcPr>
            <w:tcW w:w="0" w:type="auto"/>
            <w:tcBorders>
              <w:top w:val="outset" w:sz="6" w:space="0" w:color="auto"/>
              <w:left w:val="outset" w:sz="6" w:space="0" w:color="auto"/>
              <w:bottom w:val="outset" w:sz="6" w:space="0" w:color="auto"/>
              <w:right w:val="outset" w:sz="6" w:space="0" w:color="auto"/>
            </w:tcBorders>
            <w:hideMark/>
          </w:tcPr>
          <w:p w14:paraId="57EB31B2"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DE6901"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05215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3A10DB" w14:textId="77777777" w:rsidR="00897291" w:rsidRPr="00A25D4D" w:rsidRDefault="00897291" w:rsidP="00897291">
            <w:proofErr w:type="spellStart"/>
            <w:r w:rsidRPr="00A25D4D">
              <w:t>Pole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1A56F2F"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2A73EC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F069C0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A4B438A" w14:textId="77777777" w:rsidR="00897291" w:rsidRPr="00A25D4D" w:rsidRDefault="00897291" w:rsidP="00897291">
            <w:proofErr w:type="spellStart"/>
            <w:r w:rsidRPr="00A25D4D">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46AF5D3"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66580AE"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D1BAE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9CAC75" w14:textId="77777777" w:rsidR="00897291" w:rsidRPr="00A25D4D" w:rsidRDefault="00897291" w:rsidP="00897291">
            <w:proofErr w:type="spellStart"/>
            <w:r w:rsidRPr="00A25D4D">
              <w:t>Tower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90DE45"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ABC7C5"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B437EB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F2031D" w14:textId="77777777" w:rsidR="00897291" w:rsidRPr="00A25D4D" w:rsidRDefault="00897291" w:rsidP="00897291">
            <w:r w:rsidRPr="00A25D4D">
              <w:t>Cable</w:t>
            </w:r>
          </w:p>
        </w:tc>
        <w:tc>
          <w:tcPr>
            <w:tcW w:w="0" w:type="auto"/>
            <w:tcBorders>
              <w:top w:val="outset" w:sz="6" w:space="0" w:color="auto"/>
              <w:left w:val="outset" w:sz="6" w:space="0" w:color="auto"/>
              <w:bottom w:val="outset" w:sz="6" w:space="0" w:color="auto"/>
              <w:right w:val="outset" w:sz="6" w:space="0" w:color="auto"/>
            </w:tcBorders>
            <w:hideMark/>
          </w:tcPr>
          <w:p w14:paraId="046E652D"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2C299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428ABE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5FE5B3" w14:textId="77777777" w:rsidR="00897291" w:rsidRPr="00A25D4D" w:rsidRDefault="00897291" w:rsidP="00897291">
            <w:proofErr w:type="spellStart"/>
            <w:r w:rsidRPr="00A25D4D">
              <w:t>UtilityDeliveryTypeValue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FBF3F9"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0CB592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DEF807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586CC1" w14:textId="77777777" w:rsidR="00897291" w:rsidRPr="00A25D4D" w:rsidRDefault="00897291" w:rsidP="00897291">
            <w:proofErr w:type="spellStart"/>
            <w:r w:rsidRPr="00A25D4D">
              <w:lastRenderedPageBreak/>
              <w:t>Manhole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50F0CB"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327CE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58695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82126EF" w14:textId="77777777" w:rsidR="00897291" w:rsidRPr="00A25D4D" w:rsidRDefault="00897291" w:rsidP="00897291">
            <w:proofErr w:type="spellStart"/>
            <w:r w:rsidRPr="00A25D4D">
              <w:t>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ADF6B67"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8281A5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CA9158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29F308" w14:textId="77777777" w:rsidR="00897291" w:rsidRPr="00A25D4D" w:rsidRDefault="00897291" w:rsidP="00897291">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5D4F2C"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9B33FF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2449C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AAF9F6" w14:textId="77777777" w:rsidR="00897291" w:rsidRPr="00A25D4D" w:rsidRDefault="00897291" w:rsidP="00897291">
            <w:proofErr w:type="spellStart"/>
            <w:r w:rsidRPr="00A25D4D">
              <w:t>SpecificAppurtenanceTypeValue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3443520"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B6CF8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B94BB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33C8C5" w14:textId="77777777" w:rsidR="00897291" w:rsidRPr="00A25D4D" w:rsidRDefault="00897291" w:rsidP="00897291">
            <w:proofErr w:type="spellStart"/>
            <w:r w:rsidRPr="00A25D4D">
              <w:t>WarningTypeValue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6A9D5E1"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C7EE7F1"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32C853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F58A9B" w14:textId="77777777" w:rsidR="00897291" w:rsidRPr="00A25D4D" w:rsidRDefault="00897291" w:rsidP="00897291">
            <w:proofErr w:type="spellStart"/>
            <w:r w:rsidRPr="00A25D4D">
              <w:t>ElectricityAppurtenanceTypeValue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DD31BC6" w14:textId="77777777" w:rsidR="00897291" w:rsidRPr="00A25D4D" w:rsidRDefault="00897291" w:rsidP="00897291">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36DD4F00"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EA7FBB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DFEB2F8" w14:textId="77777777" w:rsidR="00897291" w:rsidRPr="00A25D4D" w:rsidRDefault="00897291" w:rsidP="00897291">
            <w:proofErr w:type="spellStart"/>
            <w:r w:rsidRPr="00A25D4D">
              <w:t>ElectricityCable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F24ABD5" w14:textId="77777777" w:rsidR="00897291" w:rsidRPr="00A25D4D" w:rsidRDefault="00897291" w:rsidP="00897291">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6CE0FF1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F2E2F3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715368" w14:textId="77777777" w:rsidR="00897291" w:rsidRPr="00A25D4D" w:rsidRDefault="00897291" w:rsidP="00897291">
            <w:proofErr w:type="spellStart"/>
            <w:r w:rsidRPr="00A25D4D">
              <w:t>OilGasChemicalsPipe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999D23"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232E382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4DC3B3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D5A658" w14:textId="77777777" w:rsidR="00897291" w:rsidRPr="00A25D4D" w:rsidRDefault="00897291" w:rsidP="00897291">
            <w:proofErr w:type="spellStart"/>
            <w:r w:rsidRPr="00A25D4D">
              <w:t>OilGasChemicalsProductTypeValue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45B709C"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02FBE711"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4E73B0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FD85DC2" w14:textId="77777777" w:rsidR="00897291" w:rsidRPr="00A25D4D" w:rsidRDefault="00897291" w:rsidP="00897291">
            <w:proofErr w:type="spellStart"/>
            <w:r w:rsidRPr="00A25D4D">
              <w:t>OilGasChemicalsAppurtenanceTypeValue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A91D5D7"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7C53DF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FA2503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D0062F" w14:textId="77777777" w:rsidR="00897291" w:rsidRPr="00A25D4D" w:rsidRDefault="00897291" w:rsidP="00897291">
            <w:proofErr w:type="spellStart"/>
            <w:r w:rsidRPr="00A25D4D">
              <w:t>SewerWaterTypeValue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88A0AF9"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32D3BA64"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234448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EB34AE" w14:textId="77777777" w:rsidR="00897291" w:rsidRPr="00A25D4D" w:rsidRDefault="00897291" w:rsidP="00897291">
            <w:proofErr w:type="spellStart"/>
            <w:r w:rsidRPr="00A25D4D">
              <w:t>SewerPipe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A50B8C6"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75CD5B4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C5C20A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A34F73C" w14:textId="77777777" w:rsidR="00897291" w:rsidRPr="00A25D4D" w:rsidRDefault="00897291" w:rsidP="00897291">
            <w:proofErr w:type="spellStart"/>
            <w:r w:rsidRPr="00A25D4D">
              <w:t>SewerAppurtenanceTypeValue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FD81A1"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462C63F"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703672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5E52C1" w14:textId="77777777" w:rsidR="00897291" w:rsidRPr="00A25D4D" w:rsidRDefault="00897291" w:rsidP="00897291">
            <w:proofErr w:type="spellStart"/>
            <w:r w:rsidRPr="00A25D4D">
              <w:t>TelecommunicationsAppurtenanceTypeValue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E99A202"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16E91626"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CB61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9A0C1B" w14:textId="77777777" w:rsidR="00897291" w:rsidRPr="00A25D4D" w:rsidRDefault="00897291" w:rsidP="00897291">
            <w:proofErr w:type="spellStart"/>
            <w:r w:rsidRPr="00A25D4D">
              <w:t>TelecommunicationsCableMaterialTypeValue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CF2AB8"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7EA6B68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523F2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01D55DF" w14:textId="77777777" w:rsidR="00897291" w:rsidRPr="00A25D4D" w:rsidRDefault="00897291" w:rsidP="00897291">
            <w:proofErr w:type="spellStart"/>
            <w:r w:rsidRPr="00A25D4D">
              <w:t>TelecommunicationsCable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074222F"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52501434"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93512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16EEEC" w14:textId="77777777" w:rsidR="00897291" w:rsidRPr="00A25D4D" w:rsidRDefault="00897291" w:rsidP="00897291">
            <w:proofErr w:type="spellStart"/>
            <w:r w:rsidRPr="00A25D4D">
              <w:t>ThermalPipe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D8B299"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D484969"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9171FD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4257510" w14:textId="77777777" w:rsidR="00897291" w:rsidRPr="00A25D4D" w:rsidRDefault="00897291" w:rsidP="00897291">
            <w:proofErr w:type="spellStart"/>
            <w:r w:rsidRPr="00A25D4D">
              <w:t>ThermalAppurtenanceTypeValue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088682"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5E1CFCB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291210B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72D5984" w14:textId="77777777" w:rsidR="00897291" w:rsidRPr="00A25D4D" w:rsidRDefault="00897291" w:rsidP="00897291">
            <w:proofErr w:type="spellStart"/>
            <w:r w:rsidRPr="00A25D4D">
              <w:t>WaterPipe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1CFF1B3"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71782436"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EE757C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1757DA" w14:textId="77777777" w:rsidR="00897291" w:rsidRPr="00A25D4D" w:rsidRDefault="00897291" w:rsidP="00897291">
            <w:proofErr w:type="spellStart"/>
            <w:r w:rsidRPr="00A25D4D">
              <w:t>WaterAppurtenanceTypeValue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B922235"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1037273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9263D9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C1EF9A7" w14:textId="77777777" w:rsidR="00897291" w:rsidRPr="00A25D4D" w:rsidRDefault="00897291" w:rsidP="00897291">
            <w:proofErr w:type="spellStart"/>
            <w:r w:rsidRPr="00A25D4D">
              <w:t>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B5C7ABF"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35DDCDA0"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5240EB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162BE9" w14:textId="77777777" w:rsidR="00897291" w:rsidRPr="00A25D4D" w:rsidRDefault="00897291" w:rsidP="00897291">
            <w:proofErr w:type="spellStart"/>
            <w:r w:rsidRPr="00A25D4D">
              <w:t>ThermalProductTypeValue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C9F8A39"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F867ADC" w14:textId="77777777" w:rsidR="00897291" w:rsidRPr="00A25D4D" w:rsidRDefault="00897291" w:rsidP="00897291">
            <w:r w:rsidRPr="00A25D4D">
              <w:t>«</w:t>
            </w:r>
            <w:proofErr w:type="spellStart"/>
            <w:r w:rsidRPr="00A25D4D">
              <w:t>codeList</w:t>
            </w:r>
            <w:proofErr w:type="spellEnd"/>
            <w:r w:rsidRPr="00A25D4D">
              <w:t>»</w:t>
            </w:r>
          </w:p>
        </w:tc>
      </w:tr>
    </w:tbl>
    <w:p w14:paraId="535505DA" w14:textId="77777777" w:rsidR="003D534C" w:rsidRPr="000E0786" w:rsidRDefault="003D534C" w:rsidP="003D534C">
      <w:pPr>
        <w:jc w:val="left"/>
      </w:pPr>
    </w:p>
    <w:p w14:paraId="7FCE5CB3" w14:textId="77777777" w:rsidR="00ED33F0" w:rsidRPr="00A26E72" w:rsidRDefault="00ED33F0" w:rsidP="00FE2DB2">
      <w:pPr>
        <w:pStyle w:val="subparagraaftitel"/>
      </w:pPr>
      <w:bookmarkStart w:id="425" w:name="_Toc45195663"/>
      <w:r>
        <w:t>Geografische objecten</w:t>
      </w:r>
      <w:r w:rsidR="00283BD6">
        <w:t>.</w:t>
      </w:r>
      <w:bookmarkEnd w:id="425"/>
    </w:p>
    <w:p w14:paraId="2AC73D6F" w14:textId="60CDE694" w:rsidR="00ED33F0" w:rsidRPr="00F921B7" w:rsidRDefault="00F921B7" w:rsidP="00ED33F0">
      <w:pPr>
        <w:spacing w:line="240" w:lineRule="atLeast"/>
        <w:jc w:val="left"/>
      </w:pPr>
      <w:r w:rsidRPr="00F921B7">
        <w:t xml:space="preserve">Zie </w:t>
      </w:r>
      <w:r w:rsidR="00793B0B">
        <w:t>IMKL</w:t>
      </w:r>
      <w:r w:rsidRPr="00F921B7">
        <w:t xml:space="preserve"> – Objectcatalogus.</w:t>
      </w:r>
    </w:p>
    <w:p w14:paraId="388C8F49" w14:textId="77777777" w:rsidR="00F921B7" w:rsidRPr="00F921B7" w:rsidRDefault="00F921B7" w:rsidP="00ED33F0">
      <w:pPr>
        <w:spacing w:line="240" w:lineRule="atLeast"/>
        <w:jc w:val="left"/>
      </w:pPr>
    </w:p>
    <w:p w14:paraId="0361B3B2" w14:textId="77777777" w:rsidR="00ED33F0" w:rsidRPr="00ED33F0" w:rsidRDefault="00ED33F0" w:rsidP="001239D0">
      <w:pPr>
        <w:pStyle w:val="subparagraaftitel"/>
      </w:pPr>
      <w:bookmarkStart w:id="426" w:name="_Toc45195664"/>
      <w:r w:rsidRPr="00ED33F0">
        <w:t>Data typen</w:t>
      </w:r>
      <w:r w:rsidR="00283BD6">
        <w:t>.</w:t>
      </w:r>
      <w:bookmarkEnd w:id="426"/>
    </w:p>
    <w:p w14:paraId="563774C7" w14:textId="49F75A9E"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2887CA37" w14:textId="77777777" w:rsidR="006E15C3" w:rsidRPr="00635202" w:rsidRDefault="006E15C3" w:rsidP="00ED33F0">
      <w:pPr>
        <w:spacing w:line="240" w:lineRule="atLeast"/>
        <w:jc w:val="left"/>
      </w:pPr>
    </w:p>
    <w:p w14:paraId="7C65643D" w14:textId="77777777" w:rsidR="00ED33F0" w:rsidRPr="00ED33F0" w:rsidRDefault="00932116" w:rsidP="001239D0">
      <w:pPr>
        <w:pStyle w:val="subparagraaftitel"/>
      </w:pPr>
      <w:bookmarkStart w:id="427" w:name="_Toc45195665"/>
      <w:r>
        <w:t>Waardelijsten</w:t>
      </w:r>
      <w:r w:rsidR="00283BD6">
        <w:t>.</w:t>
      </w:r>
      <w:bookmarkEnd w:id="427"/>
    </w:p>
    <w:p w14:paraId="58C36435" w14:textId="240C0B8A" w:rsidR="00F921B7" w:rsidRPr="00F921B7" w:rsidRDefault="00F921B7" w:rsidP="00F921B7">
      <w:pPr>
        <w:spacing w:line="240" w:lineRule="atLeast"/>
        <w:jc w:val="left"/>
      </w:pPr>
      <w:r w:rsidRPr="00F921B7">
        <w:t xml:space="preserve">Zie </w:t>
      </w:r>
      <w:r w:rsidR="00793B0B">
        <w:t>IMKL</w:t>
      </w:r>
      <w:r w:rsidRPr="00F921B7">
        <w:t xml:space="preserve"> – </w:t>
      </w:r>
      <w:proofErr w:type="spellStart"/>
      <w:r w:rsidR="001D3ADF" w:rsidRPr="00B76BD4">
        <w:t>waardelijst</w:t>
      </w:r>
      <w:proofErr w:type="spellEnd"/>
      <w:r w:rsidR="001D3ADF" w:rsidRPr="00B76BD4">
        <w:t xml:space="preserve"> register. (</w:t>
      </w:r>
      <w:r w:rsidR="005D68B2" w:rsidRPr="00B76BD4">
        <w:t>en</w:t>
      </w:r>
      <w:r w:rsidR="001D3ADF" w:rsidRPr="00B76BD4">
        <w:t xml:space="preserve"> in Excel: </w:t>
      </w:r>
      <w:r w:rsidR="00793B0B">
        <w:t>IMKL</w:t>
      </w:r>
      <w:r w:rsidR="002B4B6E" w:rsidRPr="00B76BD4">
        <w:t xml:space="preserve"> </w:t>
      </w:r>
      <w:r w:rsidR="00B92351">
        <w:t>–</w:t>
      </w:r>
      <w:r w:rsidR="002B4B6E" w:rsidRPr="00B76BD4">
        <w:t xml:space="preserve"> </w:t>
      </w:r>
      <w:r w:rsidR="00B92351">
        <w:t>2.0</w:t>
      </w:r>
      <w:r w:rsidR="005D68B2" w:rsidRPr="00B76BD4">
        <w:t xml:space="preserve"> </w:t>
      </w:r>
      <w:r w:rsidR="006D6D0B" w:rsidRPr="00B76BD4">
        <w:t>IMKL waardelijsten.xlsx</w:t>
      </w:r>
      <w:r w:rsidR="001D3ADF" w:rsidRPr="00B76BD4">
        <w:t>)</w:t>
      </w:r>
    </w:p>
    <w:p w14:paraId="5AE81C65" w14:textId="77777777" w:rsidR="00ED33F0" w:rsidRPr="00635202" w:rsidRDefault="00ED33F0" w:rsidP="00ED33F0">
      <w:pPr>
        <w:spacing w:line="240" w:lineRule="atLeast"/>
        <w:jc w:val="left"/>
      </w:pPr>
    </w:p>
    <w:p w14:paraId="1596320D" w14:textId="77777777" w:rsidR="00ED33F0" w:rsidRPr="00ED33F0" w:rsidRDefault="00ED33F0" w:rsidP="001239D0">
      <w:pPr>
        <w:pStyle w:val="subparagraaftitel"/>
      </w:pPr>
      <w:bookmarkStart w:id="428" w:name="_Toc45195666"/>
      <w:r w:rsidRPr="00ED33F0">
        <w:t>Ge</w:t>
      </w:r>
      <w:r>
        <w:t>ï</w:t>
      </w:r>
      <w:r w:rsidRPr="00ED33F0">
        <w:t>mporteerde typen (informatief)</w:t>
      </w:r>
      <w:r w:rsidR="00283BD6">
        <w:t>.</w:t>
      </w:r>
      <w:bookmarkEnd w:id="428"/>
    </w:p>
    <w:p w14:paraId="3E0ACAA7" w14:textId="37E83334"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3F0D4FC5" w14:textId="77777777" w:rsidR="00576E1A" w:rsidRPr="00ED33F0" w:rsidRDefault="00576E1A" w:rsidP="00576E1A"/>
    <w:p w14:paraId="7CBA1001" w14:textId="77777777" w:rsidR="00576E1A" w:rsidRPr="00ED33F0" w:rsidRDefault="00576E1A" w:rsidP="00576E1A">
      <w:pPr>
        <w:pStyle w:val="Hoofdstukx"/>
        <w:pageBreakBefore/>
        <w:spacing w:line="240" w:lineRule="atLeast"/>
      </w:pPr>
    </w:p>
    <w:p w14:paraId="0904F598" w14:textId="77777777" w:rsidR="00576E1A" w:rsidRDefault="00A23501" w:rsidP="00576E1A">
      <w:pPr>
        <w:pStyle w:val="Hoofdstuktitel"/>
        <w:spacing w:line="240" w:lineRule="atLeast"/>
      </w:pPr>
      <w:bookmarkStart w:id="429" w:name="_Toc45195667"/>
      <w:r>
        <w:t>Referentie</w:t>
      </w:r>
      <w:r w:rsidR="00576E1A">
        <w:t>systemen</w:t>
      </w:r>
      <w:bookmarkEnd w:id="429"/>
    </w:p>
    <w:p w14:paraId="1E4E8C2E" w14:textId="77777777"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14:paraId="466490E2" w14:textId="77777777" w:rsidR="00576E1A" w:rsidRDefault="00B20C85" w:rsidP="00576E1A">
      <w:pPr>
        <w:pStyle w:val="Paragraaftitel"/>
        <w:spacing w:line="240" w:lineRule="atLeast"/>
      </w:pPr>
      <w:bookmarkStart w:id="430" w:name="_Toc45195668"/>
      <w:r>
        <w:t>Ruimtelijk</w:t>
      </w:r>
      <w:r w:rsidR="006B2CE6">
        <w:t xml:space="preserve"> referentiesysteem</w:t>
      </w:r>
      <w:r w:rsidR="00283BD6">
        <w:t>.</w:t>
      </w:r>
      <w:bookmarkEnd w:id="430"/>
    </w:p>
    <w:p w14:paraId="1B171595" w14:textId="77777777" w:rsidR="00B20C85" w:rsidRDefault="00B20C85" w:rsidP="00E62DE5">
      <w:r>
        <w:t>Voor het ruimtelijk referentiesysteem gelden er twee situaties: leveren voor INSPIRE en levering voor andere processen.</w:t>
      </w:r>
    </w:p>
    <w:p w14:paraId="5FA3A2AF" w14:textId="77777777" w:rsidR="00B20C85" w:rsidRDefault="00B20C85" w:rsidP="00E62DE5"/>
    <w:p w14:paraId="23A4FE33" w14:textId="77777777" w:rsidR="00B20C85" w:rsidRDefault="00B20C85" w:rsidP="00E62DE5">
      <w:r>
        <w:t>Voor uitwisseling voor de niet INSPIRE datalevering geldt: Rijksdriehoekmeting (RD).</w:t>
      </w:r>
    </w:p>
    <w:p w14:paraId="0BB8B037" w14:textId="77777777"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14:paraId="474CDE9C" w14:textId="77777777" w:rsidR="00B20C85" w:rsidRPr="00B20C85" w:rsidRDefault="00B20C85" w:rsidP="00B20C85"/>
    <w:p w14:paraId="6B04DC16" w14:textId="77777777" w:rsidR="00B20C85" w:rsidRPr="00B20C85" w:rsidRDefault="00B20C85" w:rsidP="00B20C85">
      <w:r w:rsidRPr="00B20C85">
        <w:t>Voor RD geldt EPSG code: 28992</w:t>
      </w:r>
    </w:p>
    <w:p w14:paraId="347C3AE5" w14:textId="77777777" w:rsidR="00B20C85" w:rsidRDefault="00B20C85" w:rsidP="00B20C85">
      <w:r w:rsidRPr="00B20C85">
        <w:t>Voor RD + NAP geldt EPSG code: 7415</w:t>
      </w:r>
    </w:p>
    <w:p w14:paraId="1CEC2342" w14:textId="77777777" w:rsidR="00B20C85" w:rsidRDefault="00B20C85" w:rsidP="00B20C85"/>
    <w:p w14:paraId="2A115A11" w14:textId="77777777" w:rsidR="00B20C85" w:rsidRPr="00B20C85" w:rsidRDefault="00B20C85" w:rsidP="00B20C85">
      <w:r w:rsidRPr="00B20C85">
        <w:t xml:space="preserve">Levering voor INSPIRE: European </w:t>
      </w:r>
      <w:proofErr w:type="spellStart"/>
      <w:r w:rsidRPr="00B20C85">
        <w:t>Terrestrial</w:t>
      </w:r>
      <w:proofErr w:type="spellEnd"/>
      <w:r w:rsidRPr="00B20C85">
        <w:t xml:space="preserve"> Reference System 1989 (ETRS1989).</w:t>
      </w:r>
    </w:p>
    <w:p w14:paraId="76B915C4" w14:textId="77777777" w:rsidR="00B20C85" w:rsidRPr="00B20C85" w:rsidRDefault="00B20C85" w:rsidP="00B20C85">
      <w:r w:rsidRPr="00B20C85">
        <w:t>ETRS89 (2D): 4258</w:t>
      </w:r>
    </w:p>
    <w:p w14:paraId="3584E701" w14:textId="77777777" w:rsidR="00B20C85" w:rsidRDefault="006F2A01" w:rsidP="00B20C85">
      <w:r>
        <w:t>ETRS89 + EVRS</w:t>
      </w:r>
      <w:r w:rsidR="00B20C85" w:rsidRPr="00C77FC2">
        <w:t> : 74</w:t>
      </w:r>
      <w:r>
        <w:t>23</w:t>
      </w:r>
      <w:r w:rsidR="00B20C85" w:rsidRPr="00C77FC2">
        <w:t xml:space="preserve"> (hoogte in meters </w:t>
      </w:r>
      <w:proofErr w:type="spellStart"/>
      <w:r w:rsidR="00B20C85" w:rsidRPr="00C77FC2">
        <w:t>tov</w:t>
      </w:r>
      <w:proofErr w:type="spellEnd"/>
      <w:r w:rsidR="00B20C85" w:rsidRPr="00C77FC2">
        <w:t xml:space="preserve"> EVRF2000 (=NAP)</w:t>
      </w:r>
      <w:r w:rsidR="00B20C85">
        <w:t>.</w:t>
      </w:r>
    </w:p>
    <w:p w14:paraId="469EF34B" w14:textId="77777777" w:rsidR="00B20C85" w:rsidRPr="00C77FC2" w:rsidRDefault="00B20C85" w:rsidP="00B20C85">
      <w:r>
        <w:t>Zie voor meer detail hoofdstuk 6 van INSPIRE_Datasp</w:t>
      </w:r>
      <w:r w:rsidR="00243DBF">
        <w:t>e</w:t>
      </w:r>
      <w:r>
        <w:t>cifications_US_v3.0</w:t>
      </w:r>
      <w:r w:rsidR="00B250DA">
        <w:t>.</w:t>
      </w:r>
    </w:p>
    <w:p w14:paraId="5AE86D98" w14:textId="77777777" w:rsidR="00B20C85" w:rsidRPr="00B20C85" w:rsidRDefault="00B20C85" w:rsidP="00B20C85"/>
    <w:p w14:paraId="21C148E5" w14:textId="77777777" w:rsidR="00C77FC2" w:rsidRDefault="00C77FC2" w:rsidP="00E62DE5">
      <w:r>
        <w:t>Toelichting:</w:t>
      </w:r>
    </w:p>
    <w:p w14:paraId="0F164985" w14:textId="7C1670EC"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w:t>
      </w:r>
      <w:r w:rsidR="005366F6">
        <w:t xml:space="preserve">zijn </w:t>
      </w:r>
      <w:r w:rsidR="007D3939">
        <w:t>de</w:t>
      </w:r>
      <w:r>
        <w:t xml:space="preserve"> Rijksdriehoekmeting</w:t>
      </w:r>
      <w:r w:rsidR="007D3939">
        <w:t xml:space="preserve"> </w:t>
      </w:r>
      <w:r>
        <w:t>(RD</w:t>
      </w:r>
      <w:r w:rsidR="007D3939">
        <w:t xml:space="preserve">) </w:t>
      </w:r>
      <w:r w:rsidR="005366F6">
        <w:t xml:space="preserve">en ETRS89 </w:t>
      </w:r>
      <w:r w:rsidR="007D3939">
        <w:t>gangbare referentiesystem</w:t>
      </w:r>
      <w:r w:rsidR="005366F6">
        <w:t>en</w:t>
      </w:r>
      <w:r w:rsidR="007D3939">
        <w:t xml:space="preserve">. </w:t>
      </w:r>
      <w:r w:rsidR="005366F6">
        <w:t xml:space="preserve">Het RD systeem daarbij  </w:t>
      </w:r>
      <w:r w:rsidR="007D3939">
        <w:t xml:space="preserve">een referentiesysteem dat alleen voor Nederland van toepassing is en ook alleen voor land, niet zee, </w:t>
      </w:r>
      <w:r w:rsidR="00091499">
        <w:t xml:space="preserve">is </w:t>
      </w:r>
      <w:r w:rsidR="00B20C85">
        <w:t>gedefinieerd.</w:t>
      </w:r>
    </w:p>
    <w:p w14:paraId="650F1C00" w14:textId="77777777" w:rsidR="00B20C85" w:rsidRDefault="00B20C85" w:rsidP="00E62DE5"/>
    <w:p w14:paraId="0FB21E0B" w14:textId="77777777" w:rsidR="00804A6D" w:rsidRPr="005366F6" w:rsidRDefault="007D3939" w:rsidP="00E62DE5">
      <w:r w:rsidRPr="00DC57C0">
        <w:t>Met de toename van internationale data uitwisseling is er behoefte aan internationaal bruikbare referentiesystemen.</w:t>
      </w:r>
      <w:r w:rsidR="00B250DA" w:rsidRPr="005366F6">
        <w:t xml:space="preserve"> </w:t>
      </w:r>
      <w:r w:rsidRPr="005366F6">
        <w:t>ETRS89 is het referentiesysteem dat hieraan voldoet. INSPIRE schrijft het gebruik van ETRS89 voor.</w:t>
      </w:r>
    </w:p>
    <w:p w14:paraId="3F375101" w14:textId="0ED6D447" w:rsidR="00AE3F47" w:rsidRDefault="005366F6" w:rsidP="00AE3F47">
      <w:r w:rsidRPr="0027713D">
        <w:t xml:space="preserve">RDNAPTRANS™ is de officiële en nauwkeurige transformatie tussen het coördinatensysteem van de Rijksdriehoeksmeting (RD) en het Normaal Amsterdams Peil (NAP) enerzijds en het European </w:t>
      </w:r>
      <w:proofErr w:type="spellStart"/>
      <w:r w:rsidRPr="0027713D">
        <w:t>Terrestrial</w:t>
      </w:r>
      <w:proofErr w:type="spellEnd"/>
      <w:r w:rsidRPr="0027713D">
        <w:t xml:space="preserve"> Reference System 1989 (ETRS89) anderzijds.</w:t>
      </w:r>
    </w:p>
    <w:p w14:paraId="4B7C37CC" w14:textId="7C56CEE3" w:rsidR="005366F6" w:rsidRDefault="005366F6" w:rsidP="00AE3F47">
      <w:r>
        <w:t>Voor de WIBON wordt de Rijksdriehoeksmeting als referentiesysteem gebruikt.</w:t>
      </w:r>
    </w:p>
    <w:p w14:paraId="482B785E" w14:textId="77777777" w:rsidR="00AE3F47" w:rsidRDefault="00AE3F47" w:rsidP="00AE3F47"/>
    <w:p w14:paraId="46B5824B" w14:textId="77777777" w:rsidR="00576E1A" w:rsidRDefault="006B2CE6" w:rsidP="00AE3F47">
      <w:r>
        <w:t>T</w:t>
      </w:r>
      <w:r w:rsidR="0026425C">
        <w:t>emporeel</w:t>
      </w:r>
      <w:r>
        <w:t xml:space="preserve"> referentiesysteem</w:t>
      </w:r>
    </w:p>
    <w:p w14:paraId="3C545069" w14:textId="77777777"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14:paraId="099DABD5" w14:textId="77777777"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14:paraId="00D5BC23" w14:textId="77777777" w:rsidR="00576E1A" w:rsidRPr="00456F46" w:rsidRDefault="00576E1A" w:rsidP="00576E1A">
      <w:pPr>
        <w:pStyle w:val="Hoofdstukx"/>
        <w:pageBreakBefore/>
        <w:spacing w:line="240" w:lineRule="atLeast"/>
      </w:pPr>
    </w:p>
    <w:p w14:paraId="229F2F35" w14:textId="77777777" w:rsidR="00576E1A" w:rsidRDefault="00576E1A" w:rsidP="00576E1A">
      <w:pPr>
        <w:pStyle w:val="Hoofdstuktitel"/>
        <w:spacing w:line="240" w:lineRule="atLeast"/>
      </w:pPr>
      <w:bookmarkStart w:id="431" w:name="_Toc45195669"/>
      <w:r>
        <w:t>Levering</w:t>
      </w:r>
      <w:bookmarkEnd w:id="431"/>
    </w:p>
    <w:p w14:paraId="4FE2C957" w14:textId="77777777" w:rsidR="00EE7BB1" w:rsidRDefault="006F2CE2">
      <w:r w:rsidRPr="006F2CE2">
        <w:t xml:space="preserve">Dit hoofdstuk heeft alleen betrekking op de </w:t>
      </w:r>
      <w:proofErr w:type="spellStart"/>
      <w:r w:rsidRPr="006F2CE2">
        <w:t>geodata</w:t>
      </w:r>
      <w:proofErr w:type="spellEnd"/>
      <w:r w:rsidRPr="006F2CE2">
        <w:t xml:space="preserve">, de gevectoriseerde gegevens van </w:t>
      </w:r>
      <w:r w:rsidR="00E050B6">
        <w:t>e</w:t>
      </w:r>
      <w:r w:rsidRPr="006F2CE2">
        <w:t>en bericht. Andere gegevens zoals bijvoorbeeld detailschets</w:t>
      </w:r>
      <w:r w:rsidR="00E17D83">
        <w:t xml:space="preserve"> </w:t>
      </w:r>
      <w:r w:rsidRPr="006F2CE2">
        <w:t>vallen daarbuiten.</w:t>
      </w:r>
    </w:p>
    <w:p w14:paraId="4A52DFB7" w14:textId="77777777" w:rsidR="00576E1A" w:rsidRDefault="00B626FD" w:rsidP="00576E1A">
      <w:pPr>
        <w:pStyle w:val="Paragraaftitel"/>
        <w:spacing w:line="240" w:lineRule="atLeast"/>
      </w:pPr>
      <w:bookmarkStart w:id="432" w:name="_Toc45195670"/>
      <w:r>
        <w:t>Leveringsmedium</w:t>
      </w:r>
      <w:r w:rsidR="006C0D48">
        <w:t>.</w:t>
      </w:r>
      <w:bookmarkEnd w:id="432"/>
    </w:p>
    <w:p w14:paraId="685D4E30" w14:textId="629A54E6" w:rsidR="00C34B62" w:rsidRDefault="00897291" w:rsidP="00576E1A">
      <w:r>
        <w:t>INSPIRE-d</w:t>
      </w:r>
      <w:r w:rsidR="00C34B62">
        <w:t>ata worden geleverd via netwerkservices. Van toepassing zijn WMS voor viewservices en WFS voor downloadservices.</w:t>
      </w:r>
      <w:r w:rsidR="003C4C73">
        <w:t xml:space="preserve"> </w:t>
      </w:r>
      <w:r w:rsidR="00C34B62">
        <w:t xml:space="preserve">INSPIRE beschrijft naast WFS ook nog </w:t>
      </w:r>
      <w:r w:rsidR="0044349D">
        <w:t xml:space="preserve">optioneel </w:t>
      </w:r>
      <w:r w:rsidR="00C34B62">
        <w:t>ATOM feeds als mogelijkheid voor het leveren van data.</w:t>
      </w:r>
    </w:p>
    <w:p w14:paraId="19A230C0" w14:textId="4E31EFC3" w:rsidR="00897291" w:rsidRDefault="00897291" w:rsidP="00576E1A">
      <w:r w:rsidRPr="00897291">
        <w:t xml:space="preserve">Data in het kader van een WIBON-aanvraag wordt uitgeleverd als </w:t>
      </w:r>
      <w:proofErr w:type="spellStart"/>
      <w:r w:rsidRPr="00897291">
        <w:t>gml</w:t>
      </w:r>
      <w:proofErr w:type="spellEnd"/>
      <w:r w:rsidRPr="00897291">
        <w:t xml:space="preserve"> feature-</w:t>
      </w:r>
      <w:proofErr w:type="spellStart"/>
      <w:r w:rsidRPr="00897291">
        <w:t>collection</w:t>
      </w:r>
      <w:proofErr w:type="spellEnd"/>
      <w:r w:rsidRPr="00897291">
        <w:t>.</w:t>
      </w:r>
    </w:p>
    <w:p w14:paraId="5E8D780E" w14:textId="77777777" w:rsidR="00576E1A" w:rsidRDefault="00B626FD" w:rsidP="00576E1A">
      <w:pPr>
        <w:pStyle w:val="Paragraaftitel"/>
        <w:spacing w:line="240" w:lineRule="atLeast"/>
      </w:pPr>
      <w:bookmarkStart w:id="433" w:name="_Toc45195671"/>
      <w:r>
        <w:t>Formaten (</w:t>
      </w:r>
      <w:proofErr w:type="spellStart"/>
      <w:r>
        <w:t>encodings</w:t>
      </w:r>
      <w:proofErr w:type="spellEnd"/>
      <w:r>
        <w:t>)</w:t>
      </w:r>
      <w:r w:rsidR="006C0D48">
        <w:t>.</w:t>
      </w:r>
      <w:bookmarkEnd w:id="433"/>
    </w:p>
    <w:p w14:paraId="74438B26" w14:textId="55B7E2BB" w:rsidR="00576E1A" w:rsidRDefault="00C34B62" w:rsidP="00B626FD">
      <w:r>
        <w:t>Het format waarin data worden geleverd is GML 3.2.</w:t>
      </w:r>
      <w:r w:rsidR="00BD0325">
        <w:t>2</w:t>
      </w:r>
      <w:r>
        <w:t xml:space="preserve">. </w:t>
      </w:r>
      <w:proofErr w:type="spellStart"/>
      <w:r w:rsidR="003B5017">
        <w:t>simple</w:t>
      </w:r>
      <w:proofErr w:type="spellEnd"/>
      <w:r w:rsidR="003B5017">
        <w:t xml:space="preserve"> features profile 2 (SF-2). Dit profiel heeft een beperkt aantal GML constructies en bevat o.a. geen 3D volume objecten. Als 3D volume objecten nodig zijn moet er van SF-2 afgeweken worden. Meer informatie over </w:t>
      </w:r>
      <w:proofErr w:type="spellStart"/>
      <w:r w:rsidR="003B5017">
        <w:t>simple</w:t>
      </w:r>
      <w:proofErr w:type="spellEnd"/>
      <w:r w:rsidR="003B5017">
        <w:t xml:space="preserve"> feature </w:t>
      </w:r>
      <w:proofErr w:type="spellStart"/>
      <w:r w:rsidR="003B5017">
        <w:t>profiles</w:t>
      </w:r>
      <w:proofErr w:type="spellEnd"/>
      <w:r w:rsidR="003B5017">
        <w:t xml:space="preserve"> in: </w:t>
      </w:r>
      <w:hyperlink r:id="rId60" w:history="1">
        <w:r w:rsidR="003B5017" w:rsidRPr="003C6F9D">
          <w:rPr>
            <w:rStyle w:val="Hyperlink"/>
          </w:rPr>
          <w:t>http://www.geonovum.nl/sites/default/files/Geometrieinmodelengml_1.0.pdf</w:t>
        </w:r>
      </w:hyperlink>
      <w:r w:rsidR="003B5017">
        <w:t xml:space="preserve"> . </w:t>
      </w:r>
      <w:r>
        <w:t xml:space="preserve">Voor </w:t>
      </w:r>
      <w:r w:rsidR="00793B0B">
        <w:t>IMKL</w:t>
      </w:r>
      <w:r w:rsidR="003C4C73">
        <w:t xml:space="preserve"> </w:t>
      </w:r>
      <w:r w:rsidR="003B5017">
        <w:t xml:space="preserve">is </w:t>
      </w:r>
      <w:r w:rsidR="003C4C73">
        <w:t xml:space="preserve">een GML applicatieschema gemaakt. </w:t>
      </w:r>
      <w:r w:rsidR="00AE3F47">
        <w:t xml:space="preserve">Datasets van utiliteitsnetten die conform deze specificatie zijn gemaakt moeten foutloos valideren tegen het </w:t>
      </w:r>
      <w:r w:rsidR="00793B0B">
        <w:t>IMKL</w:t>
      </w:r>
      <w:r w:rsidR="00AE3F47">
        <w:t xml:space="preserve"> applicatieschema.</w:t>
      </w:r>
    </w:p>
    <w:p w14:paraId="5E3E1761" w14:textId="77777777" w:rsidR="001D3ADF" w:rsidRDefault="001D3ADF" w:rsidP="00B626FD"/>
    <w:p w14:paraId="0F13D7B5" w14:textId="73D123DD" w:rsidR="001D3ADF" w:rsidRDefault="001D3ADF" w:rsidP="00B626FD">
      <w:r>
        <w:t xml:space="preserve">Het </w:t>
      </w:r>
      <w:r w:rsidR="00793B0B">
        <w:t>IMKL</w:t>
      </w:r>
      <w:r>
        <w:t xml:space="preserve"> UML is toegepast in 4 profielen. Voor elk van die is er een GML applicatieschema gemaakt. Er zijn nu </w:t>
      </w:r>
      <w:r w:rsidR="00243DBF">
        <w:t>drie</w:t>
      </w:r>
      <w:r>
        <w:t xml:space="preserve"> profielen beschikbaar.</w:t>
      </w:r>
    </w:p>
    <w:p w14:paraId="0746EAB6" w14:textId="77777777" w:rsidR="001D3ADF" w:rsidRDefault="001D3ADF" w:rsidP="00B626FD"/>
    <w:p w14:paraId="46A7052F" w14:textId="38074AB7" w:rsidR="001D3ADF" w:rsidRDefault="00AC0EB5" w:rsidP="00B626FD">
      <w:r>
        <w:t>WIBON</w:t>
      </w:r>
      <w:r w:rsidR="001D3ADF">
        <w:t xml:space="preserve"> profiel: </w:t>
      </w:r>
      <w:r w:rsidR="00793B0B">
        <w:t>IMKL</w:t>
      </w:r>
      <w:r w:rsidR="001D3ADF" w:rsidRPr="001D3ADF">
        <w:t>-</w:t>
      </w:r>
      <w:r>
        <w:t>wibon</w:t>
      </w:r>
      <w:r w:rsidR="001D3ADF" w:rsidRPr="001D3ADF">
        <w:t>.xsd</w:t>
      </w:r>
    </w:p>
    <w:p w14:paraId="107EB757" w14:textId="053AE8D7" w:rsidR="00A62DFF" w:rsidRDefault="00AC0EB5" w:rsidP="00B626FD">
      <w:r>
        <w:t>WIBON</w:t>
      </w:r>
      <w:r w:rsidR="00A62DFF">
        <w:t xml:space="preserve"> Belangenregistratie: </w:t>
      </w:r>
      <w:r w:rsidR="00793B0B">
        <w:t>IMKL</w:t>
      </w:r>
      <w:r w:rsidR="00A62DFF">
        <w:t>-</w:t>
      </w:r>
      <w:r>
        <w:t>wibon</w:t>
      </w:r>
      <w:r w:rsidR="00A62DFF">
        <w:t>br.xsd</w:t>
      </w:r>
      <w:r w:rsidR="00BD0325">
        <w:t xml:space="preserve"> (</w:t>
      </w:r>
      <w:proofErr w:type="spellStart"/>
      <w:r w:rsidR="00BD0325">
        <w:t>todo</w:t>
      </w:r>
      <w:proofErr w:type="spellEnd"/>
      <w:r w:rsidR="00BD0325">
        <w:t xml:space="preserve"> voor versie 2.0)</w:t>
      </w:r>
    </w:p>
    <w:p w14:paraId="684C4138" w14:textId="400334DB" w:rsidR="00A62DFF" w:rsidRDefault="00A62DFF" w:rsidP="00B626FD">
      <w:r>
        <w:t xml:space="preserve">Subset van </w:t>
      </w:r>
      <w:r w:rsidR="00AC0EB5">
        <w:t>WIBON</w:t>
      </w:r>
      <w:r>
        <w:t xml:space="preserve"> profiel met alleen objecttypen voor Belangenregistratie.</w:t>
      </w:r>
    </w:p>
    <w:p w14:paraId="7CFF1E9E" w14:textId="00D4B6AD" w:rsidR="00C14B13" w:rsidRDefault="00C14B13" w:rsidP="00B626FD">
      <w:pPr>
        <w:rPr>
          <w:ins w:id="434" w:author="Paul Janssen" w:date="2020-09-04T15:59:00Z"/>
        </w:rPr>
      </w:pPr>
      <w:ins w:id="435" w:author="Paul Janssen" w:date="2020-09-04T15:59:00Z">
        <w:r>
          <w:t xml:space="preserve">Voor de </w:t>
        </w:r>
      </w:ins>
      <w:ins w:id="436" w:author="Paul Janssen" w:date="2020-09-04T16:00:00Z">
        <w:r>
          <w:t xml:space="preserve">profielen voor het Risicoregister en </w:t>
        </w:r>
        <w:proofErr w:type="spellStart"/>
        <w:r>
          <w:t>Stedelijkwater</w:t>
        </w:r>
        <w:proofErr w:type="spellEnd"/>
        <w:r>
          <w:t xml:space="preserve"> zijn geen GML applicatieschema</w:t>
        </w:r>
      </w:ins>
      <w:ins w:id="437" w:author="Paul Janssen" w:date="2020-09-04T16:01:00Z">
        <w:r>
          <w:t>’</w:t>
        </w:r>
      </w:ins>
      <w:ins w:id="438" w:author="Paul Janssen" w:date="2020-09-04T16:00:00Z">
        <w:r>
          <w:t>s gemaakt.</w:t>
        </w:r>
      </w:ins>
    </w:p>
    <w:p w14:paraId="506EFF86" w14:textId="768A52AB" w:rsidR="001D3ADF" w:rsidDel="00C14B13" w:rsidRDefault="001D3ADF" w:rsidP="00B626FD">
      <w:pPr>
        <w:rPr>
          <w:del w:id="439" w:author="Paul Janssen" w:date="2020-09-04T16:01:00Z"/>
        </w:rPr>
      </w:pPr>
      <w:del w:id="440" w:author="Paul Janssen" w:date="2020-09-04T16:01:00Z">
        <w:r w:rsidDel="00C14B13">
          <w:delText xml:space="preserve">Risicoregister profiel: </w:delText>
        </w:r>
        <w:r w:rsidR="00793B0B" w:rsidDel="00C14B13">
          <w:delText>IMKL</w:delText>
        </w:r>
        <w:r w:rsidRPr="001D3ADF" w:rsidDel="00C14B13">
          <w:delText>-rrb.xsd</w:delText>
        </w:r>
        <w:r w:rsidR="00BD0325" w:rsidDel="00C14B13">
          <w:delText xml:space="preserve"> (todo voor versie 2.0)</w:delText>
        </w:r>
      </w:del>
    </w:p>
    <w:p w14:paraId="4D4D8D06" w14:textId="473E6F46" w:rsidR="001D3ADF" w:rsidDel="00C14B13" w:rsidRDefault="001D3ADF" w:rsidP="00B626FD">
      <w:pPr>
        <w:rPr>
          <w:del w:id="441" w:author="Paul Janssen" w:date="2020-09-04T16:01:00Z"/>
        </w:rPr>
      </w:pPr>
      <w:del w:id="442" w:author="Paul Janssen" w:date="2020-09-04T16:01:00Z">
        <w:r w:rsidDel="00C14B13">
          <w:delText xml:space="preserve">Stedelijkwater profiel: </w:delText>
        </w:r>
        <w:r w:rsidR="00793B0B" w:rsidDel="00C14B13">
          <w:delText>IMKL</w:delText>
        </w:r>
        <w:r w:rsidR="003657E7" w:rsidDel="00C14B13">
          <w:delText>-sw.xsd</w:delText>
        </w:r>
        <w:r w:rsidR="00BD0325" w:rsidDel="00C14B13">
          <w:delText>(todo voor versie 2.0)</w:delText>
        </w:r>
      </w:del>
    </w:p>
    <w:p w14:paraId="3327F4C0" w14:textId="4E69F8F5" w:rsidR="001D3ADF" w:rsidRDefault="001D3ADF" w:rsidP="00B626FD"/>
    <w:p w14:paraId="1EE52DDD" w14:textId="77777777" w:rsidR="001D3ADF" w:rsidRDefault="001D3ADF" w:rsidP="00B626FD"/>
    <w:p w14:paraId="591D2F08" w14:textId="5280AB9D" w:rsidR="001D3ADF" w:rsidRPr="003657E7" w:rsidRDefault="00971241" w:rsidP="00B626FD">
      <w:r w:rsidRPr="003657E7">
        <w:t xml:space="preserve">Waardelijsten van het type </w:t>
      </w:r>
      <w:proofErr w:type="spellStart"/>
      <w:r w:rsidRPr="003657E7">
        <w:t>codeList</w:t>
      </w:r>
      <w:proofErr w:type="spellEnd"/>
      <w:r w:rsidRPr="003657E7">
        <w:t xml:space="preserve"> zijn toegepast in RDF</w:t>
      </w:r>
      <w:r w:rsidR="00BD0325">
        <w:t xml:space="preserve"> en gepubliceerd op: </w:t>
      </w:r>
    </w:p>
    <w:p w14:paraId="57C8BDC3" w14:textId="1793DA8C" w:rsidR="00BD0325" w:rsidRPr="003657E7" w:rsidRDefault="004C168A" w:rsidP="00BD0325">
      <w:hyperlink r:id="rId61" w:history="1">
        <w:r w:rsidR="00BD0325">
          <w:rPr>
            <w:rStyle w:val="Hyperlink"/>
          </w:rPr>
          <w:t>https://register.geostandaarden.nl/waardelijst/imkl2015/</w:t>
        </w:r>
      </w:hyperlink>
      <w:r w:rsidR="00BD0325">
        <w:t xml:space="preserve"> (</w:t>
      </w:r>
      <w:proofErr w:type="spellStart"/>
      <w:r w:rsidR="00BD0325">
        <w:t>todo</w:t>
      </w:r>
      <w:proofErr w:type="spellEnd"/>
      <w:r w:rsidR="00BD0325">
        <w:t xml:space="preserve"> voor de 2.0 versie)</w:t>
      </w:r>
    </w:p>
    <w:p w14:paraId="1A77AAC0" w14:textId="77777777" w:rsidR="00B2550D" w:rsidRDefault="00F42CD4">
      <w:pPr>
        <w:pStyle w:val="subparagraaftitel"/>
      </w:pPr>
      <w:bookmarkStart w:id="443" w:name="_Toc449102276"/>
      <w:bookmarkStart w:id="444" w:name="_Toc449109275"/>
      <w:bookmarkStart w:id="445" w:name="_Toc298239783"/>
      <w:bookmarkStart w:id="446" w:name="_Toc298240527"/>
      <w:bookmarkStart w:id="447" w:name="_Toc310955916"/>
      <w:bookmarkStart w:id="448" w:name="_Toc45195672"/>
      <w:bookmarkEnd w:id="443"/>
      <w:bookmarkEnd w:id="444"/>
      <w:bookmarkEnd w:id="445"/>
      <w:bookmarkEnd w:id="446"/>
      <w:r w:rsidRPr="001A1B81">
        <w:t xml:space="preserve">Nadere </w:t>
      </w:r>
      <w:r>
        <w:t xml:space="preserve">GML </w:t>
      </w:r>
      <w:r w:rsidRPr="001A1B81">
        <w:t>implementatie specificaties</w:t>
      </w:r>
      <w:bookmarkEnd w:id="447"/>
      <w:bookmarkEnd w:id="448"/>
      <w:r w:rsidRPr="001A1B81">
        <w:t xml:space="preserve"> </w:t>
      </w:r>
    </w:p>
    <w:p w14:paraId="7BDE44F7" w14:textId="508233DB" w:rsidR="00F42CD4" w:rsidRDefault="00F42CD4" w:rsidP="00F42CD4">
      <w:r w:rsidRPr="00EC50C0">
        <w:t xml:space="preserve">Voor het genereren van </w:t>
      </w:r>
      <w:r w:rsidR="00793B0B">
        <w:t>IMKL</w:t>
      </w:r>
      <w:r w:rsidRPr="00EC50C0">
        <w:t xml:space="preserve"> </w:t>
      </w:r>
      <w:proofErr w:type="spellStart"/>
      <w:r w:rsidRPr="00EC50C0">
        <w:t>gml</w:t>
      </w:r>
      <w:proofErr w:type="spellEnd"/>
      <w:r w:rsidRPr="00EC50C0">
        <w:t xml:space="preserve"> bestanden zijn er nog een aantal aanvullende afspraken.</w:t>
      </w:r>
    </w:p>
    <w:p w14:paraId="1908A0EF" w14:textId="77777777" w:rsidR="00F42CD4" w:rsidRDefault="00F42CD4" w:rsidP="00F42CD4"/>
    <w:p w14:paraId="7B12A532" w14:textId="77777777" w:rsidR="00F42CD4" w:rsidRPr="00305FF6" w:rsidRDefault="00F42CD4" w:rsidP="00F42CD4">
      <w:pPr>
        <w:rPr>
          <w:b/>
        </w:rPr>
      </w:pPr>
      <w:proofErr w:type="spellStart"/>
      <w:r w:rsidRPr="00305FF6">
        <w:rPr>
          <w:b/>
        </w:rPr>
        <w:t>Encoding</w:t>
      </w:r>
      <w:proofErr w:type="spellEnd"/>
      <w:r w:rsidRPr="00305FF6">
        <w:rPr>
          <w:b/>
        </w:rPr>
        <w:t>, tekenset, van het GML bestand</w:t>
      </w:r>
      <w:r w:rsidRPr="00305FF6">
        <w:rPr>
          <w:b/>
          <w:highlight w:val="yellow"/>
        </w:rPr>
        <w:t xml:space="preserve"> </w:t>
      </w:r>
    </w:p>
    <w:p w14:paraId="15586E18" w14:textId="77777777" w:rsidR="00F42CD4" w:rsidRPr="005E66C5" w:rsidRDefault="00F42CD4" w:rsidP="00F42CD4">
      <w:r w:rsidRPr="00EC50C0">
        <w:t xml:space="preserve">Voor de </w:t>
      </w:r>
      <w:proofErr w:type="spellStart"/>
      <w:r w:rsidRPr="00EC50C0">
        <w:t>encoding</w:t>
      </w:r>
      <w:proofErr w:type="spellEnd"/>
      <w:r w:rsidRPr="00EC50C0">
        <w:t xml:space="preserve"> van het GML bestand wordt UTF-8 voorgeschreven. Van UTF-8 wordt de tekenset ISO-8859-1 ondersteunt en binnen deze tekenset wordt gebruikt: </w:t>
      </w:r>
      <w:proofErr w:type="spellStart"/>
      <w:r w:rsidRPr="00EC50C0">
        <w:t>unicode</w:t>
      </w:r>
      <w:proofErr w:type="spellEnd"/>
      <w:r w:rsidRPr="00EC50C0">
        <w:t xml:space="preserve"> [32 – 128] en [160 – 255]. Opgemerkt wordt dat (U+8216), (U+8217), (U+8220), (U+8221) ook als tekens op een kaart weer te geven moeten zijn.</w:t>
      </w:r>
    </w:p>
    <w:p w14:paraId="7C845D2A" w14:textId="77777777" w:rsidR="00F42CD4" w:rsidRPr="007B73AF" w:rsidRDefault="00F42CD4" w:rsidP="00F42CD4"/>
    <w:p w14:paraId="7CF71B46" w14:textId="77777777" w:rsidR="00F42CD4" w:rsidRPr="00305FF6" w:rsidRDefault="00F42CD4" w:rsidP="00F42CD4">
      <w:pPr>
        <w:rPr>
          <w:b/>
          <w:i/>
        </w:rPr>
      </w:pPr>
      <w:proofErr w:type="spellStart"/>
      <w:r w:rsidRPr="00305FF6">
        <w:rPr>
          <w:b/>
          <w:i/>
        </w:rPr>
        <w:t>gml</w:t>
      </w:r>
      <w:proofErr w:type="spellEnd"/>
      <w:r w:rsidRPr="00305FF6">
        <w:rPr>
          <w:b/>
          <w:i/>
        </w:rPr>
        <w:t xml:space="preserve">: </w:t>
      </w:r>
      <w:proofErr w:type="spellStart"/>
      <w:r w:rsidRPr="00305FF6">
        <w:rPr>
          <w:b/>
          <w:i/>
        </w:rPr>
        <w:t>id</w:t>
      </w:r>
      <w:proofErr w:type="spellEnd"/>
    </w:p>
    <w:p w14:paraId="2EDE58EC" w14:textId="77777777" w:rsidR="009A4642" w:rsidRDefault="00F42CD4" w:rsidP="000E3C4F">
      <w:r w:rsidRPr="00EC50C0">
        <w:t>Elk object in het GML</w:t>
      </w:r>
      <w:r>
        <w:t xml:space="preserve"> bestand </w:t>
      </w:r>
      <w:r w:rsidRPr="00EC50C0">
        <w:t>krijgt een &lt;</w:t>
      </w:r>
      <w:proofErr w:type="spellStart"/>
      <w:r w:rsidRPr="00EC50C0">
        <w:t>gml:id</w:t>
      </w:r>
      <w:proofErr w:type="spellEnd"/>
      <w:r w:rsidRPr="00EC50C0">
        <w:t xml:space="preserve">&gt;. </w:t>
      </w:r>
      <w:r>
        <w:t xml:space="preserve">Dit </w:t>
      </w:r>
      <w:proofErr w:type="spellStart"/>
      <w:r>
        <w:t>gml:id</w:t>
      </w:r>
      <w:proofErr w:type="spellEnd"/>
      <w:r>
        <w:t xml:space="preserve"> heeft geen informatiewaarde maar is nodig om interne en externe referenties te realiseren.</w:t>
      </w:r>
      <w:r w:rsidR="00B631E8">
        <w:t xml:space="preserve"> </w:t>
      </w:r>
      <w:r w:rsidR="009A4642" w:rsidRPr="000E3C4F">
        <w:t>Er zijn twee situaties</w:t>
      </w:r>
      <w:r w:rsidR="00F742BE" w:rsidRPr="000E3C4F">
        <w:t>:</w:t>
      </w:r>
    </w:p>
    <w:p w14:paraId="23061F64" w14:textId="77777777" w:rsidR="00F742BE" w:rsidRDefault="00F742BE" w:rsidP="000E3C4F"/>
    <w:p w14:paraId="3CEF0802" w14:textId="77777777" w:rsidR="009A4642" w:rsidRPr="000E3C4F" w:rsidRDefault="009A4642" w:rsidP="000E3C4F">
      <w:pPr>
        <w:rPr>
          <w:i/>
        </w:rPr>
      </w:pPr>
      <w:r w:rsidRPr="000E3C4F">
        <w:rPr>
          <w:i/>
        </w:rPr>
        <w:t xml:space="preserve">Een object met een NEN3610 of INSPIRE </w:t>
      </w:r>
      <w:proofErr w:type="spellStart"/>
      <w:r w:rsidRPr="000E3C4F">
        <w:rPr>
          <w:i/>
        </w:rPr>
        <w:t>id</w:t>
      </w:r>
      <w:r w:rsidR="00F742BE" w:rsidRPr="000E3C4F">
        <w:rPr>
          <w:i/>
        </w:rPr>
        <w:t>entifier</w:t>
      </w:r>
      <w:proofErr w:type="spellEnd"/>
      <w:r w:rsidRPr="000E3C4F">
        <w:rPr>
          <w:i/>
        </w:rPr>
        <w:t>:</w:t>
      </w:r>
    </w:p>
    <w:p w14:paraId="391315E9" w14:textId="77777777" w:rsidR="00B631E8" w:rsidRDefault="00455BC2" w:rsidP="000E3C4F">
      <w:pPr>
        <w:rPr>
          <w:rFonts w:cs="Arial"/>
        </w:rPr>
      </w:pPr>
      <w:r w:rsidRPr="00DB2583">
        <w:rPr>
          <w:rFonts w:cs="Arial"/>
        </w:rPr>
        <w:lastRenderedPageBreak/>
        <w:t xml:space="preserve">De in een GML bestand opgenomen </w:t>
      </w:r>
      <w:proofErr w:type="spellStart"/>
      <w:r w:rsidRPr="00DB2583">
        <w:rPr>
          <w:rFonts w:cs="Arial"/>
        </w:rPr>
        <w:t>gml:id</w:t>
      </w:r>
      <w:proofErr w:type="spellEnd"/>
      <w:r w:rsidRPr="00DB2583">
        <w:rPr>
          <w:rFonts w:cs="Arial"/>
        </w:rPr>
        <w:t xml:space="preserve"> is een concatenatie van de volledige </w:t>
      </w:r>
      <w:proofErr w:type="spellStart"/>
      <w:r w:rsidRPr="00DB2583">
        <w:rPr>
          <w:rFonts w:cs="Arial"/>
        </w:rPr>
        <w:t>identifier</w:t>
      </w:r>
      <w:proofErr w:type="spellEnd"/>
      <w:r w:rsidRPr="00DB2583">
        <w:rPr>
          <w:rFonts w:cs="Arial"/>
        </w:rPr>
        <w:t xml:space="preserve">, bestaande uit de </w:t>
      </w:r>
      <w:proofErr w:type="spellStart"/>
      <w:r w:rsidRPr="00DB2583">
        <w:rPr>
          <w:rFonts w:cs="Arial"/>
        </w:rPr>
        <w:t>namespace</w:t>
      </w:r>
      <w:proofErr w:type="spellEnd"/>
      <w:r w:rsidRPr="00DB2583">
        <w:rPr>
          <w:rFonts w:cs="Arial"/>
        </w:rPr>
        <w:t xml:space="preserve"> en lokale id.</w:t>
      </w:r>
    </w:p>
    <w:p w14:paraId="2C3C55AD" w14:textId="77777777" w:rsidR="00B631E8" w:rsidRPr="00107B9F" w:rsidRDefault="00B631E8" w:rsidP="000E3C4F">
      <w:pPr>
        <w:numPr>
          <w:ilvl w:val="0"/>
          <w:numId w:val="51"/>
        </w:numPr>
        <w:shd w:val="clear" w:color="auto" w:fill="FFFFFF"/>
        <w:spacing w:before="100" w:beforeAutospacing="1" w:after="100" w:afterAutospacing="1" w:line="304" w:lineRule="atLeast"/>
      </w:pPr>
      <w:r w:rsidRPr="00107B9F">
        <w:t xml:space="preserve">Voor het </w:t>
      </w:r>
      <w:proofErr w:type="spellStart"/>
      <w:r w:rsidRPr="00107B9F">
        <w:t>concateneren</w:t>
      </w:r>
      <w:proofErr w:type="spellEnd"/>
      <w:r w:rsidRPr="00107B9F">
        <w:t xml:space="preserve"> van </w:t>
      </w:r>
      <w:proofErr w:type="spellStart"/>
      <w:r w:rsidRPr="00107B9F">
        <w:t>nameSpace,LokaalId</w:t>
      </w:r>
      <w:proofErr w:type="spellEnd"/>
      <w:r w:rsidRPr="00107B9F">
        <w:t xml:space="preserve"> en mogelijk in de toekomst Versienummer gebruiken we als scheidingsteken '-' ;</w:t>
      </w:r>
    </w:p>
    <w:p w14:paraId="21AF9302" w14:textId="77777777" w:rsidR="00B631E8" w:rsidRDefault="00B631E8" w:rsidP="000E3C4F">
      <w:pPr>
        <w:numPr>
          <w:ilvl w:val="0"/>
          <w:numId w:val="51"/>
        </w:numPr>
        <w:shd w:val="clear" w:color="auto" w:fill="FFFFFF"/>
        <w:spacing w:before="100" w:beforeAutospacing="1" w:after="100" w:afterAutospacing="1" w:line="304" w:lineRule="atLeast"/>
      </w:pPr>
      <w:r w:rsidRPr="00107B9F">
        <w:t xml:space="preserve">Als scheidingsteken binnen </w:t>
      </w:r>
      <w:proofErr w:type="spellStart"/>
      <w:r w:rsidRPr="00107B9F">
        <w:t>lokaalId</w:t>
      </w:r>
      <w:proofErr w:type="spellEnd"/>
      <w:r w:rsidRPr="00107B9F">
        <w:t xml:space="preserve"> </w:t>
      </w:r>
      <w:r>
        <w:t>geldt '.'</w:t>
      </w:r>
      <w:r w:rsidRPr="00107B9F">
        <w:t xml:space="preserve">. De eerste punt komt dus na de bronhoudercode. Daarna komt de </w:t>
      </w:r>
      <w:proofErr w:type="spellStart"/>
      <w:r w:rsidRPr="00107B9F">
        <w:t>Id</w:t>
      </w:r>
      <w:proofErr w:type="spellEnd"/>
      <w:r w:rsidRPr="00107B9F">
        <w:t xml:space="preserve"> van de bronhouder intern (hierin mogen dus geen punten meer) en </w:t>
      </w:r>
      <w:r w:rsidR="00F27960" w:rsidRPr="00F27960">
        <w:t>daarna (optioneel) een '-' met daarna het versienummer van het object.</w:t>
      </w:r>
    </w:p>
    <w:p w14:paraId="67A7804D" w14:textId="77777777" w:rsidR="00F742BE" w:rsidRPr="000E3C4F" w:rsidRDefault="009A4642" w:rsidP="000E3C4F">
      <w:pPr>
        <w:shd w:val="clear" w:color="auto" w:fill="FFFFFF"/>
        <w:rPr>
          <w:rFonts w:cs="Arial"/>
          <w:i/>
        </w:rPr>
      </w:pPr>
      <w:r w:rsidRPr="000E3C4F">
        <w:rPr>
          <w:rFonts w:cs="Arial"/>
          <w:i/>
        </w:rPr>
        <w:t xml:space="preserve">Object zonder NEN3610 of INSPIRE </w:t>
      </w:r>
      <w:proofErr w:type="spellStart"/>
      <w:r w:rsidRPr="000E3C4F">
        <w:rPr>
          <w:rFonts w:cs="Arial"/>
          <w:i/>
        </w:rPr>
        <w:t>identifier</w:t>
      </w:r>
      <w:proofErr w:type="spellEnd"/>
      <w:r w:rsidR="00F742BE" w:rsidRPr="000E3C4F">
        <w:rPr>
          <w:rFonts w:cs="Arial"/>
          <w:i/>
        </w:rPr>
        <w:t>:</w:t>
      </w:r>
    </w:p>
    <w:p w14:paraId="1FF1FC3E" w14:textId="77777777" w:rsidR="00F742BE" w:rsidRPr="00352E17" w:rsidRDefault="00F742BE" w:rsidP="000E3C4F">
      <w:pPr>
        <w:shd w:val="clear" w:color="auto" w:fill="FFFFFF"/>
        <w:rPr>
          <w:rFonts w:cs="Arial"/>
        </w:rPr>
      </w:pPr>
      <w:r w:rsidRPr="000E3C4F">
        <w:rPr>
          <w:rFonts w:cs="Arial"/>
        </w:rPr>
        <w:t xml:space="preserve">In de regel zijn dit de geometrieën. Het </w:t>
      </w:r>
      <w:proofErr w:type="spellStart"/>
      <w:r w:rsidRPr="000E3C4F">
        <w:rPr>
          <w:rFonts w:cs="Arial"/>
        </w:rPr>
        <w:t>gml:id</w:t>
      </w:r>
      <w:proofErr w:type="spellEnd"/>
      <w:r w:rsidRPr="000E3C4F">
        <w:rPr>
          <w:rFonts w:cs="Arial"/>
        </w:rPr>
        <w:t xml:space="preserve"> is hiervoor vrij te kiezen en hoeft alleen uniek te zijn binnen een levering.</w:t>
      </w:r>
      <w:r>
        <w:rPr>
          <w:rFonts w:cs="Arial"/>
        </w:rPr>
        <w:t xml:space="preserve"> </w:t>
      </w:r>
    </w:p>
    <w:p w14:paraId="21668A14" w14:textId="77777777" w:rsidR="0064486E" w:rsidRDefault="0064486E" w:rsidP="000E3C4F">
      <w:pPr>
        <w:rPr>
          <w:b/>
          <w:highlight w:val="yellow"/>
        </w:rPr>
      </w:pPr>
    </w:p>
    <w:p w14:paraId="75CBD38A" w14:textId="77777777" w:rsidR="00CF2935" w:rsidRPr="000E3C4F" w:rsidRDefault="00CF2935" w:rsidP="000E3C4F">
      <w:pPr>
        <w:rPr>
          <w:b/>
        </w:rPr>
      </w:pPr>
      <w:proofErr w:type="spellStart"/>
      <w:r w:rsidRPr="000E3C4F">
        <w:rPr>
          <w:b/>
        </w:rPr>
        <w:t>Bounding</w:t>
      </w:r>
      <w:proofErr w:type="spellEnd"/>
      <w:r w:rsidRPr="000E3C4F">
        <w:rPr>
          <w:b/>
        </w:rPr>
        <w:t xml:space="preserve"> Box</w:t>
      </w:r>
      <w:r w:rsidR="00381388" w:rsidRPr="000E3C4F">
        <w:rPr>
          <w:b/>
        </w:rPr>
        <w:t xml:space="preserve"> </w:t>
      </w:r>
      <w:r w:rsidR="00381388" w:rsidRPr="000E3C4F">
        <w:rPr>
          <w:i/>
        </w:rPr>
        <w:t>(</w:t>
      </w:r>
      <w:proofErr w:type="spellStart"/>
      <w:r w:rsidR="00381388" w:rsidRPr="000E3C4F">
        <w:rPr>
          <w:i/>
        </w:rPr>
        <w:t>gml:boundedBy</w:t>
      </w:r>
      <w:proofErr w:type="spellEnd"/>
      <w:r w:rsidR="00381388" w:rsidRPr="000E3C4F">
        <w:rPr>
          <w:i/>
        </w:rPr>
        <w:t>)</w:t>
      </w:r>
    </w:p>
    <w:p w14:paraId="277F50C4" w14:textId="77777777" w:rsidR="00CF2935" w:rsidRPr="000E3C4F" w:rsidRDefault="001550B5" w:rsidP="000E3C4F">
      <w:r w:rsidRPr="000E3C4F">
        <w:t xml:space="preserve">Het is in </w:t>
      </w:r>
      <w:r w:rsidR="00CF2935" w:rsidRPr="000E3C4F">
        <w:t xml:space="preserve">GML </w:t>
      </w:r>
      <w:r w:rsidRPr="000E3C4F">
        <w:t>optioneel om e</w:t>
      </w:r>
      <w:r w:rsidR="00CF2935" w:rsidRPr="000E3C4F">
        <w:t xml:space="preserve">en </w:t>
      </w:r>
      <w:proofErr w:type="spellStart"/>
      <w:r w:rsidR="00CF2935" w:rsidRPr="000E3C4F">
        <w:t>bounding</w:t>
      </w:r>
      <w:proofErr w:type="spellEnd"/>
      <w:r w:rsidR="00CF2935" w:rsidRPr="000E3C4F">
        <w:t xml:space="preserve"> box </w:t>
      </w:r>
      <w:r w:rsidRPr="000E3C4F">
        <w:t xml:space="preserve">te definiëren </w:t>
      </w:r>
      <w:r w:rsidR="00CF2935" w:rsidRPr="000E3C4F">
        <w:t>waarin een rechthoek is opgenomen die middels een linkerbenedenhoek en rechte</w:t>
      </w:r>
      <w:r w:rsidRPr="000E3C4F">
        <w:t>r</w:t>
      </w:r>
      <w:r w:rsidR="00CF2935" w:rsidRPr="000E3C4F">
        <w:t xml:space="preserve">bovenhoek de </w:t>
      </w:r>
      <w:proofErr w:type="spellStart"/>
      <w:r w:rsidR="00CF2935" w:rsidRPr="000E3C4F">
        <w:t>extent</w:t>
      </w:r>
      <w:proofErr w:type="spellEnd"/>
      <w:r w:rsidR="00CF2935" w:rsidRPr="000E3C4F">
        <w:t xml:space="preserve"> van de </w:t>
      </w:r>
      <w:r w:rsidRPr="000E3C4F">
        <w:t>coördinaten</w:t>
      </w:r>
      <w:r w:rsidR="00CF2935" w:rsidRPr="000E3C4F">
        <w:t xml:space="preserve"> weergeeft.</w:t>
      </w:r>
    </w:p>
    <w:p w14:paraId="5A4A3DF4" w14:textId="2FDF8D27" w:rsidR="00CF2935" w:rsidRPr="000E3C4F" w:rsidRDefault="001550B5" w:rsidP="000E3C4F">
      <w:r w:rsidRPr="000E3C4F">
        <w:t xml:space="preserve">Voor </w:t>
      </w:r>
      <w:r w:rsidR="00AC0EB5">
        <w:t>WIBON</w:t>
      </w:r>
      <w:r w:rsidR="00CF2935" w:rsidRPr="000E3C4F">
        <w:t xml:space="preserve"> </w:t>
      </w:r>
      <w:r w:rsidRPr="000E3C4F">
        <w:t>geldt de volgende regel</w:t>
      </w:r>
      <w:r w:rsidR="00CF2935" w:rsidRPr="000E3C4F">
        <w:t>:</w:t>
      </w:r>
    </w:p>
    <w:p w14:paraId="6D378FCE" w14:textId="77777777" w:rsidR="00F42CD4" w:rsidRPr="000E3C4F" w:rsidRDefault="001550B5" w:rsidP="000E3C4F">
      <w:pPr>
        <w:rPr>
          <w:b/>
        </w:rPr>
      </w:pPr>
      <w:r w:rsidRPr="000E3C4F">
        <w:t xml:space="preserve">Een </w:t>
      </w:r>
      <w:proofErr w:type="spellStart"/>
      <w:r w:rsidRPr="000E3C4F">
        <w:t>bounding</w:t>
      </w:r>
      <w:proofErr w:type="spellEnd"/>
      <w:r w:rsidRPr="000E3C4F">
        <w:t xml:space="preserve"> box</w:t>
      </w:r>
      <w:r w:rsidR="00CF2935" w:rsidRPr="000E3C4F">
        <w:t xml:space="preserve"> is verplicht alleen voor het hele bestand </w:t>
      </w:r>
      <w:r w:rsidR="009E31C9" w:rsidRPr="000E3C4F">
        <w:t>bij uitlevering</w:t>
      </w:r>
      <w:r w:rsidR="00CF2935" w:rsidRPr="000E3C4F">
        <w:t xml:space="preserve">en </w:t>
      </w:r>
      <w:r w:rsidR="009E31C9" w:rsidRPr="000E3C4F">
        <w:t xml:space="preserve">en </w:t>
      </w:r>
      <w:r w:rsidR="00CF2935" w:rsidRPr="000E3C4F">
        <w:t>is niet opgenomen bij individuele geometrieën</w:t>
      </w:r>
      <w:r w:rsidR="009E31C9" w:rsidRPr="000E3C4F">
        <w:t>.</w:t>
      </w:r>
    </w:p>
    <w:p w14:paraId="0794CDB2" w14:textId="77777777" w:rsidR="001550B5" w:rsidRPr="000E3C4F" w:rsidRDefault="001550B5" w:rsidP="00F42CD4">
      <w:pPr>
        <w:rPr>
          <w:b/>
          <w:highlight w:val="yellow"/>
        </w:rPr>
      </w:pPr>
    </w:p>
    <w:p w14:paraId="72A3E2E1" w14:textId="77777777" w:rsidR="001550B5" w:rsidRPr="000E3C4F" w:rsidRDefault="001550B5" w:rsidP="00F42CD4">
      <w:pPr>
        <w:rPr>
          <w:b/>
          <w:lang w:val="en-GB"/>
        </w:rPr>
      </w:pPr>
      <w:proofErr w:type="spellStart"/>
      <w:r w:rsidRPr="000E3C4F">
        <w:rPr>
          <w:b/>
          <w:lang w:val="en-GB"/>
        </w:rPr>
        <w:t>Voorbeeld</w:t>
      </w:r>
      <w:proofErr w:type="spellEnd"/>
      <w:r w:rsidRPr="000E3C4F">
        <w:rPr>
          <w:b/>
          <w:lang w:val="en-GB"/>
        </w:rPr>
        <w:t>:</w:t>
      </w:r>
    </w:p>
    <w:p w14:paraId="1443BAF1"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gml:boundedBy</w:t>
      </w:r>
      <w:proofErr w:type="spellEnd"/>
      <w:r w:rsidRPr="000E3C4F">
        <w:rPr>
          <w:rFonts w:ascii="Arial" w:hAnsi="Arial" w:cs="Arial"/>
          <w:color w:val="0000FF"/>
          <w:lang w:val="en-GB"/>
        </w:rPr>
        <w:t>&gt;</w:t>
      </w:r>
    </w:p>
    <w:p w14:paraId="056763EE"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gml:Envelope</w:t>
      </w:r>
      <w:proofErr w:type="spellEnd"/>
      <w:r w:rsidRPr="000E3C4F">
        <w:rPr>
          <w:rFonts w:ascii="Arial" w:hAnsi="Arial" w:cs="Arial"/>
          <w:color w:val="0000FF"/>
          <w:lang w:val="en-GB"/>
        </w:rPr>
        <w:t>&gt;</w:t>
      </w:r>
    </w:p>
    <w:p w14:paraId="6A7153A9" w14:textId="2E36D4AE"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gml:lowerCorner</w:t>
      </w:r>
      <w:proofErr w:type="spellEnd"/>
      <w:r w:rsidRPr="000E3C4F">
        <w:rPr>
          <w:rFonts w:ascii="Arial" w:hAnsi="Arial" w:cs="Arial"/>
          <w:color w:val="FF0000"/>
          <w:lang w:val="en-GB"/>
        </w:rPr>
        <w:t xml:space="preserve"> </w:t>
      </w:r>
      <w:proofErr w:type="spellStart"/>
      <w:r w:rsidRPr="000E3C4F">
        <w:rPr>
          <w:rFonts w:ascii="Arial" w:hAnsi="Arial" w:cs="Arial"/>
          <w:color w:val="FF0000"/>
          <w:lang w:val="en-GB"/>
        </w:rPr>
        <w:t>srsName</w:t>
      </w:r>
      <w:proofErr w:type="spellEnd"/>
      <w:r w:rsidRPr="000E3C4F">
        <w:rPr>
          <w:rFonts w:ascii="Arial" w:hAnsi="Arial" w:cs="Arial"/>
          <w:color w:val="0000FF"/>
          <w:lang w:val="en-GB"/>
        </w:rPr>
        <w:t>="</w:t>
      </w:r>
      <w:proofErr w:type="spellStart"/>
      <w:r w:rsidRPr="000E3C4F">
        <w:rPr>
          <w:rFonts w:ascii="Arial" w:hAnsi="Arial" w:cs="Arial"/>
          <w:color w:val="000000"/>
          <w:lang w:val="en-GB"/>
        </w:rPr>
        <w:t>urn:</w:t>
      </w:r>
      <w:r w:rsidR="00BD0325">
        <w:rPr>
          <w:rFonts w:ascii="Arial" w:hAnsi="Arial" w:cs="Arial"/>
          <w:color w:val="000000"/>
          <w:lang w:val="en-GB"/>
        </w:rPr>
        <w:t>ogc</w:t>
      </w:r>
      <w:r w:rsidRPr="000E3C4F">
        <w:rPr>
          <w:rFonts w:ascii="Arial" w:hAnsi="Arial" w:cs="Arial"/>
          <w:color w:val="000000"/>
          <w:lang w:val="en-GB"/>
        </w:rPr>
        <w:t>:def:crs:EPSG</w:t>
      </w:r>
      <w:proofErr w:type="spellEnd"/>
      <w:r w:rsidRPr="000E3C4F">
        <w:rPr>
          <w:rFonts w:ascii="Arial" w:hAnsi="Arial" w:cs="Arial"/>
          <w:color w:val="000000"/>
          <w:lang w:val="en-GB"/>
        </w:rPr>
        <w:t>::28992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proofErr w:type="spellStart"/>
      <w:r w:rsidRPr="000E3C4F">
        <w:rPr>
          <w:rFonts w:ascii="Arial" w:hAnsi="Arial" w:cs="Arial"/>
          <w:color w:val="800000"/>
          <w:lang w:val="en-GB"/>
        </w:rPr>
        <w:t>gml:lowerCorner</w:t>
      </w:r>
      <w:proofErr w:type="spellEnd"/>
      <w:r w:rsidRPr="000E3C4F">
        <w:rPr>
          <w:rFonts w:ascii="Arial" w:hAnsi="Arial" w:cs="Arial"/>
          <w:color w:val="0000FF"/>
          <w:lang w:val="en-GB"/>
        </w:rPr>
        <w:t>&gt;</w:t>
      </w:r>
    </w:p>
    <w:p w14:paraId="18A36F10" w14:textId="0889E3F1"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gml:upperCorner</w:t>
      </w:r>
      <w:proofErr w:type="spellEnd"/>
      <w:r w:rsidRPr="000E3C4F">
        <w:rPr>
          <w:rFonts w:ascii="Arial" w:hAnsi="Arial" w:cs="Arial"/>
          <w:color w:val="FF0000"/>
          <w:lang w:val="en-GB"/>
        </w:rPr>
        <w:t xml:space="preserve"> </w:t>
      </w:r>
      <w:proofErr w:type="spellStart"/>
      <w:r w:rsidRPr="000E3C4F">
        <w:rPr>
          <w:rFonts w:ascii="Arial" w:hAnsi="Arial" w:cs="Arial"/>
          <w:color w:val="FF0000"/>
          <w:lang w:val="en-GB"/>
        </w:rPr>
        <w:t>srsName</w:t>
      </w:r>
      <w:proofErr w:type="spellEnd"/>
      <w:r w:rsidRPr="000E3C4F">
        <w:rPr>
          <w:rFonts w:ascii="Arial" w:hAnsi="Arial" w:cs="Arial"/>
          <w:color w:val="0000FF"/>
          <w:lang w:val="en-GB"/>
        </w:rPr>
        <w:t>="</w:t>
      </w:r>
      <w:proofErr w:type="spellStart"/>
      <w:r w:rsidRPr="000E3C4F">
        <w:rPr>
          <w:rFonts w:ascii="Arial" w:hAnsi="Arial" w:cs="Arial"/>
          <w:color w:val="000000"/>
          <w:lang w:val="en-GB"/>
        </w:rPr>
        <w:t>urn:</w:t>
      </w:r>
      <w:r w:rsidR="00BD0325">
        <w:rPr>
          <w:rFonts w:ascii="Arial" w:hAnsi="Arial" w:cs="Arial"/>
          <w:color w:val="000000"/>
          <w:lang w:val="en-GB"/>
        </w:rPr>
        <w:t>ogc</w:t>
      </w:r>
      <w:r w:rsidRPr="000E3C4F">
        <w:rPr>
          <w:rFonts w:ascii="Arial" w:hAnsi="Arial" w:cs="Arial"/>
          <w:color w:val="000000"/>
          <w:lang w:val="en-GB"/>
        </w:rPr>
        <w:t>:def:crs:EPSG</w:t>
      </w:r>
      <w:proofErr w:type="spellEnd"/>
      <w:r w:rsidRPr="000E3C4F">
        <w:rPr>
          <w:rFonts w:ascii="Arial" w:hAnsi="Arial" w:cs="Arial"/>
          <w:color w:val="000000"/>
          <w:lang w:val="en-GB"/>
        </w:rPr>
        <w:t>::28992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proofErr w:type="spellStart"/>
      <w:r w:rsidRPr="000E3C4F">
        <w:rPr>
          <w:rFonts w:ascii="Arial" w:hAnsi="Arial" w:cs="Arial"/>
          <w:color w:val="800000"/>
          <w:lang w:val="en-GB"/>
        </w:rPr>
        <w:t>gml:upperCorner</w:t>
      </w:r>
      <w:proofErr w:type="spellEnd"/>
      <w:r w:rsidRPr="000E3C4F">
        <w:rPr>
          <w:rFonts w:ascii="Arial" w:hAnsi="Arial" w:cs="Arial"/>
          <w:color w:val="0000FF"/>
          <w:lang w:val="en-GB"/>
        </w:rPr>
        <w:t>&gt;</w:t>
      </w:r>
    </w:p>
    <w:p w14:paraId="50E8652B" w14:textId="77777777" w:rsidR="001550B5" w:rsidRPr="000E3C4F" w:rsidRDefault="001550B5" w:rsidP="001550B5">
      <w:pPr>
        <w:autoSpaceDE w:val="0"/>
        <w:autoSpaceDN w:val="0"/>
        <w:adjustRightInd w:val="0"/>
        <w:spacing w:line="240" w:lineRule="auto"/>
        <w:jc w:val="left"/>
        <w:rPr>
          <w:rFonts w:ascii="Arial" w:hAnsi="Arial" w:cs="Arial"/>
          <w:color w:val="000000"/>
        </w:rPr>
      </w:pPr>
      <w:r w:rsidRPr="000E3C4F">
        <w:rPr>
          <w:rFonts w:ascii="Arial" w:hAnsi="Arial" w:cs="Arial"/>
          <w:color w:val="0000FF"/>
        </w:rPr>
        <w:t>&lt;/</w:t>
      </w:r>
      <w:proofErr w:type="spellStart"/>
      <w:r w:rsidRPr="000E3C4F">
        <w:rPr>
          <w:rFonts w:ascii="Arial" w:hAnsi="Arial" w:cs="Arial"/>
          <w:color w:val="800000"/>
        </w:rPr>
        <w:t>gml:Envelope</w:t>
      </w:r>
      <w:proofErr w:type="spellEnd"/>
      <w:r w:rsidRPr="000E3C4F">
        <w:rPr>
          <w:rFonts w:ascii="Arial" w:hAnsi="Arial" w:cs="Arial"/>
          <w:color w:val="0000FF"/>
        </w:rPr>
        <w:t>&gt;</w:t>
      </w:r>
    </w:p>
    <w:p w14:paraId="7E7E10D6" w14:textId="77777777" w:rsidR="001550B5" w:rsidRPr="000E3C4F" w:rsidRDefault="001550B5" w:rsidP="001550B5">
      <w:pPr>
        <w:rPr>
          <w:b/>
        </w:rPr>
      </w:pPr>
      <w:r w:rsidRPr="000E3C4F">
        <w:rPr>
          <w:rFonts w:ascii="Arial" w:hAnsi="Arial" w:cs="Arial"/>
          <w:color w:val="0000FF"/>
        </w:rPr>
        <w:t>&lt;/</w:t>
      </w:r>
      <w:proofErr w:type="spellStart"/>
      <w:r w:rsidRPr="000E3C4F">
        <w:rPr>
          <w:rFonts w:ascii="Arial" w:hAnsi="Arial" w:cs="Arial"/>
          <w:color w:val="800000"/>
        </w:rPr>
        <w:t>gml:boundedBy</w:t>
      </w:r>
      <w:proofErr w:type="spellEnd"/>
      <w:r w:rsidRPr="000E3C4F">
        <w:rPr>
          <w:rFonts w:ascii="Arial" w:hAnsi="Arial" w:cs="Arial"/>
          <w:color w:val="0000FF"/>
        </w:rPr>
        <w:t>&gt;</w:t>
      </w:r>
    </w:p>
    <w:p w14:paraId="4558E95D" w14:textId="77777777" w:rsidR="00F42CD4" w:rsidRDefault="00F42CD4" w:rsidP="00F42CD4"/>
    <w:p w14:paraId="7EFD65EE" w14:textId="77777777" w:rsidR="00F42CD4" w:rsidRPr="00305FF6" w:rsidRDefault="00F42CD4" w:rsidP="00F42CD4">
      <w:pPr>
        <w:rPr>
          <w:b/>
        </w:rPr>
      </w:pPr>
      <w:bookmarkStart w:id="449" w:name="_Toc297652024"/>
      <w:bookmarkStart w:id="450" w:name="_Toc298239789"/>
      <w:bookmarkStart w:id="451" w:name="_Toc298240533"/>
      <w:bookmarkEnd w:id="449"/>
      <w:bookmarkEnd w:id="450"/>
      <w:bookmarkEnd w:id="451"/>
      <w:r w:rsidRPr="00305FF6">
        <w:rPr>
          <w:b/>
        </w:rPr>
        <w:t>Geometrietypen en interpolatie</w:t>
      </w:r>
      <w:r w:rsidRPr="00305FF6">
        <w:rPr>
          <w:b/>
          <w:highlight w:val="yellow"/>
        </w:rPr>
        <w:t xml:space="preserve"> </w:t>
      </w:r>
    </w:p>
    <w:p w14:paraId="5A3C50CC" w14:textId="2CFA4807" w:rsidR="00F42CD4" w:rsidRDefault="00F42CD4" w:rsidP="00F42CD4">
      <w:r>
        <w:t xml:space="preserve">In het </w:t>
      </w:r>
      <w:r w:rsidR="00793B0B">
        <w:t>IMKL</w:t>
      </w:r>
      <w:r>
        <w:t xml:space="preserve"> UML en het afgeleide XML schema zijn de geometrietypen gespecificeerd.</w:t>
      </w:r>
      <w:r w:rsidR="009E31C9">
        <w:t xml:space="preserve"> </w:t>
      </w:r>
      <w:r>
        <w:t xml:space="preserve">Voor de lijninterpolatie mag naast </w:t>
      </w:r>
      <w:proofErr w:type="spellStart"/>
      <w:r>
        <w:t>gml:LineString</w:t>
      </w:r>
      <w:proofErr w:type="spellEnd"/>
      <w:r>
        <w:t xml:space="preserve"> ook </w:t>
      </w:r>
      <w:proofErr w:type="spellStart"/>
      <w:r>
        <w:t>gml:Arc</w:t>
      </w:r>
      <w:proofErr w:type="spellEnd"/>
      <w:r>
        <w:t xml:space="preserve"> en </w:t>
      </w:r>
      <w:proofErr w:type="spellStart"/>
      <w:r>
        <w:t>gml:Circle</w:t>
      </w:r>
      <w:proofErr w:type="spellEnd"/>
      <w:r>
        <w:t xml:space="preserve"> gebruikt worden.</w:t>
      </w:r>
    </w:p>
    <w:p w14:paraId="56F48D55" w14:textId="77777777" w:rsidR="00F42CD4" w:rsidRDefault="00F42CD4" w:rsidP="00F42CD4">
      <w:proofErr w:type="spellStart"/>
      <w:r>
        <w:t>gml:Arc</w:t>
      </w:r>
      <w:proofErr w:type="spellEnd"/>
      <w:r>
        <w:t xml:space="preserve"> is gedefinieerd door drie punten.</w:t>
      </w:r>
    </w:p>
    <w:p w14:paraId="7EDECCF1" w14:textId="77777777" w:rsidR="00F42CD4" w:rsidRDefault="00F42CD4" w:rsidP="00F42CD4">
      <w:r>
        <w:t>Niet ondersteund worden:</w:t>
      </w:r>
    </w:p>
    <w:p w14:paraId="44693C4D" w14:textId="77777777" w:rsidR="00F42CD4" w:rsidRDefault="00F42CD4" w:rsidP="00F42CD4">
      <w:proofErr w:type="spellStart"/>
      <w:r>
        <w:t>gml:ArcByCenterPoint</w:t>
      </w:r>
      <w:proofErr w:type="spellEnd"/>
    </w:p>
    <w:p w14:paraId="143B2E77" w14:textId="77777777" w:rsidR="00F42CD4" w:rsidRDefault="00F42CD4" w:rsidP="00F42CD4">
      <w:proofErr w:type="spellStart"/>
      <w:r>
        <w:t>gml:ArcByBulge</w:t>
      </w:r>
      <w:proofErr w:type="spellEnd"/>
    </w:p>
    <w:p w14:paraId="3D725290" w14:textId="77777777" w:rsidR="00F42CD4" w:rsidRDefault="00F42CD4" w:rsidP="00F42CD4">
      <w:proofErr w:type="spellStart"/>
      <w:r>
        <w:t>gml:CircleByCenterPoint</w:t>
      </w:r>
      <w:proofErr w:type="spellEnd"/>
    </w:p>
    <w:p w14:paraId="65D63527" w14:textId="77777777" w:rsidR="00F42CD4" w:rsidRDefault="00F42CD4" w:rsidP="00F42CD4"/>
    <w:p w14:paraId="65C20703" w14:textId="77777777" w:rsidR="00F42CD4" w:rsidRPr="00305FF6" w:rsidRDefault="00F42CD4" w:rsidP="00F42CD4">
      <w:pPr>
        <w:rPr>
          <w:b/>
        </w:rPr>
      </w:pPr>
      <w:r w:rsidRPr="00305FF6">
        <w:rPr>
          <w:b/>
        </w:rPr>
        <w:t>Draairichting van polygonen</w:t>
      </w:r>
    </w:p>
    <w:p w14:paraId="5F93E2DE" w14:textId="77777777" w:rsidR="00F42CD4" w:rsidRDefault="00F42CD4" w:rsidP="00F42CD4">
      <w:pPr>
        <w:jc w:val="left"/>
      </w:pPr>
      <w:r>
        <w:t xml:space="preserve">Hiervoor gelden de regels van ISO19107: </w:t>
      </w:r>
      <w:proofErr w:type="spellStart"/>
      <w:r>
        <w:t>Geographic</w:t>
      </w:r>
      <w:proofErr w:type="spellEnd"/>
      <w:r>
        <w:t xml:space="preserve"> information – </w:t>
      </w:r>
      <w:proofErr w:type="spellStart"/>
      <w:r>
        <w:t>Spatial</w:t>
      </w:r>
      <w:proofErr w:type="spellEnd"/>
      <w:r>
        <w:t xml:space="preserve"> Schema. </w:t>
      </w:r>
    </w:p>
    <w:p w14:paraId="47734440" w14:textId="77777777" w:rsidR="00F42CD4" w:rsidRPr="005E66C5" w:rsidRDefault="00F42CD4" w:rsidP="00F42CD4">
      <w:r w:rsidRPr="001F4816">
        <w:t xml:space="preserve">Voor een polygoon die je van de bovenkant bekijkt: </w:t>
      </w:r>
      <w:proofErr w:type="spellStart"/>
      <w:r w:rsidRPr="001F4816">
        <w:t>exterior</w:t>
      </w:r>
      <w:proofErr w:type="spellEnd"/>
      <w:r w:rsidRPr="001F4816">
        <w:t xml:space="preserve"> ring tegen de klok in, </w:t>
      </w:r>
      <w:proofErr w:type="spellStart"/>
      <w:r w:rsidRPr="001F4816">
        <w:t>interior</w:t>
      </w:r>
      <w:proofErr w:type="spellEnd"/>
      <w:r w:rsidRPr="001F4816">
        <w:t xml:space="preserve"> ring met de klok mee. </w:t>
      </w:r>
      <w:r>
        <w:t>I</w:t>
      </w:r>
      <w:r w:rsidRPr="001F4816">
        <w:t>n 2d GIS bekijk je polygonen altijd van de bovenkant</w:t>
      </w:r>
      <w:r>
        <w:t>.</w:t>
      </w:r>
    </w:p>
    <w:p w14:paraId="2C0E30C8" w14:textId="77777777" w:rsidR="00F42CD4" w:rsidRDefault="00F42CD4" w:rsidP="00F42CD4"/>
    <w:p w14:paraId="377220DA" w14:textId="77777777" w:rsidR="00F42CD4" w:rsidRPr="00305FF6" w:rsidRDefault="00F42CD4" w:rsidP="00F42CD4">
      <w:pPr>
        <w:rPr>
          <w:b/>
        </w:rPr>
      </w:pPr>
      <w:r w:rsidRPr="00305FF6">
        <w:rPr>
          <w:b/>
        </w:rPr>
        <w:t>Nauwkeurigheid coördinaten</w:t>
      </w:r>
      <w:r w:rsidRPr="00305FF6">
        <w:rPr>
          <w:b/>
          <w:highlight w:val="yellow"/>
        </w:rPr>
        <w:t xml:space="preserve"> </w:t>
      </w:r>
    </w:p>
    <w:p w14:paraId="30632DE1" w14:textId="18AA0638" w:rsidR="00F42CD4" w:rsidRPr="005E66C5" w:rsidRDefault="00F42CD4" w:rsidP="00F42CD4">
      <w:r w:rsidRPr="00EC50C0">
        <w:t xml:space="preserve">Nauwkeurigheid van coördinaten is 3 decimalen. Alles wat nauwkeuriger is </w:t>
      </w:r>
      <w:r w:rsidR="00897291">
        <w:t xml:space="preserve">moet door de bronhouder </w:t>
      </w:r>
      <w:r w:rsidRPr="00EC50C0">
        <w:t>word</w:t>
      </w:r>
      <w:r w:rsidR="00897291">
        <w:t>en</w:t>
      </w:r>
      <w:r w:rsidRPr="00EC50C0">
        <w:t xml:space="preserve"> afgerond op deze nauwkeurigheid (3 decimalen). 0.0015 -&gt; 0.002; 0.0014 -&gt; 0.001.</w:t>
      </w:r>
    </w:p>
    <w:p w14:paraId="67E3CCAE" w14:textId="77777777" w:rsidR="00F42CD4" w:rsidRDefault="00F42CD4" w:rsidP="00F42CD4">
      <w:pPr>
        <w:rPr>
          <w:b/>
        </w:rPr>
      </w:pPr>
    </w:p>
    <w:p w14:paraId="2930150A" w14:textId="77777777" w:rsidR="00F42CD4" w:rsidRPr="00305FF6" w:rsidRDefault="00F42CD4" w:rsidP="00F42CD4">
      <w:pPr>
        <w:rPr>
          <w:b/>
        </w:rPr>
      </w:pPr>
      <w:proofErr w:type="spellStart"/>
      <w:r w:rsidRPr="00305FF6">
        <w:rPr>
          <w:b/>
        </w:rPr>
        <w:t>srsName</w:t>
      </w:r>
      <w:proofErr w:type="spellEnd"/>
      <w:r w:rsidRPr="00305FF6">
        <w:rPr>
          <w:b/>
          <w:highlight w:val="yellow"/>
        </w:rPr>
        <w:t xml:space="preserve"> </w:t>
      </w:r>
    </w:p>
    <w:p w14:paraId="34A3F4B4" w14:textId="4DBD455F" w:rsidR="00F42CD4" w:rsidRPr="00BD0325" w:rsidRDefault="00F42CD4" w:rsidP="00F42CD4">
      <w:proofErr w:type="spellStart"/>
      <w:r w:rsidRPr="00BD0325">
        <w:t>srsName</w:t>
      </w:r>
      <w:proofErr w:type="spellEnd"/>
      <w:r w:rsidRPr="00BD0325">
        <w:t xml:space="preserve"> invullen bij elk </w:t>
      </w:r>
      <w:r w:rsidR="00AD3372" w:rsidRPr="0027713D">
        <w:t>IMKL-object</w:t>
      </w:r>
      <w:r w:rsidR="00AD3372" w:rsidRPr="00BD0325">
        <w:t xml:space="preserve"> </w:t>
      </w:r>
      <w:r w:rsidRPr="00BD0325">
        <w:t>op hoogste geometrie niveau.</w:t>
      </w:r>
    </w:p>
    <w:p w14:paraId="10EF6F97" w14:textId="2A713962" w:rsidR="00D25D0C" w:rsidRDefault="00F42CD4" w:rsidP="00F42CD4">
      <w:r w:rsidRPr="005B1E31">
        <w:t xml:space="preserve">Voor </w:t>
      </w:r>
      <w:r w:rsidR="00793B0B" w:rsidRPr="00BD0325">
        <w:t>IMKL</w:t>
      </w:r>
      <w:r w:rsidRPr="00BD0325">
        <w:t xml:space="preserve">  is het coördinaat referentiesysteem Rijksdriehoekstelsel</w:t>
      </w:r>
      <w:r w:rsidR="0064486E" w:rsidRPr="00BD0325">
        <w:t xml:space="preserve"> </w:t>
      </w:r>
      <w:r w:rsidRPr="00BD0325">
        <w:t>verplicht</w:t>
      </w:r>
      <w:r w:rsidR="00D25D0C" w:rsidRPr="00BD0325">
        <w:t xml:space="preserve">. Bij 2D is dat </w:t>
      </w:r>
      <w:proofErr w:type="spellStart"/>
      <w:r w:rsidR="00D25D0C" w:rsidRPr="00BD0325">
        <w:t>epsg</w:t>
      </w:r>
      <w:proofErr w:type="spellEnd"/>
      <w:r w:rsidR="00D25D0C" w:rsidRPr="00BD0325">
        <w:t xml:space="preserve"> code 28992 en bij 2.5D en 3D </w:t>
      </w:r>
      <w:proofErr w:type="spellStart"/>
      <w:r w:rsidR="00D25D0C" w:rsidRPr="00BD0325">
        <w:t>epsg</w:t>
      </w:r>
      <w:proofErr w:type="spellEnd"/>
      <w:r w:rsidR="00D25D0C" w:rsidRPr="00BD0325">
        <w:t xml:space="preserve"> code 7415.</w:t>
      </w:r>
    </w:p>
    <w:p w14:paraId="4C98B14C" w14:textId="77777777" w:rsidR="00D25D0C" w:rsidRDefault="00D25D0C" w:rsidP="00F42CD4"/>
    <w:p w14:paraId="18D6885A" w14:textId="77777777" w:rsidR="00F42CD4" w:rsidRDefault="00D25D0C" w:rsidP="00F42CD4">
      <w:r>
        <w:t xml:space="preserve">De </w:t>
      </w:r>
      <w:proofErr w:type="spellStart"/>
      <w:r>
        <w:t>srsName</w:t>
      </w:r>
      <w:proofErr w:type="spellEnd"/>
      <w:r>
        <w:t xml:space="preserve"> wordt als volgt ingevuld:</w:t>
      </w:r>
    </w:p>
    <w:p w14:paraId="7939B311" w14:textId="77777777" w:rsidR="00F42CD4" w:rsidRPr="000E3C4F" w:rsidRDefault="00F42CD4" w:rsidP="00F42CD4">
      <w:pPr>
        <w:rPr>
          <w:lang w:val="en-GB"/>
        </w:rPr>
      </w:pPr>
      <w:proofErr w:type="spellStart"/>
      <w:r w:rsidRPr="000E3C4F">
        <w:rPr>
          <w:color w:val="FF0000"/>
          <w:lang w:val="en-GB"/>
        </w:rPr>
        <w:lastRenderedPageBreak/>
        <w:t>srsName</w:t>
      </w:r>
      <w:proofErr w:type="spellEnd"/>
      <w:r w:rsidRPr="000E3C4F">
        <w:rPr>
          <w:lang w:val="en-GB"/>
        </w:rPr>
        <w:t>="</w:t>
      </w:r>
      <w:proofErr w:type="spellStart"/>
      <w:r w:rsidRPr="000E3C4F">
        <w:rPr>
          <w:lang w:val="en-GB"/>
        </w:rPr>
        <w:t>urn:ogc:def:crs:EPSG</w:t>
      </w:r>
      <w:proofErr w:type="spellEnd"/>
      <w:r w:rsidRPr="000E3C4F">
        <w:rPr>
          <w:lang w:val="en-GB"/>
        </w:rPr>
        <w:t>::28992"</w:t>
      </w:r>
    </w:p>
    <w:p w14:paraId="3597933B" w14:textId="77777777" w:rsidR="00F42CD4" w:rsidRPr="00305FF6" w:rsidRDefault="00F42CD4" w:rsidP="00F42CD4">
      <w:pPr>
        <w:rPr>
          <w:i/>
        </w:rPr>
      </w:pPr>
      <w:r w:rsidRPr="00305FF6">
        <w:rPr>
          <w:i/>
        </w:rPr>
        <w:t xml:space="preserve">Toelichting: </w:t>
      </w:r>
      <w:proofErr w:type="spellStart"/>
      <w:r w:rsidRPr="00305FF6">
        <w:rPr>
          <w:i/>
        </w:rPr>
        <w:t>srsName</w:t>
      </w:r>
      <w:proofErr w:type="spellEnd"/>
      <w:r w:rsidRPr="00305FF6">
        <w:rPr>
          <w:i/>
        </w:rPr>
        <w:t xml:space="preserve"> is de specificatie van het coördinaat referentiesysteem. Voor iedere geometrie moet een </w:t>
      </w:r>
      <w:proofErr w:type="spellStart"/>
      <w:r w:rsidRPr="00305FF6">
        <w:rPr>
          <w:i/>
        </w:rPr>
        <w:t>srsName</w:t>
      </w:r>
      <w:proofErr w:type="spellEnd"/>
      <w:r w:rsidRPr="00305FF6">
        <w:rPr>
          <w:i/>
        </w:rPr>
        <w:t xml:space="preserve"> te vinden zijn. In feite betekent dit dat iedere geometrie een </w:t>
      </w:r>
      <w:proofErr w:type="spellStart"/>
      <w:r w:rsidRPr="00305FF6">
        <w:rPr>
          <w:i/>
        </w:rPr>
        <w:t>srsName</w:t>
      </w:r>
      <w:proofErr w:type="spellEnd"/>
      <w:r w:rsidRPr="00305FF6">
        <w:rPr>
          <w:i/>
        </w:rPr>
        <w:t xml:space="preserve"> moet hebben. In geval van een </w:t>
      </w:r>
      <w:proofErr w:type="spellStart"/>
      <w:r w:rsidRPr="00305FF6">
        <w:rPr>
          <w:i/>
        </w:rPr>
        <w:t>multigeometrie</w:t>
      </w:r>
      <w:proofErr w:type="spellEnd"/>
      <w:r w:rsidRPr="00305FF6">
        <w:rPr>
          <w:i/>
        </w:rPr>
        <w:t xml:space="preserve"> hoeft de </w:t>
      </w:r>
      <w:proofErr w:type="spellStart"/>
      <w:r w:rsidRPr="00305FF6">
        <w:rPr>
          <w:i/>
        </w:rPr>
        <w:t>srsName</w:t>
      </w:r>
      <w:proofErr w:type="spellEnd"/>
      <w:r w:rsidRPr="00305FF6">
        <w:rPr>
          <w:i/>
        </w:rPr>
        <w:t xml:space="preserve"> alleen aan de </w:t>
      </w:r>
      <w:proofErr w:type="spellStart"/>
      <w:r w:rsidRPr="00305FF6">
        <w:rPr>
          <w:i/>
        </w:rPr>
        <w:t>multigeometrie</w:t>
      </w:r>
      <w:proofErr w:type="spellEnd"/>
      <w:r w:rsidRPr="00305FF6">
        <w:rPr>
          <w:i/>
        </w:rPr>
        <w:t xml:space="preserve"> te hangen en niet aan ieder los onderdeeltje ervan.</w:t>
      </w:r>
    </w:p>
    <w:p w14:paraId="12F8023F" w14:textId="77777777" w:rsidR="00F42CD4" w:rsidRDefault="00F42CD4" w:rsidP="00F42CD4"/>
    <w:p w14:paraId="4F7AED1F" w14:textId="77777777" w:rsidR="00F42CD4" w:rsidRPr="00305FF6" w:rsidRDefault="00F42CD4" w:rsidP="00F42CD4">
      <w:pPr>
        <w:rPr>
          <w:b/>
        </w:rPr>
      </w:pPr>
      <w:proofErr w:type="spellStart"/>
      <w:r w:rsidRPr="00305FF6">
        <w:rPr>
          <w:b/>
        </w:rPr>
        <w:t>srsDimension</w:t>
      </w:r>
      <w:proofErr w:type="spellEnd"/>
      <w:r w:rsidRPr="00305FF6">
        <w:rPr>
          <w:b/>
          <w:highlight w:val="yellow"/>
        </w:rPr>
        <w:t xml:space="preserve"> </w:t>
      </w:r>
    </w:p>
    <w:p w14:paraId="39E7ADFB" w14:textId="77777777" w:rsidR="00F42CD4" w:rsidRDefault="00F42CD4" w:rsidP="00F42CD4">
      <w:proofErr w:type="spellStart"/>
      <w:r>
        <w:t>srsDimension</w:t>
      </w:r>
      <w:proofErr w:type="spellEnd"/>
      <w:r>
        <w:t xml:space="preserve"> wordt opgenomen.</w:t>
      </w:r>
    </w:p>
    <w:p w14:paraId="080A495C" w14:textId="77777777" w:rsidR="00F42CD4" w:rsidRDefault="00F42CD4" w:rsidP="00F42CD4">
      <w:pPr>
        <w:rPr>
          <w:i/>
        </w:rPr>
      </w:pPr>
      <w:r w:rsidRPr="00CD6DF3">
        <w:rPr>
          <w:i/>
        </w:rPr>
        <w:t xml:space="preserve">Toelichting: De </w:t>
      </w:r>
      <w:proofErr w:type="spellStart"/>
      <w:r w:rsidRPr="00CD6DF3">
        <w:rPr>
          <w:i/>
        </w:rPr>
        <w:t>srsDimension</w:t>
      </w:r>
      <w:proofErr w:type="spellEnd"/>
      <w:r w:rsidRPr="00CD6DF3">
        <w:rPr>
          <w:i/>
        </w:rPr>
        <w:t xml:space="preserve"> geeft aan uit hoeveel elementen een coördinaat bestaat.</w:t>
      </w:r>
    </w:p>
    <w:p w14:paraId="0DACF35D" w14:textId="7778945F" w:rsidR="00A50226" w:rsidRPr="00CD6DF3" w:rsidRDefault="00A50226" w:rsidP="00F42CD4">
      <w:pPr>
        <w:rPr>
          <w:i/>
        </w:rPr>
      </w:pPr>
      <w:r>
        <w:rPr>
          <w:i/>
        </w:rPr>
        <w:t xml:space="preserve">Voor </w:t>
      </w:r>
      <w:r w:rsidR="00793B0B">
        <w:rPr>
          <w:i/>
        </w:rPr>
        <w:t>IMKL</w:t>
      </w:r>
      <w:r>
        <w:rPr>
          <w:i/>
        </w:rPr>
        <w:t xml:space="preserve"> is dat standaard 2 (</w:t>
      </w:r>
      <w:proofErr w:type="spellStart"/>
      <w:r>
        <w:rPr>
          <w:i/>
        </w:rPr>
        <w:t>x,y</w:t>
      </w:r>
      <w:proofErr w:type="spellEnd"/>
      <w:r>
        <w:rPr>
          <w:i/>
        </w:rPr>
        <w:t xml:space="preserve">). Dit past ook bij het GML-SF2 profiel. Optioneel kan er een extra 3D geometrie worden meegegeven. Zie het objecttype </w:t>
      </w:r>
      <w:proofErr w:type="spellStart"/>
      <w:r>
        <w:rPr>
          <w:i/>
        </w:rPr>
        <w:t>ExtraGeometrie</w:t>
      </w:r>
      <w:proofErr w:type="spellEnd"/>
      <w:r>
        <w:rPr>
          <w:i/>
        </w:rPr>
        <w:t>.</w:t>
      </w:r>
    </w:p>
    <w:p w14:paraId="3F00FF51" w14:textId="77777777" w:rsidR="00F42CD4" w:rsidRDefault="00F42CD4" w:rsidP="00F42CD4">
      <w:pPr>
        <w:rPr>
          <w:b/>
        </w:rPr>
      </w:pPr>
    </w:p>
    <w:p w14:paraId="244F99AC" w14:textId="77777777" w:rsidR="001D3ADF" w:rsidRDefault="001D3ADF" w:rsidP="00B626FD"/>
    <w:p w14:paraId="1CC72DC2" w14:textId="77777777" w:rsidR="001D3ADF" w:rsidRDefault="001D3ADF" w:rsidP="00B626FD"/>
    <w:p w14:paraId="20332FE3" w14:textId="77777777" w:rsidR="00576E1A" w:rsidRPr="007C7339" w:rsidRDefault="00576E1A" w:rsidP="00576E1A">
      <w:pPr>
        <w:pStyle w:val="Hoofdstukx"/>
        <w:pageBreakBefore/>
        <w:spacing w:line="240" w:lineRule="atLeast"/>
      </w:pPr>
    </w:p>
    <w:p w14:paraId="66C0EB15" w14:textId="77777777" w:rsidR="00576E1A" w:rsidRDefault="00D372E2" w:rsidP="00576E1A">
      <w:pPr>
        <w:pStyle w:val="Hoofdstuktitel"/>
        <w:spacing w:line="240" w:lineRule="atLeast"/>
      </w:pPr>
      <w:bookmarkStart w:id="452" w:name="_Toc45195673"/>
      <w:r>
        <w:t>Visualisatie</w:t>
      </w:r>
      <w:bookmarkEnd w:id="452"/>
    </w:p>
    <w:p w14:paraId="120779BF" w14:textId="711B1BBC" w:rsidR="0065371C" w:rsidRPr="0065371C" w:rsidRDefault="009C2C92" w:rsidP="0065371C">
      <w:r>
        <w:t>Opgenomen in apart document</w:t>
      </w:r>
      <w:r w:rsidR="002C6666">
        <w:t xml:space="preserve">: </w:t>
      </w:r>
      <w:r w:rsidR="00CD06C1" w:rsidRPr="00CD06C1">
        <w:t>Handreiking Visualisatieregels</w:t>
      </w:r>
      <w:r w:rsidR="00BD0325">
        <w:t xml:space="preserve"> (PMKL)</w:t>
      </w:r>
      <w:r w:rsidR="00B92351">
        <w:t>.</w:t>
      </w:r>
    </w:p>
    <w:p w14:paraId="43D64431" w14:textId="77777777" w:rsidR="00576E1A" w:rsidRDefault="00576E1A" w:rsidP="00B93692">
      <w:pPr>
        <w:spacing w:line="240" w:lineRule="atLeast"/>
        <w:jc w:val="left"/>
      </w:pPr>
    </w:p>
    <w:p w14:paraId="0E02E14C" w14:textId="77777777" w:rsidR="00576E1A" w:rsidRDefault="00576E1A" w:rsidP="00B93692">
      <w:pPr>
        <w:spacing w:line="240" w:lineRule="atLeast"/>
        <w:jc w:val="left"/>
      </w:pPr>
    </w:p>
    <w:p w14:paraId="1F89DDC1" w14:textId="77777777" w:rsidR="00576E1A" w:rsidRDefault="00576E1A" w:rsidP="00B93692">
      <w:pPr>
        <w:spacing w:line="240" w:lineRule="atLeast"/>
        <w:jc w:val="left"/>
      </w:pPr>
    </w:p>
    <w:p w14:paraId="070CF0FC" w14:textId="77777777" w:rsidR="00576E1A" w:rsidRDefault="00576E1A" w:rsidP="00576E1A"/>
    <w:p w14:paraId="1685AC0C" w14:textId="77777777" w:rsidR="00576E1A" w:rsidRPr="000427A2" w:rsidRDefault="00576E1A" w:rsidP="00576E1A"/>
    <w:p w14:paraId="2125FA30" w14:textId="77777777" w:rsidR="00576E1A" w:rsidRPr="007C7339" w:rsidRDefault="00576E1A" w:rsidP="00576E1A">
      <w:pPr>
        <w:pStyle w:val="Hoofdstukx"/>
        <w:pageBreakBefore/>
        <w:spacing w:line="240" w:lineRule="atLeast"/>
      </w:pPr>
    </w:p>
    <w:p w14:paraId="48FBD542" w14:textId="77777777" w:rsidR="00576E1A" w:rsidRDefault="00D372E2" w:rsidP="00576E1A">
      <w:pPr>
        <w:pStyle w:val="Hoofdstuktitel"/>
        <w:spacing w:line="240" w:lineRule="atLeast"/>
      </w:pPr>
      <w:bookmarkStart w:id="453" w:name="_Toc45195674"/>
      <w:r>
        <w:t>Bibliografie</w:t>
      </w:r>
      <w:bookmarkEnd w:id="453"/>
    </w:p>
    <w:p w14:paraId="00312C4F" w14:textId="77777777"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14:paraId="797D7251" w14:textId="77777777" w:rsidR="00D372E2" w:rsidRDefault="00D372E2" w:rsidP="00D372E2"/>
    <w:p w14:paraId="5C97804A" w14:textId="77777777"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14:paraId="3B2190A4" w14:textId="09B7C790"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hyperlink r:id="rId62" w:history="1">
        <w:r w:rsidR="005A0CB9">
          <w:rPr>
            <w:rStyle w:val="Hyperlink"/>
          </w:rPr>
          <w:t>https://inspire.ec.europa.eu/id/document/tg/us</w:t>
        </w:r>
      </w:hyperlink>
    </w:p>
    <w:p w14:paraId="11B6C3CA" w14:textId="5778A8DF" w:rsidR="00DF04D9" w:rsidRDefault="00D372E2" w:rsidP="00D372E2">
      <w:pPr>
        <w:numPr>
          <w:ilvl w:val="0"/>
          <w:numId w:val="19"/>
        </w:numPr>
        <w:spacing w:line="240" w:lineRule="auto"/>
        <w:jc w:val="left"/>
        <w:rPr>
          <w:szCs w:val="20"/>
          <w:lang w:val="en-US"/>
        </w:rPr>
      </w:pPr>
      <w:r w:rsidRPr="003F1A8A">
        <w:rPr>
          <w:szCs w:val="20"/>
          <w:lang w:val="en-US"/>
        </w:rPr>
        <w:t>[DS-D2.5] INSPIRE DS-D2.5, Generic Conceptual Model, v3.</w:t>
      </w:r>
      <w:r w:rsidR="005A0CB9">
        <w:rPr>
          <w:szCs w:val="20"/>
          <w:lang w:val="en-US"/>
        </w:rPr>
        <w:t>4</w:t>
      </w:r>
      <w:r w:rsidRPr="003F1A8A">
        <w:rPr>
          <w:szCs w:val="20"/>
          <w:lang w:val="en-US"/>
        </w:rPr>
        <w:t xml:space="preserve">, </w:t>
      </w:r>
      <w:hyperlink r:id="rId63" w:history="1">
        <w:r w:rsidR="005A0CB9">
          <w:rPr>
            <w:rStyle w:val="Hyperlink"/>
          </w:rPr>
          <w:t>https://inspire.ec.europa.eu/documents/inspire-generic-conceptual-model</w:t>
        </w:r>
      </w:hyperlink>
    </w:p>
    <w:p w14:paraId="2B81D88D" w14:textId="72457F76"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hyperlink r:id="rId64" w:history="1">
        <w:r w:rsidR="005A0CB9">
          <w:rPr>
            <w:rStyle w:val="Hyperlink"/>
          </w:rPr>
          <w:t>https://inspire.ec.europa.eu/documents/inspire-data-specifications-%E2%80%93-base-models-%E2%80%93-generic-network-model</w:t>
        </w:r>
      </w:hyperlink>
    </w:p>
    <w:p w14:paraId="2F5D6D98" w14:textId="77777777" w:rsidR="00D372E2" w:rsidRDefault="00DF04D9" w:rsidP="00D372E2">
      <w:pPr>
        <w:numPr>
          <w:ilvl w:val="0"/>
          <w:numId w:val="19"/>
        </w:numPr>
        <w:spacing w:line="240" w:lineRule="auto"/>
        <w:jc w:val="left"/>
        <w:rPr>
          <w:szCs w:val="20"/>
          <w:lang w:val="en-US"/>
        </w:rPr>
      </w:pPr>
      <w:r>
        <w:rPr>
          <w:szCs w:val="20"/>
          <w:lang w:val="en-US"/>
        </w:rPr>
        <w:t xml:space="preserve">AGIV – IMKL2.2 Data Model, </w:t>
      </w:r>
      <w:proofErr w:type="spellStart"/>
      <w:r>
        <w:rPr>
          <w:szCs w:val="20"/>
          <w:lang w:val="en-US"/>
        </w:rPr>
        <w:t>versie</w:t>
      </w:r>
      <w:proofErr w:type="spellEnd"/>
      <w:r>
        <w:rPr>
          <w:szCs w:val="20"/>
          <w:lang w:val="en-US"/>
        </w:rPr>
        <w:t xml:space="preserve"> 0.13.</w:t>
      </w:r>
    </w:p>
    <w:p w14:paraId="2E4227ED" w14:textId="77777777" w:rsidR="00BF55BB" w:rsidRPr="000E3C4F" w:rsidRDefault="009E31C9" w:rsidP="00BF55BB">
      <w:pPr>
        <w:numPr>
          <w:ilvl w:val="0"/>
          <w:numId w:val="19"/>
        </w:numPr>
        <w:spacing w:line="240" w:lineRule="auto"/>
        <w:jc w:val="left"/>
      </w:pPr>
      <w:r>
        <w:rPr>
          <w:rFonts w:ascii="ArialMT" w:hAnsi="ArialMT"/>
          <w:sz w:val="18"/>
          <w:szCs w:val="18"/>
        </w:rPr>
        <w:t>NEN 3610</w:t>
      </w:r>
      <w:r w:rsidR="002C1BDB">
        <w:rPr>
          <w:rFonts w:ascii="ArialMT" w:hAnsi="ArialMT"/>
          <w:sz w:val="18"/>
          <w:szCs w:val="18"/>
        </w:rPr>
        <w:t>:2011</w:t>
      </w:r>
      <w:r>
        <w:rPr>
          <w:rFonts w:ascii="ArialMT" w:hAnsi="ArialMT"/>
          <w:sz w:val="18"/>
          <w:szCs w:val="18"/>
        </w:rPr>
        <w:t xml:space="preserve">/A1:2016 </w:t>
      </w:r>
      <w:r>
        <w:t xml:space="preserve">Basismodel </w:t>
      </w:r>
      <w:proofErr w:type="spellStart"/>
      <w:r>
        <w:t>Geo</w:t>
      </w:r>
      <w:proofErr w:type="spellEnd"/>
      <w:r>
        <w:t xml:space="preserve">-informatie </w:t>
      </w:r>
      <w:r w:rsidR="006F2CE2" w:rsidRPr="006F2CE2">
        <w:rPr>
          <w:szCs w:val="20"/>
        </w:rPr>
        <w:t>- Termen, definities,</w:t>
      </w:r>
      <w:r>
        <w:rPr>
          <w:szCs w:val="20"/>
        </w:rPr>
        <w:t xml:space="preserve"> </w:t>
      </w:r>
      <w:r w:rsidR="006F2CE2" w:rsidRPr="006F2CE2">
        <w:rPr>
          <w:szCs w:val="20"/>
        </w:rPr>
        <w:t>relaties en algemene regels voor de uitwisseling van informatie over aan de aarde gerelateerde ruimtelijke objecten</w:t>
      </w:r>
      <w:r w:rsidR="00DF04D9">
        <w:rPr>
          <w:szCs w:val="20"/>
        </w:rPr>
        <w:t xml:space="preserve">. </w:t>
      </w:r>
      <w:r w:rsidR="006F2CE2" w:rsidRPr="006F2CE2">
        <w:rPr>
          <w:szCs w:val="20"/>
        </w:rPr>
        <w:t>Normcommissie 351 240 "</w:t>
      </w:r>
      <w:proofErr w:type="spellStart"/>
      <w:r w:rsidR="006F2CE2" w:rsidRPr="006F2CE2">
        <w:rPr>
          <w:szCs w:val="20"/>
        </w:rPr>
        <w:t>Geo</w:t>
      </w:r>
      <w:proofErr w:type="spellEnd"/>
      <w:r w:rsidR="006F2CE2" w:rsidRPr="006F2CE2">
        <w:rPr>
          <w:szCs w:val="20"/>
        </w:rPr>
        <w:t>-informatie</w:t>
      </w:r>
      <w:r w:rsidR="008A21E1">
        <w:rPr>
          <w:szCs w:val="20"/>
        </w:rPr>
        <w:t>”</w:t>
      </w:r>
      <w:r w:rsidR="006F2CE2" w:rsidRPr="006F2CE2">
        <w:rPr>
          <w:szCs w:val="20"/>
        </w:rPr>
        <w:t>, Nederlands Normalisatie-in</w:t>
      </w:r>
      <w:r w:rsidR="00BF55BB">
        <w:rPr>
          <w:szCs w:val="20"/>
        </w:rPr>
        <w:t>stituut.</w:t>
      </w:r>
    </w:p>
    <w:p w14:paraId="3B02826B" w14:textId="77777777"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65" w:history="1">
        <w:r w:rsidR="00FD2140" w:rsidRPr="00FD2140">
          <w:rPr>
            <w:rStyle w:val="Hyperlink"/>
          </w:rPr>
          <w:t>http://www.riool.net/-/informatiemodel-stedelijk-water-ter-visie</w:t>
        </w:r>
      </w:hyperlink>
      <w:r w:rsidR="00FD2140" w:rsidRPr="00FD2140">
        <w:t xml:space="preserve">. Stichting </w:t>
      </w:r>
      <w:r w:rsidR="00D25D0C" w:rsidRPr="00FD2140">
        <w:t>R</w:t>
      </w:r>
      <w:r w:rsidR="00D25D0C">
        <w:t>IONED</w:t>
      </w:r>
      <w:r w:rsidR="00FD2140" w:rsidRPr="00FD2140">
        <w:t>.</w:t>
      </w:r>
    </w:p>
    <w:p w14:paraId="6A521C1C" w14:textId="6F37BD9D" w:rsidR="00D25D0C" w:rsidRDefault="00FD2140" w:rsidP="00FD2140">
      <w:pPr>
        <w:pStyle w:val="Lijstalinea"/>
        <w:numPr>
          <w:ilvl w:val="0"/>
          <w:numId w:val="50"/>
        </w:numPr>
        <w:spacing w:line="240" w:lineRule="auto"/>
        <w:jc w:val="left"/>
      </w:pPr>
      <w:proofErr w:type="spellStart"/>
      <w:r>
        <w:t>GegevensWoordenboek</w:t>
      </w:r>
      <w:proofErr w:type="spellEnd"/>
      <w:r>
        <w:t xml:space="preserve"> Stedelijk Water (GWSW). </w:t>
      </w:r>
      <w:hyperlink r:id="rId66" w:history="1">
        <w:r w:rsidR="005A0CB9">
          <w:rPr>
            <w:rStyle w:val="Hyperlink"/>
          </w:rPr>
          <w:t>https://data.gwsw.nl/</w:t>
        </w:r>
      </w:hyperlink>
      <w:r w:rsidR="005A0CB9" w:rsidDel="005A0CB9">
        <w:t xml:space="preserve"> </w:t>
      </w:r>
      <w:r>
        <w:t xml:space="preserve">. Stichting </w:t>
      </w:r>
      <w:r w:rsidR="00D25D0C" w:rsidRPr="00894953">
        <w:rPr>
          <w:rFonts w:cs="Arial"/>
        </w:rPr>
        <w:t>RIONED</w:t>
      </w:r>
      <w:r>
        <w:t>.</w:t>
      </w:r>
    </w:p>
    <w:p w14:paraId="6B0D44D2" w14:textId="77777777" w:rsidR="00FE2DB2" w:rsidRDefault="00FE2DB2" w:rsidP="00FE2DB2">
      <w:pPr>
        <w:pStyle w:val="Lijstalinea"/>
        <w:numPr>
          <w:ilvl w:val="0"/>
          <w:numId w:val="50"/>
        </w:numPr>
        <w:spacing w:line="240" w:lineRule="auto"/>
        <w:jc w:val="left"/>
      </w:pPr>
      <w:r>
        <w:t xml:space="preserve">Woordenboek van kadaster: </w:t>
      </w:r>
      <w:hyperlink r:id="rId67" w:history="1">
        <w:r w:rsidRPr="000652CB">
          <w:rPr>
            <w:rStyle w:val="Hyperlink"/>
          </w:rPr>
          <w:t>https://tax.kadaster.nl/</w:t>
        </w:r>
      </w:hyperlink>
      <w:r>
        <w:t xml:space="preserve"> </w:t>
      </w:r>
    </w:p>
    <w:p w14:paraId="771626A5" w14:textId="77777777" w:rsidR="003B5017" w:rsidRDefault="003B5017" w:rsidP="000E3C4F">
      <w:pPr>
        <w:pStyle w:val="Lijstalinea"/>
        <w:numPr>
          <w:ilvl w:val="0"/>
          <w:numId w:val="50"/>
        </w:numPr>
        <w:spacing w:line="240" w:lineRule="auto"/>
        <w:jc w:val="left"/>
      </w:pPr>
      <w:r>
        <w:t xml:space="preserve">Brink, van den, L., Janssen, P., Quak, W.; 2012. Handreiking Geometrie in model en GML.   </w:t>
      </w:r>
      <w:hyperlink r:id="rId68" w:history="1">
        <w:r w:rsidR="0027065E" w:rsidRPr="00747468">
          <w:rPr>
            <w:rStyle w:val="Hyperlink"/>
          </w:rPr>
          <w:t>http://www.geonovum.nl/sites/default/files/Geometrieinmodelengml_1.0.pdf</w:t>
        </w:r>
      </w:hyperlink>
      <w:r w:rsidR="0027065E">
        <w:t xml:space="preserve"> </w:t>
      </w:r>
    </w:p>
    <w:p w14:paraId="27D5799C" w14:textId="77777777" w:rsidR="00FE2DB2" w:rsidRDefault="00FE2DB2" w:rsidP="00FE2DB2">
      <w:pPr>
        <w:spacing w:line="240" w:lineRule="auto"/>
        <w:jc w:val="left"/>
      </w:pPr>
    </w:p>
    <w:p w14:paraId="43A71E47" w14:textId="77777777" w:rsidR="00FE2DB2" w:rsidRPr="00FD2140" w:rsidRDefault="00FE2DB2" w:rsidP="00FE2DB2">
      <w:pPr>
        <w:spacing w:line="240" w:lineRule="auto"/>
        <w:jc w:val="left"/>
        <w:sectPr w:rsidR="00FE2DB2" w:rsidRPr="00FD2140" w:rsidSect="00672722">
          <w:pgSz w:w="11906" w:h="16838" w:code="9"/>
          <w:pgMar w:top="2552" w:right="1622" w:bottom="1531" w:left="1622" w:header="0" w:footer="57" w:gutter="0"/>
          <w:cols w:space="708"/>
          <w:docGrid w:linePitch="360"/>
        </w:sectPr>
      </w:pPr>
    </w:p>
    <w:p w14:paraId="367772B1" w14:textId="77777777" w:rsidR="00D372E2" w:rsidRPr="007C7339" w:rsidRDefault="00D372E2" w:rsidP="00D372E2">
      <w:pPr>
        <w:pStyle w:val="Hoofdstukx"/>
        <w:pageBreakBefore/>
        <w:spacing w:line="240" w:lineRule="atLeast"/>
      </w:pPr>
    </w:p>
    <w:p w14:paraId="1F77C8B8" w14:textId="080B4D3B" w:rsidR="00D372E2" w:rsidRDefault="00D372E2" w:rsidP="00D372E2">
      <w:pPr>
        <w:pStyle w:val="Hoofdstuktitel"/>
        <w:spacing w:line="240" w:lineRule="atLeast"/>
      </w:pPr>
      <w:bookmarkStart w:id="454" w:name="_Toc45195675"/>
      <w:r>
        <w:t xml:space="preserve">Bijlage </w:t>
      </w:r>
      <w:r w:rsidR="00802006">
        <w:t>1</w:t>
      </w:r>
      <w:r w:rsidR="00D955F6">
        <w:t xml:space="preserve">: </w:t>
      </w:r>
      <w:r w:rsidR="00793B0B">
        <w:t>IMKL</w:t>
      </w:r>
      <w:r w:rsidR="00D955F6">
        <w:t xml:space="preserve"> </w:t>
      </w:r>
      <w:proofErr w:type="spellStart"/>
      <w:r w:rsidR="00932116">
        <w:t>waardelijst</w:t>
      </w:r>
      <w:r w:rsidR="00D955F6">
        <w:t>en</w:t>
      </w:r>
      <w:proofErr w:type="spellEnd"/>
      <w:r w:rsidR="00D955F6">
        <w:t>.</w:t>
      </w:r>
      <w:bookmarkEnd w:id="454"/>
    </w:p>
    <w:p w14:paraId="515BFB35" w14:textId="77777777" w:rsidR="00D372E2" w:rsidRDefault="00D955F6" w:rsidP="00D372E2">
      <w:r>
        <w:t xml:space="preserve">OPMERKING: </w:t>
      </w:r>
      <w:r w:rsidRPr="00D955F6">
        <w:t>Opgenomen in apart document.</w:t>
      </w:r>
    </w:p>
    <w:p w14:paraId="50C0FB37" w14:textId="77777777" w:rsidR="002A0ED0" w:rsidRDefault="002A0ED0" w:rsidP="00D372E2"/>
    <w:p w14:paraId="16725A74" w14:textId="77777777" w:rsidR="002A0ED0" w:rsidRDefault="002A0ED0" w:rsidP="00D372E2"/>
    <w:p w14:paraId="3C04D614" w14:textId="77777777" w:rsidR="00921722" w:rsidRDefault="00921722" w:rsidP="00D372E2"/>
    <w:p w14:paraId="2095911D" w14:textId="77777777" w:rsidR="00921722" w:rsidRDefault="00921722" w:rsidP="00D372E2"/>
    <w:p w14:paraId="24ECC2D4" w14:textId="77777777" w:rsidR="00921722" w:rsidRDefault="00921722" w:rsidP="00D372E2"/>
    <w:p w14:paraId="29FB08D2" w14:textId="77777777" w:rsidR="002A0ED0" w:rsidRDefault="002A0ED0" w:rsidP="002A0ED0">
      <w:pPr>
        <w:spacing w:line="240" w:lineRule="auto"/>
        <w:jc w:val="left"/>
      </w:pPr>
    </w:p>
    <w:p w14:paraId="1E8E36E9" w14:textId="77777777" w:rsidR="002A0ED0" w:rsidRDefault="002A0ED0" w:rsidP="00D372E2"/>
    <w:p w14:paraId="50DD3B38" w14:textId="77777777" w:rsidR="00D372E2" w:rsidRDefault="00D372E2" w:rsidP="00D955F6">
      <w:pPr>
        <w:pStyle w:val="Hoofdstukx"/>
      </w:pPr>
    </w:p>
    <w:p w14:paraId="5235C47C" w14:textId="1819EFA7" w:rsidR="00D955F6" w:rsidRDefault="00D955F6" w:rsidP="00D955F6">
      <w:pPr>
        <w:pStyle w:val="Hoofdstuktitel"/>
      </w:pPr>
      <w:bookmarkStart w:id="455" w:name="_Toc45195676"/>
      <w:r>
        <w:t xml:space="preserve">Bijlage </w:t>
      </w:r>
      <w:r w:rsidR="00802006">
        <w:t>2</w:t>
      </w:r>
      <w:r>
        <w:t xml:space="preserve">: </w:t>
      </w:r>
      <w:r w:rsidR="00E51DFC">
        <w:t>Toelichting op geometriemodel.</w:t>
      </w:r>
      <w:bookmarkEnd w:id="455"/>
    </w:p>
    <w:p w14:paraId="73BFAD86" w14:textId="0FD413A1" w:rsidR="00A11BC4" w:rsidRDefault="00971241">
      <w:pPr>
        <w:contextualSpacing/>
      </w:pPr>
      <w:r w:rsidRPr="003657E7">
        <w:t>Het geometriemodel van IMKL</w:t>
      </w:r>
      <w:r w:rsidR="004E2E87" w:rsidRPr="003657E7">
        <w:t xml:space="preserve"> </w:t>
      </w:r>
      <w:r w:rsidRPr="003657E7">
        <w:t xml:space="preserve">is gebaseerd op het netwerk model van INSPIRE. De volgende aspecten typeren de toepassing van het netwerk model in </w:t>
      </w:r>
      <w:r w:rsidR="00793B0B">
        <w:t>IMKL</w:t>
      </w:r>
      <w:r w:rsidRPr="003657E7">
        <w:t>.</w:t>
      </w:r>
    </w:p>
    <w:p w14:paraId="1B70DDC6" w14:textId="77777777" w:rsidR="00A11BC4" w:rsidRDefault="00A11BC4">
      <w:pPr>
        <w:contextualSpacing/>
      </w:pPr>
    </w:p>
    <w:p w14:paraId="53F8C494" w14:textId="77777777" w:rsidR="00A11BC4" w:rsidRDefault="00971241">
      <w:pPr>
        <w:pStyle w:val="Lijstalinea"/>
        <w:numPr>
          <w:ilvl w:val="0"/>
          <w:numId w:val="45"/>
        </w:numPr>
      </w:pPr>
      <w:r w:rsidRPr="00971241">
        <w:t>de geometrie wordt gedefinieerd in het netwerk model;</w:t>
      </w:r>
    </w:p>
    <w:p w14:paraId="099A3ED5" w14:textId="77777777" w:rsidR="00A11BC4" w:rsidRDefault="00971241">
      <w:pPr>
        <w:pStyle w:val="Lijstalinea"/>
        <w:numPr>
          <w:ilvl w:val="0"/>
          <w:numId w:val="45"/>
        </w:numPr>
      </w:pPr>
      <w:r w:rsidRPr="00971241">
        <w:t>geometrie wordt gerealiseerd door de object</w:t>
      </w:r>
      <w:r w:rsidR="0040350A">
        <w:t>t</w:t>
      </w:r>
      <w:r w:rsidRPr="00971241">
        <w:t>ypen Link en Node;</w:t>
      </w:r>
    </w:p>
    <w:p w14:paraId="7D69156A" w14:textId="77777777" w:rsidR="00A11BC4" w:rsidRDefault="00971241">
      <w:pPr>
        <w:pStyle w:val="Lijstalinea"/>
        <w:numPr>
          <w:ilvl w:val="0"/>
          <w:numId w:val="45"/>
        </w:numPr>
      </w:pPr>
      <w:r w:rsidRPr="00971241">
        <w:t>geometrische primitieven zijn punten of lijnen;</w:t>
      </w:r>
    </w:p>
    <w:p w14:paraId="436791DF" w14:textId="77777777" w:rsidR="00A11BC4" w:rsidRDefault="00971241">
      <w:pPr>
        <w:pStyle w:val="Lijstalinea"/>
        <w:numPr>
          <w:ilvl w:val="0"/>
          <w:numId w:val="45"/>
        </w:numPr>
      </w:pPr>
      <w:r w:rsidRPr="00971241">
        <w:t xml:space="preserve">een </w:t>
      </w:r>
      <w:proofErr w:type="spellStart"/>
      <w:r w:rsidRPr="00971241">
        <w:t>IMKL:KabelOfleiding</w:t>
      </w:r>
      <w:proofErr w:type="spellEnd"/>
      <w:r w:rsidRPr="00971241">
        <w:t xml:space="preserve"> is een </w:t>
      </w:r>
      <w:proofErr w:type="spellStart"/>
      <w:r w:rsidRPr="00971241">
        <w:t>UtilityLinkSet</w:t>
      </w:r>
      <w:proofErr w:type="spellEnd"/>
      <w:r w:rsidRPr="00971241">
        <w:t>;</w:t>
      </w:r>
    </w:p>
    <w:p w14:paraId="7753F658" w14:textId="77777777" w:rsidR="00A11BC4" w:rsidRDefault="00971241">
      <w:pPr>
        <w:pStyle w:val="Lijstalinea"/>
        <w:numPr>
          <w:ilvl w:val="0"/>
          <w:numId w:val="45"/>
        </w:numPr>
      </w:pPr>
      <w:r w:rsidRPr="00971241">
        <w:t xml:space="preserve">Een </w:t>
      </w:r>
      <w:proofErr w:type="spellStart"/>
      <w:r w:rsidRPr="00971241">
        <w:t>UtilityLinkSet</w:t>
      </w:r>
      <w:proofErr w:type="spellEnd"/>
      <w:r w:rsidRPr="00971241">
        <w:t xml:space="preserve"> verwijst naar 1..* Links;</w:t>
      </w:r>
    </w:p>
    <w:p w14:paraId="6B1E821B" w14:textId="77777777" w:rsidR="00A11BC4" w:rsidRDefault="00971241">
      <w:pPr>
        <w:pStyle w:val="Lijstalinea"/>
        <w:numPr>
          <w:ilvl w:val="0"/>
          <w:numId w:val="45"/>
        </w:numPr>
      </w:pPr>
      <w:r w:rsidRPr="00971241">
        <w:t xml:space="preserve">Een </w:t>
      </w:r>
      <w:proofErr w:type="spellStart"/>
      <w:r w:rsidRPr="00971241">
        <w:t>IMKL:Leidingelement</w:t>
      </w:r>
      <w:proofErr w:type="spellEnd"/>
      <w:r w:rsidRPr="00971241">
        <w:t xml:space="preserve"> is een Node;</w:t>
      </w:r>
    </w:p>
    <w:p w14:paraId="0C7234A2" w14:textId="77777777" w:rsidR="00A11BC4" w:rsidRDefault="00971241">
      <w:pPr>
        <w:pStyle w:val="Lijstalinea"/>
        <w:numPr>
          <w:ilvl w:val="0"/>
          <w:numId w:val="45"/>
        </w:numPr>
      </w:pPr>
      <w:r w:rsidRPr="00971241">
        <w:t>Het netwerk model bestaat uit een optionele relatie tussen Node en Link;</w:t>
      </w:r>
    </w:p>
    <w:p w14:paraId="1459D0D8" w14:textId="77777777" w:rsidR="00A11BC4" w:rsidRDefault="00971241">
      <w:pPr>
        <w:pStyle w:val="Lijstalinea"/>
        <w:numPr>
          <w:ilvl w:val="0"/>
          <w:numId w:val="45"/>
        </w:numPr>
      </w:pPr>
      <w:r w:rsidRPr="00971241">
        <w:t xml:space="preserve">Een </w:t>
      </w:r>
      <w:proofErr w:type="spellStart"/>
      <w:r w:rsidRPr="00971241">
        <w:t>LinkSquence</w:t>
      </w:r>
      <w:proofErr w:type="spellEnd"/>
      <w:r w:rsidRPr="00971241">
        <w:t xml:space="preserve"> bevat </w:t>
      </w:r>
      <w:proofErr w:type="spellStart"/>
      <w:r w:rsidRPr="00971241">
        <w:t>DirectedLinks</w:t>
      </w:r>
      <w:proofErr w:type="spellEnd"/>
      <w:r w:rsidRPr="00971241">
        <w:t xml:space="preserve"> en wordt gebruikt om een route in een netwerk aan te geven.</w:t>
      </w:r>
    </w:p>
    <w:p w14:paraId="54ADA577" w14:textId="77777777" w:rsidR="00A11BC4" w:rsidRDefault="00A11BC4">
      <w:pPr>
        <w:pStyle w:val="Lijstalinea"/>
      </w:pPr>
    </w:p>
    <w:p w14:paraId="24B1AC82" w14:textId="77777777" w:rsidR="00A11BC4" w:rsidRDefault="00971241">
      <w:pPr>
        <w:contextualSpacing/>
      </w:pPr>
      <w:r w:rsidRPr="00971241">
        <w:t xml:space="preserve">Punt 5 maakt dat er een verwijzing is van een IMKL </w:t>
      </w:r>
      <w:proofErr w:type="spellStart"/>
      <w:r w:rsidRPr="00971241">
        <w:t>informatielement</w:t>
      </w:r>
      <w:proofErr w:type="spellEnd"/>
      <w:r w:rsidRPr="00971241">
        <w:t xml:space="preserve">, bijvoorbeeld een elektriciteitskabel naar een Link (en dus de geometrie) en niet andersom. Punt 7, de optionele relatie tussen links en </w:t>
      </w:r>
      <w:proofErr w:type="spellStart"/>
      <w:r w:rsidRPr="00971241">
        <w:t>nodes</w:t>
      </w:r>
      <w:proofErr w:type="spellEnd"/>
      <w:r w:rsidRPr="00971241">
        <w:t xml:space="preserve">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 xml:space="preserve">met een aantal </w:t>
      </w:r>
      <w:proofErr w:type="spellStart"/>
      <w:r w:rsidR="00702D6F">
        <w:t>nodes</w:t>
      </w:r>
      <w:proofErr w:type="spellEnd"/>
      <w:r w:rsidR="00306157">
        <w:t xml:space="preserve"> (leidingelementen)</w:t>
      </w:r>
      <w:r w:rsidR="00702D6F">
        <w:t xml:space="preserve">. A en J zijn begin en eindpunt van de </w:t>
      </w:r>
      <w:r w:rsidR="00306157">
        <w:t xml:space="preserve">leiding; </w:t>
      </w:r>
      <w:r w:rsidR="00702D6F">
        <w:t>B tot en met I zijn aansluitingen met aftakkingen.</w:t>
      </w:r>
    </w:p>
    <w:p w14:paraId="4F33CEBE" w14:textId="77777777" w:rsidR="00A11BC4" w:rsidRDefault="00A11BC4">
      <w:pPr>
        <w:contextualSpacing/>
      </w:pPr>
    </w:p>
    <w:p w14:paraId="118F2EDC" w14:textId="77777777" w:rsidR="00A11BC4" w:rsidRDefault="00855A12">
      <w:pPr>
        <w:contextualSpacing/>
        <w:rPr>
          <w:noProof/>
        </w:rPr>
      </w:pPr>
      <w:r>
        <w:rPr>
          <w:noProof/>
        </w:rPr>
        <w:drawing>
          <wp:anchor distT="0" distB="0" distL="114300" distR="114300" simplePos="0" relativeHeight="251643392" behindDoc="0" locked="0" layoutInCell="1" allowOverlap="1" wp14:anchorId="18FA9C08" wp14:editId="7D588ECB">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69"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14:paraId="3D056D9D" w14:textId="77777777" w:rsidR="00A11BC4" w:rsidRDefault="00A11BC4">
      <w:pPr>
        <w:contextualSpacing/>
      </w:pPr>
    </w:p>
    <w:p w14:paraId="144AE2A6" w14:textId="77777777" w:rsidR="00A11BC4" w:rsidRDefault="00A11BC4">
      <w:pPr>
        <w:contextualSpacing/>
      </w:pPr>
    </w:p>
    <w:p w14:paraId="17E5C024" w14:textId="77777777" w:rsidR="00A11BC4" w:rsidRDefault="00A11BC4">
      <w:pPr>
        <w:contextualSpacing/>
      </w:pPr>
    </w:p>
    <w:p w14:paraId="6408E3A4" w14:textId="77777777" w:rsidR="00A11BC4" w:rsidRDefault="00A11BC4">
      <w:pPr>
        <w:contextualSpacing/>
      </w:pPr>
    </w:p>
    <w:p w14:paraId="4411FE1E" w14:textId="77777777" w:rsidR="00A11BC4" w:rsidRDefault="00A11BC4">
      <w:pPr>
        <w:contextualSpacing/>
      </w:pPr>
    </w:p>
    <w:p w14:paraId="014EA230" w14:textId="77777777" w:rsidR="00A11BC4" w:rsidRDefault="00A11BC4">
      <w:pPr>
        <w:contextualSpacing/>
      </w:pPr>
    </w:p>
    <w:p w14:paraId="40B0C462" w14:textId="77777777" w:rsidR="00A11BC4" w:rsidRDefault="00971241">
      <w:pPr>
        <w:contextualSpacing/>
        <w:rPr>
          <w:b/>
        </w:rPr>
      </w:pPr>
      <w:r w:rsidRPr="00971241">
        <w:rPr>
          <w:b/>
        </w:rPr>
        <w:lastRenderedPageBreak/>
        <w:t>Versie 1: Netwerktopologie volledig toegepast.</w:t>
      </w:r>
    </w:p>
    <w:p w14:paraId="586ABF3D" w14:textId="77777777" w:rsidR="00A11BC4" w:rsidRDefault="00855A12">
      <w:pPr>
        <w:contextualSpacing/>
      </w:pPr>
      <w:r>
        <w:rPr>
          <w:noProof/>
        </w:rPr>
        <w:drawing>
          <wp:anchor distT="0" distB="0" distL="114300" distR="114300" simplePos="0" relativeHeight="251646464" behindDoc="0" locked="0" layoutInCell="1" allowOverlap="1" wp14:anchorId="0584680B" wp14:editId="4DC4146C">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69"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 xml:space="preserve">De volledig toepassing van het netwerk model bestaat uit het maken van 1 </w:t>
      </w:r>
      <w:proofErr w:type="spellStart"/>
      <w:r w:rsidR="00397CE5">
        <w:t>linkset</w:t>
      </w:r>
      <w:proofErr w:type="spellEnd"/>
      <w:r w:rsidR="00397CE5">
        <w:t xml:space="preserve"> die bestaat uit links die </w:t>
      </w:r>
      <w:proofErr w:type="spellStart"/>
      <w:r w:rsidR="00397CE5">
        <w:t>nodes</w:t>
      </w:r>
      <w:proofErr w:type="spellEnd"/>
      <w:r w:rsidR="00397CE5">
        <w:t xml:space="preserve"> met elkaar verbinden.</w:t>
      </w:r>
      <w:r w:rsidR="002144DC">
        <w:t xml:space="preserve"> Er is een verwijzing tussen de </w:t>
      </w:r>
      <w:proofErr w:type="spellStart"/>
      <w:r w:rsidR="002144DC">
        <w:t>nodes</w:t>
      </w:r>
      <w:proofErr w:type="spellEnd"/>
      <w:r w:rsidR="002144DC">
        <w:t xml:space="preserve"> en de links.</w:t>
      </w:r>
      <w:r w:rsidR="00397CE5">
        <w:t xml:space="preserve"> Een </w:t>
      </w:r>
      <w:r w:rsidR="00306157">
        <w:t>leiding</w:t>
      </w:r>
      <w:r w:rsidR="00397CE5">
        <w:t xml:space="preserve"> verwijst naar de </w:t>
      </w:r>
      <w:proofErr w:type="spellStart"/>
      <w:r w:rsidR="00397CE5">
        <w:t>linkset</w:t>
      </w:r>
      <w:proofErr w:type="spellEnd"/>
      <w:r w:rsidR="00397CE5">
        <w:t xml:space="preserve"> die er bij hoort. Zie onderstaand schema.</w:t>
      </w:r>
    </w:p>
    <w:p w14:paraId="12377216" w14:textId="77777777" w:rsidR="00A11BC4" w:rsidRDefault="00A11BC4">
      <w:pPr>
        <w:contextualSpacing/>
      </w:pPr>
    </w:p>
    <w:p w14:paraId="7420712F" w14:textId="77777777" w:rsidR="00A11BC4" w:rsidRDefault="00A11BC4">
      <w:pPr>
        <w:contextualSpacing/>
      </w:pPr>
    </w:p>
    <w:p w14:paraId="1BA304F3" w14:textId="77777777" w:rsidR="00A11BC4" w:rsidRDefault="00A11BC4">
      <w:pPr>
        <w:contextualSpacing/>
      </w:pPr>
    </w:p>
    <w:p w14:paraId="58018EE8" w14:textId="77777777" w:rsidR="00A11BC4" w:rsidRDefault="00A11BC4">
      <w:pPr>
        <w:contextualSpacing/>
      </w:pPr>
    </w:p>
    <w:p w14:paraId="4ED42FB3" w14:textId="77777777" w:rsidR="00A11BC4" w:rsidRDefault="00A11BC4">
      <w:pPr>
        <w:contextualSpacing/>
      </w:pPr>
    </w:p>
    <w:p w14:paraId="3D36C290" w14:textId="77777777" w:rsidR="00A11BC4" w:rsidRDefault="00A11BC4">
      <w:pPr>
        <w:contextualSpacing/>
      </w:pPr>
    </w:p>
    <w:p w14:paraId="78D2F4A9" w14:textId="77777777" w:rsidR="00A11BC4" w:rsidRDefault="00A11BC4">
      <w:pPr>
        <w:contextualSpacing/>
      </w:pPr>
    </w:p>
    <w:p w14:paraId="5000FC3E" w14:textId="77777777" w:rsidR="00A11BC4" w:rsidRDefault="00A11BC4">
      <w:pPr>
        <w:contextualSpacing/>
      </w:pPr>
    </w:p>
    <w:p w14:paraId="50D9B24F" w14:textId="77777777" w:rsidR="00A11BC4" w:rsidRDefault="00A11BC4">
      <w:pPr>
        <w:contextualSpacing/>
      </w:pPr>
    </w:p>
    <w:p w14:paraId="4A9A6E18" w14:textId="77777777" w:rsidR="00A11BC4" w:rsidRDefault="00A11BC4">
      <w:pPr>
        <w:contextualSpacing/>
      </w:pPr>
    </w:p>
    <w:p w14:paraId="217E700E" w14:textId="77777777" w:rsidR="00A11BC4" w:rsidRDefault="00A11BC4">
      <w:pPr>
        <w:contextualSpacing/>
      </w:pPr>
    </w:p>
    <w:p w14:paraId="0A9D7AB1" w14:textId="77777777" w:rsidR="00A11BC4" w:rsidRDefault="00A11BC4">
      <w:pPr>
        <w:contextualSpacing/>
      </w:pPr>
    </w:p>
    <w:p w14:paraId="56789537" w14:textId="77777777" w:rsidR="00A11BC4" w:rsidRDefault="00A11BC4">
      <w:pPr>
        <w:contextualSpacing/>
      </w:pPr>
    </w:p>
    <w:p w14:paraId="6B0152AB" w14:textId="77777777" w:rsidR="00A11BC4" w:rsidRDefault="00A11BC4">
      <w:pPr>
        <w:contextualSpacing/>
      </w:pPr>
    </w:p>
    <w:p w14:paraId="2CCD5558" w14:textId="77777777" w:rsidR="00A11BC4" w:rsidRDefault="00A11BC4">
      <w:pPr>
        <w:contextualSpacing/>
      </w:pPr>
    </w:p>
    <w:p w14:paraId="5C4FE81C" w14:textId="77777777" w:rsidR="00A11BC4" w:rsidRDefault="00A11BC4">
      <w:pPr>
        <w:contextualSpacing/>
      </w:pPr>
    </w:p>
    <w:p w14:paraId="00885D88" w14:textId="77777777" w:rsidR="00A11BC4" w:rsidRDefault="00A11BC4">
      <w:pPr>
        <w:contextualSpacing/>
      </w:pPr>
    </w:p>
    <w:p w14:paraId="0A78D857" w14:textId="77777777" w:rsidR="00A11BC4" w:rsidRDefault="00A11BC4">
      <w:pPr>
        <w:contextualSpacing/>
      </w:pPr>
    </w:p>
    <w:p w14:paraId="59104258" w14:textId="77777777" w:rsidR="00A11BC4" w:rsidRDefault="00A11BC4">
      <w:pPr>
        <w:contextualSpacing/>
      </w:pPr>
    </w:p>
    <w:p w14:paraId="5FCE0CE9" w14:textId="77777777" w:rsidR="00A11BC4" w:rsidRDefault="00A11BC4">
      <w:pPr>
        <w:contextualSpacing/>
      </w:pPr>
    </w:p>
    <w:p w14:paraId="7ED22E31" w14:textId="77777777" w:rsidR="00A11BC4" w:rsidRDefault="00A11BC4">
      <w:pPr>
        <w:contextualSpacing/>
      </w:pPr>
    </w:p>
    <w:p w14:paraId="60430F0D" w14:textId="77777777" w:rsidR="00A11BC4" w:rsidRDefault="00A11BC4">
      <w:pPr>
        <w:contextualSpacing/>
      </w:pPr>
    </w:p>
    <w:p w14:paraId="07A54C4E" w14:textId="77777777" w:rsidR="00A11BC4" w:rsidRDefault="00A11BC4">
      <w:pPr>
        <w:contextualSpacing/>
      </w:pPr>
    </w:p>
    <w:p w14:paraId="6B6CF2FF" w14:textId="77777777" w:rsidR="00A11BC4" w:rsidRDefault="00A11BC4">
      <w:pPr>
        <w:contextualSpacing/>
      </w:pPr>
    </w:p>
    <w:p w14:paraId="4DB31659" w14:textId="77777777" w:rsidR="00306157" w:rsidRDefault="00306157" w:rsidP="00397CE5">
      <w:pPr>
        <w:contextualSpacing/>
        <w:rPr>
          <w:b/>
        </w:rPr>
      </w:pPr>
    </w:p>
    <w:p w14:paraId="6A6D3BF5" w14:textId="77777777"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14:paraId="7BA207DB" w14:textId="77777777" w:rsidR="00A11BC4" w:rsidRDefault="00855A12">
      <w:pPr>
        <w:contextualSpacing/>
      </w:pPr>
      <w:r>
        <w:rPr>
          <w:noProof/>
        </w:rPr>
        <w:drawing>
          <wp:anchor distT="0" distB="0" distL="114300" distR="114300" simplePos="0" relativeHeight="251647488" behindDoc="0" locked="0" layoutInCell="1" allowOverlap="1" wp14:anchorId="40067C95" wp14:editId="7650644C">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69"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 xml:space="preserve">In deze versie is de netwerk topologie niet toegepast. Er is 1 </w:t>
      </w:r>
      <w:proofErr w:type="spellStart"/>
      <w:r w:rsidR="002144DC">
        <w:t>linkset</w:t>
      </w:r>
      <w:proofErr w:type="spellEnd"/>
      <w:r w:rsidR="002144DC">
        <w:t xml:space="preserve"> die bestaat uit 9 links maar er is geen verwijzing tussen </w:t>
      </w:r>
      <w:proofErr w:type="spellStart"/>
      <w:r w:rsidR="002144DC">
        <w:t>linkes</w:t>
      </w:r>
      <w:proofErr w:type="spellEnd"/>
      <w:r w:rsidR="002144DC">
        <w:t xml:space="preserve"> en </w:t>
      </w:r>
      <w:proofErr w:type="spellStart"/>
      <w:r w:rsidR="002144DC">
        <w:t>nodes</w:t>
      </w:r>
      <w:proofErr w:type="spellEnd"/>
      <w:r w:rsidR="002144DC">
        <w:t>.</w:t>
      </w:r>
    </w:p>
    <w:p w14:paraId="1214654E" w14:textId="77777777" w:rsidR="00A11BC4" w:rsidRDefault="00A11BC4">
      <w:pPr>
        <w:contextualSpacing/>
      </w:pPr>
    </w:p>
    <w:p w14:paraId="337F27D8" w14:textId="77777777" w:rsidR="00A11BC4" w:rsidRDefault="00A11BC4">
      <w:pPr>
        <w:contextualSpacing/>
      </w:pPr>
    </w:p>
    <w:p w14:paraId="30286063" w14:textId="77777777" w:rsidR="00A11BC4" w:rsidRDefault="00A11BC4">
      <w:pPr>
        <w:contextualSpacing/>
      </w:pPr>
    </w:p>
    <w:p w14:paraId="1806846B" w14:textId="77777777" w:rsidR="00A11BC4" w:rsidRDefault="00A11BC4">
      <w:pPr>
        <w:contextualSpacing/>
      </w:pPr>
    </w:p>
    <w:p w14:paraId="4D12B72A" w14:textId="77777777" w:rsidR="00A11BC4" w:rsidRDefault="00A11BC4">
      <w:pPr>
        <w:contextualSpacing/>
      </w:pPr>
    </w:p>
    <w:p w14:paraId="6209AC3C" w14:textId="77777777"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14:paraId="28215BCE" w14:textId="275B54DF" w:rsidR="00BC5EE1" w:rsidRDefault="00855A12">
      <w:pPr>
        <w:contextualSpacing/>
      </w:pPr>
      <w:r>
        <w:rPr>
          <w:noProof/>
        </w:rPr>
        <w:drawing>
          <wp:anchor distT="0" distB="0" distL="114300" distR="114300" simplePos="0" relativeHeight="251657728" behindDoc="0" locked="0" layoutInCell="1" allowOverlap="1" wp14:anchorId="443BFA64" wp14:editId="0524BB7D">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69"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 xml:space="preserve">In deze versie bestaat de </w:t>
      </w:r>
      <w:proofErr w:type="spellStart"/>
      <w:r w:rsidR="00971241" w:rsidRPr="00971241">
        <w:t>linkset</w:t>
      </w:r>
      <w:proofErr w:type="spellEnd"/>
      <w:r w:rsidR="00971241" w:rsidRPr="00971241">
        <w:t xml:space="preserve"> uit 1 link van A naar J. De </w:t>
      </w:r>
      <w:proofErr w:type="spellStart"/>
      <w:r w:rsidR="00971241" w:rsidRPr="00971241">
        <w:t>nodes</w:t>
      </w:r>
      <w:proofErr w:type="spellEnd"/>
      <w:r w:rsidR="00971241" w:rsidRPr="00971241">
        <w:t xml:space="preserve"> zijn apart ‘bovenop’ de leiding weergegeven. Er is geen enkele netwerk</w:t>
      </w:r>
      <w:r w:rsidR="008C14E8">
        <w:t>t</w:t>
      </w:r>
      <w:r w:rsidR="00971241" w:rsidRPr="00971241">
        <w:t>opologie.</w:t>
      </w:r>
      <w:r w:rsidR="00BC5EE1">
        <w:br w:type="page"/>
      </w:r>
    </w:p>
    <w:p w14:paraId="66CFFE17" w14:textId="56A58BFD" w:rsidR="00BC5EE1" w:rsidRDefault="00BC5EE1" w:rsidP="00BC5EE1"/>
    <w:p w14:paraId="54539364" w14:textId="0AD24E39" w:rsidR="00BC5EE1" w:rsidRDefault="00BC5EE1" w:rsidP="00BC5EE1">
      <w:pPr>
        <w:pStyle w:val="Hoofdstukx"/>
      </w:pPr>
    </w:p>
    <w:p w14:paraId="254A57C5" w14:textId="3EBD12BB" w:rsidR="00BC5EE1" w:rsidRDefault="00BC5EE1" w:rsidP="00BC5EE1">
      <w:pPr>
        <w:pStyle w:val="Hoofdstuktitel"/>
      </w:pPr>
      <w:bookmarkStart w:id="456" w:name="_Toc45195677"/>
      <w:r>
        <w:t>Bijlage 3: Toelichting op geometrie voor visualisatie.</w:t>
      </w:r>
      <w:bookmarkEnd w:id="456"/>
    </w:p>
    <w:p w14:paraId="6172D4CF" w14:textId="13F256D2" w:rsidR="00BC5EE1" w:rsidRDefault="00402717" w:rsidP="00BC5EE1">
      <w:r>
        <w:rPr>
          <w:noProof/>
        </w:rPr>
        <w:drawing>
          <wp:anchor distT="0" distB="0" distL="114300" distR="114300" simplePos="0" relativeHeight="251658240" behindDoc="0" locked="0" layoutInCell="1" allowOverlap="1" wp14:anchorId="5261E67E" wp14:editId="02DDE940">
            <wp:simplePos x="0" y="0"/>
            <wp:positionH relativeFrom="column">
              <wp:posOffset>0</wp:posOffset>
            </wp:positionH>
            <wp:positionV relativeFrom="paragraph">
              <wp:posOffset>371588</wp:posOffset>
            </wp:positionV>
            <wp:extent cx="1774190" cy="983615"/>
            <wp:effectExtent l="0" t="0" r="0" b="0"/>
            <wp:wrapTopAndBottom/>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774190" cy="983615"/>
                    </a:xfrm>
                    <a:prstGeom prst="rect">
                      <a:avLst/>
                    </a:prstGeom>
                  </pic:spPr>
                </pic:pic>
              </a:graphicData>
            </a:graphic>
            <wp14:sizeRelH relativeFrom="page">
              <wp14:pctWidth>0</wp14:pctWidth>
            </wp14:sizeRelH>
            <wp14:sizeRelV relativeFrom="page">
              <wp14:pctHeight>0</wp14:pctHeight>
            </wp14:sizeRelV>
          </wp:anchor>
        </w:drawing>
      </w:r>
      <w:r w:rsidRPr="00C37864">
        <w:t xml:space="preserve">Voor het apart visualiseren van het gebied dat in de informatiepolygoon zit maar niet in de graafpolygoon is </w:t>
      </w:r>
      <w:r>
        <w:t xml:space="preserve">bij het objecttype Informatiepolygoon </w:t>
      </w:r>
      <w:r w:rsidRPr="00C37864">
        <w:t>de</w:t>
      </w:r>
      <w:r>
        <w:t xml:space="preserve"> </w:t>
      </w:r>
      <w:proofErr w:type="spellStart"/>
      <w:r w:rsidRPr="00C37864">
        <w:t>geometrie</w:t>
      </w:r>
      <w:r>
        <w:t>VoorVisualisatie</w:t>
      </w:r>
      <w:proofErr w:type="spellEnd"/>
      <w:r w:rsidRPr="00C37864">
        <w:t xml:space="preserve"> </w:t>
      </w:r>
      <w:r>
        <w:t>opgenomen</w:t>
      </w:r>
      <w:r w:rsidRPr="00C37864">
        <w:t>.</w:t>
      </w:r>
    </w:p>
    <w:p w14:paraId="3655C573" w14:textId="1A2EC046" w:rsidR="00BC5EE1" w:rsidRPr="002E3D25" w:rsidRDefault="00BC5EE1" w:rsidP="0027713D"/>
    <w:p w14:paraId="4D0B13C5" w14:textId="2FAD39CF" w:rsidR="006124EF" w:rsidRDefault="00BC5EE1">
      <w:pPr>
        <w:contextualSpacing/>
      </w:pPr>
      <w:r>
        <w:rPr>
          <w:noProof/>
        </w:rPr>
        <w:drawing>
          <wp:anchor distT="0" distB="0" distL="114300" distR="114300" simplePos="0" relativeHeight="251661312" behindDoc="0" locked="0" layoutInCell="1" allowOverlap="1" wp14:anchorId="3494E163" wp14:editId="05180074">
            <wp:simplePos x="0" y="0"/>
            <wp:positionH relativeFrom="column">
              <wp:posOffset>-57</wp:posOffset>
            </wp:positionH>
            <wp:positionV relativeFrom="paragraph">
              <wp:posOffset>775117</wp:posOffset>
            </wp:positionV>
            <wp:extent cx="4824730" cy="3790315"/>
            <wp:effectExtent l="0" t="0" r="0" b="0"/>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824730" cy="3790315"/>
                    </a:xfrm>
                    <a:prstGeom prst="rect">
                      <a:avLst/>
                    </a:prstGeom>
                    <a:noFill/>
                  </pic:spPr>
                </pic:pic>
              </a:graphicData>
            </a:graphic>
            <wp14:sizeRelH relativeFrom="page">
              <wp14:pctWidth>0</wp14:pctWidth>
            </wp14:sizeRelH>
            <wp14:sizeRelV relativeFrom="page">
              <wp14:pctHeight>0</wp14:pctHeight>
            </wp14:sizeRelV>
          </wp:anchor>
        </w:drawing>
      </w:r>
      <w:r w:rsidR="006124EF" w:rsidRPr="0027713D">
        <w:t xml:space="preserve">Het gebied is een vlak of een </w:t>
      </w:r>
      <w:proofErr w:type="spellStart"/>
      <w:r w:rsidR="006124EF" w:rsidRPr="0027713D">
        <w:t>multivlak</w:t>
      </w:r>
      <w:proofErr w:type="spellEnd"/>
      <w:r w:rsidR="006124EF" w:rsidRPr="0027713D">
        <w:t xml:space="preserve"> en omvat het gebied van de informatiepolygoon exclusief het gebied van de graafpolygoon. In onderstaand figuur zijn de 4 </w:t>
      </w:r>
      <w:r w:rsidR="00402717">
        <w:t>situaties</w:t>
      </w:r>
      <w:r w:rsidR="006124EF" w:rsidRPr="0027713D">
        <w:t xml:space="preserve"> opgenomen die zich kunnen voordoen bij het bepalen van de geometrie voor visualisatie.</w:t>
      </w:r>
    </w:p>
    <w:sectPr w:rsidR="006124EF" w:rsidSect="00672722">
      <w:pgSz w:w="11906" w:h="16838" w:code="9"/>
      <w:pgMar w:top="2552" w:right="1622" w:bottom="1531" w:left="1622" w:header="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6E39C4" w14:textId="77777777" w:rsidR="004C168A" w:rsidRDefault="004C168A">
      <w:r>
        <w:separator/>
      </w:r>
    </w:p>
    <w:p w14:paraId="04AAE2F5" w14:textId="77777777" w:rsidR="004C168A" w:rsidRDefault="004C168A"/>
  </w:endnote>
  <w:endnote w:type="continuationSeparator" w:id="0">
    <w:p w14:paraId="42475AB1" w14:textId="77777777" w:rsidR="004C168A" w:rsidRDefault="004C168A">
      <w:r>
        <w:continuationSeparator/>
      </w:r>
    </w:p>
    <w:p w14:paraId="466F1BCE" w14:textId="77777777" w:rsidR="004C168A" w:rsidRDefault="004C16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720" w:type="dxa"/>
      <w:tblLook w:val="01E0" w:firstRow="1" w:lastRow="1" w:firstColumn="1" w:lastColumn="1" w:noHBand="0" w:noVBand="0"/>
    </w:tblPr>
    <w:tblGrid>
      <w:gridCol w:w="648"/>
      <w:gridCol w:w="8820"/>
    </w:tblGrid>
    <w:tr w:rsidR="00C14B13" w:rsidRPr="00C7450D" w14:paraId="43A5E0EB" w14:textId="77777777">
      <w:tc>
        <w:tcPr>
          <w:tcW w:w="648" w:type="dxa"/>
        </w:tcPr>
        <w:p w14:paraId="46C1C246" w14:textId="77777777" w:rsidR="00C14B13" w:rsidRPr="00E2691E" w:rsidRDefault="00C14B13" w:rsidP="00BB25BB">
          <w:r>
            <w:fldChar w:fldCharType="begin"/>
          </w:r>
          <w:r>
            <w:instrText xml:space="preserve"> PAGE </w:instrText>
          </w:r>
          <w:r>
            <w:fldChar w:fldCharType="separate"/>
          </w:r>
          <w:r>
            <w:rPr>
              <w:noProof/>
            </w:rPr>
            <w:t>2</w:t>
          </w:r>
          <w:r>
            <w:rPr>
              <w:noProof/>
            </w:rPr>
            <w:fldChar w:fldCharType="end"/>
          </w:r>
        </w:p>
      </w:tc>
      <w:tc>
        <w:tcPr>
          <w:tcW w:w="8820" w:type="dxa"/>
        </w:tcPr>
        <w:p w14:paraId="1246DD56" w14:textId="77777777" w:rsidR="00C14B13" w:rsidRPr="00C7450D" w:rsidRDefault="00C14B13"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14:paraId="4DB26572" w14:textId="77777777" w:rsidR="00C14B13" w:rsidRPr="00C7450D" w:rsidRDefault="00C14B13" w:rsidP="00064FFB"/>
  <w:p w14:paraId="4FEAAA98" w14:textId="77777777" w:rsidR="00C14B13" w:rsidRPr="00C7450D" w:rsidRDefault="00C14B13" w:rsidP="00064FFB"/>
  <w:p w14:paraId="789F5D6F" w14:textId="77777777" w:rsidR="00C14B13" w:rsidRPr="00C7450D" w:rsidRDefault="00C14B1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B60EE" w14:textId="77777777" w:rsidR="00C14B13" w:rsidRDefault="00C14B13"/>
  <w:p w14:paraId="18B2438F" w14:textId="77777777" w:rsidR="00C14B13" w:rsidRDefault="00C14B1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75" w:type="dxa"/>
      <w:tblInd w:w="-612" w:type="dxa"/>
      <w:tblLook w:val="01E0" w:firstRow="1" w:lastRow="1" w:firstColumn="1" w:lastColumn="1" w:noHBand="0" w:noVBand="0"/>
    </w:tblPr>
    <w:tblGrid>
      <w:gridCol w:w="540"/>
      <w:gridCol w:w="8835"/>
    </w:tblGrid>
    <w:tr w:rsidR="00C14B13" w:rsidRPr="008A6C4C" w14:paraId="4743FB53" w14:textId="77777777">
      <w:trPr>
        <w:trHeight w:val="182"/>
      </w:trPr>
      <w:tc>
        <w:tcPr>
          <w:tcW w:w="540" w:type="dxa"/>
        </w:tcPr>
        <w:p w14:paraId="5EF1262C" w14:textId="77777777" w:rsidR="00C14B13" w:rsidRPr="007008A1" w:rsidRDefault="00C14B13"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Pr>
              <w:noProof/>
              <w:sz w:val="14"/>
              <w:szCs w:val="14"/>
            </w:rPr>
            <w:t>73</w:t>
          </w:r>
          <w:r w:rsidRPr="007008A1">
            <w:rPr>
              <w:sz w:val="14"/>
              <w:szCs w:val="14"/>
            </w:rPr>
            <w:fldChar w:fldCharType="end"/>
          </w:r>
        </w:p>
      </w:tc>
      <w:tc>
        <w:tcPr>
          <w:tcW w:w="8835" w:type="dxa"/>
        </w:tcPr>
        <w:p w14:paraId="73CEB5BF" w14:textId="77777777" w:rsidR="00C14B13" w:rsidRDefault="00C14B13" w:rsidP="00547B4D">
          <w:r w:rsidRPr="000427A2">
            <w:rPr>
              <w:sz w:val="14"/>
              <w:szCs w:val="14"/>
              <w:lang w:val="en-US"/>
            </w:rPr>
            <w:t xml:space="preserve">Rapport </w:t>
          </w:r>
          <w:proofErr w:type="spellStart"/>
          <w:r w:rsidRPr="0027713D">
            <w:rPr>
              <w:sz w:val="14"/>
              <w:szCs w:val="14"/>
              <w:lang w:val="en-US"/>
            </w:rPr>
            <w:t>Informatiemodel</w:t>
          </w:r>
          <w:proofErr w:type="spellEnd"/>
          <w:r w:rsidRPr="0027713D">
            <w:rPr>
              <w:sz w:val="14"/>
              <w:szCs w:val="14"/>
              <w:lang w:val="en-US"/>
            </w:rPr>
            <w:t xml:space="preserve"> </w:t>
          </w:r>
          <w:proofErr w:type="spellStart"/>
          <w:r w:rsidRPr="0027713D">
            <w:rPr>
              <w:sz w:val="14"/>
              <w:szCs w:val="14"/>
              <w:lang w:val="en-US"/>
            </w:rPr>
            <w:t>Kabels</w:t>
          </w:r>
          <w:proofErr w:type="spellEnd"/>
          <w:r w:rsidRPr="0027713D">
            <w:rPr>
              <w:sz w:val="14"/>
              <w:szCs w:val="14"/>
              <w:lang w:val="en-US"/>
            </w:rPr>
            <w:t xml:space="preserve"> </w:t>
          </w:r>
          <w:proofErr w:type="spellStart"/>
          <w:r w:rsidRPr="0027713D">
            <w:rPr>
              <w:sz w:val="14"/>
              <w:szCs w:val="14"/>
              <w:lang w:val="en-US"/>
            </w:rPr>
            <w:t>en</w:t>
          </w:r>
          <w:proofErr w:type="spellEnd"/>
          <w:r w:rsidRPr="0027713D">
            <w:rPr>
              <w:sz w:val="14"/>
              <w:szCs w:val="14"/>
              <w:lang w:val="en-US"/>
            </w:rPr>
            <w:t xml:space="preserve"> </w:t>
          </w:r>
          <w:proofErr w:type="spellStart"/>
          <w:r w:rsidRPr="0027713D">
            <w:rPr>
              <w:sz w:val="14"/>
              <w:szCs w:val="14"/>
              <w:lang w:val="en-US"/>
            </w:rPr>
            <w:t>Leidingen</w:t>
          </w:r>
          <w:proofErr w:type="spellEnd"/>
          <w:r w:rsidRPr="0027713D">
            <w:rPr>
              <w:sz w:val="14"/>
              <w:szCs w:val="14"/>
              <w:lang w:val="en-US"/>
            </w:rPr>
            <w:t xml:space="preserve"> (IMKL)</w:t>
          </w:r>
        </w:p>
        <w:p w14:paraId="64526044" w14:textId="6B831DEF" w:rsidR="00C14B13" w:rsidRPr="000427A2" w:rsidRDefault="00C14B13" w:rsidP="00EF1617">
          <w:pPr>
            <w:rPr>
              <w:sz w:val="14"/>
              <w:szCs w:val="14"/>
              <w:lang w:val="en-US"/>
            </w:rPr>
          </w:pPr>
        </w:p>
      </w:tc>
    </w:tr>
  </w:tbl>
  <w:p w14:paraId="160D8B34" w14:textId="77777777" w:rsidR="00C14B13" w:rsidRPr="000427A2" w:rsidRDefault="00C14B13">
    <w:pPr>
      <w:rPr>
        <w:lang w:val="en-US"/>
      </w:rPr>
    </w:pPr>
  </w:p>
  <w:p w14:paraId="20A1FA85" w14:textId="77777777" w:rsidR="00C14B13" w:rsidRPr="000427A2" w:rsidRDefault="00C14B13">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877714" w14:textId="77777777" w:rsidR="004C168A" w:rsidRDefault="004C168A">
      <w:r>
        <w:separator/>
      </w:r>
    </w:p>
    <w:p w14:paraId="51F02A82" w14:textId="77777777" w:rsidR="004C168A" w:rsidRDefault="004C168A"/>
  </w:footnote>
  <w:footnote w:type="continuationSeparator" w:id="0">
    <w:p w14:paraId="3D94B220" w14:textId="77777777" w:rsidR="004C168A" w:rsidRDefault="004C168A">
      <w:r>
        <w:continuationSeparator/>
      </w:r>
    </w:p>
    <w:p w14:paraId="0C82388A" w14:textId="77777777" w:rsidR="004C168A" w:rsidRDefault="004C168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A5C62" w14:textId="77777777" w:rsidR="00C14B13" w:rsidRDefault="00C14B13" w:rsidP="00064FFB">
    <w:pPr>
      <w:jc w:val="center"/>
    </w:pPr>
  </w:p>
  <w:p w14:paraId="5E96E328" w14:textId="77777777" w:rsidR="00C14B13" w:rsidRDefault="00C14B13">
    <w:r>
      <w:rPr>
        <w:noProof/>
      </w:rPr>
      <w:drawing>
        <wp:anchor distT="0" distB="0" distL="114300" distR="114300" simplePos="0" relativeHeight="251656704" behindDoc="0" locked="0" layoutInCell="1" allowOverlap="1" wp14:anchorId="466EB6BB" wp14:editId="20650DEC">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2641D" w14:textId="77777777" w:rsidR="00C14B13" w:rsidRDefault="00C14B13" w:rsidP="00064FFB">
    <w:pPr>
      <w:jc w:val="center"/>
    </w:pPr>
    <w:r>
      <w:rPr>
        <w:noProof/>
      </w:rPr>
      <w:drawing>
        <wp:anchor distT="0" distB="0" distL="114300" distR="114300" simplePos="0" relativeHeight="251657216" behindDoc="0" locked="0" layoutInCell="1" allowOverlap="1" wp14:anchorId="5FD3DAC5" wp14:editId="5D7C8EB5">
          <wp:simplePos x="0" y="0"/>
          <wp:positionH relativeFrom="column">
            <wp:posOffset>2057400</wp:posOffset>
          </wp:positionH>
          <wp:positionV relativeFrom="paragraph">
            <wp:posOffset>20320</wp:posOffset>
          </wp:positionV>
          <wp:extent cx="1395730" cy="466090"/>
          <wp:effectExtent l="19050" t="0" r="0" b="0"/>
          <wp:wrapNone/>
          <wp:docPr id="16"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14:paraId="5637707E" w14:textId="77777777" w:rsidR="00C14B13" w:rsidRDefault="00C14B1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7B04BE9"/>
    <w:multiLevelType w:val="multilevel"/>
    <w:tmpl w:val="5C9644E8"/>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15:restartNumberingAfterBreak="0">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15:restartNumberingAfterBreak="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FDD0BBB"/>
    <w:multiLevelType w:val="hybridMultilevel"/>
    <w:tmpl w:val="06E04124"/>
    <w:lvl w:ilvl="0" w:tplc="3CB66A8C">
      <w:start w:val="1"/>
      <w:numFmt w:val="decimal"/>
      <w:lvlText w:val="3.2.%1"/>
      <w:lvlJc w:val="left"/>
      <w:pPr>
        <w:ind w:left="0" w:firstLine="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40" w15:restartNumberingAfterBreak="0">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1" w15:restartNumberingAfterBreak="0">
    <w:nsid w:val="609D4368"/>
    <w:multiLevelType w:val="hybridMultilevel"/>
    <w:tmpl w:val="62303E04"/>
    <w:lvl w:ilvl="0" w:tplc="D8D4BBF0">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7" w15:restartNumberingAfterBreak="0">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0" w15:restartNumberingAfterBreak="0">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6"/>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9"/>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40"/>
  </w:num>
  <w:num w:numId="23">
    <w:abstractNumId w:val="17"/>
  </w:num>
  <w:num w:numId="24">
    <w:abstractNumId w:val="42"/>
  </w:num>
  <w:num w:numId="25">
    <w:abstractNumId w:val="20"/>
  </w:num>
  <w:num w:numId="26">
    <w:abstractNumId w:val="50"/>
  </w:num>
  <w:num w:numId="27">
    <w:abstractNumId w:val="19"/>
  </w:num>
  <w:num w:numId="28">
    <w:abstractNumId w:val="44"/>
  </w:num>
  <w:num w:numId="29">
    <w:abstractNumId w:val="22"/>
  </w:num>
  <w:num w:numId="30">
    <w:abstractNumId w:val="49"/>
  </w:num>
  <w:num w:numId="31">
    <w:abstractNumId w:val="18"/>
  </w:num>
  <w:num w:numId="32">
    <w:abstractNumId w:val="16"/>
  </w:num>
  <w:num w:numId="33">
    <w:abstractNumId w:val="51"/>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5"/>
  </w:num>
  <w:num w:numId="46">
    <w:abstractNumId w:val="43"/>
  </w:num>
  <w:num w:numId="47">
    <w:abstractNumId w:val="36"/>
  </w:num>
  <w:num w:numId="48">
    <w:abstractNumId w:val="11"/>
  </w:num>
  <w:num w:numId="49">
    <w:abstractNumId w:val="48"/>
  </w:num>
  <w:num w:numId="50">
    <w:abstractNumId w:val="23"/>
  </w:num>
  <w:num w:numId="51">
    <w:abstractNumId w:val="52"/>
  </w:num>
  <w:num w:numId="52">
    <w:abstractNumId w:val="35"/>
  </w:num>
  <w:num w:numId="53">
    <w:abstractNumId w:val="41"/>
  </w:num>
  <w:num w:numId="54">
    <w:abstractNumId w:val="38"/>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ul Janssen">
    <w15:presenceInfo w15:providerId="AD" w15:userId="S::p.janssen@geonovum.nl::b62697e8-e7f0-48fe-b701-a5c7b17d8e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trackRevisions/>
  <w:defaultTabStop w:val="708"/>
  <w:hyphenationZone w:val="425"/>
  <w:drawingGridHorizontalSpacing w:val="80"/>
  <w:displayHorizontalDrawingGridEvery w:val="2"/>
  <w:characterSpacingControl w:val="doNotCompress"/>
  <w:hdrShapeDefaults>
    <o:shapedefaults v:ext="edit" spidmax="2049" fillcolor="#ff9">
      <v:fill color="#ff9" opacity="25559f"/>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2148"/>
    <w:rsid w:val="00005301"/>
    <w:rsid w:val="00010898"/>
    <w:rsid w:val="00011C23"/>
    <w:rsid w:val="00014FF1"/>
    <w:rsid w:val="000153E7"/>
    <w:rsid w:val="00017B8E"/>
    <w:rsid w:val="00020F2F"/>
    <w:rsid w:val="000233FA"/>
    <w:rsid w:val="00024200"/>
    <w:rsid w:val="00031B8A"/>
    <w:rsid w:val="00032207"/>
    <w:rsid w:val="00033F42"/>
    <w:rsid w:val="000358F7"/>
    <w:rsid w:val="00037398"/>
    <w:rsid w:val="00040D93"/>
    <w:rsid w:val="000427A2"/>
    <w:rsid w:val="00047053"/>
    <w:rsid w:val="00051A33"/>
    <w:rsid w:val="00051DFD"/>
    <w:rsid w:val="00053542"/>
    <w:rsid w:val="00055AC2"/>
    <w:rsid w:val="000623EF"/>
    <w:rsid w:val="00064B43"/>
    <w:rsid w:val="00064FFB"/>
    <w:rsid w:val="00065B86"/>
    <w:rsid w:val="00073A57"/>
    <w:rsid w:val="00075E1B"/>
    <w:rsid w:val="00076119"/>
    <w:rsid w:val="00076C28"/>
    <w:rsid w:val="000779B5"/>
    <w:rsid w:val="000816A6"/>
    <w:rsid w:val="000830CA"/>
    <w:rsid w:val="00083139"/>
    <w:rsid w:val="00083805"/>
    <w:rsid w:val="00084535"/>
    <w:rsid w:val="000853F0"/>
    <w:rsid w:val="00085436"/>
    <w:rsid w:val="000860FE"/>
    <w:rsid w:val="00091444"/>
    <w:rsid w:val="00091499"/>
    <w:rsid w:val="00091AF6"/>
    <w:rsid w:val="00094327"/>
    <w:rsid w:val="00094E4C"/>
    <w:rsid w:val="000A042C"/>
    <w:rsid w:val="000A0CF9"/>
    <w:rsid w:val="000A1A57"/>
    <w:rsid w:val="000A567E"/>
    <w:rsid w:val="000A5775"/>
    <w:rsid w:val="000B15A6"/>
    <w:rsid w:val="000B23FC"/>
    <w:rsid w:val="000B37CB"/>
    <w:rsid w:val="000B5386"/>
    <w:rsid w:val="000B7212"/>
    <w:rsid w:val="000C1C49"/>
    <w:rsid w:val="000C1E46"/>
    <w:rsid w:val="000C24BC"/>
    <w:rsid w:val="000C2971"/>
    <w:rsid w:val="000C413E"/>
    <w:rsid w:val="000D0C03"/>
    <w:rsid w:val="000D30BA"/>
    <w:rsid w:val="000D422C"/>
    <w:rsid w:val="000D4FAA"/>
    <w:rsid w:val="000E0929"/>
    <w:rsid w:val="000E3B16"/>
    <w:rsid w:val="000E3C4F"/>
    <w:rsid w:val="000E3D1F"/>
    <w:rsid w:val="000E5149"/>
    <w:rsid w:val="000E643F"/>
    <w:rsid w:val="000E6B35"/>
    <w:rsid w:val="000E786F"/>
    <w:rsid w:val="000E7FD9"/>
    <w:rsid w:val="000F0273"/>
    <w:rsid w:val="000F109E"/>
    <w:rsid w:val="000F3127"/>
    <w:rsid w:val="000F3B9E"/>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AAB"/>
    <w:rsid w:val="00136C21"/>
    <w:rsid w:val="00137914"/>
    <w:rsid w:val="00143283"/>
    <w:rsid w:val="0014381A"/>
    <w:rsid w:val="00143CD8"/>
    <w:rsid w:val="00146ECD"/>
    <w:rsid w:val="0014782A"/>
    <w:rsid w:val="00147C9E"/>
    <w:rsid w:val="00150E41"/>
    <w:rsid w:val="00153128"/>
    <w:rsid w:val="001534B4"/>
    <w:rsid w:val="001547D5"/>
    <w:rsid w:val="00154875"/>
    <w:rsid w:val="001550B5"/>
    <w:rsid w:val="00156575"/>
    <w:rsid w:val="00157658"/>
    <w:rsid w:val="00157F1C"/>
    <w:rsid w:val="00161C02"/>
    <w:rsid w:val="00165DD8"/>
    <w:rsid w:val="0016693A"/>
    <w:rsid w:val="00167F21"/>
    <w:rsid w:val="00170B60"/>
    <w:rsid w:val="001724FE"/>
    <w:rsid w:val="00172B5F"/>
    <w:rsid w:val="001750A2"/>
    <w:rsid w:val="001812B9"/>
    <w:rsid w:val="00181F96"/>
    <w:rsid w:val="00182600"/>
    <w:rsid w:val="00183463"/>
    <w:rsid w:val="00190D59"/>
    <w:rsid w:val="0019188E"/>
    <w:rsid w:val="00195740"/>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1F087E"/>
    <w:rsid w:val="001F148B"/>
    <w:rsid w:val="00205D94"/>
    <w:rsid w:val="00210C62"/>
    <w:rsid w:val="002144DC"/>
    <w:rsid w:val="002170D3"/>
    <w:rsid w:val="00220410"/>
    <w:rsid w:val="00222462"/>
    <w:rsid w:val="00222829"/>
    <w:rsid w:val="002230F7"/>
    <w:rsid w:val="0022319C"/>
    <w:rsid w:val="00225FAE"/>
    <w:rsid w:val="00226892"/>
    <w:rsid w:val="002330F9"/>
    <w:rsid w:val="00234581"/>
    <w:rsid w:val="002359B2"/>
    <w:rsid w:val="00235A08"/>
    <w:rsid w:val="002370BA"/>
    <w:rsid w:val="00241660"/>
    <w:rsid w:val="00241A3D"/>
    <w:rsid w:val="00243DBF"/>
    <w:rsid w:val="00245B08"/>
    <w:rsid w:val="00246AC1"/>
    <w:rsid w:val="00253CFA"/>
    <w:rsid w:val="00253F30"/>
    <w:rsid w:val="00255B70"/>
    <w:rsid w:val="00260925"/>
    <w:rsid w:val="00260F25"/>
    <w:rsid w:val="00261381"/>
    <w:rsid w:val="0026425C"/>
    <w:rsid w:val="00264B25"/>
    <w:rsid w:val="00267D47"/>
    <w:rsid w:val="0027065E"/>
    <w:rsid w:val="0027713D"/>
    <w:rsid w:val="00277A65"/>
    <w:rsid w:val="00277D2C"/>
    <w:rsid w:val="00283BD6"/>
    <w:rsid w:val="00284884"/>
    <w:rsid w:val="0028723D"/>
    <w:rsid w:val="00291A96"/>
    <w:rsid w:val="00294AF8"/>
    <w:rsid w:val="002A0ED0"/>
    <w:rsid w:val="002A26AD"/>
    <w:rsid w:val="002B4896"/>
    <w:rsid w:val="002B4B6E"/>
    <w:rsid w:val="002B6705"/>
    <w:rsid w:val="002C1BDB"/>
    <w:rsid w:val="002C1DC6"/>
    <w:rsid w:val="002C2CC5"/>
    <w:rsid w:val="002C3526"/>
    <w:rsid w:val="002C45B6"/>
    <w:rsid w:val="002C4D6C"/>
    <w:rsid w:val="002C6666"/>
    <w:rsid w:val="002C6B33"/>
    <w:rsid w:val="002C7B72"/>
    <w:rsid w:val="002D1C0D"/>
    <w:rsid w:val="002D2CDD"/>
    <w:rsid w:val="002D7CCA"/>
    <w:rsid w:val="002E0E6E"/>
    <w:rsid w:val="002E3B76"/>
    <w:rsid w:val="002E3D25"/>
    <w:rsid w:val="002E546F"/>
    <w:rsid w:val="002F1426"/>
    <w:rsid w:val="002F31D1"/>
    <w:rsid w:val="002F7FED"/>
    <w:rsid w:val="0030098D"/>
    <w:rsid w:val="0030267E"/>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0A4D"/>
    <w:rsid w:val="003429F4"/>
    <w:rsid w:val="00345679"/>
    <w:rsid w:val="00350199"/>
    <w:rsid w:val="003509EF"/>
    <w:rsid w:val="00350F0F"/>
    <w:rsid w:val="00350F26"/>
    <w:rsid w:val="003513CF"/>
    <w:rsid w:val="003515CC"/>
    <w:rsid w:val="00352E17"/>
    <w:rsid w:val="00361936"/>
    <w:rsid w:val="0036519A"/>
    <w:rsid w:val="003657E7"/>
    <w:rsid w:val="00371EC5"/>
    <w:rsid w:val="00374090"/>
    <w:rsid w:val="00377A2B"/>
    <w:rsid w:val="00381388"/>
    <w:rsid w:val="00381782"/>
    <w:rsid w:val="0038226A"/>
    <w:rsid w:val="00382675"/>
    <w:rsid w:val="0038325B"/>
    <w:rsid w:val="00386CEC"/>
    <w:rsid w:val="00387A6B"/>
    <w:rsid w:val="00387CF5"/>
    <w:rsid w:val="00387DE5"/>
    <w:rsid w:val="003914C4"/>
    <w:rsid w:val="00391601"/>
    <w:rsid w:val="00392F89"/>
    <w:rsid w:val="00397CE5"/>
    <w:rsid w:val="003A3266"/>
    <w:rsid w:val="003A44A6"/>
    <w:rsid w:val="003A6AB3"/>
    <w:rsid w:val="003A6ACC"/>
    <w:rsid w:val="003A7898"/>
    <w:rsid w:val="003A7F44"/>
    <w:rsid w:val="003B10AE"/>
    <w:rsid w:val="003B5017"/>
    <w:rsid w:val="003C01AC"/>
    <w:rsid w:val="003C0F4C"/>
    <w:rsid w:val="003C4C73"/>
    <w:rsid w:val="003C4DDF"/>
    <w:rsid w:val="003D01D7"/>
    <w:rsid w:val="003D3CDE"/>
    <w:rsid w:val="003D534C"/>
    <w:rsid w:val="003D6804"/>
    <w:rsid w:val="003D7B06"/>
    <w:rsid w:val="003E0E03"/>
    <w:rsid w:val="003E1D31"/>
    <w:rsid w:val="003E3B48"/>
    <w:rsid w:val="003E45FA"/>
    <w:rsid w:val="003E5B40"/>
    <w:rsid w:val="003E6E41"/>
    <w:rsid w:val="003F1083"/>
    <w:rsid w:val="003F6856"/>
    <w:rsid w:val="00402252"/>
    <w:rsid w:val="00402717"/>
    <w:rsid w:val="00402AD4"/>
    <w:rsid w:val="0040350A"/>
    <w:rsid w:val="00403A01"/>
    <w:rsid w:val="00406B80"/>
    <w:rsid w:val="004078AB"/>
    <w:rsid w:val="00407EEB"/>
    <w:rsid w:val="0041667C"/>
    <w:rsid w:val="0042522F"/>
    <w:rsid w:val="004305C4"/>
    <w:rsid w:val="00435BDB"/>
    <w:rsid w:val="00436EF4"/>
    <w:rsid w:val="004419AB"/>
    <w:rsid w:val="00443339"/>
    <w:rsid w:val="0044349D"/>
    <w:rsid w:val="00446095"/>
    <w:rsid w:val="00446ECB"/>
    <w:rsid w:val="004475AB"/>
    <w:rsid w:val="004527CB"/>
    <w:rsid w:val="004532E6"/>
    <w:rsid w:val="00454238"/>
    <w:rsid w:val="00455BC2"/>
    <w:rsid w:val="00455D1F"/>
    <w:rsid w:val="00456DB2"/>
    <w:rsid w:val="00456F46"/>
    <w:rsid w:val="004571DD"/>
    <w:rsid w:val="00465070"/>
    <w:rsid w:val="004666FD"/>
    <w:rsid w:val="00466B7B"/>
    <w:rsid w:val="00471C45"/>
    <w:rsid w:val="0047410C"/>
    <w:rsid w:val="0047444C"/>
    <w:rsid w:val="00477F67"/>
    <w:rsid w:val="0048209D"/>
    <w:rsid w:val="00482647"/>
    <w:rsid w:val="0048527D"/>
    <w:rsid w:val="004919B8"/>
    <w:rsid w:val="004921A7"/>
    <w:rsid w:val="004A0416"/>
    <w:rsid w:val="004A223C"/>
    <w:rsid w:val="004A39FB"/>
    <w:rsid w:val="004A4EB5"/>
    <w:rsid w:val="004A572C"/>
    <w:rsid w:val="004A761C"/>
    <w:rsid w:val="004A7FF5"/>
    <w:rsid w:val="004B0936"/>
    <w:rsid w:val="004B60A9"/>
    <w:rsid w:val="004B713C"/>
    <w:rsid w:val="004C0CA8"/>
    <w:rsid w:val="004C11C4"/>
    <w:rsid w:val="004C168A"/>
    <w:rsid w:val="004C365C"/>
    <w:rsid w:val="004C44A2"/>
    <w:rsid w:val="004D3480"/>
    <w:rsid w:val="004D4F6E"/>
    <w:rsid w:val="004D5723"/>
    <w:rsid w:val="004D7E29"/>
    <w:rsid w:val="004E2308"/>
    <w:rsid w:val="004E2E87"/>
    <w:rsid w:val="004E3665"/>
    <w:rsid w:val="004E499B"/>
    <w:rsid w:val="004E51D4"/>
    <w:rsid w:val="004F02D8"/>
    <w:rsid w:val="004F10CD"/>
    <w:rsid w:val="004F44C9"/>
    <w:rsid w:val="004F4FCB"/>
    <w:rsid w:val="004F6969"/>
    <w:rsid w:val="004F6BE9"/>
    <w:rsid w:val="005016D6"/>
    <w:rsid w:val="00501A2C"/>
    <w:rsid w:val="00502E20"/>
    <w:rsid w:val="00506829"/>
    <w:rsid w:val="00507F37"/>
    <w:rsid w:val="005120DC"/>
    <w:rsid w:val="005125B7"/>
    <w:rsid w:val="00512EFD"/>
    <w:rsid w:val="00515F6C"/>
    <w:rsid w:val="005209C3"/>
    <w:rsid w:val="00521088"/>
    <w:rsid w:val="00523537"/>
    <w:rsid w:val="0052388B"/>
    <w:rsid w:val="00524F52"/>
    <w:rsid w:val="00526D5F"/>
    <w:rsid w:val="00531D25"/>
    <w:rsid w:val="005338BD"/>
    <w:rsid w:val="00534A64"/>
    <w:rsid w:val="00536484"/>
    <w:rsid w:val="005366D4"/>
    <w:rsid w:val="005366F6"/>
    <w:rsid w:val="00537E32"/>
    <w:rsid w:val="005407AB"/>
    <w:rsid w:val="005439E2"/>
    <w:rsid w:val="00547B4D"/>
    <w:rsid w:val="00551821"/>
    <w:rsid w:val="005535A3"/>
    <w:rsid w:val="00555D6E"/>
    <w:rsid w:val="00555DAB"/>
    <w:rsid w:val="00555EC5"/>
    <w:rsid w:val="00561216"/>
    <w:rsid w:val="00571503"/>
    <w:rsid w:val="00572677"/>
    <w:rsid w:val="00573FDF"/>
    <w:rsid w:val="00576E1A"/>
    <w:rsid w:val="00581B23"/>
    <w:rsid w:val="00581C62"/>
    <w:rsid w:val="005854EC"/>
    <w:rsid w:val="005859C0"/>
    <w:rsid w:val="00587F2F"/>
    <w:rsid w:val="00587F7F"/>
    <w:rsid w:val="005904C1"/>
    <w:rsid w:val="00593DFC"/>
    <w:rsid w:val="005965FD"/>
    <w:rsid w:val="005A0CB9"/>
    <w:rsid w:val="005A0EFD"/>
    <w:rsid w:val="005A10AC"/>
    <w:rsid w:val="005B0CA7"/>
    <w:rsid w:val="005B1397"/>
    <w:rsid w:val="005B1E31"/>
    <w:rsid w:val="005B6963"/>
    <w:rsid w:val="005C7720"/>
    <w:rsid w:val="005D2BD5"/>
    <w:rsid w:val="005D3429"/>
    <w:rsid w:val="005D453A"/>
    <w:rsid w:val="005D648B"/>
    <w:rsid w:val="005D68B2"/>
    <w:rsid w:val="005E1AD7"/>
    <w:rsid w:val="005E66C5"/>
    <w:rsid w:val="005E7EEF"/>
    <w:rsid w:val="005F24C2"/>
    <w:rsid w:val="005F5675"/>
    <w:rsid w:val="005F591B"/>
    <w:rsid w:val="005F5CE6"/>
    <w:rsid w:val="005F777D"/>
    <w:rsid w:val="00606018"/>
    <w:rsid w:val="00607EB0"/>
    <w:rsid w:val="00610F19"/>
    <w:rsid w:val="006124EF"/>
    <w:rsid w:val="00613BB2"/>
    <w:rsid w:val="00613D81"/>
    <w:rsid w:val="00614402"/>
    <w:rsid w:val="006162A5"/>
    <w:rsid w:val="00616ED6"/>
    <w:rsid w:val="00620CB1"/>
    <w:rsid w:val="00622867"/>
    <w:rsid w:val="00633F0C"/>
    <w:rsid w:val="0063450E"/>
    <w:rsid w:val="00635202"/>
    <w:rsid w:val="00636176"/>
    <w:rsid w:val="00641B60"/>
    <w:rsid w:val="006436B5"/>
    <w:rsid w:val="0064486E"/>
    <w:rsid w:val="0065371C"/>
    <w:rsid w:val="00653DF3"/>
    <w:rsid w:val="00654B7E"/>
    <w:rsid w:val="0065528A"/>
    <w:rsid w:val="006556D2"/>
    <w:rsid w:val="006608EC"/>
    <w:rsid w:val="0066449E"/>
    <w:rsid w:val="0066665D"/>
    <w:rsid w:val="006704BF"/>
    <w:rsid w:val="00670CE5"/>
    <w:rsid w:val="00672722"/>
    <w:rsid w:val="00673FC0"/>
    <w:rsid w:val="00674046"/>
    <w:rsid w:val="00680E42"/>
    <w:rsid w:val="006843B1"/>
    <w:rsid w:val="00685311"/>
    <w:rsid w:val="00692445"/>
    <w:rsid w:val="006933C8"/>
    <w:rsid w:val="0069481B"/>
    <w:rsid w:val="00695BB9"/>
    <w:rsid w:val="0069792C"/>
    <w:rsid w:val="006A058D"/>
    <w:rsid w:val="006A0A99"/>
    <w:rsid w:val="006A1F5A"/>
    <w:rsid w:val="006A5E30"/>
    <w:rsid w:val="006B1BB3"/>
    <w:rsid w:val="006B2CE6"/>
    <w:rsid w:val="006B7DF9"/>
    <w:rsid w:val="006C0D48"/>
    <w:rsid w:val="006C7C50"/>
    <w:rsid w:val="006D2427"/>
    <w:rsid w:val="006D66D2"/>
    <w:rsid w:val="006D6D0B"/>
    <w:rsid w:val="006E15C3"/>
    <w:rsid w:val="006E2148"/>
    <w:rsid w:val="006E3EB4"/>
    <w:rsid w:val="006E4A42"/>
    <w:rsid w:val="006E60B5"/>
    <w:rsid w:val="006F2A01"/>
    <w:rsid w:val="006F2CE2"/>
    <w:rsid w:val="006F48BE"/>
    <w:rsid w:val="006F4CEB"/>
    <w:rsid w:val="006F4F6F"/>
    <w:rsid w:val="006F5502"/>
    <w:rsid w:val="006F7422"/>
    <w:rsid w:val="007001AC"/>
    <w:rsid w:val="007008A1"/>
    <w:rsid w:val="0070101B"/>
    <w:rsid w:val="007013EA"/>
    <w:rsid w:val="00702D6F"/>
    <w:rsid w:val="007040F8"/>
    <w:rsid w:val="00705CDD"/>
    <w:rsid w:val="00706826"/>
    <w:rsid w:val="0071222E"/>
    <w:rsid w:val="00712635"/>
    <w:rsid w:val="0071388C"/>
    <w:rsid w:val="00713DDA"/>
    <w:rsid w:val="007175D0"/>
    <w:rsid w:val="00724976"/>
    <w:rsid w:val="00726ADF"/>
    <w:rsid w:val="0073301A"/>
    <w:rsid w:val="00735463"/>
    <w:rsid w:val="007374A6"/>
    <w:rsid w:val="00741FB7"/>
    <w:rsid w:val="007454FD"/>
    <w:rsid w:val="00750AAA"/>
    <w:rsid w:val="0075108C"/>
    <w:rsid w:val="00751479"/>
    <w:rsid w:val="0075577F"/>
    <w:rsid w:val="00756728"/>
    <w:rsid w:val="0075753A"/>
    <w:rsid w:val="00761A08"/>
    <w:rsid w:val="00762481"/>
    <w:rsid w:val="00762AF0"/>
    <w:rsid w:val="00763758"/>
    <w:rsid w:val="007653D4"/>
    <w:rsid w:val="00774164"/>
    <w:rsid w:val="00784503"/>
    <w:rsid w:val="007910BD"/>
    <w:rsid w:val="007911E4"/>
    <w:rsid w:val="00793B0B"/>
    <w:rsid w:val="00793CD3"/>
    <w:rsid w:val="00796267"/>
    <w:rsid w:val="007A0CD2"/>
    <w:rsid w:val="007A2BE5"/>
    <w:rsid w:val="007A394B"/>
    <w:rsid w:val="007A3A3D"/>
    <w:rsid w:val="007A3B5C"/>
    <w:rsid w:val="007B04A2"/>
    <w:rsid w:val="007B7303"/>
    <w:rsid w:val="007B73AF"/>
    <w:rsid w:val="007B7CDA"/>
    <w:rsid w:val="007C0551"/>
    <w:rsid w:val="007C3AB4"/>
    <w:rsid w:val="007C5935"/>
    <w:rsid w:val="007C7339"/>
    <w:rsid w:val="007C7492"/>
    <w:rsid w:val="007D0342"/>
    <w:rsid w:val="007D09A7"/>
    <w:rsid w:val="007D1E5D"/>
    <w:rsid w:val="007D2B05"/>
    <w:rsid w:val="007D3939"/>
    <w:rsid w:val="007D40B4"/>
    <w:rsid w:val="007D61BE"/>
    <w:rsid w:val="007D62D8"/>
    <w:rsid w:val="007E2785"/>
    <w:rsid w:val="007E78B5"/>
    <w:rsid w:val="007F134D"/>
    <w:rsid w:val="007F1638"/>
    <w:rsid w:val="007F67AF"/>
    <w:rsid w:val="0080083A"/>
    <w:rsid w:val="00800E07"/>
    <w:rsid w:val="00802006"/>
    <w:rsid w:val="0080210F"/>
    <w:rsid w:val="00804A6D"/>
    <w:rsid w:val="00805F4B"/>
    <w:rsid w:val="0080639F"/>
    <w:rsid w:val="0081034F"/>
    <w:rsid w:val="008119F2"/>
    <w:rsid w:val="00811FE4"/>
    <w:rsid w:val="008121A8"/>
    <w:rsid w:val="008275BC"/>
    <w:rsid w:val="008309AB"/>
    <w:rsid w:val="008313A1"/>
    <w:rsid w:val="008331FB"/>
    <w:rsid w:val="00835D69"/>
    <w:rsid w:val="00836D3F"/>
    <w:rsid w:val="008376EE"/>
    <w:rsid w:val="00843564"/>
    <w:rsid w:val="0085017F"/>
    <w:rsid w:val="00851632"/>
    <w:rsid w:val="00852124"/>
    <w:rsid w:val="00855A12"/>
    <w:rsid w:val="0086134C"/>
    <w:rsid w:val="00864C8E"/>
    <w:rsid w:val="00870246"/>
    <w:rsid w:val="008744E1"/>
    <w:rsid w:val="00874CF6"/>
    <w:rsid w:val="00875BD6"/>
    <w:rsid w:val="00876CA9"/>
    <w:rsid w:val="00882C7A"/>
    <w:rsid w:val="008835C1"/>
    <w:rsid w:val="00883948"/>
    <w:rsid w:val="008842B0"/>
    <w:rsid w:val="008847B0"/>
    <w:rsid w:val="00884B92"/>
    <w:rsid w:val="00897291"/>
    <w:rsid w:val="008A01A1"/>
    <w:rsid w:val="008A21E1"/>
    <w:rsid w:val="008A3F7B"/>
    <w:rsid w:val="008A4CEA"/>
    <w:rsid w:val="008A6C4C"/>
    <w:rsid w:val="008A6E1A"/>
    <w:rsid w:val="008B4C73"/>
    <w:rsid w:val="008C14E8"/>
    <w:rsid w:val="008C2572"/>
    <w:rsid w:val="008C38D5"/>
    <w:rsid w:val="008C4C49"/>
    <w:rsid w:val="008C5482"/>
    <w:rsid w:val="008C66C3"/>
    <w:rsid w:val="008D4D0B"/>
    <w:rsid w:val="008D6145"/>
    <w:rsid w:val="008E0649"/>
    <w:rsid w:val="008E1D55"/>
    <w:rsid w:val="008E37FF"/>
    <w:rsid w:val="008E6AEE"/>
    <w:rsid w:val="008F057A"/>
    <w:rsid w:val="008F18B4"/>
    <w:rsid w:val="008F743E"/>
    <w:rsid w:val="00900664"/>
    <w:rsid w:val="00902227"/>
    <w:rsid w:val="00905B40"/>
    <w:rsid w:val="00907237"/>
    <w:rsid w:val="00910148"/>
    <w:rsid w:val="0091243E"/>
    <w:rsid w:val="009141B7"/>
    <w:rsid w:val="009152BE"/>
    <w:rsid w:val="00921722"/>
    <w:rsid w:val="0092303D"/>
    <w:rsid w:val="00925C0E"/>
    <w:rsid w:val="009264C6"/>
    <w:rsid w:val="009273F7"/>
    <w:rsid w:val="00932116"/>
    <w:rsid w:val="00934D40"/>
    <w:rsid w:val="00942CD1"/>
    <w:rsid w:val="00944C3E"/>
    <w:rsid w:val="00945ADC"/>
    <w:rsid w:val="00946507"/>
    <w:rsid w:val="00946E8F"/>
    <w:rsid w:val="00953A6F"/>
    <w:rsid w:val="009603E3"/>
    <w:rsid w:val="00963092"/>
    <w:rsid w:val="009637AA"/>
    <w:rsid w:val="00967F23"/>
    <w:rsid w:val="00971241"/>
    <w:rsid w:val="00972333"/>
    <w:rsid w:val="00981158"/>
    <w:rsid w:val="009833BD"/>
    <w:rsid w:val="0098448F"/>
    <w:rsid w:val="00994809"/>
    <w:rsid w:val="00994E4D"/>
    <w:rsid w:val="0099749D"/>
    <w:rsid w:val="009A0400"/>
    <w:rsid w:val="009A0F35"/>
    <w:rsid w:val="009A4291"/>
    <w:rsid w:val="009A432E"/>
    <w:rsid w:val="009A4642"/>
    <w:rsid w:val="009A4B32"/>
    <w:rsid w:val="009A7819"/>
    <w:rsid w:val="009B01A0"/>
    <w:rsid w:val="009B6EDA"/>
    <w:rsid w:val="009C2B75"/>
    <w:rsid w:val="009C2C92"/>
    <w:rsid w:val="009C7103"/>
    <w:rsid w:val="009D49D9"/>
    <w:rsid w:val="009D54E6"/>
    <w:rsid w:val="009D655E"/>
    <w:rsid w:val="009D7279"/>
    <w:rsid w:val="009E08D3"/>
    <w:rsid w:val="009E2D2D"/>
    <w:rsid w:val="009E31C9"/>
    <w:rsid w:val="009E4694"/>
    <w:rsid w:val="009E6B28"/>
    <w:rsid w:val="009F1558"/>
    <w:rsid w:val="009F2FAD"/>
    <w:rsid w:val="009F4A0E"/>
    <w:rsid w:val="009F7CB4"/>
    <w:rsid w:val="00A006BE"/>
    <w:rsid w:val="00A013ED"/>
    <w:rsid w:val="00A01D66"/>
    <w:rsid w:val="00A066AD"/>
    <w:rsid w:val="00A11BC4"/>
    <w:rsid w:val="00A129EC"/>
    <w:rsid w:val="00A13027"/>
    <w:rsid w:val="00A14AA4"/>
    <w:rsid w:val="00A15980"/>
    <w:rsid w:val="00A163AF"/>
    <w:rsid w:val="00A17906"/>
    <w:rsid w:val="00A20F45"/>
    <w:rsid w:val="00A212BA"/>
    <w:rsid w:val="00A23501"/>
    <w:rsid w:val="00A24C94"/>
    <w:rsid w:val="00A256EF"/>
    <w:rsid w:val="00A26809"/>
    <w:rsid w:val="00A26A22"/>
    <w:rsid w:val="00A26E72"/>
    <w:rsid w:val="00A30F82"/>
    <w:rsid w:val="00A3247A"/>
    <w:rsid w:val="00A3398D"/>
    <w:rsid w:val="00A348E7"/>
    <w:rsid w:val="00A35CDB"/>
    <w:rsid w:val="00A35E0B"/>
    <w:rsid w:val="00A36B23"/>
    <w:rsid w:val="00A42A80"/>
    <w:rsid w:val="00A439FE"/>
    <w:rsid w:val="00A465BF"/>
    <w:rsid w:val="00A50226"/>
    <w:rsid w:val="00A51911"/>
    <w:rsid w:val="00A53ECB"/>
    <w:rsid w:val="00A557D9"/>
    <w:rsid w:val="00A60042"/>
    <w:rsid w:val="00A62DFF"/>
    <w:rsid w:val="00A67D82"/>
    <w:rsid w:val="00A67F65"/>
    <w:rsid w:val="00A7057D"/>
    <w:rsid w:val="00A7297A"/>
    <w:rsid w:val="00A72CB9"/>
    <w:rsid w:val="00A74126"/>
    <w:rsid w:val="00A749C4"/>
    <w:rsid w:val="00A74AE5"/>
    <w:rsid w:val="00A75399"/>
    <w:rsid w:val="00A84868"/>
    <w:rsid w:val="00A905F8"/>
    <w:rsid w:val="00A91F27"/>
    <w:rsid w:val="00A948C1"/>
    <w:rsid w:val="00AA1364"/>
    <w:rsid w:val="00AA4948"/>
    <w:rsid w:val="00AA4EE7"/>
    <w:rsid w:val="00AA7EF1"/>
    <w:rsid w:val="00AB1384"/>
    <w:rsid w:val="00AB50E3"/>
    <w:rsid w:val="00AC0EB5"/>
    <w:rsid w:val="00AC3417"/>
    <w:rsid w:val="00AC70DA"/>
    <w:rsid w:val="00AD24F1"/>
    <w:rsid w:val="00AD3372"/>
    <w:rsid w:val="00AD512E"/>
    <w:rsid w:val="00AD5D82"/>
    <w:rsid w:val="00AD65AE"/>
    <w:rsid w:val="00AD7C36"/>
    <w:rsid w:val="00AE3F47"/>
    <w:rsid w:val="00AF2344"/>
    <w:rsid w:val="00AF278D"/>
    <w:rsid w:val="00AF2F4B"/>
    <w:rsid w:val="00AF4EFF"/>
    <w:rsid w:val="00AF5625"/>
    <w:rsid w:val="00AF5A3D"/>
    <w:rsid w:val="00AF6602"/>
    <w:rsid w:val="00AF76AD"/>
    <w:rsid w:val="00B0378A"/>
    <w:rsid w:val="00B05076"/>
    <w:rsid w:val="00B105CC"/>
    <w:rsid w:val="00B11509"/>
    <w:rsid w:val="00B123EF"/>
    <w:rsid w:val="00B16FB6"/>
    <w:rsid w:val="00B2010A"/>
    <w:rsid w:val="00B20569"/>
    <w:rsid w:val="00B2056B"/>
    <w:rsid w:val="00B209F7"/>
    <w:rsid w:val="00B20C85"/>
    <w:rsid w:val="00B21B34"/>
    <w:rsid w:val="00B24006"/>
    <w:rsid w:val="00B24519"/>
    <w:rsid w:val="00B250DA"/>
    <w:rsid w:val="00B2550D"/>
    <w:rsid w:val="00B27A2C"/>
    <w:rsid w:val="00B31BBE"/>
    <w:rsid w:val="00B37CA0"/>
    <w:rsid w:val="00B40EFB"/>
    <w:rsid w:val="00B437F5"/>
    <w:rsid w:val="00B4463F"/>
    <w:rsid w:val="00B4616E"/>
    <w:rsid w:val="00B46C9A"/>
    <w:rsid w:val="00B51302"/>
    <w:rsid w:val="00B515D8"/>
    <w:rsid w:val="00B5584F"/>
    <w:rsid w:val="00B57BF0"/>
    <w:rsid w:val="00B60837"/>
    <w:rsid w:val="00B62645"/>
    <w:rsid w:val="00B626FD"/>
    <w:rsid w:val="00B631E8"/>
    <w:rsid w:val="00B654CB"/>
    <w:rsid w:val="00B656A3"/>
    <w:rsid w:val="00B67274"/>
    <w:rsid w:val="00B678C5"/>
    <w:rsid w:val="00B76BD4"/>
    <w:rsid w:val="00B76D1E"/>
    <w:rsid w:val="00B77E45"/>
    <w:rsid w:val="00B82A0F"/>
    <w:rsid w:val="00B8526C"/>
    <w:rsid w:val="00B85A51"/>
    <w:rsid w:val="00B902B9"/>
    <w:rsid w:val="00B92351"/>
    <w:rsid w:val="00B9273B"/>
    <w:rsid w:val="00B9338F"/>
    <w:rsid w:val="00B93692"/>
    <w:rsid w:val="00B95004"/>
    <w:rsid w:val="00B95385"/>
    <w:rsid w:val="00B95936"/>
    <w:rsid w:val="00BA0423"/>
    <w:rsid w:val="00BA0892"/>
    <w:rsid w:val="00BA396B"/>
    <w:rsid w:val="00BA4E04"/>
    <w:rsid w:val="00BA6469"/>
    <w:rsid w:val="00BB090D"/>
    <w:rsid w:val="00BB0F40"/>
    <w:rsid w:val="00BB25BB"/>
    <w:rsid w:val="00BB2BAA"/>
    <w:rsid w:val="00BB2E01"/>
    <w:rsid w:val="00BB3A1E"/>
    <w:rsid w:val="00BC0ED3"/>
    <w:rsid w:val="00BC5EE1"/>
    <w:rsid w:val="00BD0325"/>
    <w:rsid w:val="00BD29BA"/>
    <w:rsid w:val="00BD3D85"/>
    <w:rsid w:val="00BD59BC"/>
    <w:rsid w:val="00BD6B2D"/>
    <w:rsid w:val="00BD71B7"/>
    <w:rsid w:val="00BE1A5C"/>
    <w:rsid w:val="00BE3CB6"/>
    <w:rsid w:val="00BE48B5"/>
    <w:rsid w:val="00BE4C6E"/>
    <w:rsid w:val="00BE5435"/>
    <w:rsid w:val="00BE5969"/>
    <w:rsid w:val="00BE5AF0"/>
    <w:rsid w:val="00BF0428"/>
    <w:rsid w:val="00BF1B2D"/>
    <w:rsid w:val="00BF3CA0"/>
    <w:rsid w:val="00BF55BB"/>
    <w:rsid w:val="00BF5EDC"/>
    <w:rsid w:val="00BF79C2"/>
    <w:rsid w:val="00C01AE5"/>
    <w:rsid w:val="00C02FBB"/>
    <w:rsid w:val="00C03E00"/>
    <w:rsid w:val="00C10D35"/>
    <w:rsid w:val="00C13F2C"/>
    <w:rsid w:val="00C14B13"/>
    <w:rsid w:val="00C25750"/>
    <w:rsid w:val="00C25B9A"/>
    <w:rsid w:val="00C269EB"/>
    <w:rsid w:val="00C347C6"/>
    <w:rsid w:val="00C34B62"/>
    <w:rsid w:val="00C35851"/>
    <w:rsid w:val="00C35DB1"/>
    <w:rsid w:val="00C4250C"/>
    <w:rsid w:val="00C452AF"/>
    <w:rsid w:val="00C45A7A"/>
    <w:rsid w:val="00C45F67"/>
    <w:rsid w:val="00C469EF"/>
    <w:rsid w:val="00C52998"/>
    <w:rsid w:val="00C53A95"/>
    <w:rsid w:val="00C53BE3"/>
    <w:rsid w:val="00C54501"/>
    <w:rsid w:val="00C5635B"/>
    <w:rsid w:val="00C56B43"/>
    <w:rsid w:val="00C57FAE"/>
    <w:rsid w:val="00C60D71"/>
    <w:rsid w:val="00C61EA2"/>
    <w:rsid w:val="00C63EDF"/>
    <w:rsid w:val="00C65B40"/>
    <w:rsid w:val="00C67CD4"/>
    <w:rsid w:val="00C7139A"/>
    <w:rsid w:val="00C73986"/>
    <w:rsid w:val="00C740AB"/>
    <w:rsid w:val="00C7450D"/>
    <w:rsid w:val="00C77FC2"/>
    <w:rsid w:val="00C81691"/>
    <w:rsid w:val="00C83E8A"/>
    <w:rsid w:val="00C84D52"/>
    <w:rsid w:val="00C8578F"/>
    <w:rsid w:val="00C9149B"/>
    <w:rsid w:val="00C94C38"/>
    <w:rsid w:val="00C95926"/>
    <w:rsid w:val="00C96003"/>
    <w:rsid w:val="00C96623"/>
    <w:rsid w:val="00CA06AC"/>
    <w:rsid w:val="00CA2949"/>
    <w:rsid w:val="00CA43F5"/>
    <w:rsid w:val="00CA496A"/>
    <w:rsid w:val="00CA5233"/>
    <w:rsid w:val="00CA6414"/>
    <w:rsid w:val="00CA7962"/>
    <w:rsid w:val="00CA7AD3"/>
    <w:rsid w:val="00CC6C47"/>
    <w:rsid w:val="00CD06C1"/>
    <w:rsid w:val="00CD2268"/>
    <w:rsid w:val="00CD2474"/>
    <w:rsid w:val="00CD28C7"/>
    <w:rsid w:val="00CD35A6"/>
    <w:rsid w:val="00CD405F"/>
    <w:rsid w:val="00CD4698"/>
    <w:rsid w:val="00CD50D4"/>
    <w:rsid w:val="00CD5CA5"/>
    <w:rsid w:val="00CD7648"/>
    <w:rsid w:val="00CE74FD"/>
    <w:rsid w:val="00CE7A0C"/>
    <w:rsid w:val="00CF1BFC"/>
    <w:rsid w:val="00CF23D1"/>
    <w:rsid w:val="00CF2935"/>
    <w:rsid w:val="00CF63F0"/>
    <w:rsid w:val="00CF79BA"/>
    <w:rsid w:val="00D00889"/>
    <w:rsid w:val="00D00AC3"/>
    <w:rsid w:val="00D0110B"/>
    <w:rsid w:val="00D020C9"/>
    <w:rsid w:val="00D025C8"/>
    <w:rsid w:val="00D0351A"/>
    <w:rsid w:val="00D045DD"/>
    <w:rsid w:val="00D0633C"/>
    <w:rsid w:val="00D100A8"/>
    <w:rsid w:val="00D125F2"/>
    <w:rsid w:val="00D14D0A"/>
    <w:rsid w:val="00D17224"/>
    <w:rsid w:val="00D25D0C"/>
    <w:rsid w:val="00D2625A"/>
    <w:rsid w:val="00D27443"/>
    <w:rsid w:val="00D34018"/>
    <w:rsid w:val="00D372E2"/>
    <w:rsid w:val="00D43A14"/>
    <w:rsid w:val="00D4438A"/>
    <w:rsid w:val="00D50F3A"/>
    <w:rsid w:val="00D52AE2"/>
    <w:rsid w:val="00D57019"/>
    <w:rsid w:val="00D61107"/>
    <w:rsid w:val="00D63719"/>
    <w:rsid w:val="00D64E83"/>
    <w:rsid w:val="00D657E0"/>
    <w:rsid w:val="00D66553"/>
    <w:rsid w:val="00D66759"/>
    <w:rsid w:val="00D736E9"/>
    <w:rsid w:val="00D73D7C"/>
    <w:rsid w:val="00D752AE"/>
    <w:rsid w:val="00D761FB"/>
    <w:rsid w:val="00D765B8"/>
    <w:rsid w:val="00D80AB5"/>
    <w:rsid w:val="00D835B6"/>
    <w:rsid w:val="00D83932"/>
    <w:rsid w:val="00D841BA"/>
    <w:rsid w:val="00D84E24"/>
    <w:rsid w:val="00D867CA"/>
    <w:rsid w:val="00D86ED4"/>
    <w:rsid w:val="00D87732"/>
    <w:rsid w:val="00D92DEC"/>
    <w:rsid w:val="00D935C5"/>
    <w:rsid w:val="00D955F6"/>
    <w:rsid w:val="00D96825"/>
    <w:rsid w:val="00DA0476"/>
    <w:rsid w:val="00DA137A"/>
    <w:rsid w:val="00DA63A1"/>
    <w:rsid w:val="00DA6E1B"/>
    <w:rsid w:val="00DA7658"/>
    <w:rsid w:val="00DB0C3A"/>
    <w:rsid w:val="00DB2583"/>
    <w:rsid w:val="00DB2B14"/>
    <w:rsid w:val="00DB4103"/>
    <w:rsid w:val="00DB55BF"/>
    <w:rsid w:val="00DB72BE"/>
    <w:rsid w:val="00DC25BC"/>
    <w:rsid w:val="00DC300D"/>
    <w:rsid w:val="00DC3A2E"/>
    <w:rsid w:val="00DC57C0"/>
    <w:rsid w:val="00DC7808"/>
    <w:rsid w:val="00DD2C21"/>
    <w:rsid w:val="00DD3FF7"/>
    <w:rsid w:val="00DD4B88"/>
    <w:rsid w:val="00DD5E22"/>
    <w:rsid w:val="00DE1E4D"/>
    <w:rsid w:val="00DE2341"/>
    <w:rsid w:val="00DE2C04"/>
    <w:rsid w:val="00DE48C3"/>
    <w:rsid w:val="00DE74CE"/>
    <w:rsid w:val="00DF04D9"/>
    <w:rsid w:val="00DF227B"/>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0E"/>
    <w:rsid w:val="00E32BEB"/>
    <w:rsid w:val="00E331D9"/>
    <w:rsid w:val="00E33E00"/>
    <w:rsid w:val="00E412C5"/>
    <w:rsid w:val="00E43079"/>
    <w:rsid w:val="00E47D8B"/>
    <w:rsid w:val="00E512BF"/>
    <w:rsid w:val="00E51DFC"/>
    <w:rsid w:val="00E52FF9"/>
    <w:rsid w:val="00E53A19"/>
    <w:rsid w:val="00E540B7"/>
    <w:rsid w:val="00E548CF"/>
    <w:rsid w:val="00E56DD7"/>
    <w:rsid w:val="00E600E4"/>
    <w:rsid w:val="00E62DE5"/>
    <w:rsid w:val="00E62F4B"/>
    <w:rsid w:val="00E65E36"/>
    <w:rsid w:val="00E67465"/>
    <w:rsid w:val="00E67A40"/>
    <w:rsid w:val="00E70583"/>
    <w:rsid w:val="00E7098A"/>
    <w:rsid w:val="00E7177B"/>
    <w:rsid w:val="00E7200A"/>
    <w:rsid w:val="00E7294E"/>
    <w:rsid w:val="00E73450"/>
    <w:rsid w:val="00E75138"/>
    <w:rsid w:val="00E76D04"/>
    <w:rsid w:val="00E778B3"/>
    <w:rsid w:val="00E808D9"/>
    <w:rsid w:val="00E868B5"/>
    <w:rsid w:val="00E93780"/>
    <w:rsid w:val="00E96294"/>
    <w:rsid w:val="00E9648C"/>
    <w:rsid w:val="00E96A1C"/>
    <w:rsid w:val="00E96DD5"/>
    <w:rsid w:val="00E97029"/>
    <w:rsid w:val="00E97A1C"/>
    <w:rsid w:val="00EA1048"/>
    <w:rsid w:val="00EA10B1"/>
    <w:rsid w:val="00EA3317"/>
    <w:rsid w:val="00EA3404"/>
    <w:rsid w:val="00EA3638"/>
    <w:rsid w:val="00EA62E0"/>
    <w:rsid w:val="00EB29AB"/>
    <w:rsid w:val="00EB38A4"/>
    <w:rsid w:val="00EB3BA5"/>
    <w:rsid w:val="00EC1D5D"/>
    <w:rsid w:val="00EC2E5F"/>
    <w:rsid w:val="00EC6F2F"/>
    <w:rsid w:val="00ED257A"/>
    <w:rsid w:val="00ED33F0"/>
    <w:rsid w:val="00ED34D8"/>
    <w:rsid w:val="00ED4D55"/>
    <w:rsid w:val="00ED77B8"/>
    <w:rsid w:val="00ED7B91"/>
    <w:rsid w:val="00EE1D08"/>
    <w:rsid w:val="00EE28D0"/>
    <w:rsid w:val="00EE56E8"/>
    <w:rsid w:val="00EE70F5"/>
    <w:rsid w:val="00EE7BB1"/>
    <w:rsid w:val="00EE7EF0"/>
    <w:rsid w:val="00EF1617"/>
    <w:rsid w:val="00F003DD"/>
    <w:rsid w:val="00F01941"/>
    <w:rsid w:val="00F01E6C"/>
    <w:rsid w:val="00F02A53"/>
    <w:rsid w:val="00F04ECD"/>
    <w:rsid w:val="00F106A2"/>
    <w:rsid w:val="00F10FD5"/>
    <w:rsid w:val="00F12D63"/>
    <w:rsid w:val="00F14233"/>
    <w:rsid w:val="00F17E9F"/>
    <w:rsid w:val="00F23E21"/>
    <w:rsid w:val="00F25B55"/>
    <w:rsid w:val="00F27960"/>
    <w:rsid w:val="00F3135A"/>
    <w:rsid w:val="00F3608E"/>
    <w:rsid w:val="00F4156A"/>
    <w:rsid w:val="00F41FA3"/>
    <w:rsid w:val="00F42AB5"/>
    <w:rsid w:val="00F42CD4"/>
    <w:rsid w:val="00F43960"/>
    <w:rsid w:val="00F43B44"/>
    <w:rsid w:val="00F43B64"/>
    <w:rsid w:val="00F4539E"/>
    <w:rsid w:val="00F51602"/>
    <w:rsid w:val="00F53323"/>
    <w:rsid w:val="00F5337B"/>
    <w:rsid w:val="00F6049B"/>
    <w:rsid w:val="00F67134"/>
    <w:rsid w:val="00F67646"/>
    <w:rsid w:val="00F711F3"/>
    <w:rsid w:val="00F72D0E"/>
    <w:rsid w:val="00F72F1E"/>
    <w:rsid w:val="00F742BE"/>
    <w:rsid w:val="00F83D95"/>
    <w:rsid w:val="00F84DD5"/>
    <w:rsid w:val="00F921B7"/>
    <w:rsid w:val="00F9684A"/>
    <w:rsid w:val="00F9768C"/>
    <w:rsid w:val="00FA4E0D"/>
    <w:rsid w:val="00FA6AA6"/>
    <w:rsid w:val="00FA7A29"/>
    <w:rsid w:val="00FB6A21"/>
    <w:rsid w:val="00FB7CA6"/>
    <w:rsid w:val="00FC0156"/>
    <w:rsid w:val="00FC1944"/>
    <w:rsid w:val="00FC1EDC"/>
    <w:rsid w:val="00FC30C6"/>
    <w:rsid w:val="00FD130F"/>
    <w:rsid w:val="00FD2140"/>
    <w:rsid w:val="00FD65D1"/>
    <w:rsid w:val="00FE02E4"/>
    <w:rsid w:val="00FE154F"/>
    <w:rsid w:val="00FE1681"/>
    <w:rsid w:val="00FE2B1B"/>
    <w:rsid w:val="00FE2DB2"/>
    <w:rsid w:val="00FF35A0"/>
    <w:rsid w:val="00FF37D9"/>
    <w:rsid w:val="00FF39B2"/>
    <w:rsid w:val="00FF4402"/>
    <w:rsid w:val="00FF465A"/>
    <w:rsid w:val="00FF489B"/>
    <w:rsid w:val="00FF53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9">
      <v:fill color="#ff9" opacity="25559f"/>
    </o:shapedefaults>
    <o:shapelayout v:ext="edit">
      <o:idmap v:ext="edit" data="1"/>
    </o:shapelayout>
  </w:shapeDefaults>
  <w:decimalSymbol w:val=","/>
  <w:listSeparator w:val=";"/>
  <w14:docId w14:val="388C5F6D"/>
  <w15:docId w15:val="{A1FC7425-A481-4E48-BAA1-35E62CCF2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3D7B0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Onder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 w:type="character" w:customStyle="1" w:styleId="Vermelding1">
    <w:name w:val="Vermelding1"/>
    <w:basedOn w:val="Standaardalinea-lettertype"/>
    <w:uiPriority w:val="99"/>
    <w:semiHidden/>
    <w:unhideWhenUsed/>
    <w:rsid w:val="00FE2DB2"/>
    <w:rPr>
      <w:color w:val="2B579A"/>
      <w:shd w:val="clear" w:color="auto" w:fill="E6E6E6"/>
    </w:rPr>
  </w:style>
  <w:style w:type="character" w:customStyle="1" w:styleId="p-name">
    <w:name w:val="p-name"/>
    <w:basedOn w:val="Standaardalinea-lettertype"/>
    <w:rsid w:val="00555D6E"/>
  </w:style>
  <w:style w:type="character" w:styleId="Onopgelostemelding">
    <w:name w:val="Unresolved Mention"/>
    <w:basedOn w:val="Standaardalinea-lettertype"/>
    <w:uiPriority w:val="99"/>
    <w:semiHidden/>
    <w:unhideWhenUsed/>
    <w:rsid w:val="00555D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29346742">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eonovum.nl/" TargetMode="External"/><Relationship Id="rId18" Type="http://schemas.openxmlformats.org/officeDocument/2006/relationships/footer" Target="footer1.xml"/><Relationship Id="rId26" Type="http://schemas.openxmlformats.org/officeDocument/2006/relationships/hyperlink" Target="https://data.gwsw.nl/" TargetMode="External"/><Relationship Id="rId39" Type="http://schemas.openxmlformats.org/officeDocument/2006/relationships/image" Target="media/image18.wmf"/><Relationship Id="rId21" Type="http://schemas.openxmlformats.org/officeDocument/2006/relationships/footer" Target="footer3.xml"/><Relationship Id="rId34" Type="http://schemas.openxmlformats.org/officeDocument/2006/relationships/image" Target="media/image13.png"/><Relationship Id="rId42" Type="http://schemas.openxmlformats.org/officeDocument/2006/relationships/image" Target="media/image21.jpeg"/><Relationship Id="rId47" Type="http://schemas.openxmlformats.org/officeDocument/2006/relationships/image" Target="media/image26.wmf"/><Relationship Id="rId50" Type="http://schemas.openxmlformats.org/officeDocument/2006/relationships/image" Target="media/image29.wmf"/><Relationship Id="rId55" Type="http://schemas.openxmlformats.org/officeDocument/2006/relationships/image" Target="media/image34.png"/><Relationship Id="rId63" Type="http://schemas.openxmlformats.org/officeDocument/2006/relationships/hyperlink" Target="https://inspire.ec.europa.eu/documents/inspire-generic-conceptual-model" TargetMode="External"/><Relationship Id="rId68" Type="http://schemas.openxmlformats.org/officeDocument/2006/relationships/hyperlink" Target="http://www.geonovum.nl/sites/default/files/Geometrieinmodelengml_1.0.pdf" TargetMode="External"/><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8.wmf"/><Relationship Id="rId11" Type="http://schemas.openxmlformats.org/officeDocument/2006/relationships/hyperlink" Target="http://www.geonovum.nl/" TargetMode="External"/><Relationship Id="rId24" Type="http://schemas.openxmlformats.org/officeDocument/2006/relationships/hyperlink" Target="http://www.geonovum.nl/documenten/raamwerk-van-geo-standaarden" TargetMode="External"/><Relationship Id="rId32" Type="http://schemas.openxmlformats.org/officeDocument/2006/relationships/image" Target="media/image11.wmf"/><Relationship Id="rId37" Type="http://schemas.openxmlformats.org/officeDocument/2006/relationships/image" Target="media/image16.wmf"/><Relationship Id="rId40" Type="http://schemas.openxmlformats.org/officeDocument/2006/relationships/image" Target="media/image19.wmf"/><Relationship Id="rId45" Type="http://schemas.openxmlformats.org/officeDocument/2006/relationships/image" Target="media/image24.wmf"/><Relationship Id="rId53" Type="http://schemas.openxmlformats.org/officeDocument/2006/relationships/image" Target="media/image32.wmf"/><Relationship Id="rId58" Type="http://schemas.openxmlformats.org/officeDocument/2006/relationships/image" Target="media/image36.wmf"/><Relationship Id="rId66" Type="http://schemas.openxmlformats.org/officeDocument/2006/relationships/hyperlink" Target="https://data.gwsw.nl/"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Geonovum/imkl2015-review/issues" TargetMode="External"/><Relationship Id="rId23" Type="http://schemas.openxmlformats.org/officeDocument/2006/relationships/image" Target="media/image5.jpg"/><Relationship Id="rId28" Type="http://schemas.openxmlformats.org/officeDocument/2006/relationships/image" Target="media/image7.png"/><Relationship Id="rId36" Type="http://schemas.openxmlformats.org/officeDocument/2006/relationships/image" Target="media/image15.wmf"/><Relationship Id="rId49" Type="http://schemas.openxmlformats.org/officeDocument/2006/relationships/image" Target="media/image28.wmf"/><Relationship Id="rId57" Type="http://schemas.openxmlformats.org/officeDocument/2006/relationships/image" Target="media/image35.wmf"/><Relationship Id="rId61" Type="http://schemas.openxmlformats.org/officeDocument/2006/relationships/hyperlink" Target="https://register.geostandaarden.nl/waardelijst/imkl2015/" TargetMode="External"/><Relationship Id="rId10" Type="http://schemas.openxmlformats.org/officeDocument/2006/relationships/hyperlink" Target="https://www.kadaster.nl/" TargetMode="External"/><Relationship Id="rId19" Type="http://schemas.openxmlformats.org/officeDocument/2006/relationships/footer" Target="footer2.xml"/><Relationship Id="rId31" Type="http://schemas.openxmlformats.org/officeDocument/2006/relationships/image" Target="media/image10.wmf"/><Relationship Id="rId44" Type="http://schemas.openxmlformats.org/officeDocument/2006/relationships/image" Target="media/image23.wmf"/><Relationship Id="rId52" Type="http://schemas.openxmlformats.org/officeDocument/2006/relationships/image" Target="media/image31.wmf"/><Relationship Id="rId60" Type="http://schemas.openxmlformats.org/officeDocument/2006/relationships/hyperlink" Target="http://www.geonovum.nl/sites/default/files/Geometrieinmodelengml_1.0.pdf" TargetMode="External"/><Relationship Id="rId65" Type="http://schemas.openxmlformats.org/officeDocument/2006/relationships/hyperlink" Target="http://www.riool.net/-/informatiemodel-stedelijk-water-ter-visie" TargetMode="External"/><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www.geonovum.nl/" TargetMode="External"/><Relationship Id="rId14" Type="http://schemas.openxmlformats.org/officeDocument/2006/relationships/hyperlink" Target="https://github.com/Geonovum/imkl2015-review/tree/master/IMKL2.x" TargetMode="External"/><Relationship Id="rId22" Type="http://schemas.openxmlformats.org/officeDocument/2006/relationships/image" Target="media/image4.png"/><Relationship Id="rId27" Type="http://schemas.openxmlformats.org/officeDocument/2006/relationships/image" Target="media/image6.wmf"/><Relationship Id="rId30" Type="http://schemas.openxmlformats.org/officeDocument/2006/relationships/image" Target="media/image9.wmf"/><Relationship Id="rId35" Type="http://schemas.openxmlformats.org/officeDocument/2006/relationships/image" Target="media/image14.wmf"/><Relationship Id="rId43" Type="http://schemas.openxmlformats.org/officeDocument/2006/relationships/image" Target="media/image22.png"/><Relationship Id="rId48" Type="http://schemas.openxmlformats.org/officeDocument/2006/relationships/image" Target="media/image27.wmf"/><Relationship Id="rId56" Type="http://schemas.openxmlformats.org/officeDocument/2006/relationships/image" Target="cid:part1.02020806.07060509@tudelft.nl" TargetMode="External"/><Relationship Id="rId64" Type="http://schemas.openxmlformats.org/officeDocument/2006/relationships/hyperlink" Target="https://inspire.ec.europa.eu/documents/inspire-data-specifications-%E2%80%93-base-models-%E2%80%93-generic-network-model" TargetMode="External"/><Relationship Id="rId69" Type="http://schemas.openxmlformats.org/officeDocument/2006/relationships/image" Target="media/image37.png"/><Relationship Id="rId8" Type="http://schemas.openxmlformats.org/officeDocument/2006/relationships/hyperlink" Target="https://docs.geostandaarden.nl/kl/def-im-kl12-20170331/doc.pdf" TargetMode="External"/><Relationship Id="rId51" Type="http://schemas.openxmlformats.org/officeDocument/2006/relationships/image" Target="media/image30.w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geonovum.nl/" TargetMode="External"/><Relationship Id="rId17" Type="http://schemas.openxmlformats.org/officeDocument/2006/relationships/header" Target="header1.xml"/><Relationship Id="rId25" Type="http://schemas.openxmlformats.org/officeDocument/2006/relationships/hyperlink" Target="http://inspire.jrc.ec.europa.eu/documents/Data_Specifications/INSPIRE_DataSpecification_US_v3.0.pdf" TargetMode="External"/><Relationship Id="rId33" Type="http://schemas.openxmlformats.org/officeDocument/2006/relationships/image" Target="media/image12.wmf"/><Relationship Id="rId38" Type="http://schemas.openxmlformats.org/officeDocument/2006/relationships/image" Target="media/image17.wmf"/><Relationship Id="rId46" Type="http://schemas.openxmlformats.org/officeDocument/2006/relationships/image" Target="media/image25.wmf"/><Relationship Id="rId59" Type="http://schemas.openxmlformats.org/officeDocument/2006/relationships/hyperlink" Target="https://www.riool.net/applicaties/gegevenswoordenboek-stedelijk-water" TargetMode="External"/><Relationship Id="rId67" Type="http://schemas.openxmlformats.org/officeDocument/2006/relationships/hyperlink" Target="https://tax.kadaster.nl/" TargetMode="External"/><Relationship Id="rId20" Type="http://schemas.openxmlformats.org/officeDocument/2006/relationships/header" Target="header2.xml"/><Relationship Id="rId41" Type="http://schemas.openxmlformats.org/officeDocument/2006/relationships/image" Target="media/image20.wmf"/><Relationship Id="rId54" Type="http://schemas.openxmlformats.org/officeDocument/2006/relationships/image" Target="media/image33.wmf"/><Relationship Id="rId62" Type="http://schemas.openxmlformats.org/officeDocument/2006/relationships/hyperlink" Target="https://inspire.ec.europa.eu/id/document/tg/us" TargetMode="External"/><Relationship Id="rId70"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142942-AFDC-409D-90B6-257702FD5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77</Pages>
  <Words>16726</Words>
  <Characters>91993</Characters>
  <Application>Microsoft Office Word</Application>
  <DocSecurity>0</DocSecurity>
  <Lines>766</Lines>
  <Paragraphs>217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108502</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Paul Janssen</cp:lastModifiedBy>
  <cp:revision>19</cp:revision>
  <cp:lastPrinted>2017-04-03T11:24:00Z</cp:lastPrinted>
  <dcterms:created xsi:type="dcterms:W3CDTF">2020-07-06T09:06:00Z</dcterms:created>
  <dcterms:modified xsi:type="dcterms:W3CDTF">2020-09-16T10:14:00Z</dcterms:modified>
</cp:coreProperties>
</file>