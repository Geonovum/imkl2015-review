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A900F12" w:rsidR="005F5675" w:rsidRDefault="005F5675" w:rsidP="005F5675">
      <w:pPr>
        <w:pStyle w:val="Kop2"/>
        <w:jc w:val="left"/>
      </w:pPr>
      <w:r>
        <w:t>Geonovum Standaard</w:t>
      </w:r>
      <w:r>
        <w:br/>
      </w:r>
      <w:r w:rsidR="0027713D">
        <w:t>Post-</w:t>
      </w:r>
      <w:r w:rsidR="003A6AB3">
        <w:t xml:space="preserve">Consultatieversie </w:t>
      </w:r>
      <w:r w:rsidR="0027713D">
        <w:t xml:space="preserve">x aug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C14B13"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C14B13"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C14B13"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 w14:paraId="5AC87539" w14:textId="37EC59A0" w:rsidR="00802006" w:rsidRDefault="008B4C73" w:rsidP="000E7FD9">
      <w:r>
        <w:t>Dit document is</w:t>
      </w:r>
      <w:r w:rsidR="00802006">
        <w:t xml:space="preserve"> tot stand gekomen als resultaat van het reguliere beheer van de KLIC standaarden middels de KLIC Technische commissie standaarden (TCS).</w:t>
      </w:r>
      <w:r>
        <w:t xml:space="preserve"> </w:t>
      </w:r>
    </w:p>
    <w:p w14:paraId="2ED97851" w14:textId="77777777" w:rsidR="006F7422" w:rsidRDefault="006F7422" w:rsidP="000427A2"/>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5F4BB22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5965FD">
          <w:rPr>
            <w:noProof/>
            <w:webHidden/>
          </w:rPr>
          <w:t>5</w:t>
        </w:r>
        <w:r w:rsidR="005965FD">
          <w:rPr>
            <w:noProof/>
            <w:webHidden/>
          </w:rPr>
          <w:fldChar w:fldCharType="end"/>
        </w:r>
      </w:hyperlink>
    </w:p>
    <w:p w14:paraId="4BC8471B" w14:textId="3DC69462" w:rsidR="005965FD" w:rsidRDefault="00C14B13">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5965FD">
          <w:rPr>
            <w:noProof/>
            <w:webHidden/>
          </w:rPr>
          <w:t>6</w:t>
        </w:r>
        <w:r w:rsidR="005965FD">
          <w:rPr>
            <w:noProof/>
            <w:webHidden/>
          </w:rPr>
          <w:fldChar w:fldCharType="end"/>
        </w:r>
      </w:hyperlink>
    </w:p>
    <w:p w14:paraId="5D5CA1F6" w14:textId="43DD1B5E" w:rsidR="005965FD" w:rsidRDefault="00C14B13">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5965FD">
          <w:rPr>
            <w:webHidden/>
          </w:rPr>
          <w:t>6</w:t>
        </w:r>
        <w:r w:rsidR="005965FD">
          <w:rPr>
            <w:webHidden/>
          </w:rPr>
          <w:fldChar w:fldCharType="end"/>
        </w:r>
      </w:hyperlink>
    </w:p>
    <w:p w14:paraId="45BE3B53" w14:textId="23B2A587" w:rsidR="005965FD" w:rsidRDefault="00C14B13">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DF6BAA4" w14:textId="637B9690" w:rsidR="005965FD" w:rsidRDefault="00C14B13">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5965FD">
          <w:rPr>
            <w:webHidden/>
          </w:rPr>
          <w:t>7</w:t>
        </w:r>
        <w:r w:rsidR="005965FD">
          <w:rPr>
            <w:webHidden/>
          </w:rPr>
          <w:fldChar w:fldCharType="end"/>
        </w:r>
      </w:hyperlink>
    </w:p>
    <w:p w14:paraId="6D62F719" w14:textId="751631BB" w:rsidR="005965FD" w:rsidRDefault="00C14B13">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5965FD">
          <w:rPr>
            <w:webHidden/>
          </w:rPr>
          <w:t>7</w:t>
        </w:r>
        <w:r w:rsidR="005965FD">
          <w:rPr>
            <w:webHidden/>
          </w:rPr>
          <w:fldChar w:fldCharType="end"/>
        </w:r>
      </w:hyperlink>
    </w:p>
    <w:p w14:paraId="08AE6BE7" w14:textId="3BFF3372" w:rsidR="005965FD" w:rsidRDefault="00C14B13">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266E2D19" w14:textId="4F7DBD02" w:rsidR="005965FD" w:rsidRDefault="00C14B13">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5965FD">
          <w:rPr>
            <w:noProof/>
            <w:webHidden/>
          </w:rPr>
          <w:t>7</w:t>
        </w:r>
        <w:r w:rsidR="005965FD">
          <w:rPr>
            <w:noProof/>
            <w:webHidden/>
          </w:rPr>
          <w:fldChar w:fldCharType="end"/>
        </w:r>
      </w:hyperlink>
    </w:p>
    <w:p w14:paraId="6BC4EA0D" w14:textId="4A12FBA8" w:rsidR="005965FD" w:rsidRDefault="00C14B13">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5965FD">
          <w:rPr>
            <w:webHidden/>
          </w:rPr>
          <w:t>10</w:t>
        </w:r>
        <w:r w:rsidR="005965FD">
          <w:rPr>
            <w:webHidden/>
          </w:rPr>
          <w:fldChar w:fldCharType="end"/>
        </w:r>
      </w:hyperlink>
    </w:p>
    <w:p w14:paraId="7C53E9FB" w14:textId="2E14D2B8" w:rsidR="005965FD" w:rsidRDefault="00C14B13">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5965FD">
          <w:rPr>
            <w:webHidden/>
          </w:rPr>
          <w:t>10</w:t>
        </w:r>
        <w:r w:rsidR="005965FD">
          <w:rPr>
            <w:webHidden/>
          </w:rPr>
          <w:fldChar w:fldCharType="end"/>
        </w:r>
      </w:hyperlink>
    </w:p>
    <w:p w14:paraId="3A444CBA" w14:textId="5EFA81CD" w:rsidR="005965FD" w:rsidRDefault="00C14B13">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5965FD">
          <w:rPr>
            <w:webHidden/>
          </w:rPr>
          <w:t>10</w:t>
        </w:r>
        <w:r w:rsidR="005965FD">
          <w:rPr>
            <w:webHidden/>
          </w:rPr>
          <w:fldChar w:fldCharType="end"/>
        </w:r>
      </w:hyperlink>
    </w:p>
    <w:p w14:paraId="69404FDD" w14:textId="2A36D5A8" w:rsidR="005965FD" w:rsidRDefault="00C14B13">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5965FD">
          <w:rPr>
            <w:webHidden/>
          </w:rPr>
          <w:t>14</w:t>
        </w:r>
        <w:r w:rsidR="005965FD">
          <w:rPr>
            <w:webHidden/>
          </w:rPr>
          <w:fldChar w:fldCharType="end"/>
        </w:r>
      </w:hyperlink>
    </w:p>
    <w:p w14:paraId="6344B862" w14:textId="32E8EC33" w:rsidR="005965FD" w:rsidRDefault="00C14B13">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5965FD">
          <w:rPr>
            <w:noProof/>
            <w:webHidden/>
          </w:rPr>
          <w:t>16</w:t>
        </w:r>
        <w:r w:rsidR="005965FD">
          <w:rPr>
            <w:noProof/>
            <w:webHidden/>
          </w:rPr>
          <w:fldChar w:fldCharType="end"/>
        </w:r>
      </w:hyperlink>
    </w:p>
    <w:p w14:paraId="5E628568" w14:textId="5435C28A" w:rsidR="005965FD" w:rsidRDefault="00C14B13">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04A4BFA6" w14:textId="7397CCC8" w:rsidR="005965FD" w:rsidRDefault="00C14B13">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5965FD">
          <w:rPr>
            <w:webHidden/>
          </w:rPr>
          <w:t>17</w:t>
        </w:r>
        <w:r w:rsidR="005965FD">
          <w:rPr>
            <w:webHidden/>
          </w:rPr>
          <w:fldChar w:fldCharType="end"/>
        </w:r>
      </w:hyperlink>
    </w:p>
    <w:p w14:paraId="3F59071D" w14:textId="4845727D" w:rsidR="005965FD" w:rsidRDefault="00C14B13">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5965FD">
          <w:rPr>
            <w:webHidden/>
          </w:rPr>
          <w:t>17</w:t>
        </w:r>
        <w:r w:rsidR="005965FD">
          <w:rPr>
            <w:webHidden/>
          </w:rPr>
          <w:fldChar w:fldCharType="end"/>
        </w:r>
      </w:hyperlink>
    </w:p>
    <w:p w14:paraId="5572CC22" w14:textId="1879F7D0" w:rsidR="005965FD" w:rsidRDefault="00C14B13">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5965FD">
          <w:rPr>
            <w:noProof/>
            <w:webHidden/>
          </w:rPr>
          <w:t>17</w:t>
        </w:r>
        <w:r w:rsidR="005965FD">
          <w:rPr>
            <w:noProof/>
            <w:webHidden/>
          </w:rPr>
          <w:fldChar w:fldCharType="end"/>
        </w:r>
      </w:hyperlink>
    </w:p>
    <w:p w14:paraId="300E2412" w14:textId="25B6E1C6" w:rsidR="005965FD" w:rsidRDefault="00C14B13">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5965FD">
          <w:rPr>
            <w:noProof/>
            <w:webHidden/>
          </w:rPr>
          <w:t>18</w:t>
        </w:r>
        <w:r w:rsidR="005965FD">
          <w:rPr>
            <w:noProof/>
            <w:webHidden/>
          </w:rPr>
          <w:fldChar w:fldCharType="end"/>
        </w:r>
      </w:hyperlink>
    </w:p>
    <w:p w14:paraId="298A99B6" w14:textId="6A2CD661" w:rsidR="005965FD" w:rsidRDefault="00C14B13">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5965FD">
          <w:rPr>
            <w:noProof/>
            <w:webHidden/>
          </w:rPr>
          <w:t>19</w:t>
        </w:r>
        <w:r w:rsidR="005965FD">
          <w:rPr>
            <w:noProof/>
            <w:webHidden/>
          </w:rPr>
          <w:fldChar w:fldCharType="end"/>
        </w:r>
      </w:hyperlink>
    </w:p>
    <w:p w14:paraId="4537A66C" w14:textId="6BC0654F" w:rsidR="005965FD" w:rsidRDefault="00C14B13">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2F845C5" w14:textId="72EDDE09" w:rsidR="005965FD" w:rsidRDefault="00C14B13">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09994374" w14:textId="3BE37D7B" w:rsidR="005965FD" w:rsidRDefault="00C14B13">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5965FD">
          <w:rPr>
            <w:noProof/>
            <w:webHidden/>
          </w:rPr>
          <w:t>21</w:t>
        </w:r>
        <w:r w:rsidR="005965FD">
          <w:rPr>
            <w:noProof/>
            <w:webHidden/>
          </w:rPr>
          <w:fldChar w:fldCharType="end"/>
        </w:r>
      </w:hyperlink>
    </w:p>
    <w:p w14:paraId="57BD650D" w14:textId="50B68492" w:rsidR="005965FD" w:rsidRDefault="00C14B13">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5965FD">
          <w:rPr>
            <w:noProof/>
            <w:webHidden/>
          </w:rPr>
          <w:t>22</w:t>
        </w:r>
        <w:r w:rsidR="005965FD">
          <w:rPr>
            <w:noProof/>
            <w:webHidden/>
          </w:rPr>
          <w:fldChar w:fldCharType="end"/>
        </w:r>
      </w:hyperlink>
    </w:p>
    <w:p w14:paraId="17DA7F21" w14:textId="25BB9C61" w:rsidR="005965FD" w:rsidRDefault="00C14B13">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5965FD">
          <w:rPr>
            <w:noProof/>
            <w:webHidden/>
          </w:rPr>
          <w:t>24</w:t>
        </w:r>
        <w:r w:rsidR="005965FD">
          <w:rPr>
            <w:noProof/>
            <w:webHidden/>
          </w:rPr>
          <w:fldChar w:fldCharType="end"/>
        </w:r>
      </w:hyperlink>
    </w:p>
    <w:p w14:paraId="344BD042" w14:textId="5CF99857" w:rsidR="005965FD" w:rsidRDefault="00C14B13">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5965FD">
          <w:rPr>
            <w:noProof/>
            <w:webHidden/>
          </w:rPr>
          <w:t>32</w:t>
        </w:r>
        <w:r w:rsidR="005965FD">
          <w:rPr>
            <w:noProof/>
            <w:webHidden/>
          </w:rPr>
          <w:fldChar w:fldCharType="end"/>
        </w:r>
      </w:hyperlink>
    </w:p>
    <w:p w14:paraId="5B814173" w14:textId="2AA36A4F" w:rsidR="005965FD" w:rsidRDefault="00C14B13">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5965FD">
          <w:rPr>
            <w:noProof/>
            <w:webHidden/>
          </w:rPr>
          <w:t>34</w:t>
        </w:r>
        <w:r w:rsidR="005965FD">
          <w:rPr>
            <w:noProof/>
            <w:webHidden/>
          </w:rPr>
          <w:fldChar w:fldCharType="end"/>
        </w:r>
      </w:hyperlink>
    </w:p>
    <w:p w14:paraId="08B8D1F1" w14:textId="3348ACB0" w:rsidR="005965FD" w:rsidRDefault="00C14B13">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5965FD">
          <w:rPr>
            <w:noProof/>
            <w:webHidden/>
          </w:rPr>
          <w:t>36</w:t>
        </w:r>
        <w:r w:rsidR="005965FD">
          <w:rPr>
            <w:noProof/>
            <w:webHidden/>
          </w:rPr>
          <w:fldChar w:fldCharType="end"/>
        </w:r>
      </w:hyperlink>
    </w:p>
    <w:p w14:paraId="355AB303" w14:textId="211DAD81" w:rsidR="005965FD" w:rsidRDefault="00C14B13">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5965FD">
          <w:rPr>
            <w:noProof/>
            <w:webHidden/>
          </w:rPr>
          <w:t>38</w:t>
        </w:r>
        <w:r w:rsidR="005965FD">
          <w:rPr>
            <w:noProof/>
            <w:webHidden/>
          </w:rPr>
          <w:fldChar w:fldCharType="end"/>
        </w:r>
      </w:hyperlink>
    </w:p>
    <w:p w14:paraId="73925739" w14:textId="30B10F63" w:rsidR="005965FD" w:rsidRDefault="00C14B13">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5965FD">
          <w:rPr>
            <w:noProof/>
            <w:webHidden/>
          </w:rPr>
          <w:t>39</w:t>
        </w:r>
        <w:r w:rsidR="005965FD">
          <w:rPr>
            <w:noProof/>
            <w:webHidden/>
          </w:rPr>
          <w:fldChar w:fldCharType="end"/>
        </w:r>
      </w:hyperlink>
    </w:p>
    <w:p w14:paraId="50291D71" w14:textId="0249D6B8" w:rsidR="005965FD" w:rsidRDefault="00C14B13">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5965FD">
          <w:rPr>
            <w:noProof/>
            <w:webHidden/>
          </w:rPr>
          <w:t>41</w:t>
        </w:r>
        <w:r w:rsidR="005965FD">
          <w:rPr>
            <w:noProof/>
            <w:webHidden/>
          </w:rPr>
          <w:fldChar w:fldCharType="end"/>
        </w:r>
      </w:hyperlink>
    </w:p>
    <w:p w14:paraId="545B5C14" w14:textId="65F9FC34" w:rsidR="005965FD" w:rsidRDefault="00C14B13">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5965FD">
          <w:rPr>
            <w:noProof/>
            <w:webHidden/>
          </w:rPr>
          <w:t>42</w:t>
        </w:r>
        <w:r w:rsidR="005965FD">
          <w:rPr>
            <w:noProof/>
            <w:webHidden/>
          </w:rPr>
          <w:fldChar w:fldCharType="end"/>
        </w:r>
      </w:hyperlink>
    </w:p>
    <w:p w14:paraId="4FE857E9" w14:textId="066BE2B4" w:rsidR="005965FD" w:rsidRDefault="00C14B13">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5965FD">
          <w:rPr>
            <w:noProof/>
            <w:webHidden/>
          </w:rPr>
          <w:t>43</w:t>
        </w:r>
        <w:r w:rsidR="005965FD">
          <w:rPr>
            <w:noProof/>
            <w:webHidden/>
          </w:rPr>
          <w:fldChar w:fldCharType="end"/>
        </w:r>
      </w:hyperlink>
    </w:p>
    <w:p w14:paraId="1F816E06" w14:textId="0457EF31" w:rsidR="005965FD" w:rsidRDefault="00C14B13">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5965FD">
          <w:rPr>
            <w:noProof/>
            <w:webHidden/>
          </w:rPr>
          <w:t>44</w:t>
        </w:r>
        <w:r w:rsidR="005965FD">
          <w:rPr>
            <w:noProof/>
            <w:webHidden/>
          </w:rPr>
          <w:fldChar w:fldCharType="end"/>
        </w:r>
      </w:hyperlink>
    </w:p>
    <w:p w14:paraId="436690A1" w14:textId="49BE6B0E" w:rsidR="005965FD" w:rsidRDefault="00C14B13">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5965FD">
          <w:rPr>
            <w:noProof/>
            <w:webHidden/>
          </w:rPr>
          <w:t>45</w:t>
        </w:r>
        <w:r w:rsidR="005965FD">
          <w:rPr>
            <w:noProof/>
            <w:webHidden/>
          </w:rPr>
          <w:fldChar w:fldCharType="end"/>
        </w:r>
      </w:hyperlink>
    </w:p>
    <w:p w14:paraId="50C75005" w14:textId="5BBE0418" w:rsidR="005965FD" w:rsidRDefault="00C14B13">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5965FD">
          <w:rPr>
            <w:noProof/>
            <w:webHidden/>
          </w:rPr>
          <w:t>46</w:t>
        </w:r>
        <w:r w:rsidR="005965FD">
          <w:rPr>
            <w:noProof/>
            <w:webHidden/>
          </w:rPr>
          <w:fldChar w:fldCharType="end"/>
        </w:r>
      </w:hyperlink>
    </w:p>
    <w:p w14:paraId="0955C05D" w14:textId="0827037A" w:rsidR="005965FD" w:rsidRDefault="00C14B13">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5965FD">
          <w:rPr>
            <w:noProof/>
            <w:webHidden/>
          </w:rPr>
          <w:t>47</w:t>
        </w:r>
        <w:r w:rsidR="005965FD">
          <w:rPr>
            <w:noProof/>
            <w:webHidden/>
          </w:rPr>
          <w:fldChar w:fldCharType="end"/>
        </w:r>
      </w:hyperlink>
    </w:p>
    <w:p w14:paraId="39C15C85" w14:textId="27E9E370" w:rsidR="005965FD" w:rsidRDefault="00C14B13">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5965FD">
          <w:rPr>
            <w:noProof/>
            <w:webHidden/>
          </w:rPr>
          <w:t>48</w:t>
        </w:r>
        <w:r w:rsidR="005965FD">
          <w:rPr>
            <w:noProof/>
            <w:webHidden/>
          </w:rPr>
          <w:fldChar w:fldCharType="end"/>
        </w:r>
      </w:hyperlink>
    </w:p>
    <w:p w14:paraId="4A071EA7" w14:textId="63D49B8D" w:rsidR="005965FD" w:rsidRDefault="00C14B13">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5965FD">
          <w:rPr>
            <w:noProof/>
            <w:webHidden/>
          </w:rPr>
          <w:t>49</w:t>
        </w:r>
        <w:r w:rsidR="005965FD">
          <w:rPr>
            <w:noProof/>
            <w:webHidden/>
          </w:rPr>
          <w:fldChar w:fldCharType="end"/>
        </w:r>
      </w:hyperlink>
    </w:p>
    <w:p w14:paraId="0E2FB953" w14:textId="1145BE0C" w:rsidR="005965FD" w:rsidRDefault="00C14B13">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5965FD">
          <w:rPr>
            <w:noProof/>
            <w:webHidden/>
          </w:rPr>
          <w:t>50</w:t>
        </w:r>
        <w:r w:rsidR="005965FD">
          <w:rPr>
            <w:noProof/>
            <w:webHidden/>
          </w:rPr>
          <w:fldChar w:fldCharType="end"/>
        </w:r>
      </w:hyperlink>
    </w:p>
    <w:p w14:paraId="57E551A9" w14:textId="7293A3B0" w:rsidR="005965FD" w:rsidRDefault="00C14B13">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5965FD">
          <w:rPr>
            <w:noProof/>
            <w:webHidden/>
          </w:rPr>
          <w:t>51</w:t>
        </w:r>
        <w:r w:rsidR="005965FD">
          <w:rPr>
            <w:noProof/>
            <w:webHidden/>
          </w:rPr>
          <w:fldChar w:fldCharType="end"/>
        </w:r>
      </w:hyperlink>
    </w:p>
    <w:p w14:paraId="137A9631" w14:textId="7A677295" w:rsidR="005965FD" w:rsidRDefault="00C14B13">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5965FD">
          <w:rPr>
            <w:noProof/>
            <w:webHidden/>
          </w:rPr>
          <w:t>52</w:t>
        </w:r>
        <w:r w:rsidR="005965FD">
          <w:rPr>
            <w:noProof/>
            <w:webHidden/>
          </w:rPr>
          <w:fldChar w:fldCharType="end"/>
        </w:r>
      </w:hyperlink>
    </w:p>
    <w:p w14:paraId="60E08873" w14:textId="08DAB265" w:rsidR="005965FD" w:rsidRDefault="00C14B13">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5965FD">
          <w:rPr>
            <w:noProof/>
            <w:webHidden/>
          </w:rPr>
          <w:t>55</w:t>
        </w:r>
        <w:r w:rsidR="005965FD">
          <w:rPr>
            <w:noProof/>
            <w:webHidden/>
          </w:rPr>
          <w:fldChar w:fldCharType="end"/>
        </w:r>
      </w:hyperlink>
    </w:p>
    <w:p w14:paraId="20DF9BE4" w14:textId="661177E2" w:rsidR="005965FD" w:rsidRDefault="00C14B13">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5965FD">
          <w:rPr>
            <w:noProof/>
            <w:webHidden/>
          </w:rPr>
          <w:t>57</w:t>
        </w:r>
        <w:r w:rsidR="005965FD">
          <w:rPr>
            <w:noProof/>
            <w:webHidden/>
          </w:rPr>
          <w:fldChar w:fldCharType="end"/>
        </w:r>
      </w:hyperlink>
    </w:p>
    <w:p w14:paraId="3D6C33D3" w14:textId="1EB394F8" w:rsidR="005965FD" w:rsidRDefault="00C14B13">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5965FD">
          <w:rPr>
            <w:webHidden/>
          </w:rPr>
          <w:t>59</w:t>
        </w:r>
        <w:r w:rsidR="005965FD">
          <w:rPr>
            <w:webHidden/>
          </w:rPr>
          <w:fldChar w:fldCharType="end"/>
        </w:r>
      </w:hyperlink>
    </w:p>
    <w:p w14:paraId="7B0CEFC1" w14:textId="482E15EF" w:rsidR="005965FD" w:rsidRDefault="00C14B13">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5965FD">
          <w:rPr>
            <w:noProof/>
            <w:webHidden/>
          </w:rPr>
          <w:t>60</w:t>
        </w:r>
        <w:r w:rsidR="005965FD">
          <w:rPr>
            <w:noProof/>
            <w:webHidden/>
          </w:rPr>
          <w:fldChar w:fldCharType="end"/>
        </w:r>
      </w:hyperlink>
    </w:p>
    <w:p w14:paraId="3A56B19B" w14:textId="2CD57601" w:rsidR="005965FD" w:rsidRDefault="00C14B13">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w:t>
        </w:r>
        <w:r w:rsidR="005965FD" w:rsidRPr="003615E4">
          <w:rPr>
            <w:rStyle w:val="Hyperlink"/>
            <w:noProof/>
          </w:rPr>
          <w:t>t</w:t>
        </w:r>
        <w:r w:rsidR="005965FD" w:rsidRPr="003615E4">
          <w:rPr>
            <w:rStyle w:val="Hyperlink"/>
            <w:noProof/>
          </w:rPr>
          <w: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5965FD">
          <w:rPr>
            <w:noProof/>
            <w:webHidden/>
          </w:rPr>
          <w:t>62</w:t>
        </w:r>
        <w:r w:rsidR="005965FD">
          <w:rPr>
            <w:noProof/>
            <w:webHidden/>
          </w:rPr>
          <w:fldChar w:fldCharType="end"/>
        </w:r>
      </w:hyperlink>
    </w:p>
    <w:p w14:paraId="2AE84FC4" w14:textId="5CFBBFD0" w:rsidR="005965FD" w:rsidRDefault="00C14B13">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5965FD">
          <w:rPr>
            <w:webHidden/>
          </w:rPr>
          <w:t>64</w:t>
        </w:r>
        <w:r w:rsidR="005965FD">
          <w:rPr>
            <w:webHidden/>
          </w:rPr>
          <w:fldChar w:fldCharType="end"/>
        </w:r>
      </w:hyperlink>
    </w:p>
    <w:p w14:paraId="2D48DE7B" w14:textId="43766EB1" w:rsidR="005965FD" w:rsidRDefault="00C14B13">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5F8BEB13" w14:textId="0277B36A" w:rsidR="005965FD" w:rsidRDefault="00C14B13">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15C6224E" w14:textId="03747C22" w:rsidR="005965FD" w:rsidRDefault="00C14B13">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6D1EBB1D" w14:textId="4699BF11" w:rsidR="005965FD" w:rsidRDefault="00C14B13">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5965FD">
          <w:rPr>
            <w:noProof/>
            <w:webHidden/>
          </w:rPr>
          <w:t>67</w:t>
        </w:r>
        <w:r w:rsidR="005965FD">
          <w:rPr>
            <w:noProof/>
            <w:webHidden/>
          </w:rPr>
          <w:fldChar w:fldCharType="end"/>
        </w:r>
      </w:hyperlink>
    </w:p>
    <w:p w14:paraId="4EFD2AE4" w14:textId="60C39D46" w:rsidR="005965FD" w:rsidRDefault="00C14B13">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5965FD">
          <w:rPr>
            <w:noProof/>
            <w:webHidden/>
          </w:rPr>
          <w:t>68</w:t>
        </w:r>
        <w:r w:rsidR="005965FD">
          <w:rPr>
            <w:noProof/>
            <w:webHidden/>
          </w:rPr>
          <w:fldChar w:fldCharType="end"/>
        </w:r>
      </w:hyperlink>
    </w:p>
    <w:p w14:paraId="61634145" w14:textId="392D9E9E" w:rsidR="005965FD" w:rsidRDefault="00C14B13">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5965FD">
          <w:rPr>
            <w:webHidden/>
          </w:rPr>
          <w:t>68</w:t>
        </w:r>
        <w:r w:rsidR="005965FD">
          <w:rPr>
            <w:webHidden/>
          </w:rPr>
          <w:fldChar w:fldCharType="end"/>
        </w:r>
      </w:hyperlink>
    </w:p>
    <w:p w14:paraId="37CBE91B" w14:textId="14C2CD35" w:rsidR="005965FD" w:rsidRDefault="00C14B13">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24BA8003" w14:textId="4E0EE191" w:rsidR="005965FD" w:rsidRDefault="00C14B13">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5965FD">
          <w:rPr>
            <w:webHidden/>
          </w:rPr>
          <w:t>69</w:t>
        </w:r>
        <w:r w:rsidR="005965FD">
          <w:rPr>
            <w:webHidden/>
          </w:rPr>
          <w:fldChar w:fldCharType="end"/>
        </w:r>
      </w:hyperlink>
    </w:p>
    <w:p w14:paraId="21CDA658" w14:textId="3E9E7ECE" w:rsidR="005965FD" w:rsidRDefault="00C14B13">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5965FD">
          <w:rPr>
            <w:webHidden/>
          </w:rPr>
          <w:t>69</w:t>
        </w:r>
        <w:r w:rsidR="005965FD">
          <w:rPr>
            <w:webHidden/>
          </w:rPr>
          <w:fldChar w:fldCharType="end"/>
        </w:r>
      </w:hyperlink>
    </w:p>
    <w:p w14:paraId="69733ABC" w14:textId="6590814F" w:rsidR="005965FD" w:rsidRDefault="00C14B13">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5965FD">
          <w:rPr>
            <w:noProof/>
            <w:webHidden/>
          </w:rPr>
          <w:t>69</w:t>
        </w:r>
        <w:r w:rsidR="005965FD">
          <w:rPr>
            <w:noProof/>
            <w:webHidden/>
          </w:rPr>
          <w:fldChar w:fldCharType="end"/>
        </w:r>
      </w:hyperlink>
    </w:p>
    <w:p w14:paraId="04A1240E" w14:textId="0B326F79" w:rsidR="005965FD" w:rsidRDefault="00C14B13">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5965FD">
          <w:rPr>
            <w:noProof/>
            <w:webHidden/>
          </w:rPr>
          <w:t>72</w:t>
        </w:r>
        <w:r w:rsidR="005965FD">
          <w:rPr>
            <w:noProof/>
            <w:webHidden/>
          </w:rPr>
          <w:fldChar w:fldCharType="end"/>
        </w:r>
      </w:hyperlink>
    </w:p>
    <w:p w14:paraId="34F0D3D3" w14:textId="7A6D3026" w:rsidR="005965FD" w:rsidRDefault="00C14B13">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5965FD">
          <w:rPr>
            <w:noProof/>
            <w:webHidden/>
          </w:rPr>
          <w:t>73</w:t>
        </w:r>
        <w:r w:rsidR="005965FD">
          <w:rPr>
            <w:noProof/>
            <w:webHidden/>
          </w:rPr>
          <w:fldChar w:fldCharType="end"/>
        </w:r>
      </w:hyperlink>
    </w:p>
    <w:p w14:paraId="15FB1BF9" w14:textId="12EC9143" w:rsidR="005965FD" w:rsidRDefault="00C14B13">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5D6CDC86" w14:textId="7A151477" w:rsidR="005965FD" w:rsidRDefault="00C14B13">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5965FD">
          <w:rPr>
            <w:noProof/>
            <w:webHidden/>
          </w:rPr>
          <w:t>75</w:t>
        </w:r>
        <w:r w:rsidR="005965FD">
          <w:rPr>
            <w:noProof/>
            <w:webHidden/>
          </w:rPr>
          <w:fldChar w:fldCharType="end"/>
        </w:r>
      </w:hyperlink>
    </w:p>
    <w:p w14:paraId="3454DBF2" w14:textId="4D6F21BB" w:rsidR="005965FD" w:rsidRDefault="00C14B13">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5965FD">
          <w:rPr>
            <w:noProof/>
            <w:webHidden/>
          </w:rPr>
          <w:t>78</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 w:name="_Toc45195615"/>
      <w:r>
        <w:t>Inleiding en leeswijzer.</w:t>
      </w:r>
      <w:bookmarkEnd w:id="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r>
        <w:t xml:space="preserve"> – Objectcatalogus</w:t>
      </w:r>
      <w:r w:rsidR="00E47D8B">
        <w:t>;</w:t>
      </w:r>
      <w:r w:rsidR="008E0649">
        <w:t xml:space="preserve"> een document voor de visualisatie</w:t>
      </w:r>
      <w:r w:rsidR="00E47D8B">
        <w:t>:</w:t>
      </w:r>
      <w:r w:rsidR="008E0649">
        <w:t xml:space="preserve"> </w:t>
      </w:r>
      <w:r w:rsidR="00B11509">
        <w:t xml:space="preserve">PMKL </w:t>
      </w:r>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2" w:name="_Toc188091997"/>
    </w:p>
    <w:p w14:paraId="52CFF656" w14:textId="77777777" w:rsidR="00BB25BB" w:rsidRPr="007C7339" w:rsidRDefault="00576E1A" w:rsidP="007C7339">
      <w:pPr>
        <w:pStyle w:val="Hoofdstuktitel"/>
        <w:spacing w:line="240" w:lineRule="atLeast"/>
      </w:pPr>
      <w:bookmarkStart w:id="3" w:name="_Toc45195616"/>
      <w:bookmarkEnd w:id="2"/>
      <w:r>
        <w:t>Scope</w:t>
      </w:r>
      <w:bookmarkEnd w:id="3"/>
    </w:p>
    <w:p w14:paraId="0F2A29EC" w14:textId="77777777" w:rsidR="00AA1364" w:rsidRPr="007C7339" w:rsidRDefault="00576E1A" w:rsidP="007C7339">
      <w:pPr>
        <w:pStyle w:val="Paragraaftitel"/>
        <w:spacing w:line="240" w:lineRule="atLeast"/>
      </w:pPr>
      <w:bookmarkStart w:id="4" w:name="_Toc45195617"/>
      <w:r>
        <w:t>Scope</w:t>
      </w:r>
      <w:r w:rsidR="00283BD6">
        <w:t>.</w:t>
      </w:r>
      <w:bookmarkEnd w:id="4"/>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55658212"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r w:rsidR="00AC0EB5">
        <w:rPr>
          <w:b/>
        </w:rPr>
        <w:t>B</w:t>
      </w:r>
      <w:r w:rsidRPr="0080639F">
        <w:rPr>
          <w:b/>
        </w:rPr>
        <w:t>ON:</w:t>
      </w:r>
      <w:r w:rsidR="00456F46">
        <w:t xml:space="preserve"> </w:t>
      </w:r>
      <w:r w:rsidR="00AC0EB5" w:rsidRPr="00AC0EB5">
        <w:t>Wet informatie-uitwisseling bovengrondse en ondergrondse netten en netwerken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r w:rsidR="00AC0EB5">
        <w:t xml:space="preserve"> Inclusief </w:t>
      </w:r>
      <w:r w:rsidR="00AC0EB5" w:rsidRPr="0027713D">
        <w:t>maatregelen uit de Richtlijn kostenreductie breedband</w:t>
      </w:r>
      <w:r w:rsidR="004B0936">
        <w:t>, zijnde de Richtlijn 22014/61/EU, hierna: EC61.</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5" w:name="_Toc45195618"/>
      <w:r>
        <w:t>Over</w:t>
      </w:r>
      <w:r w:rsidR="00D0633C">
        <w:t>zicht</w:t>
      </w:r>
      <w:bookmarkEnd w:id="5"/>
    </w:p>
    <w:p w14:paraId="26075A13" w14:textId="77777777" w:rsidR="003C4DDF" w:rsidRDefault="00576E1A" w:rsidP="007C7339">
      <w:pPr>
        <w:pStyle w:val="Paragraaftitel"/>
        <w:spacing w:line="240" w:lineRule="atLeast"/>
      </w:pPr>
      <w:bookmarkStart w:id="6" w:name="_Toc45195619"/>
      <w:r>
        <w:t>Naam en Acroniemen</w:t>
      </w:r>
      <w:r w:rsidR="00283BD6">
        <w:t>.</w:t>
      </w:r>
      <w:bookmarkEnd w:id="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7" w:name="_Toc45195620"/>
      <w:r>
        <w:t>Informele beschrijving</w:t>
      </w:r>
      <w:r w:rsidR="00283BD6">
        <w:t>.</w:t>
      </w:r>
      <w:bookmarkEnd w:id="7"/>
    </w:p>
    <w:p w14:paraId="48273E47" w14:textId="77777777" w:rsidR="00E548CF" w:rsidRPr="00653DF3" w:rsidRDefault="00E548CF" w:rsidP="00361936">
      <w:pPr>
        <w:pStyle w:val="subparagraaftitel"/>
      </w:pPr>
      <w:bookmarkStart w:id="8" w:name="_Toc45195621"/>
      <w:r w:rsidRPr="00446ECB">
        <w:t>Definitie</w:t>
      </w:r>
      <w:r w:rsidR="00283BD6">
        <w:t>.</w:t>
      </w:r>
      <w:bookmarkEnd w:id="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9" w:name="_Toc45195622"/>
      <w:r>
        <w:t>Beschrijving</w:t>
      </w:r>
      <w:r w:rsidR="00283BD6">
        <w:t>.</w:t>
      </w:r>
      <w:bookmarkEnd w:id="9"/>
    </w:p>
    <w:p w14:paraId="1EDE0B1D" w14:textId="6E148EE9" w:rsidR="000D4FAA" w:rsidRDefault="00793B0B" w:rsidP="00E548CF">
      <w:pPr>
        <w:spacing w:line="240" w:lineRule="atLeast"/>
        <w:jc w:val="left"/>
      </w:pPr>
      <w:r>
        <w:t>IMKL</w:t>
      </w:r>
      <w:r w:rsidR="006A0A99">
        <w:t xml:space="preserve"> vormt het gemeenschappelijke begrippenkader voor de uitwisseling van informatie van verschillende typen utiliteitsnetten. Een utiliteitsnet is daarin een verzameling netwerkelementen die tot één type nutsvoorzieningennet behoren en omvat voorzieningen voor elektriciteit, telecommunicatie, gas, chemicaliën, drinkwater, afvalwater en warmte. In de WI</w:t>
      </w:r>
      <w:r w:rsidR="004B0936">
        <w:t>B</w:t>
      </w:r>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25BB8126" w:rsidR="00F01941" w:rsidRDefault="007D0342" w:rsidP="00E548CF">
      <w:pPr>
        <w:spacing w:line="240" w:lineRule="atLeast"/>
        <w:jc w:val="left"/>
      </w:pPr>
      <w:r>
        <w:t xml:space="preserve">Al de utiliteitsnetten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25565610"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r w:rsidR="00D835B6">
        <w:t>B</w:t>
      </w:r>
      <w:r w:rsidR="00BB3A1E">
        <w:t>ON, Risicoregister Gevaarlijke Stoffen, Stedelijk afvalwater</w:t>
      </w:r>
      <w:r w:rsidR="00D835B6">
        <w:t>.</w:t>
      </w:r>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pPr>
    </w:p>
    <w:p w14:paraId="6CA9C847" w14:textId="77777777" w:rsidR="00260925" w:rsidRDefault="00260925" w:rsidP="00E548CF">
      <w:pPr>
        <w:spacing w:line="240" w:lineRule="atLeast"/>
        <w:jc w:val="left"/>
      </w:pPr>
    </w:p>
    <w:p w14:paraId="14A891B8" w14:textId="2DEE00A7" w:rsidR="0041667C" w:rsidRDefault="00C14B13"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C14B13" w:rsidRDefault="00C14B13">
                  <w:r>
                    <w:t>IMKL-wibon</w:t>
                  </w:r>
                </w:p>
              </w:txbxContent>
            </v:textbox>
            <w10:wrap type="square"/>
          </v:shape>
        </w:pict>
      </w:r>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p>
    <w:p w14:paraId="21EB0694" w14:textId="18B248EA"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r w:rsidR="00260925">
        <w:t>B</w:t>
      </w:r>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260925">
        <w:t xml:space="preserve">. WIBON integreert ook de Europese wetgeving EC61: Richtlijn </w:t>
      </w:r>
      <w:r w:rsidR="00AC0EB5">
        <w:t>kostenreductie</w:t>
      </w:r>
      <w:r w:rsidR="00260925">
        <w:t xml:space="preserve"> breedband.</w:t>
      </w:r>
    </w:p>
    <w:p w14:paraId="50682139" w14:textId="77777777" w:rsidR="001D2BA4" w:rsidRDefault="001D2BA4" w:rsidP="00253F30">
      <w:pPr>
        <w:spacing w:line="240" w:lineRule="atLeast"/>
        <w:jc w:val="left"/>
      </w:pPr>
    </w:p>
    <w:p w14:paraId="45CF7028" w14:textId="50D33EC4"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r w:rsidR="00260925" w:rsidRPr="00F53323">
        <w:t>B</w:t>
      </w:r>
      <w:r w:rsidRPr="00F53323">
        <w:t xml:space="preserve">ON profiel, een </w:t>
      </w:r>
      <w:proofErr w:type="spellStart"/>
      <w:r w:rsidRPr="00F53323">
        <w:t>SWater</w:t>
      </w:r>
      <w:proofErr w:type="spellEnd"/>
      <w:r w:rsidRPr="00F53323">
        <w:t xml:space="preserve"> profiel</w:t>
      </w:r>
      <w:r w:rsidR="000D30BA" w:rsidRPr="00F53323">
        <w:t xml:space="preserve"> en </w:t>
      </w:r>
      <w:r w:rsidRPr="00F53323">
        <w:t xml:space="preserve">een </w:t>
      </w:r>
      <w:proofErr w:type="spellStart"/>
      <w:r w:rsidRPr="00F53323">
        <w:t>BevB</w:t>
      </w:r>
      <w:proofErr w:type="spellEnd"/>
      <w:r w:rsidRPr="00F53323">
        <w:t xml:space="preserve"> profiel</w:t>
      </w:r>
      <w:r w:rsidR="00260925" w:rsidRPr="00F53323">
        <w:t>.</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64782483"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r w:rsidR="00260925">
        <w:t>B</w:t>
      </w:r>
      <w:r w:rsidR="001D2BA4" w:rsidRPr="00514379">
        <w:t xml:space="preserve">ON, INSPIRE </w:t>
      </w:r>
      <w:proofErr w:type="spellStart"/>
      <w:r w:rsidR="001D2BA4" w:rsidRPr="00514379">
        <w:t>utilities</w:t>
      </w:r>
      <w:proofErr w:type="spellEnd"/>
      <w:r w:rsidR="001D2BA4" w:rsidRPr="00514379">
        <w:t>, Topologie Stedelijk Water, Buisleidingen gevaarlijke inhoud</w:t>
      </w:r>
      <w:r w:rsidR="00260925">
        <w:t>.</w:t>
      </w:r>
    </w:p>
    <w:p w14:paraId="49090A5F" w14:textId="21F4FA6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r w:rsidR="000D30BA">
        <w:t>b</w:t>
      </w:r>
      <w:r w:rsidR="00170B60">
        <w:t>on</w:t>
      </w:r>
      <w:proofErr w:type="spellEnd"/>
      <w:r w:rsidR="001D2BA4" w:rsidRPr="00514379">
        <w:t xml:space="preserve">, </w:t>
      </w:r>
      <w:proofErr w:type="spellStart"/>
      <w:r w:rsidR="001D2BA4" w:rsidRPr="00514379">
        <w:t>IMBevB</w:t>
      </w:r>
      <w:proofErr w:type="spellEnd"/>
      <w:r w:rsidR="000D30BA">
        <w:t xml:space="preserve"> en </w:t>
      </w:r>
      <w:r w:rsidR="001D2BA4" w:rsidRPr="00514379">
        <w:t>IMSW</w:t>
      </w:r>
      <w:r w:rsidR="000D30BA">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4E3750C1"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r w:rsidR="008A4CEA" w:rsidRPr="0027713D">
        <w:t xml:space="preserve"> WFS/WMS is alleen van toepassing op het informatieproduct INSPIRE UN</w:t>
      </w:r>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r w:rsidR="000D30BA">
        <w:t>b</w:t>
      </w:r>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r w:rsidR="000D30BA">
        <w:t>b</w:t>
      </w:r>
      <w:r w:rsidR="00170B60" w:rsidRPr="000E3C4F">
        <w:t>on</w:t>
      </w:r>
      <w:proofErr w:type="spellEnd"/>
      <w:r w:rsidR="000C1E46" w:rsidRPr="000E3C4F">
        <w:t xml:space="preserve"> differentieert informatie naar aanlevering door netbeheerders en naar uitlevering door de centrale voorziening</w:t>
      </w:r>
      <w:r w:rsidR="00D835B6">
        <w:t xml:space="preserve"> (KLIC)</w:t>
      </w:r>
      <w:r w:rsidR="000C1E46" w:rsidRPr="000E3C4F">
        <w:t>.</w:t>
      </w:r>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r w:rsidR="000D30BA">
        <w:t>B</w:t>
      </w:r>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r w:rsidR="00D835B6">
        <w:rPr>
          <w:b/>
        </w:rPr>
        <w:t>B</w:t>
      </w:r>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7E857AAB" w:rsidR="00253F30" w:rsidRDefault="009A432E" w:rsidP="00253F30">
      <w:pPr>
        <w:spacing w:line="240" w:lineRule="atLeast"/>
        <w:jc w:val="left"/>
      </w:pPr>
      <w:r w:rsidRPr="000E3C4F">
        <w:lastRenderedPageBreak/>
        <w:t xml:space="preserve">Figuur 3.2: </w:t>
      </w:r>
      <w:r w:rsidR="00F14233" w:rsidRPr="000E3C4F">
        <w:t xml:space="preserve">Data-uitwisselarchitectuur. </w:t>
      </w:r>
      <w:r w:rsidRPr="000E3C4F">
        <w:t>Illustratief figuur van data-uitwisseling voor realisatie van WI</w:t>
      </w:r>
      <w:ins w:id="10" w:author="Paul Janssen" w:date="2020-08-27T13:02:00Z">
        <w:r w:rsidR="00AD24F1">
          <w:t>B</w:t>
        </w:r>
      </w:ins>
      <w:r w:rsidRPr="000E3C4F">
        <w:t xml:space="preserve">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r w:rsidR="006D2427">
        <w:t xml:space="preserve"> Het BMKL is het protocol voor het berichtenverkeer. Dit wordt in een aparte specificatie beschreven.</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1" w:name="_Toc45195623"/>
      <w:r>
        <w:t>Normatieve referenties</w:t>
      </w:r>
      <w:r w:rsidR="00283BD6">
        <w:t>.</w:t>
      </w:r>
      <w:bookmarkEnd w:id="11"/>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C14B13"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57DA893C"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26" w:history="1">
        <w:r w:rsidR="0069481B">
          <w:rPr>
            <w:rStyle w:val="Hyperlink"/>
          </w:rPr>
          <w:t>https://data.gwsw.nl/</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2" w:name="_Toc45195624"/>
      <w:r>
        <w:t>Totstandkoming</w:t>
      </w:r>
      <w:r w:rsidR="00283BD6">
        <w:t>.</w:t>
      </w:r>
      <w:bookmarkEnd w:id="1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465C78B0" w:rsidR="00E548CF" w:rsidRPr="00780519" w:rsidRDefault="00E548CF" w:rsidP="00E548CF">
      <w:r w:rsidRPr="00780519">
        <w:t>Document titel</w:t>
      </w:r>
      <w:r w:rsidRPr="00780519">
        <w:tab/>
      </w:r>
      <w:r w:rsidRPr="00780519">
        <w:tab/>
        <w:t xml:space="preserve">: </w:t>
      </w:r>
      <w:r w:rsidR="00371EC5">
        <w:t>Informatiemodel Kabels en Leidingen (IMKL) – versie 2.0 (</w:t>
      </w:r>
      <w:r w:rsidR="003A6AB3">
        <w:t>in ontwikkeling)</w:t>
      </w:r>
    </w:p>
    <w:p w14:paraId="46C3DE3F" w14:textId="4B77D7CE" w:rsidR="00E548CF" w:rsidRPr="00780519" w:rsidRDefault="00E548CF" w:rsidP="00E548CF">
      <w:r w:rsidRPr="00780519">
        <w:t>Referentie datum</w:t>
      </w:r>
      <w:r>
        <w:tab/>
      </w:r>
      <w:r w:rsidRPr="00780519">
        <w:tab/>
      </w:r>
      <w:r w:rsidRPr="000E3C4F">
        <w:t xml:space="preserve">: </w:t>
      </w:r>
      <w:r w:rsidR="0069481B" w:rsidRPr="000E3C4F">
        <w:t>20</w:t>
      </w:r>
      <w:r w:rsidR="0069481B">
        <w:t>20</w:t>
      </w:r>
      <w:r w:rsidR="006F2CE2" w:rsidRPr="000E3C4F">
        <w:t>-</w:t>
      </w:r>
      <w:r w:rsidR="003A6AB3">
        <w:t>07</w:t>
      </w:r>
      <w:r w:rsidR="006F2CE2" w:rsidRPr="000E3C4F">
        <w:t>-</w:t>
      </w:r>
      <w:r w:rsidR="003A6AB3">
        <w:t>06</w:t>
      </w:r>
    </w:p>
    <w:p w14:paraId="6332021B" w14:textId="39947CAF" w:rsidR="00E548CF" w:rsidRDefault="00E548CF" w:rsidP="00E548CF">
      <w:r>
        <w:t>Auteur</w:t>
      </w:r>
      <w:r w:rsidR="007001AC">
        <w:t>s</w:t>
      </w:r>
      <w:r w:rsidRPr="00780519">
        <w:tab/>
      </w:r>
      <w:r w:rsidRPr="00780519">
        <w:tab/>
      </w:r>
      <w:r>
        <w:tab/>
      </w:r>
      <w:r w:rsidRPr="00780519">
        <w:t>:</w:t>
      </w:r>
      <w:r w:rsidR="00E70583">
        <w:t xml:space="preserve"> </w:t>
      </w:r>
      <w:r w:rsidR="0069481B">
        <w:t>Herman van den Berg, Paul Janssen</w:t>
      </w:r>
    </w:p>
    <w:p w14:paraId="0DF14F5A" w14:textId="77777777" w:rsidR="0069481B" w:rsidRDefault="0069481B" w:rsidP="0069481B">
      <w:r>
        <w:t>Auteurs vorige versie</w:t>
      </w:r>
      <w:r>
        <w:tab/>
        <w:t>: Linda van den Brink, Paul Janssen, Wilko Quak</w:t>
      </w:r>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3" w:name="_Toc45195625"/>
      <w:r>
        <w:t>Termen en definities</w:t>
      </w:r>
      <w:r w:rsidR="00283BD6">
        <w:t>.</w:t>
      </w:r>
      <w:bookmarkEnd w:id="13"/>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519562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4F9ED386" w:rsidR="00E11691" w:rsidRPr="00B15657" w:rsidRDefault="00E11691" w:rsidP="00E11691">
            <w:pPr>
              <w:rPr>
                <w:b/>
                <w:lang w:val="en-GB"/>
              </w:rPr>
            </w:pPr>
            <w:r w:rsidRPr="00B15657">
              <w:rPr>
                <w:b/>
                <w:lang w:val="en-GB"/>
              </w:rPr>
              <w:t xml:space="preserve">INSPIRE </w:t>
            </w:r>
            <w:r w:rsidR="006D2427" w:rsidRPr="00B15657">
              <w:rPr>
                <w:b/>
                <w:lang w:val="en-GB"/>
              </w:rPr>
              <w:t>U</w:t>
            </w:r>
            <w:r w:rsidR="006D2427">
              <w:rPr>
                <w:b/>
                <w:lang w:val="en-GB"/>
              </w:rPr>
              <w:t>N</w:t>
            </w:r>
          </w:p>
          <w:p w14:paraId="22204931" w14:textId="1B25A5C8"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r w:rsidR="006D2427">
              <w:rPr>
                <w:lang w:val="en-GB"/>
              </w:rPr>
              <w:t>Networks</w:t>
            </w:r>
            <w:r w:rsidRPr="002A4103">
              <w:rPr>
                <w:lang w:val="en-GB"/>
              </w:rPr>
              <w:t xml:space="preserve">. </w:t>
            </w:r>
            <w:r w:rsidRPr="00B15657">
              <w:t xml:space="preserve">Nutsvoorzieningen zoals </w:t>
            </w:r>
            <w:r w:rsidR="00466B7B">
              <w:t xml:space="preserve">bijvoorbeeld </w:t>
            </w:r>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30" w:name="_Toc45195627"/>
      <w:r>
        <w:t>Identificatie</w:t>
      </w:r>
      <w:r w:rsidR="001724FE">
        <w:t xml:space="preserve"> document</w:t>
      </w:r>
      <w:bookmarkEnd w:id="3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r w:rsidRPr="00E66EB3">
              <w:t>Informatiemodel Kabels en Leidingen (IMKL)</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5D09C3D4"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r w:rsidR="0069481B">
              <w:rPr>
                <w:rFonts w:cs="Arial"/>
              </w:rPr>
              <w:t>BON</w:t>
            </w:r>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1" w:name="_Toc45195628"/>
      <w:r>
        <w:t>Data content en structuur</w:t>
      </w:r>
      <w:bookmarkEnd w:id="31"/>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2" w:name="_Toc45195629"/>
      <w:r>
        <w:t>Inleiding</w:t>
      </w:r>
      <w:r w:rsidR="00283BD6">
        <w:t>.</w:t>
      </w:r>
      <w:bookmarkEnd w:id="32"/>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5AAA93D3" w:rsidR="00E3124D" w:rsidRDefault="002370BA" w:rsidP="008C2572">
      <w:r>
        <w:t xml:space="preserve">De verschillende uitwisselprocessen </w:t>
      </w:r>
      <w:r w:rsidR="00CA2949">
        <w:t>WI</w:t>
      </w:r>
      <w:r w:rsidR="00D835B6">
        <w:t>B</w:t>
      </w:r>
      <w:r w:rsidR="00CA2949">
        <w:t>ON, Buisleidingen voor Risicoregister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r w:rsidR="000D30BA">
        <w:t>B</w:t>
      </w:r>
      <w:r w:rsidR="00E3124D">
        <w:t>ON</w:t>
      </w:r>
      <w:r w:rsidR="00F3608E">
        <w:t>;</w:t>
      </w:r>
    </w:p>
    <w:p w14:paraId="6CD7F9C0" w14:textId="67C38B73" w:rsidR="00E3124D" w:rsidRDefault="00793B0B" w:rsidP="008C2572">
      <w:r>
        <w:t>IMKL</w:t>
      </w:r>
      <w:r w:rsidR="00E3124D">
        <w:t xml:space="preserve"> – Buisleidingen Risicoregister;</w:t>
      </w:r>
    </w:p>
    <w:p w14:paraId="34952E37" w14:textId="5CF5F080" w:rsidR="00E3124D" w:rsidRDefault="00793B0B" w:rsidP="008C2572">
      <w:r>
        <w:t>IMKL</w:t>
      </w:r>
      <w:r w:rsidR="00E3124D">
        <w:t xml:space="preserve"> – Stedelijk water</w:t>
      </w:r>
      <w:r w:rsidR="000D30BA">
        <w:t>.</w:t>
      </w:r>
    </w:p>
    <w:p w14:paraId="50D288E9" w14:textId="309079C1" w:rsidR="002370BA" w:rsidRDefault="00CA2949" w:rsidP="008C2572">
      <w:r>
        <w:t>De WI</w:t>
      </w:r>
      <w:r w:rsidR="00D835B6">
        <w:t>B</w:t>
      </w:r>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519563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14:paraId="001C3511" w14:textId="5B9B3C4B" w:rsidR="00576E1A" w:rsidRPr="005E1AD7" w:rsidRDefault="00A26E72" w:rsidP="0030098D">
      <w:pPr>
        <w:pStyle w:val="subparagraaftitel"/>
      </w:pPr>
      <w:bookmarkStart w:id="56"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56"/>
    </w:p>
    <w:p w14:paraId="552C6AFF" w14:textId="03A24199" w:rsid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pPr>
      <w:bookmarkStart w:id="57" w:name="_Toc45195632"/>
      <w:r>
        <w:t>M</w:t>
      </w:r>
      <w:r w:rsidR="000D30BA">
        <w:t>etamodel.</w:t>
      </w:r>
      <w:bookmarkEnd w:id="57"/>
    </w:p>
    <w:p w14:paraId="014B03D8" w14:textId="35DF2007" w:rsidR="000D30BA" w:rsidRDefault="000D30BA" w:rsidP="000D30BA"/>
    <w:p w14:paraId="4BDC8CFA" w14:textId="0ED733DE" w:rsidR="000D30BA" w:rsidRDefault="000D30BA" w:rsidP="000D30BA">
      <w:r>
        <w:t xml:space="preserve">IMKL gebruikt voor het beschrijven van de uitbreiding op INSPIRE het zelfde metamodel voor UML als </w:t>
      </w:r>
      <w:r w:rsidR="00B67274">
        <w:t>INSPIRE: h</w:t>
      </w:r>
      <w:r>
        <w:t>et metamodel beschreven in het INSPIRE</w:t>
      </w:r>
      <w:r w:rsidR="00B67274">
        <w:t xml:space="preserve"> </w:t>
      </w:r>
      <w:proofErr w:type="spellStart"/>
      <w:r w:rsidR="00B67274">
        <w:t>Generic</w:t>
      </w:r>
      <w:proofErr w:type="spellEnd"/>
      <w:r w:rsidR="00B67274">
        <w:t xml:space="preserve"> </w:t>
      </w:r>
      <w:proofErr w:type="spellStart"/>
      <w:r w:rsidR="00B67274">
        <w:t>Conceptual</w:t>
      </w:r>
      <w:proofErr w:type="spellEnd"/>
      <w:r w:rsidR="00B67274">
        <w:t xml:space="preserve"> Model. IMKL wijkt hiermee af van de Nederlandse Standaard voor informatiemodellering MIM.</w:t>
      </w:r>
    </w:p>
    <w:p w14:paraId="705C4A06" w14:textId="081FA559" w:rsidR="00B67274" w:rsidRDefault="00B67274" w:rsidP="000D30BA">
      <w:r>
        <w:t>De volgende argumenten ondersteunen de keuze voor het INSPIRE metamodel:</w:t>
      </w:r>
    </w:p>
    <w:p w14:paraId="2AD73170" w14:textId="180DB2C0" w:rsidR="00B67274" w:rsidRDefault="00B67274" w:rsidP="000D30BA">
      <w:r>
        <w:t xml:space="preserve">- IMKL is als extensie gemodelleerd op het INSPIRE model. </w:t>
      </w:r>
      <w:r w:rsidR="00AC0EB5">
        <w:t>De combinatie van twee metamodellen maakt</w:t>
      </w:r>
      <w:r>
        <w:t xml:space="preserve"> de beschrijving van de extensie onnodig complex</w:t>
      </w:r>
      <w:r w:rsidR="00AC0EB5">
        <w:t>;</w:t>
      </w:r>
    </w:p>
    <w:p w14:paraId="4CCABCA3" w14:textId="5672792E" w:rsidR="00AC0EB5" w:rsidRDefault="00AC0EB5" w:rsidP="000D30BA">
      <w:r>
        <w:t>- Het metamodel van INSPIRE kunnen we niet aanpassen</w:t>
      </w:r>
      <w:r w:rsidR="00466B7B">
        <w:t xml:space="preserve"> omdat dit in Europees verband is vastgesteld</w:t>
      </w:r>
      <w:r>
        <w:t>.</w:t>
      </w:r>
    </w:p>
    <w:p w14:paraId="62C2F8B6" w14:textId="5D44B752" w:rsidR="00B67274" w:rsidRPr="008B4C73" w:rsidRDefault="00B67274" w:rsidP="0027713D"/>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58" w:name="_Toc45195633"/>
      <w:r>
        <w:t>UML</w:t>
      </w:r>
      <w:r w:rsidR="00CA2949">
        <w:t xml:space="preserve"> - WI</w:t>
      </w:r>
      <w:r w:rsidR="000D30BA">
        <w:t>B</w:t>
      </w:r>
      <w:r w:rsidR="00CA2949">
        <w:t>ON</w:t>
      </w:r>
      <w:r>
        <w:t xml:space="preserve"> overzicht</w:t>
      </w:r>
      <w:r w:rsidR="00283BD6">
        <w:t>.</w:t>
      </w:r>
      <w:bookmarkEnd w:id="5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r w:rsidR="000D30BA">
        <w:rPr>
          <w:bCs/>
        </w:rPr>
        <w:t>B</w:t>
      </w:r>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06D9E923"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Niet</w:t>
      </w:r>
      <w:r w:rsidR="00AC0EB5">
        <w:rPr>
          <w:bCs/>
        </w:rPr>
        <w:t>-</w:t>
      </w:r>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bCs/>
        </w:rPr>
      </w:pPr>
      <w:r>
        <w:rPr>
          <w:bCs/>
        </w:rPr>
        <w:t>In de diagrammen zijn de wijzigingen ten</w:t>
      </w:r>
      <w:r w:rsidR="000233FA">
        <w:rPr>
          <w:bCs/>
        </w:rPr>
        <w:t xml:space="preserve"> </w:t>
      </w:r>
      <w:r>
        <w:rPr>
          <w:bCs/>
        </w:rPr>
        <w:t>opzichte van de IMKL 1.2.1 versie met rode kaders aangegeven.</w:t>
      </w:r>
      <w:r w:rsidR="000233FA">
        <w:rPr>
          <w:bCs/>
        </w:rPr>
        <w:t xml:space="preserve"> </w:t>
      </w:r>
    </w:p>
    <w:p w14:paraId="180FF8F8" w14:textId="4162628B" w:rsidR="000233FA" w:rsidRDefault="000233FA" w:rsidP="0027713D">
      <w:pPr>
        <w:pStyle w:val="Lijstalinea"/>
        <w:spacing w:line="240" w:lineRule="atLeast"/>
        <w:jc w:val="left"/>
        <w:rPr>
          <w:bCs/>
        </w:rPr>
      </w:pPr>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p>
    <w:p w14:paraId="03EC5F8F" w14:textId="31FD8A81" w:rsidR="00547B4D" w:rsidRPr="0071222E" w:rsidRDefault="000233FA" w:rsidP="0027713D">
      <w:pPr>
        <w:pStyle w:val="Lijstalinea"/>
        <w:spacing w:line="240" w:lineRule="atLeast"/>
        <w:jc w:val="left"/>
        <w:rPr>
          <w:bCs/>
        </w:rPr>
      </w:pPr>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2137" cy="1210775"/>
                    </a:xfrm>
                    <a:prstGeom prst="rect">
                      <a:avLst/>
                    </a:prstGeom>
                  </pic:spPr>
                </pic:pic>
              </a:graphicData>
            </a:graphic>
          </wp:inline>
        </w:drawing>
      </w:r>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r w:rsidR="00AC0EB5">
        <w:rPr>
          <w:bCs/>
        </w:rPr>
        <w:t>B</w:t>
      </w:r>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7CFF3E6E"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r w:rsidR="00AC0EB5">
        <w:t>WIBON</w:t>
      </w:r>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r w:rsidR="00AC0EB5">
        <w:t>WIBON</w:t>
      </w:r>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r w:rsidR="00225FAE" w:rsidRPr="000E3C4F">
        <w:t>2</w:t>
      </w:r>
      <w:r w:rsidR="00225FAE">
        <w:t>5</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59" w:name="_Toc45195634"/>
      <w:r>
        <w:t>Associaties in het model</w:t>
      </w:r>
      <w:r w:rsidR="00283BD6">
        <w:t>.</w:t>
      </w:r>
      <w:bookmarkEnd w:id="59"/>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69B0E928"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r w:rsidR="00225FAE">
        <w:t xml:space="preserve">Informatie technisch is het mogelijk dat sommige objecttypen bij meerdere utiliteitsnetten horen, bijvoorbeeld een </w:t>
      </w:r>
      <w:r w:rsidR="00A01D66">
        <w:t xml:space="preserve">door verschillende netten gedeelde mantelbuis, of een dieptemarkering. </w:t>
      </w:r>
      <w:r w:rsidR="00225FAE">
        <w:t xml:space="preserve">De associatierol </w:t>
      </w:r>
      <w:proofErr w:type="spellStart"/>
      <w:r w:rsidR="00225FAE">
        <w:t>inNetwork</w:t>
      </w:r>
      <w:proofErr w:type="spellEnd"/>
      <w:r w:rsidR="00225FAE">
        <w:t xml:space="preserve"> is daarom 1..*</w:t>
      </w:r>
      <w:r w:rsidR="00A01D66">
        <w:t>. E</w:t>
      </w:r>
      <w:r w:rsidR="00225FAE">
        <w:t xml:space="preserve">chter vanuit operationeel punt </w:t>
      </w:r>
      <w:r w:rsidR="00A01D66">
        <w:t>b</w:t>
      </w:r>
      <w:r w:rsidR="00225FAE">
        <w:t xml:space="preserve">ezien is dat niet wenselijk. Met </w:t>
      </w:r>
      <w:r w:rsidR="00A01D66">
        <w:t xml:space="preserve">een </w:t>
      </w:r>
      <w:proofErr w:type="spellStart"/>
      <w:r w:rsidR="00225FAE">
        <w:t>constraint</w:t>
      </w:r>
      <w:proofErr w:type="spellEnd"/>
      <w:r w:rsidR="00225FAE">
        <w:t xml:space="preserve"> </w:t>
      </w:r>
      <w:r w:rsidR="00A01D66">
        <w:t>(‘Max1Utiliteit</w:t>
      </w:r>
      <w:r w:rsidR="004E3665">
        <w:t>s</w:t>
      </w:r>
      <w:r w:rsidR="00A01D66">
        <w:t xml:space="preserve">net’) </w:t>
      </w:r>
      <w:r w:rsidR="00225FAE">
        <w:t xml:space="preserve">is </w:t>
      </w:r>
      <w:r w:rsidR="00A01D66">
        <w:t xml:space="preserve">daarom </w:t>
      </w:r>
      <w:r w:rsidR="00225FAE">
        <w:t xml:space="preserve">in alle gevallen het maximaal aantal utiliteitsnetten waarnaar verwezen kan worden </w:t>
      </w:r>
      <w:r w:rsidR="00A01D66">
        <w:t xml:space="preserve">beperkt </w:t>
      </w:r>
      <w:r w:rsidR="00225FAE">
        <w:t>tot 1.</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60" w:name="_Toc45195635"/>
      <w:r w:rsidRPr="00971241">
        <w:t>Numerieke</w:t>
      </w:r>
      <w:r w:rsidR="0047410C">
        <w:t xml:space="preserve"> waarden</w:t>
      </w:r>
      <w:r w:rsidR="00283BD6">
        <w:t>.</w:t>
      </w:r>
      <w:bookmarkEnd w:id="60"/>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61" w:name="_Toc45195636"/>
      <w:r>
        <w:t>Waardelijsten zijn extern</w:t>
      </w:r>
      <w:r w:rsidR="00283BD6">
        <w:t>.</w:t>
      </w:r>
      <w:bookmarkEnd w:id="61"/>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62" w:name="_Toc45195637"/>
      <w:r>
        <w:t xml:space="preserve">Basisattributen voor </w:t>
      </w:r>
      <w:r w:rsidRPr="00CF23D1">
        <w:t>identificatie</w:t>
      </w:r>
      <w:r>
        <w:t xml:space="preserve"> en labels</w:t>
      </w:r>
      <w:r w:rsidR="00283BD6">
        <w:t>.</w:t>
      </w:r>
      <w:bookmarkEnd w:id="62"/>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2ED91D3"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r w:rsidR="00A01D66">
        <w:t xml:space="preserve">Vanuit praktisch punt is het maximaal aantal karakters van een label op 40 gezet. </w:t>
      </w:r>
      <w:r w:rsidR="008744E1">
        <w:t xml:space="preserve">In het attribuut omschrijving kan een betekenis worden opgenomen. </w:t>
      </w:r>
      <w:r w:rsidR="00B902B9">
        <w:t>Bij de subklassen Maatvoering</w:t>
      </w:r>
      <w:r w:rsidR="008A4CEA">
        <w:t xml:space="preserve">, </w:t>
      </w:r>
      <w:r w:rsidR="00B902B9">
        <w:t xml:space="preserve">Annotatie </w:t>
      </w:r>
      <w:r w:rsidR="008A4CEA">
        <w:t xml:space="preserve">en Diepte </w:t>
      </w:r>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2F0033E1"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A01D66">
        <w:t xml:space="preserve">27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5195638"/>
      <w:bookmarkEnd w:id="63"/>
      <w:bookmarkEnd w:id="64"/>
      <w:bookmarkEnd w:id="65"/>
      <w:bookmarkEnd w:id="66"/>
      <w:bookmarkEnd w:id="67"/>
      <w:bookmarkEnd w:id="68"/>
      <w:bookmarkEnd w:id="69"/>
      <w:bookmarkEnd w:id="70"/>
      <w:bookmarkEnd w:id="71"/>
      <w:bookmarkEnd w:id="72"/>
      <w:bookmarkEnd w:id="73"/>
      <w:r>
        <w:t>IMKL</w:t>
      </w:r>
      <w:r w:rsidR="00EE7EF0">
        <w:t xml:space="preserve"> </w:t>
      </w:r>
      <w:r w:rsidR="002C7B72">
        <w:t xml:space="preserve">semantische </w:t>
      </w:r>
      <w:r w:rsidR="00EE7EF0">
        <w:t>kern</w:t>
      </w:r>
      <w:r w:rsidR="00283BD6">
        <w:t>.</w:t>
      </w:r>
      <w:bookmarkEnd w:id="74"/>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35D30B9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AC0EB5">
        <w:t>WIBON</w:t>
      </w:r>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268E8DFE" w:rsidR="000E0929" w:rsidRDefault="001F087E" w:rsidP="00E97029">
      <w:pPr>
        <w:jc w:val="left"/>
        <w:rPr>
          <w:b/>
        </w:rPr>
      </w:pPr>
      <w:r>
        <w:rPr>
          <w:b/>
        </w:rPr>
        <w:t>Maximaal 1</w:t>
      </w:r>
      <w:r w:rsidRPr="000E0929">
        <w:rPr>
          <w:b/>
        </w:rPr>
        <w:t xml:space="preserve"> </w:t>
      </w:r>
      <w:r w:rsidR="000E0929" w:rsidRPr="000E0929">
        <w:rPr>
          <w:b/>
        </w:rPr>
        <w:t>utiliteitsnet per netelement.</w:t>
      </w:r>
    </w:p>
    <w:p w14:paraId="3B6B6BFC" w14:textId="7946D3F9" w:rsidR="000E0929" w:rsidRPr="000E0929" w:rsidRDefault="008A4CEA" w:rsidP="008A4CEA">
      <w:pPr>
        <w:jc w:val="left"/>
      </w:pPr>
      <w:proofErr w:type="spellStart"/>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r w:rsidR="001F087E">
        <w:t xml:space="preserve">Het IMKL model dwingt met een aparte </w:t>
      </w:r>
      <w:proofErr w:type="spellStart"/>
      <w:r w:rsidR="001F087E">
        <w:t>constraint</w:t>
      </w:r>
      <w:proofErr w:type="spellEnd"/>
      <w:r w:rsidR="001F087E">
        <w:t xml:space="preserve"> (Max1Utiliteitsnet) af dat in de </w:t>
      </w:r>
      <w:proofErr w:type="spellStart"/>
      <w:r w:rsidR="001F087E">
        <w:t>datauitwisseling</w:t>
      </w:r>
      <w:proofErr w:type="spellEnd"/>
      <w:r w:rsidR="001F087E">
        <w:t xml:space="preserve"> een netelement altijd naar maximaal 1 utiliteitsnet kan verwijzen. Het kan daarmee voorkomen dat in een </w:t>
      </w:r>
      <w:proofErr w:type="spellStart"/>
      <w:r w:rsidR="001F087E">
        <w:t>totaalset</w:t>
      </w:r>
      <w:proofErr w:type="spellEnd"/>
      <w:r w:rsidR="001F087E">
        <w:t xml:space="preserve"> van een </w:t>
      </w:r>
      <w:r w:rsidR="00137914">
        <w:t>WIBON uitlevering</w:t>
      </w:r>
      <w:r w:rsidR="001F087E">
        <w:t xml:space="preserve"> elementen dubbel zijn opgenomen. Bijvoorbeeld een gedeelde mantelbuis komt zowel in het telecomnet als in het waternet voor.</w:t>
      </w:r>
    </w:p>
    <w:p w14:paraId="231A88AD" w14:textId="77777777" w:rsidR="00D96825" w:rsidRDefault="00D96825" w:rsidP="00E97029">
      <w:pPr>
        <w:jc w:val="left"/>
      </w:pPr>
    </w:p>
    <w:p w14:paraId="4BFA1E6D" w14:textId="2D3F01DA"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r w:rsidR="00AC0EB5">
        <w:t>WIBON</w:t>
      </w:r>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14:paraId="35E9A90A" w14:textId="77777777" w:rsidR="00D80AB5" w:rsidRDefault="00D80AB5" w:rsidP="00E06A8F">
      <w:bookmarkStart w:id="8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r w:rsidR="009E2D2D">
        <w:t>s</w:t>
      </w:r>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9B09D8E"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del w:id="83" w:author="Paul Janssen" w:date="2020-08-27T10:35:00Z">
        <w:r w:rsidR="00D935C5" w:rsidDel="00B2010A">
          <w:delText>(zie ook 5.2.</w:delText>
        </w:r>
        <w:r w:rsidR="00A01D66" w:rsidDel="00B2010A">
          <w:delText>15</w:delText>
        </w:r>
        <w:r w:rsidR="00D935C5" w:rsidDel="00B2010A">
          <w:delText xml:space="preserve">) </w:delText>
        </w:r>
      </w:del>
      <w:r>
        <w:t xml:space="preserve">of een </w:t>
      </w:r>
      <w:r w:rsidR="00D935C5">
        <w:t xml:space="preserve">profielschets met een </w:t>
      </w:r>
      <w:r>
        <w:t>lengte- of dwarsprofiel</w:t>
      </w:r>
      <w:ins w:id="84" w:author="Paul Janssen" w:date="2020-08-27T10:35:00Z">
        <w:r w:rsidR="00B2010A">
          <w:t xml:space="preserve"> (zie ook 5.2.12)</w:t>
        </w:r>
      </w:ins>
      <w:r>
        <w:t xml:space="preserve">.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0C03910"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7D40B4">
        <w:t xml:space="preserve">, maatvoeringspijl, </w:t>
      </w:r>
      <w:r w:rsidR="001547D5">
        <w:t>maatvoeringspijl</w:t>
      </w:r>
      <w:r w:rsidR="002C1DC6">
        <w:t>punt</w:t>
      </w:r>
      <w:r w:rsidR="007D40B4">
        <w:t xml:space="preserve"> of </w:t>
      </w:r>
      <w:proofErr w:type="spellStart"/>
      <w:r w:rsidR="007D40B4">
        <w:t>maatvoeringslabel</w:t>
      </w:r>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3959D21C"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DE13F65" w:rsidR="00A11BC4" w:rsidRDefault="00971241" w:rsidP="000E3C4F">
      <w:r w:rsidRPr="00971241">
        <w:rPr>
          <w:b/>
        </w:rPr>
        <w:t>Extra toelichting: Eis voorzorgsmaatregel</w:t>
      </w:r>
      <w:r w:rsidR="007D40B4">
        <w:rPr>
          <w:b/>
        </w:rPr>
        <w:t xml:space="preserve"> </w:t>
      </w:r>
      <w:r w:rsidRPr="003657E7">
        <w:rPr>
          <w:b/>
        </w:rPr>
        <w:t>en Bijlage</w:t>
      </w:r>
      <w:r w:rsidRPr="00971241">
        <w:rPr>
          <w:b/>
        </w:rPr>
        <w:t>.</w:t>
      </w:r>
    </w:p>
    <w:p w14:paraId="051B58B0" w14:textId="5F6A2395"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D01D7" w:rsidRPr="0027713D">
        <w:t xml:space="preserve">Bij een </w:t>
      </w:r>
      <w:r w:rsidR="00AC0EB5">
        <w:t>WIBON</w:t>
      </w:r>
      <w:r w:rsidR="003D01D7" w:rsidRPr="0027713D">
        <w:t xml:space="preserve"> uitlevering wordt </w:t>
      </w:r>
      <w:r w:rsidR="007D40B4">
        <w:t xml:space="preserve">– per thema - </w:t>
      </w:r>
      <w:r w:rsidR="003D01D7" w:rsidRPr="0027713D">
        <w:t xml:space="preserve">de voorzorgsmaatregel met de hoogste prioriteit bijgesloten middels een gekoppeld </w:t>
      </w:r>
      <w:r w:rsidR="003D01D7" w:rsidRPr="003D01D7">
        <w:t>separaat</w:t>
      </w:r>
      <w:r w:rsidR="003D01D7" w:rsidRPr="0027713D">
        <w:t xml:space="preserve"> bestand beschreven in </w:t>
      </w:r>
      <w:proofErr w:type="spellStart"/>
      <w:r w:rsidR="003D01D7" w:rsidRPr="0027713D">
        <w:t>EisVoorzorgsmaatregelBijlage</w:t>
      </w:r>
      <w:proofErr w:type="spellEnd"/>
      <w:r w:rsidR="003D01D7" w:rsidRPr="0027713D">
        <w:t xml:space="preserve">. Via de Belanghebbende is </w:t>
      </w:r>
      <w:r w:rsidR="003D01D7">
        <w:t xml:space="preserve">de </w:t>
      </w:r>
      <w:r w:rsidR="003D01D7" w:rsidRPr="0027713D">
        <w:t>bijlage gekoppeld aan het utiliteitsnet.</w:t>
      </w:r>
      <w:r w:rsidR="00377A2B">
        <w:t xml:space="preserve"> Op het niveau van de individuele netelementen is de eis voorzorgsmaatregel aangegeven via een object </w:t>
      </w:r>
      <w:proofErr w:type="spellStart"/>
      <w:r w:rsidR="00377A2B">
        <w:t>AanduidingEisVoorzorgsmaatregel</w:t>
      </w:r>
      <w:proofErr w:type="spellEnd"/>
      <w:r w:rsidR="00377A2B">
        <w:t xml:space="preserve">. In dat geval is het netelement en of de locatie aangegeven waar </w:t>
      </w:r>
      <w:del w:id="85" w:author="Paul Janssen" w:date="2020-08-27T13:11:00Z">
        <w:r w:rsidR="00377A2B" w:rsidDel="00AD24F1">
          <w:delText xml:space="preserve">de </w:delText>
        </w:r>
      </w:del>
      <w:ins w:id="86" w:author="Paul Janssen" w:date="2020-08-27T13:11:00Z">
        <w:r w:rsidR="00AD24F1">
          <w:t xml:space="preserve">een </w:t>
        </w:r>
      </w:ins>
      <w:r w:rsidR="00377A2B">
        <w:t>voorzorgsmaatregel geldt.</w:t>
      </w:r>
    </w:p>
    <w:p w14:paraId="05260C8B" w14:textId="77777777" w:rsidR="008E6AEE" w:rsidRDefault="008E6AEE" w:rsidP="000E3C4F"/>
    <w:p w14:paraId="46FD2706" w14:textId="77777777" w:rsidR="000779B5" w:rsidRDefault="008E6AEE" w:rsidP="000779B5">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r>
        <w:t xml:space="preserve">De aanduiding van een eis voorzorgsmaatregel is functioneel gerelateerd aan een kabel of leiding maar </w:t>
      </w:r>
      <w:r w:rsidR="00466B7B">
        <w:t>een</w:t>
      </w:r>
      <w:r>
        <w:t xml:space="preserve"> directe </w:t>
      </w:r>
      <w:r w:rsidR="00466B7B">
        <w:t xml:space="preserve">informatiekundige </w:t>
      </w:r>
      <w:r>
        <w:t xml:space="preserve">associatie </w:t>
      </w:r>
      <w:r w:rsidR="00466B7B">
        <w:t xml:space="preserve">tussen een kabel of leiding en de </w:t>
      </w:r>
      <w:proofErr w:type="spellStart"/>
      <w:r w:rsidR="00466B7B">
        <w:t>AanduidingEisVoorzorgsmaatregel</w:t>
      </w:r>
      <w:proofErr w:type="spellEnd"/>
      <w:r w:rsidR="00466B7B">
        <w:t xml:space="preserve"> is niet verplicht</w:t>
      </w:r>
      <w:r>
        <w:t>. De strookbreedte die de netbeheerder voor het betreffende object wil hanteren wordt door de netbeheerder als vlakgeometrie aangeleverd bij de aanduiding eis voorzorgsmaatregel.</w:t>
      </w:r>
    </w:p>
    <w:p w14:paraId="37351C9C" w14:textId="77777777" w:rsidR="000779B5" w:rsidRDefault="000779B5" w:rsidP="000779B5">
      <w:r>
        <w:t>De toepassing van eis voorzorgsmaatregelen en het gebied waarop deze betrekking heeft, is een verantwoordelijkheid van de netbeheerder en wordt door de netbeheerder zelf bepaald.</w:t>
      </w:r>
    </w:p>
    <w:p w14:paraId="1FBBD13E" w14:textId="0C8B9AE2" w:rsidR="008E6AEE" w:rsidRDefault="000779B5" w:rsidP="000779B5">
      <w:r>
        <w:t xml:space="preserve">Voor de geometrie van aanduidingen eis voorzorgsmaatregel zijn ook </w:t>
      </w:r>
      <w:proofErr w:type="spellStart"/>
      <w:r>
        <w:t>multivlakken</w:t>
      </w:r>
      <w:proofErr w:type="spellEnd"/>
      <w:r>
        <w:t xml:space="preserve"> toegestaan.</w:t>
      </w:r>
    </w:p>
    <w:p w14:paraId="0356F977" w14:textId="77777777" w:rsidR="00B77E45" w:rsidRDefault="00B77E45" w:rsidP="000E3C4F"/>
    <w:p w14:paraId="2D8F9884" w14:textId="77777777" w:rsidR="007A2BE5" w:rsidRDefault="007A2BE5" w:rsidP="007A2BE5">
      <w:r>
        <w:t>Naast de bijlage voor de eis voorzorgsmaatregel is er in het IMKL ook nog een mogelijkheid om als netbeheerder een algemene bijlage mee te leveren bij de gebiedsinformatielevering.</w:t>
      </w:r>
    </w:p>
    <w:p w14:paraId="18A7E4C6" w14:textId="255C3ADE" w:rsidR="00531D25" w:rsidRDefault="007A2BE5" w:rsidP="000E3C4F">
      <w:r>
        <w:lastRenderedPageBreak/>
        <w:t>In het kad</w:t>
      </w:r>
      <w:r w:rsidR="00466B7B">
        <w:t>e</w:t>
      </w:r>
      <w:r>
        <w:t xml:space="preserve">r van de reductie van het aantal bijlagen, wordt aangemoedigd om deze algemene informatie als URL beschikbaar te stellen (attribuut </w:t>
      </w:r>
      <w:proofErr w:type="spellStart"/>
      <w:r>
        <w:t>websiteKLIC</w:t>
      </w:r>
      <w:proofErr w:type="spellEnd"/>
      <w:r>
        <w:t>).</w:t>
      </w:r>
    </w:p>
    <w:p w14:paraId="321987EA" w14:textId="77777777" w:rsidR="00843564" w:rsidRDefault="00843564" w:rsidP="000E3C4F">
      <w:pPr>
        <w:spacing w:line="288" w:lineRule="auto"/>
      </w:pPr>
    </w:p>
    <w:bookmarkEnd w:id="82"/>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87" w:name="_Toc399786886"/>
      <w:r w:rsidRPr="00971241">
        <w:rPr>
          <w:b/>
        </w:rPr>
        <w:t>Extra toelichting: Geometrie en topologie.</w:t>
      </w:r>
      <w:bookmarkEnd w:id="8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rsidP="0027713D">
      <w:pPr>
        <w:jc w:val="left"/>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r w:rsidR="007A2BE5">
        <w:t xml:space="preserve"> waarbij ook </w:t>
      </w:r>
      <w:proofErr w:type="spellStart"/>
      <w:r w:rsidR="007A2BE5">
        <w:t>multivlakken</w:t>
      </w:r>
      <w:proofErr w:type="spellEnd"/>
      <w:r w:rsidR="007A2BE5">
        <w:t xml:space="preserve"> zijn toegestaan</w:t>
      </w:r>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23EFD42C" w:rsidR="006F48BE" w:rsidRDefault="006F48BE" w:rsidP="000816A6">
      <w:r>
        <w:t xml:space="preserve">Meervoudig gebruik van </w:t>
      </w:r>
      <w:r w:rsidR="007A2BE5">
        <w:t>geometrieën</w:t>
      </w:r>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4"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88" w:name="_Ref404325642"/>
      <w:r>
        <w:t xml:space="preserve">Figuur </w:t>
      </w:r>
      <w:bookmarkEnd w:id="88"/>
      <w:r w:rsidR="00A212BA">
        <w:t>5.6</w:t>
      </w:r>
      <w:r w:rsidR="00A75399">
        <w:t>:</w:t>
      </w:r>
      <w:r>
        <w:t xml:space="preserve"> Leidingobject in 2.5D en 3D</w:t>
      </w:r>
    </w:p>
    <w:p w14:paraId="06D1F2E6" w14:textId="77777777" w:rsidR="005209C3" w:rsidRDefault="005209C3" w:rsidP="000E3C4F">
      <w:pPr>
        <w:pStyle w:val="subparagraaftitel"/>
      </w:pPr>
      <w:bookmarkStart w:id="89" w:name="_Toc399786887"/>
      <w:bookmarkStart w:id="90" w:name="_Toc45195639"/>
      <w:r>
        <w:t>Diepte</w:t>
      </w:r>
      <w:bookmarkEnd w:id="89"/>
      <w:r w:rsidR="00283BD6">
        <w:t>.</w:t>
      </w:r>
      <w:bookmarkEnd w:id="90"/>
    </w:p>
    <w:p w14:paraId="3F60248A" w14:textId="35EF5D63"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ins w:id="91" w:author="Paul Janssen" w:date="2020-08-27T17:40:00Z">
        <w:r w:rsidR="00195740">
          <w:fldChar w:fldCharType="begin"/>
        </w:r>
        <w:r w:rsidR="00195740">
          <w:instrText xml:space="preserve"> HYPERLINK "</w:instrText>
        </w:r>
      </w:ins>
      <w:r w:rsidR="00195740" w:rsidRPr="00195740">
        <w:rPr>
          <w:rPrChange w:id="92" w:author="Paul Janssen" w:date="2020-08-27T17:40:00Z">
            <w:rPr>
              <w:rStyle w:val="Hyperlink"/>
            </w:rPr>
          </w:rPrChange>
        </w:rPr>
        <w:instrText>https://data.gwsw.nl/</w:instrText>
      </w:r>
      <w:ins w:id="93" w:author="Paul Janssen" w:date="2020-08-27T17:40:00Z">
        <w:r w:rsidR="00195740" w:rsidRPr="00195740">
          <w:rPr>
            <w:rPrChange w:id="94" w:author="Paul Janssen" w:date="2020-08-27T17:40:00Z">
              <w:rPr>
                <w:rStyle w:val="Hyperlink"/>
              </w:rPr>
            </w:rPrChange>
          </w:rPr>
          <w:instrText>basis/</w:instrText>
        </w:r>
      </w:ins>
      <w:r w:rsidR="00195740" w:rsidRPr="00195740">
        <w:rPr>
          <w:rPrChange w:id="95" w:author="Paul Janssen" w:date="2020-08-27T17:40:00Z">
            <w:rPr>
              <w:rStyle w:val="Hyperlink"/>
            </w:rPr>
          </w:rPrChange>
        </w:rPr>
        <w:instrText>binnenonderkantbuis/</w:instrText>
      </w:r>
      <w:ins w:id="96" w:author="Paul Janssen" w:date="2020-08-27T17:40:00Z">
        <w:r w:rsidR="00195740">
          <w:instrText xml:space="preserve">" </w:instrText>
        </w:r>
        <w:r w:rsidR="00195740">
          <w:fldChar w:fldCharType="separate"/>
        </w:r>
      </w:ins>
      <w:r w:rsidR="00195740" w:rsidRPr="00195740">
        <w:rPr>
          <w:rStyle w:val="Hyperlink"/>
        </w:rPr>
        <w:t>https://data.gwsw.nl/</w:t>
      </w:r>
      <w:ins w:id="97" w:author="Paul Janssen" w:date="2020-08-27T17:40:00Z">
        <w:r w:rsidR="00195740" w:rsidRPr="00195740">
          <w:rPr>
            <w:rStyle w:val="Hyperlink"/>
          </w:rPr>
          <w:t>basis/</w:t>
        </w:r>
      </w:ins>
      <w:r w:rsidR="00195740" w:rsidRPr="00263652">
        <w:rPr>
          <w:rStyle w:val="Hyperlink"/>
        </w:rPr>
        <w:t>binnenonderkantbuis/</w:t>
      </w:r>
      <w:ins w:id="98" w:author="Paul Janssen" w:date="2020-08-27T17:40:00Z">
        <w:r w:rsidR="00195740">
          <w:fldChar w:fldCharType="end"/>
        </w:r>
      </w:ins>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r w:rsidR="00AC0EB5">
        <w:t>WIBON</w:t>
      </w:r>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99" w:name="_Toc434940488"/>
      <w:bookmarkStart w:id="100" w:name="_Toc434941805"/>
      <w:bookmarkStart w:id="101" w:name="_Toc434943346"/>
      <w:bookmarkStart w:id="102" w:name="_Toc434943777"/>
      <w:bookmarkStart w:id="103" w:name="_Toc434956101"/>
      <w:bookmarkStart w:id="104" w:name="_Toc434940489"/>
      <w:bookmarkStart w:id="105" w:name="_Toc434941806"/>
      <w:bookmarkStart w:id="106" w:name="_Toc434943347"/>
      <w:bookmarkStart w:id="107" w:name="_Toc434943778"/>
      <w:bookmarkStart w:id="108" w:name="_Toc434956102"/>
      <w:bookmarkStart w:id="109" w:name="_Toc434940490"/>
      <w:bookmarkStart w:id="110" w:name="_Toc434941807"/>
      <w:bookmarkStart w:id="111" w:name="_Toc434943348"/>
      <w:bookmarkStart w:id="112" w:name="_Toc434943779"/>
      <w:bookmarkStart w:id="113" w:name="_Toc434956103"/>
      <w:bookmarkStart w:id="114" w:name="_Toc434940491"/>
      <w:bookmarkStart w:id="115" w:name="_Toc434941808"/>
      <w:bookmarkStart w:id="116" w:name="_Toc434943349"/>
      <w:bookmarkStart w:id="117" w:name="_Toc434943780"/>
      <w:bookmarkStart w:id="118" w:name="_Toc434956104"/>
      <w:bookmarkStart w:id="119" w:name="_Toc434940492"/>
      <w:bookmarkStart w:id="120" w:name="_Toc434941809"/>
      <w:bookmarkStart w:id="121" w:name="_Toc434943350"/>
      <w:bookmarkStart w:id="122" w:name="_Toc434943781"/>
      <w:bookmarkStart w:id="123" w:name="_Toc434956105"/>
      <w:bookmarkStart w:id="124" w:name="_Toc45195640"/>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lastRenderedPageBreak/>
        <w:t>Utiliteitsnet</w:t>
      </w:r>
      <w:r w:rsidR="00283BD6">
        <w:t>.</w:t>
      </w:r>
      <w:bookmarkEnd w:id="124"/>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50C3A4A2" w:rsidR="00CD4698" w:rsidRPr="000E3C4F" w:rsidRDefault="00CD4698" w:rsidP="000E5149">
      <w:pPr>
        <w:jc w:val="left"/>
        <w:rPr>
          <w:color w:val="FF0000"/>
        </w:rPr>
      </w:pPr>
      <w:bookmarkStart w:id="125"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r w:rsidR="00AC0EB5">
        <w:t>WIBON</w:t>
      </w:r>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345CAA5B" w:rsidR="000F3127" w:rsidRDefault="007A2BE5" w:rsidP="000E3C4F">
      <w:r>
        <w:t xml:space="preserve">In  INSPIRE </w:t>
      </w:r>
      <w:r w:rsidR="00897291">
        <w:t xml:space="preserve">is er voor </w:t>
      </w:r>
      <w:proofErr w:type="spellStart"/>
      <w:r w:rsidR="000F3127">
        <w:t>UtilityNetwork</w:t>
      </w:r>
      <w:proofErr w:type="spellEnd"/>
      <w:r w:rsidR="000F3127">
        <w:t xml:space="preserve"> met het attribuut </w:t>
      </w:r>
      <w:proofErr w:type="spellStart"/>
      <w:r w:rsidR="000F3127">
        <w:t>utilityFacilityReference</w:t>
      </w:r>
      <w:proofErr w:type="spellEnd"/>
      <w:r w:rsidR="000F3127">
        <w:t xml:space="preserve"> een referentie mogelijk naar een </w:t>
      </w:r>
      <w:proofErr w:type="spellStart"/>
      <w:r w:rsidR="000F3127">
        <w:t>ActivityComplex</w:t>
      </w:r>
      <w:proofErr w:type="spellEnd"/>
      <w:r w:rsidR="000F3127">
        <w:t xml:space="preserve">. Hiermee kan gerefereerd worden aan grote utiliteitsnetonderdelen zoals bijvoorbeeld een energiecentrale een waterzuiveringscentrale, een overslagstation. </w:t>
      </w:r>
      <w:r>
        <w:t xml:space="preserve">Het huidige IMKL ondersteunt echter niet de opname van het objecttype </w:t>
      </w:r>
      <w:proofErr w:type="spellStart"/>
      <w:r>
        <w:t>ActivityComplex</w:t>
      </w:r>
      <w:proofErr w:type="spellEnd"/>
      <w:r>
        <w:t xml:space="preserve"> en evenmin het attribuut </w:t>
      </w:r>
      <w:proofErr w:type="spellStart"/>
      <w:r>
        <w:t>utilityFacilityReference</w:t>
      </w:r>
      <w:proofErr w:type="spellEnd"/>
    </w:p>
    <w:p w14:paraId="48D989D9" w14:textId="77777777" w:rsidR="00CD4698" w:rsidRDefault="00CD4698" w:rsidP="000E3C4F"/>
    <w:p w14:paraId="5C8A174E" w14:textId="77777777" w:rsidR="00E65E36" w:rsidRDefault="00E65E36" w:rsidP="000E3C4F">
      <w:pPr>
        <w:pStyle w:val="subparagraaftitel"/>
      </w:pPr>
      <w:bookmarkStart w:id="126" w:name="_Toc45195641"/>
      <w:proofErr w:type="spellStart"/>
      <w:r>
        <w:t>Kabel</w:t>
      </w:r>
      <w:r w:rsidR="00BE48B5">
        <w:t>Of</w:t>
      </w:r>
      <w:r>
        <w:t>Leiding</w:t>
      </w:r>
      <w:bookmarkEnd w:id="125"/>
      <w:proofErr w:type="spellEnd"/>
      <w:r w:rsidR="00283BD6">
        <w:t>.</w:t>
      </w:r>
      <w:bookmarkEnd w:id="126"/>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127" w:name="_Toc399786892"/>
      <w:bookmarkStart w:id="128" w:name="_Toc45195642"/>
      <w:r>
        <w:t>Leidingelement</w:t>
      </w:r>
      <w:bookmarkEnd w:id="127"/>
      <w:r w:rsidR="00283BD6">
        <w:t>.</w:t>
      </w:r>
      <w:bookmarkEnd w:id="12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15ACD5A0"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802006">
        <w:t xml:space="preserve">1 </w:t>
      </w:r>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228C1845"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r w:rsidR="00AC0EB5">
        <w:t>WIBON</w:t>
      </w:r>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29"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30" w:name="_Toc45195643"/>
      <w:proofErr w:type="spellStart"/>
      <w:r>
        <w:t>KabelEnLeidingContainer</w:t>
      </w:r>
      <w:bookmarkEnd w:id="129"/>
      <w:proofErr w:type="spellEnd"/>
      <w:r w:rsidR="00283BD6">
        <w:t>.</w:t>
      </w:r>
      <w:bookmarkEnd w:id="130"/>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131" w:name="_Toc45195644"/>
      <w:proofErr w:type="spellStart"/>
      <w:r>
        <w:t>ContainerLeidingelement</w:t>
      </w:r>
      <w:proofErr w:type="spellEnd"/>
      <w:r w:rsidR="00283BD6">
        <w:t>.</w:t>
      </w:r>
      <w:bookmarkEnd w:id="131"/>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32" w:name="_Toc434874135"/>
      <w:bookmarkStart w:id="133" w:name="_Toc434874204"/>
      <w:bookmarkStart w:id="134" w:name="_Toc434874287"/>
      <w:bookmarkStart w:id="135" w:name="_Toc434874355"/>
      <w:bookmarkStart w:id="136" w:name="_Toc434874632"/>
      <w:bookmarkStart w:id="137" w:name="_Toc434933265"/>
      <w:bookmarkStart w:id="138" w:name="_Toc434940498"/>
      <w:bookmarkStart w:id="139" w:name="_Toc434941815"/>
      <w:bookmarkStart w:id="140" w:name="_Toc434943356"/>
      <w:bookmarkStart w:id="141" w:name="_Toc434943787"/>
      <w:bookmarkStart w:id="142" w:name="_Toc434956111"/>
      <w:bookmarkStart w:id="143" w:name="_Toc399786896"/>
      <w:bookmarkStart w:id="144" w:name="_Toc45195645"/>
      <w:bookmarkEnd w:id="132"/>
      <w:bookmarkEnd w:id="133"/>
      <w:bookmarkEnd w:id="134"/>
      <w:bookmarkEnd w:id="135"/>
      <w:bookmarkEnd w:id="136"/>
      <w:bookmarkEnd w:id="137"/>
      <w:bookmarkEnd w:id="138"/>
      <w:bookmarkEnd w:id="139"/>
      <w:bookmarkEnd w:id="140"/>
      <w:bookmarkEnd w:id="141"/>
      <w:bookmarkEnd w:id="142"/>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43"/>
      <w:bookmarkEnd w:id="144"/>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02C9987C"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 xml:space="preserve">kabels </w:t>
      </w:r>
      <w:ins w:id="145" w:author="Paul Janssen" w:date="2020-08-27T10:39:00Z">
        <w:r w:rsidR="00B2010A">
          <w:t xml:space="preserve">die </w:t>
        </w:r>
      </w:ins>
      <w:r w:rsidR="00E10AC1">
        <w:t>het bevat.</w:t>
      </w:r>
    </w:p>
    <w:p w14:paraId="7E97BAE1" w14:textId="35760530" w:rsidR="0075108C" w:rsidRDefault="0075108C" w:rsidP="00E65E36">
      <w:pPr>
        <w:spacing w:line="240" w:lineRule="auto"/>
        <w:jc w:val="left"/>
        <w:rPr>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46"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47" w:name="_Toc434874137"/>
      <w:bookmarkStart w:id="148" w:name="_Toc434874206"/>
      <w:bookmarkStart w:id="149" w:name="_Toc434874289"/>
      <w:bookmarkStart w:id="150" w:name="_Toc434874357"/>
      <w:bookmarkStart w:id="151" w:name="_Toc434874634"/>
      <w:bookmarkStart w:id="152" w:name="_Toc434933267"/>
      <w:bookmarkStart w:id="153" w:name="_Toc434940500"/>
      <w:bookmarkStart w:id="154" w:name="_Toc434941817"/>
      <w:bookmarkStart w:id="155" w:name="_Toc434943358"/>
      <w:bookmarkStart w:id="156" w:name="_Toc434943789"/>
      <w:bookmarkStart w:id="157" w:name="_Toc434956113"/>
      <w:bookmarkStart w:id="158" w:name="_Toc434874138"/>
      <w:bookmarkStart w:id="159" w:name="_Toc434874207"/>
      <w:bookmarkStart w:id="160" w:name="_Toc434874290"/>
      <w:bookmarkStart w:id="161" w:name="_Toc434874358"/>
      <w:bookmarkStart w:id="162" w:name="_Toc434874635"/>
      <w:bookmarkStart w:id="163" w:name="_Toc434933268"/>
      <w:bookmarkStart w:id="164" w:name="_Toc434940501"/>
      <w:bookmarkStart w:id="165" w:name="_Toc434941818"/>
      <w:bookmarkStart w:id="166" w:name="_Toc434943359"/>
      <w:bookmarkStart w:id="167" w:name="_Toc434943790"/>
      <w:bookmarkStart w:id="168" w:name="_Toc434956114"/>
      <w:bookmarkStart w:id="169" w:name="_Toc451956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9D365E">
        <w:t>Diagram per type kabel of leiding</w:t>
      </w:r>
      <w:r w:rsidR="00283BD6">
        <w:t>.</w:t>
      </w:r>
      <w:bookmarkEnd w:id="146"/>
      <w:bookmarkEnd w:id="169"/>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70" w:name="_Toc399786898"/>
    </w:p>
    <w:p w14:paraId="23D19DA3" w14:textId="245CE563" w:rsidR="00E65E36" w:rsidRDefault="00E65E36" w:rsidP="00E65E36">
      <w:pPr>
        <w:pStyle w:val="subparagraaftitel"/>
      </w:pPr>
      <w:bookmarkStart w:id="171" w:name="_Toc45195647"/>
      <w:r>
        <w:lastRenderedPageBreak/>
        <w:t>Elektriciteitskabel</w:t>
      </w:r>
      <w:bookmarkEnd w:id="170"/>
      <w:r w:rsidR="00283BD6">
        <w:t>.</w:t>
      </w:r>
      <w:bookmarkEnd w:id="171"/>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38BCAEE"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r w:rsidR="00AC0EB5">
        <w:t>WIBON</w:t>
      </w:r>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7B30A69" w14:textId="0CAE2CED" w:rsidR="00E65E36" w:rsidRDefault="00E65E36" w:rsidP="00E65E36">
      <w:pPr>
        <w:pStyle w:val="subparagraaftitel"/>
      </w:pPr>
      <w:bookmarkStart w:id="172" w:name="_Toc43216113"/>
      <w:bookmarkStart w:id="173" w:name="_Toc473467877"/>
      <w:bookmarkStart w:id="174" w:name="_Toc473473896"/>
      <w:bookmarkStart w:id="175" w:name="_Toc476914324"/>
      <w:bookmarkStart w:id="176" w:name="_Toc476916666"/>
      <w:bookmarkStart w:id="177" w:name="_Toc476917795"/>
      <w:bookmarkStart w:id="178" w:name="_Toc476917901"/>
      <w:bookmarkStart w:id="179" w:name="_Toc476917970"/>
      <w:bookmarkStart w:id="180" w:name="_Toc473467878"/>
      <w:bookmarkStart w:id="181" w:name="_Toc473473897"/>
      <w:bookmarkStart w:id="182" w:name="_Toc476914325"/>
      <w:bookmarkStart w:id="183" w:name="_Toc476916667"/>
      <w:bookmarkStart w:id="184" w:name="_Toc476917796"/>
      <w:bookmarkStart w:id="185" w:name="_Toc476917902"/>
      <w:bookmarkStart w:id="186" w:name="_Toc476917971"/>
      <w:bookmarkStart w:id="187" w:name="_Toc399786899"/>
      <w:bookmarkStart w:id="188" w:name="_Toc4519564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t>Telecom</w:t>
      </w:r>
      <w:r w:rsidR="00031B8A">
        <w:t>municatie</w:t>
      </w:r>
      <w:r>
        <w:t>kabel</w:t>
      </w:r>
      <w:bookmarkEnd w:id="187"/>
      <w:r w:rsidR="00283BD6">
        <w:t>.</w:t>
      </w:r>
      <w:bookmarkEnd w:id="188"/>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65983502"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189" w:name="_Toc399786900"/>
      <w:bookmarkStart w:id="190" w:name="_Toc45195649"/>
      <w:r>
        <w:lastRenderedPageBreak/>
        <w:t>Olie-gas-</w:t>
      </w:r>
      <w:proofErr w:type="spellStart"/>
      <w:r>
        <w:t>chemicalienpijpleiding</w:t>
      </w:r>
      <w:bookmarkEnd w:id="189"/>
      <w:proofErr w:type="spellEnd"/>
      <w:r w:rsidR="00283BD6">
        <w:t>.</w:t>
      </w:r>
      <w:bookmarkEnd w:id="190"/>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1B366F83"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r w:rsidR="00AC0EB5">
        <w:t>WIBON</w:t>
      </w:r>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2158C322" w:rsidR="00E65E36" w:rsidRDefault="00E65E36" w:rsidP="00E65E36">
      <w:pPr>
        <w:jc w:val="left"/>
      </w:pPr>
      <w:r>
        <w:t xml:space="preserve">In bijlage </w:t>
      </w:r>
      <w:r w:rsidR="00802006">
        <w:t xml:space="preserve">1 </w:t>
      </w:r>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191" w:name="_Toc399786901"/>
      <w:bookmarkStart w:id="192" w:name="_Toc45195650"/>
      <w:r>
        <w:lastRenderedPageBreak/>
        <w:t>Rioolleiding</w:t>
      </w:r>
      <w:bookmarkEnd w:id="191"/>
      <w:r w:rsidR="00283BD6">
        <w:t>.</w:t>
      </w:r>
      <w:bookmarkEnd w:id="192"/>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32AE0654"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802006">
        <w:t xml:space="preserve">1 </w:t>
      </w:r>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193" w:name="_Toc399786902"/>
      <w:bookmarkStart w:id="194" w:name="_Toc45195651"/>
      <w:r>
        <w:lastRenderedPageBreak/>
        <w:t>Waterleiding</w:t>
      </w:r>
      <w:bookmarkEnd w:id="193"/>
      <w:r w:rsidR="00283BD6">
        <w:t>.</w:t>
      </w:r>
      <w:bookmarkEnd w:id="194"/>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593585C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19846530" w:rsidR="00E65E36" w:rsidRDefault="00512EFD" w:rsidP="00E65E36">
      <w:pPr>
        <w:jc w:val="left"/>
      </w:pPr>
      <w:r>
        <w:t>I</w:t>
      </w:r>
      <w:r w:rsidR="00C01AE5">
        <w:t>n bijlage</w:t>
      </w:r>
      <w:r w:rsidR="00802006">
        <w:t>1</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195" w:name="_Toc399786903"/>
      <w:bookmarkStart w:id="196" w:name="_Toc45195652"/>
      <w:r>
        <w:lastRenderedPageBreak/>
        <w:t>Thermische pijpleiding</w:t>
      </w:r>
      <w:bookmarkEnd w:id="195"/>
      <w:r w:rsidR="00283BD6">
        <w:t>.</w:t>
      </w:r>
      <w:bookmarkEnd w:id="196"/>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072AA8F3"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r w:rsidR="00AC0EB5">
        <w:t>WIBON</w:t>
      </w:r>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3C6513D4"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802006">
        <w:t xml:space="preserve">1 </w:t>
      </w:r>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197" w:name="_Toc45195653"/>
      <w:r w:rsidRPr="000E3C4F">
        <w:t xml:space="preserve">Overig </w:t>
      </w:r>
      <w:r w:rsidR="004E51D4" w:rsidRPr="000E3C4F">
        <w:t xml:space="preserve">en </w:t>
      </w:r>
      <w:r w:rsidRPr="000E3C4F">
        <w:t>Weesleiding.</w:t>
      </w:r>
      <w:bookmarkEnd w:id="197"/>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B8A8241" w14:textId="77777777" w:rsidR="00E65E36" w:rsidRDefault="00E65E36" w:rsidP="00E65E36">
      <w:pPr>
        <w:pStyle w:val="subparagraaftitel"/>
      </w:pPr>
      <w:bookmarkStart w:id="198" w:name="_Toc43216120"/>
      <w:bookmarkStart w:id="199" w:name="_Toc43216121"/>
      <w:bookmarkStart w:id="200" w:name="_Toc43216122"/>
      <w:bookmarkStart w:id="201" w:name="_Toc43216123"/>
      <w:bookmarkStart w:id="202" w:name="_Toc434940509"/>
      <w:bookmarkStart w:id="203" w:name="_Toc434941826"/>
      <w:bookmarkStart w:id="204" w:name="_Toc434943367"/>
      <w:bookmarkStart w:id="205" w:name="_Toc434943798"/>
      <w:bookmarkStart w:id="206" w:name="_Toc434956122"/>
      <w:bookmarkStart w:id="207" w:name="_Toc434940510"/>
      <w:bookmarkStart w:id="208" w:name="_Toc434941827"/>
      <w:bookmarkStart w:id="209" w:name="_Toc434943368"/>
      <w:bookmarkStart w:id="210" w:name="_Toc434943799"/>
      <w:bookmarkStart w:id="211" w:name="_Toc434956123"/>
      <w:bookmarkStart w:id="212" w:name="_Toc434940511"/>
      <w:bookmarkStart w:id="213" w:name="_Toc434941828"/>
      <w:bookmarkStart w:id="214" w:name="_Toc434943369"/>
      <w:bookmarkStart w:id="215" w:name="_Toc434943800"/>
      <w:bookmarkStart w:id="216" w:name="_Toc434956124"/>
      <w:bookmarkStart w:id="217" w:name="_Toc434940512"/>
      <w:bookmarkStart w:id="218" w:name="_Toc434941829"/>
      <w:bookmarkStart w:id="219" w:name="_Toc434943370"/>
      <w:bookmarkStart w:id="220" w:name="_Toc434943801"/>
      <w:bookmarkStart w:id="221" w:name="_Toc434956125"/>
      <w:bookmarkStart w:id="222" w:name="_Toc399786904"/>
      <w:bookmarkStart w:id="223" w:name="_Toc4519565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lastRenderedPageBreak/>
        <w:t>Leidingelementen per type net (thema)</w:t>
      </w:r>
      <w:bookmarkEnd w:id="222"/>
      <w:r w:rsidR="00283BD6">
        <w:t>.</w:t>
      </w:r>
      <w:bookmarkEnd w:id="223"/>
    </w:p>
    <w:p w14:paraId="6BB3E8C1" w14:textId="05951882"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r w:rsidR="00802006">
        <w:t xml:space="preserve">1 </w:t>
      </w:r>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3BBC9AD8" w14:textId="43D9E91A" w:rsidR="00BE4C6E" w:rsidRDefault="00AC0EB5" w:rsidP="00BE4C6E">
      <w:pPr>
        <w:pStyle w:val="subparagraaftitel"/>
      </w:pPr>
      <w:bookmarkStart w:id="224" w:name="_Toc43216125"/>
      <w:bookmarkStart w:id="225" w:name="_Toc45195655"/>
      <w:bookmarkEnd w:id="224"/>
      <w:r>
        <w:t>WIBON</w:t>
      </w:r>
      <w:r w:rsidR="00BE4C6E" w:rsidRPr="000E3C4F">
        <w:t xml:space="preserve"> – Uitleveren van gebiedsinformatie</w:t>
      </w:r>
      <w:r w:rsidR="00BE4C6E">
        <w:t>.</w:t>
      </w:r>
      <w:bookmarkEnd w:id="225"/>
    </w:p>
    <w:p w14:paraId="4D8D3180" w14:textId="77777777" w:rsidR="00BE4C6E" w:rsidRDefault="00BE4C6E" w:rsidP="00BE4C6E"/>
    <w:p w14:paraId="3CB0DDF5" w14:textId="38F743B6" w:rsidR="00BE4C6E" w:rsidRDefault="00C14B13"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C14B13" w:rsidRDefault="00C14B13"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C14B13" w:rsidRDefault="00C14B13"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C14B13" w:rsidRDefault="00C14B13"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C14B13" w:rsidRDefault="00C14B13"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C14B13" w:rsidRDefault="00C14B13"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C14B13" w:rsidRDefault="00C14B13"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C14B13" w:rsidRDefault="00C14B13" w:rsidP="00BE4C6E">
                  <w:pPr>
                    <w:jc w:val="center"/>
                  </w:pPr>
                  <w:r>
                    <w:t>WIBON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r w:rsidR="00AC0EB5">
        <w:t>WIBON</w:t>
      </w:r>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C14B13"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C14B13" w:rsidRDefault="00C14B13"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30B469C8" w:rsidR="00BE4C6E" w:rsidRDefault="00AC0EB5" w:rsidP="000E3C4F">
      <w:r>
        <w:t>WIBON</w:t>
      </w:r>
      <w:r w:rsidR="00BE4C6E">
        <w:t xml:space="preserve"> Uitlevering: Het totaal aan informatie dat kan worden geleverd bij een </w:t>
      </w:r>
      <w:r>
        <w:t>WIBON</w:t>
      </w:r>
      <w:r w:rsidR="00BE4C6E">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5C6B6B4" w:rsidR="00BE4C6E" w:rsidRDefault="00BE4C6E" w:rsidP="000E3C4F">
      <w:r>
        <w:t xml:space="preserve">Het object </w:t>
      </w:r>
      <w:proofErr w:type="spellStart"/>
      <w:r>
        <w:t>Gebiedsinformatie</w:t>
      </w:r>
      <w:r w:rsidR="002E3D25">
        <w:t>L</w:t>
      </w:r>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r w:rsidR="003E0E03">
        <w:t xml:space="preserve">De informatiepolygoon is de weergave door een grondroerder van het gebied, waarvoor gebiedsinformatie wordt aangevraagd. Bij de uitlevering wordt die ook meegegeven inclusief de visualisatie van het gebied tussen de graaf- en de informatiepolygoon. In bijlage 3 wordt dit gebied toegelicht. </w:t>
      </w:r>
    </w:p>
    <w:p w14:paraId="0C6C61FF" w14:textId="77777777" w:rsidR="00BE4C6E" w:rsidRDefault="00BE4C6E" w:rsidP="000E3C4F"/>
    <w:p w14:paraId="34F83354" w14:textId="58FC60A8" w:rsidR="00BE4C6E" w:rsidRDefault="00BE4C6E" w:rsidP="00BE4C6E">
      <w:r>
        <w:t xml:space="preserve">De </w:t>
      </w:r>
      <w:proofErr w:type="spellStart"/>
      <w:r>
        <w:t>Gebiedsinformatie</w:t>
      </w:r>
      <w:r w:rsidR="002E3D25">
        <w:t>L</w:t>
      </w:r>
      <w:r>
        <w:t>evering</w:t>
      </w:r>
      <w:proofErr w:type="spellEnd"/>
      <w:r>
        <w:t xml:space="preserve"> verwijst naar een object Belanghebbende waarin de beheerdersinformatie is opgenomen</w:t>
      </w:r>
      <w:r w:rsidR="002E3D25">
        <w:t xml:space="preserve">. Bij de Gebiedsinformatielevering hoort </w:t>
      </w:r>
      <w:r w:rsidR="003E0E03">
        <w:t>verplicht een verwijzing naar de BGT als achtergrondkaart.</w:t>
      </w:r>
      <w:r w:rsidR="002E3D25">
        <w:t xml:space="preserve"> Dit kan in raster- of in vectorformaat zijn</w:t>
      </w:r>
    </w:p>
    <w:p w14:paraId="30D5E021" w14:textId="77777777" w:rsidR="00BE4C6E" w:rsidRDefault="00BE4C6E" w:rsidP="00BE4C6E"/>
    <w:p w14:paraId="180417D3" w14:textId="4128BEF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w:t>
      </w:r>
      <w:del w:id="226" w:author="Paul Janssen" w:date="2020-08-27T10:40:00Z">
        <w:r w:rsidR="00B4616E" w:rsidDel="00B2010A">
          <w:delText xml:space="preserve"> zijn </w:delText>
        </w:r>
      </w:del>
      <w:ins w:id="227" w:author="Paul Janssen" w:date="2020-08-27T10:40:00Z">
        <w:r w:rsidR="00B2010A">
          <w:t xml:space="preserve"> </w:t>
        </w:r>
      </w:ins>
      <w:r w:rsidR="00B4616E">
        <w:t>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6515055D"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1451DA68" w:rsidR="00BE4C6E" w:rsidRDefault="008A4CEA" w:rsidP="000E3C4F">
      <w:pPr>
        <w:jc w:val="left"/>
      </w:pPr>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r>
        <w:t>oriëntatie</w:t>
      </w:r>
      <w:r w:rsidR="009E31C9">
        <w:t>verzoek.</w:t>
      </w:r>
    </w:p>
    <w:p w14:paraId="75F7049A" w14:textId="3CE89D16" w:rsidR="004475AB" w:rsidRDefault="004475AB" w:rsidP="00BE4C6E"/>
    <w:p w14:paraId="2078769E" w14:textId="46605B27" w:rsidR="00EE7BB1" w:rsidRDefault="003515CC">
      <w:pPr>
        <w:pStyle w:val="subparagraaftitel"/>
      </w:pPr>
      <w:bookmarkStart w:id="228" w:name="_Toc473473906"/>
      <w:bookmarkStart w:id="229" w:name="_Toc476914334"/>
      <w:bookmarkStart w:id="230" w:name="_Toc476916676"/>
      <w:bookmarkStart w:id="231" w:name="_Toc476917805"/>
      <w:bookmarkStart w:id="232" w:name="_Toc476917911"/>
      <w:bookmarkStart w:id="233" w:name="_Toc476917980"/>
      <w:bookmarkStart w:id="234" w:name="_Toc45195656"/>
      <w:bookmarkEnd w:id="228"/>
      <w:bookmarkEnd w:id="229"/>
      <w:bookmarkEnd w:id="230"/>
      <w:bookmarkEnd w:id="231"/>
      <w:bookmarkEnd w:id="232"/>
      <w:bookmarkEnd w:id="233"/>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34"/>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w:t>
      </w:r>
      <w:r w:rsidR="00234581">
        <w:lastRenderedPageBreak/>
        <w:t xml:space="preserve">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lastRenderedPageBreak/>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35" w:name="_Toc434874148"/>
      <w:bookmarkStart w:id="236" w:name="_Toc434874217"/>
      <w:bookmarkStart w:id="237" w:name="_Toc434874300"/>
      <w:bookmarkStart w:id="238" w:name="_Toc434874368"/>
      <w:bookmarkStart w:id="239" w:name="_Toc434874645"/>
      <w:bookmarkStart w:id="240" w:name="_Toc434933278"/>
      <w:bookmarkStart w:id="241" w:name="_Toc434940515"/>
      <w:bookmarkStart w:id="242" w:name="_Toc434941832"/>
      <w:bookmarkStart w:id="243" w:name="_Toc434943373"/>
      <w:bookmarkStart w:id="244" w:name="_Toc434943804"/>
      <w:bookmarkStart w:id="245" w:name="_Toc434956128"/>
      <w:bookmarkStart w:id="246" w:name="_Toc410654851"/>
      <w:bookmarkStart w:id="247" w:name="_Toc410654938"/>
      <w:bookmarkStart w:id="248" w:name="_Toc410655437"/>
      <w:bookmarkStart w:id="249" w:name="_Toc410656769"/>
      <w:bookmarkStart w:id="250" w:name="_Toc410900193"/>
      <w:bookmarkStart w:id="251" w:name="_Toc410900282"/>
      <w:bookmarkStart w:id="252" w:name="_Toc410654852"/>
      <w:bookmarkStart w:id="253" w:name="_Toc410654939"/>
      <w:bookmarkStart w:id="254" w:name="_Toc410655438"/>
      <w:bookmarkStart w:id="255" w:name="_Toc410656770"/>
      <w:bookmarkStart w:id="256" w:name="_Toc410900194"/>
      <w:bookmarkStart w:id="257" w:name="_Toc410900283"/>
      <w:bookmarkStart w:id="258" w:name="_Toc410654853"/>
      <w:bookmarkStart w:id="259" w:name="_Toc410654940"/>
      <w:bookmarkStart w:id="260" w:name="_Toc410655439"/>
      <w:bookmarkStart w:id="261" w:name="_Toc410656771"/>
      <w:bookmarkStart w:id="262" w:name="_Toc410900195"/>
      <w:bookmarkStart w:id="263" w:name="_Toc410900284"/>
      <w:bookmarkStart w:id="264" w:name="_Toc410654854"/>
      <w:bookmarkStart w:id="265" w:name="_Toc410654941"/>
      <w:bookmarkStart w:id="266" w:name="_Toc410655440"/>
      <w:bookmarkStart w:id="267" w:name="_Toc410656772"/>
      <w:bookmarkStart w:id="268" w:name="_Toc410900196"/>
      <w:bookmarkStart w:id="269" w:name="_Toc410900285"/>
      <w:bookmarkStart w:id="270" w:name="_Toc410654855"/>
      <w:bookmarkStart w:id="271" w:name="_Toc410654942"/>
      <w:bookmarkStart w:id="272" w:name="_Toc410655441"/>
      <w:bookmarkStart w:id="273" w:name="_Toc410656773"/>
      <w:bookmarkStart w:id="274" w:name="_Toc410900197"/>
      <w:bookmarkStart w:id="275" w:name="_Toc410900286"/>
      <w:bookmarkStart w:id="276" w:name="_Toc410654856"/>
      <w:bookmarkStart w:id="277" w:name="_Toc410654943"/>
      <w:bookmarkStart w:id="278" w:name="_Toc410655442"/>
      <w:bookmarkStart w:id="279" w:name="_Toc410656774"/>
      <w:bookmarkStart w:id="280" w:name="_Toc410900198"/>
      <w:bookmarkStart w:id="281" w:name="_Toc410900287"/>
      <w:bookmarkStart w:id="282" w:name="_Toc410654857"/>
      <w:bookmarkStart w:id="283" w:name="_Toc410654944"/>
      <w:bookmarkStart w:id="284" w:name="_Toc410655443"/>
      <w:bookmarkStart w:id="285" w:name="_Toc410656775"/>
      <w:bookmarkStart w:id="286" w:name="_Toc410900199"/>
      <w:bookmarkStart w:id="287" w:name="_Toc410900288"/>
      <w:bookmarkStart w:id="288" w:name="_Toc410654858"/>
      <w:bookmarkStart w:id="289" w:name="_Toc410654945"/>
      <w:bookmarkStart w:id="290" w:name="_Toc410655444"/>
      <w:bookmarkStart w:id="291" w:name="_Toc410656776"/>
      <w:bookmarkStart w:id="292" w:name="_Toc410900200"/>
      <w:bookmarkStart w:id="293" w:name="_Toc410900289"/>
      <w:bookmarkStart w:id="294" w:name="_Toc410654859"/>
      <w:bookmarkStart w:id="295" w:name="_Toc410654946"/>
      <w:bookmarkStart w:id="296" w:name="_Toc410655445"/>
      <w:bookmarkStart w:id="297" w:name="_Toc410656777"/>
      <w:bookmarkStart w:id="298" w:name="_Toc410900201"/>
      <w:bookmarkStart w:id="299" w:name="_Toc410900290"/>
      <w:bookmarkStart w:id="300" w:name="_Toc410654860"/>
      <w:bookmarkStart w:id="301" w:name="_Toc410654947"/>
      <w:bookmarkStart w:id="302" w:name="_Toc410655446"/>
      <w:bookmarkStart w:id="303" w:name="_Toc410656778"/>
      <w:bookmarkStart w:id="304" w:name="_Toc410900202"/>
      <w:bookmarkStart w:id="305" w:name="_Toc410900291"/>
      <w:bookmarkStart w:id="306" w:name="_Toc410654861"/>
      <w:bookmarkStart w:id="307" w:name="_Toc410654948"/>
      <w:bookmarkStart w:id="308" w:name="_Toc410655447"/>
      <w:bookmarkStart w:id="309" w:name="_Toc410656779"/>
      <w:bookmarkStart w:id="310" w:name="_Toc410900203"/>
      <w:bookmarkStart w:id="311" w:name="_Toc410900292"/>
      <w:bookmarkStart w:id="312" w:name="_Toc410654862"/>
      <w:bookmarkStart w:id="313" w:name="_Toc410654949"/>
      <w:bookmarkStart w:id="314" w:name="_Toc410655448"/>
      <w:bookmarkStart w:id="315" w:name="_Toc410656780"/>
      <w:bookmarkStart w:id="316" w:name="_Toc410900204"/>
      <w:bookmarkStart w:id="317" w:name="_Toc410900293"/>
      <w:bookmarkStart w:id="318" w:name="_Toc410654863"/>
      <w:bookmarkStart w:id="319" w:name="_Toc410654950"/>
      <w:bookmarkStart w:id="320" w:name="_Toc410655449"/>
      <w:bookmarkStart w:id="321" w:name="_Toc410656781"/>
      <w:bookmarkStart w:id="322" w:name="_Toc410900205"/>
      <w:bookmarkStart w:id="323" w:name="_Toc410900294"/>
      <w:bookmarkStart w:id="324" w:name="_Toc410654864"/>
      <w:bookmarkStart w:id="325" w:name="_Toc410654951"/>
      <w:bookmarkStart w:id="326" w:name="_Toc410655450"/>
      <w:bookmarkStart w:id="327" w:name="_Toc410656782"/>
      <w:bookmarkStart w:id="328" w:name="_Toc410900206"/>
      <w:bookmarkStart w:id="329" w:name="_Toc410900295"/>
      <w:bookmarkStart w:id="330" w:name="_Toc410654865"/>
      <w:bookmarkStart w:id="331" w:name="_Toc410654952"/>
      <w:bookmarkStart w:id="332" w:name="_Toc410655451"/>
      <w:bookmarkStart w:id="333" w:name="_Toc410656783"/>
      <w:bookmarkStart w:id="334" w:name="_Toc410900207"/>
      <w:bookmarkStart w:id="335" w:name="_Toc410900296"/>
      <w:bookmarkStart w:id="336" w:name="_Toc410654866"/>
      <w:bookmarkStart w:id="337" w:name="_Toc410654953"/>
      <w:bookmarkStart w:id="338" w:name="_Toc410655452"/>
      <w:bookmarkStart w:id="339" w:name="_Toc410656784"/>
      <w:bookmarkStart w:id="340" w:name="_Toc410900208"/>
      <w:bookmarkStart w:id="341" w:name="_Toc410900297"/>
      <w:bookmarkStart w:id="342" w:name="_Toc410654867"/>
      <w:bookmarkStart w:id="343" w:name="_Toc410654954"/>
      <w:bookmarkStart w:id="344" w:name="_Toc410655453"/>
      <w:bookmarkStart w:id="345" w:name="_Toc410656785"/>
      <w:bookmarkStart w:id="346" w:name="_Toc410900209"/>
      <w:bookmarkStart w:id="347" w:name="_Toc410900298"/>
      <w:bookmarkStart w:id="348" w:name="_Toc410654868"/>
      <w:bookmarkStart w:id="349" w:name="_Toc410654955"/>
      <w:bookmarkStart w:id="350" w:name="_Toc410655454"/>
      <w:bookmarkStart w:id="351" w:name="_Toc410656786"/>
      <w:bookmarkStart w:id="352" w:name="_Toc410900210"/>
      <w:bookmarkStart w:id="353" w:name="_Toc410900299"/>
      <w:bookmarkStart w:id="354" w:name="_Toc410654869"/>
      <w:bookmarkStart w:id="355" w:name="_Toc410654956"/>
      <w:bookmarkStart w:id="356" w:name="_Toc410655455"/>
      <w:bookmarkStart w:id="357" w:name="_Toc410656787"/>
      <w:bookmarkStart w:id="358" w:name="_Toc410900211"/>
      <w:bookmarkStart w:id="359" w:name="_Toc410900300"/>
      <w:bookmarkStart w:id="360" w:name="_Toc406679708"/>
      <w:bookmarkStart w:id="361" w:name="_Toc406684190"/>
      <w:bookmarkStart w:id="362" w:name="_Toc410654870"/>
      <w:bookmarkStart w:id="363" w:name="_Toc410654957"/>
      <w:bookmarkStart w:id="364" w:name="_Toc410655456"/>
      <w:bookmarkStart w:id="365" w:name="_Toc410656788"/>
      <w:bookmarkStart w:id="366" w:name="_Toc410900212"/>
      <w:bookmarkStart w:id="367" w:name="_Toc410900301"/>
      <w:bookmarkStart w:id="368" w:name="_Toc4519565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t>Tijd representatie</w:t>
      </w:r>
      <w:r w:rsidR="00F9768C">
        <w:t xml:space="preserve"> en temporeel model.</w:t>
      </w:r>
      <w:bookmarkEnd w:id="368"/>
    </w:p>
    <w:p w14:paraId="6ABAD355" w14:textId="16C9AC01" w:rsidR="00F9768C" w:rsidRDefault="00793B0B" w:rsidP="00A26E72">
      <w:r>
        <w:t>IMKL</w:t>
      </w:r>
      <w:r w:rsidR="00613D81" w:rsidRPr="00613D81">
        <w:t xml:space="preserve"> hanteert de ISO 8601 norm voor het beschrijven van tijdsaspecten.</w:t>
      </w:r>
    </w:p>
    <w:p w14:paraId="1C4A6057" w14:textId="23347664" w:rsidR="00F9768C" w:rsidRDefault="00F9768C" w:rsidP="00F9768C">
      <w:r>
        <w:t>Binnen het informatiemodel IMKL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lastRenderedPageBreak/>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369" w:name="_Toc45195658"/>
      <w:r>
        <w:t>Andere</w:t>
      </w:r>
      <w:r w:rsidR="00DC3A2E">
        <w:t xml:space="preserve"> toepassingen van </w:t>
      </w:r>
      <w:r w:rsidR="00793B0B">
        <w:t>IMKL</w:t>
      </w:r>
      <w:r w:rsidR="00DC3A2E">
        <w:t>.</w:t>
      </w:r>
      <w:bookmarkEnd w:id="369"/>
    </w:p>
    <w:p w14:paraId="62962DD5" w14:textId="77777777" w:rsidR="00B62645" w:rsidRDefault="00B62645" w:rsidP="000E3C4F">
      <w:pPr>
        <w:spacing w:line="240" w:lineRule="atLeast"/>
        <w:jc w:val="left"/>
      </w:pPr>
    </w:p>
    <w:p w14:paraId="36693DB0" w14:textId="0F64518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r w:rsidR="00AC0EB5">
        <w:t>WIBON</w:t>
      </w:r>
      <w:r w:rsidR="00B62645" w:rsidRPr="000E3C4F">
        <w:t xml:space="preserve"> en  INSPIRE </w:t>
      </w:r>
      <w:proofErr w:type="spellStart"/>
      <w:r w:rsidR="00B62645" w:rsidRPr="000E3C4F">
        <w:t>utilities</w:t>
      </w:r>
      <w:proofErr w:type="spellEnd"/>
      <w:r w:rsidR="00B62645" w:rsidRPr="000E3C4F">
        <w:t xml:space="preserve"> zijn dat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79429415" w14:textId="4B1DFF41" w:rsidR="00076119" w:rsidRDefault="00BE4C6E">
      <w:r w:rsidRPr="000E3C4F">
        <w:t xml:space="preserve">Bij de ontwikkeling van </w:t>
      </w:r>
      <w:r w:rsidR="00793B0B">
        <w:t>IMKL</w:t>
      </w:r>
      <w:r w:rsidRPr="000E3C4F">
        <w:t xml:space="preserve"> is er afstemming geweest met deze </w:t>
      </w:r>
      <w:del w:id="370" w:author="Paul Janssen" w:date="2020-08-27T10:38:00Z">
        <w:r w:rsidRPr="000E3C4F" w:rsidDel="00B2010A">
          <w:delText xml:space="preserve">drie </w:delText>
        </w:r>
      </w:del>
      <w:ins w:id="371" w:author="Paul Janssen" w:date="2020-08-27T10:38:00Z">
        <w:r w:rsidR="00B2010A">
          <w:t>twee</w:t>
        </w:r>
        <w:r w:rsidR="00B2010A" w:rsidRPr="000E3C4F">
          <w:t xml:space="preserve"> </w:t>
        </w:r>
      </w:ins>
      <w:r w:rsidRPr="000E3C4F">
        <w:t>toepassingen en zijn resultaten daarvan in aparte profielen opgenomen. De volgende paragrafen beschrijven die profielen.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372"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372"/>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7D043DD"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r w:rsidR="00AC0EB5">
        <w:t>WIBON</w:t>
      </w:r>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373"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74" w:name="_Toc473467893"/>
      <w:bookmarkStart w:id="375" w:name="_Toc473473913"/>
      <w:bookmarkStart w:id="376" w:name="_Toc476914341"/>
      <w:bookmarkStart w:id="377" w:name="_Toc476916683"/>
      <w:bookmarkStart w:id="378" w:name="_Toc476917812"/>
      <w:bookmarkStart w:id="379" w:name="_Toc476917918"/>
      <w:bookmarkStart w:id="380" w:name="_Toc476917987"/>
      <w:bookmarkStart w:id="381" w:name="_Toc473467894"/>
      <w:bookmarkStart w:id="382" w:name="_Toc473473914"/>
      <w:bookmarkStart w:id="383" w:name="_Toc476914342"/>
      <w:bookmarkStart w:id="384" w:name="_Toc476916684"/>
      <w:bookmarkStart w:id="385" w:name="_Toc476917813"/>
      <w:bookmarkStart w:id="386" w:name="_Toc476917919"/>
      <w:bookmarkStart w:id="387" w:name="_Toc476917988"/>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33932BD7"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ins w:id="388" w:author="Paul Janssen" w:date="2020-08-27T13:20:00Z">
        <w:r w:rsidR="00A51911">
          <w:fldChar w:fldCharType="begin"/>
        </w:r>
        <w:r w:rsidR="00A51911">
          <w:instrText xml:space="preserve"> HYPERLINK "</w:instrText>
        </w:r>
      </w:ins>
      <w:r w:rsidR="00A51911" w:rsidRPr="00A51911">
        <w:rPr>
          <w:rPrChange w:id="389" w:author="Paul Janssen" w:date="2020-08-27T13:20:00Z">
            <w:rPr>
              <w:rStyle w:val="Hyperlink"/>
            </w:rPr>
          </w:rPrChange>
        </w:rPr>
        <w:instrText>http</w:instrText>
      </w:r>
      <w:ins w:id="390" w:author="Paul Janssen" w:date="2020-08-27T13:20:00Z">
        <w:r w:rsidR="00A51911" w:rsidRPr="00A51911">
          <w:rPr>
            <w:rPrChange w:id="391" w:author="Paul Janssen" w:date="2020-08-27T13:20:00Z">
              <w:rPr>
                <w:rStyle w:val="Hyperlink"/>
              </w:rPr>
            </w:rPrChange>
          </w:rPr>
          <w:instrText>s</w:instrText>
        </w:r>
      </w:ins>
      <w:r w:rsidR="00A51911" w:rsidRPr="00A51911">
        <w:rPr>
          <w:rPrChange w:id="392" w:author="Paul Janssen" w:date="2020-08-27T13:20:00Z">
            <w:rPr>
              <w:rStyle w:val="Hyperlink"/>
            </w:rPr>
          </w:rPrChange>
        </w:rPr>
        <w:instrText>://data.gwsw.nl</w:instrText>
      </w:r>
      <w:ins w:id="393" w:author="Paul Janssen" w:date="2020-08-27T13:20:00Z">
        <w:r w:rsidR="00A51911">
          <w:instrText xml:space="preserve">" </w:instrText>
        </w:r>
        <w:r w:rsidR="00A51911">
          <w:fldChar w:fldCharType="separate"/>
        </w:r>
      </w:ins>
      <w:r w:rsidR="00A51911" w:rsidRPr="00A51911">
        <w:rPr>
          <w:rStyle w:val="Hyperlink"/>
        </w:rPr>
        <w:t>http</w:t>
      </w:r>
      <w:ins w:id="394" w:author="Paul Janssen" w:date="2020-08-27T13:20:00Z">
        <w:r w:rsidR="00A51911" w:rsidRPr="00A51911">
          <w:rPr>
            <w:rStyle w:val="Hyperlink"/>
          </w:rPr>
          <w:t>s</w:t>
        </w:r>
      </w:ins>
      <w:r w:rsidR="00A51911" w:rsidRPr="00A51911">
        <w:rPr>
          <w:rStyle w:val="Hyperlink"/>
        </w:rPr>
        <w:t>://data.gwsw.nl</w:t>
      </w:r>
      <w:ins w:id="395" w:author="Paul Janssen" w:date="2020-08-27T13:20:00Z">
        <w:r w:rsidR="00A51911">
          <w:fldChar w:fldCharType="end"/>
        </w:r>
      </w:ins>
      <w:r w:rsidR="00DC57C0">
        <w:rPr>
          <w:rStyle w:val="Hyperlink"/>
        </w:rPr>
        <w:t>.</w:t>
      </w:r>
      <w:r w:rsidR="00BF55BB" w:rsidRPr="00DC57C0">
        <w:t xml:space="preserve"> Elke term, definitie en attribuut is direct </w:t>
      </w:r>
      <w:r w:rsidR="00DC57C0">
        <w:t xml:space="preserve">te </w:t>
      </w:r>
      <w:r w:rsidR="00BF55BB" w:rsidRPr="00DC57C0">
        <w:t xml:space="preserve">bekijken via </w:t>
      </w:r>
      <w:ins w:id="396" w:author="Paul Janssen" w:date="2020-08-27T17:41:00Z">
        <w:r w:rsidR="00195740">
          <w:fldChar w:fldCharType="begin"/>
        </w:r>
        <w:r w:rsidR="00195740">
          <w:instrText xml:space="preserve"> HYPERLINK "</w:instrText>
        </w:r>
      </w:ins>
      <w:r w:rsidR="00195740" w:rsidRPr="00195740">
        <w:rPr>
          <w:rPrChange w:id="397" w:author="Paul Janssen" w:date="2020-08-27T17:41:00Z">
            <w:rPr>
              <w:rStyle w:val="Hyperlink"/>
            </w:rPr>
          </w:rPrChange>
        </w:rPr>
        <w:instrText>http</w:instrText>
      </w:r>
      <w:ins w:id="398" w:author="Paul Janssen" w:date="2020-08-27T13:20:00Z">
        <w:r w:rsidR="00195740" w:rsidRPr="00195740">
          <w:rPr>
            <w:rPrChange w:id="399" w:author="Paul Janssen" w:date="2020-08-27T17:41:00Z">
              <w:rPr>
                <w:rStyle w:val="Hyperlink"/>
              </w:rPr>
            </w:rPrChange>
          </w:rPr>
          <w:instrText>s</w:instrText>
        </w:r>
      </w:ins>
      <w:r w:rsidR="00195740" w:rsidRPr="00195740">
        <w:rPr>
          <w:rPrChange w:id="400" w:author="Paul Janssen" w:date="2020-08-27T17:41:00Z">
            <w:rPr>
              <w:rStyle w:val="Hyperlink"/>
            </w:rPr>
          </w:rPrChange>
        </w:rPr>
        <w:instrText>://data.gwsw.nl/</w:instrText>
      </w:r>
      <w:ins w:id="401" w:author="Paul Janssen" w:date="2020-08-27T17:41:00Z">
        <w:r w:rsidR="00195740" w:rsidRPr="00195740">
          <w:rPr>
            <w:rPrChange w:id="402" w:author="Paul Janssen" w:date="2020-08-27T17:41:00Z">
              <w:rPr>
                <w:rStyle w:val="Hyperlink"/>
              </w:rPr>
            </w:rPrChange>
          </w:rPr>
          <w:instrText>basis/</w:instrText>
        </w:r>
      </w:ins>
      <w:r w:rsidR="00195740" w:rsidRPr="00195740">
        <w:rPr>
          <w:rPrChange w:id="403" w:author="Paul Janssen" w:date="2020-08-27T17:41:00Z">
            <w:rPr>
              <w:rStyle w:val="Hyperlink"/>
              <w:i/>
              <w:iCs/>
            </w:rPr>
          </w:rPrChange>
        </w:rPr>
        <w:instrText>{term}</w:instrText>
      </w:r>
      <w:ins w:id="404" w:author="Paul Janssen" w:date="2020-08-27T17:41:00Z">
        <w:r w:rsidR="00195740">
          <w:instrText xml:space="preserve">" </w:instrText>
        </w:r>
        <w:r w:rsidR="00195740">
          <w:fldChar w:fldCharType="separate"/>
        </w:r>
      </w:ins>
      <w:r w:rsidR="00195740" w:rsidRPr="00195740">
        <w:rPr>
          <w:rStyle w:val="Hyperlink"/>
        </w:rPr>
        <w:t>http</w:t>
      </w:r>
      <w:ins w:id="405" w:author="Paul Janssen" w:date="2020-08-27T13:20:00Z">
        <w:r w:rsidR="00195740" w:rsidRPr="00195740">
          <w:rPr>
            <w:rStyle w:val="Hyperlink"/>
          </w:rPr>
          <w:t>s</w:t>
        </w:r>
      </w:ins>
      <w:r w:rsidR="00195740" w:rsidRPr="00195740">
        <w:rPr>
          <w:rStyle w:val="Hyperlink"/>
        </w:rPr>
        <w:t>://data.gwsw.nl/</w:t>
      </w:r>
      <w:ins w:id="406" w:author="Paul Janssen" w:date="2020-08-27T17:41:00Z">
        <w:r w:rsidR="00195740" w:rsidRPr="00195740">
          <w:rPr>
            <w:rStyle w:val="Hyperlink"/>
          </w:rPr>
          <w:t>basis/</w:t>
        </w:r>
      </w:ins>
      <w:r w:rsidR="00195740" w:rsidRPr="00195740">
        <w:rPr>
          <w:rStyle w:val="Hyperlink"/>
          <w:i/>
          <w:iCs/>
        </w:rPr>
        <w:t>{term}</w:t>
      </w:r>
      <w:ins w:id="407" w:author="Paul Janssen" w:date="2020-08-27T17:41:00Z">
        <w:r w:rsidR="00195740">
          <w:fldChar w:fldCharType="end"/>
        </w:r>
      </w:ins>
      <w:r w:rsidR="00DC57C0" w:rsidRPr="00DC57C0">
        <w:rPr>
          <w:rStyle w:val="Hyperlink"/>
          <w:i/>
          <w:iCs/>
        </w:rPr>
        <w:t>/</w:t>
      </w:r>
      <w:r w:rsidR="00BF55BB" w:rsidRPr="00DC57C0">
        <w:t xml:space="preserve">, bijvoorbeeld </w:t>
      </w:r>
      <w:ins w:id="408" w:author="Paul Janssen" w:date="2020-08-27T17:41:00Z">
        <w:r w:rsidR="00195740">
          <w:fldChar w:fldCharType="begin"/>
        </w:r>
        <w:r w:rsidR="00195740">
          <w:instrText xml:space="preserve"> HYPERLINK "</w:instrText>
        </w:r>
      </w:ins>
      <w:r w:rsidR="00195740" w:rsidRPr="00195740">
        <w:rPr>
          <w:rPrChange w:id="409" w:author="Paul Janssen" w:date="2020-08-27T17:41:00Z">
            <w:rPr>
              <w:rStyle w:val="Hyperlink"/>
            </w:rPr>
          </w:rPrChange>
        </w:rPr>
        <w:instrText>http</w:instrText>
      </w:r>
      <w:ins w:id="410" w:author="Paul Janssen" w:date="2020-08-27T13:20:00Z">
        <w:r w:rsidR="00195740" w:rsidRPr="00195740">
          <w:rPr>
            <w:rPrChange w:id="411" w:author="Paul Janssen" w:date="2020-08-27T17:41:00Z">
              <w:rPr>
                <w:rStyle w:val="Hyperlink"/>
              </w:rPr>
            </w:rPrChange>
          </w:rPr>
          <w:instrText>s</w:instrText>
        </w:r>
      </w:ins>
      <w:r w:rsidR="00195740" w:rsidRPr="00195740">
        <w:rPr>
          <w:rPrChange w:id="412" w:author="Paul Janssen" w:date="2020-08-27T17:41:00Z">
            <w:rPr>
              <w:rStyle w:val="Hyperlink"/>
            </w:rPr>
          </w:rPrChange>
        </w:rPr>
        <w:instrText>://data.gwsw.nl/</w:instrText>
      </w:r>
      <w:ins w:id="413" w:author="Paul Janssen" w:date="2020-08-27T17:41:00Z">
        <w:r w:rsidR="00195740" w:rsidRPr="00195740">
          <w:rPr>
            <w:rPrChange w:id="414" w:author="Paul Janssen" w:date="2020-08-27T17:41:00Z">
              <w:rPr>
                <w:rStyle w:val="Hyperlink"/>
              </w:rPr>
            </w:rPrChange>
          </w:rPr>
          <w:instrText>basis/</w:instrText>
        </w:r>
      </w:ins>
      <w:r w:rsidR="00195740" w:rsidRPr="00195740">
        <w:rPr>
          <w:rPrChange w:id="415" w:author="Paul Janssen" w:date="2020-08-27T17:41:00Z">
            <w:rPr>
              <w:rStyle w:val="Hyperlink"/>
            </w:rPr>
          </w:rPrChange>
        </w:rPr>
        <w:instrText>vrijvervalrioolleiding/</w:instrText>
      </w:r>
      <w:ins w:id="416" w:author="Paul Janssen" w:date="2020-08-27T17:41:00Z">
        <w:r w:rsidR="00195740">
          <w:instrText xml:space="preserve">" </w:instrText>
        </w:r>
        <w:r w:rsidR="00195740">
          <w:fldChar w:fldCharType="separate"/>
        </w:r>
      </w:ins>
      <w:r w:rsidR="00195740" w:rsidRPr="00195740">
        <w:rPr>
          <w:rStyle w:val="Hyperlink"/>
        </w:rPr>
        <w:t>http</w:t>
      </w:r>
      <w:ins w:id="417" w:author="Paul Janssen" w:date="2020-08-27T13:20:00Z">
        <w:r w:rsidR="00195740" w:rsidRPr="00263652">
          <w:rPr>
            <w:rStyle w:val="Hyperlink"/>
          </w:rPr>
          <w:t>s</w:t>
        </w:r>
      </w:ins>
      <w:r w:rsidR="00195740" w:rsidRPr="00263652">
        <w:rPr>
          <w:rStyle w:val="Hyperlink"/>
        </w:rPr>
        <w:t>://data.gwsw.nl/</w:t>
      </w:r>
      <w:ins w:id="418" w:author="Paul Janssen" w:date="2020-08-27T17:41:00Z">
        <w:r w:rsidR="00195740" w:rsidRPr="00263652">
          <w:rPr>
            <w:rStyle w:val="Hyperlink"/>
          </w:rPr>
          <w:t>basis/</w:t>
        </w:r>
      </w:ins>
      <w:r w:rsidR="00195740" w:rsidRPr="00263652">
        <w:rPr>
          <w:rStyle w:val="Hyperlink"/>
        </w:rPr>
        <w:t>vrijvervalrioolleiding/</w:t>
      </w:r>
      <w:ins w:id="419" w:author="Paul Janssen" w:date="2020-08-27T17:41:00Z">
        <w:r w:rsidR="00195740">
          <w:fldChar w:fldCharType="end"/>
        </w:r>
      </w:ins>
      <w:r w:rsidR="00BF55BB" w:rsidRPr="00DC57C0">
        <w:t>.</w:t>
      </w:r>
      <w:r w:rsidR="00DC57C0">
        <w:t xml:space="preserve"> Meer informatie over GWSW is te vinden op: </w:t>
      </w:r>
      <w:hyperlink r:id="rId59" w:history="1">
        <w:r w:rsidR="00DC57C0">
          <w:rPr>
            <w:rStyle w:val="Hyperlink"/>
          </w:rPr>
          <w:t>https://www.riool.net/applicaties/gegevenswoordenboek-stedelijk-water</w:t>
        </w:r>
      </w:hyperlink>
      <w:r w:rsidR="00DC57C0">
        <w:t>.</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20" w:name="_Toc45195662"/>
      <w:r>
        <w:t>Object</w:t>
      </w:r>
      <w:r w:rsidR="00A26E72">
        <w:t>catalogus</w:t>
      </w:r>
      <w:r w:rsidR="00283BD6">
        <w:t>.</w:t>
      </w:r>
      <w:bookmarkEnd w:id="420"/>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21"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9253CB1" w:rsidR="00FE2DB2" w:rsidRPr="00211078" w:rsidRDefault="00FE2DB2" w:rsidP="00FE2DB2">
            <w:pPr>
              <w:jc w:val="left"/>
            </w:pPr>
            <w:r w:rsidRPr="00211078">
              <w:t xml:space="preserve">IMKL versie </w:t>
            </w:r>
            <w:r w:rsidR="00B92351">
              <w:t>2.0</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016B57FF" w:rsidR="00FE2DB2" w:rsidRPr="00211078" w:rsidRDefault="00B92351" w:rsidP="00FE2DB2">
            <w:pPr>
              <w:jc w:val="left"/>
            </w:pPr>
            <w:r w:rsidRPr="00211078">
              <w:t>20</w:t>
            </w:r>
            <w:r>
              <w:t>20</w:t>
            </w:r>
            <w:r w:rsidR="00FE2DB2" w:rsidRPr="00211078">
              <w:t>-</w:t>
            </w:r>
            <w:r w:rsidR="00DC57C0" w:rsidRPr="00211078">
              <w:t>0</w:t>
            </w:r>
            <w:r w:rsidR="00DC57C0">
              <w:t>7</w:t>
            </w:r>
            <w:r w:rsidR="00FE2DB2" w:rsidRPr="00211078">
              <w:t>-</w:t>
            </w:r>
            <w:r w:rsidR="00DC57C0">
              <w:t>9</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21"/>
      <w:r>
        <w:t>:</w:t>
      </w:r>
      <w:r w:rsidR="00573FDF">
        <w:t xml:space="preserve"> </w:t>
      </w:r>
      <w:bookmarkStart w:id="422" w:name="_Toc406679648"/>
      <w:bookmarkEnd w:id="422"/>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roofErr w:type="spellStart"/>
            <w:r>
              <w:lastRenderedPageBreak/>
              <w:t>Overig</w:t>
            </w:r>
            <w:r w:rsidRPr="00A25D4D">
              <w:t>AppurtenanceType</w:t>
            </w:r>
            <w:r>
              <w:t>IMKL</w:t>
            </w:r>
            <w:r w:rsidRPr="00A25D4D">
              <w:t>Value</w:t>
            </w:r>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r>
              <w:t>IMKL</w:t>
            </w:r>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r w:rsidRPr="00A25D4D">
              <w:t>«</w:t>
            </w:r>
            <w:proofErr w:type="spellStart"/>
            <w:r w:rsidRPr="00A25D4D">
              <w:t>codeList</w:t>
            </w:r>
            <w:proofErr w:type="spellEnd"/>
            <w:r w:rsidRPr="00A25D4D">
              <w:t>»</w:t>
            </w:r>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23" w:name="_Toc45195663"/>
      <w:r>
        <w:t>Geografische objecten</w:t>
      </w:r>
      <w:r w:rsidR="00283BD6">
        <w:t>.</w:t>
      </w:r>
      <w:bookmarkEnd w:id="423"/>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24" w:name="_Toc45195664"/>
      <w:r w:rsidRPr="00ED33F0">
        <w:t>Data typen</w:t>
      </w:r>
      <w:r w:rsidR="00283BD6">
        <w:t>.</w:t>
      </w:r>
      <w:bookmarkEnd w:id="424"/>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25" w:name="_Toc45195665"/>
      <w:r>
        <w:t>Waardelijsten</w:t>
      </w:r>
      <w:r w:rsidR="00283BD6">
        <w:t>.</w:t>
      </w:r>
      <w:bookmarkEnd w:id="425"/>
    </w:p>
    <w:p w14:paraId="58C36435" w14:textId="240C0B8A"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r w:rsidR="00B92351">
        <w:t>–</w:t>
      </w:r>
      <w:r w:rsidR="002B4B6E" w:rsidRPr="00B76BD4">
        <w:t xml:space="preserve"> </w:t>
      </w:r>
      <w:r w:rsidR="00B92351">
        <w:t>2.0</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26" w:name="_Toc45195666"/>
      <w:r w:rsidRPr="00ED33F0">
        <w:t>Ge</w:t>
      </w:r>
      <w:r>
        <w:t>ï</w:t>
      </w:r>
      <w:r w:rsidRPr="00ED33F0">
        <w:t>mporteerde typen (informatief)</w:t>
      </w:r>
      <w:r w:rsidR="00283BD6">
        <w:t>.</w:t>
      </w:r>
      <w:bookmarkEnd w:id="426"/>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27" w:name="_Toc45195667"/>
      <w:r>
        <w:t>Referentie</w:t>
      </w:r>
      <w:r w:rsidR="00576E1A">
        <w:t>systemen</w:t>
      </w:r>
      <w:bookmarkEnd w:id="427"/>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28" w:name="_Toc45195668"/>
      <w:r>
        <w:t>Ruimtelijk</w:t>
      </w:r>
      <w:r w:rsidR="006B2CE6">
        <w:t xml:space="preserve"> referentiesysteem</w:t>
      </w:r>
      <w:r w:rsidR="00283BD6">
        <w:t>.</w:t>
      </w:r>
      <w:bookmarkEnd w:id="428"/>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C1670EC"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r w:rsidR="005366F6">
        <w:t xml:space="preserve">zijn </w:t>
      </w:r>
      <w:r w:rsidR="007D3939">
        <w:t>de</w:t>
      </w:r>
      <w:r>
        <w:t xml:space="preserve"> Rijksdriehoekmeting</w:t>
      </w:r>
      <w:r w:rsidR="007D3939">
        <w:t xml:space="preserve"> </w:t>
      </w:r>
      <w:r>
        <w:t>(RD</w:t>
      </w:r>
      <w:r w:rsidR="007D3939">
        <w:t xml:space="preserve">) </w:t>
      </w:r>
      <w:r w:rsidR="005366F6">
        <w:t xml:space="preserve">en ETRS89 </w:t>
      </w:r>
      <w:r w:rsidR="007D3939">
        <w:t>gangbare referentiesystem</w:t>
      </w:r>
      <w:r w:rsidR="005366F6">
        <w:t>en</w:t>
      </w:r>
      <w:r w:rsidR="007D3939">
        <w:t xml:space="preserve">. </w:t>
      </w:r>
      <w:r w:rsidR="005366F6">
        <w:t xml:space="preserve">Het RD systeem daarbij  </w:t>
      </w:r>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0ED6D447" w:rsidR="00AE3F47" w:rsidRDefault="005366F6" w:rsidP="00AE3F47">
      <w:r w:rsidRPr="0027713D">
        <w:t xml:space="preserve">RDNAPTRANS™ is de officiële en nauwkeurige transformatie tussen het coördinatensysteem van de Rijksdriehoeksmeting (RD) en het Normaal Amsterdams Peil (NAP) enerzijds en het European </w:t>
      </w:r>
      <w:proofErr w:type="spellStart"/>
      <w:r w:rsidRPr="0027713D">
        <w:t>Terrestrial</w:t>
      </w:r>
      <w:proofErr w:type="spellEnd"/>
      <w:r w:rsidRPr="0027713D">
        <w:t xml:space="preserve"> Reference System 1989 (ETRS89) anderzijds.</w:t>
      </w:r>
    </w:p>
    <w:p w14:paraId="4B7C37CC" w14:textId="7C56CEE3" w:rsidR="005366F6" w:rsidRDefault="005366F6" w:rsidP="00AE3F47">
      <w:r>
        <w:t>Voor de WIBON wordt de Rijksdriehoeksmeting als referentiesysteem gebruikt.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29" w:name="_Toc45195669"/>
      <w:r>
        <w:t>Levering</w:t>
      </w:r>
      <w:bookmarkEnd w:id="429"/>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30" w:name="_Toc45195670"/>
      <w:r>
        <w:t>Leveringsmedium</w:t>
      </w:r>
      <w:r w:rsidR="006C0D48">
        <w:t>.</w:t>
      </w:r>
      <w:bookmarkEnd w:id="430"/>
    </w:p>
    <w:p w14:paraId="685D4E30" w14:textId="629A54E6" w:rsidR="00C34B62" w:rsidRDefault="00897291" w:rsidP="00576E1A">
      <w:r>
        <w:t>INSPIRE-d</w:t>
      </w:r>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p>
    <w:p w14:paraId="5E8D780E" w14:textId="77777777" w:rsidR="00576E1A" w:rsidRDefault="00B626FD" w:rsidP="00576E1A">
      <w:pPr>
        <w:pStyle w:val="Paragraaftitel"/>
        <w:spacing w:line="240" w:lineRule="atLeast"/>
      </w:pPr>
      <w:bookmarkStart w:id="431" w:name="_Toc45195671"/>
      <w:r>
        <w:t>Formaten (</w:t>
      </w:r>
      <w:proofErr w:type="spellStart"/>
      <w:r>
        <w:t>encodings</w:t>
      </w:r>
      <w:proofErr w:type="spellEnd"/>
      <w:r>
        <w:t>)</w:t>
      </w:r>
      <w:r w:rsidR="006C0D48">
        <w:t>.</w:t>
      </w:r>
      <w:bookmarkEnd w:id="431"/>
    </w:p>
    <w:p w14:paraId="74438B26" w14:textId="55B7E2BB" w:rsidR="00576E1A" w:rsidRDefault="00C34B62" w:rsidP="00B626FD">
      <w:r>
        <w:t>Het format waarin data worden geleverd is GML 3.2.</w:t>
      </w:r>
      <w:r w:rsidR="00BD0325">
        <w:t>2</w:t>
      </w:r>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38074AB7" w:rsidR="001D3ADF" w:rsidRDefault="00AC0EB5" w:rsidP="00B626FD">
      <w:r>
        <w:t>WIBON</w:t>
      </w:r>
      <w:r w:rsidR="001D3ADF">
        <w:t xml:space="preserve"> profiel: </w:t>
      </w:r>
      <w:r w:rsidR="00793B0B">
        <w:t>IMKL</w:t>
      </w:r>
      <w:r w:rsidR="001D3ADF" w:rsidRPr="001D3ADF">
        <w:t>-</w:t>
      </w:r>
      <w:r>
        <w:t>wibon</w:t>
      </w:r>
      <w:r w:rsidR="001D3ADF" w:rsidRPr="001D3ADF">
        <w:t>.xsd</w:t>
      </w:r>
    </w:p>
    <w:p w14:paraId="107EB757" w14:textId="053AE8D7" w:rsidR="00A62DFF" w:rsidRDefault="00AC0EB5" w:rsidP="00B626FD">
      <w:r>
        <w:t>WIBON</w:t>
      </w:r>
      <w:r w:rsidR="00A62DFF">
        <w:t xml:space="preserve"> Belangenregistratie: </w:t>
      </w:r>
      <w:r w:rsidR="00793B0B">
        <w:t>IMKL</w:t>
      </w:r>
      <w:r w:rsidR="00A62DFF">
        <w:t>-</w:t>
      </w:r>
      <w:r>
        <w:t>wibon</w:t>
      </w:r>
      <w:r w:rsidR="00A62DFF">
        <w:t>br.xsd</w:t>
      </w:r>
      <w:r w:rsidR="00BD0325">
        <w:t xml:space="preserve"> (</w:t>
      </w:r>
      <w:proofErr w:type="spellStart"/>
      <w:r w:rsidR="00BD0325">
        <w:t>todo</w:t>
      </w:r>
      <w:proofErr w:type="spellEnd"/>
      <w:r w:rsidR="00BD0325">
        <w:t xml:space="preserve"> voor versie 2.0)</w:t>
      </w:r>
    </w:p>
    <w:p w14:paraId="684C4138" w14:textId="400334DB" w:rsidR="00A62DFF" w:rsidRDefault="00A62DFF" w:rsidP="00B626FD">
      <w:r>
        <w:t xml:space="preserve">Subset van </w:t>
      </w:r>
      <w:r w:rsidR="00AC0EB5">
        <w:t>WIBON</w:t>
      </w:r>
      <w:r>
        <w:t xml:space="preserve"> profiel met alleen objecttypen voor Belangenregistratie.</w:t>
      </w:r>
    </w:p>
    <w:p w14:paraId="7CFF1E9E" w14:textId="00D4B6AD" w:rsidR="00C14B13" w:rsidRDefault="00C14B13" w:rsidP="00B626FD">
      <w:pPr>
        <w:rPr>
          <w:ins w:id="432" w:author="Paul Janssen" w:date="2020-09-04T15:59:00Z"/>
        </w:rPr>
      </w:pPr>
      <w:ins w:id="433" w:author="Paul Janssen" w:date="2020-09-04T15:59:00Z">
        <w:r>
          <w:t xml:space="preserve">Voor de </w:t>
        </w:r>
      </w:ins>
      <w:ins w:id="434" w:author="Paul Janssen" w:date="2020-09-04T16:00:00Z">
        <w:r>
          <w:t xml:space="preserve">profielen voor het Risicoregister en </w:t>
        </w:r>
        <w:proofErr w:type="spellStart"/>
        <w:r>
          <w:t>Stedelijkwater</w:t>
        </w:r>
        <w:proofErr w:type="spellEnd"/>
        <w:r>
          <w:t xml:space="preserve"> zijn geen GML applicatieschema</w:t>
        </w:r>
      </w:ins>
      <w:ins w:id="435" w:author="Paul Janssen" w:date="2020-09-04T16:01:00Z">
        <w:r>
          <w:t>’</w:t>
        </w:r>
      </w:ins>
      <w:ins w:id="436" w:author="Paul Janssen" w:date="2020-09-04T16:00:00Z">
        <w:r>
          <w:t>s gemaakt.</w:t>
        </w:r>
      </w:ins>
    </w:p>
    <w:p w14:paraId="506EFF86" w14:textId="768A52AB" w:rsidR="001D3ADF" w:rsidDel="00C14B13" w:rsidRDefault="001D3ADF" w:rsidP="00B626FD">
      <w:pPr>
        <w:rPr>
          <w:del w:id="437" w:author="Paul Janssen" w:date="2020-09-04T16:01:00Z"/>
        </w:rPr>
      </w:pPr>
      <w:del w:id="438" w:author="Paul Janssen" w:date="2020-09-04T16:01:00Z">
        <w:r w:rsidDel="00C14B13">
          <w:delText xml:space="preserve">Risicoregister profiel: </w:delText>
        </w:r>
        <w:r w:rsidR="00793B0B" w:rsidDel="00C14B13">
          <w:delText>IMKL</w:delText>
        </w:r>
        <w:r w:rsidRPr="001D3ADF" w:rsidDel="00C14B13">
          <w:delText>-rrb.xsd</w:delText>
        </w:r>
        <w:r w:rsidR="00BD0325" w:rsidDel="00C14B13">
          <w:delText xml:space="preserve"> (todo voor versie 2.0)</w:delText>
        </w:r>
      </w:del>
    </w:p>
    <w:p w14:paraId="4D4D8D06" w14:textId="473E6F46" w:rsidR="001D3ADF" w:rsidDel="00C14B13" w:rsidRDefault="001D3ADF" w:rsidP="00B626FD">
      <w:pPr>
        <w:rPr>
          <w:del w:id="439" w:author="Paul Janssen" w:date="2020-09-04T16:01:00Z"/>
        </w:rPr>
      </w:pPr>
      <w:del w:id="440" w:author="Paul Janssen" w:date="2020-09-04T16:01:00Z">
        <w:r w:rsidDel="00C14B13">
          <w:delText xml:space="preserve">Stedelijkwater profiel: </w:delText>
        </w:r>
        <w:r w:rsidR="00793B0B" w:rsidDel="00C14B13">
          <w:delText>IMKL</w:delText>
        </w:r>
        <w:r w:rsidR="003657E7" w:rsidDel="00C14B13">
          <w:delText>-sw.xsd</w:delText>
        </w:r>
        <w:r w:rsidR="00BD0325" w:rsidDel="00C14B13">
          <w:delText>(todo voor versie 2.0)</w:delText>
        </w:r>
      </w:del>
    </w:p>
    <w:p w14:paraId="3327F4C0" w14:textId="4E69F8F5" w:rsidR="001D3ADF" w:rsidRDefault="001D3ADF" w:rsidP="00B626FD"/>
    <w:p w14:paraId="1EE52DDD" w14:textId="77777777" w:rsidR="001D3ADF" w:rsidRDefault="001D3ADF" w:rsidP="00B626FD"/>
    <w:p w14:paraId="591D2F08" w14:textId="5280AB9D"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r w:rsidR="00BD0325">
        <w:t xml:space="preserve"> en gepubliceerd op: </w:t>
      </w:r>
    </w:p>
    <w:p w14:paraId="57C8BDC3" w14:textId="1793DA8C" w:rsidR="00BD0325" w:rsidRPr="003657E7" w:rsidRDefault="00C14B13" w:rsidP="00BD0325">
      <w:hyperlink r:id="rId61" w:history="1">
        <w:r w:rsidR="00BD0325">
          <w:rPr>
            <w:rStyle w:val="Hyperlink"/>
          </w:rPr>
          <w:t>https://register.geostandaarden.nl/waardelijst/imkl2015/</w:t>
        </w:r>
      </w:hyperlink>
      <w:r w:rsidR="00BD0325">
        <w:t xml:space="preserve"> (</w:t>
      </w:r>
      <w:proofErr w:type="spellStart"/>
      <w:r w:rsidR="00BD0325">
        <w:t>todo</w:t>
      </w:r>
      <w:proofErr w:type="spellEnd"/>
      <w:r w:rsidR="00BD0325">
        <w:t xml:space="preserve"> voor de 2.0 versie)</w:t>
      </w:r>
    </w:p>
    <w:p w14:paraId="1A77AAC0" w14:textId="77777777" w:rsidR="00B2550D" w:rsidRDefault="00F42CD4">
      <w:pPr>
        <w:pStyle w:val="subparagraaftitel"/>
      </w:pPr>
      <w:bookmarkStart w:id="441" w:name="_Toc449102276"/>
      <w:bookmarkStart w:id="442" w:name="_Toc449109275"/>
      <w:bookmarkStart w:id="443" w:name="_Toc298239783"/>
      <w:bookmarkStart w:id="444" w:name="_Toc298240527"/>
      <w:bookmarkStart w:id="445" w:name="_Toc310955916"/>
      <w:bookmarkStart w:id="446" w:name="_Toc45195672"/>
      <w:bookmarkEnd w:id="441"/>
      <w:bookmarkEnd w:id="442"/>
      <w:bookmarkEnd w:id="443"/>
      <w:bookmarkEnd w:id="444"/>
      <w:r w:rsidRPr="001A1B81">
        <w:t xml:space="preserve">Nadere </w:t>
      </w:r>
      <w:r>
        <w:t xml:space="preserve">GML </w:t>
      </w:r>
      <w:r w:rsidRPr="001A1B81">
        <w:t>implementatie specificaties</w:t>
      </w:r>
      <w:bookmarkEnd w:id="445"/>
      <w:bookmarkEnd w:id="446"/>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2FDF8D27" w:rsidR="00CF2935" w:rsidRPr="000E3C4F" w:rsidRDefault="001550B5" w:rsidP="000E3C4F">
      <w:r w:rsidRPr="000E3C4F">
        <w:t xml:space="preserve">Voor </w:t>
      </w:r>
      <w:r w:rsidR="00AC0EB5">
        <w:t>WIBON</w:t>
      </w:r>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2E36D4AE"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889E3F1"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r w:rsidR="00BD0325">
        <w:rPr>
          <w:rFonts w:ascii="Arial" w:hAnsi="Arial" w:cs="Arial"/>
          <w:color w:val="000000"/>
          <w:lang w:val="en-GB"/>
        </w:rPr>
        <w:t>ogc</w:t>
      </w:r>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47" w:name="_Toc297652024"/>
      <w:bookmarkStart w:id="448" w:name="_Toc298239789"/>
      <w:bookmarkStart w:id="449" w:name="_Toc298240533"/>
      <w:bookmarkEnd w:id="447"/>
      <w:bookmarkEnd w:id="448"/>
      <w:bookmarkEnd w:id="449"/>
      <w:r w:rsidRPr="00305FF6">
        <w:rPr>
          <w:b/>
        </w:rPr>
        <w:t>Geometrietypen en interpolatie</w:t>
      </w:r>
      <w:r w:rsidRPr="00305FF6">
        <w:rPr>
          <w:b/>
          <w:highlight w:val="yellow"/>
        </w:rPr>
        <w:t xml:space="preserve"> </w:t>
      </w:r>
    </w:p>
    <w:p w14:paraId="5A3C50CC" w14:textId="2CFA4807"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18AA0638" w:rsidR="00F42CD4" w:rsidRPr="005E66C5" w:rsidRDefault="00F42CD4" w:rsidP="00F42CD4">
      <w:r w:rsidRPr="00EC50C0">
        <w:t xml:space="preserve">Nauwkeurigheid van coördinaten is 3 decimalen. Alles wat nauwkeuriger is </w:t>
      </w:r>
      <w:r w:rsidR="00897291">
        <w:t xml:space="preserve">moet door de bronhouder </w:t>
      </w:r>
      <w:r w:rsidRPr="00EC50C0">
        <w:t>word</w:t>
      </w:r>
      <w:r w:rsidR="00897291">
        <w:t>en</w:t>
      </w:r>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DBD455F" w:rsidR="00F42CD4" w:rsidRPr="00BD0325" w:rsidRDefault="00F42CD4" w:rsidP="00F42CD4">
      <w:proofErr w:type="spellStart"/>
      <w:r w:rsidRPr="00BD0325">
        <w:t>srsName</w:t>
      </w:r>
      <w:proofErr w:type="spellEnd"/>
      <w:r w:rsidRPr="00BD0325">
        <w:t xml:space="preserve"> invullen bij elk </w:t>
      </w:r>
      <w:r w:rsidR="00AD3372" w:rsidRPr="0027713D">
        <w:t>IMKL-object</w:t>
      </w:r>
      <w:r w:rsidR="00AD3372" w:rsidRPr="00BD0325">
        <w:t xml:space="preserve"> </w:t>
      </w:r>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450" w:name="_Toc45195673"/>
      <w:r>
        <w:t>Visualisatie</w:t>
      </w:r>
      <w:bookmarkEnd w:id="450"/>
    </w:p>
    <w:p w14:paraId="120779BF" w14:textId="711B1BBC" w:rsidR="0065371C" w:rsidRPr="0065371C" w:rsidRDefault="009C2C92" w:rsidP="0065371C">
      <w:r>
        <w:t>Opgenomen in apart document</w:t>
      </w:r>
      <w:r w:rsidR="002C6666">
        <w:t xml:space="preserve">: </w:t>
      </w:r>
      <w:r w:rsidR="00CD06C1" w:rsidRPr="00CD06C1">
        <w:t>Handreiking Visualisatieregels</w:t>
      </w:r>
      <w:r w:rsidR="00BD0325">
        <w:t xml:space="preserve"> (PMKL)</w:t>
      </w:r>
      <w:r w:rsidR="00B92351">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451" w:name="_Toc45195674"/>
      <w:r>
        <w:t>Bibliografie</w:t>
      </w:r>
      <w:bookmarkEnd w:id="451"/>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9B7C790"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62" w:history="1">
        <w:r w:rsidR="005A0CB9">
          <w:rPr>
            <w:rStyle w:val="Hyperlink"/>
          </w:rPr>
          <w:t>https://inspire.ec.europa.eu/id/document/tg/us</w:t>
        </w:r>
      </w:hyperlink>
    </w:p>
    <w:p w14:paraId="11B6C3CA" w14:textId="5778A8DF"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r w:rsidR="005A0CB9">
        <w:rPr>
          <w:szCs w:val="20"/>
          <w:lang w:val="en-US"/>
        </w:rPr>
        <w:t>4</w:t>
      </w:r>
      <w:r w:rsidRPr="003F1A8A">
        <w:rPr>
          <w:szCs w:val="20"/>
          <w:lang w:val="en-US"/>
        </w:rPr>
        <w:t xml:space="preserve">, </w:t>
      </w:r>
      <w:hyperlink r:id="rId63" w:history="1">
        <w:r w:rsidR="005A0CB9">
          <w:rPr>
            <w:rStyle w:val="Hyperlink"/>
          </w:rPr>
          <w:t>https://inspire.ec.europa.eu/documents/inspire-generic-conceptual-model</w:t>
        </w:r>
      </w:hyperlink>
    </w:p>
    <w:p w14:paraId="2B81D88D" w14:textId="72457F76"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4" w:history="1">
        <w:r w:rsidR="005A0CB9">
          <w:rPr>
            <w:rStyle w:val="Hyperlink"/>
          </w:rPr>
          <w:t>https://inspire.ec.europa.eu/documents/inspire-data-specifications-%E2%80%93-base-models-%E2%80%93-generic-network-model</w:t>
        </w:r>
      </w:hyperlink>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5"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F37BD9D"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6" w:history="1">
        <w:r w:rsidR="005A0CB9">
          <w:rPr>
            <w:rStyle w:val="Hyperlink"/>
          </w:rPr>
          <w:t>https://data.gwsw.nl/</w:t>
        </w:r>
      </w:hyperlink>
      <w:r w:rsidR="005A0CB9" w:rsidDel="005A0CB9">
        <w:t xml:space="preserve"> </w:t>
      </w:r>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7"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8"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080B4D3B" w:rsidR="00D372E2" w:rsidRDefault="00D372E2" w:rsidP="00D372E2">
      <w:pPr>
        <w:pStyle w:val="Hoofdstuktitel"/>
        <w:spacing w:line="240" w:lineRule="atLeast"/>
      </w:pPr>
      <w:bookmarkStart w:id="452" w:name="_Toc45195675"/>
      <w:r>
        <w:t xml:space="preserve">Bijlage </w:t>
      </w:r>
      <w:r w:rsidR="00802006">
        <w:t>1</w:t>
      </w:r>
      <w:r w:rsidR="00D955F6">
        <w:t xml:space="preserve">: </w:t>
      </w:r>
      <w:r w:rsidR="00793B0B">
        <w:t>IMKL</w:t>
      </w:r>
      <w:r w:rsidR="00D955F6">
        <w:t xml:space="preserve"> </w:t>
      </w:r>
      <w:proofErr w:type="spellStart"/>
      <w:r w:rsidR="00932116">
        <w:t>waardelijst</w:t>
      </w:r>
      <w:r w:rsidR="00D955F6">
        <w:t>en</w:t>
      </w:r>
      <w:proofErr w:type="spellEnd"/>
      <w:r w:rsidR="00D955F6">
        <w:t>.</w:t>
      </w:r>
      <w:bookmarkEnd w:id="452"/>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819EFA7" w:rsidR="00D955F6" w:rsidRDefault="00D955F6" w:rsidP="00D955F6">
      <w:pPr>
        <w:pStyle w:val="Hoofdstuktitel"/>
      </w:pPr>
      <w:bookmarkStart w:id="453" w:name="_Toc45195676"/>
      <w:r>
        <w:t xml:space="preserve">Bijlage </w:t>
      </w:r>
      <w:r w:rsidR="00802006">
        <w:t>2</w:t>
      </w:r>
      <w:r>
        <w:t xml:space="preserve">: </w:t>
      </w:r>
      <w:r w:rsidR="00E51DFC">
        <w:t>Toelichting op geometriemodel.</w:t>
      </w:r>
      <w:bookmarkEnd w:id="45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9"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9"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9"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9"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r w:rsidR="00BC5EE1">
        <w:br w:type="page"/>
      </w:r>
    </w:p>
    <w:p w14:paraId="66CFFE17" w14:textId="56A58BFD" w:rsidR="00BC5EE1" w:rsidRDefault="00BC5EE1" w:rsidP="00BC5EE1"/>
    <w:p w14:paraId="54539364" w14:textId="0AD24E39" w:rsidR="00BC5EE1" w:rsidRDefault="00BC5EE1" w:rsidP="00BC5EE1">
      <w:pPr>
        <w:pStyle w:val="Hoofdstukx"/>
      </w:pPr>
    </w:p>
    <w:p w14:paraId="254A57C5" w14:textId="3EBD12BB" w:rsidR="00BC5EE1" w:rsidRDefault="00BC5EE1" w:rsidP="00BC5EE1">
      <w:pPr>
        <w:pStyle w:val="Hoofdstuktitel"/>
      </w:pPr>
      <w:bookmarkStart w:id="454" w:name="_Toc45195677"/>
      <w:r>
        <w:t>Bijlage 3: Toelichting op geometrie voor visualisatie.</w:t>
      </w:r>
      <w:bookmarkEnd w:id="454"/>
    </w:p>
    <w:p w14:paraId="6172D4CF" w14:textId="13F256D2" w:rsidR="00BC5EE1" w:rsidRDefault="00402717" w:rsidP="00BC5EE1">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p>
    <w:p w14:paraId="3655C573" w14:textId="1A2EC046" w:rsidR="00BC5EE1" w:rsidRPr="002E3D25" w:rsidRDefault="00BC5EE1" w:rsidP="0027713D"/>
    <w:p w14:paraId="4D0B13C5" w14:textId="2FAD39CF" w:rsidR="006124EF" w:rsidRDefault="00BC5EE1">
      <w:pPr>
        <w:contextualSpacing/>
      </w:pPr>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r w:rsidR="006124EF" w:rsidRPr="0027713D">
        <w:t xml:space="preserve">Het gebied is een vlak of een </w:t>
      </w:r>
      <w:proofErr w:type="spellStart"/>
      <w:r w:rsidR="006124EF" w:rsidRPr="0027713D">
        <w:t>multivlak</w:t>
      </w:r>
      <w:proofErr w:type="spellEnd"/>
      <w:r w:rsidR="006124EF" w:rsidRPr="0027713D">
        <w:t xml:space="preserve"> en omvat het gebied van de informatiepolygoon exclusief het gebied van de graafpolygoon. In onderstaand figuur zijn de 4 </w:t>
      </w:r>
      <w:r w:rsidR="00402717">
        <w:t>situaties</w:t>
      </w:r>
      <w:r w:rsidR="006124EF" w:rsidRPr="0027713D">
        <w:t xml:space="preserve"> opgenomen die zich kunnen voordoen bij het bepalen van de geometrie voor visualisatie.</w:t>
      </w:r>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DC714" w14:textId="77777777" w:rsidR="00C54501" w:rsidRDefault="00C54501">
      <w:r>
        <w:separator/>
      </w:r>
    </w:p>
    <w:p w14:paraId="765B1C3C" w14:textId="77777777" w:rsidR="00C54501" w:rsidRDefault="00C54501"/>
  </w:endnote>
  <w:endnote w:type="continuationSeparator" w:id="0">
    <w:p w14:paraId="494F66A1" w14:textId="77777777" w:rsidR="00C54501" w:rsidRDefault="00C54501">
      <w:r>
        <w:continuationSeparator/>
      </w:r>
    </w:p>
    <w:p w14:paraId="062102B6" w14:textId="77777777" w:rsidR="00C54501" w:rsidRDefault="00C545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C14B13" w:rsidRPr="00C7450D" w14:paraId="43A5E0EB" w14:textId="77777777">
      <w:tc>
        <w:tcPr>
          <w:tcW w:w="648" w:type="dxa"/>
        </w:tcPr>
        <w:p w14:paraId="46C1C246" w14:textId="77777777" w:rsidR="00C14B13" w:rsidRPr="00E2691E" w:rsidRDefault="00C14B13"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C14B13" w:rsidRPr="00C7450D" w:rsidRDefault="00C14B13"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C14B13" w:rsidRPr="00C7450D" w:rsidRDefault="00C14B13" w:rsidP="00064FFB"/>
  <w:p w14:paraId="4FEAAA98" w14:textId="77777777" w:rsidR="00C14B13" w:rsidRPr="00C7450D" w:rsidRDefault="00C14B13" w:rsidP="00064FFB"/>
  <w:p w14:paraId="789F5D6F" w14:textId="77777777" w:rsidR="00C14B13" w:rsidRPr="00C7450D" w:rsidRDefault="00C14B1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C14B13" w:rsidRDefault="00C14B13"/>
  <w:p w14:paraId="18B2438F" w14:textId="77777777" w:rsidR="00C14B13" w:rsidRDefault="00C14B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C14B13" w:rsidRPr="008A6C4C" w14:paraId="4743FB53" w14:textId="77777777">
      <w:trPr>
        <w:trHeight w:val="182"/>
      </w:trPr>
      <w:tc>
        <w:tcPr>
          <w:tcW w:w="540" w:type="dxa"/>
        </w:tcPr>
        <w:p w14:paraId="5EF1262C" w14:textId="77777777" w:rsidR="00C14B13" w:rsidRPr="007008A1" w:rsidRDefault="00C14B13"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C14B13" w:rsidRDefault="00C14B13" w:rsidP="00547B4D">
          <w:r w:rsidRPr="000427A2">
            <w:rPr>
              <w:sz w:val="14"/>
              <w:szCs w:val="14"/>
              <w:lang w:val="en-US"/>
            </w:rPr>
            <w:t xml:space="preserve">Rapport </w:t>
          </w:r>
          <w:proofErr w:type="spellStart"/>
          <w:r w:rsidRPr="0027713D">
            <w:rPr>
              <w:sz w:val="14"/>
              <w:szCs w:val="14"/>
              <w:lang w:val="en-US"/>
            </w:rPr>
            <w:t>Informatiemodel</w:t>
          </w:r>
          <w:proofErr w:type="spellEnd"/>
          <w:r w:rsidRPr="0027713D">
            <w:rPr>
              <w:sz w:val="14"/>
              <w:szCs w:val="14"/>
              <w:lang w:val="en-US"/>
            </w:rPr>
            <w:t xml:space="preserve"> </w:t>
          </w:r>
          <w:proofErr w:type="spellStart"/>
          <w:r w:rsidRPr="0027713D">
            <w:rPr>
              <w:sz w:val="14"/>
              <w:szCs w:val="14"/>
              <w:lang w:val="en-US"/>
            </w:rPr>
            <w:t>Kabels</w:t>
          </w:r>
          <w:proofErr w:type="spellEnd"/>
          <w:r w:rsidRPr="0027713D">
            <w:rPr>
              <w:sz w:val="14"/>
              <w:szCs w:val="14"/>
              <w:lang w:val="en-US"/>
            </w:rPr>
            <w:t xml:space="preserve"> </w:t>
          </w:r>
          <w:proofErr w:type="spellStart"/>
          <w:r w:rsidRPr="0027713D">
            <w:rPr>
              <w:sz w:val="14"/>
              <w:szCs w:val="14"/>
              <w:lang w:val="en-US"/>
            </w:rPr>
            <w:t>en</w:t>
          </w:r>
          <w:proofErr w:type="spellEnd"/>
          <w:r w:rsidRPr="0027713D">
            <w:rPr>
              <w:sz w:val="14"/>
              <w:szCs w:val="14"/>
              <w:lang w:val="en-US"/>
            </w:rPr>
            <w:t xml:space="preserve"> </w:t>
          </w:r>
          <w:proofErr w:type="spellStart"/>
          <w:r w:rsidRPr="0027713D">
            <w:rPr>
              <w:sz w:val="14"/>
              <w:szCs w:val="14"/>
              <w:lang w:val="en-US"/>
            </w:rPr>
            <w:t>Leidingen</w:t>
          </w:r>
          <w:proofErr w:type="spellEnd"/>
          <w:r w:rsidRPr="0027713D">
            <w:rPr>
              <w:sz w:val="14"/>
              <w:szCs w:val="14"/>
              <w:lang w:val="en-US"/>
            </w:rPr>
            <w:t xml:space="preserve"> (IMKL)</w:t>
          </w:r>
        </w:p>
        <w:p w14:paraId="64526044" w14:textId="6B831DEF" w:rsidR="00C14B13" w:rsidRPr="000427A2" w:rsidRDefault="00C14B13" w:rsidP="00EF1617">
          <w:pPr>
            <w:rPr>
              <w:sz w:val="14"/>
              <w:szCs w:val="14"/>
              <w:lang w:val="en-US"/>
            </w:rPr>
          </w:pPr>
        </w:p>
      </w:tc>
    </w:tr>
  </w:tbl>
  <w:p w14:paraId="160D8B34" w14:textId="77777777" w:rsidR="00C14B13" w:rsidRPr="000427A2" w:rsidRDefault="00C14B13">
    <w:pPr>
      <w:rPr>
        <w:lang w:val="en-US"/>
      </w:rPr>
    </w:pPr>
  </w:p>
  <w:p w14:paraId="20A1FA85" w14:textId="77777777" w:rsidR="00C14B13" w:rsidRPr="000427A2" w:rsidRDefault="00C14B1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1B076" w14:textId="77777777" w:rsidR="00C54501" w:rsidRDefault="00C54501">
      <w:r>
        <w:separator/>
      </w:r>
    </w:p>
    <w:p w14:paraId="6F2B62C0" w14:textId="77777777" w:rsidR="00C54501" w:rsidRDefault="00C54501"/>
  </w:footnote>
  <w:footnote w:type="continuationSeparator" w:id="0">
    <w:p w14:paraId="1887C21A" w14:textId="77777777" w:rsidR="00C54501" w:rsidRDefault="00C54501">
      <w:r>
        <w:continuationSeparator/>
      </w:r>
    </w:p>
    <w:p w14:paraId="2B2E13AC" w14:textId="77777777" w:rsidR="00C54501" w:rsidRDefault="00C545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C14B13" w:rsidRDefault="00C14B13" w:rsidP="00064FFB">
    <w:pPr>
      <w:jc w:val="center"/>
    </w:pPr>
  </w:p>
  <w:p w14:paraId="5E96E328" w14:textId="77777777" w:rsidR="00C14B13" w:rsidRDefault="00C14B13">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C14B13" w:rsidRDefault="00C14B13"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C14B13" w:rsidRDefault="00C14B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53E7"/>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3A57"/>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5740"/>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13D"/>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6CEC"/>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243E"/>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1911"/>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24F1"/>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10A"/>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14B13"/>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4501"/>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17224"/>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hyperlink" Target="https://data.gwsw.nl/" TargetMode="External"/><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inspire.ec.europa.eu/documents/inspire-generic-conceptual-model" TargetMode="External"/><Relationship Id="rId68" Type="http://schemas.openxmlformats.org/officeDocument/2006/relationships/hyperlink" Target="http://www.geonovum.nl/sites/default/files/Geometrieinmodelengml_1.0.pdf"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hyperlink" Target="https://data.gwsw.n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7.png"/><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s://register.geostandaarden.nl/waardelijst/imkl2015/"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0.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hyperlink" Target="http://www.riool.net/-/informatiemodel-stedelijk-water-ter-visi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6.wmf"/><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s://inspire.ec.europa.eu/documents/inspire-data-specifications-%E2%80%93-base-models-%E2%80%93-generic-network-model" TargetMode="External"/><Relationship Id="rId69" Type="http://schemas.openxmlformats.org/officeDocument/2006/relationships/image" Target="media/image37.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hyperlink" Target="https://www.riool.net/applicaties/gegevenswoordenboek-stedelijk-water" TargetMode="External"/><Relationship Id="rId67" Type="http://schemas.openxmlformats.org/officeDocument/2006/relationships/hyperlink" Target="https://tax.kadaster.nl/" TargetMode="Externa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inspire.ec.europa.eu/id/document/tg/us"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16700</Words>
  <Characters>91854</Characters>
  <Application>Microsoft Office Word</Application>
  <DocSecurity>0</DocSecurity>
  <Lines>765</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108338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16</cp:revision>
  <cp:lastPrinted>2017-04-03T11:24:00Z</cp:lastPrinted>
  <dcterms:created xsi:type="dcterms:W3CDTF">2020-07-06T09:06:00Z</dcterms:created>
  <dcterms:modified xsi:type="dcterms:W3CDTF">2020-09-04T14:48:00Z</dcterms:modified>
</cp:coreProperties>
</file>