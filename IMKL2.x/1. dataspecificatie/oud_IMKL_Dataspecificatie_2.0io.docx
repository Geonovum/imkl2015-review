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2EADF525" w:rsidR="005F5675" w:rsidRPr="00755201" w:rsidDel="00755201" w:rsidRDefault="005F5675" w:rsidP="00755201">
      <w:pPr>
        <w:spacing w:line="360" w:lineRule="auto"/>
        <w:ind w:left="14" w:hanging="14"/>
        <w:jc w:val="left"/>
        <w:rPr>
          <w:del w:id="0" w:author="Paul Janssen" w:date="2020-06-09T11:41:00Z"/>
          <w:rFonts w:cs="Arial"/>
          <w:b/>
          <w:bCs/>
          <w:sz w:val="32"/>
          <w:szCs w:val="32"/>
          <w:rPrChange w:id="1" w:author="Paul Janssen" w:date="2020-06-09T11:42:00Z">
            <w:rPr>
              <w:del w:id="2" w:author="Paul Janssen" w:date="2020-06-09T11:41:00Z"/>
              <w:rFonts w:ascii="Arial" w:hAnsi="Arial" w:cs="Arial"/>
              <w:b/>
              <w:bCs/>
              <w:sz w:val="32"/>
              <w:szCs w:val="32"/>
            </w:rPr>
          </w:rPrChange>
        </w:rPr>
      </w:pPr>
      <w:r w:rsidRPr="00755201">
        <w:rPr>
          <w:rFonts w:cs="Arial"/>
          <w:b/>
          <w:bCs/>
          <w:sz w:val="32"/>
          <w:szCs w:val="32"/>
          <w:rPrChange w:id="3" w:author="Paul Janssen" w:date="2020-06-09T11:41:00Z">
            <w:rPr>
              <w:rFonts w:ascii="Arial" w:hAnsi="Arial" w:cs="Arial"/>
              <w:b/>
              <w:bCs/>
              <w:sz w:val="32"/>
              <w:szCs w:val="32"/>
            </w:rPr>
          </w:rPrChange>
        </w:rPr>
        <w:t>Informatiemodel Kabels en Leidingen (</w:t>
      </w:r>
      <w:r w:rsidR="00547B4D" w:rsidRPr="00755201">
        <w:rPr>
          <w:rFonts w:cs="Arial"/>
          <w:b/>
          <w:bCs/>
          <w:sz w:val="32"/>
          <w:szCs w:val="32"/>
          <w:rPrChange w:id="4" w:author="Paul Janssen" w:date="2020-06-09T11:41:00Z">
            <w:rPr>
              <w:rFonts w:ascii="Arial" w:hAnsi="Arial" w:cs="Arial"/>
              <w:b/>
              <w:bCs/>
              <w:sz w:val="32"/>
              <w:szCs w:val="32"/>
            </w:rPr>
          </w:rPrChange>
        </w:rPr>
        <w:t>I</w:t>
      </w:r>
      <w:r w:rsidRPr="00755201">
        <w:rPr>
          <w:rFonts w:cs="Arial"/>
          <w:b/>
          <w:bCs/>
          <w:sz w:val="32"/>
          <w:szCs w:val="32"/>
          <w:rPrChange w:id="5" w:author="Paul Janssen" w:date="2020-06-09T11:41:00Z">
            <w:rPr>
              <w:rFonts w:ascii="Arial" w:hAnsi="Arial" w:cs="Arial"/>
              <w:b/>
              <w:bCs/>
              <w:sz w:val="32"/>
              <w:szCs w:val="32"/>
            </w:rPr>
          </w:rPrChange>
        </w:rPr>
        <w:t>MKL) - versie 2.0</w:t>
      </w:r>
      <w:ins w:id="6" w:author="Paul Janssen" w:date="2020-06-09T11:41:00Z">
        <w:r w:rsidR="00755201" w:rsidRPr="00755201">
          <w:rPr>
            <w:rFonts w:cs="Arial"/>
            <w:b/>
            <w:bCs/>
            <w:sz w:val="32"/>
            <w:szCs w:val="32"/>
            <w:rPrChange w:id="7" w:author="Paul Janssen" w:date="2020-06-09T11:41:00Z">
              <w:rPr>
                <w:rFonts w:cs="Arial"/>
                <w:b/>
                <w:bCs/>
                <w:sz w:val="32"/>
                <w:szCs w:val="32"/>
              </w:rPr>
            </w:rPrChange>
          </w:rPr>
          <w:t xml:space="preserve"> </w:t>
        </w:r>
      </w:ins>
    </w:p>
    <w:p w14:paraId="70BB3759" w14:textId="77777777" w:rsidR="005F5675" w:rsidRPr="00755201" w:rsidRDefault="005F5675" w:rsidP="00755201">
      <w:pPr>
        <w:spacing w:line="360" w:lineRule="auto"/>
        <w:ind w:left="14" w:hanging="14"/>
        <w:jc w:val="left"/>
        <w:rPr>
          <w:b/>
          <w:bCs/>
          <w:sz w:val="32"/>
          <w:szCs w:val="32"/>
          <w:rPrChange w:id="8" w:author="Paul Janssen" w:date="2020-06-09T11:42:00Z">
            <w:rPr/>
          </w:rPrChange>
        </w:rPr>
        <w:pPrChange w:id="9" w:author="Paul Janssen" w:date="2020-06-09T11:41:00Z">
          <w:pPr>
            <w:pStyle w:val="Kop1"/>
            <w:jc w:val="left"/>
          </w:pPr>
        </w:pPrChange>
      </w:pPr>
      <w:r w:rsidRPr="00755201">
        <w:rPr>
          <w:b/>
          <w:bCs/>
          <w:sz w:val="32"/>
          <w:szCs w:val="32"/>
          <w:rPrChange w:id="10" w:author="Paul Janssen" w:date="2020-06-09T11:42:00Z">
            <w:rPr/>
          </w:rPrChange>
        </w:rPr>
        <w:t>(in ontwikkeling)</w:t>
      </w:r>
    </w:p>
    <w:p w14:paraId="46D545C1" w14:textId="77777777" w:rsidR="00755201" w:rsidRDefault="00755201" w:rsidP="00755201">
      <w:pPr>
        <w:spacing w:line="360" w:lineRule="auto"/>
        <w:jc w:val="left"/>
        <w:rPr>
          <w:ins w:id="11" w:author="Paul Janssen" w:date="2020-06-09T11:42:00Z"/>
          <w:rFonts w:cs="Arial"/>
          <w:b/>
          <w:bCs/>
          <w:sz w:val="24"/>
          <w:szCs w:val="24"/>
        </w:rPr>
      </w:pPr>
    </w:p>
    <w:p w14:paraId="382E49C1" w14:textId="77777777" w:rsidR="00755201" w:rsidRDefault="00755201" w:rsidP="00755201">
      <w:pPr>
        <w:spacing w:line="360" w:lineRule="auto"/>
        <w:jc w:val="left"/>
        <w:rPr>
          <w:ins w:id="12" w:author="Paul Janssen" w:date="2020-06-09T11:42:00Z"/>
          <w:rFonts w:cs="Arial"/>
          <w:b/>
          <w:bCs/>
          <w:sz w:val="24"/>
          <w:szCs w:val="24"/>
        </w:rPr>
      </w:pPr>
    </w:p>
    <w:p w14:paraId="2839C0A6" w14:textId="7EE1D17B" w:rsidR="00755201" w:rsidRPr="00755201" w:rsidRDefault="005F5675" w:rsidP="00755201">
      <w:pPr>
        <w:spacing w:line="360" w:lineRule="auto"/>
        <w:jc w:val="left"/>
        <w:rPr>
          <w:ins w:id="13" w:author="Paul Janssen" w:date="2020-06-09T11:30:00Z"/>
          <w:rFonts w:cs="Arial"/>
          <w:b/>
          <w:bCs/>
          <w:sz w:val="20"/>
          <w:szCs w:val="20"/>
          <w:rPrChange w:id="14" w:author="Paul Janssen" w:date="2020-06-09T11:42:00Z">
            <w:rPr>
              <w:ins w:id="15" w:author="Paul Janssen" w:date="2020-06-09T11:30:00Z"/>
              <w:rFonts w:ascii="Arial" w:hAnsi="Arial" w:cs="Arial"/>
              <w:sz w:val="28"/>
              <w:szCs w:val="28"/>
            </w:rPr>
          </w:rPrChange>
        </w:rPr>
        <w:pPrChange w:id="16" w:author="Paul Janssen" w:date="2020-06-09T11:32:00Z">
          <w:pPr>
            <w:jc w:val="left"/>
          </w:pPr>
        </w:pPrChange>
      </w:pPr>
      <w:r w:rsidRPr="00755201">
        <w:rPr>
          <w:rFonts w:cs="Arial"/>
          <w:b/>
          <w:bCs/>
          <w:sz w:val="20"/>
          <w:szCs w:val="20"/>
          <w:rPrChange w:id="17" w:author="Paul Janssen" w:date="2020-06-09T11:42:00Z">
            <w:rPr>
              <w:rFonts w:ascii="Arial" w:hAnsi="Arial" w:cs="Arial"/>
              <w:sz w:val="28"/>
              <w:szCs w:val="28"/>
            </w:rPr>
          </w:rPrChange>
        </w:rPr>
        <w:t>Geonovum Standaard</w:t>
      </w:r>
      <w:r w:rsidRPr="00755201">
        <w:rPr>
          <w:rFonts w:cs="Arial"/>
          <w:b/>
          <w:bCs/>
          <w:sz w:val="20"/>
          <w:szCs w:val="20"/>
          <w:rPrChange w:id="18" w:author="Paul Janssen" w:date="2020-06-09T11:42:00Z">
            <w:rPr>
              <w:rFonts w:ascii="Arial" w:hAnsi="Arial" w:cs="Arial"/>
              <w:sz w:val="28"/>
              <w:szCs w:val="28"/>
            </w:rPr>
          </w:rPrChange>
        </w:rPr>
        <w:br/>
        <w:t>Werkversie 09 juni 2020</w:t>
      </w:r>
    </w:p>
    <w:p w14:paraId="04FFD9B9" w14:textId="77777777" w:rsidR="00755201" w:rsidRPr="00755201" w:rsidRDefault="00755201" w:rsidP="00755201">
      <w:pPr>
        <w:rPr>
          <w:rFonts w:ascii="Arial" w:hAnsi="Arial" w:cs="Arial"/>
          <w:sz w:val="28"/>
          <w:szCs w:val="28"/>
          <w:rPrChange w:id="19" w:author="Paul Janssen" w:date="2020-06-09T11:30:00Z">
            <w:rPr/>
          </w:rPrChange>
        </w:rPr>
        <w:pPrChange w:id="20" w:author="Paul Janssen" w:date="2020-06-09T11:30:00Z">
          <w:pPr>
            <w:pStyle w:val="Kop2"/>
            <w:jc w:val="left"/>
          </w:pPr>
        </w:pPrChange>
      </w:pP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755201"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21"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Default="00DF227B" w:rsidP="005F5675">
      <w:pPr>
        <w:ind w:left="720"/>
        <w:rPr>
          <w:rStyle w:val="Hyperlink"/>
        </w:rPr>
      </w:pPr>
      <w:r>
        <w:rPr>
          <w:rStyle w:val="Hyperlink"/>
        </w:rPr>
        <w:t>Aan eerder versies van IMKL werkten mee:</w:t>
      </w:r>
    </w:p>
    <w:p w14:paraId="69BA4BF0" w14:textId="174F6EF9" w:rsidR="00DF227B" w:rsidRDefault="00DF227B" w:rsidP="005F5675">
      <w:pPr>
        <w:ind w:left="720"/>
        <w:rPr>
          <w:rStyle w:val="Hyperlink"/>
        </w:rPr>
      </w:pPr>
      <w:r>
        <w:rPr>
          <w:rStyle w:val="Hyperlink"/>
        </w:rPr>
        <w:t xml:space="preserve">Linda van den Brink, </w:t>
      </w:r>
      <w:hyperlink r:id="rId12" w:history="1">
        <w:r>
          <w:rPr>
            <w:rStyle w:val="Hyperlink"/>
          </w:rPr>
          <w:t>Geonovum</w:t>
        </w:r>
      </w:hyperlink>
    </w:p>
    <w:p w14:paraId="47E0A2EC" w14:textId="7569B587" w:rsidR="005F5675" w:rsidRDefault="00DF227B" w:rsidP="005F5675">
      <w:pPr>
        <w:ind w:left="720"/>
      </w:pPr>
      <w:r>
        <w:rPr>
          <w:rStyle w:val="Hyperlink"/>
        </w:rPr>
        <w:t>Wilko Quak</w:t>
      </w:r>
      <w:r>
        <w:t>,</w:t>
      </w:r>
      <w:ins w:id="22"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755201"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755201"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9EEE1FA" w:rsidR="005F5675" w:rsidRDefault="00FD57A1" w:rsidP="005F5675">
      <w:pPr>
        <w:ind w:left="720"/>
      </w:pPr>
      <w:ins w:id="23" w:author="Paul Janssen" w:date="2020-06-09T10:48:00Z">
        <w:r>
          <w:rPr>
            <w:noProof/>
            <w:sz w:val="28"/>
            <w:szCs w:val="28"/>
          </w:rPr>
          <w:drawing>
            <wp:anchor distT="0" distB="0" distL="114300" distR="114300" simplePos="0" relativeHeight="251679232" behindDoc="0" locked="0" layoutInCell="1" allowOverlap="1" wp14:anchorId="5C602C01" wp14:editId="708509B0">
              <wp:simplePos x="0" y="0"/>
              <wp:positionH relativeFrom="column">
                <wp:posOffset>0</wp:posOffset>
              </wp:positionH>
              <wp:positionV relativeFrom="paragraph">
                <wp:posOffset>152400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716DB6DB" w14:textId="77777777" w:rsidR="005F5675" w:rsidRDefault="005F5675" w:rsidP="005F5675">
      <w:pPr>
        <w:pStyle w:val="Normaalweb"/>
        <w:ind w:left="720"/>
        <w:textAlignment w:val="top"/>
        <w:rPr>
          <w:rFonts w:eastAsiaTheme="minorEastAsia"/>
        </w:rPr>
      </w:pPr>
      <w:r>
        <w:t>BY)</w:t>
      </w:r>
    </w:p>
    <w:p w14:paraId="190CE1FA" w14:textId="6A4878DD" w:rsidR="005F5675" w:rsidRDefault="005F5675" w:rsidP="005F5675">
      <w:pPr>
        <w:spacing w:line="240" w:lineRule="auto"/>
        <w:jc w:val="left"/>
        <w:rPr>
          <w:sz w:val="28"/>
          <w:szCs w:val="28"/>
        </w:rPr>
      </w:pP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even" r:id="rId17"/>
          <w:headerReference w:type="default" r:id="rId18"/>
          <w:footerReference w:type="even" r:id="rId19"/>
          <w:footerReference w:type="default" r:id="rId20"/>
          <w:headerReference w:type="first" r:id="rId21"/>
          <w:footerReference w:type="first" r:id="rId22"/>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C852654" w:rsidR="000427A2" w:rsidDel="00547B4D" w:rsidRDefault="000427A2" w:rsidP="000427A2">
      <w:pPr>
        <w:rPr>
          <w:del w:id="24"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25" w:author="Paul Janssen" w:date="2020-05-25T12:29:00Z"/>
        </w:rPr>
      </w:pPr>
      <w:del w:id="26" w:author="Paul Janssen" w:date="2020-05-25T12:31:00Z">
        <w:r w:rsidRPr="00802006" w:rsidDel="00802006">
          <w:rPr>
            <w:highlight w:val="yellow"/>
            <w:rPrChange w:id="27"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28" w:author="Paul Janssen" w:date="2020-05-25T12:27:00Z">
              <w:rPr/>
            </w:rPrChange>
          </w:rPr>
          <w:delText>bestaande uit de volgende organisaties</w:delText>
        </w:r>
        <w:r w:rsidRPr="00802006" w:rsidDel="00802006">
          <w:rPr>
            <w:highlight w:val="yellow"/>
            <w:rPrChange w:id="29" w:author="Paul Janssen" w:date="2020-05-25T12:27:00Z">
              <w:rPr/>
            </w:rPrChange>
          </w:rPr>
          <w:delText>:</w:delText>
        </w:r>
        <w:r w:rsidR="00C96003" w:rsidRPr="00802006" w:rsidDel="00802006">
          <w:rPr>
            <w:highlight w:val="yellow"/>
            <w:rPrChange w:id="30"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31" w:author="Paul Janssen" w:date="2020-05-25T12:27:00Z">
              <w:rPr/>
            </w:rPrChange>
          </w:rPr>
          <w:delText xml:space="preserve"> RIONED</w:delText>
        </w:r>
        <w:r w:rsidR="00C96003" w:rsidRPr="00802006" w:rsidDel="00802006">
          <w:rPr>
            <w:highlight w:val="yellow"/>
            <w:rPrChange w:id="32" w:author="Paul Janssen" w:date="2020-05-25T12:27:00Z">
              <w:rPr/>
            </w:rPrChange>
          </w:rPr>
          <w:delText>, Bouwend Nederland, Gemeentelijk Platform Kabels en Leidingen</w:delText>
        </w:r>
        <w:r w:rsidRPr="00802006" w:rsidDel="00802006">
          <w:rPr>
            <w:highlight w:val="yellow"/>
            <w:rPrChange w:id="33" w:author="Paul Janssen" w:date="2020-05-25T12:27:00Z">
              <w:rPr/>
            </w:rPrChange>
          </w:rPr>
          <w:delText xml:space="preserve"> </w:delText>
        </w:r>
        <w:r w:rsidR="00C96003" w:rsidRPr="00802006" w:rsidDel="00802006">
          <w:rPr>
            <w:highlight w:val="yellow"/>
            <w:rPrChange w:id="34" w:author="Paul Janssen" w:date="2020-05-25T12:27:00Z">
              <w:rPr/>
            </w:rPrChange>
          </w:rPr>
          <w:delText>en het Kadaster.</w:delText>
        </w:r>
        <w:r w:rsidR="00C96003" w:rsidDel="00802006">
          <w:delText xml:space="preserve"> </w:delText>
        </w:r>
        <w:r w:rsidDel="00802006">
          <w:delText xml:space="preserve">Voor de realisatie van </w:delText>
        </w:r>
      </w:del>
      <w:del w:id="35" w:author="Paul Janssen" w:date="2020-05-25T12:27:00Z">
        <w:r w:rsidDel="00802006">
          <w:delText xml:space="preserve">dit </w:delText>
        </w:r>
      </w:del>
      <w:del w:id="36"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37" w:author="Paul Janssen" w:date="2020-05-25T12:29:00Z"/>
        </w:rPr>
      </w:pPr>
      <w:ins w:id="38" w:author="Paul Janssen" w:date="2020-06-08T17:09:00Z">
        <w:r>
          <w:t>Dit document is</w:t>
        </w:r>
      </w:ins>
      <w:ins w:id="39" w:author="Paul Janssen" w:date="2020-05-25T12:29:00Z">
        <w:r w:rsidR="00802006">
          <w:t xml:space="preserve"> tot stand gekomen als resultaat van het reguliere beheer van de KLIC standaa</w:t>
        </w:r>
      </w:ins>
      <w:ins w:id="40" w:author="Paul Janssen" w:date="2020-05-25T12:30:00Z">
        <w:r w:rsidR="00802006">
          <w:t>rden middel</w:t>
        </w:r>
      </w:ins>
      <w:ins w:id="41" w:author="Paul Janssen" w:date="2020-05-25T12:31:00Z">
        <w:r w:rsidR="00802006">
          <w:t>s</w:t>
        </w:r>
      </w:ins>
      <w:ins w:id="42" w:author="Paul Janssen" w:date="2020-05-25T12:30:00Z">
        <w:r w:rsidR="00802006">
          <w:t xml:space="preserve"> de KLIC Technische commissie standaarden (TCS).</w:t>
        </w:r>
      </w:ins>
      <w:ins w:id="43" w:author="Paul Janssen" w:date="2020-06-08T17:09:00Z">
        <w:r>
          <w:t xml:space="preserve"> </w:t>
        </w:r>
      </w:ins>
    </w:p>
    <w:p w14:paraId="3363B0EA" w14:textId="16FBBC49" w:rsidR="00802006" w:rsidDel="00802006" w:rsidRDefault="00802006" w:rsidP="000E7FD9">
      <w:pPr>
        <w:rPr>
          <w:del w:id="44" w:author="Paul Janssen" w:date="2020-05-25T12:30:00Z"/>
        </w:rPr>
      </w:pPr>
    </w:p>
    <w:p w14:paraId="799A6321" w14:textId="5272F889" w:rsidR="000E7FD9" w:rsidDel="00802006" w:rsidRDefault="000E7FD9" w:rsidP="000E7FD9">
      <w:pPr>
        <w:rPr>
          <w:del w:id="45" w:author="Paul Janssen" w:date="2020-05-25T12:30:00Z"/>
        </w:rPr>
      </w:pPr>
    </w:p>
    <w:p w14:paraId="32D9D3B0" w14:textId="7913DAB1" w:rsidR="008E0649" w:rsidDel="00802006" w:rsidRDefault="009C2B75" w:rsidP="000E7FD9">
      <w:pPr>
        <w:rPr>
          <w:del w:id="46" w:author="Paul Janssen" w:date="2020-05-25T12:30:00Z"/>
        </w:rPr>
      </w:pPr>
      <w:del w:id="47"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48" w:author="Paul Janssen" w:date="2020-05-22T14:40:00Z"/>
        </w:rPr>
      </w:pPr>
      <w:del w:id="49" w:author="Paul Janssen" w:date="2020-05-22T14:40:00Z">
        <w:r w:rsidDel="007B04A2">
          <w:delText>Linda van den Brink (Geonovum)</w:delText>
        </w:r>
      </w:del>
    </w:p>
    <w:p w14:paraId="73B41AB9" w14:textId="35DF337D" w:rsidR="008E0649" w:rsidDel="00802006" w:rsidRDefault="008E0649" w:rsidP="008E0649">
      <w:pPr>
        <w:rPr>
          <w:del w:id="50" w:author="Paul Janssen" w:date="2020-05-25T12:30:00Z"/>
        </w:rPr>
      </w:pPr>
      <w:del w:id="51" w:author="Paul Janssen" w:date="2020-05-25T12:30:00Z">
        <w:r w:rsidDel="00802006">
          <w:delText>Paul Janssen (Geonovum)</w:delText>
        </w:r>
      </w:del>
    </w:p>
    <w:p w14:paraId="5F72275D" w14:textId="472EF973" w:rsidR="008E0649" w:rsidDel="00802006" w:rsidRDefault="008E0649" w:rsidP="000E7FD9">
      <w:pPr>
        <w:rPr>
          <w:del w:id="52" w:author="Paul Janssen" w:date="2020-05-25T12:30:00Z"/>
        </w:rPr>
      </w:pPr>
      <w:del w:id="53" w:author="Paul Janssen" w:date="2020-05-25T12:30:00Z">
        <w:r w:rsidDel="00802006">
          <w:delText>Edward Mac Gillavry (Webmapper)</w:delText>
        </w:r>
      </w:del>
    </w:p>
    <w:p w14:paraId="395CF3E0" w14:textId="702480F3" w:rsidR="008E0649" w:rsidDel="00802006" w:rsidRDefault="008E0649" w:rsidP="000E7FD9">
      <w:pPr>
        <w:rPr>
          <w:del w:id="54" w:author="Paul Janssen" w:date="2020-05-25T12:30:00Z"/>
        </w:rPr>
      </w:pPr>
      <w:del w:id="55" w:author="Paul Janssen" w:date="2020-05-22T14:40:00Z">
        <w:r w:rsidDel="007B04A2">
          <w:delText>Wilko Quak (Geonovum)</w:delText>
        </w:r>
      </w:del>
    </w:p>
    <w:p w14:paraId="3E04B117" w14:textId="4373D1C1" w:rsidR="008E0649" w:rsidDel="00802006" w:rsidRDefault="008E0649" w:rsidP="000E7FD9">
      <w:pPr>
        <w:rPr>
          <w:del w:id="56" w:author="Paul Janssen" w:date="2020-05-25T12:30:00Z"/>
        </w:rPr>
      </w:pPr>
    </w:p>
    <w:p w14:paraId="550A9B97" w14:textId="6224EA8C" w:rsidR="008E0649" w:rsidDel="00802006" w:rsidRDefault="008E0649" w:rsidP="000E7FD9">
      <w:pPr>
        <w:rPr>
          <w:del w:id="57" w:author="Paul Janssen" w:date="2020-05-25T12:30:00Z"/>
        </w:rPr>
      </w:pPr>
      <w:del w:id="58" w:author="Paul Janssen" w:date="2020-05-25T12:26:00Z">
        <w:r w:rsidDel="00076119">
          <w:delText>Werkgroep:</w:delText>
        </w:r>
      </w:del>
    </w:p>
    <w:p w14:paraId="12FFE0B3" w14:textId="6701FA24" w:rsidR="004F4FCB" w:rsidDel="00076119" w:rsidRDefault="004F4FCB" w:rsidP="000E7FD9">
      <w:pPr>
        <w:rPr>
          <w:del w:id="59" w:author="Paul Janssen" w:date="2020-05-25T12:27:00Z"/>
        </w:rPr>
      </w:pPr>
      <w:del w:id="60" w:author="Paul Janssen" w:date="2020-05-25T12:27:00Z">
        <w:r w:rsidDel="00076119">
          <w:delText>Fuat Akdeniz (Kadaster)</w:delText>
        </w:r>
      </w:del>
    </w:p>
    <w:p w14:paraId="7D5BFBA1" w14:textId="51E632B6" w:rsidR="000E7FD9" w:rsidDel="00076119" w:rsidRDefault="000E7FD9" w:rsidP="000E7FD9">
      <w:pPr>
        <w:rPr>
          <w:del w:id="61" w:author="Paul Janssen" w:date="2020-05-25T12:27:00Z"/>
        </w:rPr>
      </w:pPr>
      <w:del w:id="62" w:author="Paul Janssen" w:date="2020-05-22T14:40:00Z">
        <w:r w:rsidDel="007B04A2">
          <w:delText>Ad van Houtum (Kadaster)</w:delText>
        </w:r>
      </w:del>
    </w:p>
    <w:p w14:paraId="4CD15011" w14:textId="19E86AC4" w:rsidR="004F4FCB" w:rsidDel="00076119" w:rsidRDefault="004F4FCB" w:rsidP="004F4FCB">
      <w:pPr>
        <w:rPr>
          <w:del w:id="63" w:author="Paul Janssen" w:date="2020-05-25T12:26:00Z"/>
        </w:rPr>
      </w:pPr>
      <w:del w:id="64" w:author="Paul Janssen" w:date="2020-05-25T12:26:00Z">
        <w:r w:rsidDel="00076119">
          <w:delText>Herman van den Berg (Kadaster)</w:delText>
        </w:r>
      </w:del>
    </w:p>
    <w:p w14:paraId="14F96A54" w14:textId="6AF04137" w:rsidR="004F4FCB" w:rsidRPr="000C1C49" w:rsidDel="007B04A2" w:rsidRDefault="004F4FCB" w:rsidP="004F4FCB">
      <w:pPr>
        <w:rPr>
          <w:del w:id="65" w:author="Paul Janssen" w:date="2020-05-22T14:40:00Z"/>
        </w:rPr>
      </w:pPr>
      <w:del w:id="66" w:author="Paul Janssen" w:date="2020-05-22T14:40:00Z">
        <w:r w:rsidRPr="00971241" w:rsidDel="007B04A2">
          <w:delText>Martin Borgman (Kadaster)</w:delText>
        </w:r>
      </w:del>
    </w:p>
    <w:p w14:paraId="3F70DD4D" w14:textId="3D4E5812" w:rsidR="004F4FCB" w:rsidDel="00076119" w:rsidRDefault="004F4FCB" w:rsidP="004F4FCB">
      <w:pPr>
        <w:rPr>
          <w:del w:id="67" w:author="Paul Janssen" w:date="2020-05-25T12:26:00Z"/>
        </w:rPr>
      </w:pPr>
      <w:del w:id="68" w:author="Paul Janssen" w:date="2020-05-25T12:26:00Z">
        <w:r w:rsidDel="00076119">
          <w:delText>Marco Scholten (Kadaster)</w:delText>
        </w:r>
      </w:del>
    </w:p>
    <w:p w14:paraId="67E6A312" w14:textId="6A2A3F3C" w:rsidR="004F4FCB" w:rsidDel="007B04A2" w:rsidRDefault="004F4FCB" w:rsidP="004F4FCB">
      <w:pPr>
        <w:rPr>
          <w:del w:id="69" w:author="Paul Janssen" w:date="2020-05-22T14:40:00Z"/>
        </w:rPr>
      </w:pPr>
      <w:del w:id="70" w:author="Paul Janssen" w:date="2020-05-22T14:40:00Z">
        <w:r w:rsidDel="007B04A2">
          <w:delText>Nick Naus (Kadaster)</w:delText>
        </w:r>
      </w:del>
    </w:p>
    <w:p w14:paraId="160ACA0D" w14:textId="6026CD5B" w:rsidR="000E7FD9" w:rsidDel="00076119" w:rsidRDefault="000E7FD9" w:rsidP="000E7FD9">
      <w:pPr>
        <w:rPr>
          <w:del w:id="71" w:author="Paul Janssen" w:date="2020-05-25T12:26:00Z"/>
        </w:rPr>
      </w:pPr>
      <w:del w:id="72" w:author="Paul Janssen" w:date="2020-05-25T12:26:00Z">
        <w:r w:rsidDel="00076119">
          <w:delText>Wil Lambo (KPN)</w:delText>
        </w:r>
      </w:del>
    </w:p>
    <w:p w14:paraId="36F60667" w14:textId="398A4D88" w:rsidR="00CD35A6" w:rsidDel="00076119" w:rsidRDefault="00CD35A6" w:rsidP="000E7FD9">
      <w:pPr>
        <w:rPr>
          <w:del w:id="73" w:author="Paul Janssen" w:date="2020-05-25T12:26:00Z"/>
        </w:rPr>
      </w:pPr>
      <w:del w:id="74"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75" w:author="Paul Janssen" w:date="2020-05-25T12:26:00Z"/>
        </w:rPr>
      </w:pPr>
      <w:del w:id="76" w:author="Paul Janssen" w:date="2020-05-22T14:41:00Z">
        <w:r w:rsidDel="007B04A2">
          <w:delText>Daan van Os</w:delText>
        </w:r>
      </w:del>
      <w:del w:id="77" w:author="Paul Janssen" w:date="2020-05-25T12:26:00Z">
        <w:r w:rsidDel="00076119">
          <w:delText xml:space="preserve"> (Brabant Water)</w:delText>
        </w:r>
      </w:del>
    </w:p>
    <w:p w14:paraId="6781B68A" w14:textId="7F7D3107" w:rsidR="000E7FD9" w:rsidDel="007B04A2" w:rsidRDefault="006F2CE2" w:rsidP="000E7FD9">
      <w:pPr>
        <w:rPr>
          <w:del w:id="78" w:author="Paul Janssen" w:date="2020-05-22T14:41:00Z"/>
          <w:lang w:val="fr-FR"/>
        </w:rPr>
      </w:pPr>
      <w:del w:id="79"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80" w:author="Paul Janssen" w:date="2020-05-25T12:26:00Z"/>
          <w:lang w:val="fr-FR"/>
        </w:rPr>
      </w:pPr>
      <w:del w:id="81" w:author="Paul Janssen" w:date="2020-05-25T12:26:00Z">
        <w:r w:rsidDel="00076119">
          <w:rPr>
            <w:lang w:val="fr-FR"/>
          </w:rPr>
          <w:delText>Bart Thevis (Enexis)</w:delText>
        </w:r>
      </w:del>
    </w:p>
    <w:p w14:paraId="4549547B" w14:textId="15FE3F40" w:rsidR="008E0649" w:rsidDel="00076119" w:rsidRDefault="00AD512E" w:rsidP="000E7FD9">
      <w:pPr>
        <w:rPr>
          <w:del w:id="82" w:author="Paul Janssen" w:date="2020-05-25T12:26:00Z"/>
          <w:lang w:val="en-GB"/>
        </w:rPr>
      </w:pPr>
      <w:del w:id="83"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84" w:author="Paul Janssen" w:date="2020-05-25T12:26:00Z"/>
          <w:lang w:val="en-GB"/>
        </w:rPr>
      </w:pPr>
      <w:del w:id="85" w:author="Paul Janssen" w:date="2020-05-25T12:26:00Z">
        <w:r w:rsidRPr="002C1BDB" w:rsidDel="00076119">
          <w:rPr>
            <w:lang w:val="en-GB"/>
          </w:rPr>
          <w:delText>Hans Postema (Gasunie)</w:delText>
        </w:r>
      </w:del>
    </w:p>
    <w:p w14:paraId="4D132164" w14:textId="443BBA1D" w:rsidR="000E7FD9" w:rsidDel="00076119" w:rsidRDefault="000E7FD9" w:rsidP="000E7FD9">
      <w:pPr>
        <w:rPr>
          <w:del w:id="86" w:author="Paul Janssen" w:date="2020-05-25T12:26:00Z"/>
        </w:rPr>
      </w:pPr>
      <w:del w:id="87" w:author="Paul Janssen" w:date="2020-05-25T12:26:00Z">
        <w:r w:rsidDel="00076119">
          <w:delText>Ron Dijkstra (Gasunie)</w:delText>
        </w:r>
      </w:del>
    </w:p>
    <w:p w14:paraId="71F4CA53" w14:textId="7C983BB9" w:rsidR="000E7FD9" w:rsidDel="00076119" w:rsidRDefault="000E7FD9" w:rsidP="000E7FD9">
      <w:pPr>
        <w:rPr>
          <w:del w:id="88" w:author="Paul Janssen" w:date="2020-05-25T12:26:00Z"/>
        </w:rPr>
      </w:pPr>
      <w:del w:id="89"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90" w:author="Paul Janssen" w:date="2020-05-25T12:26:00Z"/>
        </w:rPr>
      </w:pPr>
      <w:del w:id="91" w:author="Paul Janssen" w:date="2020-05-25T12:26:00Z">
        <w:r w:rsidDel="00076119">
          <w:delText>Jan van der Tol (Ziggo)</w:delText>
        </w:r>
      </w:del>
    </w:p>
    <w:p w14:paraId="1E95498A" w14:textId="6CC52086" w:rsidR="000E7FD9" w:rsidDel="00076119" w:rsidRDefault="000E7FD9" w:rsidP="000E7FD9">
      <w:pPr>
        <w:rPr>
          <w:del w:id="92" w:author="Paul Janssen" w:date="2020-05-25T12:26:00Z"/>
        </w:rPr>
      </w:pPr>
      <w:del w:id="93" w:author="Paul Janssen" w:date="2020-05-25T12:26:00Z">
        <w:r w:rsidDel="00076119">
          <w:delText>Henny Nouwens (Ziggo)</w:delText>
        </w:r>
      </w:del>
    </w:p>
    <w:p w14:paraId="6032FB83" w14:textId="2C917669" w:rsidR="000E7FD9" w:rsidRPr="00DB2583" w:rsidDel="00076119" w:rsidRDefault="006A5E30" w:rsidP="000E7FD9">
      <w:pPr>
        <w:rPr>
          <w:del w:id="94" w:author="Paul Janssen" w:date="2020-05-25T12:26:00Z"/>
        </w:rPr>
      </w:pPr>
      <w:del w:id="95" w:author="Paul Janssen" w:date="2020-05-25T12:26:00Z">
        <w:r w:rsidRPr="00DB2583" w:rsidDel="00076119">
          <w:delText>Frank Coumans (Eneco)</w:delText>
        </w:r>
      </w:del>
    </w:p>
    <w:p w14:paraId="1EE7BC44" w14:textId="6C5AB8F3" w:rsidR="000E7FD9" w:rsidDel="00076119" w:rsidRDefault="000E7FD9" w:rsidP="000E7FD9">
      <w:pPr>
        <w:rPr>
          <w:del w:id="96" w:author="Paul Janssen" w:date="2020-05-25T12:26:00Z"/>
        </w:rPr>
      </w:pPr>
      <w:del w:id="97" w:author="Paul Janssen" w:date="2020-05-25T12:26:00Z">
        <w:r w:rsidDel="00076119">
          <w:delText>Hans Meijer (Gemeente Den Haag)</w:delText>
        </w:r>
      </w:del>
    </w:p>
    <w:p w14:paraId="3B2E30DB" w14:textId="7F796B62" w:rsidR="000E7FD9" w:rsidDel="00076119" w:rsidRDefault="000E7FD9" w:rsidP="000E7FD9">
      <w:pPr>
        <w:rPr>
          <w:del w:id="98" w:author="Paul Janssen" w:date="2020-05-25T12:26:00Z"/>
        </w:rPr>
      </w:pPr>
      <w:del w:id="99"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100" w:author="Paul Janssen" w:date="2020-05-25T12:26:00Z"/>
        </w:rPr>
      </w:pPr>
      <w:del w:id="101"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102" w:author="Paul Janssen" w:date="2020-05-25T12:26:00Z"/>
        </w:rPr>
      </w:pPr>
      <w:del w:id="103" w:author="Paul Janssen" w:date="2020-05-25T12:26:00Z">
        <w:r w:rsidDel="00076119">
          <w:delText>John Peeters (Gemeente Maasgouw)</w:delText>
        </w:r>
      </w:del>
    </w:p>
    <w:p w14:paraId="0F50EE7A" w14:textId="2FC43307" w:rsidR="00CD35A6" w:rsidDel="00076119" w:rsidRDefault="00CD35A6" w:rsidP="000E7FD9">
      <w:pPr>
        <w:rPr>
          <w:del w:id="104" w:author="Paul Janssen" w:date="2020-05-25T12:26:00Z"/>
        </w:rPr>
      </w:pPr>
      <w:del w:id="105"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106" w:author="Paul Janssen" w:date="2020-05-22T14:41:00Z"/>
        </w:rPr>
      </w:pPr>
      <w:del w:id="107"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3EBF363" w14:textId="267B2C0C" w:rsidR="0071222E"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2590374" w:history="1">
        <w:r w:rsidR="0071222E" w:rsidRPr="009B0F26">
          <w:rPr>
            <w:rStyle w:val="Hyperlink"/>
            <w:noProof/>
          </w:rPr>
          <w:t>Inleiding en leeswijzer.</w:t>
        </w:r>
        <w:r w:rsidR="0071222E">
          <w:rPr>
            <w:noProof/>
            <w:webHidden/>
          </w:rPr>
          <w:tab/>
        </w:r>
        <w:r w:rsidR="0071222E">
          <w:rPr>
            <w:noProof/>
            <w:webHidden/>
          </w:rPr>
          <w:fldChar w:fldCharType="begin"/>
        </w:r>
        <w:r w:rsidR="0071222E">
          <w:rPr>
            <w:noProof/>
            <w:webHidden/>
          </w:rPr>
          <w:instrText xml:space="preserve"> PAGEREF _Toc42590374 \h </w:instrText>
        </w:r>
        <w:r w:rsidR="0071222E">
          <w:rPr>
            <w:noProof/>
            <w:webHidden/>
          </w:rPr>
        </w:r>
        <w:r w:rsidR="0071222E">
          <w:rPr>
            <w:noProof/>
            <w:webHidden/>
          </w:rPr>
          <w:fldChar w:fldCharType="separate"/>
        </w:r>
        <w:r w:rsidR="0071222E">
          <w:rPr>
            <w:noProof/>
            <w:webHidden/>
          </w:rPr>
          <w:t>5</w:t>
        </w:r>
        <w:r w:rsidR="0071222E">
          <w:rPr>
            <w:noProof/>
            <w:webHidden/>
          </w:rPr>
          <w:fldChar w:fldCharType="end"/>
        </w:r>
      </w:hyperlink>
    </w:p>
    <w:p w14:paraId="5DE4E1AC" w14:textId="3D6EA48B" w:rsidR="0071222E" w:rsidRDefault="00755201">
      <w:pPr>
        <w:pStyle w:val="Inhopg1"/>
        <w:rPr>
          <w:rFonts w:asciiTheme="minorHAnsi" w:eastAsiaTheme="minorEastAsia" w:hAnsiTheme="minorHAnsi" w:cstheme="minorBidi"/>
          <w:noProof/>
          <w:sz w:val="22"/>
          <w:szCs w:val="22"/>
        </w:rPr>
      </w:pPr>
      <w:hyperlink w:anchor="_Toc42590375" w:history="1">
        <w:r w:rsidR="0071222E" w:rsidRPr="009B0F26">
          <w:rPr>
            <w:rStyle w:val="Hyperlink"/>
            <w:noProof/>
          </w:rPr>
          <w:t>Scope</w:t>
        </w:r>
        <w:r w:rsidR="0071222E">
          <w:rPr>
            <w:noProof/>
            <w:webHidden/>
          </w:rPr>
          <w:tab/>
        </w:r>
        <w:r w:rsidR="0071222E">
          <w:rPr>
            <w:noProof/>
            <w:webHidden/>
          </w:rPr>
          <w:fldChar w:fldCharType="begin"/>
        </w:r>
        <w:r w:rsidR="0071222E">
          <w:rPr>
            <w:noProof/>
            <w:webHidden/>
          </w:rPr>
          <w:instrText xml:space="preserve"> PAGEREF _Toc42590375 \h </w:instrText>
        </w:r>
        <w:r w:rsidR="0071222E">
          <w:rPr>
            <w:noProof/>
            <w:webHidden/>
          </w:rPr>
        </w:r>
        <w:r w:rsidR="0071222E">
          <w:rPr>
            <w:noProof/>
            <w:webHidden/>
          </w:rPr>
          <w:fldChar w:fldCharType="separate"/>
        </w:r>
        <w:r w:rsidR="0071222E">
          <w:rPr>
            <w:noProof/>
            <w:webHidden/>
          </w:rPr>
          <w:t>6</w:t>
        </w:r>
        <w:r w:rsidR="0071222E">
          <w:rPr>
            <w:noProof/>
            <w:webHidden/>
          </w:rPr>
          <w:fldChar w:fldCharType="end"/>
        </w:r>
      </w:hyperlink>
    </w:p>
    <w:p w14:paraId="30B272FB" w14:textId="79655576" w:rsidR="0071222E" w:rsidRDefault="00755201">
      <w:pPr>
        <w:pStyle w:val="Inhopg2"/>
        <w:rPr>
          <w:rFonts w:asciiTheme="minorHAnsi" w:eastAsiaTheme="minorEastAsia" w:hAnsiTheme="minorHAnsi" w:cstheme="minorBidi"/>
          <w:sz w:val="22"/>
          <w:szCs w:val="22"/>
        </w:rPr>
      </w:pPr>
      <w:hyperlink w:anchor="_Toc42590376" w:history="1">
        <w:r w:rsidR="0071222E" w:rsidRPr="009B0F26">
          <w:rPr>
            <w:rStyle w:val="Hyperlink"/>
          </w:rPr>
          <w:t>2.1</w:t>
        </w:r>
        <w:r w:rsidR="0071222E">
          <w:rPr>
            <w:rFonts w:asciiTheme="minorHAnsi" w:eastAsiaTheme="minorEastAsia" w:hAnsiTheme="minorHAnsi" w:cstheme="minorBidi"/>
            <w:sz w:val="22"/>
            <w:szCs w:val="22"/>
          </w:rPr>
          <w:tab/>
        </w:r>
        <w:r w:rsidR="0071222E" w:rsidRPr="009B0F26">
          <w:rPr>
            <w:rStyle w:val="Hyperlink"/>
          </w:rPr>
          <w:t>Scope.</w:t>
        </w:r>
        <w:r w:rsidR="0071222E">
          <w:rPr>
            <w:webHidden/>
          </w:rPr>
          <w:tab/>
        </w:r>
        <w:r w:rsidR="0071222E">
          <w:rPr>
            <w:webHidden/>
          </w:rPr>
          <w:fldChar w:fldCharType="begin"/>
        </w:r>
        <w:r w:rsidR="0071222E">
          <w:rPr>
            <w:webHidden/>
          </w:rPr>
          <w:instrText xml:space="preserve"> PAGEREF _Toc42590376 \h </w:instrText>
        </w:r>
        <w:r w:rsidR="0071222E">
          <w:rPr>
            <w:webHidden/>
          </w:rPr>
        </w:r>
        <w:r w:rsidR="0071222E">
          <w:rPr>
            <w:webHidden/>
          </w:rPr>
          <w:fldChar w:fldCharType="separate"/>
        </w:r>
        <w:r w:rsidR="0071222E">
          <w:rPr>
            <w:webHidden/>
          </w:rPr>
          <w:t>6</w:t>
        </w:r>
        <w:r w:rsidR="0071222E">
          <w:rPr>
            <w:webHidden/>
          </w:rPr>
          <w:fldChar w:fldCharType="end"/>
        </w:r>
      </w:hyperlink>
    </w:p>
    <w:p w14:paraId="48F1C573" w14:textId="2445C0F7" w:rsidR="0071222E" w:rsidRDefault="00755201">
      <w:pPr>
        <w:pStyle w:val="Inhopg1"/>
        <w:rPr>
          <w:rFonts w:asciiTheme="minorHAnsi" w:eastAsiaTheme="minorEastAsia" w:hAnsiTheme="minorHAnsi" w:cstheme="minorBidi"/>
          <w:noProof/>
          <w:sz w:val="22"/>
          <w:szCs w:val="22"/>
        </w:rPr>
      </w:pPr>
      <w:hyperlink w:anchor="_Toc42590377" w:history="1">
        <w:r w:rsidR="0071222E" w:rsidRPr="009B0F26">
          <w:rPr>
            <w:rStyle w:val="Hyperlink"/>
            <w:noProof/>
          </w:rPr>
          <w:t>Overzicht</w:t>
        </w:r>
        <w:r w:rsidR="0071222E">
          <w:rPr>
            <w:noProof/>
            <w:webHidden/>
          </w:rPr>
          <w:tab/>
        </w:r>
        <w:r w:rsidR="0071222E">
          <w:rPr>
            <w:noProof/>
            <w:webHidden/>
          </w:rPr>
          <w:fldChar w:fldCharType="begin"/>
        </w:r>
        <w:r w:rsidR="0071222E">
          <w:rPr>
            <w:noProof/>
            <w:webHidden/>
          </w:rPr>
          <w:instrText xml:space="preserve"> PAGEREF _Toc42590377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7E30A471" w14:textId="0BB56ADD" w:rsidR="0071222E" w:rsidRDefault="00755201">
      <w:pPr>
        <w:pStyle w:val="Inhopg2"/>
        <w:rPr>
          <w:rFonts w:asciiTheme="minorHAnsi" w:eastAsiaTheme="minorEastAsia" w:hAnsiTheme="minorHAnsi" w:cstheme="minorBidi"/>
          <w:sz w:val="22"/>
          <w:szCs w:val="22"/>
        </w:rPr>
      </w:pPr>
      <w:hyperlink w:anchor="_Toc42590378" w:history="1">
        <w:r w:rsidR="0071222E" w:rsidRPr="009B0F26">
          <w:rPr>
            <w:rStyle w:val="Hyperlink"/>
          </w:rPr>
          <w:t>3.1</w:t>
        </w:r>
        <w:r w:rsidR="0071222E">
          <w:rPr>
            <w:rFonts w:asciiTheme="minorHAnsi" w:eastAsiaTheme="minorEastAsia" w:hAnsiTheme="minorHAnsi" w:cstheme="minorBidi"/>
            <w:sz w:val="22"/>
            <w:szCs w:val="22"/>
          </w:rPr>
          <w:tab/>
        </w:r>
        <w:r w:rsidR="0071222E" w:rsidRPr="009B0F26">
          <w:rPr>
            <w:rStyle w:val="Hyperlink"/>
          </w:rPr>
          <w:t>Naam en Acroniemen.</w:t>
        </w:r>
        <w:r w:rsidR="0071222E">
          <w:rPr>
            <w:webHidden/>
          </w:rPr>
          <w:tab/>
        </w:r>
        <w:r w:rsidR="0071222E">
          <w:rPr>
            <w:webHidden/>
          </w:rPr>
          <w:fldChar w:fldCharType="begin"/>
        </w:r>
        <w:r w:rsidR="0071222E">
          <w:rPr>
            <w:webHidden/>
          </w:rPr>
          <w:instrText xml:space="preserve"> PAGEREF _Toc42590378 \h </w:instrText>
        </w:r>
        <w:r w:rsidR="0071222E">
          <w:rPr>
            <w:webHidden/>
          </w:rPr>
        </w:r>
        <w:r w:rsidR="0071222E">
          <w:rPr>
            <w:webHidden/>
          </w:rPr>
          <w:fldChar w:fldCharType="separate"/>
        </w:r>
        <w:r w:rsidR="0071222E">
          <w:rPr>
            <w:webHidden/>
          </w:rPr>
          <w:t>7</w:t>
        </w:r>
        <w:r w:rsidR="0071222E">
          <w:rPr>
            <w:webHidden/>
          </w:rPr>
          <w:fldChar w:fldCharType="end"/>
        </w:r>
      </w:hyperlink>
    </w:p>
    <w:p w14:paraId="2B2170D3" w14:textId="210B65A3" w:rsidR="0071222E" w:rsidRDefault="00755201">
      <w:pPr>
        <w:pStyle w:val="Inhopg2"/>
        <w:rPr>
          <w:rFonts w:asciiTheme="minorHAnsi" w:eastAsiaTheme="minorEastAsia" w:hAnsiTheme="minorHAnsi" w:cstheme="minorBidi"/>
          <w:sz w:val="22"/>
          <w:szCs w:val="22"/>
        </w:rPr>
      </w:pPr>
      <w:hyperlink w:anchor="_Toc42590379" w:history="1">
        <w:r w:rsidR="0071222E" w:rsidRPr="009B0F26">
          <w:rPr>
            <w:rStyle w:val="Hyperlink"/>
          </w:rPr>
          <w:t>3.2</w:t>
        </w:r>
        <w:r w:rsidR="0071222E">
          <w:rPr>
            <w:rFonts w:asciiTheme="minorHAnsi" w:eastAsiaTheme="minorEastAsia" w:hAnsiTheme="minorHAnsi" w:cstheme="minorBidi"/>
            <w:sz w:val="22"/>
            <w:szCs w:val="22"/>
          </w:rPr>
          <w:tab/>
        </w:r>
        <w:r w:rsidR="0071222E" w:rsidRPr="009B0F26">
          <w:rPr>
            <w:rStyle w:val="Hyperlink"/>
          </w:rPr>
          <w:t>Informele beschrijving.</w:t>
        </w:r>
        <w:r w:rsidR="0071222E">
          <w:rPr>
            <w:webHidden/>
          </w:rPr>
          <w:tab/>
        </w:r>
        <w:r w:rsidR="0071222E">
          <w:rPr>
            <w:webHidden/>
          </w:rPr>
          <w:fldChar w:fldCharType="begin"/>
        </w:r>
        <w:r w:rsidR="0071222E">
          <w:rPr>
            <w:webHidden/>
          </w:rPr>
          <w:instrText xml:space="preserve"> PAGEREF _Toc42590379 \h </w:instrText>
        </w:r>
        <w:r w:rsidR="0071222E">
          <w:rPr>
            <w:webHidden/>
          </w:rPr>
        </w:r>
        <w:r w:rsidR="0071222E">
          <w:rPr>
            <w:webHidden/>
          </w:rPr>
          <w:fldChar w:fldCharType="separate"/>
        </w:r>
        <w:r w:rsidR="0071222E">
          <w:rPr>
            <w:webHidden/>
          </w:rPr>
          <w:t>7</w:t>
        </w:r>
        <w:r w:rsidR="0071222E">
          <w:rPr>
            <w:webHidden/>
          </w:rPr>
          <w:fldChar w:fldCharType="end"/>
        </w:r>
      </w:hyperlink>
    </w:p>
    <w:p w14:paraId="3CF2062D" w14:textId="2FCDD79C" w:rsidR="0071222E" w:rsidRDefault="00755201">
      <w:pPr>
        <w:pStyle w:val="Inhopg3"/>
        <w:rPr>
          <w:rFonts w:asciiTheme="minorHAnsi" w:eastAsiaTheme="minorEastAsia" w:hAnsiTheme="minorHAnsi" w:cstheme="minorBidi"/>
          <w:noProof/>
          <w:sz w:val="22"/>
          <w:szCs w:val="22"/>
        </w:rPr>
      </w:pPr>
      <w:hyperlink w:anchor="_Toc42590380" w:history="1">
        <w:r w:rsidR="0071222E" w:rsidRPr="009B0F26">
          <w:rPr>
            <w:rStyle w:val="Hyperlink"/>
            <w:noProof/>
          </w:rPr>
          <w:t>3.2.1</w:t>
        </w:r>
        <w:r w:rsidR="0071222E">
          <w:rPr>
            <w:rFonts w:asciiTheme="minorHAnsi" w:eastAsiaTheme="minorEastAsia" w:hAnsiTheme="minorHAnsi" w:cstheme="minorBidi"/>
            <w:noProof/>
            <w:sz w:val="22"/>
            <w:szCs w:val="22"/>
          </w:rPr>
          <w:tab/>
        </w:r>
        <w:r w:rsidR="0071222E" w:rsidRPr="009B0F26">
          <w:rPr>
            <w:rStyle w:val="Hyperlink"/>
            <w:noProof/>
          </w:rPr>
          <w:t>Definitie.</w:t>
        </w:r>
        <w:r w:rsidR="0071222E">
          <w:rPr>
            <w:noProof/>
            <w:webHidden/>
          </w:rPr>
          <w:tab/>
        </w:r>
        <w:r w:rsidR="0071222E">
          <w:rPr>
            <w:noProof/>
            <w:webHidden/>
          </w:rPr>
          <w:fldChar w:fldCharType="begin"/>
        </w:r>
        <w:r w:rsidR="0071222E">
          <w:rPr>
            <w:noProof/>
            <w:webHidden/>
          </w:rPr>
          <w:instrText xml:space="preserve"> PAGEREF _Toc42590380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2BE3B6AE" w14:textId="017E69F6" w:rsidR="0071222E" w:rsidRDefault="00755201">
      <w:pPr>
        <w:pStyle w:val="Inhopg3"/>
        <w:rPr>
          <w:rFonts w:asciiTheme="minorHAnsi" w:eastAsiaTheme="minorEastAsia" w:hAnsiTheme="minorHAnsi" w:cstheme="minorBidi"/>
          <w:noProof/>
          <w:sz w:val="22"/>
          <w:szCs w:val="22"/>
        </w:rPr>
      </w:pPr>
      <w:hyperlink w:anchor="_Toc42590381" w:history="1">
        <w:r w:rsidR="0071222E" w:rsidRPr="009B0F26">
          <w:rPr>
            <w:rStyle w:val="Hyperlink"/>
            <w:noProof/>
          </w:rPr>
          <w:t>3.2.2</w:t>
        </w:r>
        <w:r w:rsidR="0071222E">
          <w:rPr>
            <w:rFonts w:asciiTheme="minorHAnsi" w:eastAsiaTheme="minorEastAsia" w:hAnsiTheme="minorHAnsi" w:cstheme="minorBidi"/>
            <w:noProof/>
            <w:sz w:val="22"/>
            <w:szCs w:val="22"/>
          </w:rPr>
          <w:tab/>
        </w:r>
        <w:r w:rsidR="0071222E" w:rsidRPr="009B0F26">
          <w:rPr>
            <w:rStyle w:val="Hyperlink"/>
            <w:noProof/>
          </w:rPr>
          <w:t>Beschrijving.</w:t>
        </w:r>
        <w:r w:rsidR="0071222E">
          <w:rPr>
            <w:noProof/>
            <w:webHidden/>
          </w:rPr>
          <w:tab/>
        </w:r>
        <w:r w:rsidR="0071222E">
          <w:rPr>
            <w:noProof/>
            <w:webHidden/>
          </w:rPr>
          <w:fldChar w:fldCharType="begin"/>
        </w:r>
        <w:r w:rsidR="0071222E">
          <w:rPr>
            <w:noProof/>
            <w:webHidden/>
          </w:rPr>
          <w:instrText xml:space="preserve"> PAGEREF _Toc42590381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59E3EBE1" w14:textId="2A6F2A29" w:rsidR="0071222E" w:rsidRDefault="00755201">
      <w:pPr>
        <w:pStyle w:val="Inhopg2"/>
        <w:rPr>
          <w:rFonts w:asciiTheme="minorHAnsi" w:eastAsiaTheme="minorEastAsia" w:hAnsiTheme="minorHAnsi" w:cstheme="minorBidi"/>
          <w:sz w:val="22"/>
          <w:szCs w:val="22"/>
        </w:rPr>
      </w:pPr>
      <w:hyperlink w:anchor="_Toc42590382" w:history="1">
        <w:r w:rsidR="0071222E" w:rsidRPr="009B0F26">
          <w:rPr>
            <w:rStyle w:val="Hyperlink"/>
          </w:rPr>
          <w:t>3.3</w:t>
        </w:r>
        <w:r w:rsidR="0071222E">
          <w:rPr>
            <w:rFonts w:asciiTheme="minorHAnsi" w:eastAsiaTheme="minorEastAsia" w:hAnsiTheme="minorHAnsi" w:cstheme="minorBidi"/>
            <w:sz w:val="22"/>
            <w:szCs w:val="22"/>
          </w:rPr>
          <w:tab/>
        </w:r>
        <w:r w:rsidR="0071222E" w:rsidRPr="009B0F26">
          <w:rPr>
            <w:rStyle w:val="Hyperlink"/>
          </w:rPr>
          <w:t>Normatieve referenties.</w:t>
        </w:r>
        <w:r w:rsidR="0071222E">
          <w:rPr>
            <w:webHidden/>
          </w:rPr>
          <w:tab/>
        </w:r>
        <w:r w:rsidR="0071222E">
          <w:rPr>
            <w:webHidden/>
          </w:rPr>
          <w:fldChar w:fldCharType="begin"/>
        </w:r>
        <w:r w:rsidR="0071222E">
          <w:rPr>
            <w:webHidden/>
          </w:rPr>
          <w:instrText xml:space="preserve"> PAGEREF _Toc42590382 \h </w:instrText>
        </w:r>
        <w:r w:rsidR="0071222E">
          <w:rPr>
            <w:webHidden/>
          </w:rPr>
        </w:r>
        <w:r w:rsidR="0071222E">
          <w:rPr>
            <w:webHidden/>
          </w:rPr>
          <w:fldChar w:fldCharType="separate"/>
        </w:r>
        <w:r w:rsidR="0071222E">
          <w:rPr>
            <w:webHidden/>
          </w:rPr>
          <w:t>10</w:t>
        </w:r>
        <w:r w:rsidR="0071222E">
          <w:rPr>
            <w:webHidden/>
          </w:rPr>
          <w:fldChar w:fldCharType="end"/>
        </w:r>
      </w:hyperlink>
    </w:p>
    <w:p w14:paraId="17DCF932" w14:textId="58CD767F" w:rsidR="0071222E" w:rsidRDefault="00755201">
      <w:pPr>
        <w:pStyle w:val="Inhopg2"/>
        <w:rPr>
          <w:rFonts w:asciiTheme="minorHAnsi" w:eastAsiaTheme="minorEastAsia" w:hAnsiTheme="minorHAnsi" w:cstheme="minorBidi"/>
          <w:sz w:val="22"/>
          <w:szCs w:val="22"/>
        </w:rPr>
      </w:pPr>
      <w:hyperlink w:anchor="_Toc42590383" w:history="1">
        <w:r w:rsidR="0071222E" w:rsidRPr="009B0F26">
          <w:rPr>
            <w:rStyle w:val="Hyperlink"/>
          </w:rPr>
          <w:t>3.4</w:t>
        </w:r>
        <w:r w:rsidR="0071222E">
          <w:rPr>
            <w:rFonts w:asciiTheme="minorHAnsi" w:eastAsiaTheme="minorEastAsia" w:hAnsiTheme="minorHAnsi" w:cstheme="minorBidi"/>
            <w:sz w:val="22"/>
            <w:szCs w:val="22"/>
          </w:rPr>
          <w:tab/>
        </w:r>
        <w:r w:rsidR="0071222E" w:rsidRPr="009B0F26">
          <w:rPr>
            <w:rStyle w:val="Hyperlink"/>
          </w:rPr>
          <w:t>Totstandkoming.</w:t>
        </w:r>
        <w:r w:rsidR="0071222E">
          <w:rPr>
            <w:webHidden/>
          </w:rPr>
          <w:tab/>
        </w:r>
        <w:r w:rsidR="0071222E">
          <w:rPr>
            <w:webHidden/>
          </w:rPr>
          <w:fldChar w:fldCharType="begin"/>
        </w:r>
        <w:r w:rsidR="0071222E">
          <w:rPr>
            <w:webHidden/>
          </w:rPr>
          <w:instrText xml:space="preserve"> PAGEREF _Toc42590383 \h </w:instrText>
        </w:r>
        <w:r w:rsidR="0071222E">
          <w:rPr>
            <w:webHidden/>
          </w:rPr>
        </w:r>
        <w:r w:rsidR="0071222E">
          <w:rPr>
            <w:webHidden/>
          </w:rPr>
          <w:fldChar w:fldCharType="separate"/>
        </w:r>
        <w:r w:rsidR="0071222E">
          <w:rPr>
            <w:webHidden/>
          </w:rPr>
          <w:t>10</w:t>
        </w:r>
        <w:r w:rsidR="0071222E">
          <w:rPr>
            <w:webHidden/>
          </w:rPr>
          <w:fldChar w:fldCharType="end"/>
        </w:r>
      </w:hyperlink>
    </w:p>
    <w:p w14:paraId="1350C091" w14:textId="449EB4FA" w:rsidR="0071222E" w:rsidRDefault="00755201">
      <w:pPr>
        <w:pStyle w:val="Inhopg2"/>
        <w:rPr>
          <w:rFonts w:asciiTheme="minorHAnsi" w:eastAsiaTheme="minorEastAsia" w:hAnsiTheme="minorHAnsi" w:cstheme="minorBidi"/>
          <w:sz w:val="22"/>
          <w:szCs w:val="22"/>
        </w:rPr>
      </w:pPr>
      <w:hyperlink w:anchor="_Toc42590384" w:history="1">
        <w:r w:rsidR="0071222E" w:rsidRPr="009B0F26">
          <w:rPr>
            <w:rStyle w:val="Hyperlink"/>
          </w:rPr>
          <w:t>3.5</w:t>
        </w:r>
        <w:r w:rsidR="0071222E">
          <w:rPr>
            <w:rFonts w:asciiTheme="minorHAnsi" w:eastAsiaTheme="minorEastAsia" w:hAnsiTheme="minorHAnsi" w:cstheme="minorBidi"/>
            <w:sz w:val="22"/>
            <w:szCs w:val="22"/>
          </w:rPr>
          <w:tab/>
        </w:r>
        <w:r w:rsidR="0071222E" w:rsidRPr="009B0F26">
          <w:rPr>
            <w:rStyle w:val="Hyperlink"/>
          </w:rPr>
          <w:t>Termen en definities.</w:t>
        </w:r>
        <w:r w:rsidR="0071222E">
          <w:rPr>
            <w:webHidden/>
          </w:rPr>
          <w:tab/>
        </w:r>
        <w:r w:rsidR="0071222E">
          <w:rPr>
            <w:webHidden/>
          </w:rPr>
          <w:fldChar w:fldCharType="begin"/>
        </w:r>
        <w:r w:rsidR="0071222E">
          <w:rPr>
            <w:webHidden/>
          </w:rPr>
          <w:instrText xml:space="preserve"> PAGEREF _Toc42590384 \h </w:instrText>
        </w:r>
        <w:r w:rsidR="0071222E">
          <w:rPr>
            <w:webHidden/>
          </w:rPr>
        </w:r>
        <w:r w:rsidR="0071222E">
          <w:rPr>
            <w:webHidden/>
          </w:rPr>
          <w:fldChar w:fldCharType="separate"/>
        </w:r>
        <w:r w:rsidR="0071222E">
          <w:rPr>
            <w:webHidden/>
          </w:rPr>
          <w:t>10</w:t>
        </w:r>
        <w:r w:rsidR="0071222E">
          <w:rPr>
            <w:webHidden/>
          </w:rPr>
          <w:fldChar w:fldCharType="end"/>
        </w:r>
      </w:hyperlink>
    </w:p>
    <w:p w14:paraId="1BF84681" w14:textId="10E611B5" w:rsidR="0071222E" w:rsidRDefault="00755201">
      <w:pPr>
        <w:pStyle w:val="Inhopg2"/>
        <w:rPr>
          <w:rFonts w:asciiTheme="minorHAnsi" w:eastAsiaTheme="minorEastAsia" w:hAnsiTheme="minorHAnsi" w:cstheme="minorBidi"/>
          <w:sz w:val="22"/>
          <w:szCs w:val="22"/>
        </w:rPr>
      </w:pPr>
      <w:hyperlink w:anchor="_Toc42590385" w:history="1">
        <w:r w:rsidR="0071222E" w:rsidRPr="009B0F26">
          <w:rPr>
            <w:rStyle w:val="Hyperlink"/>
          </w:rPr>
          <w:t>3.6</w:t>
        </w:r>
        <w:r w:rsidR="0071222E">
          <w:rPr>
            <w:rFonts w:asciiTheme="minorHAnsi" w:eastAsiaTheme="minorEastAsia" w:hAnsiTheme="minorHAnsi" w:cstheme="minorBidi"/>
            <w:sz w:val="22"/>
            <w:szCs w:val="22"/>
          </w:rPr>
          <w:tab/>
        </w:r>
        <w:r w:rsidR="0071222E" w:rsidRPr="009B0F26">
          <w:rPr>
            <w:rStyle w:val="Hyperlink"/>
          </w:rPr>
          <w:t>Symbolen en afkortingen.</w:t>
        </w:r>
        <w:r w:rsidR="0071222E">
          <w:rPr>
            <w:webHidden/>
          </w:rPr>
          <w:tab/>
        </w:r>
        <w:r w:rsidR="0071222E">
          <w:rPr>
            <w:webHidden/>
          </w:rPr>
          <w:fldChar w:fldCharType="begin"/>
        </w:r>
        <w:r w:rsidR="0071222E">
          <w:rPr>
            <w:webHidden/>
          </w:rPr>
          <w:instrText xml:space="preserve"> PAGEREF _Toc42590385 \h </w:instrText>
        </w:r>
        <w:r w:rsidR="0071222E">
          <w:rPr>
            <w:webHidden/>
          </w:rPr>
        </w:r>
        <w:r w:rsidR="0071222E">
          <w:rPr>
            <w:webHidden/>
          </w:rPr>
          <w:fldChar w:fldCharType="separate"/>
        </w:r>
        <w:r w:rsidR="0071222E">
          <w:rPr>
            <w:webHidden/>
          </w:rPr>
          <w:t>14</w:t>
        </w:r>
        <w:r w:rsidR="0071222E">
          <w:rPr>
            <w:webHidden/>
          </w:rPr>
          <w:fldChar w:fldCharType="end"/>
        </w:r>
      </w:hyperlink>
    </w:p>
    <w:p w14:paraId="1EB595D0" w14:textId="4409C732" w:rsidR="0071222E" w:rsidRDefault="00755201">
      <w:pPr>
        <w:pStyle w:val="Inhopg1"/>
        <w:rPr>
          <w:rFonts w:asciiTheme="minorHAnsi" w:eastAsiaTheme="minorEastAsia" w:hAnsiTheme="minorHAnsi" w:cstheme="minorBidi"/>
          <w:noProof/>
          <w:sz w:val="22"/>
          <w:szCs w:val="22"/>
        </w:rPr>
      </w:pPr>
      <w:hyperlink w:anchor="_Toc42590386" w:history="1">
        <w:r w:rsidR="0071222E" w:rsidRPr="009B0F26">
          <w:rPr>
            <w:rStyle w:val="Hyperlink"/>
            <w:noProof/>
          </w:rPr>
          <w:t>Identificatie document</w:t>
        </w:r>
        <w:r w:rsidR="0071222E">
          <w:rPr>
            <w:noProof/>
            <w:webHidden/>
          </w:rPr>
          <w:tab/>
        </w:r>
        <w:r w:rsidR="0071222E">
          <w:rPr>
            <w:noProof/>
            <w:webHidden/>
          </w:rPr>
          <w:fldChar w:fldCharType="begin"/>
        </w:r>
        <w:r w:rsidR="0071222E">
          <w:rPr>
            <w:noProof/>
            <w:webHidden/>
          </w:rPr>
          <w:instrText xml:space="preserve"> PAGEREF _Toc42590386 \h </w:instrText>
        </w:r>
        <w:r w:rsidR="0071222E">
          <w:rPr>
            <w:noProof/>
            <w:webHidden/>
          </w:rPr>
        </w:r>
        <w:r w:rsidR="0071222E">
          <w:rPr>
            <w:noProof/>
            <w:webHidden/>
          </w:rPr>
          <w:fldChar w:fldCharType="separate"/>
        </w:r>
        <w:r w:rsidR="0071222E">
          <w:rPr>
            <w:noProof/>
            <w:webHidden/>
          </w:rPr>
          <w:t>16</w:t>
        </w:r>
        <w:r w:rsidR="0071222E">
          <w:rPr>
            <w:noProof/>
            <w:webHidden/>
          </w:rPr>
          <w:fldChar w:fldCharType="end"/>
        </w:r>
      </w:hyperlink>
    </w:p>
    <w:p w14:paraId="374102F6" w14:textId="02FC4BA3" w:rsidR="0071222E" w:rsidRDefault="00755201">
      <w:pPr>
        <w:pStyle w:val="Inhopg1"/>
        <w:rPr>
          <w:rFonts w:asciiTheme="minorHAnsi" w:eastAsiaTheme="minorEastAsia" w:hAnsiTheme="minorHAnsi" w:cstheme="minorBidi"/>
          <w:noProof/>
          <w:sz w:val="22"/>
          <w:szCs w:val="22"/>
        </w:rPr>
      </w:pPr>
      <w:hyperlink w:anchor="_Toc42590387" w:history="1">
        <w:r w:rsidR="0071222E" w:rsidRPr="009B0F26">
          <w:rPr>
            <w:rStyle w:val="Hyperlink"/>
            <w:noProof/>
          </w:rPr>
          <w:t>Data content en structuur</w:t>
        </w:r>
        <w:r w:rsidR="0071222E">
          <w:rPr>
            <w:noProof/>
            <w:webHidden/>
          </w:rPr>
          <w:tab/>
        </w:r>
        <w:r w:rsidR="0071222E">
          <w:rPr>
            <w:noProof/>
            <w:webHidden/>
          </w:rPr>
          <w:fldChar w:fldCharType="begin"/>
        </w:r>
        <w:r w:rsidR="0071222E">
          <w:rPr>
            <w:noProof/>
            <w:webHidden/>
          </w:rPr>
          <w:instrText xml:space="preserve"> PAGEREF _Toc42590387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41B6C43" w14:textId="2EF5EA6D" w:rsidR="0071222E" w:rsidRDefault="00755201">
      <w:pPr>
        <w:pStyle w:val="Inhopg2"/>
        <w:rPr>
          <w:rFonts w:asciiTheme="minorHAnsi" w:eastAsiaTheme="minorEastAsia" w:hAnsiTheme="minorHAnsi" w:cstheme="minorBidi"/>
          <w:sz w:val="22"/>
          <w:szCs w:val="22"/>
        </w:rPr>
      </w:pPr>
      <w:hyperlink w:anchor="_Toc42590388" w:history="1">
        <w:r w:rsidR="0071222E" w:rsidRPr="009B0F26">
          <w:rPr>
            <w:rStyle w:val="Hyperlink"/>
          </w:rPr>
          <w:t>5.1</w:t>
        </w:r>
        <w:r w:rsidR="0071222E">
          <w:rPr>
            <w:rFonts w:asciiTheme="minorHAnsi" w:eastAsiaTheme="minorEastAsia" w:hAnsiTheme="minorHAnsi" w:cstheme="minorBidi"/>
            <w:sz w:val="22"/>
            <w:szCs w:val="22"/>
          </w:rPr>
          <w:tab/>
        </w:r>
        <w:r w:rsidR="0071222E" w:rsidRPr="009B0F26">
          <w:rPr>
            <w:rStyle w:val="Hyperlink"/>
          </w:rPr>
          <w:t>Inleiding.</w:t>
        </w:r>
        <w:r w:rsidR="0071222E">
          <w:rPr>
            <w:webHidden/>
          </w:rPr>
          <w:tab/>
        </w:r>
        <w:r w:rsidR="0071222E">
          <w:rPr>
            <w:webHidden/>
          </w:rPr>
          <w:fldChar w:fldCharType="begin"/>
        </w:r>
        <w:r w:rsidR="0071222E">
          <w:rPr>
            <w:webHidden/>
          </w:rPr>
          <w:instrText xml:space="preserve"> PAGEREF _Toc42590388 \h </w:instrText>
        </w:r>
        <w:r w:rsidR="0071222E">
          <w:rPr>
            <w:webHidden/>
          </w:rPr>
        </w:r>
        <w:r w:rsidR="0071222E">
          <w:rPr>
            <w:webHidden/>
          </w:rPr>
          <w:fldChar w:fldCharType="separate"/>
        </w:r>
        <w:r w:rsidR="0071222E">
          <w:rPr>
            <w:webHidden/>
          </w:rPr>
          <w:t>17</w:t>
        </w:r>
        <w:r w:rsidR="0071222E">
          <w:rPr>
            <w:webHidden/>
          </w:rPr>
          <w:fldChar w:fldCharType="end"/>
        </w:r>
      </w:hyperlink>
    </w:p>
    <w:p w14:paraId="3B151876" w14:textId="7535A2B4" w:rsidR="0071222E" w:rsidRDefault="00755201">
      <w:pPr>
        <w:pStyle w:val="Inhopg2"/>
        <w:rPr>
          <w:rFonts w:asciiTheme="minorHAnsi" w:eastAsiaTheme="minorEastAsia" w:hAnsiTheme="minorHAnsi" w:cstheme="minorBidi"/>
          <w:sz w:val="22"/>
          <w:szCs w:val="22"/>
        </w:rPr>
      </w:pPr>
      <w:hyperlink w:anchor="_Toc42590389" w:history="1">
        <w:r w:rsidR="0071222E" w:rsidRPr="009B0F26">
          <w:rPr>
            <w:rStyle w:val="Hyperlink"/>
          </w:rPr>
          <w:t>5.2</w:t>
        </w:r>
        <w:r w:rsidR="0071222E">
          <w:rPr>
            <w:rFonts w:asciiTheme="minorHAnsi" w:eastAsiaTheme="minorEastAsia" w:hAnsiTheme="minorHAnsi" w:cstheme="minorBidi"/>
            <w:sz w:val="22"/>
            <w:szCs w:val="22"/>
          </w:rPr>
          <w:tab/>
        </w:r>
        <w:r w:rsidR="0071222E" w:rsidRPr="009B0F26">
          <w:rPr>
            <w:rStyle w:val="Hyperlink"/>
          </w:rPr>
          <w:t>UML diagrammen.</w:t>
        </w:r>
        <w:r w:rsidR="0071222E">
          <w:rPr>
            <w:webHidden/>
          </w:rPr>
          <w:tab/>
        </w:r>
        <w:r w:rsidR="0071222E">
          <w:rPr>
            <w:webHidden/>
          </w:rPr>
          <w:fldChar w:fldCharType="begin"/>
        </w:r>
        <w:r w:rsidR="0071222E">
          <w:rPr>
            <w:webHidden/>
          </w:rPr>
          <w:instrText xml:space="preserve"> PAGEREF _Toc42590389 \h </w:instrText>
        </w:r>
        <w:r w:rsidR="0071222E">
          <w:rPr>
            <w:webHidden/>
          </w:rPr>
        </w:r>
        <w:r w:rsidR="0071222E">
          <w:rPr>
            <w:webHidden/>
          </w:rPr>
          <w:fldChar w:fldCharType="separate"/>
        </w:r>
        <w:r w:rsidR="0071222E">
          <w:rPr>
            <w:webHidden/>
          </w:rPr>
          <w:t>17</w:t>
        </w:r>
        <w:r w:rsidR="0071222E">
          <w:rPr>
            <w:webHidden/>
          </w:rPr>
          <w:fldChar w:fldCharType="end"/>
        </w:r>
      </w:hyperlink>
    </w:p>
    <w:p w14:paraId="335843B4" w14:textId="459F0310" w:rsidR="0071222E" w:rsidRDefault="00755201">
      <w:pPr>
        <w:pStyle w:val="Inhopg3"/>
        <w:rPr>
          <w:rFonts w:asciiTheme="minorHAnsi" w:eastAsiaTheme="minorEastAsia" w:hAnsiTheme="minorHAnsi" w:cstheme="minorBidi"/>
          <w:noProof/>
          <w:sz w:val="22"/>
          <w:szCs w:val="22"/>
        </w:rPr>
      </w:pPr>
      <w:hyperlink w:anchor="_Toc42590390" w:history="1">
        <w:r w:rsidR="0071222E" w:rsidRPr="009B0F26">
          <w:rPr>
            <w:rStyle w:val="Hyperlink"/>
            <w:noProof/>
          </w:rPr>
          <w:t>5.2.1</w:t>
        </w:r>
        <w:r w:rsidR="0071222E">
          <w:rPr>
            <w:rFonts w:asciiTheme="minorHAnsi" w:eastAsiaTheme="minorEastAsia" w:hAnsiTheme="minorHAnsi" w:cstheme="minorBidi"/>
            <w:noProof/>
            <w:sz w:val="22"/>
            <w:szCs w:val="22"/>
          </w:rPr>
          <w:tab/>
        </w:r>
        <w:r w:rsidR="0071222E" w:rsidRPr="009B0F26">
          <w:rPr>
            <w:rStyle w:val="Hyperlink"/>
            <w:noProof/>
          </w:rPr>
          <w:t>Beschrijving algemeen principe: IMKL als extensie op INSPIRE.</w:t>
        </w:r>
        <w:r w:rsidR="0071222E">
          <w:rPr>
            <w:noProof/>
            <w:webHidden/>
          </w:rPr>
          <w:tab/>
        </w:r>
        <w:r w:rsidR="0071222E">
          <w:rPr>
            <w:noProof/>
            <w:webHidden/>
          </w:rPr>
          <w:fldChar w:fldCharType="begin"/>
        </w:r>
        <w:r w:rsidR="0071222E">
          <w:rPr>
            <w:noProof/>
            <w:webHidden/>
          </w:rPr>
          <w:instrText xml:space="preserve"> PAGEREF _Toc42590390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C2A2C40" w14:textId="54EF729F" w:rsidR="0071222E" w:rsidRDefault="00755201">
      <w:pPr>
        <w:pStyle w:val="Inhopg3"/>
        <w:rPr>
          <w:rFonts w:asciiTheme="minorHAnsi" w:eastAsiaTheme="minorEastAsia" w:hAnsiTheme="minorHAnsi" w:cstheme="minorBidi"/>
          <w:noProof/>
          <w:sz w:val="22"/>
          <w:szCs w:val="22"/>
        </w:rPr>
      </w:pPr>
      <w:hyperlink w:anchor="_Toc42590391" w:history="1">
        <w:r w:rsidR="0071222E" w:rsidRPr="009B0F26">
          <w:rPr>
            <w:rStyle w:val="Hyperlink"/>
            <w:noProof/>
          </w:rPr>
          <w:t>5.2.2</w:t>
        </w:r>
        <w:r w:rsidR="0071222E">
          <w:rPr>
            <w:rFonts w:asciiTheme="minorHAnsi" w:eastAsiaTheme="minorEastAsia" w:hAnsiTheme="minorHAnsi" w:cstheme="minorBidi"/>
            <w:noProof/>
            <w:sz w:val="22"/>
            <w:szCs w:val="22"/>
          </w:rPr>
          <w:tab/>
        </w:r>
        <w:r w:rsidR="0071222E" w:rsidRPr="009B0F26">
          <w:rPr>
            <w:rStyle w:val="Hyperlink"/>
            <w:noProof/>
          </w:rPr>
          <w:t>Metamodel.</w:t>
        </w:r>
        <w:r w:rsidR="0071222E">
          <w:rPr>
            <w:noProof/>
            <w:webHidden/>
          </w:rPr>
          <w:tab/>
        </w:r>
        <w:r w:rsidR="0071222E">
          <w:rPr>
            <w:noProof/>
            <w:webHidden/>
          </w:rPr>
          <w:fldChar w:fldCharType="begin"/>
        </w:r>
        <w:r w:rsidR="0071222E">
          <w:rPr>
            <w:noProof/>
            <w:webHidden/>
          </w:rPr>
          <w:instrText xml:space="preserve"> PAGEREF _Toc42590391 \h </w:instrText>
        </w:r>
        <w:r w:rsidR="0071222E">
          <w:rPr>
            <w:noProof/>
            <w:webHidden/>
          </w:rPr>
        </w:r>
        <w:r w:rsidR="0071222E">
          <w:rPr>
            <w:noProof/>
            <w:webHidden/>
          </w:rPr>
          <w:fldChar w:fldCharType="separate"/>
        </w:r>
        <w:r w:rsidR="0071222E">
          <w:rPr>
            <w:noProof/>
            <w:webHidden/>
          </w:rPr>
          <w:t>18</w:t>
        </w:r>
        <w:r w:rsidR="0071222E">
          <w:rPr>
            <w:noProof/>
            <w:webHidden/>
          </w:rPr>
          <w:fldChar w:fldCharType="end"/>
        </w:r>
      </w:hyperlink>
    </w:p>
    <w:p w14:paraId="58F0879D" w14:textId="15D6635D" w:rsidR="0071222E" w:rsidRDefault="00755201">
      <w:pPr>
        <w:pStyle w:val="Inhopg3"/>
        <w:rPr>
          <w:rFonts w:asciiTheme="minorHAnsi" w:eastAsiaTheme="minorEastAsia" w:hAnsiTheme="minorHAnsi" w:cstheme="minorBidi"/>
          <w:noProof/>
          <w:sz w:val="22"/>
          <w:szCs w:val="22"/>
        </w:rPr>
      </w:pPr>
      <w:hyperlink w:anchor="_Toc42590392" w:history="1">
        <w:r w:rsidR="0071222E" w:rsidRPr="009B0F26">
          <w:rPr>
            <w:rStyle w:val="Hyperlink"/>
            <w:noProof/>
          </w:rPr>
          <w:t>5.2.3</w:t>
        </w:r>
        <w:r w:rsidR="0071222E">
          <w:rPr>
            <w:rFonts w:asciiTheme="minorHAnsi" w:eastAsiaTheme="minorEastAsia" w:hAnsiTheme="minorHAnsi" w:cstheme="minorBidi"/>
            <w:noProof/>
            <w:sz w:val="22"/>
            <w:szCs w:val="22"/>
          </w:rPr>
          <w:tab/>
        </w:r>
        <w:r w:rsidR="0071222E" w:rsidRPr="009B0F26">
          <w:rPr>
            <w:rStyle w:val="Hyperlink"/>
            <w:noProof/>
          </w:rPr>
          <w:t>UML - WIBON overzicht.</w:t>
        </w:r>
        <w:r w:rsidR="0071222E">
          <w:rPr>
            <w:noProof/>
            <w:webHidden/>
          </w:rPr>
          <w:tab/>
        </w:r>
        <w:r w:rsidR="0071222E">
          <w:rPr>
            <w:noProof/>
            <w:webHidden/>
          </w:rPr>
          <w:fldChar w:fldCharType="begin"/>
        </w:r>
        <w:r w:rsidR="0071222E">
          <w:rPr>
            <w:noProof/>
            <w:webHidden/>
          </w:rPr>
          <w:instrText xml:space="preserve"> PAGEREF _Toc42590392 \h </w:instrText>
        </w:r>
        <w:r w:rsidR="0071222E">
          <w:rPr>
            <w:noProof/>
            <w:webHidden/>
          </w:rPr>
        </w:r>
        <w:r w:rsidR="0071222E">
          <w:rPr>
            <w:noProof/>
            <w:webHidden/>
          </w:rPr>
          <w:fldChar w:fldCharType="separate"/>
        </w:r>
        <w:r w:rsidR="0071222E">
          <w:rPr>
            <w:noProof/>
            <w:webHidden/>
          </w:rPr>
          <w:t>19</w:t>
        </w:r>
        <w:r w:rsidR="0071222E">
          <w:rPr>
            <w:noProof/>
            <w:webHidden/>
          </w:rPr>
          <w:fldChar w:fldCharType="end"/>
        </w:r>
      </w:hyperlink>
    </w:p>
    <w:p w14:paraId="1E8F6F40" w14:textId="556882E7" w:rsidR="0071222E" w:rsidRDefault="00755201">
      <w:pPr>
        <w:pStyle w:val="Inhopg3"/>
        <w:rPr>
          <w:rFonts w:asciiTheme="minorHAnsi" w:eastAsiaTheme="minorEastAsia" w:hAnsiTheme="minorHAnsi" w:cstheme="minorBidi"/>
          <w:noProof/>
          <w:sz w:val="22"/>
          <w:szCs w:val="22"/>
        </w:rPr>
      </w:pPr>
      <w:hyperlink w:anchor="_Toc42590393" w:history="1">
        <w:r w:rsidR="0071222E" w:rsidRPr="009B0F26">
          <w:rPr>
            <w:rStyle w:val="Hyperlink"/>
            <w:noProof/>
          </w:rPr>
          <w:t>5.2.4</w:t>
        </w:r>
        <w:r w:rsidR="0071222E">
          <w:rPr>
            <w:rFonts w:asciiTheme="minorHAnsi" w:eastAsiaTheme="minorEastAsia" w:hAnsiTheme="minorHAnsi" w:cstheme="minorBidi"/>
            <w:noProof/>
            <w:sz w:val="22"/>
            <w:szCs w:val="22"/>
          </w:rPr>
          <w:tab/>
        </w:r>
        <w:r w:rsidR="0071222E" w:rsidRPr="009B0F26">
          <w:rPr>
            <w:rStyle w:val="Hyperlink"/>
            <w:noProof/>
          </w:rPr>
          <w:t>Associaties in het model.</w:t>
        </w:r>
        <w:r w:rsidR="0071222E">
          <w:rPr>
            <w:noProof/>
            <w:webHidden/>
          </w:rPr>
          <w:tab/>
        </w:r>
        <w:r w:rsidR="0071222E">
          <w:rPr>
            <w:noProof/>
            <w:webHidden/>
          </w:rPr>
          <w:fldChar w:fldCharType="begin"/>
        </w:r>
        <w:r w:rsidR="0071222E">
          <w:rPr>
            <w:noProof/>
            <w:webHidden/>
          </w:rPr>
          <w:instrText xml:space="preserve"> PAGEREF _Toc42590393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FAB9C39" w14:textId="5A259D3A" w:rsidR="0071222E" w:rsidRDefault="00755201">
      <w:pPr>
        <w:pStyle w:val="Inhopg3"/>
        <w:rPr>
          <w:rFonts w:asciiTheme="minorHAnsi" w:eastAsiaTheme="minorEastAsia" w:hAnsiTheme="minorHAnsi" w:cstheme="minorBidi"/>
          <w:noProof/>
          <w:sz w:val="22"/>
          <w:szCs w:val="22"/>
        </w:rPr>
      </w:pPr>
      <w:hyperlink w:anchor="_Toc42590394" w:history="1">
        <w:r w:rsidR="0071222E" w:rsidRPr="009B0F26">
          <w:rPr>
            <w:rStyle w:val="Hyperlink"/>
            <w:noProof/>
          </w:rPr>
          <w:t>5.2.5</w:t>
        </w:r>
        <w:r w:rsidR="0071222E">
          <w:rPr>
            <w:rFonts w:asciiTheme="minorHAnsi" w:eastAsiaTheme="minorEastAsia" w:hAnsiTheme="minorHAnsi" w:cstheme="minorBidi"/>
            <w:noProof/>
            <w:sz w:val="22"/>
            <w:szCs w:val="22"/>
          </w:rPr>
          <w:tab/>
        </w:r>
        <w:r w:rsidR="0071222E" w:rsidRPr="009B0F26">
          <w:rPr>
            <w:rStyle w:val="Hyperlink"/>
            <w:noProof/>
          </w:rPr>
          <w:t>Numerieke waarden.</w:t>
        </w:r>
        <w:r w:rsidR="0071222E">
          <w:rPr>
            <w:noProof/>
            <w:webHidden/>
          </w:rPr>
          <w:tab/>
        </w:r>
        <w:r w:rsidR="0071222E">
          <w:rPr>
            <w:noProof/>
            <w:webHidden/>
          </w:rPr>
          <w:fldChar w:fldCharType="begin"/>
        </w:r>
        <w:r w:rsidR="0071222E">
          <w:rPr>
            <w:noProof/>
            <w:webHidden/>
          </w:rPr>
          <w:instrText xml:space="preserve"> PAGEREF _Toc42590394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5953CD3" w14:textId="0C7381E6" w:rsidR="0071222E" w:rsidRDefault="00755201">
      <w:pPr>
        <w:pStyle w:val="Inhopg3"/>
        <w:rPr>
          <w:rFonts w:asciiTheme="minorHAnsi" w:eastAsiaTheme="minorEastAsia" w:hAnsiTheme="minorHAnsi" w:cstheme="minorBidi"/>
          <w:noProof/>
          <w:sz w:val="22"/>
          <w:szCs w:val="22"/>
        </w:rPr>
      </w:pPr>
      <w:hyperlink w:anchor="_Toc42590395" w:history="1">
        <w:r w:rsidR="0071222E" w:rsidRPr="009B0F26">
          <w:rPr>
            <w:rStyle w:val="Hyperlink"/>
            <w:noProof/>
          </w:rPr>
          <w:t>5.2.6</w:t>
        </w:r>
        <w:r w:rsidR="0071222E">
          <w:rPr>
            <w:rFonts w:asciiTheme="minorHAnsi" w:eastAsiaTheme="minorEastAsia" w:hAnsiTheme="minorHAnsi" w:cstheme="minorBidi"/>
            <w:noProof/>
            <w:sz w:val="22"/>
            <w:szCs w:val="22"/>
          </w:rPr>
          <w:tab/>
        </w:r>
        <w:r w:rsidR="0071222E" w:rsidRPr="009B0F26">
          <w:rPr>
            <w:rStyle w:val="Hyperlink"/>
            <w:noProof/>
          </w:rPr>
          <w:t>Waardelijsten zijn extern.</w:t>
        </w:r>
        <w:r w:rsidR="0071222E">
          <w:rPr>
            <w:noProof/>
            <w:webHidden/>
          </w:rPr>
          <w:tab/>
        </w:r>
        <w:r w:rsidR="0071222E">
          <w:rPr>
            <w:noProof/>
            <w:webHidden/>
          </w:rPr>
          <w:fldChar w:fldCharType="begin"/>
        </w:r>
        <w:r w:rsidR="0071222E">
          <w:rPr>
            <w:noProof/>
            <w:webHidden/>
          </w:rPr>
          <w:instrText xml:space="preserve"> PAGEREF _Toc42590395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94B703F" w14:textId="10D3A364" w:rsidR="0071222E" w:rsidRDefault="00755201">
      <w:pPr>
        <w:pStyle w:val="Inhopg3"/>
        <w:rPr>
          <w:rFonts w:asciiTheme="minorHAnsi" w:eastAsiaTheme="minorEastAsia" w:hAnsiTheme="minorHAnsi" w:cstheme="minorBidi"/>
          <w:noProof/>
          <w:sz w:val="22"/>
          <w:szCs w:val="22"/>
        </w:rPr>
      </w:pPr>
      <w:hyperlink w:anchor="_Toc42590396" w:history="1">
        <w:r w:rsidR="0071222E" w:rsidRPr="009B0F26">
          <w:rPr>
            <w:rStyle w:val="Hyperlink"/>
            <w:noProof/>
          </w:rPr>
          <w:t>5.2.7</w:t>
        </w:r>
        <w:r w:rsidR="0071222E">
          <w:rPr>
            <w:rFonts w:asciiTheme="minorHAnsi" w:eastAsiaTheme="minorEastAsia" w:hAnsiTheme="minorHAnsi" w:cstheme="minorBidi"/>
            <w:noProof/>
            <w:sz w:val="22"/>
            <w:szCs w:val="22"/>
          </w:rPr>
          <w:tab/>
        </w:r>
        <w:r w:rsidR="0071222E" w:rsidRPr="009B0F26">
          <w:rPr>
            <w:rStyle w:val="Hyperlink"/>
            <w:noProof/>
          </w:rPr>
          <w:t>Basisattributen voor identificatie en labels.</w:t>
        </w:r>
        <w:r w:rsidR="0071222E">
          <w:rPr>
            <w:noProof/>
            <w:webHidden/>
          </w:rPr>
          <w:tab/>
        </w:r>
        <w:r w:rsidR="0071222E">
          <w:rPr>
            <w:noProof/>
            <w:webHidden/>
          </w:rPr>
          <w:fldChar w:fldCharType="begin"/>
        </w:r>
        <w:r w:rsidR="0071222E">
          <w:rPr>
            <w:noProof/>
            <w:webHidden/>
          </w:rPr>
          <w:instrText xml:space="preserve"> PAGEREF _Toc42590396 \h </w:instrText>
        </w:r>
        <w:r w:rsidR="0071222E">
          <w:rPr>
            <w:noProof/>
            <w:webHidden/>
          </w:rPr>
        </w:r>
        <w:r w:rsidR="0071222E">
          <w:rPr>
            <w:noProof/>
            <w:webHidden/>
          </w:rPr>
          <w:fldChar w:fldCharType="separate"/>
        </w:r>
        <w:r w:rsidR="0071222E">
          <w:rPr>
            <w:noProof/>
            <w:webHidden/>
          </w:rPr>
          <w:t>22</w:t>
        </w:r>
        <w:r w:rsidR="0071222E">
          <w:rPr>
            <w:noProof/>
            <w:webHidden/>
          </w:rPr>
          <w:fldChar w:fldCharType="end"/>
        </w:r>
      </w:hyperlink>
    </w:p>
    <w:p w14:paraId="5E1E1BFE" w14:textId="15374EDA" w:rsidR="0071222E" w:rsidRDefault="00755201">
      <w:pPr>
        <w:pStyle w:val="Inhopg3"/>
        <w:rPr>
          <w:rFonts w:asciiTheme="minorHAnsi" w:eastAsiaTheme="minorEastAsia" w:hAnsiTheme="minorHAnsi" w:cstheme="minorBidi"/>
          <w:noProof/>
          <w:sz w:val="22"/>
          <w:szCs w:val="22"/>
        </w:rPr>
      </w:pPr>
      <w:hyperlink w:anchor="_Toc42590397" w:history="1">
        <w:r w:rsidR="0071222E" w:rsidRPr="009B0F26">
          <w:rPr>
            <w:rStyle w:val="Hyperlink"/>
            <w:noProof/>
          </w:rPr>
          <w:t>5.2.8</w:t>
        </w:r>
        <w:r w:rsidR="0071222E">
          <w:rPr>
            <w:rFonts w:asciiTheme="minorHAnsi" w:eastAsiaTheme="minorEastAsia" w:hAnsiTheme="minorHAnsi" w:cstheme="minorBidi"/>
            <w:noProof/>
            <w:sz w:val="22"/>
            <w:szCs w:val="22"/>
          </w:rPr>
          <w:tab/>
        </w:r>
        <w:r w:rsidR="0071222E" w:rsidRPr="009B0F26">
          <w:rPr>
            <w:rStyle w:val="Hyperlink"/>
            <w:noProof/>
          </w:rPr>
          <w:t>IMKL semantische kern.</w:t>
        </w:r>
        <w:r w:rsidR="0071222E">
          <w:rPr>
            <w:noProof/>
            <w:webHidden/>
          </w:rPr>
          <w:tab/>
        </w:r>
        <w:r w:rsidR="0071222E">
          <w:rPr>
            <w:noProof/>
            <w:webHidden/>
          </w:rPr>
          <w:fldChar w:fldCharType="begin"/>
        </w:r>
        <w:r w:rsidR="0071222E">
          <w:rPr>
            <w:noProof/>
            <w:webHidden/>
          </w:rPr>
          <w:instrText xml:space="preserve"> PAGEREF _Toc42590397 \h </w:instrText>
        </w:r>
        <w:r w:rsidR="0071222E">
          <w:rPr>
            <w:noProof/>
            <w:webHidden/>
          </w:rPr>
        </w:r>
        <w:r w:rsidR="0071222E">
          <w:rPr>
            <w:noProof/>
            <w:webHidden/>
          </w:rPr>
          <w:fldChar w:fldCharType="separate"/>
        </w:r>
        <w:r w:rsidR="0071222E">
          <w:rPr>
            <w:noProof/>
            <w:webHidden/>
          </w:rPr>
          <w:t>24</w:t>
        </w:r>
        <w:r w:rsidR="0071222E">
          <w:rPr>
            <w:noProof/>
            <w:webHidden/>
          </w:rPr>
          <w:fldChar w:fldCharType="end"/>
        </w:r>
      </w:hyperlink>
    </w:p>
    <w:p w14:paraId="4424C9E5" w14:textId="1B1289F8" w:rsidR="0071222E" w:rsidRDefault="00755201">
      <w:pPr>
        <w:pStyle w:val="Inhopg3"/>
        <w:rPr>
          <w:rFonts w:asciiTheme="minorHAnsi" w:eastAsiaTheme="minorEastAsia" w:hAnsiTheme="minorHAnsi" w:cstheme="minorBidi"/>
          <w:noProof/>
          <w:sz w:val="22"/>
          <w:szCs w:val="22"/>
        </w:rPr>
      </w:pPr>
      <w:hyperlink w:anchor="_Toc42590398" w:history="1">
        <w:r w:rsidR="0071222E" w:rsidRPr="009B0F26">
          <w:rPr>
            <w:rStyle w:val="Hyperlink"/>
            <w:noProof/>
          </w:rPr>
          <w:t>5.2.9</w:t>
        </w:r>
        <w:r w:rsidR="0071222E">
          <w:rPr>
            <w:rFonts w:asciiTheme="minorHAnsi" w:eastAsiaTheme="minorEastAsia" w:hAnsiTheme="minorHAnsi" w:cstheme="minorBidi"/>
            <w:noProof/>
            <w:sz w:val="22"/>
            <w:szCs w:val="22"/>
          </w:rPr>
          <w:tab/>
        </w:r>
        <w:r w:rsidR="0071222E" w:rsidRPr="009B0F26">
          <w:rPr>
            <w:rStyle w:val="Hyperlink"/>
            <w:noProof/>
          </w:rPr>
          <w:t>Diepte.</w:t>
        </w:r>
        <w:r w:rsidR="0071222E">
          <w:rPr>
            <w:noProof/>
            <w:webHidden/>
          </w:rPr>
          <w:tab/>
        </w:r>
        <w:r w:rsidR="0071222E">
          <w:rPr>
            <w:noProof/>
            <w:webHidden/>
          </w:rPr>
          <w:fldChar w:fldCharType="begin"/>
        </w:r>
        <w:r w:rsidR="0071222E">
          <w:rPr>
            <w:noProof/>
            <w:webHidden/>
          </w:rPr>
          <w:instrText xml:space="preserve"> PAGEREF _Toc42590398 \h </w:instrText>
        </w:r>
        <w:r w:rsidR="0071222E">
          <w:rPr>
            <w:noProof/>
            <w:webHidden/>
          </w:rPr>
        </w:r>
        <w:r w:rsidR="0071222E">
          <w:rPr>
            <w:noProof/>
            <w:webHidden/>
          </w:rPr>
          <w:fldChar w:fldCharType="separate"/>
        </w:r>
        <w:r w:rsidR="0071222E">
          <w:rPr>
            <w:noProof/>
            <w:webHidden/>
          </w:rPr>
          <w:t>32</w:t>
        </w:r>
        <w:r w:rsidR="0071222E">
          <w:rPr>
            <w:noProof/>
            <w:webHidden/>
          </w:rPr>
          <w:fldChar w:fldCharType="end"/>
        </w:r>
      </w:hyperlink>
    </w:p>
    <w:p w14:paraId="5262423D" w14:textId="297207F1" w:rsidR="0071222E" w:rsidRDefault="00755201">
      <w:pPr>
        <w:pStyle w:val="Inhopg3"/>
        <w:rPr>
          <w:rFonts w:asciiTheme="minorHAnsi" w:eastAsiaTheme="minorEastAsia" w:hAnsiTheme="minorHAnsi" w:cstheme="minorBidi"/>
          <w:noProof/>
          <w:sz w:val="22"/>
          <w:szCs w:val="22"/>
        </w:rPr>
      </w:pPr>
      <w:hyperlink w:anchor="_Toc42590399" w:history="1">
        <w:r w:rsidR="0071222E" w:rsidRPr="009B0F26">
          <w:rPr>
            <w:rStyle w:val="Hyperlink"/>
            <w:noProof/>
          </w:rPr>
          <w:t>5.2.10</w:t>
        </w:r>
        <w:r w:rsidR="0071222E">
          <w:rPr>
            <w:rFonts w:asciiTheme="minorHAnsi" w:eastAsiaTheme="minorEastAsia" w:hAnsiTheme="minorHAnsi" w:cstheme="minorBidi"/>
            <w:noProof/>
            <w:sz w:val="22"/>
            <w:szCs w:val="22"/>
          </w:rPr>
          <w:tab/>
        </w:r>
        <w:r w:rsidR="0071222E" w:rsidRPr="009B0F26">
          <w:rPr>
            <w:rStyle w:val="Hyperlink"/>
            <w:noProof/>
          </w:rPr>
          <w:t>Utiliteitsnet.</w:t>
        </w:r>
        <w:r w:rsidR="0071222E">
          <w:rPr>
            <w:noProof/>
            <w:webHidden/>
          </w:rPr>
          <w:tab/>
        </w:r>
        <w:r w:rsidR="0071222E">
          <w:rPr>
            <w:noProof/>
            <w:webHidden/>
          </w:rPr>
          <w:fldChar w:fldCharType="begin"/>
        </w:r>
        <w:r w:rsidR="0071222E">
          <w:rPr>
            <w:noProof/>
            <w:webHidden/>
          </w:rPr>
          <w:instrText xml:space="preserve"> PAGEREF _Toc42590399 \h </w:instrText>
        </w:r>
        <w:r w:rsidR="0071222E">
          <w:rPr>
            <w:noProof/>
            <w:webHidden/>
          </w:rPr>
        </w:r>
        <w:r w:rsidR="0071222E">
          <w:rPr>
            <w:noProof/>
            <w:webHidden/>
          </w:rPr>
          <w:fldChar w:fldCharType="separate"/>
        </w:r>
        <w:r w:rsidR="0071222E">
          <w:rPr>
            <w:noProof/>
            <w:webHidden/>
          </w:rPr>
          <w:t>34</w:t>
        </w:r>
        <w:r w:rsidR="0071222E">
          <w:rPr>
            <w:noProof/>
            <w:webHidden/>
          </w:rPr>
          <w:fldChar w:fldCharType="end"/>
        </w:r>
      </w:hyperlink>
    </w:p>
    <w:p w14:paraId="1E93F527" w14:textId="27407700" w:rsidR="0071222E" w:rsidRDefault="00755201">
      <w:pPr>
        <w:pStyle w:val="Inhopg3"/>
        <w:rPr>
          <w:rFonts w:asciiTheme="minorHAnsi" w:eastAsiaTheme="minorEastAsia" w:hAnsiTheme="minorHAnsi" w:cstheme="minorBidi"/>
          <w:noProof/>
          <w:sz w:val="22"/>
          <w:szCs w:val="22"/>
        </w:rPr>
      </w:pPr>
      <w:hyperlink w:anchor="_Toc42590400" w:history="1">
        <w:r w:rsidR="0071222E" w:rsidRPr="009B0F26">
          <w:rPr>
            <w:rStyle w:val="Hyperlink"/>
            <w:noProof/>
          </w:rPr>
          <w:t>5.2.11</w:t>
        </w:r>
        <w:r w:rsidR="0071222E">
          <w:rPr>
            <w:rFonts w:asciiTheme="minorHAnsi" w:eastAsiaTheme="minorEastAsia" w:hAnsiTheme="minorHAnsi" w:cstheme="minorBidi"/>
            <w:noProof/>
            <w:sz w:val="22"/>
            <w:szCs w:val="22"/>
          </w:rPr>
          <w:tab/>
        </w:r>
        <w:r w:rsidR="0071222E" w:rsidRPr="009B0F26">
          <w:rPr>
            <w:rStyle w:val="Hyperlink"/>
            <w:noProof/>
          </w:rPr>
          <w:t>KabelOfLeiding.</w:t>
        </w:r>
        <w:r w:rsidR="0071222E">
          <w:rPr>
            <w:noProof/>
            <w:webHidden/>
          </w:rPr>
          <w:tab/>
        </w:r>
        <w:r w:rsidR="0071222E">
          <w:rPr>
            <w:noProof/>
            <w:webHidden/>
          </w:rPr>
          <w:fldChar w:fldCharType="begin"/>
        </w:r>
        <w:r w:rsidR="0071222E">
          <w:rPr>
            <w:noProof/>
            <w:webHidden/>
          </w:rPr>
          <w:instrText xml:space="preserve"> PAGEREF _Toc42590400 \h </w:instrText>
        </w:r>
        <w:r w:rsidR="0071222E">
          <w:rPr>
            <w:noProof/>
            <w:webHidden/>
          </w:rPr>
        </w:r>
        <w:r w:rsidR="0071222E">
          <w:rPr>
            <w:noProof/>
            <w:webHidden/>
          </w:rPr>
          <w:fldChar w:fldCharType="separate"/>
        </w:r>
        <w:r w:rsidR="0071222E">
          <w:rPr>
            <w:noProof/>
            <w:webHidden/>
          </w:rPr>
          <w:t>36</w:t>
        </w:r>
        <w:r w:rsidR="0071222E">
          <w:rPr>
            <w:noProof/>
            <w:webHidden/>
          </w:rPr>
          <w:fldChar w:fldCharType="end"/>
        </w:r>
      </w:hyperlink>
    </w:p>
    <w:p w14:paraId="2D30AE96" w14:textId="3FDECA37" w:rsidR="0071222E" w:rsidRDefault="00755201">
      <w:pPr>
        <w:pStyle w:val="Inhopg3"/>
        <w:rPr>
          <w:rFonts w:asciiTheme="minorHAnsi" w:eastAsiaTheme="minorEastAsia" w:hAnsiTheme="minorHAnsi" w:cstheme="minorBidi"/>
          <w:noProof/>
          <w:sz w:val="22"/>
          <w:szCs w:val="22"/>
        </w:rPr>
      </w:pPr>
      <w:hyperlink w:anchor="_Toc42590401" w:history="1">
        <w:r w:rsidR="0071222E" w:rsidRPr="009B0F26">
          <w:rPr>
            <w:rStyle w:val="Hyperlink"/>
            <w:noProof/>
          </w:rPr>
          <w:t>5.2.12</w:t>
        </w:r>
        <w:r w:rsidR="0071222E">
          <w:rPr>
            <w:rFonts w:asciiTheme="minorHAnsi" w:eastAsiaTheme="minorEastAsia" w:hAnsiTheme="minorHAnsi" w:cstheme="minorBidi"/>
            <w:noProof/>
            <w:sz w:val="22"/>
            <w:szCs w:val="22"/>
          </w:rPr>
          <w:tab/>
        </w:r>
        <w:r w:rsidR="0071222E" w:rsidRPr="009B0F26">
          <w:rPr>
            <w:rStyle w:val="Hyperlink"/>
            <w:noProof/>
          </w:rPr>
          <w:t>Leidingelement.</w:t>
        </w:r>
        <w:r w:rsidR="0071222E">
          <w:rPr>
            <w:noProof/>
            <w:webHidden/>
          </w:rPr>
          <w:tab/>
        </w:r>
        <w:r w:rsidR="0071222E">
          <w:rPr>
            <w:noProof/>
            <w:webHidden/>
          </w:rPr>
          <w:fldChar w:fldCharType="begin"/>
        </w:r>
        <w:r w:rsidR="0071222E">
          <w:rPr>
            <w:noProof/>
            <w:webHidden/>
          </w:rPr>
          <w:instrText xml:space="preserve"> PAGEREF _Toc42590401 \h </w:instrText>
        </w:r>
        <w:r w:rsidR="0071222E">
          <w:rPr>
            <w:noProof/>
            <w:webHidden/>
          </w:rPr>
        </w:r>
        <w:r w:rsidR="0071222E">
          <w:rPr>
            <w:noProof/>
            <w:webHidden/>
          </w:rPr>
          <w:fldChar w:fldCharType="separate"/>
        </w:r>
        <w:r w:rsidR="0071222E">
          <w:rPr>
            <w:noProof/>
            <w:webHidden/>
          </w:rPr>
          <w:t>38</w:t>
        </w:r>
        <w:r w:rsidR="0071222E">
          <w:rPr>
            <w:noProof/>
            <w:webHidden/>
          </w:rPr>
          <w:fldChar w:fldCharType="end"/>
        </w:r>
      </w:hyperlink>
    </w:p>
    <w:p w14:paraId="3FA68D07" w14:textId="2B449A37" w:rsidR="0071222E" w:rsidRDefault="00755201">
      <w:pPr>
        <w:pStyle w:val="Inhopg3"/>
        <w:rPr>
          <w:rFonts w:asciiTheme="minorHAnsi" w:eastAsiaTheme="minorEastAsia" w:hAnsiTheme="minorHAnsi" w:cstheme="minorBidi"/>
          <w:noProof/>
          <w:sz w:val="22"/>
          <w:szCs w:val="22"/>
        </w:rPr>
      </w:pPr>
      <w:hyperlink w:anchor="_Toc42590402" w:history="1">
        <w:r w:rsidR="0071222E" w:rsidRPr="009B0F26">
          <w:rPr>
            <w:rStyle w:val="Hyperlink"/>
            <w:noProof/>
          </w:rPr>
          <w:t>5.2.13</w:t>
        </w:r>
        <w:r w:rsidR="0071222E">
          <w:rPr>
            <w:rFonts w:asciiTheme="minorHAnsi" w:eastAsiaTheme="minorEastAsia" w:hAnsiTheme="minorHAnsi" w:cstheme="minorBidi"/>
            <w:noProof/>
            <w:sz w:val="22"/>
            <w:szCs w:val="22"/>
          </w:rPr>
          <w:tab/>
        </w:r>
        <w:r w:rsidR="0071222E" w:rsidRPr="009B0F26">
          <w:rPr>
            <w:rStyle w:val="Hyperlink"/>
            <w:noProof/>
          </w:rPr>
          <w:t>KabelEnLeidingContainer.</w:t>
        </w:r>
        <w:r w:rsidR="0071222E">
          <w:rPr>
            <w:noProof/>
            <w:webHidden/>
          </w:rPr>
          <w:tab/>
        </w:r>
        <w:r w:rsidR="0071222E">
          <w:rPr>
            <w:noProof/>
            <w:webHidden/>
          </w:rPr>
          <w:fldChar w:fldCharType="begin"/>
        </w:r>
        <w:r w:rsidR="0071222E">
          <w:rPr>
            <w:noProof/>
            <w:webHidden/>
          </w:rPr>
          <w:instrText xml:space="preserve"> PAGEREF _Toc42590402 \h </w:instrText>
        </w:r>
        <w:r w:rsidR="0071222E">
          <w:rPr>
            <w:noProof/>
            <w:webHidden/>
          </w:rPr>
        </w:r>
        <w:r w:rsidR="0071222E">
          <w:rPr>
            <w:noProof/>
            <w:webHidden/>
          </w:rPr>
          <w:fldChar w:fldCharType="separate"/>
        </w:r>
        <w:r w:rsidR="0071222E">
          <w:rPr>
            <w:noProof/>
            <w:webHidden/>
          </w:rPr>
          <w:t>39</w:t>
        </w:r>
        <w:r w:rsidR="0071222E">
          <w:rPr>
            <w:noProof/>
            <w:webHidden/>
          </w:rPr>
          <w:fldChar w:fldCharType="end"/>
        </w:r>
      </w:hyperlink>
    </w:p>
    <w:p w14:paraId="737D2BE4" w14:textId="0D9DF674" w:rsidR="0071222E" w:rsidRDefault="00755201">
      <w:pPr>
        <w:pStyle w:val="Inhopg3"/>
        <w:rPr>
          <w:rFonts w:asciiTheme="minorHAnsi" w:eastAsiaTheme="minorEastAsia" w:hAnsiTheme="minorHAnsi" w:cstheme="minorBidi"/>
          <w:noProof/>
          <w:sz w:val="22"/>
          <w:szCs w:val="22"/>
        </w:rPr>
      </w:pPr>
      <w:hyperlink w:anchor="_Toc42590403" w:history="1">
        <w:r w:rsidR="0071222E" w:rsidRPr="009B0F26">
          <w:rPr>
            <w:rStyle w:val="Hyperlink"/>
            <w:noProof/>
          </w:rPr>
          <w:t>5.2.14</w:t>
        </w:r>
        <w:r w:rsidR="0071222E">
          <w:rPr>
            <w:rFonts w:asciiTheme="minorHAnsi" w:eastAsiaTheme="minorEastAsia" w:hAnsiTheme="minorHAnsi" w:cstheme="minorBidi"/>
            <w:noProof/>
            <w:sz w:val="22"/>
            <w:szCs w:val="22"/>
          </w:rPr>
          <w:tab/>
        </w:r>
        <w:r w:rsidR="0071222E" w:rsidRPr="009B0F26">
          <w:rPr>
            <w:rStyle w:val="Hyperlink"/>
            <w:noProof/>
          </w:rPr>
          <w:t>ContainerLeidingelement.</w:t>
        </w:r>
        <w:r w:rsidR="0071222E">
          <w:rPr>
            <w:noProof/>
            <w:webHidden/>
          </w:rPr>
          <w:tab/>
        </w:r>
        <w:r w:rsidR="0071222E">
          <w:rPr>
            <w:noProof/>
            <w:webHidden/>
          </w:rPr>
          <w:fldChar w:fldCharType="begin"/>
        </w:r>
        <w:r w:rsidR="0071222E">
          <w:rPr>
            <w:noProof/>
            <w:webHidden/>
          </w:rPr>
          <w:instrText xml:space="preserve"> PAGEREF _Toc42590403 \h </w:instrText>
        </w:r>
        <w:r w:rsidR="0071222E">
          <w:rPr>
            <w:noProof/>
            <w:webHidden/>
          </w:rPr>
        </w:r>
        <w:r w:rsidR="0071222E">
          <w:rPr>
            <w:noProof/>
            <w:webHidden/>
          </w:rPr>
          <w:fldChar w:fldCharType="separate"/>
        </w:r>
        <w:r w:rsidR="0071222E">
          <w:rPr>
            <w:noProof/>
            <w:webHidden/>
          </w:rPr>
          <w:t>41</w:t>
        </w:r>
        <w:r w:rsidR="0071222E">
          <w:rPr>
            <w:noProof/>
            <w:webHidden/>
          </w:rPr>
          <w:fldChar w:fldCharType="end"/>
        </w:r>
      </w:hyperlink>
    </w:p>
    <w:p w14:paraId="2409CEAE" w14:textId="7E716300" w:rsidR="0071222E" w:rsidRDefault="00755201">
      <w:pPr>
        <w:pStyle w:val="Inhopg3"/>
        <w:rPr>
          <w:rFonts w:asciiTheme="minorHAnsi" w:eastAsiaTheme="minorEastAsia" w:hAnsiTheme="minorHAnsi" w:cstheme="minorBidi"/>
          <w:noProof/>
          <w:sz w:val="22"/>
          <w:szCs w:val="22"/>
        </w:rPr>
      </w:pPr>
      <w:hyperlink w:anchor="_Toc42590404" w:history="1">
        <w:r w:rsidR="0071222E" w:rsidRPr="009B0F26">
          <w:rPr>
            <w:rStyle w:val="Hyperlink"/>
            <w:noProof/>
          </w:rPr>
          <w:t>5.2.15</w:t>
        </w:r>
        <w:r w:rsidR="0071222E">
          <w:rPr>
            <w:rFonts w:asciiTheme="minorHAnsi" w:eastAsiaTheme="minorEastAsia" w:hAnsiTheme="minorHAnsi" w:cstheme="minorBidi"/>
            <w:noProof/>
            <w:sz w:val="22"/>
            <w:szCs w:val="22"/>
          </w:rPr>
          <w:tab/>
        </w:r>
        <w:r w:rsidR="0071222E" w:rsidRPr="009B0F26">
          <w:rPr>
            <w:rStyle w:val="Hyperlink"/>
            <w:noProof/>
          </w:rPr>
          <w:t>Relaties tussen KabelEnLeiding, Leidingelement en container objecten.</w:t>
        </w:r>
        <w:r w:rsidR="0071222E">
          <w:rPr>
            <w:noProof/>
            <w:webHidden/>
          </w:rPr>
          <w:tab/>
        </w:r>
        <w:r w:rsidR="0071222E">
          <w:rPr>
            <w:noProof/>
            <w:webHidden/>
          </w:rPr>
          <w:fldChar w:fldCharType="begin"/>
        </w:r>
        <w:r w:rsidR="0071222E">
          <w:rPr>
            <w:noProof/>
            <w:webHidden/>
          </w:rPr>
          <w:instrText xml:space="preserve"> PAGEREF _Toc42590404 \h </w:instrText>
        </w:r>
        <w:r w:rsidR="0071222E">
          <w:rPr>
            <w:noProof/>
            <w:webHidden/>
          </w:rPr>
        </w:r>
        <w:r w:rsidR="0071222E">
          <w:rPr>
            <w:noProof/>
            <w:webHidden/>
          </w:rPr>
          <w:fldChar w:fldCharType="separate"/>
        </w:r>
        <w:r w:rsidR="0071222E">
          <w:rPr>
            <w:noProof/>
            <w:webHidden/>
          </w:rPr>
          <w:t>42</w:t>
        </w:r>
        <w:r w:rsidR="0071222E">
          <w:rPr>
            <w:noProof/>
            <w:webHidden/>
          </w:rPr>
          <w:fldChar w:fldCharType="end"/>
        </w:r>
      </w:hyperlink>
    </w:p>
    <w:p w14:paraId="274A9EA3" w14:textId="087C1ECB" w:rsidR="0071222E" w:rsidRDefault="00755201">
      <w:pPr>
        <w:pStyle w:val="Inhopg3"/>
        <w:rPr>
          <w:rFonts w:asciiTheme="minorHAnsi" w:eastAsiaTheme="minorEastAsia" w:hAnsiTheme="minorHAnsi" w:cstheme="minorBidi"/>
          <w:noProof/>
          <w:sz w:val="22"/>
          <w:szCs w:val="22"/>
        </w:rPr>
      </w:pPr>
      <w:hyperlink w:anchor="_Toc42590405" w:history="1">
        <w:r w:rsidR="0071222E" w:rsidRPr="009B0F26">
          <w:rPr>
            <w:rStyle w:val="Hyperlink"/>
            <w:noProof/>
          </w:rPr>
          <w:t>5.2.16</w:t>
        </w:r>
        <w:r w:rsidR="0071222E">
          <w:rPr>
            <w:rFonts w:asciiTheme="minorHAnsi" w:eastAsiaTheme="minorEastAsia" w:hAnsiTheme="minorHAnsi" w:cstheme="minorBidi"/>
            <w:noProof/>
            <w:sz w:val="22"/>
            <w:szCs w:val="22"/>
          </w:rPr>
          <w:tab/>
        </w:r>
        <w:r w:rsidR="0071222E" w:rsidRPr="009B0F26">
          <w:rPr>
            <w:rStyle w:val="Hyperlink"/>
            <w:noProof/>
          </w:rPr>
          <w:t>Diagram per type kabel of leiding.</w:t>
        </w:r>
        <w:r w:rsidR="0071222E">
          <w:rPr>
            <w:noProof/>
            <w:webHidden/>
          </w:rPr>
          <w:tab/>
        </w:r>
        <w:r w:rsidR="0071222E">
          <w:rPr>
            <w:noProof/>
            <w:webHidden/>
          </w:rPr>
          <w:fldChar w:fldCharType="begin"/>
        </w:r>
        <w:r w:rsidR="0071222E">
          <w:rPr>
            <w:noProof/>
            <w:webHidden/>
          </w:rPr>
          <w:instrText xml:space="preserve"> PAGEREF _Toc42590405 \h </w:instrText>
        </w:r>
        <w:r w:rsidR="0071222E">
          <w:rPr>
            <w:noProof/>
            <w:webHidden/>
          </w:rPr>
        </w:r>
        <w:r w:rsidR="0071222E">
          <w:rPr>
            <w:noProof/>
            <w:webHidden/>
          </w:rPr>
          <w:fldChar w:fldCharType="separate"/>
        </w:r>
        <w:r w:rsidR="0071222E">
          <w:rPr>
            <w:noProof/>
            <w:webHidden/>
          </w:rPr>
          <w:t>43</w:t>
        </w:r>
        <w:r w:rsidR="0071222E">
          <w:rPr>
            <w:noProof/>
            <w:webHidden/>
          </w:rPr>
          <w:fldChar w:fldCharType="end"/>
        </w:r>
      </w:hyperlink>
    </w:p>
    <w:p w14:paraId="74B49A3E" w14:textId="5CB934B3" w:rsidR="0071222E" w:rsidRDefault="00755201">
      <w:pPr>
        <w:pStyle w:val="Inhopg3"/>
        <w:rPr>
          <w:rFonts w:asciiTheme="minorHAnsi" w:eastAsiaTheme="minorEastAsia" w:hAnsiTheme="minorHAnsi" w:cstheme="minorBidi"/>
          <w:noProof/>
          <w:sz w:val="22"/>
          <w:szCs w:val="22"/>
        </w:rPr>
      </w:pPr>
      <w:hyperlink w:anchor="_Toc42590406" w:history="1">
        <w:r w:rsidR="0071222E" w:rsidRPr="009B0F26">
          <w:rPr>
            <w:rStyle w:val="Hyperlink"/>
            <w:noProof/>
          </w:rPr>
          <w:t>5.2.17</w:t>
        </w:r>
        <w:r w:rsidR="0071222E">
          <w:rPr>
            <w:rFonts w:asciiTheme="minorHAnsi" w:eastAsiaTheme="minorEastAsia" w:hAnsiTheme="minorHAnsi" w:cstheme="minorBidi"/>
            <w:noProof/>
            <w:sz w:val="22"/>
            <w:szCs w:val="22"/>
          </w:rPr>
          <w:tab/>
        </w:r>
        <w:r w:rsidR="0071222E" w:rsidRPr="009B0F26">
          <w:rPr>
            <w:rStyle w:val="Hyperlink"/>
            <w:noProof/>
          </w:rPr>
          <w:t>Elektriciteitskabel.</w:t>
        </w:r>
        <w:r w:rsidR="0071222E">
          <w:rPr>
            <w:noProof/>
            <w:webHidden/>
          </w:rPr>
          <w:tab/>
        </w:r>
        <w:r w:rsidR="0071222E">
          <w:rPr>
            <w:noProof/>
            <w:webHidden/>
          </w:rPr>
          <w:fldChar w:fldCharType="begin"/>
        </w:r>
        <w:r w:rsidR="0071222E">
          <w:rPr>
            <w:noProof/>
            <w:webHidden/>
          </w:rPr>
          <w:instrText xml:space="preserve"> PAGEREF _Toc42590406 \h </w:instrText>
        </w:r>
        <w:r w:rsidR="0071222E">
          <w:rPr>
            <w:noProof/>
            <w:webHidden/>
          </w:rPr>
        </w:r>
        <w:r w:rsidR="0071222E">
          <w:rPr>
            <w:noProof/>
            <w:webHidden/>
          </w:rPr>
          <w:fldChar w:fldCharType="separate"/>
        </w:r>
        <w:r w:rsidR="0071222E">
          <w:rPr>
            <w:noProof/>
            <w:webHidden/>
          </w:rPr>
          <w:t>44</w:t>
        </w:r>
        <w:r w:rsidR="0071222E">
          <w:rPr>
            <w:noProof/>
            <w:webHidden/>
          </w:rPr>
          <w:fldChar w:fldCharType="end"/>
        </w:r>
      </w:hyperlink>
    </w:p>
    <w:p w14:paraId="4F8E4438" w14:textId="32F91B48" w:rsidR="0071222E" w:rsidRDefault="00755201">
      <w:pPr>
        <w:pStyle w:val="Inhopg3"/>
        <w:rPr>
          <w:rFonts w:asciiTheme="minorHAnsi" w:eastAsiaTheme="minorEastAsia" w:hAnsiTheme="minorHAnsi" w:cstheme="minorBidi"/>
          <w:noProof/>
          <w:sz w:val="22"/>
          <w:szCs w:val="22"/>
        </w:rPr>
      </w:pPr>
      <w:hyperlink w:anchor="_Toc42590407" w:history="1">
        <w:r w:rsidR="0071222E" w:rsidRPr="009B0F26">
          <w:rPr>
            <w:rStyle w:val="Hyperlink"/>
            <w:noProof/>
          </w:rPr>
          <w:t>5.2.18</w:t>
        </w:r>
        <w:r w:rsidR="0071222E">
          <w:rPr>
            <w:rFonts w:asciiTheme="minorHAnsi" w:eastAsiaTheme="minorEastAsia" w:hAnsiTheme="minorHAnsi" w:cstheme="minorBidi"/>
            <w:noProof/>
            <w:sz w:val="22"/>
            <w:szCs w:val="22"/>
          </w:rPr>
          <w:tab/>
        </w:r>
        <w:r w:rsidR="0071222E" w:rsidRPr="009B0F26">
          <w:rPr>
            <w:rStyle w:val="Hyperlink"/>
            <w:noProof/>
          </w:rPr>
          <w:t>Telecommunicatiekabel.</w:t>
        </w:r>
        <w:r w:rsidR="0071222E">
          <w:rPr>
            <w:noProof/>
            <w:webHidden/>
          </w:rPr>
          <w:tab/>
        </w:r>
        <w:r w:rsidR="0071222E">
          <w:rPr>
            <w:noProof/>
            <w:webHidden/>
          </w:rPr>
          <w:fldChar w:fldCharType="begin"/>
        </w:r>
        <w:r w:rsidR="0071222E">
          <w:rPr>
            <w:noProof/>
            <w:webHidden/>
          </w:rPr>
          <w:instrText xml:space="preserve"> PAGEREF _Toc42590407 \h </w:instrText>
        </w:r>
        <w:r w:rsidR="0071222E">
          <w:rPr>
            <w:noProof/>
            <w:webHidden/>
          </w:rPr>
        </w:r>
        <w:r w:rsidR="0071222E">
          <w:rPr>
            <w:noProof/>
            <w:webHidden/>
          </w:rPr>
          <w:fldChar w:fldCharType="separate"/>
        </w:r>
        <w:r w:rsidR="0071222E">
          <w:rPr>
            <w:noProof/>
            <w:webHidden/>
          </w:rPr>
          <w:t>45</w:t>
        </w:r>
        <w:r w:rsidR="0071222E">
          <w:rPr>
            <w:noProof/>
            <w:webHidden/>
          </w:rPr>
          <w:fldChar w:fldCharType="end"/>
        </w:r>
      </w:hyperlink>
    </w:p>
    <w:p w14:paraId="1FDBF063" w14:textId="0EF7835B" w:rsidR="0071222E" w:rsidRDefault="00755201">
      <w:pPr>
        <w:pStyle w:val="Inhopg3"/>
        <w:rPr>
          <w:rFonts w:asciiTheme="minorHAnsi" w:eastAsiaTheme="minorEastAsia" w:hAnsiTheme="minorHAnsi" w:cstheme="minorBidi"/>
          <w:noProof/>
          <w:sz w:val="22"/>
          <w:szCs w:val="22"/>
        </w:rPr>
      </w:pPr>
      <w:hyperlink w:anchor="_Toc42590408" w:history="1">
        <w:r w:rsidR="0071222E" w:rsidRPr="009B0F26">
          <w:rPr>
            <w:rStyle w:val="Hyperlink"/>
            <w:noProof/>
          </w:rPr>
          <w:t>5.2.19</w:t>
        </w:r>
        <w:r w:rsidR="0071222E">
          <w:rPr>
            <w:rFonts w:asciiTheme="minorHAnsi" w:eastAsiaTheme="minorEastAsia" w:hAnsiTheme="minorHAnsi" w:cstheme="minorBidi"/>
            <w:noProof/>
            <w:sz w:val="22"/>
            <w:szCs w:val="22"/>
          </w:rPr>
          <w:tab/>
        </w:r>
        <w:r w:rsidR="0071222E" w:rsidRPr="009B0F26">
          <w:rPr>
            <w:rStyle w:val="Hyperlink"/>
            <w:noProof/>
          </w:rPr>
          <w:t>Olie-gas-chemicalienpijpleiding.</w:t>
        </w:r>
        <w:r w:rsidR="0071222E">
          <w:rPr>
            <w:noProof/>
            <w:webHidden/>
          </w:rPr>
          <w:tab/>
        </w:r>
        <w:r w:rsidR="0071222E">
          <w:rPr>
            <w:noProof/>
            <w:webHidden/>
          </w:rPr>
          <w:fldChar w:fldCharType="begin"/>
        </w:r>
        <w:r w:rsidR="0071222E">
          <w:rPr>
            <w:noProof/>
            <w:webHidden/>
          </w:rPr>
          <w:instrText xml:space="preserve"> PAGEREF _Toc42590408 \h </w:instrText>
        </w:r>
        <w:r w:rsidR="0071222E">
          <w:rPr>
            <w:noProof/>
            <w:webHidden/>
          </w:rPr>
        </w:r>
        <w:r w:rsidR="0071222E">
          <w:rPr>
            <w:noProof/>
            <w:webHidden/>
          </w:rPr>
          <w:fldChar w:fldCharType="separate"/>
        </w:r>
        <w:r w:rsidR="0071222E">
          <w:rPr>
            <w:noProof/>
            <w:webHidden/>
          </w:rPr>
          <w:t>46</w:t>
        </w:r>
        <w:r w:rsidR="0071222E">
          <w:rPr>
            <w:noProof/>
            <w:webHidden/>
          </w:rPr>
          <w:fldChar w:fldCharType="end"/>
        </w:r>
      </w:hyperlink>
    </w:p>
    <w:p w14:paraId="53A1C9D9" w14:textId="555D5B49" w:rsidR="0071222E" w:rsidRDefault="00755201">
      <w:pPr>
        <w:pStyle w:val="Inhopg3"/>
        <w:rPr>
          <w:rFonts w:asciiTheme="minorHAnsi" w:eastAsiaTheme="minorEastAsia" w:hAnsiTheme="minorHAnsi" w:cstheme="minorBidi"/>
          <w:noProof/>
          <w:sz w:val="22"/>
          <w:szCs w:val="22"/>
        </w:rPr>
      </w:pPr>
      <w:hyperlink w:anchor="_Toc42590409" w:history="1">
        <w:r w:rsidR="0071222E" w:rsidRPr="009B0F26">
          <w:rPr>
            <w:rStyle w:val="Hyperlink"/>
            <w:noProof/>
          </w:rPr>
          <w:t>5.2.20</w:t>
        </w:r>
        <w:r w:rsidR="0071222E">
          <w:rPr>
            <w:rFonts w:asciiTheme="minorHAnsi" w:eastAsiaTheme="minorEastAsia" w:hAnsiTheme="minorHAnsi" w:cstheme="minorBidi"/>
            <w:noProof/>
            <w:sz w:val="22"/>
            <w:szCs w:val="22"/>
          </w:rPr>
          <w:tab/>
        </w:r>
        <w:r w:rsidR="0071222E" w:rsidRPr="009B0F26">
          <w:rPr>
            <w:rStyle w:val="Hyperlink"/>
            <w:noProof/>
          </w:rPr>
          <w:t>Rioolleiding.</w:t>
        </w:r>
        <w:r w:rsidR="0071222E">
          <w:rPr>
            <w:noProof/>
            <w:webHidden/>
          </w:rPr>
          <w:tab/>
        </w:r>
        <w:r w:rsidR="0071222E">
          <w:rPr>
            <w:noProof/>
            <w:webHidden/>
          </w:rPr>
          <w:fldChar w:fldCharType="begin"/>
        </w:r>
        <w:r w:rsidR="0071222E">
          <w:rPr>
            <w:noProof/>
            <w:webHidden/>
          </w:rPr>
          <w:instrText xml:space="preserve"> PAGEREF _Toc42590409 \h </w:instrText>
        </w:r>
        <w:r w:rsidR="0071222E">
          <w:rPr>
            <w:noProof/>
            <w:webHidden/>
          </w:rPr>
        </w:r>
        <w:r w:rsidR="0071222E">
          <w:rPr>
            <w:noProof/>
            <w:webHidden/>
          </w:rPr>
          <w:fldChar w:fldCharType="separate"/>
        </w:r>
        <w:r w:rsidR="0071222E">
          <w:rPr>
            <w:noProof/>
            <w:webHidden/>
          </w:rPr>
          <w:t>47</w:t>
        </w:r>
        <w:r w:rsidR="0071222E">
          <w:rPr>
            <w:noProof/>
            <w:webHidden/>
          </w:rPr>
          <w:fldChar w:fldCharType="end"/>
        </w:r>
      </w:hyperlink>
    </w:p>
    <w:p w14:paraId="00C97968" w14:textId="5FAF7234" w:rsidR="0071222E" w:rsidRDefault="00755201">
      <w:pPr>
        <w:pStyle w:val="Inhopg3"/>
        <w:rPr>
          <w:rFonts w:asciiTheme="minorHAnsi" w:eastAsiaTheme="minorEastAsia" w:hAnsiTheme="minorHAnsi" w:cstheme="minorBidi"/>
          <w:noProof/>
          <w:sz w:val="22"/>
          <w:szCs w:val="22"/>
        </w:rPr>
      </w:pPr>
      <w:hyperlink w:anchor="_Toc42590410" w:history="1">
        <w:r w:rsidR="0071222E" w:rsidRPr="009B0F26">
          <w:rPr>
            <w:rStyle w:val="Hyperlink"/>
            <w:noProof/>
          </w:rPr>
          <w:t>5.2.21</w:t>
        </w:r>
        <w:r w:rsidR="0071222E">
          <w:rPr>
            <w:rFonts w:asciiTheme="minorHAnsi" w:eastAsiaTheme="minorEastAsia" w:hAnsiTheme="minorHAnsi" w:cstheme="minorBidi"/>
            <w:noProof/>
            <w:sz w:val="22"/>
            <w:szCs w:val="22"/>
          </w:rPr>
          <w:tab/>
        </w:r>
        <w:r w:rsidR="0071222E" w:rsidRPr="009B0F26">
          <w:rPr>
            <w:rStyle w:val="Hyperlink"/>
            <w:noProof/>
          </w:rPr>
          <w:t>Waterleiding.</w:t>
        </w:r>
        <w:r w:rsidR="0071222E">
          <w:rPr>
            <w:noProof/>
            <w:webHidden/>
          </w:rPr>
          <w:tab/>
        </w:r>
        <w:r w:rsidR="0071222E">
          <w:rPr>
            <w:noProof/>
            <w:webHidden/>
          </w:rPr>
          <w:fldChar w:fldCharType="begin"/>
        </w:r>
        <w:r w:rsidR="0071222E">
          <w:rPr>
            <w:noProof/>
            <w:webHidden/>
          </w:rPr>
          <w:instrText xml:space="preserve"> PAGEREF _Toc42590410 \h </w:instrText>
        </w:r>
        <w:r w:rsidR="0071222E">
          <w:rPr>
            <w:noProof/>
            <w:webHidden/>
          </w:rPr>
        </w:r>
        <w:r w:rsidR="0071222E">
          <w:rPr>
            <w:noProof/>
            <w:webHidden/>
          </w:rPr>
          <w:fldChar w:fldCharType="separate"/>
        </w:r>
        <w:r w:rsidR="0071222E">
          <w:rPr>
            <w:noProof/>
            <w:webHidden/>
          </w:rPr>
          <w:t>48</w:t>
        </w:r>
        <w:r w:rsidR="0071222E">
          <w:rPr>
            <w:noProof/>
            <w:webHidden/>
          </w:rPr>
          <w:fldChar w:fldCharType="end"/>
        </w:r>
      </w:hyperlink>
    </w:p>
    <w:p w14:paraId="4C4329A7" w14:textId="2A307DE5" w:rsidR="0071222E" w:rsidRDefault="00755201">
      <w:pPr>
        <w:pStyle w:val="Inhopg3"/>
        <w:rPr>
          <w:rFonts w:asciiTheme="minorHAnsi" w:eastAsiaTheme="minorEastAsia" w:hAnsiTheme="minorHAnsi" w:cstheme="minorBidi"/>
          <w:noProof/>
          <w:sz w:val="22"/>
          <w:szCs w:val="22"/>
        </w:rPr>
      </w:pPr>
      <w:hyperlink w:anchor="_Toc42590411" w:history="1">
        <w:r w:rsidR="0071222E" w:rsidRPr="009B0F26">
          <w:rPr>
            <w:rStyle w:val="Hyperlink"/>
            <w:noProof/>
          </w:rPr>
          <w:t>5.2.22</w:t>
        </w:r>
        <w:r w:rsidR="0071222E">
          <w:rPr>
            <w:rFonts w:asciiTheme="minorHAnsi" w:eastAsiaTheme="minorEastAsia" w:hAnsiTheme="minorHAnsi" w:cstheme="minorBidi"/>
            <w:noProof/>
            <w:sz w:val="22"/>
            <w:szCs w:val="22"/>
          </w:rPr>
          <w:tab/>
        </w:r>
        <w:r w:rsidR="0071222E" w:rsidRPr="009B0F26">
          <w:rPr>
            <w:rStyle w:val="Hyperlink"/>
            <w:noProof/>
          </w:rPr>
          <w:t>Thermische pijpleiding.</w:t>
        </w:r>
        <w:r w:rsidR="0071222E">
          <w:rPr>
            <w:noProof/>
            <w:webHidden/>
          </w:rPr>
          <w:tab/>
        </w:r>
        <w:r w:rsidR="0071222E">
          <w:rPr>
            <w:noProof/>
            <w:webHidden/>
          </w:rPr>
          <w:fldChar w:fldCharType="begin"/>
        </w:r>
        <w:r w:rsidR="0071222E">
          <w:rPr>
            <w:noProof/>
            <w:webHidden/>
          </w:rPr>
          <w:instrText xml:space="preserve"> PAGEREF _Toc42590411 \h </w:instrText>
        </w:r>
        <w:r w:rsidR="0071222E">
          <w:rPr>
            <w:noProof/>
            <w:webHidden/>
          </w:rPr>
        </w:r>
        <w:r w:rsidR="0071222E">
          <w:rPr>
            <w:noProof/>
            <w:webHidden/>
          </w:rPr>
          <w:fldChar w:fldCharType="separate"/>
        </w:r>
        <w:r w:rsidR="0071222E">
          <w:rPr>
            <w:noProof/>
            <w:webHidden/>
          </w:rPr>
          <w:t>49</w:t>
        </w:r>
        <w:r w:rsidR="0071222E">
          <w:rPr>
            <w:noProof/>
            <w:webHidden/>
          </w:rPr>
          <w:fldChar w:fldCharType="end"/>
        </w:r>
      </w:hyperlink>
    </w:p>
    <w:p w14:paraId="47A1BF37" w14:textId="437AB5FD" w:rsidR="0071222E" w:rsidRDefault="00755201">
      <w:pPr>
        <w:pStyle w:val="Inhopg3"/>
        <w:rPr>
          <w:rFonts w:asciiTheme="minorHAnsi" w:eastAsiaTheme="minorEastAsia" w:hAnsiTheme="minorHAnsi" w:cstheme="minorBidi"/>
          <w:noProof/>
          <w:sz w:val="22"/>
          <w:szCs w:val="22"/>
        </w:rPr>
      </w:pPr>
      <w:hyperlink w:anchor="_Toc42590412" w:history="1">
        <w:r w:rsidR="0071222E" w:rsidRPr="009B0F26">
          <w:rPr>
            <w:rStyle w:val="Hyperlink"/>
            <w:noProof/>
          </w:rPr>
          <w:t>5.2.23</w:t>
        </w:r>
        <w:r w:rsidR="0071222E">
          <w:rPr>
            <w:rFonts w:asciiTheme="minorHAnsi" w:eastAsiaTheme="minorEastAsia" w:hAnsiTheme="minorHAnsi" w:cstheme="minorBidi"/>
            <w:noProof/>
            <w:sz w:val="22"/>
            <w:szCs w:val="22"/>
          </w:rPr>
          <w:tab/>
        </w:r>
        <w:r w:rsidR="0071222E" w:rsidRPr="009B0F26">
          <w:rPr>
            <w:rStyle w:val="Hyperlink"/>
            <w:noProof/>
          </w:rPr>
          <w:t>Overig en Weesleiding.</w:t>
        </w:r>
        <w:r w:rsidR="0071222E">
          <w:rPr>
            <w:noProof/>
            <w:webHidden/>
          </w:rPr>
          <w:tab/>
        </w:r>
        <w:r w:rsidR="0071222E">
          <w:rPr>
            <w:noProof/>
            <w:webHidden/>
          </w:rPr>
          <w:fldChar w:fldCharType="begin"/>
        </w:r>
        <w:r w:rsidR="0071222E">
          <w:rPr>
            <w:noProof/>
            <w:webHidden/>
          </w:rPr>
          <w:instrText xml:space="preserve"> PAGEREF _Toc42590412 \h </w:instrText>
        </w:r>
        <w:r w:rsidR="0071222E">
          <w:rPr>
            <w:noProof/>
            <w:webHidden/>
          </w:rPr>
        </w:r>
        <w:r w:rsidR="0071222E">
          <w:rPr>
            <w:noProof/>
            <w:webHidden/>
          </w:rPr>
          <w:fldChar w:fldCharType="separate"/>
        </w:r>
        <w:r w:rsidR="0071222E">
          <w:rPr>
            <w:noProof/>
            <w:webHidden/>
          </w:rPr>
          <w:t>50</w:t>
        </w:r>
        <w:r w:rsidR="0071222E">
          <w:rPr>
            <w:noProof/>
            <w:webHidden/>
          </w:rPr>
          <w:fldChar w:fldCharType="end"/>
        </w:r>
      </w:hyperlink>
    </w:p>
    <w:p w14:paraId="2331743A" w14:textId="525EF2B2" w:rsidR="0071222E" w:rsidRDefault="00755201">
      <w:pPr>
        <w:pStyle w:val="Inhopg3"/>
        <w:rPr>
          <w:rFonts w:asciiTheme="minorHAnsi" w:eastAsiaTheme="minorEastAsia" w:hAnsiTheme="minorHAnsi" w:cstheme="minorBidi"/>
          <w:noProof/>
          <w:sz w:val="22"/>
          <w:szCs w:val="22"/>
        </w:rPr>
      </w:pPr>
      <w:hyperlink w:anchor="_Toc42590413" w:history="1">
        <w:r w:rsidR="0071222E" w:rsidRPr="009B0F26">
          <w:rPr>
            <w:rStyle w:val="Hyperlink"/>
            <w:noProof/>
          </w:rPr>
          <w:t>5.2.24</w:t>
        </w:r>
        <w:r w:rsidR="0071222E">
          <w:rPr>
            <w:rFonts w:asciiTheme="minorHAnsi" w:eastAsiaTheme="minorEastAsia" w:hAnsiTheme="minorHAnsi" w:cstheme="minorBidi"/>
            <w:noProof/>
            <w:sz w:val="22"/>
            <w:szCs w:val="22"/>
          </w:rPr>
          <w:tab/>
        </w:r>
        <w:r w:rsidR="0071222E" w:rsidRPr="009B0F26">
          <w:rPr>
            <w:rStyle w:val="Hyperlink"/>
            <w:noProof/>
          </w:rPr>
          <w:t>Leidingelementen per type net (thema).</w:t>
        </w:r>
        <w:r w:rsidR="0071222E">
          <w:rPr>
            <w:noProof/>
            <w:webHidden/>
          </w:rPr>
          <w:tab/>
        </w:r>
        <w:r w:rsidR="0071222E">
          <w:rPr>
            <w:noProof/>
            <w:webHidden/>
          </w:rPr>
          <w:fldChar w:fldCharType="begin"/>
        </w:r>
        <w:r w:rsidR="0071222E">
          <w:rPr>
            <w:noProof/>
            <w:webHidden/>
          </w:rPr>
          <w:instrText xml:space="preserve"> PAGEREF _Toc42590413 \h </w:instrText>
        </w:r>
        <w:r w:rsidR="0071222E">
          <w:rPr>
            <w:noProof/>
            <w:webHidden/>
          </w:rPr>
        </w:r>
        <w:r w:rsidR="0071222E">
          <w:rPr>
            <w:noProof/>
            <w:webHidden/>
          </w:rPr>
          <w:fldChar w:fldCharType="separate"/>
        </w:r>
        <w:r w:rsidR="0071222E">
          <w:rPr>
            <w:noProof/>
            <w:webHidden/>
          </w:rPr>
          <w:t>51</w:t>
        </w:r>
        <w:r w:rsidR="0071222E">
          <w:rPr>
            <w:noProof/>
            <w:webHidden/>
          </w:rPr>
          <w:fldChar w:fldCharType="end"/>
        </w:r>
      </w:hyperlink>
    </w:p>
    <w:p w14:paraId="3B44A758" w14:textId="0FEF038B" w:rsidR="0071222E" w:rsidRDefault="00755201">
      <w:pPr>
        <w:pStyle w:val="Inhopg3"/>
        <w:rPr>
          <w:rFonts w:asciiTheme="minorHAnsi" w:eastAsiaTheme="minorEastAsia" w:hAnsiTheme="minorHAnsi" w:cstheme="minorBidi"/>
          <w:noProof/>
          <w:sz w:val="22"/>
          <w:szCs w:val="22"/>
        </w:rPr>
      </w:pPr>
      <w:hyperlink w:anchor="_Toc42590414" w:history="1">
        <w:r w:rsidR="0071222E" w:rsidRPr="009B0F26">
          <w:rPr>
            <w:rStyle w:val="Hyperlink"/>
            <w:noProof/>
          </w:rPr>
          <w:t>5.2.25</w:t>
        </w:r>
        <w:r w:rsidR="0071222E">
          <w:rPr>
            <w:rFonts w:asciiTheme="minorHAnsi" w:eastAsiaTheme="minorEastAsia" w:hAnsiTheme="minorHAnsi" w:cstheme="minorBidi"/>
            <w:noProof/>
            <w:sz w:val="22"/>
            <w:szCs w:val="22"/>
          </w:rPr>
          <w:tab/>
        </w:r>
        <w:r w:rsidR="0071222E" w:rsidRPr="009B0F26">
          <w:rPr>
            <w:rStyle w:val="Hyperlink"/>
            <w:noProof/>
          </w:rPr>
          <w:t>WIBON – Uitleveren van gebiedsinformatie.</w:t>
        </w:r>
        <w:r w:rsidR="0071222E">
          <w:rPr>
            <w:noProof/>
            <w:webHidden/>
          </w:rPr>
          <w:tab/>
        </w:r>
        <w:r w:rsidR="0071222E">
          <w:rPr>
            <w:noProof/>
            <w:webHidden/>
          </w:rPr>
          <w:fldChar w:fldCharType="begin"/>
        </w:r>
        <w:r w:rsidR="0071222E">
          <w:rPr>
            <w:noProof/>
            <w:webHidden/>
          </w:rPr>
          <w:instrText xml:space="preserve"> PAGEREF _Toc42590414 \h </w:instrText>
        </w:r>
        <w:r w:rsidR="0071222E">
          <w:rPr>
            <w:noProof/>
            <w:webHidden/>
          </w:rPr>
        </w:r>
        <w:r w:rsidR="0071222E">
          <w:rPr>
            <w:noProof/>
            <w:webHidden/>
          </w:rPr>
          <w:fldChar w:fldCharType="separate"/>
        </w:r>
        <w:r w:rsidR="0071222E">
          <w:rPr>
            <w:noProof/>
            <w:webHidden/>
          </w:rPr>
          <w:t>52</w:t>
        </w:r>
        <w:r w:rsidR="0071222E">
          <w:rPr>
            <w:noProof/>
            <w:webHidden/>
          </w:rPr>
          <w:fldChar w:fldCharType="end"/>
        </w:r>
      </w:hyperlink>
    </w:p>
    <w:p w14:paraId="53D49F61" w14:textId="045906AB" w:rsidR="0071222E" w:rsidRDefault="00755201">
      <w:pPr>
        <w:pStyle w:val="Inhopg3"/>
        <w:rPr>
          <w:rFonts w:asciiTheme="minorHAnsi" w:eastAsiaTheme="minorEastAsia" w:hAnsiTheme="minorHAnsi" w:cstheme="minorBidi"/>
          <w:noProof/>
          <w:sz w:val="22"/>
          <w:szCs w:val="22"/>
        </w:rPr>
      </w:pPr>
      <w:hyperlink w:anchor="_Toc42590415" w:history="1">
        <w:r w:rsidR="0071222E" w:rsidRPr="009B0F26">
          <w:rPr>
            <w:rStyle w:val="Hyperlink"/>
            <w:noProof/>
          </w:rPr>
          <w:t>5.2.26</w:t>
        </w:r>
        <w:r w:rsidR="0071222E">
          <w:rPr>
            <w:rFonts w:asciiTheme="minorHAnsi" w:eastAsiaTheme="minorEastAsia" w:hAnsiTheme="minorHAnsi" w:cstheme="minorBidi"/>
            <w:noProof/>
            <w:sz w:val="22"/>
            <w:szCs w:val="22"/>
          </w:rPr>
          <w:tab/>
        </w:r>
        <w:r w:rsidR="0071222E" w:rsidRPr="009B0F26">
          <w:rPr>
            <w:rStyle w:val="Hyperlink"/>
            <w:noProof/>
          </w:rPr>
          <w:t>Identifier management.</w:t>
        </w:r>
        <w:r w:rsidR="0071222E">
          <w:rPr>
            <w:noProof/>
            <w:webHidden/>
          </w:rPr>
          <w:tab/>
        </w:r>
        <w:r w:rsidR="0071222E">
          <w:rPr>
            <w:noProof/>
            <w:webHidden/>
          </w:rPr>
          <w:fldChar w:fldCharType="begin"/>
        </w:r>
        <w:r w:rsidR="0071222E">
          <w:rPr>
            <w:noProof/>
            <w:webHidden/>
          </w:rPr>
          <w:instrText xml:space="preserve"> PAGEREF _Toc42590415 \h </w:instrText>
        </w:r>
        <w:r w:rsidR="0071222E">
          <w:rPr>
            <w:noProof/>
            <w:webHidden/>
          </w:rPr>
        </w:r>
        <w:r w:rsidR="0071222E">
          <w:rPr>
            <w:noProof/>
            <w:webHidden/>
          </w:rPr>
          <w:fldChar w:fldCharType="separate"/>
        </w:r>
        <w:r w:rsidR="0071222E">
          <w:rPr>
            <w:noProof/>
            <w:webHidden/>
          </w:rPr>
          <w:t>56</w:t>
        </w:r>
        <w:r w:rsidR="0071222E">
          <w:rPr>
            <w:noProof/>
            <w:webHidden/>
          </w:rPr>
          <w:fldChar w:fldCharType="end"/>
        </w:r>
      </w:hyperlink>
    </w:p>
    <w:p w14:paraId="1EF31FDC" w14:textId="3961F8E2" w:rsidR="0071222E" w:rsidRDefault="00755201">
      <w:pPr>
        <w:pStyle w:val="Inhopg3"/>
        <w:rPr>
          <w:rFonts w:asciiTheme="minorHAnsi" w:eastAsiaTheme="minorEastAsia" w:hAnsiTheme="minorHAnsi" w:cstheme="minorBidi"/>
          <w:noProof/>
          <w:sz w:val="22"/>
          <w:szCs w:val="22"/>
        </w:rPr>
      </w:pPr>
      <w:hyperlink w:anchor="_Toc42590416" w:history="1">
        <w:r w:rsidR="0071222E" w:rsidRPr="009B0F26">
          <w:rPr>
            <w:rStyle w:val="Hyperlink"/>
            <w:noProof/>
          </w:rPr>
          <w:t>5.2.27</w:t>
        </w:r>
        <w:r w:rsidR="0071222E">
          <w:rPr>
            <w:rFonts w:asciiTheme="minorHAnsi" w:eastAsiaTheme="minorEastAsia" w:hAnsiTheme="minorHAnsi" w:cstheme="minorBidi"/>
            <w:noProof/>
            <w:sz w:val="22"/>
            <w:szCs w:val="22"/>
          </w:rPr>
          <w:tab/>
        </w:r>
        <w:r w:rsidR="0071222E" w:rsidRPr="009B0F26">
          <w:rPr>
            <w:rStyle w:val="Hyperlink"/>
            <w:noProof/>
          </w:rPr>
          <w:t>Tijd representatie en temporeel model.</w:t>
        </w:r>
        <w:r w:rsidR="0071222E">
          <w:rPr>
            <w:noProof/>
            <w:webHidden/>
          </w:rPr>
          <w:tab/>
        </w:r>
        <w:r w:rsidR="0071222E">
          <w:rPr>
            <w:noProof/>
            <w:webHidden/>
          </w:rPr>
          <w:fldChar w:fldCharType="begin"/>
        </w:r>
        <w:r w:rsidR="0071222E">
          <w:rPr>
            <w:noProof/>
            <w:webHidden/>
          </w:rPr>
          <w:instrText xml:space="preserve"> PAGEREF _Toc42590416 \h </w:instrText>
        </w:r>
        <w:r w:rsidR="0071222E">
          <w:rPr>
            <w:noProof/>
            <w:webHidden/>
          </w:rPr>
        </w:r>
        <w:r w:rsidR="0071222E">
          <w:rPr>
            <w:noProof/>
            <w:webHidden/>
          </w:rPr>
          <w:fldChar w:fldCharType="separate"/>
        </w:r>
        <w:r w:rsidR="0071222E">
          <w:rPr>
            <w:noProof/>
            <w:webHidden/>
          </w:rPr>
          <w:t>57</w:t>
        </w:r>
        <w:r w:rsidR="0071222E">
          <w:rPr>
            <w:noProof/>
            <w:webHidden/>
          </w:rPr>
          <w:fldChar w:fldCharType="end"/>
        </w:r>
      </w:hyperlink>
    </w:p>
    <w:p w14:paraId="701A09AB" w14:textId="2425DC40" w:rsidR="0071222E" w:rsidRDefault="00755201">
      <w:pPr>
        <w:pStyle w:val="Inhopg2"/>
        <w:rPr>
          <w:rFonts w:asciiTheme="minorHAnsi" w:eastAsiaTheme="minorEastAsia" w:hAnsiTheme="minorHAnsi" w:cstheme="minorBidi"/>
          <w:sz w:val="22"/>
          <w:szCs w:val="22"/>
        </w:rPr>
      </w:pPr>
      <w:hyperlink w:anchor="_Toc42590417" w:history="1">
        <w:r w:rsidR="0071222E" w:rsidRPr="009B0F26">
          <w:rPr>
            <w:rStyle w:val="Hyperlink"/>
          </w:rPr>
          <w:t>5.3</w:t>
        </w:r>
        <w:r w:rsidR="0071222E">
          <w:rPr>
            <w:rFonts w:asciiTheme="minorHAnsi" w:eastAsiaTheme="minorEastAsia" w:hAnsiTheme="minorHAnsi" w:cstheme="minorBidi"/>
            <w:sz w:val="22"/>
            <w:szCs w:val="22"/>
          </w:rPr>
          <w:tab/>
        </w:r>
        <w:r w:rsidR="0071222E" w:rsidRPr="009B0F26">
          <w:rPr>
            <w:rStyle w:val="Hyperlink"/>
          </w:rPr>
          <w:t>Andere toepassingen van IMKL.</w:t>
        </w:r>
        <w:r w:rsidR="0071222E">
          <w:rPr>
            <w:webHidden/>
          </w:rPr>
          <w:tab/>
        </w:r>
        <w:r w:rsidR="0071222E">
          <w:rPr>
            <w:webHidden/>
          </w:rPr>
          <w:fldChar w:fldCharType="begin"/>
        </w:r>
        <w:r w:rsidR="0071222E">
          <w:rPr>
            <w:webHidden/>
          </w:rPr>
          <w:instrText xml:space="preserve"> PAGEREF _Toc42590417 \h </w:instrText>
        </w:r>
        <w:r w:rsidR="0071222E">
          <w:rPr>
            <w:webHidden/>
          </w:rPr>
        </w:r>
        <w:r w:rsidR="0071222E">
          <w:rPr>
            <w:webHidden/>
          </w:rPr>
          <w:fldChar w:fldCharType="separate"/>
        </w:r>
        <w:r w:rsidR="0071222E">
          <w:rPr>
            <w:webHidden/>
          </w:rPr>
          <w:t>59</w:t>
        </w:r>
        <w:r w:rsidR="0071222E">
          <w:rPr>
            <w:webHidden/>
          </w:rPr>
          <w:fldChar w:fldCharType="end"/>
        </w:r>
      </w:hyperlink>
    </w:p>
    <w:p w14:paraId="31F1E1A7" w14:textId="47990765" w:rsidR="0071222E" w:rsidRDefault="00755201">
      <w:pPr>
        <w:pStyle w:val="Inhopg3"/>
        <w:rPr>
          <w:rFonts w:asciiTheme="minorHAnsi" w:eastAsiaTheme="minorEastAsia" w:hAnsiTheme="minorHAnsi" w:cstheme="minorBidi"/>
          <w:noProof/>
          <w:sz w:val="22"/>
          <w:szCs w:val="22"/>
        </w:rPr>
      </w:pPr>
      <w:hyperlink w:anchor="_Toc42590419" w:history="1">
        <w:r w:rsidR="0071222E" w:rsidRPr="009B0F26">
          <w:rPr>
            <w:rStyle w:val="Hyperlink"/>
            <w:noProof/>
          </w:rPr>
          <w:t>5.3.1</w:t>
        </w:r>
        <w:r w:rsidR="0071222E">
          <w:rPr>
            <w:rFonts w:asciiTheme="minorHAnsi" w:eastAsiaTheme="minorEastAsia" w:hAnsiTheme="minorHAnsi" w:cstheme="minorBidi"/>
            <w:noProof/>
            <w:sz w:val="22"/>
            <w:szCs w:val="22"/>
          </w:rPr>
          <w:tab/>
        </w:r>
        <w:r w:rsidR="0071222E" w:rsidRPr="009B0F26">
          <w:rPr>
            <w:rStyle w:val="Hyperlink"/>
            <w:noProof/>
          </w:rPr>
          <w:t>UML - Buisleidingen Risicoregister overzicht.</w:t>
        </w:r>
        <w:r w:rsidR="0071222E">
          <w:rPr>
            <w:noProof/>
            <w:webHidden/>
          </w:rPr>
          <w:tab/>
        </w:r>
        <w:r w:rsidR="0071222E">
          <w:rPr>
            <w:noProof/>
            <w:webHidden/>
          </w:rPr>
          <w:fldChar w:fldCharType="begin"/>
        </w:r>
        <w:r w:rsidR="0071222E">
          <w:rPr>
            <w:noProof/>
            <w:webHidden/>
          </w:rPr>
          <w:instrText xml:space="preserve"> PAGEREF _Toc42590419 \h </w:instrText>
        </w:r>
        <w:r w:rsidR="0071222E">
          <w:rPr>
            <w:noProof/>
            <w:webHidden/>
          </w:rPr>
        </w:r>
        <w:r w:rsidR="0071222E">
          <w:rPr>
            <w:noProof/>
            <w:webHidden/>
          </w:rPr>
          <w:fldChar w:fldCharType="separate"/>
        </w:r>
        <w:r w:rsidR="0071222E">
          <w:rPr>
            <w:noProof/>
            <w:webHidden/>
          </w:rPr>
          <w:t>60</w:t>
        </w:r>
        <w:r w:rsidR="0071222E">
          <w:rPr>
            <w:noProof/>
            <w:webHidden/>
          </w:rPr>
          <w:fldChar w:fldCharType="end"/>
        </w:r>
      </w:hyperlink>
    </w:p>
    <w:p w14:paraId="276A9950" w14:textId="66837BDF" w:rsidR="0071222E" w:rsidRDefault="00755201">
      <w:pPr>
        <w:pStyle w:val="Inhopg3"/>
        <w:rPr>
          <w:rFonts w:asciiTheme="minorHAnsi" w:eastAsiaTheme="minorEastAsia" w:hAnsiTheme="minorHAnsi" w:cstheme="minorBidi"/>
          <w:noProof/>
          <w:sz w:val="22"/>
          <w:szCs w:val="22"/>
        </w:rPr>
      </w:pPr>
      <w:hyperlink w:anchor="_Toc42590420" w:history="1">
        <w:r w:rsidR="0071222E" w:rsidRPr="009B0F26">
          <w:rPr>
            <w:rStyle w:val="Hyperlink"/>
            <w:noProof/>
          </w:rPr>
          <w:t>5.3.2</w:t>
        </w:r>
        <w:r w:rsidR="0071222E">
          <w:rPr>
            <w:rFonts w:asciiTheme="minorHAnsi" w:eastAsiaTheme="minorEastAsia" w:hAnsiTheme="minorHAnsi" w:cstheme="minorBidi"/>
            <w:noProof/>
            <w:sz w:val="22"/>
            <w:szCs w:val="22"/>
          </w:rPr>
          <w:tab/>
        </w:r>
        <w:r w:rsidR="0071222E" w:rsidRPr="009B0F26">
          <w:rPr>
            <w:rStyle w:val="Hyperlink"/>
            <w:noProof/>
          </w:rPr>
          <w:t>UML - Stedelijk water overzicht.</w:t>
        </w:r>
        <w:r w:rsidR="0071222E">
          <w:rPr>
            <w:noProof/>
            <w:webHidden/>
          </w:rPr>
          <w:tab/>
        </w:r>
        <w:r w:rsidR="0071222E">
          <w:rPr>
            <w:noProof/>
            <w:webHidden/>
          </w:rPr>
          <w:fldChar w:fldCharType="begin"/>
        </w:r>
        <w:r w:rsidR="0071222E">
          <w:rPr>
            <w:noProof/>
            <w:webHidden/>
          </w:rPr>
          <w:instrText xml:space="preserve"> PAGEREF _Toc42590420 \h </w:instrText>
        </w:r>
        <w:r w:rsidR="0071222E">
          <w:rPr>
            <w:noProof/>
            <w:webHidden/>
          </w:rPr>
        </w:r>
        <w:r w:rsidR="0071222E">
          <w:rPr>
            <w:noProof/>
            <w:webHidden/>
          </w:rPr>
          <w:fldChar w:fldCharType="separate"/>
        </w:r>
        <w:r w:rsidR="0071222E">
          <w:rPr>
            <w:noProof/>
            <w:webHidden/>
          </w:rPr>
          <w:t>63</w:t>
        </w:r>
        <w:r w:rsidR="0071222E">
          <w:rPr>
            <w:noProof/>
            <w:webHidden/>
          </w:rPr>
          <w:fldChar w:fldCharType="end"/>
        </w:r>
      </w:hyperlink>
    </w:p>
    <w:p w14:paraId="3F885D24" w14:textId="7B5F16AB" w:rsidR="0071222E" w:rsidRDefault="00755201">
      <w:pPr>
        <w:pStyle w:val="Inhopg2"/>
        <w:rPr>
          <w:rFonts w:asciiTheme="minorHAnsi" w:eastAsiaTheme="minorEastAsia" w:hAnsiTheme="minorHAnsi" w:cstheme="minorBidi"/>
          <w:sz w:val="22"/>
          <w:szCs w:val="22"/>
        </w:rPr>
      </w:pPr>
      <w:hyperlink w:anchor="_Toc42590421" w:history="1">
        <w:r w:rsidR="0071222E" w:rsidRPr="009B0F26">
          <w:rPr>
            <w:rStyle w:val="Hyperlink"/>
          </w:rPr>
          <w:t>5.4</w:t>
        </w:r>
        <w:r w:rsidR="0071222E">
          <w:rPr>
            <w:rFonts w:asciiTheme="minorHAnsi" w:eastAsiaTheme="minorEastAsia" w:hAnsiTheme="minorHAnsi" w:cstheme="minorBidi"/>
            <w:sz w:val="22"/>
            <w:szCs w:val="22"/>
          </w:rPr>
          <w:tab/>
        </w:r>
        <w:r w:rsidR="0071222E" w:rsidRPr="009B0F26">
          <w:rPr>
            <w:rStyle w:val="Hyperlink"/>
          </w:rPr>
          <w:t>Objectcatalogus.</w:t>
        </w:r>
        <w:r w:rsidR="0071222E">
          <w:rPr>
            <w:webHidden/>
          </w:rPr>
          <w:tab/>
        </w:r>
        <w:r w:rsidR="0071222E">
          <w:rPr>
            <w:webHidden/>
          </w:rPr>
          <w:fldChar w:fldCharType="begin"/>
        </w:r>
        <w:r w:rsidR="0071222E">
          <w:rPr>
            <w:webHidden/>
          </w:rPr>
          <w:instrText xml:space="preserve"> PAGEREF _Toc42590421 \h </w:instrText>
        </w:r>
        <w:r w:rsidR="0071222E">
          <w:rPr>
            <w:webHidden/>
          </w:rPr>
        </w:r>
        <w:r w:rsidR="0071222E">
          <w:rPr>
            <w:webHidden/>
          </w:rPr>
          <w:fldChar w:fldCharType="separate"/>
        </w:r>
        <w:r w:rsidR="0071222E">
          <w:rPr>
            <w:webHidden/>
          </w:rPr>
          <w:t>66</w:t>
        </w:r>
        <w:r w:rsidR="0071222E">
          <w:rPr>
            <w:webHidden/>
          </w:rPr>
          <w:fldChar w:fldCharType="end"/>
        </w:r>
      </w:hyperlink>
    </w:p>
    <w:p w14:paraId="6D6A0811" w14:textId="775F49E5" w:rsidR="0071222E" w:rsidRDefault="00755201">
      <w:pPr>
        <w:pStyle w:val="Inhopg3"/>
        <w:rPr>
          <w:rFonts w:asciiTheme="minorHAnsi" w:eastAsiaTheme="minorEastAsia" w:hAnsiTheme="minorHAnsi" w:cstheme="minorBidi"/>
          <w:noProof/>
          <w:sz w:val="22"/>
          <w:szCs w:val="22"/>
        </w:rPr>
      </w:pPr>
      <w:hyperlink w:anchor="_Toc42590422" w:history="1">
        <w:r w:rsidR="0071222E" w:rsidRPr="009B0F26">
          <w:rPr>
            <w:rStyle w:val="Hyperlink"/>
            <w:noProof/>
          </w:rPr>
          <w:t>5.4.1</w:t>
        </w:r>
        <w:r w:rsidR="0071222E">
          <w:rPr>
            <w:rFonts w:asciiTheme="minorHAnsi" w:eastAsiaTheme="minorEastAsia" w:hAnsiTheme="minorHAnsi" w:cstheme="minorBidi"/>
            <w:noProof/>
            <w:sz w:val="22"/>
            <w:szCs w:val="22"/>
          </w:rPr>
          <w:tab/>
        </w:r>
        <w:r w:rsidR="0071222E" w:rsidRPr="009B0F26">
          <w:rPr>
            <w:rStyle w:val="Hyperlink"/>
            <w:noProof/>
          </w:rPr>
          <w:t>Geografische objecten.</w:t>
        </w:r>
        <w:r w:rsidR="0071222E">
          <w:rPr>
            <w:noProof/>
            <w:webHidden/>
          </w:rPr>
          <w:tab/>
        </w:r>
        <w:r w:rsidR="0071222E">
          <w:rPr>
            <w:noProof/>
            <w:webHidden/>
          </w:rPr>
          <w:fldChar w:fldCharType="begin"/>
        </w:r>
        <w:r w:rsidR="0071222E">
          <w:rPr>
            <w:noProof/>
            <w:webHidden/>
          </w:rPr>
          <w:instrText xml:space="preserve"> PAGEREF _Toc42590422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17C453C9" w14:textId="2D4F4620" w:rsidR="0071222E" w:rsidRDefault="00755201">
      <w:pPr>
        <w:pStyle w:val="Inhopg3"/>
        <w:rPr>
          <w:rFonts w:asciiTheme="minorHAnsi" w:eastAsiaTheme="minorEastAsia" w:hAnsiTheme="minorHAnsi" w:cstheme="minorBidi"/>
          <w:noProof/>
          <w:sz w:val="22"/>
          <w:szCs w:val="22"/>
        </w:rPr>
      </w:pPr>
      <w:hyperlink w:anchor="_Toc42590423" w:history="1">
        <w:r w:rsidR="0071222E" w:rsidRPr="009B0F26">
          <w:rPr>
            <w:rStyle w:val="Hyperlink"/>
            <w:noProof/>
          </w:rPr>
          <w:t>5.4.2</w:t>
        </w:r>
        <w:r w:rsidR="0071222E">
          <w:rPr>
            <w:rFonts w:asciiTheme="minorHAnsi" w:eastAsiaTheme="minorEastAsia" w:hAnsiTheme="minorHAnsi" w:cstheme="minorBidi"/>
            <w:noProof/>
            <w:sz w:val="22"/>
            <w:szCs w:val="22"/>
          </w:rPr>
          <w:tab/>
        </w:r>
        <w:r w:rsidR="0071222E" w:rsidRPr="009B0F26">
          <w:rPr>
            <w:rStyle w:val="Hyperlink"/>
            <w:noProof/>
          </w:rPr>
          <w:t>Data typen.</w:t>
        </w:r>
        <w:r w:rsidR="0071222E">
          <w:rPr>
            <w:noProof/>
            <w:webHidden/>
          </w:rPr>
          <w:tab/>
        </w:r>
        <w:r w:rsidR="0071222E">
          <w:rPr>
            <w:noProof/>
            <w:webHidden/>
          </w:rPr>
          <w:fldChar w:fldCharType="begin"/>
        </w:r>
        <w:r w:rsidR="0071222E">
          <w:rPr>
            <w:noProof/>
            <w:webHidden/>
          </w:rPr>
          <w:instrText xml:space="preserve"> PAGEREF _Toc42590423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1CF172A" w14:textId="4399BCDF" w:rsidR="0071222E" w:rsidRDefault="00755201">
      <w:pPr>
        <w:pStyle w:val="Inhopg3"/>
        <w:rPr>
          <w:rFonts w:asciiTheme="minorHAnsi" w:eastAsiaTheme="minorEastAsia" w:hAnsiTheme="minorHAnsi" w:cstheme="minorBidi"/>
          <w:noProof/>
          <w:sz w:val="22"/>
          <w:szCs w:val="22"/>
        </w:rPr>
      </w:pPr>
      <w:hyperlink w:anchor="_Toc42590424" w:history="1">
        <w:r w:rsidR="0071222E" w:rsidRPr="009B0F26">
          <w:rPr>
            <w:rStyle w:val="Hyperlink"/>
            <w:noProof/>
          </w:rPr>
          <w:t>5.4.3</w:t>
        </w:r>
        <w:r w:rsidR="0071222E">
          <w:rPr>
            <w:rFonts w:asciiTheme="minorHAnsi" w:eastAsiaTheme="minorEastAsia" w:hAnsiTheme="minorHAnsi" w:cstheme="minorBidi"/>
            <w:noProof/>
            <w:sz w:val="22"/>
            <w:szCs w:val="22"/>
          </w:rPr>
          <w:tab/>
        </w:r>
        <w:r w:rsidR="0071222E" w:rsidRPr="009B0F26">
          <w:rPr>
            <w:rStyle w:val="Hyperlink"/>
            <w:noProof/>
          </w:rPr>
          <w:t>Waardelijsten.</w:t>
        </w:r>
        <w:r w:rsidR="0071222E">
          <w:rPr>
            <w:noProof/>
            <w:webHidden/>
          </w:rPr>
          <w:tab/>
        </w:r>
        <w:r w:rsidR="0071222E">
          <w:rPr>
            <w:noProof/>
            <w:webHidden/>
          </w:rPr>
          <w:fldChar w:fldCharType="begin"/>
        </w:r>
        <w:r w:rsidR="0071222E">
          <w:rPr>
            <w:noProof/>
            <w:webHidden/>
          </w:rPr>
          <w:instrText xml:space="preserve"> PAGEREF _Toc42590424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0B89B98" w14:textId="12F87001" w:rsidR="0071222E" w:rsidRDefault="00755201">
      <w:pPr>
        <w:pStyle w:val="Inhopg3"/>
        <w:rPr>
          <w:rFonts w:asciiTheme="minorHAnsi" w:eastAsiaTheme="minorEastAsia" w:hAnsiTheme="minorHAnsi" w:cstheme="minorBidi"/>
          <w:noProof/>
          <w:sz w:val="22"/>
          <w:szCs w:val="22"/>
        </w:rPr>
      </w:pPr>
      <w:hyperlink w:anchor="_Toc42590425" w:history="1">
        <w:r w:rsidR="0071222E" w:rsidRPr="009B0F26">
          <w:rPr>
            <w:rStyle w:val="Hyperlink"/>
            <w:noProof/>
          </w:rPr>
          <w:t>5.4.4</w:t>
        </w:r>
        <w:r w:rsidR="0071222E">
          <w:rPr>
            <w:rFonts w:asciiTheme="minorHAnsi" w:eastAsiaTheme="minorEastAsia" w:hAnsiTheme="minorHAnsi" w:cstheme="minorBidi"/>
            <w:noProof/>
            <w:sz w:val="22"/>
            <w:szCs w:val="22"/>
          </w:rPr>
          <w:tab/>
        </w:r>
        <w:r w:rsidR="0071222E" w:rsidRPr="009B0F26">
          <w:rPr>
            <w:rStyle w:val="Hyperlink"/>
            <w:noProof/>
          </w:rPr>
          <w:t>Geïmporteerde typen (informatief).</w:t>
        </w:r>
        <w:r w:rsidR="0071222E">
          <w:rPr>
            <w:noProof/>
            <w:webHidden/>
          </w:rPr>
          <w:tab/>
        </w:r>
        <w:r w:rsidR="0071222E">
          <w:rPr>
            <w:noProof/>
            <w:webHidden/>
          </w:rPr>
          <w:fldChar w:fldCharType="begin"/>
        </w:r>
        <w:r w:rsidR="0071222E">
          <w:rPr>
            <w:noProof/>
            <w:webHidden/>
          </w:rPr>
          <w:instrText xml:space="preserve"> PAGEREF _Toc42590425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2536014B" w14:textId="324834F8" w:rsidR="0071222E" w:rsidRDefault="00755201">
      <w:pPr>
        <w:pStyle w:val="Inhopg1"/>
        <w:rPr>
          <w:rFonts w:asciiTheme="minorHAnsi" w:eastAsiaTheme="minorEastAsia" w:hAnsiTheme="minorHAnsi" w:cstheme="minorBidi"/>
          <w:noProof/>
          <w:sz w:val="22"/>
          <w:szCs w:val="22"/>
        </w:rPr>
      </w:pPr>
      <w:hyperlink w:anchor="_Toc42590426" w:history="1">
        <w:r w:rsidR="0071222E" w:rsidRPr="009B0F26">
          <w:rPr>
            <w:rStyle w:val="Hyperlink"/>
            <w:noProof/>
          </w:rPr>
          <w:t>Referentiesystemen</w:t>
        </w:r>
        <w:r w:rsidR="0071222E">
          <w:rPr>
            <w:noProof/>
            <w:webHidden/>
          </w:rPr>
          <w:tab/>
        </w:r>
        <w:r w:rsidR="0071222E">
          <w:rPr>
            <w:noProof/>
            <w:webHidden/>
          </w:rPr>
          <w:fldChar w:fldCharType="begin"/>
        </w:r>
        <w:r w:rsidR="0071222E">
          <w:rPr>
            <w:noProof/>
            <w:webHidden/>
          </w:rPr>
          <w:instrText xml:space="preserve"> PAGEREF _Toc42590426 \h </w:instrText>
        </w:r>
        <w:r w:rsidR="0071222E">
          <w:rPr>
            <w:noProof/>
            <w:webHidden/>
          </w:rPr>
        </w:r>
        <w:r w:rsidR="0071222E">
          <w:rPr>
            <w:noProof/>
            <w:webHidden/>
          </w:rPr>
          <w:fldChar w:fldCharType="separate"/>
        </w:r>
        <w:r w:rsidR="0071222E">
          <w:rPr>
            <w:noProof/>
            <w:webHidden/>
          </w:rPr>
          <w:t>70</w:t>
        </w:r>
        <w:r w:rsidR="0071222E">
          <w:rPr>
            <w:noProof/>
            <w:webHidden/>
          </w:rPr>
          <w:fldChar w:fldCharType="end"/>
        </w:r>
      </w:hyperlink>
    </w:p>
    <w:p w14:paraId="23DC6361" w14:textId="6E1ADCD4" w:rsidR="0071222E" w:rsidRDefault="00755201">
      <w:pPr>
        <w:pStyle w:val="Inhopg2"/>
        <w:rPr>
          <w:rFonts w:asciiTheme="minorHAnsi" w:eastAsiaTheme="minorEastAsia" w:hAnsiTheme="minorHAnsi" w:cstheme="minorBidi"/>
          <w:sz w:val="22"/>
          <w:szCs w:val="22"/>
        </w:rPr>
      </w:pPr>
      <w:hyperlink w:anchor="_Toc42590427" w:history="1">
        <w:r w:rsidR="0071222E" w:rsidRPr="009B0F26">
          <w:rPr>
            <w:rStyle w:val="Hyperlink"/>
          </w:rPr>
          <w:t>6.1</w:t>
        </w:r>
        <w:r w:rsidR="0071222E">
          <w:rPr>
            <w:rFonts w:asciiTheme="minorHAnsi" w:eastAsiaTheme="minorEastAsia" w:hAnsiTheme="minorHAnsi" w:cstheme="minorBidi"/>
            <w:sz w:val="22"/>
            <w:szCs w:val="22"/>
          </w:rPr>
          <w:tab/>
        </w:r>
        <w:r w:rsidR="0071222E" w:rsidRPr="009B0F26">
          <w:rPr>
            <w:rStyle w:val="Hyperlink"/>
          </w:rPr>
          <w:t>Ruimtelijk referentiesysteem.</w:t>
        </w:r>
        <w:r w:rsidR="0071222E">
          <w:rPr>
            <w:webHidden/>
          </w:rPr>
          <w:tab/>
        </w:r>
        <w:r w:rsidR="0071222E">
          <w:rPr>
            <w:webHidden/>
          </w:rPr>
          <w:fldChar w:fldCharType="begin"/>
        </w:r>
        <w:r w:rsidR="0071222E">
          <w:rPr>
            <w:webHidden/>
          </w:rPr>
          <w:instrText xml:space="preserve"> PAGEREF _Toc42590427 \h </w:instrText>
        </w:r>
        <w:r w:rsidR="0071222E">
          <w:rPr>
            <w:webHidden/>
          </w:rPr>
        </w:r>
        <w:r w:rsidR="0071222E">
          <w:rPr>
            <w:webHidden/>
          </w:rPr>
          <w:fldChar w:fldCharType="separate"/>
        </w:r>
        <w:r w:rsidR="0071222E">
          <w:rPr>
            <w:webHidden/>
          </w:rPr>
          <w:t>70</w:t>
        </w:r>
        <w:r w:rsidR="0071222E">
          <w:rPr>
            <w:webHidden/>
          </w:rPr>
          <w:fldChar w:fldCharType="end"/>
        </w:r>
      </w:hyperlink>
    </w:p>
    <w:p w14:paraId="58DD3E81" w14:textId="4507A785" w:rsidR="0071222E" w:rsidRDefault="00755201">
      <w:pPr>
        <w:pStyle w:val="Inhopg1"/>
        <w:rPr>
          <w:rFonts w:asciiTheme="minorHAnsi" w:eastAsiaTheme="minorEastAsia" w:hAnsiTheme="minorHAnsi" w:cstheme="minorBidi"/>
          <w:noProof/>
          <w:sz w:val="22"/>
          <w:szCs w:val="22"/>
        </w:rPr>
      </w:pPr>
      <w:hyperlink w:anchor="_Toc42590428" w:history="1">
        <w:r w:rsidR="0071222E" w:rsidRPr="009B0F26">
          <w:rPr>
            <w:rStyle w:val="Hyperlink"/>
            <w:noProof/>
          </w:rPr>
          <w:t>Levering</w:t>
        </w:r>
        <w:r w:rsidR="0071222E">
          <w:rPr>
            <w:noProof/>
            <w:webHidden/>
          </w:rPr>
          <w:tab/>
        </w:r>
        <w:r w:rsidR="0071222E">
          <w:rPr>
            <w:noProof/>
            <w:webHidden/>
          </w:rPr>
          <w:fldChar w:fldCharType="begin"/>
        </w:r>
        <w:r w:rsidR="0071222E">
          <w:rPr>
            <w:noProof/>
            <w:webHidden/>
          </w:rPr>
          <w:instrText xml:space="preserve"> PAGEREF _Toc42590428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3AB3B288" w14:textId="1E51109F" w:rsidR="0071222E" w:rsidRDefault="00755201">
      <w:pPr>
        <w:pStyle w:val="Inhopg2"/>
        <w:rPr>
          <w:rFonts w:asciiTheme="minorHAnsi" w:eastAsiaTheme="minorEastAsia" w:hAnsiTheme="minorHAnsi" w:cstheme="minorBidi"/>
          <w:sz w:val="22"/>
          <w:szCs w:val="22"/>
        </w:rPr>
      </w:pPr>
      <w:hyperlink w:anchor="_Toc42590429" w:history="1">
        <w:r w:rsidR="0071222E" w:rsidRPr="009B0F26">
          <w:rPr>
            <w:rStyle w:val="Hyperlink"/>
          </w:rPr>
          <w:t>7.1</w:t>
        </w:r>
        <w:r w:rsidR="0071222E">
          <w:rPr>
            <w:rFonts w:asciiTheme="minorHAnsi" w:eastAsiaTheme="minorEastAsia" w:hAnsiTheme="minorHAnsi" w:cstheme="minorBidi"/>
            <w:sz w:val="22"/>
            <w:szCs w:val="22"/>
          </w:rPr>
          <w:tab/>
        </w:r>
        <w:r w:rsidR="0071222E" w:rsidRPr="009B0F26">
          <w:rPr>
            <w:rStyle w:val="Hyperlink"/>
          </w:rPr>
          <w:t>Leveringsmedium.</w:t>
        </w:r>
        <w:r w:rsidR="0071222E">
          <w:rPr>
            <w:webHidden/>
          </w:rPr>
          <w:tab/>
        </w:r>
        <w:r w:rsidR="0071222E">
          <w:rPr>
            <w:webHidden/>
          </w:rPr>
          <w:fldChar w:fldCharType="begin"/>
        </w:r>
        <w:r w:rsidR="0071222E">
          <w:rPr>
            <w:webHidden/>
          </w:rPr>
          <w:instrText xml:space="preserve"> PAGEREF _Toc42590429 \h </w:instrText>
        </w:r>
        <w:r w:rsidR="0071222E">
          <w:rPr>
            <w:webHidden/>
          </w:rPr>
        </w:r>
        <w:r w:rsidR="0071222E">
          <w:rPr>
            <w:webHidden/>
          </w:rPr>
          <w:fldChar w:fldCharType="separate"/>
        </w:r>
        <w:r w:rsidR="0071222E">
          <w:rPr>
            <w:webHidden/>
          </w:rPr>
          <w:t>71</w:t>
        </w:r>
        <w:r w:rsidR="0071222E">
          <w:rPr>
            <w:webHidden/>
          </w:rPr>
          <w:fldChar w:fldCharType="end"/>
        </w:r>
      </w:hyperlink>
    </w:p>
    <w:p w14:paraId="1AD4D2D1" w14:textId="33875E10" w:rsidR="0071222E" w:rsidRDefault="00755201">
      <w:pPr>
        <w:pStyle w:val="Inhopg2"/>
        <w:rPr>
          <w:rFonts w:asciiTheme="minorHAnsi" w:eastAsiaTheme="minorEastAsia" w:hAnsiTheme="minorHAnsi" w:cstheme="minorBidi"/>
          <w:sz w:val="22"/>
          <w:szCs w:val="22"/>
        </w:rPr>
      </w:pPr>
      <w:hyperlink w:anchor="_Toc42590430" w:history="1">
        <w:r w:rsidR="0071222E" w:rsidRPr="009B0F26">
          <w:rPr>
            <w:rStyle w:val="Hyperlink"/>
          </w:rPr>
          <w:t>7.2</w:t>
        </w:r>
        <w:r w:rsidR="0071222E">
          <w:rPr>
            <w:rFonts w:asciiTheme="minorHAnsi" w:eastAsiaTheme="minorEastAsia" w:hAnsiTheme="minorHAnsi" w:cstheme="minorBidi"/>
            <w:sz w:val="22"/>
            <w:szCs w:val="22"/>
          </w:rPr>
          <w:tab/>
        </w:r>
        <w:r w:rsidR="0071222E" w:rsidRPr="009B0F26">
          <w:rPr>
            <w:rStyle w:val="Hyperlink"/>
          </w:rPr>
          <w:t>Formaten (encodings).</w:t>
        </w:r>
        <w:r w:rsidR="0071222E">
          <w:rPr>
            <w:webHidden/>
          </w:rPr>
          <w:tab/>
        </w:r>
        <w:r w:rsidR="0071222E">
          <w:rPr>
            <w:webHidden/>
          </w:rPr>
          <w:fldChar w:fldCharType="begin"/>
        </w:r>
        <w:r w:rsidR="0071222E">
          <w:rPr>
            <w:webHidden/>
          </w:rPr>
          <w:instrText xml:space="preserve"> PAGEREF _Toc42590430 \h </w:instrText>
        </w:r>
        <w:r w:rsidR="0071222E">
          <w:rPr>
            <w:webHidden/>
          </w:rPr>
        </w:r>
        <w:r w:rsidR="0071222E">
          <w:rPr>
            <w:webHidden/>
          </w:rPr>
          <w:fldChar w:fldCharType="separate"/>
        </w:r>
        <w:r w:rsidR="0071222E">
          <w:rPr>
            <w:webHidden/>
          </w:rPr>
          <w:t>71</w:t>
        </w:r>
        <w:r w:rsidR="0071222E">
          <w:rPr>
            <w:webHidden/>
          </w:rPr>
          <w:fldChar w:fldCharType="end"/>
        </w:r>
      </w:hyperlink>
    </w:p>
    <w:p w14:paraId="71A8535F" w14:textId="511F1BF8" w:rsidR="0071222E" w:rsidRDefault="00755201">
      <w:pPr>
        <w:pStyle w:val="Inhopg3"/>
        <w:rPr>
          <w:rFonts w:asciiTheme="minorHAnsi" w:eastAsiaTheme="minorEastAsia" w:hAnsiTheme="minorHAnsi" w:cstheme="minorBidi"/>
          <w:noProof/>
          <w:sz w:val="22"/>
          <w:szCs w:val="22"/>
        </w:rPr>
      </w:pPr>
      <w:hyperlink w:anchor="_Toc42590431" w:history="1">
        <w:r w:rsidR="0071222E" w:rsidRPr="009B0F26">
          <w:rPr>
            <w:rStyle w:val="Hyperlink"/>
            <w:noProof/>
          </w:rPr>
          <w:t>7.2.1</w:t>
        </w:r>
        <w:r w:rsidR="0071222E">
          <w:rPr>
            <w:rFonts w:asciiTheme="minorHAnsi" w:eastAsiaTheme="minorEastAsia" w:hAnsiTheme="minorHAnsi" w:cstheme="minorBidi"/>
            <w:noProof/>
            <w:sz w:val="22"/>
            <w:szCs w:val="22"/>
          </w:rPr>
          <w:tab/>
        </w:r>
        <w:r w:rsidR="0071222E" w:rsidRPr="009B0F26">
          <w:rPr>
            <w:rStyle w:val="Hyperlink"/>
            <w:noProof/>
          </w:rPr>
          <w:t>Nadere GML implementatie specificaties</w:t>
        </w:r>
        <w:r w:rsidR="0071222E">
          <w:rPr>
            <w:noProof/>
            <w:webHidden/>
          </w:rPr>
          <w:tab/>
        </w:r>
        <w:r w:rsidR="0071222E">
          <w:rPr>
            <w:noProof/>
            <w:webHidden/>
          </w:rPr>
          <w:fldChar w:fldCharType="begin"/>
        </w:r>
        <w:r w:rsidR="0071222E">
          <w:rPr>
            <w:noProof/>
            <w:webHidden/>
          </w:rPr>
          <w:instrText xml:space="preserve"> PAGEREF _Toc42590431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61934D3C" w14:textId="094CF21E" w:rsidR="0071222E" w:rsidRDefault="00755201">
      <w:pPr>
        <w:pStyle w:val="Inhopg1"/>
        <w:rPr>
          <w:rFonts w:asciiTheme="minorHAnsi" w:eastAsiaTheme="minorEastAsia" w:hAnsiTheme="minorHAnsi" w:cstheme="minorBidi"/>
          <w:noProof/>
          <w:sz w:val="22"/>
          <w:szCs w:val="22"/>
        </w:rPr>
      </w:pPr>
      <w:hyperlink w:anchor="_Toc42590432" w:history="1">
        <w:r w:rsidR="0071222E" w:rsidRPr="009B0F26">
          <w:rPr>
            <w:rStyle w:val="Hyperlink"/>
            <w:noProof/>
          </w:rPr>
          <w:t>Visualisatie</w:t>
        </w:r>
        <w:r w:rsidR="0071222E">
          <w:rPr>
            <w:noProof/>
            <w:webHidden/>
          </w:rPr>
          <w:tab/>
        </w:r>
        <w:r w:rsidR="0071222E">
          <w:rPr>
            <w:noProof/>
            <w:webHidden/>
          </w:rPr>
          <w:fldChar w:fldCharType="begin"/>
        </w:r>
        <w:r w:rsidR="0071222E">
          <w:rPr>
            <w:noProof/>
            <w:webHidden/>
          </w:rPr>
          <w:instrText xml:space="preserve"> PAGEREF _Toc42590432 \h </w:instrText>
        </w:r>
        <w:r w:rsidR="0071222E">
          <w:rPr>
            <w:noProof/>
            <w:webHidden/>
          </w:rPr>
        </w:r>
        <w:r w:rsidR="0071222E">
          <w:rPr>
            <w:noProof/>
            <w:webHidden/>
          </w:rPr>
          <w:fldChar w:fldCharType="separate"/>
        </w:r>
        <w:r w:rsidR="0071222E">
          <w:rPr>
            <w:noProof/>
            <w:webHidden/>
          </w:rPr>
          <w:t>74</w:t>
        </w:r>
        <w:r w:rsidR="0071222E">
          <w:rPr>
            <w:noProof/>
            <w:webHidden/>
          </w:rPr>
          <w:fldChar w:fldCharType="end"/>
        </w:r>
      </w:hyperlink>
    </w:p>
    <w:p w14:paraId="6B06DC06" w14:textId="06012987" w:rsidR="0071222E" w:rsidRDefault="00755201">
      <w:pPr>
        <w:pStyle w:val="Inhopg1"/>
        <w:rPr>
          <w:rFonts w:asciiTheme="minorHAnsi" w:eastAsiaTheme="minorEastAsia" w:hAnsiTheme="minorHAnsi" w:cstheme="minorBidi"/>
          <w:noProof/>
          <w:sz w:val="22"/>
          <w:szCs w:val="22"/>
        </w:rPr>
      </w:pPr>
      <w:hyperlink w:anchor="_Toc42590433" w:history="1">
        <w:r w:rsidR="0071222E" w:rsidRPr="009B0F26">
          <w:rPr>
            <w:rStyle w:val="Hyperlink"/>
            <w:noProof/>
          </w:rPr>
          <w:t>Bibliografie</w:t>
        </w:r>
        <w:r w:rsidR="0071222E">
          <w:rPr>
            <w:noProof/>
            <w:webHidden/>
          </w:rPr>
          <w:tab/>
        </w:r>
        <w:r w:rsidR="0071222E">
          <w:rPr>
            <w:noProof/>
            <w:webHidden/>
          </w:rPr>
          <w:fldChar w:fldCharType="begin"/>
        </w:r>
        <w:r w:rsidR="0071222E">
          <w:rPr>
            <w:noProof/>
            <w:webHidden/>
          </w:rPr>
          <w:instrText xml:space="preserve"> PAGEREF _Toc42590433 \h </w:instrText>
        </w:r>
        <w:r w:rsidR="0071222E">
          <w:rPr>
            <w:noProof/>
            <w:webHidden/>
          </w:rPr>
        </w:r>
        <w:r w:rsidR="0071222E">
          <w:rPr>
            <w:noProof/>
            <w:webHidden/>
          </w:rPr>
          <w:fldChar w:fldCharType="separate"/>
        </w:r>
        <w:r w:rsidR="0071222E">
          <w:rPr>
            <w:noProof/>
            <w:webHidden/>
          </w:rPr>
          <w:t>75</w:t>
        </w:r>
        <w:r w:rsidR="0071222E">
          <w:rPr>
            <w:noProof/>
            <w:webHidden/>
          </w:rPr>
          <w:fldChar w:fldCharType="end"/>
        </w:r>
      </w:hyperlink>
    </w:p>
    <w:p w14:paraId="0133BB3C" w14:textId="670694B6" w:rsidR="0071222E" w:rsidRDefault="00755201">
      <w:pPr>
        <w:pStyle w:val="Inhopg1"/>
        <w:rPr>
          <w:rFonts w:asciiTheme="minorHAnsi" w:eastAsiaTheme="minorEastAsia" w:hAnsiTheme="minorHAnsi" w:cstheme="minorBidi"/>
          <w:noProof/>
          <w:sz w:val="22"/>
          <w:szCs w:val="22"/>
        </w:rPr>
      </w:pPr>
      <w:hyperlink w:anchor="_Toc42590434" w:history="1">
        <w:r w:rsidR="0071222E" w:rsidRPr="009B0F26">
          <w:rPr>
            <w:rStyle w:val="Hyperlink"/>
            <w:noProof/>
          </w:rPr>
          <w:t>Bijlage 1: IMKL waardelijsten.</w:t>
        </w:r>
        <w:r w:rsidR="0071222E">
          <w:rPr>
            <w:noProof/>
            <w:webHidden/>
          </w:rPr>
          <w:tab/>
        </w:r>
        <w:r w:rsidR="0071222E">
          <w:rPr>
            <w:noProof/>
            <w:webHidden/>
          </w:rPr>
          <w:fldChar w:fldCharType="begin"/>
        </w:r>
        <w:r w:rsidR="0071222E">
          <w:rPr>
            <w:noProof/>
            <w:webHidden/>
          </w:rPr>
          <w:instrText xml:space="preserve"> PAGEREF _Toc42590434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38A29363" w14:textId="5FA1549B" w:rsidR="0071222E" w:rsidRDefault="00755201">
      <w:pPr>
        <w:pStyle w:val="Inhopg1"/>
        <w:rPr>
          <w:rFonts w:asciiTheme="minorHAnsi" w:eastAsiaTheme="minorEastAsia" w:hAnsiTheme="minorHAnsi" w:cstheme="minorBidi"/>
          <w:noProof/>
          <w:sz w:val="22"/>
          <w:szCs w:val="22"/>
        </w:rPr>
      </w:pPr>
      <w:hyperlink w:anchor="_Toc42590435" w:history="1">
        <w:r w:rsidR="0071222E" w:rsidRPr="009B0F26">
          <w:rPr>
            <w:rStyle w:val="Hyperlink"/>
            <w:noProof/>
          </w:rPr>
          <w:t>Bijlage 2: Toelichting op geometriemodel.</w:t>
        </w:r>
        <w:r w:rsidR="0071222E">
          <w:rPr>
            <w:noProof/>
            <w:webHidden/>
          </w:rPr>
          <w:tab/>
        </w:r>
        <w:r w:rsidR="0071222E">
          <w:rPr>
            <w:noProof/>
            <w:webHidden/>
          </w:rPr>
          <w:fldChar w:fldCharType="begin"/>
        </w:r>
        <w:r w:rsidR="0071222E">
          <w:rPr>
            <w:noProof/>
            <w:webHidden/>
          </w:rPr>
          <w:instrText xml:space="preserve"> PAGEREF _Toc42590435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08" w:name="_Toc42590374"/>
      <w:r>
        <w:t>Inleiding en leeswijzer.</w:t>
      </w:r>
      <w:bookmarkEnd w:id="108"/>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109" w:author="Paul Janssen" w:date="2020-06-09T10:21:00Z">
        <w:r w:rsidR="00793B0B" w:rsidDel="00CA7962">
          <w:delText>IMKL</w:delText>
        </w:r>
      </w:del>
      <w:ins w:id="110"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11" w:name="_Toc188091997"/>
    </w:p>
    <w:p w14:paraId="52CFF656" w14:textId="77777777" w:rsidR="00BB25BB" w:rsidRPr="007C7339" w:rsidRDefault="00576E1A" w:rsidP="007C7339">
      <w:pPr>
        <w:pStyle w:val="Hoofdstuktitel"/>
        <w:spacing w:line="240" w:lineRule="atLeast"/>
      </w:pPr>
      <w:bookmarkStart w:id="112" w:name="_Toc42590375"/>
      <w:bookmarkEnd w:id="111"/>
      <w:r>
        <w:t>Scope</w:t>
      </w:r>
      <w:bookmarkEnd w:id="112"/>
    </w:p>
    <w:p w14:paraId="0F2A29EC" w14:textId="77777777" w:rsidR="00AA1364" w:rsidRPr="007C7339" w:rsidRDefault="00576E1A" w:rsidP="007C7339">
      <w:pPr>
        <w:pStyle w:val="Paragraaftitel"/>
        <w:spacing w:line="240" w:lineRule="atLeast"/>
      </w:pPr>
      <w:bookmarkStart w:id="113" w:name="_Toc42590376"/>
      <w:r>
        <w:t>Scope</w:t>
      </w:r>
      <w:r w:rsidR="00283BD6">
        <w:t>.</w:t>
      </w:r>
      <w:bookmarkEnd w:id="113"/>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09C623A"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114" w:author="Paul Janssen" w:date="2020-05-25T12:02:00Z">
        <w:r w:rsidR="00AC0EB5">
          <w:rPr>
            <w:b/>
          </w:rPr>
          <w:t>B</w:t>
        </w:r>
      </w:ins>
      <w:r w:rsidRPr="0080639F">
        <w:rPr>
          <w:b/>
        </w:rPr>
        <w:t>ON:</w:t>
      </w:r>
      <w:r w:rsidR="00456F46">
        <w:t xml:space="preserve"> </w:t>
      </w:r>
      <w:ins w:id="115" w:author="Paul Janssen" w:date="2020-05-25T12:01:00Z">
        <w:r w:rsidR="00AC0EB5" w:rsidRPr="00AC0EB5">
          <w:t>Wet informatie-uitwisseling bovengrondse en ondergrondse netten en netwerken</w:t>
        </w:r>
      </w:ins>
      <w:del w:id="116"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117" w:author="Paul Janssen" w:date="2020-05-25T12:03:00Z">
        <w:r w:rsidR="00AC0EB5">
          <w:t xml:space="preserve"> Inclusief </w:t>
        </w:r>
        <w:r w:rsidR="00AC0EB5" w:rsidRPr="00AC0EB5">
          <w:rPr>
            <w:rPrChange w:id="118" w:author="Paul Janssen" w:date="2020-05-25T12:03:00Z">
              <w:rPr>
                <w:color w:val="333333"/>
                <w:sz w:val="18"/>
                <w:szCs w:val="18"/>
                <w:shd w:val="clear" w:color="auto" w:fill="FFFFFF"/>
              </w:rPr>
            </w:rPrChange>
          </w:rPr>
          <w:t>maatregelen uit de Richtlijn kostenreductie breedband</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119" w:author="Paul Janssen" w:date="2020-05-25T12:04:00Z"/>
        </w:rPr>
      </w:pPr>
      <w:del w:id="120"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21"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22" w:author="Paul Janssen" w:date="2020-05-25T12:04:00Z"/>
        </w:rPr>
      </w:pPr>
      <w:del w:id="123"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24" w:name="_Toc42590377"/>
      <w:r>
        <w:t>Over</w:t>
      </w:r>
      <w:r w:rsidR="00D0633C">
        <w:t>zicht</w:t>
      </w:r>
      <w:bookmarkEnd w:id="124"/>
    </w:p>
    <w:p w14:paraId="26075A13" w14:textId="77777777" w:rsidR="003C4DDF" w:rsidRDefault="00576E1A" w:rsidP="007C7339">
      <w:pPr>
        <w:pStyle w:val="Paragraaftitel"/>
        <w:spacing w:line="240" w:lineRule="atLeast"/>
      </w:pPr>
      <w:bookmarkStart w:id="125" w:name="_Toc42590378"/>
      <w:r>
        <w:t>Naam en Acroniemen</w:t>
      </w:r>
      <w:r w:rsidR="00283BD6">
        <w:t>.</w:t>
      </w:r>
      <w:bookmarkEnd w:id="125"/>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26" w:name="_Toc42590379"/>
      <w:r>
        <w:t>Informele beschrijving</w:t>
      </w:r>
      <w:r w:rsidR="00283BD6">
        <w:t>.</w:t>
      </w:r>
      <w:bookmarkEnd w:id="126"/>
    </w:p>
    <w:p w14:paraId="48273E47" w14:textId="77777777" w:rsidR="00E548CF" w:rsidRPr="00653DF3" w:rsidRDefault="00E548CF" w:rsidP="00361936">
      <w:pPr>
        <w:pStyle w:val="subparagraaftitel"/>
      </w:pPr>
      <w:bookmarkStart w:id="127" w:name="_Toc42590380"/>
      <w:r w:rsidRPr="00446ECB">
        <w:t>Definitie</w:t>
      </w:r>
      <w:r w:rsidR="00283BD6">
        <w:t>.</w:t>
      </w:r>
      <w:bookmarkEnd w:id="127"/>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28" w:name="_Toc42590381"/>
      <w:r>
        <w:t>Beschrijving</w:t>
      </w:r>
      <w:r w:rsidR="00283BD6">
        <w:t>.</w:t>
      </w:r>
      <w:bookmarkEnd w:id="128"/>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29" w:author="Paul Janssen" w:date="2020-06-09T10:22:00Z">
        <w:r w:rsidR="006A0A99" w:rsidDel="00CA7962">
          <w:delText>i</w:delText>
        </w:r>
      </w:del>
      <w:r w:rsidR="006A0A99">
        <w:t>tiliteitsnetten. Een u</w:t>
      </w:r>
      <w:del w:id="130"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31"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05BABD4A" w:rsidR="00F3608E" w:rsidRDefault="0019772B" w:rsidP="00E548CF">
      <w:pPr>
        <w:spacing w:line="240" w:lineRule="atLeast"/>
        <w:jc w:val="left"/>
        <w:sectPr w:rsidR="00F3608E" w:rsidSect="00672722">
          <w:headerReference w:type="default" r:id="rId23"/>
          <w:footerReference w:type="default" r:id="rId24"/>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136" w:author="Paul Janssen" w:date="2020-05-25T11:22:00Z"/>
        </w:rPr>
      </w:pPr>
    </w:p>
    <w:p w14:paraId="6CA9C847" w14:textId="77777777" w:rsidR="00260925" w:rsidRDefault="00260925" w:rsidP="00E548CF">
      <w:pPr>
        <w:spacing w:line="240" w:lineRule="atLeast"/>
        <w:jc w:val="left"/>
        <w:rPr>
          <w:ins w:id="137" w:author="Paul Janssen" w:date="2020-05-25T11:22:00Z"/>
        </w:rPr>
      </w:pPr>
    </w:p>
    <w:p w14:paraId="14A891B8" w14:textId="2DEE00A7" w:rsidR="0041667C" w:rsidRDefault="00755201"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718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755201" w:rsidRDefault="00755201">
                  <w:r>
                    <w:t>IMKL-wi</w:t>
                  </w:r>
                  <w:ins w:id="138" w:author="Paul Janssen" w:date="2020-05-25T11:23:00Z">
                    <w:r>
                      <w:t>b</w:t>
                    </w:r>
                  </w:ins>
                  <w:r>
                    <w:t>on</w:t>
                  </w:r>
                </w:p>
              </w:txbxContent>
            </v:textbox>
            <w10:wrap type="square"/>
          </v:shape>
        </w:pict>
      </w:r>
      <w:ins w:id="139" w:author="Paul Janssen" w:date="2020-05-25T11:23:00Z">
        <w:r w:rsidR="00260925">
          <w:rPr>
            <w:noProof/>
          </w:rPr>
          <w:drawing>
            <wp:anchor distT="0" distB="0" distL="114300" distR="114300" simplePos="0" relativeHeight="251638272" behindDoc="0" locked="0" layoutInCell="1" allowOverlap="1" wp14:anchorId="3C07D942" wp14:editId="4642B2FA">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140"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141" w:author="Paul Janssen" w:date="2020-05-25T11:24:00Z">
        <w:r w:rsidR="00260925">
          <w:t xml:space="preserve">. WIBON integreert ook de </w:t>
        </w:r>
      </w:ins>
      <w:ins w:id="142" w:author="Paul Janssen" w:date="2020-05-25T11:25:00Z">
        <w:r w:rsidR="00260925">
          <w:t>Europese wetgeving EC61</w:t>
        </w:r>
      </w:ins>
      <w:ins w:id="143" w:author="Paul Janssen" w:date="2020-05-25T11:27:00Z">
        <w:r w:rsidR="00260925">
          <w:t xml:space="preserve">: Richtlijn </w:t>
        </w:r>
      </w:ins>
      <w:ins w:id="144" w:author="Paul Janssen" w:date="2020-05-25T12:05:00Z">
        <w:r w:rsidR="00AC0EB5">
          <w:t>kostenreductie</w:t>
        </w:r>
      </w:ins>
      <w:ins w:id="145" w:author="Paul Janssen" w:date="2020-05-25T11:27:00Z">
        <w:r w:rsidR="00260925">
          <w:t xml:space="preserve"> breedband</w:t>
        </w:r>
      </w:ins>
      <w:ins w:id="146" w:author="Paul Janssen" w:date="2020-05-25T11:25:00Z">
        <w:r w:rsidR="00260925">
          <w:t>.</w:t>
        </w:r>
      </w:ins>
      <w:del w:id="147"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148" w:author="Paul Janssen" w:date="2020-05-25T11:29:00Z">
            <w:rPr/>
          </w:rPrChange>
        </w:rPr>
        <w:t>WI</w:t>
      </w:r>
      <w:ins w:id="149" w:author="Paul Janssen" w:date="2020-05-25T11:29:00Z">
        <w:r w:rsidR="00260925" w:rsidRPr="000D30BA">
          <w:rPr>
            <w:highlight w:val="yellow"/>
            <w:rPrChange w:id="150" w:author="Paul Janssen" w:date="2020-05-25T11:29:00Z">
              <w:rPr/>
            </w:rPrChange>
          </w:rPr>
          <w:t>B</w:t>
        </w:r>
      </w:ins>
      <w:r w:rsidRPr="000D30BA">
        <w:rPr>
          <w:highlight w:val="yellow"/>
          <w:rPrChange w:id="151" w:author="Paul Janssen" w:date="2020-05-25T11:29:00Z">
            <w:rPr/>
          </w:rPrChange>
        </w:rPr>
        <w:t xml:space="preserve">ON profiel, een </w:t>
      </w:r>
      <w:proofErr w:type="spellStart"/>
      <w:r w:rsidRPr="000D30BA">
        <w:rPr>
          <w:highlight w:val="yellow"/>
          <w:rPrChange w:id="152" w:author="Paul Janssen" w:date="2020-05-25T11:29:00Z">
            <w:rPr/>
          </w:rPrChange>
        </w:rPr>
        <w:t>SWater</w:t>
      </w:r>
      <w:proofErr w:type="spellEnd"/>
      <w:r w:rsidRPr="000D30BA">
        <w:rPr>
          <w:highlight w:val="yellow"/>
          <w:rPrChange w:id="153" w:author="Paul Janssen" w:date="2020-05-25T11:29:00Z">
            <w:rPr/>
          </w:rPrChange>
        </w:rPr>
        <w:t xml:space="preserve"> profiel</w:t>
      </w:r>
      <w:ins w:id="154" w:author="Paul Janssen" w:date="2020-05-25T11:29:00Z">
        <w:r w:rsidR="000D30BA" w:rsidRPr="000D30BA">
          <w:rPr>
            <w:highlight w:val="yellow"/>
            <w:rPrChange w:id="155" w:author="Paul Janssen" w:date="2020-05-25T11:29:00Z">
              <w:rPr/>
            </w:rPrChange>
          </w:rPr>
          <w:t xml:space="preserve"> en </w:t>
        </w:r>
      </w:ins>
      <w:del w:id="156" w:author="Paul Janssen" w:date="2020-05-25T11:29:00Z">
        <w:r w:rsidRPr="000D30BA" w:rsidDel="000D30BA">
          <w:rPr>
            <w:highlight w:val="yellow"/>
            <w:rPrChange w:id="157" w:author="Paul Janssen" w:date="2020-05-25T11:29:00Z">
              <w:rPr/>
            </w:rPrChange>
          </w:rPr>
          <w:delText xml:space="preserve">, </w:delText>
        </w:r>
      </w:del>
      <w:r w:rsidRPr="000D30BA">
        <w:rPr>
          <w:highlight w:val="yellow"/>
          <w:rPrChange w:id="158" w:author="Paul Janssen" w:date="2020-05-25T11:29:00Z">
            <w:rPr/>
          </w:rPrChange>
        </w:rPr>
        <w:t xml:space="preserve">een </w:t>
      </w:r>
      <w:proofErr w:type="spellStart"/>
      <w:r w:rsidRPr="000D30BA">
        <w:rPr>
          <w:highlight w:val="yellow"/>
          <w:rPrChange w:id="159" w:author="Paul Janssen" w:date="2020-05-25T11:29:00Z">
            <w:rPr/>
          </w:rPrChange>
        </w:rPr>
        <w:t>BevB</w:t>
      </w:r>
      <w:proofErr w:type="spellEnd"/>
      <w:r w:rsidRPr="000D30BA">
        <w:rPr>
          <w:highlight w:val="yellow"/>
          <w:rPrChange w:id="160" w:author="Paul Janssen" w:date="2020-05-25T11:29:00Z">
            <w:rPr/>
          </w:rPrChange>
        </w:rPr>
        <w:t xml:space="preserve"> profiel</w:t>
      </w:r>
      <w:ins w:id="161" w:author="Paul Janssen" w:date="2020-05-25T11:29:00Z">
        <w:r w:rsidR="00260925" w:rsidRPr="000D30BA">
          <w:rPr>
            <w:highlight w:val="yellow"/>
            <w:rPrChange w:id="162" w:author="Paul Janssen" w:date="2020-05-25T11:29:00Z">
              <w:rPr/>
            </w:rPrChange>
          </w:rPr>
          <w:t>.</w:t>
        </w:r>
      </w:ins>
      <w:del w:id="163" w:author="Paul Janssen" w:date="2020-05-25T11:29:00Z">
        <w:r w:rsidRPr="000D30BA" w:rsidDel="00260925">
          <w:rPr>
            <w:highlight w:val="yellow"/>
            <w:rPrChange w:id="164"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165"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166" w:author="Paul Janssen" w:date="2020-05-25T11:26:00Z">
        <w:r w:rsidR="00260925">
          <w:t>.</w:t>
        </w:r>
      </w:ins>
      <w:del w:id="167"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168"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169" w:author="Paul Janssen" w:date="2020-05-25T11:30:00Z">
        <w:r w:rsidR="000D30BA">
          <w:t xml:space="preserve"> en </w:t>
        </w:r>
      </w:ins>
      <w:del w:id="170" w:author="Paul Janssen" w:date="2020-05-25T11:30:00Z">
        <w:r w:rsidR="001D2BA4" w:rsidRPr="00514379" w:rsidDel="000D30BA">
          <w:delText xml:space="preserve">, </w:delText>
        </w:r>
      </w:del>
      <w:r w:rsidR="001D2BA4" w:rsidRPr="00514379">
        <w:t>IMSW</w:t>
      </w:r>
      <w:ins w:id="171" w:author="Paul Janssen" w:date="2020-05-25T11:29:00Z">
        <w:r w:rsidR="000D30BA">
          <w:t>.</w:t>
        </w:r>
      </w:ins>
      <w:del w:id="172"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42B66BA"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WIN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A21362E" w:rsidR="001D2BA4" w:rsidRPr="000D30BA" w:rsidRDefault="001D2BA4" w:rsidP="001D2BA4">
      <w:pPr>
        <w:pStyle w:val="Lijstalinea"/>
        <w:numPr>
          <w:ilvl w:val="0"/>
          <w:numId w:val="36"/>
        </w:numPr>
        <w:spacing w:line="288" w:lineRule="auto"/>
        <w:rPr>
          <w:highlight w:val="yellow"/>
          <w:rPrChange w:id="173" w:author="Paul Janssen" w:date="2020-05-25T11:30:00Z">
            <w:rPr/>
          </w:rPrChange>
        </w:rPr>
      </w:pPr>
      <w:r w:rsidRPr="000D30BA">
        <w:rPr>
          <w:highlight w:val="yellow"/>
          <w:rPrChange w:id="174" w:author="Paul Janssen" w:date="2020-05-25T11:30:00Z">
            <w:rPr/>
          </w:rPrChange>
        </w:rPr>
        <w:t xml:space="preserve">Afhankelijk van het type informatieproduct kan </w:t>
      </w:r>
      <w:r w:rsidR="00793B0B" w:rsidRPr="000D30BA">
        <w:rPr>
          <w:highlight w:val="yellow"/>
          <w:rPrChange w:id="175" w:author="Paul Janssen" w:date="2020-05-25T11:30:00Z">
            <w:rPr/>
          </w:rPrChange>
        </w:rPr>
        <w:t>IMKL</w:t>
      </w:r>
      <w:r w:rsidRPr="000D30BA">
        <w:rPr>
          <w:highlight w:val="yellow"/>
          <w:rPrChange w:id="176" w:author="Paul Janssen" w:date="2020-05-25T11:30:00Z">
            <w:rPr/>
          </w:rPrChange>
        </w:rPr>
        <w:t xml:space="preserve"> toegepast worden in een view service (WMS) en of download service (WFS of Atom feeds).</w:t>
      </w:r>
    </w:p>
    <w:p w14:paraId="4E48FB8C" w14:textId="63761341" w:rsidR="001D2BA4" w:rsidRPr="00514379" w:rsidRDefault="00793B0B" w:rsidP="001D2BA4">
      <w:pPr>
        <w:pStyle w:val="Lijstalinea"/>
        <w:numPr>
          <w:ilvl w:val="0"/>
          <w:numId w:val="36"/>
        </w:numPr>
        <w:spacing w:line="288" w:lineRule="auto"/>
      </w:pPr>
      <w:r>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lastRenderedPageBreak/>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177"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178"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031DA12D"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179"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p>
    <w:p w14:paraId="611581B9" w14:textId="63B5AF51" w:rsidR="001D2BA4" w:rsidDel="000D30BA" w:rsidRDefault="0030098D" w:rsidP="001D2BA4">
      <w:pPr>
        <w:pStyle w:val="Lijstalinea"/>
        <w:numPr>
          <w:ilvl w:val="0"/>
          <w:numId w:val="36"/>
        </w:numPr>
        <w:spacing w:line="288" w:lineRule="auto"/>
        <w:rPr>
          <w:del w:id="180" w:author="Paul Janssen" w:date="2020-05-25T11:31:00Z"/>
        </w:rPr>
      </w:pPr>
      <w:del w:id="181"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182"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77777777"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183" w:author="Paul Janssen" w:date="2020-05-22T15:03:00Z">
        <w:r>
          <w:rPr>
            <w:noProof/>
          </w:rPr>
          <w:drawing>
            <wp:inline distT="0" distB="0" distL="0" distR="0" wp14:anchorId="546F089D" wp14:editId="3F921212">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84" w:name="_Toc42590382"/>
      <w:r>
        <w:t>Normatieve referenties</w:t>
      </w:r>
      <w:r w:rsidR="00283BD6">
        <w:t>.</w:t>
      </w:r>
      <w:bookmarkEnd w:id="184"/>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755201" w:rsidP="00FD2140">
      <w:pPr>
        <w:spacing w:line="240" w:lineRule="auto"/>
        <w:ind w:left="720"/>
        <w:jc w:val="left"/>
      </w:pPr>
      <w:hyperlink r:id="rId27"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8"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185"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186"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87" w:name="_Toc42590383"/>
      <w:r>
        <w:t>Totstandkoming</w:t>
      </w:r>
      <w:r w:rsidR="00283BD6">
        <w:t>.</w:t>
      </w:r>
      <w:bookmarkEnd w:id="187"/>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188" w:author="Paul Janssen" w:date="2020-05-25T11:09:00Z">
        <w:r w:rsidR="00226892" w:rsidRPr="000E3C4F" w:rsidDel="0069481B">
          <w:delText>2017</w:delText>
        </w:r>
      </w:del>
      <w:ins w:id="189" w:author="Paul Janssen" w:date="2020-05-25T11:09:00Z">
        <w:r w:rsidR="0069481B" w:rsidRPr="000E3C4F">
          <w:t>20</w:t>
        </w:r>
        <w:r w:rsidR="0069481B">
          <w:t>20</w:t>
        </w:r>
      </w:ins>
      <w:r w:rsidR="006F2CE2" w:rsidRPr="000E3C4F">
        <w:t>-</w:t>
      </w:r>
      <w:del w:id="190" w:author="Paul Janssen" w:date="2020-05-25T11:09:00Z">
        <w:r w:rsidR="00226892" w:rsidRPr="000E3C4F" w:rsidDel="0069481B">
          <w:delText>0</w:delText>
        </w:r>
        <w:r w:rsidR="001F148B" w:rsidDel="0069481B">
          <w:delText>7</w:delText>
        </w:r>
      </w:del>
      <w:ins w:id="191" w:author="Paul Janssen" w:date="2020-05-25T11:09:00Z">
        <w:r w:rsidR="0069481B">
          <w:t>xx</w:t>
        </w:r>
      </w:ins>
      <w:r w:rsidR="006F2CE2" w:rsidRPr="000E3C4F">
        <w:t>-</w:t>
      </w:r>
      <w:del w:id="192" w:author="Paul Janssen" w:date="2020-05-25T11:09:00Z">
        <w:r w:rsidR="001F148B" w:rsidDel="0069481B">
          <w:delText>6</w:delText>
        </w:r>
      </w:del>
      <w:ins w:id="193" w:author="Paul Janssen" w:date="2020-05-25T11:09:00Z">
        <w:r w:rsidR="0069481B">
          <w:t>xx</w:t>
        </w:r>
      </w:ins>
    </w:p>
    <w:p w14:paraId="6332021B" w14:textId="39947CAF" w:rsidR="00E548CF" w:rsidRDefault="00E548CF" w:rsidP="00E548CF">
      <w:pPr>
        <w:rPr>
          <w:ins w:id="194" w:author="Paul Janssen" w:date="2020-05-25T11:09:00Z"/>
        </w:rPr>
      </w:pPr>
      <w:r>
        <w:t>Auteur</w:t>
      </w:r>
      <w:r w:rsidR="007001AC">
        <w:t>s</w:t>
      </w:r>
      <w:r w:rsidRPr="00780519">
        <w:tab/>
      </w:r>
      <w:r w:rsidRPr="00780519">
        <w:tab/>
      </w:r>
      <w:r>
        <w:tab/>
      </w:r>
      <w:r w:rsidRPr="00780519">
        <w:t>:</w:t>
      </w:r>
      <w:r w:rsidR="00E70583">
        <w:t xml:space="preserve"> </w:t>
      </w:r>
      <w:ins w:id="195" w:author="Paul Janssen" w:date="2020-05-25T11:10:00Z">
        <w:r w:rsidR="0069481B">
          <w:t>Herman van den Berg, Paul Janssen</w:t>
        </w:r>
      </w:ins>
    </w:p>
    <w:p w14:paraId="0DF14F5A" w14:textId="77777777" w:rsidR="0069481B" w:rsidRDefault="0069481B" w:rsidP="0069481B">
      <w:pPr>
        <w:rPr>
          <w:ins w:id="196" w:author="Paul Janssen" w:date="2020-05-25T11:10:00Z"/>
        </w:rPr>
      </w:pPr>
      <w:ins w:id="197" w:author="Paul Janssen" w:date="2020-05-25T11:09:00Z">
        <w:r>
          <w:t>Auteurs vorige versie</w:t>
        </w:r>
      </w:ins>
      <w:ins w:id="198"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99" w:name="_Toc42590384"/>
      <w:r>
        <w:t>Termen en definities</w:t>
      </w:r>
      <w:r w:rsidR="00283BD6">
        <w:t>.</w:t>
      </w:r>
      <w:bookmarkEnd w:id="199"/>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11498CCD" w14:textId="77777777" w:rsidR="00E11691"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200" w:name="_Toc434956070"/>
      <w:bookmarkStart w:id="201" w:name="_Toc434956071"/>
      <w:bookmarkStart w:id="202" w:name="_Toc434956072"/>
      <w:bookmarkStart w:id="203" w:name="_Toc434956073"/>
      <w:bookmarkStart w:id="204" w:name="_Toc434956074"/>
      <w:bookmarkStart w:id="205" w:name="_Toc434956075"/>
      <w:bookmarkStart w:id="206" w:name="_Toc434956076"/>
      <w:bookmarkStart w:id="207" w:name="_Toc434956077"/>
      <w:bookmarkStart w:id="208" w:name="_Toc434956078"/>
      <w:bookmarkStart w:id="209" w:name="_Toc434956079"/>
      <w:bookmarkStart w:id="210" w:name="_Toc434956080"/>
      <w:bookmarkStart w:id="211" w:name="_Toc434956081"/>
      <w:bookmarkStart w:id="212" w:name="_Toc434956082"/>
      <w:bookmarkStart w:id="213" w:name="_Toc434956083"/>
      <w:bookmarkStart w:id="214" w:name="_Toc434956084"/>
      <w:bookmarkStart w:id="215" w:name="_Toc42590385"/>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t>Symbolen en afkortingen</w:t>
      </w:r>
      <w:r w:rsidR="00283BD6">
        <w:t>.</w:t>
      </w:r>
      <w:bookmarkEnd w:id="215"/>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216" w:name="_Toc42590386"/>
      <w:r>
        <w:t>Identificatie</w:t>
      </w:r>
      <w:r w:rsidR="001724FE">
        <w:t xml:space="preserve"> document</w:t>
      </w:r>
      <w:bookmarkEnd w:id="216"/>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217" w:author="Paul Janssen" w:date="2020-06-09T09:42:00Z"/>
              </w:rPr>
            </w:pPr>
            <w:ins w:id="218" w:author="Paul Janssen" w:date="2020-06-09T09:42:00Z">
              <w:r w:rsidRPr="00E66EB3">
                <w:t>Informatiemodel Kabels en Leidingen (IMKL)</w:t>
              </w:r>
            </w:ins>
          </w:p>
          <w:p w14:paraId="3C886F52" w14:textId="369FBB75" w:rsidR="00E548CF" w:rsidRPr="00F3608E" w:rsidDel="00547B4D" w:rsidRDefault="00793B0B" w:rsidP="006E15C3">
            <w:pPr>
              <w:jc w:val="left"/>
              <w:rPr>
                <w:del w:id="219" w:author="Paul Janssen" w:date="2020-06-09T09:42:00Z"/>
                <w:rFonts w:cs="Arial"/>
              </w:rPr>
            </w:pPr>
            <w:del w:id="220"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221" w:author="Paul Janssen" w:date="2020-05-25T11:11:00Z">
              <w:r w:rsidR="0069481B">
                <w:rPr>
                  <w:rFonts w:cs="Arial"/>
                </w:rPr>
                <w:t>BON</w:t>
              </w:r>
            </w:ins>
            <w:del w:id="222"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223" w:name="_Toc42590387"/>
      <w:r>
        <w:t>Data content en structuur</w:t>
      </w:r>
      <w:bookmarkEnd w:id="223"/>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224" w:name="_Toc42590388"/>
      <w:r>
        <w:t>Inleiding</w:t>
      </w:r>
      <w:r w:rsidR="00283BD6">
        <w:t>.</w:t>
      </w:r>
      <w:bookmarkEnd w:id="224"/>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28191547"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225"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226" w:author="Paul Janssen" w:date="2020-05-25T11:32:00Z">
        <w:r w:rsidR="000D30BA">
          <w:t>.</w:t>
        </w:r>
      </w:ins>
      <w:del w:id="227" w:author="Paul Janssen" w:date="2020-05-25T11:32:00Z">
        <w:r w:rsidR="00E3124D" w:rsidDel="000D30BA">
          <w:delText>;</w:delText>
        </w:r>
      </w:del>
    </w:p>
    <w:p w14:paraId="5A1ACA5F" w14:textId="7935BC3C" w:rsidR="00E3124D" w:rsidDel="000D30BA" w:rsidRDefault="00793B0B" w:rsidP="008C2572">
      <w:pPr>
        <w:rPr>
          <w:del w:id="228" w:author="Paul Janssen" w:date="2020-05-25T11:32:00Z"/>
        </w:rPr>
      </w:pPr>
      <w:del w:id="229" w:author="Paul Janssen" w:date="2020-05-25T11:32:00Z">
        <w:r w:rsidDel="000D30BA">
          <w:delText>IMKL</w:delText>
        </w:r>
        <w:r w:rsidR="00E3124D" w:rsidDel="000D30BA">
          <w:delText xml:space="preserve"> – EC61. </w:delText>
        </w:r>
      </w:del>
    </w:p>
    <w:p w14:paraId="50D288E9" w14:textId="77777777"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230" w:name="_Toc434874118"/>
      <w:bookmarkStart w:id="231" w:name="_Toc434874187"/>
      <w:bookmarkStart w:id="232" w:name="_Toc434874270"/>
      <w:bookmarkStart w:id="233" w:name="_Toc434874338"/>
      <w:bookmarkStart w:id="234" w:name="_Toc434874615"/>
      <w:bookmarkStart w:id="235" w:name="_Toc434933248"/>
      <w:bookmarkStart w:id="236" w:name="_Toc434940476"/>
      <w:bookmarkStart w:id="237" w:name="_Toc434941793"/>
      <w:bookmarkStart w:id="238" w:name="_Toc434943334"/>
      <w:bookmarkStart w:id="239" w:name="_Toc434943765"/>
      <w:bookmarkStart w:id="240" w:name="_Toc434956089"/>
      <w:bookmarkStart w:id="241" w:name="_Toc434874119"/>
      <w:bookmarkStart w:id="242" w:name="_Toc434874188"/>
      <w:bookmarkStart w:id="243" w:name="_Toc434874271"/>
      <w:bookmarkStart w:id="244" w:name="_Toc434874339"/>
      <w:bookmarkStart w:id="245" w:name="_Toc434874616"/>
      <w:bookmarkStart w:id="246" w:name="_Toc434933249"/>
      <w:bookmarkStart w:id="247" w:name="_Toc434940477"/>
      <w:bookmarkStart w:id="248" w:name="_Toc434941794"/>
      <w:bookmarkStart w:id="249" w:name="_Toc434943335"/>
      <w:bookmarkStart w:id="250" w:name="_Toc434943766"/>
      <w:bookmarkStart w:id="251" w:name="_Toc434956090"/>
      <w:bookmarkStart w:id="252" w:name="_Toc4259038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t>UML diagrammen</w:t>
      </w:r>
      <w:r w:rsidR="00283BD6">
        <w:t>.</w:t>
      </w:r>
      <w:bookmarkEnd w:id="252"/>
    </w:p>
    <w:p w14:paraId="001C3511" w14:textId="5B9B3C4B" w:rsidR="00576E1A" w:rsidRPr="005E1AD7" w:rsidRDefault="00A26E72" w:rsidP="0030098D">
      <w:pPr>
        <w:pStyle w:val="subparagraaftitel"/>
      </w:pPr>
      <w:bookmarkStart w:id="253" w:name="_Toc42590390"/>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253"/>
    </w:p>
    <w:p w14:paraId="552C6AFF" w14:textId="03A24199" w:rsidR="0098448F" w:rsidRDefault="00793B0B" w:rsidP="0098448F">
      <w:pPr>
        <w:pStyle w:val="Kop4"/>
        <w:spacing w:line="240" w:lineRule="exact"/>
        <w:rPr>
          <w:ins w:id="254"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255" w:author="Paul Janssen" w:date="2020-05-25T11:34:00Z"/>
        </w:rPr>
        <w:pPrChange w:id="256" w:author="Paul Janssen" w:date="2020-05-25T11:34:00Z">
          <w:pPr>
            <w:pStyle w:val="Kop4"/>
            <w:spacing w:line="240" w:lineRule="exact"/>
          </w:pPr>
        </w:pPrChange>
      </w:pPr>
    </w:p>
    <w:p w14:paraId="24119DB8" w14:textId="28A02B49"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7E6E8231">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257" w:author="Paul Janssen" w:date="2020-05-25T11:37:00Z"/>
        </w:rPr>
      </w:pPr>
      <w:bookmarkStart w:id="258" w:name="_Toc42590391"/>
      <w:ins w:id="259" w:author="Paul Janssen" w:date="2020-05-25T11:42:00Z">
        <w:r>
          <w:t>M</w:t>
        </w:r>
      </w:ins>
      <w:ins w:id="260" w:author="Paul Janssen" w:date="2020-05-25T11:37:00Z">
        <w:r w:rsidR="000D30BA">
          <w:t>etamodel.</w:t>
        </w:r>
        <w:bookmarkEnd w:id="258"/>
      </w:ins>
    </w:p>
    <w:p w14:paraId="014B03D8" w14:textId="35DF2007" w:rsidR="000D30BA" w:rsidRDefault="000D30BA" w:rsidP="000D30BA">
      <w:pPr>
        <w:rPr>
          <w:ins w:id="261" w:author="Paul Janssen" w:date="2020-05-25T11:37:00Z"/>
        </w:rPr>
      </w:pPr>
    </w:p>
    <w:p w14:paraId="4BDC8CFA" w14:textId="0ED733DE" w:rsidR="000D30BA" w:rsidRDefault="000D30BA" w:rsidP="000D30BA">
      <w:pPr>
        <w:rPr>
          <w:ins w:id="262" w:author="Paul Janssen" w:date="2020-05-25T11:43:00Z"/>
        </w:rPr>
      </w:pPr>
      <w:ins w:id="263" w:author="Paul Janssen" w:date="2020-05-25T11:37:00Z">
        <w:r>
          <w:t xml:space="preserve">IMKL gebruikt voor </w:t>
        </w:r>
      </w:ins>
      <w:ins w:id="264" w:author="Paul Janssen" w:date="2020-05-25T11:38:00Z">
        <w:r>
          <w:t xml:space="preserve">het beschrijven van de </w:t>
        </w:r>
      </w:ins>
      <w:ins w:id="265" w:author="Paul Janssen" w:date="2020-05-25T11:37:00Z">
        <w:r>
          <w:t>uitbreiding op INSPIRE het zel</w:t>
        </w:r>
      </w:ins>
      <w:ins w:id="266" w:author="Paul Janssen" w:date="2020-05-25T11:38:00Z">
        <w:r>
          <w:t xml:space="preserve">fde metamodel voor UML als </w:t>
        </w:r>
      </w:ins>
      <w:ins w:id="267" w:author="Paul Janssen" w:date="2020-05-25T11:46:00Z">
        <w:r w:rsidR="00B67274">
          <w:t>INSPIRE: h</w:t>
        </w:r>
      </w:ins>
      <w:ins w:id="268" w:author="Paul Janssen" w:date="2020-05-25T11:38:00Z">
        <w:r>
          <w:t>et metamodel beschr</w:t>
        </w:r>
      </w:ins>
      <w:ins w:id="269" w:author="Paul Janssen" w:date="2020-05-25T11:39:00Z">
        <w:r>
          <w:t>even in het INSPIRE</w:t>
        </w:r>
        <w:r w:rsidR="00B67274">
          <w:t xml:space="preserve"> </w:t>
        </w:r>
      </w:ins>
      <w:proofErr w:type="spellStart"/>
      <w:ins w:id="270"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271" w:author="Paul Janssen" w:date="2020-05-25T11:41:00Z">
        <w:r w:rsidR="00B67274">
          <w:t>IMKL wijkt hiermee af van de Nederlandse Standaard voor informatiemodellering MIM.</w:t>
        </w:r>
      </w:ins>
    </w:p>
    <w:p w14:paraId="705C4A06" w14:textId="081FA559" w:rsidR="00B67274" w:rsidRDefault="00B67274" w:rsidP="000D30BA">
      <w:pPr>
        <w:rPr>
          <w:ins w:id="272" w:author="Paul Janssen" w:date="2020-05-25T11:44:00Z"/>
        </w:rPr>
      </w:pPr>
      <w:ins w:id="273" w:author="Paul Janssen" w:date="2020-05-25T11:43:00Z">
        <w:r>
          <w:t xml:space="preserve">De volgende argumenten ondersteunen de keuze voor het </w:t>
        </w:r>
      </w:ins>
      <w:ins w:id="274" w:author="Paul Janssen" w:date="2020-05-25T11:46:00Z">
        <w:r>
          <w:t>INSPIRE</w:t>
        </w:r>
      </w:ins>
      <w:ins w:id="275" w:author="Paul Janssen" w:date="2020-05-25T11:43:00Z">
        <w:r>
          <w:t xml:space="preserve"> me</w:t>
        </w:r>
      </w:ins>
      <w:ins w:id="276" w:author="Paul Janssen" w:date="2020-05-25T11:44:00Z">
        <w:r>
          <w:t>tamodel:</w:t>
        </w:r>
      </w:ins>
    </w:p>
    <w:p w14:paraId="2AD73170" w14:textId="180DB2C0" w:rsidR="00B67274" w:rsidRDefault="00B67274" w:rsidP="000D30BA">
      <w:pPr>
        <w:rPr>
          <w:ins w:id="277" w:author="Paul Janssen" w:date="2020-05-25T11:56:00Z"/>
        </w:rPr>
      </w:pPr>
      <w:ins w:id="278" w:author="Paul Janssen" w:date="2020-05-25T11:44:00Z">
        <w:r>
          <w:t xml:space="preserve">- IMKL is als extensie gemodelleerd op het INSPIRE model. </w:t>
        </w:r>
      </w:ins>
      <w:ins w:id="279" w:author="Paul Janssen" w:date="2020-05-25T11:55:00Z">
        <w:r w:rsidR="00AC0EB5">
          <w:t xml:space="preserve">De combinatie van twee metamodellen </w:t>
        </w:r>
      </w:ins>
      <w:ins w:id="280" w:author="Paul Janssen" w:date="2020-05-25T11:56:00Z">
        <w:r w:rsidR="00AC0EB5">
          <w:t>maakt</w:t>
        </w:r>
      </w:ins>
      <w:ins w:id="281" w:author="Paul Janssen" w:date="2020-05-25T11:44:00Z">
        <w:r>
          <w:t xml:space="preserve"> de be</w:t>
        </w:r>
      </w:ins>
      <w:ins w:id="282" w:author="Paul Janssen" w:date="2020-05-25T11:45:00Z">
        <w:r>
          <w:t>schrijving van de extensie onnodig complex</w:t>
        </w:r>
      </w:ins>
      <w:ins w:id="283" w:author="Paul Janssen" w:date="2020-05-25T11:58:00Z">
        <w:r w:rsidR="00AC0EB5">
          <w:t>;</w:t>
        </w:r>
      </w:ins>
    </w:p>
    <w:p w14:paraId="4CCABCA3" w14:textId="2AC19F44" w:rsidR="00AC0EB5" w:rsidRDefault="00AC0EB5" w:rsidP="000D30BA">
      <w:pPr>
        <w:rPr>
          <w:ins w:id="284" w:author="Paul Janssen" w:date="2020-05-25T11:45:00Z"/>
        </w:rPr>
      </w:pPr>
      <w:ins w:id="285" w:author="Paul Janssen" w:date="2020-05-25T11:56:00Z">
        <w:r>
          <w:t>- Het metamodel van INSPIRE kunnen we niet aanpassen.</w:t>
        </w:r>
      </w:ins>
    </w:p>
    <w:p w14:paraId="62C2F8B6" w14:textId="5D44B752" w:rsidR="00B67274" w:rsidRPr="008B4C73" w:rsidRDefault="00B67274">
      <w:pPr>
        <w:rPr>
          <w:ins w:id="286" w:author="Paul Janssen" w:date="2020-05-25T11:37:00Z"/>
        </w:rPr>
        <w:pPrChange w:id="287"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88" w:name="_Toc42590392"/>
      <w:r>
        <w:t>UML</w:t>
      </w:r>
      <w:r w:rsidR="00CA2949">
        <w:t xml:space="preserve"> - WI</w:t>
      </w:r>
      <w:ins w:id="289" w:author="Paul Janssen" w:date="2020-05-25T11:33:00Z">
        <w:r w:rsidR="000D30BA">
          <w:t>B</w:t>
        </w:r>
      </w:ins>
      <w:r w:rsidR="00CA2949">
        <w:t>ON</w:t>
      </w:r>
      <w:r>
        <w:t xml:space="preserve"> overzicht</w:t>
      </w:r>
      <w:r w:rsidR="00283BD6">
        <w:t>.</w:t>
      </w:r>
      <w:bookmarkEnd w:id="288"/>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90"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91" w:author="Paul Janssen" w:date="2020-06-09T09:43:00Z"/>
          <w:bCs/>
        </w:rPr>
      </w:pPr>
      <w:r w:rsidRPr="00B656A3">
        <w:rPr>
          <w:bCs/>
        </w:rPr>
        <w:t>Licht oranje</w:t>
      </w:r>
      <w:r w:rsidR="00BA0892">
        <w:rPr>
          <w:bCs/>
        </w:rPr>
        <w:t xml:space="preserve"> en grijs</w:t>
      </w:r>
      <w:r w:rsidRPr="00B656A3">
        <w:rPr>
          <w:bCs/>
        </w:rPr>
        <w:t>: Niet</w:t>
      </w:r>
      <w:ins w:id="292" w:author="Paul Janssen" w:date="2020-05-25T11:58:00Z">
        <w:r w:rsidR="00AC0EB5">
          <w:rPr>
            <w:bCs/>
          </w:rPr>
          <w:t>-</w:t>
        </w:r>
      </w:ins>
      <w:del w:id="293"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94" w:author="Paul Janssen" w:date="2020-06-09T10:04:00Z"/>
          <w:bCs/>
        </w:rPr>
      </w:pPr>
      <w:ins w:id="295" w:author="Paul Janssen" w:date="2020-06-09T09:43:00Z">
        <w:r>
          <w:rPr>
            <w:bCs/>
          </w:rPr>
          <w:t>In de diagrammen zijn de wijzigingen</w:t>
        </w:r>
      </w:ins>
      <w:ins w:id="296" w:author="Paul Janssen" w:date="2020-06-09T09:44:00Z">
        <w:r>
          <w:rPr>
            <w:bCs/>
          </w:rPr>
          <w:t xml:space="preserve"> ten</w:t>
        </w:r>
      </w:ins>
      <w:ins w:id="297" w:author="Paul Janssen" w:date="2020-06-09T09:59:00Z">
        <w:r w:rsidR="000233FA">
          <w:rPr>
            <w:bCs/>
          </w:rPr>
          <w:t xml:space="preserve"> </w:t>
        </w:r>
      </w:ins>
      <w:ins w:id="298" w:author="Paul Janssen" w:date="2020-06-09T09:44:00Z">
        <w:r>
          <w:rPr>
            <w:bCs/>
          </w:rPr>
          <w:t>opzichte van de IMKL 1.2.1 versie met rode kaders aangegeven.</w:t>
        </w:r>
      </w:ins>
      <w:ins w:id="299" w:author="Paul Janssen" w:date="2020-06-09T10:04:00Z">
        <w:r w:rsidR="000233FA">
          <w:rPr>
            <w:bCs/>
          </w:rPr>
          <w:t xml:space="preserve"> </w:t>
        </w:r>
      </w:ins>
    </w:p>
    <w:p w14:paraId="180FF8F8" w14:textId="4162628B" w:rsidR="000233FA" w:rsidRDefault="000233FA">
      <w:pPr>
        <w:pStyle w:val="Lijstalinea"/>
        <w:spacing w:line="240" w:lineRule="atLeast"/>
        <w:jc w:val="left"/>
        <w:rPr>
          <w:ins w:id="300" w:author="Paul Janssen" w:date="2020-06-09T10:04:00Z"/>
          <w:bCs/>
        </w:rPr>
        <w:pPrChange w:id="301" w:author="Paul Janssen" w:date="2020-06-09T10:07:00Z">
          <w:pPr>
            <w:pStyle w:val="Lijstalinea"/>
            <w:numPr>
              <w:numId w:val="31"/>
            </w:numPr>
            <w:spacing w:line="240" w:lineRule="atLeast"/>
            <w:ind w:hanging="360"/>
            <w:jc w:val="left"/>
          </w:pPr>
        </w:pPrChange>
      </w:pPr>
      <w:ins w:id="302"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303" w:author="Paul Janssen" w:date="2020-06-09T10:07:00Z">
          <w:pPr>
            <w:pStyle w:val="Lijstalinea"/>
            <w:numPr>
              <w:numId w:val="31"/>
            </w:numPr>
            <w:spacing w:line="240" w:lineRule="atLeast"/>
            <w:ind w:hanging="360"/>
            <w:jc w:val="left"/>
          </w:pPr>
        </w:pPrChange>
      </w:pPr>
      <w:ins w:id="304" w:author="Paul Janssen" w:date="2020-06-09T10:07:00Z">
        <w:r>
          <w:rPr>
            <w:noProof/>
          </w:rPr>
          <w:drawing>
            <wp:inline distT="0" distB="0" distL="0" distR="0" wp14:anchorId="4E2987E2" wp14:editId="35711422">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305"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5CE3A882" w:rsidR="00E778B3" w:rsidRDefault="0071222E"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348293A3" wp14:editId="47492A2C">
            <wp:extent cx="14207490" cy="931608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 IMKL Model compleet.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207490" cy="9316085"/>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306" w:author="Paul Janssen" w:date="2020-05-25T11:59:00Z">
        <w:r w:rsidR="00CA2949" w:rsidRPr="000E3C4F" w:rsidDel="00AC0EB5">
          <w:delText>WION</w:delText>
        </w:r>
      </w:del>
      <w:ins w:id="307"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308" w:author="Paul Janssen" w:date="2020-05-25T11:59:00Z">
        <w:r w:rsidR="00DA137A" w:rsidRPr="000E3C4F" w:rsidDel="00AC0EB5">
          <w:delText>WION</w:delText>
        </w:r>
      </w:del>
      <w:ins w:id="309"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310" w:author="Paul Janssen" w:date="2020-06-08T17:18:00Z">
        <w:r w:rsidR="00DA137A" w:rsidRPr="000E3C4F" w:rsidDel="00225FAE">
          <w:delText>2</w:delText>
        </w:r>
        <w:r w:rsidR="002C2CC5" w:rsidRPr="000E3C4F" w:rsidDel="00225FAE">
          <w:delText>4</w:delText>
        </w:r>
      </w:del>
      <w:ins w:id="311"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312" w:name="_Toc42590393"/>
      <w:r>
        <w:t>Associaties in het model</w:t>
      </w:r>
      <w:r w:rsidR="00283BD6">
        <w:t>.</w:t>
      </w:r>
      <w:bookmarkEnd w:id="312"/>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37C0957A"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313" w:author="Paul Janssen" w:date="2020-06-08T17:22:00Z">
        <w:r w:rsidR="00225FAE">
          <w:t>Informatie technisch is het mogelijk da</w:t>
        </w:r>
      </w:ins>
      <w:ins w:id="314" w:author="Paul Janssen" w:date="2020-06-08T17:23:00Z">
        <w:r w:rsidR="00225FAE">
          <w:t xml:space="preserve">t </w:t>
        </w:r>
      </w:ins>
      <w:ins w:id="315" w:author="Paul Janssen" w:date="2020-06-08T17:24:00Z">
        <w:r w:rsidR="00225FAE">
          <w:t>sommige</w:t>
        </w:r>
      </w:ins>
      <w:ins w:id="316" w:author="Paul Janssen" w:date="2020-06-08T17:25:00Z">
        <w:r w:rsidR="00225FAE">
          <w:t xml:space="preserve"> </w:t>
        </w:r>
      </w:ins>
      <w:ins w:id="317" w:author="Paul Janssen" w:date="2020-06-08T17:23:00Z">
        <w:r w:rsidR="00225FAE">
          <w:t>objecttypen bij meerdere utiliteit</w:t>
        </w:r>
      </w:ins>
      <w:ins w:id="318" w:author="Paul Janssen" w:date="2020-06-08T17:24:00Z">
        <w:r w:rsidR="00225FAE">
          <w:t>s</w:t>
        </w:r>
      </w:ins>
      <w:ins w:id="319" w:author="Paul Janssen" w:date="2020-06-08T17:23:00Z">
        <w:r w:rsidR="00225FAE">
          <w:t xml:space="preserve">netten </w:t>
        </w:r>
      </w:ins>
      <w:ins w:id="320" w:author="Paul Janssen" w:date="2020-06-08T17:24:00Z">
        <w:r w:rsidR="00225FAE">
          <w:t>horen</w:t>
        </w:r>
      </w:ins>
      <w:ins w:id="321" w:author="Paul Janssen" w:date="2020-06-08T17:27:00Z">
        <w:r w:rsidR="00225FAE">
          <w:t xml:space="preserve">, bijvoorbeeld een </w:t>
        </w:r>
      </w:ins>
      <w:ins w:id="322" w:author="Paul Janssen" w:date="2020-06-08T17:34:00Z">
        <w:r w:rsidR="00A01D66">
          <w:t xml:space="preserve">door verschillende netten gedeelde </w:t>
        </w:r>
      </w:ins>
      <w:ins w:id="323" w:author="Paul Janssen" w:date="2020-06-08T17:27:00Z">
        <w:r w:rsidR="00A01D66">
          <w:t>mant</w:t>
        </w:r>
      </w:ins>
      <w:ins w:id="324" w:author="Paul Janssen" w:date="2020-06-08T17:28:00Z">
        <w:r w:rsidR="00A01D66">
          <w:t xml:space="preserve">elbuis, of een dieptemarkering. </w:t>
        </w:r>
      </w:ins>
      <w:ins w:id="325" w:author="Paul Janssen" w:date="2020-06-08T17:27:00Z">
        <w:r w:rsidR="00225FAE">
          <w:t>D</w:t>
        </w:r>
      </w:ins>
      <w:ins w:id="326" w:author="Paul Janssen" w:date="2020-06-08T17:24:00Z">
        <w:r w:rsidR="00225FAE">
          <w:t xml:space="preserve">e </w:t>
        </w:r>
      </w:ins>
      <w:ins w:id="327" w:author="Paul Janssen" w:date="2020-06-08T17:27:00Z">
        <w:r w:rsidR="00225FAE">
          <w:t>associatie</w:t>
        </w:r>
      </w:ins>
      <w:ins w:id="328" w:author="Paul Janssen" w:date="2020-06-08T17:24:00Z">
        <w:r w:rsidR="00225FAE">
          <w:t xml:space="preserve">rol </w:t>
        </w:r>
        <w:proofErr w:type="spellStart"/>
        <w:r w:rsidR="00225FAE">
          <w:t>inNetwork</w:t>
        </w:r>
        <w:proofErr w:type="spellEnd"/>
        <w:r w:rsidR="00225FAE">
          <w:t xml:space="preserve"> is daarom </w:t>
        </w:r>
      </w:ins>
      <w:ins w:id="329" w:author="Paul Janssen" w:date="2020-06-08T17:25:00Z">
        <w:r w:rsidR="00225FAE">
          <w:t>1..*</w:t>
        </w:r>
      </w:ins>
      <w:ins w:id="330" w:author="Paul Janssen" w:date="2020-06-08T17:34:00Z">
        <w:r w:rsidR="00A01D66">
          <w:t>. E</w:t>
        </w:r>
      </w:ins>
      <w:ins w:id="331" w:author="Paul Janssen" w:date="2020-06-08T17:25:00Z">
        <w:r w:rsidR="00225FAE">
          <w:t xml:space="preserve">chter vanuit operationeel punt </w:t>
        </w:r>
      </w:ins>
      <w:ins w:id="332" w:author="Paul Janssen" w:date="2020-06-08T17:30:00Z">
        <w:r w:rsidR="00A01D66">
          <w:t>b</w:t>
        </w:r>
      </w:ins>
      <w:ins w:id="333" w:author="Paul Janssen" w:date="2020-06-08T17:25:00Z">
        <w:r w:rsidR="00225FAE">
          <w:t xml:space="preserve">ezien is dat niet wenselijk. Met </w:t>
        </w:r>
      </w:ins>
      <w:ins w:id="334" w:author="Paul Janssen" w:date="2020-06-08T17:29:00Z">
        <w:r w:rsidR="00A01D66">
          <w:t xml:space="preserve">een </w:t>
        </w:r>
      </w:ins>
      <w:proofErr w:type="spellStart"/>
      <w:ins w:id="335" w:author="Paul Janssen" w:date="2020-06-08T17:25:00Z">
        <w:r w:rsidR="00225FAE">
          <w:t>constraint</w:t>
        </w:r>
        <w:proofErr w:type="spellEnd"/>
        <w:r w:rsidR="00225FAE">
          <w:t xml:space="preserve"> </w:t>
        </w:r>
      </w:ins>
      <w:ins w:id="336" w:author="Paul Janssen" w:date="2020-06-08T17:29:00Z">
        <w:r w:rsidR="00A01D66">
          <w:t>(‘Max1Utiliteit</w:t>
        </w:r>
      </w:ins>
      <w:ins w:id="337" w:author="Paul Janssen" w:date="2020-06-09T10:43:00Z">
        <w:r w:rsidR="00C37029">
          <w:t>s</w:t>
        </w:r>
      </w:ins>
      <w:ins w:id="338" w:author="Paul Janssen" w:date="2020-06-08T17:29:00Z">
        <w:r w:rsidR="00A01D66">
          <w:t xml:space="preserve">net’) </w:t>
        </w:r>
      </w:ins>
      <w:ins w:id="339" w:author="Paul Janssen" w:date="2020-06-08T17:25:00Z">
        <w:r w:rsidR="00225FAE">
          <w:t xml:space="preserve">is </w:t>
        </w:r>
      </w:ins>
      <w:ins w:id="340" w:author="Paul Janssen" w:date="2020-06-08T17:28:00Z">
        <w:r w:rsidR="00A01D66">
          <w:t xml:space="preserve">daarom </w:t>
        </w:r>
      </w:ins>
      <w:ins w:id="341" w:author="Paul Janssen" w:date="2020-06-08T17:25:00Z">
        <w:r w:rsidR="00225FAE">
          <w:t xml:space="preserve">in </w:t>
        </w:r>
      </w:ins>
      <w:ins w:id="342" w:author="Paul Janssen" w:date="2020-06-08T17:26:00Z">
        <w:r w:rsidR="00225FAE">
          <w:t xml:space="preserve">alle gevallen het maximaal aantal utiliteitsnetten waarnaar verwezen kan worden </w:t>
        </w:r>
      </w:ins>
      <w:ins w:id="343" w:author="Paul Janssen" w:date="2020-06-08T17:35:00Z">
        <w:r w:rsidR="00A01D66">
          <w:t xml:space="preserve">beperkt </w:t>
        </w:r>
      </w:ins>
      <w:ins w:id="344" w:author="Paul Janssen" w:date="2020-06-08T17:26:00Z">
        <w:r w:rsidR="00225FAE">
          <w:t>tot 1.</w:t>
        </w:r>
      </w:ins>
      <w:del w:id="345"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346" w:name="_Toc42590394"/>
      <w:r w:rsidRPr="00971241">
        <w:t>Numerieke</w:t>
      </w:r>
      <w:r w:rsidR="0047410C">
        <w:t xml:space="preserve"> waarden</w:t>
      </w:r>
      <w:r w:rsidR="00283BD6">
        <w:t>.</w:t>
      </w:r>
      <w:bookmarkEnd w:id="346"/>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347" w:name="_Toc42590395"/>
      <w:r>
        <w:t>Waardelijsten zijn extern</w:t>
      </w:r>
      <w:r w:rsidR="00283BD6">
        <w:t>.</w:t>
      </w:r>
      <w:bookmarkEnd w:id="347"/>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348" w:name="_Toc42590396"/>
      <w:r>
        <w:t xml:space="preserve">Basisattributen voor </w:t>
      </w:r>
      <w:r w:rsidRPr="00CF23D1">
        <w:t>identificatie</w:t>
      </w:r>
      <w:r>
        <w:t xml:space="preserve"> en labels</w:t>
      </w:r>
      <w:r w:rsidR="00283BD6">
        <w:t>.</w:t>
      </w:r>
      <w:bookmarkEnd w:id="348"/>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1496B659"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349"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77777777" w:rsidR="005D453A" w:rsidRDefault="00154875" w:rsidP="00576E1A">
      <w:pPr>
        <w:spacing w:line="240" w:lineRule="atLeast"/>
      </w:pPr>
      <w:r>
        <w:rPr>
          <w:noProof/>
        </w:rPr>
        <w:lastRenderedPageBreak/>
        <w:drawing>
          <wp:inline distT="0" distB="0" distL="0" distR="0" wp14:anchorId="75DF2C8A" wp14:editId="0DBCAB2A">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IMKL2015 Basis_informat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350" w:author="Paul Janssen" w:date="2020-06-08T17:32:00Z">
        <w:r w:rsidR="00EC6F2F" w:rsidDel="00A01D66">
          <w:delText xml:space="preserve">26 </w:delText>
        </w:r>
      </w:del>
      <w:ins w:id="351"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352" w:name="_Toc434874127"/>
      <w:bookmarkStart w:id="353" w:name="_Toc434874196"/>
      <w:bookmarkStart w:id="354" w:name="_Toc434874279"/>
      <w:bookmarkStart w:id="355" w:name="_Toc434874347"/>
      <w:bookmarkStart w:id="356" w:name="_Toc434874624"/>
      <w:bookmarkStart w:id="357" w:name="_Toc434933257"/>
      <w:bookmarkStart w:id="358" w:name="_Toc434940485"/>
      <w:bookmarkStart w:id="359" w:name="_Toc434941802"/>
      <w:bookmarkStart w:id="360" w:name="_Toc434943343"/>
      <w:bookmarkStart w:id="361" w:name="_Toc434943774"/>
      <w:bookmarkStart w:id="362" w:name="_Toc434956098"/>
      <w:bookmarkStart w:id="363" w:name="_Toc42590397"/>
      <w:bookmarkEnd w:id="352"/>
      <w:bookmarkEnd w:id="353"/>
      <w:bookmarkEnd w:id="354"/>
      <w:bookmarkEnd w:id="355"/>
      <w:bookmarkEnd w:id="356"/>
      <w:bookmarkEnd w:id="357"/>
      <w:bookmarkEnd w:id="358"/>
      <w:bookmarkEnd w:id="359"/>
      <w:bookmarkEnd w:id="360"/>
      <w:bookmarkEnd w:id="361"/>
      <w:bookmarkEnd w:id="362"/>
      <w:r>
        <w:t>IMKL</w:t>
      </w:r>
      <w:r w:rsidR="00EE7EF0">
        <w:t xml:space="preserve"> </w:t>
      </w:r>
      <w:r w:rsidR="002C7B72">
        <w:t xml:space="preserve">semantische </w:t>
      </w:r>
      <w:r w:rsidR="00EE7EF0">
        <w:t>kern</w:t>
      </w:r>
      <w:r w:rsidR="00283BD6">
        <w:t>.</w:t>
      </w:r>
      <w:bookmarkEnd w:id="363"/>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70EB913D" w:rsidR="007B7303" w:rsidRDefault="00B24519"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5440" behindDoc="0" locked="0" layoutInCell="1" allowOverlap="1" wp14:anchorId="19FF15A5" wp14:editId="69EE14EF">
            <wp:simplePos x="0" y="0"/>
            <wp:positionH relativeFrom="column">
              <wp:posOffset>-4445</wp:posOffset>
            </wp:positionH>
            <wp:positionV relativeFrom="paragraph">
              <wp:posOffset>-593119</wp:posOffset>
            </wp:positionV>
            <wp:extent cx="7797165" cy="550037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IMKL2015 Semantische kern.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97165"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364" w:author="Paul Janssen" w:date="2020-05-25T11:59:00Z">
        <w:r w:rsidR="00B37CA0" w:rsidRPr="00F3608E" w:rsidDel="00AC0EB5">
          <w:delText>WION</w:delText>
        </w:r>
      </w:del>
      <w:ins w:id="365"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366" w:author="Paul Janssen" w:date="2020-06-08T17:46:00Z">
        <w:r w:rsidRPr="000E0929" w:rsidDel="001F087E">
          <w:rPr>
            <w:b/>
          </w:rPr>
          <w:delText xml:space="preserve">Meerdere </w:delText>
        </w:r>
      </w:del>
      <w:ins w:id="367" w:author="Paul Janssen" w:date="2020-06-08T17:46:00Z">
        <w:r w:rsidR="001F087E">
          <w:rPr>
            <w:b/>
          </w:rPr>
          <w:t>Maximaal 1</w:t>
        </w:r>
        <w:r w:rsidR="001F087E" w:rsidRPr="000E0929">
          <w:rPr>
            <w:b/>
          </w:rPr>
          <w:t xml:space="preserve"> </w:t>
        </w:r>
      </w:ins>
      <w:r w:rsidRPr="000E0929">
        <w:rPr>
          <w:b/>
        </w:rPr>
        <w:t>utiliteitsnet</w:t>
      </w:r>
      <w:del w:id="368" w:author="Paul Janssen" w:date="2020-06-08T17:46:00Z">
        <w:r w:rsidRPr="000E0929" w:rsidDel="001F087E">
          <w:rPr>
            <w:b/>
          </w:rPr>
          <w:delText>ten</w:delText>
        </w:r>
      </w:del>
      <w:r w:rsidRPr="000E0929">
        <w:rPr>
          <w:b/>
        </w:rPr>
        <w:t xml:space="preserve"> per netelement.</w:t>
      </w:r>
    </w:p>
    <w:p w14:paraId="3B6B6BFC" w14:textId="0E3BFD79" w:rsidR="000E0929" w:rsidRPr="000E0929" w:rsidRDefault="000E0929" w:rsidP="00E97029">
      <w:pPr>
        <w:jc w:val="left"/>
      </w:pPr>
      <w:r w:rsidRPr="00BC0ED3">
        <w:t xml:space="preserve">Containerelement, </w:t>
      </w:r>
      <w:proofErr w:type="spellStart"/>
      <w:r w:rsidRPr="00BC0ED3">
        <w:t>Kabelbed</w:t>
      </w:r>
      <w:proofErr w:type="spellEnd"/>
      <w:r w:rsidRPr="00BC0ED3">
        <w:t xml:space="preserve">, Mantelbuis en </w:t>
      </w:r>
      <w:proofErr w:type="spellStart"/>
      <w:r w:rsidRPr="00BC0ED3">
        <w:t>Duct</w:t>
      </w:r>
      <w:proofErr w:type="spellEnd"/>
      <w:r w:rsidRPr="00BC0ED3">
        <w:t xml:space="preserve"> kunnen </w:t>
      </w:r>
      <w:ins w:id="369" w:author="Paul Janssen" w:date="2020-06-08T17:39:00Z">
        <w:r w:rsidR="001F087E">
          <w:t xml:space="preserve">in de werkelijkheid </w:t>
        </w:r>
      </w:ins>
      <w:r w:rsidRPr="00BC0ED3">
        <w:t>bij meerdere utiliteitsnetten geregistreerd zijn</w:t>
      </w:r>
      <w:ins w:id="370" w:author="Paul Janssen" w:date="2020-06-08T17:38:00Z">
        <w:r w:rsidR="001F087E">
          <w:t xml:space="preserve">. </w:t>
        </w:r>
      </w:ins>
      <w:ins w:id="371" w:author="Paul Janssen" w:date="2020-06-08T17:40:00Z">
        <w:r w:rsidR="001F087E">
          <w:t xml:space="preserve">Het IMKL model </w:t>
        </w:r>
      </w:ins>
      <w:ins w:id="372" w:author="Paul Janssen" w:date="2020-06-08T17:41:00Z">
        <w:r w:rsidR="001F087E">
          <w:t xml:space="preserve">dwingt </w:t>
        </w:r>
      </w:ins>
      <w:ins w:id="373" w:author="Paul Janssen" w:date="2020-06-08T17:40:00Z">
        <w:r w:rsidR="001F087E">
          <w:t>met een apa</w:t>
        </w:r>
      </w:ins>
      <w:ins w:id="374" w:author="Paul Janssen" w:date="2020-06-08T17:41:00Z">
        <w:r w:rsidR="001F087E">
          <w:t xml:space="preserve">rte </w:t>
        </w:r>
        <w:proofErr w:type="spellStart"/>
        <w:r w:rsidR="001F087E">
          <w:t>constraint</w:t>
        </w:r>
        <w:proofErr w:type="spellEnd"/>
        <w:r w:rsidR="001F087E">
          <w:t xml:space="preserve"> (Max1Utiliteitsnet) </w:t>
        </w:r>
      </w:ins>
      <w:ins w:id="375" w:author="Paul Janssen" w:date="2020-06-08T17:43:00Z">
        <w:r w:rsidR="001F087E">
          <w:t xml:space="preserve">af </w:t>
        </w:r>
      </w:ins>
      <w:ins w:id="376" w:author="Paul Janssen" w:date="2020-06-08T17:41:00Z">
        <w:r w:rsidR="001F087E">
          <w:t xml:space="preserve">dat in de </w:t>
        </w:r>
        <w:proofErr w:type="spellStart"/>
        <w:r w:rsidR="001F087E">
          <w:t>datauitwisseling</w:t>
        </w:r>
      </w:ins>
      <w:proofErr w:type="spellEnd"/>
      <w:ins w:id="377" w:author="Paul Janssen" w:date="2020-06-08T17:42:00Z">
        <w:r w:rsidR="001F087E">
          <w:t xml:space="preserve"> een netelement altijd naar maximaal 1 utiliteitsnet kan verwijzen.</w:t>
        </w:r>
      </w:ins>
      <w:del w:id="378" w:author="Paul Janssen" w:date="2020-06-08T17:37:00Z">
        <w:r w:rsidRPr="00BC0ED3" w:rsidDel="00A01D66">
          <w:delText>.</w:delText>
        </w:r>
      </w:del>
      <w:ins w:id="379" w:author="Paul Janssen" w:date="2020-06-08T17:43:00Z">
        <w:r w:rsidR="001F087E">
          <w:t xml:space="preserve"> </w:t>
        </w:r>
      </w:ins>
      <w:ins w:id="380" w:author="Paul Janssen" w:date="2020-06-08T17:44:00Z">
        <w:r w:rsidR="001F087E">
          <w:t xml:space="preserve">Het kan daarmee voorkomen dat in een </w:t>
        </w:r>
        <w:proofErr w:type="spellStart"/>
        <w:r w:rsidR="001F087E">
          <w:t>totaalset</w:t>
        </w:r>
        <w:proofErr w:type="spellEnd"/>
        <w:r w:rsidR="001F087E">
          <w:t xml:space="preserve"> van een </w:t>
        </w:r>
      </w:ins>
      <w:ins w:id="381" w:author="Paul Janssen" w:date="2020-06-08T17:48:00Z">
        <w:r w:rsidR="00137914">
          <w:t>W</w:t>
        </w:r>
      </w:ins>
      <w:ins w:id="382" w:author="Paul Janssen" w:date="2020-06-08T17:49:00Z">
        <w:r w:rsidR="00137914">
          <w:t xml:space="preserve">IBON </w:t>
        </w:r>
      </w:ins>
      <w:ins w:id="383" w:author="Paul Janssen" w:date="2020-06-08T17:50:00Z">
        <w:r w:rsidR="00137914">
          <w:t>uitlevering</w:t>
        </w:r>
      </w:ins>
      <w:ins w:id="384" w:author="Paul Janssen" w:date="2020-06-08T17:44:00Z">
        <w:r w:rsidR="001F087E">
          <w:t xml:space="preserve"> elementen dubbel zijn opgenomen.</w:t>
        </w:r>
      </w:ins>
      <w:ins w:id="385" w:author="Paul Janssen" w:date="2020-06-08T17:48:00Z">
        <w:r w:rsidR="001F087E">
          <w:t xml:space="preserve"> </w:t>
        </w:r>
      </w:ins>
      <w:del w:id="386" w:author="Paul Janssen" w:date="2020-06-08T17:37:00Z">
        <w:r w:rsidDel="00A01D66">
          <w:delText xml:space="preserve"> </w:delText>
        </w:r>
      </w:del>
      <w:ins w:id="387" w:author="Paul Janssen" w:date="2020-06-08T17:44:00Z">
        <w:r w:rsidR="001F087E">
          <w:t>Bijvo</w:t>
        </w:r>
      </w:ins>
      <w:ins w:id="388" w:author="Paul Janssen" w:date="2020-06-08T17:45:00Z">
        <w:r w:rsidR="001F087E">
          <w:t>orbeeld een gedeelde mantelbuis komt zowel in het telecomnet als in het waternet voor.</w:t>
        </w:r>
      </w:ins>
      <w:del w:id="389" w:author="Paul Janssen" w:date="2020-06-08T17:43:00Z">
        <w:r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90" w:author="Paul Janssen" w:date="2020-05-25T11:59:00Z">
        <w:r w:rsidR="002C2CC5" w:rsidDel="00AC0EB5">
          <w:delText>WION</w:delText>
        </w:r>
      </w:del>
      <w:ins w:id="391"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92" w:name="_Toc422408246"/>
      <w:bookmarkStart w:id="393" w:name="_Toc422478837"/>
      <w:bookmarkStart w:id="394" w:name="_Toc422408247"/>
      <w:bookmarkStart w:id="395" w:name="_Toc422478838"/>
      <w:bookmarkStart w:id="396" w:name="_Toc422408248"/>
      <w:bookmarkStart w:id="397" w:name="_Toc422478839"/>
      <w:bookmarkStart w:id="398" w:name="_Toc399786888"/>
      <w:bookmarkEnd w:id="392"/>
      <w:bookmarkEnd w:id="393"/>
      <w:bookmarkEnd w:id="394"/>
      <w:bookmarkEnd w:id="395"/>
      <w:bookmarkEnd w:id="396"/>
      <w:bookmarkEnd w:id="397"/>
      <w:r w:rsidRPr="00971241">
        <w:rPr>
          <w:b/>
        </w:rPr>
        <w:t xml:space="preserve">Extra toelichting: </w:t>
      </w:r>
      <w:proofErr w:type="spellStart"/>
      <w:r w:rsidRPr="00971241">
        <w:rPr>
          <w:b/>
        </w:rPr>
        <w:t>ExtraDetailinfo</w:t>
      </w:r>
      <w:proofErr w:type="spellEnd"/>
      <w:r w:rsidRPr="00971241">
        <w:rPr>
          <w:b/>
        </w:rPr>
        <w:t>, maatvoering, annotatie.</w:t>
      </w:r>
      <w:bookmarkEnd w:id="398"/>
    </w:p>
    <w:p w14:paraId="35E9A90A" w14:textId="77777777" w:rsidR="00D80AB5" w:rsidRDefault="00D80AB5" w:rsidP="00E06A8F">
      <w:bookmarkStart w:id="399"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77777777" w:rsidR="00A36B23" w:rsidRDefault="00A36B23" w:rsidP="00A36B23">
      <w:r>
        <w:t xml:space="preserve">Pijlen, lijnen en labels die als annotatie op een kaartbeeld staan en niet als maatvoering gelden worden met het object Annotatie opgenomen. Met het attribuut ligging wordt de geometrie van de annotatie aangegeven of de </w:t>
      </w:r>
      <w:proofErr w:type="spellStart"/>
      <w:r>
        <w:t>plaatsingpunt</w:t>
      </w:r>
      <w:proofErr w:type="spellEnd"/>
      <w:r>
        <w:t xml:space="preserve">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400" w:author="Paul Janssen" w:date="2020-06-08T17:36:00Z">
        <w:r w:rsidR="00D935C5" w:rsidDel="00A01D66">
          <w:delText>14</w:delText>
        </w:r>
      </w:del>
      <w:ins w:id="401"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77777777"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lastRenderedPageBreak/>
        <w:t>maatvoeringslijn</w:t>
      </w:r>
      <w:proofErr w:type="spellEnd"/>
      <w:r w:rsidR="001547D5">
        <w:t xml:space="preserve"> </w:t>
      </w:r>
      <w:proofErr w:type="spellStart"/>
      <w:r w:rsidR="00E06A8F">
        <w:t>maatvoeringslabel</w:t>
      </w:r>
      <w:proofErr w:type="spellEnd"/>
      <w:r w:rsidR="001547D5">
        <w:t xml:space="preserve"> of maatvoeringspijl</w:t>
      </w:r>
      <w:r w:rsidR="002C1DC6">
        <w:t>punt</w:t>
      </w:r>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7777777" w:rsidR="00A11BC4" w:rsidRDefault="00971241" w:rsidP="000E3C4F">
      <w:r w:rsidRPr="00971241">
        <w:rPr>
          <w:b/>
        </w:rPr>
        <w:t xml:space="preserve">Extra toelichting: Eis voorzorgsmaatregel, </w:t>
      </w:r>
      <w:r w:rsidRPr="003657E7">
        <w:rPr>
          <w:b/>
        </w:rPr>
        <w:t>Verzoek tot contact en Bijlage</w:t>
      </w:r>
      <w:r w:rsidRPr="00971241">
        <w:rPr>
          <w:b/>
        </w:rPr>
        <w:t>.</w:t>
      </w:r>
    </w:p>
    <w:p w14:paraId="051B58B0" w14:textId="05FCE2C5"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402" w:author="Paul Janssen" w:date="2020-05-22T15:23:00Z">
        <w:r w:rsidR="003D01D7" w:rsidRPr="003D01D7">
          <w:rPr>
            <w:rPrChange w:id="403" w:author="Paul Janssen" w:date="2020-05-22T15:23:00Z">
              <w:rPr>
                <w:rFonts w:ascii="Segoe UI" w:hAnsi="Segoe UI" w:cs="Segoe UI"/>
                <w:color w:val="24292E"/>
                <w:sz w:val="21"/>
                <w:szCs w:val="21"/>
                <w:shd w:val="clear" w:color="auto" w:fill="FFFFFF"/>
              </w:rPr>
            </w:rPrChange>
          </w:rPr>
          <w:t xml:space="preserve">Bij een </w:t>
        </w:r>
      </w:ins>
      <w:ins w:id="404" w:author="Paul Janssen" w:date="2020-05-25T11:59:00Z">
        <w:r w:rsidR="00AC0EB5">
          <w:t>WIBON</w:t>
        </w:r>
      </w:ins>
      <w:ins w:id="405" w:author="Paul Janssen" w:date="2020-05-22T15:23:00Z">
        <w:r w:rsidR="003D01D7" w:rsidRPr="003D01D7">
          <w:rPr>
            <w:rPrChange w:id="406" w:author="Paul Janssen" w:date="2020-05-22T15:23:00Z">
              <w:rPr>
                <w:rFonts w:ascii="Segoe UI" w:hAnsi="Segoe UI" w:cs="Segoe UI"/>
                <w:color w:val="24292E"/>
                <w:sz w:val="21"/>
                <w:szCs w:val="21"/>
                <w:shd w:val="clear" w:color="auto" w:fill="FFFFFF"/>
              </w:rPr>
            </w:rPrChange>
          </w:rPr>
          <w:t xml:space="preserve"> uitlevering wordt de voorzorgsmaatregel met de hoogste prioriteit bijgesloten middels een gekoppeld </w:t>
        </w:r>
        <w:r w:rsidR="003D01D7" w:rsidRPr="003D01D7">
          <w:t>separaat</w:t>
        </w:r>
        <w:r w:rsidR="003D01D7" w:rsidRPr="003D01D7">
          <w:rPr>
            <w:rPrChange w:id="407"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408"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409"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410" w:author="Paul Janssen" w:date="2020-05-22T15:24:00Z">
        <w:r w:rsidR="003D01D7">
          <w:t xml:space="preserve"> </w:t>
        </w:r>
      </w:ins>
      <w:ins w:id="411" w:author="Paul Janssen" w:date="2020-05-22T15:23:00Z">
        <w:r w:rsidR="003D01D7" w:rsidRPr="003D01D7">
          <w:rPr>
            <w:rPrChange w:id="412" w:author="Paul Janssen" w:date="2020-05-22T15:23:00Z">
              <w:rPr>
                <w:rFonts w:ascii="Segoe UI" w:hAnsi="Segoe UI" w:cs="Segoe UI"/>
                <w:color w:val="24292E"/>
                <w:sz w:val="21"/>
                <w:szCs w:val="21"/>
                <w:shd w:val="clear" w:color="auto" w:fill="FFFFFF"/>
              </w:rPr>
            </w:rPrChange>
          </w:rPr>
          <w:t>bijlage gekoppeld aan het utiliteit</w:t>
        </w:r>
      </w:ins>
      <w:ins w:id="413" w:author="Paul Janssen" w:date="2020-06-09T10:38:00Z">
        <w:r w:rsidR="00854BA4">
          <w:t>s</w:t>
        </w:r>
      </w:ins>
      <w:ins w:id="414" w:author="Paul Janssen" w:date="2020-05-22T15:23:00Z">
        <w:r w:rsidR="003D01D7" w:rsidRPr="003D01D7">
          <w:rPr>
            <w:rPrChange w:id="415" w:author="Paul Janssen" w:date="2020-05-22T15:23:00Z">
              <w:rPr>
                <w:rFonts w:ascii="Segoe UI" w:hAnsi="Segoe UI" w:cs="Segoe UI"/>
                <w:color w:val="24292E"/>
                <w:sz w:val="21"/>
                <w:szCs w:val="21"/>
                <w:shd w:val="clear" w:color="auto" w:fill="FFFFFF"/>
              </w:rPr>
            </w:rPrChange>
          </w:rPr>
          <w:t>net.</w:t>
        </w:r>
      </w:ins>
      <w:del w:id="416"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417"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1FBBD13E" w14:textId="77777777" w:rsidR="008E6AEE" w:rsidRDefault="008E6AEE" w:rsidP="000E3C4F">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14:paraId="0356F977" w14:textId="77777777" w:rsidR="00B77E45" w:rsidRDefault="00B77E45" w:rsidP="000E3C4F"/>
    <w:p w14:paraId="3AACF7B6" w14:textId="77777777"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14:paraId="18A7E4C6" w14:textId="77777777" w:rsidR="00531D25" w:rsidRDefault="00531D25" w:rsidP="000E3C4F"/>
    <w:p w14:paraId="7C0049BB" w14:textId="77777777" w:rsidR="00531D25" w:rsidRDefault="00971241" w:rsidP="000E3C4F">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14:paraId="321987EA" w14:textId="77777777" w:rsidR="00843564" w:rsidRDefault="00843564" w:rsidP="000E3C4F">
      <w:pPr>
        <w:spacing w:line="288" w:lineRule="auto"/>
      </w:pPr>
    </w:p>
    <w:bookmarkEnd w:id="399"/>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w:t>
      </w:r>
      <w:r>
        <w:lastRenderedPageBreak/>
        <w:t xml:space="preserve">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418" w:name="_Toc399786886"/>
      <w:r w:rsidRPr="00971241">
        <w:rPr>
          <w:b/>
        </w:rPr>
        <w:t>Extra toelichting: Geometrie en topologie.</w:t>
      </w:r>
      <w:bookmarkEnd w:id="418"/>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12A27CB9"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 2,5 D en 3D zijn een additionele extensie.</w:t>
      </w:r>
    </w:p>
    <w:p w14:paraId="08B20B81" w14:textId="77777777" w:rsidR="00B24519" w:rsidRDefault="00B24519" w:rsidP="000816A6">
      <w:pPr>
        <w:rPr>
          <w:noProof/>
        </w:rPr>
      </w:pPr>
      <w:r>
        <w:rPr>
          <w:noProof/>
        </w:rPr>
        <w:lastRenderedPageBreak/>
        <w:drawing>
          <wp:anchor distT="0" distB="0" distL="114300" distR="114300" simplePos="0" relativeHeight="251646464" behindDoc="0" locked="0" layoutInCell="1" allowOverlap="1" wp14:anchorId="6DA6054A" wp14:editId="1525DA60">
            <wp:simplePos x="0" y="0"/>
            <wp:positionH relativeFrom="column">
              <wp:posOffset>176309</wp:posOffset>
            </wp:positionH>
            <wp:positionV relativeFrom="paragraph">
              <wp:posOffset>-402649</wp:posOffset>
            </wp:positionV>
            <wp:extent cx="8099425" cy="5034915"/>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IMKL2015 Geometrie.w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77777777"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77777777" w:rsidR="003203DD" w:rsidRDefault="00B24519" w:rsidP="000816A6">
      <w:pPr>
        <w:spacing w:line="240" w:lineRule="atLeast"/>
      </w:pPr>
      <w:r>
        <w:rPr>
          <w:noProof/>
        </w:rPr>
        <w:lastRenderedPageBreak/>
        <w:drawing>
          <wp:inline distT="0" distB="0" distL="0" distR="0" wp14:anchorId="68375D54" wp14:editId="2F045228">
            <wp:extent cx="5435194" cy="4058107"/>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 IMKL2015 Geometrie 2.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056DAE23">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6"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419" w:name="_Ref404325642"/>
      <w:r>
        <w:t xml:space="preserve">Figuur </w:t>
      </w:r>
      <w:bookmarkEnd w:id="419"/>
      <w:r w:rsidR="00A212BA">
        <w:t>5.6</w:t>
      </w:r>
      <w:r w:rsidR="00A75399">
        <w:t>:</w:t>
      </w:r>
      <w:r>
        <w:t xml:space="preserve"> Leidingobject in 2.5D en 3D</w:t>
      </w:r>
    </w:p>
    <w:p w14:paraId="06D1F2E6" w14:textId="77777777" w:rsidR="005209C3" w:rsidRDefault="005209C3" w:rsidP="000E3C4F">
      <w:pPr>
        <w:pStyle w:val="subparagraaftitel"/>
      </w:pPr>
      <w:bookmarkStart w:id="420" w:name="_Toc399786887"/>
      <w:bookmarkStart w:id="421" w:name="_Toc42590398"/>
      <w:r>
        <w:t>Diepte</w:t>
      </w:r>
      <w:bookmarkEnd w:id="420"/>
      <w:r w:rsidR="00283BD6">
        <w:t>.</w:t>
      </w:r>
      <w:bookmarkEnd w:id="421"/>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7"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422" w:author="Paul Janssen" w:date="2020-05-25T11:59:00Z">
        <w:r w:rsidR="00670CE5" w:rsidDel="00AC0EB5">
          <w:delText>WION</w:delText>
        </w:r>
      </w:del>
      <w:ins w:id="423"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77777777" w:rsidR="008A3F7B" w:rsidRDefault="00B24519" w:rsidP="005209C3">
      <w:pPr>
        <w:jc w:val="left"/>
      </w:pPr>
      <w:r>
        <w:rPr>
          <w:noProof/>
        </w:rPr>
        <w:lastRenderedPageBreak/>
        <w:drawing>
          <wp:anchor distT="0" distB="0" distL="114300" distR="114300" simplePos="0" relativeHeight="251648512" behindDoc="0" locked="0" layoutInCell="1" allowOverlap="1" wp14:anchorId="5BBE257E" wp14:editId="28B13621">
            <wp:simplePos x="0" y="0"/>
            <wp:positionH relativeFrom="column">
              <wp:posOffset>48718</wp:posOffset>
            </wp:positionH>
            <wp:positionV relativeFrom="paragraph">
              <wp:posOffset>-328221</wp:posOffset>
            </wp:positionV>
            <wp:extent cx="8099425" cy="4585335"/>
            <wp:effectExtent l="0" t="0" r="0"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IMKL2015 Diepte.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424" w:name="_Toc434940488"/>
      <w:bookmarkStart w:id="425" w:name="_Toc434941805"/>
      <w:bookmarkStart w:id="426" w:name="_Toc434943346"/>
      <w:bookmarkStart w:id="427" w:name="_Toc434943777"/>
      <w:bookmarkStart w:id="428" w:name="_Toc434956101"/>
      <w:bookmarkStart w:id="429" w:name="_Toc434940489"/>
      <w:bookmarkStart w:id="430" w:name="_Toc434941806"/>
      <w:bookmarkStart w:id="431" w:name="_Toc434943347"/>
      <w:bookmarkStart w:id="432" w:name="_Toc434943778"/>
      <w:bookmarkStart w:id="433" w:name="_Toc434956102"/>
      <w:bookmarkStart w:id="434" w:name="_Toc434940490"/>
      <w:bookmarkStart w:id="435" w:name="_Toc434941807"/>
      <w:bookmarkStart w:id="436" w:name="_Toc434943348"/>
      <w:bookmarkStart w:id="437" w:name="_Toc434943779"/>
      <w:bookmarkStart w:id="438" w:name="_Toc434956103"/>
      <w:bookmarkStart w:id="439" w:name="_Toc434940491"/>
      <w:bookmarkStart w:id="440" w:name="_Toc434941808"/>
      <w:bookmarkStart w:id="441" w:name="_Toc434943349"/>
      <w:bookmarkStart w:id="442" w:name="_Toc434943780"/>
      <w:bookmarkStart w:id="443" w:name="_Toc434956104"/>
      <w:bookmarkStart w:id="444" w:name="_Toc434940492"/>
      <w:bookmarkStart w:id="445" w:name="_Toc434941809"/>
      <w:bookmarkStart w:id="446" w:name="_Toc434943350"/>
      <w:bookmarkStart w:id="447" w:name="_Toc434943781"/>
      <w:bookmarkStart w:id="448" w:name="_Toc434956105"/>
      <w:bookmarkStart w:id="449" w:name="_Toc42590399"/>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lastRenderedPageBreak/>
        <w:t>Utiliteitsnet</w:t>
      </w:r>
      <w:r w:rsidR="00283BD6">
        <w:t>.</w:t>
      </w:r>
      <w:bookmarkEnd w:id="449"/>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77777777" w:rsidR="00382675" w:rsidRDefault="00B24519" w:rsidP="000860FE">
      <w:pPr>
        <w:jc w:val="left"/>
      </w:pPr>
      <w:r>
        <w:rPr>
          <w:noProof/>
        </w:rPr>
        <w:lastRenderedPageBreak/>
        <w:drawing>
          <wp:anchor distT="0" distB="0" distL="114300" distR="114300" simplePos="0" relativeHeight="251649536" behindDoc="0" locked="0" layoutInCell="1" allowOverlap="1" wp14:anchorId="31766449" wp14:editId="25F20542">
            <wp:simplePos x="0" y="0"/>
            <wp:positionH relativeFrom="column">
              <wp:posOffset>144145</wp:posOffset>
            </wp:positionH>
            <wp:positionV relativeFrom="paragraph">
              <wp:posOffset>-518913</wp:posOffset>
            </wp:positionV>
            <wp:extent cx="6989445" cy="5500370"/>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 IMKL2015 Utiliteitsnet.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89445" cy="5500370"/>
                    </a:xfrm>
                    <a:prstGeom prst="rect">
                      <a:avLst/>
                    </a:prstGeom>
                  </pic:spPr>
                </pic:pic>
              </a:graphicData>
            </a:graphic>
            <wp14:sizeRelH relativeFrom="page">
              <wp14:pctWidth>0</wp14:pctWidth>
            </wp14:sizeRelH>
            <wp14:sizeRelV relativeFrom="page">
              <wp14:pctHeight>0</wp14:pctHeight>
            </wp14:sizeRelV>
          </wp:anchor>
        </w:drawing>
      </w:r>
    </w:p>
    <w:p w14:paraId="3ED737AD" w14:textId="70042A7C" w:rsidR="00CD4698" w:rsidRPr="000E3C4F" w:rsidRDefault="00CD4698" w:rsidP="000E5149">
      <w:pPr>
        <w:jc w:val="left"/>
        <w:rPr>
          <w:color w:val="FF0000"/>
        </w:rPr>
      </w:pPr>
      <w:bookmarkStart w:id="450"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51" w:author="Paul Janssen" w:date="2020-05-25T11:59:00Z">
        <w:r w:rsidR="004475AB" w:rsidRPr="000E3C4F" w:rsidDel="00AC0EB5">
          <w:delText>WION</w:delText>
        </w:r>
      </w:del>
      <w:ins w:id="452"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77777777" w:rsidR="000F3127" w:rsidRDefault="000F3127" w:rsidP="000E3C4F">
      <w:r>
        <w:t xml:space="preserve">Via </w:t>
      </w:r>
      <w:proofErr w:type="spellStart"/>
      <w:r w:rsidR="002A26AD">
        <w:t>INSPIRE</w:t>
      </w:r>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p>
    <w:p w14:paraId="48D989D9" w14:textId="77777777" w:rsidR="00CD4698" w:rsidRDefault="00CD4698" w:rsidP="000E3C4F"/>
    <w:p w14:paraId="5C8A174E" w14:textId="77777777" w:rsidR="00E65E36" w:rsidRDefault="00E65E36" w:rsidP="000E3C4F">
      <w:pPr>
        <w:pStyle w:val="subparagraaftitel"/>
      </w:pPr>
      <w:bookmarkStart w:id="453" w:name="_Toc42590400"/>
      <w:proofErr w:type="spellStart"/>
      <w:r>
        <w:t>Kabel</w:t>
      </w:r>
      <w:r w:rsidR="00BE48B5">
        <w:t>Of</w:t>
      </w:r>
      <w:r>
        <w:t>Leiding</w:t>
      </w:r>
      <w:bookmarkEnd w:id="450"/>
      <w:proofErr w:type="spellEnd"/>
      <w:r w:rsidR="00283BD6">
        <w:t>.</w:t>
      </w:r>
      <w:bookmarkEnd w:id="453"/>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77777777" w:rsidR="008A3F7B" w:rsidRDefault="00B24519"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1584" behindDoc="0" locked="0" layoutInCell="1" allowOverlap="1" wp14:anchorId="50C08C6B" wp14:editId="05D7BDBD">
            <wp:simplePos x="0" y="0"/>
            <wp:positionH relativeFrom="column">
              <wp:posOffset>-4445</wp:posOffset>
            </wp:positionH>
            <wp:positionV relativeFrom="paragraph">
              <wp:posOffset>-455812</wp:posOffset>
            </wp:positionV>
            <wp:extent cx="8099425" cy="545528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IMKL2015 KabelOf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77777777" w:rsidR="00E65E36" w:rsidRDefault="00E65E36" w:rsidP="00E65E36">
      <w:pPr>
        <w:jc w:val="left"/>
      </w:pPr>
    </w:p>
    <w:p w14:paraId="75C43A4B" w14:textId="77777777" w:rsidR="00E65E36" w:rsidRDefault="00E65E36" w:rsidP="00E65E36">
      <w:pPr>
        <w:jc w:val="left"/>
      </w:pPr>
    </w:p>
    <w:p w14:paraId="03FD49D5" w14:textId="77777777" w:rsidR="00E65E36" w:rsidRDefault="00E65E36" w:rsidP="00E65E36">
      <w:pPr>
        <w:pStyle w:val="subparagraaftitel"/>
      </w:pPr>
      <w:bookmarkStart w:id="454" w:name="_Toc399786892"/>
      <w:bookmarkStart w:id="455" w:name="_Toc42590401"/>
      <w:r>
        <w:t>Leidingelement</w:t>
      </w:r>
      <w:bookmarkEnd w:id="454"/>
      <w:r w:rsidR="00283BD6">
        <w:t>.</w:t>
      </w:r>
      <w:bookmarkEnd w:id="455"/>
    </w:p>
    <w:p w14:paraId="270635B0" w14:textId="77777777" w:rsidR="00A35E0B" w:rsidRDefault="00A35E0B" w:rsidP="000E3C4F">
      <w:r>
        <w:t xml:space="preserve">Definitie: </w:t>
      </w:r>
      <w:r w:rsidR="004475AB" w:rsidRPr="000E3C4F">
        <w:t>Een object dat bij één of meerdere leidingen behoort en als node in het netwerkmodel is opgenomen.</w:t>
      </w:r>
    </w:p>
    <w:p w14:paraId="34467B74" w14:textId="2AB17AA3" w:rsidR="00A35E0B" w:rsidRDefault="00A35E0B" w:rsidP="000E3C4F">
      <w:r>
        <w:t xml:space="preserve">Bron: </w:t>
      </w:r>
      <w:r w:rsidR="00793B0B">
        <w:t>IMKL</w:t>
      </w:r>
    </w:p>
    <w:p w14:paraId="0EFAD4CE" w14:textId="77777777"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7777777" w:rsidR="00A35E0B" w:rsidRDefault="00A35E0B" w:rsidP="000E3C4F">
      <w:r w:rsidRPr="00A35E0B">
        <w:t xml:space="preserve">Een leidingelement kan zowel betrekking hebben op ondergrondse als op bovengrondse delen van het net.  </w:t>
      </w:r>
    </w:p>
    <w:p w14:paraId="0F2CEB51" w14:textId="77777777" w:rsidR="00A35E0B" w:rsidRDefault="00A35E0B" w:rsidP="000E3C4F"/>
    <w:p w14:paraId="494C2E7C" w14:textId="579CB5E9"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56" w:author="Paul Janssen" w:date="2020-05-25T12:33:00Z">
        <w:r w:rsidR="00FE1681" w:rsidDel="00802006">
          <w:delText>2</w:delText>
        </w:r>
        <w:r w:rsidR="00E65E36" w:rsidDel="00802006">
          <w:delText xml:space="preserve"> </w:delText>
        </w:r>
      </w:del>
      <w:ins w:id="457"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77777777" w:rsidR="00E31B57" w:rsidRDefault="00B24519" w:rsidP="00A35E0B">
      <w:pPr>
        <w:jc w:val="left"/>
      </w:pPr>
      <w:r>
        <w:rPr>
          <w:noProof/>
        </w:rPr>
        <w:drawing>
          <wp:anchor distT="0" distB="0" distL="114300" distR="114300" simplePos="0" relativeHeight="251652608" behindDoc="0" locked="0" layoutInCell="1" allowOverlap="1" wp14:anchorId="4096BF78" wp14:editId="723C4731">
            <wp:simplePos x="0" y="0"/>
            <wp:positionH relativeFrom="column">
              <wp:posOffset>42545</wp:posOffset>
            </wp:positionH>
            <wp:positionV relativeFrom="paragraph">
              <wp:posOffset>271367</wp:posOffset>
            </wp:positionV>
            <wp:extent cx="5500370" cy="3521075"/>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 IMKL2015 Leidingelement.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14:paraId="3B947712" w14:textId="7777777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77777777" w:rsidR="007F134D" w:rsidRDefault="007F134D" w:rsidP="00A26E72">
      <w:pPr>
        <w:spacing w:line="240" w:lineRule="atLeast"/>
      </w:pPr>
    </w:p>
    <w:p w14:paraId="6968F7C1" w14:textId="77777777"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458" w:author="Paul Janssen" w:date="2020-05-25T11:59:00Z">
        <w:r w:rsidR="00017B8E" w:rsidDel="00AC0EB5">
          <w:delText>WION</w:delText>
        </w:r>
      </w:del>
      <w:ins w:id="459"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460"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461" w:name="_Toc42590402"/>
      <w:proofErr w:type="spellStart"/>
      <w:r>
        <w:t>KabelEnLeidingContainer</w:t>
      </w:r>
      <w:bookmarkEnd w:id="460"/>
      <w:proofErr w:type="spellEnd"/>
      <w:r w:rsidR="00283BD6">
        <w:t>.</w:t>
      </w:r>
      <w:bookmarkEnd w:id="461"/>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77777777" w:rsidR="000E5149" w:rsidRDefault="00B24519" w:rsidP="00E65E36">
      <w:pPr>
        <w:jc w:val="left"/>
      </w:pPr>
      <w:r>
        <w:rPr>
          <w:noProof/>
        </w:rPr>
        <w:lastRenderedPageBreak/>
        <w:drawing>
          <wp:anchor distT="0" distB="0" distL="114300" distR="114300" simplePos="0" relativeHeight="251653632" behindDoc="0" locked="0" layoutInCell="1" allowOverlap="1" wp14:anchorId="0D841286" wp14:editId="1EC74B90">
            <wp:simplePos x="0" y="0"/>
            <wp:positionH relativeFrom="column">
              <wp:posOffset>12065</wp:posOffset>
            </wp:positionH>
            <wp:positionV relativeFrom="paragraph">
              <wp:posOffset>193306</wp:posOffset>
            </wp:positionV>
            <wp:extent cx="5500370" cy="4953635"/>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 IMKL2015 KabelEnLeidingContainer.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p>
    <w:p w14:paraId="5C96E7A0" w14:textId="77777777" w:rsidR="000E5149" w:rsidRDefault="000E5149" w:rsidP="00E65E36">
      <w:pPr>
        <w:jc w:val="left"/>
      </w:pPr>
    </w:p>
    <w:p w14:paraId="2440D658" w14:textId="77777777"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77777777" w:rsidR="00387CF5" w:rsidRDefault="00387CF5" w:rsidP="00E65E36">
      <w:pPr>
        <w:jc w:val="left"/>
      </w:pPr>
    </w:p>
    <w:p w14:paraId="4CC0E5B2" w14:textId="77777777"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77777777" w:rsidR="00EC1D5D" w:rsidRDefault="00EC1D5D" w:rsidP="000E3C4F"/>
    <w:p w14:paraId="5C6C127A" w14:textId="77777777"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77777777"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77777777" w:rsidR="00387CF5" w:rsidRDefault="00387CF5" w:rsidP="000E3C4F">
      <w:pPr>
        <w:rPr>
          <w:rFonts w:ascii="Arial" w:hAnsi="Arial" w:cs="Arial"/>
          <w:color w:val="000000"/>
        </w:rPr>
      </w:pPr>
    </w:p>
    <w:p w14:paraId="53C8D0AD" w14:textId="77777777"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77777777" w:rsidR="005C7720" w:rsidRDefault="005C7720" w:rsidP="000E3C4F"/>
    <w:p w14:paraId="73DC6F9B" w14:textId="77777777"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77777777" w:rsidR="00387CF5" w:rsidRDefault="00387CF5" w:rsidP="000E3C4F">
      <w:pPr>
        <w:rPr>
          <w:rFonts w:ascii="Arial" w:hAnsi="Arial" w:cs="Arial"/>
          <w:color w:val="000000"/>
        </w:rPr>
      </w:pPr>
    </w:p>
    <w:p w14:paraId="5EDA6D1C" w14:textId="77777777" w:rsidR="00E65E36" w:rsidRPr="0088419A" w:rsidRDefault="003E45FA" w:rsidP="000E3C4F">
      <w:pPr>
        <w:pStyle w:val="subparagraaftitel"/>
      </w:pPr>
      <w:bookmarkStart w:id="462" w:name="_Toc42590403"/>
      <w:proofErr w:type="spellStart"/>
      <w:r>
        <w:t>ContainerLeidingelement</w:t>
      </w:r>
      <w:proofErr w:type="spellEnd"/>
      <w:r w:rsidR="00283BD6">
        <w:t>.</w:t>
      </w:r>
      <w:bookmarkEnd w:id="462"/>
    </w:p>
    <w:p w14:paraId="7C98C441" w14:textId="77777777" w:rsidR="00482647" w:rsidRDefault="00482647" w:rsidP="000E3C4F">
      <w:r>
        <w:t>Definitie: Abstract data object dat de gemeenschappelijke attributen en associaties bevat voor alle containerleidingelement objecten.</w:t>
      </w:r>
    </w:p>
    <w:p w14:paraId="0BADDFD6" w14:textId="4626296D" w:rsidR="005D648B" w:rsidRDefault="00482647" w:rsidP="000E3C4F">
      <w:r>
        <w:t>Bron:</w:t>
      </w:r>
      <w:r w:rsidR="004C0CA8">
        <w:t xml:space="preserve"> </w:t>
      </w:r>
      <w:r w:rsidR="00793B0B">
        <w:t>IMKL</w:t>
      </w:r>
    </w:p>
    <w:p w14:paraId="2870CFB6" w14:textId="77777777" w:rsidR="005D648B" w:rsidRDefault="00B24519" w:rsidP="000E3C4F">
      <w:r>
        <w:rPr>
          <w:noProof/>
        </w:rPr>
        <w:drawing>
          <wp:anchor distT="0" distB="0" distL="114300" distR="114300" simplePos="0" relativeHeight="251654656" behindDoc="0" locked="0" layoutInCell="1" allowOverlap="1" wp14:anchorId="5EAAA595" wp14:editId="539F2FE7">
            <wp:simplePos x="0" y="0"/>
            <wp:positionH relativeFrom="column">
              <wp:posOffset>1270</wp:posOffset>
            </wp:positionH>
            <wp:positionV relativeFrom="paragraph">
              <wp:posOffset>180251</wp:posOffset>
            </wp:positionV>
            <wp:extent cx="5500370" cy="407924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4079240"/>
                    </a:xfrm>
                    <a:prstGeom prst="rect">
                      <a:avLst/>
                    </a:prstGeom>
                  </pic:spPr>
                </pic:pic>
              </a:graphicData>
            </a:graphic>
            <wp14:sizeRelH relativeFrom="page">
              <wp14:pctWidth>0</wp14:pctWidth>
            </wp14:sizeRelH>
            <wp14:sizeRelV relativeFrom="page">
              <wp14:pctHeight>0</wp14:pctHeight>
            </wp14:sizeRelV>
          </wp:anchor>
        </w:drawing>
      </w:r>
    </w:p>
    <w:p w14:paraId="0ADD5116" w14:textId="77777777" w:rsidR="005D648B" w:rsidRDefault="005D648B" w:rsidP="000E3C4F"/>
    <w:p w14:paraId="677C75E8" w14:textId="77777777"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463" w:name="_Toc434874135"/>
      <w:bookmarkStart w:id="464" w:name="_Toc434874204"/>
      <w:bookmarkStart w:id="465" w:name="_Toc434874287"/>
      <w:bookmarkStart w:id="466" w:name="_Toc434874355"/>
      <w:bookmarkStart w:id="467" w:name="_Toc434874632"/>
      <w:bookmarkStart w:id="468" w:name="_Toc434933265"/>
      <w:bookmarkStart w:id="469" w:name="_Toc434940498"/>
      <w:bookmarkStart w:id="470" w:name="_Toc434941815"/>
      <w:bookmarkStart w:id="471" w:name="_Toc434943356"/>
      <w:bookmarkStart w:id="472" w:name="_Toc434943787"/>
      <w:bookmarkStart w:id="473" w:name="_Toc434956111"/>
      <w:bookmarkStart w:id="474" w:name="_Toc399786896"/>
      <w:bookmarkStart w:id="475" w:name="_Toc42590404"/>
      <w:bookmarkEnd w:id="463"/>
      <w:bookmarkEnd w:id="464"/>
      <w:bookmarkEnd w:id="465"/>
      <w:bookmarkEnd w:id="466"/>
      <w:bookmarkEnd w:id="467"/>
      <w:bookmarkEnd w:id="468"/>
      <w:bookmarkEnd w:id="469"/>
      <w:bookmarkEnd w:id="470"/>
      <w:bookmarkEnd w:id="471"/>
      <w:bookmarkEnd w:id="472"/>
      <w:bookmarkEnd w:id="473"/>
      <w:r>
        <w:lastRenderedPageBreak/>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474"/>
      <w:bookmarkEnd w:id="475"/>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77777777" w:rsidR="003206BD" w:rsidRDefault="00B24519" w:rsidP="00E65E36">
      <w:pPr>
        <w:spacing w:line="240" w:lineRule="auto"/>
        <w:jc w:val="left"/>
      </w:pPr>
      <w:r>
        <w:rPr>
          <w:noProof/>
        </w:rPr>
        <w:drawing>
          <wp:inline distT="0" distB="0" distL="0" distR="0" wp14:anchorId="1CFD848A" wp14:editId="44D270E2">
            <wp:extent cx="5500370" cy="298323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77777777" w:rsidR="0075108C" w:rsidRDefault="0075108C"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40320" behindDoc="1" locked="0" layoutInCell="1" allowOverlap="1" wp14:anchorId="58416445" wp14:editId="5FB0808F">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5"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476"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lastRenderedPageBreak/>
        <w:drawing>
          <wp:anchor distT="0" distB="0" distL="114300" distR="114300" simplePos="0" relativeHeight="251642368" behindDoc="1" locked="0" layoutInCell="1" allowOverlap="1" wp14:anchorId="1140D175" wp14:editId="7EB0315E">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477" w:name="_Toc434874137"/>
      <w:bookmarkStart w:id="478" w:name="_Toc434874206"/>
      <w:bookmarkStart w:id="479" w:name="_Toc434874289"/>
      <w:bookmarkStart w:id="480" w:name="_Toc434874357"/>
      <w:bookmarkStart w:id="481" w:name="_Toc434874634"/>
      <w:bookmarkStart w:id="482" w:name="_Toc434933267"/>
      <w:bookmarkStart w:id="483" w:name="_Toc434940500"/>
      <w:bookmarkStart w:id="484" w:name="_Toc434941817"/>
      <w:bookmarkStart w:id="485" w:name="_Toc434943358"/>
      <w:bookmarkStart w:id="486" w:name="_Toc434943789"/>
      <w:bookmarkStart w:id="487" w:name="_Toc434956113"/>
      <w:bookmarkStart w:id="488" w:name="_Toc434874138"/>
      <w:bookmarkStart w:id="489" w:name="_Toc434874207"/>
      <w:bookmarkStart w:id="490" w:name="_Toc434874290"/>
      <w:bookmarkStart w:id="491" w:name="_Toc434874358"/>
      <w:bookmarkStart w:id="492" w:name="_Toc434874635"/>
      <w:bookmarkStart w:id="493" w:name="_Toc434933268"/>
      <w:bookmarkStart w:id="494" w:name="_Toc434940501"/>
      <w:bookmarkStart w:id="495" w:name="_Toc434941818"/>
      <w:bookmarkStart w:id="496" w:name="_Toc434943359"/>
      <w:bookmarkStart w:id="497" w:name="_Toc434943790"/>
      <w:bookmarkStart w:id="498" w:name="_Toc434956114"/>
      <w:bookmarkStart w:id="499" w:name="_Toc42590405"/>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rsidRPr="009D365E">
        <w:t>Diagram per type kabel of leiding</w:t>
      </w:r>
      <w:r w:rsidR="00283BD6">
        <w:t>.</w:t>
      </w:r>
      <w:bookmarkEnd w:id="476"/>
      <w:bookmarkEnd w:id="499"/>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500" w:name="_Toc399786898"/>
    </w:p>
    <w:p w14:paraId="23D19DA3" w14:textId="77777777" w:rsidR="00E65E36" w:rsidRDefault="00E65E36" w:rsidP="00E65E36">
      <w:pPr>
        <w:pStyle w:val="subparagraaftitel"/>
      </w:pPr>
      <w:bookmarkStart w:id="501" w:name="_Toc42590406"/>
      <w:r>
        <w:lastRenderedPageBreak/>
        <w:t>Elektriciteitskabel</w:t>
      </w:r>
      <w:bookmarkEnd w:id="500"/>
      <w:r w:rsidR="00283BD6">
        <w:t>.</w:t>
      </w:r>
      <w:bookmarkEnd w:id="501"/>
    </w:p>
    <w:p w14:paraId="3B99450A" w14:textId="77777777" w:rsidR="00322340" w:rsidRDefault="00322340" w:rsidP="00E65E36">
      <w:pPr>
        <w:jc w:val="left"/>
      </w:pPr>
    </w:p>
    <w:p w14:paraId="01FA6DC6" w14:textId="77777777" w:rsidR="00150E41" w:rsidRDefault="00150E41" w:rsidP="00E65E36">
      <w:r>
        <w:t>Definitie: Een aansluiting of reeks aansluitingen van een nutsvoorzieningennet voor het overbrengen van elektriciteit van de ene locatie naar een andere.</w:t>
      </w:r>
    </w:p>
    <w:p w14:paraId="7F51EFEF" w14:textId="77777777" w:rsidR="00150E41" w:rsidRDefault="00150E41" w:rsidP="00E65E36">
      <w:r>
        <w:t>Bron: INSPIRE</w:t>
      </w:r>
    </w:p>
    <w:p w14:paraId="056EAE13" w14:textId="77777777" w:rsidR="00150E41" w:rsidRDefault="00150E41" w:rsidP="00E65E36"/>
    <w:p w14:paraId="0218B7E4" w14:textId="3FDBC314" w:rsidR="00E65E36" w:rsidRDefault="00FE2B1B" w:rsidP="00E65E36">
      <w:r>
        <w:rPr>
          <w:noProof/>
        </w:rPr>
        <w:drawing>
          <wp:anchor distT="0" distB="0" distL="114300" distR="114300" simplePos="0" relativeHeight="251655680" behindDoc="0" locked="0" layoutInCell="1" allowOverlap="1" wp14:anchorId="4862E85F" wp14:editId="15795CDB">
            <wp:simplePos x="0" y="0"/>
            <wp:positionH relativeFrom="column">
              <wp:posOffset>-30480</wp:posOffset>
            </wp:positionH>
            <wp:positionV relativeFrom="paragraph">
              <wp:posOffset>1043615</wp:posOffset>
            </wp:positionV>
            <wp:extent cx="5500370" cy="5513070"/>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t>
      </w:r>
      <w:del w:id="502" w:author="Paul Janssen" w:date="2020-05-25T11:59:00Z">
        <w:r w:rsidR="003E45FA" w:rsidDel="00AC0EB5">
          <w:delText>WION</w:delText>
        </w:r>
      </w:del>
      <w:ins w:id="503"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beschrijft de gebruiks-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777777" w:rsidR="005D648B" w:rsidRDefault="005D648B" w:rsidP="00E65E36"/>
    <w:p w14:paraId="5FA3DF58" w14:textId="77777777" w:rsidR="00587F2F" w:rsidRDefault="00587F2F" w:rsidP="00E65E36"/>
    <w:p w14:paraId="2CBC0A1A" w14:textId="77777777" w:rsidR="00910148" w:rsidRDefault="00910148" w:rsidP="00E65E36"/>
    <w:p w14:paraId="44DC5B84" w14:textId="77777777" w:rsidR="00AF5A3D" w:rsidRDefault="00AF5A3D" w:rsidP="00E65E36"/>
    <w:p w14:paraId="54AFA926" w14:textId="77777777" w:rsidR="00910148" w:rsidRDefault="00910148" w:rsidP="00E65E36"/>
    <w:p w14:paraId="71F8FA9B" w14:textId="77777777" w:rsidR="00953A6F" w:rsidRDefault="00953A6F" w:rsidP="00E65E36"/>
    <w:p w14:paraId="77B30A69" w14:textId="77777777" w:rsidR="00E65E36" w:rsidRDefault="00E65E36" w:rsidP="00E65E36">
      <w:pPr>
        <w:pStyle w:val="subparagraaftitel"/>
      </w:pPr>
      <w:bookmarkStart w:id="504" w:name="_Toc473467877"/>
      <w:bookmarkStart w:id="505" w:name="_Toc473473896"/>
      <w:bookmarkStart w:id="506" w:name="_Toc476914324"/>
      <w:bookmarkStart w:id="507" w:name="_Toc476916666"/>
      <w:bookmarkStart w:id="508" w:name="_Toc476917795"/>
      <w:bookmarkStart w:id="509" w:name="_Toc476917901"/>
      <w:bookmarkStart w:id="510" w:name="_Toc476917970"/>
      <w:bookmarkStart w:id="511" w:name="_Toc473467878"/>
      <w:bookmarkStart w:id="512" w:name="_Toc473473897"/>
      <w:bookmarkStart w:id="513" w:name="_Toc476914325"/>
      <w:bookmarkStart w:id="514" w:name="_Toc476916667"/>
      <w:bookmarkStart w:id="515" w:name="_Toc476917796"/>
      <w:bookmarkStart w:id="516" w:name="_Toc476917902"/>
      <w:bookmarkStart w:id="517" w:name="_Toc476917971"/>
      <w:bookmarkStart w:id="518" w:name="_Toc399786899"/>
      <w:bookmarkStart w:id="519" w:name="_Toc42590407"/>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r>
        <w:t>Telecom</w:t>
      </w:r>
      <w:r w:rsidR="00031B8A">
        <w:t>municatie</w:t>
      </w:r>
      <w:r>
        <w:t>kabel</w:t>
      </w:r>
      <w:bookmarkEnd w:id="518"/>
      <w:r w:rsidR="00283BD6">
        <w:t>.</w:t>
      </w:r>
      <w:bookmarkEnd w:id="519"/>
    </w:p>
    <w:p w14:paraId="2AA352F6" w14:textId="77777777" w:rsidR="00322340" w:rsidRDefault="00322340" w:rsidP="00E65E36">
      <w:pPr>
        <w:jc w:val="left"/>
      </w:pPr>
    </w:p>
    <w:p w14:paraId="56B261BC" w14:textId="77777777"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77777777" w:rsidR="00B95936" w:rsidRDefault="00B95936" w:rsidP="00E65E36">
      <w:r>
        <w:t>Bron: INSPIRE</w:t>
      </w:r>
    </w:p>
    <w:p w14:paraId="35656669" w14:textId="77777777" w:rsidR="00150E41" w:rsidRDefault="00150E41" w:rsidP="00E65E36"/>
    <w:p w14:paraId="0E16947A" w14:textId="2B26DAFD" w:rsidR="004532E6" w:rsidRDefault="00FE2B1B" w:rsidP="004532E6">
      <w:r>
        <w:rPr>
          <w:noProof/>
        </w:rPr>
        <w:drawing>
          <wp:anchor distT="0" distB="0" distL="114300" distR="114300" simplePos="0" relativeHeight="251656704" behindDoc="0" locked="0" layoutInCell="1" allowOverlap="1" wp14:anchorId="6BEBF6F4" wp14:editId="566DCDB9">
            <wp:simplePos x="0" y="0"/>
            <wp:positionH relativeFrom="column">
              <wp:posOffset>21605</wp:posOffset>
            </wp:positionH>
            <wp:positionV relativeFrom="paragraph">
              <wp:posOffset>725909</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20" w:author="Paul Janssen" w:date="2020-05-25T11:59:00Z">
        <w:r w:rsidR="004532E6" w:rsidDel="00AC0EB5">
          <w:delText>WION</w:delText>
        </w:r>
      </w:del>
      <w:ins w:id="521"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77777777" w:rsidR="00E65E36" w:rsidRDefault="00E65E36" w:rsidP="00E65E36"/>
    <w:p w14:paraId="36C0BA5E" w14:textId="77777777" w:rsidR="00910148" w:rsidRDefault="00910148" w:rsidP="00E65E36"/>
    <w:p w14:paraId="1ABA758D" w14:textId="77777777" w:rsidR="0052388B" w:rsidRDefault="0052388B" w:rsidP="00E65E36"/>
    <w:p w14:paraId="7E3C6E0C" w14:textId="77777777" w:rsidR="00E65E36" w:rsidRDefault="00E65E36" w:rsidP="00E65E36">
      <w:pPr>
        <w:jc w:val="left"/>
      </w:pPr>
    </w:p>
    <w:p w14:paraId="6F56BBAA" w14:textId="77777777" w:rsidR="00E65E36" w:rsidRDefault="00E65E36" w:rsidP="00E65E36">
      <w:pPr>
        <w:jc w:val="left"/>
      </w:pPr>
    </w:p>
    <w:p w14:paraId="6D6A6BF4" w14:textId="77777777"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22" w:name="_Toc399786900"/>
      <w:bookmarkStart w:id="523" w:name="_Toc42590408"/>
      <w:r>
        <w:lastRenderedPageBreak/>
        <w:t>Olie-gas-</w:t>
      </w:r>
      <w:proofErr w:type="spellStart"/>
      <w:r>
        <w:t>chemicalienpijpleiding</w:t>
      </w:r>
      <w:bookmarkEnd w:id="522"/>
      <w:proofErr w:type="spellEnd"/>
      <w:r w:rsidR="00283BD6">
        <w:t>.</w:t>
      </w:r>
      <w:bookmarkEnd w:id="523"/>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24" w:author="Paul Janssen" w:date="2020-05-25T11:59:00Z">
        <w:r w:rsidR="004532E6" w:rsidDel="00AC0EB5">
          <w:delText>WION</w:delText>
        </w:r>
      </w:del>
      <w:ins w:id="525"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26" w:author="Paul Janssen" w:date="2020-05-25T12:33:00Z">
        <w:r w:rsidR="00FE1681" w:rsidDel="00802006">
          <w:delText>2</w:delText>
        </w:r>
        <w:r w:rsidDel="00802006">
          <w:delText xml:space="preserve"> </w:delText>
        </w:r>
      </w:del>
      <w:ins w:id="527"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7777777" w:rsidR="00E65E36" w:rsidRDefault="00FE2B1B" w:rsidP="00E65E36">
      <w:pPr>
        <w:spacing w:line="240" w:lineRule="auto"/>
        <w:jc w:val="left"/>
        <w:rPr>
          <w:sz w:val="20"/>
        </w:rPr>
      </w:pPr>
      <w:r>
        <w:rPr>
          <w:noProof/>
        </w:rPr>
        <w:drawing>
          <wp:inline distT="0" distB="0" distL="0" distR="0" wp14:anchorId="4D7A1F61" wp14:editId="611298AA">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28" w:name="_Toc399786901"/>
      <w:bookmarkStart w:id="529" w:name="_Toc42590409"/>
      <w:r>
        <w:lastRenderedPageBreak/>
        <w:t>Rioolleiding</w:t>
      </w:r>
      <w:bookmarkEnd w:id="528"/>
      <w:r w:rsidR="00283BD6">
        <w:t>.</w:t>
      </w:r>
      <w:bookmarkEnd w:id="529"/>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30" w:author="Paul Janssen" w:date="2020-05-25T11:59:00Z">
        <w:r w:rsidR="00512EFD" w:rsidDel="00AC0EB5">
          <w:delText>WION</w:delText>
        </w:r>
      </w:del>
      <w:ins w:id="531"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32" w:author="Paul Janssen" w:date="2020-05-25T12:33:00Z">
        <w:r w:rsidR="00FE1681" w:rsidDel="00802006">
          <w:delText>2</w:delText>
        </w:r>
        <w:r w:rsidR="00C01AE5" w:rsidDel="00802006">
          <w:delText xml:space="preserve"> </w:delText>
        </w:r>
      </w:del>
      <w:ins w:id="533"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77777777" w:rsidR="00E65E36" w:rsidRDefault="00FE2B1B" w:rsidP="00E65E36">
      <w:pPr>
        <w:spacing w:line="240" w:lineRule="auto"/>
        <w:jc w:val="left"/>
        <w:rPr>
          <w:sz w:val="20"/>
        </w:rPr>
      </w:pPr>
      <w:r>
        <w:rPr>
          <w:noProof/>
        </w:rPr>
        <w:drawing>
          <wp:inline distT="0" distB="0" distL="0" distR="0" wp14:anchorId="21779617" wp14:editId="03C5AC27">
            <wp:extent cx="5500370" cy="54508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34" w:name="_Toc399786902"/>
      <w:bookmarkStart w:id="535" w:name="_Toc42590410"/>
      <w:r>
        <w:lastRenderedPageBreak/>
        <w:t>Waterleiding</w:t>
      </w:r>
      <w:bookmarkEnd w:id="534"/>
      <w:r w:rsidR="00283BD6">
        <w:t>.</w:t>
      </w:r>
      <w:bookmarkEnd w:id="535"/>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36" w:author="Paul Janssen" w:date="2020-05-25T11:59:00Z">
        <w:r w:rsidR="00512EFD" w:rsidDel="00AC0EB5">
          <w:delText>WION</w:delText>
        </w:r>
      </w:del>
      <w:ins w:id="537"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38" w:author="Paul Janssen" w:date="2020-05-25T12:33:00Z">
        <w:r w:rsidR="00C01AE5" w:rsidDel="00802006">
          <w:delText xml:space="preserve"> </w:delText>
        </w:r>
        <w:r w:rsidR="00FE1681" w:rsidDel="00802006">
          <w:delText>2</w:delText>
        </w:r>
      </w:del>
      <w:ins w:id="539"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77777777" w:rsidR="00E65E36" w:rsidRDefault="00FE2B1B" w:rsidP="00E65E36">
      <w:pPr>
        <w:spacing w:line="240" w:lineRule="auto"/>
        <w:jc w:val="left"/>
        <w:rPr>
          <w:sz w:val="20"/>
        </w:rPr>
      </w:pPr>
      <w:r>
        <w:rPr>
          <w:noProof/>
        </w:rPr>
        <w:drawing>
          <wp:inline distT="0" distB="0" distL="0" distR="0" wp14:anchorId="516A05B2" wp14:editId="6B6959F9">
            <wp:extent cx="5500370" cy="552005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14:paraId="1A937BE3" w14:textId="77777777" w:rsidR="00E65E36" w:rsidRDefault="00E65E36" w:rsidP="00E65E36">
      <w:pPr>
        <w:pStyle w:val="subparagraaftitel"/>
      </w:pPr>
      <w:bookmarkStart w:id="540" w:name="_Toc399786903"/>
      <w:bookmarkStart w:id="541" w:name="_Toc42590411"/>
      <w:r>
        <w:lastRenderedPageBreak/>
        <w:t>Thermische pijpleiding</w:t>
      </w:r>
      <w:bookmarkEnd w:id="540"/>
      <w:r w:rsidR="00283BD6">
        <w:t>.</w:t>
      </w:r>
      <w:bookmarkEnd w:id="541"/>
    </w:p>
    <w:p w14:paraId="2704612C" w14:textId="77777777" w:rsidR="00E65E36" w:rsidRDefault="00E65E36" w:rsidP="00E65E36">
      <w:pPr>
        <w:jc w:val="left"/>
      </w:pPr>
    </w:p>
    <w:p w14:paraId="6E10A72E" w14:textId="77777777" w:rsidR="00FA6AA6" w:rsidRDefault="00FA6AA6" w:rsidP="00E65E36">
      <w:pPr>
        <w:jc w:val="left"/>
      </w:pPr>
      <w:r>
        <w:t>Definitie: Een leiding voor het transporteren van warmte of koelte van de ene locatie naar een andere.</w:t>
      </w:r>
    </w:p>
    <w:p w14:paraId="0FEA7385" w14:textId="77777777" w:rsidR="00FA6AA6" w:rsidRDefault="00FA6AA6" w:rsidP="00E65E36">
      <w:pPr>
        <w:jc w:val="left"/>
      </w:pPr>
      <w:r>
        <w:t>Bron: INSPIRE</w:t>
      </w:r>
    </w:p>
    <w:p w14:paraId="305E66B2" w14:textId="77777777" w:rsidR="00FA6AA6" w:rsidRDefault="00FA6AA6" w:rsidP="00E65E36">
      <w:pPr>
        <w:jc w:val="left"/>
      </w:pPr>
    </w:p>
    <w:p w14:paraId="3096890A" w14:textId="65D7DF3F"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42" w:author="Paul Janssen" w:date="2020-05-25T11:59:00Z">
        <w:r w:rsidR="00512EFD" w:rsidDel="00AC0EB5">
          <w:delText>WION</w:delText>
        </w:r>
      </w:del>
      <w:ins w:id="543"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0558F97E" w:rsidR="00921722" w:rsidRDefault="00FE2B1B" w:rsidP="00E65E36">
      <w:pPr>
        <w:jc w:val="left"/>
      </w:pPr>
      <w:r>
        <w:rPr>
          <w:noProof/>
        </w:rPr>
        <w:drawing>
          <wp:anchor distT="0" distB="0" distL="114300" distR="114300" simplePos="0" relativeHeight="251657728" behindDoc="0" locked="0" layoutInCell="1" allowOverlap="1" wp14:anchorId="43AD9D44" wp14:editId="7677249F">
            <wp:simplePos x="0" y="0"/>
            <wp:positionH relativeFrom="column">
              <wp:posOffset>192</wp:posOffset>
            </wp:positionH>
            <wp:positionV relativeFrom="paragraph">
              <wp:posOffset>261132</wp:posOffset>
            </wp:positionV>
            <wp:extent cx="5500370" cy="563880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44" w:author="Paul Janssen" w:date="2020-05-25T12:33:00Z">
        <w:r w:rsidR="00FE1681" w:rsidDel="00802006">
          <w:delText>2</w:delText>
        </w:r>
        <w:r w:rsidR="00C01AE5" w:rsidDel="00802006">
          <w:delText xml:space="preserve"> </w:delText>
        </w:r>
      </w:del>
      <w:ins w:id="545"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77777777" w:rsidR="00FE2B1B" w:rsidRDefault="00FE2B1B" w:rsidP="00E65E36">
      <w:pPr>
        <w:jc w:val="left"/>
      </w:pPr>
    </w:p>
    <w:p w14:paraId="66D9FB18" w14:textId="77777777" w:rsidR="008847B0" w:rsidRDefault="008847B0" w:rsidP="00E65E36">
      <w:pPr>
        <w:jc w:val="left"/>
      </w:pPr>
    </w:p>
    <w:p w14:paraId="5382BB8F" w14:textId="77777777" w:rsidR="00A066AD" w:rsidRDefault="00A066AD" w:rsidP="00E65E36">
      <w:pPr>
        <w:jc w:val="left"/>
      </w:pPr>
    </w:p>
    <w:p w14:paraId="59622FBE" w14:textId="77777777" w:rsidR="00DB2583" w:rsidRDefault="00DB2583" w:rsidP="00E65E36">
      <w:pPr>
        <w:jc w:val="left"/>
      </w:pPr>
    </w:p>
    <w:p w14:paraId="26CE8137" w14:textId="77777777" w:rsidR="00DB2583" w:rsidRDefault="00DB2583">
      <w:pPr>
        <w:spacing w:line="240" w:lineRule="auto"/>
        <w:jc w:val="left"/>
      </w:pPr>
      <w:r>
        <w:br w:type="page"/>
      </w:r>
    </w:p>
    <w:p w14:paraId="5B3FD1C0" w14:textId="77777777" w:rsidR="00DB2583" w:rsidRDefault="00DB2583" w:rsidP="00DB2583">
      <w:pPr>
        <w:pStyle w:val="subparagraaftitel"/>
      </w:pPr>
      <w:bookmarkStart w:id="546" w:name="_Toc42590412"/>
      <w:r w:rsidRPr="000E3C4F">
        <w:lastRenderedPageBreak/>
        <w:t xml:space="preserve">Overig </w:t>
      </w:r>
      <w:r w:rsidR="004E51D4" w:rsidRPr="000E3C4F">
        <w:t xml:space="preserve">en </w:t>
      </w:r>
      <w:r w:rsidRPr="000E3C4F">
        <w:t>Weesleiding.</w:t>
      </w:r>
      <w:bookmarkEnd w:id="546"/>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77777777" w:rsidR="00DB2583" w:rsidRDefault="00FE2B1B">
      <w:pPr>
        <w:spacing w:line="240" w:lineRule="auto"/>
        <w:jc w:val="left"/>
      </w:pPr>
      <w:r>
        <w:rPr>
          <w:noProof/>
        </w:rPr>
        <w:drawing>
          <wp:inline distT="0" distB="0" distL="0" distR="0" wp14:anchorId="53C4EFAE" wp14:editId="452BD33B">
            <wp:extent cx="5500370" cy="524700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b. IMKL2015 Overig - Weesleidi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14:paraId="5D5502D5" w14:textId="77777777" w:rsidR="00A066AD" w:rsidRDefault="00A066AD" w:rsidP="00E65E36">
      <w:pPr>
        <w:jc w:val="left"/>
      </w:pPr>
    </w:p>
    <w:p w14:paraId="215A8909" w14:textId="77777777" w:rsidR="00953A6F" w:rsidRDefault="00953A6F" w:rsidP="00E65E36">
      <w:pPr>
        <w:jc w:val="left"/>
      </w:pPr>
    </w:p>
    <w:p w14:paraId="2947E813" w14:textId="77777777" w:rsidR="00921722" w:rsidRDefault="00921722" w:rsidP="00E65E36">
      <w:pPr>
        <w:jc w:val="left"/>
      </w:pPr>
    </w:p>
    <w:p w14:paraId="469EF785" w14:textId="77777777" w:rsidR="00E65E36" w:rsidRDefault="00E65E36" w:rsidP="00E65E36">
      <w:pPr>
        <w:jc w:val="left"/>
      </w:pPr>
    </w:p>
    <w:p w14:paraId="5B8A8241" w14:textId="77777777" w:rsidR="00E65E36" w:rsidRDefault="00E65E36" w:rsidP="00E65E36">
      <w:pPr>
        <w:pStyle w:val="subparagraaftitel"/>
      </w:pPr>
      <w:bookmarkStart w:id="547" w:name="_Toc434940509"/>
      <w:bookmarkStart w:id="548" w:name="_Toc434941826"/>
      <w:bookmarkStart w:id="549" w:name="_Toc434943367"/>
      <w:bookmarkStart w:id="550" w:name="_Toc434943798"/>
      <w:bookmarkStart w:id="551" w:name="_Toc434956122"/>
      <w:bookmarkStart w:id="552" w:name="_Toc434940510"/>
      <w:bookmarkStart w:id="553" w:name="_Toc434941827"/>
      <w:bookmarkStart w:id="554" w:name="_Toc434943368"/>
      <w:bookmarkStart w:id="555" w:name="_Toc434943799"/>
      <w:bookmarkStart w:id="556" w:name="_Toc434956123"/>
      <w:bookmarkStart w:id="557" w:name="_Toc434940511"/>
      <w:bookmarkStart w:id="558" w:name="_Toc434941828"/>
      <w:bookmarkStart w:id="559" w:name="_Toc434943369"/>
      <w:bookmarkStart w:id="560" w:name="_Toc434943800"/>
      <w:bookmarkStart w:id="561" w:name="_Toc434956124"/>
      <w:bookmarkStart w:id="562" w:name="_Toc434940512"/>
      <w:bookmarkStart w:id="563" w:name="_Toc434941829"/>
      <w:bookmarkStart w:id="564" w:name="_Toc434943370"/>
      <w:bookmarkStart w:id="565" w:name="_Toc434943801"/>
      <w:bookmarkStart w:id="566" w:name="_Toc434956125"/>
      <w:bookmarkStart w:id="567" w:name="_Toc399786904"/>
      <w:bookmarkStart w:id="568" w:name="_Toc42590413"/>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t>Leidingelementen per type net (thema)</w:t>
      </w:r>
      <w:bookmarkEnd w:id="567"/>
      <w:r w:rsidR="00283BD6">
        <w:t>.</w:t>
      </w:r>
      <w:bookmarkEnd w:id="568"/>
    </w:p>
    <w:p w14:paraId="6BB3E8C1" w14:textId="38B06972" w:rsidR="00E65E36" w:rsidRDefault="00FE2B1B" w:rsidP="00E65E36">
      <w:r>
        <w:rPr>
          <w:noProof/>
        </w:rPr>
        <w:drawing>
          <wp:anchor distT="0" distB="0" distL="114300" distR="114300" simplePos="0" relativeHeight="251658752" behindDoc="0" locked="0" layoutInCell="1" allowOverlap="1" wp14:anchorId="3D53634A" wp14:editId="4314D417">
            <wp:simplePos x="0" y="0"/>
            <wp:positionH relativeFrom="column">
              <wp:posOffset>1270</wp:posOffset>
            </wp:positionH>
            <wp:positionV relativeFrom="paragraph">
              <wp:posOffset>750584</wp:posOffset>
            </wp:positionV>
            <wp:extent cx="5500370" cy="3137535"/>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IMKL2015 Leidingelement per thema.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w:t>
      </w:r>
      <w:proofErr w:type="spellStart"/>
      <w:r w:rsidR="00E65E36">
        <w:t>uitbreidbaar</w:t>
      </w:r>
      <w:proofErr w:type="spellEnd"/>
      <w:r w:rsidR="00E65E36">
        <w:t>.</w:t>
      </w:r>
      <w:r w:rsidR="0065371C">
        <w:t xml:space="preserve"> In bijlage </w:t>
      </w:r>
      <w:del w:id="569" w:author="Paul Janssen" w:date="2020-05-25T12:33:00Z">
        <w:r w:rsidR="0065371C" w:rsidDel="00802006">
          <w:delText xml:space="preserve">2 </w:delText>
        </w:r>
      </w:del>
      <w:ins w:id="570"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77777777" w:rsidR="003E3B48" w:rsidRDefault="003E3B48" w:rsidP="00E65E36"/>
    <w:p w14:paraId="28BD4906" w14:textId="77777777" w:rsidR="00944C3E" w:rsidRDefault="00944C3E" w:rsidP="00E65E36"/>
    <w:p w14:paraId="00A741E0" w14:textId="77777777" w:rsidR="003E3B48" w:rsidRDefault="003E3B48" w:rsidP="00E65E36"/>
    <w:p w14:paraId="2B96E7EC" w14:textId="77777777" w:rsidR="0065371C" w:rsidRDefault="0065371C" w:rsidP="00E65E36"/>
    <w:p w14:paraId="574C0F64" w14:textId="77777777" w:rsidR="00E65E36" w:rsidRDefault="00E65E36" w:rsidP="00836D3F">
      <w:r>
        <w:br w:type="page"/>
      </w:r>
    </w:p>
    <w:p w14:paraId="1BF75FB0" w14:textId="77777777" w:rsidR="00EE7EF0" w:rsidRDefault="00EE7EF0" w:rsidP="00A26E72">
      <w:pPr>
        <w:spacing w:line="240" w:lineRule="atLeast"/>
      </w:pPr>
    </w:p>
    <w:p w14:paraId="7C1E9164" w14:textId="77777777" w:rsidR="00BE4C6E" w:rsidRDefault="00BE4C6E" w:rsidP="00BE4C6E">
      <w:pPr>
        <w:spacing w:line="240" w:lineRule="auto"/>
        <w:jc w:val="left"/>
      </w:pPr>
    </w:p>
    <w:p w14:paraId="3BBC9AD8" w14:textId="793080CC" w:rsidR="00BE4C6E" w:rsidRDefault="00BE4C6E" w:rsidP="00BE4C6E">
      <w:pPr>
        <w:pStyle w:val="subparagraaftitel"/>
      </w:pPr>
      <w:bookmarkStart w:id="571" w:name="_Toc42590414"/>
      <w:del w:id="572" w:author="Paul Janssen" w:date="2020-05-25T11:59:00Z">
        <w:r w:rsidRPr="000E3C4F" w:rsidDel="00AC0EB5">
          <w:delText>WION</w:delText>
        </w:r>
      </w:del>
      <w:ins w:id="573" w:author="Paul Janssen" w:date="2020-05-25T11:59:00Z">
        <w:r w:rsidR="00AC0EB5">
          <w:t>WIBON</w:t>
        </w:r>
      </w:ins>
      <w:r w:rsidRPr="000E3C4F">
        <w:t xml:space="preserve"> – Uitleveren van gebiedsinformatie</w:t>
      </w:r>
      <w:r>
        <w:t>.</w:t>
      </w:r>
      <w:bookmarkEnd w:id="571"/>
    </w:p>
    <w:p w14:paraId="4D8D3180" w14:textId="77777777" w:rsidR="00BE4C6E" w:rsidRDefault="00BE4C6E" w:rsidP="00BE4C6E"/>
    <w:p w14:paraId="3CB0DDF5" w14:textId="6804EF2F" w:rsidR="00BE4C6E" w:rsidRDefault="00755201" w:rsidP="00BE4C6E">
      <w:r>
        <w:rPr>
          <w:noProof/>
        </w:rPr>
        <w:pict w14:anchorId="111957C4">
          <v:shape id="_x0000_s1073" type="#_x0000_t202" style="position:absolute;left:0;text-align:left;margin-left:9.65pt;margin-top:149.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755201" w:rsidRDefault="00755201"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755201" w:rsidRDefault="00755201"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755201" w:rsidRDefault="00755201"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755201" w:rsidRDefault="00755201"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20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755201" w:rsidRDefault="00755201"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10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755201" w:rsidRDefault="00755201"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6899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77777777" w:rsidR="00755201" w:rsidRDefault="00755201" w:rsidP="00BE4C6E">
                  <w:pPr>
                    <w:jc w:val="center"/>
                  </w:pPr>
                  <w:r>
                    <w:t>WION Uitlevering</w:t>
                  </w:r>
                </w:p>
              </w:txbxContent>
            </v:textbox>
            <w10:wrap type="square"/>
          </v:shape>
        </w:pict>
      </w:r>
      <w:r>
        <w:rPr>
          <w:noProof/>
        </w:rPr>
        <w:pict w14:anchorId="48F268BE">
          <v:rect id="_x0000_s1066" style="position:absolute;left:0;text-align:left;margin-left:7.75pt;margin-top:180.7pt;width:266.25pt;height:52.5pt;z-index:251667968" fillcolor="#feedce"/>
        </w:pict>
      </w:r>
      <w:r>
        <w:rPr>
          <w:noProof/>
        </w:rPr>
        <w:pict w14:anchorId="16A90D87">
          <v:rect id="_x0000_s1065" style="position:absolute;left:0;text-align:left;margin-left:7.75pt;margin-top:122.95pt;width:266.25pt;height:52.5pt;z-index:251666944" fillcolor="#feedce"/>
        </w:pict>
      </w:r>
      <w:r>
        <w:rPr>
          <w:noProof/>
        </w:rPr>
        <w:pict w14:anchorId="6E78B8F9">
          <v:rect id="_x0000_s1064" style="position:absolute;left:0;text-align:left;margin-left:7.75pt;margin-top:66.7pt;width:266.25pt;height:52.5pt;z-index:251665920" fillcolor="#feedce"/>
        </w:pict>
      </w:r>
      <w:r>
        <w:rPr>
          <w:noProof/>
        </w:rPr>
        <w:pict w14:anchorId="285D2CDB">
          <v:rect id="_x0000_s1063" style="position:absolute;left:0;text-align:left;margin-left:.65pt;margin-top:45.7pt;width:280.5pt;height:194.25pt;z-index:251664896" fillcolor="#f8ffcd"/>
        </w:pict>
      </w:r>
      <w:r w:rsidR="00BE4C6E">
        <w:t xml:space="preserve">Voor het faciliteren van de uitlevergegevens binnen de </w:t>
      </w:r>
      <w:del w:id="574" w:author="Paul Janssen" w:date="2020-05-25T12:00:00Z">
        <w:r w:rsidR="00BE4C6E" w:rsidDel="00AC0EB5">
          <w:delText>WION</w:delText>
        </w:r>
      </w:del>
      <w:ins w:id="575"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755201" w:rsidP="00BE4C6E">
      <w:r>
        <w:rPr>
          <w:noProof/>
        </w:rPr>
        <w:pict w14:anchorId="198EA5E7">
          <v:shape id="_x0000_s1068" type="#_x0000_t202" style="position:absolute;left:0;text-align:left;margin-left:-28.95pt;margin-top:16.45pt;width:105.45pt;height:19.2pt;z-index:2516700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755201" w:rsidRDefault="00755201"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576" w:author="Paul Janssen" w:date="2020-05-25T12:00:00Z">
        <w:r w:rsidDel="00AC0EB5">
          <w:delText>WION</w:delText>
        </w:r>
      </w:del>
      <w:ins w:id="577" w:author="Paul Janssen" w:date="2020-05-25T12:00:00Z">
        <w:r w:rsidR="00AC0EB5">
          <w:t>WIBON</w:t>
        </w:r>
      </w:ins>
      <w:r>
        <w:t xml:space="preserve"> Uitlevering: Het totaal aan informatie dat kan worden geleverd bij een </w:t>
      </w:r>
      <w:del w:id="578" w:author="Paul Janssen" w:date="2020-05-25T12:00:00Z">
        <w:r w:rsidDel="00AC0EB5">
          <w:delText>WION</w:delText>
        </w:r>
      </w:del>
      <w:ins w:id="579"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11807B0C" w:rsidR="00BE4C6E" w:rsidRDefault="0071222E" w:rsidP="00BE4C6E">
      <w:r>
        <w:rPr>
          <w:noProof/>
        </w:rPr>
        <w:lastRenderedPageBreak/>
        <w:drawing>
          <wp:anchor distT="0" distB="0" distL="114300" distR="114300" simplePos="0" relativeHeight="251663872" behindDoc="0" locked="0" layoutInCell="1" allowOverlap="1" wp14:anchorId="3107B900" wp14:editId="150AEA9C">
            <wp:simplePos x="0" y="0"/>
            <wp:positionH relativeFrom="column">
              <wp:posOffset>-4445</wp:posOffset>
            </wp:positionH>
            <wp:positionV relativeFrom="paragraph">
              <wp:posOffset>-4445</wp:posOffset>
            </wp:positionV>
            <wp:extent cx="10316210" cy="8892540"/>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a. IMKL Levering Gebiedsinformatie.wm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316210"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77777777" w:rsidR="00BE4C6E" w:rsidRDefault="00BE4C6E" w:rsidP="00BE4C6E"/>
    <w:p w14:paraId="7AB1B860" w14:textId="77777777"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77777777" w:rsidR="00944C3E" w:rsidRDefault="00944C3E" w:rsidP="00BE4C6E"/>
    <w:p w14:paraId="3C040B11" w14:textId="77777777" w:rsidR="00944C3E" w:rsidRDefault="00944C3E" w:rsidP="00BE4C6E"/>
    <w:p w14:paraId="02296EE9" w14:textId="77777777" w:rsidR="00944C3E" w:rsidRDefault="00944C3E" w:rsidP="00BE4C6E"/>
    <w:p w14:paraId="0A908B0F" w14:textId="77777777" w:rsidR="00944C3E" w:rsidRDefault="00944C3E" w:rsidP="00BE4C6E"/>
    <w:p w14:paraId="66336A95" w14:textId="77777777" w:rsidR="00944C3E" w:rsidRDefault="00944C3E" w:rsidP="00BE4C6E"/>
    <w:p w14:paraId="5D8CC670" w14:textId="77777777" w:rsidR="00944C3E" w:rsidRDefault="00FE2B1B" w:rsidP="00BE4C6E">
      <w:r>
        <w:rPr>
          <w:noProof/>
        </w:rPr>
        <w:drawing>
          <wp:anchor distT="0" distB="0" distL="114300" distR="114300" simplePos="0" relativeHeight="251659776" behindDoc="0" locked="0" layoutInCell="1" allowOverlap="1" wp14:anchorId="47D9EC89" wp14:editId="0E542F98">
            <wp:simplePos x="0" y="0"/>
            <wp:positionH relativeFrom="column">
              <wp:posOffset>3500</wp:posOffset>
            </wp:positionH>
            <wp:positionV relativeFrom="paragraph">
              <wp:posOffset>-6129</wp:posOffset>
            </wp:positionV>
            <wp:extent cx="5760720" cy="5219065"/>
            <wp:effectExtent l="0" t="0" r="0" b="0"/>
            <wp:wrapTopAndBottom/>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b. IMKL2015 Belangenregistratie WION.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14:paraId="7CA58BF4" w14:textId="77777777"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proofErr w:type="spellStart"/>
      <w:r w:rsidR="009E31C9">
        <w:t>orientatieverzoek</w:t>
      </w:r>
      <w:proofErr w:type="spellEnd"/>
      <w:r w:rsidR="009E31C9">
        <w:t>.</w:t>
      </w:r>
    </w:p>
    <w:p w14:paraId="75F7049A" w14:textId="77777777" w:rsidR="004475AB" w:rsidRDefault="004475AB" w:rsidP="00BE4C6E"/>
    <w:p w14:paraId="2078769E" w14:textId="77777777" w:rsidR="00EE7BB1" w:rsidRDefault="003515CC">
      <w:pPr>
        <w:pStyle w:val="subparagraaftitel"/>
      </w:pPr>
      <w:bookmarkStart w:id="580" w:name="_Toc473473906"/>
      <w:bookmarkStart w:id="581" w:name="_Toc476914334"/>
      <w:bookmarkStart w:id="582" w:name="_Toc476916676"/>
      <w:bookmarkStart w:id="583" w:name="_Toc476917805"/>
      <w:bookmarkStart w:id="584" w:name="_Toc476917911"/>
      <w:bookmarkStart w:id="585" w:name="_Toc476917980"/>
      <w:bookmarkStart w:id="586" w:name="_Toc42590415"/>
      <w:bookmarkEnd w:id="580"/>
      <w:bookmarkEnd w:id="581"/>
      <w:bookmarkEnd w:id="582"/>
      <w:bookmarkEnd w:id="583"/>
      <w:bookmarkEnd w:id="584"/>
      <w:bookmarkEnd w:id="585"/>
      <w:r>
        <w:rPr>
          <w:noProof/>
        </w:rPr>
        <w:lastRenderedPageBreak/>
        <w:drawing>
          <wp:anchor distT="0" distB="0" distL="114300" distR="114300" simplePos="0" relativeHeight="251639296" behindDoc="0" locked="0" layoutInCell="1" allowOverlap="1" wp14:anchorId="4EB29C4E" wp14:editId="35233E1E">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7"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586"/>
    </w:p>
    <w:p w14:paraId="486B49D0" w14:textId="19854710"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77777777"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77777777"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lastRenderedPageBreak/>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392" behindDoc="0" locked="0" layoutInCell="1" allowOverlap="1" wp14:anchorId="2412E050" wp14:editId="0334279F">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8" r:link="rId59"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587" w:name="_Toc434874148"/>
      <w:bookmarkStart w:id="588" w:name="_Toc434874217"/>
      <w:bookmarkStart w:id="589" w:name="_Toc434874300"/>
      <w:bookmarkStart w:id="590" w:name="_Toc434874368"/>
      <w:bookmarkStart w:id="591" w:name="_Toc434874645"/>
      <w:bookmarkStart w:id="592" w:name="_Toc434933278"/>
      <w:bookmarkStart w:id="593" w:name="_Toc434940515"/>
      <w:bookmarkStart w:id="594" w:name="_Toc434941832"/>
      <w:bookmarkStart w:id="595" w:name="_Toc434943373"/>
      <w:bookmarkStart w:id="596" w:name="_Toc434943804"/>
      <w:bookmarkStart w:id="597" w:name="_Toc434956128"/>
      <w:bookmarkStart w:id="598" w:name="_Toc410654851"/>
      <w:bookmarkStart w:id="599" w:name="_Toc410654938"/>
      <w:bookmarkStart w:id="600" w:name="_Toc410655437"/>
      <w:bookmarkStart w:id="601" w:name="_Toc410656769"/>
      <w:bookmarkStart w:id="602" w:name="_Toc410900193"/>
      <w:bookmarkStart w:id="603" w:name="_Toc410900282"/>
      <w:bookmarkStart w:id="604" w:name="_Toc410654852"/>
      <w:bookmarkStart w:id="605" w:name="_Toc410654939"/>
      <w:bookmarkStart w:id="606" w:name="_Toc410655438"/>
      <w:bookmarkStart w:id="607" w:name="_Toc410656770"/>
      <w:bookmarkStart w:id="608" w:name="_Toc410900194"/>
      <w:bookmarkStart w:id="609" w:name="_Toc410900283"/>
      <w:bookmarkStart w:id="610" w:name="_Toc410654853"/>
      <w:bookmarkStart w:id="611" w:name="_Toc410654940"/>
      <w:bookmarkStart w:id="612" w:name="_Toc410655439"/>
      <w:bookmarkStart w:id="613" w:name="_Toc410656771"/>
      <w:bookmarkStart w:id="614" w:name="_Toc410900195"/>
      <w:bookmarkStart w:id="615" w:name="_Toc410900284"/>
      <w:bookmarkStart w:id="616" w:name="_Toc410654854"/>
      <w:bookmarkStart w:id="617" w:name="_Toc410654941"/>
      <w:bookmarkStart w:id="618" w:name="_Toc410655440"/>
      <w:bookmarkStart w:id="619" w:name="_Toc410656772"/>
      <w:bookmarkStart w:id="620" w:name="_Toc410900196"/>
      <w:bookmarkStart w:id="621" w:name="_Toc410900285"/>
      <w:bookmarkStart w:id="622" w:name="_Toc410654855"/>
      <w:bookmarkStart w:id="623" w:name="_Toc410654942"/>
      <w:bookmarkStart w:id="624" w:name="_Toc410655441"/>
      <w:bookmarkStart w:id="625" w:name="_Toc410656773"/>
      <w:bookmarkStart w:id="626" w:name="_Toc410900197"/>
      <w:bookmarkStart w:id="627" w:name="_Toc410900286"/>
      <w:bookmarkStart w:id="628" w:name="_Toc410654856"/>
      <w:bookmarkStart w:id="629" w:name="_Toc410654943"/>
      <w:bookmarkStart w:id="630" w:name="_Toc410655442"/>
      <w:bookmarkStart w:id="631" w:name="_Toc410656774"/>
      <w:bookmarkStart w:id="632" w:name="_Toc410900198"/>
      <w:bookmarkStart w:id="633" w:name="_Toc410900287"/>
      <w:bookmarkStart w:id="634" w:name="_Toc410654857"/>
      <w:bookmarkStart w:id="635" w:name="_Toc410654944"/>
      <w:bookmarkStart w:id="636" w:name="_Toc410655443"/>
      <w:bookmarkStart w:id="637" w:name="_Toc410656775"/>
      <w:bookmarkStart w:id="638" w:name="_Toc410900199"/>
      <w:bookmarkStart w:id="639" w:name="_Toc410900288"/>
      <w:bookmarkStart w:id="640" w:name="_Toc410654858"/>
      <w:bookmarkStart w:id="641" w:name="_Toc410654945"/>
      <w:bookmarkStart w:id="642" w:name="_Toc410655444"/>
      <w:bookmarkStart w:id="643" w:name="_Toc410656776"/>
      <w:bookmarkStart w:id="644" w:name="_Toc410900200"/>
      <w:bookmarkStart w:id="645" w:name="_Toc410900289"/>
      <w:bookmarkStart w:id="646" w:name="_Toc410654859"/>
      <w:bookmarkStart w:id="647" w:name="_Toc410654946"/>
      <w:bookmarkStart w:id="648" w:name="_Toc410655445"/>
      <w:bookmarkStart w:id="649" w:name="_Toc410656777"/>
      <w:bookmarkStart w:id="650" w:name="_Toc410900201"/>
      <w:bookmarkStart w:id="651" w:name="_Toc410900290"/>
      <w:bookmarkStart w:id="652" w:name="_Toc410654860"/>
      <w:bookmarkStart w:id="653" w:name="_Toc410654947"/>
      <w:bookmarkStart w:id="654" w:name="_Toc410655446"/>
      <w:bookmarkStart w:id="655" w:name="_Toc410656778"/>
      <w:bookmarkStart w:id="656" w:name="_Toc410900202"/>
      <w:bookmarkStart w:id="657" w:name="_Toc410900291"/>
      <w:bookmarkStart w:id="658" w:name="_Toc410654861"/>
      <w:bookmarkStart w:id="659" w:name="_Toc410654948"/>
      <w:bookmarkStart w:id="660" w:name="_Toc410655447"/>
      <w:bookmarkStart w:id="661" w:name="_Toc410656779"/>
      <w:bookmarkStart w:id="662" w:name="_Toc410900203"/>
      <w:bookmarkStart w:id="663" w:name="_Toc410900292"/>
      <w:bookmarkStart w:id="664" w:name="_Toc410654862"/>
      <w:bookmarkStart w:id="665" w:name="_Toc410654949"/>
      <w:bookmarkStart w:id="666" w:name="_Toc410655448"/>
      <w:bookmarkStart w:id="667" w:name="_Toc410656780"/>
      <w:bookmarkStart w:id="668" w:name="_Toc410900204"/>
      <w:bookmarkStart w:id="669" w:name="_Toc410900293"/>
      <w:bookmarkStart w:id="670" w:name="_Toc410654863"/>
      <w:bookmarkStart w:id="671" w:name="_Toc410654950"/>
      <w:bookmarkStart w:id="672" w:name="_Toc410655449"/>
      <w:bookmarkStart w:id="673" w:name="_Toc410656781"/>
      <w:bookmarkStart w:id="674" w:name="_Toc410900205"/>
      <w:bookmarkStart w:id="675" w:name="_Toc410900294"/>
      <w:bookmarkStart w:id="676" w:name="_Toc410654864"/>
      <w:bookmarkStart w:id="677" w:name="_Toc410654951"/>
      <w:bookmarkStart w:id="678" w:name="_Toc410655450"/>
      <w:bookmarkStart w:id="679" w:name="_Toc410656782"/>
      <w:bookmarkStart w:id="680" w:name="_Toc410900206"/>
      <w:bookmarkStart w:id="681" w:name="_Toc410900295"/>
      <w:bookmarkStart w:id="682" w:name="_Toc410654865"/>
      <w:bookmarkStart w:id="683" w:name="_Toc410654952"/>
      <w:bookmarkStart w:id="684" w:name="_Toc410655451"/>
      <w:bookmarkStart w:id="685" w:name="_Toc410656783"/>
      <w:bookmarkStart w:id="686" w:name="_Toc410900207"/>
      <w:bookmarkStart w:id="687" w:name="_Toc410900296"/>
      <w:bookmarkStart w:id="688" w:name="_Toc410654866"/>
      <w:bookmarkStart w:id="689" w:name="_Toc410654953"/>
      <w:bookmarkStart w:id="690" w:name="_Toc410655452"/>
      <w:bookmarkStart w:id="691" w:name="_Toc410656784"/>
      <w:bookmarkStart w:id="692" w:name="_Toc410900208"/>
      <w:bookmarkStart w:id="693" w:name="_Toc410900297"/>
      <w:bookmarkStart w:id="694" w:name="_Toc410654867"/>
      <w:bookmarkStart w:id="695" w:name="_Toc410654954"/>
      <w:bookmarkStart w:id="696" w:name="_Toc410655453"/>
      <w:bookmarkStart w:id="697" w:name="_Toc410656785"/>
      <w:bookmarkStart w:id="698" w:name="_Toc410900209"/>
      <w:bookmarkStart w:id="699" w:name="_Toc410900298"/>
      <w:bookmarkStart w:id="700" w:name="_Toc410654868"/>
      <w:bookmarkStart w:id="701" w:name="_Toc410654955"/>
      <w:bookmarkStart w:id="702" w:name="_Toc410655454"/>
      <w:bookmarkStart w:id="703" w:name="_Toc410656786"/>
      <w:bookmarkStart w:id="704" w:name="_Toc410900210"/>
      <w:bookmarkStart w:id="705" w:name="_Toc410900299"/>
      <w:bookmarkStart w:id="706" w:name="_Toc410654869"/>
      <w:bookmarkStart w:id="707" w:name="_Toc410654956"/>
      <w:bookmarkStart w:id="708" w:name="_Toc410655455"/>
      <w:bookmarkStart w:id="709" w:name="_Toc410656787"/>
      <w:bookmarkStart w:id="710" w:name="_Toc410900211"/>
      <w:bookmarkStart w:id="711" w:name="_Toc410900300"/>
      <w:bookmarkStart w:id="712" w:name="_Toc406679708"/>
      <w:bookmarkStart w:id="713" w:name="_Toc406684190"/>
      <w:bookmarkStart w:id="714" w:name="_Toc410654870"/>
      <w:bookmarkStart w:id="715" w:name="_Toc410654957"/>
      <w:bookmarkStart w:id="716" w:name="_Toc410655456"/>
      <w:bookmarkStart w:id="717" w:name="_Toc410656788"/>
      <w:bookmarkStart w:id="718" w:name="_Toc410900212"/>
      <w:bookmarkStart w:id="719" w:name="_Toc410900301"/>
      <w:bookmarkStart w:id="720" w:name="_Toc4259041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r>
        <w:t>Tijd representatie</w:t>
      </w:r>
      <w:r w:rsidR="00F9768C">
        <w:t xml:space="preserve"> en temporeel model.</w:t>
      </w:r>
      <w:bookmarkEnd w:id="720"/>
    </w:p>
    <w:p w14:paraId="6ABAD355" w14:textId="16C9AC01" w:rsidR="00F9768C" w:rsidRDefault="00793B0B" w:rsidP="00A26E72">
      <w:r>
        <w:t>IMKL</w:t>
      </w:r>
      <w:r w:rsidR="00613D81" w:rsidRPr="00613D81">
        <w:t xml:space="preserve"> hanteert de ISO 8601 norm voor het beschrijven van tijdsaspecten.</w:t>
      </w:r>
    </w:p>
    <w:p w14:paraId="1C4A6057" w14:textId="77777777" w:rsidR="00F9768C" w:rsidRDefault="00F9768C" w:rsidP="00F9768C">
      <w:r>
        <w:t>Binnen het informatiemodel IMKL 2015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w:t>
      </w:r>
      <w:r>
        <w:lastRenderedPageBreak/>
        <w:t xml:space="preserve">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B6AF535" w14:textId="77777777" w:rsidR="008A21E1" w:rsidRDefault="008A21E1" w:rsidP="00F9768C"/>
    <w:p w14:paraId="314DE2F3" w14:textId="77777777" w:rsidR="00F9768C" w:rsidRDefault="00F9768C" w:rsidP="00A26E72"/>
    <w:p w14:paraId="14083EF3" w14:textId="77777777" w:rsidR="00DC3A2E" w:rsidRDefault="00DC3A2E" w:rsidP="00F9768C"/>
    <w:p w14:paraId="1B63AC5F" w14:textId="77777777" w:rsidR="00DC3A2E" w:rsidRPr="00DC3A2E" w:rsidRDefault="00DC3A2E"/>
    <w:p w14:paraId="59D885E9" w14:textId="590A199C" w:rsidR="00DC3A2E" w:rsidRDefault="00BE4C6E" w:rsidP="000E3C4F">
      <w:pPr>
        <w:pStyle w:val="Paragraaftitel"/>
      </w:pPr>
      <w:bookmarkStart w:id="721" w:name="_Toc42590417"/>
      <w:r>
        <w:t>Andere</w:t>
      </w:r>
      <w:r w:rsidR="00DC3A2E">
        <w:t xml:space="preserve"> toepassingen van </w:t>
      </w:r>
      <w:r w:rsidR="00793B0B">
        <w:t>IMKL</w:t>
      </w:r>
      <w:r w:rsidR="00DC3A2E">
        <w:t>.</w:t>
      </w:r>
      <w:bookmarkEnd w:id="721"/>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22" w:author="Paul Janssen" w:date="2020-05-25T12:00:00Z">
        <w:r w:rsidR="00B62645" w:rsidRPr="000E3C4F" w:rsidDel="00AC0EB5">
          <w:delText>WION</w:delText>
        </w:r>
      </w:del>
      <w:ins w:id="723"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24"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25"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26" w:author="Paul Janssen" w:date="2020-05-25T12:20:00Z"/>
        </w:rPr>
      </w:pPr>
    </w:p>
    <w:p w14:paraId="773227ED" w14:textId="6FD6B85A" w:rsidR="00B62645" w:rsidDel="00076119" w:rsidRDefault="00B62645">
      <w:pPr>
        <w:spacing w:line="240" w:lineRule="atLeast"/>
        <w:rPr>
          <w:del w:id="727" w:author="Paul Janssen" w:date="2020-05-25T12:19:00Z"/>
        </w:rPr>
        <w:pPrChange w:id="728"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29" w:author="Paul Janssen" w:date="2020-05-25T12:19:00Z"/>
        </w:rPr>
      </w:pPr>
    </w:p>
    <w:p w14:paraId="66FA3D71" w14:textId="5E6F0CC7" w:rsidR="00B62645" w:rsidDel="00076119" w:rsidRDefault="00B62645" w:rsidP="000E3C4F">
      <w:pPr>
        <w:spacing w:line="240" w:lineRule="atLeast"/>
        <w:jc w:val="left"/>
        <w:rPr>
          <w:del w:id="730" w:author="Paul Janssen" w:date="2020-05-25T12:19:00Z"/>
        </w:rPr>
      </w:pPr>
    </w:p>
    <w:p w14:paraId="29140CCA" w14:textId="654A0A74" w:rsidR="00DC3A2E" w:rsidRPr="00DC3A2E" w:rsidDel="00076119" w:rsidRDefault="00DC3A2E">
      <w:pPr>
        <w:rPr>
          <w:del w:id="731" w:author="Paul Janssen" w:date="2020-05-25T12:19:00Z"/>
        </w:rPr>
      </w:pPr>
    </w:p>
    <w:p w14:paraId="013B7B13" w14:textId="647FEE03" w:rsidR="00DC3A2E" w:rsidRPr="00DC3A2E" w:rsidDel="00076119" w:rsidRDefault="00DC3A2E">
      <w:pPr>
        <w:rPr>
          <w:del w:id="732" w:author="Paul Janssen" w:date="2020-05-25T12:19:00Z"/>
        </w:rPr>
      </w:pPr>
    </w:p>
    <w:p w14:paraId="61ED4BA3" w14:textId="1ADADC2F" w:rsidR="00DC3A2E" w:rsidRPr="00DC3A2E" w:rsidDel="00076119" w:rsidRDefault="00DC3A2E">
      <w:pPr>
        <w:rPr>
          <w:del w:id="733" w:author="Paul Janssen" w:date="2020-05-25T12:19:00Z"/>
        </w:rPr>
      </w:pPr>
    </w:p>
    <w:p w14:paraId="677B8DD8" w14:textId="593DAA8C" w:rsidR="00DC3A2E" w:rsidDel="00076119" w:rsidRDefault="00DC3A2E" w:rsidP="00DC3A2E">
      <w:pPr>
        <w:rPr>
          <w:del w:id="734" w:author="Paul Janssen" w:date="2020-05-25T12:19:00Z"/>
        </w:rPr>
      </w:pPr>
    </w:p>
    <w:p w14:paraId="09FD96C7" w14:textId="2DC4B4E5" w:rsidR="00DC3A2E" w:rsidDel="00076119" w:rsidRDefault="00DC3A2E" w:rsidP="00DC3A2E">
      <w:pPr>
        <w:rPr>
          <w:del w:id="735" w:author="Paul Janssen" w:date="2020-05-25T12:19:00Z"/>
        </w:rPr>
      </w:pPr>
    </w:p>
    <w:p w14:paraId="608DF4B5" w14:textId="77777777" w:rsidR="00DC3A2E" w:rsidDel="00076119" w:rsidRDefault="00DC3A2E" w:rsidP="00DC3A2E">
      <w:pPr>
        <w:rPr>
          <w:del w:id="736" w:author="Paul Janssen" w:date="2020-05-25T12:19:00Z"/>
        </w:rPr>
      </w:pPr>
    </w:p>
    <w:p w14:paraId="40F1A83C" w14:textId="4C9448C0" w:rsidR="00D25D0C" w:rsidDel="00076119" w:rsidRDefault="00D25D0C">
      <w:pPr>
        <w:rPr>
          <w:del w:id="737"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38" w:author="Paul Janssen" w:date="2020-05-25T12:18:00Z"/>
        </w:rPr>
      </w:pPr>
      <w:bookmarkStart w:id="739" w:name="_Toc42590418"/>
      <w:del w:id="740" w:author="Paul Janssen" w:date="2020-05-25T12:18:00Z">
        <w:r w:rsidDel="00076119">
          <w:rPr>
            <w:b w:val="0"/>
            <w:noProof/>
          </w:rPr>
          <w:drawing>
            <wp:anchor distT="0" distB="0" distL="114300" distR="114300" simplePos="0" relativeHeight="251661824" behindDoc="0" locked="0" layoutInCell="1" allowOverlap="1" wp14:anchorId="02E0A7FA" wp14:editId="1CDADB7D">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739"/>
      </w:del>
    </w:p>
    <w:p w14:paraId="6C593DB0" w14:textId="62ED9A83" w:rsidR="00D43A14" w:rsidDel="00076119" w:rsidRDefault="00D43A14">
      <w:pPr>
        <w:rPr>
          <w:del w:id="741" w:author="Paul Janssen" w:date="2020-05-25T12:18:00Z"/>
        </w:rPr>
      </w:pPr>
    </w:p>
    <w:p w14:paraId="36A08C5D" w14:textId="504D7C7E" w:rsidR="00135F6C" w:rsidRPr="00135F6C" w:rsidDel="00076119" w:rsidRDefault="00135F6C" w:rsidP="00135F6C">
      <w:pPr>
        <w:rPr>
          <w:del w:id="742" w:author="Paul Janssen" w:date="2020-05-25T12:18:00Z"/>
        </w:rPr>
      </w:pPr>
    </w:p>
    <w:p w14:paraId="48359657" w14:textId="47ADBB06" w:rsidR="00CA2949" w:rsidDel="00076119" w:rsidRDefault="00CA2949" w:rsidP="00CA2949">
      <w:pPr>
        <w:rPr>
          <w:del w:id="743" w:author="Paul Janssen" w:date="2020-05-25T12:18:00Z"/>
        </w:rPr>
      </w:pPr>
    </w:p>
    <w:p w14:paraId="4AD5572E" w14:textId="6EECB96E" w:rsidR="00CA2949" w:rsidRPr="00CA2949" w:rsidDel="00076119" w:rsidRDefault="00CA2949" w:rsidP="00CA2949">
      <w:pPr>
        <w:rPr>
          <w:del w:id="744"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745" w:author="Paul Janssen" w:date="2020-05-25T12:18:00Z"/>
        </w:rPr>
      </w:pPr>
      <w:del w:id="746" w:author="Paul Janssen" w:date="2020-05-25T12:18:00Z">
        <w:r w:rsidDel="00076119">
          <w:delText xml:space="preserve">Toelichting op diagram: </w:delText>
        </w:r>
      </w:del>
    </w:p>
    <w:p w14:paraId="0AAE8E5D" w14:textId="13A25C93" w:rsidR="00F72D0E" w:rsidDel="00076119" w:rsidRDefault="00EA1048" w:rsidP="000E3C4F">
      <w:pPr>
        <w:rPr>
          <w:del w:id="747" w:author="Paul Janssen" w:date="2020-05-25T12:18:00Z"/>
        </w:rPr>
      </w:pPr>
      <w:del w:id="748"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749" w:author="Paul Janssen" w:date="2020-05-25T12:18:00Z"/>
        </w:rPr>
      </w:pPr>
    </w:p>
    <w:p w14:paraId="1DEA7938" w14:textId="45BA3017" w:rsidR="00F72D0E" w:rsidDel="00076119" w:rsidRDefault="00F72D0E" w:rsidP="000E3C4F">
      <w:pPr>
        <w:rPr>
          <w:del w:id="750" w:author="Paul Janssen" w:date="2020-05-25T12:18:00Z"/>
        </w:rPr>
      </w:pPr>
      <w:del w:id="751"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752" w:author="Paul Janssen" w:date="2020-05-25T12:00:00Z">
        <w:r w:rsidDel="00AC0EB5">
          <w:delText>WION</w:delText>
        </w:r>
      </w:del>
      <w:del w:id="753"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754" w:name="_Toc42590419"/>
      <w:r>
        <w:rPr>
          <w:noProof/>
        </w:rPr>
        <w:lastRenderedPageBreak/>
        <w:drawing>
          <wp:anchor distT="0" distB="0" distL="114300" distR="114300" simplePos="0" relativeHeight="251660800" behindDoc="0" locked="0" layoutInCell="1" allowOverlap="1" wp14:anchorId="24ABF3BF" wp14:editId="73B2BD60">
            <wp:simplePos x="0" y="0"/>
            <wp:positionH relativeFrom="column">
              <wp:posOffset>136525</wp:posOffset>
            </wp:positionH>
            <wp:positionV relativeFrom="paragraph">
              <wp:posOffset>337820</wp:posOffset>
            </wp:positionV>
            <wp:extent cx="13571855" cy="907224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571855" cy="907224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754"/>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755" w:author="Paul Janssen" w:date="2020-05-25T12:00:00Z">
        <w:r w:rsidRPr="003657E7" w:rsidDel="00AC0EB5">
          <w:delText>WION</w:delText>
        </w:r>
      </w:del>
      <w:ins w:id="756"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757" w:name="_Toc42590420"/>
      <w:r>
        <w:rPr>
          <w:noProof/>
        </w:rPr>
        <w:lastRenderedPageBreak/>
        <w:drawing>
          <wp:anchor distT="0" distB="0" distL="114300" distR="114300" simplePos="0" relativeHeight="251662848" behindDoc="0" locked="0" layoutInCell="1" allowOverlap="1" wp14:anchorId="2B1807A8" wp14:editId="53EA9491">
            <wp:simplePos x="0" y="0"/>
            <wp:positionH relativeFrom="column">
              <wp:posOffset>0</wp:posOffset>
            </wp:positionH>
            <wp:positionV relativeFrom="paragraph">
              <wp:posOffset>409575</wp:posOffset>
            </wp:positionV>
            <wp:extent cx="13258800" cy="917892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258800" cy="917892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758" w:name="_Toc473467893"/>
      <w:bookmarkStart w:id="759" w:name="_Toc473473913"/>
      <w:bookmarkStart w:id="760" w:name="_Toc476914341"/>
      <w:bookmarkStart w:id="761" w:name="_Toc476916683"/>
      <w:bookmarkStart w:id="762" w:name="_Toc476917812"/>
      <w:bookmarkStart w:id="763" w:name="_Toc476917918"/>
      <w:bookmarkStart w:id="764" w:name="_Toc476917987"/>
      <w:bookmarkStart w:id="765" w:name="_Toc473467894"/>
      <w:bookmarkStart w:id="766" w:name="_Toc473473914"/>
      <w:bookmarkStart w:id="767" w:name="_Toc476914342"/>
      <w:bookmarkStart w:id="768" w:name="_Toc476916684"/>
      <w:bookmarkStart w:id="769" w:name="_Toc476917813"/>
      <w:bookmarkStart w:id="770" w:name="_Toc476917919"/>
      <w:bookmarkStart w:id="771" w:name="_Toc476917988"/>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772" w:author="Paul Janssen" w:date="2020-05-25T12:24:00Z">
            <w:rPr/>
          </w:rPrChange>
        </w:rPr>
        <w:t xml:space="preserve">De waarden uit de </w:t>
      </w:r>
      <w:proofErr w:type="spellStart"/>
      <w:r w:rsidR="00673FC0" w:rsidRPr="00076119">
        <w:rPr>
          <w:highlight w:val="yellow"/>
          <w:rPrChange w:id="773" w:author="Paul Janssen" w:date="2020-05-25T12:24:00Z">
            <w:rPr/>
          </w:rPrChange>
        </w:rPr>
        <w:t>waardelijst</w:t>
      </w:r>
      <w:proofErr w:type="spellEnd"/>
      <w:r w:rsidR="00673FC0" w:rsidRPr="00076119">
        <w:rPr>
          <w:highlight w:val="yellow"/>
          <w:rPrChange w:id="774" w:author="Paul Janssen" w:date="2020-05-25T12:24:00Z">
            <w:rPr/>
          </w:rPrChange>
        </w:rPr>
        <w:t xml:space="preserve"> vinden hun definitie in dat gegevenswoordenboek.</w:t>
      </w:r>
      <w:r w:rsidR="00BF55BB" w:rsidRPr="00076119">
        <w:rPr>
          <w:highlight w:val="yellow"/>
          <w:rPrChange w:id="775" w:author="Paul Janssen" w:date="2020-05-25T12:24:00Z">
            <w:rPr/>
          </w:rPrChange>
        </w:rPr>
        <w:t xml:space="preserve"> Het GWSW is beschikbaar via </w:t>
      </w:r>
      <w:r w:rsidR="0069481B" w:rsidRPr="00076119">
        <w:rPr>
          <w:highlight w:val="yellow"/>
          <w:rPrChange w:id="776" w:author="Paul Janssen" w:date="2020-05-25T12:24:00Z">
            <w:rPr/>
          </w:rPrChange>
        </w:rPr>
        <w:fldChar w:fldCharType="begin"/>
      </w:r>
      <w:r w:rsidR="0069481B" w:rsidRPr="00076119">
        <w:rPr>
          <w:highlight w:val="yellow"/>
          <w:rPrChange w:id="777" w:author="Paul Janssen" w:date="2020-05-25T12:24:00Z">
            <w:rPr/>
          </w:rPrChange>
        </w:rPr>
        <w:instrText xml:space="preserve"> HYPERLINK "http://data.gwsw.nl" </w:instrText>
      </w:r>
      <w:r w:rsidR="0069481B" w:rsidRPr="00076119">
        <w:rPr>
          <w:highlight w:val="yellow"/>
          <w:rPrChange w:id="778" w:author="Paul Janssen" w:date="2020-05-25T12:24:00Z">
            <w:rPr>
              <w:rStyle w:val="Hyperlink"/>
            </w:rPr>
          </w:rPrChange>
        </w:rPr>
        <w:fldChar w:fldCharType="separate"/>
      </w:r>
      <w:r w:rsidR="00BF55BB" w:rsidRPr="00076119">
        <w:rPr>
          <w:rStyle w:val="Hyperlink"/>
          <w:highlight w:val="yellow"/>
          <w:rPrChange w:id="779" w:author="Paul Janssen" w:date="2020-05-25T12:24:00Z">
            <w:rPr>
              <w:rStyle w:val="Hyperlink"/>
            </w:rPr>
          </w:rPrChange>
        </w:rPr>
        <w:t>http://data.gwsw.nl</w:t>
      </w:r>
      <w:r w:rsidR="0069481B" w:rsidRPr="00076119">
        <w:rPr>
          <w:rStyle w:val="Hyperlink"/>
          <w:highlight w:val="yellow"/>
          <w:rPrChange w:id="780" w:author="Paul Janssen" w:date="2020-05-25T12:24:00Z">
            <w:rPr>
              <w:rStyle w:val="Hyperlink"/>
            </w:rPr>
          </w:rPrChange>
        </w:rPr>
        <w:fldChar w:fldCharType="end"/>
      </w:r>
      <w:r w:rsidR="00BF55BB" w:rsidRPr="00076119">
        <w:rPr>
          <w:highlight w:val="yellow"/>
          <w:rPrChange w:id="781" w:author="Paul Janssen" w:date="2020-05-25T12:24:00Z">
            <w:rPr/>
          </w:rPrChange>
        </w:rPr>
        <w:t xml:space="preserve"> (de volledige soortenboom in html) en als </w:t>
      </w:r>
      <w:proofErr w:type="spellStart"/>
      <w:r w:rsidR="00BF55BB" w:rsidRPr="00076119">
        <w:rPr>
          <w:highlight w:val="yellow"/>
          <w:rPrChange w:id="782" w:author="Paul Janssen" w:date="2020-05-25T12:24:00Z">
            <w:rPr/>
          </w:rPrChange>
        </w:rPr>
        <w:t>linked</w:t>
      </w:r>
      <w:proofErr w:type="spellEnd"/>
      <w:r w:rsidR="00BF55BB" w:rsidRPr="00076119">
        <w:rPr>
          <w:highlight w:val="yellow"/>
          <w:rPrChange w:id="783" w:author="Paul Janssen" w:date="2020-05-25T12:24:00Z">
            <w:rPr/>
          </w:rPrChange>
        </w:rPr>
        <w:t xml:space="preserve"> open data via </w:t>
      </w:r>
      <w:r w:rsidR="0069481B" w:rsidRPr="00076119">
        <w:rPr>
          <w:highlight w:val="yellow"/>
          <w:rPrChange w:id="784" w:author="Paul Janssen" w:date="2020-05-25T12:24:00Z">
            <w:rPr/>
          </w:rPrChange>
        </w:rPr>
        <w:fldChar w:fldCharType="begin"/>
      </w:r>
      <w:r w:rsidR="0069481B" w:rsidRPr="00076119">
        <w:rPr>
          <w:highlight w:val="yellow"/>
          <w:rPrChange w:id="785" w:author="Paul Janssen" w:date="2020-05-25T12:24:00Z">
            <w:rPr/>
          </w:rPrChange>
        </w:rPr>
        <w:instrText xml:space="preserve"> HYPERLINK "http://sparql.gwsw.nl" </w:instrText>
      </w:r>
      <w:r w:rsidR="0069481B" w:rsidRPr="00076119">
        <w:rPr>
          <w:highlight w:val="yellow"/>
          <w:rPrChange w:id="786" w:author="Paul Janssen" w:date="2020-05-25T12:24:00Z">
            <w:rPr>
              <w:rStyle w:val="Hyperlink"/>
            </w:rPr>
          </w:rPrChange>
        </w:rPr>
        <w:fldChar w:fldCharType="separate"/>
      </w:r>
      <w:r w:rsidR="00BF55BB" w:rsidRPr="00076119">
        <w:rPr>
          <w:rStyle w:val="Hyperlink"/>
          <w:highlight w:val="yellow"/>
          <w:rPrChange w:id="787" w:author="Paul Janssen" w:date="2020-05-25T12:24:00Z">
            <w:rPr>
              <w:rStyle w:val="Hyperlink"/>
            </w:rPr>
          </w:rPrChange>
        </w:rPr>
        <w:t>http://sparql.gwsw.nl</w:t>
      </w:r>
      <w:r w:rsidR="0069481B" w:rsidRPr="00076119">
        <w:rPr>
          <w:rStyle w:val="Hyperlink"/>
          <w:highlight w:val="yellow"/>
          <w:rPrChange w:id="788" w:author="Paul Janssen" w:date="2020-05-25T12:24:00Z">
            <w:rPr>
              <w:rStyle w:val="Hyperlink"/>
            </w:rPr>
          </w:rPrChange>
        </w:rPr>
        <w:fldChar w:fldCharType="end"/>
      </w:r>
      <w:r w:rsidR="00BF55BB" w:rsidRPr="00076119">
        <w:rPr>
          <w:highlight w:val="yellow"/>
          <w:rPrChange w:id="789" w:author="Paul Janssen" w:date="2020-05-25T12:24:00Z">
            <w:rPr/>
          </w:rPrChange>
        </w:rPr>
        <w:t xml:space="preserve"> (semantische server, te ontsluiten via SPARQL </w:t>
      </w:r>
      <w:proofErr w:type="spellStart"/>
      <w:r w:rsidR="00BF55BB" w:rsidRPr="00076119">
        <w:rPr>
          <w:highlight w:val="yellow"/>
          <w:rPrChange w:id="790" w:author="Paul Janssen" w:date="2020-05-25T12:24:00Z">
            <w:rPr/>
          </w:rPrChange>
        </w:rPr>
        <w:t>queries</w:t>
      </w:r>
      <w:proofErr w:type="spellEnd"/>
      <w:r w:rsidR="00BF55BB" w:rsidRPr="00076119">
        <w:rPr>
          <w:highlight w:val="yellow"/>
          <w:rPrChange w:id="791" w:author="Paul Janssen" w:date="2020-05-25T12:24:00Z">
            <w:rPr/>
          </w:rPrChange>
        </w:rPr>
        <w:t xml:space="preserve">). Elke term, definitie en attribuut is te direct bekijken via </w:t>
      </w:r>
      <w:r w:rsidR="0069481B" w:rsidRPr="00076119">
        <w:rPr>
          <w:highlight w:val="yellow"/>
          <w:rPrChange w:id="792" w:author="Paul Janssen" w:date="2020-05-25T12:24:00Z">
            <w:rPr/>
          </w:rPrChange>
        </w:rPr>
        <w:fldChar w:fldCharType="begin"/>
      </w:r>
      <w:r w:rsidR="0069481B" w:rsidRPr="00076119">
        <w:rPr>
          <w:highlight w:val="yellow"/>
          <w:rPrChange w:id="793" w:author="Paul Janssen" w:date="2020-05-25T12:24:00Z">
            <w:rPr/>
          </w:rPrChange>
        </w:rPr>
        <w:instrText xml:space="preserve"> HYPERLINK "http://data.gwsw.nl/%7bterm%7d" </w:instrText>
      </w:r>
      <w:r w:rsidR="0069481B" w:rsidRPr="00076119">
        <w:rPr>
          <w:highlight w:val="yellow"/>
          <w:rPrChange w:id="794" w:author="Paul Janssen" w:date="2020-05-25T12:24:00Z">
            <w:rPr>
              <w:rStyle w:val="Hyperlink"/>
              <w:i/>
              <w:iCs/>
            </w:rPr>
          </w:rPrChange>
        </w:rPr>
        <w:fldChar w:fldCharType="separate"/>
      </w:r>
      <w:r w:rsidR="00BF55BB" w:rsidRPr="00076119">
        <w:rPr>
          <w:rStyle w:val="Hyperlink"/>
          <w:highlight w:val="yellow"/>
          <w:rPrChange w:id="795" w:author="Paul Janssen" w:date="2020-05-25T12:24:00Z">
            <w:rPr>
              <w:rStyle w:val="Hyperlink"/>
            </w:rPr>
          </w:rPrChange>
        </w:rPr>
        <w:t>http://data.gwsw.nl/</w:t>
      </w:r>
      <w:r w:rsidR="00BF55BB" w:rsidRPr="00076119">
        <w:rPr>
          <w:rStyle w:val="Hyperlink"/>
          <w:i/>
          <w:iCs/>
          <w:highlight w:val="yellow"/>
          <w:rPrChange w:id="796" w:author="Paul Janssen" w:date="2020-05-25T12:24:00Z">
            <w:rPr>
              <w:rStyle w:val="Hyperlink"/>
              <w:i/>
              <w:iCs/>
            </w:rPr>
          </w:rPrChange>
        </w:rPr>
        <w:t>{term}</w:t>
      </w:r>
      <w:r w:rsidR="0069481B" w:rsidRPr="00076119">
        <w:rPr>
          <w:rStyle w:val="Hyperlink"/>
          <w:i/>
          <w:iCs/>
          <w:highlight w:val="yellow"/>
          <w:rPrChange w:id="797" w:author="Paul Janssen" w:date="2020-05-25T12:24:00Z">
            <w:rPr>
              <w:rStyle w:val="Hyperlink"/>
              <w:i/>
              <w:iCs/>
            </w:rPr>
          </w:rPrChange>
        </w:rPr>
        <w:fldChar w:fldCharType="end"/>
      </w:r>
      <w:r w:rsidR="00BF55BB" w:rsidRPr="00076119">
        <w:rPr>
          <w:highlight w:val="yellow"/>
          <w:rPrChange w:id="798" w:author="Paul Janssen" w:date="2020-05-25T12:24:00Z">
            <w:rPr/>
          </w:rPrChange>
        </w:rPr>
        <w:t xml:space="preserve">, bijvoorbeeld </w:t>
      </w:r>
      <w:r w:rsidR="0069481B" w:rsidRPr="00076119">
        <w:rPr>
          <w:highlight w:val="yellow"/>
          <w:rPrChange w:id="799" w:author="Paul Janssen" w:date="2020-05-25T12:24:00Z">
            <w:rPr/>
          </w:rPrChange>
        </w:rPr>
        <w:fldChar w:fldCharType="begin"/>
      </w:r>
      <w:r w:rsidR="0069481B" w:rsidRPr="00076119">
        <w:rPr>
          <w:highlight w:val="yellow"/>
          <w:rPrChange w:id="800" w:author="Paul Janssen" w:date="2020-05-25T12:24:00Z">
            <w:rPr/>
          </w:rPrChange>
        </w:rPr>
        <w:instrText xml:space="preserve"> HYPERLINK "http://data.gwsw.nl/vrijvervalrioolleiding" </w:instrText>
      </w:r>
      <w:r w:rsidR="0069481B" w:rsidRPr="00076119">
        <w:rPr>
          <w:highlight w:val="yellow"/>
          <w:rPrChange w:id="801" w:author="Paul Janssen" w:date="2020-05-25T12:24:00Z">
            <w:rPr>
              <w:rStyle w:val="Hyperlink"/>
            </w:rPr>
          </w:rPrChange>
        </w:rPr>
        <w:fldChar w:fldCharType="separate"/>
      </w:r>
      <w:r w:rsidR="00BF55BB" w:rsidRPr="00076119">
        <w:rPr>
          <w:rStyle w:val="Hyperlink"/>
          <w:highlight w:val="yellow"/>
          <w:rPrChange w:id="802" w:author="Paul Janssen" w:date="2020-05-25T12:24:00Z">
            <w:rPr>
              <w:rStyle w:val="Hyperlink"/>
            </w:rPr>
          </w:rPrChange>
        </w:rPr>
        <w:t>http://data.gwsw.nl/vrijvervalrioolleiding</w:t>
      </w:r>
      <w:r w:rsidR="0069481B" w:rsidRPr="00076119">
        <w:rPr>
          <w:rStyle w:val="Hyperlink"/>
          <w:highlight w:val="yellow"/>
          <w:rPrChange w:id="803" w:author="Paul Janssen" w:date="2020-05-25T12:24:00Z">
            <w:rPr>
              <w:rStyle w:val="Hyperlink"/>
            </w:rPr>
          </w:rPrChange>
        </w:rPr>
        <w:fldChar w:fldCharType="end"/>
      </w:r>
      <w:r w:rsidR="00BF55BB" w:rsidRPr="00076119">
        <w:rPr>
          <w:highlight w:val="yellow"/>
          <w:rPrChange w:id="804"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805" w:name="_Toc42590421"/>
      <w:r>
        <w:t>Object</w:t>
      </w:r>
      <w:r w:rsidR="00A26E72">
        <w:t>catalogus</w:t>
      </w:r>
      <w:r w:rsidR="00283BD6">
        <w:t>.</w:t>
      </w:r>
      <w:bookmarkEnd w:id="805"/>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806"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7777777" w:rsidR="00FE2DB2" w:rsidRPr="00211078" w:rsidRDefault="00FE2DB2" w:rsidP="00FE2DB2">
            <w:pPr>
              <w:jc w:val="left"/>
            </w:pPr>
            <w:r w:rsidRPr="00211078">
              <w:t>IMKL versie 1.2</w:t>
            </w:r>
            <w:r w:rsidR="002F31D1">
              <w:t>.1</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77777777"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806"/>
      <w:r>
        <w:t>:</w:t>
      </w:r>
      <w:r w:rsidR="00573FDF">
        <w:t xml:space="preserve"> </w:t>
      </w:r>
      <w:bookmarkStart w:id="807" w:name="_Toc406679648"/>
      <w:bookmarkEnd w:id="807"/>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14:paraId="6349C0E5" w14:textId="77777777"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3D534C" w:rsidRPr="00A25D4D" w:rsidRDefault="003D534C" w:rsidP="00B24519">
            <w:proofErr w:type="spellStart"/>
            <w:r w:rsidRPr="00A25D4D">
              <w:lastRenderedPageBreak/>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3D534C" w:rsidRPr="00A25D4D" w:rsidRDefault="003D534C" w:rsidP="00B24519">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3D534C" w:rsidRPr="00A25D4D" w:rsidRDefault="003D534C" w:rsidP="00B24519">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3D534C" w:rsidRPr="00A25D4D" w:rsidRDefault="003D534C" w:rsidP="00B24519">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3D534C" w:rsidRPr="00A25D4D" w:rsidRDefault="003D534C" w:rsidP="00B24519">
            <w:r w:rsidRPr="00A25D4D">
              <w:t>«</w:t>
            </w:r>
            <w:proofErr w:type="spellStart"/>
            <w:r w:rsidRPr="00A25D4D">
              <w:t>union</w:t>
            </w:r>
            <w:proofErr w:type="spellEnd"/>
            <w:r w:rsidRPr="00A25D4D">
              <w:t>»</w:t>
            </w:r>
          </w:p>
        </w:tc>
      </w:tr>
      <w:tr w:rsidR="003D534C"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3D534C" w:rsidRPr="00A25D4D" w:rsidRDefault="003D534C" w:rsidP="00B24519">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3D534C" w:rsidRPr="00A25D4D" w:rsidRDefault="003D534C" w:rsidP="00B24519">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3D534C" w:rsidRPr="00A25D4D" w:rsidRDefault="003D534C" w:rsidP="00B24519">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3D534C" w:rsidRPr="00A25D4D" w:rsidRDefault="003D534C" w:rsidP="00B24519">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3D534C" w:rsidRPr="00A25D4D" w:rsidRDefault="003D534C" w:rsidP="00B24519">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3D534C" w:rsidRPr="00A25D4D" w:rsidRDefault="003D534C" w:rsidP="00B24519">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3D534C" w:rsidRPr="00A25D4D" w:rsidRDefault="003D534C" w:rsidP="00B24519">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3D534C" w:rsidRPr="00A25D4D" w:rsidRDefault="003D534C" w:rsidP="00B24519">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3D534C" w:rsidRPr="00A25D4D" w:rsidRDefault="003D534C" w:rsidP="00B24519">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3D534C" w:rsidRPr="00A25D4D" w:rsidRDefault="003D534C" w:rsidP="00B24519">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3D534C" w:rsidRPr="00A25D4D" w:rsidRDefault="003D534C" w:rsidP="00B24519">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3D534C" w:rsidRPr="00A25D4D" w:rsidRDefault="003D534C" w:rsidP="00B24519">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3D534C" w:rsidRPr="00A25D4D" w:rsidRDefault="003D534C" w:rsidP="00B24519">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3D534C" w:rsidRPr="00A25D4D" w:rsidRDefault="003D534C" w:rsidP="00B24519">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3D534C" w:rsidRPr="00A25D4D" w:rsidRDefault="003D534C" w:rsidP="00B24519">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3D534C" w:rsidRPr="00A25D4D" w:rsidRDefault="003D534C" w:rsidP="00B24519">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3D534C" w:rsidRPr="00A25D4D" w:rsidRDefault="003D534C" w:rsidP="00B24519">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3D534C" w:rsidRPr="00A25D4D" w:rsidRDefault="003D534C" w:rsidP="00B24519">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3D534C" w:rsidRPr="00A25D4D" w:rsidRDefault="003D534C" w:rsidP="00B24519">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3D534C" w:rsidRPr="00A25D4D" w:rsidRDefault="003D534C" w:rsidP="00B24519">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3D534C" w:rsidRPr="00A25D4D" w:rsidRDefault="003D534C" w:rsidP="00B24519">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3D534C" w:rsidRPr="00A25D4D" w:rsidRDefault="003D534C" w:rsidP="00B24519">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3D534C" w:rsidRPr="00A25D4D" w:rsidRDefault="003D534C" w:rsidP="00B24519">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3D534C" w:rsidRPr="00A25D4D" w:rsidRDefault="003D534C" w:rsidP="00B24519">
            <w:proofErr w:type="spellStart"/>
            <w:r w:rsidRPr="00A25D4D">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3D534C" w:rsidRPr="00A25D4D" w:rsidRDefault="003D534C" w:rsidP="00B24519">
            <w:proofErr w:type="spellStart"/>
            <w:r w:rsidRPr="00A25D4D">
              <w:lastRenderedPageBreak/>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3D534C" w:rsidRPr="00A25D4D" w:rsidRDefault="003D534C" w:rsidP="00B24519">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3D534C" w:rsidRPr="00A25D4D" w:rsidRDefault="003D534C" w:rsidP="00B24519">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3D534C" w:rsidRPr="00A25D4D" w:rsidRDefault="003D534C" w:rsidP="00B24519">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3D534C" w:rsidRPr="00A25D4D" w:rsidRDefault="003D534C" w:rsidP="00B24519">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3D534C" w:rsidRPr="00A25D4D" w:rsidRDefault="003D534C" w:rsidP="00B24519">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3D534C" w:rsidRPr="00A25D4D" w:rsidRDefault="003D534C" w:rsidP="00B24519">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3D534C" w:rsidRPr="00A25D4D" w:rsidRDefault="003D534C" w:rsidP="00B24519">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3D534C" w:rsidRPr="00A25D4D" w:rsidRDefault="003D534C" w:rsidP="00B24519">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3D534C" w:rsidRPr="00A25D4D" w:rsidRDefault="003D534C" w:rsidP="00B24519">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3D534C" w:rsidRPr="00A25D4D" w:rsidRDefault="003D534C" w:rsidP="00B24519">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3D534C" w:rsidRPr="00A25D4D" w:rsidRDefault="003D534C" w:rsidP="00B24519">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3D534C" w:rsidRPr="00A25D4D" w:rsidRDefault="003D534C" w:rsidP="00B24519">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3D534C" w:rsidRPr="00A25D4D" w:rsidRDefault="003D534C" w:rsidP="00B24519">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3D534C" w:rsidRPr="00A25D4D" w:rsidRDefault="003D534C" w:rsidP="00B24519">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3D534C" w:rsidRPr="00A25D4D" w:rsidRDefault="003D534C" w:rsidP="00B24519">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3D534C" w:rsidRPr="00A25D4D" w:rsidRDefault="003D534C" w:rsidP="00B24519">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3D534C" w:rsidRPr="00A25D4D" w:rsidRDefault="003D534C" w:rsidP="00B24519">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3D534C" w:rsidRPr="00A25D4D" w:rsidRDefault="003D534C" w:rsidP="00B24519">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3D534C" w:rsidRPr="00A25D4D" w:rsidRDefault="003D534C" w:rsidP="00B24519">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3D534C" w:rsidRPr="00A25D4D" w:rsidRDefault="003D534C" w:rsidP="00B24519">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808" w:name="_Toc42590422"/>
      <w:r>
        <w:t>Geografische objecten</w:t>
      </w:r>
      <w:r w:rsidR="00283BD6">
        <w:t>.</w:t>
      </w:r>
      <w:bookmarkEnd w:id="808"/>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809" w:name="_Toc42590423"/>
      <w:r w:rsidRPr="00ED33F0">
        <w:t>Data typen</w:t>
      </w:r>
      <w:r w:rsidR="00283BD6">
        <w:t>.</w:t>
      </w:r>
      <w:bookmarkEnd w:id="809"/>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810" w:name="_Toc42590424"/>
      <w:r>
        <w:t>Waardelijsten</w:t>
      </w:r>
      <w:r w:rsidR="00283BD6">
        <w:t>.</w:t>
      </w:r>
      <w:bookmarkEnd w:id="810"/>
    </w:p>
    <w:p w14:paraId="58C36435" w14:textId="226E6638"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- 1.</w:t>
      </w:r>
      <w:r w:rsidR="005D68B2" w:rsidRPr="00B76BD4">
        <w:t>2</w:t>
      </w:r>
      <w:r w:rsidR="002F31D1">
        <w:t>.1</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811" w:name="_Toc42590425"/>
      <w:r w:rsidRPr="00ED33F0">
        <w:t>Ge</w:t>
      </w:r>
      <w:r>
        <w:t>ï</w:t>
      </w:r>
      <w:r w:rsidRPr="00ED33F0">
        <w:t>mporteerde typen (informatief)</w:t>
      </w:r>
      <w:r w:rsidR="00283BD6">
        <w:t>.</w:t>
      </w:r>
      <w:bookmarkEnd w:id="811"/>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812" w:name="_Toc42590426"/>
      <w:r>
        <w:t>Referentie</w:t>
      </w:r>
      <w:r w:rsidR="00576E1A">
        <w:t>systemen</w:t>
      </w:r>
      <w:bookmarkEnd w:id="812"/>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813" w:name="_Toc42590427"/>
      <w:r>
        <w:t>Ruimtelijk</w:t>
      </w:r>
      <w:r w:rsidR="006B2CE6">
        <w:t xml:space="preserve"> referentiesysteem</w:t>
      </w:r>
      <w:r w:rsidR="00283BD6">
        <w:t>.</w:t>
      </w:r>
      <w:bookmarkEnd w:id="813"/>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814" w:author="Paul Janssen" w:date="2020-06-08T18:04:00Z">
            <w:rPr/>
          </w:rPrChange>
        </w:rPr>
      </w:pPr>
      <w:r w:rsidRPr="00391601">
        <w:rPr>
          <w:highlight w:val="yellow"/>
          <w:rPrChange w:id="815" w:author="Paul Janssen" w:date="2020-06-08T18:04:00Z">
            <w:rPr/>
          </w:rPrChange>
        </w:rPr>
        <w:t>Met de toename van internationale data uitwisseling is er behoefte aan internationaal bruikbare referentiesystemen.</w:t>
      </w:r>
      <w:r w:rsidR="00B250DA" w:rsidRPr="00391601">
        <w:rPr>
          <w:highlight w:val="yellow"/>
          <w:rPrChange w:id="816" w:author="Paul Janssen" w:date="2020-06-08T18:04:00Z">
            <w:rPr/>
          </w:rPrChange>
        </w:rPr>
        <w:t xml:space="preserve"> </w:t>
      </w:r>
      <w:r w:rsidRPr="00391601">
        <w:rPr>
          <w:highlight w:val="yellow"/>
          <w:rPrChange w:id="817"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818" w:author="Paul Janssen" w:date="2020-06-08T18:04:00Z">
            <w:rPr/>
          </w:rPrChange>
        </w:rPr>
        <w:t xml:space="preserve">Voor conversie van RD naar ETRS89 zijn er </w:t>
      </w:r>
      <w:r w:rsidR="002C4D6C" w:rsidRPr="00391601">
        <w:rPr>
          <w:highlight w:val="yellow"/>
          <w:rPrChange w:id="819" w:author="Paul Janssen" w:date="2020-06-08T18:04:00Z">
            <w:rPr/>
          </w:rPrChange>
        </w:rPr>
        <w:t xml:space="preserve">in </w:t>
      </w:r>
      <w:r w:rsidRPr="00391601">
        <w:rPr>
          <w:highlight w:val="yellow"/>
          <w:rPrChange w:id="820" w:author="Paul Janssen" w:date="2020-06-08T18:04:00Z">
            <w:rPr/>
          </w:rPrChange>
        </w:rPr>
        <w:t xml:space="preserve">2000 officiële conversieregels bepaald. </w:t>
      </w:r>
      <w:r w:rsidR="00091499" w:rsidRPr="00391601">
        <w:rPr>
          <w:highlight w:val="yellow"/>
          <w:rPrChange w:id="821" w:author="Paul Janssen" w:date="2020-06-08T18:04:00Z">
            <w:rPr/>
          </w:rPrChange>
        </w:rPr>
        <w:t xml:space="preserve">Kanttekening </w:t>
      </w:r>
      <w:r w:rsidRPr="00391601">
        <w:rPr>
          <w:highlight w:val="yellow"/>
          <w:rPrChange w:id="822" w:author="Paul Janssen" w:date="2020-06-08T18:04:00Z">
            <w:rPr/>
          </w:rPrChange>
        </w:rPr>
        <w:t xml:space="preserve">hierbij </w:t>
      </w:r>
      <w:r w:rsidR="00804A6D" w:rsidRPr="00391601">
        <w:rPr>
          <w:highlight w:val="yellow"/>
          <w:rPrChange w:id="823" w:author="Paul Janssen" w:date="2020-06-08T18:04:00Z">
            <w:rPr/>
          </w:rPrChange>
        </w:rPr>
        <w:t xml:space="preserve"> </w:t>
      </w:r>
      <w:r w:rsidR="00091499" w:rsidRPr="00391601">
        <w:rPr>
          <w:highlight w:val="yellow"/>
          <w:rPrChange w:id="824" w:author="Paul Janssen" w:date="2020-06-08T18:04:00Z">
            <w:rPr/>
          </w:rPrChange>
        </w:rPr>
        <w:t xml:space="preserve">is </w:t>
      </w:r>
      <w:r w:rsidRPr="00391601">
        <w:rPr>
          <w:highlight w:val="yellow"/>
          <w:rPrChange w:id="825" w:author="Paul Janssen" w:date="2020-06-08T18:04:00Z">
            <w:rPr/>
          </w:rPrChange>
        </w:rPr>
        <w:t xml:space="preserve">wel </w:t>
      </w:r>
      <w:r w:rsidR="00091499" w:rsidRPr="00391601">
        <w:rPr>
          <w:highlight w:val="yellow"/>
          <w:rPrChange w:id="826" w:author="Paul Janssen" w:date="2020-06-08T18:04:00Z">
            <w:rPr/>
          </w:rPrChange>
        </w:rPr>
        <w:t xml:space="preserve">dat de implementatie van </w:t>
      </w:r>
      <w:r w:rsidR="002C4D6C" w:rsidRPr="00391601">
        <w:rPr>
          <w:highlight w:val="yellow"/>
          <w:rPrChange w:id="827" w:author="Paul Janssen" w:date="2020-06-08T18:04:00Z">
            <w:rPr/>
          </w:rPrChange>
        </w:rPr>
        <w:t>deze</w:t>
      </w:r>
      <w:r w:rsidR="00804A6D" w:rsidRPr="00391601">
        <w:rPr>
          <w:highlight w:val="yellow"/>
          <w:rPrChange w:id="828" w:author="Paul Janssen" w:date="2020-06-08T18:04:00Z">
            <w:rPr/>
          </w:rPrChange>
        </w:rPr>
        <w:t xml:space="preserve"> </w:t>
      </w:r>
      <w:r w:rsidR="00091499" w:rsidRPr="00391601">
        <w:rPr>
          <w:highlight w:val="yellow"/>
          <w:rPrChange w:id="829" w:author="Paul Janssen" w:date="2020-06-08T18:04:00Z">
            <w:rPr/>
          </w:rPrChange>
        </w:rPr>
        <w:t>conversieregels in de praktijk significante afwijkingen of verschillen geeft. Er wordt daarom</w:t>
      </w:r>
      <w:r w:rsidR="00AE3F47" w:rsidRPr="00391601">
        <w:rPr>
          <w:highlight w:val="yellow"/>
          <w:rPrChange w:id="830" w:author="Paul Janssen" w:date="2020-06-08T18:04:00Z">
            <w:rPr/>
          </w:rPrChange>
        </w:rPr>
        <w:t xml:space="preserve"> op nationaal niveau </w:t>
      </w:r>
      <w:r w:rsidR="00091499" w:rsidRPr="00391601">
        <w:rPr>
          <w:highlight w:val="yellow"/>
          <w:rPrChange w:id="831" w:author="Paul Janssen" w:date="2020-06-08T18:04:00Z">
            <w:rPr/>
          </w:rPrChange>
        </w:rPr>
        <w:t xml:space="preserve">onderzocht of het niet beter is om ETRS89 als standaard voor de opslag van </w:t>
      </w:r>
      <w:proofErr w:type="spellStart"/>
      <w:r w:rsidR="00091499" w:rsidRPr="00391601">
        <w:rPr>
          <w:highlight w:val="yellow"/>
          <w:rPrChange w:id="832" w:author="Paul Janssen" w:date="2020-06-08T18:04:00Z">
            <w:rPr/>
          </w:rPrChange>
        </w:rPr>
        <w:t>geo</w:t>
      </w:r>
      <w:proofErr w:type="spellEnd"/>
      <w:r w:rsidR="00091499" w:rsidRPr="00391601">
        <w:rPr>
          <w:highlight w:val="yellow"/>
          <w:rPrChange w:id="833" w:author="Paul Janssen" w:date="2020-06-08T18:04:00Z">
            <w:rPr/>
          </w:rPrChange>
        </w:rPr>
        <w:t>-informatie in te voeren en indien nodig of gewenst naar RD te converteren.</w:t>
      </w:r>
      <w:r w:rsidR="00B250DA" w:rsidRPr="00391601">
        <w:rPr>
          <w:highlight w:val="yellow"/>
          <w:rPrChange w:id="834" w:author="Paul Janssen" w:date="2020-06-08T18:04:00Z">
            <w:rPr/>
          </w:rPrChange>
        </w:rPr>
        <w:t xml:space="preserve"> </w:t>
      </w:r>
      <w:r w:rsidR="00804A6D" w:rsidRPr="00391601">
        <w:rPr>
          <w:highlight w:val="yellow"/>
          <w:rPrChange w:id="835" w:author="Paul Janssen" w:date="2020-06-08T18:04:00Z">
            <w:rPr/>
          </w:rPrChange>
        </w:rPr>
        <w:t xml:space="preserve">Omdat resultaten </w:t>
      </w:r>
      <w:r w:rsidR="00AE3F47" w:rsidRPr="00391601">
        <w:rPr>
          <w:highlight w:val="yellow"/>
          <w:rPrChange w:id="836" w:author="Paul Janssen" w:date="2020-06-08T18:04:00Z">
            <w:rPr/>
          </w:rPrChange>
        </w:rPr>
        <w:t>van dit onderzoek nog niet bekend zijn is voor deze utiliteitsnet</w:t>
      </w:r>
      <w:r w:rsidR="00C469EF" w:rsidRPr="00391601">
        <w:rPr>
          <w:highlight w:val="yellow"/>
          <w:rPrChange w:id="837" w:author="Paul Janssen" w:date="2020-06-08T18:04:00Z">
            <w:rPr/>
          </w:rPrChange>
        </w:rPr>
        <w:t>-data</w:t>
      </w:r>
      <w:r w:rsidR="00AE3F47" w:rsidRPr="00391601">
        <w:rPr>
          <w:highlight w:val="yellow"/>
          <w:rPrChange w:id="838" w:author="Paul Janssen" w:date="2020-06-08T18:04:00Z">
            <w:rPr/>
          </w:rPrChange>
        </w:rPr>
        <w:t xml:space="preserve">specificatie gekozen voor RD en daarmee voor </w:t>
      </w:r>
      <w:r w:rsidR="00804A6D" w:rsidRPr="00391601">
        <w:rPr>
          <w:highlight w:val="yellow"/>
          <w:rPrChange w:id="839" w:author="Paul Janssen" w:date="2020-06-08T18:04:00Z">
            <w:rPr/>
          </w:rPrChange>
        </w:rPr>
        <w:t xml:space="preserve">aansluiting bij de huidige </w:t>
      </w:r>
      <w:r w:rsidR="00AE3F47" w:rsidRPr="00391601">
        <w:rPr>
          <w:highlight w:val="yellow"/>
          <w:rPrChange w:id="840" w:author="Paul Janssen" w:date="2020-06-08T18:04:00Z">
            <w:rPr/>
          </w:rPrChange>
        </w:rPr>
        <w:t>praktijk van de</w:t>
      </w:r>
      <w:r w:rsidR="00804A6D" w:rsidRPr="00391601">
        <w:rPr>
          <w:highlight w:val="yellow"/>
          <w:rPrChange w:id="841" w:author="Paul Janssen" w:date="2020-06-08T18:04:00Z">
            <w:rPr/>
          </w:rPrChange>
        </w:rPr>
        <w:t xml:space="preserve"> </w:t>
      </w:r>
      <w:r w:rsidR="00B250DA" w:rsidRPr="00391601">
        <w:rPr>
          <w:highlight w:val="yellow"/>
          <w:rPrChange w:id="842" w:author="Paul Janssen" w:date="2020-06-08T18:04:00Z">
            <w:rPr/>
          </w:rPrChange>
        </w:rPr>
        <w:t xml:space="preserve">Nederlandse </w:t>
      </w:r>
      <w:proofErr w:type="spellStart"/>
      <w:r w:rsidR="00E17D83" w:rsidRPr="00391601">
        <w:rPr>
          <w:highlight w:val="yellow"/>
          <w:rPrChange w:id="843" w:author="Paul Janssen" w:date="2020-06-08T18:04:00Z">
            <w:rPr/>
          </w:rPrChange>
        </w:rPr>
        <w:t>geo</w:t>
      </w:r>
      <w:proofErr w:type="spellEnd"/>
      <w:r w:rsidR="00E17D83" w:rsidRPr="00391601">
        <w:rPr>
          <w:highlight w:val="yellow"/>
          <w:rPrChange w:id="844" w:author="Paul Janssen" w:date="2020-06-08T18:04:00Z">
            <w:rPr/>
          </w:rPrChange>
        </w:rPr>
        <w:t>-</w:t>
      </w:r>
      <w:r w:rsidR="00B250DA" w:rsidRPr="00391601">
        <w:rPr>
          <w:highlight w:val="yellow"/>
          <w:rPrChange w:id="845" w:author="Paul Janssen" w:date="2020-06-08T18:04:00Z">
            <w:rPr/>
          </w:rPrChange>
        </w:rPr>
        <w:t>informatie infrastructuur</w:t>
      </w:r>
      <w:r w:rsidR="00AE3F47" w:rsidRPr="00391601">
        <w:rPr>
          <w:highlight w:val="yellow"/>
          <w:rPrChange w:id="846"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847" w:name="_Toc42590428"/>
      <w:r>
        <w:t>Levering</w:t>
      </w:r>
      <w:bookmarkEnd w:id="847"/>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848" w:name="_Toc42590429"/>
      <w:r>
        <w:t>Leveringsmedium</w:t>
      </w:r>
      <w:r w:rsidR="006C0D48">
        <w:t>.</w:t>
      </w:r>
      <w:bookmarkEnd w:id="848"/>
    </w:p>
    <w:p w14:paraId="685D4E30" w14:textId="77777777"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14:paraId="5E8D780E" w14:textId="77777777" w:rsidR="00576E1A" w:rsidRDefault="00B626FD" w:rsidP="00576E1A">
      <w:pPr>
        <w:pStyle w:val="Paragraaftitel"/>
        <w:spacing w:line="240" w:lineRule="atLeast"/>
      </w:pPr>
      <w:bookmarkStart w:id="849" w:name="_Toc42590430"/>
      <w:r>
        <w:t>Formaten (</w:t>
      </w:r>
      <w:proofErr w:type="spellStart"/>
      <w:r>
        <w:t>encodings</w:t>
      </w:r>
      <w:proofErr w:type="spellEnd"/>
      <w:r>
        <w:t>)</w:t>
      </w:r>
      <w:r w:rsidR="006C0D48">
        <w:t>.</w:t>
      </w:r>
      <w:bookmarkEnd w:id="849"/>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3"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850" w:author="Paul Janssen" w:date="2020-05-25T12:00:00Z">
        <w:r w:rsidDel="00AC0EB5">
          <w:delText>WION</w:delText>
        </w:r>
      </w:del>
      <w:ins w:id="851" w:author="Paul Janssen" w:date="2020-05-25T12:00:00Z">
        <w:r w:rsidR="00AC0EB5">
          <w:t>WIBON</w:t>
        </w:r>
      </w:ins>
      <w:r>
        <w:t xml:space="preserve"> profiel: </w:t>
      </w:r>
      <w:r w:rsidR="00793B0B">
        <w:t>IMKL</w:t>
      </w:r>
      <w:r w:rsidRPr="001D3ADF">
        <w:t>-</w:t>
      </w:r>
      <w:del w:id="852" w:author="Paul Janssen" w:date="2020-05-25T12:00:00Z">
        <w:r w:rsidRPr="001D3ADF" w:rsidDel="00AC0EB5">
          <w:delText>wion</w:delText>
        </w:r>
      </w:del>
      <w:ins w:id="853" w:author="Paul Janssen" w:date="2020-05-25T12:00:00Z">
        <w:r w:rsidR="00AC0EB5">
          <w:t>wibon</w:t>
        </w:r>
      </w:ins>
      <w:r w:rsidRPr="001D3ADF">
        <w:t>.xsd</w:t>
      </w:r>
    </w:p>
    <w:p w14:paraId="107EB757" w14:textId="096DF324" w:rsidR="00A62DFF" w:rsidRDefault="00A62DFF" w:rsidP="00B626FD">
      <w:del w:id="854" w:author="Paul Janssen" w:date="2020-05-25T12:00:00Z">
        <w:r w:rsidDel="00AC0EB5">
          <w:delText>WION</w:delText>
        </w:r>
      </w:del>
      <w:ins w:id="855" w:author="Paul Janssen" w:date="2020-05-25T12:00:00Z">
        <w:r w:rsidR="00AC0EB5">
          <w:t>WIBON</w:t>
        </w:r>
      </w:ins>
      <w:r>
        <w:t xml:space="preserve"> Belangenregistratie: </w:t>
      </w:r>
      <w:r w:rsidR="00793B0B">
        <w:t>IMKL</w:t>
      </w:r>
      <w:r>
        <w:t>-</w:t>
      </w:r>
      <w:del w:id="856" w:author="Paul Janssen" w:date="2020-05-25T12:00:00Z">
        <w:r w:rsidDel="00AC0EB5">
          <w:delText>wion</w:delText>
        </w:r>
      </w:del>
      <w:ins w:id="857" w:author="Paul Janssen" w:date="2020-05-25T12:00:00Z">
        <w:r w:rsidR="00AC0EB5">
          <w:t>wibon</w:t>
        </w:r>
      </w:ins>
      <w:r>
        <w:t>br.xsd</w:t>
      </w:r>
    </w:p>
    <w:p w14:paraId="684C4138" w14:textId="02D9E6EC" w:rsidR="00A62DFF" w:rsidRDefault="00A62DFF" w:rsidP="00B626FD">
      <w:r>
        <w:t xml:space="preserve">Subset van </w:t>
      </w:r>
      <w:del w:id="858" w:author="Paul Janssen" w:date="2020-05-25T12:00:00Z">
        <w:r w:rsidDel="00AC0EB5">
          <w:delText>WION</w:delText>
        </w:r>
      </w:del>
      <w:ins w:id="859"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860"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861" w:name="_Toc449102276"/>
      <w:bookmarkStart w:id="862" w:name="_Toc449109275"/>
      <w:bookmarkStart w:id="863" w:name="_Toc298239783"/>
      <w:bookmarkStart w:id="864" w:name="_Toc298240527"/>
      <w:bookmarkStart w:id="865" w:name="_Toc310955916"/>
      <w:bookmarkStart w:id="866" w:name="_Toc42590431"/>
      <w:bookmarkEnd w:id="861"/>
      <w:bookmarkEnd w:id="862"/>
      <w:bookmarkEnd w:id="863"/>
      <w:bookmarkEnd w:id="864"/>
      <w:r w:rsidRPr="001A1B81">
        <w:t xml:space="preserve">Nadere </w:t>
      </w:r>
      <w:r>
        <w:t xml:space="preserve">GML </w:t>
      </w:r>
      <w:r w:rsidRPr="001A1B81">
        <w:t>implementatie specificaties</w:t>
      </w:r>
      <w:bookmarkEnd w:id="865"/>
      <w:bookmarkEnd w:id="866"/>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867" w:author="Paul Janssen" w:date="2020-05-25T12:00:00Z">
        <w:r w:rsidR="00CF2935" w:rsidRPr="000E3C4F" w:rsidDel="00AC0EB5">
          <w:delText>WION</w:delText>
        </w:r>
      </w:del>
      <w:ins w:id="868"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869" w:name="_Toc297652024"/>
      <w:bookmarkStart w:id="870" w:name="_Toc298239789"/>
      <w:bookmarkStart w:id="871" w:name="_Toc298240533"/>
      <w:bookmarkEnd w:id="869"/>
      <w:bookmarkEnd w:id="870"/>
      <w:bookmarkEnd w:id="871"/>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872"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77777777" w:rsidR="00F42CD4" w:rsidRPr="005E66C5" w:rsidRDefault="00F42CD4" w:rsidP="00F42CD4">
      <w:r w:rsidRPr="00EC50C0">
        <w:t>Nauwkeurigheid van coördinaten is 3 decimalen. Alles wat nauwkeuriger is wordt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77777777" w:rsidR="00F42CD4" w:rsidRPr="00391601" w:rsidRDefault="00F42CD4" w:rsidP="00F42CD4">
      <w:pPr>
        <w:rPr>
          <w:highlight w:val="yellow"/>
          <w:rPrChange w:id="873" w:author="Paul Janssen" w:date="2020-06-08T18:05:00Z">
            <w:rPr/>
          </w:rPrChange>
        </w:rPr>
      </w:pPr>
      <w:proofErr w:type="spellStart"/>
      <w:r w:rsidRPr="00391601">
        <w:rPr>
          <w:highlight w:val="yellow"/>
          <w:rPrChange w:id="874" w:author="Paul Janssen" w:date="2020-06-08T18:05:00Z">
            <w:rPr/>
          </w:rPrChange>
        </w:rPr>
        <w:t>srsName</w:t>
      </w:r>
      <w:proofErr w:type="spellEnd"/>
      <w:r w:rsidRPr="00391601">
        <w:rPr>
          <w:highlight w:val="yellow"/>
          <w:rPrChange w:id="875" w:author="Paul Janssen" w:date="2020-06-08T18:05:00Z">
            <w:rPr/>
          </w:rPrChange>
        </w:rPr>
        <w:t xml:space="preserve"> invullen bij elk planobject op hoogste geometrie niveau.</w:t>
      </w:r>
    </w:p>
    <w:p w14:paraId="10EF6F97" w14:textId="2A713962" w:rsidR="00D25D0C" w:rsidRDefault="00F42CD4" w:rsidP="00F42CD4">
      <w:r w:rsidRPr="00391601">
        <w:rPr>
          <w:highlight w:val="yellow"/>
          <w:rPrChange w:id="876" w:author="Paul Janssen" w:date="2020-06-08T18:05:00Z">
            <w:rPr/>
          </w:rPrChange>
        </w:rPr>
        <w:t xml:space="preserve">Voor </w:t>
      </w:r>
      <w:r w:rsidR="00793B0B" w:rsidRPr="00391601">
        <w:rPr>
          <w:highlight w:val="yellow"/>
          <w:rPrChange w:id="877" w:author="Paul Janssen" w:date="2020-06-08T18:05:00Z">
            <w:rPr/>
          </w:rPrChange>
        </w:rPr>
        <w:t>IMKL</w:t>
      </w:r>
      <w:r w:rsidRPr="00391601">
        <w:rPr>
          <w:highlight w:val="yellow"/>
          <w:rPrChange w:id="878" w:author="Paul Janssen" w:date="2020-06-08T18:05:00Z">
            <w:rPr/>
          </w:rPrChange>
        </w:rPr>
        <w:t xml:space="preserve">  is het coördinaat referentiesysteem Rijksdriehoekstelsel</w:t>
      </w:r>
      <w:r w:rsidR="0064486E" w:rsidRPr="00391601">
        <w:rPr>
          <w:highlight w:val="yellow"/>
          <w:rPrChange w:id="879" w:author="Paul Janssen" w:date="2020-06-08T18:05:00Z">
            <w:rPr/>
          </w:rPrChange>
        </w:rPr>
        <w:t xml:space="preserve"> </w:t>
      </w:r>
      <w:r w:rsidRPr="00391601">
        <w:rPr>
          <w:highlight w:val="yellow"/>
          <w:rPrChange w:id="880" w:author="Paul Janssen" w:date="2020-06-08T18:05:00Z">
            <w:rPr/>
          </w:rPrChange>
        </w:rPr>
        <w:t>verplicht</w:t>
      </w:r>
      <w:r w:rsidR="00D25D0C" w:rsidRPr="00391601">
        <w:rPr>
          <w:highlight w:val="yellow"/>
          <w:rPrChange w:id="881" w:author="Paul Janssen" w:date="2020-06-08T18:05:00Z">
            <w:rPr/>
          </w:rPrChange>
        </w:rPr>
        <w:t xml:space="preserve">. Bij 2D is dat </w:t>
      </w:r>
      <w:proofErr w:type="spellStart"/>
      <w:r w:rsidR="00D25D0C" w:rsidRPr="00391601">
        <w:rPr>
          <w:highlight w:val="yellow"/>
          <w:rPrChange w:id="882" w:author="Paul Janssen" w:date="2020-06-08T18:05:00Z">
            <w:rPr/>
          </w:rPrChange>
        </w:rPr>
        <w:t>epsg</w:t>
      </w:r>
      <w:proofErr w:type="spellEnd"/>
      <w:r w:rsidR="00D25D0C" w:rsidRPr="00391601">
        <w:rPr>
          <w:highlight w:val="yellow"/>
          <w:rPrChange w:id="883" w:author="Paul Janssen" w:date="2020-06-08T18:05:00Z">
            <w:rPr/>
          </w:rPrChange>
        </w:rPr>
        <w:t xml:space="preserve"> code 28992 en bij 2.5D en 3D </w:t>
      </w:r>
      <w:proofErr w:type="spellStart"/>
      <w:r w:rsidR="00D25D0C" w:rsidRPr="00391601">
        <w:rPr>
          <w:highlight w:val="yellow"/>
          <w:rPrChange w:id="884" w:author="Paul Janssen" w:date="2020-06-08T18:05:00Z">
            <w:rPr/>
          </w:rPrChange>
        </w:rPr>
        <w:t>epsg</w:t>
      </w:r>
      <w:proofErr w:type="spellEnd"/>
      <w:r w:rsidR="00D25D0C" w:rsidRPr="00391601">
        <w:rPr>
          <w:highlight w:val="yellow"/>
          <w:rPrChange w:id="885"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886" w:name="_Toc42590432"/>
      <w:r>
        <w:t>Visualisatie</w:t>
      </w:r>
      <w:bookmarkEnd w:id="886"/>
    </w:p>
    <w:p w14:paraId="120779BF" w14:textId="3D5E243B" w:rsidR="0065371C" w:rsidRPr="0065371C" w:rsidRDefault="009C2C92" w:rsidP="0065371C">
      <w:r>
        <w:t>Opgenomen in apart document</w:t>
      </w:r>
      <w:r w:rsidR="002C6666">
        <w:t xml:space="preserve">: </w:t>
      </w:r>
      <w:r w:rsidR="00971241" w:rsidRPr="00971241">
        <w:t xml:space="preserve">Handreiking visualisatie – </w:t>
      </w:r>
      <w:r w:rsidR="00793B0B">
        <w:t>IMKL</w:t>
      </w:r>
      <w:r w:rsidR="003657E7">
        <w:t>.</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887" w:name="_Toc42590433"/>
      <w:r>
        <w:t>Bibliografie</w:t>
      </w:r>
      <w:bookmarkEnd w:id="887"/>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888"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889"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890" w:author="Paul Janssen" w:date="2020-05-25T12:11:00Z">
        <w:r w:rsidR="005A0CB9">
          <w:rPr>
            <w:szCs w:val="20"/>
            <w:lang w:val="en-US"/>
          </w:rPr>
          <w:t>4</w:t>
        </w:r>
      </w:ins>
      <w:del w:id="891" w:author="Paul Janssen" w:date="2020-05-25T12:11:00Z">
        <w:r w:rsidRPr="003F1A8A" w:rsidDel="005A0CB9">
          <w:rPr>
            <w:szCs w:val="20"/>
            <w:lang w:val="en-US"/>
          </w:rPr>
          <w:delText>1</w:delText>
        </w:r>
      </w:del>
      <w:r w:rsidRPr="003F1A8A">
        <w:rPr>
          <w:szCs w:val="20"/>
          <w:lang w:val="en-US"/>
        </w:rPr>
        <w:t xml:space="preserve">, </w:t>
      </w:r>
      <w:ins w:id="892"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893"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894"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895"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4"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896"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897"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5"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6"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898" w:author="Paul Janssen" w:date="2020-05-25T12:16:00Z"/>
        </w:rPr>
        <w:pPrChange w:id="899"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900" w:author="Paul Janssen" w:date="2020-05-25T12:16:00Z"/>
        </w:rPr>
      </w:pPr>
      <w:del w:id="901"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902" w:author="Paul Janssen" w:date="2020-05-25T12:16:00Z"/>
        </w:rPr>
        <w:pPrChange w:id="903" w:author="Paul Janssen" w:date="2020-05-25T12:16:00Z">
          <w:pPr>
            <w:pStyle w:val="Inleidingnatitel"/>
            <w:spacing w:line="240" w:lineRule="atLeast"/>
            <w:jc w:val="left"/>
          </w:pPr>
        </w:pPrChange>
      </w:pPr>
      <w:del w:id="904"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7" o:title="" croptop="3994f" cropbottom="5164f"/>
            </v:shape>
            <o:OLEObject Type="Embed" ProgID="PowerPoint.Slide.8" ShapeID="_x0000_i1025" DrawAspect="Content" ObjectID="_1653208972" r:id="rId68"/>
          </w:object>
        </w:r>
      </w:del>
    </w:p>
    <w:p w14:paraId="25512EA7" w14:textId="484A6EDE" w:rsidR="00D955F6" w:rsidDel="00076119" w:rsidRDefault="00D955F6">
      <w:pPr>
        <w:pStyle w:val="Hoofdstuktitel"/>
        <w:spacing w:line="240" w:lineRule="atLeast"/>
        <w:rPr>
          <w:del w:id="905"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906"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907" w:name="_Toc42590434"/>
      <w:r>
        <w:t xml:space="preserve">Bijlage </w:t>
      </w:r>
      <w:del w:id="908" w:author="Paul Janssen" w:date="2020-05-25T12:32:00Z">
        <w:r w:rsidR="00D955F6" w:rsidDel="00802006">
          <w:delText>2</w:delText>
        </w:r>
      </w:del>
      <w:ins w:id="909"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907"/>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910" w:name="_Toc42590435"/>
      <w:r>
        <w:t xml:space="preserve">Bijlage </w:t>
      </w:r>
      <w:del w:id="911" w:author="Paul Janssen" w:date="2020-05-25T12:32:00Z">
        <w:r w:rsidR="00E51DFC" w:rsidDel="00802006">
          <w:delText>3</w:delText>
        </w:r>
      </w:del>
      <w:ins w:id="912" w:author="Paul Janssen" w:date="2020-05-25T12:32:00Z">
        <w:r w:rsidR="00802006">
          <w:t>2</w:t>
        </w:r>
      </w:ins>
      <w:r>
        <w:t xml:space="preserve">: </w:t>
      </w:r>
      <w:r w:rsidR="00E51DFC">
        <w:t>Toelichting op geometriemodel.</w:t>
      </w:r>
      <w:bookmarkEnd w:id="910"/>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344" behindDoc="0" locked="0" layoutInCell="1" allowOverlap="1" wp14:anchorId="18FA9C08" wp14:editId="6140944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4416" behindDoc="0" locked="0" layoutInCell="1" allowOverlap="1" wp14:anchorId="0584680B" wp14:editId="43982D16">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50560" behindDoc="0" locked="0" layoutInCell="1" allowOverlap="1" wp14:anchorId="40067C95" wp14:editId="53E646EE">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7488" behindDoc="0" locked="0" layoutInCell="1" allowOverlap="1" wp14:anchorId="443BFA64" wp14:editId="4C01B7A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80AF01" w14:textId="77777777" w:rsidR="005922C7" w:rsidRDefault="005922C7">
      <w:r>
        <w:separator/>
      </w:r>
    </w:p>
    <w:p w14:paraId="25C68FC2" w14:textId="77777777" w:rsidR="005922C7" w:rsidRDefault="005922C7"/>
  </w:endnote>
  <w:endnote w:type="continuationSeparator" w:id="0">
    <w:p w14:paraId="20907DBC" w14:textId="77777777" w:rsidR="005922C7" w:rsidRDefault="005922C7">
      <w:r>
        <w:continuationSeparator/>
      </w:r>
    </w:p>
    <w:p w14:paraId="62345249" w14:textId="77777777" w:rsidR="005922C7" w:rsidRDefault="005922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755201" w:rsidRPr="00C7450D" w14:paraId="43A5E0EB" w14:textId="77777777">
      <w:tc>
        <w:tcPr>
          <w:tcW w:w="648" w:type="dxa"/>
        </w:tcPr>
        <w:p w14:paraId="46C1C246" w14:textId="77777777" w:rsidR="00755201" w:rsidRPr="00E2691E" w:rsidRDefault="00755201"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755201" w:rsidRPr="00C7450D" w:rsidRDefault="00755201"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755201" w:rsidRPr="00C7450D" w:rsidRDefault="00755201" w:rsidP="00064FFB"/>
  <w:p w14:paraId="4FEAAA98" w14:textId="77777777" w:rsidR="00755201" w:rsidRPr="00C7450D" w:rsidRDefault="00755201" w:rsidP="00064FFB"/>
  <w:p w14:paraId="789F5D6F" w14:textId="77777777" w:rsidR="00755201" w:rsidRPr="00C7450D" w:rsidRDefault="007552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755201" w:rsidRDefault="00755201"/>
  <w:p w14:paraId="18B2438F" w14:textId="77777777" w:rsidR="00755201" w:rsidRDefault="0075520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88296" w14:textId="77777777" w:rsidR="00755201" w:rsidRDefault="00755201">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755201" w:rsidRPr="008A6C4C" w14:paraId="4743FB53" w14:textId="77777777">
      <w:trPr>
        <w:trHeight w:val="182"/>
      </w:trPr>
      <w:tc>
        <w:tcPr>
          <w:tcW w:w="540" w:type="dxa"/>
        </w:tcPr>
        <w:p w14:paraId="5EF1262C" w14:textId="77777777" w:rsidR="00755201" w:rsidRPr="007008A1" w:rsidRDefault="00755201"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755201" w:rsidRDefault="00755201" w:rsidP="00547B4D">
          <w:pPr>
            <w:rPr>
              <w:ins w:id="132" w:author="Paul Janssen" w:date="2020-06-09T09:39:00Z"/>
            </w:rPr>
          </w:pPr>
          <w:r w:rsidRPr="000427A2">
            <w:rPr>
              <w:sz w:val="14"/>
              <w:szCs w:val="14"/>
              <w:lang w:val="en-US"/>
            </w:rPr>
            <w:t xml:space="preserve">Rapport </w:t>
          </w:r>
          <w:ins w:id="133" w:author="Paul Janssen" w:date="2020-06-09T09:39:00Z">
            <w:r w:rsidRPr="00547B4D">
              <w:rPr>
                <w:sz w:val="14"/>
                <w:szCs w:val="14"/>
                <w:lang w:val="en-US"/>
                <w:rPrChange w:id="134" w:author="Paul Janssen" w:date="2020-06-09T09:39:00Z">
                  <w:rPr/>
                </w:rPrChange>
              </w:rPr>
              <w:t>Informatiemodel Kabels en Leidingen (IMKL)</w:t>
            </w:r>
          </w:ins>
        </w:p>
        <w:p w14:paraId="64526044" w14:textId="5C1F544D" w:rsidR="00755201" w:rsidRPr="000427A2" w:rsidRDefault="00755201" w:rsidP="00EF1617">
          <w:pPr>
            <w:rPr>
              <w:sz w:val="14"/>
              <w:szCs w:val="14"/>
              <w:lang w:val="en-US"/>
            </w:rPr>
          </w:pPr>
          <w:del w:id="135" w:author="Paul Janssen" w:date="2020-06-09T09:39:00Z">
            <w:r w:rsidDel="00547B4D">
              <w:rPr>
                <w:sz w:val="14"/>
                <w:szCs w:val="14"/>
                <w:lang w:val="en-US"/>
              </w:rPr>
              <w:delText>Dataspecificatie IMKL</w:delText>
            </w:r>
          </w:del>
        </w:p>
      </w:tc>
    </w:tr>
  </w:tbl>
  <w:p w14:paraId="160D8B34" w14:textId="77777777" w:rsidR="00755201" w:rsidRPr="000427A2" w:rsidRDefault="00755201">
    <w:pPr>
      <w:rPr>
        <w:lang w:val="en-US"/>
      </w:rPr>
    </w:pPr>
  </w:p>
  <w:p w14:paraId="20A1FA85" w14:textId="77777777" w:rsidR="00755201" w:rsidRPr="000427A2" w:rsidRDefault="00755201">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81909E" w14:textId="77777777" w:rsidR="005922C7" w:rsidRDefault="005922C7">
      <w:r>
        <w:separator/>
      </w:r>
    </w:p>
    <w:p w14:paraId="2995E7F3" w14:textId="77777777" w:rsidR="005922C7" w:rsidRDefault="005922C7"/>
  </w:footnote>
  <w:footnote w:type="continuationSeparator" w:id="0">
    <w:p w14:paraId="73419220" w14:textId="77777777" w:rsidR="005922C7" w:rsidRDefault="005922C7">
      <w:r>
        <w:continuationSeparator/>
      </w:r>
    </w:p>
    <w:p w14:paraId="358FC8F1" w14:textId="77777777" w:rsidR="005922C7" w:rsidRDefault="005922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0E988" w14:textId="77777777" w:rsidR="00755201" w:rsidRDefault="00755201">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755201" w:rsidRDefault="00755201" w:rsidP="00064FFB">
    <w:pPr>
      <w:jc w:val="center"/>
    </w:pPr>
  </w:p>
  <w:p w14:paraId="5E96E328" w14:textId="77777777" w:rsidR="00755201" w:rsidRDefault="00755201">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A7F0" w14:textId="77777777" w:rsidR="00755201" w:rsidRDefault="00755201">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755201" w:rsidRDefault="00755201"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755201" w:rsidRDefault="007552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4B2"/>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1F2B"/>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2502"/>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22C7"/>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201"/>
    <w:rsid w:val="0075577F"/>
    <w:rsid w:val="00756728"/>
    <w:rsid w:val="0075753A"/>
    <w:rsid w:val="00761A08"/>
    <w:rsid w:val="00762481"/>
    <w:rsid w:val="00762AF0"/>
    <w:rsid w:val="00763758"/>
    <w:rsid w:val="007653D4"/>
    <w:rsid w:val="00774164"/>
    <w:rsid w:val="00777A40"/>
    <w:rsid w:val="00784503"/>
    <w:rsid w:val="007910BD"/>
    <w:rsid w:val="007911E4"/>
    <w:rsid w:val="00793B0B"/>
    <w:rsid w:val="00793CD3"/>
    <w:rsid w:val="00796267"/>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4BA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5572C"/>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1558"/>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37029"/>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962"/>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57A1"/>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header" Target="header2.xml"/><Relationship Id="rId26" Type="http://schemas.openxmlformats.org/officeDocument/2006/relationships/image" Target="media/image5.jpg"/><Relationship Id="rId39" Type="http://schemas.openxmlformats.org/officeDocument/2006/relationships/image" Target="media/image15.wmf"/><Relationship Id="rId21" Type="http://schemas.openxmlformats.org/officeDocument/2006/relationships/header" Target="header3.xml"/><Relationship Id="rId34" Type="http://schemas.openxmlformats.org/officeDocument/2006/relationships/image" Target="media/image11.wmf"/><Relationship Id="rId42" Type="http://schemas.openxmlformats.org/officeDocument/2006/relationships/image" Target="media/image18.wmf"/><Relationship Id="rId47" Type="http://schemas.openxmlformats.org/officeDocument/2006/relationships/image" Target="media/image23.wmf"/><Relationship Id="rId50" Type="http://schemas.openxmlformats.org/officeDocument/2006/relationships/image" Target="media/image26.wmf"/><Relationship Id="rId55" Type="http://schemas.openxmlformats.org/officeDocument/2006/relationships/image" Target="media/image31.wmf"/><Relationship Id="rId63" Type="http://schemas.openxmlformats.org/officeDocument/2006/relationships/hyperlink" Target="http://www.geonovum.nl/sites/default/files/Geometrieinmodelengml_1.0.pdf" TargetMode="External"/><Relationship Id="rId68" Type="http://schemas.openxmlformats.org/officeDocument/2006/relationships/oleObject" Target="embeddings/oleObject1.bin"/><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footer" Target="footer4.xml"/><Relationship Id="rId32" Type="http://schemas.openxmlformats.org/officeDocument/2006/relationships/image" Target="media/image9.wmf"/><Relationship Id="rId37" Type="http://schemas.openxmlformats.org/officeDocument/2006/relationships/hyperlink" Target="http://data.gwsw.nl/binnenonderkantbuis" TargetMode="External"/><Relationship Id="rId40" Type="http://schemas.openxmlformats.org/officeDocument/2006/relationships/image" Target="media/image16.wmf"/><Relationship Id="rId45" Type="http://schemas.openxmlformats.org/officeDocument/2006/relationships/image" Target="media/image21.jpeg"/><Relationship Id="rId53" Type="http://schemas.openxmlformats.org/officeDocument/2006/relationships/image" Target="media/image29.wmf"/><Relationship Id="rId58" Type="http://schemas.openxmlformats.org/officeDocument/2006/relationships/image" Target="media/image34.png"/><Relationship Id="rId66" Type="http://schemas.openxmlformats.org/officeDocument/2006/relationships/hyperlink" Target="http://www.geonovum.nl/sites/default/files/Geometrieinmodelengml_1.0.pdf" TargetMode="External"/><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header" Target="header4.xml"/><Relationship Id="rId28" Type="http://schemas.openxmlformats.org/officeDocument/2006/relationships/hyperlink" Target="http://inspire.jrc.ec.europa.eu/documents/Data_Specifications/INSPIRE_DataSpecification_US_v3.0.pdf" TargetMode="External"/><Relationship Id="rId36" Type="http://schemas.openxmlformats.org/officeDocument/2006/relationships/image" Target="media/image13.png"/><Relationship Id="rId49" Type="http://schemas.openxmlformats.org/officeDocument/2006/relationships/image" Target="media/image25.wmf"/><Relationship Id="rId57" Type="http://schemas.openxmlformats.org/officeDocument/2006/relationships/image" Target="media/image33.wmf"/><Relationship Id="rId61" Type="http://schemas.openxmlformats.org/officeDocument/2006/relationships/image" Target="media/image36.wmf"/><Relationship Id="rId10" Type="http://schemas.openxmlformats.org/officeDocument/2006/relationships/hyperlink" Target="https://www.kadaster.nl/" TargetMode="External"/><Relationship Id="rId19" Type="http://schemas.openxmlformats.org/officeDocument/2006/relationships/footer" Target="footer1.xml"/><Relationship Id="rId31" Type="http://schemas.openxmlformats.org/officeDocument/2006/relationships/image" Target="media/image8.wmf"/><Relationship Id="rId44" Type="http://schemas.openxmlformats.org/officeDocument/2006/relationships/image" Target="media/image20.wmf"/><Relationship Id="rId52" Type="http://schemas.openxmlformats.org/officeDocument/2006/relationships/image" Target="media/image28.wmf"/><Relationship Id="rId60" Type="http://schemas.openxmlformats.org/officeDocument/2006/relationships/image" Target="media/image35.wmf"/><Relationship Id="rId65" Type="http://schemas.openxmlformats.org/officeDocument/2006/relationships/hyperlink" Target="https://tax.kadaster.nl/" TargetMode="External"/><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footer" Target="footer3.xml"/><Relationship Id="rId27" Type="http://schemas.openxmlformats.org/officeDocument/2006/relationships/hyperlink" Target="http://www.geonovum.nl/documenten/raamwerk-van-geo-standaarden" TargetMode="External"/><Relationship Id="rId30" Type="http://schemas.openxmlformats.org/officeDocument/2006/relationships/image" Target="media/image7.png"/><Relationship Id="rId35" Type="http://schemas.openxmlformats.org/officeDocument/2006/relationships/image" Target="media/image12.wmf"/><Relationship Id="rId43" Type="http://schemas.openxmlformats.org/officeDocument/2006/relationships/image" Target="media/image19.wmf"/><Relationship Id="rId48" Type="http://schemas.openxmlformats.org/officeDocument/2006/relationships/image" Target="media/image24.wmf"/><Relationship Id="rId56" Type="http://schemas.openxmlformats.org/officeDocument/2006/relationships/image" Target="media/image32.wmf"/><Relationship Id="rId64" Type="http://schemas.openxmlformats.org/officeDocument/2006/relationships/hyperlink" Target="http://www.riool.net/-/informatiemodel-stedelijk-water-ter-visie" TargetMode="External"/><Relationship Id="rId69" Type="http://schemas.openxmlformats.org/officeDocument/2006/relationships/image" Target="media/image39.png"/><Relationship Id="rId8" Type="http://schemas.openxmlformats.org/officeDocument/2006/relationships/hyperlink" Target="https://docs.geostandaarden.nl/kl/def-im-kl12-20170331/doc.pdf" TargetMode="External"/><Relationship Id="rId51" Type="http://schemas.openxmlformats.org/officeDocument/2006/relationships/image" Target="media/image27.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image" Target="media/image10.wmf"/><Relationship Id="rId38" Type="http://schemas.openxmlformats.org/officeDocument/2006/relationships/image" Target="media/image14.wmf"/><Relationship Id="rId46" Type="http://schemas.openxmlformats.org/officeDocument/2006/relationships/image" Target="media/image22.png"/><Relationship Id="rId59" Type="http://schemas.openxmlformats.org/officeDocument/2006/relationships/image" Target="cid:part1.02020806.07060509@tudelft.nl" TargetMode="External"/><Relationship Id="rId67" Type="http://schemas.openxmlformats.org/officeDocument/2006/relationships/image" Target="media/image38.emf"/><Relationship Id="rId20" Type="http://schemas.openxmlformats.org/officeDocument/2006/relationships/footer" Target="footer2.xml"/><Relationship Id="rId41" Type="http://schemas.openxmlformats.org/officeDocument/2006/relationships/image" Target="media/image17.wmf"/><Relationship Id="rId54" Type="http://schemas.openxmlformats.org/officeDocument/2006/relationships/image" Target="media/image30.wmf"/><Relationship Id="rId62" Type="http://schemas.openxmlformats.org/officeDocument/2006/relationships/image" Target="media/image37.wmf"/><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17106</Words>
  <Characters>94085</Characters>
  <Application>Microsoft Office Word</Application>
  <DocSecurity>0</DocSecurity>
  <Lines>784</Lines>
  <Paragraphs>221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110970</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20</cp:revision>
  <cp:lastPrinted>2017-04-03T11:24:00Z</cp:lastPrinted>
  <dcterms:created xsi:type="dcterms:W3CDTF">2017-07-06T15:10:00Z</dcterms:created>
  <dcterms:modified xsi:type="dcterms:W3CDTF">2020-06-09T09:56:00Z</dcterms:modified>
</cp:coreProperties>
</file>