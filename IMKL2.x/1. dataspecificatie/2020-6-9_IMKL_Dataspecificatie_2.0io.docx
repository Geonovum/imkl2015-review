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7C766C25"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DC5B6BC" w:rsidR="005F5675" w:rsidRDefault="005F5675" w:rsidP="005F5675">
      <w:pPr>
        <w:pStyle w:val="Kop2"/>
        <w:jc w:val="left"/>
      </w:pPr>
      <w:r>
        <w:t>Geonovum Standaard</w:t>
      </w:r>
      <w:r>
        <w:br/>
        <w:t xml:space="preserve">Werkversie </w:t>
      </w:r>
      <w:r w:rsidR="00BE5AF0">
        <w:t>11</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7A0CD2"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r w:rsidRPr="005F5675">
        <w:t>nvt</w:t>
      </w:r>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7A0CD2" w:rsidP="005F5675">
      <w:pPr>
        <w:ind w:left="720"/>
      </w:pPr>
      <w:hyperlink r:id="rId14" w:history="1">
        <w:r w:rsidR="005F5675">
          <w:rPr>
            <w:rStyle w:val="Hyperlink"/>
          </w:rPr>
          <w:t>GitHub Geonovum/imkl</w:t>
        </w:r>
      </w:hyperlink>
    </w:p>
    <w:p w14:paraId="524439E6" w14:textId="77777777" w:rsidR="005F5675" w:rsidRDefault="007A0CD2"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Pull requests</w:t>
      </w:r>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Creative Commons Attribution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3EBF363" w14:textId="267B2C0C" w:rsidR="0071222E"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2590374" w:history="1">
        <w:r w:rsidR="0071222E" w:rsidRPr="009B0F26">
          <w:rPr>
            <w:rStyle w:val="Hyperlink"/>
            <w:noProof/>
          </w:rPr>
          <w:t>Inleiding en leeswijzer.</w:t>
        </w:r>
        <w:r w:rsidR="0071222E">
          <w:rPr>
            <w:noProof/>
            <w:webHidden/>
          </w:rPr>
          <w:tab/>
        </w:r>
        <w:r w:rsidR="0071222E">
          <w:rPr>
            <w:noProof/>
            <w:webHidden/>
          </w:rPr>
          <w:fldChar w:fldCharType="begin"/>
        </w:r>
        <w:r w:rsidR="0071222E">
          <w:rPr>
            <w:noProof/>
            <w:webHidden/>
          </w:rPr>
          <w:instrText xml:space="preserve"> PAGEREF _Toc42590374 \h </w:instrText>
        </w:r>
        <w:r w:rsidR="0071222E">
          <w:rPr>
            <w:noProof/>
            <w:webHidden/>
          </w:rPr>
        </w:r>
        <w:r w:rsidR="0071222E">
          <w:rPr>
            <w:noProof/>
            <w:webHidden/>
          </w:rPr>
          <w:fldChar w:fldCharType="separate"/>
        </w:r>
        <w:r w:rsidR="0071222E">
          <w:rPr>
            <w:noProof/>
            <w:webHidden/>
          </w:rPr>
          <w:t>5</w:t>
        </w:r>
        <w:r w:rsidR="0071222E">
          <w:rPr>
            <w:noProof/>
            <w:webHidden/>
          </w:rPr>
          <w:fldChar w:fldCharType="end"/>
        </w:r>
      </w:hyperlink>
    </w:p>
    <w:p w14:paraId="5DE4E1AC" w14:textId="3D6EA48B" w:rsidR="0071222E" w:rsidRDefault="007A0CD2">
      <w:pPr>
        <w:pStyle w:val="Inhopg1"/>
        <w:rPr>
          <w:rFonts w:asciiTheme="minorHAnsi" w:eastAsiaTheme="minorEastAsia" w:hAnsiTheme="minorHAnsi" w:cstheme="minorBidi"/>
          <w:noProof/>
          <w:sz w:val="22"/>
          <w:szCs w:val="22"/>
        </w:rPr>
      </w:pPr>
      <w:hyperlink w:anchor="_Toc42590375" w:history="1">
        <w:r w:rsidR="0071222E" w:rsidRPr="009B0F26">
          <w:rPr>
            <w:rStyle w:val="Hyperlink"/>
            <w:noProof/>
          </w:rPr>
          <w:t>Scope</w:t>
        </w:r>
        <w:r w:rsidR="0071222E">
          <w:rPr>
            <w:noProof/>
            <w:webHidden/>
          </w:rPr>
          <w:tab/>
        </w:r>
        <w:r w:rsidR="0071222E">
          <w:rPr>
            <w:noProof/>
            <w:webHidden/>
          </w:rPr>
          <w:fldChar w:fldCharType="begin"/>
        </w:r>
        <w:r w:rsidR="0071222E">
          <w:rPr>
            <w:noProof/>
            <w:webHidden/>
          </w:rPr>
          <w:instrText xml:space="preserve"> PAGEREF _Toc42590375 \h </w:instrText>
        </w:r>
        <w:r w:rsidR="0071222E">
          <w:rPr>
            <w:noProof/>
            <w:webHidden/>
          </w:rPr>
        </w:r>
        <w:r w:rsidR="0071222E">
          <w:rPr>
            <w:noProof/>
            <w:webHidden/>
          </w:rPr>
          <w:fldChar w:fldCharType="separate"/>
        </w:r>
        <w:r w:rsidR="0071222E">
          <w:rPr>
            <w:noProof/>
            <w:webHidden/>
          </w:rPr>
          <w:t>6</w:t>
        </w:r>
        <w:r w:rsidR="0071222E">
          <w:rPr>
            <w:noProof/>
            <w:webHidden/>
          </w:rPr>
          <w:fldChar w:fldCharType="end"/>
        </w:r>
      </w:hyperlink>
    </w:p>
    <w:p w14:paraId="30B272FB" w14:textId="79655576" w:rsidR="0071222E" w:rsidRDefault="007A0CD2">
      <w:pPr>
        <w:pStyle w:val="Inhopg2"/>
        <w:rPr>
          <w:rFonts w:asciiTheme="minorHAnsi" w:eastAsiaTheme="minorEastAsia" w:hAnsiTheme="minorHAnsi" w:cstheme="minorBidi"/>
          <w:sz w:val="22"/>
          <w:szCs w:val="22"/>
        </w:rPr>
      </w:pPr>
      <w:hyperlink w:anchor="_Toc42590376" w:history="1">
        <w:r w:rsidR="0071222E" w:rsidRPr="009B0F26">
          <w:rPr>
            <w:rStyle w:val="Hyperlink"/>
          </w:rPr>
          <w:t>2.1</w:t>
        </w:r>
        <w:r w:rsidR="0071222E">
          <w:rPr>
            <w:rFonts w:asciiTheme="minorHAnsi" w:eastAsiaTheme="minorEastAsia" w:hAnsiTheme="minorHAnsi" w:cstheme="minorBidi"/>
            <w:sz w:val="22"/>
            <w:szCs w:val="22"/>
          </w:rPr>
          <w:tab/>
        </w:r>
        <w:r w:rsidR="0071222E" w:rsidRPr="009B0F26">
          <w:rPr>
            <w:rStyle w:val="Hyperlink"/>
          </w:rPr>
          <w:t>Scope.</w:t>
        </w:r>
        <w:r w:rsidR="0071222E">
          <w:rPr>
            <w:webHidden/>
          </w:rPr>
          <w:tab/>
        </w:r>
        <w:r w:rsidR="0071222E">
          <w:rPr>
            <w:webHidden/>
          </w:rPr>
          <w:fldChar w:fldCharType="begin"/>
        </w:r>
        <w:r w:rsidR="0071222E">
          <w:rPr>
            <w:webHidden/>
          </w:rPr>
          <w:instrText xml:space="preserve"> PAGEREF _Toc42590376 \h </w:instrText>
        </w:r>
        <w:r w:rsidR="0071222E">
          <w:rPr>
            <w:webHidden/>
          </w:rPr>
        </w:r>
        <w:r w:rsidR="0071222E">
          <w:rPr>
            <w:webHidden/>
          </w:rPr>
          <w:fldChar w:fldCharType="separate"/>
        </w:r>
        <w:r w:rsidR="0071222E">
          <w:rPr>
            <w:webHidden/>
          </w:rPr>
          <w:t>6</w:t>
        </w:r>
        <w:r w:rsidR="0071222E">
          <w:rPr>
            <w:webHidden/>
          </w:rPr>
          <w:fldChar w:fldCharType="end"/>
        </w:r>
      </w:hyperlink>
    </w:p>
    <w:p w14:paraId="48F1C573" w14:textId="2445C0F7" w:rsidR="0071222E" w:rsidRDefault="007A0CD2">
      <w:pPr>
        <w:pStyle w:val="Inhopg1"/>
        <w:rPr>
          <w:rFonts w:asciiTheme="minorHAnsi" w:eastAsiaTheme="minorEastAsia" w:hAnsiTheme="minorHAnsi" w:cstheme="minorBidi"/>
          <w:noProof/>
          <w:sz w:val="22"/>
          <w:szCs w:val="22"/>
        </w:rPr>
      </w:pPr>
      <w:hyperlink w:anchor="_Toc42590377" w:history="1">
        <w:r w:rsidR="0071222E" w:rsidRPr="009B0F26">
          <w:rPr>
            <w:rStyle w:val="Hyperlink"/>
            <w:noProof/>
          </w:rPr>
          <w:t>Overzicht</w:t>
        </w:r>
        <w:r w:rsidR="0071222E">
          <w:rPr>
            <w:noProof/>
            <w:webHidden/>
          </w:rPr>
          <w:tab/>
        </w:r>
        <w:r w:rsidR="0071222E">
          <w:rPr>
            <w:noProof/>
            <w:webHidden/>
          </w:rPr>
          <w:fldChar w:fldCharType="begin"/>
        </w:r>
        <w:r w:rsidR="0071222E">
          <w:rPr>
            <w:noProof/>
            <w:webHidden/>
          </w:rPr>
          <w:instrText xml:space="preserve"> PAGEREF _Toc42590377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7E30A471" w14:textId="0BB56ADD" w:rsidR="0071222E" w:rsidRDefault="007A0CD2">
      <w:pPr>
        <w:pStyle w:val="Inhopg2"/>
        <w:rPr>
          <w:rFonts w:asciiTheme="minorHAnsi" w:eastAsiaTheme="minorEastAsia" w:hAnsiTheme="minorHAnsi" w:cstheme="minorBidi"/>
          <w:sz w:val="22"/>
          <w:szCs w:val="22"/>
        </w:rPr>
      </w:pPr>
      <w:hyperlink w:anchor="_Toc42590378" w:history="1">
        <w:r w:rsidR="0071222E" w:rsidRPr="009B0F26">
          <w:rPr>
            <w:rStyle w:val="Hyperlink"/>
          </w:rPr>
          <w:t>3.1</w:t>
        </w:r>
        <w:r w:rsidR="0071222E">
          <w:rPr>
            <w:rFonts w:asciiTheme="minorHAnsi" w:eastAsiaTheme="minorEastAsia" w:hAnsiTheme="minorHAnsi" w:cstheme="minorBidi"/>
            <w:sz w:val="22"/>
            <w:szCs w:val="22"/>
          </w:rPr>
          <w:tab/>
        </w:r>
        <w:r w:rsidR="0071222E" w:rsidRPr="009B0F26">
          <w:rPr>
            <w:rStyle w:val="Hyperlink"/>
          </w:rPr>
          <w:t>Naam en Acroniemen.</w:t>
        </w:r>
        <w:r w:rsidR="0071222E">
          <w:rPr>
            <w:webHidden/>
          </w:rPr>
          <w:tab/>
        </w:r>
        <w:r w:rsidR="0071222E">
          <w:rPr>
            <w:webHidden/>
          </w:rPr>
          <w:fldChar w:fldCharType="begin"/>
        </w:r>
        <w:r w:rsidR="0071222E">
          <w:rPr>
            <w:webHidden/>
          </w:rPr>
          <w:instrText xml:space="preserve"> PAGEREF _Toc42590378 \h </w:instrText>
        </w:r>
        <w:r w:rsidR="0071222E">
          <w:rPr>
            <w:webHidden/>
          </w:rPr>
        </w:r>
        <w:r w:rsidR="0071222E">
          <w:rPr>
            <w:webHidden/>
          </w:rPr>
          <w:fldChar w:fldCharType="separate"/>
        </w:r>
        <w:r w:rsidR="0071222E">
          <w:rPr>
            <w:webHidden/>
          </w:rPr>
          <w:t>7</w:t>
        </w:r>
        <w:r w:rsidR="0071222E">
          <w:rPr>
            <w:webHidden/>
          </w:rPr>
          <w:fldChar w:fldCharType="end"/>
        </w:r>
      </w:hyperlink>
    </w:p>
    <w:p w14:paraId="2B2170D3" w14:textId="210B65A3" w:rsidR="0071222E" w:rsidRDefault="007A0CD2">
      <w:pPr>
        <w:pStyle w:val="Inhopg2"/>
        <w:rPr>
          <w:rFonts w:asciiTheme="minorHAnsi" w:eastAsiaTheme="minorEastAsia" w:hAnsiTheme="minorHAnsi" w:cstheme="minorBidi"/>
          <w:sz w:val="22"/>
          <w:szCs w:val="22"/>
        </w:rPr>
      </w:pPr>
      <w:hyperlink w:anchor="_Toc42590379" w:history="1">
        <w:r w:rsidR="0071222E" w:rsidRPr="009B0F26">
          <w:rPr>
            <w:rStyle w:val="Hyperlink"/>
          </w:rPr>
          <w:t>3.2</w:t>
        </w:r>
        <w:r w:rsidR="0071222E">
          <w:rPr>
            <w:rFonts w:asciiTheme="minorHAnsi" w:eastAsiaTheme="minorEastAsia" w:hAnsiTheme="minorHAnsi" w:cstheme="minorBidi"/>
            <w:sz w:val="22"/>
            <w:szCs w:val="22"/>
          </w:rPr>
          <w:tab/>
        </w:r>
        <w:r w:rsidR="0071222E" w:rsidRPr="009B0F26">
          <w:rPr>
            <w:rStyle w:val="Hyperlink"/>
          </w:rPr>
          <w:t>Informele beschrijving.</w:t>
        </w:r>
        <w:r w:rsidR="0071222E">
          <w:rPr>
            <w:webHidden/>
          </w:rPr>
          <w:tab/>
        </w:r>
        <w:r w:rsidR="0071222E">
          <w:rPr>
            <w:webHidden/>
          </w:rPr>
          <w:fldChar w:fldCharType="begin"/>
        </w:r>
        <w:r w:rsidR="0071222E">
          <w:rPr>
            <w:webHidden/>
          </w:rPr>
          <w:instrText xml:space="preserve"> PAGEREF _Toc42590379 \h </w:instrText>
        </w:r>
        <w:r w:rsidR="0071222E">
          <w:rPr>
            <w:webHidden/>
          </w:rPr>
        </w:r>
        <w:r w:rsidR="0071222E">
          <w:rPr>
            <w:webHidden/>
          </w:rPr>
          <w:fldChar w:fldCharType="separate"/>
        </w:r>
        <w:r w:rsidR="0071222E">
          <w:rPr>
            <w:webHidden/>
          </w:rPr>
          <w:t>7</w:t>
        </w:r>
        <w:r w:rsidR="0071222E">
          <w:rPr>
            <w:webHidden/>
          </w:rPr>
          <w:fldChar w:fldCharType="end"/>
        </w:r>
      </w:hyperlink>
    </w:p>
    <w:p w14:paraId="3CF2062D" w14:textId="2FCDD79C" w:rsidR="0071222E" w:rsidRDefault="007A0CD2">
      <w:pPr>
        <w:pStyle w:val="Inhopg3"/>
        <w:rPr>
          <w:rFonts w:asciiTheme="minorHAnsi" w:eastAsiaTheme="minorEastAsia" w:hAnsiTheme="minorHAnsi" w:cstheme="minorBidi"/>
          <w:noProof/>
          <w:sz w:val="22"/>
          <w:szCs w:val="22"/>
        </w:rPr>
      </w:pPr>
      <w:hyperlink w:anchor="_Toc42590380" w:history="1">
        <w:r w:rsidR="0071222E" w:rsidRPr="009B0F26">
          <w:rPr>
            <w:rStyle w:val="Hyperlink"/>
            <w:noProof/>
          </w:rPr>
          <w:t>3.2.1</w:t>
        </w:r>
        <w:r w:rsidR="0071222E">
          <w:rPr>
            <w:rFonts w:asciiTheme="minorHAnsi" w:eastAsiaTheme="minorEastAsia" w:hAnsiTheme="minorHAnsi" w:cstheme="minorBidi"/>
            <w:noProof/>
            <w:sz w:val="22"/>
            <w:szCs w:val="22"/>
          </w:rPr>
          <w:tab/>
        </w:r>
        <w:r w:rsidR="0071222E" w:rsidRPr="009B0F26">
          <w:rPr>
            <w:rStyle w:val="Hyperlink"/>
            <w:noProof/>
          </w:rPr>
          <w:t>Definitie.</w:t>
        </w:r>
        <w:r w:rsidR="0071222E">
          <w:rPr>
            <w:noProof/>
            <w:webHidden/>
          </w:rPr>
          <w:tab/>
        </w:r>
        <w:r w:rsidR="0071222E">
          <w:rPr>
            <w:noProof/>
            <w:webHidden/>
          </w:rPr>
          <w:fldChar w:fldCharType="begin"/>
        </w:r>
        <w:r w:rsidR="0071222E">
          <w:rPr>
            <w:noProof/>
            <w:webHidden/>
          </w:rPr>
          <w:instrText xml:space="preserve"> PAGEREF _Toc42590380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2BE3B6AE" w14:textId="017E69F6" w:rsidR="0071222E" w:rsidRDefault="007A0CD2">
      <w:pPr>
        <w:pStyle w:val="Inhopg3"/>
        <w:rPr>
          <w:rFonts w:asciiTheme="minorHAnsi" w:eastAsiaTheme="minorEastAsia" w:hAnsiTheme="minorHAnsi" w:cstheme="minorBidi"/>
          <w:noProof/>
          <w:sz w:val="22"/>
          <w:szCs w:val="22"/>
        </w:rPr>
      </w:pPr>
      <w:hyperlink w:anchor="_Toc42590381" w:history="1">
        <w:r w:rsidR="0071222E" w:rsidRPr="009B0F26">
          <w:rPr>
            <w:rStyle w:val="Hyperlink"/>
            <w:noProof/>
          </w:rPr>
          <w:t>3.2.2</w:t>
        </w:r>
        <w:r w:rsidR="0071222E">
          <w:rPr>
            <w:rFonts w:asciiTheme="minorHAnsi" w:eastAsiaTheme="minorEastAsia" w:hAnsiTheme="minorHAnsi" w:cstheme="minorBidi"/>
            <w:noProof/>
            <w:sz w:val="22"/>
            <w:szCs w:val="22"/>
          </w:rPr>
          <w:tab/>
        </w:r>
        <w:r w:rsidR="0071222E" w:rsidRPr="009B0F26">
          <w:rPr>
            <w:rStyle w:val="Hyperlink"/>
            <w:noProof/>
          </w:rPr>
          <w:t>Beschrijving.</w:t>
        </w:r>
        <w:r w:rsidR="0071222E">
          <w:rPr>
            <w:noProof/>
            <w:webHidden/>
          </w:rPr>
          <w:tab/>
        </w:r>
        <w:r w:rsidR="0071222E">
          <w:rPr>
            <w:noProof/>
            <w:webHidden/>
          </w:rPr>
          <w:fldChar w:fldCharType="begin"/>
        </w:r>
        <w:r w:rsidR="0071222E">
          <w:rPr>
            <w:noProof/>
            <w:webHidden/>
          </w:rPr>
          <w:instrText xml:space="preserve"> PAGEREF _Toc42590381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59E3EBE1" w14:textId="2A6F2A29" w:rsidR="0071222E" w:rsidRDefault="007A0CD2">
      <w:pPr>
        <w:pStyle w:val="Inhopg2"/>
        <w:rPr>
          <w:rFonts w:asciiTheme="minorHAnsi" w:eastAsiaTheme="minorEastAsia" w:hAnsiTheme="minorHAnsi" w:cstheme="minorBidi"/>
          <w:sz w:val="22"/>
          <w:szCs w:val="22"/>
        </w:rPr>
      </w:pPr>
      <w:hyperlink w:anchor="_Toc42590382" w:history="1">
        <w:r w:rsidR="0071222E" w:rsidRPr="009B0F26">
          <w:rPr>
            <w:rStyle w:val="Hyperlink"/>
          </w:rPr>
          <w:t>3.3</w:t>
        </w:r>
        <w:r w:rsidR="0071222E">
          <w:rPr>
            <w:rFonts w:asciiTheme="minorHAnsi" w:eastAsiaTheme="minorEastAsia" w:hAnsiTheme="minorHAnsi" w:cstheme="minorBidi"/>
            <w:sz w:val="22"/>
            <w:szCs w:val="22"/>
          </w:rPr>
          <w:tab/>
        </w:r>
        <w:r w:rsidR="0071222E" w:rsidRPr="009B0F26">
          <w:rPr>
            <w:rStyle w:val="Hyperlink"/>
          </w:rPr>
          <w:t>Normatieve referenties.</w:t>
        </w:r>
        <w:r w:rsidR="0071222E">
          <w:rPr>
            <w:webHidden/>
          </w:rPr>
          <w:tab/>
        </w:r>
        <w:r w:rsidR="0071222E">
          <w:rPr>
            <w:webHidden/>
          </w:rPr>
          <w:fldChar w:fldCharType="begin"/>
        </w:r>
        <w:r w:rsidR="0071222E">
          <w:rPr>
            <w:webHidden/>
          </w:rPr>
          <w:instrText xml:space="preserve"> PAGEREF _Toc42590382 \h </w:instrText>
        </w:r>
        <w:r w:rsidR="0071222E">
          <w:rPr>
            <w:webHidden/>
          </w:rPr>
        </w:r>
        <w:r w:rsidR="0071222E">
          <w:rPr>
            <w:webHidden/>
          </w:rPr>
          <w:fldChar w:fldCharType="separate"/>
        </w:r>
        <w:r w:rsidR="0071222E">
          <w:rPr>
            <w:webHidden/>
          </w:rPr>
          <w:t>10</w:t>
        </w:r>
        <w:r w:rsidR="0071222E">
          <w:rPr>
            <w:webHidden/>
          </w:rPr>
          <w:fldChar w:fldCharType="end"/>
        </w:r>
      </w:hyperlink>
    </w:p>
    <w:p w14:paraId="17DCF932" w14:textId="58CD767F" w:rsidR="0071222E" w:rsidRDefault="007A0CD2">
      <w:pPr>
        <w:pStyle w:val="Inhopg2"/>
        <w:rPr>
          <w:rFonts w:asciiTheme="minorHAnsi" w:eastAsiaTheme="minorEastAsia" w:hAnsiTheme="minorHAnsi" w:cstheme="minorBidi"/>
          <w:sz w:val="22"/>
          <w:szCs w:val="22"/>
        </w:rPr>
      </w:pPr>
      <w:hyperlink w:anchor="_Toc42590383" w:history="1">
        <w:r w:rsidR="0071222E" w:rsidRPr="009B0F26">
          <w:rPr>
            <w:rStyle w:val="Hyperlink"/>
          </w:rPr>
          <w:t>3.4</w:t>
        </w:r>
        <w:r w:rsidR="0071222E">
          <w:rPr>
            <w:rFonts w:asciiTheme="minorHAnsi" w:eastAsiaTheme="minorEastAsia" w:hAnsiTheme="minorHAnsi" w:cstheme="minorBidi"/>
            <w:sz w:val="22"/>
            <w:szCs w:val="22"/>
          </w:rPr>
          <w:tab/>
        </w:r>
        <w:r w:rsidR="0071222E" w:rsidRPr="009B0F26">
          <w:rPr>
            <w:rStyle w:val="Hyperlink"/>
          </w:rPr>
          <w:t>Totstandkoming.</w:t>
        </w:r>
        <w:r w:rsidR="0071222E">
          <w:rPr>
            <w:webHidden/>
          </w:rPr>
          <w:tab/>
        </w:r>
        <w:r w:rsidR="0071222E">
          <w:rPr>
            <w:webHidden/>
          </w:rPr>
          <w:fldChar w:fldCharType="begin"/>
        </w:r>
        <w:r w:rsidR="0071222E">
          <w:rPr>
            <w:webHidden/>
          </w:rPr>
          <w:instrText xml:space="preserve"> PAGEREF _Toc42590383 \h </w:instrText>
        </w:r>
        <w:r w:rsidR="0071222E">
          <w:rPr>
            <w:webHidden/>
          </w:rPr>
        </w:r>
        <w:r w:rsidR="0071222E">
          <w:rPr>
            <w:webHidden/>
          </w:rPr>
          <w:fldChar w:fldCharType="separate"/>
        </w:r>
        <w:r w:rsidR="0071222E">
          <w:rPr>
            <w:webHidden/>
          </w:rPr>
          <w:t>10</w:t>
        </w:r>
        <w:r w:rsidR="0071222E">
          <w:rPr>
            <w:webHidden/>
          </w:rPr>
          <w:fldChar w:fldCharType="end"/>
        </w:r>
      </w:hyperlink>
    </w:p>
    <w:p w14:paraId="1350C091" w14:textId="449EB4FA" w:rsidR="0071222E" w:rsidRDefault="007A0CD2">
      <w:pPr>
        <w:pStyle w:val="Inhopg2"/>
        <w:rPr>
          <w:rFonts w:asciiTheme="minorHAnsi" w:eastAsiaTheme="minorEastAsia" w:hAnsiTheme="minorHAnsi" w:cstheme="minorBidi"/>
          <w:sz w:val="22"/>
          <w:szCs w:val="22"/>
        </w:rPr>
      </w:pPr>
      <w:hyperlink w:anchor="_Toc42590384" w:history="1">
        <w:r w:rsidR="0071222E" w:rsidRPr="009B0F26">
          <w:rPr>
            <w:rStyle w:val="Hyperlink"/>
          </w:rPr>
          <w:t>3.5</w:t>
        </w:r>
        <w:r w:rsidR="0071222E">
          <w:rPr>
            <w:rFonts w:asciiTheme="minorHAnsi" w:eastAsiaTheme="minorEastAsia" w:hAnsiTheme="minorHAnsi" w:cstheme="minorBidi"/>
            <w:sz w:val="22"/>
            <w:szCs w:val="22"/>
          </w:rPr>
          <w:tab/>
        </w:r>
        <w:r w:rsidR="0071222E" w:rsidRPr="009B0F26">
          <w:rPr>
            <w:rStyle w:val="Hyperlink"/>
          </w:rPr>
          <w:t>Termen en definities.</w:t>
        </w:r>
        <w:r w:rsidR="0071222E">
          <w:rPr>
            <w:webHidden/>
          </w:rPr>
          <w:tab/>
        </w:r>
        <w:r w:rsidR="0071222E">
          <w:rPr>
            <w:webHidden/>
          </w:rPr>
          <w:fldChar w:fldCharType="begin"/>
        </w:r>
        <w:r w:rsidR="0071222E">
          <w:rPr>
            <w:webHidden/>
          </w:rPr>
          <w:instrText xml:space="preserve"> PAGEREF _Toc42590384 \h </w:instrText>
        </w:r>
        <w:r w:rsidR="0071222E">
          <w:rPr>
            <w:webHidden/>
          </w:rPr>
        </w:r>
        <w:r w:rsidR="0071222E">
          <w:rPr>
            <w:webHidden/>
          </w:rPr>
          <w:fldChar w:fldCharType="separate"/>
        </w:r>
        <w:r w:rsidR="0071222E">
          <w:rPr>
            <w:webHidden/>
          </w:rPr>
          <w:t>10</w:t>
        </w:r>
        <w:r w:rsidR="0071222E">
          <w:rPr>
            <w:webHidden/>
          </w:rPr>
          <w:fldChar w:fldCharType="end"/>
        </w:r>
      </w:hyperlink>
    </w:p>
    <w:p w14:paraId="1BF84681" w14:textId="10E611B5" w:rsidR="0071222E" w:rsidRDefault="007A0CD2">
      <w:pPr>
        <w:pStyle w:val="Inhopg2"/>
        <w:rPr>
          <w:rFonts w:asciiTheme="minorHAnsi" w:eastAsiaTheme="minorEastAsia" w:hAnsiTheme="minorHAnsi" w:cstheme="minorBidi"/>
          <w:sz w:val="22"/>
          <w:szCs w:val="22"/>
        </w:rPr>
      </w:pPr>
      <w:hyperlink w:anchor="_Toc42590385" w:history="1">
        <w:r w:rsidR="0071222E" w:rsidRPr="009B0F26">
          <w:rPr>
            <w:rStyle w:val="Hyperlink"/>
          </w:rPr>
          <w:t>3.6</w:t>
        </w:r>
        <w:r w:rsidR="0071222E">
          <w:rPr>
            <w:rFonts w:asciiTheme="minorHAnsi" w:eastAsiaTheme="minorEastAsia" w:hAnsiTheme="minorHAnsi" w:cstheme="minorBidi"/>
            <w:sz w:val="22"/>
            <w:szCs w:val="22"/>
          </w:rPr>
          <w:tab/>
        </w:r>
        <w:r w:rsidR="0071222E" w:rsidRPr="009B0F26">
          <w:rPr>
            <w:rStyle w:val="Hyperlink"/>
          </w:rPr>
          <w:t>Symbolen en afkortingen.</w:t>
        </w:r>
        <w:r w:rsidR="0071222E">
          <w:rPr>
            <w:webHidden/>
          </w:rPr>
          <w:tab/>
        </w:r>
        <w:r w:rsidR="0071222E">
          <w:rPr>
            <w:webHidden/>
          </w:rPr>
          <w:fldChar w:fldCharType="begin"/>
        </w:r>
        <w:r w:rsidR="0071222E">
          <w:rPr>
            <w:webHidden/>
          </w:rPr>
          <w:instrText xml:space="preserve"> PAGEREF _Toc42590385 \h </w:instrText>
        </w:r>
        <w:r w:rsidR="0071222E">
          <w:rPr>
            <w:webHidden/>
          </w:rPr>
        </w:r>
        <w:r w:rsidR="0071222E">
          <w:rPr>
            <w:webHidden/>
          </w:rPr>
          <w:fldChar w:fldCharType="separate"/>
        </w:r>
        <w:r w:rsidR="0071222E">
          <w:rPr>
            <w:webHidden/>
          </w:rPr>
          <w:t>14</w:t>
        </w:r>
        <w:r w:rsidR="0071222E">
          <w:rPr>
            <w:webHidden/>
          </w:rPr>
          <w:fldChar w:fldCharType="end"/>
        </w:r>
      </w:hyperlink>
    </w:p>
    <w:p w14:paraId="1EB595D0" w14:textId="4409C732" w:rsidR="0071222E" w:rsidRDefault="007A0CD2">
      <w:pPr>
        <w:pStyle w:val="Inhopg1"/>
        <w:rPr>
          <w:rFonts w:asciiTheme="minorHAnsi" w:eastAsiaTheme="minorEastAsia" w:hAnsiTheme="minorHAnsi" w:cstheme="minorBidi"/>
          <w:noProof/>
          <w:sz w:val="22"/>
          <w:szCs w:val="22"/>
        </w:rPr>
      </w:pPr>
      <w:hyperlink w:anchor="_Toc42590386" w:history="1">
        <w:r w:rsidR="0071222E" w:rsidRPr="009B0F26">
          <w:rPr>
            <w:rStyle w:val="Hyperlink"/>
            <w:noProof/>
          </w:rPr>
          <w:t>Identificatie document</w:t>
        </w:r>
        <w:r w:rsidR="0071222E">
          <w:rPr>
            <w:noProof/>
            <w:webHidden/>
          </w:rPr>
          <w:tab/>
        </w:r>
        <w:r w:rsidR="0071222E">
          <w:rPr>
            <w:noProof/>
            <w:webHidden/>
          </w:rPr>
          <w:fldChar w:fldCharType="begin"/>
        </w:r>
        <w:r w:rsidR="0071222E">
          <w:rPr>
            <w:noProof/>
            <w:webHidden/>
          </w:rPr>
          <w:instrText xml:space="preserve"> PAGEREF _Toc42590386 \h </w:instrText>
        </w:r>
        <w:r w:rsidR="0071222E">
          <w:rPr>
            <w:noProof/>
            <w:webHidden/>
          </w:rPr>
        </w:r>
        <w:r w:rsidR="0071222E">
          <w:rPr>
            <w:noProof/>
            <w:webHidden/>
          </w:rPr>
          <w:fldChar w:fldCharType="separate"/>
        </w:r>
        <w:r w:rsidR="0071222E">
          <w:rPr>
            <w:noProof/>
            <w:webHidden/>
          </w:rPr>
          <w:t>16</w:t>
        </w:r>
        <w:r w:rsidR="0071222E">
          <w:rPr>
            <w:noProof/>
            <w:webHidden/>
          </w:rPr>
          <w:fldChar w:fldCharType="end"/>
        </w:r>
      </w:hyperlink>
    </w:p>
    <w:p w14:paraId="374102F6" w14:textId="02FC4BA3" w:rsidR="0071222E" w:rsidRDefault="007A0CD2">
      <w:pPr>
        <w:pStyle w:val="Inhopg1"/>
        <w:rPr>
          <w:rFonts w:asciiTheme="minorHAnsi" w:eastAsiaTheme="minorEastAsia" w:hAnsiTheme="minorHAnsi" w:cstheme="minorBidi"/>
          <w:noProof/>
          <w:sz w:val="22"/>
          <w:szCs w:val="22"/>
        </w:rPr>
      </w:pPr>
      <w:hyperlink w:anchor="_Toc42590387" w:history="1">
        <w:r w:rsidR="0071222E" w:rsidRPr="009B0F26">
          <w:rPr>
            <w:rStyle w:val="Hyperlink"/>
            <w:noProof/>
          </w:rPr>
          <w:t>Data content en structuur</w:t>
        </w:r>
        <w:r w:rsidR="0071222E">
          <w:rPr>
            <w:noProof/>
            <w:webHidden/>
          </w:rPr>
          <w:tab/>
        </w:r>
        <w:r w:rsidR="0071222E">
          <w:rPr>
            <w:noProof/>
            <w:webHidden/>
          </w:rPr>
          <w:fldChar w:fldCharType="begin"/>
        </w:r>
        <w:r w:rsidR="0071222E">
          <w:rPr>
            <w:noProof/>
            <w:webHidden/>
          </w:rPr>
          <w:instrText xml:space="preserve"> PAGEREF _Toc42590387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41B6C43" w14:textId="2EF5EA6D" w:rsidR="0071222E" w:rsidRDefault="007A0CD2">
      <w:pPr>
        <w:pStyle w:val="Inhopg2"/>
        <w:rPr>
          <w:rFonts w:asciiTheme="minorHAnsi" w:eastAsiaTheme="minorEastAsia" w:hAnsiTheme="minorHAnsi" w:cstheme="minorBidi"/>
          <w:sz w:val="22"/>
          <w:szCs w:val="22"/>
        </w:rPr>
      </w:pPr>
      <w:hyperlink w:anchor="_Toc42590388" w:history="1">
        <w:r w:rsidR="0071222E" w:rsidRPr="009B0F26">
          <w:rPr>
            <w:rStyle w:val="Hyperlink"/>
          </w:rPr>
          <w:t>5.1</w:t>
        </w:r>
        <w:r w:rsidR="0071222E">
          <w:rPr>
            <w:rFonts w:asciiTheme="minorHAnsi" w:eastAsiaTheme="minorEastAsia" w:hAnsiTheme="minorHAnsi" w:cstheme="minorBidi"/>
            <w:sz w:val="22"/>
            <w:szCs w:val="22"/>
          </w:rPr>
          <w:tab/>
        </w:r>
        <w:r w:rsidR="0071222E" w:rsidRPr="009B0F26">
          <w:rPr>
            <w:rStyle w:val="Hyperlink"/>
          </w:rPr>
          <w:t>Inleiding.</w:t>
        </w:r>
        <w:r w:rsidR="0071222E">
          <w:rPr>
            <w:webHidden/>
          </w:rPr>
          <w:tab/>
        </w:r>
        <w:r w:rsidR="0071222E">
          <w:rPr>
            <w:webHidden/>
          </w:rPr>
          <w:fldChar w:fldCharType="begin"/>
        </w:r>
        <w:r w:rsidR="0071222E">
          <w:rPr>
            <w:webHidden/>
          </w:rPr>
          <w:instrText xml:space="preserve"> PAGEREF _Toc42590388 \h </w:instrText>
        </w:r>
        <w:r w:rsidR="0071222E">
          <w:rPr>
            <w:webHidden/>
          </w:rPr>
        </w:r>
        <w:r w:rsidR="0071222E">
          <w:rPr>
            <w:webHidden/>
          </w:rPr>
          <w:fldChar w:fldCharType="separate"/>
        </w:r>
        <w:r w:rsidR="0071222E">
          <w:rPr>
            <w:webHidden/>
          </w:rPr>
          <w:t>17</w:t>
        </w:r>
        <w:r w:rsidR="0071222E">
          <w:rPr>
            <w:webHidden/>
          </w:rPr>
          <w:fldChar w:fldCharType="end"/>
        </w:r>
      </w:hyperlink>
    </w:p>
    <w:p w14:paraId="3B151876" w14:textId="7535A2B4" w:rsidR="0071222E" w:rsidRDefault="007A0CD2">
      <w:pPr>
        <w:pStyle w:val="Inhopg2"/>
        <w:rPr>
          <w:rFonts w:asciiTheme="minorHAnsi" w:eastAsiaTheme="minorEastAsia" w:hAnsiTheme="minorHAnsi" w:cstheme="minorBidi"/>
          <w:sz w:val="22"/>
          <w:szCs w:val="22"/>
        </w:rPr>
      </w:pPr>
      <w:hyperlink w:anchor="_Toc42590389" w:history="1">
        <w:r w:rsidR="0071222E" w:rsidRPr="009B0F26">
          <w:rPr>
            <w:rStyle w:val="Hyperlink"/>
          </w:rPr>
          <w:t>5.2</w:t>
        </w:r>
        <w:r w:rsidR="0071222E">
          <w:rPr>
            <w:rFonts w:asciiTheme="minorHAnsi" w:eastAsiaTheme="minorEastAsia" w:hAnsiTheme="minorHAnsi" w:cstheme="minorBidi"/>
            <w:sz w:val="22"/>
            <w:szCs w:val="22"/>
          </w:rPr>
          <w:tab/>
        </w:r>
        <w:r w:rsidR="0071222E" w:rsidRPr="009B0F26">
          <w:rPr>
            <w:rStyle w:val="Hyperlink"/>
          </w:rPr>
          <w:t>UML diagrammen.</w:t>
        </w:r>
        <w:r w:rsidR="0071222E">
          <w:rPr>
            <w:webHidden/>
          </w:rPr>
          <w:tab/>
        </w:r>
        <w:r w:rsidR="0071222E">
          <w:rPr>
            <w:webHidden/>
          </w:rPr>
          <w:fldChar w:fldCharType="begin"/>
        </w:r>
        <w:r w:rsidR="0071222E">
          <w:rPr>
            <w:webHidden/>
          </w:rPr>
          <w:instrText xml:space="preserve"> PAGEREF _Toc42590389 \h </w:instrText>
        </w:r>
        <w:r w:rsidR="0071222E">
          <w:rPr>
            <w:webHidden/>
          </w:rPr>
        </w:r>
        <w:r w:rsidR="0071222E">
          <w:rPr>
            <w:webHidden/>
          </w:rPr>
          <w:fldChar w:fldCharType="separate"/>
        </w:r>
        <w:r w:rsidR="0071222E">
          <w:rPr>
            <w:webHidden/>
          </w:rPr>
          <w:t>17</w:t>
        </w:r>
        <w:r w:rsidR="0071222E">
          <w:rPr>
            <w:webHidden/>
          </w:rPr>
          <w:fldChar w:fldCharType="end"/>
        </w:r>
      </w:hyperlink>
    </w:p>
    <w:p w14:paraId="335843B4" w14:textId="459F0310" w:rsidR="0071222E" w:rsidRDefault="007A0CD2">
      <w:pPr>
        <w:pStyle w:val="Inhopg3"/>
        <w:rPr>
          <w:rFonts w:asciiTheme="minorHAnsi" w:eastAsiaTheme="minorEastAsia" w:hAnsiTheme="minorHAnsi" w:cstheme="minorBidi"/>
          <w:noProof/>
          <w:sz w:val="22"/>
          <w:szCs w:val="22"/>
        </w:rPr>
      </w:pPr>
      <w:hyperlink w:anchor="_Toc42590390" w:history="1">
        <w:r w:rsidR="0071222E" w:rsidRPr="009B0F26">
          <w:rPr>
            <w:rStyle w:val="Hyperlink"/>
            <w:noProof/>
          </w:rPr>
          <w:t>5.2.1</w:t>
        </w:r>
        <w:r w:rsidR="0071222E">
          <w:rPr>
            <w:rFonts w:asciiTheme="minorHAnsi" w:eastAsiaTheme="minorEastAsia" w:hAnsiTheme="minorHAnsi" w:cstheme="minorBidi"/>
            <w:noProof/>
            <w:sz w:val="22"/>
            <w:szCs w:val="22"/>
          </w:rPr>
          <w:tab/>
        </w:r>
        <w:r w:rsidR="0071222E" w:rsidRPr="009B0F26">
          <w:rPr>
            <w:rStyle w:val="Hyperlink"/>
            <w:noProof/>
          </w:rPr>
          <w:t>Beschrijving algemeen principe: IMKL als extensie op INSPIRE.</w:t>
        </w:r>
        <w:r w:rsidR="0071222E">
          <w:rPr>
            <w:noProof/>
            <w:webHidden/>
          </w:rPr>
          <w:tab/>
        </w:r>
        <w:r w:rsidR="0071222E">
          <w:rPr>
            <w:noProof/>
            <w:webHidden/>
          </w:rPr>
          <w:fldChar w:fldCharType="begin"/>
        </w:r>
        <w:r w:rsidR="0071222E">
          <w:rPr>
            <w:noProof/>
            <w:webHidden/>
          </w:rPr>
          <w:instrText xml:space="preserve"> PAGEREF _Toc42590390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C2A2C40" w14:textId="54EF729F" w:rsidR="0071222E" w:rsidRDefault="007A0CD2">
      <w:pPr>
        <w:pStyle w:val="Inhopg3"/>
        <w:rPr>
          <w:rFonts w:asciiTheme="minorHAnsi" w:eastAsiaTheme="minorEastAsia" w:hAnsiTheme="minorHAnsi" w:cstheme="minorBidi"/>
          <w:noProof/>
          <w:sz w:val="22"/>
          <w:szCs w:val="22"/>
        </w:rPr>
      </w:pPr>
      <w:hyperlink w:anchor="_Toc42590391" w:history="1">
        <w:r w:rsidR="0071222E" w:rsidRPr="009B0F26">
          <w:rPr>
            <w:rStyle w:val="Hyperlink"/>
            <w:noProof/>
          </w:rPr>
          <w:t>5.2.2</w:t>
        </w:r>
        <w:r w:rsidR="0071222E">
          <w:rPr>
            <w:rFonts w:asciiTheme="minorHAnsi" w:eastAsiaTheme="minorEastAsia" w:hAnsiTheme="minorHAnsi" w:cstheme="minorBidi"/>
            <w:noProof/>
            <w:sz w:val="22"/>
            <w:szCs w:val="22"/>
          </w:rPr>
          <w:tab/>
        </w:r>
        <w:r w:rsidR="0071222E" w:rsidRPr="009B0F26">
          <w:rPr>
            <w:rStyle w:val="Hyperlink"/>
            <w:noProof/>
          </w:rPr>
          <w:t>Metamodel.</w:t>
        </w:r>
        <w:r w:rsidR="0071222E">
          <w:rPr>
            <w:noProof/>
            <w:webHidden/>
          </w:rPr>
          <w:tab/>
        </w:r>
        <w:r w:rsidR="0071222E">
          <w:rPr>
            <w:noProof/>
            <w:webHidden/>
          </w:rPr>
          <w:fldChar w:fldCharType="begin"/>
        </w:r>
        <w:r w:rsidR="0071222E">
          <w:rPr>
            <w:noProof/>
            <w:webHidden/>
          </w:rPr>
          <w:instrText xml:space="preserve"> PAGEREF _Toc42590391 \h </w:instrText>
        </w:r>
        <w:r w:rsidR="0071222E">
          <w:rPr>
            <w:noProof/>
            <w:webHidden/>
          </w:rPr>
        </w:r>
        <w:r w:rsidR="0071222E">
          <w:rPr>
            <w:noProof/>
            <w:webHidden/>
          </w:rPr>
          <w:fldChar w:fldCharType="separate"/>
        </w:r>
        <w:r w:rsidR="0071222E">
          <w:rPr>
            <w:noProof/>
            <w:webHidden/>
          </w:rPr>
          <w:t>18</w:t>
        </w:r>
        <w:r w:rsidR="0071222E">
          <w:rPr>
            <w:noProof/>
            <w:webHidden/>
          </w:rPr>
          <w:fldChar w:fldCharType="end"/>
        </w:r>
      </w:hyperlink>
    </w:p>
    <w:p w14:paraId="58F0879D" w14:textId="15D6635D" w:rsidR="0071222E" w:rsidRDefault="007A0CD2">
      <w:pPr>
        <w:pStyle w:val="Inhopg3"/>
        <w:rPr>
          <w:rFonts w:asciiTheme="minorHAnsi" w:eastAsiaTheme="minorEastAsia" w:hAnsiTheme="minorHAnsi" w:cstheme="minorBidi"/>
          <w:noProof/>
          <w:sz w:val="22"/>
          <w:szCs w:val="22"/>
        </w:rPr>
      </w:pPr>
      <w:hyperlink w:anchor="_Toc42590392" w:history="1">
        <w:r w:rsidR="0071222E" w:rsidRPr="009B0F26">
          <w:rPr>
            <w:rStyle w:val="Hyperlink"/>
            <w:noProof/>
          </w:rPr>
          <w:t>5.2.3</w:t>
        </w:r>
        <w:r w:rsidR="0071222E">
          <w:rPr>
            <w:rFonts w:asciiTheme="minorHAnsi" w:eastAsiaTheme="minorEastAsia" w:hAnsiTheme="minorHAnsi" w:cstheme="minorBidi"/>
            <w:noProof/>
            <w:sz w:val="22"/>
            <w:szCs w:val="22"/>
          </w:rPr>
          <w:tab/>
        </w:r>
        <w:r w:rsidR="0071222E" w:rsidRPr="009B0F26">
          <w:rPr>
            <w:rStyle w:val="Hyperlink"/>
            <w:noProof/>
          </w:rPr>
          <w:t>UML - WIBON overzicht.</w:t>
        </w:r>
        <w:r w:rsidR="0071222E">
          <w:rPr>
            <w:noProof/>
            <w:webHidden/>
          </w:rPr>
          <w:tab/>
        </w:r>
        <w:r w:rsidR="0071222E">
          <w:rPr>
            <w:noProof/>
            <w:webHidden/>
          </w:rPr>
          <w:fldChar w:fldCharType="begin"/>
        </w:r>
        <w:r w:rsidR="0071222E">
          <w:rPr>
            <w:noProof/>
            <w:webHidden/>
          </w:rPr>
          <w:instrText xml:space="preserve"> PAGEREF _Toc42590392 \h </w:instrText>
        </w:r>
        <w:r w:rsidR="0071222E">
          <w:rPr>
            <w:noProof/>
            <w:webHidden/>
          </w:rPr>
        </w:r>
        <w:r w:rsidR="0071222E">
          <w:rPr>
            <w:noProof/>
            <w:webHidden/>
          </w:rPr>
          <w:fldChar w:fldCharType="separate"/>
        </w:r>
        <w:r w:rsidR="0071222E">
          <w:rPr>
            <w:noProof/>
            <w:webHidden/>
          </w:rPr>
          <w:t>19</w:t>
        </w:r>
        <w:r w:rsidR="0071222E">
          <w:rPr>
            <w:noProof/>
            <w:webHidden/>
          </w:rPr>
          <w:fldChar w:fldCharType="end"/>
        </w:r>
      </w:hyperlink>
    </w:p>
    <w:p w14:paraId="1E8F6F40" w14:textId="556882E7" w:rsidR="0071222E" w:rsidRDefault="007A0CD2">
      <w:pPr>
        <w:pStyle w:val="Inhopg3"/>
        <w:rPr>
          <w:rFonts w:asciiTheme="minorHAnsi" w:eastAsiaTheme="minorEastAsia" w:hAnsiTheme="minorHAnsi" w:cstheme="minorBidi"/>
          <w:noProof/>
          <w:sz w:val="22"/>
          <w:szCs w:val="22"/>
        </w:rPr>
      </w:pPr>
      <w:hyperlink w:anchor="_Toc42590393" w:history="1">
        <w:r w:rsidR="0071222E" w:rsidRPr="009B0F26">
          <w:rPr>
            <w:rStyle w:val="Hyperlink"/>
            <w:noProof/>
          </w:rPr>
          <w:t>5.2.4</w:t>
        </w:r>
        <w:r w:rsidR="0071222E">
          <w:rPr>
            <w:rFonts w:asciiTheme="minorHAnsi" w:eastAsiaTheme="minorEastAsia" w:hAnsiTheme="minorHAnsi" w:cstheme="minorBidi"/>
            <w:noProof/>
            <w:sz w:val="22"/>
            <w:szCs w:val="22"/>
          </w:rPr>
          <w:tab/>
        </w:r>
        <w:r w:rsidR="0071222E" w:rsidRPr="009B0F26">
          <w:rPr>
            <w:rStyle w:val="Hyperlink"/>
            <w:noProof/>
          </w:rPr>
          <w:t>Associaties in het model.</w:t>
        </w:r>
        <w:r w:rsidR="0071222E">
          <w:rPr>
            <w:noProof/>
            <w:webHidden/>
          </w:rPr>
          <w:tab/>
        </w:r>
        <w:r w:rsidR="0071222E">
          <w:rPr>
            <w:noProof/>
            <w:webHidden/>
          </w:rPr>
          <w:fldChar w:fldCharType="begin"/>
        </w:r>
        <w:r w:rsidR="0071222E">
          <w:rPr>
            <w:noProof/>
            <w:webHidden/>
          </w:rPr>
          <w:instrText xml:space="preserve"> PAGEREF _Toc42590393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FAB9C39" w14:textId="5A259D3A" w:rsidR="0071222E" w:rsidRDefault="007A0CD2">
      <w:pPr>
        <w:pStyle w:val="Inhopg3"/>
        <w:rPr>
          <w:rFonts w:asciiTheme="minorHAnsi" w:eastAsiaTheme="minorEastAsia" w:hAnsiTheme="minorHAnsi" w:cstheme="minorBidi"/>
          <w:noProof/>
          <w:sz w:val="22"/>
          <w:szCs w:val="22"/>
        </w:rPr>
      </w:pPr>
      <w:hyperlink w:anchor="_Toc42590394" w:history="1">
        <w:r w:rsidR="0071222E" w:rsidRPr="009B0F26">
          <w:rPr>
            <w:rStyle w:val="Hyperlink"/>
            <w:noProof/>
          </w:rPr>
          <w:t>5.2.5</w:t>
        </w:r>
        <w:r w:rsidR="0071222E">
          <w:rPr>
            <w:rFonts w:asciiTheme="minorHAnsi" w:eastAsiaTheme="minorEastAsia" w:hAnsiTheme="minorHAnsi" w:cstheme="minorBidi"/>
            <w:noProof/>
            <w:sz w:val="22"/>
            <w:szCs w:val="22"/>
          </w:rPr>
          <w:tab/>
        </w:r>
        <w:r w:rsidR="0071222E" w:rsidRPr="009B0F26">
          <w:rPr>
            <w:rStyle w:val="Hyperlink"/>
            <w:noProof/>
          </w:rPr>
          <w:t>Numerieke waarden.</w:t>
        </w:r>
        <w:r w:rsidR="0071222E">
          <w:rPr>
            <w:noProof/>
            <w:webHidden/>
          </w:rPr>
          <w:tab/>
        </w:r>
        <w:r w:rsidR="0071222E">
          <w:rPr>
            <w:noProof/>
            <w:webHidden/>
          </w:rPr>
          <w:fldChar w:fldCharType="begin"/>
        </w:r>
        <w:r w:rsidR="0071222E">
          <w:rPr>
            <w:noProof/>
            <w:webHidden/>
          </w:rPr>
          <w:instrText xml:space="preserve"> PAGEREF _Toc42590394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5953CD3" w14:textId="0C7381E6" w:rsidR="0071222E" w:rsidRDefault="007A0CD2">
      <w:pPr>
        <w:pStyle w:val="Inhopg3"/>
        <w:rPr>
          <w:rFonts w:asciiTheme="minorHAnsi" w:eastAsiaTheme="minorEastAsia" w:hAnsiTheme="minorHAnsi" w:cstheme="minorBidi"/>
          <w:noProof/>
          <w:sz w:val="22"/>
          <w:szCs w:val="22"/>
        </w:rPr>
      </w:pPr>
      <w:hyperlink w:anchor="_Toc42590395" w:history="1">
        <w:r w:rsidR="0071222E" w:rsidRPr="009B0F26">
          <w:rPr>
            <w:rStyle w:val="Hyperlink"/>
            <w:noProof/>
          </w:rPr>
          <w:t>5.2.6</w:t>
        </w:r>
        <w:r w:rsidR="0071222E">
          <w:rPr>
            <w:rFonts w:asciiTheme="minorHAnsi" w:eastAsiaTheme="minorEastAsia" w:hAnsiTheme="minorHAnsi" w:cstheme="minorBidi"/>
            <w:noProof/>
            <w:sz w:val="22"/>
            <w:szCs w:val="22"/>
          </w:rPr>
          <w:tab/>
        </w:r>
        <w:r w:rsidR="0071222E" w:rsidRPr="009B0F26">
          <w:rPr>
            <w:rStyle w:val="Hyperlink"/>
            <w:noProof/>
          </w:rPr>
          <w:t>Waardelijsten zijn extern.</w:t>
        </w:r>
        <w:r w:rsidR="0071222E">
          <w:rPr>
            <w:noProof/>
            <w:webHidden/>
          </w:rPr>
          <w:tab/>
        </w:r>
        <w:r w:rsidR="0071222E">
          <w:rPr>
            <w:noProof/>
            <w:webHidden/>
          </w:rPr>
          <w:fldChar w:fldCharType="begin"/>
        </w:r>
        <w:r w:rsidR="0071222E">
          <w:rPr>
            <w:noProof/>
            <w:webHidden/>
          </w:rPr>
          <w:instrText xml:space="preserve"> PAGEREF _Toc42590395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94B703F" w14:textId="10D3A364" w:rsidR="0071222E" w:rsidRDefault="007A0CD2">
      <w:pPr>
        <w:pStyle w:val="Inhopg3"/>
        <w:rPr>
          <w:rFonts w:asciiTheme="minorHAnsi" w:eastAsiaTheme="minorEastAsia" w:hAnsiTheme="minorHAnsi" w:cstheme="minorBidi"/>
          <w:noProof/>
          <w:sz w:val="22"/>
          <w:szCs w:val="22"/>
        </w:rPr>
      </w:pPr>
      <w:hyperlink w:anchor="_Toc42590396" w:history="1">
        <w:r w:rsidR="0071222E" w:rsidRPr="009B0F26">
          <w:rPr>
            <w:rStyle w:val="Hyperlink"/>
            <w:noProof/>
          </w:rPr>
          <w:t>5.2.7</w:t>
        </w:r>
        <w:r w:rsidR="0071222E">
          <w:rPr>
            <w:rFonts w:asciiTheme="minorHAnsi" w:eastAsiaTheme="minorEastAsia" w:hAnsiTheme="minorHAnsi" w:cstheme="minorBidi"/>
            <w:noProof/>
            <w:sz w:val="22"/>
            <w:szCs w:val="22"/>
          </w:rPr>
          <w:tab/>
        </w:r>
        <w:r w:rsidR="0071222E" w:rsidRPr="009B0F26">
          <w:rPr>
            <w:rStyle w:val="Hyperlink"/>
            <w:noProof/>
          </w:rPr>
          <w:t>Basisattributen voor identificatie en labels.</w:t>
        </w:r>
        <w:r w:rsidR="0071222E">
          <w:rPr>
            <w:noProof/>
            <w:webHidden/>
          </w:rPr>
          <w:tab/>
        </w:r>
        <w:r w:rsidR="0071222E">
          <w:rPr>
            <w:noProof/>
            <w:webHidden/>
          </w:rPr>
          <w:fldChar w:fldCharType="begin"/>
        </w:r>
        <w:r w:rsidR="0071222E">
          <w:rPr>
            <w:noProof/>
            <w:webHidden/>
          </w:rPr>
          <w:instrText xml:space="preserve"> PAGEREF _Toc42590396 \h </w:instrText>
        </w:r>
        <w:r w:rsidR="0071222E">
          <w:rPr>
            <w:noProof/>
            <w:webHidden/>
          </w:rPr>
        </w:r>
        <w:r w:rsidR="0071222E">
          <w:rPr>
            <w:noProof/>
            <w:webHidden/>
          </w:rPr>
          <w:fldChar w:fldCharType="separate"/>
        </w:r>
        <w:r w:rsidR="0071222E">
          <w:rPr>
            <w:noProof/>
            <w:webHidden/>
          </w:rPr>
          <w:t>22</w:t>
        </w:r>
        <w:r w:rsidR="0071222E">
          <w:rPr>
            <w:noProof/>
            <w:webHidden/>
          </w:rPr>
          <w:fldChar w:fldCharType="end"/>
        </w:r>
      </w:hyperlink>
    </w:p>
    <w:p w14:paraId="5E1E1BFE" w14:textId="15374EDA" w:rsidR="0071222E" w:rsidRDefault="007A0CD2">
      <w:pPr>
        <w:pStyle w:val="Inhopg3"/>
        <w:rPr>
          <w:rFonts w:asciiTheme="minorHAnsi" w:eastAsiaTheme="minorEastAsia" w:hAnsiTheme="minorHAnsi" w:cstheme="minorBidi"/>
          <w:noProof/>
          <w:sz w:val="22"/>
          <w:szCs w:val="22"/>
        </w:rPr>
      </w:pPr>
      <w:hyperlink w:anchor="_Toc42590397" w:history="1">
        <w:r w:rsidR="0071222E" w:rsidRPr="009B0F26">
          <w:rPr>
            <w:rStyle w:val="Hyperlink"/>
            <w:noProof/>
          </w:rPr>
          <w:t>5.2.8</w:t>
        </w:r>
        <w:r w:rsidR="0071222E">
          <w:rPr>
            <w:rFonts w:asciiTheme="minorHAnsi" w:eastAsiaTheme="minorEastAsia" w:hAnsiTheme="minorHAnsi" w:cstheme="minorBidi"/>
            <w:noProof/>
            <w:sz w:val="22"/>
            <w:szCs w:val="22"/>
          </w:rPr>
          <w:tab/>
        </w:r>
        <w:r w:rsidR="0071222E" w:rsidRPr="009B0F26">
          <w:rPr>
            <w:rStyle w:val="Hyperlink"/>
            <w:noProof/>
          </w:rPr>
          <w:t>IMKL semantische kern.</w:t>
        </w:r>
        <w:r w:rsidR="0071222E">
          <w:rPr>
            <w:noProof/>
            <w:webHidden/>
          </w:rPr>
          <w:tab/>
        </w:r>
        <w:r w:rsidR="0071222E">
          <w:rPr>
            <w:noProof/>
            <w:webHidden/>
          </w:rPr>
          <w:fldChar w:fldCharType="begin"/>
        </w:r>
        <w:r w:rsidR="0071222E">
          <w:rPr>
            <w:noProof/>
            <w:webHidden/>
          </w:rPr>
          <w:instrText xml:space="preserve"> PAGEREF _Toc42590397 \h </w:instrText>
        </w:r>
        <w:r w:rsidR="0071222E">
          <w:rPr>
            <w:noProof/>
            <w:webHidden/>
          </w:rPr>
        </w:r>
        <w:r w:rsidR="0071222E">
          <w:rPr>
            <w:noProof/>
            <w:webHidden/>
          </w:rPr>
          <w:fldChar w:fldCharType="separate"/>
        </w:r>
        <w:r w:rsidR="0071222E">
          <w:rPr>
            <w:noProof/>
            <w:webHidden/>
          </w:rPr>
          <w:t>24</w:t>
        </w:r>
        <w:r w:rsidR="0071222E">
          <w:rPr>
            <w:noProof/>
            <w:webHidden/>
          </w:rPr>
          <w:fldChar w:fldCharType="end"/>
        </w:r>
      </w:hyperlink>
    </w:p>
    <w:p w14:paraId="4424C9E5" w14:textId="1B1289F8" w:rsidR="0071222E" w:rsidRDefault="007A0CD2">
      <w:pPr>
        <w:pStyle w:val="Inhopg3"/>
        <w:rPr>
          <w:rFonts w:asciiTheme="minorHAnsi" w:eastAsiaTheme="minorEastAsia" w:hAnsiTheme="minorHAnsi" w:cstheme="minorBidi"/>
          <w:noProof/>
          <w:sz w:val="22"/>
          <w:szCs w:val="22"/>
        </w:rPr>
      </w:pPr>
      <w:hyperlink w:anchor="_Toc42590398" w:history="1">
        <w:r w:rsidR="0071222E" w:rsidRPr="009B0F26">
          <w:rPr>
            <w:rStyle w:val="Hyperlink"/>
            <w:noProof/>
          </w:rPr>
          <w:t>5.2.9</w:t>
        </w:r>
        <w:r w:rsidR="0071222E">
          <w:rPr>
            <w:rFonts w:asciiTheme="minorHAnsi" w:eastAsiaTheme="minorEastAsia" w:hAnsiTheme="minorHAnsi" w:cstheme="minorBidi"/>
            <w:noProof/>
            <w:sz w:val="22"/>
            <w:szCs w:val="22"/>
          </w:rPr>
          <w:tab/>
        </w:r>
        <w:r w:rsidR="0071222E" w:rsidRPr="009B0F26">
          <w:rPr>
            <w:rStyle w:val="Hyperlink"/>
            <w:noProof/>
          </w:rPr>
          <w:t>Diepte.</w:t>
        </w:r>
        <w:r w:rsidR="0071222E">
          <w:rPr>
            <w:noProof/>
            <w:webHidden/>
          </w:rPr>
          <w:tab/>
        </w:r>
        <w:r w:rsidR="0071222E">
          <w:rPr>
            <w:noProof/>
            <w:webHidden/>
          </w:rPr>
          <w:fldChar w:fldCharType="begin"/>
        </w:r>
        <w:r w:rsidR="0071222E">
          <w:rPr>
            <w:noProof/>
            <w:webHidden/>
          </w:rPr>
          <w:instrText xml:space="preserve"> PAGEREF _Toc42590398 \h </w:instrText>
        </w:r>
        <w:r w:rsidR="0071222E">
          <w:rPr>
            <w:noProof/>
            <w:webHidden/>
          </w:rPr>
        </w:r>
        <w:r w:rsidR="0071222E">
          <w:rPr>
            <w:noProof/>
            <w:webHidden/>
          </w:rPr>
          <w:fldChar w:fldCharType="separate"/>
        </w:r>
        <w:r w:rsidR="0071222E">
          <w:rPr>
            <w:noProof/>
            <w:webHidden/>
          </w:rPr>
          <w:t>32</w:t>
        </w:r>
        <w:r w:rsidR="0071222E">
          <w:rPr>
            <w:noProof/>
            <w:webHidden/>
          </w:rPr>
          <w:fldChar w:fldCharType="end"/>
        </w:r>
      </w:hyperlink>
    </w:p>
    <w:p w14:paraId="5262423D" w14:textId="297207F1" w:rsidR="0071222E" w:rsidRDefault="007A0CD2">
      <w:pPr>
        <w:pStyle w:val="Inhopg3"/>
        <w:rPr>
          <w:rFonts w:asciiTheme="minorHAnsi" w:eastAsiaTheme="minorEastAsia" w:hAnsiTheme="minorHAnsi" w:cstheme="minorBidi"/>
          <w:noProof/>
          <w:sz w:val="22"/>
          <w:szCs w:val="22"/>
        </w:rPr>
      </w:pPr>
      <w:hyperlink w:anchor="_Toc42590399" w:history="1">
        <w:r w:rsidR="0071222E" w:rsidRPr="009B0F26">
          <w:rPr>
            <w:rStyle w:val="Hyperlink"/>
            <w:noProof/>
          </w:rPr>
          <w:t>5.2.10</w:t>
        </w:r>
        <w:r w:rsidR="0071222E">
          <w:rPr>
            <w:rFonts w:asciiTheme="minorHAnsi" w:eastAsiaTheme="minorEastAsia" w:hAnsiTheme="minorHAnsi" w:cstheme="minorBidi"/>
            <w:noProof/>
            <w:sz w:val="22"/>
            <w:szCs w:val="22"/>
          </w:rPr>
          <w:tab/>
        </w:r>
        <w:r w:rsidR="0071222E" w:rsidRPr="009B0F26">
          <w:rPr>
            <w:rStyle w:val="Hyperlink"/>
            <w:noProof/>
          </w:rPr>
          <w:t>Utiliteitsnet.</w:t>
        </w:r>
        <w:r w:rsidR="0071222E">
          <w:rPr>
            <w:noProof/>
            <w:webHidden/>
          </w:rPr>
          <w:tab/>
        </w:r>
        <w:r w:rsidR="0071222E">
          <w:rPr>
            <w:noProof/>
            <w:webHidden/>
          </w:rPr>
          <w:fldChar w:fldCharType="begin"/>
        </w:r>
        <w:r w:rsidR="0071222E">
          <w:rPr>
            <w:noProof/>
            <w:webHidden/>
          </w:rPr>
          <w:instrText xml:space="preserve"> PAGEREF _Toc42590399 \h </w:instrText>
        </w:r>
        <w:r w:rsidR="0071222E">
          <w:rPr>
            <w:noProof/>
            <w:webHidden/>
          </w:rPr>
        </w:r>
        <w:r w:rsidR="0071222E">
          <w:rPr>
            <w:noProof/>
            <w:webHidden/>
          </w:rPr>
          <w:fldChar w:fldCharType="separate"/>
        </w:r>
        <w:r w:rsidR="0071222E">
          <w:rPr>
            <w:noProof/>
            <w:webHidden/>
          </w:rPr>
          <w:t>34</w:t>
        </w:r>
        <w:r w:rsidR="0071222E">
          <w:rPr>
            <w:noProof/>
            <w:webHidden/>
          </w:rPr>
          <w:fldChar w:fldCharType="end"/>
        </w:r>
      </w:hyperlink>
    </w:p>
    <w:p w14:paraId="1E93F527" w14:textId="27407700" w:rsidR="0071222E" w:rsidRDefault="007A0CD2">
      <w:pPr>
        <w:pStyle w:val="Inhopg3"/>
        <w:rPr>
          <w:rFonts w:asciiTheme="minorHAnsi" w:eastAsiaTheme="minorEastAsia" w:hAnsiTheme="minorHAnsi" w:cstheme="minorBidi"/>
          <w:noProof/>
          <w:sz w:val="22"/>
          <w:szCs w:val="22"/>
        </w:rPr>
      </w:pPr>
      <w:hyperlink w:anchor="_Toc42590400" w:history="1">
        <w:r w:rsidR="0071222E" w:rsidRPr="009B0F26">
          <w:rPr>
            <w:rStyle w:val="Hyperlink"/>
            <w:noProof/>
          </w:rPr>
          <w:t>5.2.11</w:t>
        </w:r>
        <w:r w:rsidR="0071222E">
          <w:rPr>
            <w:rFonts w:asciiTheme="minorHAnsi" w:eastAsiaTheme="minorEastAsia" w:hAnsiTheme="minorHAnsi" w:cstheme="minorBidi"/>
            <w:noProof/>
            <w:sz w:val="22"/>
            <w:szCs w:val="22"/>
          </w:rPr>
          <w:tab/>
        </w:r>
        <w:r w:rsidR="0071222E" w:rsidRPr="009B0F26">
          <w:rPr>
            <w:rStyle w:val="Hyperlink"/>
            <w:noProof/>
          </w:rPr>
          <w:t>KabelOfLeiding.</w:t>
        </w:r>
        <w:r w:rsidR="0071222E">
          <w:rPr>
            <w:noProof/>
            <w:webHidden/>
          </w:rPr>
          <w:tab/>
        </w:r>
        <w:r w:rsidR="0071222E">
          <w:rPr>
            <w:noProof/>
            <w:webHidden/>
          </w:rPr>
          <w:fldChar w:fldCharType="begin"/>
        </w:r>
        <w:r w:rsidR="0071222E">
          <w:rPr>
            <w:noProof/>
            <w:webHidden/>
          </w:rPr>
          <w:instrText xml:space="preserve"> PAGEREF _Toc42590400 \h </w:instrText>
        </w:r>
        <w:r w:rsidR="0071222E">
          <w:rPr>
            <w:noProof/>
            <w:webHidden/>
          </w:rPr>
        </w:r>
        <w:r w:rsidR="0071222E">
          <w:rPr>
            <w:noProof/>
            <w:webHidden/>
          </w:rPr>
          <w:fldChar w:fldCharType="separate"/>
        </w:r>
        <w:r w:rsidR="0071222E">
          <w:rPr>
            <w:noProof/>
            <w:webHidden/>
          </w:rPr>
          <w:t>36</w:t>
        </w:r>
        <w:r w:rsidR="0071222E">
          <w:rPr>
            <w:noProof/>
            <w:webHidden/>
          </w:rPr>
          <w:fldChar w:fldCharType="end"/>
        </w:r>
      </w:hyperlink>
    </w:p>
    <w:p w14:paraId="2D30AE96" w14:textId="3FDECA37" w:rsidR="0071222E" w:rsidRDefault="007A0CD2">
      <w:pPr>
        <w:pStyle w:val="Inhopg3"/>
        <w:rPr>
          <w:rFonts w:asciiTheme="minorHAnsi" w:eastAsiaTheme="minorEastAsia" w:hAnsiTheme="minorHAnsi" w:cstheme="minorBidi"/>
          <w:noProof/>
          <w:sz w:val="22"/>
          <w:szCs w:val="22"/>
        </w:rPr>
      </w:pPr>
      <w:hyperlink w:anchor="_Toc42590401" w:history="1">
        <w:r w:rsidR="0071222E" w:rsidRPr="009B0F26">
          <w:rPr>
            <w:rStyle w:val="Hyperlink"/>
            <w:noProof/>
          </w:rPr>
          <w:t>5.2.12</w:t>
        </w:r>
        <w:r w:rsidR="0071222E">
          <w:rPr>
            <w:rFonts w:asciiTheme="minorHAnsi" w:eastAsiaTheme="minorEastAsia" w:hAnsiTheme="minorHAnsi" w:cstheme="minorBidi"/>
            <w:noProof/>
            <w:sz w:val="22"/>
            <w:szCs w:val="22"/>
          </w:rPr>
          <w:tab/>
        </w:r>
        <w:r w:rsidR="0071222E" w:rsidRPr="009B0F26">
          <w:rPr>
            <w:rStyle w:val="Hyperlink"/>
            <w:noProof/>
          </w:rPr>
          <w:t>Leidingelement.</w:t>
        </w:r>
        <w:r w:rsidR="0071222E">
          <w:rPr>
            <w:noProof/>
            <w:webHidden/>
          </w:rPr>
          <w:tab/>
        </w:r>
        <w:r w:rsidR="0071222E">
          <w:rPr>
            <w:noProof/>
            <w:webHidden/>
          </w:rPr>
          <w:fldChar w:fldCharType="begin"/>
        </w:r>
        <w:r w:rsidR="0071222E">
          <w:rPr>
            <w:noProof/>
            <w:webHidden/>
          </w:rPr>
          <w:instrText xml:space="preserve"> PAGEREF _Toc42590401 \h </w:instrText>
        </w:r>
        <w:r w:rsidR="0071222E">
          <w:rPr>
            <w:noProof/>
            <w:webHidden/>
          </w:rPr>
        </w:r>
        <w:r w:rsidR="0071222E">
          <w:rPr>
            <w:noProof/>
            <w:webHidden/>
          </w:rPr>
          <w:fldChar w:fldCharType="separate"/>
        </w:r>
        <w:r w:rsidR="0071222E">
          <w:rPr>
            <w:noProof/>
            <w:webHidden/>
          </w:rPr>
          <w:t>38</w:t>
        </w:r>
        <w:r w:rsidR="0071222E">
          <w:rPr>
            <w:noProof/>
            <w:webHidden/>
          </w:rPr>
          <w:fldChar w:fldCharType="end"/>
        </w:r>
      </w:hyperlink>
    </w:p>
    <w:p w14:paraId="3FA68D07" w14:textId="2B449A37" w:rsidR="0071222E" w:rsidRDefault="007A0CD2">
      <w:pPr>
        <w:pStyle w:val="Inhopg3"/>
        <w:rPr>
          <w:rFonts w:asciiTheme="minorHAnsi" w:eastAsiaTheme="minorEastAsia" w:hAnsiTheme="minorHAnsi" w:cstheme="minorBidi"/>
          <w:noProof/>
          <w:sz w:val="22"/>
          <w:szCs w:val="22"/>
        </w:rPr>
      </w:pPr>
      <w:hyperlink w:anchor="_Toc42590402" w:history="1">
        <w:r w:rsidR="0071222E" w:rsidRPr="009B0F26">
          <w:rPr>
            <w:rStyle w:val="Hyperlink"/>
            <w:noProof/>
          </w:rPr>
          <w:t>5.2.13</w:t>
        </w:r>
        <w:r w:rsidR="0071222E">
          <w:rPr>
            <w:rFonts w:asciiTheme="minorHAnsi" w:eastAsiaTheme="minorEastAsia" w:hAnsiTheme="minorHAnsi" w:cstheme="minorBidi"/>
            <w:noProof/>
            <w:sz w:val="22"/>
            <w:szCs w:val="22"/>
          </w:rPr>
          <w:tab/>
        </w:r>
        <w:r w:rsidR="0071222E" w:rsidRPr="009B0F26">
          <w:rPr>
            <w:rStyle w:val="Hyperlink"/>
            <w:noProof/>
          </w:rPr>
          <w:t>KabelEnLeidingContainer.</w:t>
        </w:r>
        <w:r w:rsidR="0071222E">
          <w:rPr>
            <w:noProof/>
            <w:webHidden/>
          </w:rPr>
          <w:tab/>
        </w:r>
        <w:r w:rsidR="0071222E">
          <w:rPr>
            <w:noProof/>
            <w:webHidden/>
          </w:rPr>
          <w:fldChar w:fldCharType="begin"/>
        </w:r>
        <w:r w:rsidR="0071222E">
          <w:rPr>
            <w:noProof/>
            <w:webHidden/>
          </w:rPr>
          <w:instrText xml:space="preserve"> PAGEREF _Toc42590402 \h </w:instrText>
        </w:r>
        <w:r w:rsidR="0071222E">
          <w:rPr>
            <w:noProof/>
            <w:webHidden/>
          </w:rPr>
        </w:r>
        <w:r w:rsidR="0071222E">
          <w:rPr>
            <w:noProof/>
            <w:webHidden/>
          </w:rPr>
          <w:fldChar w:fldCharType="separate"/>
        </w:r>
        <w:r w:rsidR="0071222E">
          <w:rPr>
            <w:noProof/>
            <w:webHidden/>
          </w:rPr>
          <w:t>39</w:t>
        </w:r>
        <w:r w:rsidR="0071222E">
          <w:rPr>
            <w:noProof/>
            <w:webHidden/>
          </w:rPr>
          <w:fldChar w:fldCharType="end"/>
        </w:r>
      </w:hyperlink>
    </w:p>
    <w:p w14:paraId="737D2BE4" w14:textId="0D9DF674" w:rsidR="0071222E" w:rsidRDefault="007A0CD2">
      <w:pPr>
        <w:pStyle w:val="Inhopg3"/>
        <w:rPr>
          <w:rFonts w:asciiTheme="minorHAnsi" w:eastAsiaTheme="minorEastAsia" w:hAnsiTheme="minorHAnsi" w:cstheme="minorBidi"/>
          <w:noProof/>
          <w:sz w:val="22"/>
          <w:szCs w:val="22"/>
        </w:rPr>
      </w:pPr>
      <w:hyperlink w:anchor="_Toc42590403" w:history="1">
        <w:r w:rsidR="0071222E" w:rsidRPr="009B0F26">
          <w:rPr>
            <w:rStyle w:val="Hyperlink"/>
            <w:noProof/>
          </w:rPr>
          <w:t>5.2.14</w:t>
        </w:r>
        <w:r w:rsidR="0071222E">
          <w:rPr>
            <w:rFonts w:asciiTheme="minorHAnsi" w:eastAsiaTheme="minorEastAsia" w:hAnsiTheme="minorHAnsi" w:cstheme="minorBidi"/>
            <w:noProof/>
            <w:sz w:val="22"/>
            <w:szCs w:val="22"/>
          </w:rPr>
          <w:tab/>
        </w:r>
        <w:r w:rsidR="0071222E" w:rsidRPr="009B0F26">
          <w:rPr>
            <w:rStyle w:val="Hyperlink"/>
            <w:noProof/>
          </w:rPr>
          <w:t>ContainerLeidingelement.</w:t>
        </w:r>
        <w:r w:rsidR="0071222E">
          <w:rPr>
            <w:noProof/>
            <w:webHidden/>
          </w:rPr>
          <w:tab/>
        </w:r>
        <w:r w:rsidR="0071222E">
          <w:rPr>
            <w:noProof/>
            <w:webHidden/>
          </w:rPr>
          <w:fldChar w:fldCharType="begin"/>
        </w:r>
        <w:r w:rsidR="0071222E">
          <w:rPr>
            <w:noProof/>
            <w:webHidden/>
          </w:rPr>
          <w:instrText xml:space="preserve"> PAGEREF _Toc42590403 \h </w:instrText>
        </w:r>
        <w:r w:rsidR="0071222E">
          <w:rPr>
            <w:noProof/>
            <w:webHidden/>
          </w:rPr>
        </w:r>
        <w:r w:rsidR="0071222E">
          <w:rPr>
            <w:noProof/>
            <w:webHidden/>
          </w:rPr>
          <w:fldChar w:fldCharType="separate"/>
        </w:r>
        <w:r w:rsidR="0071222E">
          <w:rPr>
            <w:noProof/>
            <w:webHidden/>
          </w:rPr>
          <w:t>41</w:t>
        </w:r>
        <w:r w:rsidR="0071222E">
          <w:rPr>
            <w:noProof/>
            <w:webHidden/>
          </w:rPr>
          <w:fldChar w:fldCharType="end"/>
        </w:r>
      </w:hyperlink>
    </w:p>
    <w:p w14:paraId="2409CEAE" w14:textId="7E716300" w:rsidR="0071222E" w:rsidRDefault="007A0CD2">
      <w:pPr>
        <w:pStyle w:val="Inhopg3"/>
        <w:rPr>
          <w:rFonts w:asciiTheme="minorHAnsi" w:eastAsiaTheme="minorEastAsia" w:hAnsiTheme="minorHAnsi" w:cstheme="minorBidi"/>
          <w:noProof/>
          <w:sz w:val="22"/>
          <w:szCs w:val="22"/>
        </w:rPr>
      </w:pPr>
      <w:hyperlink w:anchor="_Toc42590404" w:history="1">
        <w:r w:rsidR="0071222E" w:rsidRPr="009B0F26">
          <w:rPr>
            <w:rStyle w:val="Hyperlink"/>
            <w:noProof/>
          </w:rPr>
          <w:t>5.2.15</w:t>
        </w:r>
        <w:r w:rsidR="0071222E">
          <w:rPr>
            <w:rFonts w:asciiTheme="minorHAnsi" w:eastAsiaTheme="minorEastAsia" w:hAnsiTheme="minorHAnsi" w:cstheme="minorBidi"/>
            <w:noProof/>
            <w:sz w:val="22"/>
            <w:szCs w:val="22"/>
          </w:rPr>
          <w:tab/>
        </w:r>
        <w:r w:rsidR="0071222E" w:rsidRPr="009B0F26">
          <w:rPr>
            <w:rStyle w:val="Hyperlink"/>
            <w:noProof/>
          </w:rPr>
          <w:t>Relaties tussen KabelEnLeiding, Leidingelement en container objecten.</w:t>
        </w:r>
        <w:r w:rsidR="0071222E">
          <w:rPr>
            <w:noProof/>
            <w:webHidden/>
          </w:rPr>
          <w:tab/>
        </w:r>
        <w:r w:rsidR="0071222E">
          <w:rPr>
            <w:noProof/>
            <w:webHidden/>
          </w:rPr>
          <w:fldChar w:fldCharType="begin"/>
        </w:r>
        <w:r w:rsidR="0071222E">
          <w:rPr>
            <w:noProof/>
            <w:webHidden/>
          </w:rPr>
          <w:instrText xml:space="preserve"> PAGEREF _Toc42590404 \h </w:instrText>
        </w:r>
        <w:r w:rsidR="0071222E">
          <w:rPr>
            <w:noProof/>
            <w:webHidden/>
          </w:rPr>
        </w:r>
        <w:r w:rsidR="0071222E">
          <w:rPr>
            <w:noProof/>
            <w:webHidden/>
          </w:rPr>
          <w:fldChar w:fldCharType="separate"/>
        </w:r>
        <w:r w:rsidR="0071222E">
          <w:rPr>
            <w:noProof/>
            <w:webHidden/>
          </w:rPr>
          <w:t>42</w:t>
        </w:r>
        <w:r w:rsidR="0071222E">
          <w:rPr>
            <w:noProof/>
            <w:webHidden/>
          </w:rPr>
          <w:fldChar w:fldCharType="end"/>
        </w:r>
      </w:hyperlink>
    </w:p>
    <w:p w14:paraId="274A9EA3" w14:textId="087C1ECB" w:rsidR="0071222E" w:rsidRDefault="007A0CD2">
      <w:pPr>
        <w:pStyle w:val="Inhopg3"/>
        <w:rPr>
          <w:rFonts w:asciiTheme="minorHAnsi" w:eastAsiaTheme="minorEastAsia" w:hAnsiTheme="minorHAnsi" w:cstheme="minorBidi"/>
          <w:noProof/>
          <w:sz w:val="22"/>
          <w:szCs w:val="22"/>
        </w:rPr>
      </w:pPr>
      <w:hyperlink w:anchor="_Toc42590405" w:history="1">
        <w:r w:rsidR="0071222E" w:rsidRPr="009B0F26">
          <w:rPr>
            <w:rStyle w:val="Hyperlink"/>
            <w:noProof/>
          </w:rPr>
          <w:t>5.2.16</w:t>
        </w:r>
        <w:r w:rsidR="0071222E">
          <w:rPr>
            <w:rFonts w:asciiTheme="minorHAnsi" w:eastAsiaTheme="minorEastAsia" w:hAnsiTheme="minorHAnsi" w:cstheme="minorBidi"/>
            <w:noProof/>
            <w:sz w:val="22"/>
            <w:szCs w:val="22"/>
          </w:rPr>
          <w:tab/>
        </w:r>
        <w:r w:rsidR="0071222E" w:rsidRPr="009B0F26">
          <w:rPr>
            <w:rStyle w:val="Hyperlink"/>
            <w:noProof/>
          </w:rPr>
          <w:t>Diagram per type kabel of leiding.</w:t>
        </w:r>
        <w:r w:rsidR="0071222E">
          <w:rPr>
            <w:noProof/>
            <w:webHidden/>
          </w:rPr>
          <w:tab/>
        </w:r>
        <w:r w:rsidR="0071222E">
          <w:rPr>
            <w:noProof/>
            <w:webHidden/>
          </w:rPr>
          <w:fldChar w:fldCharType="begin"/>
        </w:r>
        <w:r w:rsidR="0071222E">
          <w:rPr>
            <w:noProof/>
            <w:webHidden/>
          </w:rPr>
          <w:instrText xml:space="preserve"> PAGEREF _Toc42590405 \h </w:instrText>
        </w:r>
        <w:r w:rsidR="0071222E">
          <w:rPr>
            <w:noProof/>
            <w:webHidden/>
          </w:rPr>
        </w:r>
        <w:r w:rsidR="0071222E">
          <w:rPr>
            <w:noProof/>
            <w:webHidden/>
          </w:rPr>
          <w:fldChar w:fldCharType="separate"/>
        </w:r>
        <w:r w:rsidR="0071222E">
          <w:rPr>
            <w:noProof/>
            <w:webHidden/>
          </w:rPr>
          <w:t>43</w:t>
        </w:r>
        <w:r w:rsidR="0071222E">
          <w:rPr>
            <w:noProof/>
            <w:webHidden/>
          </w:rPr>
          <w:fldChar w:fldCharType="end"/>
        </w:r>
      </w:hyperlink>
    </w:p>
    <w:p w14:paraId="74B49A3E" w14:textId="5CB934B3" w:rsidR="0071222E" w:rsidRDefault="007A0CD2">
      <w:pPr>
        <w:pStyle w:val="Inhopg3"/>
        <w:rPr>
          <w:rFonts w:asciiTheme="minorHAnsi" w:eastAsiaTheme="minorEastAsia" w:hAnsiTheme="minorHAnsi" w:cstheme="minorBidi"/>
          <w:noProof/>
          <w:sz w:val="22"/>
          <w:szCs w:val="22"/>
        </w:rPr>
      </w:pPr>
      <w:hyperlink w:anchor="_Toc42590406" w:history="1">
        <w:r w:rsidR="0071222E" w:rsidRPr="009B0F26">
          <w:rPr>
            <w:rStyle w:val="Hyperlink"/>
            <w:noProof/>
          </w:rPr>
          <w:t>5.2.17</w:t>
        </w:r>
        <w:r w:rsidR="0071222E">
          <w:rPr>
            <w:rFonts w:asciiTheme="minorHAnsi" w:eastAsiaTheme="minorEastAsia" w:hAnsiTheme="minorHAnsi" w:cstheme="minorBidi"/>
            <w:noProof/>
            <w:sz w:val="22"/>
            <w:szCs w:val="22"/>
          </w:rPr>
          <w:tab/>
        </w:r>
        <w:r w:rsidR="0071222E" w:rsidRPr="009B0F26">
          <w:rPr>
            <w:rStyle w:val="Hyperlink"/>
            <w:noProof/>
          </w:rPr>
          <w:t>Elektriciteitskabel.</w:t>
        </w:r>
        <w:r w:rsidR="0071222E">
          <w:rPr>
            <w:noProof/>
            <w:webHidden/>
          </w:rPr>
          <w:tab/>
        </w:r>
        <w:r w:rsidR="0071222E">
          <w:rPr>
            <w:noProof/>
            <w:webHidden/>
          </w:rPr>
          <w:fldChar w:fldCharType="begin"/>
        </w:r>
        <w:r w:rsidR="0071222E">
          <w:rPr>
            <w:noProof/>
            <w:webHidden/>
          </w:rPr>
          <w:instrText xml:space="preserve"> PAGEREF _Toc42590406 \h </w:instrText>
        </w:r>
        <w:r w:rsidR="0071222E">
          <w:rPr>
            <w:noProof/>
            <w:webHidden/>
          </w:rPr>
        </w:r>
        <w:r w:rsidR="0071222E">
          <w:rPr>
            <w:noProof/>
            <w:webHidden/>
          </w:rPr>
          <w:fldChar w:fldCharType="separate"/>
        </w:r>
        <w:r w:rsidR="0071222E">
          <w:rPr>
            <w:noProof/>
            <w:webHidden/>
          </w:rPr>
          <w:t>44</w:t>
        </w:r>
        <w:r w:rsidR="0071222E">
          <w:rPr>
            <w:noProof/>
            <w:webHidden/>
          </w:rPr>
          <w:fldChar w:fldCharType="end"/>
        </w:r>
      </w:hyperlink>
    </w:p>
    <w:p w14:paraId="4F8E4438" w14:textId="32F91B48" w:rsidR="0071222E" w:rsidRDefault="007A0CD2">
      <w:pPr>
        <w:pStyle w:val="Inhopg3"/>
        <w:rPr>
          <w:rFonts w:asciiTheme="minorHAnsi" w:eastAsiaTheme="minorEastAsia" w:hAnsiTheme="minorHAnsi" w:cstheme="minorBidi"/>
          <w:noProof/>
          <w:sz w:val="22"/>
          <w:szCs w:val="22"/>
        </w:rPr>
      </w:pPr>
      <w:hyperlink w:anchor="_Toc42590407" w:history="1">
        <w:r w:rsidR="0071222E" w:rsidRPr="009B0F26">
          <w:rPr>
            <w:rStyle w:val="Hyperlink"/>
            <w:noProof/>
          </w:rPr>
          <w:t>5.2.18</w:t>
        </w:r>
        <w:r w:rsidR="0071222E">
          <w:rPr>
            <w:rFonts w:asciiTheme="minorHAnsi" w:eastAsiaTheme="minorEastAsia" w:hAnsiTheme="minorHAnsi" w:cstheme="minorBidi"/>
            <w:noProof/>
            <w:sz w:val="22"/>
            <w:szCs w:val="22"/>
          </w:rPr>
          <w:tab/>
        </w:r>
        <w:r w:rsidR="0071222E" w:rsidRPr="009B0F26">
          <w:rPr>
            <w:rStyle w:val="Hyperlink"/>
            <w:noProof/>
          </w:rPr>
          <w:t>Telecommunicatiekabel.</w:t>
        </w:r>
        <w:r w:rsidR="0071222E">
          <w:rPr>
            <w:noProof/>
            <w:webHidden/>
          </w:rPr>
          <w:tab/>
        </w:r>
        <w:r w:rsidR="0071222E">
          <w:rPr>
            <w:noProof/>
            <w:webHidden/>
          </w:rPr>
          <w:fldChar w:fldCharType="begin"/>
        </w:r>
        <w:r w:rsidR="0071222E">
          <w:rPr>
            <w:noProof/>
            <w:webHidden/>
          </w:rPr>
          <w:instrText xml:space="preserve"> PAGEREF _Toc42590407 \h </w:instrText>
        </w:r>
        <w:r w:rsidR="0071222E">
          <w:rPr>
            <w:noProof/>
            <w:webHidden/>
          </w:rPr>
        </w:r>
        <w:r w:rsidR="0071222E">
          <w:rPr>
            <w:noProof/>
            <w:webHidden/>
          </w:rPr>
          <w:fldChar w:fldCharType="separate"/>
        </w:r>
        <w:r w:rsidR="0071222E">
          <w:rPr>
            <w:noProof/>
            <w:webHidden/>
          </w:rPr>
          <w:t>45</w:t>
        </w:r>
        <w:r w:rsidR="0071222E">
          <w:rPr>
            <w:noProof/>
            <w:webHidden/>
          </w:rPr>
          <w:fldChar w:fldCharType="end"/>
        </w:r>
      </w:hyperlink>
    </w:p>
    <w:p w14:paraId="1FDBF063" w14:textId="0EF7835B" w:rsidR="0071222E" w:rsidRDefault="007A0CD2">
      <w:pPr>
        <w:pStyle w:val="Inhopg3"/>
        <w:rPr>
          <w:rFonts w:asciiTheme="minorHAnsi" w:eastAsiaTheme="minorEastAsia" w:hAnsiTheme="minorHAnsi" w:cstheme="minorBidi"/>
          <w:noProof/>
          <w:sz w:val="22"/>
          <w:szCs w:val="22"/>
        </w:rPr>
      </w:pPr>
      <w:hyperlink w:anchor="_Toc42590408" w:history="1">
        <w:r w:rsidR="0071222E" w:rsidRPr="009B0F26">
          <w:rPr>
            <w:rStyle w:val="Hyperlink"/>
            <w:noProof/>
          </w:rPr>
          <w:t>5.2.19</w:t>
        </w:r>
        <w:r w:rsidR="0071222E">
          <w:rPr>
            <w:rFonts w:asciiTheme="minorHAnsi" w:eastAsiaTheme="minorEastAsia" w:hAnsiTheme="minorHAnsi" w:cstheme="minorBidi"/>
            <w:noProof/>
            <w:sz w:val="22"/>
            <w:szCs w:val="22"/>
          </w:rPr>
          <w:tab/>
        </w:r>
        <w:r w:rsidR="0071222E" w:rsidRPr="009B0F26">
          <w:rPr>
            <w:rStyle w:val="Hyperlink"/>
            <w:noProof/>
          </w:rPr>
          <w:t>Olie-gas-chemicalienpijpleiding.</w:t>
        </w:r>
        <w:r w:rsidR="0071222E">
          <w:rPr>
            <w:noProof/>
            <w:webHidden/>
          </w:rPr>
          <w:tab/>
        </w:r>
        <w:r w:rsidR="0071222E">
          <w:rPr>
            <w:noProof/>
            <w:webHidden/>
          </w:rPr>
          <w:fldChar w:fldCharType="begin"/>
        </w:r>
        <w:r w:rsidR="0071222E">
          <w:rPr>
            <w:noProof/>
            <w:webHidden/>
          </w:rPr>
          <w:instrText xml:space="preserve"> PAGEREF _Toc42590408 \h </w:instrText>
        </w:r>
        <w:r w:rsidR="0071222E">
          <w:rPr>
            <w:noProof/>
            <w:webHidden/>
          </w:rPr>
        </w:r>
        <w:r w:rsidR="0071222E">
          <w:rPr>
            <w:noProof/>
            <w:webHidden/>
          </w:rPr>
          <w:fldChar w:fldCharType="separate"/>
        </w:r>
        <w:r w:rsidR="0071222E">
          <w:rPr>
            <w:noProof/>
            <w:webHidden/>
          </w:rPr>
          <w:t>46</w:t>
        </w:r>
        <w:r w:rsidR="0071222E">
          <w:rPr>
            <w:noProof/>
            <w:webHidden/>
          </w:rPr>
          <w:fldChar w:fldCharType="end"/>
        </w:r>
      </w:hyperlink>
    </w:p>
    <w:p w14:paraId="53A1C9D9" w14:textId="555D5B49" w:rsidR="0071222E" w:rsidRDefault="007A0CD2">
      <w:pPr>
        <w:pStyle w:val="Inhopg3"/>
        <w:rPr>
          <w:rFonts w:asciiTheme="minorHAnsi" w:eastAsiaTheme="minorEastAsia" w:hAnsiTheme="minorHAnsi" w:cstheme="minorBidi"/>
          <w:noProof/>
          <w:sz w:val="22"/>
          <w:szCs w:val="22"/>
        </w:rPr>
      </w:pPr>
      <w:hyperlink w:anchor="_Toc42590409" w:history="1">
        <w:r w:rsidR="0071222E" w:rsidRPr="009B0F26">
          <w:rPr>
            <w:rStyle w:val="Hyperlink"/>
            <w:noProof/>
          </w:rPr>
          <w:t>5.2.20</w:t>
        </w:r>
        <w:r w:rsidR="0071222E">
          <w:rPr>
            <w:rFonts w:asciiTheme="minorHAnsi" w:eastAsiaTheme="minorEastAsia" w:hAnsiTheme="minorHAnsi" w:cstheme="minorBidi"/>
            <w:noProof/>
            <w:sz w:val="22"/>
            <w:szCs w:val="22"/>
          </w:rPr>
          <w:tab/>
        </w:r>
        <w:r w:rsidR="0071222E" w:rsidRPr="009B0F26">
          <w:rPr>
            <w:rStyle w:val="Hyperlink"/>
            <w:noProof/>
          </w:rPr>
          <w:t>Rioolleiding.</w:t>
        </w:r>
        <w:r w:rsidR="0071222E">
          <w:rPr>
            <w:noProof/>
            <w:webHidden/>
          </w:rPr>
          <w:tab/>
        </w:r>
        <w:r w:rsidR="0071222E">
          <w:rPr>
            <w:noProof/>
            <w:webHidden/>
          </w:rPr>
          <w:fldChar w:fldCharType="begin"/>
        </w:r>
        <w:r w:rsidR="0071222E">
          <w:rPr>
            <w:noProof/>
            <w:webHidden/>
          </w:rPr>
          <w:instrText xml:space="preserve"> PAGEREF _Toc42590409 \h </w:instrText>
        </w:r>
        <w:r w:rsidR="0071222E">
          <w:rPr>
            <w:noProof/>
            <w:webHidden/>
          </w:rPr>
        </w:r>
        <w:r w:rsidR="0071222E">
          <w:rPr>
            <w:noProof/>
            <w:webHidden/>
          </w:rPr>
          <w:fldChar w:fldCharType="separate"/>
        </w:r>
        <w:r w:rsidR="0071222E">
          <w:rPr>
            <w:noProof/>
            <w:webHidden/>
          </w:rPr>
          <w:t>47</w:t>
        </w:r>
        <w:r w:rsidR="0071222E">
          <w:rPr>
            <w:noProof/>
            <w:webHidden/>
          </w:rPr>
          <w:fldChar w:fldCharType="end"/>
        </w:r>
      </w:hyperlink>
    </w:p>
    <w:p w14:paraId="00C97968" w14:textId="5FAF7234" w:rsidR="0071222E" w:rsidRDefault="007A0CD2">
      <w:pPr>
        <w:pStyle w:val="Inhopg3"/>
        <w:rPr>
          <w:rFonts w:asciiTheme="minorHAnsi" w:eastAsiaTheme="minorEastAsia" w:hAnsiTheme="minorHAnsi" w:cstheme="minorBidi"/>
          <w:noProof/>
          <w:sz w:val="22"/>
          <w:szCs w:val="22"/>
        </w:rPr>
      </w:pPr>
      <w:hyperlink w:anchor="_Toc42590410" w:history="1">
        <w:r w:rsidR="0071222E" w:rsidRPr="009B0F26">
          <w:rPr>
            <w:rStyle w:val="Hyperlink"/>
            <w:noProof/>
          </w:rPr>
          <w:t>5.2.21</w:t>
        </w:r>
        <w:r w:rsidR="0071222E">
          <w:rPr>
            <w:rFonts w:asciiTheme="minorHAnsi" w:eastAsiaTheme="minorEastAsia" w:hAnsiTheme="minorHAnsi" w:cstheme="minorBidi"/>
            <w:noProof/>
            <w:sz w:val="22"/>
            <w:szCs w:val="22"/>
          </w:rPr>
          <w:tab/>
        </w:r>
        <w:r w:rsidR="0071222E" w:rsidRPr="009B0F26">
          <w:rPr>
            <w:rStyle w:val="Hyperlink"/>
            <w:noProof/>
          </w:rPr>
          <w:t>Waterleiding.</w:t>
        </w:r>
        <w:r w:rsidR="0071222E">
          <w:rPr>
            <w:noProof/>
            <w:webHidden/>
          </w:rPr>
          <w:tab/>
        </w:r>
        <w:r w:rsidR="0071222E">
          <w:rPr>
            <w:noProof/>
            <w:webHidden/>
          </w:rPr>
          <w:fldChar w:fldCharType="begin"/>
        </w:r>
        <w:r w:rsidR="0071222E">
          <w:rPr>
            <w:noProof/>
            <w:webHidden/>
          </w:rPr>
          <w:instrText xml:space="preserve"> PAGEREF _Toc42590410 \h </w:instrText>
        </w:r>
        <w:r w:rsidR="0071222E">
          <w:rPr>
            <w:noProof/>
            <w:webHidden/>
          </w:rPr>
        </w:r>
        <w:r w:rsidR="0071222E">
          <w:rPr>
            <w:noProof/>
            <w:webHidden/>
          </w:rPr>
          <w:fldChar w:fldCharType="separate"/>
        </w:r>
        <w:r w:rsidR="0071222E">
          <w:rPr>
            <w:noProof/>
            <w:webHidden/>
          </w:rPr>
          <w:t>48</w:t>
        </w:r>
        <w:r w:rsidR="0071222E">
          <w:rPr>
            <w:noProof/>
            <w:webHidden/>
          </w:rPr>
          <w:fldChar w:fldCharType="end"/>
        </w:r>
      </w:hyperlink>
    </w:p>
    <w:p w14:paraId="4C4329A7" w14:textId="2A307DE5" w:rsidR="0071222E" w:rsidRDefault="007A0CD2">
      <w:pPr>
        <w:pStyle w:val="Inhopg3"/>
        <w:rPr>
          <w:rFonts w:asciiTheme="minorHAnsi" w:eastAsiaTheme="minorEastAsia" w:hAnsiTheme="minorHAnsi" w:cstheme="minorBidi"/>
          <w:noProof/>
          <w:sz w:val="22"/>
          <w:szCs w:val="22"/>
        </w:rPr>
      </w:pPr>
      <w:hyperlink w:anchor="_Toc42590411" w:history="1">
        <w:r w:rsidR="0071222E" w:rsidRPr="009B0F26">
          <w:rPr>
            <w:rStyle w:val="Hyperlink"/>
            <w:noProof/>
          </w:rPr>
          <w:t>5.2.22</w:t>
        </w:r>
        <w:r w:rsidR="0071222E">
          <w:rPr>
            <w:rFonts w:asciiTheme="minorHAnsi" w:eastAsiaTheme="minorEastAsia" w:hAnsiTheme="minorHAnsi" w:cstheme="minorBidi"/>
            <w:noProof/>
            <w:sz w:val="22"/>
            <w:szCs w:val="22"/>
          </w:rPr>
          <w:tab/>
        </w:r>
        <w:r w:rsidR="0071222E" w:rsidRPr="009B0F26">
          <w:rPr>
            <w:rStyle w:val="Hyperlink"/>
            <w:noProof/>
          </w:rPr>
          <w:t>Thermische pijpleiding.</w:t>
        </w:r>
        <w:r w:rsidR="0071222E">
          <w:rPr>
            <w:noProof/>
            <w:webHidden/>
          </w:rPr>
          <w:tab/>
        </w:r>
        <w:r w:rsidR="0071222E">
          <w:rPr>
            <w:noProof/>
            <w:webHidden/>
          </w:rPr>
          <w:fldChar w:fldCharType="begin"/>
        </w:r>
        <w:r w:rsidR="0071222E">
          <w:rPr>
            <w:noProof/>
            <w:webHidden/>
          </w:rPr>
          <w:instrText xml:space="preserve"> PAGEREF _Toc42590411 \h </w:instrText>
        </w:r>
        <w:r w:rsidR="0071222E">
          <w:rPr>
            <w:noProof/>
            <w:webHidden/>
          </w:rPr>
        </w:r>
        <w:r w:rsidR="0071222E">
          <w:rPr>
            <w:noProof/>
            <w:webHidden/>
          </w:rPr>
          <w:fldChar w:fldCharType="separate"/>
        </w:r>
        <w:r w:rsidR="0071222E">
          <w:rPr>
            <w:noProof/>
            <w:webHidden/>
          </w:rPr>
          <w:t>49</w:t>
        </w:r>
        <w:r w:rsidR="0071222E">
          <w:rPr>
            <w:noProof/>
            <w:webHidden/>
          </w:rPr>
          <w:fldChar w:fldCharType="end"/>
        </w:r>
      </w:hyperlink>
    </w:p>
    <w:p w14:paraId="47A1BF37" w14:textId="437AB5FD" w:rsidR="0071222E" w:rsidRDefault="007A0CD2">
      <w:pPr>
        <w:pStyle w:val="Inhopg3"/>
        <w:rPr>
          <w:rFonts w:asciiTheme="minorHAnsi" w:eastAsiaTheme="minorEastAsia" w:hAnsiTheme="minorHAnsi" w:cstheme="minorBidi"/>
          <w:noProof/>
          <w:sz w:val="22"/>
          <w:szCs w:val="22"/>
        </w:rPr>
      </w:pPr>
      <w:hyperlink w:anchor="_Toc42590412" w:history="1">
        <w:r w:rsidR="0071222E" w:rsidRPr="009B0F26">
          <w:rPr>
            <w:rStyle w:val="Hyperlink"/>
            <w:noProof/>
          </w:rPr>
          <w:t>5.2.23</w:t>
        </w:r>
        <w:r w:rsidR="0071222E">
          <w:rPr>
            <w:rFonts w:asciiTheme="minorHAnsi" w:eastAsiaTheme="minorEastAsia" w:hAnsiTheme="minorHAnsi" w:cstheme="minorBidi"/>
            <w:noProof/>
            <w:sz w:val="22"/>
            <w:szCs w:val="22"/>
          </w:rPr>
          <w:tab/>
        </w:r>
        <w:r w:rsidR="0071222E" w:rsidRPr="009B0F26">
          <w:rPr>
            <w:rStyle w:val="Hyperlink"/>
            <w:noProof/>
          </w:rPr>
          <w:t>Overig en Weesleiding.</w:t>
        </w:r>
        <w:r w:rsidR="0071222E">
          <w:rPr>
            <w:noProof/>
            <w:webHidden/>
          </w:rPr>
          <w:tab/>
        </w:r>
        <w:r w:rsidR="0071222E">
          <w:rPr>
            <w:noProof/>
            <w:webHidden/>
          </w:rPr>
          <w:fldChar w:fldCharType="begin"/>
        </w:r>
        <w:r w:rsidR="0071222E">
          <w:rPr>
            <w:noProof/>
            <w:webHidden/>
          </w:rPr>
          <w:instrText xml:space="preserve"> PAGEREF _Toc42590412 \h </w:instrText>
        </w:r>
        <w:r w:rsidR="0071222E">
          <w:rPr>
            <w:noProof/>
            <w:webHidden/>
          </w:rPr>
        </w:r>
        <w:r w:rsidR="0071222E">
          <w:rPr>
            <w:noProof/>
            <w:webHidden/>
          </w:rPr>
          <w:fldChar w:fldCharType="separate"/>
        </w:r>
        <w:r w:rsidR="0071222E">
          <w:rPr>
            <w:noProof/>
            <w:webHidden/>
          </w:rPr>
          <w:t>50</w:t>
        </w:r>
        <w:r w:rsidR="0071222E">
          <w:rPr>
            <w:noProof/>
            <w:webHidden/>
          </w:rPr>
          <w:fldChar w:fldCharType="end"/>
        </w:r>
      </w:hyperlink>
    </w:p>
    <w:p w14:paraId="2331743A" w14:textId="525EF2B2" w:rsidR="0071222E" w:rsidRDefault="007A0CD2">
      <w:pPr>
        <w:pStyle w:val="Inhopg3"/>
        <w:rPr>
          <w:rFonts w:asciiTheme="minorHAnsi" w:eastAsiaTheme="minorEastAsia" w:hAnsiTheme="minorHAnsi" w:cstheme="minorBidi"/>
          <w:noProof/>
          <w:sz w:val="22"/>
          <w:szCs w:val="22"/>
        </w:rPr>
      </w:pPr>
      <w:hyperlink w:anchor="_Toc42590413" w:history="1">
        <w:r w:rsidR="0071222E" w:rsidRPr="009B0F26">
          <w:rPr>
            <w:rStyle w:val="Hyperlink"/>
            <w:noProof/>
          </w:rPr>
          <w:t>5.2.24</w:t>
        </w:r>
        <w:r w:rsidR="0071222E">
          <w:rPr>
            <w:rFonts w:asciiTheme="minorHAnsi" w:eastAsiaTheme="minorEastAsia" w:hAnsiTheme="minorHAnsi" w:cstheme="minorBidi"/>
            <w:noProof/>
            <w:sz w:val="22"/>
            <w:szCs w:val="22"/>
          </w:rPr>
          <w:tab/>
        </w:r>
        <w:r w:rsidR="0071222E" w:rsidRPr="009B0F26">
          <w:rPr>
            <w:rStyle w:val="Hyperlink"/>
            <w:noProof/>
          </w:rPr>
          <w:t>Leidingelementen per type net (thema).</w:t>
        </w:r>
        <w:r w:rsidR="0071222E">
          <w:rPr>
            <w:noProof/>
            <w:webHidden/>
          </w:rPr>
          <w:tab/>
        </w:r>
        <w:r w:rsidR="0071222E">
          <w:rPr>
            <w:noProof/>
            <w:webHidden/>
          </w:rPr>
          <w:fldChar w:fldCharType="begin"/>
        </w:r>
        <w:r w:rsidR="0071222E">
          <w:rPr>
            <w:noProof/>
            <w:webHidden/>
          </w:rPr>
          <w:instrText xml:space="preserve"> PAGEREF _Toc42590413 \h </w:instrText>
        </w:r>
        <w:r w:rsidR="0071222E">
          <w:rPr>
            <w:noProof/>
            <w:webHidden/>
          </w:rPr>
        </w:r>
        <w:r w:rsidR="0071222E">
          <w:rPr>
            <w:noProof/>
            <w:webHidden/>
          </w:rPr>
          <w:fldChar w:fldCharType="separate"/>
        </w:r>
        <w:r w:rsidR="0071222E">
          <w:rPr>
            <w:noProof/>
            <w:webHidden/>
          </w:rPr>
          <w:t>51</w:t>
        </w:r>
        <w:r w:rsidR="0071222E">
          <w:rPr>
            <w:noProof/>
            <w:webHidden/>
          </w:rPr>
          <w:fldChar w:fldCharType="end"/>
        </w:r>
      </w:hyperlink>
    </w:p>
    <w:p w14:paraId="3B44A758" w14:textId="0FEF038B" w:rsidR="0071222E" w:rsidRDefault="007A0CD2">
      <w:pPr>
        <w:pStyle w:val="Inhopg3"/>
        <w:rPr>
          <w:rFonts w:asciiTheme="minorHAnsi" w:eastAsiaTheme="minorEastAsia" w:hAnsiTheme="minorHAnsi" w:cstheme="minorBidi"/>
          <w:noProof/>
          <w:sz w:val="22"/>
          <w:szCs w:val="22"/>
        </w:rPr>
      </w:pPr>
      <w:hyperlink w:anchor="_Toc42590414" w:history="1">
        <w:r w:rsidR="0071222E" w:rsidRPr="009B0F26">
          <w:rPr>
            <w:rStyle w:val="Hyperlink"/>
            <w:noProof/>
          </w:rPr>
          <w:t>5.2.25</w:t>
        </w:r>
        <w:r w:rsidR="0071222E">
          <w:rPr>
            <w:rFonts w:asciiTheme="minorHAnsi" w:eastAsiaTheme="minorEastAsia" w:hAnsiTheme="minorHAnsi" w:cstheme="minorBidi"/>
            <w:noProof/>
            <w:sz w:val="22"/>
            <w:szCs w:val="22"/>
          </w:rPr>
          <w:tab/>
        </w:r>
        <w:r w:rsidR="0071222E" w:rsidRPr="009B0F26">
          <w:rPr>
            <w:rStyle w:val="Hyperlink"/>
            <w:noProof/>
          </w:rPr>
          <w:t>WIBON – Uitleveren van gebiedsinformatie.</w:t>
        </w:r>
        <w:r w:rsidR="0071222E">
          <w:rPr>
            <w:noProof/>
            <w:webHidden/>
          </w:rPr>
          <w:tab/>
        </w:r>
        <w:r w:rsidR="0071222E">
          <w:rPr>
            <w:noProof/>
            <w:webHidden/>
          </w:rPr>
          <w:fldChar w:fldCharType="begin"/>
        </w:r>
        <w:r w:rsidR="0071222E">
          <w:rPr>
            <w:noProof/>
            <w:webHidden/>
          </w:rPr>
          <w:instrText xml:space="preserve"> PAGEREF _Toc42590414 \h </w:instrText>
        </w:r>
        <w:r w:rsidR="0071222E">
          <w:rPr>
            <w:noProof/>
            <w:webHidden/>
          </w:rPr>
        </w:r>
        <w:r w:rsidR="0071222E">
          <w:rPr>
            <w:noProof/>
            <w:webHidden/>
          </w:rPr>
          <w:fldChar w:fldCharType="separate"/>
        </w:r>
        <w:r w:rsidR="0071222E">
          <w:rPr>
            <w:noProof/>
            <w:webHidden/>
          </w:rPr>
          <w:t>52</w:t>
        </w:r>
        <w:r w:rsidR="0071222E">
          <w:rPr>
            <w:noProof/>
            <w:webHidden/>
          </w:rPr>
          <w:fldChar w:fldCharType="end"/>
        </w:r>
      </w:hyperlink>
    </w:p>
    <w:p w14:paraId="53D49F61" w14:textId="045906AB" w:rsidR="0071222E" w:rsidRDefault="007A0CD2">
      <w:pPr>
        <w:pStyle w:val="Inhopg3"/>
        <w:rPr>
          <w:rFonts w:asciiTheme="minorHAnsi" w:eastAsiaTheme="minorEastAsia" w:hAnsiTheme="minorHAnsi" w:cstheme="minorBidi"/>
          <w:noProof/>
          <w:sz w:val="22"/>
          <w:szCs w:val="22"/>
        </w:rPr>
      </w:pPr>
      <w:hyperlink w:anchor="_Toc42590415" w:history="1">
        <w:r w:rsidR="0071222E" w:rsidRPr="009B0F26">
          <w:rPr>
            <w:rStyle w:val="Hyperlink"/>
            <w:noProof/>
          </w:rPr>
          <w:t>5.2.26</w:t>
        </w:r>
        <w:r w:rsidR="0071222E">
          <w:rPr>
            <w:rFonts w:asciiTheme="minorHAnsi" w:eastAsiaTheme="minorEastAsia" w:hAnsiTheme="minorHAnsi" w:cstheme="minorBidi"/>
            <w:noProof/>
            <w:sz w:val="22"/>
            <w:szCs w:val="22"/>
          </w:rPr>
          <w:tab/>
        </w:r>
        <w:r w:rsidR="0071222E" w:rsidRPr="009B0F26">
          <w:rPr>
            <w:rStyle w:val="Hyperlink"/>
            <w:noProof/>
          </w:rPr>
          <w:t>Identifier management.</w:t>
        </w:r>
        <w:r w:rsidR="0071222E">
          <w:rPr>
            <w:noProof/>
            <w:webHidden/>
          </w:rPr>
          <w:tab/>
        </w:r>
        <w:r w:rsidR="0071222E">
          <w:rPr>
            <w:noProof/>
            <w:webHidden/>
          </w:rPr>
          <w:fldChar w:fldCharType="begin"/>
        </w:r>
        <w:r w:rsidR="0071222E">
          <w:rPr>
            <w:noProof/>
            <w:webHidden/>
          </w:rPr>
          <w:instrText xml:space="preserve"> PAGEREF _Toc42590415 \h </w:instrText>
        </w:r>
        <w:r w:rsidR="0071222E">
          <w:rPr>
            <w:noProof/>
            <w:webHidden/>
          </w:rPr>
        </w:r>
        <w:r w:rsidR="0071222E">
          <w:rPr>
            <w:noProof/>
            <w:webHidden/>
          </w:rPr>
          <w:fldChar w:fldCharType="separate"/>
        </w:r>
        <w:r w:rsidR="0071222E">
          <w:rPr>
            <w:noProof/>
            <w:webHidden/>
          </w:rPr>
          <w:t>56</w:t>
        </w:r>
        <w:r w:rsidR="0071222E">
          <w:rPr>
            <w:noProof/>
            <w:webHidden/>
          </w:rPr>
          <w:fldChar w:fldCharType="end"/>
        </w:r>
      </w:hyperlink>
    </w:p>
    <w:p w14:paraId="1EF31FDC" w14:textId="3961F8E2" w:rsidR="0071222E" w:rsidRDefault="007A0CD2">
      <w:pPr>
        <w:pStyle w:val="Inhopg3"/>
        <w:rPr>
          <w:rFonts w:asciiTheme="minorHAnsi" w:eastAsiaTheme="minorEastAsia" w:hAnsiTheme="minorHAnsi" w:cstheme="minorBidi"/>
          <w:noProof/>
          <w:sz w:val="22"/>
          <w:szCs w:val="22"/>
        </w:rPr>
      </w:pPr>
      <w:hyperlink w:anchor="_Toc42590416" w:history="1">
        <w:r w:rsidR="0071222E" w:rsidRPr="009B0F26">
          <w:rPr>
            <w:rStyle w:val="Hyperlink"/>
            <w:noProof/>
          </w:rPr>
          <w:t>5.2.27</w:t>
        </w:r>
        <w:r w:rsidR="0071222E">
          <w:rPr>
            <w:rFonts w:asciiTheme="minorHAnsi" w:eastAsiaTheme="minorEastAsia" w:hAnsiTheme="minorHAnsi" w:cstheme="minorBidi"/>
            <w:noProof/>
            <w:sz w:val="22"/>
            <w:szCs w:val="22"/>
          </w:rPr>
          <w:tab/>
        </w:r>
        <w:r w:rsidR="0071222E" w:rsidRPr="009B0F26">
          <w:rPr>
            <w:rStyle w:val="Hyperlink"/>
            <w:noProof/>
          </w:rPr>
          <w:t>Tijd representatie en temporeel model.</w:t>
        </w:r>
        <w:r w:rsidR="0071222E">
          <w:rPr>
            <w:noProof/>
            <w:webHidden/>
          </w:rPr>
          <w:tab/>
        </w:r>
        <w:r w:rsidR="0071222E">
          <w:rPr>
            <w:noProof/>
            <w:webHidden/>
          </w:rPr>
          <w:fldChar w:fldCharType="begin"/>
        </w:r>
        <w:r w:rsidR="0071222E">
          <w:rPr>
            <w:noProof/>
            <w:webHidden/>
          </w:rPr>
          <w:instrText xml:space="preserve"> PAGEREF _Toc42590416 \h </w:instrText>
        </w:r>
        <w:r w:rsidR="0071222E">
          <w:rPr>
            <w:noProof/>
            <w:webHidden/>
          </w:rPr>
        </w:r>
        <w:r w:rsidR="0071222E">
          <w:rPr>
            <w:noProof/>
            <w:webHidden/>
          </w:rPr>
          <w:fldChar w:fldCharType="separate"/>
        </w:r>
        <w:r w:rsidR="0071222E">
          <w:rPr>
            <w:noProof/>
            <w:webHidden/>
          </w:rPr>
          <w:t>57</w:t>
        </w:r>
        <w:r w:rsidR="0071222E">
          <w:rPr>
            <w:noProof/>
            <w:webHidden/>
          </w:rPr>
          <w:fldChar w:fldCharType="end"/>
        </w:r>
      </w:hyperlink>
    </w:p>
    <w:p w14:paraId="701A09AB" w14:textId="2425DC40" w:rsidR="0071222E" w:rsidRDefault="007A0CD2">
      <w:pPr>
        <w:pStyle w:val="Inhopg2"/>
        <w:rPr>
          <w:rFonts w:asciiTheme="minorHAnsi" w:eastAsiaTheme="minorEastAsia" w:hAnsiTheme="minorHAnsi" w:cstheme="minorBidi"/>
          <w:sz w:val="22"/>
          <w:szCs w:val="22"/>
        </w:rPr>
      </w:pPr>
      <w:hyperlink w:anchor="_Toc42590417" w:history="1">
        <w:r w:rsidR="0071222E" w:rsidRPr="009B0F26">
          <w:rPr>
            <w:rStyle w:val="Hyperlink"/>
          </w:rPr>
          <w:t>5.3</w:t>
        </w:r>
        <w:r w:rsidR="0071222E">
          <w:rPr>
            <w:rFonts w:asciiTheme="minorHAnsi" w:eastAsiaTheme="minorEastAsia" w:hAnsiTheme="minorHAnsi" w:cstheme="minorBidi"/>
            <w:sz w:val="22"/>
            <w:szCs w:val="22"/>
          </w:rPr>
          <w:tab/>
        </w:r>
        <w:r w:rsidR="0071222E" w:rsidRPr="009B0F26">
          <w:rPr>
            <w:rStyle w:val="Hyperlink"/>
          </w:rPr>
          <w:t>Andere toepassingen van IMKL.</w:t>
        </w:r>
        <w:r w:rsidR="0071222E">
          <w:rPr>
            <w:webHidden/>
          </w:rPr>
          <w:tab/>
        </w:r>
        <w:r w:rsidR="0071222E">
          <w:rPr>
            <w:webHidden/>
          </w:rPr>
          <w:fldChar w:fldCharType="begin"/>
        </w:r>
        <w:r w:rsidR="0071222E">
          <w:rPr>
            <w:webHidden/>
          </w:rPr>
          <w:instrText xml:space="preserve"> PAGEREF _Toc42590417 \h </w:instrText>
        </w:r>
        <w:r w:rsidR="0071222E">
          <w:rPr>
            <w:webHidden/>
          </w:rPr>
        </w:r>
        <w:r w:rsidR="0071222E">
          <w:rPr>
            <w:webHidden/>
          </w:rPr>
          <w:fldChar w:fldCharType="separate"/>
        </w:r>
        <w:r w:rsidR="0071222E">
          <w:rPr>
            <w:webHidden/>
          </w:rPr>
          <w:t>59</w:t>
        </w:r>
        <w:r w:rsidR="0071222E">
          <w:rPr>
            <w:webHidden/>
          </w:rPr>
          <w:fldChar w:fldCharType="end"/>
        </w:r>
      </w:hyperlink>
    </w:p>
    <w:p w14:paraId="31F1E1A7" w14:textId="47990765" w:rsidR="0071222E" w:rsidRDefault="007A0CD2">
      <w:pPr>
        <w:pStyle w:val="Inhopg3"/>
        <w:rPr>
          <w:rFonts w:asciiTheme="minorHAnsi" w:eastAsiaTheme="minorEastAsia" w:hAnsiTheme="minorHAnsi" w:cstheme="minorBidi"/>
          <w:noProof/>
          <w:sz w:val="22"/>
          <w:szCs w:val="22"/>
        </w:rPr>
      </w:pPr>
      <w:hyperlink w:anchor="_Toc42590419" w:history="1">
        <w:r w:rsidR="0071222E" w:rsidRPr="009B0F26">
          <w:rPr>
            <w:rStyle w:val="Hyperlink"/>
            <w:noProof/>
          </w:rPr>
          <w:t>5.3.1</w:t>
        </w:r>
        <w:r w:rsidR="0071222E">
          <w:rPr>
            <w:rFonts w:asciiTheme="minorHAnsi" w:eastAsiaTheme="minorEastAsia" w:hAnsiTheme="minorHAnsi" w:cstheme="minorBidi"/>
            <w:noProof/>
            <w:sz w:val="22"/>
            <w:szCs w:val="22"/>
          </w:rPr>
          <w:tab/>
        </w:r>
        <w:r w:rsidR="0071222E" w:rsidRPr="009B0F26">
          <w:rPr>
            <w:rStyle w:val="Hyperlink"/>
            <w:noProof/>
          </w:rPr>
          <w:t>UML - Buisleidingen Risicoregister overzicht.</w:t>
        </w:r>
        <w:r w:rsidR="0071222E">
          <w:rPr>
            <w:noProof/>
            <w:webHidden/>
          </w:rPr>
          <w:tab/>
        </w:r>
        <w:r w:rsidR="0071222E">
          <w:rPr>
            <w:noProof/>
            <w:webHidden/>
          </w:rPr>
          <w:fldChar w:fldCharType="begin"/>
        </w:r>
        <w:r w:rsidR="0071222E">
          <w:rPr>
            <w:noProof/>
            <w:webHidden/>
          </w:rPr>
          <w:instrText xml:space="preserve"> PAGEREF _Toc42590419 \h </w:instrText>
        </w:r>
        <w:r w:rsidR="0071222E">
          <w:rPr>
            <w:noProof/>
            <w:webHidden/>
          </w:rPr>
        </w:r>
        <w:r w:rsidR="0071222E">
          <w:rPr>
            <w:noProof/>
            <w:webHidden/>
          </w:rPr>
          <w:fldChar w:fldCharType="separate"/>
        </w:r>
        <w:r w:rsidR="0071222E">
          <w:rPr>
            <w:noProof/>
            <w:webHidden/>
          </w:rPr>
          <w:t>60</w:t>
        </w:r>
        <w:r w:rsidR="0071222E">
          <w:rPr>
            <w:noProof/>
            <w:webHidden/>
          </w:rPr>
          <w:fldChar w:fldCharType="end"/>
        </w:r>
      </w:hyperlink>
    </w:p>
    <w:p w14:paraId="276A9950" w14:textId="66837BDF" w:rsidR="0071222E" w:rsidRDefault="007A0CD2">
      <w:pPr>
        <w:pStyle w:val="Inhopg3"/>
        <w:rPr>
          <w:rFonts w:asciiTheme="minorHAnsi" w:eastAsiaTheme="minorEastAsia" w:hAnsiTheme="minorHAnsi" w:cstheme="minorBidi"/>
          <w:noProof/>
          <w:sz w:val="22"/>
          <w:szCs w:val="22"/>
        </w:rPr>
      </w:pPr>
      <w:hyperlink w:anchor="_Toc42590420" w:history="1">
        <w:r w:rsidR="0071222E" w:rsidRPr="009B0F26">
          <w:rPr>
            <w:rStyle w:val="Hyperlink"/>
            <w:noProof/>
          </w:rPr>
          <w:t>5.3.2</w:t>
        </w:r>
        <w:r w:rsidR="0071222E">
          <w:rPr>
            <w:rFonts w:asciiTheme="minorHAnsi" w:eastAsiaTheme="minorEastAsia" w:hAnsiTheme="minorHAnsi" w:cstheme="minorBidi"/>
            <w:noProof/>
            <w:sz w:val="22"/>
            <w:szCs w:val="22"/>
          </w:rPr>
          <w:tab/>
        </w:r>
        <w:r w:rsidR="0071222E" w:rsidRPr="009B0F26">
          <w:rPr>
            <w:rStyle w:val="Hyperlink"/>
            <w:noProof/>
          </w:rPr>
          <w:t>UML - Stedelijk water overzicht.</w:t>
        </w:r>
        <w:r w:rsidR="0071222E">
          <w:rPr>
            <w:noProof/>
            <w:webHidden/>
          </w:rPr>
          <w:tab/>
        </w:r>
        <w:r w:rsidR="0071222E">
          <w:rPr>
            <w:noProof/>
            <w:webHidden/>
          </w:rPr>
          <w:fldChar w:fldCharType="begin"/>
        </w:r>
        <w:r w:rsidR="0071222E">
          <w:rPr>
            <w:noProof/>
            <w:webHidden/>
          </w:rPr>
          <w:instrText xml:space="preserve"> PAGEREF _Toc42590420 \h </w:instrText>
        </w:r>
        <w:r w:rsidR="0071222E">
          <w:rPr>
            <w:noProof/>
            <w:webHidden/>
          </w:rPr>
        </w:r>
        <w:r w:rsidR="0071222E">
          <w:rPr>
            <w:noProof/>
            <w:webHidden/>
          </w:rPr>
          <w:fldChar w:fldCharType="separate"/>
        </w:r>
        <w:r w:rsidR="0071222E">
          <w:rPr>
            <w:noProof/>
            <w:webHidden/>
          </w:rPr>
          <w:t>63</w:t>
        </w:r>
        <w:r w:rsidR="0071222E">
          <w:rPr>
            <w:noProof/>
            <w:webHidden/>
          </w:rPr>
          <w:fldChar w:fldCharType="end"/>
        </w:r>
      </w:hyperlink>
    </w:p>
    <w:p w14:paraId="3F885D24" w14:textId="7B5F16AB" w:rsidR="0071222E" w:rsidRDefault="007A0CD2">
      <w:pPr>
        <w:pStyle w:val="Inhopg2"/>
        <w:rPr>
          <w:rFonts w:asciiTheme="minorHAnsi" w:eastAsiaTheme="minorEastAsia" w:hAnsiTheme="minorHAnsi" w:cstheme="minorBidi"/>
          <w:sz w:val="22"/>
          <w:szCs w:val="22"/>
        </w:rPr>
      </w:pPr>
      <w:hyperlink w:anchor="_Toc42590421" w:history="1">
        <w:r w:rsidR="0071222E" w:rsidRPr="009B0F26">
          <w:rPr>
            <w:rStyle w:val="Hyperlink"/>
          </w:rPr>
          <w:t>5.4</w:t>
        </w:r>
        <w:r w:rsidR="0071222E">
          <w:rPr>
            <w:rFonts w:asciiTheme="minorHAnsi" w:eastAsiaTheme="minorEastAsia" w:hAnsiTheme="minorHAnsi" w:cstheme="minorBidi"/>
            <w:sz w:val="22"/>
            <w:szCs w:val="22"/>
          </w:rPr>
          <w:tab/>
        </w:r>
        <w:r w:rsidR="0071222E" w:rsidRPr="009B0F26">
          <w:rPr>
            <w:rStyle w:val="Hyperlink"/>
          </w:rPr>
          <w:t>Objectcatalogus.</w:t>
        </w:r>
        <w:r w:rsidR="0071222E">
          <w:rPr>
            <w:webHidden/>
          </w:rPr>
          <w:tab/>
        </w:r>
        <w:r w:rsidR="0071222E">
          <w:rPr>
            <w:webHidden/>
          </w:rPr>
          <w:fldChar w:fldCharType="begin"/>
        </w:r>
        <w:r w:rsidR="0071222E">
          <w:rPr>
            <w:webHidden/>
          </w:rPr>
          <w:instrText xml:space="preserve"> PAGEREF _Toc42590421 \h </w:instrText>
        </w:r>
        <w:r w:rsidR="0071222E">
          <w:rPr>
            <w:webHidden/>
          </w:rPr>
        </w:r>
        <w:r w:rsidR="0071222E">
          <w:rPr>
            <w:webHidden/>
          </w:rPr>
          <w:fldChar w:fldCharType="separate"/>
        </w:r>
        <w:r w:rsidR="0071222E">
          <w:rPr>
            <w:webHidden/>
          </w:rPr>
          <w:t>66</w:t>
        </w:r>
        <w:r w:rsidR="0071222E">
          <w:rPr>
            <w:webHidden/>
          </w:rPr>
          <w:fldChar w:fldCharType="end"/>
        </w:r>
      </w:hyperlink>
    </w:p>
    <w:p w14:paraId="6D6A0811" w14:textId="775F49E5" w:rsidR="0071222E" w:rsidRDefault="007A0CD2">
      <w:pPr>
        <w:pStyle w:val="Inhopg3"/>
        <w:rPr>
          <w:rFonts w:asciiTheme="minorHAnsi" w:eastAsiaTheme="minorEastAsia" w:hAnsiTheme="minorHAnsi" w:cstheme="minorBidi"/>
          <w:noProof/>
          <w:sz w:val="22"/>
          <w:szCs w:val="22"/>
        </w:rPr>
      </w:pPr>
      <w:hyperlink w:anchor="_Toc42590422" w:history="1">
        <w:r w:rsidR="0071222E" w:rsidRPr="009B0F26">
          <w:rPr>
            <w:rStyle w:val="Hyperlink"/>
            <w:noProof/>
          </w:rPr>
          <w:t>5.4.1</w:t>
        </w:r>
        <w:r w:rsidR="0071222E">
          <w:rPr>
            <w:rFonts w:asciiTheme="minorHAnsi" w:eastAsiaTheme="minorEastAsia" w:hAnsiTheme="minorHAnsi" w:cstheme="minorBidi"/>
            <w:noProof/>
            <w:sz w:val="22"/>
            <w:szCs w:val="22"/>
          </w:rPr>
          <w:tab/>
        </w:r>
        <w:r w:rsidR="0071222E" w:rsidRPr="009B0F26">
          <w:rPr>
            <w:rStyle w:val="Hyperlink"/>
            <w:noProof/>
          </w:rPr>
          <w:t>Geografische objecten.</w:t>
        </w:r>
        <w:r w:rsidR="0071222E">
          <w:rPr>
            <w:noProof/>
            <w:webHidden/>
          </w:rPr>
          <w:tab/>
        </w:r>
        <w:r w:rsidR="0071222E">
          <w:rPr>
            <w:noProof/>
            <w:webHidden/>
          </w:rPr>
          <w:fldChar w:fldCharType="begin"/>
        </w:r>
        <w:r w:rsidR="0071222E">
          <w:rPr>
            <w:noProof/>
            <w:webHidden/>
          </w:rPr>
          <w:instrText xml:space="preserve"> PAGEREF _Toc42590422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17C453C9" w14:textId="2D4F4620" w:rsidR="0071222E" w:rsidRDefault="007A0CD2">
      <w:pPr>
        <w:pStyle w:val="Inhopg3"/>
        <w:rPr>
          <w:rFonts w:asciiTheme="minorHAnsi" w:eastAsiaTheme="minorEastAsia" w:hAnsiTheme="minorHAnsi" w:cstheme="minorBidi"/>
          <w:noProof/>
          <w:sz w:val="22"/>
          <w:szCs w:val="22"/>
        </w:rPr>
      </w:pPr>
      <w:hyperlink w:anchor="_Toc42590423" w:history="1">
        <w:r w:rsidR="0071222E" w:rsidRPr="009B0F26">
          <w:rPr>
            <w:rStyle w:val="Hyperlink"/>
            <w:noProof/>
          </w:rPr>
          <w:t>5.4.2</w:t>
        </w:r>
        <w:r w:rsidR="0071222E">
          <w:rPr>
            <w:rFonts w:asciiTheme="minorHAnsi" w:eastAsiaTheme="minorEastAsia" w:hAnsiTheme="minorHAnsi" w:cstheme="minorBidi"/>
            <w:noProof/>
            <w:sz w:val="22"/>
            <w:szCs w:val="22"/>
          </w:rPr>
          <w:tab/>
        </w:r>
        <w:r w:rsidR="0071222E" w:rsidRPr="009B0F26">
          <w:rPr>
            <w:rStyle w:val="Hyperlink"/>
            <w:noProof/>
          </w:rPr>
          <w:t>Data typen.</w:t>
        </w:r>
        <w:r w:rsidR="0071222E">
          <w:rPr>
            <w:noProof/>
            <w:webHidden/>
          </w:rPr>
          <w:tab/>
        </w:r>
        <w:r w:rsidR="0071222E">
          <w:rPr>
            <w:noProof/>
            <w:webHidden/>
          </w:rPr>
          <w:fldChar w:fldCharType="begin"/>
        </w:r>
        <w:r w:rsidR="0071222E">
          <w:rPr>
            <w:noProof/>
            <w:webHidden/>
          </w:rPr>
          <w:instrText xml:space="preserve"> PAGEREF _Toc42590423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1CF172A" w14:textId="4399BCDF" w:rsidR="0071222E" w:rsidRDefault="007A0CD2">
      <w:pPr>
        <w:pStyle w:val="Inhopg3"/>
        <w:rPr>
          <w:rFonts w:asciiTheme="minorHAnsi" w:eastAsiaTheme="minorEastAsia" w:hAnsiTheme="minorHAnsi" w:cstheme="minorBidi"/>
          <w:noProof/>
          <w:sz w:val="22"/>
          <w:szCs w:val="22"/>
        </w:rPr>
      </w:pPr>
      <w:hyperlink w:anchor="_Toc42590424" w:history="1">
        <w:r w:rsidR="0071222E" w:rsidRPr="009B0F26">
          <w:rPr>
            <w:rStyle w:val="Hyperlink"/>
            <w:noProof/>
          </w:rPr>
          <w:t>5.4.3</w:t>
        </w:r>
        <w:r w:rsidR="0071222E">
          <w:rPr>
            <w:rFonts w:asciiTheme="minorHAnsi" w:eastAsiaTheme="minorEastAsia" w:hAnsiTheme="minorHAnsi" w:cstheme="minorBidi"/>
            <w:noProof/>
            <w:sz w:val="22"/>
            <w:szCs w:val="22"/>
          </w:rPr>
          <w:tab/>
        </w:r>
        <w:r w:rsidR="0071222E" w:rsidRPr="009B0F26">
          <w:rPr>
            <w:rStyle w:val="Hyperlink"/>
            <w:noProof/>
          </w:rPr>
          <w:t>Waardelijsten.</w:t>
        </w:r>
        <w:r w:rsidR="0071222E">
          <w:rPr>
            <w:noProof/>
            <w:webHidden/>
          </w:rPr>
          <w:tab/>
        </w:r>
        <w:r w:rsidR="0071222E">
          <w:rPr>
            <w:noProof/>
            <w:webHidden/>
          </w:rPr>
          <w:fldChar w:fldCharType="begin"/>
        </w:r>
        <w:r w:rsidR="0071222E">
          <w:rPr>
            <w:noProof/>
            <w:webHidden/>
          </w:rPr>
          <w:instrText xml:space="preserve"> PAGEREF _Toc42590424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0B89B98" w14:textId="12F87001" w:rsidR="0071222E" w:rsidRDefault="007A0CD2">
      <w:pPr>
        <w:pStyle w:val="Inhopg3"/>
        <w:rPr>
          <w:rFonts w:asciiTheme="minorHAnsi" w:eastAsiaTheme="minorEastAsia" w:hAnsiTheme="minorHAnsi" w:cstheme="minorBidi"/>
          <w:noProof/>
          <w:sz w:val="22"/>
          <w:szCs w:val="22"/>
        </w:rPr>
      </w:pPr>
      <w:hyperlink w:anchor="_Toc42590425" w:history="1">
        <w:r w:rsidR="0071222E" w:rsidRPr="009B0F26">
          <w:rPr>
            <w:rStyle w:val="Hyperlink"/>
            <w:noProof/>
          </w:rPr>
          <w:t>5.4.4</w:t>
        </w:r>
        <w:r w:rsidR="0071222E">
          <w:rPr>
            <w:rFonts w:asciiTheme="minorHAnsi" w:eastAsiaTheme="minorEastAsia" w:hAnsiTheme="minorHAnsi" w:cstheme="minorBidi"/>
            <w:noProof/>
            <w:sz w:val="22"/>
            <w:szCs w:val="22"/>
          </w:rPr>
          <w:tab/>
        </w:r>
        <w:r w:rsidR="0071222E" w:rsidRPr="009B0F26">
          <w:rPr>
            <w:rStyle w:val="Hyperlink"/>
            <w:noProof/>
          </w:rPr>
          <w:t>Geïmporteerde typen (informatief).</w:t>
        </w:r>
        <w:r w:rsidR="0071222E">
          <w:rPr>
            <w:noProof/>
            <w:webHidden/>
          </w:rPr>
          <w:tab/>
        </w:r>
        <w:r w:rsidR="0071222E">
          <w:rPr>
            <w:noProof/>
            <w:webHidden/>
          </w:rPr>
          <w:fldChar w:fldCharType="begin"/>
        </w:r>
        <w:r w:rsidR="0071222E">
          <w:rPr>
            <w:noProof/>
            <w:webHidden/>
          </w:rPr>
          <w:instrText xml:space="preserve"> PAGEREF _Toc42590425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2536014B" w14:textId="324834F8" w:rsidR="0071222E" w:rsidRDefault="007A0CD2">
      <w:pPr>
        <w:pStyle w:val="Inhopg1"/>
        <w:rPr>
          <w:rFonts w:asciiTheme="minorHAnsi" w:eastAsiaTheme="minorEastAsia" w:hAnsiTheme="minorHAnsi" w:cstheme="minorBidi"/>
          <w:noProof/>
          <w:sz w:val="22"/>
          <w:szCs w:val="22"/>
        </w:rPr>
      </w:pPr>
      <w:hyperlink w:anchor="_Toc42590426" w:history="1">
        <w:r w:rsidR="0071222E" w:rsidRPr="009B0F26">
          <w:rPr>
            <w:rStyle w:val="Hyperlink"/>
            <w:noProof/>
          </w:rPr>
          <w:t>Referentiesystemen</w:t>
        </w:r>
        <w:r w:rsidR="0071222E">
          <w:rPr>
            <w:noProof/>
            <w:webHidden/>
          </w:rPr>
          <w:tab/>
        </w:r>
        <w:r w:rsidR="0071222E">
          <w:rPr>
            <w:noProof/>
            <w:webHidden/>
          </w:rPr>
          <w:fldChar w:fldCharType="begin"/>
        </w:r>
        <w:r w:rsidR="0071222E">
          <w:rPr>
            <w:noProof/>
            <w:webHidden/>
          </w:rPr>
          <w:instrText xml:space="preserve"> PAGEREF _Toc42590426 \h </w:instrText>
        </w:r>
        <w:r w:rsidR="0071222E">
          <w:rPr>
            <w:noProof/>
            <w:webHidden/>
          </w:rPr>
        </w:r>
        <w:r w:rsidR="0071222E">
          <w:rPr>
            <w:noProof/>
            <w:webHidden/>
          </w:rPr>
          <w:fldChar w:fldCharType="separate"/>
        </w:r>
        <w:r w:rsidR="0071222E">
          <w:rPr>
            <w:noProof/>
            <w:webHidden/>
          </w:rPr>
          <w:t>70</w:t>
        </w:r>
        <w:r w:rsidR="0071222E">
          <w:rPr>
            <w:noProof/>
            <w:webHidden/>
          </w:rPr>
          <w:fldChar w:fldCharType="end"/>
        </w:r>
      </w:hyperlink>
    </w:p>
    <w:p w14:paraId="23DC6361" w14:textId="6E1ADCD4" w:rsidR="0071222E" w:rsidRDefault="007A0CD2">
      <w:pPr>
        <w:pStyle w:val="Inhopg2"/>
        <w:rPr>
          <w:rFonts w:asciiTheme="minorHAnsi" w:eastAsiaTheme="minorEastAsia" w:hAnsiTheme="minorHAnsi" w:cstheme="minorBidi"/>
          <w:sz w:val="22"/>
          <w:szCs w:val="22"/>
        </w:rPr>
      </w:pPr>
      <w:hyperlink w:anchor="_Toc42590427" w:history="1">
        <w:r w:rsidR="0071222E" w:rsidRPr="009B0F26">
          <w:rPr>
            <w:rStyle w:val="Hyperlink"/>
          </w:rPr>
          <w:t>6.1</w:t>
        </w:r>
        <w:r w:rsidR="0071222E">
          <w:rPr>
            <w:rFonts w:asciiTheme="minorHAnsi" w:eastAsiaTheme="minorEastAsia" w:hAnsiTheme="minorHAnsi" w:cstheme="minorBidi"/>
            <w:sz w:val="22"/>
            <w:szCs w:val="22"/>
          </w:rPr>
          <w:tab/>
        </w:r>
        <w:r w:rsidR="0071222E" w:rsidRPr="009B0F26">
          <w:rPr>
            <w:rStyle w:val="Hyperlink"/>
          </w:rPr>
          <w:t>Ruimtelijk referentiesysteem.</w:t>
        </w:r>
        <w:r w:rsidR="0071222E">
          <w:rPr>
            <w:webHidden/>
          </w:rPr>
          <w:tab/>
        </w:r>
        <w:r w:rsidR="0071222E">
          <w:rPr>
            <w:webHidden/>
          </w:rPr>
          <w:fldChar w:fldCharType="begin"/>
        </w:r>
        <w:r w:rsidR="0071222E">
          <w:rPr>
            <w:webHidden/>
          </w:rPr>
          <w:instrText xml:space="preserve"> PAGEREF _Toc42590427 \h </w:instrText>
        </w:r>
        <w:r w:rsidR="0071222E">
          <w:rPr>
            <w:webHidden/>
          </w:rPr>
        </w:r>
        <w:r w:rsidR="0071222E">
          <w:rPr>
            <w:webHidden/>
          </w:rPr>
          <w:fldChar w:fldCharType="separate"/>
        </w:r>
        <w:r w:rsidR="0071222E">
          <w:rPr>
            <w:webHidden/>
          </w:rPr>
          <w:t>70</w:t>
        </w:r>
        <w:r w:rsidR="0071222E">
          <w:rPr>
            <w:webHidden/>
          </w:rPr>
          <w:fldChar w:fldCharType="end"/>
        </w:r>
      </w:hyperlink>
    </w:p>
    <w:p w14:paraId="58DD3E81" w14:textId="4507A785" w:rsidR="0071222E" w:rsidRDefault="007A0CD2">
      <w:pPr>
        <w:pStyle w:val="Inhopg1"/>
        <w:rPr>
          <w:rFonts w:asciiTheme="minorHAnsi" w:eastAsiaTheme="minorEastAsia" w:hAnsiTheme="minorHAnsi" w:cstheme="minorBidi"/>
          <w:noProof/>
          <w:sz w:val="22"/>
          <w:szCs w:val="22"/>
        </w:rPr>
      </w:pPr>
      <w:hyperlink w:anchor="_Toc42590428" w:history="1">
        <w:r w:rsidR="0071222E" w:rsidRPr="009B0F26">
          <w:rPr>
            <w:rStyle w:val="Hyperlink"/>
            <w:noProof/>
          </w:rPr>
          <w:t>Levering</w:t>
        </w:r>
        <w:r w:rsidR="0071222E">
          <w:rPr>
            <w:noProof/>
            <w:webHidden/>
          </w:rPr>
          <w:tab/>
        </w:r>
        <w:r w:rsidR="0071222E">
          <w:rPr>
            <w:noProof/>
            <w:webHidden/>
          </w:rPr>
          <w:fldChar w:fldCharType="begin"/>
        </w:r>
        <w:r w:rsidR="0071222E">
          <w:rPr>
            <w:noProof/>
            <w:webHidden/>
          </w:rPr>
          <w:instrText xml:space="preserve"> PAGEREF _Toc42590428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3AB3B288" w14:textId="1E51109F" w:rsidR="0071222E" w:rsidRDefault="007A0CD2">
      <w:pPr>
        <w:pStyle w:val="Inhopg2"/>
        <w:rPr>
          <w:rFonts w:asciiTheme="minorHAnsi" w:eastAsiaTheme="minorEastAsia" w:hAnsiTheme="minorHAnsi" w:cstheme="minorBidi"/>
          <w:sz w:val="22"/>
          <w:szCs w:val="22"/>
        </w:rPr>
      </w:pPr>
      <w:hyperlink w:anchor="_Toc42590429" w:history="1">
        <w:r w:rsidR="0071222E" w:rsidRPr="009B0F26">
          <w:rPr>
            <w:rStyle w:val="Hyperlink"/>
          </w:rPr>
          <w:t>7.1</w:t>
        </w:r>
        <w:r w:rsidR="0071222E">
          <w:rPr>
            <w:rFonts w:asciiTheme="minorHAnsi" w:eastAsiaTheme="minorEastAsia" w:hAnsiTheme="minorHAnsi" w:cstheme="minorBidi"/>
            <w:sz w:val="22"/>
            <w:szCs w:val="22"/>
          </w:rPr>
          <w:tab/>
        </w:r>
        <w:r w:rsidR="0071222E" w:rsidRPr="009B0F26">
          <w:rPr>
            <w:rStyle w:val="Hyperlink"/>
          </w:rPr>
          <w:t>Leveringsmedium.</w:t>
        </w:r>
        <w:r w:rsidR="0071222E">
          <w:rPr>
            <w:webHidden/>
          </w:rPr>
          <w:tab/>
        </w:r>
        <w:r w:rsidR="0071222E">
          <w:rPr>
            <w:webHidden/>
          </w:rPr>
          <w:fldChar w:fldCharType="begin"/>
        </w:r>
        <w:r w:rsidR="0071222E">
          <w:rPr>
            <w:webHidden/>
          </w:rPr>
          <w:instrText xml:space="preserve"> PAGEREF _Toc42590429 \h </w:instrText>
        </w:r>
        <w:r w:rsidR="0071222E">
          <w:rPr>
            <w:webHidden/>
          </w:rPr>
        </w:r>
        <w:r w:rsidR="0071222E">
          <w:rPr>
            <w:webHidden/>
          </w:rPr>
          <w:fldChar w:fldCharType="separate"/>
        </w:r>
        <w:r w:rsidR="0071222E">
          <w:rPr>
            <w:webHidden/>
          </w:rPr>
          <w:t>71</w:t>
        </w:r>
        <w:r w:rsidR="0071222E">
          <w:rPr>
            <w:webHidden/>
          </w:rPr>
          <w:fldChar w:fldCharType="end"/>
        </w:r>
      </w:hyperlink>
    </w:p>
    <w:p w14:paraId="1AD4D2D1" w14:textId="33875E10" w:rsidR="0071222E" w:rsidRDefault="007A0CD2">
      <w:pPr>
        <w:pStyle w:val="Inhopg2"/>
        <w:rPr>
          <w:rFonts w:asciiTheme="minorHAnsi" w:eastAsiaTheme="minorEastAsia" w:hAnsiTheme="minorHAnsi" w:cstheme="minorBidi"/>
          <w:sz w:val="22"/>
          <w:szCs w:val="22"/>
        </w:rPr>
      </w:pPr>
      <w:hyperlink w:anchor="_Toc42590430" w:history="1">
        <w:r w:rsidR="0071222E" w:rsidRPr="009B0F26">
          <w:rPr>
            <w:rStyle w:val="Hyperlink"/>
          </w:rPr>
          <w:t>7.2</w:t>
        </w:r>
        <w:r w:rsidR="0071222E">
          <w:rPr>
            <w:rFonts w:asciiTheme="minorHAnsi" w:eastAsiaTheme="minorEastAsia" w:hAnsiTheme="minorHAnsi" w:cstheme="minorBidi"/>
            <w:sz w:val="22"/>
            <w:szCs w:val="22"/>
          </w:rPr>
          <w:tab/>
        </w:r>
        <w:r w:rsidR="0071222E" w:rsidRPr="009B0F26">
          <w:rPr>
            <w:rStyle w:val="Hyperlink"/>
          </w:rPr>
          <w:t>Formaten (encodings).</w:t>
        </w:r>
        <w:r w:rsidR="0071222E">
          <w:rPr>
            <w:webHidden/>
          </w:rPr>
          <w:tab/>
        </w:r>
        <w:r w:rsidR="0071222E">
          <w:rPr>
            <w:webHidden/>
          </w:rPr>
          <w:fldChar w:fldCharType="begin"/>
        </w:r>
        <w:r w:rsidR="0071222E">
          <w:rPr>
            <w:webHidden/>
          </w:rPr>
          <w:instrText xml:space="preserve"> PAGEREF _Toc42590430 \h </w:instrText>
        </w:r>
        <w:r w:rsidR="0071222E">
          <w:rPr>
            <w:webHidden/>
          </w:rPr>
        </w:r>
        <w:r w:rsidR="0071222E">
          <w:rPr>
            <w:webHidden/>
          </w:rPr>
          <w:fldChar w:fldCharType="separate"/>
        </w:r>
        <w:r w:rsidR="0071222E">
          <w:rPr>
            <w:webHidden/>
          </w:rPr>
          <w:t>71</w:t>
        </w:r>
        <w:r w:rsidR="0071222E">
          <w:rPr>
            <w:webHidden/>
          </w:rPr>
          <w:fldChar w:fldCharType="end"/>
        </w:r>
      </w:hyperlink>
    </w:p>
    <w:p w14:paraId="71A8535F" w14:textId="511F1BF8" w:rsidR="0071222E" w:rsidRDefault="007A0CD2">
      <w:pPr>
        <w:pStyle w:val="Inhopg3"/>
        <w:rPr>
          <w:rFonts w:asciiTheme="minorHAnsi" w:eastAsiaTheme="minorEastAsia" w:hAnsiTheme="minorHAnsi" w:cstheme="minorBidi"/>
          <w:noProof/>
          <w:sz w:val="22"/>
          <w:szCs w:val="22"/>
        </w:rPr>
      </w:pPr>
      <w:hyperlink w:anchor="_Toc42590431" w:history="1">
        <w:r w:rsidR="0071222E" w:rsidRPr="009B0F26">
          <w:rPr>
            <w:rStyle w:val="Hyperlink"/>
            <w:noProof/>
          </w:rPr>
          <w:t>7.2.1</w:t>
        </w:r>
        <w:r w:rsidR="0071222E">
          <w:rPr>
            <w:rFonts w:asciiTheme="minorHAnsi" w:eastAsiaTheme="minorEastAsia" w:hAnsiTheme="minorHAnsi" w:cstheme="minorBidi"/>
            <w:noProof/>
            <w:sz w:val="22"/>
            <w:szCs w:val="22"/>
          </w:rPr>
          <w:tab/>
        </w:r>
        <w:r w:rsidR="0071222E" w:rsidRPr="009B0F26">
          <w:rPr>
            <w:rStyle w:val="Hyperlink"/>
            <w:noProof/>
          </w:rPr>
          <w:t>Nadere GML implementatie specificaties</w:t>
        </w:r>
        <w:r w:rsidR="0071222E">
          <w:rPr>
            <w:noProof/>
            <w:webHidden/>
          </w:rPr>
          <w:tab/>
        </w:r>
        <w:r w:rsidR="0071222E">
          <w:rPr>
            <w:noProof/>
            <w:webHidden/>
          </w:rPr>
          <w:fldChar w:fldCharType="begin"/>
        </w:r>
        <w:r w:rsidR="0071222E">
          <w:rPr>
            <w:noProof/>
            <w:webHidden/>
          </w:rPr>
          <w:instrText xml:space="preserve"> PAGEREF _Toc42590431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61934D3C" w14:textId="094CF21E" w:rsidR="0071222E" w:rsidRDefault="007A0CD2">
      <w:pPr>
        <w:pStyle w:val="Inhopg1"/>
        <w:rPr>
          <w:rFonts w:asciiTheme="minorHAnsi" w:eastAsiaTheme="minorEastAsia" w:hAnsiTheme="minorHAnsi" w:cstheme="minorBidi"/>
          <w:noProof/>
          <w:sz w:val="22"/>
          <w:szCs w:val="22"/>
        </w:rPr>
      </w:pPr>
      <w:hyperlink w:anchor="_Toc42590432" w:history="1">
        <w:r w:rsidR="0071222E" w:rsidRPr="009B0F26">
          <w:rPr>
            <w:rStyle w:val="Hyperlink"/>
            <w:noProof/>
          </w:rPr>
          <w:t>Visualisatie</w:t>
        </w:r>
        <w:r w:rsidR="0071222E">
          <w:rPr>
            <w:noProof/>
            <w:webHidden/>
          </w:rPr>
          <w:tab/>
        </w:r>
        <w:r w:rsidR="0071222E">
          <w:rPr>
            <w:noProof/>
            <w:webHidden/>
          </w:rPr>
          <w:fldChar w:fldCharType="begin"/>
        </w:r>
        <w:r w:rsidR="0071222E">
          <w:rPr>
            <w:noProof/>
            <w:webHidden/>
          </w:rPr>
          <w:instrText xml:space="preserve"> PAGEREF _Toc42590432 \h </w:instrText>
        </w:r>
        <w:r w:rsidR="0071222E">
          <w:rPr>
            <w:noProof/>
            <w:webHidden/>
          </w:rPr>
        </w:r>
        <w:r w:rsidR="0071222E">
          <w:rPr>
            <w:noProof/>
            <w:webHidden/>
          </w:rPr>
          <w:fldChar w:fldCharType="separate"/>
        </w:r>
        <w:r w:rsidR="0071222E">
          <w:rPr>
            <w:noProof/>
            <w:webHidden/>
          </w:rPr>
          <w:t>74</w:t>
        </w:r>
        <w:r w:rsidR="0071222E">
          <w:rPr>
            <w:noProof/>
            <w:webHidden/>
          </w:rPr>
          <w:fldChar w:fldCharType="end"/>
        </w:r>
      </w:hyperlink>
    </w:p>
    <w:p w14:paraId="6B06DC06" w14:textId="06012987" w:rsidR="0071222E" w:rsidRDefault="007A0CD2">
      <w:pPr>
        <w:pStyle w:val="Inhopg1"/>
        <w:rPr>
          <w:rFonts w:asciiTheme="minorHAnsi" w:eastAsiaTheme="minorEastAsia" w:hAnsiTheme="minorHAnsi" w:cstheme="minorBidi"/>
          <w:noProof/>
          <w:sz w:val="22"/>
          <w:szCs w:val="22"/>
        </w:rPr>
      </w:pPr>
      <w:hyperlink w:anchor="_Toc42590433" w:history="1">
        <w:r w:rsidR="0071222E" w:rsidRPr="009B0F26">
          <w:rPr>
            <w:rStyle w:val="Hyperlink"/>
            <w:noProof/>
          </w:rPr>
          <w:t>Bibliografie</w:t>
        </w:r>
        <w:r w:rsidR="0071222E">
          <w:rPr>
            <w:noProof/>
            <w:webHidden/>
          </w:rPr>
          <w:tab/>
        </w:r>
        <w:r w:rsidR="0071222E">
          <w:rPr>
            <w:noProof/>
            <w:webHidden/>
          </w:rPr>
          <w:fldChar w:fldCharType="begin"/>
        </w:r>
        <w:r w:rsidR="0071222E">
          <w:rPr>
            <w:noProof/>
            <w:webHidden/>
          </w:rPr>
          <w:instrText xml:space="preserve"> PAGEREF _Toc42590433 \h </w:instrText>
        </w:r>
        <w:r w:rsidR="0071222E">
          <w:rPr>
            <w:noProof/>
            <w:webHidden/>
          </w:rPr>
        </w:r>
        <w:r w:rsidR="0071222E">
          <w:rPr>
            <w:noProof/>
            <w:webHidden/>
          </w:rPr>
          <w:fldChar w:fldCharType="separate"/>
        </w:r>
        <w:r w:rsidR="0071222E">
          <w:rPr>
            <w:noProof/>
            <w:webHidden/>
          </w:rPr>
          <w:t>75</w:t>
        </w:r>
        <w:r w:rsidR="0071222E">
          <w:rPr>
            <w:noProof/>
            <w:webHidden/>
          </w:rPr>
          <w:fldChar w:fldCharType="end"/>
        </w:r>
      </w:hyperlink>
    </w:p>
    <w:p w14:paraId="0133BB3C" w14:textId="670694B6" w:rsidR="0071222E" w:rsidRDefault="007A0CD2">
      <w:pPr>
        <w:pStyle w:val="Inhopg1"/>
        <w:rPr>
          <w:rFonts w:asciiTheme="minorHAnsi" w:eastAsiaTheme="minorEastAsia" w:hAnsiTheme="minorHAnsi" w:cstheme="minorBidi"/>
          <w:noProof/>
          <w:sz w:val="22"/>
          <w:szCs w:val="22"/>
        </w:rPr>
      </w:pPr>
      <w:hyperlink w:anchor="_Toc42590434" w:history="1">
        <w:r w:rsidR="0071222E" w:rsidRPr="009B0F26">
          <w:rPr>
            <w:rStyle w:val="Hyperlink"/>
            <w:noProof/>
          </w:rPr>
          <w:t>Bijlage 1: IMKL waardelijsten.</w:t>
        </w:r>
        <w:r w:rsidR="0071222E">
          <w:rPr>
            <w:noProof/>
            <w:webHidden/>
          </w:rPr>
          <w:tab/>
        </w:r>
        <w:r w:rsidR="0071222E">
          <w:rPr>
            <w:noProof/>
            <w:webHidden/>
          </w:rPr>
          <w:fldChar w:fldCharType="begin"/>
        </w:r>
        <w:r w:rsidR="0071222E">
          <w:rPr>
            <w:noProof/>
            <w:webHidden/>
          </w:rPr>
          <w:instrText xml:space="preserve"> PAGEREF _Toc42590434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38A29363" w14:textId="5FA1549B" w:rsidR="0071222E" w:rsidRDefault="007A0CD2">
      <w:pPr>
        <w:pStyle w:val="Inhopg1"/>
        <w:rPr>
          <w:rFonts w:asciiTheme="minorHAnsi" w:eastAsiaTheme="minorEastAsia" w:hAnsiTheme="minorHAnsi" w:cstheme="minorBidi"/>
          <w:noProof/>
          <w:sz w:val="22"/>
          <w:szCs w:val="22"/>
        </w:rPr>
      </w:pPr>
      <w:hyperlink w:anchor="_Toc42590435" w:history="1">
        <w:r w:rsidR="0071222E" w:rsidRPr="009B0F26">
          <w:rPr>
            <w:rStyle w:val="Hyperlink"/>
            <w:noProof/>
          </w:rPr>
          <w:t>Bijlage 2: Toelichting op geometriemodel.</w:t>
        </w:r>
        <w:r w:rsidR="0071222E">
          <w:rPr>
            <w:noProof/>
            <w:webHidden/>
          </w:rPr>
          <w:tab/>
        </w:r>
        <w:r w:rsidR="0071222E">
          <w:rPr>
            <w:noProof/>
            <w:webHidden/>
          </w:rPr>
          <w:fldChar w:fldCharType="begin"/>
        </w:r>
        <w:r w:rsidR="0071222E">
          <w:rPr>
            <w:noProof/>
            <w:webHidden/>
          </w:rPr>
          <w:instrText xml:space="preserve"> PAGEREF _Toc42590435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8" w:name="_Toc42590374"/>
      <w:r>
        <w:t>Inleiding en leeswijzer.</w:t>
      </w:r>
      <w:bookmarkEnd w:id="8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9" w:author="Paul Janssen" w:date="2020-06-09T10:21:00Z">
        <w:r w:rsidR="00793B0B" w:rsidDel="00CA7962">
          <w:delText>IMKL</w:delText>
        </w:r>
      </w:del>
      <w:ins w:id="9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object-attributen-ExtraRegels</w:t>
      </w:r>
    </w:p>
    <w:p w14:paraId="22433373" w14:textId="0160B7A6" w:rsidR="00E47D8B" w:rsidRDefault="00793B0B" w:rsidP="00E47D8B">
      <w:pPr>
        <w:pStyle w:val="Lijstalinea"/>
        <w:numPr>
          <w:ilvl w:val="0"/>
          <w:numId w:val="48"/>
        </w:numPr>
      </w:pPr>
      <w:r>
        <w:t>IMKL</w:t>
      </w:r>
      <w:r w:rsidR="00E47D8B">
        <w:t xml:space="preserve"> – </w:t>
      </w:r>
      <w:r w:rsidR="00E47D8B" w:rsidRPr="00E47D8B">
        <w:t>waardelijsten</w:t>
      </w:r>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1" w:name="_Toc188091997"/>
    </w:p>
    <w:p w14:paraId="52CFF656" w14:textId="77777777" w:rsidR="00BB25BB" w:rsidRPr="007C7339" w:rsidRDefault="00576E1A" w:rsidP="007C7339">
      <w:pPr>
        <w:pStyle w:val="Hoofdstuktitel"/>
        <w:spacing w:line="240" w:lineRule="atLeast"/>
      </w:pPr>
      <w:bookmarkStart w:id="92" w:name="_Toc42590375"/>
      <w:bookmarkEnd w:id="91"/>
      <w:r>
        <w:t>Scope</w:t>
      </w:r>
      <w:bookmarkEnd w:id="92"/>
    </w:p>
    <w:p w14:paraId="0F2A29EC" w14:textId="77777777" w:rsidR="00AA1364" w:rsidRPr="007C7339" w:rsidRDefault="00576E1A" w:rsidP="007C7339">
      <w:pPr>
        <w:pStyle w:val="Paragraaftitel"/>
        <w:spacing w:line="240" w:lineRule="atLeast"/>
      </w:pPr>
      <w:bookmarkStart w:id="93" w:name="_Toc42590376"/>
      <w:r>
        <w:t>Scope</w:t>
      </w:r>
      <w:r w:rsidR="00283BD6">
        <w:t>.</w:t>
      </w:r>
      <w:bookmarkEnd w:id="9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09C623A"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4" w:author="Paul Janssen" w:date="2020-05-25T12:02:00Z">
        <w:r w:rsidR="00AC0EB5">
          <w:rPr>
            <w:b/>
          </w:rPr>
          <w:t>B</w:t>
        </w:r>
      </w:ins>
      <w:r w:rsidRPr="0080639F">
        <w:rPr>
          <w:b/>
        </w:rPr>
        <w:t>ON:</w:t>
      </w:r>
      <w:r w:rsidR="00456F46">
        <w:t xml:space="preserve"> </w:t>
      </w:r>
      <w:ins w:id="95" w:author="Paul Janssen" w:date="2020-05-25T12:01:00Z">
        <w:r w:rsidR="00AC0EB5" w:rsidRPr="00AC0EB5">
          <w:t>Wet informatie-uitwisseling bovengrondse en ondergrondse netten en netwerken</w:t>
        </w:r>
      </w:ins>
      <w:del w:id="96"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7" w:author="Paul Janssen" w:date="2020-05-25T12:03:00Z">
        <w:r w:rsidR="00AC0EB5">
          <w:t xml:space="preserve"> Inclusief </w:t>
        </w:r>
        <w:r w:rsidR="00AC0EB5" w:rsidRPr="00AC0EB5">
          <w:rPr>
            <w:rPrChange w:id="98" w:author="Paul Janssen" w:date="2020-05-25T12:03:00Z">
              <w:rPr>
                <w:color w:val="333333"/>
                <w:sz w:val="18"/>
                <w:szCs w:val="18"/>
                <w:shd w:val="clear" w:color="auto" w:fill="FFFFFF"/>
              </w:rPr>
            </w:rPrChange>
          </w:rPr>
          <w:t>maatregelen uit de Richtlijn kostenreductie breedband</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99" w:author="Paul Janssen" w:date="2020-05-25T12:04:00Z"/>
        </w:rPr>
      </w:pPr>
      <w:del w:id="100"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1"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2" w:author="Paul Janssen" w:date="2020-05-25T12:04:00Z"/>
        </w:rPr>
      </w:pPr>
      <w:del w:id="103"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4" w:name="_Toc42590377"/>
      <w:r>
        <w:t>Over</w:t>
      </w:r>
      <w:r w:rsidR="00D0633C">
        <w:t>zicht</w:t>
      </w:r>
      <w:bookmarkEnd w:id="104"/>
    </w:p>
    <w:p w14:paraId="26075A13" w14:textId="77777777" w:rsidR="003C4DDF" w:rsidRDefault="00576E1A" w:rsidP="007C7339">
      <w:pPr>
        <w:pStyle w:val="Paragraaftitel"/>
        <w:spacing w:line="240" w:lineRule="atLeast"/>
      </w:pPr>
      <w:bookmarkStart w:id="105" w:name="_Toc42590378"/>
      <w:r>
        <w:t>Naam en Acroniemen</w:t>
      </w:r>
      <w:r w:rsidR="00283BD6">
        <w:t>.</w:t>
      </w:r>
      <w:bookmarkEnd w:id="105"/>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6" w:name="_Toc42590379"/>
      <w:r>
        <w:t>Informele beschrijving</w:t>
      </w:r>
      <w:r w:rsidR="00283BD6">
        <w:t>.</w:t>
      </w:r>
      <w:bookmarkEnd w:id="106"/>
    </w:p>
    <w:p w14:paraId="48273E47" w14:textId="77777777" w:rsidR="00E548CF" w:rsidRPr="00653DF3" w:rsidRDefault="00E548CF" w:rsidP="00361936">
      <w:pPr>
        <w:pStyle w:val="subparagraaftitel"/>
      </w:pPr>
      <w:bookmarkStart w:id="107" w:name="_Toc42590380"/>
      <w:r w:rsidRPr="00446ECB">
        <w:t>Definitie</w:t>
      </w:r>
      <w:r w:rsidR="00283BD6">
        <w:t>.</w:t>
      </w:r>
      <w:bookmarkEnd w:id="107"/>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8" w:name="_Toc42590381"/>
      <w:r>
        <w:t>Beschrijving</w:t>
      </w:r>
      <w:r w:rsidR="00283BD6">
        <w:t>.</w:t>
      </w:r>
      <w:bookmarkEnd w:id="108"/>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09" w:author="Paul Janssen" w:date="2020-06-09T10:22:00Z">
        <w:r w:rsidR="006A0A99" w:rsidDel="00CA7962">
          <w:delText>i</w:delText>
        </w:r>
      </w:del>
      <w:r w:rsidR="006A0A99">
        <w:t>tiliteitsnetten. Een u</w:t>
      </w:r>
      <w:del w:id="110"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1"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05BABD4A"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16" w:author="Paul Janssen" w:date="2020-05-25T11:22:00Z"/>
        </w:rPr>
      </w:pPr>
    </w:p>
    <w:p w14:paraId="6CA9C847" w14:textId="77777777" w:rsidR="00260925" w:rsidRDefault="00260925" w:rsidP="00E548CF">
      <w:pPr>
        <w:spacing w:line="240" w:lineRule="atLeast"/>
        <w:jc w:val="left"/>
        <w:rPr>
          <w:ins w:id="117" w:author="Paul Janssen" w:date="2020-05-25T11:22:00Z"/>
        </w:rPr>
      </w:pPr>
    </w:p>
    <w:p w14:paraId="14A891B8" w14:textId="2DEE00A7" w:rsidR="0041667C" w:rsidRDefault="007A0CD2"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6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7A0CD2" w:rsidRDefault="007A0CD2">
                  <w:r>
                    <w:t>IMKL-wi</w:t>
                  </w:r>
                  <w:ins w:id="118" w:author="Paul Janssen" w:date="2020-05-25T11:23:00Z">
                    <w:r>
                      <w:t>b</w:t>
                    </w:r>
                  </w:ins>
                  <w:r>
                    <w:t>on</w:t>
                  </w:r>
                </w:p>
              </w:txbxContent>
            </v:textbox>
            <w10:wrap type="square"/>
          </v:shape>
        </w:pict>
      </w:r>
      <w:ins w:id="119"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20" w:author="Paul Janssen" w:date="2020-05-25T11:24:00Z">
        <w:r w:rsidR="00260925">
          <w:t>B</w:t>
        </w:r>
      </w:ins>
      <w:r w:rsidR="0041667C" w:rsidRPr="0041667C">
        <w:t xml:space="preserve">ON, INSPIRE utilities, </w:t>
      </w:r>
      <w:r w:rsidRPr="0041667C">
        <w:t>Topo</w:t>
      </w:r>
      <w:r>
        <w:t>grafie</w:t>
      </w:r>
      <w:r w:rsidRPr="0041667C">
        <w:t xml:space="preserve"> </w:t>
      </w:r>
      <w:r w:rsidR="0041667C" w:rsidRPr="0041667C">
        <w:t>Stedelijk Water, Buisleidingen gevaarlijke inhoud</w:t>
      </w:r>
      <w:r>
        <w:t xml:space="preserve"> (Risicoregister gevaarlijke stoffen)</w:t>
      </w:r>
      <w:ins w:id="121" w:author="Paul Janssen" w:date="2020-05-25T11:24:00Z">
        <w:r w:rsidR="00260925">
          <w:t xml:space="preserve">. WIBON integreert ook de </w:t>
        </w:r>
      </w:ins>
      <w:ins w:id="122" w:author="Paul Janssen" w:date="2020-05-25T11:25:00Z">
        <w:r w:rsidR="00260925">
          <w:t>Europese wetgeving EC61</w:t>
        </w:r>
      </w:ins>
      <w:ins w:id="123" w:author="Paul Janssen" w:date="2020-05-25T11:27:00Z">
        <w:r w:rsidR="00260925">
          <w:t xml:space="preserve">: Richtlijn </w:t>
        </w:r>
      </w:ins>
      <w:ins w:id="124" w:author="Paul Janssen" w:date="2020-05-25T12:05:00Z">
        <w:r w:rsidR="00AC0EB5">
          <w:t>kostenreductie</w:t>
        </w:r>
      </w:ins>
      <w:ins w:id="125" w:author="Paul Janssen" w:date="2020-05-25T11:27:00Z">
        <w:r w:rsidR="00260925">
          <w:t xml:space="preserve"> breedband</w:t>
        </w:r>
      </w:ins>
      <w:ins w:id="126" w:author="Paul Janssen" w:date="2020-05-25T11:25:00Z">
        <w:r w:rsidR="00260925">
          <w:t>.</w:t>
        </w:r>
      </w:ins>
      <w:del w:id="127"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28" w:author="Paul Janssen" w:date="2020-05-25T11:29:00Z">
            <w:rPr/>
          </w:rPrChange>
        </w:rPr>
        <w:t>WI</w:t>
      </w:r>
      <w:ins w:id="129" w:author="Paul Janssen" w:date="2020-05-25T11:29:00Z">
        <w:r w:rsidR="00260925" w:rsidRPr="000D30BA">
          <w:rPr>
            <w:highlight w:val="yellow"/>
            <w:rPrChange w:id="130" w:author="Paul Janssen" w:date="2020-05-25T11:29:00Z">
              <w:rPr/>
            </w:rPrChange>
          </w:rPr>
          <w:t>B</w:t>
        </w:r>
      </w:ins>
      <w:r w:rsidRPr="000D30BA">
        <w:rPr>
          <w:highlight w:val="yellow"/>
          <w:rPrChange w:id="131" w:author="Paul Janssen" w:date="2020-05-25T11:29:00Z">
            <w:rPr/>
          </w:rPrChange>
        </w:rPr>
        <w:t>ON profiel, een SWater profiel</w:t>
      </w:r>
      <w:ins w:id="132" w:author="Paul Janssen" w:date="2020-05-25T11:29:00Z">
        <w:r w:rsidR="000D30BA" w:rsidRPr="000D30BA">
          <w:rPr>
            <w:highlight w:val="yellow"/>
            <w:rPrChange w:id="133" w:author="Paul Janssen" w:date="2020-05-25T11:29:00Z">
              <w:rPr/>
            </w:rPrChange>
          </w:rPr>
          <w:t xml:space="preserve"> en </w:t>
        </w:r>
      </w:ins>
      <w:del w:id="134" w:author="Paul Janssen" w:date="2020-05-25T11:29:00Z">
        <w:r w:rsidRPr="000D30BA" w:rsidDel="000D30BA">
          <w:rPr>
            <w:highlight w:val="yellow"/>
            <w:rPrChange w:id="135" w:author="Paul Janssen" w:date="2020-05-25T11:29:00Z">
              <w:rPr/>
            </w:rPrChange>
          </w:rPr>
          <w:delText xml:space="preserve">, </w:delText>
        </w:r>
      </w:del>
      <w:r w:rsidRPr="000D30BA">
        <w:rPr>
          <w:highlight w:val="yellow"/>
          <w:rPrChange w:id="136" w:author="Paul Janssen" w:date="2020-05-25T11:29:00Z">
            <w:rPr/>
          </w:rPrChange>
        </w:rPr>
        <w:t>een BevB profiel</w:t>
      </w:r>
      <w:ins w:id="137" w:author="Paul Janssen" w:date="2020-05-25T11:29:00Z">
        <w:r w:rsidR="00260925" w:rsidRPr="000D30BA">
          <w:rPr>
            <w:highlight w:val="yellow"/>
            <w:rPrChange w:id="138" w:author="Paul Janssen" w:date="2020-05-25T11:29:00Z">
              <w:rPr/>
            </w:rPrChange>
          </w:rPr>
          <w:t>.</w:t>
        </w:r>
      </w:ins>
      <w:del w:id="139" w:author="Paul Janssen" w:date="2020-05-25T11:29:00Z">
        <w:r w:rsidRPr="000D30BA" w:rsidDel="00260925">
          <w:rPr>
            <w:highlight w:val="yellow"/>
            <w:rPrChange w:id="140"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41" w:author="Paul Janssen" w:date="2020-05-25T11:25:00Z">
        <w:r w:rsidR="00260925">
          <w:t>B</w:t>
        </w:r>
      </w:ins>
      <w:r w:rsidR="001D2BA4" w:rsidRPr="00514379">
        <w:t>ON, INSPIRE utilities, Topologie Stedelijk Water, Buisleidingen gevaarlijke inhoud</w:t>
      </w:r>
      <w:ins w:id="142" w:author="Paul Janssen" w:date="2020-05-25T11:26:00Z">
        <w:r w:rsidR="00260925">
          <w:t>.</w:t>
        </w:r>
      </w:ins>
      <w:del w:id="143"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001D2BA4" w:rsidRPr="00514379">
        <w:t xml:space="preserve">(bestaat al), </w:t>
      </w:r>
      <w:r>
        <w:t>IMKL</w:t>
      </w:r>
      <w:r w:rsidR="00170B60">
        <w:t>-wi</w:t>
      </w:r>
      <w:ins w:id="144" w:author="Paul Janssen" w:date="2020-05-25T11:29:00Z">
        <w:r w:rsidR="000D30BA">
          <w:t>b</w:t>
        </w:r>
      </w:ins>
      <w:r w:rsidR="00170B60">
        <w:t>on</w:t>
      </w:r>
      <w:r w:rsidR="001D2BA4" w:rsidRPr="00514379">
        <w:t>, IMBevB</w:t>
      </w:r>
      <w:ins w:id="145" w:author="Paul Janssen" w:date="2020-05-25T11:30:00Z">
        <w:r w:rsidR="000D30BA">
          <w:t xml:space="preserve"> en </w:t>
        </w:r>
      </w:ins>
      <w:del w:id="146" w:author="Paul Janssen" w:date="2020-05-25T11:30:00Z">
        <w:r w:rsidR="001D2BA4" w:rsidRPr="00514379" w:rsidDel="000D30BA">
          <w:delText xml:space="preserve">, </w:delText>
        </w:r>
      </w:del>
      <w:r w:rsidR="001D2BA4" w:rsidRPr="00514379">
        <w:t>IMSW</w:t>
      </w:r>
      <w:ins w:id="147" w:author="Paul Janssen" w:date="2020-05-25T11:29:00Z">
        <w:r w:rsidR="000D30BA">
          <w:t>.</w:t>
        </w:r>
      </w:ins>
      <w:del w:id="148"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42B66BA"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WIN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A21362E" w:rsidR="001D2BA4" w:rsidRPr="000D30BA" w:rsidRDefault="001D2BA4" w:rsidP="001D2BA4">
      <w:pPr>
        <w:pStyle w:val="Lijstalinea"/>
        <w:numPr>
          <w:ilvl w:val="0"/>
          <w:numId w:val="36"/>
        </w:numPr>
        <w:spacing w:line="288" w:lineRule="auto"/>
        <w:rPr>
          <w:highlight w:val="yellow"/>
          <w:rPrChange w:id="149" w:author="Paul Janssen" w:date="2020-05-25T11:30:00Z">
            <w:rPr/>
          </w:rPrChange>
        </w:rPr>
      </w:pPr>
      <w:r w:rsidRPr="000D30BA">
        <w:rPr>
          <w:highlight w:val="yellow"/>
          <w:rPrChange w:id="150" w:author="Paul Janssen" w:date="2020-05-25T11:30:00Z">
            <w:rPr/>
          </w:rPrChange>
        </w:rPr>
        <w:t xml:space="preserve">Afhankelijk van het type informatieproduct kan </w:t>
      </w:r>
      <w:r w:rsidR="00793B0B" w:rsidRPr="000D30BA">
        <w:rPr>
          <w:highlight w:val="yellow"/>
          <w:rPrChange w:id="151" w:author="Paul Janssen" w:date="2020-05-25T11:30:00Z">
            <w:rPr/>
          </w:rPrChange>
        </w:rPr>
        <w:t>IMKL</w:t>
      </w:r>
      <w:r w:rsidRPr="000D30BA">
        <w:rPr>
          <w:highlight w:val="yellow"/>
          <w:rPrChange w:id="152" w:author="Paul Janssen" w:date="2020-05-25T11:30:00Z">
            <w:rPr/>
          </w:rPrChange>
        </w:rPr>
        <w:t xml:space="preserve"> toegepast worden in een view service (WMS) en of download service (WFS of Atom feeds).</w:t>
      </w:r>
    </w:p>
    <w:p w14:paraId="4E48FB8C" w14:textId="63761341" w:rsidR="001D2BA4" w:rsidRPr="00514379" w:rsidRDefault="00793B0B" w:rsidP="001D2BA4">
      <w:pPr>
        <w:pStyle w:val="Lijstalinea"/>
        <w:numPr>
          <w:ilvl w:val="0"/>
          <w:numId w:val="36"/>
        </w:numPr>
        <w:spacing w:line="288" w:lineRule="auto"/>
      </w:pPr>
      <w:r>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lastRenderedPageBreak/>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-wi</w:t>
      </w:r>
      <w:ins w:id="153" w:author="Paul Janssen" w:date="2020-05-25T11:30:00Z">
        <w:r w:rsidR="000D30BA">
          <w:t>b</w:t>
        </w:r>
      </w:ins>
      <w:r w:rsidR="00170B60">
        <w:t>on</w:t>
      </w:r>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-wi</w:t>
      </w:r>
      <w:ins w:id="154" w:author="Paul Janssen" w:date="2020-05-25T11:30:00Z">
        <w:r w:rsidR="000D30BA">
          <w:t>b</w:t>
        </w:r>
      </w:ins>
      <w:r w:rsidR="00170B60">
        <w:t xml:space="preserve">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031DA12D" w:rsidR="000C1E46" w:rsidRPr="000E3C4F" w:rsidRDefault="00793B0B" w:rsidP="001D2BA4">
      <w:pPr>
        <w:pStyle w:val="Lijstalinea"/>
        <w:numPr>
          <w:ilvl w:val="0"/>
          <w:numId w:val="36"/>
        </w:numPr>
        <w:spacing w:line="288" w:lineRule="auto"/>
      </w:pPr>
      <w:r>
        <w:t>IMKL</w:t>
      </w:r>
      <w:r w:rsidR="00170B60" w:rsidRPr="000E3C4F">
        <w:t>-wi</w:t>
      </w:r>
      <w:ins w:id="155" w:author="Paul Janssen" w:date="2020-05-25T11:31:00Z">
        <w:r w:rsidR="000D30BA">
          <w:t>b</w:t>
        </w:r>
      </w:ins>
      <w:r w:rsidR="00170B60" w:rsidRPr="000E3C4F">
        <w:t>on</w:t>
      </w:r>
      <w:r w:rsidR="000C1E46" w:rsidRPr="000E3C4F">
        <w:t xml:space="preserve"> differentieert informatie naar aanlevering door netbeheerders en naar uitlevering door de centrale voorziening.</w:t>
      </w:r>
    </w:p>
    <w:p w14:paraId="611581B9" w14:textId="63B5AF51" w:rsidR="001D2BA4" w:rsidDel="000D30BA" w:rsidRDefault="0030098D" w:rsidP="001D2BA4">
      <w:pPr>
        <w:pStyle w:val="Lijstalinea"/>
        <w:numPr>
          <w:ilvl w:val="0"/>
          <w:numId w:val="36"/>
        </w:numPr>
        <w:spacing w:line="288" w:lineRule="auto"/>
        <w:rPr>
          <w:del w:id="156" w:author="Paul Janssen" w:date="2020-05-25T11:31:00Z"/>
        </w:rPr>
      </w:pPr>
      <w:del w:id="157"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58"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77777777"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59"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60" w:name="_Toc42590382"/>
      <w:r>
        <w:t>Normatieve referenties</w:t>
      </w:r>
      <w:r w:rsidR="00283BD6">
        <w:t>.</w:t>
      </w:r>
      <w:bookmarkEnd w:id="16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7A0CD2"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Basismodel Geo-informatie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r>
        <w:t xml:space="preserve">GegevensWoordenboek Stedelijk Water (GWSW). </w:t>
      </w:r>
      <w:ins w:id="161"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62"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63" w:name="_Toc42590383"/>
      <w:r>
        <w:t>Totstandkoming</w:t>
      </w:r>
      <w:r w:rsidR="00283BD6">
        <w:t>.</w:t>
      </w:r>
      <w:bookmarkEnd w:id="163"/>
    </w:p>
    <w:p w14:paraId="6D8961EE" w14:textId="77777777" w:rsidR="00E548CF" w:rsidRPr="00E649B0" w:rsidRDefault="00E548CF" w:rsidP="00E548CF">
      <w:r w:rsidRPr="00E649B0">
        <w:t xml:space="preserve">Deze specificatie is opgesteld door Geonovum en is gebaseerd op het </w:t>
      </w:r>
      <w:r>
        <w:t>INSPIRE Data Product Specification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64" w:author="Paul Janssen" w:date="2020-05-25T11:09:00Z">
        <w:r w:rsidR="00226892" w:rsidRPr="000E3C4F" w:rsidDel="0069481B">
          <w:delText>2017</w:delText>
        </w:r>
      </w:del>
      <w:ins w:id="165" w:author="Paul Janssen" w:date="2020-05-25T11:09:00Z">
        <w:r w:rsidR="0069481B" w:rsidRPr="000E3C4F">
          <w:t>20</w:t>
        </w:r>
        <w:r w:rsidR="0069481B">
          <w:t>20</w:t>
        </w:r>
      </w:ins>
      <w:r w:rsidR="006F2CE2" w:rsidRPr="000E3C4F">
        <w:t>-</w:t>
      </w:r>
      <w:del w:id="166" w:author="Paul Janssen" w:date="2020-05-25T11:09:00Z">
        <w:r w:rsidR="00226892" w:rsidRPr="000E3C4F" w:rsidDel="0069481B">
          <w:delText>0</w:delText>
        </w:r>
        <w:r w:rsidR="001F148B" w:rsidDel="0069481B">
          <w:delText>7</w:delText>
        </w:r>
      </w:del>
      <w:ins w:id="167" w:author="Paul Janssen" w:date="2020-05-25T11:09:00Z">
        <w:r w:rsidR="0069481B">
          <w:t>xx</w:t>
        </w:r>
      </w:ins>
      <w:r w:rsidR="006F2CE2" w:rsidRPr="000E3C4F">
        <w:t>-</w:t>
      </w:r>
      <w:del w:id="168" w:author="Paul Janssen" w:date="2020-05-25T11:09:00Z">
        <w:r w:rsidR="001F148B" w:rsidDel="0069481B">
          <w:delText>6</w:delText>
        </w:r>
      </w:del>
      <w:ins w:id="169" w:author="Paul Janssen" w:date="2020-05-25T11:09:00Z">
        <w:r w:rsidR="0069481B">
          <w:t>xx</w:t>
        </w:r>
      </w:ins>
    </w:p>
    <w:p w14:paraId="6332021B" w14:textId="39947CAF" w:rsidR="00E548CF" w:rsidRDefault="00E548CF" w:rsidP="00E548CF">
      <w:pPr>
        <w:rPr>
          <w:ins w:id="170" w:author="Paul Janssen" w:date="2020-05-25T11:09:00Z"/>
        </w:rPr>
      </w:pPr>
      <w:r>
        <w:t>Auteur</w:t>
      </w:r>
      <w:r w:rsidR="007001AC">
        <w:t>s</w:t>
      </w:r>
      <w:r w:rsidRPr="00780519">
        <w:tab/>
      </w:r>
      <w:r w:rsidRPr="00780519">
        <w:tab/>
      </w:r>
      <w:r>
        <w:tab/>
      </w:r>
      <w:r w:rsidRPr="00780519">
        <w:t>:</w:t>
      </w:r>
      <w:r w:rsidR="00E70583">
        <w:t xml:space="preserve"> </w:t>
      </w:r>
      <w:ins w:id="171" w:author="Paul Janssen" w:date="2020-05-25T11:10:00Z">
        <w:r w:rsidR="0069481B">
          <w:t>Herman van den Berg, Paul Janssen</w:t>
        </w:r>
      </w:ins>
    </w:p>
    <w:p w14:paraId="0DF14F5A" w14:textId="77777777" w:rsidR="0069481B" w:rsidRDefault="0069481B" w:rsidP="0069481B">
      <w:pPr>
        <w:rPr>
          <w:ins w:id="172" w:author="Paul Janssen" w:date="2020-05-25T11:10:00Z"/>
        </w:rPr>
      </w:pPr>
      <w:ins w:id="173" w:author="Paul Janssen" w:date="2020-05-25T11:09:00Z">
        <w:r>
          <w:t>Auteurs vorige versie</w:t>
        </w:r>
      </w:ins>
      <w:ins w:id="174"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75" w:name="_Toc42590384"/>
      <w:r>
        <w:t>Termen en definities</w:t>
      </w:r>
      <w:r w:rsidR="00283BD6">
        <w:t>.</w:t>
      </w:r>
      <w:bookmarkEnd w:id="175"/>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r>
              <w:rPr>
                <w:b/>
              </w:rPr>
              <w:t>n</w:t>
            </w:r>
            <w:r w:rsidRPr="00A67056">
              <w:rPr>
                <w:b/>
              </w:rPr>
              <w:t>amespace</w:t>
            </w:r>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11498CCD" w14:textId="77777777" w:rsidR="00E11691" w:rsidRDefault="00E11691" w:rsidP="00E11691">
            <w:r>
              <w:t>OPMERKING</w:t>
            </w:r>
            <w:r w:rsidR="0027065E">
              <w:t xml:space="preserve">      </w:t>
            </w:r>
            <w:r>
              <w:t>Een namespace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r w:rsidRPr="00DB2583">
              <w:rPr>
                <w:b/>
                <w:lang w:val="en-GB"/>
              </w:rPr>
              <w:t>netwerk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r>
              <w:rPr>
                <w:b/>
              </w:rPr>
              <w:t>w</w:t>
            </w:r>
            <w:r w:rsidRPr="00A67056">
              <w:rPr>
                <w:b/>
              </w:rPr>
              <w:t>aardelijst</w:t>
            </w:r>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76" w:name="_Toc434956070"/>
      <w:bookmarkStart w:id="177" w:name="_Toc434956071"/>
      <w:bookmarkStart w:id="178" w:name="_Toc434956072"/>
      <w:bookmarkStart w:id="179" w:name="_Toc434956073"/>
      <w:bookmarkStart w:id="180" w:name="_Toc434956074"/>
      <w:bookmarkStart w:id="181" w:name="_Toc434956075"/>
      <w:bookmarkStart w:id="182" w:name="_Toc434956076"/>
      <w:bookmarkStart w:id="183" w:name="_Toc434956077"/>
      <w:bookmarkStart w:id="184" w:name="_Toc434956078"/>
      <w:bookmarkStart w:id="185" w:name="_Toc434956079"/>
      <w:bookmarkStart w:id="186" w:name="_Toc434956080"/>
      <w:bookmarkStart w:id="187" w:name="_Toc434956081"/>
      <w:bookmarkStart w:id="188" w:name="_Toc434956082"/>
      <w:bookmarkStart w:id="189" w:name="_Toc434956083"/>
      <w:bookmarkStart w:id="190" w:name="_Toc434956084"/>
      <w:bookmarkStart w:id="191" w:name="_Toc4259038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t>Symbolen en afkortingen</w:t>
      </w:r>
      <w:r w:rsidR="00283BD6">
        <w:t>.</w:t>
      </w:r>
      <w:bookmarkEnd w:id="191"/>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r>
              <w:rPr>
                <w:b/>
              </w:rPr>
              <w:t>BevB</w:t>
            </w:r>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r w:rsidRPr="00EE3063">
              <w:t>Geography Markup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r w:rsidRPr="00EE3063">
              <w:t>Unified Modeling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Web Mapping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r w:rsidRPr="00EE3063">
              <w:t>Extensible Markup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92" w:name="_Toc42590386"/>
      <w:r>
        <w:t>Identificatie</w:t>
      </w:r>
      <w:r w:rsidR="001724FE">
        <w:t xml:space="preserve"> document</w:t>
      </w:r>
      <w:bookmarkEnd w:id="192"/>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93" w:author="Paul Janssen" w:date="2020-06-09T09:42:00Z"/>
              </w:rPr>
            </w:pPr>
            <w:ins w:id="194" w:author="Paul Janssen" w:date="2020-06-09T09:42:00Z">
              <w:r w:rsidRPr="00E66EB3">
                <w:t>Informatiemodel Kabels en Leidingen (IMKL)</w:t>
              </w:r>
            </w:ins>
          </w:p>
          <w:p w14:paraId="3C886F52" w14:textId="369FBB75" w:rsidR="00E548CF" w:rsidRPr="00F3608E" w:rsidDel="00547B4D" w:rsidRDefault="00793B0B" w:rsidP="006E15C3">
            <w:pPr>
              <w:jc w:val="left"/>
              <w:rPr>
                <w:del w:id="195" w:author="Paul Janssen" w:date="2020-06-09T09:42:00Z"/>
                <w:rFonts w:cs="Arial"/>
              </w:rPr>
            </w:pPr>
            <w:del w:id="196"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197" w:author="Paul Janssen" w:date="2020-05-25T11:11:00Z">
              <w:r w:rsidR="0069481B">
                <w:rPr>
                  <w:rFonts w:cs="Arial"/>
                </w:rPr>
                <w:t>BON</w:t>
              </w:r>
            </w:ins>
            <w:del w:id="198"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Utility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199" w:name="_Toc42590387"/>
      <w:r>
        <w:t>Data content en structuur</w:t>
      </w:r>
      <w:bookmarkEnd w:id="199"/>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00" w:name="_Toc42590388"/>
      <w:r>
        <w:t>Inleiding</w:t>
      </w:r>
      <w:r w:rsidR="00283BD6">
        <w:t>.</w:t>
      </w:r>
      <w:bookmarkEnd w:id="200"/>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28191547"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01"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02" w:author="Paul Janssen" w:date="2020-05-25T11:32:00Z">
        <w:r w:rsidR="000D30BA">
          <w:t>.</w:t>
        </w:r>
      </w:ins>
      <w:del w:id="203" w:author="Paul Janssen" w:date="2020-05-25T11:32:00Z">
        <w:r w:rsidR="00E3124D" w:rsidDel="000D30BA">
          <w:delText>;</w:delText>
        </w:r>
      </w:del>
    </w:p>
    <w:p w14:paraId="5A1ACA5F" w14:textId="7935BC3C" w:rsidR="00E3124D" w:rsidDel="000D30BA" w:rsidRDefault="00793B0B" w:rsidP="008C2572">
      <w:pPr>
        <w:rPr>
          <w:del w:id="204" w:author="Paul Janssen" w:date="2020-05-25T11:32:00Z"/>
        </w:rPr>
      </w:pPr>
      <w:del w:id="205" w:author="Paul Janssen" w:date="2020-05-25T11:32:00Z">
        <w:r w:rsidDel="000D30BA">
          <w:delText>IMKL</w:delText>
        </w:r>
        <w:r w:rsidR="00E3124D" w:rsidDel="000D30BA">
          <w:delText xml:space="preserve"> – EC61. </w:delText>
        </w:r>
      </w:del>
    </w:p>
    <w:p w14:paraId="50D288E9" w14:textId="77777777"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06" w:name="_Toc434874118"/>
      <w:bookmarkStart w:id="207" w:name="_Toc434874187"/>
      <w:bookmarkStart w:id="208" w:name="_Toc434874270"/>
      <w:bookmarkStart w:id="209" w:name="_Toc434874338"/>
      <w:bookmarkStart w:id="210" w:name="_Toc434874615"/>
      <w:bookmarkStart w:id="211" w:name="_Toc434933248"/>
      <w:bookmarkStart w:id="212" w:name="_Toc434940476"/>
      <w:bookmarkStart w:id="213" w:name="_Toc434941793"/>
      <w:bookmarkStart w:id="214" w:name="_Toc434943334"/>
      <w:bookmarkStart w:id="215" w:name="_Toc434943765"/>
      <w:bookmarkStart w:id="216" w:name="_Toc434956089"/>
      <w:bookmarkStart w:id="217" w:name="_Toc434874119"/>
      <w:bookmarkStart w:id="218" w:name="_Toc434874188"/>
      <w:bookmarkStart w:id="219" w:name="_Toc434874271"/>
      <w:bookmarkStart w:id="220" w:name="_Toc434874339"/>
      <w:bookmarkStart w:id="221" w:name="_Toc434874616"/>
      <w:bookmarkStart w:id="222" w:name="_Toc434933249"/>
      <w:bookmarkStart w:id="223" w:name="_Toc434940477"/>
      <w:bookmarkStart w:id="224" w:name="_Toc434941794"/>
      <w:bookmarkStart w:id="225" w:name="_Toc434943335"/>
      <w:bookmarkStart w:id="226" w:name="_Toc434943766"/>
      <w:bookmarkStart w:id="227" w:name="_Toc434956090"/>
      <w:bookmarkStart w:id="228" w:name="_Toc42590389"/>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t>UML diagrammen</w:t>
      </w:r>
      <w:r w:rsidR="00283BD6">
        <w:t>.</w:t>
      </w:r>
      <w:bookmarkEnd w:id="228"/>
    </w:p>
    <w:p w14:paraId="001C3511" w14:textId="5B9B3C4B" w:rsidR="00576E1A" w:rsidRPr="005E1AD7" w:rsidRDefault="00A26E72" w:rsidP="0030098D">
      <w:pPr>
        <w:pStyle w:val="subparagraaftitel"/>
      </w:pPr>
      <w:bookmarkStart w:id="229" w:name="_Toc4259039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29"/>
    </w:p>
    <w:p w14:paraId="552C6AFF" w14:textId="03A24199" w:rsidR="0098448F" w:rsidRDefault="00793B0B" w:rsidP="0098448F">
      <w:pPr>
        <w:pStyle w:val="Kop4"/>
        <w:spacing w:line="240" w:lineRule="exact"/>
        <w:rPr>
          <w:ins w:id="230"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31" w:author="Paul Janssen" w:date="2020-05-25T11:34:00Z"/>
        </w:rPr>
        <w:pPrChange w:id="232" w:author="Paul Janssen" w:date="2020-05-25T11:34:00Z">
          <w:pPr>
            <w:pStyle w:val="Kop4"/>
            <w:spacing w:line="240" w:lineRule="exact"/>
          </w:pPr>
        </w:pPrChange>
      </w:pPr>
    </w:p>
    <w:p w14:paraId="24119DB8" w14:textId="28A02B49" w:rsidR="006608EC" w:rsidRDefault="006608EC" w:rsidP="006608EC">
      <w:r>
        <w:t xml:space="preserve">Het volgende diagram geeft de relatie tussen de verschillende modellen. </w:t>
      </w:r>
      <w:r w:rsidR="00793B0B">
        <w:t>IMKL</w:t>
      </w:r>
      <w:r>
        <w:t xml:space="preserve">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w:t>
      </w:r>
      <w:r w:rsidR="00793B0B">
        <w:t>IMKL</w:t>
      </w:r>
      <w:r w:rsidR="00F67134">
        <w:t xml:space="preserve"> is een apart pakket met bijbehorende namespace dat gebruik maakt </w:t>
      </w:r>
      <w:r w:rsidR="00F67134">
        <w:lastRenderedPageBreak/>
        <w:t>van de door INSPIRE beheerde pakketten.</w:t>
      </w:r>
      <w:r w:rsidR="00607EB0">
        <w:t xml:space="preserve"> Een namespace is daarbij gedefinieerd als een unieke aanduiding voor het domein waarbinnen de informatie-elementen gedefinieerd zijn. De namespace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33" w:author="Paul Janssen" w:date="2020-05-25T11:37:00Z"/>
        </w:rPr>
      </w:pPr>
      <w:bookmarkStart w:id="234" w:name="_Toc42590391"/>
      <w:ins w:id="235" w:author="Paul Janssen" w:date="2020-05-25T11:42:00Z">
        <w:r>
          <w:t>M</w:t>
        </w:r>
      </w:ins>
      <w:ins w:id="236" w:author="Paul Janssen" w:date="2020-05-25T11:37:00Z">
        <w:r w:rsidR="000D30BA">
          <w:t>etamodel.</w:t>
        </w:r>
        <w:bookmarkEnd w:id="234"/>
      </w:ins>
    </w:p>
    <w:p w14:paraId="014B03D8" w14:textId="35DF2007" w:rsidR="000D30BA" w:rsidRDefault="000D30BA" w:rsidP="000D30BA">
      <w:pPr>
        <w:rPr>
          <w:ins w:id="237" w:author="Paul Janssen" w:date="2020-05-25T11:37:00Z"/>
        </w:rPr>
      </w:pPr>
    </w:p>
    <w:p w14:paraId="4BDC8CFA" w14:textId="0ED733DE" w:rsidR="000D30BA" w:rsidRDefault="000D30BA" w:rsidP="000D30BA">
      <w:pPr>
        <w:rPr>
          <w:ins w:id="238" w:author="Paul Janssen" w:date="2020-05-25T11:43:00Z"/>
        </w:rPr>
      </w:pPr>
      <w:ins w:id="239" w:author="Paul Janssen" w:date="2020-05-25T11:37:00Z">
        <w:r>
          <w:t xml:space="preserve">IMKL gebruikt voor </w:t>
        </w:r>
      </w:ins>
      <w:ins w:id="240" w:author="Paul Janssen" w:date="2020-05-25T11:38:00Z">
        <w:r>
          <w:t xml:space="preserve">het beschrijven van de </w:t>
        </w:r>
      </w:ins>
      <w:ins w:id="241" w:author="Paul Janssen" w:date="2020-05-25T11:37:00Z">
        <w:r>
          <w:t>uitbreiding op INSPIRE het zel</w:t>
        </w:r>
      </w:ins>
      <w:ins w:id="242" w:author="Paul Janssen" w:date="2020-05-25T11:38:00Z">
        <w:r>
          <w:t xml:space="preserve">fde metamodel voor UML als </w:t>
        </w:r>
      </w:ins>
      <w:ins w:id="243" w:author="Paul Janssen" w:date="2020-05-25T11:46:00Z">
        <w:r w:rsidR="00B67274">
          <w:t>INSPIRE: h</w:t>
        </w:r>
      </w:ins>
      <w:ins w:id="244" w:author="Paul Janssen" w:date="2020-05-25T11:38:00Z">
        <w:r>
          <w:t>et metamodel beschr</w:t>
        </w:r>
      </w:ins>
      <w:ins w:id="245" w:author="Paul Janssen" w:date="2020-05-25T11:39:00Z">
        <w:r>
          <w:t>even in het INSPIRE</w:t>
        </w:r>
        <w:r w:rsidR="00B67274">
          <w:t xml:space="preserve"> </w:t>
        </w:r>
      </w:ins>
      <w:ins w:id="246" w:author="Paul Janssen" w:date="2020-05-25T11:40:00Z">
        <w:r w:rsidR="00B67274">
          <w:t xml:space="preserve">Generic Conceptual Model. </w:t>
        </w:r>
      </w:ins>
      <w:ins w:id="247" w:author="Paul Janssen" w:date="2020-05-25T11:41:00Z">
        <w:r w:rsidR="00B67274">
          <w:t>IMKL wijkt hiermee af van de Nederlandse Standaard voor informatiemodellering MIM.</w:t>
        </w:r>
      </w:ins>
    </w:p>
    <w:p w14:paraId="705C4A06" w14:textId="081FA559" w:rsidR="00B67274" w:rsidRDefault="00B67274" w:rsidP="000D30BA">
      <w:pPr>
        <w:rPr>
          <w:ins w:id="248" w:author="Paul Janssen" w:date="2020-05-25T11:44:00Z"/>
        </w:rPr>
      </w:pPr>
      <w:ins w:id="249" w:author="Paul Janssen" w:date="2020-05-25T11:43:00Z">
        <w:r>
          <w:t xml:space="preserve">De volgende argumenten ondersteunen de keuze voor het </w:t>
        </w:r>
      </w:ins>
      <w:ins w:id="250" w:author="Paul Janssen" w:date="2020-05-25T11:46:00Z">
        <w:r>
          <w:t>INSPIRE</w:t>
        </w:r>
      </w:ins>
      <w:ins w:id="251" w:author="Paul Janssen" w:date="2020-05-25T11:43:00Z">
        <w:r>
          <w:t xml:space="preserve"> me</w:t>
        </w:r>
      </w:ins>
      <w:ins w:id="252" w:author="Paul Janssen" w:date="2020-05-25T11:44:00Z">
        <w:r>
          <w:t>tamodel:</w:t>
        </w:r>
      </w:ins>
    </w:p>
    <w:p w14:paraId="2AD73170" w14:textId="180DB2C0" w:rsidR="00B67274" w:rsidRDefault="00B67274" w:rsidP="000D30BA">
      <w:pPr>
        <w:rPr>
          <w:ins w:id="253" w:author="Paul Janssen" w:date="2020-05-25T11:56:00Z"/>
        </w:rPr>
      </w:pPr>
      <w:ins w:id="254" w:author="Paul Janssen" w:date="2020-05-25T11:44:00Z">
        <w:r>
          <w:t xml:space="preserve">- IMKL is als extensie gemodelleerd op het INSPIRE model. </w:t>
        </w:r>
      </w:ins>
      <w:ins w:id="255" w:author="Paul Janssen" w:date="2020-05-25T11:55:00Z">
        <w:r w:rsidR="00AC0EB5">
          <w:t xml:space="preserve">De combinatie van twee metamodellen </w:t>
        </w:r>
      </w:ins>
      <w:ins w:id="256" w:author="Paul Janssen" w:date="2020-05-25T11:56:00Z">
        <w:r w:rsidR="00AC0EB5">
          <w:t>maakt</w:t>
        </w:r>
      </w:ins>
      <w:ins w:id="257" w:author="Paul Janssen" w:date="2020-05-25T11:44:00Z">
        <w:r>
          <w:t xml:space="preserve"> de be</w:t>
        </w:r>
      </w:ins>
      <w:ins w:id="258" w:author="Paul Janssen" w:date="2020-05-25T11:45:00Z">
        <w:r>
          <w:t>schrijving van de extensie onnodig complex</w:t>
        </w:r>
      </w:ins>
      <w:ins w:id="259" w:author="Paul Janssen" w:date="2020-05-25T11:58:00Z">
        <w:r w:rsidR="00AC0EB5">
          <w:t>;</w:t>
        </w:r>
      </w:ins>
    </w:p>
    <w:p w14:paraId="4CCABCA3" w14:textId="2AC19F44" w:rsidR="00AC0EB5" w:rsidRDefault="00AC0EB5" w:rsidP="000D30BA">
      <w:pPr>
        <w:rPr>
          <w:ins w:id="260" w:author="Paul Janssen" w:date="2020-05-25T11:45:00Z"/>
        </w:rPr>
      </w:pPr>
      <w:ins w:id="261" w:author="Paul Janssen" w:date="2020-05-25T11:56:00Z">
        <w:r>
          <w:t>- Het metamodel van INSPIRE kunnen we niet aanpassen.</w:t>
        </w:r>
      </w:ins>
    </w:p>
    <w:p w14:paraId="62C2F8B6" w14:textId="5D44B752" w:rsidR="00B67274" w:rsidRPr="008B4C73" w:rsidRDefault="00B67274">
      <w:pPr>
        <w:rPr>
          <w:ins w:id="262" w:author="Paul Janssen" w:date="2020-05-25T11:37:00Z"/>
        </w:rPr>
        <w:pPrChange w:id="263"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r w:rsidRPr="006050B8">
              <w:t>applicationSchema</w:t>
            </w:r>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r w:rsidRPr="006050B8">
              <w:t>featureType</w:t>
            </w:r>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r w:rsidRPr="006050B8">
              <w:t>dataType</w:t>
            </w:r>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r w:rsidRPr="006050B8">
              <w:t>union</w:t>
            </w:r>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r w:rsidRPr="006050B8">
              <w:lastRenderedPageBreak/>
              <w:t>enumeration</w:t>
            </w:r>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r>
              <w:rPr>
                <w:rFonts w:cs="Arial"/>
                <w:lang w:val="en-US"/>
              </w:rPr>
              <w:t>Gesloten  lijst van domeinwaarden.</w:t>
            </w:r>
          </w:p>
        </w:tc>
      </w:tr>
      <w:tr w:rsidR="008C2572" w:rsidRPr="006050B8" w14:paraId="794CCD94" w14:textId="77777777" w:rsidTr="00607EB0">
        <w:trPr>
          <w:tblHeader/>
        </w:trPr>
        <w:tc>
          <w:tcPr>
            <w:tcW w:w="1077" w:type="pct"/>
          </w:tcPr>
          <w:p w14:paraId="39846DF9" w14:textId="77777777" w:rsidR="008C2572" w:rsidRPr="006050B8" w:rsidRDefault="008C2572" w:rsidP="008C2572">
            <w:r w:rsidRPr="006050B8">
              <w:t>codeList</w:t>
            </w:r>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lijst van domeinwaarden </w:t>
            </w:r>
          </w:p>
        </w:tc>
      </w:tr>
      <w:tr w:rsidR="008C2572" w:rsidRPr="00A01E8E" w14:paraId="4499574D" w14:textId="77777777" w:rsidTr="00607EB0">
        <w:trPr>
          <w:tblHeader/>
        </w:trPr>
        <w:tc>
          <w:tcPr>
            <w:tcW w:w="1077" w:type="pct"/>
          </w:tcPr>
          <w:p w14:paraId="1277A0AD" w14:textId="77777777" w:rsidR="008C2572" w:rsidRPr="006050B8" w:rsidRDefault="008C2572" w:rsidP="008C2572">
            <w:r w:rsidRPr="006050B8">
              <w:t>voidable</w:t>
            </w:r>
          </w:p>
        </w:tc>
        <w:tc>
          <w:tcPr>
            <w:tcW w:w="692" w:type="pct"/>
          </w:tcPr>
          <w:p w14:paraId="125BD4B5" w14:textId="77777777" w:rsidR="008C2572" w:rsidRPr="006050B8" w:rsidRDefault="008C2572" w:rsidP="008C2572">
            <w:r w:rsidRPr="006050B8">
              <w:t>Attribute, association role</w:t>
            </w:r>
          </w:p>
        </w:tc>
        <w:tc>
          <w:tcPr>
            <w:tcW w:w="3231" w:type="pct"/>
          </w:tcPr>
          <w:p w14:paraId="67FBDEA5" w14:textId="77777777" w:rsidR="008C2572" w:rsidRPr="00A01E8E" w:rsidRDefault="008C2572" w:rsidP="008C2572">
            <w:r>
              <w:t>Om aan te geven dat het attribuut of associatierol een nullwaarde kan hebben. Een reden waarom het attribuut niet ingevuld is.</w:t>
            </w:r>
          </w:p>
        </w:tc>
      </w:tr>
    </w:tbl>
    <w:p w14:paraId="49B70C60" w14:textId="4F8441B7" w:rsidR="00A26E72" w:rsidRDefault="00A26E72" w:rsidP="00EE7EF0">
      <w:pPr>
        <w:pStyle w:val="subparagraaftitel"/>
      </w:pPr>
      <w:bookmarkStart w:id="264" w:name="_Toc42590392"/>
      <w:r>
        <w:t>UML</w:t>
      </w:r>
      <w:r w:rsidR="00CA2949">
        <w:t xml:space="preserve"> - WI</w:t>
      </w:r>
      <w:ins w:id="265" w:author="Paul Janssen" w:date="2020-05-25T11:33:00Z">
        <w:r w:rsidR="000D30BA">
          <w:t>B</w:t>
        </w:r>
      </w:ins>
      <w:r w:rsidR="00CA2949">
        <w:t>ON</w:t>
      </w:r>
      <w:r>
        <w:t xml:space="preserve"> overzicht</w:t>
      </w:r>
      <w:r w:rsidR="00283BD6">
        <w:t>.</w:t>
      </w:r>
      <w:bookmarkEnd w:id="264"/>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66"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14:paraId="23BD3068" w14:textId="4AD2898A" w:rsidR="00E778B3" w:rsidRDefault="00B656A3" w:rsidP="00E778B3">
      <w:pPr>
        <w:pStyle w:val="Lijstalinea"/>
        <w:numPr>
          <w:ilvl w:val="0"/>
          <w:numId w:val="31"/>
        </w:numPr>
        <w:spacing w:line="240" w:lineRule="atLeast"/>
        <w:jc w:val="left"/>
        <w:rPr>
          <w:ins w:id="267" w:author="Paul Janssen" w:date="2020-06-09T09:43:00Z"/>
          <w:bCs/>
        </w:rPr>
      </w:pPr>
      <w:r w:rsidRPr="00B656A3">
        <w:rPr>
          <w:bCs/>
        </w:rPr>
        <w:t>Licht oranje</w:t>
      </w:r>
      <w:r w:rsidR="00BA0892">
        <w:rPr>
          <w:bCs/>
        </w:rPr>
        <w:t xml:space="preserve"> en grijs</w:t>
      </w:r>
      <w:r w:rsidRPr="00B656A3">
        <w:rPr>
          <w:bCs/>
        </w:rPr>
        <w:t>: Niet</w:t>
      </w:r>
      <w:ins w:id="268" w:author="Paul Janssen" w:date="2020-05-25T11:58:00Z">
        <w:r w:rsidR="00AC0EB5">
          <w:rPr>
            <w:bCs/>
          </w:rPr>
          <w:t>-</w:t>
        </w:r>
      </w:ins>
      <w:del w:id="269" w:author="Paul Janssen" w:date="2020-05-25T11:58:00Z">
        <w:r w:rsidRPr="00B656A3" w:rsidDel="00AC0EB5">
          <w:rPr>
            <w:bCs/>
          </w:rPr>
          <w:delText xml:space="preserve"> </w:delText>
        </w:r>
      </w:del>
      <w:r w:rsidRPr="00B656A3">
        <w:rPr>
          <w:bCs/>
        </w:rPr>
        <w:t xml:space="preserve">instantieerbare objecttypen, datatypen en </w:t>
      </w:r>
      <w:r w:rsidR="00932116">
        <w:rPr>
          <w:bCs/>
        </w:rPr>
        <w:t>waardelijsten</w:t>
      </w:r>
      <w:r w:rsidRPr="00B656A3">
        <w:rPr>
          <w:bCs/>
        </w:rPr>
        <w:t>.</w:t>
      </w:r>
    </w:p>
    <w:p w14:paraId="09F359B7" w14:textId="57209564" w:rsidR="00547B4D" w:rsidRDefault="00547B4D" w:rsidP="00E778B3">
      <w:pPr>
        <w:pStyle w:val="Lijstalinea"/>
        <w:numPr>
          <w:ilvl w:val="0"/>
          <w:numId w:val="31"/>
        </w:numPr>
        <w:spacing w:line="240" w:lineRule="atLeast"/>
        <w:jc w:val="left"/>
        <w:rPr>
          <w:ins w:id="270" w:author="Paul Janssen" w:date="2020-06-09T10:04:00Z"/>
          <w:bCs/>
        </w:rPr>
      </w:pPr>
      <w:ins w:id="271" w:author="Paul Janssen" w:date="2020-06-09T09:43:00Z">
        <w:r>
          <w:rPr>
            <w:bCs/>
          </w:rPr>
          <w:t>In de diagrammen zijn de wijzigingen</w:t>
        </w:r>
      </w:ins>
      <w:ins w:id="272" w:author="Paul Janssen" w:date="2020-06-09T09:44:00Z">
        <w:r>
          <w:rPr>
            <w:bCs/>
          </w:rPr>
          <w:t xml:space="preserve"> ten</w:t>
        </w:r>
      </w:ins>
      <w:ins w:id="273" w:author="Paul Janssen" w:date="2020-06-09T09:59:00Z">
        <w:r w:rsidR="000233FA">
          <w:rPr>
            <w:bCs/>
          </w:rPr>
          <w:t xml:space="preserve"> </w:t>
        </w:r>
      </w:ins>
      <w:ins w:id="274" w:author="Paul Janssen" w:date="2020-06-09T09:44:00Z">
        <w:r>
          <w:rPr>
            <w:bCs/>
          </w:rPr>
          <w:t>opzichte van de IMKL 1.2.1 versie met rode kaders aangegeven.</w:t>
        </w:r>
      </w:ins>
      <w:ins w:id="275" w:author="Paul Janssen" w:date="2020-06-09T10:04:00Z">
        <w:r w:rsidR="000233FA">
          <w:rPr>
            <w:bCs/>
          </w:rPr>
          <w:t xml:space="preserve"> </w:t>
        </w:r>
      </w:ins>
    </w:p>
    <w:p w14:paraId="180FF8F8" w14:textId="4162628B" w:rsidR="000233FA" w:rsidRDefault="000233FA">
      <w:pPr>
        <w:pStyle w:val="Lijstalinea"/>
        <w:spacing w:line="240" w:lineRule="atLeast"/>
        <w:jc w:val="left"/>
        <w:rPr>
          <w:ins w:id="276" w:author="Paul Janssen" w:date="2020-06-09T10:04:00Z"/>
          <w:bCs/>
        </w:rPr>
        <w:pPrChange w:id="277" w:author="Paul Janssen" w:date="2020-06-09T10:07:00Z">
          <w:pPr>
            <w:pStyle w:val="Lijstalinea"/>
            <w:numPr>
              <w:numId w:val="31"/>
            </w:numPr>
            <w:spacing w:line="240" w:lineRule="atLeast"/>
            <w:ind w:hanging="360"/>
            <w:jc w:val="left"/>
          </w:pPr>
        </w:pPrChange>
      </w:pPr>
      <w:ins w:id="278" w:author="Paul Janssen" w:date="2020-06-09T10:04:00Z">
        <w:r>
          <w:rPr>
            <w:bCs/>
          </w:rPr>
          <w:t>Voorbeeld: cardinaliteit aangepast en constraint toegevoegd:</w:t>
        </w:r>
      </w:ins>
    </w:p>
    <w:p w14:paraId="03EC5F8F" w14:textId="31FD8A81" w:rsidR="00547B4D" w:rsidRPr="0071222E" w:rsidRDefault="000233FA">
      <w:pPr>
        <w:pStyle w:val="Lijstalinea"/>
        <w:spacing w:line="240" w:lineRule="atLeast"/>
        <w:jc w:val="left"/>
        <w:rPr>
          <w:bCs/>
        </w:rPr>
        <w:pPrChange w:id="279" w:author="Paul Janssen" w:date="2020-06-09T10:07:00Z">
          <w:pPr>
            <w:pStyle w:val="Lijstalinea"/>
            <w:numPr>
              <w:numId w:val="31"/>
            </w:numPr>
            <w:spacing w:line="240" w:lineRule="atLeast"/>
            <w:ind w:hanging="360"/>
            <w:jc w:val="left"/>
          </w:pPr>
        </w:pPrChange>
      </w:pPr>
      <w:ins w:id="280"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81"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82" w:author="Paul Janssen" w:date="2020-05-25T11:59:00Z">
        <w:r w:rsidR="00CA2949" w:rsidRPr="000E3C4F" w:rsidDel="00AC0EB5">
          <w:delText>WION</w:delText>
        </w:r>
      </w:del>
      <w:ins w:id="283"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84" w:author="Paul Janssen" w:date="2020-05-25T11:59:00Z">
        <w:r w:rsidR="00DA137A" w:rsidRPr="000E3C4F" w:rsidDel="00AC0EB5">
          <w:delText>WION</w:delText>
        </w:r>
      </w:del>
      <w:ins w:id="285"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86" w:author="Paul Janssen" w:date="2020-06-08T17:18:00Z">
        <w:r w:rsidR="00DA137A" w:rsidRPr="000E3C4F" w:rsidDel="00225FAE">
          <w:delText>2</w:delText>
        </w:r>
        <w:r w:rsidR="002C2CC5" w:rsidRPr="000E3C4F" w:rsidDel="00225FAE">
          <w:delText>4</w:delText>
        </w:r>
      </w:del>
      <w:ins w:id="287"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Generic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koppelingslaag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r w:rsidR="00793B0B">
        <w:t>IMKL</w:t>
      </w:r>
      <w:r w:rsidR="003513CF">
        <w:t xml:space="preserve">:Elektricteitskabel aan INSPIRE:ElectricityCable, </w:t>
      </w:r>
      <w:r w:rsidR="00793B0B">
        <w:t>IMKL</w:t>
      </w:r>
      <w:r w:rsidR="003513CF">
        <w:t xml:space="preserve">:Waterleiding aan INSPIRE:WaterPipe enz. Ze bevatten daarmee alle INSPIRE eigenschappen en relaties van die objecttypen. De </w:t>
      </w:r>
      <w:r w:rsidR="00793B0B">
        <w:t>IMKL</w:t>
      </w:r>
      <w:r w:rsidR="003513CF">
        <w:t xml:space="preserve"> koppelingslaag is ook gekoppeld aan de </w:t>
      </w:r>
      <w:r w:rsidR="00793B0B">
        <w:t>IMKL</w:t>
      </w:r>
      <w:r w:rsidR="003513CF">
        <w:t xml:space="preserve">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koppelingslaag (Elektricteit</w:t>
      </w:r>
      <w:r w:rsidR="00AF2344">
        <w:t>skabel</w:t>
      </w:r>
      <w:r>
        <w:t xml:space="preserve">, Waterleiding enz)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w:t>
      </w:r>
      <w:r w:rsidR="00793B0B">
        <w:t>IMKL</w:t>
      </w:r>
      <w:r w:rsidR="00AF2344">
        <w:t xml:space="preserve"> waterleiding komt.</w:t>
      </w:r>
      <w:r w:rsidR="008A01A1">
        <w:t xml:space="preserve"> Een ander voorbeeld is het attribuut UtilityDeliveryType bij het INSPIRE objecttype UtilityLinkSet. Overerving is door alle kabel-, buis- en ducttypen.</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88" w:name="_Toc42590393"/>
      <w:r>
        <w:t>Associaties in het model</w:t>
      </w:r>
      <w:r w:rsidR="00283BD6">
        <w:t>.</w:t>
      </w:r>
      <w:bookmarkEnd w:id="288"/>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ar het utiliteitsnet waar het bij hoort. Dit gebeurt in alle gevallen met een associatierol genaamd inNetwork. Dat geldt ook voor objecttypen als Annotatie, Maatvoering, Bijlage en dergelijke.</w:t>
      </w:r>
      <w:r w:rsidR="00083805">
        <w:t xml:space="preserve"> </w:t>
      </w:r>
      <w:ins w:id="289" w:author="Paul Janssen" w:date="2020-06-08T17:22:00Z">
        <w:r w:rsidR="00225FAE">
          <w:t>Informatie technisch is het mogelijk da</w:t>
        </w:r>
      </w:ins>
      <w:ins w:id="290" w:author="Paul Janssen" w:date="2020-06-08T17:23:00Z">
        <w:r w:rsidR="00225FAE">
          <w:t xml:space="preserve">t </w:t>
        </w:r>
      </w:ins>
      <w:ins w:id="291" w:author="Paul Janssen" w:date="2020-06-08T17:24:00Z">
        <w:r w:rsidR="00225FAE">
          <w:t>sommige</w:t>
        </w:r>
      </w:ins>
      <w:ins w:id="292" w:author="Paul Janssen" w:date="2020-06-08T17:25:00Z">
        <w:r w:rsidR="00225FAE">
          <w:t xml:space="preserve"> </w:t>
        </w:r>
      </w:ins>
      <w:ins w:id="293" w:author="Paul Janssen" w:date="2020-06-08T17:23:00Z">
        <w:r w:rsidR="00225FAE">
          <w:t>objecttypen bij meerdere utiliteit</w:t>
        </w:r>
      </w:ins>
      <w:ins w:id="294" w:author="Paul Janssen" w:date="2020-06-08T17:24:00Z">
        <w:r w:rsidR="00225FAE">
          <w:t>s</w:t>
        </w:r>
      </w:ins>
      <w:ins w:id="295" w:author="Paul Janssen" w:date="2020-06-08T17:23:00Z">
        <w:r w:rsidR="00225FAE">
          <w:t xml:space="preserve">netten </w:t>
        </w:r>
      </w:ins>
      <w:ins w:id="296" w:author="Paul Janssen" w:date="2020-06-08T17:24:00Z">
        <w:r w:rsidR="00225FAE">
          <w:t>horen</w:t>
        </w:r>
      </w:ins>
      <w:ins w:id="297" w:author="Paul Janssen" w:date="2020-06-08T17:27:00Z">
        <w:r w:rsidR="00225FAE">
          <w:t xml:space="preserve">, bijvoorbeeld een </w:t>
        </w:r>
      </w:ins>
      <w:ins w:id="298" w:author="Paul Janssen" w:date="2020-06-08T17:34:00Z">
        <w:r w:rsidR="00A01D66">
          <w:t xml:space="preserve">door verschillende netten gedeelde </w:t>
        </w:r>
      </w:ins>
      <w:ins w:id="299" w:author="Paul Janssen" w:date="2020-06-08T17:27:00Z">
        <w:r w:rsidR="00A01D66">
          <w:t>mant</w:t>
        </w:r>
      </w:ins>
      <w:ins w:id="300" w:author="Paul Janssen" w:date="2020-06-08T17:28:00Z">
        <w:r w:rsidR="00A01D66">
          <w:t xml:space="preserve">elbuis, of een dieptemarkering. </w:t>
        </w:r>
      </w:ins>
      <w:ins w:id="301" w:author="Paul Janssen" w:date="2020-06-08T17:27:00Z">
        <w:r w:rsidR="00225FAE">
          <w:t>D</w:t>
        </w:r>
      </w:ins>
      <w:ins w:id="302" w:author="Paul Janssen" w:date="2020-06-08T17:24:00Z">
        <w:r w:rsidR="00225FAE">
          <w:t xml:space="preserve">e </w:t>
        </w:r>
      </w:ins>
      <w:ins w:id="303" w:author="Paul Janssen" w:date="2020-06-08T17:27:00Z">
        <w:r w:rsidR="00225FAE">
          <w:t>associatie</w:t>
        </w:r>
      </w:ins>
      <w:ins w:id="304" w:author="Paul Janssen" w:date="2020-06-08T17:24:00Z">
        <w:r w:rsidR="00225FAE">
          <w:t xml:space="preserve">rol inNetwork is daarom </w:t>
        </w:r>
      </w:ins>
      <w:ins w:id="305" w:author="Paul Janssen" w:date="2020-06-08T17:25:00Z">
        <w:r w:rsidR="00225FAE">
          <w:t>1..*</w:t>
        </w:r>
      </w:ins>
      <w:ins w:id="306" w:author="Paul Janssen" w:date="2020-06-08T17:34:00Z">
        <w:r w:rsidR="00A01D66">
          <w:t>. E</w:t>
        </w:r>
      </w:ins>
      <w:ins w:id="307" w:author="Paul Janssen" w:date="2020-06-08T17:25:00Z">
        <w:r w:rsidR="00225FAE">
          <w:t xml:space="preserve">chter vanuit operationeel punt </w:t>
        </w:r>
      </w:ins>
      <w:ins w:id="308" w:author="Paul Janssen" w:date="2020-06-08T17:30:00Z">
        <w:r w:rsidR="00A01D66">
          <w:t>b</w:t>
        </w:r>
      </w:ins>
      <w:ins w:id="309" w:author="Paul Janssen" w:date="2020-06-08T17:25:00Z">
        <w:r w:rsidR="00225FAE">
          <w:t xml:space="preserve">ezien is dat niet wenselijk. Met </w:t>
        </w:r>
      </w:ins>
      <w:ins w:id="310" w:author="Paul Janssen" w:date="2020-06-08T17:29:00Z">
        <w:r w:rsidR="00A01D66">
          <w:t xml:space="preserve">een </w:t>
        </w:r>
      </w:ins>
      <w:ins w:id="311" w:author="Paul Janssen" w:date="2020-06-08T17:25:00Z">
        <w:r w:rsidR="00225FAE">
          <w:t xml:space="preserve">constraint </w:t>
        </w:r>
      </w:ins>
      <w:ins w:id="312" w:author="Paul Janssen" w:date="2020-06-08T17:29:00Z">
        <w:r w:rsidR="00A01D66">
          <w:t>(‘Max1Utiliteit</w:t>
        </w:r>
      </w:ins>
      <w:ins w:id="313" w:author="Paul Janssen" w:date="2020-06-09T10:44:00Z">
        <w:r w:rsidR="004E3665">
          <w:t>s</w:t>
        </w:r>
      </w:ins>
      <w:ins w:id="314" w:author="Paul Janssen" w:date="2020-06-08T17:29:00Z">
        <w:r w:rsidR="00A01D66">
          <w:t xml:space="preserve">net’) </w:t>
        </w:r>
      </w:ins>
      <w:ins w:id="315" w:author="Paul Janssen" w:date="2020-06-08T17:25:00Z">
        <w:r w:rsidR="00225FAE">
          <w:t xml:space="preserve">is </w:t>
        </w:r>
      </w:ins>
      <w:ins w:id="316" w:author="Paul Janssen" w:date="2020-06-08T17:28:00Z">
        <w:r w:rsidR="00A01D66">
          <w:t xml:space="preserve">daarom </w:t>
        </w:r>
      </w:ins>
      <w:ins w:id="317" w:author="Paul Janssen" w:date="2020-06-08T17:25:00Z">
        <w:r w:rsidR="00225FAE">
          <w:t xml:space="preserve">in </w:t>
        </w:r>
      </w:ins>
      <w:ins w:id="318" w:author="Paul Janssen" w:date="2020-06-08T17:26:00Z">
        <w:r w:rsidR="00225FAE">
          <w:t xml:space="preserve">alle gevallen het maximaal aantal utiliteitsnetten waarnaar verwezen kan worden </w:t>
        </w:r>
      </w:ins>
      <w:ins w:id="319" w:author="Paul Janssen" w:date="2020-06-08T17:35:00Z">
        <w:r w:rsidR="00A01D66">
          <w:t xml:space="preserve">beperkt </w:t>
        </w:r>
      </w:ins>
      <w:ins w:id="320" w:author="Paul Janssen" w:date="2020-06-08T17:26:00Z">
        <w:r w:rsidR="00225FAE">
          <w:t>tot 1.</w:t>
        </w:r>
      </w:ins>
      <w:del w:id="321"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14:paraId="0E8F495A" w14:textId="77777777" w:rsidR="00A11BC4" w:rsidRDefault="00971241">
      <w:pPr>
        <w:pStyle w:val="subparagraaftitel"/>
      </w:pPr>
      <w:bookmarkStart w:id="322" w:name="_Toc42590394"/>
      <w:r w:rsidRPr="00971241">
        <w:t>Numerieke</w:t>
      </w:r>
      <w:r w:rsidR="0047410C">
        <w:t xml:space="preserve"> waarden</w:t>
      </w:r>
      <w:r w:rsidR="00283BD6">
        <w:t>.</w:t>
      </w:r>
      <w:bookmarkEnd w:id="322"/>
    </w:p>
    <w:p w14:paraId="29FDC37D" w14:textId="77777777"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14:paraId="074148F6" w14:textId="77777777" w:rsidR="00A11BC4" w:rsidRDefault="0047410C">
      <w:pPr>
        <w:pStyle w:val="subparagraaftitel"/>
      </w:pPr>
      <w:bookmarkStart w:id="323" w:name="_Toc42590395"/>
      <w:r>
        <w:t>Waardelijsten zijn extern</w:t>
      </w:r>
      <w:r w:rsidR="00283BD6">
        <w:t>.</w:t>
      </w:r>
      <w:bookmarkEnd w:id="323"/>
    </w:p>
    <w:p w14:paraId="6E98C1D5" w14:textId="4A1058E8"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w:t>
      </w:r>
      <w:r w:rsidR="00793B0B">
        <w:t>IMKL</w:t>
      </w:r>
      <w:r w:rsidRPr="003657E7">
        <w:t xml:space="preserve"> </w:t>
      </w:r>
      <w:r w:rsidRPr="003657E7">
        <w:lastRenderedPageBreak/>
        <w:t>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24" w:name="_Toc42590396"/>
      <w:r>
        <w:t xml:space="preserve">Basisattributen voor </w:t>
      </w:r>
      <w:r w:rsidRPr="00CF23D1">
        <w:t>identificatie</w:t>
      </w:r>
      <w:r>
        <w:t xml:space="preserve"> en labels</w:t>
      </w:r>
      <w:r w:rsidR="00283BD6">
        <w:t>.</w:t>
      </w:r>
      <w:bookmarkEnd w:id="324"/>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identifier met het datatype Identifier.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14:paraId="1C56C6FA" w14:textId="77777777" w:rsidR="005D453A" w:rsidRDefault="005D453A" w:rsidP="00576E1A">
      <w:pPr>
        <w:spacing w:line="240" w:lineRule="atLeast"/>
      </w:pPr>
    </w:p>
    <w:p w14:paraId="481C1C0B" w14:textId="1496B659"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25"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14:paraId="1BF39B19" w14:textId="60B4C530"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26" w:author="Paul Janssen" w:date="2020-06-08T17:32:00Z">
        <w:r w:rsidR="00EC6F2F" w:rsidDel="00A01D66">
          <w:delText xml:space="preserve">26 </w:delText>
        </w:r>
      </w:del>
      <w:ins w:id="327"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28" w:name="_Toc434874127"/>
      <w:bookmarkStart w:id="329" w:name="_Toc434874196"/>
      <w:bookmarkStart w:id="330" w:name="_Toc434874279"/>
      <w:bookmarkStart w:id="331" w:name="_Toc434874347"/>
      <w:bookmarkStart w:id="332" w:name="_Toc434874624"/>
      <w:bookmarkStart w:id="333" w:name="_Toc434933257"/>
      <w:bookmarkStart w:id="334" w:name="_Toc434940485"/>
      <w:bookmarkStart w:id="335" w:name="_Toc434941802"/>
      <w:bookmarkStart w:id="336" w:name="_Toc434943343"/>
      <w:bookmarkStart w:id="337" w:name="_Toc434943774"/>
      <w:bookmarkStart w:id="338" w:name="_Toc434956098"/>
      <w:bookmarkStart w:id="339" w:name="_Toc42590397"/>
      <w:bookmarkEnd w:id="328"/>
      <w:bookmarkEnd w:id="329"/>
      <w:bookmarkEnd w:id="330"/>
      <w:bookmarkEnd w:id="331"/>
      <w:bookmarkEnd w:id="332"/>
      <w:bookmarkEnd w:id="333"/>
      <w:bookmarkEnd w:id="334"/>
      <w:bookmarkEnd w:id="335"/>
      <w:bookmarkEnd w:id="336"/>
      <w:bookmarkEnd w:id="337"/>
      <w:bookmarkEnd w:id="338"/>
      <w:r>
        <w:t>IMKL</w:t>
      </w:r>
      <w:r w:rsidR="00EE7EF0">
        <w:t xml:space="preserve"> </w:t>
      </w:r>
      <w:r w:rsidR="002C7B72">
        <w:t xml:space="preserve">semantische </w:t>
      </w:r>
      <w:r w:rsidR="00EE7EF0">
        <w:t>kern</w:t>
      </w:r>
      <w:r w:rsidR="00283BD6">
        <w:t>.</w:t>
      </w:r>
      <w:bookmarkEnd w:id="339"/>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5CADF3F">
            <wp:simplePos x="0" y="0"/>
            <wp:positionH relativeFrom="column">
              <wp:posOffset>-120869</wp:posOffset>
            </wp:positionH>
            <wp:positionV relativeFrom="paragraph">
              <wp:posOffset>-1960005</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40" w:author="Paul Janssen" w:date="2020-05-25T11:59:00Z">
        <w:r w:rsidR="00B37CA0" w:rsidRPr="00F3608E" w:rsidDel="00AC0EB5">
          <w:delText>WION</w:delText>
        </w:r>
      </w:del>
      <w:ins w:id="341"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42" w:author="Paul Janssen" w:date="2020-06-08T17:46:00Z">
        <w:r w:rsidRPr="000E0929" w:rsidDel="001F087E">
          <w:rPr>
            <w:b/>
          </w:rPr>
          <w:delText xml:space="preserve">Meerdere </w:delText>
        </w:r>
      </w:del>
      <w:ins w:id="343" w:author="Paul Janssen" w:date="2020-06-08T17:46:00Z">
        <w:r w:rsidR="001F087E">
          <w:rPr>
            <w:b/>
          </w:rPr>
          <w:t>Maximaal 1</w:t>
        </w:r>
        <w:r w:rsidR="001F087E" w:rsidRPr="000E0929">
          <w:rPr>
            <w:b/>
          </w:rPr>
          <w:t xml:space="preserve"> </w:t>
        </w:r>
      </w:ins>
      <w:r w:rsidRPr="000E0929">
        <w:rPr>
          <w:b/>
        </w:rPr>
        <w:t>utiliteitsnet</w:t>
      </w:r>
      <w:del w:id="344" w:author="Paul Janssen" w:date="2020-06-08T17:46:00Z">
        <w:r w:rsidRPr="000E0929" w:rsidDel="001F087E">
          <w:rPr>
            <w:b/>
          </w:rPr>
          <w:delText>ten</w:delText>
        </w:r>
      </w:del>
      <w:r w:rsidRPr="000E0929">
        <w:rPr>
          <w:b/>
        </w:rPr>
        <w:t xml:space="preserve"> per netelement.</w:t>
      </w:r>
    </w:p>
    <w:p w14:paraId="3B6B6BFC" w14:textId="1E73742F" w:rsidR="000E0929" w:rsidRPr="000E0929" w:rsidRDefault="000E0929" w:rsidP="00E97029">
      <w:pPr>
        <w:jc w:val="left"/>
      </w:pPr>
      <w:r w:rsidRPr="00BC0ED3">
        <w:t xml:space="preserve">Containerelement, Kabelbed, Mantelbuis en Duct kunnen </w:t>
      </w:r>
      <w:ins w:id="345" w:author="Paul Janssen" w:date="2020-06-08T17:39:00Z">
        <w:r w:rsidR="001F087E">
          <w:t xml:space="preserve">in de werkelijkheid </w:t>
        </w:r>
      </w:ins>
      <w:r w:rsidRPr="00BC0ED3">
        <w:t>bij meerdere utiliteitsnetten geregistreerd zijn</w:t>
      </w:r>
      <w:ins w:id="346" w:author="Paul Janssen" w:date="2020-06-08T17:38:00Z">
        <w:r w:rsidR="001F087E">
          <w:t xml:space="preserve">. </w:t>
        </w:r>
      </w:ins>
      <w:ins w:id="347" w:author="Paul Janssen" w:date="2020-06-08T17:40:00Z">
        <w:r w:rsidR="001F087E">
          <w:t xml:space="preserve">Het IMKL model </w:t>
        </w:r>
      </w:ins>
      <w:ins w:id="348" w:author="Paul Janssen" w:date="2020-06-08T17:41:00Z">
        <w:r w:rsidR="001F087E">
          <w:t xml:space="preserve">dwingt </w:t>
        </w:r>
      </w:ins>
      <w:ins w:id="349" w:author="Paul Janssen" w:date="2020-06-08T17:40:00Z">
        <w:r w:rsidR="001F087E">
          <w:t>met een apa</w:t>
        </w:r>
      </w:ins>
      <w:ins w:id="350" w:author="Paul Janssen" w:date="2020-06-08T17:41:00Z">
        <w:r w:rsidR="001F087E">
          <w:t xml:space="preserve">rte constraint (Max1Utiliteitsnet) </w:t>
        </w:r>
      </w:ins>
      <w:ins w:id="351" w:author="Paul Janssen" w:date="2020-06-08T17:43:00Z">
        <w:r w:rsidR="001F087E">
          <w:t xml:space="preserve">af </w:t>
        </w:r>
      </w:ins>
      <w:ins w:id="352" w:author="Paul Janssen" w:date="2020-06-08T17:41:00Z">
        <w:r w:rsidR="001F087E">
          <w:t>dat in de datauitwisseling</w:t>
        </w:r>
      </w:ins>
      <w:ins w:id="353" w:author="Paul Janssen" w:date="2020-06-08T17:42:00Z">
        <w:r w:rsidR="001F087E">
          <w:t xml:space="preserve"> een netelement altijd naar maximaal 1 utiliteitsnet kan verwijzen.</w:t>
        </w:r>
      </w:ins>
      <w:del w:id="354" w:author="Paul Janssen" w:date="2020-06-08T17:37:00Z">
        <w:r w:rsidRPr="00BC0ED3" w:rsidDel="00A01D66">
          <w:delText>.</w:delText>
        </w:r>
      </w:del>
      <w:ins w:id="355" w:author="Paul Janssen" w:date="2020-06-08T17:43:00Z">
        <w:r w:rsidR="001F087E">
          <w:t xml:space="preserve"> </w:t>
        </w:r>
      </w:ins>
      <w:ins w:id="356" w:author="Paul Janssen" w:date="2020-06-08T17:44:00Z">
        <w:r w:rsidR="001F087E">
          <w:t xml:space="preserve">Het kan daarmee voorkomen dat in een totaalset van een </w:t>
        </w:r>
      </w:ins>
      <w:ins w:id="357" w:author="Paul Janssen" w:date="2020-06-08T17:48:00Z">
        <w:r w:rsidR="00137914">
          <w:t>W</w:t>
        </w:r>
      </w:ins>
      <w:ins w:id="358" w:author="Paul Janssen" w:date="2020-06-08T17:49:00Z">
        <w:r w:rsidR="00137914">
          <w:t xml:space="preserve">IBON </w:t>
        </w:r>
      </w:ins>
      <w:ins w:id="359" w:author="Paul Janssen" w:date="2020-06-08T17:50:00Z">
        <w:r w:rsidR="00137914">
          <w:t>uitlevering</w:t>
        </w:r>
      </w:ins>
      <w:ins w:id="360" w:author="Paul Janssen" w:date="2020-06-08T17:44:00Z">
        <w:r w:rsidR="001F087E">
          <w:t xml:space="preserve"> elementen dubbel zijn opgenomen.</w:t>
        </w:r>
      </w:ins>
      <w:ins w:id="361" w:author="Paul Janssen" w:date="2020-06-08T17:48:00Z">
        <w:r w:rsidR="001F087E">
          <w:t xml:space="preserve"> </w:t>
        </w:r>
      </w:ins>
      <w:del w:id="362" w:author="Paul Janssen" w:date="2020-06-08T17:37:00Z">
        <w:r w:rsidDel="00A01D66">
          <w:delText xml:space="preserve"> </w:delText>
        </w:r>
      </w:del>
      <w:ins w:id="363" w:author="Paul Janssen" w:date="2020-06-08T17:44:00Z">
        <w:r w:rsidR="001F087E">
          <w:t>Bijvo</w:t>
        </w:r>
      </w:ins>
      <w:ins w:id="364" w:author="Paul Janssen" w:date="2020-06-08T17:45:00Z">
        <w:r w:rsidR="001F087E">
          <w:t>orbeeld een gedeelde mantelbuis komt zowel in het telecomnet als in het waternet voor.</w:t>
        </w:r>
      </w:ins>
      <w:del w:id="365" w:author="Paul Janssen" w:date="2020-06-08T17:43:00Z">
        <w:r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66" w:author="Paul Janssen" w:date="2020-05-25T11:59:00Z">
        <w:r w:rsidR="002C2CC5" w:rsidDel="00AC0EB5">
          <w:delText>WION</w:delText>
        </w:r>
      </w:del>
      <w:ins w:id="367" w:author="Paul Janssen" w:date="2020-05-25T11:59:00Z">
        <w:r w:rsidR="00AC0EB5">
          <w:t>WIBON</w:t>
        </w:r>
      </w:ins>
      <w:r w:rsidR="002C2CC5">
        <w:t xml:space="preserve"> aanvraag. De Belanghebbende </w:t>
      </w:r>
      <w:r>
        <w:t xml:space="preserve">kan verwijzen naar een object </w:t>
      </w:r>
      <w:r w:rsidR="002C2CC5">
        <w:t xml:space="preserve">EigenTopografie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68" w:name="_Toc422408246"/>
      <w:bookmarkStart w:id="369" w:name="_Toc422478837"/>
      <w:bookmarkStart w:id="370" w:name="_Toc422408247"/>
      <w:bookmarkStart w:id="371" w:name="_Toc422478838"/>
      <w:bookmarkStart w:id="372" w:name="_Toc422408248"/>
      <w:bookmarkStart w:id="373" w:name="_Toc422478839"/>
      <w:bookmarkStart w:id="374" w:name="_Toc399786888"/>
      <w:bookmarkEnd w:id="368"/>
      <w:bookmarkEnd w:id="369"/>
      <w:bookmarkEnd w:id="370"/>
      <w:bookmarkEnd w:id="371"/>
      <w:bookmarkEnd w:id="372"/>
      <w:bookmarkEnd w:id="373"/>
      <w:r w:rsidRPr="00971241">
        <w:rPr>
          <w:b/>
        </w:rPr>
        <w:t>Extra toelichting: ExtraDetailinfo, maatvoering, annotatie.</w:t>
      </w:r>
      <w:bookmarkEnd w:id="374"/>
    </w:p>
    <w:p w14:paraId="35E9A90A" w14:textId="77777777" w:rsidR="00D80AB5" w:rsidRDefault="00D80AB5" w:rsidP="00E06A8F">
      <w:bookmarkStart w:id="375"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77777777"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r>
        <w:t>ExtraDetailinfo:</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(zie ook 5.2.</w:t>
      </w:r>
      <w:del w:id="376" w:author="Paul Janssen" w:date="2020-06-08T17:36:00Z">
        <w:r w:rsidR="00D935C5" w:rsidDel="00A01D66">
          <w:delText>14</w:delText>
        </w:r>
      </w:del>
      <w:ins w:id="377"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77777777"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w:t>
      </w:r>
      <w:r w:rsidR="001547D5">
        <w:lastRenderedPageBreak/>
        <w:t xml:space="preserve">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r>
              <w:rPr>
                <w:b/>
              </w:rPr>
              <w:t>maatvoeringsh</w:t>
            </w:r>
            <w:r w:rsidR="00E06A8F" w:rsidRPr="00790D06">
              <w:rPr>
                <w:b/>
              </w:rPr>
              <w:t>ulplijn</w:t>
            </w:r>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r w:rsidRPr="00790D06">
              <w:rPr>
                <w:b/>
              </w:rPr>
              <w:t>maatvoerings</w:t>
            </w:r>
            <w:r w:rsidR="001547D5">
              <w:rPr>
                <w:b/>
              </w:rPr>
              <w:t>l</w:t>
            </w:r>
            <w:r w:rsidRPr="00790D06">
              <w:rPr>
                <w:b/>
              </w:rPr>
              <w:t>ijn</w:t>
            </w:r>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r w:rsidRPr="00790D06">
              <w:rPr>
                <w:b/>
              </w:rPr>
              <w:t>maatvoerings</w:t>
            </w:r>
            <w:r w:rsidR="001547D5">
              <w:rPr>
                <w:b/>
              </w:rPr>
              <w:t>l</w:t>
            </w:r>
            <w:r w:rsidRPr="00790D06">
              <w:rPr>
                <w:b/>
              </w:rPr>
              <w:t>abel</w:t>
            </w:r>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Elke maatvoeringslijn wordt een apart object.</w:t>
      </w:r>
    </w:p>
    <w:p w14:paraId="2D1A7158" w14:textId="77777777"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7777777" w:rsidR="00A11BC4" w:rsidRDefault="00971241" w:rsidP="000E3C4F">
      <w:r w:rsidRPr="00971241">
        <w:rPr>
          <w:b/>
        </w:rPr>
        <w:t xml:space="preserve">Extra toelichting: Eis voorzorgsmaatregel, </w:t>
      </w:r>
      <w:r w:rsidRPr="003657E7">
        <w:rPr>
          <w:b/>
        </w:rPr>
        <w:t>Verzoek tot contact en Bijlage</w:t>
      </w:r>
      <w:r w:rsidRPr="00971241">
        <w:rPr>
          <w:b/>
        </w:rPr>
        <w:t>.</w:t>
      </w:r>
    </w:p>
    <w:p w14:paraId="051B58B0" w14:textId="0290849C"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78" w:author="Paul Janssen" w:date="2020-05-22T15:23:00Z">
        <w:r w:rsidR="003D01D7" w:rsidRPr="003D01D7">
          <w:rPr>
            <w:rPrChange w:id="379" w:author="Paul Janssen" w:date="2020-05-22T15:23:00Z">
              <w:rPr>
                <w:rFonts w:ascii="Segoe UI" w:hAnsi="Segoe UI" w:cs="Segoe UI"/>
                <w:color w:val="24292E"/>
                <w:sz w:val="21"/>
                <w:szCs w:val="21"/>
                <w:shd w:val="clear" w:color="auto" w:fill="FFFFFF"/>
              </w:rPr>
            </w:rPrChange>
          </w:rPr>
          <w:t xml:space="preserve">Bij een </w:t>
        </w:r>
      </w:ins>
      <w:ins w:id="380" w:author="Paul Janssen" w:date="2020-05-25T11:59:00Z">
        <w:r w:rsidR="00AC0EB5">
          <w:t>WIBON</w:t>
        </w:r>
      </w:ins>
      <w:ins w:id="381" w:author="Paul Janssen" w:date="2020-05-22T15:23:00Z">
        <w:r w:rsidR="003D01D7" w:rsidRPr="003D01D7">
          <w:rPr>
            <w:rPrChange w:id="382" w:author="Paul Janssen" w:date="2020-05-22T15:23:00Z">
              <w:rPr>
                <w:rFonts w:ascii="Segoe UI" w:hAnsi="Segoe UI" w:cs="Segoe UI"/>
                <w:color w:val="24292E"/>
                <w:sz w:val="21"/>
                <w:szCs w:val="21"/>
                <w:shd w:val="clear" w:color="auto" w:fill="FFFFFF"/>
              </w:rPr>
            </w:rPrChange>
          </w:rPr>
          <w:t xml:space="preserve"> uitlevering wordt de voorzorgsmaatregel met de hoogste prioriteit bijgesloten middels een gekoppeld </w:t>
        </w:r>
        <w:r w:rsidR="003D01D7" w:rsidRPr="003D01D7">
          <w:t>separaat</w:t>
        </w:r>
        <w:r w:rsidR="003D01D7" w:rsidRPr="003D01D7">
          <w:rPr>
            <w:rPrChange w:id="383" w:author="Paul Janssen" w:date="2020-05-22T15:23:00Z">
              <w:rPr>
                <w:rFonts w:ascii="Segoe UI" w:hAnsi="Segoe UI" w:cs="Segoe UI"/>
                <w:color w:val="24292E"/>
                <w:sz w:val="21"/>
                <w:szCs w:val="21"/>
                <w:shd w:val="clear" w:color="auto" w:fill="FFFFFF"/>
              </w:rPr>
            </w:rPrChange>
          </w:rPr>
          <w:t xml:space="preserve"> bestand beschreven in EisVoorzorgsmaatregelBijlage. Via de Belanghebbende is </w:t>
        </w:r>
        <w:r w:rsidR="003D01D7">
          <w:t>de</w:t>
        </w:r>
      </w:ins>
      <w:ins w:id="384" w:author="Paul Janssen" w:date="2020-05-22T15:24:00Z">
        <w:r w:rsidR="003D01D7">
          <w:t xml:space="preserve"> </w:t>
        </w:r>
      </w:ins>
      <w:ins w:id="385" w:author="Paul Janssen" w:date="2020-05-22T15:23:00Z">
        <w:r w:rsidR="003D01D7" w:rsidRPr="003D01D7">
          <w:rPr>
            <w:rPrChange w:id="386" w:author="Paul Janssen" w:date="2020-05-22T15:23:00Z">
              <w:rPr>
                <w:rFonts w:ascii="Segoe UI" w:hAnsi="Segoe UI" w:cs="Segoe UI"/>
                <w:color w:val="24292E"/>
                <w:sz w:val="21"/>
                <w:szCs w:val="21"/>
                <w:shd w:val="clear" w:color="auto" w:fill="FFFFFF"/>
              </w:rPr>
            </w:rPrChange>
          </w:rPr>
          <w:t>bijlage gekoppeld aan het utiliteitsnet.</w:t>
        </w:r>
      </w:ins>
      <w:del w:id="387"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88" w:author="Paul Janssen" w:date="2020-05-22T15:26:00Z">
        <w:r w:rsidR="00377A2B" w:rsidDel="003D01D7">
          <w:delText>.</w:delText>
        </w:r>
      </w:del>
      <w:r w:rsidR="00377A2B">
        <w:t xml:space="preserve"> Op het niveau van de individuele netelementen is de eis voorzorgsmaatregel aangegeven via een object AanduidingEisVoorzorgsmaatregel.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77777777" w:rsidR="00531D25" w:rsidRDefault="00971241" w:rsidP="000E3C4F">
      <w:r w:rsidRPr="003657E7">
        <w:t>Om het gebied aan te geven waarvoor er een verzoek tot contact is, maar er geen wettelijk vereiste is, is er een objecttype AanduidingVerzoekContact.</w:t>
      </w:r>
      <w:r w:rsidR="00CD50D4">
        <w:t xml:space="preserve"> </w:t>
      </w:r>
    </w:p>
    <w:p w14:paraId="321987EA" w14:textId="77777777" w:rsidR="00843564" w:rsidRDefault="00843564" w:rsidP="000E3C4F">
      <w:pPr>
        <w:spacing w:line="288" w:lineRule="auto"/>
      </w:pPr>
    </w:p>
    <w:bookmarkEnd w:id="375"/>
    <w:p w14:paraId="187FF4F3" w14:textId="77777777"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w:t>
      </w:r>
      <w:r>
        <w:lastRenderedPageBreak/>
        <w:t>gevectoriseerd aangeleverd. De topografische elementen worden getypeerd conform een typeringslijst, TopografischObjectTypeValue, gebaseerd op IMGeo.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89" w:name="_Toc399786886"/>
      <w:r w:rsidRPr="00971241">
        <w:rPr>
          <w:b/>
        </w:rPr>
        <w:t>Extra toelichting: Geometrie en topologie.</w:t>
      </w:r>
      <w:bookmarkEnd w:id="389"/>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LinkSequence derhalve niet toegepast</w:t>
      </w:r>
    </w:p>
    <w:p w14:paraId="4694CEB0" w14:textId="77777777" w:rsidR="006F48BE" w:rsidRDefault="006F48BE" w:rsidP="000816A6"/>
    <w:p w14:paraId="55CA1313" w14:textId="77777777" w:rsidR="006F48BE" w:rsidRDefault="006F48BE" w:rsidP="000816A6">
      <w:r>
        <w:t xml:space="preserve">Meervoudig gebruik van geometrien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390" w:name="_Ref404325642"/>
      <w:r>
        <w:t xml:space="preserve">Figuur </w:t>
      </w:r>
      <w:bookmarkEnd w:id="390"/>
      <w:r w:rsidR="00A212BA">
        <w:t>5.6</w:t>
      </w:r>
      <w:r w:rsidR="00A75399">
        <w:t>:</w:t>
      </w:r>
      <w:r>
        <w:t xml:space="preserve"> Leidingobject in 2.5D en 3D</w:t>
      </w:r>
    </w:p>
    <w:p w14:paraId="06D1F2E6" w14:textId="77777777" w:rsidR="005209C3" w:rsidRDefault="005209C3" w:rsidP="000E3C4F">
      <w:pPr>
        <w:pStyle w:val="subparagraaftitel"/>
      </w:pPr>
      <w:bookmarkStart w:id="391" w:name="_Toc399786887"/>
      <w:bookmarkStart w:id="392" w:name="_Toc42590398"/>
      <w:r>
        <w:t>Diepte</w:t>
      </w:r>
      <w:bookmarkEnd w:id="391"/>
      <w:r w:rsidR="00283BD6">
        <w:t>.</w:t>
      </w:r>
      <w:bookmarkEnd w:id="392"/>
    </w:p>
    <w:p w14:paraId="3F60248A" w14:textId="5F871F62"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 xml:space="preserve">Voor </w:t>
      </w:r>
      <w:del w:id="393" w:author="Paul Janssen" w:date="2020-05-25T11:59:00Z">
        <w:r w:rsidR="00670CE5" w:rsidDel="00AC0EB5">
          <w:delText>WION</w:delText>
        </w:r>
      </w:del>
      <w:ins w:id="394"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395" w:name="_Toc434940488"/>
      <w:bookmarkStart w:id="396" w:name="_Toc434941805"/>
      <w:bookmarkStart w:id="397" w:name="_Toc434943346"/>
      <w:bookmarkStart w:id="398" w:name="_Toc434943777"/>
      <w:bookmarkStart w:id="399" w:name="_Toc434956101"/>
      <w:bookmarkStart w:id="400" w:name="_Toc434940489"/>
      <w:bookmarkStart w:id="401" w:name="_Toc434941806"/>
      <w:bookmarkStart w:id="402" w:name="_Toc434943347"/>
      <w:bookmarkStart w:id="403" w:name="_Toc434943778"/>
      <w:bookmarkStart w:id="404" w:name="_Toc434956102"/>
      <w:bookmarkStart w:id="405" w:name="_Toc434940490"/>
      <w:bookmarkStart w:id="406" w:name="_Toc434941807"/>
      <w:bookmarkStart w:id="407" w:name="_Toc434943348"/>
      <w:bookmarkStart w:id="408" w:name="_Toc434943779"/>
      <w:bookmarkStart w:id="409" w:name="_Toc434956103"/>
      <w:bookmarkStart w:id="410" w:name="_Toc434940491"/>
      <w:bookmarkStart w:id="411" w:name="_Toc434941808"/>
      <w:bookmarkStart w:id="412" w:name="_Toc434943349"/>
      <w:bookmarkStart w:id="413" w:name="_Toc434943780"/>
      <w:bookmarkStart w:id="414" w:name="_Toc434956104"/>
      <w:bookmarkStart w:id="415" w:name="_Toc434940492"/>
      <w:bookmarkStart w:id="416" w:name="_Toc434941809"/>
      <w:bookmarkStart w:id="417" w:name="_Toc434943350"/>
      <w:bookmarkStart w:id="418" w:name="_Toc434943781"/>
      <w:bookmarkStart w:id="419" w:name="_Toc434956105"/>
      <w:bookmarkStart w:id="420" w:name="_Toc42590399"/>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r>
        <w:lastRenderedPageBreak/>
        <w:t>Utiliteitsnet</w:t>
      </w:r>
      <w:r w:rsidR="00283BD6">
        <w:t>.</w:t>
      </w:r>
      <w:bookmarkEnd w:id="420"/>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(nutsvoorzieningnetwerk, utiliteitsnetwerk, netwerk of net) is de </w:t>
      </w:r>
      <w:r w:rsidR="00793B0B">
        <w:t>IMKL</w:t>
      </w:r>
      <w:r w:rsidR="00C84D52">
        <w:t xml:space="preserve">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1856"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21"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22" w:author="Paul Janssen" w:date="2020-05-25T11:59:00Z">
        <w:r w:rsidR="004475AB" w:rsidRPr="000E3C4F" w:rsidDel="00AC0EB5">
          <w:delText>WION</w:delText>
        </w:r>
      </w:del>
      <w:ins w:id="423"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ghebbende. Utiliteitsnet is een verbijzondering van INSPIRE UtilityNetwork.</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424" w:name="_Toc42590400"/>
      <w:r>
        <w:t>Kabel</w:t>
      </w:r>
      <w:r w:rsidR="00BE48B5">
        <w:t>Of</w:t>
      </w:r>
      <w:r>
        <w:t>Leiding</w:t>
      </w:r>
      <w:bookmarkEnd w:id="421"/>
      <w:r w:rsidR="00283BD6">
        <w:t>.</w:t>
      </w:r>
      <w:bookmarkEnd w:id="424"/>
    </w:p>
    <w:p w14:paraId="38AD047F" w14:textId="77777777" w:rsidR="00D0110B" w:rsidRDefault="00D0110B" w:rsidP="000E3C4F">
      <w:r>
        <w:t>Definitie: Leidingen, buizen of kabels bestemd voor voortgeleiding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14:paraId="36486A8F" w14:textId="77777777" w:rsidR="00E65E36" w:rsidRDefault="00E65E36" w:rsidP="000E3C4F"/>
    <w:p w14:paraId="132CBA35" w14:textId="77777777"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25" w:name="_Toc399786892"/>
      <w:bookmarkStart w:id="426" w:name="_Toc42590401"/>
      <w:r>
        <w:t>Leidingelement</w:t>
      </w:r>
      <w:bookmarkEnd w:id="425"/>
      <w:r w:rsidR="00283BD6">
        <w:t>.</w:t>
      </w:r>
      <w:bookmarkEnd w:id="426"/>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1072"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del w:id="427" w:author="Paul Janssen" w:date="2020-05-25T12:33:00Z">
        <w:r w:rsidR="00FE1681" w:rsidDel="00802006">
          <w:delText>2</w:delText>
        </w:r>
        <w:r w:rsidR="00E65E36" w:rsidDel="00802006">
          <w:delText xml:space="preserve"> </w:delText>
        </w:r>
      </w:del>
      <w:ins w:id="428" w:author="Paul Janssen" w:date="2020-05-25T12:33:00Z">
        <w:r w:rsidR="00802006">
          <w:t xml:space="preserve">1 </w:t>
        </w:r>
      </w:ins>
      <w:r w:rsidR="00E65E36">
        <w:t>van dit document zijn de waarden voor  AppurtenanceTypeValue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xml:space="preserve">’ waarbij de meeteenheid apart wordt gespecificeerd. Voor </w:t>
      </w:r>
      <w:del w:id="429" w:author="Paul Janssen" w:date="2020-05-25T11:59:00Z">
        <w:r w:rsidR="00017B8E" w:rsidDel="00AC0EB5">
          <w:delText>WION</w:delText>
        </w:r>
      </w:del>
      <w:ins w:id="430"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31"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32" w:name="_Toc42590402"/>
      <w:r>
        <w:t>KabelEnLeidingContainer</w:t>
      </w:r>
      <w:bookmarkEnd w:id="431"/>
      <w:r w:rsidR="00283BD6">
        <w:t>.</w:t>
      </w:r>
      <w:bookmarkEnd w:id="432"/>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5168"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KabelEnleidingContainer omvat kabelbedden en mantelbuizen.</w:t>
      </w:r>
    </w:p>
    <w:p w14:paraId="666BB30D" w14:textId="2001B018" w:rsidR="00387CF5" w:rsidRDefault="00387CF5" w:rsidP="00E65E36">
      <w:pPr>
        <w:jc w:val="left"/>
      </w:pPr>
    </w:p>
    <w:p w14:paraId="4CC0E5B2" w14:textId="172FC89D"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Indien er meerdere kabels in een kabelbed liggen wordt het aantal kabels verplicht opgenomen.</w:t>
      </w:r>
    </w:p>
    <w:p w14:paraId="390DAE7C" w14:textId="24C80E99"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14:paraId="59FA56AF" w14:textId="260DD669" w:rsidR="005C7720" w:rsidRDefault="005C7720" w:rsidP="000E3C4F"/>
    <w:p w14:paraId="73DC6F9B" w14:textId="01390E46" w:rsidR="005C7720" w:rsidRDefault="005C7720" w:rsidP="000E3C4F">
      <w:r>
        <w:t>Net als KabelOfLeiding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433" w:name="_Toc42590403"/>
      <w:r>
        <w:t>ContainerLeidingelement</w:t>
      </w:r>
      <w:r w:rsidR="00283BD6">
        <w:t>.</w:t>
      </w:r>
      <w:bookmarkEnd w:id="433"/>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288"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34" w:name="_Toc434874135"/>
      <w:bookmarkStart w:id="435" w:name="_Toc434874204"/>
      <w:bookmarkStart w:id="436" w:name="_Toc434874287"/>
      <w:bookmarkStart w:id="437" w:name="_Toc434874355"/>
      <w:bookmarkStart w:id="438" w:name="_Toc434874632"/>
      <w:bookmarkStart w:id="439" w:name="_Toc434933265"/>
      <w:bookmarkStart w:id="440" w:name="_Toc434940498"/>
      <w:bookmarkStart w:id="441" w:name="_Toc434941815"/>
      <w:bookmarkStart w:id="442" w:name="_Toc434943356"/>
      <w:bookmarkStart w:id="443" w:name="_Toc434943787"/>
      <w:bookmarkStart w:id="444" w:name="_Toc434956111"/>
      <w:bookmarkStart w:id="445" w:name="_Toc399786896"/>
      <w:bookmarkStart w:id="446" w:name="_Toc42590404"/>
      <w:bookmarkEnd w:id="434"/>
      <w:bookmarkEnd w:id="435"/>
      <w:bookmarkEnd w:id="436"/>
      <w:bookmarkEnd w:id="437"/>
      <w:bookmarkEnd w:id="438"/>
      <w:bookmarkEnd w:id="439"/>
      <w:bookmarkEnd w:id="440"/>
      <w:bookmarkEnd w:id="441"/>
      <w:bookmarkEnd w:id="442"/>
      <w:bookmarkEnd w:id="443"/>
      <w:bookmarkEnd w:id="444"/>
      <w:r>
        <w:t xml:space="preserve">Relaties tussen </w:t>
      </w:r>
      <w:r w:rsidR="00031B8A">
        <w:t>K</w:t>
      </w:r>
      <w:r>
        <w:t xml:space="preserve">abelEnLeiding, </w:t>
      </w:r>
      <w:r w:rsidR="00FB6A21">
        <w:t xml:space="preserve">Leidingelement </w:t>
      </w:r>
      <w:r>
        <w:t>en container objecten</w:t>
      </w:r>
      <w:r w:rsidR="00283BD6">
        <w:t>.</w:t>
      </w:r>
      <w:bookmarkEnd w:id="445"/>
      <w:bookmarkEnd w:id="446"/>
      <w:r>
        <w:t xml:space="preserve"> </w:t>
      </w:r>
    </w:p>
    <w:p w14:paraId="28F397B6" w14:textId="21379B00"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 xml:space="preserve">Van belang is dat in </w:t>
      </w:r>
      <w:r w:rsidR="00793B0B">
        <w:t>IMKL</w:t>
      </w:r>
      <w:r w:rsidR="00E31B57">
        <w:t xml:space="preserve">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r>
        <w:t xml:space="preserve">cables: </w:t>
      </w:r>
      <w:r w:rsidR="00E65E36">
        <w:t>mantelbuis verwijst naar de kabels die er in liggen;</w:t>
      </w:r>
    </w:p>
    <w:p w14:paraId="01254E55" w14:textId="77777777" w:rsidR="00E65E36" w:rsidRDefault="00F9684A" w:rsidP="000E3C4F">
      <w:r>
        <w:t xml:space="preserve">pipes: </w:t>
      </w:r>
      <w:r w:rsidR="00E65E36">
        <w:t>mantelbuis verwijst naar buizen die er in liggen;</w:t>
      </w:r>
    </w:p>
    <w:p w14:paraId="0F3AD232" w14:textId="77777777" w:rsidR="00E65E36" w:rsidRDefault="00F9684A" w:rsidP="000E3C4F">
      <w:r>
        <w:t xml:space="preserve">pipes: </w:t>
      </w:r>
      <w:r w:rsidR="00E65E36">
        <w:t xml:space="preserve"> mantelbuis verwijst naa</w:t>
      </w:r>
      <w:r>
        <w:t>r mantelbuizen die er in liggen;</w:t>
      </w:r>
    </w:p>
    <w:p w14:paraId="5E9E8E4C" w14:textId="77777777" w:rsidR="00E65E36" w:rsidRDefault="00F9684A" w:rsidP="000E3C4F">
      <w:r>
        <w:t>cables: kabelbed</w:t>
      </w:r>
      <w:r w:rsidR="00E65E36">
        <w:t xml:space="preserve"> verwijst naar de kabels die er in liggen;</w:t>
      </w:r>
    </w:p>
    <w:p w14:paraId="03C5DF8E" w14:textId="77777777" w:rsidR="00E65E36" w:rsidRDefault="00F9684A" w:rsidP="000E3C4F">
      <w:r>
        <w:t>pipes: kabelbed</w:t>
      </w:r>
      <w:r w:rsidR="00E65E36">
        <w:t xml:space="preserve"> verwijst naar buizen die er in liggen;</w:t>
      </w:r>
    </w:p>
    <w:p w14:paraId="591DEF99" w14:textId="77777777" w:rsidR="00F9684A" w:rsidRDefault="00F9684A" w:rsidP="000E3C4F">
      <w:r>
        <w:t>pipes:kabelbed verwijst naar de mantelbuizen die er in liggen;</w:t>
      </w:r>
    </w:p>
    <w:p w14:paraId="6C7DB671" w14:textId="77777777" w:rsidR="00F9684A" w:rsidRDefault="00F9684A" w:rsidP="000E3C4F">
      <w:r>
        <w:t>ducts: kabelbed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Deze relaties zijn optioneel (want ze komen niet altijd voor) en voidable.</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447"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48" w:name="_Toc434874137"/>
      <w:bookmarkStart w:id="449" w:name="_Toc434874206"/>
      <w:bookmarkStart w:id="450" w:name="_Toc434874289"/>
      <w:bookmarkStart w:id="451" w:name="_Toc434874357"/>
      <w:bookmarkStart w:id="452" w:name="_Toc434874634"/>
      <w:bookmarkStart w:id="453" w:name="_Toc434933267"/>
      <w:bookmarkStart w:id="454" w:name="_Toc434940500"/>
      <w:bookmarkStart w:id="455" w:name="_Toc434941817"/>
      <w:bookmarkStart w:id="456" w:name="_Toc434943358"/>
      <w:bookmarkStart w:id="457" w:name="_Toc434943789"/>
      <w:bookmarkStart w:id="458" w:name="_Toc434956113"/>
      <w:bookmarkStart w:id="459" w:name="_Toc434874138"/>
      <w:bookmarkStart w:id="460" w:name="_Toc434874207"/>
      <w:bookmarkStart w:id="461" w:name="_Toc434874290"/>
      <w:bookmarkStart w:id="462" w:name="_Toc434874358"/>
      <w:bookmarkStart w:id="463" w:name="_Toc434874635"/>
      <w:bookmarkStart w:id="464" w:name="_Toc434933268"/>
      <w:bookmarkStart w:id="465" w:name="_Toc434940501"/>
      <w:bookmarkStart w:id="466" w:name="_Toc434941818"/>
      <w:bookmarkStart w:id="467" w:name="_Toc434943359"/>
      <w:bookmarkStart w:id="468" w:name="_Toc434943790"/>
      <w:bookmarkStart w:id="469" w:name="_Toc434956114"/>
      <w:bookmarkStart w:id="470" w:name="_Toc42590405"/>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sidRPr="009D365E">
        <w:t>Diagram per type kabel of leiding</w:t>
      </w:r>
      <w:r w:rsidR="00283BD6">
        <w:t>.</w:t>
      </w:r>
      <w:bookmarkEnd w:id="447"/>
      <w:bookmarkEnd w:id="470"/>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71" w:name="_Toc399786898"/>
    </w:p>
    <w:p w14:paraId="23D19DA3" w14:textId="245CE563" w:rsidR="00E65E36" w:rsidRDefault="00E65E36" w:rsidP="00E65E36">
      <w:pPr>
        <w:pStyle w:val="subparagraaftitel"/>
      </w:pPr>
      <w:bookmarkStart w:id="472" w:name="_Toc42590406"/>
      <w:r>
        <w:lastRenderedPageBreak/>
        <w:t>Elektriciteitskabel</w:t>
      </w:r>
      <w:bookmarkEnd w:id="471"/>
      <w:r w:rsidR="00283BD6">
        <w:t>.</w:t>
      </w:r>
      <w:bookmarkEnd w:id="472"/>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t>
      </w:r>
      <w:del w:id="473" w:author="Paul Janssen" w:date="2020-05-25T11:59:00Z">
        <w:r w:rsidR="003E45FA" w:rsidDel="00AC0EB5">
          <w:delText>WION</w:delText>
        </w:r>
      </w:del>
      <w:ins w:id="474" w:author="Paul Janssen" w:date="2020-05-25T11:59:00Z">
        <w:r w:rsidR="00AC0EB5">
          <w:t>WIBON</w:t>
        </w:r>
      </w:ins>
      <w:r w:rsidR="003E45FA">
        <w:t xml:space="preserve">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14:paraId="09536705" w14:textId="774BF66F" w:rsidR="005D648B" w:rsidRDefault="007A0CD2" w:rsidP="00E65E36">
      <w:r>
        <w:rPr>
          <w:noProof/>
        </w:rPr>
        <w:drawing>
          <wp:anchor distT="0" distB="0" distL="114300" distR="114300" simplePos="0" relativeHeight="251662336"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2D5D825F" w:rsidR="00953A6F" w:rsidRDefault="00953A6F" w:rsidP="00E65E36"/>
    <w:p w14:paraId="77B30A69" w14:textId="0CAE2CED" w:rsidR="00E65E36" w:rsidRDefault="00E65E36" w:rsidP="00E65E36">
      <w:pPr>
        <w:pStyle w:val="subparagraaftitel"/>
      </w:pPr>
      <w:bookmarkStart w:id="475" w:name="_Toc473467877"/>
      <w:bookmarkStart w:id="476" w:name="_Toc473473896"/>
      <w:bookmarkStart w:id="477" w:name="_Toc476914324"/>
      <w:bookmarkStart w:id="478" w:name="_Toc476916666"/>
      <w:bookmarkStart w:id="479" w:name="_Toc476917795"/>
      <w:bookmarkStart w:id="480" w:name="_Toc476917901"/>
      <w:bookmarkStart w:id="481" w:name="_Toc476917970"/>
      <w:bookmarkStart w:id="482" w:name="_Toc473467878"/>
      <w:bookmarkStart w:id="483" w:name="_Toc473473897"/>
      <w:bookmarkStart w:id="484" w:name="_Toc476914325"/>
      <w:bookmarkStart w:id="485" w:name="_Toc476916667"/>
      <w:bookmarkStart w:id="486" w:name="_Toc476917796"/>
      <w:bookmarkStart w:id="487" w:name="_Toc476917902"/>
      <w:bookmarkStart w:id="488" w:name="_Toc476917971"/>
      <w:bookmarkStart w:id="489" w:name="_Toc399786899"/>
      <w:bookmarkStart w:id="490" w:name="_Toc42590407"/>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t>Telecom</w:t>
      </w:r>
      <w:r w:rsidR="00031B8A">
        <w:t>municatie</w:t>
      </w:r>
      <w:r>
        <w:t>kabel</w:t>
      </w:r>
      <w:bookmarkEnd w:id="489"/>
      <w:r w:rsidR="00283BD6">
        <w:t>.</w:t>
      </w:r>
      <w:bookmarkEnd w:id="490"/>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t>
      </w:r>
      <w:del w:id="491" w:author="Paul Janssen" w:date="2020-05-25T11:59:00Z">
        <w:r w:rsidR="004532E6" w:rsidDel="00AC0EB5">
          <w:delText>WION</w:delText>
        </w:r>
      </w:del>
      <w:ins w:id="492" w:author="Paul Janssen" w:date="2020-05-25T11:59:00Z">
        <w:r w:rsidR="00AC0EB5">
          <w:t>WIBON</w:t>
        </w:r>
      </w:ins>
      <w:r w:rsidR="004532E6">
        <w:t xml:space="preserve"> informatie. </w:t>
      </w:r>
      <w:r w:rsidR="00120412">
        <w:t>WarningType is een boven de kabel liggend waarschuwingsmechanisme voor een ondergronds netelement.</w:t>
      </w:r>
      <w:r w:rsidR="004532E6">
        <w:t xml:space="preserve"> Voor de rest gelden de KabelEnleiding attributen.</w:t>
      </w:r>
    </w:p>
    <w:p w14:paraId="134AC6FE" w14:textId="0D3B93FE" w:rsidR="00E65E36" w:rsidRDefault="007A0CD2" w:rsidP="00E65E36">
      <w:r>
        <w:rPr>
          <w:noProof/>
        </w:rPr>
        <w:drawing>
          <wp:anchor distT="0" distB="0" distL="114300" distR="114300" simplePos="0" relativeHeight="251664384"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493" w:name="_Toc399786900"/>
      <w:bookmarkStart w:id="494" w:name="_Toc42590408"/>
      <w:r>
        <w:lastRenderedPageBreak/>
        <w:t>Olie-gas-chemicalienpijpleiding</w:t>
      </w:r>
      <w:bookmarkEnd w:id="493"/>
      <w:r w:rsidR="00283BD6">
        <w:t>.</w:t>
      </w:r>
      <w:bookmarkEnd w:id="494"/>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t>
      </w:r>
      <w:del w:id="495" w:author="Paul Janssen" w:date="2020-05-25T11:59:00Z">
        <w:r w:rsidR="004532E6" w:rsidDel="00AC0EB5">
          <w:delText>WION</w:delText>
        </w:r>
      </w:del>
      <w:ins w:id="496" w:author="Paul Janssen" w:date="2020-05-25T11:59:00Z">
        <w:r w:rsidR="00AC0EB5">
          <w:t>WIBON</w:t>
        </w:r>
      </w:ins>
      <w:r w:rsidR="004532E6">
        <w:t xml:space="preserve"> informatie. </w:t>
      </w:r>
      <w:r w:rsidR="00120412">
        <w:t>WarningType is een boven de kabel liggend waarschuwingsmechanisme voor een ondergronds netelement.</w:t>
      </w:r>
      <w:r w:rsidR="004532E6">
        <w:t xml:space="preserve"> Voor de rest gelden de KabelEnleiding attributen.</w:t>
      </w:r>
    </w:p>
    <w:p w14:paraId="62B78BFF" w14:textId="79A15954" w:rsidR="00E65E36" w:rsidRDefault="00E65E36" w:rsidP="00E65E36">
      <w:pPr>
        <w:jc w:val="left"/>
      </w:pPr>
      <w:r>
        <w:t xml:space="preserve">In bijlage </w:t>
      </w:r>
      <w:del w:id="497" w:author="Paul Janssen" w:date="2020-05-25T12:33:00Z">
        <w:r w:rsidR="00FE1681" w:rsidDel="00802006">
          <w:delText>2</w:delText>
        </w:r>
        <w:r w:rsidDel="00802006">
          <w:delText xml:space="preserve"> </w:delText>
        </w:r>
      </w:del>
      <w:ins w:id="498"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499" w:name="_Toc399786901"/>
      <w:bookmarkStart w:id="500" w:name="_Toc42590409"/>
      <w:r>
        <w:lastRenderedPageBreak/>
        <w:t>Rioolleiding</w:t>
      </w:r>
      <w:bookmarkEnd w:id="499"/>
      <w:r w:rsidR="00283BD6">
        <w:t>.</w:t>
      </w:r>
      <w:bookmarkEnd w:id="500"/>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t>
      </w:r>
      <w:del w:id="501" w:author="Paul Janssen" w:date="2020-05-25T11:59:00Z">
        <w:r w:rsidR="00512EFD" w:rsidDel="00AC0EB5">
          <w:delText>WION</w:delText>
        </w:r>
      </w:del>
      <w:ins w:id="502" w:author="Paul Janssen" w:date="2020-05-25T11:59:00Z">
        <w:r w:rsidR="00AC0EB5">
          <w:t>WIBON</w:t>
        </w:r>
      </w:ins>
      <w:r w:rsidR="00512EFD">
        <w:t xml:space="preserve">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del w:id="503" w:author="Paul Janssen" w:date="2020-05-25T12:33:00Z">
        <w:r w:rsidR="00FE1681" w:rsidDel="00802006">
          <w:delText>2</w:delText>
        </w:r>
        <w:r w:rsidR="00C01AE5" w:rsidDel="00802006">
          <w:delText xml:space="preserve"> </w:delText>
        </w:r>
      </w:del>
      <w:ins w:id="504" w:author="Paul Janssen" w:date="2020-05-25T12:33:00Z">
        <w:r w:rsidR="00802006">
          <w:t xml:space="preserve">1 </w:t>
        </w:r>
      </w:ins>
      <w:r w:rsidR="00C01AE5">
        <w:t>staan</w:t>
      </w:r>
      <w:r>
        <w:t xml:space="preserve"> de waarden</w:t>
      </w:r>
      <w:r w:rsidR="00C01AE5">
        <w:t xml:space="preserve"> voor SewerWaterType</w:t>
      </w:r>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05" w:name="_Toc399786902"/>
      <w:bookmarkStart w:id="506" w:name="_Toc42590410"/>
      <w:r>
        <w:lastRenderedPageBreak/>
        <w:t>Waterleiding</w:t>
      </w:r>
      <w:bookmarkEnd w:id="505"/>
      <w:r w:rsidR="00283BD6">
        <w:t>.</w:t>
      </w:r>
      <w:bookmarkEnd w:id="506"/>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r>
        <w:t>Bron:INSPIRE</w:t>
      </w:r>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t>
      </w:r>
      <w:del w:id="507" w:author="Paul Janssen" w:date="2020-05-25T11:59:00Z">
        <w:r w:rsidR="00512EFD" w:rsidDel="00AC0EB5">
          <w:delText>WION</w:delText>
        </w:r>
      </w:del>
      <w:ins w:id="508" w:author="Paul Janssen" w:date="2020-05-25T11:59:00Z">
        <w:r w:rsidR="00AC0EB5">
          <w:t>WIBON</w:t>
        </w:r>
      </w:ins>
      <w:r w:rsidR="00512EFD">
        <w:t xml:space="preserve"> informatie. </w:t>
      </w:r>
      <w:r w:rsidR="00120412">
        <w:t xml:space="preserve">WarningType is een boven de kabel liggend waarschuwingsmechanisme voor een ondergronds netelement. </w:t>
      </w:r>
      <w:r w:rsidR="00512EFD">
        <w:t>Voor de rest gelden de KabelEnleiding attributen.</w:t>
      </w:r>
    </w:p>
    <w:p w14:paraId="5BA0DBD2" w14:textId="00A4CA86" w:rsidR="00E65E36" w:rsidRDefault="00512EFD" w:rsidP="00E65E36">
      <w:pPr>
        <w:jc w:val="left"/>
      </w:pPr>
      <w:r>
        <w:t>I</w:t>
      </w:r>
      <w:r w:rsidR="00C01AE5">
        <w:t>n bijlage</w:t>
      </w:r>
      <w:del w:id="509" w:author="Paul Janssen" w:date="2020-05-25T12:33:00Z">
        <w:r w:rsidR="00C01AE5" w:rsidDel="00802006">
          <w:delText xml:space="preserve"> </w:delText>
        </w:r>
        <w:r w:rsidR="00FE1681" w:rsidDel="00802006">
          <w:delText>2</w:delText>
        </w:r>
      </w:del>
      <w:ins w:id="510" w:author="Paul Janssen" w:date="2020-05-25T12:33:00Z">
        <w:r w:rsidR="00802006">
          <w:t>1</w:t>
        </w:r>
      </w:ins>
      <w:r w:rsidR="00C01AE5">
        <w:t xml:space="preserve"> staan </w:t>
      </w:r>
      <w:r>
        <w:t xml:space="preserve">de </w:t>
      </w:r>
      <w:r w:rsidR="00E65E36">
        <w:t>waarden</w:t>
      </w:r>
      <w:r w:rsidR="00C01AE5">
        <w:t xml:space="preserve"> voor waterType</w:t>
      </w:r>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11" w:name="_Toc399786903"/>
      <w:bookmarkStart w:id="512" w:name="_Toc42590411"/>
      <w:r>
        <w:lastRenderedPageBreak/>
        <w:t>Thermische pijpleiding</w:t>
      </w:r>
      <w:bookmarkEnd w:id="511"/>
      <w:r w:rsidR="00283BD6">
        <w:t>.</w:t>
      </w:r>
      <w:bookmarkEnd w:id="512"/>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t>
      </w:r>
      <w:del w:id="513" w:author="Paul Janssen" w:date="2020-05-25T11:59:00Z">
        <w:r w:rsidR="00512EFD" w:rsidDel="00AC0EB5">
          <w:delText>WION</w:delText>
        </w:r>
      </w:del>
      <w:ins w:id="514" w:author="Paul Janssen" w:date="2020-05-25T11:59:00Z">
        <w:r w:rsidR="00AC0EB5">
          <w:t>WIBON</w:t>
        </w:r>
      </w:ins>
      <w:r w:rsidR="00512EFD">
        <w:t xml:space="preserve"> informatie. </w:t>
      </w:r>
      <w:r w:rsidR="00120412">
        <w:t>WarningType is een boven de kabel liggend waarschuwingsmechanisme voor een ondergronds netelement.</w:t>
      </w:r>
      <w:r w:rsidR="00512EFD">
        <w:t xml:space="preserve"> Voor de rest gelden de KabelEnleiding attributen.</w:t>
      </w:r>
    </w:p>
    <w:p w14:paraId="1A141E53" w14:textId="1926B205" w:rsidR="00921722" w:rsidRDefault="007A0CD2" w:rsidP="00E65E36">
      <w:pPr>
        <w:jc w:val="left"/>
      </w:pPr>
      <w:r>
        <w:rPr>
          <w:noProof/>
        </w:rPr>
        <w:drawing>
          <wp:anchor distT="0" distB="0" distL="114300" distR="114300" simplePos="0" relativeHeight="25166745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15" w:author="Paul Janssen" w:date="2020-05-25T12:33:00Z">
        <w:r w:rsidR="00FE1681" w:rsidDel="00802006">
          <w:delText>2</w:delText>
        </w:r>
        <w:r w:rsidR="00C01AE5" w:rsidDel="00802006">
          <w:delText xml:space="preserve"> </w:delText>
        </w:r>
      </w:del>
      <w:ins w:id="516"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17" w:name="_Toc42590412"/>
      <w:r w:rsidRPr="000E3C4F">
        <w:t xml:space="preserve">Overig </w:t>
      </w:r>
      <w:r w:rsidR="004E51D4" w:rsidRPr="000E3C4F">
        <w:t xml:space="preserve">en </w:t>
      </w:r>
      <w:r w:rsidRPr="000E3C4F">
        <w:t>Weesleiding.</w:t>
      </w:r>
      <w:bookmarkEnd w:id="517"/>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678A8572" w:rsidR="00A066AD" w:rsidRDefault="00A066AD" w:rsidP="00E65E36">
      <w:pPr>
        <w:jc w:val="left"/>
      </w:pPr>
    </w:p>
    <w:p w14:paraId="215A8909" w14:textId="77777777" w:rsidR="00953A6F" w:rsidRDefault="00953A6F" w:rsidP="00E65E36">
      <w:pPr>
        <w:jc w:val="left"/>
      </w:pPr>
    </w:p>
    <w:p w14:paraId="2947E813" w14:textId="2815A9FC" w:rsidR="00921722" w:rsidRDefault="00921722" w:rsidP="00E65E36">
      <w:pPr>
        <w:jc w:val="left"/>
      </w:pPr>
    </w:p>
    <w:p w14:paraId="469EF785" w14:textId="16769F33" w:rsidR="00E65E36" w:rsidRDefault="00E65E36" w:rsidP="00E65E36">
      <w:pPr>
        <w:jc w:val="left"/>
      </w:pPr>
    </w:p>
    <w:p w14:paraId="5B8A8241" w14:textId="77777777" w:rsidR="00E65E36" w:rsidRDefault="00E65E36" w:rsidP="00E65E36">
      <w:pPr>
        <w:pStyle w:val="subparagraaftitel"/>
      </w:pPr>
      <w:bookmarkStart w:id="518" w:name="_Toc434940509"/>
      <w:bookmarkStart w:id="519" w:name="_Toc434941826"/>
      <w:bookmarkStart w:id="520" w:name="_Toc434943367"/>
      <w:bookmarkStart w:id="521" w:name="_Toc434943798"/>
      <w:bookmarkStart w:id="522" w:name="_Toc434956122"/>
      <w:bookmarkStart w:id="523" w:name="_Toc434940510"/>
      <w:bookmarkStart w:id="524" w:name="_Toc434941827"/>
      <w:bookmarkStart w:id="525" w:name="_Toc434943368"/>
      <w:bookmarkStart w:id="526" w:name="_Toc434943799"/>
      <w:bookmarkStart w:id="527" w:name="_Toc434956123"/>
      <w:bookmarkStart w:id="528" w:name="_Toc434940511"/>
      <w:bookmarkStart w:id="529" w:name="_Toc434941828"/>
      <w:bookmarkStart w:id="530" w:name="_Toc434943369"/>
      <w:bookmarkStart w:id="531" w:name="_Toc434943800"/>
      <w:bookmarkStart w:id="532" w:name="_Toc434956124"/>
      <w:bookmarkStart w:id="533" w:name="_Toc434940512"/>
      <w:bookmarkStart w:id="534" w:name="_Toc434941829"/>
      <w:bookmarkStart w:id="535" w:name="_Toc434943370"/>
      <w:bookmarkStart w:id="536" w:name="_Toc434943801"/>
      <w:bookmarkStart w:id="537" w:name="_Toc434956125"/>
      <w:bookmarkStart w:id="538" w:name="_Toc399786904"/>
      <w:bookmarkStart w:id="539" w:name="_Toc42590413"/>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t>Leidingelementen per type net (thema)</w:t>
      </w:r>
      <w:bookmarkEnd w:id="538"/>
      <w:r w:rsidR="00283BD6">
        <w:t>.</w:t>
      </w:r>
      <w:bookmarkEnd w:id="539"/>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w:t>
      </w:r>
      <w:del w:id="540" w:author="Paul Janssen" w:date="2020-05-25T12:33:00Z">
        <w:r w:rsidR="0065371C" w:rsidDel="00802006">
          <w:delText xml:space="preserve">2 </w:delText>
        </w:r>
      </w:del>
      <w:ins w:id="541" w:author="Paul Janssen" w:date="2020-05-25T12:33:00Z">
        <w:r w:rsidR="00802006">
          <w:t xml:space="preserve">1 </w:t>
        </w:r>
      </w:ins>
      <w:r w:rsidR="0065371C">
        <w:t xml:space="preserve">staan de </w:t>
      </w:r>
      <w:r w:rsidR="00932116">
        <w:t>waardelijsten</w:t>
      </w:r>
      <w:r w:rsidR="0065371C">
        <w:t xml:space="preserve"> met de waarden voor type leidingelement per type kabelOfLeiding.</w:t>
      </w:r>
    </w:p>
    <w:p w14:paraId="6FF51897" w14:textId="4E4C635A" w:rsidR="003E3B48" w:rsidRDefault="007A0CD2" w:rsidP="00E65E36">
      <w:r>
        <w:rPr>
          <w:noProof/>
        </w:rPr>
        <w:drawing>
          <wp:anchor distT="0" distB="0" distL="114300" distR="114300" simplePos="0" relativeHeight="251669504"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93080CC" w:rsidR="00BE4C6E" w:rsidRDefault="00BE4C6E" w:rsidP="00BE4C6E">
      <w:pPr>
        <w:pStyle w:val="subparagraaftitel"/>
      </w:pPr>
      <w:bookmarkStart w:id="542" w:name="_Toc42590414"/>
      <w:del w:id="543" w:author="Paul Janssen" w:date="2020-05-25T11:59:00Z">
        <w:r w:rsidRPr="000E3C4F" w:rsidDel="00AC0EB5">
          <w:delText>WION</w:delText>
        </w:r>
      </w:del>
      <w:ins w:id="544" w:author="Paul Janssen" w:date="2020-05-25T11:59:00Z">
        <w:r w:rsidR="00AC0EB5">
          <w:t>WIBON</w:t>
        </w:r>
      </w:ins>
      <w:r w:rsidRPr="000E3C4F">
        <w:t xml:space="preserve"> – Uitleveren van gebiedsinformatie</w:t>
      </w:r>
      <w:r>
        <w:t>.</w:t>
      </w:r>
      <w:bookmarkEnd w:id="542"/>
    </w:p>
    <w:p w14:paraId="4D8D3180" w14:textId="77777777" w:rsidR="00BE4C6E" w:rsidRDefault="00BE4C6E" w:rsidP="00BE4C6E"/>
    <w:p w14:paraId="3CB0DDF5" w14:textId="6804EF2F" w:rsidR="00BE4C6E" w:rsidRDefault="007A0CD2" w:rsidP="00BE4C6E">
      <w:r>
        <w:rPr>
          <w:noProof/>
        </w:rPr>
        <w:pict w14:anchorId="111957C4">
          <v:shape id="_x0000_s1073" type="#_x0000_t202" style="position:absolute;left:0;text-align:left;margin-left:9.65pt;margin-top:149.2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7A0CD2" w:rsidRDefault="007A0CD2"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7A0CD2" w:rsidRDefault="007A0CD2"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7A0CD2" w:rsidRDefault="007A0CD2"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7A0CD2" w:rsidRDefault="007A0CD2"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7A0CD2" w:rsidRDefault="007A0CD2"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7A0CD2" w:rsidRDefault="007A0CD2"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7A0CD2" w:rsidRDefault="007A0CD2"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68480" fillcolor="#feedce"/>
        </w:pict>
      </w:r>
      <w:r>
        <w:rPr>
          <w:noProof/>
        </w:rPr>
        <w:pict w14:anchorId="16A90D87">
          <v:rect id="_x0000_s1065" style="position:absolute;left:0;text-align:left;margin-left:7.75pt;margin-top:122.95pt;width:266.25pt;height:52.5pt;z-index:251667456" fillcolor="#feedce"/>
        </w:pict>
      </w:r>
      <w:r>
        <w:rPr>
          <w:noProof/>
        </w:rPr>
        <w:pict w14:anchorId="6E78B8F9">
          <v:rect id="_x0000_s1064" style="position:absolute;left:0;text-align:left;margin-left:7.75pt;margin-top:66.7pt;width:266.25pt;height:52.5pt;z-index:251666432" fillcolor="#feedce"/>
        </w:pict>
      </w:r>
      <w:r>
        <w:rPr>
          <w:noProof/>
        </w:rPr>
        <w:pict w14:anchorId="285D2CDB">
          <v:rect id="_x0000_s1063" style="position:absolute;left:0;text-align:left;margin-left:.65pt;margin-top:45.7pt;width:280.5pt;height:194.25pt;z-index:251665408" fillcolor="#f8ffcd"/>
        </w:pict>
      </w:r>
      <w:r w:rsidR="00BE4C6E">
        <w:t xml:space="preserve">Voor het faciliteren van de uitlevergegevens binnen de </w:t>
      </w:r>
      <w:del w:id="545" w:author="Paul Janssen" w:date="2020-05-25T12:00:00Z">
        <w:r w:rsidR="00BE4C6E" w:rsidDel="00AC0EB5">
          <w:delText>WION</w:delText>
        </w:r>
      </w:del>
      <w:ins w:id="546"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7A0CD2" w:rsidP="00BE4C6E">
      <w:r>
        <w:rPr>
          <w:noProof/>
        </w:rPr>
        <w:pict w14:anchorId="198EA5E7">
          <v:shape id="_x0000_s1068" type="#_x0000_t202" style="position:absolute;left:0;text-align:left;margin-left:-28.95pt;margin-top:16.45pt;width:105.45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7A0CD2" w:rsidRDefault="007A0CD2"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47" w:author="Paul Janssen" w:date="2020-05-25T12:00:00Z">
        <w:r w:rsidDel="00AC0EB5">
          <w:delText>WION</w:delText>
        </w:r>
      </w:del>
      <w:ins w:id="548" w:author="Paul Janssen" w:date="2020-05-25T12:00:00Z">
        <w:r w:rsidR="00AC0EB5">
          <w:t>WIBON</w:t>
        </w:r>
      </w:ins>
      <w:r>
        <w:t xml:space="preserve"> Uitlevering: Het totaal aan informatie dat kan worden geleverd bij een </w:t>
      </w:r>
      <w:del w:id="549" w:author="Paul Janssen" w:date="2020-05-25T12:00:00Z">
        <w:r w:rsidDel="00AC0EB5">
          <w:delText>WION</w:delText>
        </w:r>
      </w:del>
      <w:ins w:id="550"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Beheerdersinformatie: De belanghebbende beheerder, bijlagen inclusief ev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325D492C" w:rsidR="00BE4C6E" w:rsidRDefault="007A0CD2" w:rsidP="00BE4C6E">
      <w:r>
        <w:rPr>
          <w:noProof/>
        </w:rPr>
        <w:lastRenderedPageBreak/>
        <w:drawing>
          <wp:anchor distT="0" distB="0" distL="114300" distR="114300" simplePos="0" relativeHeight="251659264" behindDoc="0" locked="0" layoutInCell="1" allowOverlap="1" wp14:anchorId="3FCCD841" wp14:editId="15CF50BF">
            <wp:simplePos x="0" y="0"/>
            <wp:positionH relativeFrom="column">
              <wp:posOffset>251613</wp:posOffset>
            </wp:positionH>
            <wp:positionV relativeFrom="paragraph">
              <wp:posOffset>-16927</wp:posOffset>
            </wp:positionV>
            <wp:extent cx="10316210" cy="889254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16210"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77777777" w:rsidR="00BE4C6E" w:rsidRDefault="00BE4C6E" w:rsidP="00BE4C6E"/>
    <w:p w14:paraId="7AB1B860" w14:textId="77777777"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377F3FCD" w:rsidR="00944C3E" w:rsidRDefault="007A0CD2" w:rsidP="00BE4C6E">
      <w:r>
        <w:rPr>
          <w:noProof/>
        </w:rPr>
        <w:drawing>
          <wp:anchor distT="0" distB="0" distL="114300" distR="114300" simplePos="0" relativeHeight="251672576" behindDoc="0" locked="0" layoutInCell="1" allowOverlap="1" wp14:anchorId="62A1DF8C" wp14:editId="4D596243">
            <wp:simplePos x="0" y="0"/>
            <wp:positionH relativeFrom="column">
              <wp:posOffset>-20320</wp:posOffset>
            </wp:positionH>
            <wp:positionV relativeFrom="paragraph">
              <wp:posOffset>303421</wp:posOffset>
            </wp:positionV>
            <wp:extent cx="5500370" cy="498348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b.IMKL-Belangenregistratie-WIBON.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0370" cy="4983480"/>
                    </a:xfrm>
                    <a:prstGeom prst="rect">
                      <a:avLst/>
                    </a:prstGeom>
                  </pic:spPr>
                </pic:pic>
              </a:graphicData>
            </a:graphic>
            <wp14:sizeRelH relativeFrom="page">
              <wp14:pctWidth>0</wp14:pctWidth>
            </wp14:sizeRelH>
            <wp14:sizeRelV relativeFrom="page">
              <wp14:pctHeight>0</wp14:pctHeight>
            </wp14:sizeRelV>
          </wp:anchor>
        </w:drawing>
      </w:r>
    </w:p>
    <w:p w14:paraId="66336A95" w14:textId="77777777" w:rsidR="00944C3E" w:rsidRDefault="00944C3E" w:rsidP="00BE4C6E"/>
    <w:p w14:paraId="5D8CC670" w14:textId="69EA9730" w:rsidR="00944C3E" w:rsidRDefault="00944C3E" w:rsidP="00BE4C6E"/>
    <w:p w14:paraId="7CA58BF4" w14:textId="77777777"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14:paraId="75F7049A" w14:textId="77777777" w:rsidR="004475AB" w:rsidRDefault="004475AB" w:rsidP="00BE4C6E"/>
    <w:p w14:paraId="2078769E" w14:textId="77777777" w:rsidR="00EE7BB1" w:rsidRDefault="003515CC">
      <w:pPr>
        <w:pStyle w:val="subparagraaftitel"/>
      </w:pPr>
      <w:bookmarkStart w:id="551" w:name="_Toc473473906"/>
      <w:bookmarkStart w:id="552" w:name="_Toc476914334"/>
      <w:bookmarkStart w:id="553" w:name="_Toc476916676"/>
      <w:bookmarkStart w:id="554" w:name="_Toc476917805"/>
      <w:bookmarkStart w:id="555" w:name="_Toc476917911"/>
      <w:bookmarkStart w:id="556" w:name="_Toc476917980"/>
      <w:bookmarkStart w:id="557" w:name="_Toc42590415"/>
      <w:bookmarkEnd w:id="551"/>
      <w:bookmarkEnd w:id="552"/>
      <w:bookmarkEnd w:id="553"/>
      <w:bookmarkEnd w:id="554"/>
      <w:bookmarkEnd w:id="555"/>
      <w:bookmarkEnd w:id="556"/>
      <w:r>
        <w:rPr>
          <w:noProof/>
        </w:rPr>
        <w:lastRenderedPageBreak/>
        <w:drawing>
          <wp:anchor distT="0" distB="0" distL="114300" distR="114300" simplePos="0" relativeHeight="251638784"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557"/>
    </w:p>
    <w:p w14:paraId="486B49D0" w14:textId="19854710" w:rsidR="0038226A" w:rsidRDefault="0038226A" w:rsidP="003515CC">
      <w:r>
        <w:t xml:space="preserve">Identifiers van objecten worden in </w:t>
      </w:r>
      <w:r w:rsidR="00793B0B">
        <w:t>IMKL</w:t>
      </w:r>
      <w:r>
        <w:t xml:space="preserve">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14:paraId="56FB962A" w14:textId="77777777"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77777777" w:rsidR="003515CC" w:rsidRDefault="003515CC" w:rsidP="003515CC">
      <w:r>
        <w:t xml:space="preserve">Namespace: </w:t>
      </w:r>
      <w:r>
        <w:tab/>
      </w:r>
      <w:r>
        <w:tab/>
      </w:r>
      <w:r w:rsidR="00B85A51">
        <w:t>‘</w:t>
      </w:r>
      <w:r w:rsidRPr="00811FE4">
        <w:rPr>
          <w:b/>
        </w:rPr>
        <w:t>nl.imkl</w:t>
      </w:r>
      <w:r w:rsidR="00B85A51">
        <w:rPr>
          <w:b/>
        </w:rPr>
        <w:t>’</w:t>
      </w:r>
    </w:p>
    <w:p w14:paraId="79E99771" w14:textId="77777777"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De namespace</w:t>
      </w:r>
      <w:r>
        <w:t xml:space="preserve"> wordt geregistreerd in een nationaal namespace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lastRenderedPageBreak/>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Omdat de identifiers die intern bij de bronhouders word</w:t>
      </w:r>
      <w:r w:rsidR="003F6856">
        <w:t>en</w:t>
      </w:r>
      <w:r w:rsidRPr="00971241">
        <w:t xml:space="preserve"> gebruikt op verschillende manieren hergebruikt worden is er een aantal beperkingen op het formaat van de identifiers. </w:t>
      </w:r>
    </w:p>
    <w:p w14:paraId="14722CF9" w14:textId="77777777"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INSPIRE had een vergelijkbare beperking op de structuur van identifiers,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identifier binnen een GML document ook gebruikt </w:t>
      </w:r>
      <w:r w:rsidR="003F6856" w:rsidRPr="00E96294">
        <w:t xml:space="preserve">wordt </w:t>
      </w:r>
      <w:r w:rsidRPr="00E96294">
        <w:t>om een gml:</w:t>
      </w:r>
      <w:r w:rsidR="00F27960">
        <w:t xml:space="preserve">id te construeren </w:t>
      </w:r>
      <w:r w:rsidR="00E96294" w:rsidRPr="00E96294">
        <w:t>legt extra</w:t>
      </w:r>
      <w:r w:rsidRPr="00E96294">
        <w:t xml:space="preserve"> beperkingen op aan de identifier.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identifiers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GebiedsinformatieLevering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558" w:name="_Toc434874148"/>
      <w:bookmarkStart w:id="559" w:name="_Toc434874217"/>
      <w:bookmarkStart w:id="560" w:name="_Toc434874300"/>
      <w:bookmarkStart w:id="561" w:name="_Toc434874368"/>
      <w:bookmarkStart w:id="562" w:name="_Toc434874645"/>
      <w:bookmarkStart w:id="563" w:name="_Toc434933278"/>
      <w:bookmarkStart w:id="564" w:name="_Toc434940515"/>
      <w:bookmarkStart w:id="565" w:name="_Toc434941832"/>
      <w:bookmarkStart w:id="566" w:name="_Toc434943373"/>
      <w:bookmarkStart w:id="567" w:name="_Toc434943804"/>
      <w:bookmarkStart w:id="568" w:name="_Toc434956128"/>
      <w:bookmarkStart w:id="569" w:name="_Toc410654851"/>
      <w:bookmarkStart w:id="570" w:name="_Toc410654938"/>
      <w:bookmarkStart w:id="571" w:name="_Toc410655437"/>
      <w:bookmarkStart w:id="572" w:name="_Toc410656769"/>
      <w:bookmarkStart w:id="573" w:name="_Toc410900193"/>
      <w:bookmarkStart w:id="574" w:name="_Toc410900282"/>
      <w:bookmarkStart w:id="575" w:name="_Toc410654852"/>
      <w:bookmarkStart w:id="576" w:name="_Toc410654939"/>
      <w:bookmarkStart w:id="577" w:name="_Toc410655438"/>
      <w:bookmarkStart w:id="578" w:name="_Toc410656770"/>
      <w:bookmarkStart w:id="579" w:name="_Toc410900194"/>
      <w:bookmarkStart w:id="580" w:name="_Toc410900283"/>
      <w:bookmarkStart w:id="581" w:name="_Toc410654853"/>
      <w:bookmarkStart w:id="582" w:name="_Toc410654940"/>
      <w:bookmarkStart w:id="583" w:name="_Toc410655439"/>
      <w:bookmarkStart w:id="584" w:name="_Toc410656771"/>
      <w:bookmarkStart w:id="585" w:name="_Toc410900195"/>
      <w:bookmarkStart w:id="586" w:name="_Toc410900284"/>
      <w:bookmarkStart w:id="587" w:name="_Toc410654854"/>
      <w:bookmarkStart w:id="588" w:name="_Toc410654941"/>
      <w:bookmarkStart w:id="589" w:name="_Toc410655440"/>
      <w:bookmarkStart w:id="590" w:name="_Toc410656772"/>
      <w:bookmarkStart w:id="591" w:name="_Toc410900196"/>
      <w:bookmarkStart w:id="592" w:name="_Toc410900285"/>
      <w:bookmarkStart w:id="593" w:name="_Toc410654855"/>
      <w:bookmarkStart w:id="594" w:name="_Toc410654942"/>
      <w:bookmarkStart w:id="595" w:name="_Toc410655441"/>
      <w:bookmarkStart w:id="596" w:name="_Toc410656773"/>
      <w:bookmarkStart w:id="597" w:name="_Toc410900197"/>
      <w:bookmarkStart w:id="598" w:name="_Toc410900286"/>
      <w:bookmarkStart w:id="599" w:name="_Toc410654856"/>
      <w:bookmarkStart w:id="600" w:name="_Toc410654943"/>
      <w:bookmarkStart w:id="601" w:name="_Toc410655442"/>
      <w:bookmarkStart w:id="602" w:name="_Toc410656774"/>
      <w:bookmarkStart w:id="603" w:name="_Toc410900198"/>
      <w:bookmarkStart w:id="604" w:name="_Toc410900287"/>
      <w:bookmarkStart w:id="605" w:name="_Toc410654857"/>
      <w:bookmarkStart w:id="606" w:name="_Toc410654944"/>
      <w:bookmarkStart w:id="607" w:name="_Toc410655443"/>
      <w:bookmarkStart w:id="608" w:name="_Toc410656775"/>
      <w:bookmarkStart w:id="609" w:name="_Toc410900199"/>
      <w:bookmarkStart w:id="610" w:name="_Toc410900288"/>
      <w:bookmarkStart w:id="611" w:name="_Toc410654858"/>
      <w:bookmarkStart w:id="612" w:name="_Toc410654945"/>
      <w:bookmarkStart w:id="613" w:name="_Toc410655444"/>
      <w:bookmarkStart w:id="614" w:name="_Toc410656776"/>
      <w:bookmarkStart w:id="615" w:name="_Toc410900200"/>
      <w:bookmarkStart w:id="616" w:name="_Toc410900289"/>
      <w:bookmarkStart w:id="617" w:name="_Toc410654859"/>
      <w:bookmarkStart w:id="618" w:name="_Toc410654946"/>
      <w:bookmarkStart w:id="619" w:name="_Toc410655445"/>
      <w:bookmarkStart w:id="620" w:name="_Toc410656777"/>
      <w:bookmarkStart w:id="621" w:name="_Toc410900201"/>
      <w:bookmarkStart w:id="622" w:name="_Toc410900290"/>
      <w:bookmarkStart w:id="623" w:name="_Toc410654860"/>
      <w:bookmarkStart w:id="624" w:name="_Toc410654947"/>
      <w:bookmarkStart w:id="625" w:name="_Toc410655446"/>
      <w:bookmarkStart w:id="626" w:name="_Toc410656778"/>
      <w:bookmarkStart w:id="627" w:name="_Toc410900202"/>
      <w:bookmarkStart w:id="628" w:name="_Toc410900291"/>
      <w:bookmarkStart w:id="629" w:name="_Toc410654861"/>
      <w:bookmarkStart w:id="630" w:name="_Toc410654948"/>
      <w:bookmarkStart w:id="631" w:name="_Toc410655447"/>
      <w:bookmarkStart w:id="632" w:name="_Toc410656779"/>
      <w:bookmarkStart w:id="633" w:name="_Toc410900203"/>
      <w:bookmarkStart w:id="634" w:name="_Toc410900292"/>
      <w:bookmarkStart w:id="635" w:name="_Toc410654862"/>
      <w:bookmarkStart w:id="636" w:name="_Toc410654949"/>
      <w:bookmarkStart w:id="637" w:name="_Toc410655448"/>
      <w:bookmarkStart w:id="638" w:name="_Toc410656780"/>
      <w:bookmarkStart w:id="639" w:name="_Toc410900204"/>
      <w:bookmarkStart w:id="640" w:name="_Toc410900293"/>
      <w:bookmarkStart w:id="641" w:name="_Toc410654863"/>
      <w:bookmarkStart w:id="642" w:name="_Toc410654950"/>
      <w:bookmarkStart w:id="643" w:name="_Toc410655449"/>
      <w:bookmarkStart w:id="644" w:name="_Toc410656781"/>
      <w:bookmarkStart w:id="645" w:name="_Toc410900205"/>
      <w:bookmarkStart w:id="646" w:name="_Toc410900294"/>
      <w:bookmarkStart w:id="647" w:name="_Toc410654864"/>
      <w:bookmarkStart w:id="648" w:name="_Toc410654951"/>
      <w:bookmarkStart w:id="649" w:name="_Toc410655450"/>
      <w:bookmarkStart w:id="650" w:name="_Toc410656782"/>
      <w:bookmarkStart w:id="651" w:name="_Toc410900206"/>
      <w:bookmarkStart w:id="652" w:name="_Toc410900295"/>
      <w:bookmarkStart w:id="653" w:name="_Toc410654865"/>
      <w:bookmarkStart w:id="654" w:name="_Toc410654952"/>
      <w:bookmarkStart w:id="655" w:name="_Toc410655451"/>
      <w:bookmarkStart w:id="656" w:name="_Toc410656783"/>
      <w:bookmarkStart w:id="657" w:name="_Toc410900207"/>
      <w:bookmarkStart w:id="658" w:name="_Toc410900296"/>
      <w:bookmarkStart w:id="659" w:name="_Toc410654866"/>
      <w:bookmarkStart w:id="660" w:name="_Toc410654953"/>
      <w:bookmarkStart w:id="661" w:name="_Toc410655452"/>
      <w:bookmarkStart w:id="662" w:name="_Toc410656784"/>
      <w:bookmarkStart w:id="663" w:name="_Toc410900208"/>
      <w:bookmarkStart w:id="664" w:name="_Toc410900297"/>
      <w:bookmarkStart w:id="665" w:name="_Toc410654867"/>
      <w:bookmarkStart w:id="666" w:name="_Toc410654954"/>
      <w:bookmarkStart w:id="667" w:name="_Toc410655453"/>
      <w:bookmarkStart w:id="668" w:name="_Toc410656785"/>
      <w:bookmarkStart w:id="669" w:name="_Toc410900209"/>
      <w:bookmarkStart w:id="670" w:name="_Toc410900298"/>
      <w:bookmarkStart w:id="671" w:name="_Toc410654868"/>
      <w:bookmarkStart w:id="672" w:name="_Toc410654955"/>
      <w:bookmarkStart w:id="673" w:name="_Toc410655454"/>
      <w:bookmarkStart w:id="674" w:name="_Toc410656786"/>
      <w:bookmarkStart w:id="675" w:name="_Toc410900210"/>
      <w:bookmarkStart w:id="676" w:name="_Toc410900299"/>
      <w:bookmarkStart w:id="677" w:name="_Toc410654869"/>
      <w:bookmarkStart w:id="678" w:name="_Toc410654956"/>
      <w:bookmarkStart w:id="679" w:name="_Toc410655455"/>
      <w:bookmarkStart w:id="680" w:name="_Toc410656787"/>
      <w:bookmarkStart w:id="681" w:name="_Toc410900211"/>
      <w:bookmarkStart w:id="682" w:name="_Toc410900300"/>
      <w:bookmarkStart w:id="683" w:name="_Toc406679708"/>
      <w:bookmarkStart w:id="684" w:name="_Toc406684190"/>
      <w:bookmarkStart w:id="685" w:name="_Toc410654870"/>
      <w:bookmarkStart w:id="686" w:name="_Toc410654957"/>
      <w:bookmarkStart w:id="687" w:name="_Toc410655456"/>
      <w:bookmarkStart w:id="688" w:name="_Toc410656788"/>
      <w:bookmarkStart w:id="689" w:name="_Toc410900212"/>
      <w:bookmarkStart w:id="690" w:name="_Toc410900301"/>
      <w:bookmarkStart w:id="691" w:name="_Toc42590416"/>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r>
        <w:t>Tijd representatie</w:t>
      </w:r>
      <w:r w:rsidR="00F9768C">
        <w:t xml:space="preserve"> en temporeel model.</w:t>
      </w:r>
      <w:bookmarkEnd w:id="691"/>
    </w:p>
    <w:p w14:paraId="6ABAD355" w14:textId="16C9AC01" w:rsidR="00F9768C" w:rsidRDefault="00793B0B" w:rsidP="00A26E72">
      <w:r>
        <w:t>IMKL</w:t>
      </w:r>
      <w:r w:rsidR="00613D81" w:rsidRPr="00613D81">
        <w:t xml:space="preserve"> hanteert de ISO 8601 norm voor het beschrijven van tijdsaspecten.</w:t>
      </w:r>
    </w:p>
    <w:p w14:paraId="1C4A6057" w14:textId="77777777" w:rsidR="00F9768C" w:rsidRDefault="00F9768C" w:rsidP="00F9768C">
      <w:r>
        <w:t>Binnen het informatiemodel IMKL 2015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‘validFrom’ en ‘validTo’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 xml:space="preserve">Naast het beschrijven van de levensduur van het object in de werkelijkheid zijn er ook attributen die beschrijven wanneer het object bekend is in de registratie: 'beginLifespanVersion' en 'endLifespanVersion' </w:t>
      </w:r>
      <w:r>
        <w:lastRenderedPageBreak/>
        <w:t>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692" w:name="_Toc42590417"/>
      <w:r>
        <w:t>Andere</w:t>
      </w:r>
      <w:r w:rsidR="00DC3A2E">
        <w:t xml:space="preserve"> toepassingen van </w:t>
      </w:r>
      <w:r w:rsidR="00793B0B">
        <w:t>IMKL</w:t>
      </w:r>
      <w:r w:rsidR="00DC3A2E">
        <w:t>.</w:t>
      </w:r>
      <w:bookmarkEnd w:id="692"/>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693" w:author="Paul Janssen" w:date="2020-05-25T12:00:00Z">
        <w:r w:rsidR="00B62645" w:rsidRPr="000E3C4F" w:rsidDel="00AC0EB5">
          <w:delText>WION</w:delText>
        </w:r>
      </w:del>
      <w:ins w:id="694" w:author="Paul Janssen" w:date="2020-05-25T12:00:00Z">
        <w:r w:rsidR="00AC0EB5">
          <w:t>WIBON</w:t>
        </w:r>
      </w:ins>
      <w:r w:rsidR="00B62645" w:rsidRPr="000E3C4F">
        <w:t xml:space="preserve"> en  INSPIRE utilities zijn dat</w:t>
      </w:r>
      <w:del w:id="695"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696"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697" w:author="Paul Janssen" w:date="2020-05-25T12:20:00Z"/>
        </w:rPr>
      </w:pPr>
    </w:p>
    <w:p w14:paraId="773227ED" w14:textId="6FD6B85A" w:rsidR="00B62645" w:rsidDel="00076119" w:rsidRDefault="00B62645">
      <w:pPr>
        <w:spacing w:line="240" w:lineRule="atLeast"/>
        <w:rPr>
          <w:del w:id="698" w:author="Paul Janssen" w:date="2020-05-25T12:19:00Z"/>
        </w:rPr>
        <w:pPrChange w:id="699"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00" w:author="Paul Janssen" w:date="2020-05-25T12:19:00Z"/>
        </w:rPr>
      </w:pPr>
    </w:p>
    <w:p w14:paraId="66FA3D71" w14:textId="5E6F0CC7" w:rsidR="00B62645" w:rsidDel="00076119" w:rsidRDefault="00B62645" w:rsidP="000E3C4F">
      <w:pPr>
        <w:spacing w:line="240" w:lineRule="atLeast"/>
        <w:jc w:val="left"/>
        <w:rPr>
          <w:del w:id="701" w:author="Paul Janssen" w:date="2020-05-25T12:19:00Z"/>
        </w:rPr>
      </w:pPr>
    </w:p>
    <w:p w14:paraId="29140CCA" w14:textId="654A0A74" w:rsidR="00DC3A2E" w:rsidRPr="00DC3A2E" w:rsidDel="00076119" w:rsidRDefault="00DC3A2E">
      <w:pPr>
        <w:rPr>
          <w:del w:id="702" w:author="Paul Janssen" w:date="2020-05-25T12:19:00Z"/>
        </w:rPr>
      </w:pPr>
    </w:p>
    <w:p w14:paraId="013B7B13" w14:textId="647FEE03" w:rsidR="00DC3A2E" w:rsidRPr="00DC3A2E" w:rsidDel="00076119" w:rsidRDefault="00DC3A2E">
      <w:pPr>
        <w:rPr>
          <w:del w:id="703" w:author="Paul Janssen" w:date="2020-05-25T12:19:00Z"/>
        </w:rPr>
      </w:pPr>
    </w:p>
    <w:p w14:paraId="61ED4BA3" w14:textId="1ADADC2F" w:rsidR="00DC3A2E" w:rsidRPr="00DC3A2E" w:rsidDel="00076119" w:rsidRDefault="00DC3A2E">
      <w:pPr>
        <w:rPr>
          <w:del w:id="704" w:author="Paul Janssen" w:date="2020-05-25T12:19:00Z"/>
        </w:rPr>
      </w:pPr>
    </w:p>
    <w:p w14:paraId="677B8DD8" w14:textId="593DAA8C" w:rsidR="00DC3A2E" w:rsidDel="00076119" w:rsidRDefault="00DC3A2E" w:rsidP="00DC3A2E">
      <w:pPr>
        <w:rPr>
          <w:del w:id="705" w:author="Paul Janssen" w:date="2020-05-25T12:19:00Z"/>
        </w:rPr>
      </w:pPr>
    </w:p>
    <w:p w14:paraId="09FD96C7" w14:textId="2DC4B4E5" w:rsidR="00DC3A2E" w:rsidDel="00076119" w:rsidRDefault="00DC3A2E" w:rsidP="00DC3A2E">
      <w:pPr>
        <w:rPr>
          <w:del w:id="706" w:author="Paul Janssen" w:date="2020-05-25T12:19:00Z"/>
        </w:rPr>
      </w:pPr>
    </w:p>
    <w:p w14:paraId="608DF4B5" w14:textId="77777777" w:rsidR="00DC3A2E" w:rsidDel="00076119" w:rsidRDefault="00DC3A2E" w:rsidP="00DC3A2E">
      <w:pPr>
        <w:rPr>
          <w:del w:id="707" w:author="Paul Janssen" w:date="2020-05-25T12:19:00Z"/>
        </w:rPr>
      </w:pPr>
    </w:p>
    <w:p w14:paraId="40F1A83C" w14:textId="4C9448C0" w:rsidR="00D25D0C" w:rsidDel="00076119" w:rsidRDefault="00D25D0C">
      <w:pPr>
        <w:rPr>
          <w:del w:id="708"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09" w:author="Paul Janssen" w:date="2020-05-25T12:18:00Z"/>
        </w:rPr>
      </w:pPr>
      <w:bookmarkStart w:id="710" w:name="_Toc42590418"/>
      <w:del w:id="711" w:author="Paul Janssen" w:date="2020-05-25T12:18:00Z">
        <w:r w:rsidDel="00076119">
          <w:rPr>
            <w:b w:val="0"/>
            <w:noProof/>
          </w:rPr>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10"/>
      </w:del>
    </w:p>
    <w:p w14:paraId="6C593DB0" w14:textId="62ED9A83" w:rsidR="00D43A14" w:rsidDel="00076119" w:rsidRDefault="00D43A14">
      <w:pPr>
        <w:rPr>
          <w:del w:id="712" w:author="Paul Janssen" w:date="2020-05-25T12:18:00Z"/>
        </w:rPr>
      </w:pPr>
    </w:p>
    <w:p w14:paraId="36A08C5D" w14:textId="504D7C7E" w:rsidR="00135F6C" w:rsidRPr="00135F6C" w:rsidDel="00076119" w:rsidRDefault="00135F6C" w:rsidP="00135F6C">
      <w:pPr>
        <w:rPr>
          <w:del w:id="713" w:author="Paul Janssen" w:date="2020-05-25T12:18:00Z"/>
        </w:rPr>
      </w:pPr>
    </w:p>
    <w:p w14:paraId="48359657" w14:textId="47ADBB06" w:rsidR="00CA2949" w:rsidDel="00076119" w:rsidRDefault="00CA2949" w:rsidP="00CA2949">
      <w:pPr>
        <w:rPr>
          <w:del w:id="714" w:author="Paul Janssen" w:date="2020-05-25T12:18:00Z"/>
        </w:rPr>
      </w:pPr>
    </w:p>
    <w:p w14:paraId="4AD5572E" w14:textId="6EECB96E" w:rsidR="00CA2949" w:rsidRPr="00CA2949" w:rsidDel="00076119" w:rsidRDefault="00CA2949" w:rsidP="00CA2949">
      <w:pPr>
        <w:rPr>
          <w:del w:id="715"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16" w:author="Paul Janssen" w:date="2020-05-25T12:18:00Z"/>
        </w:rPr>
      </w:pPr>
      <w:del w:id="717" w:author="Paul Janssen" w:date="2020-05-25T12:18:00Z">
        <w:r w:rsidDel="00076119">
          <w:delText xml:space="preserve">Toelichting op diagram: </w:delText>
        </w:r>
      </w:del>
    </w:p>
    <w:p w14:paraId="0AAE8E5D" w14:textId="13A25C93" w:rsidR="00F72D0E" w:rsidDel="00076119" w:rsidRDefault="00EA1048" w:rsidP="000E3C4F">
      <w:pPr>
        <w:rPr>
          <w:del w:id="718" w:author="Paul Janssen" w:date="2020-05-25T12:18:00Z"/>
        </w:rPr>
      </w:pPr>
      <w:del w:id="719"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20" w:author="Paul Janssen" w:date="2020-05-25T12:18:00Z"/>
        </w:rPr>
      </w:pPr>
    </w:p>
    <w:p w14:paraId="1DEA7938" w14:textId="45BA3017" w:rsidR="00F72D0E" w:rsidDel="00076119" w:rsidRDefault="00F72D0E" w:rsidP="000E3C4F">
      <w:pPr>
        <w:rPr>
          <w:del w:id="721" w:author="Paul Janssen" w:date="2020-05-25T12:18:00Z"/>
        </w:rPr>
      </w:pPr>
      <w:del w:id="722"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23" w:author="Paul Janssen" w:date="2020-05-25T12:00:00Z">
        <w:r w:rsidDel="00AC0EB5">
          <w:delText>WION</w:delText>
        </w:r>
      </w:del>
      <w:del w:id="724"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25" w:name="_Toc42590419"/>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25"/>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t>
      </w:r>
      <w:del w:id="726" w:author="Paul Janssen" w:date="2020-05-25T12:00:00Z">
        <w:r w:rsidRPr="003657E7" w:rsidDel="00AC0EB5">
          <w:delText>WION</w:delText>
        </w:r>
      </w:del>
      <w:ins w:id="727"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14:paraId="34121591" w14:textId="77777777" w:rsidR="00F43B44" w:rsidRPr="00F43B44" w:rsidRDefault="00FE2B1B" w:rsidP="00FE2DB2">
      <w:pPr>
        <w:pStyle w:val="subparagraaftitel"/>
      </w:pPr>
      <w:bookmarkStart w:id="728" w:name="_Toc42590420"/>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29" w:name="_Toc473467893"/>
      <w:bookmarkStart w:id="730" w:name="_Toc473473913"/>
      <w:bookmarkStart w:id="731" w:name="_Toc476914341"/>
      <w:bookmarkStart w:id="732" w:name="_Toc476916683"/>
      <w:bookmarkStart w:id="733" w:name="_Toc476917812"/>
      <w:bookmarkStart w:id="734" w:name="_Toc476917918"/>
      <w:bookmarkStart w:id="735" w:name="_Toc476917987"/>
      <w:bookmarkStart w:id="736" w:name="_Toc473467894"/>
      <w:bookmarkStart w:id="737" w:name="_Toc473473914"/>
      <w:bookmarkStart w:id="738" w:name="_Toc476914342"/>
      <w:bookmarkStart w:id="739" w:name="_Toc476916684"/>
      <w:bookmarkStart w:id="740" w:name="_Toc476917813"/>
      <w:bookmarkStart w:id="741" w:name="_Toc476917919"/>
      <w:bookmarkStart w:id="742" w:name="_Toc476917988"/>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743" w:author="Paul Janssen" w:date="2020-05-25T12:24:00Z">
            <w:rPr/>
          </w:rPrChange>
        </w:rPr>
        <w:t>De waarden uit de waardelijst vinden hun definitie in dat gegevenswoordenboek.</w:t>
      </w:r>
      <w:r w:rsidR="00BF55BB" w:rsidRPr="00076119">
        <w:rPr>
          <w:highlight w:val="yellow"/>
          <w:rPrChange w:id="744" w:author="Paul Janssen" w:date="2020-05-25T12:24:00Z">
            <w:rPr/>
          </w:rPrChange>
        </w:rPr>
        <w:t xml:space="preserve"> Het GWSW is beschikbaar via </w:t>
      </w:r>
      <w:r w:rsidR="0069481B" w:rsidRPr="00076119">
        <w:rPr>
          <w:highlight w:val="yellow"/>
          <w:rPrChange w:id="745" w:author="Paul Janssen" w:date="2020-05-25T12:24:00Z">
            <w:rPr/>
          </w:rPrChange>
        </w:rPr>
        <w:fldChar w:fldCharType="begin"/>
      </w:r>
      <w:r w:rsidR="0069481B" w:rsidRPr="00076119">
        <w:rPr>
          <w:highlight w:val="yellow"/>
          <w:rPrChange w:id="746" w:author="Paul Janssen" w:date="2020-05-25T12:24:00Z">
            <w:rPr/>
          </w:rPrChange>
        </w:rPr>
        <w:instrText xml:space="preserve"> HYPERLINK "http://data.gwsw.nl" </w:instrText>
      </w:r>
      <w:r w:rsidR="0069481B" w:rsidRPr="00076119">
        <w:rPr>
          <w:highlight w:val="yellow"/>
          <w:rPrChange w:id="747" w:author="Paul Janssen" w:date="2020-05-25T12:24:00Z">
            <w:rPr>
              <w:rStyle w:val="Hyperlink"/>
            </w:rPr>
          </w:rPrChange>
        </w:rPr>
        <w:fldChar w:fldCharType="separate"/>
      </w:r>
      <w:r w:rsidR="00BF55BB" w:rsidRPr="00076119">
        <w:rPr>
          <w:rStyle w:val="Hyperlink"/>
          <w:highlight w:val="yellow"/>
          <w:rPrChange w:id="748" w:author="Paul Janssen" w:date="2020-05-25T12:24:00Z">
            <w:rPr>
              <w:rStyle w:val="Hyperlink"/>
            </w:rPr>
          </w:rPrChange>
        </w:rPr>
        <w:t>http://data.gwsw.nl</w:t>
      </w:r>
      <w:r w:rsidR="0069481B" w:rsidRPr="00076119">
        <w:rPr>
          <w:rStyle w:val="Hyperlink"/>
          <w:highlight w:val="yellow"/>
          <w:rPrChange w:id="749" w:author="Paul Janssen" w:date="2020-05-25T12:24:00Z">
            <w:rPr>
              <w:rStyle w:val="Hyperlink"/>
            </w:rPr>
          </w:rPrChange>
        </w:rPr>
        <w:fldChar w:fldCharType="end"/>
      </w:r>
      <w:r w:rsidR="00BF55BB" w:rsidRPr="00076119">
        <w:rPr>
          <w:highlight w:val="yellow"/>
          <w:rPrChange w:id="750" w:author="Paul Janssen" w:date="2020-05-25T12:24:00Z">
            <w:rPr/>
          </w:rPrChange>
        </w:rPr>
        <w:t xml:space="preserve"> (de volledige soortenboom in html) en als linked open data via </w:t>
      </w:r>
      <w:r w:rsidR="0069481B" w:rsidRPr="00076119">
        <w:rPr>
          <w:highlight w:val="yellow"/>
          <w:rPrChange w:id="751" w:author="Paul Janssen" w:date="2020-05-25T12:24:00Z">
            <w:rPr/>
          </w:rPrChange>
        </w:rPr>
        <w:fldChar w:fldCharType="begin"/>
      </w:r>
      <w:r w:rsidR="0069481B" w:rsidRPr="00076119">
        <w:rPr>
          <w:highlight w:val="yellow"/>
          <w:rPrChange w:id="752" w:author="Paul Janssen" w:date="2020-05-25T12:24:00Z">
            <w:rPr/>
          </w:rPrChange>
        </w:rPr>
        <w:instrText xml:space="preserve"> HYPERLINK "http://sparql.gwsw.nl" </w:instrText>
      </w:r>
      <w:r w:rsidR="0069481B" w:rsidRPr="00076119">
        <w:rPr>
          <w:highlight w:val="yellow"/>
          <w:rPrChange w:id="753" w:author="Paul Janssen" w:date="2020-05-25T12:24:00Z">
            <w:rPr>
              <w:rStyle w:val="Hyperlink"/>
            </w:rPr>
          </w:rPrChange>
        </w:rPr>
        <w:fldChar w:fldCharType="separate"/>
      </w:r>
      <w:r w:rsidR="00BF55BB" w:rsidRPr="00076119">
        <w:rPr>
          <w:rStyle w:val="Hyperlink"/>
          <w:highlight w:val="yellow"/>
          <w:rPrChange w:id="754" w:author="Paul Janssen" w:date="2020-05-25T12:24:00Z">
            <w:rPr>
              <w:rStyle w:val="Hyperlink"/>
            </w:rPr>
          </w:rPrChange>
        </w:rPr>
        <w:t>http://sparql.gwsw.nl</w:t>
      </w:r>
      <w:r w:rsidR="0069481B" w:rsidRPr="00076119">
        <w:rPr>
          <w:rStyle w:val="Hyperlink"/>
          <w:highlight w:val="yellow"/>
          <w:rPrChange w:id="755" w:author="Paul Janssen" w:date="2020-05-25T12:24:00Z">
            <w:rPr>
              <w:rStyle w:val="Hyperlink"/>
            </w:rPr>
          </w:rPrChange>
        </w:rPr>
        <w:fldChar w:fldCharType="end"/>
      </w:r>
      <w:r w:rsidR="00BF55BB" w:rsidRPr="00076119">
        <w:rPr>
          <w:highlight w:val="yellow"/>
          <w:rPrChange w:id="756" w:author="Paul Janssen" w:date="2020-05-25T12:24:00Z">
            <w:rPr/>
          </w:rPrChange>
        </w:rPr>
        <w:t xml:space="preserve"> (semantische server, te ontsluiten via SPARQL queries). Elke term, definitie en attribuut is te direct bekijken via </w:t>
      </w:r>
      <w:r w:rsidR="0069481B" w:rsidRPr="00076119">
        <w:rPr>
          <w:highlight w:val="yellow"/>
          <w:rPrChange w:id="757" w:author="Paul Janssen" w:date="2020-05-25T12:24:00Z">
            <w:rPr/>
          </w:rPrChange>
        </w:rPr>
        <w:fldChar w:fldCharType="begin"/>
      </w:r>
      <w:r w:rsidR="0069481B" w:rsidRPr="00076119">
        <w:rPr>
          <w:highlight w:val="yellow"/>
          <w:rPrChange w:id="758" w:author="Paul Janssen" w:date="2020-05-25T12:24:00Z">
            <w:rPr/>
          </w:rPrChange>
        </w:rPr>
        <w:instrText xml:space="preserve"> HYPERLINK "http://data.gwsw.nl/%7bterm%7d" </w:instrText>
      </w:r>
      <w:r w:rsidR="0069481B" w:rsidRPr="00076119">
        <w:rPr>
          <w:highlight w:val="yellow"/>
          <w:rPrChange w:id="759" w:author="Paul Janssen" w:date="2020-05-25T12:24:00Z">
            <w:rPr>
              <w:rStyle w:val="Hyperlink"/>
              <w:i/>
              <w:iCs/>
            </w:rPr>
          </w:rPrChange>
        </w:rPr>
        <w:fldChar w:fldCharType="separate"/>
      </w:r>
      <w:r w:rsidR="00BF55BB" w:rsidRPr="00076119">
        <w:rPr>
          <w:rStyle w:val="Hyperlink"/>
          <w:highlight w:val="yellow"/>
          <w:rPrChange w:id="760" w:author="Paul Janssen" w:date="2020-05-25T12:24:00Z">
            <w:rPr>
              <w:rStyle w:val="Hyperlink"/>
            </w:rPr>
          </w:rPrChange>
        </w:rPr>
        <w:t>http://data.gwsw.nl/</w:t>
      </w:r>
      <w:r w:rsidR="00BF55BB" w:rsidRPr="00076119">
        <w:rPr>
          <w:rStyle w:val="Hyperlink"/>
          <w:i/>
          <w:iCs/>
          <w:highlight w:val="yellow"/>
          <w:rPrChange w:id="761" w:author="Paul Janssen" w:date="2020-05-25T12:24:00Z">
            <w:rPr>
              <w:rStyle w:val="Hyperlink"/>
              <w:i/>
              <w:iCs/>
            </w:rPr>
          </w:rPrChange>
        </w:rPr>
        <w:t>{term}</w:t>
      </w:r>
      <w:r w:rsidR="0069481B" w:rsidRPr="00076119">
        <w:rPr>
          <w:rStyle w:val="Hyperlink"/>
          <w:i/>
          <w:iCs/>
          <w:highlight w:val="yellow"/>
          <w:rPrChange w:id="762" w:author="Paul Janssen" w:date="2020-05-25T12:24:00Z">
            <w:rPr>
              <w:rStyle w:val="Hyperlink"/>
              <w:i/>
              <w:iCs/>
            </w:rPr>
          </w:rPrChange>
        </w:rPr>
        <w:fldChar w:fldCharType="end"/>
      </w:r>
      <w:r w:rsidR="00BF55BB" w:rsidRPr="00076119">
        <w:rPr>
          <w:highlight w:val="yellow"/>
          <w:rPrChange w:id="763" w:author="Paul Janssen" w:date="2020-05-25T12:24:00Z">
            <w:rPr/>
          </w:rPrChange>
        </w:rPr>
        <w:t xml:space="preserve">, bijvoorbeeld </w:t>
      </w:r>
      <w:r w:rsidR="0069481B" w:rsidRPr="00076119">
        <w:rPr>
          <w:highlight w:val="yellow"/>
          <w:rPrChange w:id="764" w:author="Paul Janssen" w:date="2020-05-25T12:24:00Z">
            <w:rPr/>
          </w:rPrChange>
        </w:rPr>
        <w:fldChar w:fldCharType="begin"/>
      </w:r>
      <w:r w:rsidR="0069481B" w:rsidRPr="00076119">
        <w:rPr>
          <w:highlight w:val="yellow"/>
          <w:rPrChange w:id="765" w:author="Paul Janssen" w:date="2020-05-25T12:24:00Z">
            <w:rPr/>
          </w:rPrChange>
        </w:rPr>
        <w:instrText xml:space="preserve"> HYPERLINK "http://data.gwsw.nl/vrijvervalrioolleiding" </w:instrText>
      </w:r>
      <w:r w:rsidR="0069481B" w:rsidRPr="00076119">
        <w:rPr>
          <w:highlight w:val="yellow"/>
          <w:rPrChange w:id="766" w:author="Paul Janssen" w:date="2020-05-25T12:24:00Z">
            <w:rPr>
              <w:rStyle w:val="Hyperlink"/>
            </w:rPr>
          </w:rPrChange>
        </w:rPr>
        <w:fldChar w:fldCharType="separate"/>
      </w:r>
      <w:r w:rsidR="00BF55BB" w:rsidRPr="00076119">
        <w:rPr>
          <w:rStyle w:val="Hyperlink"/>
          <w:highlight w:val="yellow"/>
          <w:rPrChange w:id="767" w:author="Paul Janssen" w:date="2020-05-25T12:24:00Z">
            <w:rPr>
              <w:rStyle w:val="Hyperlink"/>
            </w:rPr>
          </w:rPrChange>
        </w:rPr>
        <w:t>http://data.gwsw.nl/vrijvervalrioolleiding</w:t>
      </w:r>
      <w:r w:rsidR="0069481B" w:rsidRPr="00076119">
        <w:rPr>
          <w:rStyle w:val="Hyperlink"/>
          <w:highlight w:val="yellow"/>
          <w:rPrChange w:id="768" w:author="Paul Janssen" w:date="2020-05-25T12:24:00Z">
            <w:rPr>
              <w:rStyle w:val="Hyperlink"/>
            </w:rPr>
          </w:rPrChange>
        </w:rPr>
        <w:fldChar w:fldCharType="end"/>
      </w:r>
      <w:r w:rsidR="00BF55BB" w:rsidRPr="00076119">
        <w:rPr>
          <w:highlight w:val="yellow"/>
          <w:rPrChange w:id="769"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770" w:name="_Toc42590421"/>
      <w:r>
        <w:t>Object</w:t>
      </w:r>
      <w:r w:rsidR="00A26E72">
        <w:t>catalogus</w:t>
      </w:r>
      <w:r w:rsidR="00283BD6">
        <w:t>.</w:t>
      </w:r>
      <w:bookmarkEnd w:id="770"/>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771"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771"/>
      <w:r>
        <w:t>:</w:t>
      </w:r>
      <w:r w:rsidR="00573FDF">
        <w:t xml:space="preserve"> </w:t>
      </w:r>
      <w:bookmarkStart w:id="772" w:name="_Toc406679648"/>
      <w:bookmarkEnd w:id="772"/>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r w:rsidRPr="00A25D4D">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«featureType»</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r w:rsidRPr="00A25D4D">
              <w:t>AanvraagSoortContact</w:t>
            </w:r>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«dataType»</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r w:rsidRPr="00A25D4D">
              <w:t>AanvraagSoortValue</w:t>
            </w:r>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«codeList»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«dataType»</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«dataType»</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r w:rsidRPr="00A25D4D">
              <w:t>AchtergrondkaartSoortValue</w:t>
            </w:r>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«codeList»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«dataType»</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«featureType»</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r w:rsidRPr="00A25D4D">
              <w:t>AnnotatieTypeValue</w:t>
            </w:r>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«codeList»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«featureType»</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«featureType»</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«featureType»</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«featureType»</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«featureType»</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r w:rsidRPr="00A25D4D">
              <w:t>BestandMediaTypeValue</w:t>
            </w:r>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«codeList»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«featureType»</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r w:rsidRPr="00A25D4D">
              <w:t>BijlageTypeValue</w:t>
            </w:r>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«codeList»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r w:rsidRPr="00A25D4D">
              <w:t>BuisleidingTypeValue</w:t>
            </w:r>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«codeList»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r w:rsidRPr="00A25D4D">
              <w:t>BuisSpecifiek</w:t>
            </w:r>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«featureType»</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r w:rsidRPr="00A25D4D">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«codeList»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«dataType»</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r w:rsidRPr="00A25D4D">
              <w:t>ContainerLeidingelement</w:t>
            </w:r>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«featureType»</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«featureType»</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r w:rsidRPr="00A25D4D">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«codeList»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r w:rsidRPr="00A25D4D">
              <w:t>DiepteNAP</w:t>
            </w:r>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«featureType»</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r w:rsidRPr="00A25D4D">
              <w:t>DiepteTovMaaiveld</w:t>
            </w:r>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«featureType»</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r w:rsidRPr="00A25D4D">
              <w:lastRenderedPageBreak/>
              <w:t>Duct</w:t>
            </w:r>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«featureType»</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r w:rsidRPr="00A25D4D">
              <w:t>EffectcontourDodelijk</w:t>
            </w:r>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«featureType»</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r w:rsidRPr="00A25D4D">
              <w:t>EffectScenarioType</w:t>
            </w:r>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«codeList»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r w:rsidRPr="00A25D4D">
              <w:t>EigenTopografie</w:t>
            </w:r>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«featureType»</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r w:rsidRPr="00A25D4D">
              <w:t>EigenTopografieStatusValue</w:t>
            </w:r>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«codeList»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r w:rsidRPr="00A25D4D">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«featureType»</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r w:rsidRPr="00A25D4D">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«codeList»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«featureType»</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r w:rsidRPr="00A25D4D">
              <w:t>ExtraDetailinfo</w:t>
            </w:r>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«featureType»</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r w:rsidRPr="00A25D4D">
              <w:t>ExtraDetailInfoTypeValue</w:t>
            </w:r>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«codeList»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r w:rsidRPr="00A25D4D">
              <w:t>ExtraGeometrie</w:t>
            </w:r>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«featureType»</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r w:rsidRPr="00A25D4D">
              <w:t>ExtraInformatie</w:t>
            </w:r>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«featureType»</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r w:rsidRPr="00A25D4D">
              <w:t>GebiedsinformatieAanvraag</w:t>
            </w:r>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«featureType»</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r w:rsidRPr="00A25D4D">
              <w:t>GebiedsinformatieLevering</w:t>
            </w:r>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«featureType»</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«featureType»</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r w:rsidRPr="00A25D4D">
              <w:t>IMKLBasis</w:t>
            </w:r>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«featureType»</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«featureType»</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r w:rsidRPr="00A25D4D">
              <w:t>Kabelbed</w:t>
            </w:r>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«featureType»</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r w:rsidRPr="00A25D4D">
              <w:t>KabelEnLeidingContainer</w:t>
            </w:r>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«featureType»</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r w:rsidRPr="00A25D4D">
              <w:t>KabelOfLeiding</w:t>
            </w:r>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«featureType»</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r w:rsidRPr="00A25D4D">
              <w:t>KabelSpecifiek</w:t>
            </w:r>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«featureType»</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«featureType»</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«featureType»</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«dataType»</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r w:rsidRPr="00A25D4D">
              <w:t>LabelpositieValue</w:t>
            </w:r>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«codeList»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«featureType»</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«featureType»</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r w:rsidRPr="00A25D4D">
              <w:t>MaatvoeringsTypeValue</w:t>
            </w:r>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«codeList»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«featureType»</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«featureType»</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«featureType»</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r w:rsidRPr="00A25D4D">
              <w:t>NauwkeurigheidDiepteValue</w:t>
            </w:r>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«codeList»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r w:rsidRPr="00A25D4D">
              <w:t>NauwkeurigheidXYvalue</w:t>
            </w:r>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«codeList»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«dataType»</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r w:rsidRPr="00A25D4D">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«codeList»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r w:rsidRPr="00A25D4D">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«codeList»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r w:rsidRPr="00A25D4D">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«featureType»</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«dataType»</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«dataType»</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r w:rsidRPr="00A25D4D">
              <w:t>Orientatiepolygoon</w:t>
            </w:r>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«featureType»</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«featureType»</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r w:rsidRPr="00A25D4D">
              <w:lastRenderedPageBreak/>
              <w:t>OverigSpecifiek</w:t>
            </w:r>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«featureType»</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r w:rsidRPr="00A25D4D">
              <w:t>PipeMaterialTypeIMKLValue</w:t>
            </w:r>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«codeList»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r w:rsidRPr="00A25D4D">
              <w:t>PostbusAdres</w:t>
            </w:r>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«dataType»</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r w:rsidRPr="00A25D4D">
              <w:t>PuntLijnVlak</w:t>
            </w:r>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«union»</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«featureType»</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r w:rsidRPr="00A25D4D">
              <w:t>RioolleidingTypeValue</w:t>
            </w:r>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«codeList»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r w:rsidRPr="00A25D4D">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«codeList»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r w:rsidRPr="00A25D4D">
              <w:t>SoortWerkzaamhedenValue</w:t>
            </w:r>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«codeList»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r w:rsidRPr="00A25D4D">
              <w:t>StedelijkWaterSpecifiek</w:t>
            </w:r>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«featureType»</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r w:rsidRPr="00A25D4D">
              <w:t>TechnischGebouw</w:t>
            </w:r>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«featureType»</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«featureType»</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r w:rsidRPr="00A25D4D">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«codeList»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r w:rsidRPr="00A25D4D">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«codeList»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«codeList»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r w:rsidRPr="00A25D4D">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«codeList»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r w:rsidRPr="00A25D4D">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«codeList»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r w:rsidRPr="00A25D4D">
              <w:t>ThermischePijpleiding</w:t>
            </w:r>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«featureType»</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r w:rsidRPr="00A25D4D">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«codeList»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«featureType»</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«featureType»</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«featureType»</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r w:rsidRPr="00A25D4D">
              <w:t>TransportrouteRisico</w:t>
            </w:r>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«featureType»</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«featureType»</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r w:rsidRPr="00A25D4D">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«codeList»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«featureType»</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r w:rsidRPr="00A25D4D">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«codeList»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«featureType»</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r w:rsidRPr="00A25D4D">
              <w:t>WaterTypeIMKLValue</w:t>
            </w:r>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«codeList»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r w:rsidRPr="00A25D4D">
              <w:t>PipeMaterialTypeValue</w:t>
            </w:r>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«codeList»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r w:rsidRPr="00A25D4D">
              <w:t>UtilityNetwork</w:t>
            </w:r>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«featureType»</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«featureType»</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r w:rsidRPr="00A25D4D">
              <w:t>UtilityNetworkTypeValue</w:t>
            </w:r>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«codeList»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r w:rsidRPr="00A25D4D">
              <w:t>UtilityLinkSet</w:t>
            </w:r>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«featureType»</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«featureType»</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r w:rsidRPr="00A25D4D">
              <w:t>Pole</w:t>
            </w:r>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«featureType»</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r w:rsidRPr="00A25D4D">
              <w:t>Duct</w:t>
            </w:r>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«featureType»</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r w:rsidRPr="00A25D4D">
              <w:t>Tower</w:t>
            </w:r>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«featureType»</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«featureType»</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r w:rsidRPr="00A25D4D">
              <w:t>UtilityDeliveryTypeValue</w:t>
            </w:r>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«codeList»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r w:rsidRPr="00A25D4D">
              <w:t>Manhole</w:t>
            </w:r>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«featureType»</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r w:rsidRPr="00A25D4D">
              <w:lastRenderedPageBreak/>
              <w:t>AppurtenanceTypeValue</w:t>
            </w:r>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«codeList»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«featureType»</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r w:rsidRPr="00A25D4D">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«codeList»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r w:rsidRPr="00A25D4D">
              <w:t>WarningTypeValue</w:t>
            </w:r>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«codeList»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r w:rsidRPr="00A25D4D">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«codeList»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r w:rsidRPr="00A25D4D">
              <w:t>ElectricityCable</w:t>
            </w:r>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«featureType»</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r w:rsidRPr="00A25D4D">
              <w:t>OilGasChemicalsPipe</w:t>
            </w:r>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«featureType»</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r w:rsidRPr="00A25D4D">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«codeList»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r w:rsidRPr="00A25D4D">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«codeList»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r w:rsidRPr="00A25D4D">
              <w:t>SewerWaterTypeValue</w:t>
            </w:r>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«codeList»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r w:rsidRPr="00A25D4D">
              <w:t>SewerPipe</w:t>
            </w:r>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«featureType»</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r w:rsidRPr="00A25D4D">
              <w:t>SewerAppurtenanceTypeValue</w:t>
            </w:r>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«codeList»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r w:rsidRPr="00A25D4D">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«codeList»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r w:rsidRPr="00A25D4D">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«codeList»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r w:rsidRPr="00A25D4D">
              <w:t>TelecommunicationsCable</w:t>
            </w:r>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«featureType»</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r w:rsidRPr="00A25D4D">
              <w:t>ThermalPipe</w:t>
            </w:r>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«featureType»</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r w:rsidRPr="00A25D4D">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«codeList»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r w:rsidRPr="00A25D4D">
              <w:t>WaterPipe</w:t>
            </w:r>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«featureType»</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r w:rsidRPr="00A25D4D">
              <w:t>WaterAppurtenanceTypeValue</w:t>
            </w:r>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«codeList»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r w:rsidRPr="00A25D4D">
              <w:t>WaterTypeValue</w:t>
            </w:r>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«codeList»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r w:rsidRPr="00A25D4D">
              <w:t>ThermalProductTypeValue</w:t>
            </w:r>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«codeList»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773" w:name="_Toc42590422"/>
      <w:r>
        <w:t>Geografische objecten</w:t>
      </w:r>
      <w:r w:rsidR="00283BD6">
        <w:t>.</w:t>
      </w:r>
      <w:bookmarkEnd w:id="773"/>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774" w:name="_Toc42590423"/>
      <w:r w:rsidRPr="00ED33F0">
        <w:t>Data typen</w:t>
      </w:r>
      <w:r w:rsidR="00283BD6">
        <w:t>.</w:t>
      </w:r>
      <w:bookmarkEnd w:id="774"/>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775" w:name="_Toc42590424"/>
      <w:r>
        <w:t>Waardelijsten</w:t>
      </w:r>
      <w:r w:rsidR="00283BD6">
        <w:t>.</w:t>
      </w:r>
      <w:bookmarkEnd w:id="775"/>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r w:rsidR="001D3ADF" w:rsidRPr="00B76BD4">
        <w:t>waardelijst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776" w:name="_Toc42590425"/>
      <w:r w:rsidRPr="00ED33F0">
        <w:t>Ge</w:t>
      </w:r>
      <w:r>
        <w:t>ï</w:t>
      </w:r>
      <w:r w:rsidRPr="00ED33F0">
        <w:t>mporteerde typen (informatief)</w:t>
      </w:r>
      <w:r w:rsidR="00283BD6">
        <w:t>.</w:t>
      </w:r>
      <w:bookmarkEnd w:id="776"/>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777" w:name="_Toc42590426"/>
      <w:r>
        <w:t>Referentie</w:t>
      </w:r>
      <w:r w:rsidR="00576E1A">
        <w:t>systemen</w:t>
      </w:r>
      <w:bookmarkEnd w:id="777"/>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778" w:name="_Toc42590427"/>
      <w:r>
        <w:t>Ruimtelijk</w:t>
      </w:r>
      <w:r w:rsidR="006B2CE6">
        <w:t xml:space="preserve"> referentiesysteem</w:t>
      </w:r>
      <w:r w:rsidR="00283BD6">
        <w:t>.</w:t>
      </w:r>
      <w:bookmarkEnd w:id="778"/>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Levering voor INSPIRE: European Terrestrial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tov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779" w:author="Paul Janssen" w:date="2020-06-08T18:04:00Z">
            <w:rPr/>
          </w:rPrChange>
        </w:rPr>
      </w:pPr>
      <w:r w:rsidRPr="00391601">
        <w:rPr>
          <w:highlight w:val="yellow"/>
          <w:rPrChange w:id="780" w:author="Paul Janssen" w:date="2020-06-08T18:04:00Z">
            <w:rPr/>
          </w:rPrChange>
        </w:rPr>
        <w:t>Met de toename van internationale data uitwisseling is er behoefte aan internationaal bruikbare referentiesystemen.</w:t>
      </w:r>
      <w:r w:rsidR="00B250DA" w:rsidRPr="00391601">
        <w:rPr>
          <w:highlight w:val="yellow"/>
          <w:rPrChange w:id="781" w:author="Paul Janssen" w:date="2020-06-08T18:04:00Z">
            <w:rPr/>
          </w:rPrChange>
        </w:rPr>
        <w:t xml:space="preserve"> </w:t>
      </w:r>
      <w:r w:rsidRPr="00391601">
        <w:rPr>
          <w:highlight w:val="yellow"/>
          <w:rPrChange w:id="782"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783" w:author="Paul Janssen" w:date="2020-06-08T18:04:00Z">
            <w:rPr/>
          </w:rPrChange>
        </w:rPr>
        <w:t xml:space="preserve">Voor conversie van RD naar ETRS89 zijn er </w:t>
      </w:r>
      <w:r w:rsidR="002C4D6C" w:rsidRPr="00391601">
        <w:rPr>
          <w:highlight w:val="yellow"/>
          <w:rPrChange w:id="784" w:author="Paul Janssen" w:date="2020-06-08T18:04:00Z">
            <w:rPr/>
          </w:rPrChange>
        </w:rPr>
        <w:t xml:space="preserve">in </w:t>
      </w:r>
      <w:r w:rsidRPr="00391601">
        <w:rPr>
          <w:highlight w:val="yellow"/>
          <w:rPrChange w:id="785" w:author="Paul Janssen" w:date="2020-06-08T18:04:00Z">
            <w:rPr/>
          </w:rPrChange>
        </w:rPr>
        <w:t xml:space="preserve">2000 officiële conversieregels bepaald. </w:t>
      </w:r>
      <w:r w:rsidR="00091499" w:rsidRPr="00391601">
        <w:rPr>
          <w:highlight w:val="yellow"/>
          <w:rPrChange w:id="786" w:author="Paul Janssen" w:date="2020-06-08T18:04:00Z">
            <w:rPr/>
          </w:rPrChange>
        </w:rPr>
        <w:t xml:space="preserve">Kanttekening </w:t>
      </w:r>
      <w:r w:rsidRPr="00391601">
        <w:rPr>
          <w:highlight w:val="yellow"/>
          <w:rPrChange w:id="787" w:author="Paul Janssen" w:date="2020-06-08T18:04:00Z">
            <w:rPr/>
          </w:rPrChange>
        </w:rPr>
        <w:t xml:space="preserve">hierbij </w:t>
      </w:r>
      <w:r w:rsidR="00804A6D" w:rsidRPr="00391601">
        <w:rPr>
          <w:highlight w:val="yellow"/>
          <w:rPrChange w:id="788" w:author="Paul Janssen" w:date="2020-06-08T18:04:00Z">
            <w:rPr/>
          </w:rPrChange>
        </w:rPr>
        <w:t xml:space="preserve"> </w:t>
      </w:r>
      <w:r w:rsidR="00091499" w:rsidRPr="00391601">
        <w:rPr>
          <w:highlight w:val="yellow"/>
          <w:rPrChange w:id="789" w:author="Paul Janssen" w:date="2020-06-08T18:04:00Z">
            <w:rPr/>
          </w:rPrChange>
        </w:rPr>
        <w:t xml:space="preserve">is </w:t>
      </w:r>
      <w:r w:rsidRPr="00391601">
        <w:rPr>
          <w:highlight w:val="yellow"/>
          <w:rPrChange w:id="790" w:author="Paul Janssen" w:date="2020-06-08T18:04:00Z">
            <w:rPr/>
          </w:rPrChange>
        </w:rPr>
        <w:t xml:space="preserve">wel </w:t>
      </w:r>
      <w:r w:rsidR="00091499" w:rsidRPr="00391601">
        <w:rPr>
          <w:highlight w:val="yellow"/>
          <w:rPrChange w:id="791" w:author="Paul Janssen" w:date="2020-06-08T18:04:00Z">
            <w:rPr/>
          </w:rPrChange>
        </w:rPr>
        <w:t xml:space="preserve">dat de implementatie van </w:t>
      </w:r>
      <w:r w:rsidR="002C4D6C" w:rsidRPr="00391601">
        <w:rPr>
          <w:highlight w:val="yellow"/>
          <w:rPrChange w:id="792" w:author="Paul Janssen" w:date="2020-06-08T18:04:00Z">
            <w:rPr/>
          </w:rPrChange>
        </w:rPr>
        <w:t>deze</w:t>
      </w:r>
      <w:r w:rsidR="00804A6D" w:rsidRPr="00391601">
        <w:rPr>
          <w:highlight w:val="yellow"/>
          <w:rPrChange w:id="793" w:author="Paul Janssen" w:date="2020-06-08T18:04:00Z">
            <w:rPr/>
          </w:rPrChange>
        </w:rPr>
        <w:t xml:space="preserve"> </w:t>
      </w:r>
      <w:r w:rsidR="00091499" w:rsidRPr="00391601">
        <w:rPr>
          <w:highlight w:val="yellow"/>
          <w:rPrChange w:id="794" w:author="Paul Janssen" w:date="2020-06-08T18:04:00Z">
            <w:rPr/>
          </w:rPrChange>
        </w:rPr>
        <w:t>conversieregels in de praktijk significante afwijkingen of verschillen geeft. Er wordt daarom</w:t>
      </w:r>
      <w:r w:rsidR="00AE3F47" w:rsidRPr="00391601">
        <w:rPr>
          <w:highlight w:val="yellow"/>
          <w:rPrChange w:id="795" w:author="Paul Janssen" w:date="2020-06-08T18:04:00Z">
            <w:rPr/>
          </w:rPrChange>
        </w:rPr>
        <w:t xml:space="preserve"> op nationaal niveau </w:t>
      </w:r>
      <w:r w:rsidR="00091499" w:rsidRPr="00391601">
        <w:rPr>
          <w:highlight w:val="yellow"/>
          <w:rPrChange w:id="796" w:author="Paul Janssen" w:date="2020-06-08T18:04:00Z">
            <w:rPr/>
          </w:rPrChange>
        </w:rPr>
        <w:t>onderzocht of het niet beter is om ETRS89 als standaard voor de opslag van geo-informatie in te voeren en indien nodig of gewenst naar RD te converteren.</w:t>
      </w:r>
      <w:r w:rsidR="00B250DA" w:rsidRPr="00391601">
        <w:rPr>
          <w:highlight w:val="yellow"/>
          <w:rPrChange w:id="797" w:author="Paul Janssen" w:date="2020-06-08T18:04:00Z">
            <w:rPr/>
          </w:rPrChange>
        </w:rPr>
        <w:t xml:space="preserve"> </w:t>
      </w:r>
      <w:r w:rsidR="00804A6D" w:rsidRPr="00391601">
        <w:rPr>
          <w:highlight w:val="yellow"/>
          <w:rPrChange w:id="798" w:author="Paul Janssen" w:date="2020-06-08T18:04:00Z">
            <w:rPr/>
          </w:rPrChange>
        </w:rPr>
        <w:t xml:space="preserve">Omdat resultaten </w:t>
      </w:r>
      <w:r w:rsidR="00AE3F47" w:rsidRPr="00391601">
        <w:rPr>
          <w:highlight w:val="yellow"/>
          <w:rPrChange w:id="799" w:author="Paul Janssen" w:date="2020-06-08T18:04:00Z">
            <w:rPr/>
          </w:rPrChange>
        </w:rPr>
        <w:t>van dit onderzoek nog niet bekend zijn is voor deze utiliteitsnet</w:t>
      </w:r>
      <w:r w:rsidR="00C469EF" w:rsidRPr="00391601">
        <w:rPr>
          <w:highlight w:val="yellow"/>
          <w:rPrChange w:id="800" w:author="Paul Janssen" w:date="2020-06-08T18:04:00Z">
            <w:rPr/>
          </w:rPrChange>
        </w:rPr>
        <w:t>-data</w:t>
      </w:r>
      <w:r w:rsidR="00AE3F47" w:rsidRPr="00391601">
        <w:rPr>
          <w:highlight w:val="yellow"/>
          <w:rPrChange w:id="801" w:author="Paul Janssen" w:date="2020-06-08T18:04:00Z">
            <w:rPr/>
          </w:rPrChange>
        </w:rPr>
        <w:t xml:space="preserve">specificatie gekozen voor RD en daarmee voor </w:t>
      </w:r>
      <w:r w:rsidR="00804A6D" w:rsidRPr="00391601">
        <w:rPr>
          <w:highlight w:val="yellow"/>
          <w:rPrChange w:id="802" w:author="Paul Janssen" w:date="2020-06-08T18:04:00Z">
            <w:rPr/>
          </w:rPrChange>
        </w:rPr>
        <w:t xml:space="preserve">aansluiting bij de huidige </w:t>
      </w:r>
      <w:r w:rsidR="00AE3F47" w:rsidRPr="00391601">
        <w:rPr>
          <w:highlight w:val="yellow"/>
          <w:rPrChange w:id="803" w:author="Paul Janssen" w:date="2020-06-08T18:04:00Z">
            <w:rPr/>
          </w:rPrChange>
        </w:rPr>
        <w:t>praktijk van de</w:t>
      </w:r>
      <w:r w:rsidR="00804A6D" w:rsidRPr="00391601">
        <w:rPr>
          <w:highlight w:val="yellow"/>
          <w:rPrChange w:id="804" w:author="Paul Janssen" w:date="2020-06-08T18:04:00Z">
            <w:rPr/>
          </w:rPrChange>
        </w:rPr>
        <w:t xml:space="preserve"> </w:t>
      </w:r>
      <w:r w:rsidR="00B250DA" w:rsidRPr="00391601">
        <w:rPr>
          <w:highlight w:val="yellow"/>
          <w:rPrChange w:id="805" w:author="Paul Janssen" w:date="2020-06-08T18:04:00Z">
            <w:rPr/>
          </w:rPrChange>
        </w:rPr>
        <w:t xml:space="preserve">Nederlandse </w:t>
      </w:r>
      <w:r w:rsidR="00E17D83" w:rsidRPr="00391601">
        <w:rPr>
          <w:highlight w:val="yellow"/>
          <w:rPrChange w:id="806" w:author="Paul Janssen" w:date="2020-06-08T18:04:00Z">
            <w:rPr/>
          </w:rPrChange>
        </w:rPr>
        <w:t>geo-</w:t>
      </w:r>
      <w:r w:rsidR="00B250DA" w:rsidRPr="00391601">
        <w:rPr>
          <w:highlight w:val="yellow"/>
          <w:rPrChange w:id="807" w:author="Paul Janssen" w:date="2020-06-08T18:04:00Z">
            <w:rPr/>
          </w:rPrChange>
        </w:rPr>
        <w:t>informatie infrastructuur</w:t>
      </w:r>
      <w:r w:rsidR="00AE3F47" w:rsidRPr="00391601">
        <w:rPr>
          <w:highlight w:val="yellow"/>
          <w:rPrChange w:id="808"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09" w:name="_Toc42590428"/>
      <w:r>
        <w:t>Levering</w:t>
      </w:r>
      <w:bookmarkEnd w:id="809"/>
    </w:p>
    <w:p w14:paraId="4FE2C957" w14:textId="77777777"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10" w:name="_Toc42590429"/>
      <w:r>
        <w:t>Leveringsmedium</w:t>
      </w:r>
      <w:r w:rsidR="006C0D48">
        <w:t>.</w:t>
      </w:r>
      <w:bookmarkEnd w:id="810"/>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811" w:name="_Toc42590430"/>
      <w:r>
        <w:t>Formaten (encodings)</w:t>
      </w:r>
      <w:r w:rsidR="006C0D48">
        <w:t>.</w:t>
      </w:r>
      <w:bookmarkEnd w:id="811"/>
    </w:p>
    <w:p w14:paraId="74438B26" w14:textId="2A8C49D0"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12" w:author="Paul Janssen" w:date="2020-05-25T12:00:00Z">
        <w:r w:rsidDel="00AC0EB5">
          <w:delText>WION</w:delText>
        </w:r>
      </w:del>
      <w:ins w:id="813" w:author="Paul Janssen" w:date="2020-05-25T12:00:00Z">
        <w:r w:rsidR="00AC0EB5">
          <w:t>WIBON</w:t>
        </w:r>
      </w:ins>
      <w:r>
        <w:t xml:space="preserve"> profiel: </w:t>
      </w:r>
      <w:r w:rsidR="00793B0B">
        <w:t>IMKL</w:t>
      </w:r>
      <w:r w:rsidRPr="001D3ADF">
        <w:t>-</w:t>
      </w:r>
      <w:del w:id="814" w:author="Paul Janssen" w:date="2020-05-25T12:00:00Z">
        <w:r w:rsidRPr="001D3ADF" w:rsidDel="00AC0EB5">
          <w:delText>wion</w:delText>
        </w:r>
      </w:del>
      <w:ins w:id="815" w:author="Paul Janssen" w:date="2020-05-25T12:00:00Z">
        <w:r w:rsidR="00AC0EB5">
          <w:t>wibon</w:t>
        </w:r>
      </w:ins>
      <w:r w:rsidRPr="001D3ADF">
        <w:t>.xsd</w:t>
      </w:r>
    </w:p>
    <w:p w14:paraId="107EB757" w14:textId="096DF324" w:rsidR="00A62DFF" w:rsidRDefault="00A62DFF" w:rsidP="00B626FD">
      <w:del w:id="816" w:author="Paul Janssen" w:date="2020-05-25T12:00:00Z">
        <w:r w:rsidDel="00AC0EB5">
          <w:delText>WION</w:delText>
        </w:r>
      </w:del>
      <w:ins w:id="817" w:author="Paul Janssen" w:date="2020-05-25T12:00:00Z">
        <w:r w:rsidR="00AC0EB5">
          <w:t>WIBON</w:t>
        </w:r>
      </w:ins>
      <w:r>
        <w:t xml:space="preserve"> Belangenregistratie: </w:t>
      </w:r>
      <w:r w:rsidR="00793B0B">
        <w:t>IMKL</w:t>
      </w:r>
      <w:r>
        <w:t>-</w:t>
      </w:r>
      <w:del w:id="818" w:author="Paul Janssen" w:date="2020-05-25T12:00:00Z">
        <w:r w:rsidDel="00AC0EB5">
          <w:delText>wion</w:delText>
        </w:r>
      </w:del>
      <w:ins w:id="819" w:author="Paul Janssen" w:date="2020-05-25T12:00:00Z">
        <w:r w:rsidR="00AC0EB5">
          <w:t>wibon</w:t>
        </w:r>
      </w:ins>
      <w:r>
        <w:t>br.xsd</w:t>
      </w:r>
    </w:p>
    <w:p w14:paraId="684C4138" w14:textId="02D9E6EC" w:rsidR="00A62DFF" w:rsidRDefault="00A62DFF" w:rsidP="00B626FD">
      <w:r>
        <w:t xml:space="preserve">Subset van </w:t>
      </w:r>
      <w:del w:id="820" w:author="Paul Janssen" w:date="2020-05-25T12:00:00Z">
        <w:r w:rsidDel="00AC0EB5">
          <w:delText>WION</w:delText>
        </w:r>
      </w:del>
      <w:ins w:id="821"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r>
        <w:t xml:space="preserve">Stedelijkwater profiel: </w:t>
      </w:r>
      <w:r w:rsidR="00793B0B">
        <w:t>IMKL</w:t>
      </w:r>
      <w:r w:rsidR="003657E7">
        <w:t>-sw.xsd</w:t>
      </w:r>
    </w:p>
    <w:p w14:paraId="3327F4C0" w14:textId="3C68DBC7" w:rsidR="001D3ADF" w:rsidRDefault="001D3ADF" w:rsidP="00B626FD">
      <w:del w:id="822"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Waardelijsten van het type codeList zijn toegepast in RDF.</w:t>
      </w:r>
    </w:p>
    <w:p w14:paraId="4FA22524" w14:textId="36D6A168" w:rsidR="001D3ADF" w:rsidRDefault="00793B0B" w:rsidP="00B626FD">
      <w:r>
        <w:t>IMKL</w:t>
      </w:r>
      <w:r w:rsidR="00971241" w:rsidRPr="003657E7">
        <w:t>.rdf</w:t>
      </w:r>
    </w:p>
    <w:p w14:paraId="1A77AAC0" w14:textId="77777777" w:rsidR="00B2550D" w:rsidRDefault="00F42CD4">
      <w:pPr>
        <w:pStyle w:val="subparagraaftitel"/>
      </w:pPr>
      <w:bookmarkStart w:id="823" w:name="_Toc449102276"/>
      <w:bookmarkStart w:id="824" w:name="_Toc449109275"/>
      <w:bookmarkStart w:id="825" w:name="_Toc298239783"/>
      <w:bookmarkStart w:id="826" w:name="_Toc298240527"/>
      <w:bookmarkStart w:id="827" w:name="_Toc310955916"/>
      <w:bookmarkStart w:id="828" w:name="_Toc42590431"/>
      <w:bookmarkEnd w:id="823"/>
      <w:bookmarkEnd w:id="824"/>
      <w:bookmarkEnd w:id="825"/>
      <w:bookmarkEnd w:id="826"/>
      <w:r w:rsidRPr="001A1B81">
        <w:t xml:space="preserve">Nadere </w:t>
      </w:r>
      <w:r>
        <w:t xml:space="preserve">GML </w:t>
      </w:r>
      <w:r w:rsidRPr="001A1B81">
        <w:t>implementatie specificaties</w:t>
      </w:r>
      <w:bookmarkEnd w:id="827"/>
      <w:bookmarkEnd w:id="828"/>
      <w:r w:rsidRPr="001A1B81">
        <w:t xml:space="preserve"> </w:t>
      </w:r>
    </w:p>
    <w:p w14:paraId="7BDE44F7" w14:textId="508233DB" w:rsidR="00F42CD4" w:rsidRDefault="00F42CD4" w:rsidP="00F42CD4">
      <w:r w:rsidRPr="00EC50C0">
        <w:t xml:space="preserve">Voor het genereren van </w:t>
      </w:r>
      <w:r w:rsidR="00793B0B">
        <w:t>IMKL</w:t>
      </w:r>
      <w:r w:rsidRPr="00EC50C0">
        <w:t xml:space="preserve"> gml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r w:rsidRPr="00305FF6">
        <w:rPr>
          <w:b/>
        </w:rPr>
        <w:t>Encoding, tekenset, van het GML bestand</w:t>
      </w:r>
      <w:r w:rsidRPr="00305FF6">
        <w:rPr>
          <w:b/>
          <w:highlight w:val="yellow"/>
        </w:rPr>
        <w:t xml:space="preserve"> </w:t>
      </w:r>
    </w:p>
    <w:p w14:paraId="15586E18" w14:textId="77777777"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r w:rsidRPr="00305FF6">
        <w:rPr>
          <w:b/>
          <w:i/>
        </w:rPr>
        <w:t>gml: id</w:t>
      </w:r>
    </w:p>
    <w:p w14:paraId="2EDE58EC" w14:textId="77777777"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14:paraId="391315E9" w14:textId="77777777" w:rsidR="00B631E8" w:rsidRDefault="00455BC2" w:rsidP="000E3C4F">
      <w:pPr>
        <w:rPr>
          <w:rFonts w:cs="Arial"/>
        </w:rPr>
      </w:pPr>
      <w:r w:rsidRPr="00DB2583">
        <w:rPr>
          <w:rFonts w:cs="Arial"/>
        </w:rPr>
        <w:t>De in een GML bestand opgenomen gml:id is een concatenatie van de volledige identifier, bestaande uit de namespace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xml:space="preserve">. De eerste punt komt dus na de bronhoudercode. Daarna komt de Id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29" w:author="Paul Janssen" w:date="2020-05-25T12:00:00Z">
        <w:r w:rsidR="00CF2935" w:rsidRPr="000E3C4F" w:rsidDel="00AC0EB5">
          <w:delText>WION</w:delText>
        </w:r>
      </w:del>
      <w:ins w:id="830"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r w:rsidRPr="000E3C4F">
        <w:rPr>
          <w:b/>
          <w:lang w:val="en-GB"/>
        </w:rPr>
        <w:t>Voorbeeld:</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831" w:name="_Toc297652024"/>
      <w:bookmarkStart w:id="832" w:name="_Toc298239789"/>
      <w:bookmarkStart w:id="833" w:name="_Toc298240533"/>
      <w:bookmarkEnd w:id="831"/>
      <w:bookmarkEnd w:id="832"/>
      <w:bookmarkEnd w:id="833"/>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834" w:author="Paul Janssen" w:date="2020-06-08T18:05:00Z">
        <w:r w:rsidDel="00391601">
          <w:delText xml:space="preserve"> </w:delText>
        </w:r>
      </w:del>
      <w:r>
        <w:t>naast gml:LineString ook gml:Arc en gml:Circle gebruikt worden.</w:t>
      </w:r>
    </w:p>
    <w:p w14:paraId="56F48D55" w14:textId="77777777" w:rsidR="00F42CD4" w:rsidRDefault="00F42CD4" w:rsidP="00F42CD4">
      <w:r>
        <w:t>gml:Arc is gedefinieerd door drie punten.</w:t>
      </w:r>
    </w:p>
    <w:p w14:paraId="7EDECCF1" w14:textId="77777777" w:rsidR="00F42CD4" w:rsidRDefault="00F42CD4" w:rsidP="00F42CD4">
      <w:r>
        <w:t>Niet ondersteund worden:</w:t>
      </w:r>
    </w:p>
    <w:p w14:paraId="44693C4D" w14:textId="77777777" w:rsidR="00F42CD4" w:rsidRDefault="00F42CD4" w:rsidP="00F42CD4">
      <w:r>
        <w:t>gml:ArcByCenterPoint</w:t>
      </w:r>
    </w:p>
    <w:p w14:paraId="143B2E77" w14:textId="77777777" w:rsidR="00F42CD4" w:rsidRDefault="00F42CD4" w:rsidP="00F42CD4">
      <w:r>
        <w:t>gml:ArcByBulge</w:t>
      </w:r>
    </w:p>
    <w:p w14:paraId="3D725290" w14:textId="77777777" w:rsidR="00F42CD4" w:rsidRDefault="00F42CD4" w:rsidP="00F42CD4">
      <w:r>
        <w:t>gml:CircleByCenterPoint</w:t>
      </w:r>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Geographic information – Spatial Schema. </w:t>
      </w:r>
    </w:p>
    <w:p w14:paraId="47734440" w14:textId="77777777"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r w:rsidRPr="00305FF6">
        <w:rPr>
          <w:b/>
        </w:rPr>
        <w:t>srsName</w:t>
      </w:r>
      <w:r w:rsidRPr="00305FF6">
        <w:rPr>
          <w:b/>
          <w:highlight w:val="yellow"/>
        </w:rPr>
        <w:t xml:space="preserve"> </w:t>
      </w:r>
    </w:p>
    <w:p w14:paraId="34A3F4B4" w14:textId="77777777" w:rsidR="00F42CD4" w:rsidRPr="00391601" w:rsidRDefault="00F42CD4" w:rsidP="00F42CD4">
      <w:pPr>
        <w:rPr>
          <w:highlight w:val="yellow"/>
          <w:rPrChange w:id="835" w:author="Paul Janssen" w:date="2020-06-08T18:05:00Z">
            <w:rPr/>
          </w:rPrChange>
        </w:rPr>
      </w:pPr>
      <w:r w:rsidRPr="00391601">
        <w:rPr>
          <w:highlight w:val="yellow"/>
          <w:rPrChange w:id="836" w:author="Paul Janssen" w:date="2020-06-08T18:05:00Z">
            <w:rPr/>
          </w:rPrChange>
        </w:rPr>
        <w:t>srsName invullen bij elk planobject op hoogste geometrie niveau.</w:t>
      </w:r>
    </w:p>
    <w:p w14:paraId="10EF6F97" w14:textId="2A713962" w:rsidR="00D25D0C" w:rsidRDefault="00F42CD4" w:rsidP="00F42CD4">
      <w:r w:rsidRPr="00391601">
        <w:rPr>
          <w:highlight w:val="yellow"/>
          <w:rPrChange w:id="837" w:author="Paul Janssen" w:date="2020-06-08T18:05:00Z">
            <w:rPr/>
          </w:rPrChange>
        </w:rPr>
        <w:t xml:space="preserve">Voor </w:t>
      </w:r>
      <w:r w:rsidR="00793B0B" w:rsidRPr="00391601">
        <w:rPr>
          <w:highlight w:val="yellow"/>
          <w:rPrChange w:id="838" w:author="Paul Janssen" w:date="2020-06-08T18:05:00Z">
            <w:rPr/>
          </w:rPrChange>
        </w:rPr>
        <w:t>IMKL</w:t>
      </w:r>
      <w:r w:rsidRPr="00391601">
        <w:rPr>
          <w:highlight w:val="yellow"/>
          <w:rPrChange w:id="839" w:author="Paul Janssen" w:date="2020-06-08T18:05:00Z">
            <w:rPr/>
          </w:rPrChange>
        </w:rPr>
        <w:t xml:space="preserve">  is het coördinaat referentiesysteem Rijksdriehoekstelsel</w:t>
      </w:r>
      <w:r w:rsidR="0064486E" w:rsidRPr="00391601">
        <w:rPr>
          <w:highlight w:val="yellow"/>
          <w:rPrChange w:id="840" w:author="Paul Janssen" w:date="2020-06-08T18:05:00Z">
            <w:rPr/>
          </w:rPrChange>
        </w:rPr>
        <w:t xml:space="preserve"> </w:t>
      </w:r>
      <w:r w:rsidRPr="00391601">
        <w:rPr>
          <w:highlight w:val="yellow"/>
          <w:rPrChange w:id="841" w:author="Paul Janssen" w:date="2020-06-08T18:05:00Z">
            <w:rPr/>
          </w:rPrChange>
        </w:rPr>
        <w:t>verplicht</w:t>
      </w:r>
      <w:r w:rsidR="00D25D0C" w:rsidRPr="00391601">
        <w:rPr>
          <w:highlight w:val="yellow"/>
          <w:rPrChange w:id="842" w:author="Paul Janssen" w:date="2020-06-08T18:05:00Z">
            <w:rPr/>
          </w:rPrChange>
        </w:rPr>
        <w:t>. Bij 2D is dat epsg code 28992 en bij 2.5D en 3D epsg code 7415.</w:t>
      </w:r>
    </w:p>
    <w:p w14:paraId="4C98B14C" w14:textId="77777777" w:rsidR="00D25D0C" w:rsidRDefault="00D25D0C" w:rsidP="00F42CD4"/>
    <w:p w14:paraId="18D6885A" w14:textId="77777777" w:rsidR="00F42CD4" w:rsidRDefault="00D25D0C" w:rsidP="00F42CD4">
      <w:r>
        <w:t>De srsName wordt als volgt ingevuld:</w:t>
      </w:r>
    </w:p>
    <w:p w14:paraId="7939B311" w14:textId="77777777" w:rsidR="00F42CD4" w:rsidRPr="000E3C4F" w:rsidRDefault="00F42CD4" w:rsidP="00F42CD4">
      <w:pPr>
        <w:rPr>
          <w:lang w:val="en-GB"/>
        </w:rPr>
      </w:pPr>
      <w:r w:rsidRPr="000E3C4F">
        <w:rPr>
          <w:color w:val="FF0000"/>
          <w:lang w:val="en-GB"/>
        </w:rPr>
        <w:t>srsName</w:t>
      </w:r>
      <w:r w:rsidRPr="000E3C4F">
        <w:rPr>
          <w:lang w:val="en-GB"/>
        </w:rPr>
        <w:t>="urn:ogc:def:crs:EPSG::28992"</w:t>
      </w:r>
    </w:p>
    <w:p w14:paraId="3597933B" w14:textId="77777777"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r w:rsidRPr="00305FF6">
        <w:rPr>
          <w:b/>
        </w:rPr>
        <w:t>srsDimension</w:t>
      </w:r>
      <w:r w:rsidRPr="00305FF6">
        <w:rPr>
          <w:b/>
          <w:highlight w:val="yellow"/>
        </w:rPr>
        <w:t xml:space="preserve"> </w:t>
      </w:r>
    </w:p>
    <w:p w14:paraId="39E7ADFB" w14:textId="77777777" w:rsidR="00F42CD4" w:rsidRDefault="00F42CD4" w:rsidP="00F42CD4">
      <w:r>
        <w:t>srsDimension wordt opgenomen.</w:t>
      </w:r>
    </w:p>
    <w:p w14:paraId="080A495C" w14:textId="77777777" w:rsidR="00F42CD4" w:rsidRDefault="00F42CD4" w:rsidP="00F42CD4">
      <w:pPr>
        <w:rPr>
          <w:i/>
        </w:rPr>
      </w:pPr>
      <w:r w:rsidRPr="00CD6DF3">
        <w:rPr>
          <w:i/>
        </w:rPr>
        <w:t>Toelichting: De srsDimension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(x,y). Dit past ook bij het GML-SF2 profiel. Optioneel kan er een extra 3D geometrie worden meegegeven. Zie het objecttype ExtraGeometrie.</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843" w:name="_Toc42590432"/>
      <w:r>
        <w:t>Visualisatie</w:t>
      </w:r>
      <w:bookmarkEnd w:id="843"/>
    </w:p>
    <w:p w14:paraId="120779BF" w14:textId="2CC0E0FB" w:rsidR="0065371C" w:rsidRPr="0065371C" w:rsidRDefault="009C2C92" w:rsidP="0065371C">
      <w:r>
        <w:t>Opgenomen in apart document</w:t>
      </w:r>
      <w:r w:rsidR="002C6666">
        <w:t xml:space="preserve">: </w:t>
      </w:r>
      <w:r w:rsidR="00CD06C1" w:rsidRPr="00CD06C1">
        <w:t>Handreiking Visualisatieregels (PMKL)</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844" w:name="_Toc42590433"/>
      <w:r>
        <w:t>Bibliografie</w:t>
      </w:r>
      <w:bookmarkEnd w:id="844"/>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845"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846"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847" w:author="Paul Janssen" w:date="2020-05-25T12:11:00Z">
        <w:r w:rsidR="005A0CB9">
          <w:rPr>
            <w:szCs w:val="20"/>
            <w:lang w:val="en-US"/>
          </w:rPr>
          <w:t>4</w:t>
        </w:r>
      </w:ins>
      <w:del w:id="848" w:author="Paul Janssen" w:date="2020-05-25T12:11:00Z">
        <w:r w:rsidRPr="003F1A8A" w:rsidDel="005A0CB9">
          <w:rPr>
            <w:szCs w:val="20"/>
            <w:lang w:val="en-US"/>
          </w:rPr>
          <w:delText>1</w:delText>
        </w:r>
      </w:del>
      <w:r w:rsidRPr="003F1A8A">
        <w:rPr>
          <w:szCs w:val="20"/>
          <w:lang w:val="en-US"/>
        </w:rPr>
        <w:t xml:space="preserve">, </w:t>
      </w:r>
      <w:ins w:id="849"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850"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851"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852"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AGIV – IMKL2.2 Data Model, versie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r>
        <w:t xml:space="preserve">GegevensWoordenboek Stedelijk Water (GWSW). </w:t>
      </w:r>
      <w:ins w:id="853"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854"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855" w:author="Paul Janssen" w:date="2020-05-25T12:16:00Z"/>
        </w:rPr>
        <w:pPrChange w:id="856"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857" w:author="Paul Janssen" w:date="2020-05-25T12:16:00Z"/>
        </w:rPr>
      </w:pPr>
      <w:del w:id="858"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859" w:author="Paul Janssen" w:date="2020-05-25T12:16:00Z"/>
        </w:rPr>
        <w:pPrChange w:id="860" w:author="Paul Janssen" w:date="2020-05-25T12:16:00Z">
          <w:pPr>
            <w:pStyle w:val="Inleidingnatitel"/>
            <w:spacing w:line="240" w:lineRule="atLeast"/>
            <w:jc w:val="left"/>
          </w:pPr>
        </w:pPrChange>
      </w:pPr>
      <w:del w:id="861"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653376990" r:id="rId65"/>
          </w:object>
        </w:r>
      </w:del>
    </w:p>
    <w:p w14:paraId="25512EA7" w14:textId="484A6EDE" w:rsidR="00D955F6" w:rsidDel="00076119" w:rsidRDefault="00D955F6">
      <w:pPr>
        <w:pStyle w:val="Hoofdstuktitel"/>
        <w:spacing w:line="240" w:lineRule="atLeast"/>
        <w:rPr>
          <w:del w:id="862"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863"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864" w:name="_Toc42590434"/>
      <w:r>
        <w:t xml:space="preserve">Bijlage </w:t>
      </w:r>
      <w:del w:id="865" w:author="Paul Janssen" w:date="2020-05-25T12:32:00Z">
        <w:r w:rsidR="00D955F6" w:rsidDel="00802006">
          <w:delText>2</w:delText>
        </w:r>
      </w:del>
      <w:ins w:id="866" w:author="Paul Janssen" w:date="2020-05-25T12:32:00Z">
        <w:r w:rsidR="00802006">
          <w:t>1</w:t>
        </w:r>
      </w:ins>
      <w:r w:rsidR="00D955F6">
        <w:t xml:space="preserve">: </w:t>
      </w:r>
      <w:r w:rsidR="00793B0B">
        <w:t>IMKL</w:t>
      </w:r>
      <w:r w:rsidR="00D955F6">
        <w:t xml:space="preserve"> </w:t>
      </w:r>
      <w:r w:rsidR="00932116">
        <w:t>waardelijst</w:t>
      </w:r>
      <w:r w:rsidR="00D955F6">
        <w:t>en.</w:t>
      </w:r>
      <w:bookmarkEnd w:id="864"/>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867" w:name="_Toc42590435"/>
      <w:r>
        <w:t xml:space="preserve">Bijlage </w:t>
      </w:r>
      <w:del w:id="868" w:author="Paul Janssen" w:date="2020-05-25T12:32:00Z">
        <w:r w:rsidR="00E51DFC" w:rsidDel="00802006">
          <w:delText>3</w:delText>
        </w:r>
      </w:del>
      <w:ins w:id="869" w:author="Paul Janssen" w:date="2020-05-25T12:32:00Z">
        <w:r w:rsidR="00802006">
          <w:t>2</w:t>
        </w:r>
      </w:ins>
      <w:r>
        <w:t xml:space="preserve">: </w:t>
      </w:r>
      <w:r w:rsidR="00E51DFC">
        <w:t>Toelichting op geometriemodel.</w:t>
      </w:r>
      <w:bookmarkEnd w:id="867"/>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een IMKL:KabelOfleiding is een UtilityLinkSet;</w:t>
      </w:r>
    </w:p>
    <w:p w14:paraId="7753F658" w14:textId="77777777" w:rsidR="00A11BC4" w:rsidRDefault="00971241">
      <w:pPr>
        <w:pStyle w:val="Lijstalinea"/>
        <w:numPr>
          <w:ilvl w:val="0"/>
          <w:numId w:val="45"/>
        </w:numPr>
      </w:pPr>
      <w:r w:rsidRPr="00971241">
        <w:t>Een UtilityLinkSet verwijst naar 1..* Links;</w:t>
      </w:r>
    </w:p>
    <w:p w14:paraId="6B1E821B" w14:textId="77777777" w:rsidR="00A11BC4" w:rsidRDefault="00971241">
      <w:pPr>
        <w:pStyle w:val="Lijstalinea"/>
        <w:numPr>
          <w:ilvl w:val="0"/>
          <w:numId w:val="45"/>
        </w:numPr>
      </w:pPr>
      <w:r w:rsidRPr="00971241">
        <w:t>Een IMKL:Leidingelement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Een LinkSquence bevat DirectedLinks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B0F1E" w14:textId="77777777" w:rsidR="00F4156A" w:rsidRDefault="00F4156A">
      <w:r>
        <w:separator/>
      </w:r>
    </w:p>
    <w:p w14:paraId="6A9FC524" w14:textId="77777777" w:rsidR="00F4156A" w:rsidRDefault="00F4156A"/>
  </w:endnote>
  <w:endnote w:type="continuationSeparator" w:id="0">
    <w:p w14:paraId="5184A6E4" w14:textId="77777777" w:rsidR="00F4156A" w:rsidRDefault="00F4156A">
      <w:r>
        <w:continuationSeparator/>
      </w:r>
    </w:p>
    <w:p w14:paraId="69034C72" w14:textId="77777777" w:rsidR="00F4156A" w:rsidRDefault="00F415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7A0CD2" w:rsidRPr="00C7450D" w14:paraId="43A5E0EB" w14:textId="77777777">
      <w:tc>
        <w:tcPr>
          <w:tcW w:w="648" w:type="dxa"/>
        </w:tcPr>
        <w:p w14:paraId="46C1C246" w14:textId="77777777" w:rsidR="007A0CD2" w:rsidRPr="00E2691E" w:rsidRDefault="007A0CD2"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7A0CD2" w:rsidRPr="00C7450D" w:rsidRDefault="007A0CD2"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7A0CD2" w:rsidRPr="00C7450D" w:rsidRDefault="007A0CD2" w:rsidP="00064FFB"/>
  <w:p w14:paraId="4FEAAA98" w14:textId="77777777" w:rsidR="007A0CD2" w:rsidRPr="00C7450D" w:rsidRDefault="007A0CD2" w:rsidP="00064FFB"/>
  <w:p w14:paraId="789F5D6F" w14:textId="77777777" w:rsidR="007A0CD2" w:rsidRPr="00C7450D" w:rsidRDefault="007A0C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7A0CD2" w:rsidRDefault="007A0CD2"/>
  <w:p w14:paraId="18B2438F" w14:textId="77777777" w:rsidR="007A0CD2" w:rsidRDefault="007A0CD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7A0CD2" w:rsidRPr="008A6C4C" w14:paraId="4743FB53" w14:textId="77777777">
      <w:trPr>
        <w:trHeight w:val="182"/>
      </w:trPr>
      <w:tc>
        <w:tcPr>
          <w:tcW w:w="540" w:type="dxa"/>
        </w:tcPr>
        <w:p w14:paraId="5EF1262C" w14:textId="77777777" w:rsidR="007A0CD2" w:rsidRPr="007008A1" w:rsidRDefault="007A0CD2"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7A0CD2" w:rsidRDefault="007A0CD2" w:rsidP="00547B4D">
          <w:pPr>
            <w:rPr>
              <w:ins w:id="112" w:author="Paul Janssen" w:date="2020-06-09T09:39:00Z"/>
            </w:rPr>
          </w:pPr>
          <w:r w:rsidRPr="000427A2">
            <w:rPr>
              <w:sz w:val="14"/>
              <w:szCs w:val="14"/>
              <w:lang w:val="en-US"/>
            </w:rPr>
            <w:t xml:space="preserve">Rapport </w:t>
          </w:r>
          <w:ins w:id="113" w:author="Paul Janssen" w:date="2020-06-09T09:39:00Z">
            <w:r w:rsidRPr="00547B4D">
              <w:rPr>
                <w:sz w:val="14"/>
                <w:szCs w:val="14"/>
                <w:lang w:val="en-US"/>
                <w:rPrChange w:id="114" w:author="Paul Janssen" w:date="2020-06-09T09:39:00Z">
                  <w:rPr/>
                </w:rPrChange>
              </w:rPr>
              <w:t>Informatiemodel Kabels en Leidingen (IMKL)</w:t>
            </w:r>
          </w:ins>
        </w:p>
        <w:p w14:paraId="64526044" w14:textId="5C1F544D" w:rsidR="007A0CD2" w:rsidRPr="000427A2" w:rsidRDefault="007A0CD2" w:rsidP="00EF1617">
          <w:pPr>
            <w:rPr>
              <w:sz w:val="14"/>
              <w:szCs w:val="14"/>
              <w:lang w:val="en-US"/>
            </w:rPr>
          </w:pPr>
          <w:del w:id="115" w:author="Paul Janssen" w:date="2020-06-09T09:39:00Z">
            <w:r w:rsidDel="00547B4D">
              <w:rPr>
                <w:sz w:val="14"/>
                <w:szCs w:val="14"/>
                <w:lang w:val="en-US"/>
              </w:rPr>
              <w:delText>Dataspecificatie IMKL</w:delText>
            </w:r>
          </w:del>
        </w:p>
      </w:tc>
    </w:tr>
  </w:tbl>
  <w:p w14:paraId="160D8B34" w14:textId="77777777" w:rsidR="007A0CD2" w:rsidRPr="000427A2" w:rsidRDefault="007A0CD2">
    <w:pPr>
      <w:rPr>
        <w:lang w:val="en-US"/>
      </w:rPr>
    </w:pPr>
  </w:p>
  <w:p w14:paraId="20A1FA85" w14:textId="77777777" w:rsidR="007A0CD2" w:rsidRPr="000427A2" w:rsidRDefault="007A0CD2">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8A99A" w14:textId="77777777" w:rsidR="00F4156A" w:rsidRDefault="00F4156A">
      <w:r>
        <w:separator/>
      </w:r>
    </w:p>
    <w:p w14:paraId="6CAF33B0" w14:textId="77777777" w:rsidR="00F4156A" w:rsidRDefault="00F4156A"/>
  </w:footnote>
  <w:footnote w:type="continuationSeparator" w:id="0">
    <w:p w14:paraId="086C4925" w14:textId="77777777" w:rsidR="00F4156A" w:rsidRDefault="00F4156A">
      <w:r>
        <w:continuationSeparator/>
      </w:r>
    </w:p>
    <w:p w14:paraId="3D3EBD40" w14:textId="77777777" w:rsidR="00F4156A" w:rsidRDefault="00F415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7A0CD2" w:rsidRDefault="007A0CD2" w:rsidP="00064FFB">
    <w:pPr>
      <w:jc w:val="center"/>
    </w:pPr>
  </w:p>
  <w:p w14:paraId="5E96E328" w14:textId="77777777" w:rsidR="007A0CD2" w:rsidRDefault="007A0CD2">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7A0CD2" w:rsidRDefault="007A0CD2"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7A0CD2" w:rsidRDefault="007A0C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77</Pages>
  <Words>17105</Words>
  <Characters>94081</Characters>
  <Application>Microsoft Office Word</Application>
  <DocSecurity>0</DocSecurity>
  <Lines>784</Lines>
  <Paragraphs>221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110965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25</cp:revision>
  <cp:lastPrinted>2017-04-03T11:24:00Z</cp:lastPrinted>
  <dcterms:created xsi:type="dcterms:W3CDTF">2017-07-06T15:10:00Z</dcterms:created>
  <dcterms:modified xsi:type="dcterms:W3CDTF">2020-06-11T08:37:00Z</dcterms:modified>
</cp:coreProperties>
</file>