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316C3F3F"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p>
    <w:p w14:paraId="70BB3759" w14:textId="77777777" w:rsidR="005F5675" w:rsidRDefault="005F5675" w:rsidP="005F5675">
      <w:pPr>
        <w:pStyle w:val="Kop1"/>
        <w:jc w:val="left"/>
      </w:pPr>
      <w:r>
        <w:t>(in ontwikkeling)</w:t>
      </w:r>
    </w:p>
    <w:p w14:paraId="594757C1" w14:textId="7520E572" w:rsidR="005F5675" w:rsidRDefault="005F5675" w:rsidP="005F5675">
      <w:pPr>
        <w:pStyle w:val="Kop2"/>
        <w:jc w:val="left"/>
      </w:pPr>
      <w:r>
        <w:t>Geonovum Standaard</w:t>
      </w:r>
      <w:r>
        <w:br/>
        <w:t xml:space="preserve">Werkversie </w:t>
      </w:r>
      <w:r w:rsidR="00BE5AF0">
        <w:t>1</w:t>
      </w:r>
      <w:r w:rsidR="009E2D2D">
        <w:t>6</w:t>
      </w:r>
      <w:r>
        <w:t xml:space="preserve"> juni 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77777777" w:rsidR="005F5675" w:rsidRDefault="005F5675" w:rsidP="005F5675">
      <w:r>
        <w:t>Vorige versie:</w:t>
      </w:r>
    </w:p>
    <w:p w14:paraId="56BD2142" w14:textId="77777777" w:rsidR="005F5675" w:rsidRDefault="00EE089B" w:rsidP="005F5675">
      <w:pPr>
        <w:ind w:firstLine="708"/>
      </w:pPr>
      <w:hyperlink r:id="rId8" w:history="1">
        <w:r w:rsidR="005F5675" w:rsidRPr="00715A18">
          <w:rPr>
            <w:rStyle w:val="Hyperlink"/>
          </w:rPr>
          <w:t>https://docs.geostandaarden.nl/kl/def-im-kl12-20170331/doc.pdf</w:t>
        </w:r>
      </w:hyperlink>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9"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10" w:history="1">
        <w:r w:rsidRPr="00555D6E">
          <w:rPr>
            <w:rStyle w:val="Hyperlink"/>
          </w:rPr>
          <w:t>Kadaster</w:t>
        </w:r>
      </w:hyperlink>
    </w:p>
    <w:p w14:paraId="2DA6B409" w14:textId="77777777" w:rsidR="00DF227B" w:rsidRDefault="005F5675" w:rsidP="005F5675">
      <w:pPr>
        <w:ind w:left="720"/>
        <w:rPr>
          <w:ins w:id="1" w:author="Paul Janssen" w:date="2020-06-09T10:32:00Z"/>
          <w:rStyle w:val="Hyperlink"/>
        </w:rPr>
      </w:pPr>
      <w:r>
        <w:rPr>
          <w:rStyle w:val="p-name"/>
        </w:rPr>
        <w:t>Paul Janssen</w:t>
      </w:r>
      <w:r>
        <w:t xml:space="preserve">, </w:t>
      </w:r>
      <w:hyperlink r:id="rId11"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2" w:history="1">
        <w:r>
          <w:rPr>
            <w:rStyle w:val="Hyperlink"/>
          </w:rPr>
          <w:t>Geonovum</w:t>
        </w:r>
      </w:hyperlink>
    </w:p>
    <w:p w14:paraId="47E0A2EC" w14:textId="7569B587" w:rsidR="005F5675" w:rsidRDefault="00DF227B" w:rsidP="005F5675">
      <w:pPr>
        <w:ind w:left="720"/>
      </w:pPr>
      <w:r w:rsidRPr="006556D2">
        <w:t>Wilko Quak</w:t>
      </w:r>
      <w:r>
        <w:t>,</w:t>
      </w:r>
      <w:ins w:id="2" w:author="Paul Janssen" w:date="2020-06-09T10:33:00Z">
        <w:r>
          <w:t xml:space="preserve"> </w:t>
        </w:r>
      </w:ins>
      <w:hyperlink r:id="rId13" w:history="1">
        <w:r>
          <w:rPr>
            <w:rStyle w:val="Hyperlink"/>
          </w:rPr>
          <w:t>Geonovum</w:t>
        </w:r>
      </w:hyperlink>
    </w:p>
    <w:p w14:paraId="0FD70F1B" w14:textId="77777777" w:rsidR="005F5675" w:rsidRDefault="005F5675" w:rsidP="005F5675">
      <w:r>
        <w:t>Doe mee:</w:t>
      </w:r>
    </w:p>
    <w:p w14:paraId="486B2A57" w14:textId="77777777" w:rsidR="005F5675" w:rsidRDefault="00EE089B" w:rsidP="005F5675">
      <w:pPr>
        <w:ind w:left="720"/>
      </w:pPr>
      <w:hyperlink r:id="rId14" w:history="1">
        <w:r w:rsidR="005F5675">
          <w:rPr>
            <w:rStyle w:val="Hyperlink"/>
          </w:rPr>
          <w:t>GitHub Geonovum/</w:t>
        </w:r>
        <w:proofErr w:type="spellStart"/>
        <w:r w:rsidR="005F5675">
          <w:rPr>
            <w:rStyle w:val="Hyperlink"/>
          </w:rPr>
          <w:t>imkl</w:t>
        </w:r>
        <w:proofErr w:type="spellEnd"/>
      </w:hyperlink>
    </w:p>
    <w:p w14:paraId="524439E6" w14:textId="77777777" w:rsidR="005F5675" w:rsidRDefault="00EE089B" w:rsidP="005F5675">
      <w:pPr>
        <w:ind w:left="720"/>
      </w:pPr>
      <w:hyperlink r:id="rId15"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ins w:id="3" w:author="Paul Janssen" w:date="2020-06-09T10:49:00Z">
        <w:r>
          <w:rPr>
            <w:noProof/>
            <w:sz w:val="28"/>
            <w:szCs w:val="28"/>
          </w:rPr>
          <w:drawing>
            <wp:anchor distT="0" distB="0" distL="114300" distR="114300" simplePos="0" relativeHeight="251651072" behindDoc="0" locked="0" layoutInCell="1" allowOverlap="1" wp14:anchorId="340E418B" wp14:editId="7912C715">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ins>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even" r:id="rId17"/>
          <w:headerReference w:type="default" r:id="rId18"/>
          <w:footerReference w:type="even" r:id="rId19"/>
          <w:footerReference w:type="default" r:id="rId20"/>
          <w:headerReference w:type="first" r:id="rId21"/>
          <w:footerReference w:type="first" r:id="rId22"/>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271E105B" w14:textId="0D35EAF4" w:rsidR="000427A2" w:rsidDel="00547B4D" w:rsidRDefault="000427A2" w:rsidP="000427A2">
      <w:pPr>
        <w:rPr>
          <w:del w:id="4" w:author="Paul Janssen" w:date="2020-05-25T12:31:00Z"/>
        </w:rPr>
      </w:pPr>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47662C3B" w14:textId="77777777" w:rsidR="006F7422" w:rsidRDefault="006F7422" w:rsidP="000427A2"/>
    <w:p w14:paraId="78CB380F" w14:textId="6F78A494" w:rsidR="00802006" w:rsidRDefault="000E7FD9" w:rsidP="000E7FD9">
      <w:pPr>
        <w:rPr>
          <w:ins w:id="5" w:author="Paul Janssen" w:date="2020-05-25T12:29:00Z"/>
        </w:rPr>
      </w:pPr>
      <w:del w:id="6" w:author="Paul Janssen" w:date="2020-05-25T12:31:00Z">
        <w:r w:rsidRPr="00802006" w:rsidDel="00802006">
          <w:rPr>
            <w:highlight w:val="yellow"/>
            <w:rPrChange w:id="7" w:author="Paul Janssen" w:date="2020-05-25T12:27:00Z">
              <w:rPr/>
            </w:rPrChange>
          </w:rPr>
          <w:delText xml:space="preserve">Dit document is opgesteld in de context van het KLICWIN programma. Opdrachtgever was de stuurgroep KLICWIN </w:delText>
        </w:r>
        <w:r w:rsidR="00C96003" w:rsidRPr="00802006" w:rsidDel="00802006">
          <w:rPr>
            <w:highlight w:val="yellow"/>
            <w:rPrChange w:id="8" w:author="Paul Janssen" w:date="2020-05-25T12:27:00Z">
              <w:rPr/>
            </w:rPrChange>
          </w:rPr>
          <w:delText>bestaande uit de volgende organisaties</w:delText>
        </w:r>
        <w:r w:rsidRPr="00802006" w:rsidDel="00802006">
          <w:rPr>
            <w:highlight w:val="yellow"/>
            <w:rPrChange w:id="9" w:author="Paul Janssen" w:date="2020-05-25T12:27:00Z">
              <w:rPr/>
            </w:rPrChange>
          </w:rPr>
          <w:delText>:</w:delText>
        </w:r>
        <w:r w:rsidR="00C96003" w:rsidRPr="00802006" w:rsidDel="00802006">
          <w:rPr>
            <w:highlight w:val="yellow"/>
            <w:rPrChange w:id="10" w:author="Paul Janssen" w:date="2020-05-25T12:27:00Z">
              <w:rPr/>
            </w:rPrChange>
          </w:rPr>
          <w:delText xml:space="preserve"> Ministerie van Economische Zaken, Ministerie van Infrastructuur en Milieu, Platform Netbeheerders, Cumela, Stichting</w:delText>
        </w:r>
        <w:r w:rsidR="00D25D0C" w:rsidRPr="00802006" w:rsidDel="00802006">
          <w:rPr>
            <w:highlight w:val="yellow"/>
            <w:rPrChange w:id="11" w:author="Paul Janssen" w:date="2020-05-25T12:27:00Z">
              <w:rPr/>
            </w:rPrChange>
          </w:rPr>
          <w:delText xml:space="preserve"> RIONED</w:delText>
        </w:r>
        <w:r w:rsidR="00C96003" w:rsidRPr="00802006" w:rsidDel="00802006">
          <w:rPr>
            <w:highlight w:val="yellow"/>
            <w:rPrChange w:id="12" w:author="Paul Janssen" w:date="2020-05-25T12:27:00Z">
              <w:rPr/>
            </w:rPrChange>
          </w:rPr>
          <w:delText>, Bouwend Nederland, Gemeentelijk Platform Kabels en Leidingen</w:delText>
        </w:r>
        <w:r w:rsidRPr="00802006" w:rsidDel="00802006">
          <w:rPr>
            <w:highlight w:val="yellow"/>
            <w:rPrChange w:id="13" w:author="Paul Janssen" w:date="2020-05-25T12:27:00Z">
              <w:rPr/>
            </w:rPrChange>
          </w:rPr>
          <w:delText xml:space="preserve"> </w:delText>
        </w:r>
        <w:r w:rsidR="00C96003" w:rsidRPr="00802006" w:rsidDel="00802006">
          <w:rPr>
            <w:highlight w:val="yellow"/>
            <w:rPrChange w:id="14" w:author="Paul Janssen" w:date="2020-05-25T12:27:00Z">
              <w:rPr/>
            </w:rPrChange>
          </w:rPr>
          <w:delText>en het Kadaster.</w:delText>
        </w:r>
        <w:r w:rsidR="00C96003" w:rsidDel="00802006">
          <w:delText xml:space="preserve"> </w:delText>
        </w:r>
        <w:r w:rsidDel="00802006">
          <w:delText xml:space="preserve">Voor de realisatie van </w:delText>
        </w:r>
      </w:del>
      <w:del w:id="15" w:author="Paul Janssen" w:date="2020-05-25T12:27:00Z">
        <w:r w:rsidDel="00802006">
          <w:delText xml:space="preserve">dit </w:delText>
        </w:r>
      </w:del>
      <w:del w:id="16" w:author="Paul Janssen" w:date="2020-05-25T12:31:00Z">
        <w:r w:rsidDel="00802006">
          <w:delText xml:space="preserve">document is een </w:delText>
        </w:r>
        <w:r w:rsidR="008E0649" w:rsidDel="00802006">
          <w:delText xml:space="preserve">projectgroep en een </w:delText>
        </w:r>
        <w:r w:rsidDel="00802006">
          <w:delText xml:space="preserve">werkgroep </w:delText>
        </w:r>
        <w:r w:rsidR="001D2BA4" w:rsidDel="00802006">
          <w:delText>gevormd</w:delText>
        </w:r>
        <w:r w:rsidDel="00802006">
          <w:delText xml:space="preserve"> van domeinexperts die de eisen hebben geformuleerd waaraan de dataspecificatie moet voldoen</w:delText>
        </w:r>
        <w:r w:rsidR="001D2BA4" w:rsidDel="00802006">
          <w:delText>,</w:delText>
        </w:r>
        <w:r w:rsidDel="00802006">
          <w:delText xml:space="preserve"> </w:delText>
        </w:r>
        <w:r w:rsidR="001D2BA4" w:rsidDel="00802006">
          <w:delText xml:space="preserve">in het proces hebben meegewerkt </w:delText>
        </w:r>
        <w:r w:rsidDel="00802006">
          <w:delText xml:space="preserve">en het resultaat hebben geëvalueerd. De volgende personen hebben deelgenomen aan de </w:delText>
        </w:r>
        <w:r w:rsidR="008E0649" w:rsidDel="00802006">
          <w:delText xml:space="preserve">project- en </w:delText>
        </w:r>
        <w:r w:rsidDel="00802006">
          <w:delText>werkgroep:</w:delText>
        </w:r>
      </w:del>
    </w:p>
    <w:p w14:paraId="5AC87539" w14:textId="37EC59A0" w:rsidR="00802006" w:rsidRDefault="008B4C73" w:rsidP="000E7FD9">
      <w:pPr>
        <w:rPr>
          <w:ins w:id="17" w:author="Paul Janssen" w:date="2020-05-25T12:29:00Z"/>
        </w:rPr>
      </w:pPr>
      <w:ins w:id="18" w:author="Paul Janssen" w:date="2020-06-08T17:09:00Z">
        <w:r>
          <w:t>Dit document is</w:t>
        </w:r>
      </w:ins>
      <w:ins w:id="19" w:author="Paul Janssen" w:date="2020-05-25T12:29:00Z">
        <w:r w:rsidR="00802006">
          <w:t xml:space="preserve"> tot stand gekomen als resultaat van het reguliere beheer van de KLIC standaa</w:t>
        </w:r>
      </w:ins>
      <w:ins w:id="20" w:author="Paul Janssen" w:date="2020-05-25T12:30:00Z">
        <w:r w:rsidR="00802006">
          <w:t>rden middel</w:t>
        </w:r>
      </w:ins>
      <w:ins w:id="21" w:author="Paul Janssen" w:date="2020-05-25T12:31:00Z">
        <w:r w:rsidR="00802006">
          <w:t>s</w:t>
        </w:r>
      </w:ins>
      <w:ins w:id="22" w:author="Paul Janssen" w:date="2020-05-25T12:30:00Z">
        <w:r w:rsidR="00802006">
          <w:t xml:space="preserve"> de KLIC Technische commissie standaarden (TCS).</w:t>
        </w:r>
      </w:ins>
      <w:ins w:id="23" w:author="Paul Janssen" w:date="2020-06-08T17:09:00Z">
        <w:r>
          <w:t xml:space="preserve"> </w:t>
        </w:r>
      </w:ins>
    </w:p>
    <w:p w14:paraId="3363B0EA" w14:textId="16FBBC49" w:rsidR="00802006" w:rsidDel="00802006" w:rsidRDefault="00802006" w:rsidP="000E7FD9">
      <w:pPr>
        <w:rPr>
          <w:del w:id="24" w:author="Paul Janssen" w:date="2020-05-25T12:30:00Z"/>
        </w:rPr>
      </w:pPr>
    </w:p>
    <w:p w14:paraId="799A6321" w14:textId="5272F889" w:rsidR="000E7FD9" w:rsidDel="00802006" w:rsidRDefault="000E7FD9" w:rsidP="000E7FD9">
      <w:pPr>
        <w:rPr>
          <w:del w:id="25" w:author="Paul Janssen" w:date="2020-05-25T12:30:00Z"/>
        </w:rPr>
      </w:pPr>
    </w:p>
    <w:p w14:paraId="32D9D3B0" w14:textId="7913DAB1" w:rsidR="008E0649" w:rsidDel="00802006" w:rsidRDefault="009C2B75" w:rsidP="000E7FD9">
      <w:pPr>
        <w:rPr>
          <w:del w:id="26" w:author="Paul Janssen" w:date="2020-05-25T12:30:00Z"/>
        </w:rPr>
      </w:pPr>
      <w:del w:id="27" w:author="Paul Janssen" w:date="2020-05-25T12:30:00Z">
        <w:r w:rsidDel="00802006">
          <w:delText>Pr</w:delText>
        </w:r>
        <w:r w:rsidR="008E0649" w:rsidDel="00802006">
          <w:delText>ojectgroep:</w:delText>
        </w:r>
      </w:del>
    </w:p>
    <w:p w14:paraId="699AD396" w14:textId="2EEBA8D8" w:rsidR="008E0649" w:rsidDel="007B04A2" w:rsidRDefault="008E0649" w:rsidP="000E7FD9">
      <w:pPr>
        <w:rPr>
          <w:del w:id="28" w:author="Paul Janssen" w:date="2020-05-22T14:40:00Z"/>
        </w:rPr>
      </w:pPr>
      <w:del w:id="29" w:author="Paul Janssen" w:date="2020-05-22T14:40:00Z">
        <w:r w:rsidDel="007B04A2">
          <w:delText>Linda van den Brink (Geonovum)</w:delText>
        </w:r>
      </w:del>
    </w:p>
    <w:p w14:paraId="73B41AB9" w14:textId="35DF337D" w:rsidR="008E0649" w:rsidDel="00802006" w:rsidRDefault="008E0649" w:rsidP="008E0649">
      <w:pPr>
        <w:rPr>
          <w:del w:id="30" w:author="Paul Janssen" w:date="2020-05-25T12:30:00Z"/>
        </w:rPr>
      </w:pPr>
      <w:del w:id="31" w:author="Paul Janssen" w:date="2020-05-25T12:30:00Z">
        <w:r w:rsidDel="00802006">
          <w:delText>Paul Janssen (Geonovum)</w:delText>
        </w:r>
      </w:del>
    </w:p>
    <w:p w14:paraId="5F72275D" w14:textId="472EF973" w:rsidR="008E0649" w:rsidDel="00802006" w:rsidRDefault="008E0649" w:rsidP="000E7FD9">
      <w:pPr>
        <w:rPr>
          <w:del w:id="32" w:author="Paul Janssen" w:date="2020-05-25T12:30:00Z"/>
        </w:rPr>
      </w:pPr>
      <w:del w:id="33" w:author="Paul Janssen" w:date="2020-05-25T12:30:00Z">
        <w:r w:rsidDel="00802006">
          <w:delText>Edward Mac Gillavry (Webmapper)</w:delText>
        </w:r>
      </w:del>
    </w:p>
    <w:p w14:paraId="395CF3E0" w14:textId="702480F3" w:rsidR="008E0649" w:rsidDel="00802006" w:rsidRDefault="008E0649" w:rsidP="000E7FD9">
      <w:pPr>
        <w:rPr>
          <w:del w:id="34" w:author="Paul Janssen" w:date="2020-05-25T12:30:00Z"/>
        </w:rPr>
      </w:pPr>
      <w:del w:id="35" w:author="Paul Janssen" w:date="2020-05-22T14:40:00Z">
        <w:r w:rsidDel="007B04A2">
          <w:delText>Wilko Quak (Geonovum)</w:delText>
        </w:r>
      </w:del>
    </w:p>
    <w:p w14:paraId="3E04B117" w14:textId="4373D1C1" w:rsidR="008E0649" w:rsidDel="00802006" w:rsidRDefault="008E0649" w:rsidP="000E7FD9">
      <w:pPr>
        <w:rPr>
          <w:del w:id="36" w:author="Paul Janssen" w:date="2020-05-25T12:30:00Z"/>
        </w:rPr>
      </w:pPr>
    </w:p>
    <w:p w14:paraId="550A9B97" w14:textId="6224EA8C" w:rsidR="008E0649" w:rsidDel="00802006" w:rsidRDefault="008E0649" w:rsidP="000E7FD9">
      <w:pPr>
        <w:rPr>
          <w:del w:id="37" w:author="Paul Janssen" w:date="2020-05-25T12:30:00Z"/>
        </w:rPr>
      </w:pPr>
      <w:del w:id="38" w:author="Paul Janssen" w:date="2020-05-25T12:26:00Z">
        <w:r w:rsidDel="00076119">
          <w:delText>Werkgroep:</w:delText>
        </w:r>
      </w:del>
    </w:p>
    <w:p w14:paraId="12FFE0B3" w14:textId="6701FA24" w:rsidR="004F4FCB" w:rsidDel="00076119" w:rsidRDefault="004F4FCB" w:rsidP="000E7FD9">
      <w:pPr>
        <w:rPr>
          <w:del w:id="39" w:author="Paul Janssen" w:date="2020-05-25T12:27:00Z"/>
        </w:rPr>
      </w:pPr>
      <w:del w:id="40" w:author="Paul Janssen" w:date="2020-05-25T12:27:00Z">
        <w:r w:rsidDel="00076119">
          <w:delText>Fuat Akdeniz (Kadaster)</w:delText>
        </w:r>
      </w:del>
    </w:p>
    <w:p w14:paraId="7D5BFBA1" w14:textId="51E632B6" w:rsidR="000E7FD9" w:rsidDel="00076119" w:rsidRDefault="000E7FD9" w:rsidP="000E7FD9">
      <w:pPr>
        <w:rPr>
          <w:del w:id="41" w:author="Paul Janssen" w:date="2020-05-25T12:27:00Z"/>
        </w:rPr>
      </w:pPr>
      <w:del w:id="42" w:author="Paul Janssen" w:date="2020-05-22T14:40:00Z">
        <w:r w:rsidDel="007B04A2">
          <w:delText>Ad van Houtum (Kadaster)</w:delText>
        </w:r>
      </w:del>
    </w:p>
    <w:p w14:paraId="4CD15011" w14:textId="19E86AC4" w:rsidR="004F4FCB" w:rsidDel="00076119" w:rsidRDefault="004F4FCB" w:rsidP="004F4FCB">
      <w:pPr>
        <w:rPr>
          <w:del w:id="43" w:author="Paul Janssen" w:date="2020-05-25T12:26:00Z"/>
        </w:rPr>
      </w:pPr>
      <w:del w:id="44" w:author="Paul Janssen" w:date="2020-05-25T12:26:00Z">
        <w:r w:rsidDel="00076119">
          <w:delText>Herman van den Berg (Kadaster)</w:delText>
        </w:r>
      </w:del>
    </w:p>
    <w:p w14:paraId="14F96A54" w14:textId="6AF04137" w:rsidR="004F4FCB" w:rsidRPr="000C1C49" w:rsidDel="007B04A2" w:rsidRDefault="004F4FCB" w:rsidP="004F4FCB">
      <w:pPr>
        <w:rPr>
          <w:del w:id="45" w:author="Paul Janssen" w:date="2020-05-22T14:40:00Z"/>
        </w:rPr>
      </w:pPr>
      <w:del w:id="46" w:author="Paul Janssen" w:date="2020-05-22T14:40:00Z">
        <w:r w:rsidRPr="00971241" w:rsidDel="007B04A2">
          <w:delText>Martin Borgman (Kadaster)</w:delText>
        </w:r>
      </w:del>
    </w:p>
    <w:p w14:paraId="3F70DD4D" w14:textId="3D4E5812" w:rsidR="004F4FCB" w:rsidDel="00076119" w:rsidRDefault="004F4FCB" w:rsidP="004F4FCB">
      <w:pPr>
        <w:rPr>
          <w:del w:id="47" w:author="Paul Janssen" w:date="2020-05-25T12:26:00Z"/>
        </w:rPr>
      </w:pPr>
      <w:del w:id="48" w:author="Paul Janssen" w:date="2020-05-25T12:26:00Z">
        <w:r w:rsidDel="00076119">
          <w:delText>Marco Scholten (Kadaster)</w:delText>
        </w:r>
      </w:del>
    </w:p>
    <w:p w14:paraId="67E6A312" w14:textId="6A2A3F3C" w:rsidR="004F4FCB" w:rsidDel="007B04A2" w:rsidRDefault="004F4FCB" w:rsidP="004F4FCB">
      <w:pPr>
        <w:rPr>
          <w:del w:id="49" w:author="Paul Janssen" w:date="2020-05-22T14:40:00Z"/>
        </w:rPr>
      </w:pPr>
      <w:del w:id="50" w:author="Paul Janssen" w:date="2020-05-22T14:40:00Z">
        <w:r w:rsidDel="007B04A2">
          <w:delText>Nick Naus (Kadaster)</w:delText>
        </w:r>
      </w:del>
    </w:p>
    <w:p w14:paraId="160ACA0D" w14:textId="6026CD5B" w:rsidR="000E7FD9" w:rsidDel="00076119" w:rsidRDefault="000E7FD9" w:rsidP="000E7FD9">
      <w:pPr>
        <w:rPr>
          <w:del w:id="51" w:author="Paul Janssen" w:date="2020-05-25T12:26:00Z"/>
        </w:rPr>
      </w:pPr>
      <w:del w:id="52" w:author="Paul Janssen" w:date="2020-05-25T12:26:00Z">
        <w:r w:rsidDel="00076119">
          <w:delText>Wil Lambo (KPN)</w:delText>
        </w:r>
      </w:del>
    </w:p>
    <w:p w14:paraId="36F60667" w14:textId="398A4D88" w:rsidR="00CD35A6" w:rsidDel="00076119" w:rsidRDefault="00CD35A6" w:rsidP="000E7FD9">
      <w:pPr>
        <w:rPr>
          <w:del w:id="53" w:author="Paul Janssen" w:date="2020-05-25T12:26:00Z"/>
        </w:rPr>
      </w:pPr>
      <w:del w:id="54" w:author="Paul Janssen" w:date="2020-05-25T12:26:00Z">
        <w:r w:rsidRPr="00BA09AC" w:rsidDel="00076119">
          <w:delText>Martin van Vaale</w:delText>
        </w:r>
        <w:r w:rsidDel="00076119">
          <w:delText>n (KPN)</w:delText>
        </w:r>
      </w:del>
    </w:p>
    <w:p w14:paraId="1760614E" w14:textId="536ACAE5" w:rsidR="000E7FD9" w:rsidDel="00076119" w:rsidRDefault="000E7FD9" w:rsidP="000E7FD9">
      <w:pPr>
        <w:rPr>
          <w:del w:id="55" w:author="Paul Janssen" w:date="2020-05-25T12:26:00Z"/>
        </w:rPr>
      </w:pPr>
      <w:del w:id="56" w:author="Paul Janssen" w:date="2020-05-22T14:41:00Z">
        <w:r w:rsidDel="007B04A2">
          <w:delText>Daan van Os</w:delText>
        </w:r>
      </w:del>
      <w:del w:id="57" w:author="Paul Janssen" w:date="2020-05-25T12:26:00Z">
        <w:r w:rsidDel="00076119">
          <w:delText xml:space="preserve"> (Brabant Water)</w:delText>
        </w:r>
      </w:del>
    </w:p>
    <w:p w14:paraId="6781B68A" w14:textId="7F7D3107" w:rsidR="000E7FD9" w:rsidDel="007B04A2" w:rsidRDefault="006F2CE2" w:rsidP="000E7FD9">
      <w:pPr>
        <w:rPr>
          <w:del w:id="58" w:author="Paul Janssen" w:date="2020-05-22T14:41:00Z"/>
          <w:lang w:val="fr-FR"/>
        </w:rPr>
      </w:pPr>
      <w:del w:id="59" w:author="Paul Janssen" w:date="2020-05-22T14:41:00Z">
        <w:r w:rsidRPr="006F2CE2" w:rsidDel="007B04A2">
          <w:rPr>
            <w:lang w:val="fr-FR"/>
          </w:rPr>
          <w:delText>Jorrit Hans</w:delText>
        </w:r>
        <w:r w:rsidR="00C67CD4" w:rsidDel="007B04A2">
          <w:rPr>
            <w:lang w:val="fr-FR"/>
          </w:rPr>
          <w:delText>s</w:delText>
        </w:r>
        <w:r w:rsidRPr="006F2CE2" w:rsidDel="007B04A2">
          <w:rPr>
            <w:lang w:val="fr-FR"/>
          </w:rPr>
          <w:delText>on (Enexis)</w:delText>
        </w:r>
      </w:del>
    </w:p>
    <w:p w14:paraId="7644B7BA" w14:textId="0A58FD61" w:rsidR="00C25750" w:rsidRPr="000E7FD9" w:rsidDel="00076119" w:rsidRDefault="00C25750" w:rsidP="000E7FD9">
      <w:pPr>
        <w:rPr>
          <w:del w:id="60" w:author="Paul Janssen" w:date="2020-05-25T12:26:00Z"/>
          <w:lang w:val="fr-FR"/>
        </w:rPr>
      </w:pPr>
      <w:del w:id="61" w:author="Paul Janssen" w:date="2020-05-25T12:26:00Z">
        <w:r w:rsidDel="00076119">
          <w:rPr>
            <w:lang w:val="fr-FR"/>
          </w:rPr>
          <w:delText>Bart Thevis (Enexis)</w:delText>
        </w:r>
      </w:del>
    </w:p>
    <w:p w14:paraId="4549547B" w14:textId="15FE3F40" w:rsidR="008E0649" w:rsidDel="00076119" w:rsidRDefault="00AD512E" w:rsidP="000E7FD9">
      <w:pPr>
        <w:rPr>
          <w:del w:id="62" w:author="Paul Janssen" w:date="2020-05-25T12:26:00Z"/>
          <w:lang w:val="en-GB"/>
        </w:rPr>
      </w:pPr>
      <w:del w:id="63" w:author="Paul Janssen" w:date="2020-05-25T12:26:00Z">
        <w:r w:rsidRPr="00DB2583" w:rsidDel="00076119">
          <w:rPr>
            <w:lang w:val="en-GB"/>
          </w:rPr>
          <w:delText>Patrick Straver (BAM)</w:delText>
        </w:r>
      </w:del>
    </w:p>
    <w:p w14:paraId="293ABA8B" w14:textId="64D4347C" w:rsidR="004F4FCB" w:rsidRPr="002C1BDB" w:rsidDel="00076119" w:rsidRDefault="004F4FCB" w:rsidP="004F4FCB">
      <w:pPr>
        <w:rPr>
          <w:del w:id="64" w:author="Paul Janssen" w:date="2020-05-25T12:26:00Z"/>
          <w:lang w:val="en-GB"/>
        </w:rPr>
      </w:pPr>
      <w:del w:id="65" w:author="Paul Janssen" w:date="2020-05-25T12:26:00Z">
        <w:r w:rsidRPr="002C1BDB" w:rsidDel="00076119">
          <w:rPr>
            <w:lang w:val="en-GB"/>
          </w:rPr>
          <w:delText>Hans Postema (Gasunie)</w:delText>
        </w:r>
      </w:del>
    </w:p>
    <w:p w14:paraId="4D132164" w14:textId="443BBA1D" w:rsidR="000E7FD9" w:rsidDel="00076119" w:rsidRDefault="000E7FD9" w:rsidP="000E7FD9">
      <w:pPr>
        <w:rPr>
          <w:del w:id="66" w:author="Paul Janssen" w:date="2020-05-25T12:26:00Z"/>
        </w:rPr>
      </w:pPr>
      <w:del w:id="67" w:author="Paul Janssen" w:date="2020-05-25T12:26:00Z">
        <w:r w:rsidDel="00076119">
          <w:delText>Ron Dijkstra (Gasunie)</w:delText>
        </w:r>
      </w:del>
    </w:p>
    <w:p w14:paraId="71F4CA53" w14:textId="7C983BB9" w:rsidR="000E7FD9" w:rsidDel="00076119" w:rsidRDefault="000E7FD9" w:rsidP="000E7FD9">
      <w:pPr>
        <w:rPr>
          <w:del w:id="68" w:author="Paul Janssen" w:date="2020-05-25T12:26:00Z"/>
        </w:rPr>
      </w:pPr>
      <w:del w:id="69" w:author="Paul Janssen" w:date="2020-05-25T12:26:00Z">
        <w:r w:rsidDel="00076119">
          <w:delText>Hendrik van de Berg (A</w:delText>
        </w:r>
        <w:r w:rsidR="00E76D04" w:rsidDel="00076119">
          <w:delText>l</w:delText>
        </w:r>
        <w:r w:rsidDel="00076119">
          <w:delText>liander)</w:delText>
        </w:r>
      </w:del>
    </w:p>
    <w:p w14:paraId="5702B98D" w14:textId="3ED8084F" w:rsidR="00C25750" w:rsidDel="00076119" w:rsidRDefault="00C25750" w:rsidP="000E7FD9">
      <w:pPr>
        <w:rPr>
          <w:del w:id="70" w:author="Paul Janssen" w:date="2020-05-25T12:26:00Z"/>
        </w:rPr>
      </w:pPr>
      <w:del w:id="71" w:author="Paul Janssen" w:date="2020-05-25T12:26:00Z">
        <w:r w:rsidDel="00076119">
          <w:delText>Jan van der Tol (Ziggo)</w:delText>
        </w:r>
      </w:del>
    </w:p>
    <w:p w14:paraId="1E95498A" w14:textId="6CC52086" w:rsidR="000E7FD9" w:rsidDel="00076119" w:rsidRDefault="000E7FD9" w:rsidP="000E7FD9">
      <w:pPr>
        <w:rPr>
          <w:del w:id="72" w:author="Paul Janssen" w:date="2020-05-25T12:26:00Z"/>
        </w:rPr>
      </w:pPr>
      <w:del w:id="73" w:author="Paul Janssen" w:date="2020-05-25T12:26:00Z">
        <w:r w:rsidDel="00076119">
          <w:delText>Henny Nouwens (Ziggo)</w:delText>
        </w:r>
      </w:del>
    </w:p>
    <w:p w14:paraId="6032FB83" w14:textId="2C917669" w:rsidR="000E7FD9" w:rsidRPr="00DB2583" w:rsidDel="00076119" w:rsidRDefault="006A5E30" w:rsidP="000E7FD9">
      <w:pPr>
        <w:rPr>
          <w:del w:id="74" w:author="Paul Janssen" w:date="2020-05-25T12:26:00Z"/>
        </w:rPr>
      </w:pPr>
      <w:del w:id="75" w:author="Paul Janssen" w:date="2020-05-25T12:26:00Z">
        <w:r w:rsidRPr="00DB2583" w:rsidDel="00076119">
          <w:delText>Frank Coumans (Eneco)</w:delText>
        </w:r>
      </w:del>
    </w:p>
    <w:p w14:paraId="1EE7BC44" w14:textId="6C5AB8F3" w:rsidR="000E7FD9" w:rsidDel="00076119" w:rsidRDefault="000E7FD9" w:rsidP="000E7FD9">
      <w:pPr>
        <w:rPr>
          <w:del w:id="76" w:author="Paul Janssen" w:date="2020-05-25T12:26:00Z"/>
        </w:rPr>
      </w:pPr>
      <w:del w:id="77" w:author="Paul Janssen" w:date="2020-05-25T12:26:00Z">
        <w:r w:rsidDel="00076119">
          <w:delText>Hans Meijer (Gemeente Den Haag)</w:delText>
        </w:r>
      </w:del>
    </w:p>
    <w:p w14:paraId="3B2E30DB" w14:textId="7F796B62" w:rsidR="000E7FD9" w:rsidDel="00076119" w:rsidRDefault="000E7FD9" w:rsidP="000E7FD9">
      <w:pPr>
        <w:rPr>
          <w:del w:id="78" w:author="Paul Janssen" w:date="2020-05-25T12:26:00Z"/>
        </w:rPr>
      </w:pPr>
      <w:del w:id="79" w:author="Paul Janssen" w:date="2020-05-25T12:26:00Z">
        <w:r w:rsidDel="00076119">
          <w:delText xml:space="preserve">Eric Oosterom (Stichting </w:delText>
        </w:r>
        <w:r w:rsidR="00D25D0C" w:rsidDel="00076119">
          <w:delText>RIONED</w:delText>
        </w:r>
        <w:r w:rsidDel="00076119">
          <w:delText>)</w:delText>
        </w:r>
      </w:del>
    </w:p>
    <w:p w14:paraId="76150537" w14:textId="4BE3B155" w:rsidR="00CD35A6" w:rsidDel="00076119" w:rsidRDefault="00CD35A6" w:rsidP="000E7FD9">
      <w:pPr>
        <w:rPr>
          <w:del w:id="80" w:author="Paul Janssen" w:date="2020-05-25T12:26:00Z"/>
        </w:rPr>
      </w:pPr>
      <w:del w:id="81" w:author="Paul Janssen" w:date="2020-05-25T12:26:00Z">
        <w:r w:rsidRPr="00BA09AC" w:rsidDel="00076119">
          <w:delText>Hendrik Kingma</w:delText>
        </w:r>
        <w:r w:rsidDel="00076119">
          <w:delText xml:space="preserve"> (</w:delText>
        </w:r>
        <w:r w:rsidR="00446ECB" w:rsidDel="00076119">
          <w:delText>Stichting RIONED</w:delText>
        </w:r>
        <w:r w:rsidDel="00076119">
          <w:delText>)</w:delText>
        </w:r>
      </w:del>
    </w:p>
    <w:p w14:paraId="1F761002" w14:textId="1D9CFD40" w:rsidR="00735463" w:rsidDel="00076119" w:rsidRDefault="00735463" w:rsidP="000E7FD9">
      <w:pPr>
        <w:rPr>
          <w:del w:id="82" w:author="Paul Janssen" w:date="2020-05-25T12:26:00Z"/>
        </w:rPr>
      </w:pPr>
      <w:del w:id="83" w:author="Paul Janssen" w:date="2020-05-25T12:26:00Z">
        <w:r w:rsidDel="00076119">
          <w:delText>John Peeters (Gemeente Maasgouw)</w:delText>
        </w:r>
      </w:del>
    </w:p>
    <w:p w14:paraId="0F50EE7A" w14:textId="2FC43307" w:rsidR="00CD35A6" w:rsidDel="00076119" w:rsidRDefault="00CD35A6" w:rsidP="000E7FD9">
      <w:pPr>
        <w:rPr>
          <w:del w:id="84" w:author="Paul Janssen" w:date="2020-05-25T12:26:00Z"/>
        </w:rPr>
      </w:pPr>
      <w:del w:id="85" w:author="Paul Janssen" w:date="2020-05-25T12:26:00Z">
        <w:r w:rsidDel="00076119">
          <w:lastRenderedPageBreak/>
          <w:delText>Jan van der Leij (Cumela)</w:delText>
        </w:r>
      </w:del>
    </w:p>
    <w:p w14:paraId="2ED97851" w14:textId="77777777" w:rsidR="006F7422" w:rsidRDefault="006F7422" w:rsidP="000427A2"/>
    <w:p w14:paraId="67E98587" w14:textId="4AD850D0" w:rsidR="000427A2" w:rsidDel="007B04A2" w:rsidRDefault="000E7FD9" w:rsidP="000427A2">
      <w:pPr>
        <w:rPr>
          <w:del w:id="86" w:author="Paul Janssen" w:date="2020-05-22T14:41:00Z"/>
        </w:rPr>
      </w:pPr>
      <w:del w:id="87" w:author="Paul Janssen" w:date="2020-05-22T14:41:00Z">
        <w:r w:rsidDel="007B04A2">
          <w:delText xml:space="preserve">In de voorbereiding van </w:delText>
        </w:r>
        <w:r w:rsidR="001D2BA4" w:rsidDel="007B04A2">
          <w:delText xml:space="preserve">het </w:delText>
        </w:r>
        <w:r w:rsidDel="007B04A2">
          <w:delText xml:space="preserve">opstellen van deze specificatie is er gekeken naar het IMKL2.2 model zoals dat door AGIV in België </w:delText>
        </w:r>
        <w:r w:rsidR="00F3608E" w:rsidDel="007B04A2">
          <w:delText xml:space="preserve">is </w:delText>
        </w:r>
        <w:r w:rsidDel="007B04A2">
          <w:delText xml:space="preserve">ontwikkeld voor de realisering van de Belgische KLIP voorziening. Deze methodiek sloot voor een groot deel aan op de Nederlandse situatie. </w:delText>
        </w:r>
        <w:r w:rsidR="001D2BA4" w:rsidDel="007B04A2">
          <w:delText>Er is daarom dankbaar gebruik gemaakt van de daar opgedane ervaringen.</w:delText>
        </w:r>
      </w:del>
    </w:p>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046D6A20" w14:textId="7D57E18E" w:rsidR="00A26A22"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3216080" w:history="1">
        <w:r w:rsidR="00A26A22" w:rsidRPr="003D4D5E">
          <w:rPr>
            <w:rStyle w:val="Hyperlink"/>
            <w:noProof/>
          </w:rPr>
          <w:t>Inleiding en leeswijzer.</w:t>
        </w:r>
        <w:r w:rsidR="00A26A22">
          <w:rPr>
            <w:noProof/>
            <w:webHidden/>
          </w:rPr>
          <w:tab/>
        </w:r>
        <w:r w:rsidR="00A26A22">
          <w:rPr>
            <w:noProof/>
            <w:webHidden/>
          </w:rPr>
          <w:fldChar w:fldCharType="begin"/>
        </w:r>
        <w:r w:rsidR="00A26A22">
          <w:rPr>
            <w:noProof/>
            <w:webHidden/>
          </w:rPr>
          <w:instrText xml:space="preserve"> PAGEREF _Toc43216080 \h </w:instrText>
        </w:r>
        <w:r w:rsidR="00A26A22">
          <w:rPr>
            <w:noProof/>
            <w:webHidden/>
          </w:rPr>
        </w:r>
        <w:r w:rsidR="00A26A22">
          <w:rPr>
            <w:noProof/>
            <w:webHidden/>
          </w:rPr>
          <w:fldChar w:fldCharType="separate"/>
        </w:r>
        <w:r w:rsidR="003651D6">
          <w:rPr>
            <w:noProof/>
            <w:webHidden/>
          </w:rPr>
          <w:t>5</w:t>
        </w:r>
        <w:r w:rsidR="00A26A22">
          <w:rPr>
            <w:noProof/>
            <w:webHidden/>
          </w:rPr>
          <w:fldChar w:fldCharType="end"/>
        </w:r>
      </w:hyperlink>
    </w:p>
    <w:p w14:paraId="748CF350" w14:textId="3235778C" w:rsidR="00A26A22" w:rsidRDefault="00EE089B">
      <w:pPr>
        <w:pStyle w:val="Inhopg1"/>
        <w:rPr>
          <w:rFonts w:asciiTheme="minorHAnsi" w:eastAsiaTheme="minorEastAsia" w:hAnsiTheme="minorHAnsi" w:cstheme="minorBidi"/>
          <w:noProof/>
          <w:sz w:val="22"/>
          <w:szCs w:val="22"/>
        </w:rPr>
      </w:pPr>
      <w:hyperlink w:anchor="_Toc43216081" w:history="1">
        <w:r w:rsidR="00A26A22" w:rsidRPr="003D4D5E">
          <w:rPr>
            <w:rStyle w:val="Hyperlink"/>
            <w:noProof/>
          </w:rPr>
          <w:t>Scope</w:t>
        </w:r>
        <w:r w:rsidR="00A26A22">
          <w:rPr>
            <w:noProof/>
            <w:webHidden/>
          </w:rPr>
          <w:tab/>
        </w:r>
        <w:r w:rsidR="00A26A22">
          <w:rPr>
            <w:noProof/>
            <w:webHidden/>
          </w:rPr>
          <w:fldChar w:fldCharType="begin"/>
        </w:r>
        <w:r w:rsidR="00A26A22">
          <w:rPr>
            <w:noProof/>
            <w:webHidden/>
          </w:rPr>
          <w:instrText xml:space="preserve"> PAGEREF _Toc43216081 \h </w:instrText>
        </w:r>
        <w:r w:rsidR="00A26A22">
          <w:rPr>
            <w:noProof/>
            <w:webHidden/>
          </w:rPr>
        </w:r>
        <w:r w:rsidR="00A26A22">
          <w:rPr>
            <w:noProof/>
            <w:webHidden/>
          </w:rPr>
          <w:fldChar w:fldCharType="separate"/>
        </w:r>
        <w:r w:rsidR="003651D6">
          <w:rPr>
            <w:noProof/>
            <w:webHidden/>
          </w:rPr>
          <w:t>6</w:t>
        </w:r>
        <w:r w:rsidR="00A26A22">
          <w:rPr>
            <w:noProof/>
            <w:webHidden/>
          </w:rPr>
          <w:fldChar w:fldCharType="end"/>
        </w:r>
      </w:hyperlink>
    </w:p>
    <w:p w14:paraId="5E5F2BE9" w14:textId="2AC1CC10" w:rsidR="00A26A22" w:rsidRDefault="00EE089B">
      <w:pPr>
        <w:pStyle w:val="Inhopg2"/>
        <w:rPr>
          <w:rFonts w:asciiTheme="minorHAnsi" w:eastAsiaTheme="minorEastAsia" w:hAnsiTheme="minorHAnsi" w:cstheme="minorBidi"/>
          <w:sz w:val="22"/>
          <w:szCs w:val="22"/>
        </w:rPr>
      </w:pPr>
      <w:hyperlink w:anchor="_Toc43216082" w:history="1">
        <w:r w:rsidR="00A26A22" w:rsidRPr="003D4D5E">
          <w:rPr>
            <w:rStyle w:val="Hyperlink"/>
          </w:rPr>
          <w:t>2.1</w:t>
        </w:r>
        <w:r w:rsidR="00A26A22">
          <w:rPr>
            <w:rFonts w:asciiTheme="minorHAnsi" w:eastAsiaTheme="minorEastAsia" w:hAnsiTheme="minorHAnsi" w:cstheme="minorBidi"/>
            <w:sz w:val="22"/>
            <w:szCs w:val="22"/>
          </w:rPr>
          <w:tab/>
        </w:r>
        <w:r w:rsidR="00A26A22" w:rsidRPr="003D4D5E">
          <w:rPr>
            <w:rStyle w:val="Hyperlink"/>
          </w:rPr>
          <w:t>Scope.</w:t>
        </w:r>
        <w:r w:rsidR="00A26A22">
          <w:rPr>
            <w:webHidden/>
          </w:rPr>
          <w:tab/>
        </w:r>
        <w:r w:rsidR="00A26A22">
          <w:rPr>
            <w:webHidden/>
          </w:rPr>
          <w:fldChar w:fldCharType="begin"/>
        </w:r>
        <w:r w:rsidR="00A26A22">
          <w:rPr>
            <w:webHidden/>
          </w:rPr>
          <w:instrText xml:space="preserve"> PAGEREF _Toc43216082 \h </w:instrText>
        </w:r>
        <w:r w:rsidR="00A26A22">
          <w:rPr>
            <w:webHidden/>
          </w:rPr>
        </w:r>
        <w:r w:rsidR="00A26A22">
          <w:rPr>
            <w:webHidden/>
          </w:rPr>
          <w:fldChar w:fldCharType="separate"/>
        </w:r>
        <w:r w:rsidR="003651D6">
          <w:rPr>
            <w:webHidden/>
          </w:rPr>
          <w:t>6</w:t>
        </w:r>
        <w:r w:rsidR="00A26A22">
          <w:rPr>
            <w:webHidden/>
          </w:rPr>
          <w:fldChar w:fldCharType="end"/>
        </w:r>
      </w:hyperlink>
    </w:p>
    <w:p w14:paraId="0424808F" w14:textId="08E69459" w:rsidR="00A26A22" w:rsidRDefault="00EE089B">
      <w:pPr>
        <w:pStyle w:val="Inhopg1"/>
        <w:rPr>
          <w:rFonts w:asciiTheme="minorHAnsi" w:eastAsiaTheme="minorEastAsia" w:hAnsiTheme="minorHAnsi" w:cstheme="minorBidi"/>
          <w:noProof/>
          <w:sz w:val="22"/>
          <w:szCs w:val="22"/>
        </w:rPr>
      </w:pPr>
      <w:hyperlink w:anchor="_Toc43216083" w:history="1">
        <w:r w:rsidR="00A26A22" w:rsidRPr="003D4D5E">
          <w:rPr>
            <w:rStyle w:val="Hyperlink"/>
            <w:noProof/>
          </w:rPr>
          <w:t>Overzicht</w:t>
        </w:r>
        <w:r w:rsidR="00A26A22">
          <w:rPr>
            <w:noProof/>
            <w:webHidden/>
          </w:rPr>
          <w:tab/>
        </w:r>
        <w:r w:rsidR="00A26A22">
          <w:rPr>
            <w:noProof/>
            <w:webHidden/>
          </w:rPr>
          <w:fldChar w:fldCharType="begin"/>
        </w:r>
        <w:r w:rsidR="00A26A22">
          <w:rPr>
            <w:noProof/>
            <w:webHidden/>
          </w:rPr>
          <w:instrText xml:space="preserve"> PAGEREF _Toc43216083 \h </w:instrText>
        </w:r>
        <w:r w:rsidR="00A26A22">
          <w:rPr>
            <w:noProof/>
            <w:webHidden/>
          </w:rPr>
        </w:r>
        <w:r w:rsidR="00A26A22">
          <w:rPr>
            <w:noProof/>
            <w:webHidden/>
          </w:rPr>
          <w:fldChar w:fldCharType="separate"/>
        </w:r>
        <w:r w:rsidR="003651D6">
          <w:rPr>
            <w:noProof/>
            <w:webHidden/>
          </w:rPr>
          <w:t>7</w:t>
        </w:r>
        <w:r w:rsidR="00A26A22">
          <w:rPr>
            <w:noProof/>
            <w:webHidden/>
          </w:rPr>
          <w:fldChar w:fldCharType="end"/>
        </w:r>
      </w:hyperlink>
    </w:p>
    <w:p w14:paraId="0764AB8B" w14:textId="7767774C" w:rsidR="00A26A22" w:rsidRDefault="00EE089B">
      <w:pPr>
        <w:pStyle w:val="Inhopg2"/>
        <w:rPr>
          <w:rFonts w:asciiTheme="minorHAnsi" w:eastAsiaTheme="minorEastAsia" w:hAnsiTheme="minorHAnsi" w:cstheme="minorBidi"/>
          <w:sz w:val="22"/>
          <w:szCs w:val="22"/>
        </w:rPr>
      </w:pPr>
      <w:hyperlink w:anchor="_Toc43216084" w:history="1">
        <w:r w:rsidR="00A26A22" w:rsidRPr="003D4D5E">
          <w:rPr>
            <w:rStyle w:val="Hyperlink"/>
          </w:rPr>
          <w:t>3.1</w:t>
        </w:r>
        <w:r w:rsidR="00A26A22">
          <w:rPr>
            <w:rFonts w:asciiTheme="minorHAnsi" w:eastAsiaTheme="minorEastAsia" w:hAnsiTheme="minorHAnsi" w:cstheme="minorBidi"/>
            <w:sz w:val="22"/>
            <w:szCs w:val="22"/>
          </w:rPr>
          <w:tab/>
        </w:r>
        <w:r w:rsidR="00A26A22" w:rsidRPr="003D4D5E">
          <w:rPr>
            <w:rStyle w:val="Hyperlink"/>
          </w:rPr>
          <w:t>Naam en Acroniemen.</w:t>
        </w:r>
        <w:r w:rsidR="00A26A22">
          <w:rPr>
            <w:webHidden/>
          </w:rPr>
          <w:tab/>
        </w:r>
        <w:r w:rsidR="00A26A22">
          <w:rPr>
            <w:webHidden/>
          </w:rPr>
          <w:fldChar w:fldCharType="begin"/>
        </w:r>
        <w:r w:rsidR="00A26A22">
          <w:rPr>
            <w:webHidden/>
          </w:rPr>
          <w:instrText xml:space="preserve"> PAGEREF _Toc43216084 \h </w:instrText>
        </w:r>
        <w:r w:rsidR="00A26A22">
          <w:rPr>
            <w:webHidden/>
          </w:rPr>
        </w:r>
        <w:r w:rsidR="00A26A22">
          <w:rPr>
            <w:webHidden/>
          </w:rPr>
          <w:fldChar w:fldCharType="separate"/>
        </w:r>
        <w:r w:rsidR="003651D6">
          <w:rPr>
            <w:webHidden/>
          </w:rPr>
          <w:t>7</w:t>
        </w:r>
        <w:r w:rsidR="00A26A22">
          <w:rPr>
            <w:webHidden/>
          </w:rPr>
          <w:fldChar w:fldCharType="end"/>
        </w:r>
      </w:hyperlink>
    </w:p>
    <w:p w14:paraId="3C15B2D0" w14:textId="7B647F3E" w:rsidR="00A26A22" w:rsidRDefault="00EE089B">
      <w:pPr>
        <w:pStyle w:val="Inhopg2"/>
        <w:rPr>
          <w:rFonts w:asciiTheme="minorHAnsi" w:eastAsiaTheme="minorEastAsia" w:hAnsiTheme="minorHAnsi" w:cstheme="minorBidi"/>
          <w:sz w:val="22"/>
          <w:szCs w:val="22"/>
        </w:rPr>
      </w:pPr>
      <w:hyperlink w:anchor="_Toc43216085" w:history="1">
        <w:r w:rsidR="00A26A22" w:rsidRPr="003D4D5E">
          <w:rPr>
            <w:rStyle w:val="Hyperlink"/>
          </w:rPr>
          <w:t>3.2</w:t>
        </w:r>
        <w:r w:rsidR="00A26A22">
          <w:rPr>
            <w:rFonts w:asciiTheme="minorHAnsi" w:eastAsiaTheme="minorEastAsia" w:hAnsiTheme="minorHAnsi" w:cstheme="minorBidi"/>
            <w:sz w:val="22"/>
            <w:szCs w:val="22"/>
          </w:rPr>
          <w:tab/>
        </w:r>
        <w:r w:rsidR="00A26A22" w:rsidRPr="003D4D5E">
          <w:rPr>
            <w:rStyle w:val="Hyperlink"/>
          </w:rPr>
          <w:t>Informele beschrijving.</w:t>
        </w:r>
        <w:r w:rsidR="00A26A22">
          <w:rPr>
            <w:webHidden/>
          </w:rPr>
          <w:tab/>
        </w:r>
        <w:r w:rsidR="00A26A22">
          <w:rPr>
            <w:webHidden/>
          </w:rPr>
          <w:fldChar w:fldCharType="begin"/>
        </w:r>
        <w:r w:rsidR="00A26A22">
          <w:rPr>
            <w:webHidden/>
          </w:rPr>
          <w:instrText xml:space="preserve"> PAGEREF _Toc43216085 \h </w:instrText>
        </w:r>
        <w:r w:rsidR="00A26A22">
          <w:rPr>
            <w:webHidden/>
          </w:rPr>
        </w:r>
        <w:r w:rsidR="00A26A22">
          <w:rPr>
            <w:webHidden/>
          </w:rPr>
          <w:fldChar w:fldCharType="separate"/>
        </w:r>
        <w:r w:rsidR="003651D6">
          <w:rPr>
            <w:webHidden/>
          </w:rPr>
          <w:t>7</w:t>
        </w:r>
        <w:r w:rsidR="00A26A22">
          <w:rPr>
            <w:webHidden/>
          </w:rPr>
          <w:fldChar w:fldCharType="end"/>
        </w:r>
      </w:hyperlink>
    </w:p>
    <w:p w14:paraId="27799BB2" w14:textId="124D93E9" w:rsidR="00A26A22" w:rsidRDefault="00EE089B">
      <w:pPr>
        <w:pStyle w:val="Inhopg3"/>
        <w:rPr>
          <w:rFonts w:asciiTheme="minorHAnsi" w:eastAsiaTheme="minorEastAsia" w:hAnsiTheme="minorHAnsi" w:cstheme="minorBidi"/>
          <w:noProof/>
          <w:sz w:val="22"/>
          <w:szCs w:val="22"/>
        </w:rPr>
      </w:pPr>
      <w:hyperlink w:anchor="_Toc43216086" w:history="1">
        <w:r w:rsidR="00A26A22" w:rsidRPr="003D4D5E">
          <w:rPr>
            <w:rStyle w:val="Hyperlink"/>
            <w:noProof/>
          </w:rPr>
          <w:t>3.2.1</w:t>
        </w:r>
        <w:r w:rsidR="00A26A22">
          <w:rPr>
            <w:rFonts w:asciiTheme="minorHAnsi" w:eastAsiaTheme="minorEastAsia" w:hAnsiTheme="minorHAnsi" w:cstheme="minorBidi"/>
            <w:noProof/>
            <w:sz w:val="22"/>
            <w:szCs w:val="22"/>
          </w:rPr>
          <w:tab/>
        </w:r>
        <w:r w:rsidR="00A26A22" w:rsidRPr="003D4D5E">
          <w:rPr>
            <w:rStyle w:val="Hyperlink"/>
            <w:noProof/>
          </w:rPr>
          <w:t>Definitie.</w:t>
        </w:r>
        <w:r w:rsidR="00A26A22">
          <w:rPr>
            <w:noProof/>
            <w:webHidden/>
          </w:rPr>
          <w:tab/>
        </w:r>
        <w:r w:rsidR="00A26A22">
          <w:rPr>
            <w:noProof/>
            <w:webHidden/>
          </w:rPr>
          <w:fldChar w:fldCharType="begin"/>
        </w:r>
        <w:r w:rsidR="00A26A22">
          <w:rPr>
            <w:noProof/>
            <w:webHidden/>
          </w:rPr>
          <w:instrText xml:space="preserve"> PAGEREF _Toc43216086 \h </w:instrText>
        </w:r>
        <w:r w:rsidR="00A26A22">
          <w:rPr>
            <w:noProof/>
            <w:webHidden/>
          </w:rPr>
        </w:r>
        <w:r w:rsidR="00A26A22">
          <w:rPr>
            <w:noProof/>
            <w:webHidden/>
          </w:rPr>
          <w:fldChar w:fldCharType="separate"/>
        </w:r>
        <w:r w:rsidR="003651D6">
          <w:rPr>
            <w:noProof/>
            <w:webHidden/>
          </w:rPr>
          <w:t>7</w:t>
        </w:r>
        <w:r w:rsidR="00A26A22">
          <w:rPr>
            <w:noProof/>
            <w:webHidden/>
          </w:rPr>
          <w:fldChar w:fldCharType="end"/>
        </w:r>
      </w:hyperlink>
    </w:p>
    <w:p w14:paraId="7F56D619" w14:textId="5D4CF2ED" w:rsidR="00A26A22" w:rsidRDefault="00EE089B">
      <w:pPr>
        <w:pStyle w:val="Inhopg3"/>
        <w:rPr>
          <w:rFonts w:asciiTheme="minorHAnsi" w:eastAsiaTheme="minorEastAsia" w:hAnsiTheme="minorHAnsi" w:cstheme="minorBidi"/>
          <w:noProof/>
          <w:sz w:val="22"/>
          <w:szCs w:val="22"/>
        </w:rPr>
      </w:pPr>
      <w:hyperlink w:anchor="_Toc43216087" w:history="1">
        <w:r w:rsidR="00A26A22" w:rsidRPr="003D4D5E">
          <w:rPr>
            <w:rStyle w:val="Hyperlink"/>
            <w:noProof/>
          </w:rPr>
          <w:t>3.2.2</w:t>
        </w:r>
        <w:r w:rsidR="00A26A22">
          <w:rPr>
            <w:rFonts w:asciiTheme="minorHAnsi" w:eastAsiaTheme="minorEastAsia" w:hAnsiTheme="minorHAnsi" w:cstheme="minorBidi"/>
            <w:noProof/>
            <w:sz w:val="22"/>
            <w:szCs w:val="22"/>
          </w:rPr>
          <w:tab/>
        </w:r>
        <w:r w:rsidR="00A26A22" w:rsidRPr="003D4D5E">
          <w:rPr>
            <w:rStyle w:val="Hyperlink"/>
            <w:noProof/>
          </w:rPr>
          <w:t>Beschrijving.</w:t>
        </w:r>
        <w:r w:rsidR="00A26A22">
          <w:rPr>
            <w:noProof/>
            <w:webHidden/>
          </w:rPr>
          <w:tab/>
        </w:r>
        <w:r w:rsidR="00A26A22">
          <w:rPr>
            <w:noProof/>
            <w:webHidden/>
          </w:rPr>
          <w:fldChar w:fldCharType="begin"/>
        </w:r>
        <w:r w:rsidR="00A26A22">
          <w:rPr>
            <w:noProof/>
            <w:webHidden/>
          </w:rPr>
          <w:instrText xml:space="preserve"> PAGEREF _Toc43216087 \h </w:instrText>
        </w:r>
        <w:r w:rsidR="00A26A22">
          <w:rPr>
            <w:noProof/>
            <w:webHidden/>
          </w:rPr>
        </w:r>
        <w:r w:rsidR="00A26A22">
          <w:rPr>
            <w:noProof/>
            <w:webHidden/>
          </w:rPr>
          <w:fldChar w:fldCharType="separate"/>
        </w:r>
        <w:r w:rsidR="003651D6">
          <w:rPr>
            <w:noProof/>
            <w:webHidden/>
          </w:rPr>
          <w:t>7</w:t>
        </w:r>
        <w:r w:rsidR="00A26A22">
          <w:rPr>
            <w:noProof/>
            <w:webHidden/>
          </w:rPr>
          <w:fldChar w:fldCharType="end"/>
        </w:r>
      </w:hyperlink>
    </w:p>
    <w:p w14:paraId="41608680" w14:textId="4853EBF8" w:rsidR="00A26A22" w:rsidRDefault="00EE089B">
      <w:pPr>
        <w:pStyle w:val="Inhopg2"/>
        <w:rPr>
          <w:rFonts w:asciiTheme="minorHAnsi" w:eastAsiaTheme="minorEastAsia" w:hAnsiTheme="minorHAnsi" w:cstheme="minorBidi"/>
          <w:sz w:val="22"/>
          <w:szCs w:val="22"/>
        </w:rPr>
      </w:pPr>
      <w:hyperlink w:anchor="_Toc43216088" w:history="1">
        <w:r w:rsidR="00A26A22" w:rsidRPr="003D4D5E">
          <w:rPr>
            <w:rStyle w:val="Hyperlink"/>
          </w:rPr>
          <w:t>3.3</w:t>
        </w:r>
        <w:r w:rsidR="00A26A22">
          <w:rPr>
            <w:rFonts w:asciiTheme="minorHAnsi" w:eastAsiaTheme="minorEastAsia" w:hAnsiTheme="minorHAnsi" w:cstheme="minorBidi"/>
            <w:sz w:val="22"/>
            <w:szCs w:val="22"/>
          </w:rPr>
          <w:tab/>
        </w:r>
        <w:r w:rsidR="00A26A22" w:rsidRPr="003D4D5E">
          <w:rPr>
            <w:rStyle w:val="Hyperlink"/>
          </w:rPr>
          <w:t>Normatieve referenties.</w:t>
        </w:r>
        <w:r w:rsidR="00A26A22">
          <w:rPr>
            <w:webHidden/>
          </w:rPr>
          <w:tab/>
        </w:r>
        <w:r w:rsidR="00A26A22">
          <w:rPr>
            <w:webHidden/>
          </w:rPr>
          <w:fldChar w:fldCharType="begin"/>
        </w:r>
        <w:r w:rsidR="00A26A22">
          <w:rPr>
            <w:webHidden/>
          </w:rPr>
          <w:instrText xml:space="preserve"> PAGEREF _Toc43216088 \h </w:instrText>
        </w:r>
        <w:r w:rsidR="00A26A22">
          <w:rPr>
            <w:webHidden/>
          </w:rPr>
        </w:r>
        <w:r w:rsidR="00A26A22">
          <w:rPr>
            <w:webHidden/>
          </w:rPr>
          <w:fldChar w:fldCharType="separate"/>
        </w:r>
        <w:r w:rsidR="003651D6">
          <w:rPr>
            <w:webHidden/>
          </w:rPr>
          <w:t>10</w:t>
        </w:r>
        <w:r w:rsidR="00A26A22">
          <w:rPr>
            <w:webHidden/>
          </w:rPr>
          <w:fldChar w:fldCharType="end"/>
        </w:r>
      </w:hyperlink>
    </w:p>
    <w:p w14:paraId="2F14BB6F" w14:textId="7EB41F86" w:rsidR="00A26A22" w:rsidRDefault="00EE089B">
      <w:pPr>
        <w:pStyle w:val="Inhopg2"/>
        <w:rPr>
          <w:rFonts w:asciiTheme="minorHAnsi" w:eastAsiaTheme="minorEastAsia" w:hAnsiTheme="minorHAnsi" w:cstheme="minorBidi"/>
          <w:sz w:val="22"/>
          <w:szCs w:val="22"/>
        </w:rPr>
      </w:pPr>
      <w:hyperlink w:anchor="_Toc43216089" w:history="1">
        <w:r w:rsidR="00A26A22" w:rsidRPr="003D4D5E">
          <w:rPr>
            <w:rStyle w:val="Hyperlink"/>
          </w:rPr>
          <w:t>3.4</w:t>
        </w:r>
        <w:r w:rsidR="00A26A22">
          <w:rPr>
            <w:rFonts w:asciiTheme="minorHAnsi" w:eastAsiaTheme="minorEastAsia" w:hAnsiTheme="minorHAnsi" w:cstheme="minorBidi"/>
            <w:sz w:val="22"/>
            <w:szCs w:val="22"/>
          </w:rPr>
          <w:tab/>
        </w:r>
        <w:r w:rsidR="00A26A22" w:rsidRPr="003D4D5E">
          <w:rPr>
            <w:rStyle w:val="Hyperlink"/>
          </w:rPr>
          <w:t>Totstandkoming.</w:t>
        </w:r>
        <w:r w:rsidR="00A26A22">
          <w:rPr>
            <w:webHidden/>
          </w:rPr>
          <w:tab/>
        </w:r>
        <w:r w:rsidR="00A26A22">
          <w:rPr>
            <w:webHidden/>
          </w:rPr>
          <w:fldChar w:fldCharType="begin"/>
        </w:r>
        <w:r w:rsidR="00A26A22">
          <w:rPr>
            <w:webHidden/>
          </w:rPr>
          <w:instrText xml:space="preserve"> PAGEREF _Toc43216089 \h </w:instrText>
        </w:r>
        <w:r w:rsidR="00A26A22">
          <w:rPr>
            <w:webHidden/>
          </w:rPr>
        </w:r>
        <w:r w:rsidR="00A26A22">
          <w:rPr>
            <w:webHidden/>
          </w:rPr>
          <w:fldChar w:fldCharType="separate"/>
        </w:r>
        <w:r w:rsidR="003651D6">
          <w:rPr>
            <w:webHidden/>
          </w:rPr>
          <w:t>10</w:t>
        </w:r>
        <w:r w:rsidR="00A26A22">
          <w:rPr>
            <w:webHidden/>
          </w:rPr>
          <w:fldChar w:fldCharType="end"/>
        </w:r>
      </w:hyperlink>
    </w:p>
    <w:p w14:paraId="4967707C" w14:textId="760D0FC2" w:rsidR="00A26A22" w:rsidRDefault="00EE089B">
      <w:pPr>
        <w:pStyle w:val="Inhopg2"/>
        <w:rPr>
          <w:rFonts w:asciiTheme="minorHAnsi" w:eastAsiaTheme="minorEastAsia" w:hAnsiTheme="minorHAnsi" w:cstheme="minorBidi"/>
          <w:sz w:val="22"/>
          <w:szCs w:val="22"/>
        </w:rPr>
      </w:pPr>
      <w:hyperlink w:anchor="_Toc43216090" w:history="1">
        <w:r w:rsidR="00A26A22" w:rsidRPr="003D4D5E">
          <w:rPr>
            <w:rStyle w:val="Hyperlink"/>
          </w:rPr>
          <w:t>3.5</w:t>
        </w:r>
        <w:r w:rsidR="00A26A22">
          <w:rPr>
            <w:rFonts w:asciiTheme="minorHAnsi" w:eastAsiaTheme="minorEastAsia" w:hAnsiTheme="minorHAnsi" w:cstheme="minorBidi"/>
            <w:sz w:val="22"/>
            <w:szCs w:val="22"/>
          </w:rPr>
          <w:tab/>
        </w:r>
        <w:r w:rsidR="00A26A22" w:rsidRPr="003D4D5E">
          <w:rPr>
            <w:rStyle w:val="Hyperlink"/>
          </w:rPr>
          <w:t>Termen en definities.</w:t>
        </w:r>
        <w:r w:rsidR="00A26A22">
          <w:rPr>
            <w:webHidden/>
          </w:rPr>
          <w:tab/>
        </w:r>
        <w:r w:rsidR="00A26A22">
          <w:rPr>
            <w:webHidden/>
          </w:rPr>
          <w:fldChar w:fldCharType="begin"/>
        </w:r>
        <w:r w:rsidR="00A26A22">
          <w:rPr>
            <w:webHidden/>
          </w:rPr>
          <w:instrText xml:space="preserve"> PAGEREF _Toc43216090 \h </w:instrText>
        </w:r>
        <w:r w:rsidR="00A26A22">
          <w:rPr>
            <w:webHidden/>
          </w:rPr>
        </w:r>
        <w:r w:rsidR="00A26A22">
          <w:rPr>
            <w:webHidden/>
          </w:rPr>
          <w:fldChar w:fldCharType="separate"/>
        </w:r>
        <w:r w:rsidR="003651D6">
          <w:rPr>
            <w:webHidden/>
          </w:rPr>
          <w:t>10</w:t>
        </w:r>
        <w:r w:rsidR="00A26A22">
          <w:rPr>
            <w:webHidden/>
          </w:rPr>
          <w:fldChar w:fldCharType="end"/>
        </w:r>
      </w:hyperlink>
    </w:p>
    <w:p w14:paraId="205312C0" w14:textId="3EE20533" w:rsidR="00A26A22" w:rsidRDefault="00EE089B">
      <w:pPr>
        <w:pStyle w:val="Inhopg2"/>
        <w:rPr>
          <w:rFonts w:asciiTheme="minorHAnsi" w:eastAsiaTheme="minorEastAsia" w:hAnsiTheme="minorHAnsi" w:cstheme="minorBidi"/>
          <w:sz w:val="22"/>
          <w:szCs w:val="22"/>
        </w:rPr>
      </w:pPr>
      <w:hyperlink w:anchor="_Toc43216091" w:history="1">
        <w:r w:rsidR="00A26A22" w:rsidRPr="003D4D5E">
          <w:rPr>
            <w:rStyle w:val="Hyperlink"/>
          </w:rPr>
          <w:t>3.6</w:t>
        </w:r>
        <w:r w:rsidR="00A26A22">
          <w:rPr>
            <w:rFonts w:asciiTheme="minorHAnsi" w:eastAsiaTheme="minorEastAsia" w:hAnsiTheme="minorHAnsi" w:cstheme="minorBidi"/>
            <w:sz w:val="22"/>
            <w:szCs w:val="22"/>
          </w:rPr>
          <w:tab/>
        </w:r>
        <w:r w:rsidR="00A26A22" w:rsidRPr="003D4D5E">
          <w:rPr>
            <w:rStyle w:val="Hyperlink"/>
          </w:rPr>
          <w:t>Symbolen en afkortingen.</w:t>
        </w:r>
        <w:r w:rsidR="00A26A22">
          <w:rPr>
            <w:webHidden/>
          </w:rPr>
          <w:tab/>
        </w:r>
        <w:r w:rsidR="00A26A22">
          <w:rPr>
            <w:webHidden/>
          </w:rPr>
          <w:fldChar w:fldCharType="begin"/>
        </w:r>
        <w:r w:rsidR="00A26A22">
          <w:rPr>
            <w:webHidden/>
          </w:rPr>
          <w:instrText xml:space="preserve"> PAGEREF _Toc43216091 \h </w:instrText>
        </w:r>
        <w:r w:rsidR="00A26A22">
          <w:rPr>
            <w:webHidden/>
          </w:rPr>
        </w:r>
        <w:r w:rsidR="00A26A22">
          <w:rPr>
            <w:webHidden/>
          </w:rPr>
          <w:fldChar w:fldCharType="separate"/>
        </w:r>
        <w:r w:rsidR="003651D6">
          <w:rPr>
            <w:webHidden/>
          </w:rPr>
          <w:t>14</w:t>
        </w:r>
        <w:r w:rsidR="00A26A22">
          <w:rPr>
            <w:webHidden/>
          </w:rPr>
          <w:fldChar w:fldCharType="end"/>
        </w:r>
      </w:hyperlink>
    </w:p>
    <w:p w14:paraId="2E031117" w14:textId="752B1206" w:rsidR="00A26A22" w:rsidRDefault="00EE089B">
      <w:pPr>
        <w:pStyle w:val="Inhopg1"/>
        <w:rPr>
          <w:rFonts w:asciiTheme="minorHAnsi" w:eastAsiaTheme="minorEastAsia" w:hAnsiTheme="minorHAnsi" w:cstheme="minorBidi"/>
          <w:noProof/>
          <w:sz w:val="22"/>
          <w:szCs w:val="22"/>
        </w:rPr>
      </w:pPr>
      <w:hyperlink w:anchor="_Toc43216092" w:history="1">
        <w:r w:rsidR="00A26A22" w:rsidRPr="003D4D5E">
          <w:rPr>
            <w:rStyle w:val="Hyperlink"/>
            <w:noProof/>
          </w:rPr>
          <w:t>Identificatie document</w:t>
        </w:r>
        <w:r w:rsidR="00A26A22">
          <w:rPr>
            <w:noProof/>
            <w:webHidden/>
          </w:rPr>
          <w:tab/>
        </w:r>
        <w:r w:rsidR="00A26A22">
          <w:rPr>
            <w:noProof/>
            <w:webHidden/>
          </w:rPr>
          <w:fldChar w:fldCharType="begin"/>
        </w:r>
        <w:r w:rsidR="00A26A22">
          <w:rPr>
            <w:noProof/>
            <w:webHidden/>
          </w:rPr>
          <w:instrText xml:space="preserve"> PAGEREF _Toc43216092 \h </w:instrText>
        </w:r>
        <w:r w:rsidR="00A26A22">
          <w:rPr>
            <w:noProof/>
            <w:webHidden/>
          </w:rPr>
        </w:r>
        <w:r w:rsidR="00A26A22">
          <w:rPr>
            <w:noProof/>
            <w:webHidden/>
          </w:rPr>
          <w:fldChar w:fldCharType="separate"/>
        </w:r>
        <w:r w:rsidR="003651D6">
          <w:rPr>
            <w:noProof/>
            <w:webHidden/>
          </w:rPr>
          <w:t>16</w:t>
        </w:r>
        <w:r w:rsidR="00A26A22">
          <w:rPr>
            <w:noProof/>
            <w:webHidden/>
          </w:rPr>
          <w:fldChar w:fldCharType="end"/>
        </w:r>
      </w:hyperlink>
    </w:p>
    <w:p w14:paraId="46B361D1" w14:textId="369B460B" w:rsidR="00A26A22" w:rsidRDefault="00EE089B">
      <w:pPr>
        <w:pStyle w:val="Inhopg1"/>
        <w:rPr>
          <w:rFonts w:asciiTheme="minorHAnsi" w:eastAsiaTheme="minorEastAsia" w:hAnsiTheme="minorHAnsi" w:cstheme="minorBidi"/>
          <w:noProof/>
          <w:sz w:val="22"/>
          <w:szCs w:val="22"/>
        </w:rPr>
      </w:pPr>
      <w:hyperlink w:anchor="_Toc43216093" w:history="1">
        <w:r w:rsidR="00A26A22" w:rsidRPr="003D4D5E">
          <w:rPr>
            <w:rStyle w:val="Hyperlink"/>
            <w:noProof/>
          </w:rPr>
          <w:t>Data content en structuur</w:t>
        </w:r>
        <w:r w:rsidR="00A26A22">
          <w:rPr>
            <w:noProof/>
            <w:webHidden/>
          </w:rPr>
          <w:tab/>
        </w:r>
        <w:r w:rsidR="00A26A22">
          <w:rPr>
            <w:noProof/>
            <w:webHidden/>
          </w:rPr>
          <w:fldChar w:fldCharType="begin"/>
        </w:r>
        <w:r w:rsidR="00A26A22">
          <w:rPr>
            <w:noProof/>
            <w:webHidden/>
          </w:rPr>
          <w:instrText xml:space="preserve"> PAGEREF _Toc43216093 \h </w:instrText>
        </w:r>
        <w:r w:rsidR="00A26A22">
          <w:rPr>
            <w:noProof/>
            <w:webHidden/>
          </w:rPr>
        </w:r>
        <w:r w:rsidR="00A26A22">
          <w:rPr>
            <w:noProof/>
            <w:webHidden/>
          </w:rPr>
          <w:fldChar w:fldCharType="separate"/>
        </w:r>
        <w:r w:rsidR="003651D6">
          <w:rPr>
            <w:noProof/>
            <w:webHidden/>
          </w:rPr>
          <w:t>17</w:t>
        </w:r>
        <w:r w:rsidR="00A26A22">
          <w:rPr>
            <w:noProof/>
            <w:webHidden/>
          </w:rPr>
          <w:fldChar w:fldCharType="end"/>
        </w:r>
      </w:hyperlink>
    </w:p>
    <w:p w14:paraId="6ABC6D2F" w14:textId="4F3146F6" w:rsidR="00A26A22" w:rsidRDefault="00EE089B">
      <w:pPr>
        <w:pStyle w:val="Inhopg2"/>
        <w:rPr>
          <w:rFonts w:asciiTheme="minorHAnsi" w:eastAsiaTheme="minorEastAsia" w:hAnsiTheme="minorHAnsi" w:cstheme="minorBidi"/>
          <w:sz w:val="22"/>
          <w:szCs w:val="22"/>
        </w:rPr>
      </w:pPr>
      <w:hyperlink w:anchor="_Toc43216094" w:history="1">
        <w:r w:rsidR="00A26A22" w:rsidRPr="003D4D5E">
          <w:rPr>
            <w:rStyle w:val="Hyperlink"/>
          </w:rPr>
          <w:t>5.1</w:t>
        </w:r>
        <w:r w:rsidR="00A26A22">
          <w:rPr>
            <w:rFonts w:asciiTheme="minorHAnsi" w:eastAsiaTheme="minorEastAsia" w:hAnsiTheme="minorHAnsi" w:cstheme="minorBidi"/>
            <w:sz w:val="22"/>
            <w:szCs w:val="22"/>
          </w:rPr>
          <w:tab/>
        </w:r>
        <w:r w:rsidR="00A26A22" w:rsidRPr="003D4D5E">
          <w:rPr>
            <w:rStyle w:val="Hyperlink"/>
          </w:rPr>
          <w:t>Inleiding.</w:t>
        </w:r>
        <w:r w:rsidR="00A26A22">
          <w:rPr>
            <w:webHidden/>
          </w:rPr>
          <w:tab/>
        </w:r>
        <w:r w:rsidR="00A26A22">
          <w:rPr>
            <w:webHidden/>
          </w:rPr>
          <w:fldChar w:fldCharType="begin"/>
        </w:r>
        <w:r w:rsidR="00A26A22">
          <w:rPr>
            <w:webHidden/>
          </w:rPr>
          <w:instrText xml:space="preserve"> PAGEREF _Toc43216094 \h </w:instrText>
        </w:r>
        <w:r w:rsidR="00A26A22">
          <w:rPr>
            <w:webHidden/>
          </w:rPr>
        </w:r>
        <w:r w:rsidR="00A26A22">
          <w:rPr>
            <w:webHidden/>
          </w:rPr>
          <w:fldChar w:fldCharType="separate"/>
        </w:r>
        <w:r w:rsidR="003651D6">
          <w:rPr>
            <w:webHidden/>
          </w:rPr>
          <w:t>17</w:t>
        </w:r>
        <w:r w:rsidR="00A26A22">
          <w:rPr>
            <w:webHidden/>
          </w:rPr>
          <w:fldChar w:fldCharType="end"/>
        </w:r>
      </w:hyperlink>
    </w:p>
    <w:p w14:paraId="59B5913E" w14:textId="2794DDF1" w:rsidR="00A26A22" w:rsidRDefault="00EE089B">
      <w:pPr>
        <w:pStyle w:val="Inhopg2"/>
        <w:rPr>
          <w:rFonts w:asciiTheme="minorHAnsi" w:eastAsiaTheme="minorEastAsia" w:hAnsiTheme="minorHAnsi" w:cstheme="minorBidi"/>
          <w:sz w:val="22"/>
          <w:szCs w:val="22"/>
        </w:rPr>
      </w:pPr>
      <w:hyperlink w:anchor="_Toc43216095" w:history="1">
        <w:r w:rsidR="00A26A22" w:rsidRPr="003D4D5E">
          <w:rPr>
            <w:rStyle w:val="Hyperlink"/>
          </w:rPr>
          <w:t>5.2</w:t>
        </w:r>
        <w:r w:rsidR="00A26A22">
          <w:rPr>
            <w:rFonts w:asciiTheme="minorHAnsi" w:eastAsiaTheme="minorEastAsia" w:hAnsiTheme="minorHAnsi" w:cstheme="minorBidi"/>
            <w:sz w:val="22"/>
            <w:szCs w:val="22"/>
          </w:rPr>
          <w:tab/>
        </w:r>
        <w:r w:rsidR="00A26A22" w:rsidRPr="003D4D5E">
          <w:rPr>
            <w:rStyle w:val="Hyperlink"/>
          </w:rPr>
          <w:t>UML diagrammen.</w:t>
        </w:r>
        <w:r w:rsidR="00A26A22">
          <w:rPr>
            <w:webHidden/>
          </w:rPr>
          <w:tab/>
        </w:r>
        <w:r w:rsidR="00A26A22">
          <w:rPr>
            <w:webHidden/>
          </w:rPr>
          <w:fldChar w:fldCharType="begin"/>
        </w:r>
        <w:r w:rsidR="00A26A22">
          <w:rPr>
            <w:webHidden/>
          </w:rPr>
          <w:instrText xml:space="preserve"> PAGEREF _Toc43216095 \h </w:instrText>
        </w:r>
        <w:r w:rsidR="00A26A22">
          <w:rPr>
            <w:webHidden/>
          </w:rPr>
        </w:r>
        <w:r w:rsidR="00A26A22">
          <w:rPr>
            <w:webHidden/>
          </w:rPr>
          <w:fldChar w:fldCharType="separate"/>
        </w:r>
        <w:r w:rsidR="003651D6">
          <w:rPr>
            <w:webHidden/>
          </w:rPr>
          <w:t>17</w:t>
        </w:r>
        <w:r w:rsidR="00A26A22">
          <w:rPr>
            <w:webHidden/>
          </w:rPr>
          <w:fldChar w:fldCharType="end"/>
        </w:r>
      </w:hyperlink>
    </w:p>
    <w:p w14:paraId="2591EA51" w14:textId="1D07A01C" w:rsidR="00A26A22" w:rsidRDefault="00EE089B">
      <w:pPr>
        <w:pStyle w:val="Inhopg3"/>
        <w:rPr>
          <w:rFonts w:asciiTheme="minorHAnsi" w:eastAsiaTheme="minorEastAsia" w:hAnsiTheme="minorHAnsi" w:cstheme="minorBidi"/>
          <w:noProof/>
          <w:sz w:val="22"/>
          <w:szCs w:val="22"/>
        </w:rPr>
      </w:pPr>
      <w:hyperlink w:anchor="_Toc43216096" w:history="1">
        <w:r w:rsidR="00A26A22" w:rsidRPr="003D4D5E">
          <w:rPr>
            <w:rStyle w:val="Hyperlink"/>
            <w:noProof/>
          </w:rPr>
          <w:t>5.2.1</w:t>
        </w:r>
        <w:r w:rsidR="00A26A22">
          <w:rPr>
            <w:rFonts w:asciiTheme="minorHAnsi" w:eastAsiaTheme="minorEastAsia" w:hAnsiTheme="minorHAnsi" w:cstheme="minorBidi"/>
            <w:noProof/>
            <w:sz w:val="22"/>
            <w:szCs w:val="22"/>
          </w:rPr>
          <w:tab/>
        </w:r>
        <w:r w:rsidR="00A26A22" w:rsidRPr="003D4D5E">
          <w:rPr>
            <w:rStyle w:val="Hyperlink"/>
            <w:noProof/>
          </w:rPr>
          <w:t>Beschrijving algemeen principe: IMKL als extensie op INSPIRE.</w:t>
        </w:r>
        <w:r w:rsidR="00A26A22">
          <w:rPr>
            <w:noProof/>
            <w:webHidden/>
          </w:rPr>
          <w:tab/>
        </w:r>
        <w:r w:rsidR="00A26A22">
          <w:rPr>
            <w:noProof/>
            <w:webHidden/>
          </w:rPr>
          <w:fldChar w:fldCharType="begin"/>
        </w:r>
        <w:r w:rsidR="00A26A22">
          <w:rPr>
            <w:noProof/>
            <w:webHidden/>
          </w:rPr>
          <w:instrText xml:space="preserve"> PAGEREF _Toc43216096 \h </w:instrText>
        </w:r>
        <w:r w:rsidR="00A26A22">
          <w:rPr>
            <w:noProof/>
            <w:webHidden/>
          </w:rPr>
        </w:r>
        <w:r w:rsidR="00A26A22">
          <w:rPr>
            <w:noProof/>
            <w:webHidden/>
          </w:rPr>
          <w:fldChar w:fldCharType="separate"/>
        </w:r>
        <w:r w:rsidR="003651D6">
          <w:rPr>
            <w:noProof/>
            <w:webHidden/>
          </w:rPr>
          <w:t>17</w:t>
        </w:r>
        <w:r w:rsidR="00A26A22">
          <w:rPr>
            <w:noProof/>
            <w:webHidden/>
          </w:rPr>
          <w:fldChar w:fldCharType="end"/>
        </w:r>
      </w:hyperlink>
    </w:p>
    <w:p w14:paraId="69D6E364" w14:textId="3E8BC12B" w:rsidR="00A26A22" w:rsidRDefault="00EE089B">
      <w:pPr>
        <w:pStyle w:val="Inhopg3"/>
        <w:rPr>
          <w:rFonts w:asciiTheme="minorHAnsi" w:eastAsiaTheme="minorEastAsia" w:hAnsiTheme="minorHAnsi" w:cstheme="minorBidi"/>
          <w:noProof/>
          <w:sz w:val="22"/>
          <w:szCs w:val="22"/>
        </w:rPr>
      </w:pPr>
      <w:hyperlink w:anchor="_Toc43216097" w:history="1">
        <w:r w:rsidR="00A26A22" w:rsidRPr="003D4D5E">
          <w:rPr>
            <w:rStyle w:val="Hyperlink"/>
            <w:noProof/>
          </w:rPr>
          <w:t>5.2.2</w:t>
        </w:r>
        <w:r w:rsidR="00A26A22">
          <w:rPr>
            <w:rFonts w:asciiTheme="minorHAnsi" w:eastAsiaTheme="minorEastAsia" w:hAnsiTheme="minorHAnsi" w:cstheme="minorBidi"/>
            <w:noProof/>
            <w:sz w:val="22"/>
            <w:szCs w:val="22"/>
          </w:rPr>
          <w:tab/>
        </w:r>
        <w:r w:rsidR="00A26A22" w:rsidRPr="003D4D5E">
          <w:rPr>
            <w:rStyle w:val="Hyperlink"/>
            <w:noProof/>
          </w:rPr>
          <w:t>Metamodel.</w:t>
        </w:r>
        <w:r w:rsidR="00A26A22">
          <w:rPr>
            <w:noProof/>
            <w:webHidden/>
          </w:rPr>
          <w:tab/>
        </w:r>
        <w:r w:rsidR="00A26A22">
          <w:rPr>
            <w:noProof/>
            <w:webHidden/>
          </w:rPr>
          <w:fldChar w:fldCharType="begin"/>
        </w:r>
        <w:r w:rsidR="00A26A22">
          <w:rPr>
            <w:noProof/>
            <w:webHidden/>
          </w:rPr>
          <w:instrText xml:space="preserve"> PAGEREF _Toc43216097 \h </w:instrText>
        </w:r>
        <w:r w:rsidR="00A26A22">
          <w:rPr>
            <w:noProof/>
            <w:webHidden/>
          </w:rPr>
        </w:r>
        <w:r w:rsidR="00A26A22">
          <w:rPr>
            <w:noProof/>
            <w:webHidden/>
          </w:rPr>
          <w:fldChar w:fldCharType="separate"/>
        </w:r>
        <w:r w:rsidR="003651D6">
          <w:rPr>
            <w:noProof/>
            <w:webHidden/>
          </w:rPr>
          <w:t>18</w:t>
        </w:r>
        <w:r w:rsidR="00A26A22">
          <w:rPr>
            <w:noProof/>
            <w:webHidden/>
          </w:rPr>
          <w:fldChar w:fldCharType="end"/>
        </w:r>
      </w:hyperlink>
    </w:p>
    <w:p w14:paraId="73DE557B" w14:textId="13836AAF" w:rsidR="00A26A22" w:rsidRDefault="00EE089B">
      <w:pPr>
        <w:pStyle w:val="Inhopg3"/>
        <w:rPr>
          <w:rFonts w:asciiTheme="minorHAnsi" w:eastAsiaTheme="minorEastAsia" w:hAnsiTheme="minorHAnsi" w:cstheme="minorBidi"/>
          <w:noProof/>
          <w:sz w:val="22"/>
          <w:szCs w:val="22"/>
        </w:rPr>
      </w:pPr>
      <w:hyperlink w:anchor="_Toc43216098" w:history="1">
        <w:r w:rsidR="00A26A22" w:rsidRPr="003D4D5E">
          <w:rPr>
            <w:rStyle w:val="Hyperlink"/>
            <w:noProof/>
          </w:rPr>
          <w:t>5.2.3</w:t>
        </w:r>
        <w:r w:rsidR="00A26A22">
          <w:rPr>
            <w:rFonts w:asciiTheme="minorHAnsi" w:eastAsiaTheme="minorEastAsia" w:hAnsiTheme="minorHAnsi" w:cstheme="minorBidi"/>
            <w:noProof/>
            <w:sz w:val="22"/>
            <w:szCs w:val="22"/>
          </w:rPr>
          <w:tab/>
        </w:r>
        <w:r w:rsidR="00A26A22" w:rsidRPr="003D4D5E">
          <w:rPr>
            <w:rStyle w:val="Hyperlink"/>
            <w:noProof/>
          </w:rPr>
          <w:t>UML - WIBON overzicht.</w:t>
        </w:r>
        <w:r w:rsidR="00A26A22">
          <w:rPr>
            <w:noProof/>
            <w:webHidden/>
          </w:rPr>
          <w:tab/>
        </w:r>
        <w:r w:rsidR="00A26A22">
          <w:rPr>
            <w:noProof/>
            <w:webHidden/>
          </w:rPr>
          <w:fldChar w:fldCharType="begin"/>
        </w:r>
        <w:r w:rsidR="00A26A22">
          <w:rPr>
            <w:noProof/>
            <w:webHidden/>
          </w:rPr>
          <w:instrText xml:space="preserve"> PAGEREF _Toc43216098 \h </w:instrText>
        </w:r>
        <w:r w:rsidR="00A26A22">
          <w:rPr>
            <w:noProof/>
            <w:webHidden/>
          </w:rPr>
        </w:r>
        <w:r w:rsidR="00A26A22">
          <w:rPr>
            <w:noProof/>
            <w:webHidden/>
          </w:rPr>
          <w:fldChar w:fldCharType="separate"/>
        </w:r>
        <w:r w:rsidR="003651D6">
          <w:rPr>
            <w:noProof/>
            <w:webHidden/>
          </w:rPr>
          <w:t>19</w:t>
        </w:r>
        <w:r w:rsidR="00A26A22">
          <w:rPr>
            <w:noProof/>
            <w:webHidden/>
          </w:rPr>
          <w:fldChar w:fldCharType="end"/>
        </w:r>
      </w:hyperlink>
    </w:p>
    <w:p w14:paraId="33824DF0" w14:textId="2ED0C060" w:rsidR="00A26A22" w:rsidRDefault="00EE089B">
      <w:pPr>
        <w:pStyle w:val="Inhopg3"/>
        <w:rPr>
          <w:rFonts w:asciiTheme="minorHAnsi" w:eastAsiaTheme="minorEastAsia" w:hAnsiTheme="minorHAnsi" w:cstheme="minorBidi"/>
          <w:noProof/>
          <w:sz w:val="22"/>
          <w:szCs w:val="22"/>
        </w:rPr>
      </w:pPr>
      <w:hyperlink w:anchor="_Toc43216099" w:history="1">
        <w:r w:rsidR="00A26A22" w:rsidRPr="003D4D5E">
          <w:rPr>
            <w:rStyle w:val="Hyperlink"/>
            <w:noProof/>
          </w:rPr>
          <w:t>5.2.4</w:t>
        </w:r>
        <w:r w:rsidR="00A26A22">
          <w:rPr>
            <w:rFonts w:asciiTheme="minorHAnsi" w:eastAsiaTheme="minorEastAsia" w:hAnsiTheme="minorHAnsi" w:cstheme="minorBidi"/>
            <w:noProof/>
            <w:sz w:val="22"/>
            <w:szCs w:val="22"/>
          </w:rPr>
          <w:tab/>
        </w:r>
        <w:r w:rsidR="00A26A22" w:rsidRPr="003D4D5E">
          <w:rPr>
            <w:rStyle w:val="Hyperlink"/>
            <w:noProof/>
          </w:rPr>
          <w:t>Associaties in het model.</w:t>
        </w:r>
        <w:r w:rsidR="00A26A22">
          <w:rPr>
            <w:noProof/>
            <w:webHidden/>
          </w:rPr>
          <w:tab/>
        </w:r>
        <w:r w:rsidR="00A26A22">
          <w:rPr>
            <w:noProof/>
            <w:webHidden/>
          </w:rPr>
          <w:fldChar w:fldCharType="begin"/>
        </w:r>
        <w:r w:rsidR="00A26A22">
          <w:rPr>
            <w:noProof/>
            <w:webHidden/>
          </w:rPr>
          <w:instrText xml:space="preserve"> PAGEREF _Toc43216099 \h </w:instrText>
        </w:r>
        <w:r w:rsidR="00A26A22">
          <w:rPr>
            <w:noProof/>
            <w:webHidden/>
          </w:rPr>
        </w:r>
        <w:r w:rsidR="00A26A22">
          <w:rPr>
            <w:noProof/>
            <w:webHidden/>
          </w:rPr>
          <w:fldChar w:fldCharType="separate"/>
        </w:r>
        <w:r w:rsidR="003651D6">
          <w:rPr>
            <w:noProof/>
            <w:webHidden/>
          </w:rPr>
          <w:t>21</w:t>
        </w:r>
        <w:r w:rsidR="00A26A22">
          <w:rPr>
            <w:noProof/>
            <w:webHidden/>
          </w:rPr>
          <w:fldChar w:fldCharType="end"/>
        </w:r>
      </w:hyperlink>
    </w:p>
    <w:p w14:paraId="28F4CC93" w14:textId="1DD852F3" w:rsidR="00A26A22" w:rsidRDefault="00EE089B">
      <w:pPr>
        <w:pStyle w:val="Inhopg3"/>
        <w:rPr>
          <w:rFonts w:asciiTheme="minorHAnsi" w:eastAsiaTheme="minorEastAsia" w:hAnsiTheme="minorHAnsi" w:cstheme="minorBidi"/>
          <w:noProof/>
          <w:sz w:val="22"/>
          <w:szCs w:val="22"/>
        </w:rPr>
      </w:pPr>
      <w:hyperlink w:anchor="_Toc43216100" w:history="1">
        <w:r w:rsidR="00A26A22" w:rsidRPr="003D4D5E">
          <w:rPr>
            <w:rStyle w:val="Hyperlink"/>
            <w:noProof/>
          </w:rPr>
          <w:t>5.2.5</w:t>
        </w:r>
        <w:r w:rsidR="00A26A22">
          <w:rPr>
            <w:rFonts w:asciiTheme="minorHAnsi" w:eastAsiaTheme="minorEastAsia" w:hAnsiTheme="minorHAnsi" w:cstheme="minorBidi"/>
            <w:noProof/>
            <w:sz w:val="22"/>
            <w:szCs w:val="22"/>
          </w:rPr>
          <w:tab/>
        </w:r>
        <w:r w:rsidR="00A26A22" w:rsidRPr="003D4D5E">
          <w:rPr>
            <w:rStyle w:val="Hyperlink"/>
            <w:noProof/>
          </w:rPr>
          <w:t>Numerieke waarden.</w:t>
        </w:r>
        <w:r w:rsidR="00A26A22">
          <w:rPr>
            <w:noProof/>
            <w:webHidden/>
          </w:rPr>
          <w:tab/>
        </w:r>
        <w:r w:rsidR="00A26A22">
          <w:rPr>
            <w:noProof/>
            <w:webHidden/>
          </w:rPr>
          <w:fldChar w:fldCharType="begin"/>
        </w:r>
        <w:r w:rsidR="00A26A22">
          <w:rPr>
            <w:noProof/>
            <w:webHidden/>
          </w:rPr>
          <w:instrText xml:space="preserve"> PAGEREF _Toc43216100 \h </w:instrText>
        </w:r>
        <w:r w:rsidR="00A26A22">
          <w:rPr>
            <w:noProof/>
            <w:webHidden/>
          </w:rPr>
        </w:r>
        <w:r w:rsidR="00A26A22">
          <w:rPr>
            <w:noProof/>
            <w:webHidden/>
          </w:rPr>
          <w:fldChar w:fldCharType="separate"/>
        </w:r>
        <w:r w:rsidR="003651D6">
          <w:rPr>
            <w:noProof/>
            <w:webHidden/>
          </w:rPr>
          <w:t>21</w:t>
        </w:r>
        <w:r w:rsidR="00A26A22">
          <w:rPr>
            <w:noProof/>
            <w:webHidden/>
          </w:rPr>
          <w:fldChar w:fldCharType="end"/>
        </w:r>
      </w:hyperlink>
    </w:p>
    <w:p w14:paraId="5258FBD1" w14:textId="1960D564" w:rsidR="00A26A22" w:rsidRDefault="00EE089B">
      <w:pPr>
        <w:pStyle w:val="Inhopg3"/>
        <w:rPr>
          <w:rFonts w:asciiTheme="minorHAnsi" w:eastAsiaTheme="minorEastAsia" w:hAnsiTheme="minorHAnsi" w:cstheme="minorBidi"/>
          <w:noProof/>
          <w:sz w:val="22"/>
          <w:szCs w:val="22"/>
        </w:rPr>
      </w:pPr>
      <w:hyperlink w:anchor="_Toc43216101" w:history="1">
        <w:r w:rsidR="00A26A22" w:rsidRPr="003D4D5E">
          <w:rPr>
            <w:rStyle w:val="Hyperlink"/>
            <w:noProof/>
          </w:rPr>
          <w:t>5.2.6</w:t>
        </w:r>
        <w:r w:rsidR="00A26A22">
          <w:rPr>
            <w:rFonts w:asciiTheme="minorHAnsi" w:eastAsiaTheme="minorEastAsia" w:hAnsiTheme="minorHAnsi" w:cstheme="minorBidi"/>
            <w:noProof/>
            <w:sz w:val="22"/>
            <w:szCs w:val="22"/>
          </w:rPr>
          <w:tab/>
        </w:r>
        <w:r w:rsidR="00A26A22" w:rsidRPr="003D4D5E">
          <w:rPr>
            <w:rStyle w:val="Hyperlink"/>
            <w:noProof/>
          </w:rPr>
          <w:t>Waardelijsten zijn extern.</w:t>
        </w:r>
        <w:r w:rsidR="00A26A22">
          <w:rPr>
            <w:noProof/>
            <w:webHidden/>
          </w:rPr>
          <w:tab/>
        </w:r>
        <w:r w:rsidR="00A26A22">
          <w:rPr>
            <w:noProof/>
            <w:webHidden/>
          </w:rPr>
          <w:fldChar w:fldCharType="begin"/>
        </w:r>
        <w:r w:rsidR="00A26A22">
          <w:rPr>
            <w:noProof/>
            <w:webHidden/>
          </w:rPr>
          <w:instrText xml:space="preserve"> PAGEREF _Toc43216101 \h </w:instrText>
        </w:r>
        <w:r w:rsidR="00A26A22">
          <w:rPr>
            <w:noProof/>
            <w:webHidden/>
          </w:rPr>
        </w:r>
        <w:r w:rsidR="00A26A22">
          <w:rPr>
            <w:noProof/>
            <w:webHidden/>
          </w:rPr>
          <w:fldChar w:fldCharType="separate"/>
        </w:r>
        <w:r w:rsidR="003651D6">
          <w:rPr>
            <w:noProof/>
            <w:webHidden/>
          </w:rPr>
          <w:t>21</w:t>
        </w:r>
        <w:r w:rsidR="00A26A22">
          <w:rPr>
            <w:noProof/>
            <w:webHidden/>
          </w:rPr>
          <w:fldChar w:fldCharType="end"/>
        </w:r>
      </w:hyperlink>
    </w:p>
    <w:p w14:paraId="3AC167A7" w14:textId="64C488C8" w:rsidR="00A26A22" w:rsidRDefault="00EE089B">
      <w:pPr>
        <w:pStyle w:val="Inhopg3"/>
        <w:rPr>
          <w:rFonts w:asciiTheme="minorHAnsi" w:eastAsiaTheme="minorEastAsia" w:hAnsiTheme="minorHAnsi" w:cstheme="minorBidi"/>
          <w:noProof/>
          <w:sz w:val="22"/>
          <w:szCs w:val="22"/>
        </w:rPr>
      </w:pPr>
      <w:hyperlink w:anchor="_Toc43216102" w:history="1">
        <w:r w:rsidR="00A26A22" w:rsidRPr="003D4D5E">
          <w:rPr>
            <w:rStyle w:val="Hyperlink"/>
            <w:noProof/>
          </w:rPr>
          <w:t>5.2.7</w:t>
        </w:r>
        <w:r w:rsidR="00A26A22">
          <w:rPr>
            <w:rFonts w:asciiTheme="minorHAnsi" w:eastAsiaTheme="minorEastAsia" w:hAnsiTheme="minorHAnsi" w:cstheme="minorBidi"/>
            <w:noProof/>
            <w:sz w:val="22"/>
            <w:szCs w:val="22"/>
          </w:rPr>
          <w:tab/>
        </w:r>
        <w:r w:rsidR="00A26A22" w:rsidRPr="003D4D5E">
          <w:rPr>
            <w:rStyle w:val="Hyperlink"/>
            <w:noProof/>
          </w:rPr>
          <w:t>Basisattributen voor identificatie en labels.</w:t>
        </w:r>
        <w:r w:rsidR="00A26A22">
          <w:rPr>
            <w:noProof/>
            <w:webHidden/>
          </w:rPr>
          <w:tab/>
        </w:r>
        <w:r w:rsidR="00A26A22">
          <w:rPr>
            <w:noProof/>
            <w:webHidden/>
          </w:rPr>
          <w:fldChar w:fldCharType="begin"/>
        </w:r>
        <w:r w:rsidR="00A26A22">
          <w:rPr>
            <w:noProof/>
            <w:webHidden/>
          </w:rPr>
          <w:instrText xml:space="preserve"> PAGEREF _Toc43216102 \h </w:instrText>
        </w:r>
        <w:r w:rsidR="00A26A22">
          <w:rPr>
            <w:noProof/>
            <w:webHidden/>
          </w:rPr>
        </w:r>
        <w:r w:rsidR="00A26A22">
          <w:rPr>
            <w:noProof/>
            <w:webHidden/>
          </w:rPr>
          <w:fldChar w:fldCharType="separate"/>
        </w:r>
        <w:r w:rsidR="003651D6">
          <w:rPr>
            <w:noProof/>
            <w:webHidden/>
          </w:rPr>
          <w:t>22</w:t>
        </w:r>
        <w:r w:rsidR="00A26A22">
          <w:rPr>
            <w:noProof/>
            <w:webHidden/>
          </w:rPr>
          <w:fldChar w:fldCharType="end"/>
        </w:r>
      </w:hyperlink>
    </w:p>
    <w:p w14:paraId="28B24CA2" w14:textId="088772A6" w:rsidR="00A26A22" w:rsidRDefault="00EE089B">
      <w:pPr>
        <w:pStyle w:val="Inhopg3"/>
        <w:rPr>
          <w:rFonts w:asciiTheme="minorHAnsi" w:eastAsiaTheme="minorEastAsia" w:hAnsiTheme="minorHAnsi" w:cstheme="minorBidi"/>
          <w:noProof/>
          <w:sz w:val="22"/>
          <w:szCs w:val="22"/>
        </w:rPr>
      </w:pPr>
      <w:hyperlink w:anchor="_Toc43216103" w:history="1">
        <w:r w:rsidR="00A26A22" w:rsidRPr="003D4D5E">
          <w:rPr>
            <w:rStyle w:val="Hyperlink"/>
            <w:noProof/>
          </w:rPr>
          <w:t>5.2.8</w:t>
        </w:r>
        <w:r w:rsidR="00A26A22">
          <w:rPr>
            <w:rFonts w:asciiTheme="minorHAnsi" w:eastAsiaTheme="minorEastAsia" w:hAnsiTheme="minorHAnsi" w:cstheme="minorBidi"/>
            <w:noProof/>
            <w:sz w:val="22"/>
            <w:szCs w:val="22"/>
          </w:rPr>
          <w:tab/>
        </w:r>
        <w:r w:rsidR="00A26A22" w:rsidRPr="003D4D5E">
          <w:rPr>
            <w:rStyle w:val="Hyperlink"/>
            <w:noProof/>
          </w:rPr>
          <w:t>IMKL semantische kern.</w:t>
        </w:r>
        <w:r w:rsidR="00A26A22">
          <w:rPr>
            <w:noProof/>
            <w:webHidden/>
          </w:rPr>
          <w:tab/>
        </w:r>
        <w:r w:rsidR="00A26A22">
          <w:rPr>
            <w:noProof/>
            <w:webHidden/>
          </w:rPr>
          <w:fldChar w:fldCharType="begin"/>
        </w:r>
        <w:r w:rsidR="00A26A22">
          <w:rPr>
            <w:noProof/>
            <w:webHidden/>
          </w:rPr>
          <w:instrText xml:space="preserve"> PAGEREF _Toc43216103 \h </w:instrText>
        </w:r>
        <w:r w:rsidR="00A26A22">
          <w:rPr>
            <w:noProof/>
            <w:webHidden/>
          </w:rPr>
        </w:r>
        <w:r w:rsidR="00A26A22">
          <w:rPr>
            <w:noProof/>
            <w:webHidden/>
          </w:rPr>
          <w:fldChar w:fldCharType="separate"/>
        </w:r>
        <w:r w:rsidR="003651D6">
          <w:rPr>
            <w:noProof/>
            <w:webHidden/>
          </w:rPr>
          <w:t>24</w:t>
        </w:r>
        <w:r w:rsidR="00A26A22">
          <w:rPr>
            <w:noProof/>
            <w:webHidden/>
          </w:rPr>
          <w:fldChar w:fldCharType="end"/>
        </w:r>
      </w:hyperlink>
    </w:p>
    <w:p w14:paraId="5B32A9F5" w14:textId="4F461143"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"_Toc43216104" </w:instrText>
      </w:r>
      <w:r>
        <w:fldChar w:fldCharType="separate"/>
      </w:r>
      <w:r w:rsidR="00A26A22" w:rsidRPr="003D4D5E">
        <w:rPr>
          <w:rStyle w:val="Hyperlink"/>
          <w:noProof/>
        </w:rPr>
        <w:t>5.2.9</w:t>
      </w:r>
      <w:r w:rsidR="00A26A22">
        <w:rPr>
          <w:rFonts w:asciiTheme="minorHAnsi" w:eastAsiaTheme="minorEastAsia" w:hAnsiTheme="minorHAnsi" w:cstheme="minorBidi"/>
          <w:noProof/>
          <w:sz w:val="22"/>
          <w:szCs w:val="22"/>
        </w:rPr>
        <w:tab/>
      </w:r>
      <w:r w:rsidR="00A26A22" w:rsidRPr="003D4D5E">
        <w:rPr>
          <w:rStyle w:val="Hyperlink"/>
          <w:noProof/>
        </w:rPr>
        <w:t>Diepte.</w:t>
      </w:r>
      <w:r w:rsidR="00A26A22">
        <w:rPr>
          <w:noProof/>
          <w:webHidden/>
        </w:rPr>
        <w:tab/>
      </w:r>
      <w:r w:rsidR="00A26A22">
        <w:rPr>
          <w:noProof/>
          <w:webHidden/>
        </w:rPr>
        <w:fldChar w:fldCharType="begin"/>
      </w:r>
      <w:r w:rsidR="00A26A22">
        <w:rPr>
          <w:noProof/>
          <w:webHidden/>
        </w:rPr>
        <w:instrText xml:space="preserve"> PAGEREF _Toc43216104 \h </w:instrText>
      </w:r>
      <w:r w:rsidR="00A26A22">
        <w:rPr>
          <w:noProof/>
          <w:webHidden/>
        </w:rPr>
      </w:r>
      <w:r w:rsidR="00A26A22">
        <w:rPr>
          <w:noProof/>
          <w:webHidden/>
        </w:rPr>
        <w:fldChar w:fldCharType="separate"/>
      </w:r>
      <w:ins w:id="88" w:author="Lambo, Wil" w:date="2020-06-27T10:19:00Z">
        <w:r>
          <w:rPr>
            <w:noProof/>
            <w:webHidden/>
          </w:rPr>
          <w:t>34</w:t>
        </w:r>
      </w:ins>
      <w:del w:id="89" w:author="Lambo, Wil" w:date="2020-06-27T10:19:00Z">
        <w:r w:rsidR="00A26A22" w:rsidDel="003651D6">
          <w:rPr>
            <w:noProof/>
            <w:webHidden/>
          </w:rPr>
          <w:delText>32</w:delText>
        </w:r>
      </w:del>
      <w:r w:rsidR="00A26A22">
        <w:rPr>
          <w:noProof/>
          <w:webHidden/>
        </w:rPr>
        <w:fldChar w:fldCharType="end"/>
      </w:r>
      <w:r>
        <w:rPr>
          <w:noProof/>
        </w:rPr>
        <w:fldChar w:fldCharType="end"/>
      </w:r>
    </w:p>
    <w:p w14:paraId="41AF044E" w14:textId="4E1111B4"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"_Toc43216105" </w:instrText>
      </w:r>
      <w:r>
        <w:fldChar w:fldCharType="separate"/>
      </w:r>
      <w:r w:rsidR="00A26A22" w:rsidRPr="003D4D5E">
        <w:rPr>
          <w:rStyle w:val="Hyperlink"/>
          <w:noProof/>
        </w:rPr>
        <w:t>5.2.10</w:t>
      </w:r>
      <w:r w:rsidR="00A26A22">
        <w:rPr>
          <w:rFonts w:asciiTheme="minorHAnsi" w:eastAsiaTheme="minorEastAsia" w:hAnsiTheme="minorHAnsi" w:cstheme="minorBidi"/>
          <w:noProof/>
          <w:sz w:val="22"/>
          <w:szCs w:val="22"/>
        </w:rPr>
        <w:tab/>
      </w:r>
      <w:r w:rsidR="00A26A22" w:rsidRPr="003D4D5E">
        <w:rPr>
          <w:rStyle w:val="Hyperlink"/>
          <w:noProof/>
        </w:rPr>
        <w:t>Utiliteitsnet.</w:t>
      </w:r>
      <w:r w:rsidR="00A26A22">
        <w:rPr>
          <w:noProof/>
          <w:webHidden/>
        </w:rPr>
        <w:tab/>
      </w:r>
      <w:r w:rsidR="00A26A22">
        <w:rPr>
          <w:noProof/>
          <w:webHidden/>
        </w:rPr>
        <w:fldChar w:fldCharType="begin"/>
      </w:r>
      <w:r w:rsidR="00A26A22">
        <w:rPr>
          <w:noProof/>
          <w:webHidden/>
        </w:rPr>
        <w:instrText xml:space="preserve"> PAGEREF _Toc43216105 \h </w:instrText>
      </w:r>
      <w:r w:rsidR="00A26A22">
        <w:rPr>
          <w:noProof/>
          <w:webHidden/>
        </w:rPr>
      </w:r>
      <w:r w:rsidR="00A26A22">
        <w:rPr>
          <w:noProof/>
          <w:webHidden/>
        </w:rPr>
        <w:fldChar w:fldCharType="separate"/>
      </w:r>
      <w:ins w:id="90" w:author="Lambo, Wil" w:date="2020-06-27T10:19:00Z">
        <w:r>
          <w:rPr>
            <w:noProof/>
            <w:webHidden/>
          </w:rPr>
          <w:t>36</w:t>
        </w:r>
      </w:ins>
      <w:del w:id="91" w:author="Lambo, Wil" w:date="2020-06-27T10:19:00Z">
        <w:r w:rsidR="00A26A22" w:rsidDel="003651D6">
          <w:rPr>
            <w:noProof/>
            <w:webHidden/>
          </w:rPr>
          <w:delText>34</w:delText>
        </w:r>
      </w:del>
      <w:r w:rsidR="00A26A22">
        <w:rPr>
          <w:noProof/>
          <w:webHidden/>
        </w:rPr>
        <w:fldChar w:fldCharType="end"/>
      </w:r>
      <w:r>
        <w:rPr>
          <w:noProof/>
        </w:rPr>
        <w:fldChar w:fldCharType="end"/>
      </w:r>
    </w:p>
    <w:p w14:paraId="7244F82E" w14:textId="7FE10279"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"_Toc43216106" </w:instrText>
      </w:r>
      <w:r>
        <w:fldChar w:fldCharType="separate"/>
      </w:r>
      <w:r w:rsidR="00A26A22" w:rsidRPr="003D4D5E">
        <w:rPr>
          <w:rStyle w:val="Hyperlink"/>
          <w:noProof/>
        </w:rPr>
        <w:t>5.2.11</w:t>
      </w:r>
      <w:r w:rsidR="00A26A22">
        <w:rPr>
          <w:rFonts w:asciiTheme="minorHAnsi" w:eastAsiaTheme="minorEastAsia" w:hAnsiTheme="minorHAnsi" w:cstheme="minorBidi"/>
          <w:noProof/>
          <w:sz w:val="22"/>
          <w:szCs w:val="22"/>
        </w:rPr>
        <w:tab/>
      </w:r>
      <w:r w:rsidR="00A26A22" w:rsidRPr="003D4D5E">
        <w:rPr>
          <w:rStyle w:val="Hyperlink"/>
          <w:noProof/>
        </w:rPr>
        <w:t>KabelOfLeiding.</w:t>
      </w:r>
      <w:r w:rsidR="00A26A22">
        <w:rPr>
          <w:noProof/>
          <w:webHidden/>
        </w:rPr>
        <w:tab/>
      </w:r>
      <w:r w:rsidR="00A26A22">
        <w:rPr>
          <w:noProof/>
          <w:webHidden/>
        </w:rPr>
        <w:fldChar w:fldCharType="begin"/>
      </w:r>
      <w:r w:rsidR="00A26A22">
        <w:rPr>
          <w:noProof/>
          <w:webHidden/>
        </w:rPr>
        <w:instrText xml:space="preserve"> PAGEREF _Toc43216106 \h </w:instrText>
      </w:r>
      <w:r w:rsidR="00A26A22">
        <w:rPr>
          <w:noProof/>
          <w:webHidden/>
        </w:rPr>
      </w:r>
      <w:r w:rsidR="00A26A22">
        <w:rPr>
          <w:noProof/>
          <w:webHidden/>
        </w:rPr>
        <w:fldChar w:fldCharType="separate"/>
      </w:r>
      <w:ins w:id="92" w:author="Lambo, Wil" w:date="2020-06-27T10:19:00Z">
        <w:r>
          <w:rPr>
            <w:noProof/>
            <w:webHidden/>
          </w:rPr>
          <w:t>38</w:t>
        </w:r>
      </w:ins>
      <w:del w:id="93" w:author="Lambo, Wil" w:date="2020-06-27T10:19:00Z">
        <w:r w:rsidR="00A26A22" w:rsidDel="003651D6">
          <w:rPr>
            <w:noProof/>
            <w:webHidden/>
          </w:rPr>
          <w:delText>36</w:delText>
        </w:r>
      </w:del>
      <w:r w:rsidR="00A26A22">
        <w:rPr>
          <w:noProof/>
          <w:webHidden/>
        </w:rPr>
        <w:fldChar w:fldCharType="end"/>
      </w:r>
      <w:r>
        <w:rPr>
          <w:noProof/>
        </w:rPr>
        <w:fldChar w:fldCharType="end"/>
      </w:r>
    </w:p>
    <w:p w14:paraId="5AF1E05D" w14:textId="7628E539"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"_Toc43216107" </w:instrText>
      </w:r>
      <w:r>
        <w:fldChar w:fldCharType="separate"/>
      </w:r>
      <w:r w:rsidR="00A26A22" w:rsidRPr="003D4D5E">
        <w:rPr>
          <w:rStyle w:val="Hyperlink"/>
          <w:noProof/>
        </w:rPr>
        <w:t>5.2.12</w:t>
      </w:r>
      <w:r w:rsidR="00A26A22">
        <w:rPr>
          <w:rFonts w:asciiTheme="minorHAnsi" w:eastAsiaTheme="minorEastAsia" w:hAnsiTheme="minorHAnsi" w:cstheme="minorBidi"/>
          <w:noProof/>
          <w:sz w:val="22"/>
          <w:szCs w:val="22"/>
        </w:rPr>
        <w:tab/>
      </w:r>
      <w:r w:rsidR="00A26A22" w:rsidRPr="003D4D5E">
        <w:rPr>
          <w:rStyle w:val="Hyperlink"/>
          <w:noProof/>
        </w:rPr>
        <w:t>Leidingelement.</w:t>
      </w:r>
      <w:r w:rsidR="00A26A22">
        <w:rPr>
          <w:noProof/>
          <w:webHidden/>
        </w:rPr>
        <w:tab/>
      </w:r>
      <w:r w:rsidR="00A26A22">
        <w:rPr>
          <w:noProof/>
          <w:webHidden/>
        </w:rPr>
        <w:fldChar w:fldCharType="begin"/>
      </w:r>
      <w:r w:rsidR="00A26A22">
        <w:rPr>
          <w:noProof/>
          <w:webHidden/>
        </w:rPr>
        <w:instrText xml:space="preserve"> PAGEREF _Toc43216107 \h </w:instrText>
      </w:r>
      <w:r w:rsidR="00A26A22">
        <w:rPr>
          <w:noProof/>
          <w:webHidden/>
        </w:rPr>
      </w:r>
      <w:r w:rsidR="00A26A22">
        <w:rPr>
          <w:noProof/>
          <w:webHidden/>
        </w:rPr>
        <w:fldChar w:fldCharType="separate"/>
      </w:r>
      <w:ins w:id="94" w:author="Lambo, Wil" w:date="2020-06-27T10:19:00Z">
        <w:r>
          <w:rPr>
            <w:noProof/>
            <w:webHidden/>
          </w:rPr>
          <w:t>40</w:t>
        </w:r>
      </w:ins>
      <w:del w:id="95" w:author="Lambo, Wil" w:date="2020-06-27T10:19:00Z">
        <w:r w:rsidR="00A26A22" w:rsidDel="003651D6">
          <w:rPr>
            <w:noProof/>
            <w:webHidden/>
          </w:rPr>
          <w:delText>38</w:delText>
        </w:r>
      </w:del>
      <w:r w:rsidR="00A26A22">
        <w:rPr>
          <w:noProof/>
          <w:webHidden/>
        </w:rPr>
        <w:fldChar w:fldCharType="end"/>
      </w:r>
      <w:r>
        <w:rPr>
          <w:noProof/>
        </w:rPr>
        <w:fldChar w:fldCharType="end"/>
      </w:r>
    </w:p>
    <w:p w14:paraId="0C39401B" w14:textId="19EEB2EC"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"_Toc43216108" </w:instrText>
      </w:r>
      <w:r>
        <w:fldChar w:fldCharType="separate"/>
      </w:r>
      <w:r w:rsidR="00A26A22" w:rsidRPr="003D4D5E">
        <w:rPr>
          <w:rStyle w:val="Hyperlink"/>
          <w:noProof/>
        </w:rPr>
        <w:t>5.2.13</w:t>
      </w:r>
      <w:r w:rsidR="00A26A22">
        <w:rPr>
          <w:rFonts w:asciiTheme="minorHAnsi" w:eastAsiaTheme="minorEastAsia" w:hAnsiTheme="minorHAnsi" w:cstheme="minorBidi"/>
          <w:noProof/>
          <w:sz w:val="22"/>
          <w:szCs w:val="22"/>
        </w:rPr>
        <w:tab/>
      </w:r>
      <w:r w:rsidR="00A26A22" w:rsidRPr="003D4D5E">
        <w:rPr>
          <w:rStyle w:val="Hyperlink"/>
          <w:noProof/>
        </w:rPr>
        <w:t>KabelEnLeidingContainer.</w:t>
      </w:r>
      <w:r w:rsidR="00A26A22">
        <w:rPr>
          <w:noProof/>
          <w:webHidden/>
        </w:rPr>
        <w:tab/>
      </w:r>
      <w:r w:rsidR="00A26A22">
        <w:rPr>
          <w:noProof/>
          <w:webHidden/>
        </w:rPr>
        <w:fldChar w:fldCharType="begin"/>
      </w:r>
      <w:r w:rsidR="00A26A22">
        <w:rPr>
          <w:noProof/>
          <w:webHidden/>
        </w:rPr>
        <w:instrText xml:space="preserve"> PAGEREF _Toc43216108 \h </w:instrText>
      </w:r>
      <w:r w:rsidR="00A26A22">
        <w:rPr>
          <w:noProof/>
          <w:webHidden/>
        </w:rPr>
      </w:r>
      <w:r w:rsidR="00A26A22">
        <w:rPr>
          <w:noProof/>
          <w:webHidden/>
        </w:rPr>
        <w:fldChar w:fldCharType="separate"/>
      </w:r>
      <w:ins w:id="96" w:author="Lambo, Wil" w:date="2020-06-27T10:19:00Z">
        <w:r>
          <w:rPr>
            <w:noProof/>
            <w:webHidden/>
          </w:rPr>
          <w:t>41</w:t>
        </w:r>
      </w:ins>
      <w:del w:id="97" w:author="Lambo, Wil" w:date="2020-06-27T10:19:00Z">
        <w:r w:rsidR="00A26A22" w:rsidDel="003651D6">
          <w:rPr>
            <w:noProof/>
            <w:webHidden/>
          </w:rPr>
          <w:delText>39</w:delText>
        </w:r>
      </w:del>
      <w:r w:rsidR="00A26A22">
        <w:rPr>
          <w:noProof/>
          <w:webHidden/>
        </w:rPr>
        <w:fldChar w:fldCharType="end"/>
      </w:r>
      <w:r>
        <w:rPr>
          <w:noProof/>
        </w:rPr>
        <w:fldChar w:fldCharType="end"/>
      </w:r>
    </w:p>
    <w:p w14:paraId="0B5D0A01" w14:textId="7552BAE8"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"_Toc43216109" </w:instrText>
      </w:r>
      <w:r>
        <w:fldChar w:fldCharType="separate"/>
      </w:r>
      <w:r w:rsidR="00A26A22" w:rsidRPr="003D4D5E">
        <w:rPr>
          <w:rStyle w:val="Hyperlink"/>
          <w:noProof/>
        </w:rPr>
        <w:t>5.2.14</w:t>
      </w:r>
      <w:r w:rsidR="00A26A22">
        <w:rPr>
          <w:rFonts w:asciiTheme="minorHAnsi" w:eastAsiaTheme="minorEastAsia" w:hAnsiTheme="minorHAnsi" w:cstheme="minorBidi"/>
          <w:noProof/>
          <w:sz w:val="22"/>
          <w:szCs w:val="22"/>
        </w:rPr>
        <w:tab/>
      </w:r>
      <w:r w:rsidR="00A26A22" w:rsidRPr="003D4D5E">
        <w:rPr>
          <w:rStyle w:val="Hyperlink"/>
          <w:noProof/>
        </w:rPr>
        <w:t>ContainerLeidingelement.</w:t>
      </w:r>
      <w:r w:rsidR="00A26A22">
        <w:rPr>
          <w:noProof/>
          <w:webHidden/>
        </w:rPr>
        <w:tab/>
      </w:r>
      <w:r w:rsidR="00A26A22">
        <w:rPr>
          <w:noProof/>
          <w:webHidden/>
        </w:rPr>
        <w:fldChar w:fldCharType="begin"/>
      </w:r>
      <w:r w:rsidR="00A26A22">
        <w:rPr>
          <w:noProof/>
          <w:webHidden/>
        </w:rPr>
        <w:instrText xml:space="preserve"> PAGEREF _Toc43216109 \h </w:instrText>
      </w:r>
      <w:r w:rsidR="00A26A22">
        <w:rPr>
          <w:noProof/>
          <w:webHidden/>
        </w:rPr>
      </w:r>
      <w:r w:rsidR="00A26A22">
        <w:rPr>
          <w:noProof/>
          <w:webHidden/>
        </w:rPr>
        <w:fldChar w:fldCharType="separate"/>
      </w:r>
      <w:ins w:id="98" w:author="Lambo, Wil" w:date="2020-06-27T10:19:00Z">
        <w:r>
          <w:rPr>
            <w:noProof/>
            <w:webHidden/>
          </w:rPr>
          <w:t>43</w:t>
        </w:r>
      </w:ins>
      <w:del w:id="99" w:author="Lambo, Wil" w:date="2020-06-27T10:19:00Z">
        <w:r w:rsidR="00A26A22" w:rsidDel="003651D6">
          <w:rPr>
            <w:noProof/>
            <w:webHidden/>
          </w:rPr>
          <w:delText>41</w:delText>
        </w:r>
      </w:del>
      <w:r w:rsidR="00A26A22">
        <w:rPr>
          <w:noProof/>
          <w:webHidden/>
        </w:rPr>
        <w:fldChar w:fldCharType="end"/>
      </w:r>
      <w:r>
        <w:rPr>
          <w:noProof/>
        </w:rPr>
        <w:fldChar w:fldCharType="end"/>
      </w:r>
    </w:p>
    <w:p w14:paraId="0B5572B4" w14:textId="01D958CF"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"_Toc43216110" </w:instrText>
      </w:r>
      <w:r>
        <w:fldChar w:fldCharType="separate"/>
      </w:r>
      <w:r w:rsidR="00A26A22" w:rsidRPr="003D4D5E">
        <w:rPr>
          <w:rStyle w:val="Hyperlink"/>
          <w:noProof/>
        </w:rPr>
        <w:t>5.2.15</w:t>
      </w:r>
      <w:r w:rsidR="00A26A22">
        <w:rPr>
          <w:rFonts w:asciiTheme="minorHAnsi" w:eastAsiaTheme="minorEastAsia" w:hAnsiTheme="minorHAnsi" w:cstheme="minorBidi"/>
          <w:noProof/>
          <w:sz w:val="22"/>
          <w:szCs w:val="22"/>
        </w:rPr>
        <w:tab/>
      </w:r>
      <w:r w:rsidR="00A26A22" w:rsidRPr="003D4D5E">
        <w:rPr>
          <w:rStyle w:val="Hyperlink"/>
          <w:noProof/>
        </w:rPr>
        <w:t>Relaties tussen KabelEnLeiding, Leidingelement en container objecten.</w:t>
      </w:r>
      <w:r w:rsidR="00A26A22">
        <w:rPr>
          <w:noProof/>
          <w:webHidden/>
        </w:rPr>
        <w:tab/>
      </w:r>
      <w:r w:rsidR="00A26A22">
        <w:rPr>
          <w:noProof/>
          <w:webHidden/>
        </w:rPr>
        <w:fldChar w:fldCharType="begin"/>
      </w:r>
      <w:r w:rsidR="00A26A22">
        <w:rPr>
          <w:noProof/>
          <w:webHidden/>
        </w:rPr>
        <w:instrText xml:space="preserve"> PAGEREF _Toc43216110 \h </w:instrText>
      </w:r>
      <w:r w:rsidR="00A26A22">
        <w:rPr>
          <w:noProof/>
          <w:webHidden/>
        </w:rPr>
      </w:r>
      <w:r w:rsidR="00A26A22">
        <w:rPr>
          <w:noProof/>
          <w:webHidden/>
        </w:rPr>
        <w:fldChar w:fldCharType="separate"/>
      </w:r>
      <w:ins w:id="100" w:author="Lambo, Wil" w:date="2020-06-27T10:19:00Z">
        <w:r>
          <w:rPr>
            <w:noProof/>
            <w:webHidden/>
          </w:rPr>
          <w:t>44</w:t>
        </w:r>
      </w:ins>
      <w:del w:id="101" w:author="Lambo, Wil" w:date="2020-06-27T10:19:00Z">
        <w:r w:rsidR="00A26A22" w:rsidDel="003651D6">
          <w:rPr>
            <w:noProof/>
            <w:webHidden/>
          </w:rPr>
          <w:delText>42</w:delText>
        </w:r>
      </w:del>
      <w:r w:rsidR="00A26A22">
        <w:rPr>
          <w:noProof/>
          <w:webHidden/>
        </w:rPr>
        <w:fldChar w:fldCharType="end"/>
      </w:r>
      <w:r>
        <w:rPr>
          <w:noProof/>
        </w:rPr>
        <w:fldChar w:fldCharType="end"/>
      </w:r>
    </w:p>
    <w:p w14:paraId="681E088E" w14:textId="0A30C0DD"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"_Toc43216111" </w:instrText>
      </w:r>
      <w:r>
        <w:fldChar w:fldCharType="separate"/>
      </w:r>
      <w:r w:rsidR="00A26A22" w:rsidRPr="003D4D5E">
        <w:rPr>
          <w:rStyle w:val="Hyperlink"/>
          <w:noProof/>
        </w:rPr>
        <w:t>5.2.16</w:t>
      </w:r>
      <w:r w:rsidR="00A26A22">
        <w:rPr>
          <w:rFonts w:asciiTheme="minorHAnsi" w:eastAsiaTheme="minorEastAsia" w:hAnsiTheme="minorHAnsi" w:cstheme="minorBidi"/>
          <w:noProof/>
          <w:sz w:val="22"/>
          <w:szCs w:val="22"/>
        </w:rPr>
        <w:tab/>
      </w:r>
      <w:r w:rsidR="00A26A22" w:rsidRPr="003D4D5E">
        <w:rPr>
          <w:rStyle w:val="Hyperlink"/>
          <w:noProof/>
        </w:rPr>
        <w:t>Diagram per type kabel of leiding.</w:t>
      </w:r>
      <w:r w:rsidR="00A26A22">
        <w:rPr>
          <w:noProof/>
          <w:webHidden/>
        </w:rPr>
        <w:tab/>
      </w:r>
      <w:r w:rsidR="00A26A22">
        <w:rPr>
          <w:noProof/>
          <w:webHidden/>
        </w:rPr>
        <w:fldChar w:fldCharType="begin"/>
      </w:r>
      <w:r w:rsidR="00A26A22">
        <w:rPr>
          <w:noProof/>
          <w:webHidden/>
        </w:rPr>
        <w:instrText xml:space="preserve"> PAGEREF _Toc43216111 \h </w:instrText>
      </w:r>
      <w:r w:rsidR="00A26A22">
        <w:rPr>
          <w:noProof/>
          <w:webHidden/>
        </w:rPr>
      </w:r>
      <w:r w:rsidR="00A26A22">
        <w:rPr>
          <w:noProof/>
          <w:webHidden/>
        </w:rPr>
        <w:fldChar w:fldCharType="separate"/>
      </w:r>
      <w:ins w:id="102" w:author="Lambo, Wil" w:date="2020-06-27T10:19:00Z">
        <w:r>
          <w:rPr>
            <w:noProof/>
            <w:webHidden/>
          </w:rPr>
          <w:t>45</w:t>
        </w:r>
      </w:ins>
      <w:del w:id="103" w:author="Lambo, Wil" w:date="2020-06-27T10:19:00Z">
        <w:r w:rsidR="00A26A22" w:rsidDel="003651D6">
          <w:rPr>
            <w:noProof/>
            <w:webHidden/>
          </w:rPr>
          <w:delText>43</w:delText>
        </w:r>
      </w:del>
      <w:r w:rsidR="00A26A22">
        <w:rPr>
          <w:noProof/>
          <w:webHidden/>
        </w:rPr>
        <w:fldChar w:fldCharType="end"/>
      </w:r>
      <w:r>
        <w:rPr>
          <w:noProof/>
        </w:rPr>
        <w:fldChar w:fldCharType="end"/>
      </w:r>
    </w:p>
    <w:p w14:paraId="633B0D05" w14:textId="0B639297"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"_Toc43216112" </w:instrText>
      </w:r>
      <w:r>
        <w:fldChar w:fldCharType="separate"/>
      </w:r>
      <w:r w:rsidR="00A26A22" w:rsidRPr="003D4D5E">
        <w:rPr>
          <w:rStyle w:val="Hyperlink"/>
          <w:noProof/>
        </w:rPr>
        <w:t>5.2.17</w:t>
      </w:r>
      <w:r w:rsidR="00A26A22">
        <w:rPr>
          <w:rFonts w:asciiTheme="minorHAnsi" w:eastAsiaTheme="minorEastAsia" w:hAnsiTheme="minorHAnsi" w:cstheme="minorBidi"/>
          <w:noProof/>
          <w:sz w:val="22"/>
          <w:szCs w:val="22"/>
        </w:rPr>
        <w:tab/>
      </w:r>
      <w:r w:rsidR="00A26A22" w:rsidRPr="003D4D5E">
        <w:rPr>
          <w:rStyle w:val="Hyperlink"/>
          <w:noProof/>
        </w:rPr>
        <w:t>Elektriciteitskabel.</w:t>
      </w:r>
      <w:r w:rsidR="00A26A22">
        <w:rPr>
          <w:noProof/>
          <w:webHidden/>
        </w:rPr>
        <w:tab/>
      </w:r>
      <w:r w:rsidR="00A26A22">
        <w:rPr>
          <w:noProof/>
          <w:webHidden/>
        </w:rPr>
        <w:fldChar w:fldCharType="begin"/>
      </w:r>
      <w:r w:rsidR="00A26A22">
        <w:rPr>
          <w:noProof/>
          <w:webHidden/>
        </w:rPr>
        <w:instrText xml:space="preserve"> PAGEREF _Toc43216112 \h </w:instrText>
      </w:r>
      <w:r w:rsidR="00A26A22">
        <w:rPr>
          <w:noProof/>
          <w:webHidden/>
        </w:rPr>
      </w:r>
      <w:r w:rsidR="00A26A22">
        <w:rPr>
          <w:noProof/>
          <w:webHidden/>
        </w:rPr>
        <w:fldChar w:fldCharType="separate"/>
      </w:r>
      <w:ins w:id="104" w:author="Lambo, Wil" w:date="2020-06-27T10:19:00Z">
        <w:r>
          <w:rPr>
            <w:noProof/>
            <w:webHidden/>
          </w:rPr>
          <w:t>46</w:t>
        </w:r>
      </w:ins>
      <w:del w:id="105" w:author="Lambo, Wil" w:date="2020-06-27T10:19:00Z">
        <w:r w:rsidR="00A26A22" w:rsidDel="003651D6">
          <w:rPr>
            <w:noProof/>
            <w:webHidden/>
          </w:rPr>
          <w:delText>44</w:delText>
        </w:r>
      </w:del>
      <w:r w:rsidR="00A26A22">
        <w:rPr>
          <w:noProof/>
          <w:webHidden/>
        </w:rPr>
        <w:fldChar w:fldCharType="end"/>
      </w:r>
      <w:r>
        <w:rPr>
          <w:noProof/>
        </w:rPr>
        <w:fldChar w:fldCharType="end"/>
      </w:r>
    </w:p>
    <w:p w14:paraId="6B6F660F" w14:textId="05FB6D16"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"_Toc43216114" </w:instrText>
      </w:r>
      <w:r>
        <w:fldChar w:fldCharType="separate"/>
      </w:r>
      <w:r w:rsidR="00A26A22" w:rsidRPr="003D4D5E">
        <w:rPr>
          <w:rStyle w:val="Hyperlink"/>
          <w:noProof/>
        </w:rPr>
        <w:t>5.2.18</w:t>
      </w:r>
      <w:r w:rsidR="00A26A22">
        <w:rPr>
          <w:rFonts w:asciiTheme="minorHAnsi" w:eastAsiaTheme="minorEastAsia" w:hAnsiTheme="minorHAnsi" w:cstheme="minorBidi"/>
          <w:noProof/>
          <w:sz w:val="22"/>
          <w:szCs w:val="22"/>
        </w:rPr>
        <w:tab/>
      </w:r>
      <w:r w:rsidR="00A26A22" w:rsidRPr="003D4D5E">
        <w:rPr>
          <w:rStyle w:val="Hyperlink"/>
          <w:noProof/>
        </w:rPr>
        <w:t>Telecommunicatiekabel.</w:t>
      </w:r>
      <w:r w:rsidR="00A26A22">
        <w:rPr>
          <w:noProof/>
          <w:webHidden/>
        </w:rPr>
        <w:tab/>
      </w:r>
      <w:r w:rsidR="00A26A22">
        <w:rPr>
          <w:noProof/>
          <w:webHidden/>
        </w:rPr>
        <w:fldChar w:fldCharType="begin"/>
      </w:r>
      <w:r w:rsidR="00A26A22">
        <w:rPr>
          <w:noProof/>
          <w:webHidden/>
        </w:rPr>
        <w:instrText xml:space="preserve"> PAGEREF _Toc43216114 \h </w:instrText>
      </w:r>
      <w:r w:rsidR="00A26A22">
        <w:rPr>
          <w:noProof/>
          <w:webHidden/>
        </w:rPr>
      </w:r>
      <w:r w:rsidR="00A26A22">
        <w:rPr>
          <w:noProof/>
          <w:webHidden/>
        </w:rPr>
        <w:fldChar w:fldCharType="separate"/>
      </w:r>
      <w:ins w:id="106" w:author="Lambo, Wil" w:date="2020-06-27T10:19:00Z">
        <w:r>
          <w:rPr>
            <w:noProof/>
            <w:webHidden/>
          </w:rPr>
          <w:t>47</w:t>
        </w:r>
      </w:ins>
      <w:del w:id="107" w:author="Lambo, Wil" w:date="2020-06-27T10:19:00Z">
        <w:r w:rsidR="00A26A22" w:rsidDel="003651D6">
          <w:rPr>
            <w:noProof/>
            <w:webHidden/>
          </w:rPr>
          <w:delText>45</w:delText>
        </w:r>
      </w:del>
      <w:r w:rsidR="00A26A22">
        <w:rPr>
          <w:noProof/>
          <w:webHidden/>
        </w:rPr>
        <w:fldChar w:fldCharType="end"/>
      </w:r>
      <w:r>
        <w:rPr>
          <w:noProof/>
        </w:rPr>
        <w:fldChar w:fldCharType="end"/>
      </w:r>
    </w:p>
    <w:p w14:paraId="2BAB4736" w14:textId="19949F18"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"_Toc43216115" </w:instrText>
      </w:r>
      <w:r>
        <w:fldChar w:fldCharType="separate"/>
      </w:r>
      <w:r w:rsidR="00A26A22" w:rsidRPr="003D4D5E">
        <w:rPr>
          <w:rStyle w:val="Hyperlink"/>
          <w:noProof/>
        </w:rPr>
        <w:t>5.2.19</w:t>
      </w:r>
      <w:r w:rsidR="00A26A22">
        <w:rPr>
          <w:rFonts w:asciiTheme="minorHAnsi" w:eastAsiaTheme="minorEastAsia" w:hAnsiTheme="minorHAnsi" w:cstheme="minorBidi"/>
          <w:noProof/>
          <w:sz w:val="22"/>
          <w:szCs w:val="22"/>
        </w:rPr>
        <w:tab/>
      </w:r>
      <w:r w:rsidR="00A26A22" w:rsidRPr="003D4D5E">
        <w:rPr>
          <w:rStyle w:val="Hyperlink"/>
          <w:noProof/>
        </w:rPr>
        <w:t>Olie-gas-chemicalienpijpleiding.</w:t>
      </w:r>
      <w:r w:rsidR="00A26A22">
        <w:rPr>
          <w:noProof/>
          <w:webHidden/>
        </w:rPr>
        <w:tab/>
      </w:r>
      <w:r w:rsidR="00A26A22">
        <w:rPr>
          <w:noProof/>
          <w:webHidden/>
        </w:rPr>
        <w:fldChar w:fldCharType="begin"/>
      </w:r>
      <w:r w:rsidR="00A26A22">
        <w:rPr>
          <w:noProof/>
          <w:webHidden/>
        </w:rPr>
        <w:instrText xml:space="preserve"> PAGEREF _Toc43216115 \h </w:instrText>
      </w:r>
      <w:r w:rsidR="00A26A22">
        <w:rPr>
          <w:noProof/>
          <w:webHidden/>
        </w:rPr>
      </w:r>
      <w:r w:rsidR="00A26A22">
        <w:rPr>
          <w:noProof/>
          <w:webHidden/>
        </w:rPr>
        <w:fldChar w:fldCharType="separate"/>
      </w:r>
      <w:ins w:id="108" w:author="Lambo, Wil" w:date="2020-06-27T10:19:00Z">
        <w:r>
          <w:rPr>
            <w:noProof/>
            <w:webHidden/>
          </w:rPr>
          <w:t>48</w:t>
        </w:r>
      </w:ins>
      <w:del w:id="109" w:author="Lambo, Wil" w:date="2020-06-27T10:19:00Z">
        <w:r w:rsidR="00A26A22" w:rsidDel="003651D6">
          <w:rPr>
            <w:noProof/>
            <w:webHidden/>
          </w:rPr>
          <w:delText>46</w:delText>
        </w:r>
      </w:del>
      <w:r w:rsidR="00A26A22">
        <w:rPr>
          <w:noProof/>
          <w:webHidden/>
        </w:rPr>
        <w:fldChar w:fldCharType="end"/>
      </w:r>
      <w:r>
        <w:rPr>
          <w:noProof/>
        </w:rPr>
        <w:fldChar w:fldCharType="end"/>
      </w:r>
    </w:p>
    <w:p w14:paraId="64D79C89" w14:textId="75A80DD5"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"_Toc43216116" </w:instrText>
      </w:r>
      <w:r>
        <w:fldChar w:fldCharType="separate"/>
      </w:r>
      <w:r w:rsidR="00A26A22" w:rsidRPr="003D4D5E">
        <w:rPr>
          <w:rStyle w:val="Hyperlink"/>
          <w:noProof/>
        </w:rPr>
        <w:t>5.2.20</w:t>
      </w:r>
      <w:r w:rsidR="00A26A22">
        <w:rPr>
          <w:rFonts w:asciiTheme="minorHAnsi" w:eastAsiaTheme="minorEastAsia" w:hAnsiTheme="minorHAnsi" w:cstheme="minorBidi"/>
          <w:noProof/>
          <w:sz w:val="22"/>
          <w:szCs w:val="22"/>
        </w:rPr>
        <w:tab/>
      </w:r>
      <w:r w:rsidR="00A26A22" w:rsidRPr="003D4D5E">
        <w:rPr>
          <w:rStyle w:val="Hyperlink"/>
          <w:noProof/>
        </w:rPr>
        <w:t>Rioolleiding.</w:t>
      </w:r>
      <w:r w:rsidR="00A26A22">
        <w:rPr>
          <w:noProof/>
          <w:webHidden/>
        </w:rPr>
        <w:tab/>
      </w:r>
      <w:r w:rsidR="00A26A22">
        <w:rPr>
          <w:noProof/>
          <w:webHidden/>
        </w:rPr>
        <w:fldChar w:fldCharType="begin"/>
      </w:r>
      <w:r w:rsidR="00A26A22">
        <w:rPr>
          <w:noProof/>
          <w:webHidden/>
        </w:rPr>
        <w:instrText xml:space="preserve"> PAGEREF _Toc43216116 \h </w:instrText>
      </w:r>
      <w:r w:rsidR="00A26A22">
        <w:rPr>
          <w:noProof/>
          <w:webHidden/>
        </w:rPr>
      </w:r>
      <w:r w:rsidR="00A26A22">
        <w:rPr>
          <w:noProof/>
          <w:webHidden/>
        </w:rPr>
        <w:fldChar w:fldCharType="separate"/>
      </w:r>
      <w:ins w:id="110" w:author="Lambo, Wil" w:date="2020-06-27T10:19:00Z">
        <w:r>
          <w:rPr>
            <w:noProof/>
            <w:webHidden/>
          </w:rPr>
          <w:t>49</w:t>
        </w:r>
      </w:ins>
      <w:del w:id="111" w:author="Lambo, Wil" w:date="2020-06-27T10:19:00Z">
        <w:r w:rsidR="00A26A22" w:rsidDel="003651D6">
          <w:rPr>
            <w:noProof/>
            <w:webHidden/>
          </w:rPr>
          <w:delText>47</w:delText>
        </w:r>
      </w:del>
      <w:r w:rsidR="00A26A22">
        <w:rPr>
          <w:noProof/>
          <w:webHidden/>
        </w:rPr>
        <w:fldChar w:fldCharType="end"/>
      </w:r>
      <w:r>
        <w:rPr>
          <w:noProof/>
        </w:rPr>
        <w:fldChar w:fldCharType="end"/>
      </w:r>
    </w:p>
    <w:p w14:paraId="3E9D1D45" w14:textId="4B27A930"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"_Toc43216117" </w:instrText>
      </w:r>
      <w:r>
        <w:fldChar w:fldCharType="separate"/>
      </w:r>
      <w:r w:rsidR="00A26A22" w:rsidRPr="003D4D5E">
        <w:rPr>
          <w:rStyle w:val="Hyperlink"/>
          <w:noProof/>
        </w:rPr>
        <w:t>5.2.21</w:t>
      </w:r>
      <w:r w:rsidR="00A26A22">
        <w:rPr>
          <w:rFonts w:asciiTheme="minorHAnsi" w:eastAsiaTheme="minorEastAsia" w:hAnsiTheme="minorHAnsi" w:cstheme="minorBidi"/>
          <w:noProof/>
          <w:sz w:val="22"/>
          <w:szCs w:val="22"/>
        </w:rPr>
        <w:tab/>
      </w:r>
      <w:r w:rsidR="00A26A22" w:rsidRPr="003D4D5E">
        <w:rPr>
          <w:rStyle w:val="Hyperlink"/>
          <w:noProof/>
        </w:rPr>
        <w:t>Waterleiding.</w:t>
      </w:r>
      <w:r w:rsidR="00A26A22">
        <w:rPr>
          <w:noProof/>
          <w:webHidden/>
        </w:rPr>
        <w:tab/>
      </w:r>
      <w:r w:rsidR="00A26A22">
        <w:rPr>
          <w:noProof/>
          <w:webHidden/>
        </w:rPr>
        <w:fldChar w:fldCharType="begin"/>
      </w:r>
      <w:r w:rsidR="00A26A22">
        <w:rPr>
          <w:noProof/>
          <w:webHidden/>
        </w:rPr>
        <w:instrText xml:space="preserve"> PAGEREF _Toc43216117 \h </w:instrText>
      </w:r>
      <w:r w:rsidR="00A26A22">
        <w:rPr>
          <w:noProof/>
          <w:webHidden/>
        </w:rPr>
      </w:r>
      <w:r w:rsidR="00A26A22">
        <w:rPr>
          <w:noProof/>
          <w:webHidden/>
        </w:rPr>
        <w:fldChar w:fldCharType="separate"/>
      </w:r>
      <w:ins w:id="112" w:author="Lambo, Wil" w:date="2020-06-27T10:19:00Z">
        <w:r>
          <w:rPr>
            <w:noProof/>
            <w:webHidden/>
          </w:rPr>
          <w:t>50</w:t>
        </w:r>
      </w:ins>
      <w:del w:id="113" w:author="Lambo, Wil" w:date="2020-06-27T10:19:00Z">
        <w:r w:rsidR="00A26A22" w:rsidDel="003651D6">
          <w:rPr>
            <w:noProof/>
            <w:webHidden/>
          </w:rPr>
          <w:delText>48</w:delText>
        </w:r>
      </w:del>
      <w:r w:rsidR="00A26A22">
        <w:rPr>
          <w:noProof/>
          <w:webHidden/>
        </w:rPr>
        <w:fldChar w:fldCharType="end"/>
      </w:r>
      <w:r>
        <w:rPr>
          <w:noProof/>
        </w:rPr>
        <w:fldChar w:fldCharType="end"/>
      </w:r>
    </w:p>
    <w:p w14:paraId="2C78B051" w14:textId="4B9281F6"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"_Toc43216118" </w:instrText>
      </w:r>
      <w:r>
        <w:fldChar w:fldCharType="separate"/>
      </w:r>
      <w:r w:rsidR="00A26A22" w:rsidRPr="003D4D5E">
        <w:rPr>
          <w:rStyle w:val="Hyperlink"/>
          <w:noProof/>
        </w:rPr>
        <w:t>5.2.22</w:t>
      </w:r>
      <w:r w:rsidR="00A26A22">
        <w:rPr>
          <w:rFonts w:asciiTheme="minorHAnsi" w:eastAsiaTheme="minorEastAsia" w:hAnsiTheme="minorHAnsi" w:cstheme="minorBidi"/>
          <w:noProof/>
          <w:sz w:val="22"/>
          <w:szCs w:val="22"/>
        </w:rPr>
        <w:tab/>
      </w:r>
      <w:r w:rsidR="00A26A22" w:rsidRPr="003D4D5E">
        <w:rPr>
          <w:rStyle w:val="Hyperlink"/>
          <w:noProof/>
        </w:rPr>
        <w:t>Thermische pijpleiding.</w:t>
      </w:r>
      <w:r w:rsidR="00A26A22">
        <w:rPr>
          <w:noProof/>
          <w:webHidden/>
        </w:rPr>
        <w:tab/>
      </w:r>
      <w:r w:rsidR="00A26A22">
        <w:rPr>
          <w:noProof/>
          <w:webHidden/>
        </w:rPr>
        <w:fldChar w:fldCharType="begin"/>
      </w:r>
      <w:r w:rsidR="00A26A22">
        <w:rPr>
          <w:noProof/>
          <w:webHidden/>
        </w:rPr>
        <w:instrText xml:space="preserve"> PAGEREF _Toc43216118 \h </w:instrText>
      </w:r>
      <w:r w:rsidR="00A26A22">
        <w:rPr>
          <w:noProof/>
          <w:webHidden/>
        </w:rPr>
      </w:r>
      <w:r w:rsidR="00A26A22">
        <w:rPr>
          <w:noProof/>
          <w:webHidden/>
        </w:rPr>
        <w:fldChar w:fldCharType="separate"/>
      </w:r>
      <w:ins w:id="114" w:author="Lambo, Wil" w:date="2020-06-27T10:19:00Z">
        <w:r>
          <w:rPr>
            <w:noProof/>
            <w:webHidden/>
          </w:rPr>
          <w:t>51</w:t>
        </w:r>
      </w:ins>
      <w:del w:id="115" w:author="Lambo, Wil" w:date="2020-06-27T10:19:00Z">
        <w:r w:rsidR="00A26A22" w:rsidDel="003651D6">
          <w:rPr>
            <w:noProof/>
            <w:webHidden/>
          </w:rPr>
          <w:delText>49</w:delText>
        </w:r>
      </w:del>
      <w:r w:rsidR="00A26A22">
        <w:rPr>
          <w:noProof/>
          <w:webHidden/>
        </w:rPr>
        <w:fldChar w:fldCharType="end"/>
      </w:r>
      <w:r>
        <w:rPr>
          <w:noProof/>
        </w:rPr>
        <w:fldChar w:fldCharType="end"/>
      </w:r>
    </w:p>
    <w:p w14:paraId="2D10DB82" w14:textId="4E9086F1"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"_Toc43216119" </w:instrText>
      </w:r>
      <w:r>
        <w:fldChar w:fldCharType="separate"/>
      </w:r>
      <w:r w:rsidR="00A26A22" w:rsidRPr="003D4D5E">
        <w:rPr>
          <w:rStyle w:val="Hyperlink"/>
          <w:noProof/>
        </w:rPr>
        <w:t>5.2.23</w:t>
      </w:r>
      <w:r w:rsidR="00A26A22">
        <w:rPr>
          <w:rFonts w:asciiTheme="minorHAnsi" w:eastAsiaTheme="minorEastAsia" w:hAnsiTheme="minorHAnsi" w:cstheme="minorBidi"/>
          <w:noProof/>
          <w:sz w:val="22"/>
          <w:szCs w:val="22"/>
        </w:rPr>
        <w:tab/>
      </w:r>
      <w:r w:rsidR="00A26A22" w:rsidRPr="003D4D5E">
        <w:rPr>
          <w:rStyle w:val="Hyperlink"/>
          <w:noProof/>
        </w:rPr>
        <w:t>Overig en Weesleiding.</w:t>
      </w:r>
      <w:r w:rsidR="00A26A22">
        <w:rPr>
          <w:noProof/>
          <w:webHidden/>
        </w:rPr>
        <w:tab/>
      </w:r>
      <w:r w:rsidR="00A26A22">
        <w:rPr>
          <w:noProof/>
          <w:webHidden/>
        </w:rPr>
        <w:fldChar w:fldCharType="begin"/>
      </w:r>
      <w:r w:rsidR="00A26A22">
        <w:rPr>
          <w:noProof/>
          <w:webHidden/>
        </w:rPr>
        <w:instrText xml:space="preserve"> PAGEREF _Toc43216119 \h </w:instrText>
      </w:r>
      <w:r w:rsidR="00A26A22">
        <w:rPr>
          <w:noProof/>
          <w:webHidden/>
        </w:rPr>
      </w:r>
      <w:r w:rsidR="00A26A22">
        <w:rPr>
          <w:noProof/>
          <w:webHidden/>
        </w:rPr>
        <w:fldChar w:fldCharType="separate"/>
      </w:r>
      <w:ins w:id="116" w:author="Lambo, Wil" w:date="2020-06-27T10:19:00Z">
        <w:r>
          <w:rPr>
            <w:noProof/>
            <w:webHidden/>
          </w:rPr>
          <w:t>52</w:t>
        </w:r>
      </w:ins>
      <w:del w:id="117" w:author="Lambo, Wil" w:date="2020-06-27T10:19:00Z">
        <w:r w:rsidR="00A26A22" w:rsidDel="003651D6">
          <w:rPr>
            <w:noProof/>
            <w:webHidden/>
          </w:rPr>
          <w:delText>50</w:delText>
        </w:r>
      </w:del>
      <w:r w:rsidR="00A26A22">
        <w:rPr>
          <w:noProof/>
          <w:webHidden/>
        </w:rPr>
        <w:fldChar w:fldCharType="end"/>
      </w:r>
      <w:r>
        <w:rPr>
          <w:noProof/>
        </w:rPr>
        <w:fldChar w:fldCharType="end"/>
      </w:r>
    </w:p>
    <w:p w14:paraId="7AC1DA06" w14:textId="1995BDD2"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"_Toc43216124" </w:instrText>
      </w:r>
      <w:r>
        <w:fldChar w:fldCharType="separate"/>
      </w:r>
      <w:r w:rsidR="00A26A22" w:rsidRPr="003D4D5E">
        <w:rPr>
          <w:rStyle w:val="Hyperlink"/>
          <w:noProof/>
        </w:rPr>
        <w:t>5.2.24</w:t>
      </w:r>
      <w:r w:rsidR="00A26A22">
        <w:rPr>
          <w:rFonts w:asciiTheme="minorHAnsi" w:eastAsiaTheme="minorEastAsia" w:hAnsiTheme="minorHAnsi" w:cstheme="minorBidi"/>
          <w:noProof/>
          <w:sz w:val="22"/>
          <w:szCs w:val="22"/>
        </w:rPr>
        <w:tab/>
      </w:r>
      <w:r w:rsidR="00A26A22" w:rsidRPr="003D4D5E">
        <w:rPr>
          <w:rStyle w:val="Hyperlink"/>
          <w:noProof/>
        </w:rPr>
        <w:t>Leidingelementen per type net (thema).</w:t>
      </w:r>
      <w:r w:rsidR="00A26A22">
        <w:rPr>
          <w:noProof/>
          <w:webHidden/>
        </w:rPr>
        <w:tab/>
      </w:r>
      <w:r w:rsidR="00A26A22">
        <w:rPr>
          <w:noProof/>
          <w:webHidden/>
        </w:rPr>
        <w:fldChar w:fldCharType="begin"/>
      </w:r>
      <w:r w:rsidR="00A26A22">
        <w:rPr>
          <w:noProof/>
          <w:webHidden/>
        </w:rPr>
        <w:instrText xml:space="preserve"> PAGEREF _Toc43216124 \h </w:instrText>
      </w:r>
      <w:r w:rsidR="00A26A22">
        <w:rPr>
          <w:noProof/>
          <w:webHidden/>
        </w:rPr>
      </w:r>
      <w:r w:rsidR="00A26A22">
        <w:rPr>
          <w:noProof/>
          <w:webHidden/>
        </w:rPr>
        <w:fldChar w:fldCharType="separate"/>
      </w:r>
      <w:ins w:id="118" w:author="Lambo, Wil" w:date="2020-06-27T10:19:00Z">
        <w:r>
          <w:rPr>
            <w:noProof/>
            <w:webHidden/>
          </w:rPr>
          <w:t>53</w:t>
        </w:r>
      </w:ins>
      <w:del w:id="119" w:author="Lambo, Wil" w:date="2020-06-27T10:19:00Z">
        <w:r w:rsidR="00A26A22" w:rsidDel="003651D6">
          <w:rPr>
            <w:noProof/>
            <w:webHidden/>
          </w:rPr>
          <w:delText>51</w:delText>
        </w:r>
      </w:del>
      <w:r w:rsidR="00A26A22">
        <w:rPr>
          <w:noProof/>
          <w:webHidden/>
        </w:rPr>
        <w:fldChar w:fldCharType="end"/>
      </w:r>
      <w:r>
        <w:rPr>
          <w:noProof/>
        </w:rPr>
        <w:fldChar w:fldCharType="end"/>
      </w:r>
    </w:p>
    <w:p w14:paraId="79D6032D" w14:textId="209FD4D8"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"_Toc43216126" </w:instrText>
      </w:r>
      <w:r>
        <w:fldChar w:fldCharType="separate"/>
      </w:r>
      <w:r w:rsidR="00A26A22" w:rsidRPr="003D4D5E">
        <w:rPr>
          <w:rStyle w:val="Hyperlink"/>
          <w:noProof/>
        </w:rPr>
        <w:t>5.2.25</w:t>
      </w:r>
      <w:r w:rsidR="00A26A22">
        <w:rPr>
          <w:rFonts w:asciiTheme="minorHAnsi" w:eastAsiaTheme="minorEastAsia" w:hAnsiTheme="minorHAnsi" w:cstheme="minorBidi"/>
          <w:noProof/>
          <w:sz w:val="22"/>
          <w:szCs w:val="22"/>
        </w:rPr>
        <w:tab/>
      </w:r>
      <w:r w:rsidR="00A26A22" w:rsidRPr="003D4D5E">
        <w:rPr>
          <w:rStyle w:val="Hyperlink"/>
          <w:noProof/>
        </w:rPr>
        <w:t>WIBON – Uitleveren van gebiedsinformatie.</w:t>
      </w:r>
      <w:r w:rsidR="00A26A22">
        <w:rPr>
          <w:noProof/>
          <w:webHidden/>
        </w:rPr>
        <w:tab/>
      </w:r>
      <w:r w:rsidR="00A26A22">
        <w:rPr>
          <w:noProof/>
          <w:webHidden/>
        </w:rPr>
        <w:fldChar w:fldCharType="begin"/>
      </w:r>
      <w:r w:rsidR="00A26A22">
        <w:rPr>
          <w:noProof/>
          <w:webHidden/>
        </w:rPr>
        <w:instrText xml:space="preserve"> PAGEREF _Toc43216126 \h </w:instrText>
      </w:r>
      <w:r w:rsidR="00A26A22">
        <w:rPr>
          <w:noProof/>
          <w:webHidden/>
        </w:rPr>
      </w:r>
      <w:r w:rsidR="00A26A22">
        <w:rPr>
          <w:noProof/>
          <w:webHidden/>
        </w:rPr>
        <w:fldChar w:fldCharType="separate"/>
      </w:r>
      <w:ins w:id="120" w:author="Lambo, Wil" w:date="2020-06-27T10:19:00Z">
        <w:r>
          <w:rPr>
            <w:noProof/>
            <w:webHidden/>
          </w:rPr>
          <w:t>54</w:t>
        </w:r>
      </w:ins>
      <w:del w:id="121" w:author="Lambo, Wil" w:date="2020-06-27T10:19:00Z">
        <w:r w:rsidR="00A26A22" w:rsidDel="003651D6">
          <w:rPr>
            <w:noProof/>
            <w:webHidden/>
          </w:rPr>
          <w:delText>52</w:delText>
        </w:r>
      </w:del>
      <w:r w:rsidR="00A26A22">
        <w:rPr>
          <w:noProof/>
          <w:webHidden/>
        </w:rPr>
        <w:fldChar w:fldCharType="end"/>
      </w:r>
      <w:r>
        <w:rPr>
          <w:noProof/>
        </w:rPr>
        <w:fldChar w:fldCharType="end"/>
      </w:r>
    </w:p>
    <w:p w14:paraId="2244BDE0" w14:textId="2EB514BF"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"_Toc43216127" </w:instrText>
      </w:r>
      <w:r>
        <w:fldChar w:fldCharType="separate"/>
      </w:r>
      <w:r w:rsidR="00A26A22" w:rsidRPr="003D4D5E">
        <w:rPr>
          <w:rStyle w:val="Hyperlink"/>
          <w:noProof/>
        </w:rPr>
        <w:t>5.2.26</w:t>
      </w:r>
      <w:r w:rsidR="00A26A22">
        <w:rPr>
          <w:rFonts w:asciiTheme="minorHAnsi" w:eastAsiaTheme="minorEastAsia" w:hAnsiTheme="minorHAnsi" w:cstheme="minorBidi"/>
          <w:noProof/>
          <w:sz w:val="22"/>
          <w:szCs w:val="22"/>
        </w:rPr>
        <w:tab/>
      </w:r>
      <w:r w:rsidR="00A26A22" w:rsidRPr="003D4D5E">
        <w:rPr>
          <w:rStyle w:val="Hyperlink"/>
          <w:noProof/>
        </w:rPr>
        <w:t>Identifier management.</w:t>
      </w:r>
      <w:r w:rsidR="00A26A22">
        <w:rPr>
          <w:noProof/>
          <w:webHidden/>
        </w:rPr>
        <w:tab/>
      </w:r>
      <w:r w:rsidR="00A26A22">
        <w:rPr>
          <w:noProof/>
          <w:webHidden/>
        </w:rPr>
        <w:fldChar w:fldCharType="begin"/>
      </w:r>
      <w:r w:rsidR="00A26A22">
        <w:rPr>
          <w:noProof/>
          <w:webHidden/>
        </w:rPr>
        <w:instrText xml:space="preserve"> PAGEREF _Toc43216127 \h </w:instrText>
      </w:r>
      <w:r w:rsidR="00A26A22">
        <w:rPr>
          <w:noProof/>
          <w:webHidden/>
        </w:rPr>
      </w:r>
      <w:r w:rsidR="00A26A22">
        <w:rPr>
          <w:noProof/>
          <w:webHidden/>
        </w:rPr>
        <w:fldChar w:fldCharType="separate"/>
      </w:r>
      <w:ins w:id="122" w:author="Lambo, Wil" w:date="2020-06-27T10:19:00Z">
        <w:r>
          <w:rPr>
            <w:noProof/>
            <w:webHidden/>
          </w:rPr>
          <w:t>57</w:t>
        </w:r>
      </w:ins>
      <w:del w:id="123" w:author="Lambo, Wil" w:date="2020-06-27T10:19:00Z">
        <w:r w:rsidR="00A26A22" w:rsidDel="003651D6">
          <w:rPr>
            <w:noProof/>
            <w:webHidden/>
          </w:rPr>
          <w:delText>55</w:delText>
        </w:r>
      </w:del>
      <w:r w:rsidR="00A26A22">
        <w:rPr>
          <w:noProof/>
          <w:webHidden/>
        </w:rPr>
        <w:fldChar w:fldCharType="end"/>
      </w:r>
      <w:r>
        <w:rPr>
          <w:noProof/>
        </w:rPr>
        <w:fldChar w:fldCharType="end"/>
      </w:r>
    </w:p>
    <w:p w14:paraId="4234FCD6" w14:textId="73E9B8A7"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"_Toc43216128" </w:instrText>
      </w:r>
      <w:r>
        <w:fldChar w:fldCharType="separate"/>
      </w:r>
      <w:r w:rsidR="00A26A22" w:rsidRPr="003D4D5E">
        <w:rPr>
          <w:rStyle w:val="Hyperlink"/>
          <w:noProof/>
        </w:rPr>
        <w:t>5.2.27</w:t>
      </w:r>
      <w:r w:rsidR="00A26A22">
        <w:rPr>
          <w:rFonts w:asciiTheme="minorHAnsi" w:eastAsiaTheme="minorEastAsia" w:hAnsiTheme="minorHAnsi" w:cstheme="minorBidi"/>
          <w:noProof/>
          <w:sz w:val="22"/>
          <w:szCs w:val="22"/>
        </w:rPr>
        <w:tab/>
      </w:r>
      <w:r w:rsidR="00A26A22" w:rsidRPr="003D4D5E">
        <w:rPr>
          <w:rStyle w:val="Hyperlink"/>
          <w:noProof/>
        </w:rPr>
        <w:t>Tijd representatie en temporeel model.</w:t>
      </w:r>
      <w:r w:rsidR="00A26A22">
        <w:rPr>
          <w:noProof/>
          <w:webHidden/>
        </w:rPr>
        <w:tab/>
      </w:r>
      <w:r w:rsidR="00A26A22">
        <w:rPr>
          <w:noProof/>
          <w:webHidden/>
        </w:rPr>
        <w:fldChar w:fldCharType="begin"/>
      </w:r>
      <w:r w:rsidR="00A26A22">
        <w:rPr>
          <w:noProof/>
          <w:webHidden/>
        </w:rPr>
        <w:instrText xml:space="preserve"> PAGEREF _Toc43216128 \h </w:instrText>
      </w:r>
      <w:r w:rsidR="00A26A22">
        <w:rPr>
          <w:noProof/>
          <w:webHidden/>
        </w:rPr>
      </w:r>
      <w:r w:rsidR="00A26A22">
        <w:rPr>
          <w:noProof/>
          <w:webHidden/>
        </w:rPr>
        <w:fldChar w:fldCharType="separate"/>
      </w:r>
      <w:ins w:id="124" w:author="Lambo, Wil" w:date="2020-06-27T10:19:00Z">
        <w:r>
          <w:rPr>
            <w:noProof/>
            <w:webHidden/>
          </w:rPr>
          <w:t>59</w:t>
        </w:r>
      </w:ins>
      <w:del w:id="125" w:author="Lambo, Wil" w:date="2020-06-27T10:19:00Z">
        <w:r w:rsidR="00A26A22" w:rsidDel="003651D6">
          <w:rPr>
            <w:noProof/>
            <w:webHidden/>
          </w:rPr>
          <w:delText>57</w:delText>
        </w:r>
      </w:del>
      <w:r w:rsidR="00A26A22">
        <w:rPr>
          <w:noProof/>
          <w:webHidden/>
        </w:rPr>
        <w:fldChar w:fldCharType="end"/>
      </w:r>
      <w:r>
        <w:rPr>
          <w:noProof/>
        </w:rPr>
        <w:fldChar w:fldCharType="end"/>
      </w:r>
    </w:p>
    <w:p w14:paraId="05D47C01" w14:textId="685DD3A1" w:rsidR="00A26A22" w:rsidRDefault="003651D6">
      <w:pPr>
        <w:pStyle w:val="Inhopg2"/>
        <w:rPr>
          <w:rFonts w:asciiTheme="minorHAnsi" w:eastAsiaTheme="minorEastAsia" w:hAnsiTheme="minorHAnsi" w:cstheme="minorBidi"/>
          <w:sz w:val="22"/>
          <w:szCs w:val="22"/>
        </w:rPr>
      </w:pPr>
      <w:r>
        <w:fldChar w:fldCharType="begin"/>
      </w:r>
      <w:r>
        <w:instrText xml:space="preserve"> HYPERLINK \l "_Toc43216129" </w:instrText>
      </w:r>
      <w:r>
        <w:fldChar w:fldCharType="separate"/>
      </w:r>
      <w:r w:rsidR="00A26A22" w:rsidRPr="003D4D5E">
        <w:rPr>
          <w:rStyle w:val="Hyperlink"/>
        </w:rPr>
        <w:t>5.3</w:t>
      </w:r>
      <w:r w:rsidR="00A26A22">
        <w:rPr>
          <w:rFonts w:asciiTheme="minorHAnsi" w:eastAsiaTheme="minorEastAsia" w:hAnsiTheme="minorHAnsi" w:cstheme="minorBidi"/>
          <w:sz w:val="22"/>
          <w:szCs w:val="22"/>
        </w:rPr>
        <w:tab/>
      </w:r>
      <w:r w:rsidR="00A26A22" w:rsidRPr="003D4D5E">
        <w:rPr>
          <w:rStyle w:val="Hyperlink"/>
        </w:rPr>
        <w:t>Andere toepassingen van IMKL.</w:t>
      </w:r>
      <w:r w:rsidR="00A26A22">
        <w:rPr>
          <w:webHidden/>
        </w:rPr>
        <w:tab/>
      </w:r>
      <w:r w:rsidR="00A26A22">
        <w:rPr>
          <w:webHidden/>
        </w:rPr>
        <w:fldChar w:fldCharType="begin"/>
      </w:r>
      <w:r w:rsidR="00A26A22">
        <w:rPr>
          <w:webHidden/>
        </w:rPr>
        <w:instrText xml:space="preserve"> PAGEREF _Toc43216129 \h </w:instrText>
      </w:r>
      <w:r w:rsidR="00A26A22">
        <w:rPr>
          <w:webHidden/>
        </w:rPr>
      </w:r>
      <w:r w:rsidR="00A26A22">
        <w:rPr>
          <w:webHidden/>
        </w:rPr>
        <w:fldChar w:fldCharType="separate"/>
      </w:r>
      <w:ins w:id="126" w:author="Lambo, Wil" w:date="2020-06-27T10:19:00Z">
        <w:r>
          <w:rPr>
            <w:webHidden/>
          </w:rPr>
          <w:t>61</w:t>
        </w:r>
      </w:ins>
      <w:del w:id="127" w:author="Lambo, Wil" w:date="2020-06-27T10:19:00Z">
        <w:r w:rsidR="00A26A22" w:rsidDel="003651D6">
          <w:rPr>
            <w:webHidden/>
          </w:rPr>
          <w:delText>59</w:delText>
        </w:r>
      </w:del>
      <w:r w:rsidR="00A26A22">
        <w:rPr>
          <w:webHidden/>
        </w:rPr>
        <w:fldChar w:fldCharType="end"/>
      </w:r>
      <w:r>
        <w:fldChar w:fldCharType="end"/>
      </w:r>
    </w:p>
    <w:p w14:paraId="43A5F92C" w14:textId="728CB628"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"_Toc43216130" </w:instrText>
      </w:r>
      <w:r>
        <w:fldChar w:fldCharType="separate"/>
      </w:r>
      <w:r w:rsidR="00A26A22" w:rsidRPr="003D4D5E">
        <w:rPr>
          <w:rStyle w:val="Hyperlink"/>
          <w:noProof/>
        </w:rPr>
        <w:t>5.3.1</w:t>
      </w:r>
      <w:r w:rsidR="00A26A22">
        <w:rPr>
          <w:rFonts w:asciiTheme="minorHAnsi" w:eastAsiaTheme="minorEastAsia" w:hAnsiTheme="minorHAnsi" w:cstheme="minorBidi"/>
          <w:noProof/>
          <w:sz w:val="22"/>
          <w:szCs w:val="22"/>
        </w:rPr>
        <w:tab/>
      </w:r>
      <w:r w:rsidR="00A26A22" w:rsidRPr="003D4D5E">
        <w:rPr>
          <w:rStyle w:val="Hyperlink"/>
          <w:noProof/>
        </w:rPr>
        <w:t>UML - Buisleidingen Risicoregister overzicht.</w:t>
      </w:r>
      <w:r w:rsidR="00A26A22">
        <w:rPr>
          <w:noProof/>
          <w:webHidden/>
        </w:rPr>
        <w:tab/>
      </w:r>
      <w:r w:rsidR="00A26A22">
        <w:rPr>
          <w:noProof/>
          <w:webHidden/>
        </w:rPr>
        <w:fldChar w:fldCharType="begin"/>
      </w:r>
      <w:r w:rsidR="00A26A22">
        <w:rPr>
          <w:noProof/>
          <w:webHidden/>
        </w:rPr>
        <w:instrText xml:space="preserve"> PAGEREF _Toc43216130 \h </w:instrText>
      </w:r>
      <w:r w:rsidR="00A26A22">
        <w:rPr>
          <w:noProof/>
          <w:webHidden/>
        </w:rPr>
      </w:r>
      <w:r w:rsidR="00A26A22">
        <w:rPr>
          <w:noProof/>
          <w:webHidden/>
        </w:rPr>
        <w:fldChar w:fldCharType="separate"/>
      </w:r>
      <w:ins w:id="128" w:author="Lambo, Wil" w:date="2020-06-27T10:19:00Z">
        <w:r>
          <w:rPr>
            <w:noProof/>
            <w:webHidden/>
          </w:rPr>
          <w:t>62</w:t>
        </w:r>
      </w:ins>
      <w:del w:id="129" w:author="Lambo, Wil" w:date="2020-06-27T10:19:00Z">
        <w:r w:rsidR="00A26A22" w:rsidDel="003651D6">
          <w:rPr>
            <w:noProof/>
            <w:webHidden/>
          </w:rPr>
          <w:delText>60</w:delText>
        </w:r>
      </w:del>
      <w:r w:rsidR="00A26A22">
        <w:rPr>
          <w:noProof/>
          <w:webHidden/>
        </w:rPr>
        <w:fldChar w:fldCharType="end"/>
      </w:r>
      <w:r>
        <w:rPr>
          <w:noProof/>
        </w:rPr>
        <w:fldChar w:fldCharType="end"/>
      </w:r>
    </w:p>
    <w:p w14:paraId="5154D969" w14:textId="1B35013D"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"_Toc43216131" </w:instrText>
      </w:r>
      <w:r>
        <w:fldChar w:fldCharType="separate"/>
      </w:r>
      <w:r w:rsidR="00A26A22" w:rsidRPr="003D4D5E">
        <w:rPr>
          <w:rStyle w:val="Hyperlink"/>
          <w:noProof/>
        </w:rPr>
        <w:t>5.3.2</w:t>
      </w:r>
      <w:r w:rsidR="00A26A22">
        <w:rPr>
          <w:rFonts w:asciiTheme="minorHAnsi" w:eastAsiaTheme="minorEastAsia" w:hAnsiTheme="minorHAnsi" w:cstheme="minorBidi"/>
          <w:noProof/>
          <w:sz w:val="22"/>
          <w:szCs w:val="22"/>
        </w:rPr>
        <w:tab/>
      </w:r>
      <w:r w:rsidR="00A26A22" w:rsidRPr="003D4D5E">
        <w:rPr>
          <w:rStyle w:val="Hyperlink"/>
          <w:noProof/>
        </w:rPr>
        <w:t>UML - Stedelijk water overzicht.</w:t>
      </w:r>
      <w:r w:rsidR="00A26A22">
        <w:rPr>
          <w:noProof/>
          <w:webHidden/>
        </w:rPr>
        <w:tab/>
      </w:r>
      <w:r w:rsidR="00A26A22">
        <w:rPr>
          <w:noProof/>
          <w:webHidden/>
        </w:rPr>
        <w:fldChar w:fldCharType="begin"/>
      </w:r>
      <w:r w:rsidR="00A26A22">
        <w:rPr>
          <w:noProof/>
          <w:webHidden/>
        </w:rPr>
        <w:instrText xml:space="preserve"> PAGEREF _Toc43216131 \h </w:instrText>
      </w:r>
      <w:r w:rsidR="00A26A22">
        <w:rPr>
          <w:noProof/>
          <w:webHidden/>
        </w:rPr>
      </w:r>
      <w:r w:rsidR="00A26A22">
        <w:rPr>
          <w:noProof/>
          <w:webHidden/>
        </w:rPr>
        <w:fldChar w:fldCharType="separate"/>
      </w:r>
      <w:ins w:id="130" w:author="Lambo, Wil" w:date="2020-06-27T10:19:00Z">
        <w:r>
          <w:rPr>
            <w:noProof/>
            <w:webHidden/>
          </w:rPr>
          <w:t>64</w:t>
        </w:r>
      </w:ins>
      <w:del w:id="131" w:author="Lambo, Wil" w:date="2020-06-27T10:19:00Z">
        <w:r w:rsidR="00A26A22" w:rsidDel="003651D6">
          <w:rPr>
            <w:noProof/>
            <w:webHidden/>
          </w:rPr>
          <w:delText>62</w:delText>
        </w:r>
      </w:del>
      <w:r w:rsidR="00A26A22">
        <w:rPr>
          <w:noProof/>
          <w:webHidden/>
        </w:rPr>
        <w:fldChar w:fldCharType="end"/>
      </w:r>
      <w:r>
        <w:rPr>
          <w:noProof/>
        </w:rPr>
        <w:fldChar w:fldCharType="end"/>
      </w:r>
    </w:p>
    <w:p w14:paraId="3F257579" w14:textId="5B7D396E" w:rsidR="00A26A22" w:rsidRDefault="003651D6">
      <w:pPr>
        <w:pStyle w:val="Inhopg2"/>
        <w:rPr>
          <w:rFonts w:asciiTheme="minorHAnsi" w:eastAsiaTheme="minorEastAsia" w:hAnsiTheme="minorHAnsi" w:cstheme="minorBidi"/>
          <w:sz w:val="22"/>
          <w:szCs w:val="22"/>
        </w:rPr>
      </w:pPr>
      <w:r>
        <w:fldChar w:fldCharType="begin"/>
      </w:r>
      <w:r>
        <w:instrText xml:space="preserve"> HYPERLINK \l "_Toc43216132" </w:instrText>
      </w:r>
      <w:r>
        <w:fldChar w:fldCharType="separate"/>
      </w:r>
      <w:r w:rsidR="00A26A22" w:rsidRPr="003D4D5E">
        <w:rPr>
          <w:rStyle w:val="Hyperlink"/>
        </w:rPr>
        <w:t>5.4</w:t>
      </w:r>
      <w:r w:rsidR="00A26A22">
        <w:rPr>
          <w:rFonts w:asciiTheme="minorHAnsi" w:eastAsiaTheme="minorEastAsia" w:hAnsiTheme="minorHAnsi" w:cstheme="minorBidi"/>
          <w:sz w:val="22"/>
          <w:szCs w:val="22"/>
        </w:rPr>
        <w:tab/>
      </w:r>
      <w:r w:rsidR="00A26A22" w:rsidRPr="003D4D5E">
        <w:rPr>
          <w:rStyle w:val="Hyperlink"/>
        </w:rPr>
        <w:t>Objectcatalogus.</w:t>
      </w:r>
      <w:r w:rsidR="00A26A22">
        <w:rPr>
          <w:webHidden/>
        </w:rPr>
        <w:tab/>
      </w:r>
      <w:r w:rsidR="00A26A22">
        <w:rPr>
          <w:webHidden/>
        </w:rPr>
        <w:fldChar w:fldCharType="begin"/>
      </w:r>
      <w:r w:rsidR="00A26A22">
        <w:rPr>
          <w:webHidden/>
        </w:rPr>
        <w:instrText xml:space="preserve"> PAGEREF _Toc43216132 \h </w:instrText>
      </w:r>
      <w:r w:rsidR="00A26A22">
        <w:rPr>
          <w:webHidden/>
        </w:rPr>
      </w:r>
      <w:r w:rsidR="00A26A22">
        <w:rPr>
          <w:webHidden/>
        </w:rPr>
        <w:fldChar w:fldCharType="separate"/>
      </w:r>
      <w:ins w:id="132" w:author="Lambo, Wil" w:date="2020-06-27T10:19:00Z">
        <w:r>
          <w:rPr>
            <w:webHidden/>
          </w:rPr>
          <w:t>66</w:t>
        </w:r>
      </w:ins>
      <w:del w:id="133" w:author="Lambo, Wil" w:date="2020-06-27T10:19:00Z">
        <w:r w:rsidR="00A26A22" w:rsidDel="003651D6">
          <w:rPr>
            <w:webHidden/>
          </w:rPr>
          <w:delText>64</w:delText>
        </w:r>
      </w:del>
      <w:r w:rsidR="00A26A22">
        <w:rPr>
          <w:webHidden/>
        </w:rPr>
        <w:fldChar w:fldCharType="end"/>
      </w:r>
      <w:r>
        <w:fldChar w:fldCharType="end"/>
      </w:r>
    </w:p>
    <w:p w14:paraId="1B18851E" w14:textId="6E111A9B"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"_Toc43216133" </w:instrText>
      </w:r>
      <w:r>
        <w:fldChar w:fldCharType="separate"/>
      </w:r>
      <w:r w:rsidR="00A26A22" w:rsidRPr="003D4D5E">
        <w:rPr>
          <w:rStyle w:val="Hyperlink"/>
          <w:noProof/>
        </w:rPr>
        <w:t>5.4.1</w:t>
      </w:r>
      <w:r w:rsidR="00A26A22">
        <w:rPr>
          <w:rFonts w:asciiTheme="minorHAnsi" w:eastAsiaTheme="minorEastAsia" w:hAnsiTheme="minorHAnsi" w:cstheme="minorBidi"/>
          <w:noProof/>
          <w:sz w:val="22"/>
          <w:szCs w:val="22"/>
        </w:rPr>
        <w:tab/>
      </w:r>
      <w:r w:rsidR="00A26A22" w:rsidRPr="003D4D5E">
        <w:rPr>
          <w:rStyle w:val="Hyperlink"/>
          <w:noProof/>
        </w:rPr>
        <w:t>Geografische objecten.</w:t>
      </w:r>
      <w:r w:rsidR="00A26A22">
        <w:rPr>
          <w:noProof/>
          <w:webHidden/>
        </w:rPr>
        <w:tab/>
      </w:r>
      <w:r w:rsidR="00A26A22">
        <w:rPr>
          <w:noProof/>
          <w:webHidden/>
        </w:rPr>
        <w:fldChar w:fldCharType="begin"/>
      </w:r>
      <w:r w:rsidR="00A26A22">
        <w:rPr>
          <w:noProof/>
          <w:webHidden/>
        </w:rPr>
        <w:instrText xml:space="preserve"> PAGEREF _Toc43216133 \h </w:instrText>
      </w:r>
      <w:r w:rsidR="00A26A22">
        <w:rPr>
          <w:noProof/>
          <w:webHidden/>
        </w:rPr>
      </w:r>
      <w:r w:rsidR="00A26A22">
        <w:rPr>
          <w:noProof/>
          <w:webHidden/>
        </w:rPr>
        <w:fldChar w:fldCharType="separate"/>
      </w:r>
      <w:ins w:id="134" w:author="Lambo, Wil" w:date="2020-06-27T10:19:00Z">
        <w:r>
          <w:rPr>
            <w:noProof/>
            <w:webHidden/>
          </w:rPr>
          <w:t>69</w:t>
        </w:r>
      </w:ins>
      <w:del w:id="135" w:author="Lambo, Wil" w:date="2020-06-27T10:19:00Z">
        <w:r w:rsidR="00A26A22" w:rsidDel="003651D6">
          <w:rPr>
            <w:noProof/>
            <w:webHidden/>
          </w:rPr>
          <w:delText>67</w:delText>
        </w:r>
      </w:del>
      <w:r w:rsidR="00A26A22">
        <w:rPr>
          <w:noProof/>
          <w:webHidden/>
        </w:rPr>
        <w:fldChar w:fldCharType="end"/>
      </w:r>
      <w:r>
        <w:rPr>
          <w:noProof/>
        </w:rPr>
        <w:fldChar w:fldCharType="end"/>
      </w:r>
    </w:p>
    <w:p w14:paraId="16B7816E" w14:textId="2136B0DC"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"_Toc43216134" </w:instrText>
      </w:r>
      <w:r>
        <w:fldChar w:fldCharType="separate"/>
      </w:r>
      <w:r w:rsidR="00A26A22" w:rsidRPr="003D4D5E">
        <w:rPr>
          <w:rStyle w:val="Hyperlink"/>
          <w:noProof/>
        </w:rPr>
        <w:t>5.4.2</w:t>
      </w:r>
      <w:r w:rsidR="00A26A22">
        <w:rPr>
          <w:rFonts w:asciiTheme="minorHAnsi" w:eastAsiaTheme="minorEastAsia" w:hAnsiTheme="minorHAnsi" w:cstheme="minorBidi"/>
          <w:noProof/>
          <w:sz w:val="22"/>
          <w:szCs w:val="22"/>
        </w:rPr>
        <w:tab/>
      </w:r>
      <w:r w:rsidR="00A26A22" w:rsidRPr="003D4D5E">
        <w:rPr>
          <w:rStyle w:val="Hyperlink"/>
          <w:noProof/>
        </w:rPr>
        <w:t>Data typen.</w:t>
      </w:r>
      <w:r w:rsidR="00A26A22">
        <w:rPr>
          <w:noProof/>
          <w:webHidden/>
        </w:rPr>
        <w:tab/>
      </w:r>
      <w:r w:rsidR="00A26A22">
        <w:rPr>
          <w:noProof/>
          <w:webHidden/>
        </w:rPr>
        <w:fldChar w:fldCharType="begin"/>
      </w:r>
      <w:r w:rsidR="00A26A22">
        <w:rPr>
          <w:noProof/>
          <w:webHidden/>
        </w:rPr>
        <w:instrText xml:space="preserve"> PAGEREF _Toc43216134 \h </w:instrText>
      </w:r>
      <w:r w:rsidR="00A26A22">
        <w:rPr>
          <w:noProof/>
          <w:webHidden/>
        </w:rPr>
      </w:r>
      <w:r w:rsidR="00A26A22">
        <w:rPr>
          <w:noProof/>
          <w:webHidden/>
        </w:rPr>
        <w:fldChar w:fldCharType="separate"/>
      </w:r>
      <w:ins w:id="136" w:author="Lambo, Wil" w:date="2020-06-27T10:19:00Z">
        <w:r>
          <w:rPr>
            <w:noProof/>
            <w:webHidden/>
          </w:rPr>
          <w:t>69</w:t>
        </w:r>
      </w:ins>
      <w:del w:id="137" w:author="Lambo, Wil" w:date="2020-06-27T10:19:00Z">
        <w:r w:rsidR="00A26A22" w:rsidDel="003651D6">
          <w:rPr>
            <w:noProof/>
            <w:webHidden/>
          </w:rPr>
          <w:delText>67</w:delText>
        </w:r>
      </w:del>
      <w:r w:rsidR="00A26A22">
        <w:rPr>
          <w:noProof/>
          <w:webHidden/>
        </w:rPr>
        <w:fldChar w:fldCharType="end"/>
      </w:r>
      <w:r>
        <w:rPr>
          <w:noProof/>
        </w:rPr>
        <w:fldChar w:fldCharType="end"/>
      </w:r>
    </w:p>
    <w:p w14:paraId="18ED0EE9" w14:textId="4A2BA7D6"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"_Toc43216135" </w:instrText>
      </w:r>
      <w:r>
        <w:fldChar w:fldCharType="separate"/>
      </w:r>
      <w:r w:rsidR="00A26A22" w:rsidRPr="003D4D5E">
        <w:rPr>
          <w:rStyle w:val="Hyperlink"/>
          <w:noProof/>
        </w:rPr>
        <w:t>5.4.3</w:t>
      </w:r>
      <w:r w:rsidR="00A26A22">
        <w:rPr>
          <w:rFonts w:asciiTheme="minorHAnsi" w:eastAsiaTheme="minorEastAsia" w:hAnsiTheme="minorHAnsi" w:cstheme="minorBidi"/>
          <w:noProof/>
          <w:sz w:val="22"/>
          <w:szCs w:val="22"/>
        </w:rPr>
        <w:tab/>
      </w:r>
      <w:r w:rsidR="00A26A22" w:rsidRPr="003D4D5E">
        <w:rPr>
          <w:rStyle w:val="Hyperlink"/>
          <w:noProof/>
        </w:rPr>
        <w:t>Waardelijsten.</w:t>
      </w:r>
      <w:r w:rsidR="00A26A22">
        <w:rPr>
          <w:noProof/>
          <w:webHidden/>
        </w:rPr>
        <w:tab/>
      </w:r>
      <w:r w:rsidR="00A26A22">
        <w:rPr>
          <w:noProof/>
          <w:webHidden/>
        </w:rPr>
        <w:fldChar w:fldCharType="begin"/>
      </w:r>
      <w:r w:rsidR="00A26A22">
        <w:rPr>
          <w:noProof/>
          <w:webHidden/>
        </w:rPr>
        <w:instrText xml:space="preserve"> PAGEREF _Toc43216135 \h </w:instrText>
      </w:r>
      <w:r w:rsidR="00A26A22">
        <w:rPr>
          <w:noProof/>
          <w:webHidden/>
        </w:rPr>
      </w:r>
      <w:r w:rsidR="00A26A22">
        <w:rPr>
          <w:noProof/>
          <w:webHidden/>
        </w:rPr>
        <w:fldChar w:fldCharType="separate"/>
      </w:r>
      <w:ins w:id="138" w:author="Lambo, Wil" w:date="2020-06-27T10:19:00Z">
        <w:r>
          <w:rPr>
            <w:noProof/>
            <w:webHidden/>
          </w:rPr>
          <w:t>69</w:t>
        </w:r>
      </w:ins>
      <w:del w:id="139" w:author="Lambo, Wil" w:date="2020-06-27T10:19:00Z">
        <w:r w:rsidR="00A26A22" w:rsidDel="003651D6">
          <w:rPr>
            <w:noProof/>
            <w:webHidden/>
          </w:rPr>
          <w:delText>67</w:delText>
        </w:r>
      </w:del>
      <w:r w:rsidR="00A26A22">
        <w:rPr>
          <w:noProof/>
          <w:webHidden/>
        </w:rPr>
        <w:fldChar w:fldCharType="end"/>
      </w:r>
      <w:r>
        <w:rPr>
          <w:noProof/>
        </w:rPr>
        <w:fldChar w:fldCharType="end"/>
      </w:r>
    </w:p>
    <w:p w14:paraId="5961D217" w14:textId="07D29443" w:rsidR="00A26A22" w:rsidRDefault="003651D6">
      <w:pPr>
        <w:pStyle w:val="Inhopg3"/>
        <w:rPr>
          <w:rFonts w:asciiTheme="minorHAnsi" w:eastAsiaTheme="minorEastAsia" w:hAnsiTheme="minorHAnsi" w:cstheme="minorBidi"/>
          <w:noProof/>
          <w:sz w:val="22"/>
          <w:szCs w:val="22"/>
        </w:rPr>
      </w:pPr>
      <w:r>
        <w:lastRenderedPageBreak/>
        <w:fldChar w:fldCharType="begin"/>
      </w:r>
      <w:r>
        <w:instrText xml:space="preserve"> HYPERLINK \l "_Toc43216136" </w:instrText>
      </w:r>
      <w:r>
        <w:fldChar w:fldCharType="separate"/>
      </w:r>
      <w:r w:rsidR="00A26A22" w:rsidRPr="003D4D5E">
        <w:rPr>
          <w:rStyle w:val="Hyperlink"/>
          <w:noProof/>
        </w:rPr>
        <w:t>5.4.4</w:t>
      </w:r>
      <w:r w:rsidR="00A26A22">
        <w:rPr>
          <w:rFonts w:asciiTheme="minorHAnsi" w:eastAsiaTheme="minorEastAsia" w:hAnsiTheme="minorHAnsi" w:cstheme="minorBidi"/>
          <w:noProof/>
          <w:sz w:val="22"/>
          <w:szCs w:val="22"/>
        </w:rPr>
        <w:tab/>
      </w:r>
      <w:r w:rsidR="00A26A22" w:rsidRPr="003D4D5E">
        <w:rPr>
          <w:rStyle w:val="Hyperlink"/>
          <w:noProof/>
        </w:rPr>
        <w:t>Geïmporteerde typen (informatief).</w:t>
      </w:r>
      <w:r w:rsidR="00A26A22">
        <w:rPr>
          <w:noProof/>
          <w:webHidden/>
        </w:rPr>
        <w:tab/>
      </w:r>
      <w:r w:rsidR="00A26A22">
        <w:rPr>
          <w:noProof/>
          <w:webHidden/>
        </w:rPr>
        <w:fldChar w:fldCharType="begin"/>
      </w:r>
      <w:r w:rsidR="00A26A22">
        <w:rPr>
          <w:noProof/>
          <w:webHidden/>
        </w:rPr>
        <w:instrText xml:space="preserve"> PAGEREF _Toc43216136 \h </w:instrText>
      </w:r>
      <w:r w:rsidR="00A26A22">
        <w:rPr>
          <w:noProof/>
          <w:webHidden/>
        </w:rPr>
      </w:r>
      <w:r w:rsidR="00A26A22">
        <w:rPr>
          <w:noProof/>
          <w:webHidden/>
        </w:rPr>
        <w:fldChar w:fldCharType="separate"/>
      </w:r>
      <w:ins w:id="140" w:author="Lambo, Wil" w:date="2020-06-27T10:19:00Z">
        <w:r>
          <w:rPr>
            <w:noProof/>
            <w:webHidden/>
          </w:rPr>
          <w:t>69</w:t>
        </w:r>
      </w:ins>
      <w:del w:id="141" w:author="Lambo, Wil" w:date="2020-06-27T10:19:00Z">
        <w:r w:rsidR="00A26A22" w:rsidDel="003651D6">
          <w:rPr>
            <w:noProof/>
            <w:webHidden/>
          </w:rPr>
          <w:delText>67</w:delText>
        </w:r>
      </w:del>
      <w:r w:rsidR="00A26A22">
        <w:rPr>
          <w:noProof/>
          <w:webHidden/>
        </w:rPr>
        <w:fldChar w:fldCharType="end"/>
      </w:r>
      <w:r>
        <w:rPr>
          <w:noProof/>
        </w:rPr>
        <w:fldChar w:fldCharType="end"/>
      </w:r>
    </w:p>
    <w:p w14:paraId="18C5A735" w14:textId="348E87D0" w:rsidR="00A26A22" w:rsidRDefault="003651D6">
      <w:pPr>
        <w:pStyle w:val="Inhopg1"/>
        <w:rPr>
          <w:rFonts w:asciiTheme="minorHAnsi" w:eastAsiaTheme="minorEastAsia" w:hAnsiTheme="minorHAnsi" w:cstheme="minorBidi"/>
          <w:noProof/>
          <w:sz w:val="22"/>
          <w:szCs w:val="22"/>
        </w:rPr>
      </w:pPr>
      <w:r>
        <w:fldChar w:fldCharType="begin"/>
      </w:r>
      <w:r>
        <w:instrText xml:space="preserve"> HYPERLINK \l "_Toc43216137" </w:instrText>
      </w:r>
      <w:r>
        <w:fldChar w:fldCharType="separate"/>
      </w:r>
      <w:r w:rsidR="00A26A22" w:rsidRPr="003D4D5E">
        <w:rPr>
          <w:rStyle w:val="Hyperlink"/>
          <w:noProof/>
        </w:rPr>
        <w:t>Referentiesystemen</w:t>
      </w:r>
      <w:r w:rsidR="00A26A22">
        <w:rPr>
          <w:noProof/>
          <w:webHidden/>
        </w:rPr>
        <w:tab/>
      </w:r>
      <w:r w:rsidR="00A26A22">
        <w:rPr>
          <w:noProof/>
          <w:webHidden/>
        </w:rPr>
        <w:fldChar w:fldCharType="begin"/>
      </w:r>
      <w:r w:rsidR="00A26A22">
        <w:rPr>
          <w:noProof/>
          <w:webHidden/>
        </w:rPr>
        <w:instrText xml:space="preserve"> PAGEREF _Toc43216137 \h </w:instrText>
      </w:r>
      <w:r w:rsidR="00A26A22">
        <w:rPr>
          <w:noProof/>
          <w:webHidden/>
        </w:rPr>
      </w:r>
      <w:r w:rsidR="00A26A22">
        <w:rPr>
          <w:noProof/>
          <w:webHidden/>
        </w:rPr>
        <w:fldChar w:fldCharType="separate"/>
      </w:r>
      <w:ins w:id="142" w:author="Lambo, Wil" w:date="2020-06-27T10:19:00Z">
        <w:r>
          <w:rPr>
            <w:noProof/>
            <w:webHidden/>
          </w:rPr>
          <w:t>70</w:t>
        </w:r>
      </w:ins>
      <w:del w:id="143" w:author="Lambo, Wil" w:date="2020-06-27T10:19:00Z">
        <w:r w:rsidR="00A26A22" w:rsidDel="003651D6">
          <w:rPr>
            <w:noProof/>
            <w:webHidden/>
          </w:rPr>
          <w:delText>68</w:delText>
        </w:r>
      </w:del>
      <w:r w:rsidR="00A26A22">
        <w:rPr>
          <w:noProof/>
          <w:webHidden/>
        </w:rPr>
        <w:fldChar w:fldCharType="end"/>
      </w:r>
      <w:r>
        <w:rPr>
          <w:noProof/>
        </w:rPr>
        <w:fldChar w:fldCharType="end"/>
      </w:r>
    </w:p>
    <w:p w14:paraId="71AC507A" w14:textId="5AFCF640" w:rsidR="00A26A22" w:rsidRDefault="003651D6">
      <w:pPr>
        <w:pStyle w:val="Inhopg2"/>
        <w:rPr>
          <w:rFonts w:asciiTheme="minorHAnsi" w:eastAsiaTheme="minorEastAsia" w:hAnsiTheme="minorHAnsi" w:cstheme="minorBidi"/>
          <w:sz w:val="22"/>
          <w:szCs w:val="22"/>
        </w:rPr>
      </w:pPr>
      <w:r>
        <w:fldChar w:fldCharType="begin"/>
      </w:r>
      <w:r>
        <w:instrText xml:space="preserve"> HYPERLINK \l "_Toc43216138" </w:instrText>
      </w:r>
      <w:r>
        <w:fldChar w:fldCharType="separate"/>
      </w:r>
      <w:r w:rsidR="00A26A22" w:rsidRPr="003D4D5E">
        <w:rPr>
          <w:rStyle w:val="Hyperlink"/>
        </w:rPr>
        <w:t>6.1</w:t>
      </w:r>
      <w:r w:rsidR="00A26A22">
        <w:rPr>
          <w:rFonts w:asciiTheme="minorHAnsi" w:eastAsiaTheme="minorEastAsia" w:hAnsiTheme="minorHAnsi" w:cstheme="minorBidi"/>
          <w:sz w:val="22"/>
          <w:szCs w:val="22"/>
        </w:rPr>
        <w:tab/>
      </w:r>
      <w:r w:rsidR="00A26A22" w:rsidRPr="003D4D5E">
        <w:rPr>
          <w:rStyle w:val="Hyperlink"/>
        </w:rPr>
        <w:t>Ruimtelijk referentiesysteem.</w:t>
      </w:r>
      <w:r w:rsidR="00A26A22">
        <w:rPr>
          <w:webHidden/>
        </w:rPr>
        <w:tab/>
      </w:r>
      <w:r w:rsidR="00A26A22">
        <w:rPr>
          <w:webHidden/>
        </w:rPr>
        <w:fldChar w:fldCharType="begin"/>
      </w:r>
      <w:r w:rsidR="00A26A22">
        <w:rPr>
          <w:webHidden/>
        </w:rPr>
        <w:instrText xml:space="preserve"> PAGEREF _Toc43216138 \h </w:instrText>
      </w:r>
      <w:r w:rsidR="00A26A22">
        <w:rPr>
          <w:webHidden/>
        </w:rPr>
      </w:r>
      <w:r w:rsidR="00A26A22">
        <w:rPr>
          <w:webHidden/>
        </w:rPr>
        <w:fldChar w:fldCharType="separate"/>
      </w:r>
      <w:ins w:id="144" w:author="Lambo, Wil" w:date="2020-06-27T10:19:00Z">
        <w:r>
          <w:rPr>
            <w:webHidden/>
          </w:rPr>
          <w:t>70</w:t>
        </w:r>
      </w:ins>
      <w:del w:id="145" w:author="Lambo, Wil" w:date="2020-06-27T10:19:00Z">
        <w:r w:rsidR="00A26A22" w:rsidDel="003651D6">
          <w:rPr>
            <w:webHidden/>
          </w:rPr>
          <w:delText>68</w:delText>
        </w:r>
      </w:del>
      <w:r w:rsidR="00A26A22">
        <w:rPr>
          <w:webHidden/>
        </w:rPr>
        <w:fldChar w:fldCharType="end"/>
      </w:r>
      <w:r>
        <w:fldChar w:fldCharType="end"/>
      </w:r>
    </w:p>
    <w:p w14:paraId="7A98494F" w14:textId="357FDE3A" w:rsidR="00A26A22" w:rsidRDefault="003651D6">
      <w:pPr>
        <w:pStyle w:val="Inhopg1"/>
        <w:rPr>
          <w:rFonts w:asciiTheme="minorHAnsi" w:eastAsiaTheme="minorEastAsia" w:hAnsiTheme="minorHAnsi" w:cstheme="minorBidi"/>
          <w:noProof/>
          <w:sz w:val="22"/>
          <w:szCs w:val="22"/>
        </w:rPr>
      </w:pPr>
      <w:r>
        <w:fldChar w:fldCharType="begin"/>
      </w:r>
      <w:r>
        <w:instrText xml:space="preserve"> HYPERLINK \l "_Toc43216139" </w:instrText>
      </w:r>
      <w:r>
        <w:fldChar w:fldCharType="separate"/>
      </w:r>
      <w:r w:rsidR="00A26A22" w:rsidRPr="003D4D5E">
        <w:rPr>
          <w:rStyle w:val="Hyperlink"/>
          <w:noProof/>
        </w:rPr>
        <w:t>Levering</w:t>
      </w:r>
      <w:r w:rsidR="00A26A22">
        <w:rPr>
          <w:noProof/>
          <w:webHidden/>
        </w:rPr>
        <w:tab/>
      </w:r>
      <w:r w:rsidR="00A26A22">
        <w:rPr>
          <w:noProof/>
          <w:webHidden/>
        </w:rPr>
        <w:fldChar w:fldCharType="begin"/>
      </w:r>
      <w:r w:rsidR="00A26A22">
        <w:rPr>
          <w:noProof/>
          <w:webHidden/>
        </w:rPr>
        <w:instrText xml:space="preserve"> PAGEREF _Toc43216139 \h </w:instrText>
      </w:r>
      <w:r w:rsidR="00A26A22">
        <w:rPr>
          <w:noProof/>
          <w:webHidden/>
        </w:rPr>
      </w:r>
      <w:r w:rsidR="00A26A22">
        <w:rPr>
          <w:noProof/>
          <w:webHidden/>
        </w:rPr>
        <w:fldChar w:fldCharType="separate"/>
      </w:r>
      <w:ins w:id="146" w:author="Lambo, Wil" w:date="2020-06-27T10:19:00Z">
        <w:r>
          <w:rPr>
            <w:noProof/>
            <w:webHidden/>
          </w:rPr>
          <w:t>71</w:t>
        </w:r>
      </w:ins>
      <w:del w:id="147" w:author="Lambo, Wil" w:date="2020-06-27T10:19:00Z">
        <w:r w:rsidR="00A26A22" w:rsidDel="003651D6">
          <w:rPr>
            <w:noProof/>
            <w:webHidden/>
          </w:rPr>
          <w:delText>69</w:delText>
        </w:r>
      </w:del>
      <w:r w:rsidR="00A26A22">
        <w:rPr>
          <w:noProof/>
          <w:webHidden/>
        </w:rPr>
        <w:fldChar w:fldCharType="end"/>
      </w:r>
      <w:r>
        <w:rPr>
          <w:noProof/>
        </w:rPr>
        <w:fldChar w:fldCharType="end"/>
      </w:r>
    </w:p>
    <w:p w14:paraId="3F41589B" w14:textId="057D1CE8" w:rsidR="00A26A22" w:rsidRDefault="003651D6">
      <w:pPr>
        <w:pStyle w:val="Inhopg2"/>
        <w:rPr>
          <w:rFonts w:asciiTheme="minorHAnsi" w:eastAsiaTheme="minorEastAsia" w:hAnsiTheme="minorHAnsi" w:cstheme="minorBidi"/>
          <w:sz w:val="22"/>
          <w:szCs w:val="22"/>
        </w:rPr>
      </w:pPr>
      <w:r>
        <w:fldChar w:fldCharType="begin"/>
      </w:r>
      <w:r>
        <w:instrText xml:space="preserve"> HYPERLINK \l "_Toc43216140" </w:instrText>
      </w:r>
      <w:r>
        <w:fldChar w:fldCharType="separate"/>
      </w:r>
      <w:r w:rsidR="00A26A22" w:rsidRPr="003D4D5E">
        <w:rPr>
          <w:rStyle w:val="Hyperlink"/>
        </w:rPr>
        <w:t>7.1</w:t>
      </w:r>
      <w:r w:rsidR="00A26A22">
        <w:rPr>
          <w:rFonts w:asciiTheme="minorHAnsi" w:eastAsiaTheme="minorEastAsia" w:hAnsiTheme="minorHAnsi" w:cstheme="minorBidi"/>
          <w:sz w:val="22"/>
          <w:szCs w:val="22"/>
        </w:rPr>
        <w:tab/>
      </w:r>
      <w:r w:rsidR="00A26A22" w:rsidRPr="003D4D5E">
        <w:rPr>
          <w:rStyle w:val="Hyperlink"/>
        </w:rPr>
        <w:t>Leveringsmedium.</w:t>
      </w:r>
      <w:r w:rsidR="00A26A22">
        <w:rPr>
          <w:webHidden/>
        </w:rPr>
        <w:tab/>
      </w:r>
      <w:r w:rsidR="00A26A22">
        <w:rPr>
          <w:webHidden/>
        </w:rPr>
        <w:fldChar w:fldCharType="begin"/>
      </w:r>
      <w:r w:rsidR="00A26A22">
        <w:rPr>
          <w:webHidden/>
        </w:rPr>
        <w:instrText xml:space="preserve"> PAGEREF _Toc43216140 \h </w:instrText>
      </w:r>
      <w:r w:rsidR="00A26A22">
        <w:rPr>
          <w:webHidden/>
        </w:rPr>
      </w:r>
      <w:r w:rsidR="00A26A22">
        <w:rPr>
          <w:webHidden/>
        </w:rPr>
        <w:fldChar w:fldCharType="separate"/>
      </w:r>
      <w:ins w:id="148" w:author="Lambo, Wil" w:date="2020-06-27T10:19:00Z">
        <w:r>
          <w:rPr>
            <w:webHidden/>
          </w:rPr>
          <w:t>71</w:t>
        </w:r>
      </w:ins>
      <w:del w:id="149" w:author="Lambo, Wil" w:date="2020-06-27T10:19:00Z">
        <w:r w:rsidR="00A26A22" w:rsidDel="003651D6">
          <w:rPr>
            <w:webHidden/>
          </w:rPr>
          <w:delText>69</w:delText>
        </w:r>
      </w:del>
      <w:r w:rsidR="00A26A22">
        <w:rPr>
          <w:webHidden/>
        </w:rPr>
        <w:fldChar w:fldCharType="end"/>
      </w:r>
      <w:r>
        <w:fldChar w:fldCharType="end"/>
      </w:r>
    </w:p>
    <w:p w14:paraId="48F1045B" w14:textId="2BCAAED9" w:rsidR="00A26A22" w:rsidRDefault="003651D6">
      <w:pPr>
        <w:pStyle w:val="Inhopg2"/>
        <w:rPr>
          <w:rFonts w:asciiTheme="minorHAnsi" w:eastAsiaTheme="minorEastAsia" w:hAnsiTheme="minorHAnsi" w:cstheme="minorBidi"/>
          <w:sz w:val="22"/>
          <w:szCs w:val="22"/>
        </w:rPr>
      </w:pPr>
      <w:r>
        <w:fldChar w:fldCharType="begin"/>
      </w:r>
      <w:r>
        <w:instrText xml:space="preserve"> HYPERLINK \l "_Toc43216141" </w:instrText>
      </w:r>
      <w:r>
        <w:fldChar w:fldCharType="separate"/>
      </w:r>
      <w:r w:rsidR="00A26A22" w:rsidRPr="003D4D5E">
        <w:rPr>
          <w:rStyle w:val="Hyperlink"/>
        </w:rPr>
        <w:t>7.2</w:t>
      </w:r>
      <w:r w:rsidR="00A26A22">
        <w:rPr>
          <w:rFonts w:asciiTheme="minorHAnsi" w:eastAsiaTheme="minorEastAsia" w:hAnsiTheme="minorHAnsi" w:cstheme="minorBidi"/>
          <w:sz w:val="22"/>
          <w:szCs w:val="22"/>
        </w:rPr>
        <w:tab/>
      </w:r>
      <w:r w:rsidR="00A26A22" w:rsidRPr="003D4D5E">
        <w:rPr>
          <w:rStyle w:val="Hyperlink"/>
        </w:rPr>
        <w:t>Formaten (encodings).</w:t>
      </w:r>
      <w:r w:rsidR="00A26A22">
        <w:rPr>
          <w:webHidden/>
        </w:rPr>
        <w:tab/>
      </w:r>
      <w:r w:rsidR="00A26A22">
        <w:rPr>
          <w:webHidden/>
        </w:rPr>
        <w:fldChar w:fldCharType="begin"/>
      </w:r>
      <w:r w:rsidR="00A26A22">
        <w:rPr>
          <w:webHidden/>
        </w:rPr>
        <w:instrText xml:space="preserve"> PAGEREF _Toc43216141 \h </w:instrText>
      </w:r>
      <w:r w:rsidR="00A26A22">
        <w:rPr>
          <w:webHidden/>
        </w:rPr>
      </w:r>
      <w:r w:rsidR="00A26A22">
        <w:rPr>
          <w:webHidden/>
        </w:rPr>
        <w:fldChar w:fldCharType="separate"/>
      </w:r>
      <w:ins w:id="150" w:author="Lambo, Wil" w:date="2020-06-27T10:19:00Z">
        <w:r>
          <w:rPr>
            <w:webHidden/>
          </w:rPr>
          <w:t>71</w:t>
        </w:r>
      </w:ins>
      <w:del w:id="151" w:author="Lambo, Wil" w:date="2020-06-27T10:19:00Z">
        <w:r w:rsidR="00A26A22" w:rsidDel="003651D6">
          <w:rPr>
            <w:webHidden/>
          </w:rPr>
          <w:delText>69</w:delText>
        </w:r>
      </w:del>
      <w:r w:rsidR="00A26A22">
        <w:rPr>
          <w:webHidden/>
        </w:rPr>
        <w:fldChar w:fldCharType="end"/>
      </w:r>
      <w:r>
        <w:fldChar w:fldCharType="end"/>
      </w:r>
    </w:p>
    <w:p w14:paraId="6140ECED" w14:textId="19A28803" w:rsidR="00A26A22" w:rsidRDefault="003651D6">
      <w:pPr>
        <w:pStyle w:val="Inhopg3"/>
        <w:rPr>
          <w:rFonts w:asciiTheme="minorHAnsi" w:eastAsiaTheme="minorEastAsia" w:hAnsiTheme="minorHAnsi" w:cstheme="minorBidi"/>
          <w:noProof/>
          <w:sz w:val="22"/>
          <w:szCs w:val="22"/>
        </w:rPr>
      </w:pPr>
      <w:r>
        <w:fldChar w:fldCharType="begin"/>
      </w:r>
      <w:r>
        <w:instrText xml:space="preserve"> HYPERLINK \l "_Toc43216142" </w:instrText>
      </w:r>
      <w:r>
        <w:fldChar w:fldCharType="separate"/>
      </w:r>
      <w:r w:rsidR="00A26A22" w:rsidRPr="003D4D5E">
        <w:rPr>
          <w:rStyle w:val="Hyperlink"/>
          <w:noProof/>
        </w:rPr>
        <w:t>7.2.1</w:t>
      </w:r>
      <w:r w:rsidR="00A26A22">
        <w:rPr>
          <w:rFonts w:asciiTheme="minorHAnsi" w:eastAsiaTheme="minorEastAsia" w:hAnsiTheme="minorHAnsi" w:cstheme="minorBidi"/>
          <w:noProof/>
          <w:sz w:val="22"/>
          <w:szCs w:val="22"/>
        </w:rPr>
        <w:tab/>
      </w:r>
      <w:r w:rsidR="00A26A22" w:rsidRPr="003D4D5E">
        <w:rPr>
          <w:rStyle w:val="Hyperlink"/>
          <w:noProof/>
        </w:rPr>
        <w:t>Nadere GML implementatie specificaties</w:t>
      </w:r>
      <w:r w:rsidR="00A26A22">
        <w:rPr>
          <w:noProof/>
          <w:webHidden/>
        </w:rPr>
        <w:tab/>
      </w:r>
      <w:r w:rsidR="00A26A22">
        <w:rPr>
          <w:noProof/>
          <w:webHidden/>
        </w:rPr>
        <w:fldChar w:fldCharType="begin"/>
      </w:r>
      <w:r w:rsidR="00A26A22">
        <w:rPr>
          <w:noProof/>
          <w:webHidden/>
        </w:rPr>
        <w:instrText xml:space="preserve"> PAGEREF _Toc43216142 \h </w:instrText>
      </w:r>
      <w:r w:rsidR="00A26A22">
        <w:rPr>
          <w:noProof/>
          <w:webHidden/>
        </w:rPr>
      </w:r>
      <w:r w:rsidR="00A26A22">
        <w:rPr>
          <w:noProof/>
          <w:webHidden/>
        </w:rPr>
        <w:fldChar w:fldCharType="separate"/>
      </w:r>
      <w:ins w:id="152" w:author="Lambo, Wil" w:date="2020-06-27T10:19:00Z">
        <w:r>
          <w:rPr>
            <w:noProof/>
            <w:webHidden/>
          </w:rPr>
          <w:t>71</w:t>
        </w:r>
      </w:ins>
      <w:del w:id="153" w:author="Lambo, Wil" w:date="2020-06-27T10:19:00Z">
        <w:r w:rsidR="00A26A22" w:rsidDel="003651D6">
          <w:rPr>
            <w:noProof/>
            <w:webHidden/>
          </w:rPr>
          <w:delText>69</w:delText>
        </w:r>
      </w:del>
      <w:r w:rsidR="00A26A22">
        <w:rPr>
          <w:noProof/>
          <w:webHidden/>
        </w:rPr>
        <w:fldChar w:fldCharType="end"/>
      </w:r>
      <w:r>
        <w:rPr>
          <w:noProof/>
        </w:rPr>
        <w:fldChar w:fldCharType="end"/>
      </w:r>
    </w:p>
    <w:p w14:paraId="12CE2015" w14:textId="0B489204" w:rsidR="00A26A22" w:rsidRDefault="003651D6">
      <w:pPr>
        <w:pStyle w:val="Inhopg1"/>
        <w:rPr>
          <w:rFonts w:asciiTheme="minorHAnsi" w:eastAsiaTheme="minorEastAsia" w:hAnsiTheme="minorHAnsi" w:cstheme="minorBidi"/>
          <w:noProof/>
          <w:sz w:val="22"/>
          <w:szCs w:val="22"/>
        </w:rPr>
      </w:pPr>
      <w:r>
        <w:fldChar w:fldCharType="begin"/>
      </w:r>
      <w:r>
        <w:instrText xml:space="preserve"> HYPERLINK \l "_Toc43216143" </w:instrText>
      </w:r>
      <w:r>
        <w:fldChar w:fldCharType="separate"/>
      </w:r>
      <w:r w:rsidR="00A26A22" w:rsidRPr="003D4D5E">
        <w:rPr>
          <w:rStyle w:val="Hyperlink"/>
          <w:noProof/>
        </w:rPr>
        <w:t>Visualisatie</w:t>
      </w:r>
      <w:r w:rsidR="00A26A22">
        <w:rPr>
          <w:noProof/>
          <w:webHidden/>
        </w:rPr>
        <w:tab/>
      </w:r>
      <w:r w:rsidR="00A26A22">
        <w:rPr>
          <w:noProof/>
          <w:webHidden/>
        </w:rPr>
        <w:fldChar w:fldCharType="begin"/>
      </w:r>
      <w:r w:rsidR="00A26A22">
        <w:rPr>
          <w:noProof/>
          <w:webHidden/>
        </w:rPr>
        <w:instrText xml:space="preserve"> PAGEREF _Toc43216143 \h </w:instrText>
      </w:r>
      <w:r w:rsidR="00A26A22">
        <w:rPr>
          <w:noProof/>
          <w:webHidden/>
        </w:rPr>
      </w:r>
      <w:r w:rsidR="00A26A22">
        <w:rPr>
          <w:noProof/>
          <w:webHidden/>
        </w:rPr>
        <w:fldChar w:fldCharType="separate"/>
      </w:r>
      <w:ins w:id="154" w:author="Lambo, Wil" w:date="2020-06-27T10:19:00Z">
        <w:r>
          <w:rPr>
            <w:noProof/>
            <w:webHidden/>
          </w:rPr>
          <w:t>74</w:t>
        </w:r>
      </w:ins>
      <w:del w:id="155" w:author="Lambo, Wil" w:date="2020-06-27T10:19:00Z">
        <w:r w:rsidR="00A26A22" w:rsidDel="003651D6">
          <w:rPr>
            <w:noProof/>
            <w:webHidden/>
          </w:rPr>
          <w:delText>72</w:delText>
        </w:r>
      </w:del>
      <w:r w:rsidR="00A26A22">
        <w:rPr>
          <w:noProof/>
          <w:webHidden/>
        </w:rPr>
        <w:fldChar w:fldCharType="end"/>
      </w:r>
      <w:r>
        <w:rPr>
          <w:noProof/>
        </w:rPr>
        <w:fldChar w:fldCharType="end"/>
      </w:r>
    </w:p>
    <w:p w14:paraId="08B19342" w14:textId="7A165C65" w:rsidR="00A26A22" w:rsidRDefault="003651D6">
      <w:pPr>
        <w:pStyle w:val="Inhopg1"/>
        <w:rPr>
          <w:rFonts w:asciiTheme="minorHAnsi" w:eastAsiaTheme="minorEastAsia" w:hAnsiTheme="minorHAnsi" w:cstheme="minorBidi"/>
          <w:noProof/>
          <w:sz w:val="22"/>
          <w:szCs w:val="22"/>
        </w:rPr>
      </w:pPr>
      <w:r>
        <w:fldChar w:fldCharType="begin"/>
      </w:r>
      <w:r>
        <w:instrText xml:space="preserve"> HYPERLINK \l "_Toc43216144" </w:instrText>
      </w:r>
      <w:r>
        <w:fldChar w:fldCharType="separate"/>
      </w:r>
      <w:r w:rsidR="00A26A22" w:rsidRPr="003D4D5E">
        <w:rPr>
          <w:rStyle w:val="Hyperlink"/>
          <w:noProof/>
        </w:rPr>
        <w:t>Bibliografie</w:t>
      </w:r>
      <w:r w:rsidR="00A26A22">
        <w:rPr>
          <w:noProof/>
          <w:webHidden/>
        </w:rPr>
        <w:tab/>
      </w:r>
      <w:r w:rsidR="00A26A22">
        <w:rPr>
          <w:noProof/>
          <w:webHidden/>
        </w:rPr>
        <w:fldChar w:fldCharType="begin"/>
      </w:r>
      <w:r w:rsidR="00A26A22">
        <w:rPr>
          <w:noProof/>
          <w:webHidden/>
        </w:rPr>
        <w:instrText xml:space="preserve"> PAGEREF _Toc43216144 \h </w:instrText>
      </w:r>
      <w:r w:rsidR="00A26A22">
        <w:rPr>
          <w:noProof/>
          <w:webHidden/>
        </w:rPr>
      </w:r>
      <w:r w:rsidR="00A26A22">
        <w:rPr>
          <w:noProof/>
          <w:webHidden/>
        </w:rPr>
        <w:fldChar w:fldCharType="separate"/>
      </w:r>
      <w:ins w:id="156" w:author="Lambo, Wil" w:date="2020-06-27T10:19:00Z">
        <w:r>
          <w:rPr>
            <w:noProof/>
            <w:webHidden/>
          </w:rPr>
          <w:t>75</w:t>
        </w:r>
      </w:ins>
      <w:del w:id="157" w:author="Lambo, Wil" w:date="2020-06-27T10:19:00Z">
        <w:r w:rsidR="00A26A22" w:rsidDel="003651D6">
          <w:rPr>
            <w:noProof/>
            <w:webHidden/>
          </w:rPr>
          <w:delText>73</w:delText>
        </w:r>
      </w:del>
      <w:r w:rsidR="00A26A22">
        <w:rPr>
          <w:noProof/>
          <w:webHidden/>
        </w:rPr>
        <w:fldChar w:fldCharType="end"/>
      </w:r>
      <w:r>
        <w:rPr>
          <w:noProof/>
        </w:rPr>
        <w:fldChar w:fldCharType="end"/>
      </w:r>
    </w:p>
    <w:p w14:paraId="1F6B0559" w14:textId="46E390B1" w:rsidR="00A26A22" w:rsidRDefault="003651D6">
      <w:pPr>
        <w:pStyle w:val="Inhopg1"/>
        <w:rPr>
          <w:rFonts w:asciiTheme="minorHAnsi" w:eastAsiaTheme="minorEastAsia" w:hAnsiTheme="minorHAnsi" w:cstheme="minorBidi"/>
          <w:noProof/>
          <w:sz w:val="22"/>
          <w:szCs w:val="22"/>
        </w:rPr>
      </w:pPr>
      <w:r>
        <w:fldChar w:fldCharType="begin"/>
      </w:r>
      <w:r>
        <w:instrText xml:space="preserve"> HYPERLINK \l "_Toc43216145" </w:instrText>
      </w:r>
      <w:r>
        <w:fldChar w:fldCharType="separate"/>
      </w:r>
      <w:r w:rsidR="00A26A22" w:rsidRPr="003D4D5E">
        <w:rPr>
          <w:rStyle w:val="Hyperlink"/>
          <w:noProof/>
        </w:rPr>
        <w:t>Bijlage 1: IMKL waardelijsten.</w:t>
      </w:r>
      <w:r w:rsidR="00A26A22">
        <w:rPr>
          <w:noProof/>
          <w:webHidden/>
        </w:rPr>
        <w:tab/>
      </w:r>
      <w:r w:rsidR="00A26A22">
        <w:rPr>
          <w:noProof/>
          <w:webHidden/>
        </w:rPr>
        <w:fldChar w:fldCharType="begin"/>
      </w:r>
      <w:r w:rsidR="00A26A22">
        <w:rPr>
          <w:noProof/>
          <w:webHidden/>
        </w:rPr>
        <w:instrText xml:space="preserve"> PAGEREF _Toc43216145 \h </w:instrText>
      </w:r>
      <w:r w:rsidR="00A26A22">
        <w:rPr>
          <w:noProof/>
          <w:webHidden/>
        </w:rPr>
      </w:r>
      <w:r w:rsidR="00A26A22">
        <w:rPr>
          <w:noProof/>
          <w:webHidden/>
        </w:rPr>
        <w:fldChar w:fldCharType="separate"/>
      </w:r>
      <w:ins w:id="158" w:author="Lambo, Wil" w:date="2020-06-27T10:19:00Z">
        <w:r>
          <w:rPr>
            <w:noProof/>
            <w:webHidden/>
          </w:rPr>
          <w:t>77</w:t>
        </w:r>
      </w:ins>
      <w:del w:id="159" w:author="Lambo, Wil" w:date="2020-06-27T10:19:00Z">
        <w:r w:rsidR="00A26A22" w:rsidDel="003651D6">
          <w:rPr>
            <w:noProof/>
            <w:webHidden/>
          </w:rPr>
          <w:delText>75</w:delText>
        </w:r>
      </w:del>
      <w:r w:rsidR="00A26A22">
        <w:rPr>
          <w:noProof/>
          <w:webHidden/>
        </w:rPr>
        <w:fldChar w:fldCharType="end"/>
      </w:r>
      <w:r>
        <w:rPr>
          <w:noProof/>
        </w:rPr>
        <w:fldChar w:fldCharType="end"/>
      </w:r>
    </w:p>
    <w:p w14:paraId="67B8EDEA" w14:textId="2332B5D6" w:rsidR="00A26A22" w:rsidRDefault="003651D6">
      <w:pPr>
        <w:pStyle w:val="Inhopg1"/>
        <w:rPr>
          <w:rFonts w:asciiTheme="minorHAnsi" w:eastAsiaTheme="minorEastAsia" w:hAnsiTheme="minorHAnsi" w:cstheme="minorBidi"/>
          <w:noProof/>
          <w:sz w:val="22"/>
          <w:szCs w:val="22"/>
        </w:rPr>
      </w:pPr>
      <w:r>
        <w:fldChar w:fldCharType="begin"/>
      </w:r>
      <w:r>
        <w:instrText xml:space="preserve"> HYPERLINK \l "_Toc43216146" </w:instrText>
      </w:r>
      <w:r>
        <w:fldChar w:fldCharType="separate"/>
      </w:r>
      <w:r w:rsidR="00A26A22" w:rsidRPr="003D4D5E">
        <w:rPr>
          <w:rStyle w:val="Hyperlink"/>
          <w:noProof/>
        </w:rPr>
        <w:t>Bijlage 2: Toelichting op geometriemodel.</w:t>
      </w:r>
      <w:r w:rsidR="00A26A22">
        <w:rPr>
          <w:noProof/>
          <w:webHidden/>
        </w:rPr>
        <w:tab/>
      </w:r>
      <w:r w:rsidR="00A26A22">
        <w:rPr>
          <w:noProof/>
          <w:webHidden/>
        </w:rPr>
        <w:fldChar w:fldCharType="begin"/>
      </w:r>
      <w:r w:rsidR="00A26A22">
        <w:rPr>
          <w:noProof/>
          <w:webHidden/>
        </w:rPr>
        <w:instrText xml:space="preserve"> PAGEREF _Toc43216146 \h </w:instrText>
      </w:r>
      <w:r w:rsidR="00A26A22">
        <w:rPr>
          <w:noProof/>
          <w:webHidden/>
        </w:rPr>
      </w:r>
      <w:r w:rsidR="00A26A22">
        <w:rPr>
          <w:noProof/>
          <w:webHidden/>
        </w:rPr>
        <w:fldChar w:fldCharType="separate"/>
      </w:r>
      <w:ins w:id="160" w:author="Lambo, Wil" w:date="2020-06-27T10:19:00Z">
        <w:r>
          <w:rPr>
            <w:noProof/>
            <w:webHidden/>
          </w:rPr>
          <w:t>77</w:t>
        </w:r>
      </w:ins>
      <w:del w:id="161" w:author="Lambo, Wil" w:date="2020-06-27T10:19:00Z">
        <w:r w:rsidR="00A26A22" w:rsidDel="003651D6">
          <w:rPr>
            <w:noProof/>
            <w:webHidden/>
          </w:rPr>
          <w:delText>75</w:delText>
        </w:r>
      </w:del>
      <w:r w:rsidR="00A26A22">
        <w:rPr>
          <w:noProof/>
          <w:webHidden/>
        </w:rPr>
        <w:fldChar w:fldCharType="end"/>
      </w:r>
      <w:r>
        <w:rPr>
          <w:noProof/>
        </w:rPr>
        <w:fldChar w:fldCharType="end"/>
      </w:r>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162" w:name="_Toc43216080"/>
      <w:r>
        <w:t>Inleiding en leeswijzer.</w:t>
      </w:r>
      <w:bookmarkEnd w:id="162"/>
    </w:p>
    <w:p w14:paraId="6AB90A87" w14:textId="67DBE76D"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del w:id="163" w:author="Paul Janssen" w:date="2020-06-09T10:21:00Z">
        <w:r w:rsidR="00793B0B" w:rsidDel="00CA7962">
          <w:delText>IMKL</w:delText>
        </w:r>
      </w:del>
      <w:ins w:id="164" w:author="Paul Janssen" w:date="2020-05-22T15:04:00Z">
        <w:r w:rsidR="00793B0B">
          <w:t>IMKL</w:t>
        </w:r>
      </w:ins>
      <w:r>
        <w:t xml:space="preserve">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w:t>
      </w:r>
      <w:r w:rsidR="00793B0B">
        <w:t>IMKL</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18757B7" w14:textId="461524A2" w:rsidR="00E47D8B" w:rsidRDefault="00793B0B" w:rsidP="00E47D8B">
      <w:pPr>
        <w:pStyle w:val="Lijstalinea"/>
        <w:numPr>
          <w:ilvl w:val="0"/>
          <w:numId w:val="48"/>
        </w:numPr>
      </w:pPr>
      <w:r>
        <w:t>IMKL</w:t>
      </w:r>
      <w:r w:rsidR="00E47D8B">
        <w:t xml:space="preserve"> Dataspecificatie</w:t>
      </w:r>
    </w:p>
    <w:p w14:paraId="003CE49F" w14:textId="75CE1BC9"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77777777" w:rsidR="00524F52" w:rsidRDefault="00E47D8B" w:rsidP="0065371C">
      <w:pPr>
        <w:pStyle w:val="Lijstalinea"/>
        <w:numPr>
          <w:ilvl w:val="0"/>
          <w:numId w:val="48"/>
        </w:numPr>
      </w:pPr>
      <w:r>
        <w:t>Handreiking-visualisati</w:t>
      </w:r>
      <w:r w:rsidR="00524F52">
        <w:t>e</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165" w:name="_Toc188091997"/>
    </w:p>
    <w:p w14:paraId="52CFF656" w14:textId="77777777" w:rsidR="00BB25BB" w:rsidRPr="007C7339" w:rsidRDefault="00576E1A" w:rsidP="007C7339">
      <w:pPr>
        <w:pStyle w:val="Hoofdstuktitel"/>
        <w:spacing w:line="240" w:lineRule="atLeast"/>
      </w:pPr>
      <w:bookmarkStart w:id="166" w:name="_Toc43216081"/>
      <w:bookmarkEnd w:id="165"/>
      <w:r>
        <w:t>Scope</w:t>
      </w:r>
      <w:bookmarkEnd w:id="166"/>
    </w:p>
    <w:p w14:paraId="0F2A29EC" w14:textId="77777777" w:rsidR="00AA1364" w:rsidRPr="007C7339" w:rsidRDefault="00576E1A" w:rsidP="007C7339">
      <w:pPr>
        <w:pStyle w:val="Paragraaftitel"/>
        <w:spacing w:line="240" w:lineRule="atLeast"/>
      </w:pPr>
      <w:bookmarkStart w:id="167" w:name="_Toc43216082"/>
      <w:r>
        <w:t>Scope</w:t>
      </w:r>
      <w:r w:rsidR="00283BD6">
        <w:t>.</w:t>
      </w:r>
      <w:bookmarkEnd w:id="167"/>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6EBEDB80"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ins w:id="168" w:author="Paul Janssen" w:date="2020-05-25T12:02:00Z">
        <w:r w:rsidR="00AC0EB5">
          <w:rPr>
            <w:b/>
          </w:rPr>
          <w:t>B</w:t>
        </w:r>
      </w:ins>
      <w:r w:rsidRPr="0080639F">
        <w:rPr>
          <w:b/>
        </w:rPr>
        <w:t>ON:</w:t>
      </w:r>
      <w:r w:rsidR="00456F46">
        <w:t xml:space="preserve"> </w:t>
      </w:r>
      <w:ins w:id="169" w:author="Paul Janssen" w:date="2020-05-25T12:01:00Z">
        <w:r w:rsidR="00AC0EB5" w:rsidRPr="00AC0EB5">
          <w:t>Wet informatie-uitwisseling bovengrondse en ondergrondse netten en netwerken</w:t>
        </w:r>
      </w:ins>
      <w:del w:id="170" w:author="Paul Janssen" w:date="2020-05-25T12:01:00Z">
        <w:r w:rsidR="00456F46" w:rsidDel="00AC0EB5">
          <w:delText>Wet Informatie-uitwisseling Ondergrondse Netten</w:delText>
        </w:r>
      </w:del>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ins w:id="171" w:author="Paul Janssen" w:date="2020-05-25T12:03:00Z">
        <w:r w:rsidR="00AC0EB5">
          <w:t xml:space="preserve"> Inclusief </w:t>
        </w:r>
        <w:r w:rsidR="00AC0EB5" w:rsidRPr="00AC0EB5">
          <w:rPr>
            <w:rPrChange w:id="172" w:author="Paul Janssen" w:date="2020-05-25T12:03:00Z">
              <w:rPr>
                <w:color w:val="333333"/>
                <w:sz w:val="18"/>
                <w:szCs w:val="18"/>
                <w:shd w:val="clear" w:color="auto" w:fill="FFFFFF"/>
              </w:rPr>
            </w:rPrChange>
          </w:rPr>
          <w:t>maatregelen uit de Richtlijn kostenreductie breedband</w:t>
        </w:r>
      </w:ins>
      <w:ins w:id="173" w:author="Lambo, Wil" w:date="2020-06-27T10:29:00Z">
        <w:r w:rsidR="00D43C1D">
          <w:t xml:space="preserve">, </w:t>
        </w:r>
      </w:ins>
      <w:ins w:id="174" w:author="Lambo, Wil" w:date="2020-06-27T10:33:00Z">
        <w:r w:rsidR="00DE3568">
          <w:t xml:space="preserve">zijnde de Richtlijn 22014/61/EU, hierna: </w:t>
        </w:r>
      </w:ins>
      <w:ins w:id="175" w:author="Lambo, Wil" w:date="2020-06-27T10:29:00Z">
        <w:r w:rsidR="00D43C1D">
          <w:t>EC61</w:t>
        </w:r>
      </w:ins>
      <w:ins w:id="176" w:author="Paul Janssen" w:date="2020-06-16T16:08:00Z">
        <w:r w:rsidR="00A26A22">
          <w:t>.</w:t>
        </w:r>
      </w:ins>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38D2D3CF" w14:textId="659DCB3B" w:rsidR="00A11BC4" w:rsidDel="00AC0EB5" w:rsidRDefault="002D1C0D">
      <w:pPr>
        <w:spacing w:line="240" w:lineRule="atLeast"/>
        <w:jc w:val="left"/>
        <w:rPr>
          <w:del w:id="177" w:author="Paul Janssen" w:date="2020-05-25T12:04:00Z"/>
        </w:rPr>
      </w:pPr>
      <w:del w:id="178" w:author="Paul Janssen" w:date="2020-05-25T12:04:00Z">
        <w:r w:rsidRPr="009C7103" w:rsidDel="00AC0EB5">
          <w:delText xml:space="preserve">De volgende gebruikstoepassing is nog niet operationeel in </w:delText>
        </w:r>
        <w:r w:rsidR="00793B0B" w:rsidDel="00AC0EB5">
          <w:delText>IMKL</w:delText>
        </w:r>
        <w:r w:rsidRPr="009C7103" w:rsidDel="00AC0EB5">
          <w:delText xml:space="preserve"> verwerkt. Er is voor nu nog een onvoldoende beschreven toepassing. Er is wel al een experimenteel diagram toegevoegd om de gedachte te bepalen.</w:delText>
        </w:r>
      </w:del>
    </w:p>
    <w:p w14:paraId="0B147F13" w14:textId="718A8DA4" w:rsidR="00A11BC4" w:rsidDel="00AC0EB5" w:rsidRDefault="00A11BC4">
      <w:pPr>
        <w:spacing w:line="240" w:lineRule="atLeast"/>
        <w:jc w:val="left"/>
        <w:rPr>
          <w:del w:id="179" w:author="Paul Janssen" w:date="2020-05-25T12:04:00Z"/>
        </w:rPr>
      </w:pPr>
    </w:p>
    <w:p w14:paraId="2C5BAB55" w14:textId="0FD4E297" w:rsidR="00DB72BE" w:rsidDel="00AC0EB5" w:rsidRDefault="00387DE5" w:rsidP="00DB72BE">
      <w:pPr>
        <w:pStyle w:val="Lijstalinea"/>
        <w:numPr>
          <w:ilvl w:val="0"/>
          <w:numId w:val="30"/>
        </w:numPr>
        <w:spacing w:line="240" w:lineRule="atLeast"/>
        <w:ind w:left="567" w:hanging="567"/>
        <w:contextualSpacing w:val="0"/>
        <w:jc w:val="left"/>
        <w:rPr>
          <w:del w:id="180" w:author="Paul Janssen" w:date="2020-05-25T12:04:00Z"/>
        </w:rPr>
      </w:pPr>
      <w:del w:id="181" w:author="Paul Janssen" w:date="2020-05-25T12:04:00Z">
        <w:r w:rsidDel="00AC0EB5">
          <w:rPr>
            <w:b/>
          </w:rPr>
          <w:delText>EC61 (</w:delText>
        </w:r>
        <w:r w:rsidR="00DB72BE" w:rsidRPr="00D77612" w:rsidDel="00AC0EB5">
          <w:rPr>
            <w:b/>
          </w:rPr>
          <w:delText>COM 147</w:delText>
        </w:r>
        <w:r w:rsidDel="00AC0EB5">
          <w:rPr>
            <w:b/>
          </w:rPr>
          <w:delText>)</w:delText>
        </w:r>
        <w:r w:rsidR="0080639F" w:rsidDel="00AC0EB5">
          <w:delText xml:space="preserve"> EU richtlijn</w:delText>
        </w:r>
        <w:r w:rsidR="00DB72BE" w:rsidRPr="00D77612" w:rsidDel="00AC0EB5">
          <w:delText xml:space="preserve"> voor een Verordening van het Europees Parl</w:delText>
        </w:r>
        <w:r w:rsidR="00DB72BE" w:rsidDel="00AC0EB5">
          <w:delText>e</w:delText>
        </w:r>
        <w:r w:rsidR="00DB72BE" w:rsidRPr="00D77612" w:rsidDel="00AC0EB5">
          <w:delText xml:space="preserve">ment en Raad </w:delText>
        </w:r>
        <w:r w:rsidR="00DB72BE" w:rsidDel="00AC0EB5">
          <w:delText xml:space="preserve">over </w:delText>
        </w:r>
        <w:r w:rsidR="00DB72BE" w:rsidRPr="00D77612" w:rsidDel="00AC0EB5">
          <w:delText>maatregelen om de kosten van de aanleg van elektronische hogesnelheidscommunicatienetwerken te verlagen.</w:delText>
        </w:r>
      </w:del>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182" w:name="_Toc43216083"/>
      <w:r>
        <w:t>Over</w:t>
      </w:r>
      <w:r w:rsidR="00D0633C">
        <w:t>zicht</w:t>
      </w:r>
      <w:bookmarkEnd w:id="182"/>
    </w:p>
    <w:p w14:paraId="26075A13" w14:textId="77777777" w:rsidR="003C4DDF" w:rsidRDefault="00576E1A" w:rsidP="007C7339">
      <w:pPr>
        <w:pStyle w:val="Paragraaftitel"/>
        <w:spacing w:line="240" w:lineRule="atLeast"/>
      </w:pPr>
      <w:bookmarkStart w:id="183" w:name="_Toc43216084"/>
      <w:r>
        <w:t>Naam en Acroniemen</w:t>
      </w:r>
      <w:r w:rsidR="00283BD6">
        <w:t>.</w:t>
      </w:r>
      <w:bookmarkEnd w:id="183"/>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184" w:name="_Toc43216085"/>
      <w:r>
        <w:t>Informele beschrijving</w:t>
      </w:r>
      <w:r w:rsidR="00283BD6">
        <w:t>.</w:t>
      </w:r>
      <w:bookmarkEnd w:id="184"/>
    </w:p>
    <w:p w14:paraId="48273E47" w14:textId="77777777" w:rsidR="00E548CF" w:rsidRPr="00653DF3" w:rsidRDefault="00E548CF" w:rsidP="00361936">
      <w:pPr>
        <w:pStyle w:val="subparagraaftitel"/>
      </w:pPr>
      <w:bookmarkStart w:id="185" w:name="_Toc43216086"/>
      <w:r w:rsidRPr="00446ECB">
        <w:t>Definitie</w:t>
      </w:r>
      <w:r w:rsidR="00283BD6">
        <w:t>.</w:t>
      </w:r>
      <w:bookmarkEnd w:id="185"/>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186" w:name="_Toc43216087"/>
      <w:r>
        <w:t>Beschrijving</w:t>
      </w:r>
      <w:r w:rsidR="00283BD6">
        <w:t>.</w:t>
      </w:r>
      <w:bookmarkEnd w:id="186"/>
    </w:p>
    <w:p w14:paraId="1EDE0B1D" w14:textId="0DDFBFB9" w:rsidR="000D4FAA" w:rsidRDefault="00793B0B" w:rsidP="00E548CF">
      <w:pPr>
        <w:spacing w:line="240" w:lineRule="atLeast"/>
        <w:jc w:val="left"/>
      </w:pPr>
      <w:r>
        <w:t>IMKL</w:t>
      </w:r>
      <w:r w:rsidR="006A0A99">
        <w:t xml:space="preserve"> vormt het gemeenschappelijke begrippenkader voor de uitwisseling van informatie van verschillende typen u</w:t>
      </w:r>
      <w:del w:id="187" w:author="Paul Janssen" w:date="2020-06-09T10:22:00Z">
        <w:r w:rsidR="006A0A99" w:rsidDel="00CA7962">
          <w:delText>i</w:delText>
        </w:r>
      </w:del>
      <w:r w:rsidR="006A0A99">
        <w:t>tiliteitsnetten. Een u</w:t>
      </w:r>
      <w:del w:id="188" w:author="Paul Janssen" w:date="2020-06-09T10:22:00Z">
        <w:r w:rsidR="006A0A99" w:rsidDel="00CA7962">
          <w:delText>i</w:delText>
        </w:r>
      </w:del>
      <w:r w:rsidR="006A0A99">
        <w:t xml:space="preserve">tiliteitsnet is daarin een verzameling netwerkelementen die tot één type nutsvoorzieningennet behoren en omvat voorzieningen voor elektriciteit, telecommunicatie, gas, chemicaliën, drinkwater, afvalwater en warmte. In de WION </w:t>
      </w:r>
      <w:ins w:id="189" w:author="Lambo, Wil" w:date="2020-06-27T11:10:00Z">
        <w:r w:rsidR="001C19CA">
          <w:t xml:space="preserve">&lt;- </w:t>
        </w:r>
        <w:proofErr w:type="spellStart"/>
        <w:r w:rsidR="001C19CA">
          <w:t>WIBON</w:t>
        </w:r>
      </w:ins>
      <w:r w:rsidR="006A0A99">
        <w:t>wordt</w:t>
      </w:r>
      <w:proofErr w:type="spellEnd"/>
      <w:r w:rsidR="006A0A99">
        <w:t xml:space="preserve">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58CD779B" w:rsidR="00F01941" w:rsidRDefault="007D0342" w:rsidP="00E548CF">
      <w:pPr>
        <w:spacing w:line="240" w:lineRule="atLeast"/>
        <w:jc w:val="left"/>
      </w:pPr>
      <w:r>
        <w:t>Al de u</w:t>
      </w:r>
      <w:del w:id="190" w:author="Paul Janssen" w:date="2020-06-09T10:22:00Z">
        <w:r w:rsidDel="00CA7962">
          <w:delText>i</w:delText>
        </w:r>
      </w:del>
      <w:r>
        <w:t xml:space="preserve">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542CD045" w:rsidR="00F3608E" w:rsidRDefault="0019772B" w:rsidP="00E548CF">
      <w:pPr>
        <w:spacing w:line="240" w:lineRule="atLeast"/>
        <w:jc w:val="left"/>
        <w:sectPr w:rsidR="00F3608E" w:rsidSect="00672722">
          <w:headerReference w:type="default" r:id="rId23"/>
          <w:footerReference w:type="default" r:id="rId24"/>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w:t>
      </w:r>
      <w:ins w:id="202" w:author="Paul Janssen" w:date="2020-06-16T12:12:00Z">
        <w:r w:rsidR="00D835B6">
          <w:t>B</w:t>
        </w:r>
      </w:ins>
      <w:r w:rsidR="00BB3A1E">
        <w:t>ON, Risicoregister Gevaarlijke Stoffen, Stedelijk afvalwater</w:t>
      </w:r>
      <w:ins w:id="203" w:author="Paul Janssen" w:date="2020-06-16T12:12:00Z">
        <w:r w:rsidR="00D835B6">
          <w:t>.</w:t>
        </w:r>
      </w:ins>
      <w:del w:id="204" w:author="Paul Janssen" w:date="2020-06-16T12:12:00Z">
        <w:r w:rsidR="00BB3A1E" w:rsidDel="00D835B6">
          <w:delText xml:space="preserve"> en EC61 (breedband internet)</w:delText>
        </w:r>
      </w:del>
      <w:r w:rsidR="00BB3A1E">
        <w: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rPr>
          <w:ins w:id="205" w:author="Paul Janssen" w:date="2020-05-25T11:22:00Z"/>
        </w:rPr>
      </w:pPr>
    </w:p>
    <w:p w14:paraId="6CA9C847" w14:textId="77777777" w:rsidR="00260925" w:rsidRDefault="00260925" w:rsidP="00E548CF">
      <w:pPr>
        <w:spacing w:line="240" w:lineRule="atLeast"/>
        <w:jc w:val="left"/>
        <w:rPr>
          <w:ins w:id="206" w:author="Paul Janssen" w:date="2020-05-25T11:22:00Z"/>
        </w:rPr>
      </w:pPr>
    </w:p>
    <w:p w14:paraId="14A891B8" w14:textId="41674892" w:rsidR="0041667C" w:rsidRDefault="00E74A22" w:rsidP="00E548CF">
      <w:pPr>
        <w:spacing w:line="240" w:lineRule="atLeast"/>
        <w:jc w:val="left"/>
      </w:pPr>
      <w:r>
        <w:rPr>
          <w:noProof/>
        </w:rPr>
        <mc:AlternateContent>
          <mc:Choice Requires="wps">
            <w:drawing>
              <wp:anchor distT="45720" distB="45720" distL="114300" distR="114300" simplePos="0" relativeHeight="251677696" behindDoc="0" locked="0" layoutInCell="1" allowOverlap="1" wp14:anchorId="1F036AE2" wp14:editId="0F0156B0">
                <wp:simplePos x="0" y="0"/>
                <wp:positionH relativeFrom="column">
                  <wp:posOffset>3272155</wp:posOffset>
                </wp:positionH>
                <wp:positionV relativeFrom="paragraph">
                  <wp:posOffset>1341755</wp:posOffset>
                </wp:positionV>
                <wp:extent cx="1200150" cy="353695"/>
                <wp:effectExtent l="0" t="0" r="3175" b="0"/>
                <wp:wrapSquare wrapText="bothSides"/>
                <wp:docPr id="5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61089" w14:textId="5253E094" w:rsidR="00EE089B" w:rsidRDefault="00EE089B">
                            <w:r>
                              <w:t>IMKL-wi</w:t>
                            </w:r>
                            <w:ins w:id="207" w:author="Paul Janssen" w:date="2020-05-25T11:23:00Z">
                              <w:r>
                                <w:t>b</w:t>
                              </w:r>
                            </w:ins>
                            <w:r>
                              <w: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F036AE2" id="_x0000_t202" coordsize="21600,21600" o:spt="202" path="m,l,21600r21600,l21600,xe">
                <v:stroke joinstyle="miter"/>
                <v:path gradientshapeok="t" o:connecttype="rect"/>
              </v:shapetype>
              <v:shape id="Text Box 53" o:spid="_x0000_s1026" type="#_x0000_t202" style="position:absolute;margin-left:257.65pt;margin-top:105.65pt;width:94.5pt;height:27.8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" filled="f" stroked="f">
                <v:textbox>
                  <w:txbxContent>
                    <w:p w14:paraId="24861089" w14:textId="5253E094" w:rsidR="00EE089B" w:rsidRDefault="00EE089B">
                      <w:r>
                        <w:t>IMKL-wi</w:t>
                      </w:r>
                      <w:ins w:id="208" w:author="Paul Janssen" w:date="2020-05-25T11:23:00Z">
                        <w:r>
                          <w:t>b</w:t>
                        </w:r>
                      </w:ins>
                      <w:r>
                        <w:t>on</w:t>
                      </w:r>
                    </w:p>
                  </w:txbxContent>
                </v:textbox>
                <w10:wrap type="square"/>
              </v:shape>
            </w:pict>
          </mc:Fallback>
        </mc:AlternateContent>
      </w:r>
      <w:ins w:id="209" w:author="Paul Janssen" w:date="2020-05-25T11:23:00Z">
        <w:r w:rsidR="00260925">
          <w:rPr>
            <w:noProof/>
          </w:rPr>
          <w:drawing>
            <wp:anchor distT="0" distB="0" distL="114300" distR="114300" simplePos="0" relativeHeight="251637760" behindDoc="0" locked="0" layoutInCell="1" allowOverlap="1" wp14:anchorId="3C07D942" wp14:editId="2A0325AE">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ins>
    </w:p>
    <w:p w14:paraId="21EB0694" w14:textId="1AF3A20F"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ins w:id="210" w:author="Paul Janssen" w:date="2020-05-25T11:24:00Z">
        <w:r w:rsidR="00260925">
          <w:t>B</w:t>
        </w:r>
      </w:ins>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ins w:id="211" w:author="Paul Janssen" w:date="2020-05-25T11:24:00Z">
        <w:r w:rsidR="00260925">
          <w:t xml:space="preserve">. WIBON integreert ook de </w:t>
        </w:r>
      </w:ins>
      <w:ins w:id="212" w:author="Paul Janssen" w:date="2020-05-25T11:25:00Z">
        <w:r w:rsidR="00260925">
          <w:t>Europese wetgeving EC61</w:t>
        </w:r>
      </w:ins>
      <w:ins w:id="213" w:author="Paul Janssen" w:date="2020-05-25T11:27:00Z">
        <w:r w:rsidR="00260925">
          <w:t xml:space="preserve">: Richtlijn </w:t>
        </w:r>
      </w:ins>
      <w:ins w:id="214" w:author="Paul Janssen" w:date="2020-05-25T12:05:00Z">
        <w:r w:rsidR="00AC0EB5">
          <w:t>kostenreductie</w:t>
        </w:r>
      </w:ins>
      <w:ins w:id="215" w:author="Paul Janssen" w:date="2020-05-25T11:27:00Z">
        <w:r w:rsidR="00260925">
          <w:t xml:space="preserve"> breedband</w:t>
        </w:r>
      </w:ins>
      <w:ins w:id="216" w:author="Paul Janssen" w:date="2020-05-25T11:25:00Z">
        <w:r w:rsidR="00260925">
          <w:t>.</w:t>
        </w:r>
      </w:ins>
      <w:del w:id="217" w:author="Paul Janssen" w:date="2020-05-25T11:24:00Z">
        <w:r w:rsidR="0041667C" w:rsidRPr="0041667C" w:rsidDel="00260925">
          <w:delText xml:space="preserve">, </w:delText>
        </w:r>
        <w:r w:rsidDel="00260925">
          <w:delText>EC61</w:delText>
        </w:r>
        <w:r w:rsidR="006C7C50" w:rsidDel="00260925">
          <w:delText>.</w:delText>
        </w:r>
      </w:del>
    </w:p>
    <w:p w14:paraId="50682139" w14:textId="77777777" w:rsidR="001D2BA4" w:rsidRDefault="001D2BA4" w:rsidP="00253F30">
      <w:pPr>
        <w:spacing w:line="240" w:lineRule="atLeast"/>
        <w:jc w:val="left"/>
      </w:pPr>
    </w:p>
    <w:p w14:paraId="45CF7028" w14:textId="3D40C5B0"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0D30BA">
        <w:rPr>
          <w:highlight w:val="yellow"/>
          <w:rPrChange w:id="218" w:author="Paul Janssen" w:date="2020-05-25T11:29:00Z">
            <w:rPr/>
          </w:rPrChange>
        </w:rPr>
        <w:t>WI</w:t>
      </w:r>
      <w:ins w:id="219" w:author="Paul Janssen" w:date="2020-05-25T11:29:00Z">
        <w:r w:rsidR="00260925" w:rsidRPr="000D30BA">
          <w:rPr>
            <w:highlight w:val="yellow"/>
            <w:rPrChange w:id="220" w:author="Paul Janssen" w:date="2020-05-25T11:29:00Z">
              <w:rPr/>
            </w:rPrChange>
          </w:rPr>
          <w:t>B</w:t>
        </w:r>
      </w:ins>
      <w:r w:rsidRPr="000D30BA">
        <w:rPr>
          <w:highlight w:val="yellow"/>
          <w:rPrChange w:id="221" w:author="Paul Janssen" w:date="2020-05-25T11:29:00Z">
            <w:rPr/>
          </w:rPrChange>
        </w:rPr>
        <w:t xml:space="preserve">ON profiel, een </w:t>
      </w:r>
      <w:proofErr w:type="spellStart"/>
      <w:r w:rsidRPr="000D30BA">
        <w:rPr>
          <w:highlight w:val="yellow"/>
          <w:rPrChange w:id="222" w:author="Paul Janssen" w:date="2020-05-25T11:29:00Z">
            <w:rPr/>
          </w:rPrChange>
        </w:rPr>
        <w:t>SWater</w:t>
      </w:r>
      <w:proofErr w:type="spellEnd"/>
      <w:r w:rsidRPr="000D30BA">
        <w:rPr>
          <w:highlight w:val="yellow"/>
          <w:rPrChange w:id="223" w:author="Paul Janssen" w:date="2020-05-25T11:29:00Z">
            <w:rPr/>
          </w:rPrChange>
        </w:rPr>
        <w:t xml:space="preserve"> profiel</w:t>
      </w:r>
      <w:ins w:id="224" w:author="Paul Janssen" w:date="2020-05-25T11:29:00Z">
        <w:r w:rsidR="000D30BA" w:rsidRPr="000D30BA">
          <w:rPr>
            <w:highlight w:val="yellow"/>
            <w:rPrChange w:id="225" w:author="Paul Janssen" w:date="2020-05-25T11:29:00Z">
              <w:rPr/>
            </w:rPrChange>
          </w:rPr>
          <w:t xml:space="preserve"> en </w:t>
        </w:r>
      </w:ins>
      <w:del w:id="226" w:author="Paul Janssen" w:date="2020-05-25T11:29:00Z">
        <w:r w:rsidRPr="000D30BA" w:rsidDel="000D30BA">
          <w:rPr>
            <w:highlight w:val="yellow"/>
            <w:rPrChange w:id="227" w:author="Paul Janssen" w:date="2020-05-25T11:29:00Z">
              <w:rPr/>
            </w:rPrChange>
          </w:rPr>
          <w:delText xml:space="preserve">, </w:delText>
        </w:r>
      </w:del>
      <w:r w:rsidRPr="000D30BA">
        <w:rPr>
          <w:highlight w:val="yellow"/>
          <w:rPrChange w:id="228" w:author="Paul Janssen" w:date="2020-05-25T11:29:00Z">
            <w:rPr/>
          </w:rPrChange>
        </w:rPr>
        <w:t xml:space="preserve">een </w:t>
      </w:r>
      <w:proofErr w:type="spellStart"/>
      <w:r w:rsidRPr="000D30BA">
        <w:rPr>
          <w:highlight w:val="yellow"/>
          <w:rPrChange w:id="229" w:author="Paul Janssen" w:date="2020-05-25T11:29:00Z">
            <w:rPr/>
          </w:rPrChange>
        </w:rPr>
        <w:t>BevB</w:t>
      </w:r>
      <w:proofErr w:type="spellEnd"/>
      <w:r w:rsidRPr="000D30BA">
        <w:rPr>
          <w:highlight w:val="yellow"/>
          <w:rPrChange w:id="230" w:author="Paul Janssen" w:date="2020-05-25T11:29:00Z">
            <w:rPr/>
          </w:rPrChange>
        </w:rPr>
        <w:t xml:space="preserve"> profiel</w:t>
      </w:r>
      <w:ins w:id="231" w:author="Paul Janssen" w:date="2020-05-25T11:29:00Z">
        <w:r w:rsidR="00260925" w:rsidRPr="000D30BA">
          <w:rPr>
            <w:highlight w:val="yellow"/>
            <w:rPrChange w:id="232" w:author="Paul Janssen" w:date="2020-05-25T11:29:00Z">
              <w:rPr/>
            </w:rPrChange>
          </w:rPr>
          <w:t>.</w:t>
        </w:r>
      </w:ins>
      <w:del w:id="233" w:author="Paul Janssen" w:date="2020-05-25T11:29:00Z">
        <w:r w:rsidRPr="000D30BA" w:rsidDel="00260925">
          <w:rPr>
            <w:highlight w:val="yellow"/>
            <w:rPrChange w:id="234" w:author="Paul Janssen" w:date="2020-05-25T11:29:00Z">
              <w:rPr/>
            </w:rPrChange>
          </w:rPr>
          <w:delText xml:space="preserve"> en een EC61 profiel.</w:delText>
        </w:r>
      </w:del>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7D3B6294"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ins w:id="235" w:author="Paul Janssen" w:date="2020-05-25T11:25:00Z">
        <w:r w:rsidR="00260925">
          <w:t>B</w:t>
        </w:r>
      </w:ins>
      <w:r w:rsidR="001D2BA4" w:rsidRPr="00514379">
        <w:t xml:space="preserve">ON, INSPIRE </w:t>
      </w:r>
      <w:proofErr w:type="spellStart"/>
      <w:r w:rsidR="001D2BA4" w:rsidRPr="00514379">
        <w:t>utilities</w:t>
      </w:r>
      <w:proofErr w:type="spellEnd"/>
      <w:r w:rsidR="001D2BA4" w:rsidRPr="00514379">
        <w:t>, Topologie Stedelijk Water, Buisleidingen gevaarlijke inhoud</w:t>
      </w:r>
      <w:ins w:id="236" w:author="Paul Janssen" w:date="2020-05-25T11:26:00Z">
        <w:r w:rsidR="00260925">
          <w:t>.</w:t>
        </w:r>
      </w:ins>
      <w:del w:id="237" w:author="Paul Janssen" w:date="2020-05-25T11:26:00Z">
        <w:r w:rsidR="001D2BA4" w:rsidRPr="00514379" w:rsidDel="00260925">
          <w:delText xml:space="preserve">, </w:delText>
        </w:r>
        <w:r w:rsidR="00932116" w:rsidDel="00260925">
          <w:delText>EC 61</w:delText>
        </w:r>
        <w:r w:rsidR="001D2BA4" w:rsidRPr="00514379" w:rsidDel="00260925">
          <w:delText>.</w:delText>
        </w:r>
      </w:del>
    </w:p>
    <w:p w14:paraId="49090A5F" w14:textId="3CDDE89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ins w:id="238" w:author="Paul Janssen" w:date="2020-05-25T11:29:00Z">
        <w:r w:rsidR="000D30BA">
          <w:t>b</w:t>
        </w:r>
      </w:ins>
      <w:r w:rsidR="00170B60">
        <w:t>on</w:t>
      </w:r>
      <w:proofErr w:type="spellEnd"/>
      <w:r w:rsidR="001D2BA4" w:rsidRPr="00514379">
        <w:t xml:space="preserve">, </w:t>
      </w:r>
      <w:proofErr w:type="spellStart"/>
      <w:r w:rsidR="001D2BA4" w:rsidRPr="00514379">
        <w:t>IMBevB</w:t>
      </w:r>
      <w:proofErr w:type="spellEnd"/>
      <w:ins w:id="239" w:author="Paul Janssen" w:date="2020-05-25T11:30:00Z">
        <w:r w:rsidR="000D30BA">
          <w:t xml:space="preserve"> en </w:t>
        </w:r>
      </w:ins>
      <w:del w:id="240" w:author="Paul Janssen" w:date="2020-05-25T11:30:00Z">
        <w:r w:rsidR="001D2BA4" w:rsidRPr="00514379" w:rsidDel="000D30BA">
          <w:delText xml:space="preserve">, </w:delText>
        </w:r>
      </w:del>
      <w:r w:rsidR="001D2BA4" w:rsidRPr="00514379">
        <w:t>IMSW</w:t>
      </w:r>
      <w:ins w:id="241" w:author="Paul Janssen" w:date="2020-05-25T11:29:00Z">
        <w:r w:rsidR="000D30BA">
          <w:t>.</w:t>
        </w:r>
      </w:ins>
      <w:del w:id="242" w:author="Paul Janssen" w:date="2020-05-25T11:29:00Z">
        <w:r w:rsidR="001D2BA4" w:rsidRPr="00514379" w:rsidDel="000D30BA">
          <w:delText xml:space="preserve"> en IM</w:delText>
        </w:r>
        <w:r w:rsidR="00932116" w:rsidDel="000D30BA">
          <w:delText>EC61</w:delText>
        </w:r>
        <w:r w:rsidR="001D2BA4" w:rsidRPr="00514379" w:rsidDel="000D30BA">
          <w:delText>.</w:delText>
        </w:r>
      </w:del>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63A1F2BC"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w:t>
      </w:r>
      <w:del w:id="243" w:author="Paul Janssen" w:date="2020-06-16T12:09:00Z">
        <w:r w:rsidR="001D2BA4" w:rsidRPr="00514379" w:rsidDel="009E2D2D">
          <w:delText xml:space="preserve">WIN </w:delText>
        </w:r>
      </w:del>
      <w:r w:rsidR="001D2BA4" w:rsidRPr="00514379">
        <w:t>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789E123" w:rsidR="001D2BA4" w:rsidRPr="000D30BA" w:rsidRDefault="001D2BA4" w:rsidP="001D2BA4">
      <w:pPr>
        <w:pStyle w:val="Lijstalinea"/>
        <w:numPr>
          <w:ilvl w:val="0"/>
          <w:numId w:val="36"/>
        </w:numPr>
        <w:spacing w:line="288" w:lineRule="auto"/>
        <w:rPr>
          <w:highlight w:val="yellow"/>
          <w:rPrChange w:id="244" w:author="Paul Janssen" w:date="2020-05-25T11:30:00Z">
            <w:rPr/>
          </w:rPrChange>
        </w:rPr>
      </w:pPr>
      <w:r w:rsidRPr="000D30BA">
        <w:rPr>
          <w:highlight w:val="yellow"/>
          <w:rPrChange w:id="245" w:author="Paul Janssen" w:date="2020-05-25T11:30:00Z">
            <w:rPr/>
          </w:rPrChange>
        </w:rPr>
        <w:t xml:space="preserve">Afhankelijk van het type informatieproduct kan </w:t>
      </w:r>
      <w:r w:rsidR="00793B0B" w:rsidRPr="000D30BA">
        <w:rPr>
          <w:highlight w:val="yellow"/>
          <w:rPrChange w:id="246" w:author="Paul Janssen" w:date="2020-05-25T11:30:00Z">
            <w:rPr/>
          </w:rPrChange>
        </w:rPr>
        <w:t>IMKL</w:t>
      </w:r>
      <w:r w:rsidRPr="000D30BA">
        <w:rPr>
          <w:highlight w:val="yellow"/>
          <w:rPrChange w:id="247" w:author="Paul Janssen" w:date="2020-05-25T11:30:00Z">
            <w:rPr/>
          </w:rPrChange>
        </w:rPr>
        <w:t xml:space="preserve"> toegepast worden in een view service (WMS) en of download service (WFS of Atom feeds).</w:t>
      </w:r>
      <w:ins w:id="248" w:author="Paul Janssen" w:date="2020-06-16T12:30:00Z">
        <w:r w:rsidR="008A4CEA">
          <w:rPr>
            <w:highlight w:val="yellow"/>
          </w:rPr>
          <w:t xml:space="preserve"> </w:t>
        </w:r>
      </w:ins>
      <w:ins w:id="249" w:author="Paul Janssen" w:date="2020-06-16T12:31:00Z">
        <w:r w:rsidR="008A4CEA">
          <w:rPr>
            <w:highlight w:val="yellow"/>
          </w:rPr>
          <w:t>WFS/WMS is alleen van toepassing op het informatieproduct INSPIRE UN</w:t>
        </w:r>
      </w:ins>
    </w:p>
    <w:p w14:paraId="4E48FB8C" w14:textId="63761341" w:rsidR="001D2BA4" w:rsidRPr="00514379" w:rsidRDefault="00793B0B" w:rsidP="001D2BA4">
      <w:pPr>
        <w:pStyle w:val="Lijstalinea"/>
        <w:numPr>
          <w:ilvl w:val="0"/>
          <w:numId w:val="36"/>
        </w:numPr>
        <w:spacing w:line="288" w:lineRule="auto"/>
      </w:pPr>
      <w:r>
        <w:lastRenderedPageBreak/>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ins w:id="250" w:author="Paul Janssen" w:date="2020-05-25T11:30:00Z">
        <w:r w:rsidR="000D30BA">
          <w:t>b</w:t>
        </w:r>
      </w:ins>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ins w:id="251" w:author="Paul Janssen" w:date="2020-05-25T11:30:00Z">
        <w:r w:rsidR="000D30BA">
          <w:t>b</w:t>
        </w:r>
      </w:ins>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4303F943"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ins w:id="252" w:author="Paul Janssen" w:date="2020-05-25T11:31:00Z">
        <w:r w:rsidR="000D30BA">
          <w:t>b</w:t>
        </w:r>
      </w:ins>
      <w:r w:rsidR="00170B60" w:rsidRPr="000E3C4F">
        <w:t>on</w:t>
      </w:r>
      <w:proofErr w:type="spellEnd"/>
      <w:r w:rsidR="000C1E46" w:rsidRPr="000E3C4F">
        <w:t xml:space="preserve"> differentieert informatie naar aanlevering door netbeheerders en naar uitlevering door de centrale voorziening</w:t>
      </w:r>
      <w:ins w:id="253" w:author="Paul Janssen" w:date="2020-06-16T12:16:00Z">
        <w:r w:rsidR="00D835B6">
          <w:t xml:space="preserve"> (KLIC)</w:t>
        </w:r>
      </w:ins>
      <w:r w:rsidR="000C1E46" w:rsidRPr="000E3C4F">
        <w:t>.</w:t>
      </w:r>
    </w:p>
    <w:p w14:paraId="611581B9" w14:textId="63B5AF51" w:rsidR="001D2BA4" w:rsidDel="000D30BA" w:rsidRDefault="0030098D" w:rsidP="001D2BA4">
      <w:pPr>
        <w:pStyle w:val="Lijstalinea"/>
        <w:numPr>
          <w:ilvl w:val="0"/>
          <w:numId w:val="36"/>
        </w:numPr>
        <w:spacing w:line="288" w:lineRule="auto"/>
        <w:rPr>
          <w:del w:id="254" w:author="Paul Janssen" w:date="2020-05-25T11:31:00Z"/>
        </w:rPr>
      </w:pPr>
      <w:del w:id="255" w:author="Paul Janssen" w:date="2020-05-25T11:31:00Z">
        <w:r w:rsidDel="000D30BA">
          <w:delText xml:space="preserve">De KLIC </w:delText>
        </w:r>
        <w:r w:rsidR="001D2BA4" w:rsidRPr="00514379" w:rsidDel="000D30BA">
          <w:delText xml:space="preserve">informatievoorziening lijkt op de Belgische AGIV – KLIP voorziening. Het AGIV – IMKL2.1 Data Model voldoet conceptueel voor een deel aan eisen die </w:delText>
        </w:r>
        <w:r w:rsidR="00793B0B" w:rsidDel="000D30BA">
          <w:delText>IMKL</w:delText>
        </w:r>
        <w:r w:rsidR="001D2BA4" w:rsidRPr="00514379" w:rsidDel="000D30BA">
          <w:delText xml:space="preserve"> ook heeft. </w:delText>
        </w:r>
        <w:r w:rsidR="00793B0B" w:rsidDel="000D30BA">
          <w:delText>IMKL</w:delText>
        </w:r>
        <w:r w:rsidR="001D2BA4" w:rsidRPr="00514379" w:rsidDel="000D30BA">
          <w:delText xml:space="preserve"> maakt gebruik van de ervaring die </w:delText>
        </w:r>
        <w:r w:rsidR="001D2BA4" w:rsidDel="000D30BA">
          <w:delText>in AGIV – IMKL2.1 is opgedaan</w:delText>
        </w:r>
        <w:r w:rsidR="001D2BA4" w:rsidRPr="00514379" w:rsidDel="000D30BA">
          <w:delText>.</w:delText>
        </w:r>
      </w:del>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ins w:id="256" w:author="Paul Janssen" w:date="2020-05-25T11:31:00Z">
        <w:r w:rsidR="000D30BA">
          <w:t>B</w:t>
        </w:r>
      </w:ins>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319BA5AD" w:rsidR="00654B7E" w:rsidRPr="000E3C4F" w:rsidRDefault="00654B7E" w:rsidP="000E3C4F">
      <w:pPr>
        <w:pStyle w:val="Lijstalinea"/>
        <w:numPr>
          <w:ilvl w:val="0"/>
          <w:numId w:val="53"/>
        </w:numPr>
      </w:pPr>
      <w:r w:rsidRPr="000E3C4F">
        <w:rPr>
          <w:b/>
        </w:rPr>
        <w:t>WI</w:t>
      </w:r>
      <w:ins w:id="257" w:author="Paul Janssen" w:date="2020-06-16T12:16:00Z">
        <w:r w:rsidR="00D835B6">
          <w:rPr>
            <w:b/>
          </w:rPr>
          <w:t>B</w:t>
        </w:r>
      </w:ins>
      <w:r w:rsidRPr="000E3C4F">
        <w:rPr>
          <w:b/>
        </w:rPr>
        <w:t>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1E9BD425" w:rsidR="00551821" w:rsidRDefault="007374A6" w:rsidP="00253F30">
      <w:pPr>
        <w:spacing w:line="240" w:lineRule="atLeast"/>
        <w:jc w:val="left"/>
      </w:pPr>
      <w:ins w:id="258" w:author="Paul Janssen" w:date="2020-05-22T15:03:00Z">
        <w:r>
          <w:rPr>
            <w:noProof/>
          </w:rPr>
          <w:drawing>
            <wp:inline distT="0" distB="0" distL="0" distR="0" wp14:anchorId="546F089D" wp14:editId="55C95AE8">
              <wp:extent cx="5500370" cy="26352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uitwisseling in IMKL-formaa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0370" cy="2635250"/>
                      </a:xfrm>
                      <a:prstGeom prst="rect">
                        <a:avLst/>
                      </a:prstGeom>
                    </pic:spPr>
                  </pic:pic>
                </a:graphicData>
              </a:graphic>
            </wp:inline>
          </w:drawing>
        </w:r>
      </w:ins>
    </w:p>
    <w:p w14:paraId="76680794" w14:textId="77777777" w:rsidR="00551821" w:rsidRDefault="00551821" w:rsidP="00253F30">
      <w:pPr>
        <w:spacing w:line="240" w:lineRule="atLeast"/>
        <w:jc w:val="left"/>
      </w:pPr>
    </w:p>
    <w:p w14:paraId="0FF79EE5" w14:textId="65791751" w:rsidR="00253F30" w:rsidRDefault="009A432E" w:rsidP="00253F30">
      <w:pPr>
        <w:spacing w:line="240" w:lineRule="atLeast"/>
        <w:jc w:val="left"/>
      </w:pPr>
      <w:r w:rsidRPr="000E3C4F">
        <w:t xml:space="preserve">Figuur 3.2: </w:t>
      </w:r>
      <w:r w:rsidR="00F14233" w:rsidRPr="000E3C4F">
        <w:t xml:space="preserve">Data-uitwisselarchitectuur. </w:t>
      </w:r>
      <w:r w:rsidRPr="000E3C4F">
        <w:t xml:space="preserve">Illustratief figuur van data-uitwisseling voor realisatie van WION </w:t>
      </w:r>
      <w:ins w:id="259" w:author="Lambo, Wil" w:date="2020-06-27T11:11:00Z">
        <w:r w:rsidR="001C19CA">
          <w:t xml:space="preserve">&lt;- WIBON </w:t>
        </w:r>
      </w:ins>
      <w:r w:rsidRPr="000E3C4F">
        <w:t xml:space="preserve">en INSPIRE voorziening. </w:t>
      </w:r>
      <w:r w:rsidR="00793B0B">
        <w:t>IMKL</w:t>
      </w:r>
      <w:r w:rsidRPr="000E3C4F">
        <w:t xml:space="preserve"> beschrijft de semantiek van de eindproducten in de data-uitlevering</w:t>
      </w:r>
      <w:r w:rsidR="00654B7E" w:rsidRPr="000E3C4F">
        <w:t xml:space="preserve"> </w:t>
      </w:r>
      <w:r w:rsidR="00654B7E" w:rsidRPr="000E3C4F">
        <w:lastRenderedPageBreak/>
        <w:t>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260" w:name="_Toc43216088"/>
      <w:r>
        <w:t>Normatieve referenties</w:t>
      </w:r>
      <w:r w:rsidR="00283BD6">
        <w:t>.</w:t>
      </w:r>
      <w:bookmarkEnd w:id="260"/>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EE089B" w:rsidP="00FD2140">
      <w:pPr>
        <w:spacing w:line="240" w:lineRule="auto"/>
        <w:ind w:left="720"/>
        <w:jc w:val="left"/>
      </w:pPr>
      <w:hyperlink r:id="rId27"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8"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3C2F20FA"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ins w:id="261" w:author="Paul Janssen" w:date="2020-05-25T11:09:00Z">
        <w:r w:rsidR="0069481B">
          <w:fldChar w:fldCharType="begin"/>
        </w:r>
        <w:r w:rsidR="0069481B">
          <w:instrText xml:space="preserve"> HYPERLINK "https://data.gwsw.nl/" </w:instrText>
        </w:r>
        <w:r w:rsidR="0069481B">
          <w:fldChar w:fldCharType="separate"/>
        </w:r>
        <w:r w:rsidR="0069481B">
          <w:rPr>
            <w:rStyle w:val="Hyperlink"/>
          </w:rPr>
          <w:t>https://data.gwsw.nl/</w:t>
        </w:r>
        <w:r w:rsidR="0069481B">
          <w:fldChar w:fldCharType="end"/>
        </w:r>
      </w:ins>
      <w:del w:id="262" w:author="Paul Janssen" w:date="2020-05-25T11:09:00Z">
        <w:r w:rsidR="0069481B" w:rsidDel="0069481B">
          <w:fldChar w:fldCharType="begin"/>
        </w:r>
        <w:r w:rsidR="0069481B" w:rsidDel="0069481B">
          <w:delInstrText xml:space="preserve"> HYPERLINK "http://www.riool.net/gegevenswoordenboek" </w:delInstrText>
        </w:r>
        <w:r w:rsidR="0069481B" w:rsidDel="0069481B">
          <w:fldChar w:fldCharType="separate"/>
        </w:r>
        <w:r w:rsidRPr="00793FB2" w:rsidDel="0069481B">
          <w:rPr>
            <w:rStyle w:val="Hyperlink"/>
          </w:rPr>
          <w:delText>http://www.riool.net/gegevenswoordenboek</w:delText>
        </w:r>
        <w:r w:rsidR="0069481B" w:rsidDel="0069481B">
          <w:rPr>
            <w:rStyle w:val="Hyperlink"/>
          </w:rPr>
          <w:fldChar w:fldCharType="end"/>
        </w:r>
      </w:del>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263" w:name="_Toc43216089"/>
      <w:r>
        <w:t>Totstandkoming</w:t>
      </w:r>
      <w:r w:rsidR="00283BD6">
        <w:t>.</w:t>
      </w:r>
      <w:bookmarkEnd w:id="263"/>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668B0174" w:rsidR="00E548CF" w:rsidRPr="00780519" w:rsidRDefault="00E548CF" w:rsidP="00E548CF">
      <w:r w:rsidRPr="00780519">
        <w:t>Document titel</w:t>
      </w:r>
      <w:r w:rsidRPr="00780519">
        <w:tab/>
      </w:r>
      <w:r w:rsidRPr="00780519">
        <w:tab/>
        <w:t xml:space="preserve">: </w:t>
      </w:r>
      <w:r w:rsidR="00793B0B">
        <w:t>IMKL</w:t>
      </w:r>
      <w:r w:rsidR="006F2CE2" w:rsidRPr="006F2CE2">
        <w:t xml:space="preserve"> - </w:t>
      </w:r>
      <w:r w:rsidR="007001AC" w:rsidRPr="00780519">
        <w:t xml:space="preserve">Dataspecificatie </w:t>
      </w:r>
      <w:r w:rsidR="006F2CE2" w:rsidRPr="006F2CE2">
        <w:t>Utiliteitsnetten</w:t>
      </w:r>
    </w:p>
    <w:p w14:paraId="46C3DE3F" w14:textId="18A0579D" w:rsidR="00E548CF" w:rsidRPr="00780519" w:rsidRDefault="00E548CF" w:rsidP="00E548CF">
      <w:r w:rsidRPr="00780519">
        <w:t>Referentie datum</w:t>
      </w:r>
      <w:r>
        <w:tab/>
      </w:r>
      <w:r w:rsidRPr="00780519">
        <w:tab/>
      </w:r>
      <w:r w:rsidRPr="000E3C4F">
        <w:t xml:space="preserve">: </w:t>
      </w:r>
      <w:del w:id="264" w:author="Paul Janssen" w:date="2020-05-25T11:09:00Z">
        <w:r w:rsidR="00226892" w:rsidRPr="000E3C4F" w:rsidDel="0069481B">
          <w:delText>2017</w:delText>
        </w:r>
      </w:del>
      <w:ins w:id="265" w:author="Paul Janssen" w:date="2020-05-25T11:09:00Z">
        <w:r w:rsidR="0069481B" w:rsidRPr="000E3C4F">
          <w:t>20</w:t>
        </w:r>
        <w:r w:rsidR="0069481B">
          <w:t>20</w:t>
        </w:r>
      </w:ins>
      <w:r w:rsidR="006F2CE2" w:rsidRPr="000E3C4F">
        <w:t>-</w:t>
      </w:r>
      <w:del w:id="266" w:author="Paul Janssen" w:date="2020-05-25T11:09:00Z">
        <w:r w:rsidR="00226892" w:rsidRPr="000E3C4F" w:rsidDel="0069481B">
          <w:delText>0</w:delText>
        </w:r>
        <w:r w:rsidR="001F148B" w:rsidDel="0069481B">
          <w:delText>7</w:delText>
        </w:r>
      </w:del>
      <w:ins w:id="267" w:author="Paul Janssen" w:date="2020-05-25T11:09:00Z">
        <w:r w:rsidR="0069481B">
          <w:t>xx</w:t>
        </w:r>
      </w:ins>
      <w:r w:rsidR="006F2CE2" w:rsidRPr="000E3C4F">
        <w:t>-</w:t>
      </w:r>
      <w:del w:id="268" w:author="Paul Janssen" w:date="2020-05-25T11:09:00Z">
        <w:r w:rsidR="001F148B" w:rsidDel="0069481B">
          <w:delText>6</w:delText>
        </w:r>
      </w:del>
      <w:ins w:id="269" w:author="Paul Janssen" w:date="2020-05-25T11:09:00Z">
        <w:r w:rsidR="0069481B">
          <w:t>xx</w:t>
        </w:r>
      </w:ins>
    </w:p>
    <w:p w14:paraId="6332021B" w14:textId="39947CAF" w:rsidR="00E548CF" w:rsidRDefault="00E548CF" w:rsidP="00E548CF">
      <w:pPr>
        <w:rPr>
          <w:ins w:id="270" w:author="Paul Janssen" w:date="2020-05-25T11:09:00Z"/>
        </w:rPr>
      </w:pPr>
      <w:r>
        <w:t>Auteur</w:t>
      </w:r>
      <w:r w:rsidR="007001AC">
        <w:t>s</w:t>
      </w:r>
      <w:r w:rsidRPr="00780519">
        <w:tab/>
      </w:r>
      <w:r w:rsidRPr="00780519">
        <w:tab/>
      </w:r>
      <w:r>
        <w:tab/>
      </w:r>
      <w:r w:rsidRPr="00780519">
        <w:t>:</w:t>
      </w:r>
      <w:r w:rsidR="00E70583">
        <w:t xml:space="preserve"> </w:t>
      </w:r>
      <w:ins w:id="271" w:author="Paul Janssen" w:date="2020-05-25T11:10:00Z">
        <w:r w:rsidR="0069481B">
          <w:t>Herman van den Berg, Paul Janssen</w:t>
        </w:r>
      </w:ins>
    </w:p>
    <w:p w14:paraId="0DF14F5A" w14:textId="77777777" w:rsidR="0069481B" w:rsidRDefault="0069481B" w:rsidP="0069481B">
      <w:pPr>
        <w:rPr>
          <w:ins w:id="272" w:author="Paul Janssen" w:date="2020-05-25T11:10:00Z"/>
        </w:rPr>
      </w:pPr>
      <w:ins w:id="273" w:author="Paul Janssen" w:date="2020-05-25T11:09:00Z">
        <w:r>
          <w:t>Auteurs vorige versie</w:t>
        </w:r>
      </w:ins>
      <w:ins w:id="274" w:author="Paul Janssen" w:date="2020-05-25T11:10:00Z">
        <w:r>
          <w:tab/>
          <w:t>: Linda van den Brink, Paul Janssen, Wilko Quak</w:t>
        </w:r>
      </w:ins>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275" w:name="_Toc43216090"/>
      <w:r>
        <w:t>Termen en definities</w:t>
      </w:r>
      <w:r w:rsidR="00283BD6">
        <w:t>.</w:t>
      </w:r>
      <w:bookmarkEnd w:id="275"/>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662"/>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0600F990" w14:textId="37ABEBA5" w:rsidR="009E2D2D"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276" w:name="_Toc434956070"/>
      <w:bookmarkStart w:id="277" w:name="_Toc434956071"/>
      <w:bookmarkStart w:id="278" w:name="_Toc434956072"/>
      <w:bookmarkStart w:id="279" w:name="_Toc434956073"/>
      <w:bookmarkStart w:id="280" w:name="_Toc434956074"/>
      <w:bookmarkStart w:id="281" w:name="_Toc434956075"/>
      <w:bookmarkStart w:id="282" w:name="_Toc434956076"/>
      <w:bookmarkStart w:id="283" w:name="_Toc434956077"/>
      <w:bookmarkStart w:id="284" w:name="_Toc434956078"/>
      <w:bookmarkStart w:id="285" w:name="_Toc434956079"/>
      <w:bookmarkStart w:id="286" w:name="_Toc434956080"/>
      <w:bookmarkStart w:id="287" w:name="_Toc434956081"/>
      <w:bookmarkStart w:id="288" w:name="_Toc434956082"/>
      <w:bookmarkStart w:id="289" w:name="_Toc434956083"/>
      <w:bookmarkStart w:id="290" w:name="_Toc434956084"/>
      <w:bookmarkStart w:id="291" w:name="_Toc43216091"/>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r>
        <w:t>Symbolen en afkortingen</w:t>
      </w:r>
      <w:r w:rsidR="00283BD6">
        <w:t>.</w:t>
      </w:r>
      <w:bookmarkEnd w:id="291"/>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66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77777777" w:rsidR="00E11691" w:rsidRPr="00B15657" w:rsidRDefault="00E11691" w:rsidP="00E11691">
            <w:pPr>
              <w:rPr>
                <w:b/>
                <w:lang w:val="en-GB"/>
              </w:rPr>
            </w:pPr>
            <w:r w:rsidRPr="00B15657">
              <w:rPr>
                <w:b/>
                <w:lang w:val="en-GB"/>
              </w:rPr>
              <w:t>INSPIRE US</w:t>
            </w:r>
          </w:p>
          <w:p w14:paraId="22204931" w14:textId="5F3D17D3" w:rsidR="00E11691" w:rsidRDefault="00E11691" w:rsidP="00E11691">
            <w:pPr>
              <w:rPr>
                <w:ins w:id="292" w:author="Lambo, Wil" w:date="2020-06-27T11:15:00Z"/>
              </w:rPr>
            </w:pPr>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14:paraId="45C7D956" w14:textId="1EE9905C" w:rsidR="00CB45CC" w:rsidRDefault="00CB45CC" w:rsidP="00E11691">
            <w:pPr>
              <w:rPr>
                <w:ins w:id="293" w:author="Lambo, Wil" w:date="2020-06-27T11:15:00Z"/>
              </w:rPr>
            </w:pPr>
          </w:p>
          <w:p w14:paraId="0153E448" w14:textId="1710118F" w:rsidR="00CB45CC" w:rsidRPr="00B15657" w:rsidRDefault="00CB45CC" w:rsidP="00E11691">
            <w:ins w:id="294" w:author="Lambo, Wil" w:date="2020-06-27T11:15:00Z">
              <w:r>
                <w:t xml:space="preserve">INSPIRE UN … (staat op </w:t>
              </w:r>
              <w:proofErr w:type="spellStart"/>
              <w:r>
                <w:t>blz</w:t>
              </w:r>
              <w:proofErr w:type="spellEnd"/>
              <w:r>
                <w:t xml:space="preserve"> </w:t>
              </w:r>
            </w:ins>
            <w:ins w:id="295" w:author="Lambo, Wil" w:date="2020-06-27T11:16:00Z">
              <w:r>
                <w:t>8</w:t>
              </w:r>
            </w:ins>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75011178" w14:textId="77777777" w:rsidR="00E11691" w:rsidRPr="00B15657" w:rsidRDefault="00E11691" w:rsidP="00E11691">
            <w:pPr>
              <w:rPr>
                <w:b/>
              </w:rPr>
            </w:pPr>
            <w:r>
              <w:rPr>
                <w:b/>
              </w:rPr>
              <w:t>WION</w:t>
            </w:r>
          </w:p>
          <w:p w14:paraId="45082E7E" w14:textId="02EAB8E8" w:rsidR="00E11691" w:rsidRPr="00B15657" w:rsidRDefault="00E11691" w:rsidP="00E11691">
            <w:r>
              <w:t xml:space="preserve">Wet Informatie-uitwisseling Ondergrondse Netten </w:t>
            </w:r>
            <w:ins w:id="296" w:author="Lambo, Wil" w:date="2020-06-27T11:11:00Z">
              <w:r w:rsidR="001C19CA">
                <w:t xml:space="preserve">&lt;- moet dit er </w:t>
              </w:r>
              <w:commentRangeStart w:id="297"/>
              <w:r w:rsidR="001C19CA">
                <w:t>nog</w:t>
              </w:r>
            </w:ins>
            <w:commentRangeEnd w:id="297"/>
            <w:r w:rsidR="00FF6285">
              <w:rPr>
                <w:rStyle w:val="Verwijzingopmerking"/>
              </w:rPr>
              <w:commentReference w:id="297"/>
            </w:r>
            <w:ins w:id="298" w:author="Lambo, Wil" w:date="2020-06-27T11:11:00Z">
              <w:r w:rsidR="001C19CA">
                <w:t xml:space="preserve"> inblijven? </w:t>
              </w:r>
            </w:ins>
          </w:p>
          <w:p w14:paraId="65EC6206" w14:textId="77777777" w:rsidR="00E11691" w:rsidRPr="00B15657" w:rsidRDefault="00E11691" w:rsidP="00E11691"/>
        </w:tc>
      </w:tr>
      <w:tr w:rsidR="00E11691" w:rsidRPr="00B15657" w14:paraId="1F5012D1" w14:textId="77777777" w:rsidTr="00E11691">
        <w:tc>
          <w:tcPr>
            <w:tcW w:w="8802" w:type="dxa"/>
          </w:tcPr>
          <w:p w14:paraId="2847A0E3" w14:textId="77777777" w:rsidR="00E11691" w:rsidRDefault="00E11691" w:rsidP="00E11691">
            <w:pPr>
              <w:rPr>
                <w:b/>
              </w:rPr>
            </w:pPr>
            <w:r>
              <w:rPr>
                <w:b/>
              </w:rPr>
              <w:lastRenderedPageBreak/>
              <w:t>WMF</w:t>
            </w:r>
          </w:p>
          <w:p w14:paraId="5EF3F17D" w14:textId="77777777" w:rsidR="00E11691" w:rsidRDefault="00E11691" w:rsidP="00E11691">
            <w:r w:rsidRPr="00EE3063">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299" w:name="_Toc43216092"/>
      <w:r>
        <w:t>Identificatie</w:t>
      </w:r>
      <w:r w:rsidR="001724FE">
        <w:t xml:space="preserve"> document</w:t>
      </w:r>
      <w:bookmarkEnd w:id="299"/>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2"/>
        <w:gridCol w:w="7020"/>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pPr>
              <w:rPr>
                <w:ins w:id="300" w:author="Paul Janssen" w:date="2020-06-09T09:42:00Z"/>
              </w:rPr>
            </w:pPr>
            <w:ins w:id="301" w:author="Paul Janssen" w:date="2020-06-09T09:42:00Z">
              <w:r w:rsidRPr="00E66EB3">
                <w:t>Informatiemodel Kabels en Leidingen (IMKL)</w:t>
              </w:r>
            </w:ins>
          </w:p>
          <w:p w14:paraId="3C886F52" w14:textId="369FBB75" w:rsidR="00E548CF" w:rsidRPr="00F3608E" w:rsidDel="00547B4D" w:rsidRDefault="00793B0B" w:rsidP="006E15C3">
            <w:pPr>
              <w:jc w:val="left"/>
              <w:rPr>
                <w:del w:id="302" w:author="Paul Janssen" w:date="2020-06-09T09:42:00Z"/>
                <w:rFonts w:cs="Arial"/>
              </w:rPr>
            </w:pPr>
            <w:del w:id="303" w:author="Paul Janssen" w:date="2020-06-09T09:42:00Z">
              <w:r w:rsidDel="00547B4D">
                <w:rPr>
                  <w:rFonts w:cs="Arial"/>
                </w:rPr>
                <w:delText>IMKL</w:delText>
              </w:r>
              <w:r w:rsidR="00F10FD5" w:rsidRPr="00F3608E" w:rsidDel="00547B4D">
                <w:rPr>
                  <w:rFonts w:cs="Arial"/>
                </w:rPr>
                <w:delText xml:space="preserve"> – Dataspecificatie Utiliteitsnetten.</w:delText>
              </w:r>
            </w:del>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161111F8"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ins w:id="304" w:author="Paul Janssen" w:date="2020-05-25T11:11:00Z">
              <w:r w:rsidR="0069481B">
                <w:rPr>
                  <w:rFonts w:cs="Arial"/>
                </w:rPr>
                <w:t>BON</w:t>
              </w:r>
            </w:ins>
            <w:del w:id="305" w:author="Paul Janssen" w:date="2020-05-25T11:11:00Z">
              <w:r w:rsidR="00907237" w:rsidRPr="00F3608E" w:rsidDel="0069481B">
                <w:rPr>
                  <w:rFonts w:cs="Arial"/>
                </w:rPr>
                <w:delText>ON</w:delText>
              </w:r>
            </w:del>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306" w:name="_Toc43216093"/>
      <w:r>
        <w:t>Data content en structuur</w:t>
      </w:r>
      <w:bookmarkEnd w:id="306"/>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307" w:name="_Toc43216094"/>
      <w:r>
        <w:t>Inleiding</w:t>
      </w:r>
      <w:r w:rsidR="00283BD6">
        <w:t>.</w:t>
      </w:r>
      <w:bookmarkEnd w:id="307"/>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75D968A5" w:rsidR="00E3124D" w:rsidRDefault="002370BA" w:rsidP="008C2572">
      <w:r>
        <w:t xml:space="preserve">De verschillende uitwisselprocessen </w:t>
      </w:r>
      <w:r w:rsidR="00CA2949">
        <w:t>WI</w:t>
      </w:r>
      <w:ins w:id="308" w:author="Paul Janssen" w:date="2020-06-16T12:13:00Z">
        <w:r w:rsidR="00D835B6">
          <w:t>B</w:t>
        </w:r>
      </w:ins>
      <w:r w:rsidR="00CA2949">
        <w:t>ON, Buisleidingen voor Risicoregister</w:t>
      </w:r>
      <w:del w:id="309" w:author="Paul Janssen" w:date="2020-06-16T12:13:00Z">
        <w:r w:rsidR="00CA2949" w:rsidDel="00D835B6">
          <w:delText>, EC61</w:delText>
        </w:r>
      </w:del>
      <w:r w:rsidR="00CA2949">
        <w:t xml:space="preserve">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ins w:id="310" w:author="Paul Janssen" w:date="2020-05-25T11:32:00Z">
        <w:r w:rsidR="000D30BA">
          <w:t>B</w:t>
        </w:r>
      </w:ins>
      <w:r w:rsidR="00E3124D">
        <w:t>ON</w:t>
      </w:r>
      <w:r w:rsidR="00F3608E">
        <w:t>;</w:t>
      </w:r>
    </w:p>
    <w:p w14:paraId="6CD7F9C0" w14:textId="67C38B73" w:rsidR="00E3124D" w:rsidRDefault="00793B0B" w:rsidP="008C2572">
      <w:r>
        <w:t>IMKL</w:t>
      </w:r>
      <w:r w:rsidR="00E3124D">
        <w:t xml:space="preserve"> – Buisleidingen Risicoregister;</w:t>
      </w:r>
    </w:p>
    <w:p w14:paraId="34952E37" w14:textId="1D8341E9" w:rsidR="00E3124D" w:rsidRDefault="00793B0B" w:rsidP="008C2572">
      <w:r>
        <w:t>IMKL</w:t>
      </w:r>
      <w:r w:rsidR="00E3124D">
        <w:t xml:space="preserve"> – Stedelijk water</w:t>
      </w:r>
      <w:ins w:id="311" w:author="Paul Janssen" w:date="2020-05-25T11:32:00Z">
        <w:r w:rsidR="000D30BA">
          <w:t>.</w:t>
        </w:r>
      </w:ins>
      <w:del w:id="312" w:author="Paul Janssen" w:date="2020-05-25T11:32:00Z">
        <w:r w:rsidR="00E3124D" w:rsidDel="000D30BA">
          <w:delText>;</w:delText>
        </w:r>
      </w:del>
    </w:p>
    <w:p w14:paraId="5A1ACA5F" w14:textId="7935BC3C" w:rsidR="00E3124D" w:rsidDel="000D30BA" w:rsidRDefault="00793B0B" w:rsidP="008C2572">
      <w:pPr>
        <w:rPr>
          <w:del w:id="313" w:author="Paul Janssen" w:date="2020-05-25T11:32:00Z"/>
        </w:rPr>
      </w:pPr>
      <w:del w:id="314" w:author="Paul Janssen" w:date="2020-05-25T11:32:00Z">
        <w:r w:rsidDel="000D30BA">
          <w:delText>IMKL</w:delText>
        </w:r>
        <w:r w:rsidR="00E3124D" w:rsidDel="000D30BA">
          <w:delText xml:space="preserve"> – EC61. </w:delText>
        </w:r>
      </w:del>
    </w:p>
    <w:p w14:paraId="50D288E9" w14:textId="309079C1" w:rsidR="002370BA" w:rsidRDefault="00CA2949" w:rsidP="008C2572">
      <w:r>
        <w:t>De WI</w:t>
      </w:r>
      <w:ins w:id="315" w:author="Paul Janssen" w:date="2020-06-16T12:13:00Z">
        <w:r w:rsidR="00D835B6">
          <w:t>B</w:t>
        </w:r>
      </w:ins>
      <w:r>
        <w:t xml:space="preserve">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316" w:name="_Toc434874118"/>
      <w:bookmarkStart w:id="317" w:name="_Toc434874187"/>
      <w:bookmarkStart w:id="318" w:name="_Toc434874270"/>
      <w:bookmarkStart w:id="319" w:name="_Toc434874338"/>
      <w:bookmarkStart w:id="320" w:name="_Toc434874615"/>
      <w:bookmarkStart w:id="321" w:name="_Toc434933248"/>
      <w:bookmarkStart w:id="322" w:name="_Toc434940476"/>
      <w:bookmarkStart w:id="323" w:name="_Toc434941793"/>
      <w:bookmarkStart w:id="324" w:name="_Toc434943334"/>
      <w:bookmarkStart w:id="325" w:name="_Toc434943765"/>
      <w:bookmarkStart w:id="326" w:name="_Toc434956089"/>
      <w:bookmarkStart w:id="327" w:name="_Toc434874119"/>
      <w:bookmarkStart w:id="328" w:name="_Toc434874188"/>
      <w:bookmarkStart w:id="329" w:name="_Toc434874271"/>
      <w:bookmarkStart w:id="330" w:name="_Toc434874339"/>
      <w:bookmarkStart w:id="331" w:name="_Toc434874616"/>
      <w:bookmarkStart w:id="332" w:name="_Toc434933249"/>
      <w:bookmarkStart w:id="333" w:name="_Toc434940477"/>
      <w:bookmarkStart w:id="334" w:name="_Toc434941794"/>
      <w:bookmarkStart w:id="335" w:name="_Toc434943335"/>
      <w:bookmarkStart w:id="336" w:name="_Toc434943766"/>
      <w:bookmarkStart w:id="337" w:name="_Toc434956090"/>
      <w:bookmarkStart w:id="338" w:name="_Toc4321609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r>
        <w:t>UML diagrammen</w:t>
      </w:r>
      <w:r w:rsidR="00283BD6">
        <w:t>.</w:t>
      </w:r>
      <w:bookmarkEnd w:id="338"/>
    </w:p>
    <w:p w14:paraId="001C3511" w14:textId="5B9B3C4B" w:rsidR="00576E1A" w:rsidRPr="005E1AD7" w:rsidRDefault="00A26E72" w:rsidP="0030098D">
      <w:pPr>
        <w:pStyle w:val="subparagraaftitel"/>
      </w:pPr>
      <w:bookmarkStart w:id="339" w:name="_Toc43216096"/>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339"/>
    </w:p>
    <w:p w14:paraId="552C6AFF" w14:textId="03A24199" w:rsidR="0098448F" w:rsidRDefault="00793B0B" w:rsidP="0098448F">
      <w:pPr>
        <w:pStyle w:val="Kop4"/>
        <w:spacing w:line="240" w:lineRule="exact"/>
        <w:rPr>
          <w:ins w:id="340" w:author="Paul Janssen" w:date="2020-05-25T11:34:00Z"/>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076A747A" w14:textId="5314CEB2" w:rsidR="000D30BA" w:rsidRPr="000D30BA" w:rsidDel="000D30BA" w:rsidRDefault="000D30BA">
      <w:pPr>
        <w:rPr>
          <w:del w:id="341" w:author="Paul Janssen" w:date="2020-05-25T11:34:00Z"/>
        </w:rPr>
        <w:pPrChange w:id="342" w:author="Paul Janssen" w:date="2020-05-25T11:34:00Z">
          <w:pPr>
            <w:pStyle w:val="Kop4"/>
            <w:spacing w:line="240" w:lineRule="exact"/>
          </w:pPr>
        </w:pPrChange>
      </w:pPr>
    </w:p>
    <w:p w14:paraId="24119DB8" w14:textId="2E1261EE"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w:t>
      </w:r>
      <w:r w:rsidR="00BA4E04">
        <w:lastRenderedPageBreak/>
        <w:t xml:space="preserve">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w:t>
      </w:r>
      <w:ins w:id="343" w:author="Paul Janssen" w:date="2020-06-16T12:04:00Z">
        <w:r w:rsidR="009E2D2D" w:rsidRPr="009E2D2D">
          <w:t xml:space="preserve">In IMKL zijn afspraken gemaakt over te gebruiken </w:t>
        </w:r>
        <w:proofErr w:type="spellStart"/>
        <w:r w:rsidR="009E2D2D" w:rsidRPr="009E2D2D">
          <w:t>namespaces</w:t>
        </w:r>
        <w:proofErr w:type="spellEnd"/>
        <w:r w:rsidR="009E2D2D" w:rsidRPr="009E2D2D">
          <w:t xml:space="preserve"> en afkortingen hiervoor.</w:t>
        </w:r>
        <w:r w:rsidR="009E2D2D">
          <w:t xml:space="preserve"> </w:t>
        </w:r>
      </w:ins>
      <w:r w:rsidR="00607EB0">
        <w:t xml:space="preserve">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28B146D5">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rPr>
          <w:ins w:id="344" w:author="Paul Janssen" w:date="2020-05-25T11:37:00Z"/>
        </w:rPr>
      </w:pPr>
      <w:bookmarkStart w:id="345" w:name="_Toc43216097"/>
      <w:ins w:id="346" w:author="Paul Janssen" w:date="2020-05-25T11:42:00Z">
        <w:r>
          <w:t>M</w:t>
        </w:r>
      </w:ins>
      <w:ins w:id="347" w:author="Paul Janssen" w:date="2020-05-25T11:37:00Z">
        <w:r w:rsidR="000D30BA">
          <w:t>etamodel.</w:t>
        </w:r>
        <w:bookmarkEnd w:id="345"/>
      </w:ins>
    </w:p>
    <w:p w14:paraId="014B03D8" w14:textId="35DF2007" w:rsidR="000D30BA" w:rsidRDefault="000D30BA" w:rsidP="000D30BA">
      <w:pPr>
        <w:rPr>
          <w:ins w:id="348" w:author="Paul Janssen" w:date="2020-05-25T11:37:00Z"/>
        </w:rPr>
      </w:pPr>
    </w:p>
    <w:p w14:paraId="4BDC8CFA" w14:textId="0ED733DE" w:rsidR="000D30BA" w:rsidRDefault="000D30BA" w:rsidP="000D30BA">
      <w:pPr>
        <w:rPr>
          <w:ins w:id="349" w:author="Paul Janssen" w:date="2020-05-25T11:43:00Z"/>
        </w:rPr>
      </w:pPr>
      <w:ins w:id="350" w:author="Paul Janssen" w:date="2020-05-25T11:37:00Z">
        <w:r>
          <w:t xml:space="preserve">IMKL gebruikt voor </w:t>
        </w:r>
      </w:ins>
      <w:ins w:id="351" w:author="Paul Janssen" w:date="2020-05-25T11:38:00Z">
        <w:r>
          <w:t xml:space="preserve">het beschrijven van de </w:t>
        </w:r>
      </w:ins>
      <w:ins w:id="352" w:author="Paul Janssen" w:date="2020-05-25T11:37:00Z">
        <w:r>
          <w:t>uitbreiding op INSPIRE het zel</w:t>
        </w:r>
      </w:ins>
      <w:ins w:id="353" w:author="Paul Janssen" w:date="2020-05-25T11:38:00Z">
        <w:r>
          <w:t xml:space="preserve">fde metamodel voor UML als </w:t>
        </w:r>
      </w:ins>
      <w:ins w:id="354" w:author="Paul Janssen" w:date="2020-05-25T11:46:00Z">
        <w:r w:rsidR="00B67274">
          <w:t>INSPIRE: h</w:t>
        </w:r>
      </w:ins>
      <w:ins w:id="355" w:author="Paul Janssen" w:date="2020-05-25T11:38:00Z">
        <w:r>
          <w:t>et metamodel beschr</w:t>
        </w:r>
      </w:ins>
      <w:ins w:id="356" w:author="Paul Janssen" w:date="2020-05-25T11:39:00Z">
        <w:r>
          <w:t>even in het INSPIRE</w:t>
        </w:r>
        <w:r w:rsidR="00B67274">
          <w:t xml:space="preserve"> </w:t>
        </w:r>
      </w:ins>
      <w:proofErr w:type="spellStart"/>
      <w:ins w:id="357" w:author="Paul Janssen" w:date="2020-05-25T11:40:00Z">
        <w:r w:rsidR="00B67274">
          <w:t>Generic</w:t>
        </w:r>
        <w:proofErr w:type="spellEnd"/>
        <w:r w:rsidR="00B67274">
          <w:t xml:space="preserve"> </w:t>
        </w:r>
        <w:proofErr w:type="spellStart"/>
        <w:r w:rsidR="00B67274">
          <w:t>Conceptual</w:t>
        </w:r>
        <w:proofErr w:type="spellEnd"/>
        <w:r w:rsidR="00B67274">
          <w:t xml:space="preserve"> Model. </w:t>
        </w:r>
      </w:ins>
      <w:ins w:id="358" w:author="Paul Janssen" w:date="2020-05-25T11:41:00Z">
        <w:r w:rsidR="00B67274">
          <w:t>IMKL wijkt hiermee af van de Nederlandse Standaard voor informatiemodellering MIM.</w:t>
        </w:r>
      </w:ins>
    </w:p>
    <w:p w14:paraId="705C4A06" w14:textId="081FA559" w:rsidR="00B67274" w:rsidRDefault="00B67274" w:rsidP="000D30BA">
      <w:pPr>
        <w:rPr>
          <w:ins w:id="359" w:author="Paul Janssen" w:date="2020-05-25T11:44:00Z"/>
        </w:rPr>
      </w:pPr>
      <w:ins w:id="360" w:author="Paul Janssen" w:date="2020-05-25T11:43:00Z">
        <w:r>
          <w:t xml:space="preserve">De volgende argumenten ondersteunen de keuze voor het </w:t>
        </w:r>
      </w:ins>
      <w:ins w:id="361" w:author="Paul Janssen" w:date="2020-05-25T11:46:00Z">
        <w:r>
          <w:t>INSPIRE</w:t>
        </w:r>
      </w:ins>
      <w:ins w:id="362" w:author="Paul Janssen" w:date="2020-05-25T11:43:00Z">
        <w:r>
          <w:t xml:space="preserve"> me</w:t>
        </w:r>
      </w:ins>
      <w:ins w:id="363" w:author="Paul Janssen" w:date="2020-05-25T11:44:00Z">
        <w:r>
          <w:t>tamodel:</w:t>
        </w:r>
      </w:ins>
    </w:p>
    <w:p w14:paraId="2AD73170" w14:textId="180DB2C0" w:rsidR="00B67274" w:rsidRDefault="00B67274" w:rsidP="000D30BA">
      <w:pPr>
        <w:rPr>
          <w:ins w:id="364" w:author="Paul Janssen" w:date="2020-05-25T11:56:00Z"/>
        </w:rPr>
      </w:pPr>
      <w:ins w:id="365" w:author="Paul Janssen" w:date="2020-05-25T11:44:00Z">
        <w:r>
          <w:t xml:space="preserve">- IMKL is als extensie gemodelleerd op het INSPIRE model. </w:t>
        </w:r>
      </w:ins>
      <w:ins w:id="366" w:author="Paul Janssen" w:date="2020-05-25T11:55:00Z">
        <w:r w:rsidR="00AC0EB5">
          <w:t xml:space="preserve">De combinatie van twee metamodellen </w:t>
        </w:r>
      </w:ins>
      <w:ins w:id="367" w:author="Paul Janssen" w:date="2020-05-25T11:56:00Z">
        <w:r w:rsidR="00AC0EB5">
          <w:t>maakt</w:t>
        </w:r>
      </w:ins>
      <w:ins w:id="368" w:author="Paul Janssen" w:date="2020-05-25T11:44:00Z">
        <w:r>
          <w:t xml:space="preserve"> de be</w:t>
        </w:r>
      </w:ins>
      <w:ins w:id="369" w:author="Paul Janssen" w:date="2020-05-25T11:45:00Z">
        <w:r>
          <w:t>schrijving van de extensie onnodig complex</w:t>
        </w:r>
      </w:ins>
      <w:ins w:id="370" w:author="Paul Janssen" w:date="2020-05-25T11:58:00Z">
        <w:r w:rsidR="00AC0EB5">
          <w:t>;</w:t>
        </w:r>
      </w:ins>
    </w:p>
    <w:p w14:paraId="4CCABCA3" w14:textId="1886FA1F" w:rsidR="00AC0EB5" w:rsidRDefault="00AC0EB5" w:rsidP="000D30BA">
      <w:pPr>
        <w:rPr>
          <w:ins w:id="371" w:author="Paul Janssen" w:date="2020-05-25T11:45:00Z"/>
        </w:rPr>
      </w:pPr>
      <w:ins w:id="372" w:author="Paul Janssen" w:date="2020-05-25T11:56:00Z">
        <w:r>
          <w:t>- Het metamodel van INSPIRE kunnen we niet aanpassen</w:t>
        </w:r>
      </w:ins>
      <w:ins w:id="373" w:author="Lambo, Wil" w:date="2020-06-27T10:36:00Z">
        <w:r w:rsidR="00DE3568">
          <w:t xml:space="preserve"> omdat dit in </w:t>
        </w:r>
        <w:commentRangeStart w:id="374"/>
        <w:r w:rsidR="00DE3568">
          <w:t>Europees</w:t>
        </w:r>
      </w:ins>
      <w:ins w:id="375" w:author="Lambo, Wil" w:date="2020-06-27T10:37:00Z">
        <w:r w:rsidR="00DE3568">
          <w:t xml:space="preserve"> verband </w:t>
        </w:r>
      </w:ins>
      <w:commentRangeEnd w:id="374"/>
      <w:r w:rsidR="00FF6285">
        <w:rPr>
          <w:rStyle w:val="Verwijzingopmerking"/>
        </w:rPr>
        <w:commentReference w:id="374"/>
      </w:r>
      <w:ins w:id="376" w:author="Lambo, Wil" w:date="2020-06-27T10:37:00Z">
        <w:r w:rsidR="00DE3568">
          <w:t>is vast</w:t>
        </w:r>
      </w:ins>
      <w:ins w:id="377" w:author="Paul Janssen" w:date="2020-07-01T15:49:00Z">
        <w:r w:rsidR="00FF6285">
          <w:t>gesteld</w:t>
        </w:r>
      </w:ins>
      <w:ins w:id="378" w:author="Paul Janssen" w:date="2020-05-25T11:56:00Z">
        <w:r>
          <w:t>.</w:t>
        </w:r>
      </w:ins>
    </w:p>
    <w:p w14:paraId="62C2F8B6" w14:textId="5D44B752" w:rsidR="00B67274" w:rsidRPr="008B4C73" w:rsidRDefault="00B67274">
      <w:pPr>
        <w:rPr>
          <w:ins w:id="379" w:author="Paul Janssen" w:date="2020-05-25T11:37:00Z"/>
        </w:rPr>
        <w:pPrChange w:id="380" w:author="Paul Janssen" w:date="2020-05-25T11:37:00Z">
          <w:pPr>
            <w:pStyle w:val="subparagraaftitel"/>
          </w:pPr>
        </w:pPrChange>
      </w:pPr>
    </w:p>
    <w:p w14:paraId="5B08D167" w14:textId="363C3B6E" w:rsidR="008C2572" w:rsidRPr="006050B8" w:rsidRDefault="008C2572" w:rsidP="00B5584F">
      <w:pPr>
        <w:pStyle w:val="Kop4"/>
        <w:jc w:val="left"/>
      </w:pPr>
      <w:r w:rsidRPr="00B5584F">
        <w:rPr>
          <w:rFonts w:ascii="Verdana" w:hAnsi="Verdana"/>
          <w:b w:val="0"/>
          <w:sz w:val="16"/>
          <w:szCs w:val="16"/>
        </w:rPr>
        <w:lastRenderedPageBreak/>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64"/>
        <w:gridCol w:w="1197"/>
        <w:gridCol w:w="5591"/>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381" w:name="_Toc43216098"/>
      <w:r>
        <w:t>UML</w:t>
      </w:r>
      <w:r w:rsidR="00CA2949">
        <w:t xml:space="preserve"> - WI</w:t>
      </w:r>
      <w:ins w:id="382" w:author="Paul Janssen" w:date="2020-05-25T11:33:00Z">
        <w:r w:rsidR="000D30BA">
          <w:t>B</w:t>
        </w:r>
      </w:ins>
      <w:r w:rsidR="00CA2949">
        <w:t>ON</w:t>
      </w:r>
      <w:r>
        <w:t xml:space="preserve"> overzicht</w:t>
      </w:r>
      <w:r w:rsidR="00283BD6">
        <w:t>.</w:t>
      </w:r>
      <w:bookmarkEnd w:id="381"/>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ins w:id="383" w:author="Paul Janssen" w:date="2020-05-25T11:33:00Z">
        <w:r w:rsidR="000D30BA">
          <w:rPr>
            <w:bCs/>
          </w:rPr>
          <w:t>B</w:t>
        </w:r>
      </w:ins>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4AD2898A" w:rsidR="00E778B3" w:rsidRDefault="00B656A3" w:rsidP="00E778B3">
      <w:pPr>
        <w:pStyle w:val="Lijstalinea"/>
        <w:numPr>
          <w:ilvl w:val="0"/>
          <w:numId w:val="31"/>
        </w:numPr>
        <w:spacing w:line="240" w:lineRule="atLeast"/>
        <w:jc w:val="left"/>
        <w:rPr>
          <w:ins w:id="384" w:author="Paul Janssen" w:date="2020-06-09T09:43:00Z"/>
          <w:bCs/>
        </w:rPr>
      </w:pPr>
      <w:r w:rsidRPr="00B656A3">
        <w:rPr>
          <w:bCs/>
        </w:rPr>
        <w:t>Licht oranje</w:t>
      </w:r>
      <w:r w:rsidR="00BA0892">
        <w:rPr>
          <w:bCs/>
        </w:rPr>
        <w:t xml:space="preserve"> en grijs</w:t>
      </w:r>
      <w:r w:rsidRPr="00B656A3">
        <w:rPr>
          <w:bCs/>
        </w:rPr>
        <w:t>: Niet</w:t>
      </w:r>
      <w:ins w:id="385" w:author="Paul Janssen" w:date="2020-05-25T11:58:00Z">
        <w:r w:rsidR="00AC0EB5">
          <w:rPr>
            <w:bCs/>
          </w:rPr>
          <w:t>-</w:t>
        </w:r>
      </w:ins>
      <w:del w:id="386" w:author="Paul Janssen" w:date="2020-05-25T11:58:00Z">
        <w:r w:rsidRPr="00B656A3" w:rsidDel="00AC0EB5">
          <w:rPr>
            <w:bCs/>
          </w:rPr>
          <w:delText xml:space="preserve"> </w:delText>
        </w:r>
      </w:del>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ins w:id="387" w:author="Paul Janssen" w:date="2020-06-09T10:04:00Z"/>
          <w:bCs/>
        </w:rPr>
      </w:pPr>
      <w:ins w:id="388" w:author="Paul Janssen" w:date="2020-06-09T09:43:00Z">
        <w:r>
          <w:rPr>
            <w:bCs/>
          </w:rPr>
          <w:t>In de diagrammen zijn de wijzigingen</w:t>
        </w:r>
      </w:ins>
      <w:ins w:id="389" w:author="Paul Janssen" w:date="2020-06-09T09:44:00Z">
        <w:r>
          <w:rPr>
            <w:bCs/>
          </w:rPr>
          <w:t xml:space="preserve"> ten</w:t>
        </w:r>
      </w:ins>
      <w:ins w:id="390" w:author="Paul Janssen" w:date="2020-06-09T09:59:00Z">
        <w:r w:rsidR="000233FA">
          <w:rPr>
            <w:bCs/>
          </w:rPr>
          <w:t xml:space="preserve"> </w:t>
        </w:r>
      </w:ins>
      <w:ins w:id="391" w:author="Paul Janssen" w:date="2020-06-09T09:44:00Z">
        <w:r>
          <w:rPr>
            <w:bCs/>
          </w:rPr>
          <w:t>opzichte van de IMKL 1.2.1 versie met rode kaders aangegeven.</w:t>
        </w:r>
      </w:ins>
      <w:ins w:id="392" w:author="Paul Janssen" w:date="2020-06-09T10:04:00Z">
        <w:r w:rsidR="000233FA">
          <w:rPr>
            <w:bCs/>
          </w:rPr>
          <w:t xml:space="preserve"> </w:t>
        </w:r>
      </w:ins>
    </w:p>
    <w:p w14:paraId="180FF8F8" w14:textId="4162628B" w:rsidR="000233FA" w:rsidRDefault="000233FA">
      <w:pPr>
        <w:pStyle w:val="Lijstalinea"/>
        <w:spacing w:line="240" w:lineRule="atLeast"/>
        <w:jc w:val="left"/>
        <w:rPr>
          <w:ins w:id="393" w:author="Paul Janssen" w:date="2020-06-09T10:04:00Z"/>
          <w:bCs/>
        </w:rPr>
        <w:pPrChange w:id="394" w:author="Paul Janssen" w:date="2020-06-09T10:07:00Z">
          <w:pPr>
            <w:pStyle w:val="Lijstalinea"/>
            <w:numPr>
              <w:numId w:val="31"/>
            </w:numPr>
            <w:spacing w:line="240" w:lineRule="atLeast"/>
            <w:ind w:hanging="360"/>
            <w:jc w:val="left"/>
          </w:pPr>
        </w:pPrChange>
      </w:pPr>
      <w:ins w:id="395" w:author="Paul Janssen" w:date="2020-06-09T10:04:00Z">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ins>
    </w:p>
    <w:p w14:paraId="03EC5F8F" w14:textId="31FD8A81" w:rsidR="00547B4D" w:rsidRPr="0071222E" w:rsidRDefault="000233FA">
      <w:pPr>
        <w:pStyle w:val="Lijstalinea"/>
        <w:spacing w:line="240" w:lineRule="atLeast"/>
        <w:jc w:val="left"/>
        <w:rPr>
          <w:bCs/>
        </w:rPr>
        <w:pPrChange w:id="396" w:author="Paul Janssen" w:date="2020-06-09T10:07:00Z">
          <w:pPr>
            <w:pStyle w:val="Lijstalinea"/>
            <w:numPr>
              <w:numId w:val="31"/>
            </w:numPr>
            <w:spacing w:line="240" w:lineRule="atLeast"/>
            <w:ind w:hanging="360"/>
            <w:jc w:val="left"/>
          </w:pPr>
        </w:pPrChange>
      </w:pPr>
      <w:ins w:id="397" w:author="Paul Janssen" w:date="2020-06-09T10:07:00Z">
        <w:r>
          <w:rPr>
            <w:noProof/>
          </w:rPr>
          <w:drawing>
            <wp:inline distT="0" distB="0" distL="0" distR="0" wp14:anchorId="4E2987E2" wp14:editId="33F716F9">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42137" cy="1210775"/>
                      </a:xfrm>
                      <a:prstGeom prst="rect">
                        <a:avLst/>
                      </a:prstGeom>
                    </pic:spPr>
                  </pic:pic>
                </a:graphicData>
              </a:graphic>
            </wp:inline>
          </w:drawing>
        </w:r>
      </w:ins>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ins w:id="398" w:author="Paul Janssen" w:date="2020-05-25T11:58:00Z">
        <w:r w:rsidR="00AC0EB5">
          <w:rPr>
            <w:bCs/>
          </w:rPr>
          <w:t>B</w:t>
        </w:r>
      </w:ins>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77003275" w:rsidR="00E778B3" w:rsidRDefault="0026138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D9CADD6" wp14:editId="29390DC6">
            <wp:extent cx="13816905" cy="919212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IMKL-Model-compleet.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823107" cy="919625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42255DA6"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del w:id="399" w:author="Paul Janssen" w:date="2020-05-25T11:59:00Z">
        <w:r w:rsidR="00CA2949" w:rsidRPr="000E3C4F" w:rsidDel="00AC0EB5">
          <w:delText>WION</w:delText>
        </w:r>
      </w:del>
      <w:ins w:id="400" w:author="Paul Janssen" w:date="2020-05-25T11:59:00Z">
        <w:r w:rsidR="00AC0EB5">
          <w:t>WIBON</w:t>
        </w:r>
      </w:ins>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del w:id="401" w:author="Paul Janssen" w:date="2020-05-25T11:59:00Z">
        <w:r w:rsidR="00DA137A" w:rsidRPr="000E3C4F" w:rsidDel="00AC0EB5">
          <w:delText>WION</w:delText>
        </w:r>
      </w:del>
      <w:ins w:id="402" w:author="Paul Janssen" w:date="2020-05-25T11:59:00Z">
        <w:r w:rsidR="00AC0EB5">
          <w:t>WIBON</w:t>
        </w:r>
      </w:ins>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del w:id="403" w:author="Paul Janssen" w:date="2020-06-08T17:18:00Z">
        <w:r w:rsidR="00DA137A" w:rsidRPr="000E3C4F" w:rsidDel="00225FAE">
          <w:delText>2</w:delText>
        </w:r>
        <w:r w:rsidR="002C2CC5" w:rsidRPr="000E3C4F" w:rsidDel="00225FAE">
          <w:delText>4</w:delText>
        </w:r>
      </w:del>
      <w:ins w:id="404" w:author="Paul Janssen" w:date="2020-06-08T17:18:00Z">
        <w:r w:rsidR="00225FAE" w:rsidRPr="000E3C4F">
          <w:t>2</w:t>
        </w:r>
        <w:r w:rsidR="00225FAE">
          <w:t>5</w:t>
        </w:r>
      </w:ins>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405" w:name="_Toc43216099"/>
      <w:r>
        <w:t>Associaties in het model</w:t>
      </w:r>
      <w:r w:rsidR="00283BD6">
        <w:t>.</w:t>
      </w:r>
      <w:bookmarkEnd w:id="405"/>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0F18A286"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ins w:id="406" w:author="Paul Janssen" w:date="2020-06-08T17:22:00Z">
        <w:r w:rsidR="00225FAE">
          <w:t>Informatie technisch is het mogelijk da</w:t>
        </w:r>
      </w:ins>
      <w:ins w:id="407" w:author="Paul Janssen" w:date="2020-06-08T17:23:00Z">
        <w:r w:rsidR="00225FAE">
          <w:t xml:space="preserve">t </w:t>
        </w:r>
      </w:ins>
      <w:ins w:id="408" w:author="Paul Janssen" w:date="2020-06-08T17:24:00Z">
        <w:r w:rsidR="00225FAE">
          <w:t>sommige</w:t>
        </w:r>
      </w:ins>
      <w:ins w:id="409" w:author="Paul Janssen" w:date="2020-06-08T17:25:00Z">
        <w:r w:rsidR="00225FAE">
          <w:t xml:space="preserve"> </w:t>
        </w:r>
      </w:ins>
      <w:ins w:id="410" w:author="Paul Janssen" w:date="2020-06-08T17:23:00Z">
        <w:r w:rsidR="00225FAE">
          <w:t>objecttypen bij meerdere utiliteit</w:t>
        </w:r>
      </w:ins>
      <w:ins w:id="411" w:author="Paul Janssen" w:date="2020-06-08T17:24:00Z">
        <w:r w:rsidR="00225FAE">
          <w:t>s</w:t>
        </w:r>
      </w:ins>
      <w:ins w:id="412" w:author="Paul Janssen" w:date="2020-06-08T17:23:00Z">
        <w:r w:rsidR="00225FAE">
          <w:t xml:space="preserve">netten </w:t>
        </w:r>
      </w:ins>
      <w:ins w:id="413" w:author="Paul Janssen" w:date="2020-06-08T17:24:00Z">
        <w:r w:rsidR="00225FAE">
          <w:t>horen</w:t>
        </w:r>
      </w:ins>
      <w:ins w:id="414" w:author="Paul Janssen" w:date="2020-06-08T17:27:00Z">
        <w:r w:rsidR="00225FAE">
          <w:t xml:space="preserve">, bijvoorbeeld een </w:t>
        </w:r>
      </w:ins>
      <w:ins w:id="415" w:author="Paul Janssen" w:date="2020-06-08T17:34:00Z">
        <w:r w:rsidR="00A01D66">
          <w:t xml:space="preserve">door verschillende netten gedeelde </w:t>
        </w:r>
      </w:ins>
      <w:ins w:id="416" w:author="Paul Janssen" w:date="2020-06-08T17:27:00Z">
        <w:r w:rsidR="00A01D66">
          <w:t>mant</w:t>
        </w:r>
      </w:ins>
      <w:ins w:id="417" w:author="Paul Janssen" w:date="2020-06-08T17:28:00Z">
        <w:r w:rsidR="00A01D66">
          <w:t xml:space="preserve">elbuis, of een dieptemarkering. </w:t>
        </w:r>
      </w:ins>
      <w:ins w:id="418" w:author="Paul Janssen" w:date="2020-06-08T17:27:00Z">
        <w:r w:rsidR="00225FAE">
          <w:t>D</w:t>
        </w:r>
      </w:ins>
      <w:ins w:id="419" w:author="Paul Janssen" w:date="2020-06-08T17:24:00Z">
        <w:r w:rsidR="00225FAE">
          <w:t xml:space="preserve">e </w:t>
        </w:r>
      </w:ins>
      <w:ins w:id="420" w:author="Paul Janssen" w:date="2020-06-08T17:27:00Z">
        <w:r w:rsidR="00225FAE">
          <w:t>associatie</w:t>
        </w:r>
      </w:ins>
      <w:ins w:id="421" w:author="Paul Janssen" w:date="2020-06-08T17:24:00Z">
        <w:r w:rsidR="00225FAE">
          <w:t xml:space="preserve">rol </w:t>
        </w:r>
        <w:proofErr w:type="spellStart"/>
        <w:r w:rsidR="00225FAE">
          <w:t>inNetwork</w:t>
        </w:r>
        <w:proofErr w:type="spellEnd"/>
        <w:r w:rsidR="00225FAE">
          <w:t xml:space="preserve"> is daarom </w:t>
        </w:r>
      </w:ins>
      <w:ins w:id="422" w:author="Paul Janssen" w:date="2020-06-08T17:25:00Z">
        <w:r w:rsidR="00225FAE">
          <w:t>1..*</w:t>
        </w:r>
      </w:ins>
      <w:ins w:id="423" w:author="Paul Janssen" w:date="2020-06-08T17:34:00Z">
        <w:r w:rsidR="00A01D66">
          <w:t>. E</w:t>
        </w:r>
      </w:ins>
      <w:ins w:id="424" w:author="Paul Janssen" w:date="2020-06-08T17:25:00Z">
        <w:r w:rsidR="00225FAE">
          <w:t xml:space="preserve">chter vanuit operationeel punt </w:t>
        </w:r>
      </w:ins>
      <w:ins w:id="425" w:author="Paul Janssen" w:date="2020-06-08T17:30:00Z">
        <w:r w:rsidR="00A01D66">
          <w:t>b</w:t>
        </w:r>
      </w:ins>
      <w:ins w:id="426" w:author="Paul Janssen" w:date="2020-06-08T17:25:00Z">
        <w:r w:rsidR="00225FAE">
          <w:t xml:space="preserve">ezien is dat niet wenselijk. Met </w:t>
        </w:r>
      </w:ins>
      <w:ins w:id="427" w:author="Paul Janssen" w:date="2020-06-08T17:29:00Z">
        <w:r w:rsidR="00A01D66">
          <w:t xml:space="preserve">een </w:t>
        </w:r>
      </w:ins>
      <w:proofErr w:type="spellStart"/>
      <w:ins w:id="428" w:author="Paul Janssen" w:date="2020-06-08T17:25:00Z">
        <w:r w:rsidR="00225FAE">
          <w:t>constraint</w:t>
        </w:r>
        <w:proofErr w:type="spellEnd"/>
        <w:r w:rsidR="00225FAE">
          <w:t xml:space="preserve"> </w:t>
        </w:r>
      </w:ins>
      <w:ins w:id="429" w:author="Paul Janssen" w:date="2020-06-08T17:29:00Z">
        <w:r w:rsidR="00A01D66">
          <w:t>(‘Max1Utiliteit</w:t>
        </w:r>
      </w:ins>
      <w:ins w:id="430" w:author="Paul Janssen" w:date="2020-06-09T10:44:00Z">
        <w:r w:rsidR="004E3665">
          <w:t>s</w:t>
        </w:r>
      </w:ins>
      <w:ins w:id="431" w:author="Paul Janssen" w:date="2020-06-08T17:29:00Z">
        <w:r w:rsidR="00A01D66">
          <w:t xml:space="preserve">net’) </w:t>
        </w:r>
      </w:ins>
      <w:ins w:id="432" w:author="Paul Janssen" w:date="2020-06-08T17:25:00Z">
        <w:r w:rsidR="00225FAE">
          <w:t xml:space="preserve">is </w:t>
        </w:r>
      </w:ins>
      <w:ins w:id="433" w:author="Paul Janssen" w:date="2020-06-08T17:28:00Z">
        <w:r w:rsidR="00A01D66">
          <w:t xml:space="preserve">daarom </w:t>
        </w:r>
      </w:ins>
      <w:ins w:id="434" w:author="Paul Janssen" w:date="2020-06-08T17:25:00Z">
        <w:r w:rsidR="00225FAE">
          <w:t xml:space="preserve">in </w:t>
        </w:r>
      </w:ins>
      <w:ins w:id="435" w:author="Paul Janssen" w:date="2020-06-08T17:26:00Z">
        <w:r w:rsidR="00225FAE">
          <w:t xml:space="preserve">alle gevallen het maximaal aantal utiliteitsnetten waarnaar verwezen kan worden </w:t>
        </w:r>
      </w:ins>
      <w:ins w:id="436" w:author="Paul Janssen" w:date="2020-06-08T17:35:00Z">
        <w:r w:rsidR="00A01D66">
          <w:t xml:space="preserve">beperkt </w:t>
        </w:r>
      </w:ins>
      <w:ins w:id="437" w:author="Paul Janssen" w:date="2020-06-08T17:26:00Z">
        <w:r w:rsidR="00225FAE">
          <w:t>tot 1.</w:t>
        </w:r>
      </w:ins>
      <w:del w:id="438" w:author="Paul Janssen" w:date="2020-06-08T17:27:00Z">
        <w:r w:rsidR="00083805" w:rsidDel="00225FAE">
          <w:delText>D</w:delText>
        </w:r>
        <w:r w:rsidRPr="003657E7" w:rsidDel="00225FAE">
          <w:delText xml:space="preserve">e objecttypen </w:delText>
        </w:r>
        <w:r w:rsidR="0028723D" w:rsidDel="00225FAE">
          <w:delText xml:space="preserve">van KabelOfleiding en </w:delText>
        </w:r>
        <w:r w:rsidR="00083805" w:rsidDel="00225FAE">
          <w:delText xml:space="preserve">Leidingelement kunnen </w:delText>
        </w:r>
        <w:r w:rsidRPr="003657E7" w:rsidDel="00225FAE">
          <w:delText xml:space="preserve">maar bij één </w:delText>
        </w:r>
        <w:r w:rsidRPr="00BC0ED3" w:rsidDel="00225FAE">
          <w:delText>utiliteitsnet horen</w:delText>
        </w:r>
        <w:r w:rsidR="00083805" w:rsidRPr="00BC0ED3" w:rsidDel="00225FAE">
          <w:delText>, Objecttypen van KabelEnLeidingContainer en ContainerLeidingelement kunnen tot meerdere netten horen;</w:delText>
        </w:r>
      </w:del>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439" w:name="_Toc43216100"/>
      <w:r w:rsidRPr="00971241">
        <w:t>Numerieke</w:t>
      </w:r>
      <w:r w:rsidR="0047410C">
        <w:t xml:space="preserve"> waarden</w:t>
      </w:r>
      <w:r w:rsidR="00283BD6">
        <w:t>.</w:t>
      </w:r>
      <w:bookmarkEnd w:id="439"/>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440" w:name="_Toc43216101"/>
      <w:r>
        <w:lastRenderedPageBreak/>
        <w:t>Waardelijsten zijn extern</w:t>
      </w:r>
      <w:r w:rsidR="00283BD6">
        <w:t>.</w:t>
      </w:r>
      <w:bookmarkEnd w:id="440"/>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441" w:name="_Toc43216102"/>
      <w:r>
        <w:t xml:space="preserve">Basisattributen voor </w:t>
      </w:r>
      <w:r w:rsidRPr="00CF23D1">
        <w:t>identificatie</w:t>
      </w:r>
      <w:r>
        <w:t xml:space="preserve"> en labels</w:t>
      </w:r>
      <w:r w:rsidR="00283BD6">
        <w:t>.</w:t>
      </w:r>
      <w:bookmarkEnd w:id="441"/>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4555D79F"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ins w:id="442" w:author="Paul Janssen" w:date="2020-06-08T17:31:00Z">
        <w:r w:rsidR="00A01D66">
          <w:t xml:space="preserve">Vanuit praktisch punt is het maximaal aantal karakters van een label op 40 gezet. </w:t>
        </w:r>
      </w:ins>
      <w:r w:rsidR="008744E1">
        <w:t xml:space="preserve">In het attribuut omschrijving kan een betekenis worden opgenomen. </w:t>
      </w:r>
      <w:r w:rsidR="00B902B9">
        <w:t>Bij de subklassen Maatvoering</w:t>
      </w:r>
      <w:ins w:id="443" w:author="Paul Janssen" w:date="2020-06-16T12:32:00Z">
        <w:r w:rsidR="008A4CEA">
          <w:t>,</w:t>
        </w:r>
      </w:ins>
      <w:del w:id="444" w:author="Paul Janssen" w:date="2020-06-16T12:32:00Z">
        <w:r w:rsidR="00B902B9" w:rsidDel="008A4CEA">
          <w:delText xml:space="preserve"> en </w:delText>
        </w:r>
      </w:del>
      <w:ins w:id="445" w:author="Paul Janssen" w:date="2020-06-16T12:32:00Z">
        <w:r w:rsidR="008A4CEA">
          <w:t xml:space="preserve"> </w:t>
        </w:r>
      </w:ins>
      <w:r w:rsidR="00B902B9">
        <w:t xml:space="preserve">Annotatie </w:t>
      </w:r>
      <w:ins w:id="446" w:author="Paul Janssen" w:date="2020-06-16T12:32:00Z">
        <w:r w:rsidR="008A4CEA">
          <w:t xml:space="preserve">en Diepte </w:t>
        </w:r>
      </w:ins>
      <w:r w:rsidR="00B902B9">
        <w:t>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1367F3DC" w:rsidR="005D453A" w:rsidRDefault="00261381" w:rsidP="00576E1A">
      <w:pPr>
        <w:spacing w:line="240" w:lineRule="atLeast"/>
      </w:pPr>
      <w:r>
        <w:rPr>
          <w:noProof/>
        </w:rPr>
        <w:lastRenderedPageBreak/>
        <w:drawing>
          <wp:inline distT="0" distB="0" distL="0" distR="0" wp14:anchorId="1602FAB8" wp14:editId="0CD22B11">
            <wp:extent cx="8099425" cy="49745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IMKL-Basisinformatie.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099425" cy="497459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60B4C530"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del w:id="447" w:author="Paul Janssen" w:date="2020-06-08T17:32:00Z">
        <w:r w:rsidR="00EC6F2F" w:rsidDel="00A01D66">
          <w:delText xml:space="preserve">26 </w:delText>
        </w:r>
      </w:del>
      <w:ins w:id="448" w:author="Paul Janssen" w:date="2020-06-08T17:32:00Z">
        <w:r w:rsidR="00A01D66">
          <w:t xml:space="preserve">27 </w:t>
        </w:r>
      </w:ins>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449" w:name="_Toc434874127"/>
      <w:bookmarkStart w:id="450" w:name="_Toc434874196"/>
      <w:bookmarkStart w:id="451" w:name="_Toc434874279"/>
      <w:bookmarkStart w:id="452" w:name="_Toc434874347"/>
      <w:bookmarkStart w:id="453" w:name="_Toc434874624"/>
      <w:bookmarkStart w:id="454" w:name="_Toc434933257"/>
      <w:bookmarkStart w:id="455" w:name="_Toc434940485"/>
      <w:bookmarkStart w:id="456" w:name="_Toc434941802"/>
      <w:bookmarkStart w:id="457" w:name="_Toc434943343"/>
      <w:bookmarkStart w:id="458" w:name="_Toc434943774"/>
      <w:bookmarkStart w:id="459" w:name="_Toc434956098"/>
      <w:bookmarkStart w:id="460" w:name="_Toc43216103"/>
      <w:bookmarkEnd w:id="449"/>
      <w:bookmarkEnd w:id="450"/>
      <w:bookmarkEnd w:id="451"/>
      <w:bookmarkEnd w:id="452"/>
      <w:bookmarkEnd w:id="453"/>
      <w:bookmarkEnd w:id="454"/>
      <w:bookmarkEnd w:id="455"/>
      <w:bookmarkEnd w:id="456"/>
      <w:bookmarkEnd w:id="457"/>
      <w:bookmarkEnd w:id="458"/>
      <w:bookmarkEnd w:id="459"/>
      <w:r>
        <w:t>IMKL</w:t>
      </w:r>
      <w:r w:rsidR="00EE7EF0">
        <w:t xml:space="preserve"> </w:t>
      </w:r>
      <w:r w:rsidR="002C7B72">
        <w:t xml:space="preserve">semantische </w:t>
      </w:r>
      <w:r w:rsidR="00EE7EF0">
        <w:t>kern</w:t>
      </w:r>
      <w:r w:rsidR="00283BD6">
        <w:t>.</w:t>
      </w:r>
      <w:bookmarkEnd w:id="460"/>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44EB721E" w:rsidR="007B7303" w:rsidRDefault="00261381"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120" behindDoc="0" locked="0" layoutInCell="1" allowOverlap="1" wp14:anchorId="2913D484" wp14:editId="7E559D07">
            <wp:simplePos x="0" y="0"/>
            <wp:positionH relativeFrom="column">
              <wp:posOffset>-112024</wp:posOffset>
            </wp:positionH>
            <wp:positionV relativeFrom="paragraph">
              <wp:posOffset>-529638</wp:posOffset>
            </wp:positionV>
            <wp:extent cx="7550150" cy="5500370"/>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IMKL-Semantische-kern.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550150"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del w:id="461" w:author="Paul Janssen" w:date="2020-05-25T11:59:00Z">
        <w:r w:rsidR="00B37CA0" w:rsidRPr="00F3608E" w:rsidDel="00AC0EB5">
          <w:delText>WION</w:delText>
        </w:r>
      </w:del>
      <w:ins w:id="462" w:author="Paul Janssen" w:date="2020-05-25T11:59:00Z">
        <w:r w:rsidR="00AC0EB5">
          <w:t>WIBON</w:t>
        </w:r>
      </w:ins>
      <w:r w:rsidR="007B7303" w:rsidRPr="00F3608E">
        <w:t xml:space="preserve"> toepassing.</w:t>
      </w:r>
      <w:r w:rsidR="00F711F3">
        <w:t xml:space="preserve"> Een utiliteitsnet bestaat uit elementen. De elementen hebben attributen en een link met </w:t>
      </w:r>
      <w:r w:rsidR="00F711F3">
        <w:lastRenderedPageBreak/>
        <w:t>extra</w:t>
      </w:r>
      <w:r>
        <w:t xml:space="preserve"> </w:t>
      </w:r>
      <w:r w:rsidR="00F711F3">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78078329" w:rsidR="000E0929" w:rsidRDefault="000E0929" w:rsidP="00E97029">
      <w:pPr>
        <w:jc w:val="left"/>
        <w:rPr>
          <w:b/>
        </w:rPr>
      </w:pPr>
      <w:del w:id="463" w:author="Paul Janssen" w:date="2020-06-08T17:46:00Z">
        <w:r w:rsidRPr="000E0929" w:rsidDel="001F087E">
          <w:rPr>
            <w:b/>
          </w:rPr>
          <w:delText xml:space="preserve">Meerdere </w:delText>
        </w:r>
      </w:del>
      <w:ins w:id="464" w:author="Paul Janssen" w:date="2020-06-08T17:46:00Z">
        <w:r w:rsidR="001F087E">
          <w:rPr>
            <w:b/>
          </w:rPr>
          <w:t>Maximaal 1</w:t>
        </w:r>
        <w:r w:rsidR="001F087E" w:rsidRPr="000E0929">
          <w:rPr>
            <w:b/>
          </w:rPr>
          <w:t xml:space="preserve"> </w:t>
        </w:r>
      </w:ins>
      <w:r w:rsidRPr="000E0929">
        <w:rPr>
          <w:b/>
        </w:rPr>
        <w:t>utiliteitsnet</w:t>
      </w:r>
      <w:del w:id="465" w:author="Paul Janssen" w:date="2020-06-08T17:46:00Z">
        <w:r w:rsidRPr="000E0929" w:rsidDel="001F087E">
          <w:rPr>
            <w:b/>
          </w:rPr>
          <w:delText>ten</w:delText>
        </w:r>
      </w:del>
      <w:r w:rsidRPr="000E0929">
        <w:rPr>
          <w:b/>
        </w:rPr>
        <w:t xml:space="preserve"> per netelement.</w:t>
      </w:r>
    </w:p>
    <w:p w14:paraId="3B6B6BFC" w14:textId="6D7B3695" w:rsidR="000E0929" w:rsidRPr="000E0929" w:rsidRDefault="008A4CEA" w:rsidP="008A4CEA">
      <w:pPr>
        <w:jc w:val="left"/>
      </w:pPr>
      <w:proofErr w:type="spellStart"/>
      <w:ins w:id="466" w:author="Paul Janssen" w:date="2020-06-16T12:35:00Z">
        <w:r>
          <w:t>ContainerLeidingelementen</w:t>
        </w:r>
        <w:proofErr w:type="spellEnd"/>
        <w:r>
          <w:t xml:space="preserve"> en </w:t>
        </w:r>
        <w:proofErr w:type="spellStart"/>
        <w:r>
          <w:t>KabelEnLeidingContainers</w:t>
        </w:r>
        <w:proofErr w:type="spellEnd"/>
        <w:r>
          <w:t xml:space="preserve"> (</w:t>
        </w:r>
        <w:proofErr w:type="spellStart"/>
        <w:r>
          <w:t>Kabelbed</w:t>
        </w:r>
        <w:proofErr w:type="spellEnd"/>
        <w:r>
          <w:t xml:space="preserve">, Mantelbuis en </w:t>
        </w:r>
        <w:proofErr w:type="spellStart"/>
        <w:r>
          <w:t>Duct</w:t>
        </w:r>
        <w:proofErr w:type="spellEnd"/>
        <w:r>
          <w:t xml:space="preserve">) kunnen in de werkelijkheid bij meerdere utiliteitsnetten geregistreerd zijn. Dat geldt dan natuurlijk ook voor objecten die daaraan zijn geassocieerd, zoals </w:t>
        </w:r>
        <w:proofErr w:type="spellStart"/>
        <w:r>
          <w:t>ExtraInformatie</w:t>
        </w:r>
        <w:proofErr w:type="spellEnd"/>
        <w:r>
          <w:t xml:space="preserve"> en Diepte.</w:t>
        </w:r>
        <w:r w:rsidR="007D40B4">
          <w:t xml:space="preserve"> </w:t>
        </w:r>
      </w:ins>
      <w:del w:id="467" w:author="Paul Janssen" w:date="2020-06-16T12:35:00Z">
        <w:r w:rsidR="000E0929" w:rsidRPr="00BC0ED3" w:rsidDel="008A4CEA">
          <w:delText>Containerelement, Kabelbed, Mantelbuis en Duct kunnen bij meerdere utiliteitsnetten geregistreerd zijn</w:delText>
        </w:r>
      </w:del>
      <w:ins w:id="468" w:author="Paul Janssen" w:date="2020-06-08T17:40:00Z">
        <w:r w:rsidR="001F087E">
          <w:t xml:space="preserve">Het IMKL model </w:t>
        </w:r>
      </w:ins>
      <w:ins w:id="469" w:author="Paul Janssen" w:date="2020-06-08T17:41:00Z">
        <w:r w:rsidR="001F087E">
          <w:t xml:space="preserve">dwingt </w:t>
        </w:r>
      </w:ins>
      <w:ins w:id="470" w:author="Paul Janssen" w:date="2020-06-08T17:40:00Z">
        <w:r w:rsidR="001F087E">
          <w:t>met een apa</w:t>
        </w:r>
      </w:ins>
      <w:ins w:id="471" w:author="Paul Janssen" w:date="2020-06-08T17:41:00Z">
        <w:r w:rsidR="001F087E">
          <w:t xml:space="preserve">rte </w:t>
        </w:r>
        <w:proofErr w:type="spellStart"/>
        <w:r w:rsidR="001F087E">
          <w:t>constraint</w:t>
        </w:r>
        <w:proofErr w:type="spellEnd"/>
        <w:r w:rsidR="001F087E">
          <w:t xml:space="preserve"> (Max1Utiliteitsnet) </w:t>
        </w:r>
      </w:ins>
      <w:ins w:id="472" w:author="Paul Janssen" w:date="2020-06-08T17:43:00Z">
        <w:r w:rsidR="001F087E">
          <w:t xml:space="preserve">af </w:t>
        </w:r>
      </w:ins>
      <w:ins w:id="473" w:author="Paul Janssen" w:date="2020-06-08T17:41:00Z">
        <w:r w:rsidR="001F087E">
          <w:t xml:space="preserve">dat in de </w:t>
        </w:r>
        <w:proofErr w:type="spellStart"/>
        <w:r w:rsidR="001F087E">
          <w:t>datauitwisseling</w:t>
        </w:r>
      </w:ins>
      <w:proofErr w:type="spellEnd"/>
      <w:ins w:id="474" w:author="Paul Janssen" w:date="2020-06-08T17:42:00Z">
        <w:r w:rsidR="001F087E">
          <w:t xml:space="preserve"> een netelement altijd naar maximaal 1 utiliteitsnet kan verwijzen.</w:t>
        </w:r>
      </w:ins>
      <w:del w:id="475" w:author="Paul Janssen" w:date="2020-06-08T17:37:00Z">
        <w:r w:rsidR="000E0929" w:rsidRPr="00BC0ED3" w:rsidDel="00A01D66">
          <w:delText>.</w:delText>
        </w:r>
      </w:del>
      <w:ins w:id="476" w:author="Paul Janssen" w:date="2020-06-08T17:43:00Z">
        <w:r w:rsidR="001F087E">
          <w:t xml:space="preserve"> </w:t>
        </w:r>
      </w:ins>
      <w:ins w:id="477" w:author="Paul Janssen" w:date="2020-06-08T17:44:00Z">
        <w:r w:rsidR="001F087E">
          <w:t xml:space="preserve">Het kan daarmee voorkomen dat in een </w:t>
        </w:r>
        <w:proofErr w:type="spellStart"/>
        <w:r w:rsidR="001F087E">
          <w:t>totaalset</w:t>
        </w:r>
        <w:proofErr w:type="spellEnd"/>
        <w:r w:rsidR="001F087E">
          <w:t xml:space="preserve"> van een </w:t>
        </w:r>
      </w:ins>
      <w:ins w:id="478" w:author="Paul Janssen" w:date="2020-06-08T17:48:00Z">
        <w:r w:rsidR="00137914">
          <w:t>W</w:t>
        </w:r>
      </w:ins>
      <w:ins w:id="479" w:author="Paul Janssen" w:date="2020-06-08T17:49:00Z">
        <w:r w:rsidR="00137914">
          <w:t xml:space="preserve">IBON </w:t>
        </w:r>
      </w:ins>
      <w:ins w:id="480" w:author="Paul Janssen" w:date="2020-06-08T17:50:00Z">
        <w:r w:rsidR="00137914">
          <w:t>uitlevering</w:t>
        </w:r>
      </w:ins>
      <w:ins w:id="481" w:author="Paul Janssen" w:date="2020-06-08T17:44:00Z">
        <w:r w:rsidR="001F087E">
          <w:t xml:space="preserve"> elementen dubbel zijn opgenomen.</w:t>
        </w:r>
      </w:ins>
      <w:ins w:id="482" w:author="Paul Janssen" w:date="2020-06-08T17:48:00Z">
        <w:r w:rsidR="001F087E">
          <w:t xml:space="preserve"> </w:t>
        </w:r>
      </w:ins>
      <w:del w:id="483" w:author="Paul Janssen" w:date="2020-06-08T17:37:00Z">
        <w:r w:rsidR="000E0929" w:rsidDel="00A01D66">
          <w:delText xml:space="preserve"> </w:delText>
        </w:r>
      </w:del>
      <w:ins w:id="484" w:author="Paul Janssen" w:date="2020-06-08T17:44:00Z">
        <w:r w:rsidR="001F087E">
          <w:t>Bijvo</w:t>
        </w:r>
      </w:ins>
      <w:ins w:id="485" w:author="Paul Janssen" w:date="2020-06-08T17:45:00Z">
        <w:r w:rsidR="001F087E">
          <w:t>orbeeld een gedeelde mantelbuis komt zowel in het telecomnet als in het waternet voor.</w:t>
        </w:r>
      </w:ins>
      <w:del w:id="486" w:author="Paul Janssen" w:date="2020-06-08T17:43:00Z">
        <w:r w:rsidR="000E0929" w:rsidDel="001F087E">
          <w:delText>KabelOfLeiding en Leidingelement mogen maar naar 1 utiliteitsnet verwijzen. Dit is met een aparte constraint in het model opgenomen.</w:delText>
        </w:r>
      </w:del>
    </w:p>
    <w:p w14:paraId="231A88AD" w14:textId="77777777" w:rsidR="00D96825" w:rsidRDefault="00D96825" w:rsidP="00E97029">
      <w:pPr>
        <w:jc w:val="left"/>
      </w:pPr>
    </w:p>
    <w:p w14:paraId="4BFA1E6D" w14:textId="79736D30"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del w:id="487" w:author="Paul Janssen" w:date="2020-05-25T11:59:00Z">
        <w:r w:rsidR="002C2CC5" w:rsidDel="00AC0EB5">
          <w:delText>WION</w:delText>
        </w:r>
      </w:del>
      <w:ins w:id="488" w:author="Paul Janssen" w:date="2020-05-25T11:59:00Z">
        <w:r w:rsidR="00AC0EB5">
          <w:t>WIBON</w:t>
        </w:r>
      </w:ins>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489" w:name="_Toc422408246"/>
      <w:bookmarkStart w:id="490" w:name="_Toc422478837"/>
      <w:bookmarkStart w:id="491" w:name="_Toc422408247"/>
      <w:bookmarkStart w:id="492" w:name="_Toc422478838"/>
      <w:bookmarkStart w:id="493" w:name="_Toc422408248"/>
      <w:bookmarkStart w:id="494" w:name="_Toc422478839"/>
      <w:bookmarkStart w:id="495" w:name="_Toc399786888"/>
      <w:bookmarkEnd w:id="489"/>
      <w:bookmarkEnd w:id="490"/>
      <w:bookmarkEnd w:id="491"/>
      <w:bookmarkEnd w:id="492"/>
      <w:bookmarkEnd w:id="493"/>
      <w:bookmarkEnd w:id="494"/>
      <w:r w:rsidRPr="00971241">
        <w:rPr>
          <w:b/>
        </w:rPr>
        <w:t xml:space="preserve">Extra toelichting: </w:t>
      </w:r>
      <w:proofErr w:type="spellStart"/>
      <w:r w:rsidRPr="00971241">
        <w:rPr>
          <w:b/>
        </w:rPr>
        <w:t>ExtraDetailinfo</w:t>
      </w:r>
      <w:proofErr w:type="spellEnd"/>
      <w:r w:rsidRPr="00971241">
        <w:rPr>
          <w:b/>
        </w:rPr>
        <w:t>, maatvoering, annotatie.</w:t>
      </w:r>
      <w:bookmarkEnd w:id="495"/>
    </w:p>
    <w:p w14:paraId="35E9A90A" w14:textId="77777777" w:rsidR="00D80AB5" w:rsidRDefault="00D80AB5" w:rsidP="00E06A8F">
      <w:bookmarkStart w:id="496"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56EA01E5"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w:t>
      </w:r>
      <w:ins w:id="497" w:author="Paul Janssen" w:date="2020-06-16T12:10:00Z">
        <w:r w:rsidR="009E2D2D">
          <w:t>s</w:t>
        </w:r>
      </w:ins>
      <w:r>
        <w:t>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t>ExtraDetailinfo</w:t>
      </w:r>
      <w:proofErr w:type="spellEnd"/>
      <w:r>
        <w:t>:</w:t>
      </w:r>
    </w:p>
    <w:p w14:paraId="1CBC4970" w14:textId="143A530F"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(zie ook 5.2.</w:t>
      </w:r>
      <w:del w:id="498" w:author="Paul Janssen" w:date="2020-06-08T17:36:00Z">
        <w:r w:rsidR="00D935C5" w:rsidDel="00A01D66">
          <w:delText>14</w:delText>
        </w:r>
      </w:del>
      <w:ins w:id="499" w:author="Paul Janssen" w:date="2020-06-08T17:36:00Z">
        <w:r w:rsidR="00A01D66">
          <w:t>15</w:t>
        </w:r>
      </w:ins>
      <w:r w:rsidR="00D935C5">
        <w:t xml:space="preserve">) </w:t>
      </w:r>
      <w:r>
        <w:t xml:space="preserve">of een </w:t>
      </w:r>
      <w:r w:rsidR="00D935C5">
        <w:t xml:space="preserve">profielschets met een </w:t>
      </w:r>
      <w:r>
        <w:t xml:space="preserve">lengte- of dwarsprofiel.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lastRenderedPageBreak/>
        <w:t>Maatvoering:</w:t>
      </w:r>
    </w:p>
    <w:p w14:paraId="48E8EC39" w14:textId="1BD17ACF"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ins w:id="500" w:author="Paul Janssen" w:date="2020-06-16T12:38:00Z">
        <w:r w:rsidR="007D40B4">
          <w:t>,</w:t>
        </w:r>
      </w:ins>
      <w:del w:id="501" w:author="Paul Janssen" w:date="2020-06-16T12:38:00Z">
        <w:r w:rsidR="001547D5" w:rsidDel="007D40B4">
          <w:delText xml:space="preserve"> </w:delText>
        </w:r>
        <w:r w:rsidR="00E06A8F" w:rsidDel="007D40B4">
          <w:delText>maatvoeringslabel</w:delText>
        </w:r>
      </w:del>
      <w:ins w:id="502" w:author="Paul Janssen" w:date="2020-06-16T12:38:00Z">
        <w:r w:rsidR="007D40B4">
          <w:t xml:space="preserve"> </w:t>
        </w:r>
      </w:ins>
      <w:ins w:id="503" w:author="Paul Janssen" w:date="2020-06-16T12:37:00Z">
        <w:r w:rsidR="007D40B4">
          <w:t>maatvoeringspijl</w:t>
        </w:r>
      </w:ins>
      <w:ins w:id="504" w:author="Paul Janssen" w:date="2020-06-16T12:38:00Z">
        <w:r w:rsidR="007D40B4">
          <w:t xml:space="preserve">, </w:t>
        </w:r>
      </w:ins>
      <w:del w:id="505" w:author="Paul Janssen" w:date="2020-06-16T12:37:00Z">
        <w:r w:rsidR="001547D5" w:rsidDel="007D40B4">
          <w:delText xml:space="preserve"> of </w:delText>
        </w:r>
      </w:del>
      <w:r w:rsidR="001547D5">
        <w:t>maatvoeringspijl</w:t>
      </w:r>
      <w:r w:rsidR="002C1DC6">
        <w:t>punt</w:t>
      </w:r>
      <w:ins w:id="506" w:author="Paul Janssen" w:date="2020-06-16T12:38:00Z">
        <w:r w:rsidR="007D40B4">
          <w:t xml:space="preserve"> of </w:t>
        </w:r>
        <w:proofErr w:type="spellStart"/>
        <w:r w:rsidR="007D40B4">
          <w:t>maatvoeringslabel</w:t>
        </w:r>
      </w:ins>
      <w:proofErr w:type="spellEnd"/>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 xml:space="preserve">Elke </w:t>
      </w:r>
      <w:proofErr w:type="spellStart"/>
      <w:r>
        <w:t>maatvoeringslijn</w:t>
      </w:r>
      <w:proofErr w:type="spellEnd"/>
      <w:r>
        <w:t xml:space="preserve"> wordt een apart object.</w:t>
      </w:r>
    </w:p>
    <w:p w14:paraId="2D1A7158" w14:textId="77777777"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w:t>
      </w:r>
      <w:del w:id="507" w:author="Paul Janssen" w:date="2020-06-16T12:41:00Z">
        <w:r w:rsidDel="007D40B4">
          <w:delText xml:space="preserve">of </w:delText>
        </w:r>
      </w:del>
      <w:r>
        <w:t xml:space="preserve">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4E6107D4" w:rsidR="00A11BC4" w:rsidRDefault="00971241" w:rsidP="000E3C4F">
      <w:r w:rsidRPr="00971241">
        <w:rPr>
          <w:b/>
        </w:rPr>
        <w:t>Extra toelichting: Eis voorzorgsmaatregel</w:t>
      </w:r>
      <w:ins w:id="508" w:author="Paul Janssen" w:date="2020-06-16T12:42:00Z">
        <w:r w:rsidR="007D40B4">
          <w:rPr>
            <w:b/>
          </w:rPr>
          <w:t xml:space="preserve"> </w:t>
        </w:r>
      </w:ins>
      <w:del w:id="509" w:author="Paul Janssen" w:date="2020-06-16T12:42:00Z">
        <w:r w:rsidRPr="00971241" w:rsidDel="007D40B4">
          <w:rPr>
            <w:b/>
          </w:rPr>
          <w:delText xml:space="preserve">, </w:delText>
        </w:r>
        <w:r w:rsidRPr="003657E7" w:rsidDel="007D40B4">
          <w:rPr>
            <w:b/>
          </w:rPr>
          <w:delText xml:space="preserve">Verzoek tot contact </w:delText>
        </w:r>
      </w:del>
      <w:r w:rsidRPr="003657E7">
        <w:rPr>
          <w:b/>
        </w:rPr>
        <w:t>en Bijlage</w:t>
      </w:r>
      <w:r w:rsidRPr="00971241">
        <w:rPr>
          <w:b/>
        </w:rPr>
        <w:t>.</w:t>
      </w:r>
    </w:p>
    <w:p w14:paraId="051B58B0" w14:textId="0344AB14"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ins w:id="510" w:author="Paul Janssen" w:date="2020-05-22T15:23:00Z">
        <w:r w:rsidR="003D01D7" w:rsidRPr="003D01D7">
          <w:rPr>
            <w:rPrChange w:id="511" w:author="Paul Janssen" w:date="2020-05-22T15:23:00Z">
              <w:rPr>
                <w:rFonts w:ascii="Segoe UI" w:hAnsi="Segoe UI" w:cs="Segoe UI"/>
                <w:color w:val="24292E"/>
                <w:sz w:val="21"/>
                <w:szCs w:val="21"/>
                <w:shd w:val="clear" w:color="auto" w:fill="FFFFFF"/>
              </w:rPr>
            </w:rPrChange>
          </w:rPr>
          <w:t xml:space="preserve">Bij een </w:t>
        </w:r>
      </w:ins>
      <w:ins w:id="512" w:author="Paul Janssen" w:date="2020-05-25T11:59:00Z">
        <w:r w:rsidR="00AC0EB5">
          <w:t>WIBON</w:t>
        </w:r>
      </w:ins>
      <w:ins w:id="513" w:author="Paul Janssen" w:date="2020-05-22T15:23:00Z">
        <w:r w:rsidR="003D01D7" w:rsidRPr="003D01D7">
          <w:rPr>
            <w:rPrChange w:id="514" w:author="Paul Janssen" w:date="2020-05-22T15:23:00Z">
              <w:rPr>
                <w:rFonts w:ascii="Segoe UI" w:hAnsi="Segoe UI" w:cs="Segoe UI"/>
                <w:color w:val="24292E"/>
                <w:sz w:val="21"/>
                <w:szCs w:val="21"/>
                <w:shd w:val="clear" w:color="auto" w:fill="FFFFFF"/>
              </w:rPr>
            </w:rPrChange>
          </w:rPr>
          <w:t xml:space="preserve"> uitlevering wordt </w:t>
        </w:r>
      </w:ins>
      <w:ins w:id="515" w:author="Paul Janssen" w:date="2020-06-16T12:43:00Z">
        <w:r w:rsidR="007D40B4">
          <w:t xml:space="preserve">– per thema - </w:t>
        </w:r>
      </w:ins>
      <w:ins w:id="516" w:author="Paul Janssen" w:date="2020-05-22T15:23:00Z">
        <w:r w:rsidR="003D01D7" w:rsidRPr="003D01D7">
          <w:rPr>
            <w:rPrChange w:id="517" w:author="Paul Janssen" w:date="2020-05-22T15:23:00Z">
              <w:rPr>
                <w:rFonts w:ascii="Segoe UI" w:hAnsi="Segoe UI" w:cs="Segoe UI"/>
                <w:color w:val="24292E"/>
                <w:sz w:val="21"/>
                <w:szCs w:val="21"/>
                <w:shd w:val="clear" w:color="auto" w:fill="FFFFFF"/>
              </w:rPr>
            </w:rPrChange>
          </w:rPr>
          <w:t xml:space="preserve">de voorzorgsmaatregel met de hoogste prioriteit bijgesloten middels een gekoppeld </w:t>
        </w:r>
        <w:r w:rsidR="003D01D7" w:rsidRPr="003D01D7">
          <w:t>separaat</w:t>
        </w:r>
        <w:r w:rsidR="003D01D7" w:rsidRPr="003D01D7">
          <w:rPr>
            <w:rPrChange w:id="518" w:author="Paul Janssen" w:date="2020-05-22T15:23:00Z">
              <w:rPr>
                <w:rFonts w:ascii="Segoe UI" w:hAnsi="Segoe UI" w:cs="Segoe UI"/>
                <w:color w:val="24292E"/>
                <w:sz w:val="21"/>
                <w:szCs w:val="21"/>
                <w:shd w:val="clear" w:color="auto" w:fill="FFFFFF"/>
              </w:rPr>
            </w:rPrChange>
          </w:rPr>
          <w:t xml:space="preserve"> bestand beschreven in </w:t>
        </w:r>
        <w:proofErr w:type="spellStart"/>
        <w:r w:rsidR="003D01D7" w:rsidRPr="003D01D7">
          <w:rPr>
            <w:rPrChange w:id="519" w:author="Paul Janssen" w:date="2020-05-22T15:23:00Z">
              <w:rPr>
                <w:rFonts w:ascii="Segoe UI" w:hAnsi="Segoe UI" w:cs="Segoe UI"/>
                <w:color w:val="24292E"/>
                <w:sz w:val="21"/>
                <w:szCs w:val="21"/>
                <w:shd w:val="clear" w:color="auto" w:fill="FFFFFF"/>
              </w:rPr>
            </w:rPrChange>
          </w:rPr>
          <w:t>EisVoorzorgsmaatregelBijlage</w:t>
        </w:r>
        <w:proofErr w:type="spellEnd"/>
        <w:r w:rsidR="003D01D7" w:rsidRPr="003D01D7">
          <w:rPr>
            <w:rPrChange w:id="520" w:author="Paul Janssen" w:date="2020-05-22T15:23:00Z">
              <w:rPr>
                <w:rFonts w:ascii="Segoe UI" w:hAnsi="Segoe UI" w:cs="Segoe UI"/>
                <w:color w:val="24292E"/>
                <w:sz w:val="21"/>
                <w:szCs w:val="21"/>
                <w:shd w:val="clear" w:color="auto" w:fill="FFFFFF"/>
              </w:rPr>
            </w:rPrChange>
          </w:rPr>
          <w:t xml:space="preserve">. Via de Belanghebbende is </w:t>
        </w:r>
        <w:r w:rsidR="003D01D7">
          <w:t>de</w:t>
        </w:r>
      </w:ins>
      <w:ins w:id="521" w:author="Paul Janssen" w:date="2020-05-22T15:24:00Z">
        <w:r w:rsidR="003D01D7">
          <w:t xml:space="preserve"> </w:t>
        </w:r>
      </w:ins>
      <w:ins w:id="522" w:author="Paul Janssen" w:date="2020-05-22T15:23:00Z">
        <w:r w:rsidR="003D01D7" w:rsidRPr="003D01D7">
          <w:rPr>
            <w:rPrChange w:id="523" w:author="Paul Janssen" w:date="2020-05-22T15:23:00Z">
              <w:rPr>
                <w:rFonts w:ascii="Segoe UI" w:hAnsi="Segoe UI" w:cs="Segoe UI"/>
                <w:color w:val="24292E"/>
                <w:sz w:val="21"/>
                <w:szCs w:val="21"/>
                <w:shd w:val="clear" w:color="auto" w:fill="FFFFFF"/>
              </w:rPr>
            </w:rPrChange>
          </w:rPr>
          <w:t>bijlage gekoppeld aan het utiliteitsnet.</w:t>
        </w:r>
      </w:ins>
      <w:del w:id="524" w:author="Paul Janssen" w:date="2020-05-22T15:23:00Z">
        <w:r w:rsidR="00377A2B" w:rsidDel="003D01D7">
          <w:delText xml:space="preserve">Op het niveau van het </w:delText>
        </w:r>
        <w:r w:rsidR="00084535" w:rsidRPr="00D935C5" w:rsidDel="003D01D7">
          <w:delText>utiliteitsnet wordt de voorzorgsmaatregel met de hoogste</w:delText>
        </w:r>
        <w:r w:rsidR="00377A2B" w:rsidDel="003D01D7">
          <w:delText xml:space="preserve"> prioriteit opgenomen. De tekst daarvan is middels een gekoppelde bijlage opgenomen: EisVoorzorgsmaatregelBijlage</w:delText>
        </w:r>
      </w:del>
      <w:del w:id="525" w:author="Paul Janssen" w:date="2020-05-22T15:26:00Z">
        <w:r w:rsidR="00377A2B" w:rsidDel="003D01D7">
          <w:delText>.</w:delText>
        </w:r>
      </w:del>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14:paraId="05260C8B" w14:textId="77777777" w:rsidR="008E6AEE" w:rsidRDefault="008E6AEE" w:rsidP="000E3C4F"/>
    <w:p w14:paraId="46FD2706" w14:textId="77777777" w:rsidR="000779B5" w:rsidRDefault="008E6AEE" w:rsidP="000779B5">
      <w:pPr>
        <w:rPr>
          <w:ins w:id="526" w:author="Paul Janssen" w:date="2020-06-16T16:19:00Z"/>
        </w:rPr>
      </w:pPr>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w:t>
      </w:r>
    </w:p>
    <w:p w14:paraId="7C2BCBC4" w14:textId="5F9628B9" w:rsidR="000779B5" w:rsidRDefault="000779B5" w:rsidP="000779B5">
      <w:pPr>
        <w:rPr>
          <w:ins w:id="527" w:author="Paul Janssen" w:date="2020-06-16T16:19:00Z"/>
        </w:rPr>
      </w:pPr>
      <w:ins w:id="528" w:author="Paul Janssen" w:date="2020-06-16T16:19:00Z">
        <w:r>
          <w:t xml:space="preserve">De aanduiding van een eis voorzorgsmaatregel is functioneel gerelateerd aan een kabel of leiding, maar er hoeft geen directe associatie </w:t>
        </w:r>
      </w:ins>
      <w:ins w:id="529" w:author="Lambo, Wil" w:date="2020-06-27T10:42:00Z">
        <w:r w:rsidR="00833862">
          <w:t xml:space="preserve">&lt;- </w:t>
        </w:r>
      </w:ins>
      <w:commentRangeStart w:id="530"/>
      <w:ins w:id="531" w:author="Lambo, Wil" w:date="2020-06-27T10:43:00Z">
        <w:r w:rsidR="00833862">
          <w:t xml:space="preserve">klopt dit </w:t>
        </w:r>
      </w:ins>
      <w:commentRangeEnd w:id="530"/>
      <w:r w:rsidR="00FF6285">
        <w:rPr>
          <w:rStyle w:val="Verwijzingopmerking"/>
        </w:rPr>
        <w:commentReference w:id="530"/>
      </w:r>
      <w:ins w:id="532" w:author="Lambo, Wil" w:date="2020-06-27T10:43:00Z">
        <w:r w:rsidR="00833862">
          <w:t xml:space="preserve">wel? </w:t>
        </w:r>
      </w:ins>
      <w:ins w:id="533" w:author="Paul Janssen" w:date="2020-06-16T16:19:00Z">
        <w:r>
          <w:t>te liggen met dat betreffende object. De strookbreedte die de netbeheerder voor het betreffende object wil hanteren, wordt door de netbeheerder als vlakgeometrie aangeleverd bij de aanduiding eis voorzorgsmaatregel.</w:t>
        </w:r>
      </w:ins>
    </w:p>
    <w:p w14:paraId="37351C9C" w14:textId="77777777" w:rsidR="000779B5" w:rsidRDefault="000779B5" w:rsidP="000779B5">
      <w:pPr>
        <w:rPr>
          <w:ins w:id="534" w:author="Paul Janssen" w:date="2020-06-16T16:19:00Z"/>
        </w:rPr>
      </w:pPr>
      <w:ins w:id="535" w:author="Paul Janssen" w:date="2020-06-16T16:19:00Z">
        <w:r>
          <w:t>De toepassing van eis voorzorgsmaatregelen en het gebied waarop deze betrekking heeft, is een verantwoordelijkheid van de netbeheerder en wordt door de netbeheerder zelf bepaald.</w:t>
        </w:r>
      </w:ins>
    </w:p>
    <w:p w14:paraId="1FBBD13E" w14:textId="0B9750A3" w:rsidR="008E6AEE" w:rsidRDefault="000779B5" w:rsidP="000779B5">
      <w:ins w:id="536" w:author="Paul Janssen" w:date="2020-06-16T16:19:00Z">
        <w:r>
          <w:t xml:space="preserve">Voor de geometrie van aanduidingen eis voorzorgsmaatregel zijn ook </w:t>
        </w:r>
        <w:proofErr w:type="spellStart"/>
        <w:r>
          <w:t>multivlakken</w:t>
        </w:r>
        <w:proofErr w:type="spellEnd"/>
        <w:r>
          <w:t xml:space="preserve"> toegestaan.</w:t>
        </w:r>
      </w:ins>
      <w:del w:id="537" w:author="Paul Janssen" w:date="2020-06-16T16:19:00Z">
        <w:r w:rsidR="009273F7" w:rsidDel="000779B5">
          <w:delText xml:space="preserve">De geometrie is in dat geval standaard een vlakgeometrie van 1 meter aan weerszijde van de centerlijn van de </w:delText>
        </w:r>
        <w:r w:rsidR="009273F7" w:rsidDel="000779B5">
          <w:lastRenderedPageBreak/>
          <w:delText>gerelateerde kabel of leiding</w:delText>
        </w:r>
        <w:r w:rsidR="008E6AEE" w:rsidDel="000779B5">
          <w:delText>.</w:delText>
        </w:r>
        <w:r w:rsidR="009273F7" w:rsidDel="000779B5">
          <w:delText xml:space="preserve"> </w:delText>
        </w:r>
        <w:r w:rsidR="004A572C" w:rsidDel="000779B5">
          <w:delText>Het komt ook voor dat de strookbreedte door de netbeheerder zelf of wettelijk wordt bepaald. B</w:delText>
        </w:r>
        <w:r w:rsidR="009273F7" w:rsidDel="000779B5">
          <w:delText xml:space="preserve">ij het thema Buisleidingen gevaarlijke stoffen </w:delText>
        </w:r>
        <w:r w:rsidR="004A572C" w:rsidDel="000779B5">
          <w:delText>komt dit voor</w:delText>
        </w:r>
        <w:r w:rsidR="009273F7" w:rsidDel="000779B5">
          <w:delText>.</w:delText>
        </w:r>
      </w:del>
    </w:p>
    <w:p w14:paraId="0356F977" w14:textId="77777777" w:rsidR="00B77E45" w:rsidRDefault="00B77E45" w:rsidP="000E3C4F"/>
    <w:p w14:paraId="2D8F9884" w14:textId="77777777" w:rsidR="007A2BE5" w:rsidRDefault="007A2BE5" w:rsidP="007A2BE5">
      <w:pPr>
        <w:rPr>
          <w:ins w:id="538" w:author="Paul Janssen" w:date="2020-06-16T15:24:00Z"/>
        </w:rPr>
      </w:pPr>
      <w:ins w:id="539" w:author="Paul Janssen" w:date="2020-06-16T15:24:00Z">
        <w:r>
          <w:t>Naast de bijlage voor de eis voorzorgsmaatregel is er in het IMKL ook nog een mogelijkheid om als netbeheerder een algemene bijlage mee te leveren bij de gebiedsinformatielevering.</w:t>
        </w:r>
      </w:ins>
    </w:p>
    <w:p w14:paraId="3AACF7B6" w14:textId="06C9C39B" w:rsidR="00B77E45" w:rsidDel="007A2BE5" w:rsidRDefault="007A2BE5" w:rsidP="007A2BE5">
      <w:pPr>
        <w:rPr>
          <w:del w:id="540" w:author="Paul Janssen" w:date="2020-06-16T15:24:00Z"/>
        </w:rPr>
      </w:pPr>
      <w:ins w:id="541" w:author="Paul Janssen" w:date="2020-06-16T15:24:00Z">
        <w:r>
          <w:t>In het kad</w:t>
        </w:r>
        <w:del w:id="542" w:author="Lambo, Wil" w:date="2020-06-27T10:43:00Z">
          <w:r w:rsidDel="00833862">
            <w:delText>r</w:delText>
          </w:r>
        </w:del>
        <w:r>
          <w:t xml:space="preserve">er van de reductie van het aantal bijlagen, wordt aangemoedigd om deze algemene informatie als URL beschikbaar te stellen (attribuut </w:t>
        </w:r>
        <w:proofErr w:type="spellStart"/>
        <w:r>
          <w:t>websiteKLIC</w:t>
        </w:r>
        <w:proofErr w:type="spellEnd"/>
        <w:r>
          <w:t>).</w:t>
        </w:r>
      </w:ins>
      <w:del w:id="543" w:author="Paul Janssen" w:date="2020-06-16T15:24:00Z">
        <w:r w:rsidR="00B77E45" w:rsidDel="007A2BE5">
          <w:delText xml:space="preserve">Naast de bijlage voor de eis voorzorgsmaatregel is er ook een mogelijkheid voor een algemene bijlage </w:delText>
        </w:r>
        <w:r w:rsidR="00531D25" w:rsidDel="007A2BE5">
          <w:delText>e</w:delText>
        </w:r>
        <w:r w:rsidR="00B77E45" w:rsidDel="007A2BE5">
          <w:delText>en bijlage ‘niet betrokken’ om aan te geven dat netbeheerder een belang heeft bij deze melding maar geen utiliteitsnet in het gebied heeft</w:delText>
        </w:r>
        <w:r w:rsidR="0030098D" w:rsidDel="007A2BE5">
          <w:delText>.</w:delText>
        </w:r>
      </w:del>
    </w:p>
    <w:p w14:paraId="18A7E4C6" w14:textId="77777777" w:rsidR="00531D25" w:rsidRDefault="00531D25" w:rsidP="000E3C4F"/>
    <w:p w14:paraId="7C0049BB" w14:textId="111C88DD" w:rsidR="00531D25" w:rsidDel="007D40B4" w:rsidRDefault="00971241" w:rsidP="000E3C4F">
      <w:pPr>
        <w:rPr>
          <w:del w:id="544" w:author="Paul Janssen" w:date="2020-06-16T12:42:00Z"/>
        </w:rPr>
      </w:pPr>
      <w:del w:id="545" w:author="Paul Janssen" w:date="2020-06-16T12:42:00Z">
        <w:r w:rsidRPr="003657E7" w:rsidDel="007D40B4">
          <w:delText>Om het gebied aan te geven waarvoor er een verzoek tot contact is, maar er geen wettelijk vereiste is, is er een objecttype AanduidingVerzoekContact.</w:delText>
        </w:r>
        <w:r w:rsidR="00CD50D4" w:rsidDel="007D40B4">
          <w:delText xml:space="preserve"> </w:delText>
        </w:r>
      </w:del>
    </w:p>
    <w:p w14:paraId="321987EA" w14:textId="77777777" w:rsidR="00843564" w:rsidRDefault="00843564" w:rsidP="000E3C4F">
      <w:pPr>
        <w:spacing w:line="288" w:lineRule="auto"/>
      </w:pPr>
    </w:p>
    <w:bookmarkEnd w:id="496"/>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546" w:name="_Toc399786886"/>
      <w:r w:rsidRPr="00971241">
        <w:rPr>
          <w:b/>
        </w:rPr>
        <w:t>Extra toelichting: Geometrie en topologie.</w:t>
      </w:r>
      <w:bookmarkEnd w:id="546"/>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723953F9" w:rsidR="008A3F7B" w:rsidRDefault="00A7057D">
      <w:pPr>
        <w:jc w:val="left"/>
        <w:sectPr w:rsidR="008A3F7B" w:rsidSect="00672722">
          <w:pgSz w:w="11906" w:h="16838" w:code="9"/>
          <w:pgMar w:top="2552" w:right="1622" w:bottom="1531" w:left="1622" w:header="0" w:footer="57" w:gutter="0"/>
          <w:cols w:space="708"/>
          <w:docGrid w:linePitch="360"/>
        </w:sectPr>
        <w:pPrChange w:id="547" w:author="Paul Janssen" w:date="2020-06-16T15:26:00Z">
          <w:pPr/>
        </w:pPrChange>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w:t>
      </w:r>
      <w:ins w:id="548" w:author="Paul Janssen" w:date="2020-06-16T15:25:00Z">
        <w:r w:rsidR="007A2BE5">
          <w:t xml:space="preserve"> waarbij ook </w:t>
        </w:r>
        <w:proofErr w:type="spellStart"/>
        <w:r w:rsidR="007A2BE5">
          <w:t>multivlakken</w:t>
        </w:r>
        <w:proofErr w:type="spellEnd"/>
        <w:r w:rsidR="007A2BE5">
          <w:t xml:space="preserve"> z</w:t>
        </w:r>
      </w:ins>
      <w:ins w:id="549" w:author="Paul Janssen" w:date="2020-06-16T15:26:00Z">
        <w:r w:rsidR="007A2BE5">
          <w:t>ijn toegestaan</w:t>
        </w:r>
      </w:ins>
      <w:r w:rsidR="000816A6">
        <w:t>. 2,5 D en 3D zijn een additionele extensie.</w:t>
      </w:r>
    </w:p>
    <w:p w14:paraId="08B20B81" w14:textId="5A4B3355" w:rsidR="00B24519" w:rsidRDefault="00261381" w:rsidP="000816A6">
      <w:pPr>
        <w:rPr>
          <w:noProof/>
        </w:rPr>
      </w:pPr>
      <w:r>
        <w:rPr>
          <w:noProof/>
        </w:rPr>
        <w:lastRenderedPageBreak/>
        <w:drawing>
          <wp:anchor distT="0" distB="0" distL="114300" distR="114300" simplePos="0" relativeHeight="251654144" behindDoc="0" locked="0" layoutInCell="1" allowOverlap="1" wp14:anchorId="11FD1AE0" wp14:editId="02E37D4F">
            <wp:simplePos x="0" y="0"/>
            <wp:positionH relativeFrom="column">
              <wp:posOffset>5080</wp:posOffset>
            </wp:positionH>
            <wp:positionV relativeFrom="paragraph">
              <wp:posOffset>-257460</wp:posOffset>
            </wp:positionV>
            <wp:extent cx="8099425" cy="5248275"/>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IMKL-Geometrie.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lastRenderedPageBreak/>
        <w:t xml:space="preserve">Figuur </w:t>
      </w:r>
      <w:r w:rsidR="003203DD">
        <w:t>5.4</w:t>
      </w:r>
      <w:r>
        <w:t xml:space="preserve">: Geometriemodel. Primair </w:t>
      </w:r>
      <w:r w:rsidR="006D6D0B">
        <w:t xml:space="preserve">en verplicht </w:t>
      </w:r>
      <w:r>
        <w:t>punten en (hart)lijnen. Optioneel vlakken en additioneel 3D.</w:t>
      </w:r>
    </w:p>
    <w:p w14:paraId="2F6F41F4" w14:textId="61CDB7D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05EED99F" w:rsidR="006F48BE" w:rsidRDefault="006F48BE" w:rsidP="000816A6">
      <w:r>
        <w:t xml:space="preserve">Meervoudig gebruik van </w:t>
      </w:r>
      <w:del w:id="550" w:author="Paul Janssen" w:date="2020-06-16T15:26:00Z">
        <w:r w:rsidDel="007A2BE5">
          <w:delText>geometrien</w:delText>
        </w:r>
      </w:del>
      <w:ins w:id="551" w:author="Paul Janssen" w:date="2020-06-16T15:26:00Z">
        <w:r w:rsidR="007A2BE5">
          <w:t>geometrieën</w:t>
        </w:r>
      </w:ins>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33F4FE61" w:rsidR="003203DD" w:rsidRDefault="00261381" w:rsidP="000816A6">
      <w:pPr>
        <w:spacing w:line="240" w:lineRule="atLeast"/>
      </w:pPr>
      <w:r>
        <w:rPr>
          <w:noProof/>
        </w:rPr>
        <w:lastRenderedPageBreak/>
        <w:drawing>
          <wp:inline distT="0" distB="0" distL="0" distR="0" wp14:anchorId="58CFAD0C" wp14:editId="6C4AF845">
            <wp:extent cx="5500370" cy="463867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IMKL-Geometrie2.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638675"/>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23E1FE53"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3651D6">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3234E3B">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40"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552" w:name="_Ref404325642"/>
      <w:r>
        <w:t xml:space="preserve">Figuur </w:t>
      </w:r>
      <w:bookmarkEnd w:id="552"/>
      <w:r w:rsidR="00A212BA">
        <w:t>5.6</w:t>
      </w:r>
      <w:r w:rsidR="00A75399">
        <w:t>:</w:t>
      </w:r>
      <w:r>
        <w:t xml:space="preserve"> Leidingobject in 2.5D en 3D</w:t>
      </w:r>
    </w:p>
    <w:p w14:paraId="06D1F2E6" w14:textId="77777777" w:rsidR="005209C3" w:rsidRDefault="005209C3" w:rsidP="000E3C4F">
      <w:pPr>
        <w:pStyle w:val="subparagraaftitel"/>
      </w:pPr>
      <w:bookmarkStart w:id="553" w:name="_Toc399786887"/>
      <w:bookmarkStart w:id="554" w:name="_Toc43216104"/>
      <w:r>
        <w:t>Diepte</w:t>
      </w:r>
      <w:bookmarkEnd w:id="553"/>
      <w:r w:rsidR="00283BD6">
        <w:t>.</w:t>
      </w:r>
      <w:bookmarkEnd w:id="554"/>
    </w:p>
    <w:p w14:paraId="3F60248A" w14:textId="5F871F62"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hyperlink r:id="rId41"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del w:id="555" w:author="Paul Janssen" w:date="2020-05-25T11:59:00Z">
        <w:r w:rsidR="00670CE5" w:rsidDel="00AC0EB5">
          <w:delText>WION</w:delText>
        </w:r>
      </w:del>
      <w:ins w:id="556" w:author="Paul Janssen" w:date="2020-05-25T11:59:00Z">
        <w:r w:rsidR="00AC0EB5">
          <w:t>WIBON</w:t>
        </w:r>
      </w:ins>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542A9362" w:rsidR="008A3F7B" w:rsidRDefault="00261381" w:rsidP="005209C3">
      <w:pPr>
        <w:jc w:val="left"/>
      </w:pPr>
      <w:r>
        <w:rPr>
          <w:noProof/>
        </w:rPr>
        <w:lastRenderedPageBreak/>
        <w:drawing>
          <wp:anchor distT="0" distB="0" distL="114300" distR="114300" simplePos="0" relativeHeight="251655168" behindDoc="0" locked="0" layoutInCell="1" allowOverlap="1" wp14:anchorId="006504FA" wp14:editId="4C7CEBD9">
            <wp:simplePos x="0" y="0"/>
            <wp:positionH relativeFrom="column">
              <wp:posOffset>-105278</wp:posOffset>
            </wp:positionH>
            <wp:positionV relativeFrom="paragraph">
              <wp:posOffset>-5212</wp:posOffset>
            </wp:positionV>
            <wp:extent cx="8099425" cy="461772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 IMKL-Diepte.w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099425" cy="461772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557" w:name="_Toc434940488"/>
      <w:bookmarkStart w:id="558" w:name="_Toc434941805"/>
      <w:bookmarkStart w:id="559" w:name="_Toc434943346"/>
      <w:bookmarkStart w:id="560" w:name="_Toc434943777"/>
      <w:bookmarkStart w:id="561" w:name="_Toc434956101"/>
      <w:bookmarkStart w:id="562" w:name="_Toc434940489"/>
      <w:bookmarkStart w:id="563" w:name="_Toc434941806"/>
      <w:bookmarkStart w:id="564" w:name="_Toc434943347"/>
      <w:bookmarkStart w:id="565" w:name="_Toc434943778"/>
      <w:bookmarkStart w:id="566" w:name="_Toc434956102"/>
      <w:bookmarkStart w:id="567" w:name="_Toc434940490"/>
      <w:bookmarkStart w:id="568" w:name="_Toc434941807"/>
      <w:bookmarkStart w:id="569" w:name="_Toc434943348"/>
      <w:bookmarkStart w:id="570" w:name="_Toc434943779"/>
      <w:bookmarkStart w:id="571" w:name="_Toc434956103"/>
      <w:bookmarkStart w:id="572" w:name="_Toc434940491"/>
      <w:bookmarkStart w:id="573" w:name="_Toc434941808"/>
      <w:bookmarkStart w:id="574" w:name="_Toc434943349"/>
      <w:bookmarkStart w:id="575" w:name="_Toc434943780"/>
      <w:bookmarkStart w:id="576" w:name="_Toc434956104"/>
      <w:bookmarkStart w:id="577" w:name="_Toc434940492"/>
      <w:bookmarkStart w:id="578" w:name="_Toc434941809"/>
      <w:bookmarkStart w:id="579" w:name="_Toc434943350"/>
      <w:bookmarkStart w:id="580" w:name="_Toc434943781"/>
      <w:bookmarkStart w:id="581" w:name="_Toc434956105"/>
      <w:bookmarkStart w:id="582" w:name="_Toc43216105"/>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r>
        <w:lastRenderedPageBreak/>
        <w:t>Utiliteitsnet</w:t>
      </w:r>
      <w:r w:rsidR="00283BD6">
        <w:t>.</w:t>
      </w:r>
      <w:bookmarkEnd w:id="582"/>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2E5823CA" w:rsidR="00382675" w:rsidRDefault="00261381" w:rsidP="000860FE">
      <w:pPr>
        <w:jc w:val="left"/>
      </w:pPr>
      <w:r>
        <w:rPr>
          <w:noProof/>
        </w:rPr>
        <w:lastRenderedPageBreak/>
        <w:drawing>
          <wp:anchor distT="0" distB="0" distL="114300" distR="114300" simplePos="0" relativeHeight="251640832" behindDoc="0" locked="0" layoutInCell="1" allowOverlap="1" wp14:anchorId="34E10BCE" wp14:editId="6F70C96F">
            <wp:simplePos x="0" y="0"/>
            <wp:positionH relativeFrom="column">
              <wp:posOffset>-215900</wp:posOffset>
            </wp:positionH>
            <wp:positionV relativeFrom="paragraph">
              <wp:posOffset>-5847</wp:posOffset>
            </wp:positionV>
            <wp:extent cx="6400800" cy="4980305"/>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IMKL-Utiliteitsnet.w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00800" cy="4980305"/>
                    </a:xfrm>
                    <a:prstGeom prst="rect">
                      <a:avLst/>
                    </a:prstGeom>
                  </pic:spPr>
                </pic:pic>
              </a:graphicData>
            </a:graphic>
            <wp14:sizeRelH relativeFrom="page">
              <wp14:pctWidth>0</wp14:pctWidth>
            </wp14:sizeRelH>
            <wp14:sizeRelV relativeFrom="page">
              <wp14:pctHeight>0</wp14:pctHeight>
            </wp14:sizeRelV>
          </wp:anchor>
        </w:drawing>
      </w:r>
    </w:p>
    <w:p w14:paraId="3ED737AD" w14:textId="212BF4B9" w:rsidR="00CD4698" w:rsidRPr="000E3C4F" w:rsidRDefault="00CD4698" w:rsidP="000E5149">
      <w:pPr>
        <w:jc w:val="left"/>
        <w:rPr>
          <w:color w:val="FF0000"/>
        </w:rPr>
      </w:pPr>
      <w:bookmarkStart w:id="583"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del w:id="584" w:author="Paul Janssen" w:date="2020-05-25T11:59:00Z">
        <w:r w:rsidR="004475AB" w:rsidRPr="000E3C4F" w:rsidDel="00AC0EB5">
          <w:delText>WION</w:delText>
        </w:r>
      </w:del>
      <w:ins w:id="585" w:author="Paul Janssen" w:date="2020-05-25T11:59:00Z">
        <w:r w:rsidR="00AC0EB5">
          <w:t>WIBON</w:t>
        </w:r>
      </w:ins>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235E34E2" w:rsidR="000F3127" w:rsidRDefault="000F3127" w:rsidP="000E3C4F">
      <w:del w:id="586" w:author="Paul Janssen" w:date="2020-06-16T15:33:00Z">
        <w:r w:rsidDel="007A2BE5">
          <w:delText xml:space="preserve">Via </w:delText>
        </w:r>
      </w:del>
      <w:ins w:id="587" w:author="Paul Janssen" w:date="2020-06-16T15:33:00Z">
        <w:r w:rsidR="007A2BE5">
          <w:t xml:space="preserve">In  INSPIRE </w:t>
        </w:r>
      </w:ins>
      <w:ins w:id="588" w:author="Paul Janssen" w:date="2020-06-16T15:35:00Z">
        <w:r w:rsidR="00897291">
          <w:t xml:space="preserve">is er voor </w:t>
        </w:r>
      </w:ins>
      <w:del w:id="589" w:author="Paul Janssen" w:date="2020-06-16T15:33:00Z">
        <w:r w:rsidR="002A26AD" w:rsidDel="007A2BE5">
          <w:delText>INSPIRE</w:delText>
        </w:r>
        <w:r w:rsidDel="007A2BE5">
          <w:delText>:</w:delText>
        </w:r>
      </w:del>
      <w:proofErr w:type="spellStart"/>
      <w:r>
        <w:t>UtilityNetwork</w:t>
      </w:r>
      <w:proofErr w:type="spellEnd"/>
      <w:del w:id="590" w:author="Paul Janssen" w:date="2020-06-16T15:35:00Z">
        <w:r w:rsidDel="00897291">
          <w:delText xml:space="preserve"> is er</w:delText>
        </w:r>
      </w:del>
      <w:r>
        <w:t xml:space="preserve">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utiliteitsnetonderdelen zoals bijvoorbeeld een energiecentrale een waterzuiveringscentrale, een overslagstation. </w:t>
      </w:r>
      <w:ins w:id="591" w:author="Paul Janssen" w:date="2020-06-16T15:31:00Z">
        <w:r w:rsidR="007A2BE5">
          <w:t>Het huidige IMKL ondersteun</w:t>
        </w:r>
      </w:ins>
      <w:ins w:id="592" w:author="Paul Janssen" w:date="2020-06-16T15:33:00Z">
        <w:r w:rsidR="007A2BE5">
          <w:t xml:space="preserve">t </w:t>
        </w:r>
      </w:ins>
      <w:ins w:id="593" w:author="Paul Janssen" w:date="2020-06-16T15:31:00Z">
        <w:r w:rsidR="007A2BE5">
          <w:t xml:space="preserve">echter niet de opname van het objecttype </w:t>
        </w:r>
        <w:proofErr w:type="spellStart"/>
        <w:r w:rsidR="007A2BE5">
          <w:t>Activit</w:t>
        </w:r>
      </w:ins>
      <w:ins w:id="594" w:author="Paul Janssen" w:date="2020-06-16T15:32:00Z">
        <w:r w:rsidR="007A2BE5">
          <w:t>yComplex</w:t>
        </w:r>
        <w:proofErr w:type="spellEnd"/>
        <w:r w:rsidR="007A2BE5">
          <w:t xml:space="preserve"> en evenmin het attribuut </w:t>
        </w:r>
        <w:proofErr w:type="spellStart"/>
        <w:r w:rsidR="007A2BE5">
          <w:t>utilityFacilityReference</w:t>
        </w:r>
      </w:ins>
      <w:proofErr w:type="spellEnd"/>
    </w:p>
    <w:p w14:paraId="48D989D9" w14:textId="77777777" w:rsidR="00CD4698" w:rsidRDefault="00CD4698" w:rsidP="000E3C4F"/>
    <w:p w14:paraId="5C8A174E" w14:textId="77777777" w:rsidR="00E65E36" w:rsidRDefault="00E65E36" w:rsidP="000E3C4F">
      <w:pPr>
        <w:pStyle w:val="subparagraaftitel"/>
      </w:pPr>
      <w:bookmarkStart w:id="595" w:name="_Toc43216106"/>
      <w:proofErr w:type="spellStart"/>
      <w:r>
        <w:t>Kabel</w:t>
      </w:r>
      <w:r w:rsidR="00BE48B5">
        <w:t>Of</w:t>
      </w:r>
      <w:r>
        <w:t>Leiding</w:t>
      </w:r>
      <w:bookmarkEnd w:id="583"/>
      <w:proofErr w:type="spellEnd"/>
      <w:r w:rsidR="00283BD6">
        <w:t>.</w:t>
      </w:r>
      <w:bookmarkEnd w:id="595"/>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CCF4644" w:rsidR="008A3F7B" w:rsidRDefault="007A0CD2"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7216" behindDoc="0" locked="0" layoutInCell="1" allowOverlap="1" wp14:anchorId="46C77971" wp14:editId="54EC8CDA">
            <wp:simplePos x="0" y="0"/>
            <wp:positionH relativeFrom="column">
              <wp:posOffset>5080</wp:posOffset>
            </wp:positionH>
            <wp:positionV relativeFrom="paragraph">
              <wp:posOffset>-52507</wp:posOffset>
            </wp:positionV>
            <wp:extent cx="8099425" cy="5420360"/>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IMKL-KabelOfLeiding.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099425" cy="5420360"/>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04062845" w:rsidR="00E65E36" w:rsidRDefault="00E65E36" w:rsidP="00E65E36">
      <w:pPr>
        <w:jc w:val="left"/>
      </w:pPr>
    </w:p>
    <w:p w14:paraId="75C43A4B" w14:textId="57C5EA0E" w:rsidR="00E65E36" w:rsidRDefault="00E65E36" w:rsidP="00E65E36">
      <w:pPr>
        <w:jc w:val="left"/>
      </w:pPr>
    </w:p>
    <w:p w14:paraId="03FD49D5" w14:textId="191FCA89" w:rsidR="00E65E36" w:rsidRDefault="00E65E36" w:rsidP="00E65E36">
      <w:pPr>
        <w:pStyle w:val="subparagraaftitel"/>
      </w:pPr>
      <w:bookmarkStart w:id="596" w:name="_Toc399786892"/>
      <w:bookmarkStart w:id="597" w:name="_Toc43216107"/>
      <w:r>
        <w:t>Leidingelement</w:t>
      </w:r>
      <w:bookmarkEnd w:id="596"/>
      <w:r w:rsidR="00283BD6">
        <w:t>.</w:t>
      </w:r>
      <w:bookmarkEnd w:id="597"/>
    </w:p>
    <w:p w14:paraId="270635B0" w14:textId="5ED228AD" w:rsidR="00A35E0B" w:rsidRDefault="00A35E0B" w:rsidP="000E3C4F">
      <w:r>
        <w:t xml:space="preserve">Definitie: </w:t>
      </w:r>
      <w:r w:rsidR="004475AB" w:rsidRPr="000E3C4F">
        <w:t>Een object dat bij één of meerdere leidingen behoort en als node in het netwerkmodel is opgenomen.</w:t>
      </w:r>
    </w:p>
    <w:p w14:paraId="34467B74" w14:textId="082441D4" w:rsidR="00A35E0B" w:rsidRDefault="00A35E0B" w:rsidP="000E3C4F">
      <w:r>
        <w:t xml:space="preserve">Bron: </w:t>
      </w:r>
      <w:r w:rsidR="00793B0B">
        <w:t>IMKL</w:t>
      </w:r>
    </w:p>
    <w:p w14:paraId="0EFAD4CE" w14:textId="67466B50"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E3FF358" w:rsidR="00A35E0B" w:rsidRDefault="00A35E0B" w:rsidP="000E3C4F">
      <w:r w:rsidRPr="00A35E0B">
        <w:t xml:space="preserve">Een leidingelement kan zowel betrekking hebben op ondergrondse als op bovengrondse delen van het net.  </w:t>
      </w:r>
    </w:p>
    <w:p w14:paraId="0F2CEB51" w14:textId="768B6AF4" w:rsidR="00A35E0B" w:rsidRDefault="00A35E0B" w:rsidP="000E3C4F"/>
    <w:p w14:paraId="494C2E7C" w14:textId="35405448" w:rsidR="00E65E36" w:rsidRDefault="007A0CD2" w:rsidP="000E3C4F">
      <w:r>
        <w:rPr>
          <w:noProof/>
        </w:rPr>
        <w:drawing>
          <wp:anchor distT="0" distB="0" distL="114300" distR="114300" simplePos="0" relativeHeight="251652096" behindDoc="0" locked="0" layoutInCell="1" allowOverlap="1" wp14:anchorId="07CD0164" wp14:editId="11E465D5">
            <wp:simplePos x="0" y="0"/>
            <wp:positionH relativeFrom="column">
              <wp:posOffset>-20846</wp:posOffset>
            </wp:positionH>
            <wp:positionV relativeFrom="paragraph">
              <wp:posOffset>731520</wp:posOffset>
            </wp:positionV>
            <wp:extent cx="5500370" cy="394906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IMKL-Leidingelement.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3949065"/>
                    </a:xfrm>
                    <a:prstGeom prst="rect">
                      <a:avLst/>
                    </a:prstGeom>
                  </pic:spPr>
                </pic:pic>
              </a:graphicData>
            </a:graphic>
            <wp14:sizeRelH relativeFrom="page">
              <wp14:pctWidth>0</wp14:pctWidth>
            </wp14:sizeRelH>
            <wp14:sizeRelV relativeFrom="page">
              <wp14:pctHeight>0</wp14:pctHeight>
            </wp14:sizeRelV>
          </wp:anchor>
        </w:drawing>
      </w:r>
      <w:r w:rsidR="00A212BA">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del w:id="598" w:author="Paul Janssen" w:date="2020-05-25T12:33:00Z">
        <w:r w:rsidR="00FE1681" w:rsidDel="00802006">
          <w:delText>2</w:delText>
        </w:r>
        <w:r w:rsidR="00E65E36" w:rsidDel="00802006">
          <w:delText xml:space="preserve"> </w:delText>
        </w:r>
      </w:del>
      <w:ins w:id="599" w:author="Paul Janssen" w:date="2020-05-25T12:33:00Z">
        <w:r w:rsidR="00802006">
          <w:t xml:space="preserve">1 </w:t>
        </w:r>
      </w:ins>
      <w:r w:rsidR="00E65E36">
        <w:t xml:space="preserve">van dit document zijn de waarden voor  </w:t>
      </w:r>
      <w:proofErr w:type="spellStart"/>
      <w:r w:rsidR="00E65E36">
        <w:t>AppurtenanceTypeValue</w:t>
      </w:r>
      <w:proofErr w:type="spellEnd"/>
      <w:r w:rsidR="00E65E36">
        <w:t xml:space="preserve"> opgenomen.</w:t>
      </w:r>
    </w:p>
    <w:p w14:paraId="0AA01D66" w14:textId="1304ABD2" w:rsidR="00E31B57" w:rsidRDefault="00E31B57" w:rsidP="00A35E0B">
      <w:pPr>
        <w:jc w:val="left"/>
      </w:pP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lastRenderedPageBreak/>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010BAE8D"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del w:id="600" w:author="Paul Janssen" w:date="2020-05-25T11:59:00Z">
        <w:r w:rsidR="00017B8E" w:rsidDel="00AC0EB5">
          <w:delText>WION</w:delText>
        </w:r>
      </w:del>
      <w:ins w:id="601" w:author="Paul Janssen" w:date="2020-05-25T11:59:00Z">
        <w:r w:rsidR="00AC0EB5">
          <w:t>WIBON</w:t>
        </w:r>
      </w:ins>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602"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603" w:name="_Toc43216108"/>
      <w:proofErr w:type="spellStart"/>
      <w:r>
        <w:t>KabelEnLeidingContainer</w:t>
      </w:r>
      <w:bookmarkEnd w:id="602"/>
      <w:proofErr w:type="spellEnd"/>
      <w:r w:rsidR="00283BD6">
        <w:t>.</w:t>
      </w:r>
      <w:bookmarkEnd w:id="603"/>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009A2E61" w:rsidR="000E5149" w:rsidRDefault="007A0CD2" w:rsidP="00E65E36">
      <w:pPr>
        <w:jc w:val="left"/>
      </w:pPr>
      <w:r>
        <w:rPr>
          <w:noProof/>
        </w:rPr>
        <w:lastRenderedPageBreak/>
        <w:drawing>
          <wp:anchor distT="0" distB="0" distL="114300" distR="114300" simplePos="0" relativeHeight="251656192" behindDoc="0" locked="0" layoutInCell="1" allowOverlap="1" wp14:anchorId="5C310CA6" wp14:editId="02235FAB">
            <wp:simplePos x="0" y="0"/>
            <wp:positionH relativeFrom="column">
              <wp:posOffset>-5080</wp:posOffset>
            </wp:positionH>
            <wp:positionV relativeFrom="paragraph">
              <wp:posOffset>286385</wp:posOffset>
            </wp:positionV>
            <wp:extent cx="5500370" cy="4941570"/>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IMKL-KabelEnLeidingContainer.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5C96E7A0" w14:textId="2368A54D"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2001B018" w:rsidR="00387CF5" w:rsidRDefault="00387CF5" w:rsidP="00E65E36">
      <w:pPr>
        <w:jc w:val="left"/>
      </w:pPr>
    </w:p>
    <w:p w14:paraId="4CC0E5B2" w14:textId="172FC89D"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01C9CB90" w:rsidR="00EC1D5D" w:rsidRDefault="00EC1D5D" w:rsidP="000E3C4F"/>
    <w:p w14:paraId="5C6C127A" w14:textId="4E4D8F66"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24C80E99"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5B8F8117" w:rsidR="00387CF5" w:rsidRDefault="00387CF5" w:rsidP="000E3C4F">
      <w:pPr>
        <w:rPr>
          <w:rFonts w:ascii="Arial" w:hAnsi="Arial" w:cs="Arial"/>
          <w:color w:val="000000"/>
        </w:rPr>
      </w:pPr>
    </w:p>
    <w:p w14:paraId="53C8D0AD" w14:textId="5E580767" w:rsidR="00387CF5" w:rsidRDefault="00387CF5" w:rsidP="000E3C4F">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260DD669" w:rsidR="005C7720" w:rsidRDefault="005C7720" w:rsidP="000E3C4F"/>
    <w:p w14:paraId="73DC6F9B" w14:textId="01390E46"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6F3F8D12" w:rsidR="00387CF5" w:rsidRDefault="00387CF5" w:rsidP="000E3C4F">
      <w:pPr>
        <w:rPr>
          <w:rFonts w:ascii="Arial" w:hAnsi="Arial" w:cs="Arial"/>
          <w:color w:val="000000"/>
        </w:rPr>
      </w:pPr>
    </w:p>
    <w:p w14:paraId="5EDA6D1C" w14:textId="7A5DE92B" w:rsidR="00E65E36" w:rsidRPr="0088419A" w:rsidRDefault="003E45FA" w:rsidP="000E3C4F">
      <w:pPr>
        <w:pStyle w:val="subparagraaftitel"/>
      </w:pPr>
      <w:bookmarkStart w:id="604" w:name="_Toc43216109"/>
      <w:proofErr w:type="spellStart"/>
      <w:r>
        <w:t>ContainerLeidingelement</w:t>
      </w:r>
      <w:proofErr w:type="spellEnd"/>
      <w:r w:rsidR="00283BD6">
        <w:t>.</w:t>
      </w:r>
      <w:bookmarkEnd w:id="604"/>
    </w:p>
    <w:p w14:paraId="7C98C441" w14:textId="6BA54571"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7BE73D21" w:rsidR="005D648B" w:rsidRDefault="007A0CD2" w:rsidP="000E3C4F">
      <w:r>
        <w:rPr>
          <w:noProof/>
        </w:rPr>
        <w:drawing>
          <wp:anchor distT="0" distB="0" distL="114300" distR="114300" simplePos="0" relativeHeight="251659264" behindDoc="0" locked="0" layoutInCell="1" allowOverlap="1" wp14:anchorId="43E8104A" wp14:editId="2219DAF2">
            <wp:simplePos x="0" y="0"/>
            <wp:positionH relativeFrom="column">
              <wp:posOffset>-5080</wp:posOffset>
            </wp:positionH>
            <wp:positionV relativeFrom="paragraph">
              <wp:posOffset>249993</wp:posOffset>
            </wp:positionV>
            <wp:extent cx="5500370" cy="427863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IMKL-ContainerLeidingElement.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050834A4"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t>Containerleidingelementen kunnen bij meerdere thema’s geregistreerd staan. Ze moeten bij minstens één thema weergegeven worden maar het mag bij meerdere.</w:t>
      </w:r>
    </w:p>
    <w:p w14:paraId="5F1F2E0D" w14:textId="77777777" w:rsidR="00E10AC1" w:rsidRDefault="00E10AC1" w:rsidP="000E3C4F">
      <w:r>
        <w:lastRenderedPageBreak/>
        <w:t>Net als bij individuele leidingelementen is er een mogelijkheid om een eis voorzorgsmaatregel op te nemen.</w:t>
      </w:r>
    </w:p>
    <w:p w14:paraId="4A36875B" w14:textId="77777777" w:rsidR="00E65E36" w:rsidRDefault="00E65E36" w:rsidP="000E3C4F">
      <w:pPr>
        <w:pStyle w:val="subparagraaftitel"/>
      </w:pPr>
      <w:bookmarkStart w:id="605" w:name="_Toc434874135"/>
      <w:bookmarkStart w:id="606" w:name="_Toc434874204"/>
      <w:bookmarkStart w:id="607" w:name="_Toc434874287"/>
      <w:bookmarkStart w:id="608" w:name="_Toc434874355"/>
      <w:bookmarkStart w:id="609" w:name="_Toc434874632"/>
      <w:bookmarkStart w:id="610" w:name="_Toc434933265"/>
      <w:bookmarkStart w:id="611" w:name="_Toc434940498"/>
      <w:bookmarkStart w:id="612" w:name="_Toc434941815"/>
      <w:bookmarkStart w:id="613" w:name="_Toc434943356"/>
      <w:bookmarkStart w:id="614" w:name="_Toc434943787"/>
      <w:bookmarkStart w:id="615" w:name="_Toc434956111"/>
      <w:bookmarkStart w:id="616" w:name="_Toc399786896"/>
      <w:bookmarkStart w:id="617" w:name="_Toc43216110"/>
      <w:bookmarkEnd w:id="605"/>
      <w:bookmarkEnd w:id="606"/>
      <w:bookmarkEnd w:id="607"/>
      <w:bookmarkEnd w:id="608"/>
      <w:bookmarkEnd w:id="609"/>
      <w:bookmarkEnd w:id="610"/>
      <w:bookmarkEnd w:id="611"/>
      <w:bookmarkEnd w:id="612"/>
      <w:bookmarkEnd w:id="613"/>
      <w:bookmarkEnd w:id="614"/>
      <w:bookmarkEnd w:id="615"/>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616"/>
      <w:bookmarkEnd w:id="617"/>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161A11A0" w:rsidR="003206BD" w:rsidRDefault="007A0CD2" w:rsidP="00E65E36">
      <w:pPr>
        <w:spacing w:line="240" w:lineRule="auto"/>
        <w:jc w:val="left"/>
      </w:pPr>
      <w:r>
        <w:rPr>
          <w:noProof/>
        </w:rPr>
        <w:drawing>
          <wp:inline distT="0" distB="0" distL="0" distR="0" wp14:anchorId="0122F5A7" wp14:editId="54F135C1">
            <wp:extent cx="5500370" cy="30321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IMKL-RelatiesTussenCableDuctPipe.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77777777"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14:paraId="7E97BAE1" w14:textId="35760530" w:rsidR="0075108C" w:rsidRDefault="0075108C" w:rsidP="00E65E36">
      <w:pPr>
        <w:spacing w:line="240" w:lineRule="auto"/>
        <w:jc w:val="left"/>
        <w:rPr>
          <w:ins w:id="618" w:author="Paul Janssen" w:date="2020-06-16T15:56:00Z"/>
          <w:noProof/>
        </w:rPr>
      </w:pPr>
    </w:p>
    <w:p w14:paraId="0BB1CECB" w14:textId="77777777" w:rsidR="00B92351" w:rsidRDefault="00B92351"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lastRenderedPageBreak/>
        <w:drawing>
          <wp:anchor distT="0" distB="0" distL="114300" distR="114300" simplePos="0" relativeHeight="251639808" behindDoc="1" locked="0" layoutInCell="1" allowOverlap="1" wp14:anchorId="58416445" wp14:editId="44A814AA">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9"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619"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42880" behindDoc="1" locked="0" layoutInCell="1" allowOverlap="1" wp14:anchorId="1140D175" wp14:editId="7F2D98A4">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620" w:name="_Toc434874137"/>
      <w:bookmarkStart w:id="621" w:name="_Toc434874206"/>
      <w:bookmarkStart w:id="622" w:name="_Toc434874289"/>
      <w:bookmarkStart w:id="623" w:name="_Toc434874357"/>
      <w:bookmarkStart w:id="624" w:name="_Toc434874634"/>
      <w:bookmarkStart w:id="625" w:name="_Toc434933267"/>
      <w:bookmarkStart w:id="626" w:name="_Toc434940500"/>
      <w:bookmarkStart w:id="627" w:name="_Toc434941817"/>
      <w:bookmarkStart w:id="628" w:name="_Toc434943358"/>
      <w:bookmarkStart w:id="629" w:name="_Toc434943789"/>
      <w:bookmarkStart w:id="630" w:name="_Toc434956113"/>
      <w:bookmarkStart w:id="631" w:name="_Toc434874138"/>
      <w:bookmarkStart w:id="632" w:name="_Toc434874207"/>
      <w:bookmarkStart w:id="633" w:name="_Toc434874290"/>
      <w:bookmarkStart w:id="634" w:name="_Toc434874358"/>
      <w:bookmarkStart w:id="635" w:name="_Toc434874635"/>
      <w:bookmarkStart w:id="636" w:name="_Toc434933268"/>
      <w:bookmarkStart w:id="637" w:name="_Toc434940501"/>
      <w:bookmarkStart w:id="638" w:name="_Toc434941818"/>
      <w:bookmarkStart w:id="639" w:name="_Toc434943359"/>
      <w:bookmarkStart w:id="640" w:name="_Toc434943790"/>
      <w:bookmarkStart w:id="641" w:name="_Toc434956114"/>
      <w:bookmarkStart w:id="642" w:name="_Toc43216111"/>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r w:rsidRPr="009D365E">
        <w:t>Diagram per type kabel of leiding</w:t>
      </w:r>
      <w:r w:rsidR="00283BD6">
        <w:t>.</w:t>
      </w:r>
      <w:bookmarkEnd w:id="619"/>
      <w:bookmarkEnd w:id="642"/>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643" w:name="_Toc399786898"/>
    </w:p>
    <w:p w14:paraId="23D19DA3" w14:textId="245CE563" w:rsidR="00E65E36" w:rsidRDefault="00E65E36" w:rsidP="00E65E36">
      <w:pPr>
        <w:pStyle w:val="subparagraaftitel"/>
      </w:pPr>
      <w:bookmarkStart w:id="644" w:name="_Toc43216112"/>
      <w:r>
        <w:lastRenderedPageBreak/>
        <w:t>Elektriciteitskabel</w:t>
      </w:r>
      <w:bookmarkEnd w:id="643"/>
      <w:r w:rsidR="00283BD6">
        <w:t>.</w:t>
      </w:r>
      <w:bookmarkEnd w:id="644"/>
    </w:p>
    <w:p w14:paraId="3B99450A" w14:textId="6E4A3172" w:rsidR="00322340" w:rsidRDefault="00322340" w:rsidP="00E65E36">
      <w:pPr>
        <w:jc w:val="left"/>
      </w:pPr>
    </w:p>
    <w:p w14:paraId="01FA6DC6" w14:textId="19882214" w:rsidR="00150E41" w:rsidRDefault="00150E41" w:rsidP="00E65E36">
      <w:r>
        <w:t>Definitie: Een aansluiting of reeks aansluitingen van een nutsvoorzieningennet voor het overbrengen van elektriciteit van de ene locatie naar een andere.</w:t>
      </w:r>
    </w:p>
    <w:p w14:paraId="7F51EFEF" w14:textId="28F66EFD" w:rsidR="00150E41" w:rsidRDefault="00150E41" w:rsidP="00E65E36">
      <w:r>
        <w:t>Bron: INSPIRE</w:t>
      </w:r>
    </w:p>
    <w:p w14:paraId="056EAE13" w14:textId="77777777" w:rsidR="00150E41" w:rsidRDefault="00150E41" w:rsidP="00E65E36"/>
    <w:p w14:paraId="0218B7E4" w14:textId="7202FA5F" w:rsidR="00E65E36" w:rsidRDefault="00E65E36" w:rsidP="00E65E36">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t>
      </w:r>
      <w:del w:id="645" w:author="Paul Janssen" w:date="2020-05-25T11:59:00Z">
        <w:r w:rsidR="003E45FA" w:rsidDel="00AC0EB5">
          <w:delText>WION</w:delText>
        </w:r>
      </w:del>
      <w:ins w:id="646" w:author="Paul Janssen" w:date="2020-05-25T11:59:00Z">
        <w:r w:rsidR="00AC0EB5">
          <w:t>WIBON</w:t>
        </w:r>
      </w:ins>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beschrijft de gebruiks-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4BF66F" w:rsidR="005D648B" w:rsidRDefault="007A0CD2" w:rsidP="00E65E36">
      <w:r>
        <w:rPr>
          <w:noProof/>
        </w:rPr>
        <w:drawing>
          <wp:anchor distT="0" distB="0" distL="114300" distR="114300" simplePos="0" relativeHeight="251660288" behindDoc="0" locked="0" layoutInCell="1" allowOverlap="1" wp14:anchorId="7CD1EE39" wp14:editId="1345D872">
            <wp:simplePos x="0" y="0"/>
            <wp:positionH relativeFrom="column">
              <wp:posOffset>-5080</wp:posOffset>
            </wp:positionH>
            <wp:positionV relativeFrom="paragraph">
              <wp:posOffset>245066</wp:posOffset>
            </wp:positionV>
            <wp:extent cx="5500370" cy="5544185"/>
            <wp:effectExtent l="0" t="0" r="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IMKL-Elektriciteitskabel.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5544185"/>
                    </a:xfrm>
                    <a:prstGeom prst="rect">
                      <a:avLst/>
                    </a:prstGeom>
                  </pic:spPr>
                </pic:pic>
              </a:graphicData>
            </a:graphic>
            <wp14:sizeRelH relativeFrom="page">
              <wp14:pctWidth>0</wp14:pctWidth>
            </wp14:sizeRelH>
            <wp14:sizeRelV relativeFrom="page">
              <wp14:pctHeight>0</wp14:pctHeight>
            </wp14:sizeRelV>
          </wp:anchor>
        </w:drawing>
      </w:r>
    </w:p>
    <w:p w14:paraId="5FA3DF58" w14:textId="3ACA456F" w:rsidR="00587F2F" w:rsidRDefault="00587F2F" w:rsidP="00E65E36"/>
    <w:p w14:paraId="2CBC0A1A" w14:textId="2026623A" w:rsidR="00910148" w:rsidRDefault="00910148" w:rsidP="00E65E36"/>
    <w:p w14:paraId="44DC5B84" w14:textId="62A9C873" w:rsidR="00AF5A3D" w:rsidRDefault="00AF5A3D" w:rsidP="00E65E36"/>
    <w:p w14:paraId="54AFA926" w14:textId="77777777" w:rsidR="00910148" w:rsidRDefault="00910148" w:rsidP="00E65E36"/>
    <w:p w14:paraId="71F8FA9B" w14:textId="3F56F8BE" w:rsidR="00953A6F" w:rsidDel="00B92351" w:rsidRDefault="00953A6F" w:rsidP="00E65E36">
      <w:pPr>
        <w:rPr>
          <w:del w:id="647" w:author="Paul Janssen" w:date="2020-06-16T15:57:00Z"/>
        </w:rPr>
      </w:pPr>
      <w:bookmarkStart w:id="648" w:name="_Toc43216113"/>
      <w:bookmarkEnd w:id="648"/>
    </w:p>
    <w:p w14:paraId="77B30A69" w14:textId="0CAE2CED" w:rsidR="00E65E36" w:rsidRDefault="00E65E36" w:rsidP="00E65E36">
      <w:pPr>
        <w:pStyle w:val="subparagraaftitel"/>
      </w:pPr>
      <w:bookmarkStart w:id="649" w:name="_Toc473467877"/>
      <w:bookmarkStart w:id="650" w:name="_Toc473473896"/>
      <w:bookmarkStart w:id="651" w:name="_Toc476914324"/>
      <w:bookmarkStart w:id="652" w:name="_Toc476916666"/>
      <w:bookmarkStart w:id="653" w:name="_Toc476917795"/>
      <w:bookmarkStart w:id="654" w:name="_Toc476917901"/>
      <w:bookmarkStart w:id="655" w:name="_Toc476917970"/>
      <w:bookmarkStart w:id="656" w:name="_Toc473467878"/>
      <w:bookmarkStart w:id="657" w:name="_Toc473473897"/>
      <w:bookmarkStart w:id="658" w:name="_Toc476914325"/>
      <w:bookmarkStart w:id="659" w:name="_Toc476916667"/>
      <w:bookmarkStart w:id="660" w:name="_Toc476917796"/>
      <w:bookmarkStart w:id="661" w:name="_Toc476917902"/>
      <w:bookmarkStart w:id="662" w:name="_Toc476917971"/>
      <w:bookmarkStart w:id="663" w:name="_Toc399786899"/>
      <w:bookmarkStart w:id="664" w:name="_Toc43216114"/>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r>
        <w:t>Telecom</w:t>
      </w:r>
      <w:r w:rsidR="00031B8A">
        <w:t>municatie</w:t>
      </w:r>
      <w:r>
        <w:t>kabel</w:t>
      </w:r>
      <w:bookmarkEnd w:id="663"/>
      <w:r w:rsidR="00283BD6">
        <w:t>.</w:t>
      </w:r>
      <w:bookmarkEnd w:id="664"/>
    </w:p>
    <w:p w14:paraId="2AA352F6" w14:textId="1711DCCF" w:rsidR="00322340" w:rsidRDefault="00322340" w:rsidP="00E65E36">
      <w:pPr>
        <w:jc w:val="left"/>
      </w:pPr>
    </w:p>
    <w:p w14:paraId="56B261BC" w14:textId="276FF86B"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18764B83"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665" w:author="Paul Janssen" w:date="2020-05-25T11:59:00Z">
        <w:r w:rsidR="004532E6" w:rsidDel="00AC0EB5">
          <w:delText>WION</w:delText>
        </w:r>
      </w:del>
      <w:ins w:id="666"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0D3B93FE" w:rsidR="00E65E36" w:rsidRDefault="007A0CD2" w:rsidP="00E65E36">
      <w:r>
        <w:rPr>
          <w:noProof/>
        </w:rPr>
        <w:drawing>
          <wp:anchor distT="0" distB="0" distL="114300" distR="114300" simplePos="0" relativeHeight="251661312" behindDoc="0" locked="0" layoutInCell="1" allowOverlap="1" wp14:anchorId="07BA19A5" wp14:editId="798D5378">
            <wp:simplePos x="0" y="0"/>
            <wp:positionH relativeFrom="column">
              <wp:posOffset>-5080</wp:posOffset>
            </wp:positionH>
            <wp:positionV relativeFrom="paragraph">
              <wp:posOffset>281852</wp:posOffset>
            </wp:positionV>
            <wp:extent cx="5500370" cy="460184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IMKL-TelecommunicationsCable.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36C0BA5E" w14:textId="2F86EC43" w:rsidR="00910148" w:rsidRDefault="00910148" w:rsidP="00E65E36"/>
    <w:p w14:paraId="1ABA758D" w14:textId="2503378D" w:rsidR="0052388B" w:rsidRDefault="0052388B" w:rsidP="00E65E36"/>
    <w:p w14:paraId="7E3C6E0C" w14:textId="5A8FBB1A" w:rsidR="00E65E36" w:rsidRDefault="00E65E36" w:rsidP="00E65E36">
      <w:pPr>
        <w:jc w:val="left"/>
      </w:pPr>
    </w:p>
    <w:p w14:paraId="6F56BBAA" w14:textId="27713534" w:rsidR="00E65E36" w:rsidRDefault="00E65E36" w:rsidP="00E65E36">
      <w:pPr>
        <w:jc w:val="left"/>
      </w:pPr>
    </w:p>
    <w:p w14:paraId="6D6A6BF4" w14:textId="081DAD5E"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667" w:name="_Toc399786900"/>
      <w:bookmarkStart w:id="668" w:name="_Toc43216115"/>
      <w:r>
        <w:lastRenderedPageBreak/>
        <w:t>Olie-gas-</w:t>
      </w:r>
      <w:proofErr w:type="spellStart"/>
      <w:r>
        <w:t>chemicalienpijpleiding</w:t>
      </w:r>
      <w:bookmarkEnd w:id="667"/>
      <w:proofErr w:type="spellEnd"/>
      <w:r w:rsidR="00283BD6">
        <w:t>.</w:t>
      </w:r>
      <w:bookmarkEnd w:id="668"/>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39DD70FF"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669" w:author="Paul Janssen" w:date="2020-05-25T11:59:00Z">
        <w:r w:rsidR="004532E6" w:rsidDel="00AC0EB5">
          <w:delText>WION</w:delText>
        </w:r>
      </w:del>
      <w:ins w:id="670"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79A15954" w:rsidR="00E65E36" w:rsidRDefault="00E65E36" w:rsidP="00E65E36">
      <w:pPr>
        <w:jc w:val="left"/>
      </w:pPr>
      <w:r>
        <w:t xml:space="preserve">In bijlage </w:t>
      </w:r>
      <w:del w:id="671" w:author="Paul Janssen" w:date="2020-05-25T12:33:00Z">
        <w:r w:rsidR="00FE1681" w:rsidDel="00802006">
          <w:delText>2</w:delText>
        </w:r>
        <w:r w:rsidDel="00802006">
          <w:delText xml:space="preserve"> </w:delText>
        </w:r>
      </w:del>
      <w:ins w:id="672" w:author="Paul Janssen" w:date="2020-05-25T12:33:00Z">
        <w:r w:rsidR="00802006">
          <w:t xml:space="preserve">1 </w:t>
        </w:r>
      </w:ins>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6BB17BA" w:rsidR="00E65E36" w:rsidRDefault="007A0CD2" w:rsidP="00E65E36">
      <w:pPr>
        <w:spacing w:line="240" w:lineRule="auto"/>
        <w:jc w:val="left"/>
        <w:rPr>
          <w:sz w:val="20"/>
        </w:rPr>
      </w:pPr>
      <w:r>
        <w:rPr>
          <w:noProof/>
        </w:rPr>
        <w:drawing>
          <wp:inline distT="0" distB="0" distL="0" distR="0" wp14:anchorId="028A3036" wp14:editId="3DC81C6D">
            <wp:extent cx="5500370" cy="46609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IMK- Olie-gas-chemicaliënpijpleiding.wm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00370" cy="466090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673" w:name="_Toc399786901"/>
      <w:bookmarkStart w:id="674" w:name="_Toc43216116"/>
      <w:r>
        <w:lastRenderedPageBreak/>
        <w:t>Rioolleiding</w:t>
      </w:r>
      <w:bookmarkEnd w:id="673"/>
      <w:r w:rsidR="00283BD6">
        <w:t>.</w:t>
      </w:r>
      <w:bookmarkEnd w:id="674"/>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07AE3E19"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675" w:author="Paul Janssen" w:date="2020-05-25T11:59:00Z">
        <w:r w:rsidR="00512EFD" w:rsidDel="00AC0EB5">
          <w:delText>WION</w:delText>
        </w:r>
      </w:del>
      <w:ins w:id="676" w:author="Paul Janssen" w:date="2020-05-25T11:59:00Z">
        <w:r w:rsidR="00AC0EB5">
          <w:t>WIBON</w:t>
        </w:r>
      </w:ins>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del w:id="677" w:author="Paul Janssen" w:date="2020-05-25T12:33:00Z">
        <w:r w:rsidR="00FE1681" w:rsidDel="00802006">
          <w:delText>2</w:delText>
        </w:r>
        <w:r w:rsidR="00C01AE5" w:rsidDel="00802006">
          <w:delText xml:space="preserve"> </w:delText>
        </w:r>
      </w:del>
      <w:ins w:id="678" w:author="Paul Janssen" w:date="2020-05-25T12:33:00Z">
        <w:r w:rsidR="00802006">
          <w:t xml:space="preserve">1 </w:t>
        </w:r>
      </w:ins>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4D109222" w:rsidR="00E65E36" w:rsidRDefault="007A0CD2" w:rsidP="00E65E36">
      <w:pPr>
        <w:spacing w:line="240" w:lineRule="auto"/>
        <w:jc w:val="left"/>
        <w:rPr>
          <w:sz w:val="20"/>
        </w:rPr>
      </w:pPr>
      <w:r>
        <w:rPr>
          <w:noProof/>
        </w:rPr>
        <w:drawing>
          <wp:inline distT="0" distB="0" distL="0" distR="0" wp14:anchorId="0FC2F6B9" wp14:editId="40F768ED">
            <wp:extent cx="5500370" cy="55962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IMKL-Rioolleiding.wmf"/>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679" w:name="_Toc399786902"/>
      <w:bookmarkStart w:id="680" w:name="_Toc43216117"/>
      <w:r>
        <w:lastRenderedPageBreak/>
        <w:t>Waterleiding</w:t>
      </w:r>
      <w:bookmarkEnd w:id="679"/>
      <w:r w:rsidR="00283BD6">
        <w:t>.</w:t>
      </w:r>
      <w:bookmarkEnd w:id="680"/>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6DA78F45"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681" w:author="Paul Janssen" w:date="2020-05-25T11:59:00Z">
        <w:r w:rsidR="00512EFD" w:rsidDel="00AC0EB5">
          <w:delText>WION</w:delText>
        </w:r>
      </w:del>
      <w:ins w:id="682"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00A4CA86" w:rsidR="00E65E36" w:rsidRDefault="00512EFD" w:rsidP="00E65E36">
      <w:pPr>
        <w:jc w:val="left"/>
      </w:pPr>
      <w:r>
        <w:t>I</w:t>
      </w:r>
      <w:r w:rsidR="00C01AE5">
        <w:t>n bijlage</w:t>
      </w:r>
      <w:del w:id="683" w:author="Paul Janssen" w:date="2020-05-25T12:33:00Z">
        <w:r w:rsidR="00C01AE5" w:rsidDel="00802006">
          <w:delText xml:space="preserve"> </w:delText>
        </w:r>
        <w:r w:rsidR="00FE1681" w:rsidDel="00802006">
          <w:delText>2</w:delText>
        </w:r>
      </w:del>
      <w:ins w:id="684" w:author="Paul Janssen" w:date="2020-05-25T12:33:00Z">
        <w:r w:rsidR="00802006">
          <w:t>1</w:t>
        </w:r>
      </w:ins>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1B4FADC2" w:rsidR="00E65E36" w:rsidRDefault="007A0CD2" w:rsidP="00E65E36">
      <w:pPr>
        <w:spacing w:line="240" w:lineRule="auto"/>
        <w:jc w:val="left"/>
        <w:rPr>
          <w:sz w:val="20"/>
        </w:rPr>
      </w:pPr>
      <w:r>
        <w:rPr>
          <w:noProof/>
        </w:rPr>
        <w:drawing>
          <wp:inline distT="0" distB="0" distL="0" distR="0" wp14:anchorId="5AC9AD0A" wp14:editId="6E811214">
            <wp:extent cx="5500370" cy="5628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IMKL-Waterleiding.wmf"/>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5AA01A3E" w:rsidR="00E65E36" w:rsidRDefault="00E65E36" w:rsidP="00E65E36">
      <w:pPr>
        <w:pStyle w:val="subparagraaftitel"/>
      </w:pPr>
      <w:bookmarkStart w:id="685" w:name="_Toc399786903"/>
      <w:bookmarkStart w:id="686" w:name="_Toc43216118"/>
      <w:r>
        <w:lastRenderedPageBreak/>
        <w:t>Thermische pijpleiding</w:t>
      </w:r>
      <w:bookmarkEnd w:id="685"/>
      <w:r w:rsidR="00283BD6">
        <w:t>.</w:t>
      </w:r>
      <w:bookmarkEnd w:id="686"/>
    </w:p>
    <w:p w14:paraId="2704612C" w14:textId="77777777" w:rsidR="00E65E36" w:rsidRDefault="00E65E36" w:rsidP="00E65E36">
      <w:pPr>
        <w:jc w:val="left"/>
      </w:pPr>
    </w:p>
    <w:p w14:paraId="6E10A72E" w14:textId="239CC7BE" w:rsidR="00FA6AA6" w:rsidRDefault="00FA6AA6" w:rsidP="00E65E36">
      <w:pPr>
        <w:jc w:val="left"/>
      </w:pPr>
      <w:r>
        <w:t>Definitie: Een leiding voor het transporteren van warmte of koelte van de ene locatie naar een andere.</w:t>
      </w:r>
    </w:p>
    <w:p w14:paraId="0FEA7385" w14:textId="79550EB4" w:rsidR="00FA6AA6" w:rsidRDefault="00FA6AA6" w:rsidP="00E65E36">
      <w:pPr>
        <w:jc w:val="left"/>
      </w:pPr>
      <w:r>
        <w:t>Bron: INSPIRE</w:t>
      </w:r>
    </w:p>
    <w:p w14:paraId="305E66B2" w14:textId="77777777" w:rsidR="00FA6AA6" w:rsidRDefault="00FA6AA6" w:rsidP="00E65E36">
      <w:pPr>
        <w:jc w:val="left"/>
      </w:pPr>
    </w:p>
    <w:p w14:paraId="3096890A" w14:textId="46458962"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687" w:author="Paul Janssen" w:date="2020-05-25T11:59:00Z">
        <w:r w:rsidR="00512EFD" w:rsidDel="00AC0EB5">
          <w:delText>WION</w:delText>
        </w:r>
      </w:del>
      <w:ins w:id="688"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1926B205" w:rsidR="00921722" w:rsidRDefault="007A0CD2" w:rsidP="00E65E36">
      <w:pPr>
        <w:jc w:val="left"/>
      </w:pPr>
      <w:r>
        <w:rPr>
          <w:noProof/>
        </w:rPr>
        <w:drawing>
          <wp:anchor distT="0" distB="0" distL="114300" distR="114300" simplePos="0" relativeHeight="251662336" behindDoc="0" locked="0" layoutInCell="1" allowOverlap="1" wp14:anchorId="2053CABA" wp14:editId="689F7C21">
            <wp:simplePos x="0" y="0"/>
            <wp:positionH relativeFrom="column">
              <wp:posOffset>-67726</wp:posOffset>
            </wp:positionH>
            <wp:positionV relativeFrom="paragraph">
              <wp:posOffset>270948</wp:posOffset>
            </wp:positionV>
            <wp:extent cx="5500370" cy="5904230"/>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IMKL-ThermischePijpleiding.wm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del w:id="689" w:author="Paul Janssen" w:date="2020-05-25T12:33:00Z">
        <w:r w:rsidR="00FE1681" w:rsidDel="00802006">
          <w:delText>2</w:delText>
        </w:r>
        <w:r w:rsidR="00C01AE5" w:rsidDel="00802006">
          <w:delText xml:space="preserve"> </w:delText>
        </w:r>
      </w:del>
      <w:ins w:id="690" w:author="Paul Janssen" w:date="2020-05-25T12:33:00Z">
        <w:r w:rsidR="00802006">
          <w:t xml:space="preserve">1 </w:t>
        </w:r>
      </w:ins>
      <w:r w:rsidR="00C01AE5">
        <w:t>staan</w:t>
      </w:r>
      <w:r w:rsidR="00E65E36">
        <w:t xml:space="preserve"> de waarden</w:t>
      </w:r>
      <w:r w:rsidR="00C01AE5">
        <w:t xml:space="preserve"> voor </w:t>
      </w:r>
      <w:r w:rsidR="00B105CC">
        <w:t>de producttypen.</w:t>
      </w:r>
    </w:p>
    <w:p w14:paraId="10DC19E4" w14:textId="1757AA23" w:rsidR="00FE2B1B" w:rsidRDefault="00FE2B1B" w:rsidP="00E65E36">
      <w:pPr>
        <w:jc w:val="left"/>
      </w:pPr>
    </w:p>
    <w:p w14:paraId="66D9FB18" w14:textId="773EB784" w:rsidR="008847B0" w:rsidRDefault="008847B0" w:rsidP="00E65E36">
      <w:pPr>
        <w:jc w:val="left"/>
      </w:pPr>
    </w:p>
    <w:p w14:paraId="5382BB8F" w14:textId="1F4616BA" w:rsidR="00A066AD" w:rsidRDefault="00A066AD" w:rsidP="00E65E36">
      <w:pPr>
        <w:jc w:val="left"/>
      </w:pPr>
    </w:p>
    <w:p w14:paraId="59622FBE" w14:textId="508B1FB4" w:rsidR="00DB2583" w:rsidRDefault="00DB2583" w:rsidP="00E65E36">
      <w:pPr>
        <w:jc w:val="left"/>
      </w:pPr>
    </w:p>
    <w:p w14:paraId="5B3FD1C0" w14:textId="77777777" w:rsidR="00DB2583" w:rsidRDefault="00DB2583" w:rsidP="00DB2583">
      <w:pPr>
        <w:pStyle w:val="subparagraaftitel"/>
      </w:pPr>
      <w:bookmarkStart w:id="691" w:name="_Toc43216119"/>
      <w:r w:rsidRPr="000E3C4F">
        <w:t xml:space="preserve">Overig </w:t>
      </w:r>
      <w:r w:rsidR="004E51D4" w:rsidRPr="000E3C4F">
        <w:t xml:space="preserve">en </w:t>
      </w:r>
      <w:r w:rsidRPr="000E3C4F">
        <w:t>Weesleiding.</w:t>
      </w:r>
      <w:bookmarkEnd w:id="691"/>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31D4BC01" w:rsidR="00DB2583" w:rsidRDefault="007A0CD2">
      <w:pPr>
        <w:spacing w:line="240" w:lineRule="auto"/>
        <w:jc w:val="left"/>
      </w:pPr>
      <w:r>
        <w:rPr>
          <w:noProof/>
        </w:rPr>
        <w:drawing>
          <wp:inline distT="0" distB="0" distL="0" distR="0" wp14:anchorId="493D2E15" wp14:editId="4969E95C">
            <wp:extent cx="5500370" cy="552386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b.IMKL-Overig-Weesleiding.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D5502D5" w14:textId="0691774E" w:rsidR="00A066AD" w:rsidDel="00B92351" w:rsidRDefault="00A066AD" w:rsidP="00E65E36">
      <w:pPr>
        <w:jc w:val="left"/>
        <w:rPr>
          <w:del w:id="692" w:author="Paul Janssen" w:date="2020-06-16T15:57:00Z"/>
        </w:rPr>
      </w:pPr>
      <w:bookmarkStart w:id="693" w:name="_Toc43216120"/>
      <w:bookmarkEnd w:id="693"/>
    </w:p>
    <w:p w14:paraId="215A8909" w14:textId="159A9C7E" w:rsidR="00953A6F" w:rsidDel="00B92351" w:rsidRDefault="00953A6F" w:rsidP="00E65E36">
      <w:pPr>
        <w:jc w:val="left"/>
        <w:rPr>
          <w:del w:id="694" w:author="Paul Janssen" w:date="2020-06-16T15:57:00Z"/>
        </w:rPr>
      </w:pPr>
      <w:bookmarkStart w:id="695" w:name="_Toc43216121"/>
      <w:bookmarkEnd w:id="695"/>
    </w:p>
    <w:p w14:paraId="2947E813" w14:textId="6772473E" w:rsidR="00921722" w:rsidDel="00B92351" w:rsidRDefault="00921722" w:rsidP="00E65E36">
      <w:pPr>
        <w:jc w:val="left"/>
        <w:rPr>
          <w:del w:id="696" w:author="Paul Janssen" w:date="2020-06-16T15:57:00Z"/>
        </w:rPr>
      </w:pPr>
      <w:bookmarkStart w:id="697" w:name="_Toc43216122"/>
      <w:bookmarkEnd w:id="697"/>
    </w:p>
    <w:p w14:paraId="469EF785" w14:textId="2623FB94" w:rsidR="00E65E36" w:rsidDel="00B92351" w:rsidRDefault="00E65E36" w:rsidP="00E65E36">
      <w:pPr>
        <w:jc w:val="left"/>
        <w:rPr>
          <w:del w:id="698" w:author="Paul Janssen" w:date="2020-06-16T15:57:00Z"/>
        </w:rPr>
      </w:pPr>
      <w:bookmarkStart w:id="699" w:name="_Toc43216123"/>
      <w:bookmarkEnd w:id="699"/>
    </w:p>
    <w:p w14:paraId="5B8A8241" w14:textId="77777777" w:rsidR="00E65E36" w:rsidRDefault="00E65E36" w:rsidP="00E65E36">
      <w:pPr>
        <w:pStyle w:val="subparagraaftitel"/>
      </w:pPr>
      <w:bookmarkStart w:id="700" w:name="_Toc434940509"/>
      <w:bookmarkStart w:id="701" w:name="_Toc434941826"/>
      <w:bookmarkStart w:id="702" w:name="_Toc434943367"/>
      <w:bookmarkStart w:id="703" w:name="_Toc434943798"/>
      <w:bookmarkStart w:id="704" w:name="_Toc434956122"/>
      <w:bookmarkStart w:id="705" w:name="_Toc434940510"/>
      <w:bookmarkStart w:id="706" w:name="_Toc434941827"/>
      <w:bookmarkStart w:id="707" w:name="_Toc434943368"/>
      <w:bookmarkStart w:id="708" w:name="_Toc434943799"/>
      <w:bookmarkStart w:id="709" w:name="_Toc434956123"/>
      <w:bookmarkStart w:id="710" w:name="_Toc434940511"/>
      <w:bookmarkStart w:id="711" w:name="_Toc434941828"/>
      <w:bookmarkStart w:id="712" w:name="_Toc434943369"/>
      <w:bookmarkStart w:id="713" w:name="_Toc434943800"/>
      <w:bookmarkStart w:id="714" w:name="_Toc434956124"/>
      <w:bookmarkStart w:id="715" w:name="_Toc434940512"/>
      <w:bookmarkStart w:id="716" w:name="_Toc434941829"/>
      <w:bookmarkStart w:id="717" w:name="_Toc434943370"/>
      <w:bookmarkStart w:id="718" w:name="_Toc434943801"/>
      <w:bookmarkStart w:id="719" w:name="_Toc434956125"/>
      <w:bookmarkStart w:id="720" w:name="_Toc399786904"/>
      <w:bookmarkStart w:id="721" w:name="_Toc43216124"/>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r>
        <w:t>Leidingelementen per type net (thema)</w:t>
      </w:r>
      <w:bookmarkEnd w:id="720"/>
      <w:r w:rsidR="00283BD6">
        <w:t>.</w:t>
      </w:r>
      <w:bookmarkEnd w:id="721"/>
    </w:p>
    <w:p w14:paraId="6BB3E8C1" w14:textId="2F72484C"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w:t>
      </w:r>
      <w:proofErr w:type="spellStart"/>
      <w:r>
        <w:t>uitbreidbaar</w:t>
      </w:r>
      <w:proofErr w:type="spellEnd"/>
      <w:r>
        <w:t>.</w:t>
      </w:r>
      <w:r w:rsidR="0065371C">
        <w:t xml:space="preserve"> In bijlage </w:t>
      </w:r>
      <w:del w:id="722" w:author="Paul Janssen" w:date="2020-05-25T12:33:00Z">
        <w:r w:rsidR="0065371C" w:rsidDel="00802006">
          <w:delText xml:space="preserve">2 </w:delText>
        </w:r>
      </w:del>
      <w:ins w:id="723" w:author="Paul Janssen" w:date="2020-05-25T12:33:00Z">
        <w:r w:rsidR="00802006">
          <w:t xml:space="preserve">1 </w:t>
        </w:r>
      </w:ins>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4E4C635A" w:rsidR="003E3B48" w:rsidRDefault="007A0CD2" w:rsidP="00E65E36">
      <w:r>
        <w:rPr>
          <w:noProof/>
        </w:rPr>
        <w:drawing>
          <wp:anchor distT="0" distB="0" distL="114300" distR="114300" simplePos="0" relativeHeight="251663360" behindDoc="0" locked="0" layoutInCell="1" allowOverlap="1" wp14:anchorId="7E9C04D6" wp14:editId="7F2A536C">
            <wp:simplePos x="0" y="0"/>
            <wp:positionH relativeFrom="column">
              <wp:posOffset>-20846</wp:posOffset>
            </wp:positionH>
            <wp:positionV relativeFrom="paragraph">
              <wp:posOffset>260832</wp:posOffset>
            </wp:positionV>
            <wp:extent cx="5500370" cy="31235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IMKL-Leidingelement-per-thema.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p>
    <w:p w14:paraId="28BD4906" w14:textId="18AFA590" w:rsidR="00944C3E" w:rsidRDefault="00944C3E" w:rsidP="00E65E36"/>
    <w:p w14:paraId="00A741E0" w14:textId="79E4618A" w:rsidR="003E3B48" w:rsidRDefault="003E3B48" w:rsidP="00E65E36"/>
    <w:p w14:paraId="2B96E7EC" w14:textId="34A971C1" w:rsidR="0065371C" w:rsidRDefault="0065371C" w:rsidP="00E65E36"/>
    <w:p w14:paraId="574C0F64" w14:textId="0FA3EADB" w:rsidR="00E65E36" w:rsidRDefault="00E65E36" w:rsidP="00836D3F">
      <w:r>
        <w:br w:type="page"/>
      </w:r>
    </w:p>
    <w:p w14:paraId="1BF75FB0" w14:textId="77777777" w:rsidR="00EE7EF0" w:rsidRDefault="00EE7EF0" w:rsidP="00A26E72">
      <w:pPr>
        <w:spacing w:line="240" w:lineRule="atLeast"/>
      </w:pPr>
    </w:p>
    <w:p w14:paraId="7C1E9164" w14:textId="4D771F60" w:rsidR="00BE4C6E" w:rsidDel="00B92351" w:rsidRDefault="00BE4C6E" w:rsidP="00BE4C6E">
      <w:pPr>
        <w:spacing w:line="240" w:lineRule="auto"/>
        <w:jc w:val="left"/>
        <w:rPr>
          <w:del w:id="724" w:author="Paul Janssen" w:date="2020-06-16T15:57:00Z"/>
        </w:rPr>
      </w:pPr>
      <w:bookmarkStart w:id="725" w:name="_Toc43216125"/>
      <w:bookmarkEnd w:id="725"/>
    </w:p>
    <w:p w14:paraId="3BBC9AD8" w14:textId="793080CC" w:rsidR="00BE4C6E" w:rsidRDefault="00BE4C6E" w:rsidP="00BE4C6E">
      <w:pPr>
        <w:pStyle w:val="subparagraaftitel"/>
      </w:pPr>
      <w:del w:id="726" w:author="Paul Janssen" w:date="2020-05-25T11:59:00Z">
        <w:r w:rsidRPr="000E3C4F" w:rsidDel="00AC0EB5">
          <w:delText>WION</w:delText>
        </w:r>
      </w:del>
      <w:bookmarkStart w:id="727" w:name="_Toc43216126"/>
      <w:ins w:id="728" w:author="Paul Janssen" w:date="2020-05-25T11:59:00Z">
        <w:r w:rsidR="00AC0EB5">
          <w:t>WIBON</w:t>
        </w:r>
      </w:ins>
      <w:r w:rsidRPr="000E3C4F">
        <w:t xml:space="preserve"> – Uitleveren van gebiedsinformatie</w:t>
      </w:r>
      <w:r>
        <w:t>.</w:t>
      </w:r>
      <w:bookmarkEnd w:id="727"/>
    </w:p>
    <w:p w14:paraId="4D8D3180" w14:textId="77777777" w:rsidR="00BE4C6E" w:rsidRDefault="00BE4C6E" w:rsidP="00BE4C6E"/>
    <w:p w14:paraId="3CB0DDF5" w14:textId="683B325B" w:rsidR="00BE4C6E" w:rsidRDefault="00E74A22" w:rsidP="00BE4C6E">
      <w:r>
        <w:rPr>
          <w:noProof/>
        </w:rPr>
        <mc:AlternateContent>
          <mc:Choice Requires="wps">
            <w:drawing>
              <wp:anchor distT="45720" distB="45720" distL="114300" distR="114300" simplePos="0" relativeHeight="251675648" behindDoc="0" locked="0" layoutInCell="1" allowOverlap="1" wp14:anchorId="111957C4" wp14:editId="7A213D57">
                <wp:simplePos x="0" y="0"/>
                <wp:positionH relativeFrom="column">
                  <wp:posOffset>122555</wp:posOffset>
                </wp:positionH>
                <wp:positionV relativeFrom="paragraph">
                  <wp:posOffset>1894840</wp:posOffset>
                </wp:positionV>
                <wp:extent cx="1234440" cy="243840"/>
                <wp:effectExtent l="0" t="635" r="3810" b="3175"/>
                <wp:wrapSquare wrapText="bothSides"/>
                <wp:docPr id="5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1C213" w14:textId="77777777" w:rsidR="00EE089B" w:rsidRDefault="00EE089B" w:rsidP="00BE4C6E">
                            <w:pPr>
                              <w:jc w:val="center"/>
                            </w:pPr>
                            <w:r>
                              <w:t>Belanghebbende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1957C4" id="Text Box 49" o:spid="_x0000_s1027" type="#_x0000_t202" style="position:absolute;left:0;text-align:left;margin-left:9.65pt;margin-top:149.2pt;width:97.2pt;height:19.2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" filled="f" stroked="f">
                <v:textbox style="mso-fit-shape-to-text:t">
                  <w:txbxContent>
                    <w:p w14:paraId="7BF1C213" w14:textId="77777777" w:rsidR="00EE089B" w:rsidRDefault="00EE089B" w:rsidP="00BE4C6E">
                      <w:pPr>
                        <w:jc w:val="center"/>
                      </w:pPr>
                      <w:r>
                        <w:t>Belanghebbende</w:t>
                      </w:r>
                    </w:p>
                  </w:txbxContent>
                </v:textbox>
                <w10:wrap type="square"/>
              </v:shape>
            </w:pict>
          </mc:Fallback>
        </mc:AlternateContent>
      </w:r>
      <w:r>
        <w:rPr>
          <w:noProof/>
        </w:rPr>
        <mc:AlternateContent>
          <mc:Choice Requires="wps">
            <w:drawing>
              <wp:anchor distT="45720" distB="45720" distL="114300" distR="114300" simplePos="0" relativeHeight="251676672" behindDoc="0" locked="0" layoutInCell="1" allowOverlap="1" wp14:anchorId="1448B2C7" wp14:editId="09B3239E">
                <wp:simplePos x="0" y="0"/>
                <wp:positionH relativeFrom="column">
                  <wp:posOffset>2131060</wp:posOffset>
                </wp:positionH>
                <wp:positionV relativeFrom="paragraph">
                  <wp:posOffset>1883410</wp:posOffset>
                </wp:positionV>
                <wp:extent cx="1234440" cy="243840"/>
                <wp:effectExtent l="0" t="0" r="0" b="0"/>
                <wp:wrapSquare wrapText="bothSides"/>
                <wp:docPr id="4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B6B18" w14:textId="77777777" w:rsidR="00EE089B" w:rsidRDefault="00EE089B" w:rsidP="00BE4C6E">
                            <w:pPr>
                              <w:jc w:val="center"/>
                            </w:pPr>
                            <w:r>
                              <w:t>Bijlagen, EV brief</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448B2C7" id="Text Box 50" o:spid="_x0000_s1028" type="#_x0000_t202" style="position:absolute;left:0;text-align:left;margin-left:167.8pt;margin-top:148.3pt;width:97.2pt;height:19.2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" filled="f" stroked="f">
                <v:textbox style="mso-fit-shape-to-text:t">
                  <w:txbxContent>
                    <w:p w14:paraId="51BB6B18" w14:textId="77777777" w:rsidR="00EE089B" w:rsidRDefault="00EE089B" w:rsidP="00BE4C6E">
                      <w:pPr>
                        <w:jc w:val="center"/>
                      </w:pPr>
                      <w:r>
                        <w:t>Bijlagen, EV brief</w:t>
                      </w:r>
                    </w:p>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43FF3517" wp14:editId="0BF7D629">
                <wp:simplePos x="0" y="0"/>
                <wp:positionH relativeFrom="column">
                  <wp:posOffset>2141855</wp:posOffset>
                </wp:positionH>
                <wp:positionV relativeFrom="paragraph">
                  <wp:posOffset>1129030</wp:posOffset>
                </wp:positionV>
                <wp:extent cx="1234440" cy="243840"/>
                <wp:effectExtent l="0" t="0" r="381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90098" w14:textId="77777777" w:rsidR="00EE089B" w:rsidRDefault="00EE089B" w:rsidP="00BE4C6E">
                            <w:pPr>
                              <w:jc w:val="center"/>
                            </w:pPr>
                            <w:r>
                              <w:t>Aanvraaggegevens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3FF3517" id="Text Box 48" o:spid="_x0000_s1029" type="#_x0000_t202" style="position:absolute;left:0;text-align:left;margin-left:168.65pt;margin-top:88.9pt;width:97.2pt;height:19.2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" filled="f" stroked="f">
                <v:textbox style="mso-fit-shape-to-text:t">
                  <w:txbxContent>
                    <w:p w14:paraId="41390098" w14:textId="77777777" w:rsidR="00EE089B" w:rsidRDefault="00EE089B" w:rsidP="00BE4C6E">
                      <w:pPr>
                        <w:jc w:val="center"/>
                      </w:pPr>
                      <w:r>
                        <w:t>Aanvraaggegevens</w:t>
                      </w:r>
                    </w:p>
                  </w:txbxContent>
                </v:textbox>
                <w10:wrap type="square"/>
              </v:shape>
            </w:pict>
          </mc:Fallback>
        </mc:AlternateContent>
      </w:r>
      <w:r>
        <w:rPr>
          <w:noProof/>
        </w:rPr>
        <mc:AlternateContent>
          <mc:Choice Requires="wps">
            <w:drawing>
              <wp:anchor distT="45720" distB="45720" distL="114300" distR="114300" simplePos="0" relativeHeight="251673600" behindDoc="0" locked="0" layoutInCell="1" allowOverlap="1" wp14:anchorId="30A4810F" wp14:editId="3D33CDAA">
                <wp:simplePos x="0" y="0"/>
                <wp:positionH relativeFrom="column">
                  <wp:posOffset>151130</wp:posOffset>
                </wp:positionH>
                <wp:positionV relativeFrom="paragraph">
                  <wp:posOffset>1142365</wp:posOffset>
                </wp:positionV>
                <wp:extent cx="1234440" cy="243840"/>
                <wp:effectExtent l="0" t="635" r="3810" b="3175"/>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4AE41" w14:textId="77777777" w:rsidR="00EE089B" w:rsidRDefault="00EE089B" w:rsidP="00BE4C6E">
                            <w:pPr>
                              <w:jc w:val="center"/>
                            </w:pPr>
                            <w:r>
                              <w:t>Gebiedspolygonen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0A4810F" id="Text Box 47" o:spid="_x0000_s1030" type="#_x0000_t202" style="position:absolute;left:0;text-align:left;margin-left:11.9pt;margin-top:89.95pt;width:97.2pt;height:19.2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" filled="f" stroked="f">
                <v:textbox style="mso-fit-shape-to-text:t">
                  <w:txbxContent>
                    <w:p w14:paraId="0BA4AE41" w14:textId="77777777" w:rsidR="00EE089B" w:rsidRDefault="00EE089B" w:rsidP="00BE4C6E">
                      <w:pPr>
                        <w:jc w:val="center"/>
                      </w:pPr>
                      <w:r>
                        <w:t>Gebiedspolygonen</w:t>
                      </w:r>
                    </w:p>
                  </w:txbxContent>
                </v:textbox>
                <w10:wrap type="square"/>
              </v:shape>
            </w:pict>
          </mc:Fallback>
        </mc:AlternateContent>
      </w:r>
      <w:r>
        <w:rPr>
          <w:noProof/>
        </w:rPr>
        <mc:AlternateContent>
          <mc:Choice Requires="wps">
            <w:drawing>
              <wp:anchor distT="45720" distB="45720" distL="114300" distR="114300" simplePos="0" relativeHeight="251672576" behindDoc="0" locked="0" layoutInCell="1" allowOverlap="1" wp14:anchorId="31F7DDCA" wp14:editId="7373B438">
                <wp:simplePos x="0" y="0"/>
                <wp:positionH relativeFrom="column">
                  <wp:posOffset>1197610</wp:posOffset>
                </wp:positionH>
                <wp:positionV relativeFrom="paragraph">
                  <wp:posOffset>885190</wp:posOffset>
                </wp:positionV>
                <wp:extent cx="1234440" cy="243840"/>
                <wp:effectExtent l="0" t="635" r="0" b="3175"/>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CC8B1" w14:textId="77777777" w:rsidR="00EE089B" w:rsidRDefault="00EE089B" w:rsidP="00BE4C6E">
                            <w:pPr>
                              <w:jc w:val="center"/>
                            </w:pPr>
                            <w:r>
                              <w:t>Leveringsinformatie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1F7DDCA" id="Text Box 46" o:spid="_x0000_s1031" type="#_x0000_t202" style="position:absolute;left:0;text-align:left;margin-left:94.3pt;margin-top:69.7pt;width:97.2pt;height:19.2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" filled="f" stroked="f">
                <v:textbox style="mso-fit-shape-to-text:t">
                  <w:txbxContent>
                    <w:p w14:paraId="524CC8B1" w14:textId="77777777" w:rsidR="00EE089B" w:rsidRDefault="00EE089B" w:rsidP="00BE4C6E">
                      <w:pPr>
                        <w:jc w:val="center"/>
                      </w:pPr>
                      <w:r>
                        <w:t>Leveringsinformatie</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0D0450D9" wp14:editId="3424C1C3">
                <wp:simplePos x="0" y="0"/>
                <wp:positionH relativeFrom="column">
                  <wp:posOffset>1197610</wp:posOffset>
                </wp:positionH>
                <wp:positionV relativeFrom="paragraph">
                  <wp:posOffset>2504440</wp:posOffset>
                </wp:positionV>
                <wp:extent cx="1234440" cy="243840"/>
                <wp:effectExtent l="0" t="635" r="0" b="3175"/>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BD0FC" w14:textId="77777777" w:rsidR="00EE089B" w:rsidRDefault="00EE089B" w:rsidP="00BE4C6E">
                            <w:pPr>
                              <w:jc w:val="center"/>
                            </w:pPr>
                            <w:r>
                              <w:t>Netinformatie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D0450D9" id="Text Box 45" o:spid="_x0000_s1032" type="#_x0000_t202" style="position:absolute;left:0;text-align:left;margin-left:94.3pt;margin-top:197.2pt;width:97.2pt;height:19.2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" filled="f" stroked="f">
                <v:textbox style="mso-fit-shape-to-text:t">
                  <w:txbxContent>
                    <w:p w14:paraId="54FBD0FC" w14:textId="77777777" w:rsidR="00EE089B" w:rsidRDefault="00EE089B" w:rsidP="00BE4C6E">
                      <w:pPr>
                        <w:jc w:val="center"/>
                      </w:pPr>
                      <w:r>
                        <w:t>Netinformatie</w:t>
                      </w:r>
                    </w:p>
                  </w:txbxContent>
                </v:textbox>
                <w10:wrap type="square"/>
              </v:shape>
            </w:pict>
          </mc:Fallback>
        </mc:AlternateContent>
      </w:r>
      <w:r>
        <w:rPr>
          <w:noProof/>
        </w:rPr>
        <mc:AlternateContent>
          <mc:Choice Requires="wps">
            <w:drawing>
              <wp:anchor distT="45720" distB="45720" distL="114300" distR="114300" simplePos="0" relativeHeight="251669504" behindDoc="0" locked="0" layoutInCell="1" allowOverlap="1" wp14:anchorId="799E4CBA" wp14:editId="32A21FB1">
                <wp:simplePos x="0" y="0"/>
                <wp:positionH relativeFrom="column">
                  <wp:posOffset>1151255</wp:posOffset>
                </wp:positionH>
                <wp:positionV relativeFrom="paragraph">
                  <wp:posOffset>589915</wp:posOffset>
                </wp:positionV>
                <wp:extent cx="1234440" cy="243840"/>
                <wp:effectExtent l="0" t="635" r="3810" b="3175"/>
                <wp:wrapSquare wrapText="bothSides"/>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957B6" w14:textId="6DFB9212" w:rsidR="00EE089B" w:rsidRDefault="00EE089B" w:rsidP="00BE4C6E">
                            <w:pPr>
                              <w:jc w:val="center"/>
                            </w:pPr>
                            <w:r>
                              <w:t>WI</w:t>
                            </w:r>
                            <w:ins w:id="729" w:author="Paul Janssen" w:date="2020-06-16T15:57:00Z">
                              <w:r>
                                <w:t>B</w:t>
                              </w:r>
                            </w:ins>
                            <w:r>
                              <w:t>ON Uitlevering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99E4CBA" id="Text Box 43" o:spid="_x0000_s1033" type="#_x0000_t202" style="position:absolute;left:0;text-align:left;margin-left:90.65pt;margin-top:46.45pt;width:97.2pt;height:19.2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" filled="f" stroked="f">
                <v:textbox style="mso-fit-shape-to-text:t">
                  <w:txbxContent>
                    <w:p w14:paraId="52D957B6" w14:textId="6DFB9212" w:rsidR="00EE089B" w:rsidRDefault="00EE089B" w:rsidP="00BE4C6E">
                      <w:pPr>
                        <w:jc w:val="center"/>
                      </w:pPr>
                      <w:r>
                        <w:t>WI</w:t>
                      </w:r>
                      <w:ins w:id="730" w:author="Paul Janssen" w:date="2020-06-16T15:57:00Z">
                        <w:r>
                          <w:t>B</w:t>
                        </w:r>
                      </w:ins>
                      <w:r>
                        <w:t>ON Uitlevering</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48F268BE" wp14:editId="6B1740CB">
                <wp:simplePos x="0" y="0"/>
                <wp:positionH relativeFrom="column">
                  <wp:posOffset>98425</wp:posOffset>
                </wp:positionH>
                <wp:positionV relativeFrom="paragraph">
                  <wp:posOffset>2294890</wp:posOffset>
                </wp:positionV>
                <wp:extent cx="3381375" cy="666750"/>
                <wp:effectExtent l="13970" t="10160" r="5080" b="8890"/>
                <wp:wrapNone/>
                <wp:docPr id="40"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1375" cy="666750"/>
                        </a:xfrm>
                        <a:prstGeom prst="rect">
                          <a:avLst/>
                        </a:prstGeom>
                        <a:solidFill>
                          <a:srgbClr val="FEEDCE"/>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57F8E9" id="Rectangle 42" o:spid="_x0000_s1026" style="position:absolute;margin-left:7.75pt;margin-top:180.7pt;width:266.25pt;height: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" fillcolor="#feedce"/>
            </w:pict>
          </mc:Fallback>
        </mc:AlternateContent>
      </w:r>
      <w:r>
        <w:rPr>
          <w:noProof/>
        </w:rPr>
        <mc:AlternateContent>
          <mc:Choice Requires="wps">
            <w:drawing>
              <wp:anchor distT="0" distB="0" distL="114300" distR="114300" simplePos="0" relativeHeight="251667456" behindDoc="0" locked="0" layoutInCell="1" allowOverlap="1" wp14:anchorId="16A90D87" wp14:editId="59A49810">
                <wp:simplePos x="0" y="0"/>
                <wp:positionH relativeFrom="column">
                  <wp:posOffset>98425</wp:posOffset>
                </wp:positionH>
                <wp:positionV relativeFrom="paragraph">
                  <wp:posOffset>1561465</wp:posOffset>
                </wp:positionV>
                <wp:extent cx="3381375" cy="666750"/>
                <wp:effectExtent l="13970" t="10160" r="5080" b="8890"/>
                <wp:wrapNone/>
                <wp:docPr id="3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1375" cy="666750"/>
                        </a:xfrm>
                        <a:prstGeom prst="rect">
                          <a:avLst/>
                        </a:prstGeom>
                        <a:solidFill>
                          <a:srgbClr val="FEEDCE"/>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BA8A7" id="Rectangle 41" o:spid="_x0000_s1026" style="position:absolute;margin-left:7.75pt;margin-top:122.95pt;width:266.25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" fillcolor="#feedce"/>
            </w:pict>
          </mc:Fallback>
        </mc:AlternateContent>
      </w:r>
      <w:r>
        <w:rPr>
          <w:noProof/>
        </w:rPr>
        <mc:AlternateContent>
          <mc:Choice Requires="wps">
            <w:drawing>
              <wp:anchor distT="0" distB="0" distL="114300" distR="114300" simplePos="0" relativeHeight="251666432" behindDoc="0" locked="0" layoutInCell="1" allowOverlap="1" wp14:anchorId="6E78B8F9" wp14:editId="4670BF78">
                <wp:simplePos x="0" y="0"/>
                <wp:positionH relativeFrom="column">
                  <wp:posOffset>98425</wp:posOffset>
                </wp:positionH>
                <wp:positionV relativeFrom="paragraph">
                  <wp:posOffset>847090</wp:posOffset>
                </wp:positionV>
                <wp:extent cx="3381375" cy="666750"/>
                <wp:effectExtent l="13970" t="10160" r="5080" b="8890"/>
                <wp:wrapNone/>
                <wp:docPr id="25"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1375" cy="666750"/>
                        </a:xfrm>
                        <a:prstGeom prst="rect">
                          <a:avLst/>
                        </a:prstGeom>
                        <a:solidFill>
                          <a:srgbClr val="FEEDCE"/>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117B54" id="Rectangle 40" o:spid="_x0000_s1026" style="position:absolute;margin-left:7.75pt;margin-top:66.7pt;width:266.25pt;height: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" fillcolor="#feedce"/>
            </w:pict>
          </mc:Fallback>
        </mc:AlternateContent>
      </w:r>
      <w:r>
        <w:rPr>
          <w:noProof/>
        </w:rPr>
        <mc:AlternateContent>
          <mc:Choice Requires="wps">
            <w:drawing>
              <wp:anchor distT="0" distB="0" distL="114300" distR="114300" simplePos="0" relativeHeight="251665408" behindDoc="0" locked="0" layoutInCell="1" allowOverlap="1" wp14:anchorId="285D2CDB" wp14:editId="7B860DEC">
                <wp:simplePos x="0" y="0"/>
                <wp:positionH relativeFrom="column">
                  <wp:posOffset>8255</wp:posOffset>
                </wp:positionH>
                <wp:positionV relativeFrom="paragraph">
                  <wp:posOffset>580390</wp:posOffset>
                </wp:positionV>
                <wp:extent cx="3562350" cy="2466975"/>
                <wp:effectExtent l="9525" t="10160" r="9525" b="889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2350" cy="2466975"/>
                        </a:xfrm>
                        <a:prstGeom prst="rect">
                          <a:avLst/>
                        </a:prstGeom>
                        <a:solidFill>
                          <a:srgbClr val="F8FFCD"/>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E2C9B9" id="Rectangle 39" o:spid="_x0000_s1026" style="position:absolute;margin-left:.65pt;margin-top:45.7pt;width:280.5pt;height:19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" fillcolor="#f8ffcd"/>
            </w:pict>
          </mc:Fallback>
        </mc:AlternateContent>
      </w:r>
      <w:r w:rsidR="00BE4C6E">
        <w:t xml:space="preserve">Voor het faciliteren van de uitlevergegevens binnen de </w:t>
      </w:r>
      <w:del w:id="731" w:author="Paul Janssen" w:date="2020-05-25T12:00:00Z">
        <w:r w:rsidR="00BE4C6E" w:rsidDel="00AC0EB5">
          <w:delText>WION</w:delText>
        </w:r>
      </w:del>
      <w:ins w:id="732" w:author="Paul Janssen" w:date="2020-05-25T12:00:00Z">
        <w:r w:rsidR="00AC0EB5">
          <w:t>WIBON</w:t>
        </w:r>
      </w:ins>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64336F20" w:rsidR="00BE4C6E" w:rsidRDefault="00E74A22" w:rsidP="00BE4C6E">
      <w:r>
        <w:rPr>
          <w:noProof/>
        </w:rPr>
        <mc:AlternateContent>
          <mc:Choice Requires="wps">
            <w:drawing>
              <wp:anchor distT="45720" distB="45720" distL="114300" distR="114300" simplePos="0" relativeHeight="251670528" behindDoc="0" locked="0" layoutInCell="1" allowOverlap="1" wp14:anchorId="198EA5E7" wp14:editId="29D1799E">
                <wp:simplePos x="0" y="0"/>
                <wp:positionH relativeFrom="column">
                  <wp:posOffset>-367665</wp:posOffset>
                </wp:positionH>
                <wp:positionV relativeFrom="paragraph">
                  <wp:posOffset>208915</wp:posOffset>
                </wp:positionV>
                <wp:extent cx="1339215" cy="243840"/>
                <wp:effectExtent l="3810" t="635" r="0" b="3175"/>
                <wp:wrapSquare wrapText="bothSides"/>
                <wp:docPr id="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21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F1486" w14:textId="77777777" w:rsidR="00EE089B" w:rsidRDefault="00EE089B" w:rsidP="00BE4C6E">
                            <w:pPr>
                              <w:jc w:val="center"/>
                            </w:pPr>
                            <w:r>
                              <w:t>Beheerdersinformatie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8EA5E7" id="Text Box 44" o:spid="_x0000_s1034" type="#_x0000_t202" style="position:absolute;left:0;text-align:left;margin-left:-28.95pt;margin-top:16.45pt;width:105.45pt;height:19.2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" filled="f" stroked="f">
                <v:textbox style="mso-fit-shape-to-text:t">
                  <w:txbxContent>
                    <w:p w14:paraId="5B8F1486" w14:textId="77777777" w:rsidR="00EE089B" w:rsidRDefault="00EE089B" w:rsidP="00BE4C6E">
                      <w:pPr>
                        <w:jc w:val="center"/>
                      </w:pPr>
                      <w:r>
                        <w:t>Beheerdersinformatie</w:t>
                      </w:r>
                    </w:p>
                  </w:txbxContent>
                </v:textbox>
                <w10:wrap type="square"/>
              </v:shape>
            </w:pict>
          </mc:Fallback>
        </mc:AlternateConten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4778F1CA" w:rsidR="00BE4C6E" w:rsidRDefault="00BE4C6E" w:rsidP="000E3C4F">
      <w:del w:id="733" w:author="Paul Janssen" w:date="2020-05-25T12:00:00Z">
        <w:r w:rsidDel="00AC0EB5">
          <w:delText>WION</w:delText>
        </w:r>
      </w:del>
      <w:ins w:id="734" w:author="Paul Janssen" w:date="2020-05-25T12:00:00Z">
        <w:r w:rsidR="00AC0EB5">
          <w:t>WIBON</w:t>
        </w:r>
      </w:ins>
      <w:r>
        <w:t xml:space="preserve"> Uitlevering: Het totaal aan informatie dat kan worden geleverd bij een </w:t>
      </w:r>
      <w:del w:id="735" w:author="Paul Janssen" w:date="2020-05-25T12:00:00Z">
        <w:r w:rsidDel="00AC0EB5">
          <w:delText>WION</w:delText>
        </w:r>
      </w:del>
      <w:ins w:id="736" w:author="Paul Janssen" w:date="2020-05-25T12:00:00Z">
        <w:r w:rsidR="00AC0EB5">
          <w:t>WIBON</w:t>
        </w:r>
      </w:ins>
      <w:r>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22D738EE" w:rsidR="00BE4C6E" w:rsidRDefault="008A4CEA" w:rsidP="00BE4C6E">
      <w:r>
        <w:rPr>
          <w:noProof/>
        </w:rPr>
        <w:lastRenderedPageBreak/>
        <w:drawing>
          <wp:anchor distT="0" distB="0" distL="114300" distR="114300" simplePos="0" relativeHeight="251663872" behindDoc="0" locked="0" layoutInCell="1" allowOverlap="1" wp14:anchorId="4DA7FDA2" wp14:editId="3892E69F">
            <wp:simplePos x="0" y="0"/>
            <wp:positionH relativeFrom="column">
              <wp:posOffset>1241759</wp:posOffset>
            </wp:positionH>
            <wp:positionV relativeFrom="paragraph">
              <wp:posOffset>-154372</wp:posOffset>
            </wp:positionV>
            <wp:extent cx="10828020" cy="9333865"/>
            <wp:effectExtent l="0" t="0" r="0"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a.IMKL-Levering-Gebiedsinformatie.w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828020" cy="9333865"/>
                    </a:xfrm>
                    <a:prstGeom prst="rect">
                      <a:avLst/>
                    </a:prstGeom>
                  </pic:spPr>
                </pic:pic>
              </a:graphicData>
            </a:graphic>
            <wp14:sizeRelH relativeFrom="page">
              <wp14:pctWidth>0</wp14:pctWidth>
            </wp14:sizeRelH>
            <wp14:sizeRelV relativeFrom="page">
              <wp14:pctHeight>0</wp14:pctHeight>
            </wp14:sizeRelV>
          </wp:anchor>
        </w:drawing>
      </w:r>
    </w:p>
    <w:p w14:paraId="5A5A1386" w14:textId="0BD1448E"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513AF6ED" w:rsidR="00BE4C6E" w:rsidRDefault="00BE4C6E" w:rsidP="00BE4C6E"/>
    <w:p w14:paraId="7AB1B860" w14:textId="6523A0A8"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77777777" w:rsidR="00BE4C6E" w:rsidRDefault="00BE4C6E" w:rsidP="000E3C4F">
      <w:r>
        <w:t xml:space="preserve">Het object Gebiedsinformatielevering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een graaf- en/of een oriëntatiepolygoon. Er wordt verplicht een verwijzing naar de BGT als achtergrondkaart opgenomen.</w:t>
      </w:r>
    </w:p>
    <w:p w14:paraId="0C6C61FF" w14:textId="77777777" w:rsidR="00BE4C6E" w:rsidRDefault="00BE4C6E" w:rsidP="000E3C4F"/>
    <w:p w14:paraId="34F83354" w14:textId="77777777" w:rsidR="00BE4C6E" w:rsidRDefault="00BE4C6E" w:rsidP="00BE4C6E">
      <w:r>
        <w:t>De Gebiedsinformatielevering verwijst naar een object Belanghebbende waarin de beheerdersinformatie is opgenomen.</w:t>
      </w:r>
    </w:p>
    <w:p w14:paraId="30D5E021" w14:textId="77777777" w:rsidR="00BE4C6E" w:rsidRDefault="00BE4C6E" w:rsidP="00BE4C6E"/>
    <w:p w14:paraId="180417D3" w14:textId="7777777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77777777" w:rsidR="00BE4C6E" w:rsidRDefault="00BE4C6E" w:rsidP="00BE4C6E">
      <w:r>
        <w:t xml:space="preserve">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w:t>
      </w:r>
      <w:r w:rsidRPr="00F54A53">
        <w:rPr>
          <w:highlight w:val="yellow"/>
          <w:rPrChange w:id="737" w:author="Paul Janssen" w:date="2020-07-01T15:57:00Z">
            <w:rPr/>
          </w:rPrChange>
        </w:rPr>
        <w:t xml:space="preserve">In dat geval </w:t>
      </w:r>
      <w:commentRangeStart w:id="738"/>
      <w:commentRangeStart w:id="739"/>
      <w:r w:rsidRPr="00F54A53">
        <w:rPr>
          <w:highlight w:val="yellow"/>
          <w:rPrChange w:id="740" w:author="Paul Janssen" w:date="2020-07-01T15:57:00Z">
            <w:rPr/>
          </w:rPrChange>
        </w:rPr>
        <w:t>is er wel een bijlage maar</w:t>
      </w:r>
      <w:r>
        <w:t xml:space="preserve"> </w:t>
      </w:r>
      <w:commentRangeEnd w:id="738"/>
      <w:r w:rsidR="00F54A53">
        <w:rPr>
          <w:rStyle w:val="Verwijzingopmerking"/>
        </w:rPr>
        <w:commentReference w:id="738"/>
      </w:r>
      <w:commentRangeEnd w:id="739"/>
      <w:r w:rsidR="00F54A53">
        <w:rPr>
          <w:rStyle w:val="Verwijzingopmerking"/>
        </w:rPr>
        <w:commentReference w:id="739"/>
      </w:r>
      <w:r>
        <w:t xml:space="preserve">geen netinformatie en geen </w:t>
      </w:r>
      <w:proofErr w:type="spellStart"/>
      <w:r>
        <w:t>eigenTopografie</w:t>
      </w:r>
      <w:proofErr w:type="spellEnd"/>
      <w:r>
        <w:t>.</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0220984C" w:rsidR="00944C3E" w:rsidRDefault="00944C3E" w:rsidP="00BE4C6E"/>
    <w:p w14:paraId="3C040B11" w14:textId="2C03C7EB" w:rsidR="00944C3E" w:rsidRDefault="00944C3E" w:rsidP="00BE4C6E"/>
    <w:p w14:paraId="02296EE9" w14:textId="7434E259" w:rsidR="00944C3E" w:rsidRDefault="00944C3E" w:rsidP="00BE4C6E"/>
    <w:p w14:paraId="0A908B0F" w14:textId="25B8198D" w:rsidR="00944C3E" w:rsidRDefault="00944C3E" w:rsidP="00BE4C6E"/>
    <w:p w14:paraId="66336A95" w14:textId="77777777" w:rsidR="00944C3E" w:rsidRDefault="00944C3E" w:rsidP="00BE4C6E"/>
    <w:p w14:paraId="5D8CC670" w14:textId="69EA9730" w:rsidR="00944C3E" w:rsidRDefault="00944C3E" w:rsidP="00BE4C6E"/>
    <w:p w14:paraId="7CA58BF4" w14:textId="7635799D" w:rsidR="00BE4C6E" w:rsidRDefault="008A4CEA" w:rsidP="000E3C4F">
      <w:pPr>
        <w:jc w:val="left"/>
      </w:pPr>
      <w:ins w:id="741" w:author="Paul Janssen" w:date="2020-06-16T12:25:00Z">
        <w:r>
          <w:rPr>
            <w:noProof/>
          </w:rPr>
          <w:lastRenderedPageBreak/>
          <w:drawing>
            <wp:anchor distT="0" distB="0" distL="114300" distR="114300" simplePos="0" relativeHeight="251660800" behindDoc="0" locked="0" layoutInCell="1" allowOverlap="1" wp14:anchorId="082F05DF" wp14:editId="49E01C37">
              <wp:simplePos x="0" y="0"/>
              <wp:positionH relativeFrom="column">
                <wp:posOffset>-4445</wp:posOffset>
              </wp:positionH>
              <wp:positionV relativeFrom="paragraph">
                <wp:posOffset>-13970</wp:posOffset>
              </wp:positionV>
              <wp:extent cx="5760720" cy="3825240"/>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c.IMKL-LeveringGebiedsinformatie-Belang.wmf"/>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3825240"/>
                      </a:xfrm>
                      <a:prstGeom prst="rect">
                        <a:avLst/>
                      </a:prstGeom>
                    </pic:spPr>
                  </pic:pic>
                </a:graphicData>
              </a:graphic>
              <wp14:sizeRelH relativeFrom="page">
                <wp14:pctWidth>0</wp14:pctWidth>
              </wp14:sizeRelH>
              <wp14:sizeRelV relativeFrom="page">
                <wp14:pctHeight>0</wp14:pctHeight>
              </wp14:sizeRelV>
            </wp:anchor>
          </w:drawing>
        </w:r>
      </w:ins>
      <w:r w:rsidR="00BE4C6E">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del w:id="742" w:author="Paul Janssen" w:date="2020-06-16T12:26:00Z">
        <w:r w:rsidR="009E31C9" w:rsidDel="008A4CEA">
          <w:delText>orientatie</w:delText>
        </w:r>
      </w:del>
      <w:ins w:id="743" w:author="Paul Janssen" w:date="2020-06-16T12:26:00Z">
        <w:r>
          <w:t>oriëntatie</w:t>
        </w:r>
      </w:ins>
      <w:r w:rsidR="009E31C9">
        <w:t>verzoek.</w:t>
      </w:r>
    </w:p>
    <w:p w14:paraId="75F7049A" w14:textId="3CE89D16" w:rsidR="004475AB" w:rsidRDefault="004475AB" w:rsidP="00BE4C6E"/>
    <w:p w14:paraId="2078769E" w14:textId="46605B27" w:rsidR="00EE7BB1" w:rsidRDefault="003515CC">
      <w:pPr>
        <w:pStyle w:val="subparagraaftitel"/>
      </w:pPr>
      <w:bookmarkStart w:id="744" w:name="_Toc473473906"/>
      <w:bookmarkStart w:id="745" w:name="_Toc476914334"/>
      <w:bookmarkStart w:id="746" w:name="_Toc476916676"/>
      <w:bookmarkStart w:id="747" w:name="_Toc476917805"/>
      <w:bookmarkStart w:id="748" w:name="_Toc476917911"/>
      <w:bookmarkStart w:id="749" w:name="_Toc476917980"/>
      <w:bookmarkStart w:id="750" w:name="_Toc43216127"/>
      <w:bookmarkEnd w:id="744"/>
      <w:bookmarkEnd w:id="745"/>
      <w:bookmarkEnd w:id="746"/>
      <w:bookmarkEnd w:id="747"/>
      <w:bookmarkEnd w:id="748"/>
      <w:bookmarkEnd w:id="749"/>
      <w:r>
        <w:rPr>
          <w:noProof/>
        </w:rPr>
        <w:drawing>
          <wp:anchor distT="0" distB="0" distL="114300" distR="114300" simplePos="0" relativeHeight="251653632" behindDoc="0" locked="0" layoutInCell="1" allowOverlap="1" wp14:anchorId="4EB29C4E" wp14:editId="791B8AFD">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61"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750"/>
    </w:p>
    <w:p w14:paraId="486B49D0" w14:textId="298F0E7F"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3A4CAC8E"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19383736"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w:t>
      </w:r>
      <w:r w:rsidR="00EA1048">
        <w:lastRenderedPageBreak/>
        <w:t xml:space="preserve">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drawing>
          <wp:anchor distT="0" distB="0" distL="114300" distR="114300" simplePos="0" relativeHeight="251643904" behindDoc="0" locked="0" layoutInCell="1" allowOverlap="1" wp14:anchorId="2412E050" wp14:editId="30B00645">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62" r:link="rId63"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751" w:name="_Toc434874148"/>
      <w:bookmarkStart w:id="752" w:name="_Toc434874217"/>
      <w:bookmarkStart w:id="753" w:name="_Toc434874300"/>
      <w:bookmarkStart w:id="754" w:name="_Toc434874368"/>
      <w:bookmarkStart w:id="755" w:name="_Toc434874645"/>
      <w:bookmarkStart w:id="756" w:name="_Toc434933278"/>
      <w:bookmarkStart w:id="757" w:name="_Toc434940515"/>
      <w:bookmarkStart w:id="758" w:name="_Toc434941832"/>
      <w:bookmarkStart w:id="759" w:name="_Toc434943373"/>
      <w:bookmarkStart w:id="760" w:name="_Toc434943804"/>
      <w:bookmarkStart w:id="761" w:name="_Toc434956128"/>
      <w:bookmarkStart w:id="762" w:name="_Toc410654851"/>
      <w:bookmarkStart w:id="763" w:name="_Toc410654938"/>
      <w:bookmarkStart w:id="764" w:name="_Toc410655437"/>
      <w:bookmarkStart w:id="765" w:name="_Toc410656769"/>
      <w:bookmarkStart w:id="766" w:name="_Toc410900193"/>
      <w:bookmarkStart w:id="767" w:name="_Toc410900282"/>
      <w:bookmarkStart w:id="768" w:name="_Toc410654852"/>
      <w:bookmarkStart w:id="769" w:name="_Toc410654939"/>
      <w:bookmarkStart w:id="770" w:name="_Toc410655438"/>
      <w:bookmarkStart w:id="771" w:name="_Toc410656770"/>
      <w:bookmarkStart w:id="772" w:name="_Toc410900194"/>
      <w:bookmarkStart w:id="773" w:name="_Toc410900283"/>
      <w:bookmarkStart w:id="774" w:name="_Toc410654853"/>
      <w:bookmarkStart w:id="775" w:name="_Toc410654940"/>
      <w:bookmarkStart w:id="776" w:name="_Toc410655439"/>
      <w:bookmarkStart w:id="777" w:name="_Toc410656771"/>
      <w:bookmarkStart w:id="778" w:name="_Toc410900195"/>
      <w:bookmarkStart w:id="779" w:name="_Toc410900284"/>
      <w:bookmarkStart w:id="780" w:name="_Toc410654854"/>
      <w:bookmarkStart w:id="781" w:name="_Toc410654941"/>
      <w:bookmarkStart w:id="782" w:name="_Toc410655440"/>
      <w:bookmarkStart w:id="783" w:name="_Toc410656772"/>
      <w:bookmarkStart w:id="784" w:name="_Toc410900196"/>
      <w:bookmarkStart w:id="785" w:name="_Toc410900285"/>
      <w:bookmarkStart w:id="786" w:name="_Toc410654855"/>
      <w:bookmarkStart w:id="787" w:name="_Toc410654942"/>
      <w:bookmarkStart w:id="788" w:name="_Toc410655441"/>
      <w:bookmarkStart w:id="789" w:name="_Toc410656773"/>
      <w:bookmarkStart w:id="790" w:name="_Toc410900197"/>
      <w:bookmarkStart w:id="791" w:name="_Toc410900286"/>
      <w:bookmarkStart w:id="792" w:name="_Toc410654856"/>
      <w:bookmarkStart w:id="793" w:name="_Toc410654943"/>
      <w:bookmarkStart w:id="794" w:name="_Toc410655442"/>
      <w:bookmarkStart w:id="795" w:name="_Toc410656774"/>
      <w:bookmarkStart w:id="796" w:name="_Toc410900198"/>
      <w:bookmarkStart w:id="797" w:name="_Toc410900287"/>
      <w:bookmarkStart w:id="798" w:name="_Toc410654857"/>
      <w:bookmarkStart w:id="799" w:name="_Toc410654944"/>
      <w:bookmarkStart w:id="800" w:name="_Toc410655443"/>
      <w:bookmarkStart w:id="801" w:name="_Toc410656775"/>
      <w:bookmarkStart w:id="802" w:name="_Toc410900199"/>
      <w:bookmarkStart w:id="803" w:name="_Toc410900288"/>
      <w:bookmarkStart w:id="804" w:name="_Toc410654858"/>
      <w:bookmarkStart w:id="805" w:name="_Toc410654945"/>
      <w:bookmarkStart w:id="806" w:name="_Toc410655444"/>
      <w:bookmarkStart w:id="807" w:name="_Toc410656776"/>
      <w:bookmarkStart w:id="808" w:name="_Toc410900200"/>
      <w:bookmarkStart w:id="809" w:name="_Toc410900289"/>
      <w:bookmarkStart w:id="810" w:name="_Toc410654859"/>
      <w:bookmarkStart w:id="811" w:name="_Toc410654946"/>
      <w:bookmarkStart w:id="812" w:name="_Toc410655445"/>
      <w:bookmarkStart w:id="813" w:name="_Toc410656777"/>
      <w:bookmarkStart w:id="814" w:name="_Toc410900201"/>
      <w:bookmarkStart w:id="815" w:name="_Toc410900290"/>
      <w:bookmarkStart w:id="816" w:name="_Toc410654860"/>
      <w:bookmarkStart w:id="817" w:name="_Toc410654947"/>
      <w:bookmarkStart w:id="818" w:name="_Toc410655446"/>
      <w:bookmarkStart w:id="819" w:name="_Toc410656778"/>
      <w:bookmarkStart w:id="820" w:name="_Toc410900202"/>
      <w:bookmarkStart w:id="821" w:name="_Toc410900291"/>
      <w:bookmarkStart w:id="822" w:name="_Toc410654861"/>
      <w:bookmarkStart w:id="823" w:name="_Toc410654948"/>
      <w:bookmarkStart w:id="824" w:name="_Toc410655447"/>
      <w:bookmarkStart w:id="825" w:name="_Toc410656779"/>
      <w:bookmarkStart w:id="826" w:name="_Toc410900203"/>
      <w:bookmarkStart w:id="827" w:name="_Toc410900292"/>
      <w:bookmarkStart w:id="828" w:name="_Toc410654862"/>
      <w:bookmarkStart w:id="829" w:name="_Toc410654949"/>
      <w:bookmarkStart w:id="830" w:name="_Toc410655448"/>
      <w:bookmarkStart w:id="831" w:name="_Toc410656780"/>
      <w:bookmarkStart w:id="832" w:name="_Toc410900204"/>
      <w:bookmarkStart w:id="833" w:name="_Toc410900293"/>
      <w:bookmarkStart w:id="834" w:name="_Toc410654863"/>
      <w:bookmarkStart w:id="835" w:name="_Toc410654950"/>
      <w:bookmarkStart w:id="836" w:name="_Toc410655449"/>
      <w:bookmarkStart w:id="837" w:name="_Toc410656781"/>
      <w:bookmarkStart w:id="838" w:name="_Toc410900205"/>
      <w:bookmarkStart w:id="839" w:name="_Toc410900294"/>
      <w:bookmarkStart w:id="840" w:name="_Toc410654864"/>
      <w:bookmarkStart w:id="841" w:name="_Toc410654951"/>
      <w:bookmarkStart w:id="842" w:name="_Toc410655450"/>
      <w:bookmarkStart w:id="843" w:name="_Toc410656782"/>
      <w:bookmarkStart w:id="844" w:name="_Toc410900206"/>
      <w:bookmarkStart w:id="845" w:name="_Toc410900295"/>
      <w:bookmarkStart w:id="846" w:name="_Toc410654865"/>
      <w:bookmarkStart w:id="847" w:name="_Toc410654952"/>
      <w:bookmarkStart w:id="848" w:name="_Toc410655451"/>
      <w:bookmarkStart w:id="849" w:name="_Toc410656783"/>
      <w:bookmarkStart w:id="850" w:name="_Toc410900207"/>
      <w:bookmarkStart w:id="851" w:name="_Toc410900296"/>
      <w:bookmarkStart w:id="852" w:name="_Toc410654866"/>
      <w:bookmarkStart w:id="853" w:name="_Toc410654953"/>
      <w:bookmarkStart w:id="854" w:name="_Toc410655452"/>
      <w:bookmarkStart w:id="855" w:name="_Toc410656784"/>
      <w:bookmarkStart w:id="856" w:name="_Toc410900208"/>
      <w:bookmarkStart w:id="857" w:name="_Toc410900297"/>
      <w:bookmarkStart w:id="858" w:name="_Toc410654867"/>
      <w:bookmarkStart w:id="859" w:name="_Toc410654954"/>
      <w:bookmarkStart w:id="860" w:name="_Toc410655453"/>
      <w:bookmarkStart w:id="861" w:name="_Toc410656785"/>
      <w:bookmarkStart w:id="862" w:name="_Toc410900209"/>
      <w:bookmarkStart w:id="863" w:name="_Toc410900298"/>
      <w:bookmarkStart w:id="864" w:name="_Toc410654868"/>
      <w:bookmarkStart w:id="865" w:name="_Toc410654955"/>
      <w:bookmarkStart w:id="866" w:name="_Toc410655454"/>
      <w:bookmarkStart w:id="867" w:name="_Toc410656786"/>
      <w:bookmarkStart w:id="868" w:name="_Toc410900210"/>
      <w:bookmarkStart w:id="869" w:name="_Toc410900299"/>
      <w:bookmarkStart w:id="870" w:name="_Toc410654869"/>
      <w:bookmarkStart w:id="871" w:name="_Toc410654956"/>
      <w:bookmarkStart w:id="872" w:name="_Toc410655455"/>
      <w:bookmarkStart w:id="873" w:name="_Toc410656787"/>
      <w:bookmarkStart w:id="874" w:name="_Toc410900211"/>
      <w:bookmarkStart w:id="875" w:name="_Toc410900300"/>
      <w:bookmarkStart w:id="876" w:name="_Toc406679708"/>
      <w:bookmarkStart w:id="877" w:name="_Toc406684190"/>
      <w:bookmarkStart w:id="878" w:name="_Toc410654870"/>
      <w:bookmarkStart w:id="879" w:name="_Toc410654957"/>
      <w:bookmarkStart w:id="880" w:name="_Toc410655456"/>
      <w:bookmarkStart w:id="881" w:name="_Toc410656788"/>
      <w:bookmarkStart w:id="882" w:name="_Toc410900212"/>
      <w:bookmarkStart w:id="883" w:name="_Toc410900301"/>
      <w:bookmarkStart w:id="884" w:name="_Toc43216128"/>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r>
        <w:t>Tijd representatie</w:t>
      </w:r>
      <w:r w:rsidR="00F9768C">
        <w:t xml:space="preserve"> en temporeel model.</w:t>
      </w:r>
      <w:bookmarkEnd w:id="884"/>
    </w:p>
    <w:p w14:paraId="6ABAD355" w14:textId="16C9AC01" w:rsidR="00F9768C" w:rsidRDefault="00793B0B" w:rsidP="00A26E72">
      <w:r>
        <w:t>IMKL</w:t>
      </w:r>
      <w:r w:rsidR="00613D81" w:rsidRPr="00613D81">
        <w:t xml:space="preserve"> hanteert de ISO 8601 norm voor het beschrijven van tijdsaspecten.</w:t>
      </w:r>
    </w:p>
    <w:p w14:paraId="1C4A6057" w14:textId="54232727" w:rsidR="00F9768C" w:rsidRDefault="00F9768C" w:rsidP="00F9768C">
      <w:r>
        <w:t xml:space="preserve">Binnen het informatiemodel IMKL </w:t>
      </w:r>
      <w:del w:id="885" w:author="Paul Janssen" w:date="2020-06-16T12:08:00Z">
        <w:r w:rsidDel="009E2D2D">
          <w:delText xml:space="preserve">2015 </w:delText>
        </w:r>
      </w:del>
      <w:r>
        <w:t>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lastRenderedPageBreak/>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886" w:name="_Toc43216129"/>
      <w:r>
        <w:t>Andere</w:t>
      </w:r>
      <w:r w:rsidR="00DC3A2E">
        <w:t xml:space="preserve"> toepassingen van </w:t>
      </w:r>
      <w:r w:rsidR="00793B0B">
        <w:t>IMKL</w:t>
      </w:r>
      <w:r w:rsidR="00DC3A2E">
        <w:t>.</w:t>
      </w:r>
      <w:bookmarkEnd w:id="886"/>
    </w:p>
    <w:p w14:paraId="62962DD5" w14:textId="77777777" w:rsidR="00B62645" w:rsidRDefault="00B62645" w:rsidP="000E3C4F">
      <w:pPr>
        <w:spacing w:line="240" w:lineRule="atLeast"/>
        <w:jc w:val="left"/>
      </w:pPr>
    </w:p>
    <w:p w14:paraId="36693DB0" w14:textId="2A7DA7C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del w:id="887" w:author="Paul Janssen" w:date="2020-05-25T12:00:00Z">
        <w:r w:rsidR="00B62645" w:rsidRPr="000E3C4F" w:rsidDel="00AC0EB5">
          <w:delText>WION</w:delText>
        </w:r>
      </w:del>
      <w:ins w:id="888" w:author="Paul Janssen" w:date="2020-05-25T12:00:00Z">
        <w:r w:rsidR="00AC0EB5">
          <w:t>WIBON</w:t>
        </w:r>
      </w:ins>
      <w:r w:rsidR="00B62645" w:rsidRPr="000E3C4F">
        <w:t xml:space="preserve"> en  INSPIRE </w:t>
      </w:r>
      <w:proofErr w:type="spellStart"/>
      <w:r w:rsidR="00B62645" w:rsidRPr="000E3C4F">
        <w:t>utilities</w:t>
      </w:r>
      <w:proofErr w:type="spellEnd"/>
      <w:r w:rsidR="00B62645" w:rsidRPr="000E3C4F">
        <w:t xml:space="preserve"> zijn dat</w:t>
      </w:r>
      <w:del w:id="889" w:author="Paul Janssen" w:date="2020-06-08T18:02:00Z">
        <w:r w:rsidR="00B62645" w:rsidRPr="000E3C4F" w:rsidDel="00391601">
          <w:delText xml:space="preserve"> </w:delText>
        </w:r>
        <w:r w:rsidR="00BE4C6E" w:rsidRPr="000E3C4F" w:rsidDel="00391601">
          <w:delText xml:space="preserve">de </w:delText>
        </w:r>
        <w:r w:rsidR="00B62645" w:rsidRPr="000E3C4F" w:rsidDel="00391601">
          <w:delText>EC61 EU richtlijn</w:delText>
        </w:r>
        <w:r w:rsidR="00BE4C6E" w:rsidRPr="000E3C4F" w:rsidDel="00391601">
          <w:delText xml:space="preserve"> voor kostenreductie aanleg breedband internet</w:delText>
        </w:r>
        <w:r w:rsidR="00B62645" w:rsidRPr="000E3C4F" w:rsidDel="00391601">
          <w:delText>,</w:delText>
        </w:r>
      </w:del>
      <w:r w:rsidR="00B62645" w:rsidRPr="000E3C4F">
        <w:t xml:space="preserve">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38FA58EC" w14:textId="6FB7CD0E" w:rsidR="00BE4C6E" w:rsidDel="00076119" w:rsidRDefault="00BE4C6E" w:rsidP="000E3C4F">
      <w:pPr>
        <w:rPr>
          <w:del w:id="890" w:author="Paul Janssen" w:date="2020-05-25T12:19:00Z"/>
        </w:rPr>
      </w:pPr>
      <w:r w:rsidRPr="000E3C4F">
        <w:t xml:space="preserve">Bij de ontwikkeling van </w:t>
      </w:r>
      <w:r w:rsidR="00793B0B">
        <w:t>IMKL</w:t>
      </w:r>
      <w:r w:rsidRPr="000E3C4F">
        <w:t xml:space="preserve"> is er afstemming geweest met deze drie toepassingen en zijn resultaten daarvan in aparte profielen opgenomen. De volgende paragrafen beschrijven die profielen.</w:t>
      </w:r>
    </w:p>
    <w:p w14:paraId="79429415" w14:textId="77777777" w:rsidR="00076119" w:rsidRDefault="00076119">
      <w:pPr>
        <w:rPr>
          <w:ins w:id="891" w:author="Paul Janssen" w:date="2020-05-25T12:20:00Z"/>
        </w:rPr>
      </w:pPr>
    </w:p>
    <w:p w14:paraId="773227ED" w14:textId="6FD6B85A" w:rsidR="00B62645" w:rsidDel="00076119" w:rsidRDefault="00B62645">
      <w:pPr>
        <w:spacing w:line="240" w:lineRule="atLeast"/>
        <w:rPr>
          <w:del w:id="892" w:author="Paul Janssen" w:date="2020-05-25T12:19:00Z"/>
        </w:rPr>
        <w:pPrChange w:id="893" w:author="Paul Janssen" w:date="2020-05-25T12:19:00Z">
          <w:pPr>
            <w:spacing w:line="240" w:lineRule="atLeast"/>
            <w:jc w:val="left"/>
          </w:pPr>
        </w:pPrChange>
      </w:pPr>
    </w:p>
    <w:p w14:paraId="5A32B944" w14:textId="6E5C8E94" w:rsidR="00B62645" w:rsidDel="00076119" w:rsidRDefault="00B62645" w:rsidP="00B62645">
      <w:pPr>
        <w:spacing w:line="240" w:lineRule="atLeast"/>
        <w:jc w:val="left"/>
        <w:rPr>
          <w:del w:id="894" w:author="Paul Janssen" w:date="2020-05-25T12:19:00Z"/>
        </w:rPr>
      </w:pPr>
    </w:p>
    <w:p w14:paraId="66FA3D71" w14:textId="5E6F0CC7" w:rsidR="00B62645" w:rsidDel="00076119" w:rsidRDefault="00B62645" w:rsidP="000E3C4F">
      <w:pPr>
        <w:spacing w:line="240" w:lineRule="atLeast"/>
        <w:jc w:val="left"/>
        <w:rPr>
          <w:del w:id="895" w:author="Paul Janssen" w:date="2020-05-25T12:19:00Z"/>
        </w:rPr>
      </w:pPr>
    </w:p>
    <w:p w14:paraId="29140CCA" w14:textId="654A0A74" w:rsidR="00DC3A2E" w:rsidRPr="00DC3A2E" w:rsidDel="00076119" w:rsidRDefault="00DC3A2E">
      <w:pPr>
        <w:rPr>
          <w:del w:id="896" w:author="Paul Janssen" w:date="2020-05-25T12:19:00Z"/>
        </w:rPr>
      </w:pPr>
    </w:p>
    <w:p w14:paraId="013B7B13" w14:textId="647FEE03" w:rsidR="00DC3A2E" w:rsidRPr="00DC3A2E" w:rsidDel="00076119" w:rsidRDefault="00DC3A2E">
      <w:pPr>
        <w:rPr>
          <w:del w:id="897" w:author="Paul Janssen" w:date="2020-05-25T12:19:00Z"/>
        </w:rPr>
      </w:pPr>
    </w:p>
    <w:p w14:paraId="61ED4BA3" w14:textId="1ADADC2F" w:rsidR="00DC3A2E" w:rsidRPr="00DC3A2E" w:rsidDel="00076119" w:rsidRDefault="00DC3A2E">
      <w:pPr>
        <w:rPr>
          <w:del w:id="898" w:author="Paul Janssen" w:date="2020-05-25T12:19:00Z"/>
        </w:rPr>
      </w:pPr>
    </w:p>
    <w:p w14:paraId="677B8DD8" w14:textId="593DAA8C" w:rsidR="00DC3A2E" w:rsidDel="00076119" w:rsidRDefault="00DC3A2E" w:rsidP="00DC3A2E">
      <w:pPr>
        <w:rPr>
          <w:del w:id="899" w:author="Paul Janssen" w:date="2020-05-25T12:19:00Z"/>
        </w:rPr>
      </w:pPr>
    </w:p>
    <w:p w14:paraId="09FD96C7" w14:textId="2DC4B4E5" w:rsidR="00DC3A2E" w:rsidDel="00076119" w:rsidRDefault="00DC3A2E" w:rsidP="00DC3A2E">
      <w:pPr>
        <w:rPr>
          <w:del w:id="900" w:author="Paul Janssen" w:date="2020-05-25T12:19:00Z"/>
        </w:rPr>
      </w:pPr>
    </w:p>
    <w:p w14:paraId="608DF4B5" w14:textId="77777777" w:rsidR="00DC3A2E" w:rsidDel="00076119" w:rsidRDefault="00DC3A2E" w:rsidP="00DC3A2E">
      <w:pPr>
        <w:rPr>
          <w:del w:id="901" w:author="Paul Janssen" w:date="2020-05-25T12:19:00Z"/>
        </w:rPr>
      </w:pPr>
    </w:p>
    <w:p w14:paraId="40F1A83C" w14:textId="4C9448C0" w:rsidR="00D25D0C" w:rsidDel="00076119" w:rsidRDefault="00D25D0C">
      <w:pPr>
        <w:rPr>
          <w:del w:id="902" w:author="Paul Janssen" w:date="2020-05-25T12:20:00Z"/>
        </w:rPr>
        <w:sectPr w:rsidR="00D25D0C" w:rsidDel="00076119" w:rsidSect="000E3C4F">
          <w:pgSz w:w="11906" w:h="16838" w:code="9"/>
          <w:pgMar w:top="1417" w:right="1417" w:bottom="1417" w:left="1417" w:header="0" w:footer="57" w:gutter="0"/>
          <w:cols w:space="708"/>
          <w:docGrid w:linePitch="360"/>
        </w:sectPr>
      </w:pPr>
    </w:p>
    <w:p w14:paraId="11CFCF88" w14:textId="0062A200" w:rsidR="00CA2949" w:rsidDel="00076119" w:rsidRDefault="00FE2B1B" w:rsidP="001724FE">
      <w:pPr>
        <w:pStyle w:val="subparagraaftitel"/>
        <w:rPr>
          <w:del w:id="903" w:author="Paul Janssen" w:date="2020-05-25T12:18:00Z"/>
        </w:rPr>
      </w:pPr>
      <w:bookmarkStart w:id="904" w:name="_Toc42590418"/>
      <w:del w:id="905" w:author="Paul Janssen" w:date="2020-05-25T12:18:00Z">
        <w:r w:rsidDel="00076119">
          <w:rPr>
            <w:noProof/>
          </w:rPr>
          <w:lastRenderedPageBreak/>
          <w:drawing>
            <wp:anchor distT="0" distB="0" distL="114300" distR="114300" simplePos="0" relativeHeight="251649024" behindDoc="0" locked="0" layoutInCell="1" allowOverlap="1" wp14:anchorId="02E0A7FA" wp14:editId="6BED505E">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rsidDel="00076119">
          <w:delText xml:space="preserve">UML </w:delText>
        </w:r>
        <w:r w:rsidR="001724FE" w:rsidDel="00076119">
          <w:delText>- EC61</w:delText>
        </w:r>
        <w:r w:rsidR="00CA2949" w:rsidDel="00076119">
          <w:delText xml:space="preserve"> overzicht.</w:delText>
        </w:r>
        <w:bookmarkEnd w:id="904"/>
      </w:del>
    </w:p>
    <w:p w14:paraId="6C593DB0" w14:textId="62ED9A83" w:rsidR="00D43A14" w:rsidDel="00076119" w:rsidRDefault="00D43A14">
      <w:pPr>
        <w:rPr>
          <w:del w:id="906" w:author="Paul Janssen" w:date="2020-05-25T12:18:00Z"/>
        </w:rPr>
      </w:pPr>
    </w:p>
    <w:p w14:paraId="36A08C5D" w14:textId="504D7C7E" w:rsidR="00135F6C" w:rsidRPr="00135F6C" w:rsidDel="00076119" w:rsidRDefault="00135F6C" w:rsidP="00135F6C">
      <w:pPr>
        <w:rPr>
          <w:del w:id="907" w:author="Paul Janssen" w:date="2020-05-25T12:18:00Z"/>
        </w:rPr>
      </w:pPr>
    </w:p>
    <w:p w14:paraId="48359657" w14:textId="47ADBB06" w:rsidR="00CA2949" w:rsidDel="00076119" w:rsidRDefault="00CA2949" w:rsidP="00CA2949">
      <w:pPr>
        <w:rPr>
          <w:del w:id="908" w:author="Paul Janssen" w:date="2020-05-25T12:18:00Z"/>
        </w:rPr>
      </w:pPr>
    </w:p>
    <w:p w14:paraId="4AD5572E" w14:textId="6EECB96E" w:rsidR="00CA2949" w:rsidRPr="00CA2949" w:rsidDel="00076119" w:rsidRDefault="00CA2949" w:rsidP="00CA2949">
      <w:pPr>
        <w:rPr>
          <w:del w:id="909" w:author="Paul Janssen" w:date="2020-05-25T12:18:00Z"/>
        </w:rPr>
        <w:sectPr w:rsidR="00CA2949" w:rsidRPr="00CA2949" w:rsidDel="00076119" w:rsidSect="001724FE">
          <w:pgSz w:w="23814" w:h="16839" w:orient="landscape" w:code="8"/>
          <w:pgMar w:top="720" w:right="720" w:bottom="720" w:left="720" w:header="0" w:footer="57" w:gutter="0"/>
          <w:cols w:space="708"/>
          <w:docGrid w:linePitch="360"/>
        </w:sectPr>
      </w:pPr>
    </w:p>
    <w:p w14:paraId="757E55CD" w14:textId="38D727AD" w:rsidR="00EA1048" w:rsidDel="00076119" w:rsidRDefault="00E331D9" w:rsidP="000E3C4F">
      <w:pPr>
        <w:rPr>
          <w:del w:id="910" w:author="Paul Janssen" w:date="2020-05-25T12:18:00Z"/>
        </w:rPr>
      </w:pPr>
      <w:del w:id="911" w:author="Paul Janssen" w:date="2020-05-25T12:18:00Z">
        <w:r w:rsidDel="00076119">
          <w:lastRenderedPageBreak/>
          <w:delText xml:space="preserve">Toelichting op diagram: </w:delText>
        </w:r>
      </w:del>
    </w:p>
    <w:p w14:paraId="0AAE8E5D" w14:textId="13A25C93" w:rsidR="00F72D0E" w:rsidDel="00076119" w:rsidRDefault="00EA1048" w:rsidP="000E3C4F">
      <w:pPr>
        <w:rPr>
          <w:del w:id="912" w:author="Paul Janssen" w:date="2020-05-25T12:18:00Z"/>
        </w:rPr>
      </w:pPr>
      <w:del w:id="913" w:author="Paul Janssen" w:date="2020-05-25T12:18:00Z">
        <w:r w:rsidDel="00076119">
          <w:delText>Dit diagram is nog in ontwikkeling omdat er nog geen contact is geweest met de stakeholders van het EC61 proces.  In deze fase volstaat deze analyse en kan het model worden gebruikt om  eisen  aan data-uitwisseling voor en impact voor bronhouders van, EC61 te analyseren</w:delText>
        </w:r>
      </w:del>
    </w:p>
    <w:p w14:paraId="6598470C" w14:textId="56C63B1C" w:rsidR="00F72D0E" w:rsidDel="00076119" w:rsidRDefault="00F72D0E" w:rsidP="000E3C4F">
      <w:pPr>
        <w:rPr>
          <w:del w:id="914" w:author="Paul Janssen" w:date="2020-05-25T12:18:00Z"/>
        </w:rPr>
      </w:pPr>
    </w:p>
    <w:p w14:paraId="1DEA7938" w14:textId="45BA3017" w:rsidR="00F72D0E" w:rsidDel="00076119" w:rsidRDefault="00F72D0E" w:rsidP="000E3C4F">
      <w:pPr>
        <w:rPr>
          <w:del w:id="915" w:author="Paul Janssen" w:date="2020-05-25T12:18:00Z"/>
        </w:rPr>
      </w:pPr>
      <w:del w:id="916" w:author="Paul Janssen" w:date="2020-05-25T12:18:00Z">
        <w:r w:rsidDel="00076119">
          <w:delText xml:space="preserve">Het diagram is alleen uitgewerkt voor het kabeltype elektriciteit. Voor de ander kabel en leiding typen is het vergelijkbaar. De belangrijkste conclusie is dat </w:delText>
        </w:r>
        <w:r w:rsidR="00793B0B" w:rsidDel="00076119">
          <w:delText>IMKL</w:delText>
        </w:r>
        <w:r w:rsidDel="00076119">
          <w:delText xml:space="preserve"> – </w:delText>
        </w:r>
      </w:del>
      <w:del w:id="917" w:author="Paul Janssen" w:date="2020-05-25T12:00:00Z">
        <w:r w:rsidDel="00AC0EB5">
          <w:delText>WION</w:delText>
        </w:r>
      </w:del>
      <w:del w:id="918" w:author="Paul Janssen" w:date="2020-05-25T12:18:00Z">
        <w:r w:rsidDel="00076119">
          <w:delText xml:space="preserve"> volstaat voor het leveren van de EC61 informatie. Er hoeft alleen informatie over mogelijke exploitant of eigenaar van een net bijgevoegd te</w:delText>
        </w:r>
        <w:r w:rsidR="0099749D" w:rsidDel="00076119">
          <w:delText xml:space="preserve"> </w:delText>
        </w:r>
        <w:r w:rsidDel="00076119">
          <w:delText>worden.</w:delText>
        </w:r>
      </w:del>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919" w:name="_Toc43216130"/>
      <w:r>
        <w:rPr>
          <w:noProof/>
        </w:rPr>
        <w:lastRenderedPageBreak/>
        <w:drawing>
          <wp:anchor distT="0" distB="0" distL="114300" distR="114300" simplePos="0" relativeHeight="251648000" behindDoc="0" locked="0" layoutInCell="1" allowOverlap="1" wp14:anchorId="24ABF3BF" wp14:editId="0A31150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919"/>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DD6ADB9"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del w:id="920" w:author="Paul Janssen" w:date="2020-05-25T12:00:00Z">
        <w:r w:rsidRPr="003657E7" w:rsidDel="00AC0EB5">
          <w:delText>WION</w:delText>
        </w:r>
      </w:del>
      <w:ins w:id="921" w:author="Paul Janssen" w:date="2020-05-25T12:00:00Z">
        <w:r w:rsidR="00AC0EB5">
          <w:t>WIBON</w:t>
        </w:r>
      </w:ins>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922" w:name="_Toc43216131"/>
      <w:r>
        <w:rPr>
          <w:noProof/>
        </w:rPr>
        <w:lastRenderedPageBreak/>
        <w:drawing>
          <wp:anchor distT="0" distB="0" distL="114300" distR="114300" simplePos="0" relativeHeight="251650048" behindDoc="0" locked="0" layoutInCell="1" allowOverlap="1" wp14:anchorId="2B1807A8" wp14:editId="18011A3F">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923" w:name="_Toc473467893"/>
      <w:bookmarkStart w:id="924" w:name="_Toc473473913"/>
      <w:bookmarkStart w:id="925" w:name="_Toc476914341"/>
      <w:bookmarkStart w:id="926" w:name="_Toc476916683"/>
      <w:bookmarkStart w:id="927" w:name="_Toc476917812"/>
      <w:bookmarkStart w:id="928" w:name="_Toc476917918"/>
      <w:bookmarkStart w:id="929" w:name="_Toc476917987"/>
      <w:bookmarkStart w:id="930" w:name="_Toc473467894"/>
      <w:bookmarkStart w:id="931" w:name="_Toc473473914"/>
      <w:bookmarkStart w:id="932" w:name="_Toc476914342"/>
      <w:bookmarkStart w:id="933" w:name="_Toc476916684"/>
      <w:bookmarkStart w:id="934" w:name="_Toc476917813"/>
      <w:bookmarkStart w:id="935" w:name="_Toc476917919"/>
      <w:bookmarkStart w:id="936" w:name="_Toc476917988"/>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46DF93BA"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de Gegevens</w:t>
      </w:r>
      <w:r w:rsidR="00673FC0">
        <w:t xml:space="preserve">woordenboek Stedelijk Water (GWSW) van belang. </w:t>
      </w:r>
      <w:r w:rsidR="00673FC0" w:rsidRPr="00076119">
        <w:rPr>
          <w:highlight w:val="yellow"/>
          <w:rPrChange w:id="937" w:author="Paul Janssen" w:date="2020-05-25T12:24:00Z">
            <w:rPr/>
          </w:rPrChange>
        </w:rPr>
        <w:t xml:space="preserve">De waarden uit de </w:t>
      </w:r>
      <w:proofErr w:type="spellStart"/>
      <w:r w:rsidR="00673FC0" w:rsidRPr="00076119">
        <w:rPr>
          <w:highlight w:val="yellow"/>
          <w:rPrChange w:id="938" w:author="Paul Janssen" w:date="2020-05-25T12:24:00Z">
            <w:rPr/>
          </w:rPrChange>
        </w:rPr>
        <w:t>waardelijst</w:t>
      </w:r>
      <w:proofErr w:type="spellEnd"/>
      <w:r w:rsidR="00673FC0" w:rsidRPr="00076119">
        <w:rPr>
          <w:highlight w:val="yellow"/>
          <w:rPrChange w:id="939" w:author="Paul Janssen" w:date="2020-05-25T12:24:00Z">
            <w:rPr/>
          </w:rPrChange>
        </w:rPr>
        <w:t xml:space="preserve"> vinden hun definitie in dat gegevenswoordenboek.</w:t>
      </w:r>
      <w:r w:rsidR="00BF55BB" w:rsidRPr="00076119">
        <w:rPr>
          <w:highlight w:val="yellow"/>
          <w:rPrChange w:id="940" w:author="Paul Janssen" w:date="2020-05-25T12:24:00Z">
            <w:rPr/>
          </w:rPrChange>
        </w:rPr>
        <w:t xml:space="preserve"> Het GWSW is beschikbaar via </w:t>
      </w:r>
      <w:r w:rsidR="0069481B" w:rsidRPr="00076119">
        <w:rPr>
          <w:highlight w:val="yellow"/>
          <w:rPrChange w:id="941" w:author="Paul Janssen" w:date="2020-05-25T12:24:00Z">
            <w:rPr/>
          </w:rPrChange>
        </w:rPr>
        <w:fldChar w:fldCharType="begin"/>
      </w:r>
      <w:r w:rsidR="0069481B" w:rsidRPr="00076119">
        <w:rPr>
          <w:highlight w:val="yellow"/>
          <w:rPrChange w:id="942" w:author="Paul Janssen" w:date="2020-05-25T12:24:00Z">
            <w:rPr/>
          </w:rPrChange>
        </w:rPr>
        <w:instrText xml:space="preserve"> HYPERLINK "http://data.gwsw.nl" </w:instrText>
      </w:r>
      <w:r w:rsidR="0069481B" w:rsidRPr="00076119">
        <w:rPr>
          <w:highlight w:val="yellow"/>
          <w:rPrChange w:id="943" w:author="Paul Janssen" w:date="2020-05-25T12:24:00Z">
            <w:rPr>
              <w:rStyle w:val="Hyperlink"/>
            </w:rPr>
          </w:rPrChange>
        </w:rPr>
        <w:fldChar w:fldCharType="separate"/>
      </w:r>
      <w:r w:rsidR="00BF55BB" w:rsidRPr="00076119">
        <w:rPr>
          <w:rStyle w:val="Hyperlink"/>
          <w:highlight w:val="yellow"/>
          <w:rPrChange w:id="944" w:author="Paul Janssen" w:date="2020-05-25T12:24:00Z">
            <w:rPr>
              <w:rStyle w:val="Hyperlink"/>
            </w:rPr>
          </w:rPrChange>
        </w:rPr>
        <w:t>http://data.gwsw.nl</w:t>
      </w:r>
      <w:r w:rsidR="0069481B" w:rsidRPr="00076119">
        <w:rPr>
          <w:rStyle w:val="Hyperlink"/>
          <w:highlight w:val="yellow"/>
          <w:rPrChange w:id="945" w:author="Paul Janssen" w:date="2020-05-25T12:24:00Z">
            <w:rPr>
              <w:rStyle w:val="Hyperlink"/>
            </w:rPr>
          </w:rPrChange>
        </w:rPr>
        <w:fldChar w:fldCharType="end"/>
      </w:r>
      <w:r w:rsidR="00BF55BB" w:rsidRPr="00076119">
        <w:rPr>
          <w:highlight w:val="yellow"/>
          <w:rPrChange w:id="946" w:author="Paul Janssen" w:date="2020-05-25T12:24:00Z">
            <w:rPr/>
          </w:rPrChange>
        </w:rPr>
        <w:t xml:space="preserve"> (de volledige soortenboom in html) en als </w:t>
      </w:r>
      <w:proofErr w:type="spellStart"/>
      <w:r w:rsidR="00BF55BB" w:rsidRPr="00076119">
        <w:rPr>
          <w:highlight w:val="yellow"/>
          <w:rPrChange w:id="947" w:author="Paul Janssen" w:date="2020-05-25T12:24:00Z">
            <w:rPr/>
          </w:rPrChange>
        </w:rPr>
        <w:t>linked</w:t>
      </w:r>
      <w:proofErr w:type="spellEnd"/>
      <w:r w:rsidR="00BF55BB" w:rsidRPr="00076119">
        <w:rPr>
          <w:highlight w:val="yellow"/>
          <w:rPrChange w:id="948" w:author="Paul Janssen" w:date="2020-05-25T12:24:00Z">
            <w:rPr/>
          </w:rPrChange>
        </w:rPr>
        <w:t xml:space="preserve"> open data via </w:t>
      </w:r>
      <w:r w:rsidR="0069481B" w:rsidRPr="00076119">
        <w:rPr>
          <w:highlight w:val="yellow"/>
          <w:rPrChange w:id="949" w:author="Paul Janssen" w:date="2020-05-25T12:24:00Z">
            <w:rPr/>
          </w:rPrChange>
        </w:rPr>
        <w:fldChar w:fldCharType="begin"/>
      </w:r>
      <w:r w:rsidR="0069481B" w:rsidRPr="00076119">
        <w:rPr>
          <w:highlight w:val="yellow"/>
          <w:rPrChange w:id="950" w:author="Paul Janssen" w:date="2020-05-25T12:24:00Z">
            <w:rPr/>
          </w:rPrChange>
        </w:rPr>
        <w:instrText xml:space="preserve"> HYPERLINK "http://sparql.gwsw.nl" </w:instrText>
      </w:r>
      <w:r w:rsidR="0069481B" w:rsidRPr="00076119">
        <w:rPr>
          <w:highlight w:val="yellow"/>
          <w:rPrChange w:id="951" w:author="Paul Janssen" w:date="2020-05-25T12:24:00Z">
            <w:rPr>
              <w:rStyle w:val="Hyperlink"/>
            </w:rPr>
          </w:rPrChange>
        </w:rPr>
        <w:fldChar w:fldCharType="separate"/>
      </w:r>
      <w:r w:rsidR="00BF55BB" w:rsidRPr="00076119">
        <w:rPr>
          <w:rStyle w:val="Hyperlink"/>
          <w:highlight w:val="yellow"/>
          <w:rPrChange w:id="952" w:author="Paul Janssen" w:date="2020-05-25T12:24:00Z">
            <w:rPr>
              <w:rStyle w:val="Hyperlink"/>
            </w:rPr>
          </w:rPrChange>
        </w:rPr>
        <w:t>http://sparql.gwsw.nl</w:t>
      </w:r>
      <w:r w:rsidR="0069481B" w:rsidRPr="00076119">
        <w:rPr>
          <w:rStyle w:val="Hyperlink"/>
          <w:highlight w:val="yellow"/>
          <w:rPrChange w:id="953" w:author="Paul Janssen" w:date="2020-05-25T12:24:00Z">
            <w:rPr>
              <w:rStyle w:val="Hyperlink"/>
            </w:rPr>
          </w:rPrChange>
        </w:rPr>
        <w:fldChar w:fldCharType="end"/>
      </w:r>
      <w:r w:rsidR="00BF55BB" w:rsidRPr="00076119">
        <w:rPr>
          <w:highlight w:val="yellow"/>
          <w:rPrChange w:id="954" w:author="Paul Janssen" w:date="2020-05-25T12:24:00Z">
            <w:rPr/>
          </w:rPrChange>
        </w:rPr>
        <w:t xml:space="preserve"> (semantische server, te ontsluiten via SPARQL </w:t>
      </w:r>
      <w:proofErr w:type="spellStart"/>
      <w:r w:rsidR="00BF55BB" w:rsidRPr="00076119">
        <w:rPr>
          <w:highlight w:val="yellow"/>
          <w:rPrChange w:id="955" w:author="Paul Janssen" w:date="2020-05-25T12:24:00Z">
            <w:rPr/>
          </w:rPrChange>
        </w:rPr>
        <w:t>queries</w:t>
      </w:r>
      <w:proofErr w:type="spellEnd"/>
      <w:r w:rsidR="00BF55BB" w:rsidRPr="00076119">
        <w:rPr>
          <w:highlight w:val="yellow"/>
          <w:rPrChange w:id="956" w:author="Paul Janssen" w:date="2020-05-25T12:24:00Z">
            <w:rPr/>
          </w:rPrChange>
        </w:rPr>
        <w:t xml:space="preserve">). Elke term, definitie en attribuut is te direct bekijken via </w:t>
      </w:r>
      <w:r w:rsidR="0069481B" w:rsidRPr="00076119">
        <w:rPr>
          <w:highlight w:val="yellow"/>
          <w:rPrChange w:id="957" w:author="Paul Janssen" w:date="2020-05-25T12:24:00Z">
            <w:rPr/>
          </w:rPrChange>
        </w:rPr>
        <w:fldChar w:fldCharType="begin"/>
      </w:r>
      <w:r w:rsidR="0069481B" w:rsidRPr="00076119">
        <w:rPr>
          <w:highlight w:val="yellow"/>
          <w:rPrChange w:id="958" w:author="Paul Janssen" w:date="2020-05-25T12:24:00Z">
            <w:rPr/>
          </w:rPrChange>
        </w:rPr>
        <w:instrText xml:space="preserve"> HYPERLINK "http://data.gwsw.nl/%7bterm%7d" </w:instrText>
      </w:r>
      <w:r w:rsidR="0069481B" w:rsidRPr="00076119">
        <w:rPr>
          <w:highlight w:val="yellow"/>
          <w:rPrChange w:id="959" w:author="Paul Janssen" w:date="2020-05-25T12:24:00Z">
            <w:rPr>
              <w:rStyle w:val="Hyperlink"/>
              <w:i/>
              <w:iCs/>
            </w:rPr>
          </w:rPrChange>
        </w:rPr>
        <w:fldChar w:fldCharType="separate"/>
      </w:r>
      <w:r w:rsidR="00BF55BB" w:rsidRPr="00076119">
        <w:rPr>
          <w:rStyle w:val="Hyperlink"/>
          <w:highlight w:val="yellow"/>
          <w:rPrChange w:id="960" w:author="Paul Janssen" w:date="2020-05-25T12:24:00Z">
            <w:rPr>
              <w:rStyle w:val="Hyperlink"/>
            </w:rPr>
          </w:rPrChange>
        </w:rPr>
        <w:t>http://data.gwsw.nl/</w:t>
      </w:r>
      <w:r w:rsidR="00BF55BB" w:rsidRPr="00076119">
        <w:rPr>
          <w:rStyle w:val="Hyperlink"/>
          <w:i/>
          <w:iCs/>
          <w:highlight w:val="yellow"/>
          <w:rPrChange w:id="961" w:author="Paul Janssen" w:date="2020-05-25T12:24:00Z">
            <w:rPr>
              <w:rStyle w:val="Hyperlink"/>
              <w:i/>
              <w:iCs/>
            </w:rPr>
          </w:rPrChange>
        </w:rPr>
        <w:t>{term}</w:t>
      </w:r>
      <w:r w:rsidR="0069481B" w:rsidRPr="00076119">
        <w:rPr>
          <w:rStyle w:val="Hyperlink"/>
          <w:i/>
          <w:iCs/>
          <w:highlight w:val="yellow"/>
          <w:rPrChange w:id="962" w:author="Paul Janssen" w:date="2020-05-25T12:24:00Z">
            <w:rPr>
              <w:rStyle w:val="Hyperlink"/>
              <w:i/>
              <w:iCs/>
            </w:rPr>
          </w:rPrChange>
        </w:rPr>
        <w:fldChar w:fldCharType="end"/>
      </w:r>
      <w:r w:rsidR="00BF55BB" w:rsidRPr="00076119">
        <w:rPr>
          <w:highlight w:val="yellow"/>
          <w:rPrChange w:id="963" w:author="Paul Janssen" w:date="2020-05-25T12:24:00Z">
            <w:rPr/>
          </w:rPrChange>
        </w:rPr>
        <w:t xml:space="preserve">, bijvoorbeeld </w:t>
      </w:r>
      <w:r w:rsidR="0069481B" w:rsidRPr="00076119">
        <w:rPr>
          <w:highlight w:val="yellow"/>
          <w:rPrChange w:id="964" w:author="Paul Janssen" w:date="2020-05-25T12:24:00Z">
            <w:rPr/>
          </w:rPrChange>
        </w:rPr>
        <w:fldChar w:fldCharType="begin"/>
      </w:r>
      <w:r w:rsidR="0069481B" w:rsidRPr="00076119">
        <w:rPr>
          <w:highlight w:val="yellow"/>
          <w:rPrChange w:id="965" w:author="Paul Janssen" w:date="2020-05-25T12:24:00Z">
            <w:rPr/>
          </w:rPrChange>
        </w:rPr>
        <w:instrText xml:space="preserve"> HYPERLINK "http://data.gwsw.nl/vrijvervalrioolleiding" </w:instrText>
      </w:r>
      <w:r w:rsidR="0069481B" w:rsidRPr="00076119">
        <w:rPr>
          <w:highlight w:val="yellow"/>
          <w:rPrChange w:id="966" w:author="Paul Janssen" w:date="2020-05-25T12:24:00Z">
            <w:rPr>
              <w:rStyle w:val="Hyperlink"/>
            </w:rPr>
          </w:rPrChange>
        </w:rPr>
        <w:fldChar w:fldCharType="separate"/>
      </w:r>
      <w:r w:rsidR="00BF55BB" w:rsidRPr="00076119">
        <w:rPr>
          <w:rStyle w:val="Hyperlink"/>
          <w:highlight w:val="yellow"/>
          <w:rPrChange w:id="967" w:author="Paul Janssen" w:date="2020-05-25T12:24:00Z">
            <w:rPr>
              <w:rStyle w:val="Hyperlink"/>
            </w:rPr>
          </w:rPrChange>
        </w:rPr>
        <w:t>http://data.gwsw.nl/vrijvervalrioolleiding</w:t>
      </w:r>
      <w:r w:rsidR="0069481B" w:rsidRPr="00076119">
        <w:rPr>
          <w:rStyle w:val="Hyperlink"/>
          <w:highlight w:val="yellow"/>
          <w:rPrChange w:id="968" w:author="Paul Janssen" w:date="2020-05-25T12:24:00Z">
            <w:rPr>
              <w:rStyle w:val="Hyperlink"/>
            </w:rPr>
          </w:rPrChange>
        </w:rPr>
        <w:fldChar w:fldCharType="end"/>
      </w:r>
      <w:r w:rsidR="00BF55BB" w:rsidRPr="00076119">
        <w:rPr>
          <w:highlight w:val="yellow"/>
          <w:rPrChange w:id="969" w:author="Paul Janssen" w:date="2020-05-25T12:24:00Z">
            <w:rPr/>
          </w:rPrChange>
        </w:rPr>
        <w:t xml:space="preserve"> .</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970" w:name="_Toc43216132"/>
      <w:r>
        <w:t>Object</w:t>
      </w:r>
      <w:r w:rsidR="00A26E72">
        <w:t>catalogus</w:t>
      </w:r>
      <w:r w:rsidR="00283BD6">
        <w:t>.</w:t>
      </w:r>
      <w:bookmarkEnd w:id="970"/>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971"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646"/>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387EDC7" w:rsidR="00FE2DB2" w:rsidRPr="00211078" w:rsidRDefault="00FE2DB2" w:rsidP="00FE2DB2">
            <w:pPr>
              <w:jc w:val="left"/>
            </w:pPr>
            <w:r w:rsidRPr="00211078">
              <w:t xml:space="preserve">IMKL versie </w:t>
            </w:r>
            <w:del w:id="972" w:author="Paul Janssen" w:date="2020-06-16T15:59:00Z">
              <w:r w:rsidRPr="00211078" w:rsidDel="00B92351">
                <w:delText>1.2</w:delText>
              </w:r>
              <w:r w:rsidR="002F31D1" w:rsidDel="00B92351">
                <w:delText>.1</w:delText>
              </w:r>
            </w:del>
            <w:ins w:id="973" w:author="Paul Janssen" w:date="2020-06-16T15:59:00Z">
              <w:r w:rsidR="00B92351">
                <w:t>2.0</w:t>
              </w:r>
            </w:ins>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1C091FF9" w:rsidR="00FE2DB2" w:rsidRPr="00211078" w:rsidRDefault="00FE2DB2" w:rsidP="00FE2DB2">
            <w:pPr>
              <w:jc w:val="left"/>
            </w:pPr>
            <w:del w:id="974" w:author="Paul Janssen" w:date="2020-06-16T15:59:00Z">
              <w:r w:rsidRPr="00211078" w:rsidDel="00B92351">
                <w:delText>2017</w:delText>
              </w:r>
            </w:del>
            <w:ins w:id="975" w:author="Paul Janssen" w:date="2020-06-16T15:59:00Z">
              <w:r w:rsidR="00B92351" w:rsidRPr="00211078">
                <w:t>20</w:t>
              </w:r>
              <w:r w:rsidR="00B92351">
                <w:t>20</w:t>
              </w:r>
            </w:ins>
            <w:r w:rsidRPr="00211078">
              <w:t>-</w:t>
            </w:r>
            <w:r w:rsidR="003D534C" w:rsidRPr="00211078">
              <w:t>0</w:t>
            </w:r>
            <w:r w:rsidR="003D534C">
              <w:t>6</w:t>
            </w:r>
            <w:r w:rsidRPr="00211078">
              <w:t>-</w:t>
            </w:r>
            <w:del w:id="976" w:author="Paul Janssen" w:date="2020-06-16T15:59:00Z">
              <w:r w:rsidR="003D534C" w:rsidDel="00B92351">
                <w:delText>30</w:delText>
              </w:r>
            </w:del>
            <w:ins w:id="977" w:author="Paul Janssen" w:date="2020-06-16T15:59:00Z">
              <w:r w:rsidR="00B92351">
                <w:t>16</w:t>
              </w:r>
            </w:ins>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971"/>
      <w:r>
        <w:t>:</w:t>
      </w:r>
      <w:r w:rsidR="00573FDF">
        <w:t xml:space="preserve"> </w:t>
      </w:r>
      <w:bookmarkStart w:id="978" w:name="_Toc406679648"/>
      <w:bookmarkEnd w:id="978"/>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59"/>
        <w:gridCol w:w="3256"/>
        <w:gridCol w:w="1231"/>
      </w:tblGrid>
      <w:tr w:rsidR="003D534C" w:rsidRPr="00A25D4D" w14:paraId="6349C0E5" w14:textId="77777777" w:rsidTr="00897291">
        <w:trPr>
          <w:trHeight w:val="225"/>
          <w:tblHeader/>
          <w:tblCellSpacing w:w="0" w:type="dxa"/>
        </w:trPr>
        <w:tc>
          <w:tcPr>
            <w:tcW w:w="4185"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30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897291" w:rsidRPr="00A25D4D" w14:paraId="692D1A29" w14:textId="77777777" w:rsidTr="00B24519">
        <w:trPr>
          <w:tblCellSpacing w:w="0" w:type="dxa"/>
          <w:ins w:id="979" w:author="Paul Janssen" w:date="2020-06-16T15:38:00Z"/>
        </w:trPr>
        <w:tc>
          <w:tcPr>
            <w:tcW w:w="0" w:type="auto"/>
            <w:tcBorders>
              <w:top w:val="outset" w:sz="6" w:space="0" w:color="auto"/>
              <w:left w:val="outset" w:sz="6" w:space="0" w:color="auto"/>
              <w:bottom w:val="outset" w:sz="6" w:space="0" w:color="auto"/>
              <w:right w:val="outset" w:sz="6" w:space="0" w:color="auto"/>
            </w:tcBorders>
          </w:tcPr>
          <w:p w14:paraId="50489BE4" w14:textId="7DED0D21" w:rsidR="00897291" w:rsidRPr="00A25D4D" w:rsidRDefault="00897291" w:rsidP="00897291">
            <w:pPr>
              <w:rPr>
                <w:ins w:id="980" w:author="Paul Janssen" w:date="2020-06-16T15:38:00Z"/>
              </w:rPr>
            </w:pPr>
            <w:proofErr w:type="spellStart"/>
            <w:ins w:id="981" w:author="Paul Janssen" w:date="2020-06-16T15:39:00Z">
              <w:r>
                <w:lastRenderedPageBreak/>
                <w:t>Overig</w:t>
              </w:r>
              <w:r w:rsidRPr="00A25D4D">
                <w:t>AppurtenanceType</w:t>
              </w:r>
              <w:r>
                <w:t>IMKL</w:t>
              </w:r>
              <w:r w:rsidRPr="00A25D4D">
                <w:t>Value</w:t>
              </w:r>
            </w:ins>
            <w:proofErr w:type="spellEnd"/>
          </w:p>
        </w:tc>
        <w:tc>
          <w:tcPr>
            <w:tcW w:w="0" w:type="auto"/>
            <w:tcBorders>
              <w:top w:val="outset" w:sz="6" w:space="0" w:color="auto"/>
              <w:left w:val="outset" w:sz="6" w:space="0" w:color="auto"/>
              <w:bottom w:val="outset" w:sz="6" w:space="0" w:color="auto"/>
              <w:right w:val="outset" w:sz="6" w:space="0" w:color="auto"/>
            </w:tcBorders>
          </w:tcPr>
          <w:p w14:paraId="0C916787" w14:textId="4C1B1EC8" w:rsidR="00897291" w:rsidRDefault="00897291" w:rsidP="00897291">
            <w:pPr>
              <w:rPr>
                <w:ins w:id="982" w:author="Paul Janssen" w:date="2020-06-16T15:38:00Z"/>
              </w:rPr>
            </w:pPr>
            <w:ins w:id="983" w:author="Paul Janssen" w:date="2020-06-16T15:39:00Z">
              <w:r>
                <w:t>IMKL</w:t>
              </w:r>
            </w:ins>
          </w:p>
        </w:tc>
        <w:tc>
          <w:tcPr>
            <w:tcW w:w="0" w:type="auto"/>
            <w:tcBorders>
              <w:top w:val="outset" w:sz="6" w:space="0" w:color="auto"/>
              <w:left w:val="outset" w:sz="6" w:space="0" w:color="auto"/>
              <w:bottom w:val="outset" w:sz="6" w:space="0" w:color="auto"/>
              <w:right w:val="outset" w:sz="6" w:space="0" w:color="auto"/>
            </w:tcBorders>
          </w:tcPr>
          <w:p w14:paraId="413D5686" w14:textId="1E84644A" w:rsidR="00897291" w:rsidRPr="00A25D4D" w:rsidRDefault="00897291" w:rsidP="00897291">
            <w:pPr>
              <w:rPr>
                <w:ins w:id="984" w:author="Paul Janssen" w:date="2020-06-16T15:38:00Z"/>
              </w:rPr>
            </w:pPr>
            <w:ins w:id="985" w:author="Paul Janssen" w:date="2020-06-16T15:39:00Z">
              <w:r w:rsidRPr="00A25D4D">
                <w:t>«</w:t>
              </w:r>
              <w:proofErr w:type="spellStart"/>
              <w:r w:rsidRPr="00A25D4D">
                <w:t>codeList</w:t>
              </w:r>
              <w:proofErr w:type="spellEnd"/>
              <w:r w:rsidRPr="00A25D4D">
                <w:t>»</w:t>
              </w:r>
            </w:ins>
          </w:p>
        </w:tc>
      </w:tr>
      <w:tr w:rsidR="00897291"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897291" w:rsidRPr="00A25D4D" w:rsidRDefault="00897291" w:rsidP="00897291">
            <w:proofErr w:type="spellStart"/>
            <w:r w:rsidRPr="00A25D4D">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897291" w:rsidRPr="00A25D4D" w:rsidRDefault="00897291" w:rsidP="00897291">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897291" w:rsidRPr="00A25D4D" w:rsidRDefault="00897291" w:rsidP="00897291">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897291" w:rsidRPr="00A25D4D" w:rsidRDefault="00897291" w:rsidP="00897291">
            <w:r w:rsidRPr="00A25D4D">
              <w:t>«</w:t>
            </w:r>
            <w:proofErr w:type="spellStart"/>
            <w:r w:rsidRPr="00A25D4D">
              <w:t>dataType</w:t>
            </w:r>
            <w:proofErr w:type="spellEnd"/>
            <w:r w:rsidRPr="00A25D4D">
              <w:t>»</w:t>
            </w:r>
          </w:p>
        </w:tc>
      </w:tr>
      <w:tr w:rsidR="00897291"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897291" w:rsidRPr="00A25D4D" w:rsidRDefault="00897291" w:rsidP="00897291">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897291" w:rsidRPr="00A25D4D" w:rsidRDefault="00897291" w:rsidP="00897291">
            <w:r w:rsidRPr="00A25D4D">
              <w:t>«</w:t>
            </w:r>
            <w:proofErr w:type="spellStart"/>
            <w:r w:rsidRPr="00A25D4D">
              <w:t>union</w:t>
            </w:r>
            <w:proofErr w:type="spellEnd"/>
            <w:r w:rsidRPr="00A25D4D">
              <w:t>»</w:t>
            </w:r>
          </w:p>
        </w:tc>
      </w:tr>
      <w:tr w:rsidR="00897291"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897291" w:rsidRPr="00A25D4D" w:rsidRDefault="00897291" w:rsidP="00897291">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897291" w:rsidRPr="00A25D4D" w:rsidRDefault="00897291" w:rsidP="00897291">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897291" w:rsidRPr="00A25D4D" w:rsidRDefault="00897291" w:rsidP="00897291">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897291" w:rsidRPr="00A25D4D" w:rsidRDefault="00897291" w:rsidP="00897291">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897291" w:rsidRPr="00A25D4D" w:rsidRDefault="00897291" w:rsidP="00897291">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897291" w:rsidRPr="00A25D4D" w:rsidRDefault="00897291" w:rsidP="00897291">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897291" w:rsidRPr="00A25D4D" w:rsidRDefault="00897291" w:rsidP="00897291">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897291" w:rsidRPr="00A25D4D" w:rsidRDefault="00897291" w:rsidP="00897291">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897291" w:rsidRPr="00A25D4D" w:rsidRDefault="00897291" w:rsidP="00897291">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897291" w:rsidRPr="00A25D4D" w:rsidRDefault="00897291" w:rsidP="00897291">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897291" w:rsidRPr="00A25D4D" w:rsidRDefault="00897291" w:rsidP="00897291">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897291" w:rsidRPr="00A25D4D" w:rsidRDefault="00897291" w:rsidP="00897291">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897291" w:rsidRPr="00A25D4D" w:rsidRDefault="00897291" w:rsidP="00897291">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897291" w:rsidRPr="00A25D4D" w:rsidRDefault="00897291" w:rsidP="00897291">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897291" w:rsidRPr="00A25D4D" w:rsidRDefault="00897291" w:rsidP="00897291">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897291" w:rsidRPr="00A25D4D" w:rsidRDefault="00897291" w:rsidP="00897291">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897291" w:rsidRPr="00A25D4D" w:rsidRDefault="00897291" w:rsidP="00897291">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897291" w:rsidRPr="00A25D4D" w:rsidRDefault="00897291" w:rsidP="00897291">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897291" w:rsidRPr="00A25D4D" w:rsidRDefault="00897291" w:rsidP="00897291">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897291" w:rsidRPr="00A25D4D" w:rsidRDefault="00897291" w:rsidP="00897291">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897291" w:rsidRPr="00A25D4D" w:rsidRDefault="00897291" w:rsidP="00897291">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897291" w:rsidRPr="00A25D4D" w:rsidRDefault="00897291" w:rsidP="00897291">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897291" w:rsidRPr="00A25D4D" w:rsidRDefault="00897291" w:rsidP="00897291">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897291" w:rsidRPr="00A25D4D" w:rsidRDefault="00897291" w:rsidP="00897291">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897291" w:rsidRPr="00A25D4D" w:rsidRDefault="00897291" w:rsidP="00897291">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897291" w:rsidRPr="00A25D4D" w:rsidRDefault="00897291" w:rsidP="00897291">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897291" w:rsidRPr="00A25D4D" w:rsidRDefault="00897291" w:rsidP="00897291">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897291" w:rsidRPr="00A25D4D" w:rsidRDefault="00897291" w:rsidP="00897291">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897291" w:rsidRPr="00A25D4D" w:rsidRDefault="00897291" w:rsidP="00897291">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897291" w:rsidRPr="00A25D4D" w:rsidRDefault="00897291" w:rsidP="00897291">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897291" w:rsidRPr="00A25D4D" w:rsidRDefault="00897291" w:rsidP="00897291">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897291" w:rsidRPr="00A25D4D" w:rsidRDefault="00897291" w:rsidP="00897291">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897291" w:rsidRPr="00A25D4D" w:rsidRDefault="00897291" w:rsidP="00897291">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897291" w:rsidRPr="00A25D4D" w:rsidRDefault="00897291" w:rsidP="00897291">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897291" w:rsidRPr="00A25D4D" w:rsidRDefault="00897291" w:rsidP="00897291">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897291" w:rsidRPr="00A25D4D" w:rsidRDefault="00897291" w:rsidP="00897291">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897291" w:rsidRPr="00A25D4D" w:rsidRDefault="00897291" w:rsidP="00897291">
            <w:proofErr w:type="spellStart"/>
            <w:r w:rsidRPr="00A25D4D">
              <w:lastRenderedPageBreak/>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897291" w:rsidRPr="00A25D4D" w:rsidRDefault="00897291" w:rsidP="00897291">
            <w:proofErr w:type="spellStart"/>
            <w:r w:rsidRPr="00A25D4D">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897291" w:rsidRPr="00A25D4D" w:rsidRDefault="00897291" w:rsidP="00897291">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897291" w:rsidRPr="00A25D4D" w:rsidRDefault="00897291" w:rsidP="00897291">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897291" w:rsidRPr="00A25D4D" w:rsidRDefault="00897291" w:rsidP="00897291">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897291" w:rsidRPr="00A25D4D" w:rsidRDefault="00897291" w:rsidP="00897291">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897291" w:rsidRPr="00A25D4D" w:rsidRDefault="00897291" w:rsidP="00897291">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897291" w:rsidRPr="00A25D4D" w:rsidRDefault="00897291" w:rsidP="00897291">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897291" w:rsidRPr="00A25D4D" w:rsidRDefault="00897291" w:rsidP="00897291">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897291" w:rsidRPr="00A25D4D" w:rsidRDefault="00897291" w:rsidP="00897291">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897291" w:rsidRPr="00A25D4D" w:rsidRDefault="00897291" w:rsidP="00897291">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897291" w:rsidRPr="00A25D4D" w:rsidRDefault="00897291" w:rsidP="00897291">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897291" w:rsidRPr="00A25D4D" w:rsidRDefault="00897291" w:rsidP="00897291">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897291" w:rsidRPr="00A25D4D" w:rsidRDefault="00897291" w:rsidP="00897291">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897291" w:rsidRPr="00A25D4D" w:rsidRDefault="00897291" w:rsidP="00897291">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897291" w:rsidRPr="00A25D4D" w:rsidRDefault="00897291" w:rsidP="00897291">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897291" w:rsidRPr="00A25D4D" w:rsidRDefault="00897291" w:rsidP="00897291">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897291" w:rsidRPr="00A25D4D" w:rsidRDefault="00897291" w:rsidP="00897291">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897291" w:rsidRPr="00A25D4D" w:rsidRDefault="00897291" w:rsidP="00897291">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897291" w:rsidRPr="00A25D4D" w:rsidRDefault="00897291" w:rsidP="00897291">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897291" w:rsidRPr="00A25D4D" w:rsidRDefault="00897291" w:rsidP="00897291">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897291" w:rsidRPr="00A25D4D" w:rsidRDefault="00897291" w:rsidP="00897291">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897291" w:rsidRPr="00A25D4D" w:rsidRDefault="00897291" w:rsidP="00897291">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986" w:name="_Toc43216133"/>
      <w:r>
        <w:t>Geografische objecten</w:t>
      </w:r>
      <w:r w:rsidR="00283BD6">
        <w:t>.</w:t>
      </w:r>
      <w:bookmarkEnd w:id="986"/>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987" w:name="_Toc43216134"/>
      <w:r w:rsidRPr="00ED33F0">
        <w:t>Data typen</w:t>
      </w:r>
      <w:r w:rsidR="00283BD6">
        <w:t>.</w:t>
      </w:r>
      <w:bookmarkEnd w:id="987"/>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988" w:name="_Toc43216135"/>
      <w:r>
        <w:t>Waardelijsten</w:t>
      </w:r>
      <w:r w:rsidR="00283BD6">
        <w:t>.</w:t>
      </w:r>
      <w:bookmarkEnd w:id="988"/>
    </w:p>
    <w:p w14:paraId="58C36435" w14:textId="14A0A304"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w:t>
      </w:r>
      <w:del w:id="989" w:author="Paul Janssen" w:date="2020-06-16T15:59:00Z">
        <w:r w:rsidR="002B4B6E" w:rsidRPr="00B76BD4" w:rsidDel="00B92351">
          <w:delText>-</w:delText>
        </w:r>
      </w:del>
      <w:ins w:id="990" w:author="Paul Janssen" w:date="2020-06-16T15:59:00Z">
        <w:r w:rsidR="00B92351">
          <w:t>–</w:t>
        </w:r>
      </w:ins>
      <w:r w:rsidR="002B4B6E" w:rsidRPr="00B76BD4">
        <w:t xml:space="preserve"> </w:t>
      </w:r>
      <w:del w:id="991" w:author="Paul Janssen" w:date="2020-06-16T15:59:00Z">
        <w:r w:rsidR="002B4B6E" w:rsidRPr="00B76BD4" w:rsidDel="00B92351">
          <w:delText>1.</w:delText>
        </w:r>
        <w:r w:rsidR="005D68B2" w:rsidRPr="00B76BD4" w:rsidDel="00B92351">
          <w:delText>2</w:delText>
        </w:r>
        <w:r w:rsidR="002F31D1" w:rsidDel="00B92351">
          <w:delText>.1</w:delText>
        </w:r>
      </w:del>
      <w:ins w:id="992" w:author="Paul Janssen" w:date="2020-06-16T15:59:00Z">
        <w:r w:rsidR="00B92351">
          <w:t>2.0</w:t>
        </w:r>
      </w:ins>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993" w:name="_Toc43216136"/>
      <w:r w:rsidRPr="00ED33F0">
        <w:t>Ge</w:t>
      </w:r>
      <w:r>
        <w:t>ï</w:t>
      </w:r>
      <w:r w:rsidRPr="00ED33F0">
        <w:t>mporteerde typen (informatief)</w:t>
      </w:r>
      <w:r w:rsidR="00283BD6">
        <w:t>.</w:t>
      </w:r>
      <w:bookmarkEnd w:id="993"/>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994" w:name="_Toc43216137"/>
      <w:r>
        <w:t>Referentie</w:t>
      </w:r>
      <w:r w:rsidR="00576E1A">
        <w:t>systemen</w:t>
      </w:r>
      <w:bookmarkEnd w:id="994"/>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995" w:name="_Toc43216138"/>
      <w:r>
        <w:t>Ruimtelijk</w:t>
      </w:r>
      <w:r w:rsidR="006B2CE6">
        <w:t xml:space="preserve"> referentiesysteem</w:t>
      </w:r>
      <w:r w:rsidR="00283BD6">
        <w:t>.</w:t>
      </w:r>
      <w:bookmarkEnd w:id="995"/>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7777777"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391601" w:rsidRDefault="007D3939" w:rsidP="00E62DE5">
      <w:pPr>
        <w:rPr>
          <w:highlight w:val="yellow"/>
          <w:rPrChange w:id="996" w:author="Paul Janssen" w:date="2020-06-08T18:04:00Z">
            <w:rPr/>
          </w:rPrChange>
        </w:rPr>
      </w:pPr>
      <w:r w:rsidRPr="00391601">
        <w:rPr>
          <w:highlight w:val="yellow"/>
          <w:rPrChange w:id="997" w:author="Paul Janssen" w:date="2020-06-08T18:04:00Z">
            <w:rPr/>
          </w:rPrChange>
        </w:rPr>
        <w:t>Met de toename van internationale data uitwisseling is er behoefte aan internationaal bruikbare referentiesystemen.</w:t>
      </w:r>
      <w:r w:rsidR="00B250DA" w:rsidRPr="00391601">
        <w:rPr>
          <w:highlight w:val="yellow"/>
          <w:rPrChange w:id="998" w:author="Paul Janssen" w:date="2020-06-08T18:04:00Z">
            <w:rPr/>
          </w:rPrChange>
        </w:rPr>
        <w:t xml:space="preserve"> </w:t>
      </w:r>
      <w:r w:rsidRPr="00391601">
        <w:rPr>
          <w:highlight w:val="yellow"/>
          <w:rPrChange w:id="999" w:author="Paul Janssen" w:date="2020-06-08T18:04:00Z">
            <w:rPr/>
          </w:rPrChange>
        </w:rPr>
        <w:t>ETRS89 is het referentiesysteem dat hieraan voldoet. INSPIRE schrijft het gebruik van ETRS89 voor.</w:t>
      </w:r>
    </w:p>
    <w:p w14:paraId="3F375101" w14:textId="77777777" w:rsidR="00AE3F47" w:rsidRDefault="00051A33" w:rsidP="00AE3F47">
      <w:r w:rsidRPr="00391601">
        <w:rPr>
          <w:highlight w:val="yellow"/>
          <w:rPrChange w:id="1000" w:author="Paul Janssen" w:date="2020-06-08T18:04:00Z">
            <w:rPr/>
          </w:rPrChange>
        </w:rPr>
        <w:t xml:space="preserve">Voor conversie van RD naar ETRS89 zijn er </w:t>
      </w:r>
      <w:r w:rsidR="002C4D6C" w:rsidRPr="00391601">
        <w:rPr>
          <w:highlight w:val="yellow"/>
          <w:rPrChange w:id="1001" w:author="Paul Janssen" w:date="2020-06-08T18:04:00Z">
            <w:rPr/>
          </w:rPrChange>
        </w:rPr>
        <w:t xml:space="preserve">in </w:t>
      </w:r>
      <w:r w:rsidRPr="00391601">
        <w:rPr>
          <w:highlight w:val="yellow"/>
          <w:rPrChange w:id="1002" w:author="Paul Janssen" w:date="2020-06-08T18:04:00Z">
            <w:rPr/>
          </w:rPrChange>
        </w:rPr>
        <w:t xml:space="preserve">2000 officiële conversieregels bepaald. </w:t>
      </w:r>
      <w:r w:rsidR="00091499" w:rsidRPr="00391601">
        <w:rPr>
          <w:highlight w:val="yellow"/>
          <w:rPrChange w:id="1003" w:author="Paul Janssen" w:date="2020-06-08T18:04:00Z">
            <w:rPr/>
          </w:rPrChange>
        </w:rPr>
        <w:t xml:space="preserve">Kanttekening </w:t>
      </w:r>
      <w:r w:rsidRPr="00391601">
        <w:rPr>
          <w:highlight w:val="yellow"/>
          <w:rPrChange w:id="1004" w:author="Paul Janssen" w:date="2020-06-08T18:04:00Z">
            <w:rPr/>
          </w:rPrChange>
        </w:rPr>
        <w:t xml:space="preserve">hierbij </w:t>
      </w:r>
      <w:r w:rsidR="00804A6D" w:rsidRPr="00391601">
        <w:rPr>
          <w:highlight w:val="yellow"/>
          <w:rPrChange w:id="1005" w:author="Paul Janssen" w:date="2020-06-08T18:04:00Z">
            <w:rPr/>
          </w:rPrChange>
        </w:rPr>
        <w:t xml:space="preserve"> </w:t>
      </w:r>
      <w:r w:rsidR="00091499" w:rsidRPr="00391601">
        <w:rPr>
          <w:highlight w:val="yellow"/>
          <w:rPrChange w:id="1006" w:author="Paul Janssen" w:date="2020-06-08T18:04:00Z">
            <w:rPr/>
          </w:rPrChange>
        </w:rPr>
        <w:t xml:space="preserve">is </w:t>
      </w:r>
      <w:r w:rsidRPr="00391601">
        <w:rPr>
          <w:highlight w:val="yellow"/>
          <w:rPrChange w:id="1007" w:author="Paul Janssen" w:date="2020-06-08T18:04:00Z">
            <w:rPr/>
          </w:rPrChange>
        </w:rPr>
        <w:t xml:space="preserve">wel </w:t>
      </w:r>
      <w:r w:rsidR="00091499" w:rsidRPr="00391601">
        <w:rPr>
          <w:highlight w:val="yellow"/>
          <w:rPrChange w:id="1008" w:author="Paul Janssen" w:date="2020-06-08T18:04:00Z">
            <w:rPr/>
          </w:rPrChange>
        </w:rPr>
        <w:t xml:space="preserve">dat de implementatie van </w:t>
      </w:r>
      <w:r w:rsidR="002C4D6C" w:rsidRPr="00391601">
        <w:rPr>
          <w:highlight w:val="yellow"/>
          <w:rPrChange w:id="1009" w:author="Paul Janssen" w:date="2020-06-08T18:04:00Z">
            <w:rPr/>
          </w:rPrChange>
        </w:rPr>
        <w:t>deze</w:t>
      </w:r>
      <w:r w:rsidR="00804A6D" w:rsidRPr="00391601">
        <w:rPr>
          <w:highlight w:val="yellow"/>
          <w:rPrChange w:id="1010" w:author="Paul Janssen" w:date="2020-06-08T18:04:00Z">
            <w:rPr/>
          </w:rPrChange>
        </w:rPr>
        <w:t xml:space="preserve"> </w:t>
      </w:r>
      <w:r w:rsidR="00091499" w:rsidRPr="00391601">
        <w:rPr>
          <w:highlight w:val="yellow"/>
          <w:rPrChange w:id="1011" w:author="Paul Janssen" w:date="2020-06-08T18:04:00Z">
            <w:rPr/>
          </w:rPrChange>
        </w:rPr>
        <w:t>conversieregels in de praktijk significante afwijkingen of verschillen geeft. Er wordt daarom</w:t>
      </w:r>
      <w:r w:rsidR="00AE3F47" w:rsidRPr="00391601">
        <w:rPr>
          <w:highlight w:val="yellow"/>
          <w:rPrChange w:id="1012" w:author="Paul Janssen" w:date="2020-06-08T18:04:00Z">
            <w:rPr/>
          </w:rPrChange>
        </w:rPr>
        <w:t xml:space="preserve"> op nationaal niveau </w:t>
      </w:r>
      <w:r w:rsidR="00091499" w:rsidRPr="00391601">
        <w:rPr>
          <w:highlight w:val="yellow"/>
          <w:rPrChange w:id="1013" w:author="Paul Janssen" w:date="2020-06-08T18:04:00Z">
            <w:rPr/>
          </w:rPrChange>
        </w:rPr>
        <w:t xml:space="preserve">onderzocht of het niet beter is om ETRS89 als standaard voor de opslag van </w:t>
      </w:r>
      <w:proofErr w:type="spellStart"/>
      <w:r w:rsidR="00091499" w:rsidRPr="00391601">
        <w:rPr>
          <w:highlight w:val="yellow"/>
          <w:rPrChange w:id="1014" w:author="Paul Janssen" w:date="2020-06-08T18:04:00Z">
            <w:rPr/>
          </w:rPrChange>
        </w:rPr>
        <w:t>geo</w:t>
      </w:r>
      <w:proofErr w:type="spellEnd"/>
      <w:r w:rsidR="00091499" w:rsidRPr="00391601">
        <w:rPr>
          <w:highlight w:val="yellow"/>
          <w:rPrChange w:id="1015" w:author="Paul Janssen" w:date="2020-06-08T18:04:00Z">
            <w:rPr/>
          </w:rPrChange>
        </w:rPr>
        <w:t>-informatie in te voeren en indien nodig of gewenst naar RD te converteren.</w:t>
      </w:r>
      <w:r w:rsidR="00B250DA" w:rsidRPr="00391601">
        <w:rPr>
          <w:highlight w:val="yellow"/>
          <w:rPrChange w:id="1016" w:author="Paul Janssen" w:date="2020-06-08T18:04:00Z">
            <w:rPr/>
          </w:rPrChange>
        </w:rPr>
        <w:t xml:space="preserve"> </w:t>
      </w:r>
      <w:r w:rsidR="00804A6D" w:rsidRPr="00391601">
        <w:rPr>
          <w:highlight w:val="yellow"/>
          <w:rPrChange w:id="1017" w:author="Paul Janssen" w:date="2020-06-08T18:04:00Z">
            <w:rPr/>
          </w:rPrChange>
        </w:rPr>
        <w:t xml:space="preserve">Omdat resultaten </w:t>
      </w:r>
      <w:r w:rsidR="00AE3F47" w:rsidRPr="00391601">
        <w:rPr>
          <w:highlight w:val="yellow"/>
          <w:rPrChange w:id="1018" w:author="Paul Janssen" w:date="2020-06-08T18:04:00Z">
            <w:rPr/>
          </w:rPrChange>
        </w:rPr>
        <w:t>van dit onderzoek nog niet bekend zijn is voor deze utiliteitsnet</w:t>
      </w:r>
      <w:r w:rsidR="00C469EF" w:rsidRPr="00391601">
        <w:rPr>
          <w:highlight w:val="yellow"/>
          <w:rPrChange w:id="1019" w:author="Paul Janssen" w:date="2020-06-08T18:04:00Z">
            <w:rPr/>
          </w:rPrChange>
        </w:rPr>
        <w:t>-data</w:t>
      </w:r>
      <w:r w:rsidR="00AE3F47" w:rsidRPr="00391601">
        <w:rPr>
          <w:highlight w:val="yellow"/>
          <w:rPrChange w:id="1020" w:author="Paul Janssen" w:date="2020-06-08T18:04:00Z">
            <w:rPr/>
          </w:rPrChange>
        </w:rPr>
        <w:t xml:space="preserve">specificatie gekozen voor RD en daarmee voor </w:t>
      </w:r>
      <w:r w:rsidR="00804A6D" w:rsidRPr="00391601">
        <w:rPr>
          <w:highlight w:val="yellow"/>
          <w:rPrChange w:id="1021" w:author="Paul Janssen" w:date="2020-06-08T18:04:00Z">
            <w:rPr/>
          </w:rPrChange>
        </w:rPr>
        <w:t xml:space="preserve">aansluiting bij de huidige </w:t>
      </w:r>
      <w:r w:rsidR="00AE3F47" w:rsidRPr="00391601">
        <w:rPr>
          <w:highlight w:val="yellow"/>
          <w:rPrChange w:id="1022" w:author="Paul Janssen" w:date="2020-06-08T18:04:00Z">
            <w:rPr/>
          </w:rPrChange>
        </w:rPr>
        <w:t>praktijk van de</w:t>
      </w:r>
      <w:r w:rsidR="00804A6D" w:rsidRPr="00391601">
        <w:rPr>
          <w:highlight w:val="yellow"/>
          <w:rPrChange w:id="1023" w:author="Paul Janssen" w:date="2020-06-08T18:04:00Z">
            <w:rPr/>
          </w:rPrChange>
        </w:rPr>
        <w:t xml:space="preserve"> </w:t>
      </w:r>
      <w:r w:rsidR="00B250DA" w:rsidRPr="00391601">
        <w:rPr>
          <w:highlight w:val="yellow"/>
          <w:rPrChange w:id="1024" w:author="Paul Janssen" w:date="2020-06-08T18:04:00Z">
            <w:rPr/>
          </w:rPrChange>
        </w:rPr>
        <w:t xml:space="preserve">Nederlandse </w:t>
      </w:r>
      <w:proofErr w:type="spellStart"/>
      <w:r w:rsidR="00E17D83" w:rsidRPr="00391601">
        <w:rPr>
          <w:highlight w:val="yellow"/>
          <w:rPrChange w:id="1025" w:author="Paul Janssen" w:date="2020-06-08T18:04:00Z">
            <w:rPr/>
          </w:rPrChange>
        </w:rPr>
        <w:t>geo</w:t>
      </w:r>
      <w:proofErr w:type="spellEnd"/>
      <w:r w:rsidR="00E17D83" w:rsidRPr="00391601">
        <w:rPr>
          <w:highlight w:val="yellow"/>
          <w:rPrChange w:id="1026" w:author="Paul Janssen" w:date="2020-06-08T18:04:00Z">
            <w:rPr/>
          </w:rPrChange>
        </w:rPr>
        <w:t>-</w:t>
      </w:r>
      <w:r w:rsidR="00B250DA" w:rsidRPr="00391601">
        <w:rPr>
          <w:highlight w:val="yellow"/>
          <w:rPrChange w:id="1027" w:author="Paul Janssen" w:date="2020-06-08T18:04:00Z">
            <w:rPr/>
          </w:rPrChange>
        </w:rPr>
        <w:t>informatie infrastructuur</w:t>
      </w:r>
      <w:r w:rsidR="00AE3F47" w:rsidRPr="00391601">
        <w:rPr>
          <w:highlight w:val="yellow"/>
          <w:rPrChange w:id="1028" w:author="Paul Janssen" w:date="2020-06-08T18:04:00Z">
            <w:rPr/>
          </w:rPrChange>
        </w:rPr>
        <w: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1029" w:name="_Toc43216139"/>
      <w:r>
        <w:t>Levering</w:t>
      </w:r>
      <w:bookmarkEnd w:id="1029"/>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1030" w:name="_Toc43216140"/>
      <w:r>
        <w:t>Leveringsmedium</w:t>
      </w:r>
      <w:r w:rsidR="006C0D48">
        <w:t>.</w:t>
      </w:r>
      <w:bookmarkEnd w:id="1030"/>
    </w:p>
    <w:p w14:paraId="685D4E30" w14:textId="7C63BEF8" w:rsidR="00C34B62" w:rsidRDefault="00897291" w:rsidP="00576E1A">
      <w:pPr>
        <w:rPr>
          <w:ins w:id="1031" w:author="Paul Janssen" w:date="2020-06-16T15:41:00Z"/>
        </w:rPr>
      </w:pPr>
      <w:ins w:id="1032" w:author="Paul Janssen" w:date="2020-06-16T15:41:00Z">
        <w:r>
          <w:t>INSPIRE-d</w:t>
        </w:r>
      </w:ins>
      <w:del w:id="1033" w:author="Paul Janssen" w:date="2020-06-16T15:41:00Z">
        <w:r w:rsidR="00C34B62" w:rsidDel="00897291">
          <w:delText>D</w:delText>
        </w:r>
      </w:del>
      <w:r w:rsidR="00C34B62">
        <w:t>ata worden geleverd via netwerkservices. Van toepassing zijn WMS voor viewservices en WFS voor downloadservices.</w:t>
      </w:r>
      <w:r w:rsidR="003C4C73">
        <w:t xml:space="preserve"> </w:t>
      </w:r>
      <w:r w:rsidR="00C34B62">
        <w:t xml:space="preserve">INSPIRE beschrijft naast WFS ook nog </w:t>
      </w:r>
      <w:r w:rsidR="0044349D">
        <w:t xml:space="preserve">optioneel </w:t>
      </w:r>
      <w:r w:rsidR="00C34B62">
        <w:t>ATOM feeds als mogelijkheid voor het leveren van data.</w:t>
      </w:r>
    </w:p>
    <w:p w14:paraId="19A230C0" w14:textId="4E31EFC3" w:rsidR="00897291" w:rsidRDefault="00897291" w:rsidP="00576E1A">
      <w:ins w:id="1034" w:author="Paul Janssen" w:date="2020-06-16T15:41:00Z">
        <w:r w:rsidRPr="00897291">
          <w:t xml:space="preserve">Data in het kader van een WIBON-aanvraag wordt uitgeleverd als </w:t>
        </w:r>
        <w:proofErr w:type="spellStart"/>
        <w:r w:rsidRPr="00897291">
          <w:t>gml</w:t>
        </w:r>
        <w:proofErr w:type="spellEnd"/>
        <w:r w:rsidRPr="00897291">
          <w:t xml:space="preserve"> feature-</w:t>
        </w:r>
        <w:proofErr w:type="spellStart"/>
        <w:r w:rsidRPr="00897291">
          <w:t>collection</w:t>
        </w:r>
        <w:proofErr w:type="spellEnd"/>
        <w:r w:rsidRPr="00897291">
          <w:t>.</w:t>
        </w:r>
      </w:ins>
    </w:p>
    <w:p w14:paraId="5E8D780E" w14:textId="77777777" w:rsidR="00576E1A" w:rsidRDefault="00B626FD" w:rsidP="00576E1A">
      <w:pPr>
        <w:pStyle w:val="Paragraaftitel"/>
        <w:spacing w:line="240" w:lineRule="atLeast"/>
      </w:pPr>
      <w:bookmarkStart w:id="1035" w:name="_Toc43216141"/>
      <w:r>
        <w:t>Formaten (</w:t>
      </w:r>
      <w:proofErr w:type="spellStart"/>
      <w:r>
        <w:t>encodings</w:t>
      </w:r>
      <w:proofErr w:type="spellEnd"/>
      <w:r>
        <w:t>)</w:t>
      </w:r>
      <w:r w:rsidR="006C0D48">
        <w:t>.</w:t>
      </w:r>
      <w:bookmarkEnd w:id="1035"/>
    </w:p>
    <w:p w14:paraId="74438B26" w14:textId="2A8C49D0" w:rsidR="00576E1A" w:rsidRDefault="00C34B62" w:rsidP="00B626FD">
      <w:r>
        <w:t xml:space="preserve">Het format waarin data worden geleverd is GML 3.2.1.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67"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51D5B0C1" w:rsidR="001D3ADF" w:rsidRDefault="001D3ADF" w:rsidP="00B626FD">
      <w:del w:id="1036" w:author="Paul Janssen" w:date="2020-05-25T12:00:00Z">
        <w:r w:rsidDel="00AC0EB5">
          <w:delText>WION</w:delText>
        </w:r>
      </w:del>
      <w:ins w:id="1037" w:author="Paul Janssen" w:date="2020-05-25T12:00:00Z">
        <w:r w:rsidR="00AC0EB5">
          <w:t>WIBON</w:t>
        </w:r>
      </w:ins>
      <w:r>
        <w:t xml:space="preserve"> profiel: </w:t>
      </w:r>
      <w:r w:rsidR="00793B0B">
        <w:t>IMKL</w:t>
      </w:r>
      <w:r w:rsidRPr="001D3ADF">
        <w:t>-</w:t>
      </w:r>
      <w:del w:id="1038" w:author="Paul Janssen" w:date="2020-05-25T12:00:00Z">
        <w:r w:rsidRPr="001D3ADF" w:rsidDel="00AC0EB5">
          <w:delText>wion</w:delText>
        </w:r>
      </w:del>
      <w:ins w:id="1039" w:author="Paul Janssen" w:date="2020-05-25T12:00:00Z">
        <w:r w:rsidR="00AC0EB5">
          <w:t>wibon</w:t>
        </w:r>
      </w:ins>
      <w:r w:rsidRPr="001D3ADF">
        <w:t>.xsd</w:t>
      </w:r>
    </w:p>
    <w:p w14:paraId="107EB757" w14:textId="096DF324" w:rsidR="00A62DFF" w:rsidRDefault="00A62DFF" w:rsidP="00B626FD">
      <w:del w:id="1040" w:author="Paul Janssen" w:date="2020-05-25T12:00:00Z">
        <w:r w:rsidDel="00AC0EB5">
          <w:delText>WION</w:delText>
        </w:r>
      </w:del>
      <w:ins w:id="1041" w:author="Paul Janssen" w:date="2020-05-25T12:00:00Z">
        <w:r w:rsidR="00AC0EB5">
          <w:t>WIBON</w:t>
        </w:r>
      </w:ins>
      <w:r>
        <w:t xml:space="preserve"> Belangenregistratie: </w:t>
      </w:r>
      <w:r w:rsidR="00793B0B">
        <w:t>IMKL</w:t>
      </w:r>
      <w:r>
        <w:t>-</w:t>
      </w:r>
      <w:del w:id="1042" w:author="Paul Janssen" w:date="2020-05-25T12:00:00Z">
        <w:r w:rsidDel="00AC0EB5">
          <w:delText>wion</w:delText>
        </w:r>
      </w:del>
      <w:ins w:id="1043" w:author="Paul Janssen" w:date="2020-05-25T12:00:00Z">
        <w:r w:rsidR="00AC0EB5">
          <w:t>wibon</w:t>
        </w:r>
      </w:ins>
      <w:r>
        <w:t>br.xsd</w:t>
      </w:r>
    </w:p>
    <w:p w14:paraId="684C4138" w14:textId="02D9E6EC" w:rsidR="00A62DFF" w:rsidRDefault="00A62DFF" w:rsidP="00B626FD">
      <w:r>
        <w:t xml:space="preserve">Subset van </w:t>
      </w:r>
      <w:del w:id="1044" w:author="Paul Janssen" w:date="2020-05-25T12:00:00Z">
        <w:r w:rsidDel="00AC0EB5">
          <w:delText>WION</w:delText>
        </w:r>
      </w:del>
      <w:ins w:id="1045" w:author="Paul Janssen" w:date="2020-05-25T12:00:00Z">
        <w:r w:rsidR="00AC0EB5">
          <w:t>WIBON</w:t>
        </w:r>
      </w:ins>
      <w:r>
        <w:t xml:space="preserve"> profiel met alleen objecttypen voor Belangenregistratie.</w:t>
      </w:r>
    </w:p>
    <w:p w14:paraId="506EFF86" w14:textId="21CEFAA2" w:rsidR="001D3ADF" w:rsidRDefault="001D3ADF" w:rsidP="00B626FD">
      <w:r>
        <w:t xml:space="preserve">Risicoregister profiel: </w:t>
      </w:r>
      <w:r w:rsidR="00793B0B">
        <w:t>IMKL</w:t>
      </w:r>
      <w:r w:rsidRPr="001D3ADF">
        <w:t>-rrb.xsd</w:t>
      </w:r>
    </w:p>
    <w:p w14:paraId="4D4D8D06" w14:textId="57D4C05D" w:rsidR="001D3ADF" w:rsidRDefault="001D3ADF" w:rsidP="00B626FD">
      <w:proofErr w:type="spellStart"/>
      <w:r>
        <w:t>Stedelijkwater</w:t>
      </w:r>
      <w:proofErr w:type="spellEnd"/>
      <w:r>
        <w:t xml:space="preserve"> profiel: </w:t>
      </w:r>
      <w:r w:rsidR="00793B0B">
        <w:t>IMKL</w:t>
      </w:r>
      <w:r w:rsidR="003657E7">
        <w:t>-sw.xsd</w:t>
      </w:r>
    </w:p>
    <w:p w14:paraId="3327F4C0" w14:textId="3C68DBC7" w:rsidR="001D3ADF" w:rsidRDefault="001D3ADF" w:rsidP="00B626FD">
      <w:del w:id="1046" w:author="Paul Janssen" w:date="2020-06-08T18:04:00Z">
        <w:r w:rsidDel="00391601">
          <w:delText>EC</w:delText>
        </w:r>
        <w:r w:rsidR="00E51DFC" w:rsidDel="00391601">
          <w:delText>6</w:delText>
        </w:r>
        <w:r w:rsidDel="00391601">
          <w:delText>1 profiel: in ontwikkeling</w:delText>
        </w:r>
      </w:del>
    </w:p>
    <w:p w14:paraId="1EE52DDD" w14:textId="77777777" w:rsidR="001D3ADF" w:rsidRDefault="001D3ADF" w:rsidP="00B626FD"/>
    <w:p w14:paraId="591D2F08" w14:textId="77777777"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14:paraId="4FA22524" w14:textId="36D6A168" w:rsidR="001D3ADF" w:rsidRDefault="00793B0B" w:rsidP="00B626FD">
      <w:proofErr w:type="spellStart"/>
      <w:r>
        <w:t>IMKL</w:t>
      </w:r>
      <w:r w:rsidR="00971241" w:rsidRPr="003657E7">
        <w:t>.rdf</w:t>
      </w:r>
      <w:proofErr w:type="spellEnd"/>
    </w:p>
    <w:p w14:paraId="1A77AAC0" w14:textId="77777777" w:rsidR="00B2550D" w:rsidRDefault="00F42CD4">
      <w:pPr>
        <w:pStyle w:val="subparagraaftitel"/>
      </w:pPr>
      <w:bookmarkStart w:id="1047" w:name="_Toc449102276"/>
      <w:bookmarkStart w:id="1048" w:name="_Toc449109275"/>
      <w:bookmarkStart w:id="1049" w:name="_Toc298239783"/>
      <w:bookmarkStart w:id="1050" w:name="_Toc298240527"/>
      <w:bookmarkStart w:id="1051" w:name="_Toc310955916"/>
      <w:bookmarkStart w:id="1052" w:name="_Toc43216142"/>
      <w:bookmarkEnd w:id="1047"/>
      <w:bookmarkEnd w:id="1048"/>
      <w:bookmarkEnd w:id="1049"/>
      <w:bookmarkEnd w:id="1050"/>
      <w:r w:rsidRPr="001A1B81">
        <w:t xml:space="preserve">Nadere </w:t>
      </w:r>
      <w:r>
        <w:t xml:space="preserve">GML </w:t>
      </w:r>
      <w:r w:rsidRPr="001A1B81">
        <w:t>implementatie specificaties</w:t>
      </w:r>
      <w:bookmarkEnd w:id="1051"/>
      <w:bookmarkEnd w:id="1052"/>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lastRenderedPageBreak/>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5578BAD5" w:rsidR="00CF2935" w:rsidRPr="000E3C4F" w:rsidRDefault="001550B5" w:rsidP="000E3C4F">
      <w:r w:rsidRPr="000E3C4F">
        <w:t xml:space="preserve">Voor </w:t>
      </w:r>
      <w:del w:id="1053" w:author="Paul Janssen" w:date="2020-05-25T12:00:00Z">
        <w:r w:rsidR="00CF2935" w:rsidRPr="000E3C4F" w:rsidDel="00AC0EB5">
          <w:delText>WION</w:delText>
        </w:r>
      </w:del>
      <w:ins w:id="1054" w:author="Paul Janssen" w:date="2020-05-25T12:00:00Z">
        <w:r w:rsidR="00AC0EB5">
          <w:t>WIBON</w:t>
        </w:r>
      </w:ins>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14:paraId="18A36F10"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1055" w:name="_Toc297652024"/>
      <w:bookmarkStart w:id="1056" w:name="_Toc298239789"/>
      <w:bookmarkStart w:id="1057" w:name="_Toc298240533"/>
      <w:bookmarkEnd w:id="1055"/>
      <w:bookmarkEnd w:id="1056"/>
      <w:bookmarkEnd w:id="1057"/>
      <w:r w:rsidRPr="00305FF6">
        <w:rPr>
          <w:b/>
        </w:rPr>
        <w:t>Geometrietypen en interpolatie</w:t>
      </w:r>
      <w:r w:rsidRPr="00305FF6">
        <w:rPr>
          <w:b/>
          <w:highlight w:val="yellow"/>
        </w:rPr>
        <w:t xml:space="preserve"> </w:t>
      </w:r>
    </w:p>
    <w:p w14:paraId="5A3C50CC" w14:textId="2349F800"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w:t>
      </w:r>
      <w:del w:id="1058" w:author="Paul Janssen" w:date="2020-06-08T18:05:00Z">
        <w:r w:rsidDel="00391601">
          <w:delText xml:space="preserve"> </w:delText>
        </w:r>
      </w:del>
      <w:r>
        <w:t xml:space="preserve">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3AAC02C1" w:rsidR="00F42CD4" w:rsidRPr="005E66C5" w:rsidRDefault="00F42CD4" w:rsidP="00F42CD4">
      <w:r w:rsidRPr="00EC50C0">
        <w:t xml:space="preserve">Nauwkeurigheid van coördinaten is 3 decimalen. Alles wat nauwkeuriger is </w:t>
      </w:r>
      <w:ins w:id="1059" w:author="Paul Janssen" w:date="2020-06-16T15:43:00Z">
        <w:r w:rsidR="00897291">
          <w:t xml:space="preserve">moet door de bronhouder </w:t>
        </w:r>
      </w:ins>
      <w:r w:rsidRPr="00EC50C0">
        <w:t>word</w:t>
      </w:r>
      <w:ins w:id="1060" w:author="Paul Janssen" w:date="2020-06-16T15:43:00Z">
        <w:r w:rsidR="00897291">
          <w:t>en</w:t>
        </w:r>
      </w:ins>
      <w:del w:id="1061" w:author="Paul Janssen" w:date="2020-06-16T15:43:00Z">
        <w:r w:rsidRPr="00EC50C0" w:rsidDel="00897291">
          <w:delText>t</w:delText>
        </w:r>
      </w:del>
      <w:r w:rsidRPr="00EC50C0">
        <w:t xml:space="preserve">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4AD2C166" w:rsidR="00F42CD4" w:rsidRPr="00391601" w:rsidRDefault="00F42CD4" w:rsidP="00F42CD4">
      <w:pPr>
        <w:rPr>
          <w:highlight w:val="yellow"/>
          <w:rPrChange w:id="1062" w:author="Paul Janssen" w:date="2020-06-08T18:05:00Z">
            <w:rPr/>
          </w:rPrChange>
        </w:rPr>
      </w:pPr>
      <w:proofErr w:type="spellStart"/>
      <w:r w:rsidRPr="00391601">
        <w:rPr>
          <w:highlight w:val="yellow"/>
          <w:rPrChange w:id="1063" w:author="Paul Janssen" w:date="2020-06-08T18:05:00Z">
            <w:rPr/>
          </w:rPrChange>
        </w:rPr>
        <w:t>srsName</w:t>
      </w:r>
      <w:proofErr w:type="spellEnd"/>
      <w:r w:rsidRPr="00391601">
        <w:rPr>
          <w:highlight w:val="yellow"/>
          <w:rPrChange w:id="1064" w:author="Paul Janssen" w:date="2020-06-08T18:05:00Z">
            <w:rPr/>
          </w:rPrChange>
        </w:rPr>
        <w:t xml:space="preserve"> invullen bij elk </w:t>
      </w:r>
      <w:del w:id="1065" w:author="Paul Janssen" w:date="2020-06-16T15:45:00Z">
        <w:r w:rsidRPr="00391601" w:rsidDel="00AD3372">
          <w:rPr>
            <w:highlight w:val="yellow"/>
            <w:rPrChange w:id="1066" w:author="Paul Janssen" w:date="2020-06-08T18:05:00Z">
              <w:rPr/>
            </w:rPrChange>
          </w:rPr>
          <w:delText xml:space="preserve">planobject </w:delText>
        </w:r>
      </w:del>
      <w:ins w:id="1067" w:author="Paul Janssen" w:date="2020-06-16T15:45:00Z">
        <w:r w:rsidR="00AD3372">
          <w:rPr>
            <w:highlight w:val="yellow"/>
          </w:rPr>
          <w:t>IMKL-object</w:t>
        </w:r>
        <w:r w:rsidR="00AD3372" w:rsidRPr="00391601">
          <w:rPr>
            <w:highlight w:val="yellow"/>
            <w:rPrChange w:id="1068" w:author="Paul Janssen" w:date="2020-06-08T18:05:00Z">
              <w:rPr/>
            </w:rPrChange>
          </w:rPr>
          <w:t xml:space="preserve"> </w:t>
        </w:r>
      </w:ins>
      <w:r w:rsidRPr="00391601">
        <w:rPr>
          <w:highlight w:val="yellow"/>
          <w:rPrChange w:id="1069" w:author="Paul Janssen" w:date="2020-06-08T18:05:00Z">
            <w:rPr/>
          </w:rPrChange>
        </w:rPr>
        <w:t>op hoogste geometrie niveau.</w:t>
      </w:r>
    </w:p>
    <w:p w14:paraId="10EF6F97" w14:textId="2A713962" w:rsidR="00D25D0C" w:rsidRDefault="00F42CD4" w:rsidP="00F42CD4">
      <w:r w:rsidRPr="00391601">
        <w:rPr>
          <w:highlight w:val="yellow"/>
          <w:rPrChange w:id="1070" w:author="Paul Janssen" w:date="2020-06-08T18:05:00Z">
            <w:rPr/>
          </w:rPrChange>
        </w:rPr>
        <w:t xml:space="preserve">Voor </w:t>
      </w:r>
      <w:r w:rsidR="00793B0B" w:rsidRPr="00391601">
        <w:rPr>
          <w:highlight w:val="yellow"/>
          <w:rPrChange w:id="1071" w:author="Paul Janssen" w:date="2020-06-08T18:05:00Z">
            <w:rPr/>
          </w:rPrChange>
        </w:rPr>
        <w:t>IMKL</w:t>
      </w:r>
      <w:r w:rsidRPr="00391601">
        <w:rPr>
          <w:highlight w:val="yellow"/>
          <w:rPrChange w:id="1072" w:author="Paul Janssen" w:date="2020-06-08T18:05:00Z">
            <w:rPr/>
          </w:rPrChange>
        </w:rPr>
        <w:t xml:space="preserve">  is het coördinaat referentiesysteem Rijksdriehoekstelsel</w:t>
      </w:r>
      <w:r w:rsidR="0064486E" w:rsidRPr="00391601">
        <w:rPr>
          <w:highlight w:val="yellow"/>
          <w:rPrChange w:id="1073" w:author="Paul Janssen" w:date="2020-06-08T18:05:00Z">
            <w:rPr/>
          </w:rPrChange>
        </w:rPr>
        <w:t xml:space="preserve"> </w:t>
      </w:r>
      <w:r w:rsidRPr="00391601">
        <w:rPr>
          <w:highlight w:val="yellow"/>
          <w:rPrChange w:id="1074" w:author="Paul Janssen" w:date="2020-06-08T18:05:00Z">
            <w:rPr/>
          </w:rPrChange>
        </w:rPr>
        <w:t>verplicht</w:t>
      </w:r>
      <w:r w:rsidR="00D25D0C" w:rsidRPr="00391601">
        <w:rPr>
          <w:highlight w:val="yellow"/>
          <w:rPrChange w:id="1075" w:author="Paul Janssen" w:date="2020-06-08T18:05:00Z">
            <w:rPr/>
          </w:rPrChange>
        </w:rPr>
        <w:t xml:space="preserve">. Bij 2D is dat </w:t>
      </w:r>
      <w:proofErr w:type="spellStart"/>
      <w:r w:rsidR="00D25D0C" w:rsidRPr="00391601">
        <w:rPr>
          <w:highlight w:val="yellow"/>
          <w:rPrChange w:id="1076" w:author="Paul Janssen" w:date="2020-06-08T18:05:00Z">
            <w:rPr/>
          </w:rPrChange>
        </w:rPr>
        <w:t>epsg</w:t>
      </w:r>
      <w:proofErr w:type="spellEnd"/>
      <w:r w:rsidR="00D25D0C" w:rsidRPr="00391601">
        <w:rPr>
          <w:highlight w:val="yellow"/>
          <w:rPrChange w:id="1077" w:author="Paul Janssen" w:date="2020-06-08T18:05:00Z">
            <w:rPr/>
          </w:rPrChange>
        </w:rPr>
        <w:t xml:space="preserve"> code 28992 en bij 2.5D en 3D </w:t>
      </w:r>
      <w:proofErr w:type="spellStart"/>
      <w:r w:rsidR="00D25D0C" w:rsidRPr="00391601">
        <w:rPr>
          <w:highlight w:val="yellow"/>
          <w:rPrChange w:id="1078" w:author="Paul Janssen" w:date="2020-06-08T18:05:00Z">
            <w:rPr/>
          </w:rPrChange>
        </w:rPr>
        <w:t>epsg</w:t>
      </w:r>
      <w:proofErr w:type="spellEnd"/>
      <w:r w:rsidR="00D25D0C" w:rsidRPr="00391601">
        <w:rPr>
          <w:highlight w:val="yellow"/>
          <w:rPrChange w:id="1079" w:author="Paul Janssen" w:date="2020-06-08T18:05:00Z">
            <w:rPr/>
          </w:rPrChange>
        </w:rPr>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lastRenderedPageBreak/>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1080" w:name="_Toc43216143"/>
      <w:r>
        <w:t>Visualisatie</w:t>
      </w:r>
      <w:bookmarkEnd w:id="1080"/>
    </w:p>
    <w:p w14:paraId="120779BF" w14:textId="121EB347" w:rsidR="0065371C" w:rsidRPr="0065371C" w:rsidRDefault="009C2C92" w:rsidP="0065371C">
      <w:r>
        <w:t>Opgenomen in apart document</w:t>
      </w:r>
      <w:r w:rsidR="002C6666">
        <w:t xml:space="preserve">: </w:t>
      </w:r>
      <w:ins w:id="1081" w:author="Paul Janssen" w:date="2020-06-16T16:01:00Z">
        <w:r w:rsidR="00B92351">
          <w:t>PMKL-</w:t>
        </w:r>
      </w:ins>
      <w:r w:rsidR="00CD06C1" w:rsidRPr="00CD06C1">
        <w:t>Handreiking Visualisatieregels</w:t>
      </w:r>
      <w:ins w:id="1082" w:author="Paul Janssen" w:date="2020-06-16T16:01:00Z">
        <w:r w:rsidR="00B92351">
          <w:t>.</w:t>
        </w:r>
      </w:ins>
      <w:del w:id="1083" w:author="Paul Janssen" w:date="2020-06-16T16:01:00Z">
        <w:r w:rsidR="00CD06C1" w:rsidRPr="00CD06C1" w:rsidDel="00B92351">
          <w:delText xml:space="preserve"> (PMKL)</w:delText>
        </w:r>
      </w:del>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1084" w:name="_Toc43216144"/>
      <w:r>
        <w:t>Bibliografie</w:t>
      </w:r>
      <w:bookmarkEnd w:id="1084"/>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D6F13A8"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ins w:id="1085" w:author="Paul Janssen" w:date="2020-05-25T12:10:00Z">
        <w:r w:rsidR="005A0CB9">
          <w:fldChar w:fldCharType="begin"/>
        </w:r>
        <w:r w:rsidR="005A0CB9">
          <w:instrText xml:space="preserve"> HYPERLINK "https://inspire.ec.europa.eu/id/document/tg/us" </w:instrText>
        </w:r>
        <w:r w:rsidR="005A0CB9">
          <w:fldChar w:fldCharType="separate"/>
        </w:r>
        <w:r w:rsidR="005A0CB9">
          <w:rPr>
            <w:rStyle w:val="Hyperlink"/>
          </w:rPr>
          <w:t>https://inspire.ec.europa.eu/id/document/tg/us</w:t>
        </w:r>
        <w:r w:rsidR="005A0CB9">
          <w:fldChar w:fldCharType="end"/>
        </w:r>
      </w:ins>
      <w:del w:id="1086" w:author="Paul Janssen" w:date="2020-05-25T12:10:00Z">
        <w:r w:rsidR="0069481B" w:rsidDel="005A0CB9">
          <w:fldChar w:fldCharType="begin"/>
        </w:r>
        <w:r w:rsidR="0069481B" w:rsidDel="005A0CB9">
          <w:delInstrText xml:space="preserve"> HYPERLINK "http://inspire.jrc.ec.europa.eu/documents/Data_Specifications/INSPIRE_DataSpecification_US_v3.0.pdf" </w:delInstrText>
        </w:r>
        <w:r w:rsidR="0069481B" w:rsidDel="005A0CB9">
          <w:fldChar w:fldCharType="separate"/>
        </w:r>
        <w:r w:rsidR="00FD2140" w:rsidRPr="00793FB2" w:rsidDel="005A0CB9">
          <w:rPr>
            <w:rStyle w:val="Hyperlink"/>
            <w:szCs w:val="20"/>
            <w:lang w:val="en-US"/>
          </w:rPr>
          <w:delText>http://inspire.jrc.ec.europa.eu/documents/Data_Specifications/INSPIRE_DataSpecification_US_v3.0.pdf</w:delText>
        </w:r>
        <w:r w:rsidR="0069481B" w:rsidDel="005A0CB9">
          <w:rPr>
            <w:rStyle w:val="Hyperlink"/>
            <w:szCs w:val="20"/>
            <w:lang w:val="en-US"/>
          </w:rPr>
          <w:fldChar w:fldCharType="end"/>
        </w:r>
        <w:r w:rsidR="00FD2140" w:rsidDel="005A0CB9">
          <w:rPr>
            <w:szCs w:val="20"/>
            <w:lang w:val="en-US"/>
          </w:rPr>
          <w:delText xml:space="preserve"> </w:delText>
        </w:r>
      </w:del>
    </w:p>
    <w:p w14:paraId="11B6C3CA" w14:textId="642E34C7"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ins w:id="1087" w:author="Paul Janssen" w:date="2020-05-25T12:11:00Z">
        <w:r w:rsidR="005A0CB9">
          <w:rPr>
            <w:szCs w:val="20"/>
            <w:lang w:val="en-US"/>
          </w:rPr>
          <w:t>4</w:t>
        </w:r>
      </w:ins>
      <w:del w:id="1088" w:author="Paul Janssen" w:date="2020-05-25T12:11:00Z">
        <w:r w:rsidRPr="003F1A8A" w:rsidDel="005A0CB9">
          <w:rPr>
            <w:szCs w:val="20"/>
            <w:lang w:val="en-US"/>
          </w:rPr>
          <w:delText>1</w:delText>
        </w:r>
      </w:del>
      <w:r w:rsidRPr="003F1A8A">
        <w:rPr>
          <w:szCs w:val="20"/>
          <w:lang w:val="en-US"/>
        </w:rPr>
        <w:t xml:space="preserve">, </w:t>
      </w:r>
      <w:ins w:id="1089" w:author="Paul Janssen" w:date="2020-05-25T12:11:00Z">
        <w:r w:rsidR="005A0CB9">
          <w:fldChar w:fldCharType="begin"/>
        </w:r>
        <w:r w:rsidR="005A0CB9">
          <w:instrText xml:space="preserve"> HYPERLINK "https://inspire.ec.europa.eu/documents/inspire-generic-conceptual-model" </w:instrText>
        </w:r>
        <w:r w:rsidR="005A0CB9">
          <w:fldChar w:fldCharType="separate"/>
        </w:r>
        <w:r w:rsidR="005A0CB9">
          <w:rPr>
            <w:rStyle w:val="Hyperlink"/>
          </w:rPr>
          <w:t>https://inspire.ec.europa.eu/documents/inspire-generic-conceptual-model</w:t>
        </w:r>
        <w:r w:rsidR="005A0CB9">
          <w:fldChar w:fldCharType="end"/>
        </w:r>
      </w:ins>
      <w:del w:id="1090" w:author="Paul Janssen" w:date="2020-05-25T12:11:00Z">
        <w:r w:rsidR="0069481B" w:rsidDel="005A0CB9">
          <w:fldChar w:fldCharType="begin"/>
        </w:r>
        <w:r w:rsidR="0069481B" w:rsidDel="005A0CB9">
          <w:delInstrText xml:space="preserve"> HYPERLINK "http://inspire.jrc.ec.europa.eu/reports/ImplementingRules/DataSpecifications/D2.5_v3.1.pdf" </w:delInstrText>
        </w:r>
        <w:r w:rsidR="0069481B" w:rsidDel="005A0CB9">
          <w:fldChar w:fldCharType="separate"/>
        </w:r>
        <w:r w:rsidR="00DF04D9" w:rsidRPr="00834A6E" w:rsidDel="005A0CB9">
          <w:rPr>
            <w:rStyle w:val="Hyperlink"/>
            <w:szCs w:val="20"/>
            <w:lang w:val="en-US"/>
          </w:rPr>
          <w:delText>http://inspire.jrc.ec.europa.eu/reports/ImplementingRules/DataSpecifications/D2.5_v3.1.pdf</w:delText>
        </w:r>
        <w:r w:rsidR="0069481B" w:rsidDel="005A0CB9">
          <w:rPr>
            <w:rStyle w:val="Hyperlink"/>
            <w:szCs w:val="20"/>
            <w:lang w:val="en-US"/>
          </w:rPr>
          <w:fldChar w:fldCharType="end"/>
        </w:r>
      </w:del>
    </w:p>
    <w:p w14:paraId="2B81D88D" w14:textId="5870A512"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ins w:id="1091" w:author="Paul Janssen" w:date="2020-05-25T12:12:00Z">
        <w:r w:rsidR="005A0CB9">
          <w:fldChar w:fldCharType="begin"/>
        </w:r>
        <w:r w:rsidR="005A0CB9">
          <w:instrText xml:space="preserve"> HYPERLINK "https://inspire.ec.europa.eu/documents/inspire-data-specifications-%E2%80%93-base-models-%E2%80%93-generic-network-model" </w:instrText>
        </w:r>
        <w:r w:rsidR="005A0CB9">
          <w:fldChar w:fldCharType="separate"/>
        </w:r>
        <w:r w:rsidR="005A0CB9">
          <w:rPr>
            <w:rStyle w:val="Hyperlink"/>
          </w:rPr>
          <w:t>https://inspire.ec.europa.eu/documents/inspire-data-specifications-%E2%80%93-base-models-%E2%80%93-generic-network-model</w:t>
        </w:r>
        <w:r w:rsidR="005A0CB9">
          <w:fldChar w:fldCharType="end"/>
        </w:r>
      </w:ins>
      <w:del w:id="1092" w:author="Paul Janssen" w:date="2020-05-25T12:12:00Z">
        <w:r w:rsidR="0069481B" w:rsidDel="005A0CB9">
          <w:fldChar w:fldCharType="begin"/>
        </w:r>
        <w:r w:rsidR="0069481B" w:rsidDel="005A0CB9">
          <w:delInstrText xml:space="preserve"> HYPERLINK "http://inspire.jrc.ec.europa.eu/documents/Data_Specifications/D2.10.1_GenericNetworkModel_v1.0rc3.pdf" </w:delInstrText>
        </w:r>
        <w:r w:rsidR="0069481B" w:rsidDel="005A0CB9">
          <w:fldChar w:fldCharType="separate"/>
        </w:r>
        <w:r w:rsidR="00FD2140" w:rsidRPr="00793FB2" w:rsidDel="005A0CB9">
          <w:rPr>
            <w:rStyle w:val="Hyperlink"/>
            <w:szCs w:val="20"/>
            <w:lang w:val="en-US"/>
          </w:rPr>
          <w:delText>http://inspire.jrc.ec.europa.eu/documents/Data_Specifications/D2.10.1_GenericNetworkModel_v1.0rc3.pdf</w:delText>
        </w:r>
        <w:r w:rsidR="0069481B" w:rsidDel="005A0CB9">
          <w:rPr>
            <w:rStyle w:val="Hyperlink"/>
            <w:szCs w:val="20"/>
            <w:lang w:val="en-US"/>
          </w:rPr>
          <w:fldChar w:fldCharType="end"/>
        </w:r>
        <w:r w:rsidR="00FD2140" w:rsidDel="005A0CB9">
          <w:rPr>
            <w:szCs w:val="20"/>
            <w:lang w:val="en-US"/>
          </w:rPr>
          <w:delText xml:space="preserve"> </w:delText>
        </w:r>
      </w:del>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8"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4CED986"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ins w:id="1093" w:author="Paul Janssen" w:date="2020-05-25T12:15:00Z">
        <w:r w:rsidR="005A0CB9">
          <w:fldChar w:fldCharType="begin"/>
        </w:r>
        <w:r w:rsidR="005A0CB9">
          <w:instrText xml:space="preserve"> HYPERLINK "https://data.gwsw.nl/" </w:instrText>
        </w:r>
        <w:r w:rsidR="005A0CB9">
          <w:fldChar w:fldCharType="separate"/>
        </w:r>
        <w:r w:rsidR="005A0CB9">
          <w:rPr>
            <w:rStyle w:val="Hyperlink"/>
          </w:rPr>
          <w:t>https://data.gwsw.nl/</w:t>
        </w:r>
        <w:r w:rsidR="005A0CB9">
          <w:fldChar w:fldCharType="end"/>
        </w:r>
        <w:r w:rsidR="005A0CB9" w:rsidDel="005A0CB9">
          <w:t xml:space="preserve"> </w:t>
        </w:r>
      </w:ins>
      <w:del w:id="1094" w:author="Paul Janssen" w:date="2020-05-25T12:15:00Z">
        <w:r w:rsidR="0069481B" w:rsidDel="005A0CB9">
          <w:fldChar w:fldCharType="begin"/>
        </w:r>
        <w:r w:rsidR="0069481B" w:rsidDel="005A0CB9">
          <w:delInstrText xml:space="preserve"> HYPERLINK "http://www.riool.net/gegevenswoordenboek" </w:delInstrText>
        </w:r>
        <w:r w:rsidR="0069481B" w:rsidDel="005A0CB9">
          <w:fldChar w:fldCharType="separate"/>
        </w:r>
        <w:r w:rsidRPr="00793FB2" w:rsidDel="005A0CB9">
          <w:rPr>
            <w:rStyle w:val="Hyperlink"/>
          </w:rPr>
          <w:delText>http://www.riool.net/gegevenswoordenboek</w:delText>
        </w:r>
        <w:r w:rsidR="0069481B" w:rsidDel="005A0CB9">
          <w:rPr>
            <w:rStyle w:val="Hyperlink"/>
          </w:rPr>
          <w:fldChar w:fldCharType="end"/>
        </w:r>
      </w:del>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9"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70"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7D416401" w14:textId="1EF56C5A" w:rsidR="00D372E2" w:rsidRPr="00FD2140" w:rsidDel="00076119" w:rsidRDefault="00D372E2">
      <w:pPr>
        <w:pStyle w:val="Hoofdstukx"/>
        <w:pageBreakBefore/>
        <w:numPr>
          <w:ilvl w:val="0"/>
          <w:numId w:val="0"/>
        </w:numPr>
        <w:spacing w:line="240" w:lineRule="atLeast"/>
        <w:rPr>
          <w:del w:id="1095" w:author="Paul Janssen" w:date="2020-05-25T12:16:00Z"/>
        </w:rPr>
        <w:pPrChange w:id="1096" w:author="Paul Janssen" w:date="2020-05-25T12:16:00Z">
          <w:pPr>
            <w:pStyle w:val="Hoofdstukx"/>
            <w:pageBreakBefore/>
            <w:spacing w:line="240" w:lineRule="atLeast"/>
          </w:pPr>
        </w:pPrChange>
      </w:pPr>
    </w:p>
    <w:p w14:paraId="50A66EE0" w14:textId="427D0B0D" w:rsidR="00D372E2" w:rsidDel="005A0CB9" w:rsidRDefault="00D372E2">
      <w:pPr>
        <w:pStyle w:val="Hoofdstuktitel"/>
        <w:spacing w:line="240" w:lineRule="atLeast"/>
        <w:rPr>
          <w:del w:id="1097" w:author="Paul Janssen" w:date="2020-05-25T12:16:00Z"/>
        </w:rPr>
      </w:pPr>
      <w:del w:id="1098" w:author="Paul Janssen" w:date="2020-05-25T12:16:00Z">
        <w:r w:rsidDel="005A0CB9">
          <w:delText xml:space="preserve">Bijlage </w:delText>
        </w:r>
        <w:r w:rsidR="00D955F6" w:rsidDel="005A0CB9">
          <w:delText>1: IMKL1.1 (2012)</w:delText>
        </w:r>
      </w:del>
    </w:p>
    <w:p w14:paraId="1BF8729A" w14:textId="521DB768" w:rsidR="00D372E2" w:rsidRPr="007C7339" w:rsidDel="00076119" w:rsidRDefault="00D955F6">
      <w:pPr>
        <w:pStyle w:val="Hoofdstuktitel"/>
        <w:spacing w:line="240" w:lineRule="atLeast"/>
        <w:rPr>
          <w:del w:id="1099" w:author="Paul Janssen" w:date="2020-05-25T12:16:00Z"/>
        </w:rPr>
        <w:pPrChange w:id="1100" w:author="Paul Janssen" w:date="2020-05-25T12:16:00Z">
          <w:pPr>
            <w:pStyle w:val="Inleidingnatitel"/>
            <w:spacing w:line="240" w:lineRule="atLeast"/>
            <w:jc w:val="left"/>
          </w:pPr>
        </w:pPrChange>
      </w:pPr>
      <w:del w:id="1101" w:author="Paul Janssen" w:date="2020-05-25T12:16:00Z">
        <w:r w:rsidRPr="003D7D17" w:rsidDel="005A0CB9">
          <w:rPr>
            <w:sz w:val="20"/>
          </w:rPr>
          <w:object w:dxaOrig="7197" w:dyaOrig="5396" w14:anchorId="69526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71" o:title="" croptop="3994f" cropbottom="5164f"/>
            </v:shape>
            <o:OLEObject Type="Embed" ProgID="PowerPoint.Slide.8" ShapeID="_x0000_i1025" DrawAspect="Content" ObjectID="_1655559122" r:id="rId72"/>
          </w:object>
        </w:r>
      </w:del>
    </w:p>
    <w:p w14:paraId="25512EA7" w14:textId="484A6EDE" w:rsidR="00D955F6" w:rsidDel="00076119" w:rsidRDefault="00D955F6">
      <w:pPr>
        <w:pStyle w:val="Hoofdstuktitel"/>
        <w:spacing w:line="240" w:lineRule="atLeast"/>
        <w:rPr>
          <w:del w:id="1102" w:author="Paul Janssen" w:date="2020-05-25T12:16:00Z"/>
        </w:rPr>
        <w:sectPr w:rsidR="00D955F6" w:rsidDel="00076119" w:rsidSect="00D955F6">
          <w:pgSz w:w="16838" w:h="11906" w:orient="landscape" w:code="9"/>
          <w:pgMar w:top="720" w:right="720" w:bottom="720" w:left="720" w:header="0" w:footer="57" w:gutter="0"/>
          <w:cols w:space="708"/>
          <w:docGrid w:linePitch="360"/>
        </w:sectPr>
        <w:pPrChange w:id="1103" w:author="Paul Janssen" w:date="2020-05-25T12:16:00Z">
          <w:pPr>
            <w:spacing w:line="240" w:lineRule="atLeast"/>
            <w:jc w:val="left"/>
          </w:pPr>
        </w:pPrChange>
      </w:pPr>
    </w:p>
    <w:p w14:paraId="367772B1" w14:textId="77777777" w:rsidR="00D372E2" w:rsidRPr="007C7339" w:rsidRDefault="00D372E2" w:rsidP="00D372E2">
      <w:pPr>
        <w:pStyle w:val="Hoofdstukx"/>
        <w:pageBreakBefore/>
        <w:spacing w:line="240" w:lineRule="atLeast"/>
      </w:pPr>
    </w:p>
    <w:p w14:paraId="1F77C8B8" w14:textId="26BCC5B9" w:rsidR="00D372E2" w:rsidRDefault="00D372E2" w:rsidP="00D372E2">
      <w:pPr>
        <w:pStyle w:val="Hoofdstuktitel"/>
        <w:spacing w:line="240" w:lineRule="atLeast"/>
      </w:pPr>
      <w:bookmarkStart w:id="1104" w:name="_Toc43216145"/>
      <w:r>
        <w:t xml:space="preserve">Bijlage </w:t>
      </w:r>
      <w:del w:id="1105" w:author="Paul Janssen" w:date="2020-05-25T12:32:00Z">
        <w:r w:rsidR="00D955F6" w:rsidDel="00802006">
          <w:delText>2</w:delText>
        </w:r>
      </w:del>
      <w:ins w:id="1106" w:author="Paul Janssen" w:date="2020-05-25T12:32:00Z">
        <w:r w:rsidR="00802006">
          <w:t>1</w:t>
        </w:r>
      </w:ins>
      <w:r w:rsidR="00D955F6">
        <w:t xml:space="preserve">: </w:t>
      </w:r>
      <w:r w:rsidR="00793B0B">
        <w:t>IMKL</w:t>
      </w:r>
      <w:r w:rsidR="00D955F6">
        <w:t xml:space="preserve"> </w:t>
      </w:r>
      <w:r w:rsidR="00932116">
        <w:t>waardelijst</w:t>
      </w:r>
      <w:r w:rsidR="00D955F6">
        <w:t>en.</w:t>
      </w:r>
      <w:bookmarkEnd w:id="1104"/>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AE13F40" w:rsidR="00D955F6" w:rsidRDefault="00D955F6" w:rsidP="00D955F6">
      <w:pPr>
        <w:pStyle w:val="Hoofdstuktitel"/>
      </w:pPr>
      <w:bookmarkStart w:id="1107" w:name="_Toc43216146"/>
      <w:r>
        <w:t xml:space="preserve">Bijlage </w:t>
      </w:r>
      <w:del w:id="1108" w:author="Paul Janssen" w:date="2020-05-25T12:32:00Z">
        <w:r w:rsidR="00E51DFC" w:rsidDel="00802006">
          <w:delText>3</w:delText>
        </w:r>
      </w:del>
      <w:ins w:id="1109" w:author="Paul Janssen" w:date="2020-05-25T12:32:00Z">
        <w:r w:rsidR="00802006">
          <w:t>2</w:t>
        </w:r>
      </w:ins>
      <w:r>
        <w:t xml:space="preserve">: </w:t>
      </w:r>
      <w:r w:rsidR="00E51DFC">
        <w:t>Toelichting op geometriemodel.</w:t>
      </w:r>
      <w:bookmarkEnd w:id="1107"/>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een IMKL:KabelOfleiding is een UtilityLinkSet;</w:t>
      </w:r>
    </w:p>
    <w:p w14:paraId="7753F658" w14:textId="77777777" w:rsidR="00A11BC4" w:rsidRDefault="00971241">
      <w:pPr>
        <w:pStyle w:val="Lijstalinea"/>
        <w:numPr>
          <w:ilvl w:val="0"/>
          <w:numId w:val="45"/>
        </w:numPr>
      </w:pPr>
      <w:r w:rsidRPr="00971241">
        <w:t>Een UtilityLinkSet verwijst naar 1..* Links;</w:t>
      </w:r>
    </w:p>
    <w:p w14:paraId="6B1E821B" w14:textId="77777777" w:rsidR="00A11BC4" w:rsidRDefault="00971241">
      <w:pPr>
        <w:pStyle w:val="Lijstalinea"/>
        <w:numPr>
          <w:ilvl w:val="0"/>
          <w:numId w:val="45"/>
        </w:numPr>
      </w:pPr>
      <w:r w:rsidRPr="00971241">
        <w:t>Een IMKL:Leidingelement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Een LinkSquence bevat DirectedLinks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1856" behindDoc="0" locked="0" layoutInCell="1" allowOverlap="1" wp14:anchorId="18FA9C08" wp14:editId="7D588ECB">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73"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t>Versie 1: Netwerktopologie volledig toegepast.</w:t>
      </w:r>
    </w:p>
    <w:p w14:paraId="586ABF3D" w14:textId="77777777" w:rsidR="00A11BC4" w:rsidRDefault="00855A12">
      <w:pPr>
        <w:contextualSpacing/>
      </w:pPr>
      <w:r>
        <w:rPr>
          <w:noProof/>
        </w:rPr>
        <w:lastRenderedPageBreak/>
        <mc:AlternateContent>
          <mc:Choice Requires="wpg">
            <w:drawing>
              <wp:anchor distT="0" distB="0" distL="114300" distR="114300" simplePos="0" relativeHeight="251644928" behindDoc="0" locked="0" layoutInCell="1" allowOverlap="1" wp14:anchorId="0584680B" wp14:editId="4DC4146C">
                <wp:simplePos x="0" y="0"/>
                <wp:positionH relativeFrom="column">
                  <wp:posOffset>-53975</wp:posOffset>
                </wp:positionH>
                <wp:positionV relativeFrom="paragraph">
                  <wp:posOffset>558800</wp:posOffset>
                </wp:positionV>
                <wp:extent cx="5492750" cy="3596640"/>
                <wp:effectExtent l="19050" t="0" r="0" b="3810"/>
                <wp:wrapTopAndBottom/>
                <wp:docPr id="229" name="Groep 228"/>
                <wp:cNvGraphicFramePr/>
                <a:graphic xmlns:a="http://schemas.openxmlformats.org/drawingml/2006/main">
                  <a:graphicData uri="http://schemas.microsoft.com/office/word/2010/wordprocessingGroup">
                    <wpg:wgp>
                      <wpg:cNvGrpSpPr/>
                      <wpg:grpSpPr>
                        <a:xfrm>
                          <a:off x="0" y="0"/>
                          <a:ext cx="5492750" cy="3596640"/>
                          <a:chOff x="251520" y="1124744"/>
                          <a:chExt cx="8351515" cy="5458916"/>
                        </a:xfrm>
                      </wpg:grpSpPr>
                      <wpg:grpSp>
                        <wpg:cNvPr id="56" name="Groep 56"/>
                        <wpg:cNvGrpSpPr/>
                        <wpg:grpSpPr>
                          <a:xfrm>
                            <a:off x="1547664" y="5517232"/>
                            <a:ext cx="5472608" cy="169168"/>
                            <a:chOff x="1547664" y="5517232"/>
                            <a:chExt cx="5472608" cy="169168"/>
                          </a:xfrm>
                        </wpg:grpSpPr>
                        <wps:wsp>
                          <wps:cNvPr id="131" name="Stroomdiagram: Verbindingslijn 131"/>
                          <wps:cNvSpPr/>
                          <wps:spPr>
                            <a:xfrm>
                              <a:off x="1547664"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2" name="Stroomdiagram: Verbindingslijn 132"/>
                          <wps:cNvSpPr/>
                          <wps:spPr>
                            <a:xfrm>
                              <a:off x="3059832"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 name="Stroomdiagram: Verbindingslijn 133"/>
                          <wps:cNvSpPr/>
                          <wps:spPr>
                            <a:xfrm>
                              <a:off x="3923928"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4" name="Stroomdiagram: Verbindingslijn 134"/>
                          <wps:cNvSpPr/>
                          <wps:spPr>
                            <a:xfrm>
                              <a:off x="4644008"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5" name="Stroomdiagram: Verbindingslijn 135"/>
                          <wps:cNvSpPr/>
                          <wps:spPr>
                            <a:xfrm>
                              <a:off x="5436096"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 name="Stroomdiagram: Verbindingslijn 136"/>
                          <wps:cNvSpPr/>
                          <wps:spPr>
                            <a:xfrm>
                              <a:off x="6156176"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 name="Stroomdiagram: Verbindingslijn 137"/>
                          <wps:cNvSpPr/>
                          <wps:spPr>
                            <a:xfrm>
                              <a:off x="6876256"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 name="Stroomdiagram: Verbindingslijn 138"/>
                          <wps:cNvSpPr/>
                          <wps:spPr>
                            <a:xfrm>
                              <a:off x="2339752" y="5517232"/>
                              <a:ext cx="144016" cy="16916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57" name="Rechte verbindingslijn met pijl 57"/>
                        <wps:cNvCnPr/>
                        <wps:spPr>
                          <a:xfrm flipV="1">
                            <a:off x="4067944" y="2348880"/>
                            <a:ext cx="216024" cy="216024"/>
                          </a:xfrm>
                          <a:prstGeom prst="straightConnector1">
                            <a:avLst/>
                          </a:prstGeom>
                          <a:ln w="1270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58" name="Rechte verbindingslijn met pijl 58"/>
                        <wps:cNvCnPr/>
                        <wps:spPr>
                          <a:xfrm>
                            <a:off x="4355976" y="2348880"/>
                            <a:ext cx="207640" cy="207640"/>
                          </a:xfrm>
                          <a:prstGeom prst="straightConnector1">
                            <a:avLst/>
                          </a:prstGeom>
                          <a:ln w="1270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g:grpSp>
                        <wpg:cNvPr id="59" name="Groep 59"/>
                        <wpg:cNvGrpSpPr/>
                        <wpg:grpSpPr>
                          <a:xfrm>
                            <a:off x="539552" y="1124744"/>
                            <a:ext cx="8063483" cy="5458916"/>
                            <a:chOff x="539552" y="1124744"/>
                            <a:chExt cx="8063483" cy="5458916"/>
                          </a:xfrm>
                        </wpg:grpSpPr>
                        <wps:wsp>
                          <wps:cNvPr id="61" name="Rechte verbindingslijn 61"/>
                          <wps:cNvCnPr/>
                          <wps:spPr>
                            <a:xfrm>
                              <a:off x="4860032" y="1916832"/>
                              <a:ext cx="1656184" cy="0"/>
                            </a:xfrm>
                            <a:prstGeom prst="line">
                              <a:avLst/>
                            </a:prstGeom>
                            <a:ln>
                              <a:headEnd type="arrow" w="lg" len="lg"/>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 name="Picture 1"/>
                            <pic:cNvPicPr>
                              <a:picLocks noChangeAspect="1" noChangeArrowheads="1"/>
                            </pic:cNvPicPr>
                          </pic:nvPicPr>
                          <pic:blipFill>
                            <a:blip r:embed="rId73" cstate="print"/>
                            <a:srcRect/>
                            <a:stretch>
                              <a:fillRect/>
                            </a:stretch>
                          </pic:blipFill>
                          <pic:spPr bwMode="auto">
                            <a:xfrm>
                              <a:off x="611560" y="4869160"/>
                              <a:ext cx="7991475" cy="1714500"/>
                            </a:xfrm>
                            <a:prstGeom prst="rect">
                              <a:avLst/>
                            </a:prstGeom>
                            <a:noFill/>
                            <a:ln w="9525">
                              <a:noFill/>
                              <a:miter lim="800000"/>
                              <a:headEnd/>
                              <a:tailEnd/>
                            </a:ln>
                          </pic:spPr>
                        </pic:pic>
                        <wpg:grpSp>
                          <wpg:cNvPr id="63" name="Groep 63"/>
                          <wpg:cNvGrpSpPr/>
                          <wpg:grpSpPr>
                            <a:xfrm>
                              <a:off x="539552" y="1844824"/>
                              <a:ext cx="7833602" cy="2458329"/>
                              <a:chOff x="539552" y="1844824"/>
                              <a:chExt cx="7833602" cy="2458329"/>
                            </a:xfrm>
                          </wpg:grpSpPr>
                          <wps:wsp>
                            <wps:cNvPr id="67" name="Tekstvak 3"/>
                            <wps:cNvSpPr txBox="1"/>
                            <wps:spPr>
                              <a:xfrm>
                                <a:off x="3779913" y="1844824"/>
                                <a:ext cx="1695406" cy="370096"/>
                              </a:xfrm>
                              <a:prstGeom prst="rect">
                                <a:avLst/>
                              </a:prstGeom>
                              <a:solidFill>
                                <a:srgbClr val="FCED24"/>
                              </a:solidFill>
                            </wps:spPr>
                            <wps:txbx>
                              <w:txbxContent>
                                <w:p w14:paraId="49103414" w14:textId="77777777" w:rsidR="00EE089B" w:rsidRDefault="00EE089B" w:rsidP="00E74A22">
                                  <w:pPr>
                                    <w:jc w:val="center"/>
                                    <w:rPr>
                                      <w:sz w:val="24"/>
                                      <w:szCs w:val="24"/>
                                    </w:rPr>
                                  </w:pPr>
                                  <w:r>
                                    <w:rPr>
                                      <w:rFonts w:eastAsia="Verdana" w:cs="Verdana"/>
                                      <w:b/>
                                      <w:bCs/>
                                      <w:color w:val="000000" w:themeColor="text1"/>
                                      <w:kern w:val="24"/>
                                      <w:sz w:val="36"/>
                                      <w:szCs w:val="36"/>
                                    </w:rPr>
                                    <w:t>Linkset</w:t>
                                  </w:r>
                                </w:p>
                              </w:txbxContent>
                            </wps:txbx>
                            <wps:bodyPr wrap="none" rtlCol="0">
                              <a:spAutoFit/>
                            </wps:bodyPr>
                          </wps:wsp>
                          <wps:wsp>
                            <wps:cNvPr id="68" name="Tekstvak 6"/>
                            <wps:cNvSpPr txBox="1"/>
                            <wps:spPr>
                              <a:xfrm>
                                <a:off x="971600" y="2780928"/>
                                <a:ext cx="643018" cy="370096"/>
                              </a:xfrm>
                              <a:prstGeom prst="rect">
                                <a:avLst/>
                              </a:prstGeom>
                              <a:solidFill>
                                <a:srgbClr val="FCED24"/>
                              </a:solidFill>
                            </wps:spPr>
                            <wps:txbx>
                              <w:txbxContent>
                                <w:p w14:paraId="7E5AAA82"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69" name="Tekstvak 7"/>
                            <wps:cNvSpPr txBox="1"/>
                            <wps:spPr>
                              <a:xfrm>
                                <a:off x="1691680" y="2780928"/>
                                <a:ext cx="643018" cy="370096"/>
                              </a:xfrm>
                              <a:prstGeom prst="rect">
                                <a:avLst/>
                              </a:prstGeom>
                              <a:solidFill>
                                <a:srgbClr val="FCED24"/>
                              </a:solidFill>
                            </wps:spPr>
                            <wps:txbx>
                              <w:txbxContent>
                                <w:p w14:paraId="7547C0CD"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70" name="Tekstvak 8"/>
                            <wps:cNvSpPr txBox="1"/>
                            <wps:spPr>
                              <a:xfrm>
                                <a:off x="1331640" y="3284984"/>
                                <a:ext cx="704810" cy="370096"/>
                              </a:xfrm>
                              <a:prstGeom prst="rect">
                                <a:avLst/>
                              </a:prstGeom>
                              <a:solidFill>
                                <a:srgbClr val="FCED24"/>
                              </a:solidFill>
                            </wps:spPr>
                            <wps:txbx>
                              <w:txbxContent>
                                <w:p w14:paraId="0C93EB4E"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71" name="Tekstvak 9"/>
                            <wps:cNvSpPr txBox="1"/>
                            <wps:spPr>
                              <a:xfrm>
                                <a:off x="2411760" y="2780928"/>
                                <a:ext cx="547435" cy="601406"/>
                              </a:xfrm>
                              <a:prstGeom prst="rect">
                                <a:avLst/>
                              </a:prstGeom>
                              <a:solidFill>
                                <a:srgbClr val="FCED24"/>
                              </a:solidFill>
                            </wps:spPr>
                            <wps:txbx>
                              <w:txbxContent>
                                <w:p w14:paraId="29F451FB"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72" name="Tekstvak 10"/>
                            <wps:cNvSpPr txBox="1"/>
                            <wps:spPr>
                              <a:xfrm>
                                <a:off x="4067944" y="2780928"/>
                                <a:ext cx="643018" cy="370096"/>
                              </a:xfrm>
                              <a:prstGeom prst="rect">
                                <a:avLst/>
                              </a:prstGeom>
                              <a:solidFill>
                                <a:srgbClr val="FCED24"/>
                              </a:solidFill>
                            </wps:spPr>
                            <wps:txbx>
                              <w:txbxContent>
                                <w:p w14:paraId="0490731D"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73" name="Tekstvak 11"/>
                            <wps:cNvSpPr txBox="1"/>
                            <wps:spPr>
                              <a:xfrm>
                                <a:off x="5004048" y="2780928"/>
                                <a:ext cx="643018" cy="370096"/>
                              </a:xfrm>
                              <a:prstGeom prst="rect">
                                <a:avLst/>
                              </a:prstGeom>
                              <a:solidFill>
                                <a:srgbClr val="FCED24"/>
                              </a:solidFill>
                            </wps:spPr>
                            <wps:txbx>
                              <w:txbxContent>
                                <w:p w14:paraId="4F5520E4"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74" name="Tekstvak 12"/>
                            <wps:cNvSpPr txBox="1"/>
                            <wps:spPr>
                              <a:xfrm>
                                <a:off x="5724128" y="2780928"/>
                                <a:ext cx="643018" cy="370096"/>
                              </a:xfrm>
                              <a:prstGeom prst="rect">
                                <a:avLst/>
                              </a:prstGeom>
                              <a:solidFill>
                                <a:srgbClr val="FCED24"/>
                              </a:solidFill>
                            </wps:spPr>
                            <wps:txbx>
                              <w:txbxContent>
                                <w:p w14:paraId="0419CC4D"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75" name="Tekstvak 13"/>
                            <wps:cNvSpPr txBox="1"/>
                            <wps:spPr>
                              <a:xfrm>
                                <a:off x="6444208" y="2780928"/>
                                <a:ext cx="547435" cy="601406"/>
                              </a:xfrm>
                              <a:prstGeom prst="rect">
                                <a:avLst/>
                              </a:prstGeom>
                              <a:solidFill>
                                <a:srgbClr val="FCED24"/>
                              </a:solidFill>
                            </wps:spPr>
                            <wps:txbx>
                              <w:txbxContent>
                                <w:p w14:paraId="2AB6E4A8"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76" name="Tekstvak 14"/>
                            <wps:cNvSpPr txBox="1"/>
                            <wps:spPr>
                              <a:xfrm>
                                <a:off x="7164288" y="2780928"/>
                                <a:ext cx="643018" cy="370096"/>
                              </a:xfrm>
                              <a:prstGeom prst="rect">
                                <a:avLst/>
                              </a:prstGeom>
                              <a:solidFill>
                                <a:srgbClr val="FCED24"/>
                              </a:solidFill>
                            </wps:spPr>
                            <wps:txbx>
                              <w:txbxContent>
                                <w:p w14:paraId="64F7E678"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77" name="Tekstvak 15"/>
                            <wps:cNvSpPr txBox="1"/>
                            <wps:spPr>
                              <a:xfrm>
                                <a:off x="2123729" y="3284984"/>
                                <a:ext cx="704810" cy="370096"/>
                              </a:xfrm>
                              <a:prstGeom prst="rect">
                                <a:avLst/>
                              </a:prstGeom>
                              <a:solidFill>
                                <a:srgbClr val="FCED24"/>
                              </a:solidFill>
                            </wps:spPr>
                            <wps:txbx>
                              <w:txbxContent>
                                <w:p w14:paraId="1BA80D70"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78" name="Tekstvak 16"/>
                            <wps:cNvSpPr txBox="1"/>
                            <wps:spPr>
                              <a:xfrm>
                                <a:off x="6732240" y="3284984"/>
                                <a:ext cx="704810" cy="370096"/>
                              </a:xfrm>
                              <a:prstGeom prst="rect">
                                <a:avLst/>
                              </a:prstGeom>
                              <a:solidFill>
                                <a:srgbClr val="FCED24"/>
                              </a:solidFill>
                            </wps:spPr>
                            <wps:txbx>
                              <w:txbxContent>
                                <w:p w14:paraId="3459405A"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79" name="Tekstvak 17"/>
                            <wps:cNvSpPr txBox="1"/>
                            <wps:spPr>
                              <a:xfrm>
                                <a:off x="5940153" y="3284984"/>
                                <a:ext cx="704810" cy="370096"/>
                              </a:xfrm>
                              <a:prstGeom prst="rect">
                                <a:avLst/>
                              </a:prstGeom>
                              <a:solidFill>
                                <a:srgbClr val="FCED24"/>
                              </a:solidFill>
                            </wps:spPr>
                            <wps:txbx>
                              <w:txbxContent>
                                <w:p w14:paraId="5BCC9CC6"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80" name="Tekstvak 18"/>
                            <wps:cNvSpPr txBox="1"/>
                            <wps:spPr>
                              <a:xfrm>
                                <a:off x="5148064" y="3284984"/>
                                <a:ext cx="704810" cy="370096"/>
                              </a:xfrm>
                              <a:prstGeom prst="rect">
                                <a:avLst/>
                              </a:prstGeom>
                              <a:solidFill>
                                <a:srgbClr val="FCED24"/>
                              </a:solidFill>
                            </wps:spPr>
                            <wps:txbx>
                              <w:txbxContent>
                                <w:p w14:paraId="0A2ACF7E"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81" name="Tekstvak 19"/>
                            <wps:cNvSpPr txBox="1"/>
                            <wps:spPr>
                              <a:xfrm>
                                <a:off x="2915816" y="3284984"/>
                                <a:ext cx="704810" cy="370096"/>
                              </a:xfrm>
                              <a:prstGeom prst="rect">
                                <a:avLst/>
                              </a:prstGeom>
                              <a:solidFill>
                                <a:srgbClr val="FCED24"/>
                              </a:solidFill>
                            </wps:spPr>
                            <wps:txbx>
                              <w:txbxContent>
                                <w:p w14:paraId="246E2F6A"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82" name="Tekstvak 20"/>
                            <wps:cNvSpPr txBox="1"/>
                            <wps:spPr>
                              <a:xfrm>
                                <a:off x="7668344" y="3284984"/>
                                <a:ext cx="704810" cy="370096"/>
                              </a:xfrm>
                              <a:prstGeom prst="rect">
                                <a:avLst/>
                              </a:prstGeom>
                              <a:solidFill>
                                <a:srgbClr val="FCED24"/>
                              </a:solidFill>
                            </wps:spPr>
                            <wps:txbx>
                              <w:txbxContent>
                                <w:p w14:paraId="162FD796"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83" name="Tekstvak 21"/>
                            <wps:cNvSpPr txBox="1"/>
                            <wps:spPr>
                              <a:xfrm>
                                <a:off x="539552" y="3284984"/>
                                <a:ext cx="704810" cy="370096"/>
                              </a:xfrm>
                              <a:prstGeom prst="rect">
                                <a:avLst/>
                              </a:prstGeom>
                              <a:solidFill>
                                <a:srgbClr val="FCED24"/>
                              </a:solidFill>
                            </wps:spPr>
                            <wps:txbx>
                              <w:txbxContent>
                                <w:p w14:paraId="278FE12A"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g:grpSp>
                            <wpg:cNvPr id="84" name="Groep 84"/>
                            <wpg:cNvGrpSpPr/>
                            <wpg:grpSpPr>
                              <a:xfrm>
                                <a:off x="1835696" y="3068960"/>
                                <a:ext cx="495672" cy="216024"/>
                                <a:chOff x="1835696" y="3068960"/>
                                <a:chExt cx="495672" cy="216024"/>
                              </a:xfrm>
                            </wpg:grpSpPr>
                            <wps:wsp>
                              <wps:cNvPr id="129" name="Rechte verbindingslijn met pijl 129"/>
                              <wps:cNvCnPr/>
                              <wps:spPr>
                                <a:xfrm flipV="1">
                                  <a:off x="1835696"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0" name="Rechte verbindingslijn met pijl 130"/>
                              <wps:cNvCnPr/>
                              <wps:spPr>
                                <a:xfrm>
                                  <a:off x="2123728"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5" name="Groep 85"/>
                            <wpg:cNvGrpSpPr/>
                            <wpg:grpSpPr>
                              <a:xfrm>
                                <a:off x="971600" y="3068960"/>
                                <a:ext cx="495672" cy="216024"/>
                                <a:chOff x="971600" y="3068960"/>
                                <a:chExt cx="495672" cy="216024"/>
                              </a:xfrm>
                            </wpg:grpSpPr>
                            <wps:wsp>
                              <wps:cNvPr id="127" name="Rechte verbindingslijn met pijl 127"/>
                              <wps:cNvCnPr/>
                              <wps:spPr>
                                <a:xfrm flipV="1">
                                  <a:off x="971600"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8" name="Rechte verbindingslijn met pijl 128"/>
                              <wps:cNvCnPr/>
                              <wps:spPr>
                                <a:xfrm>
                                  <a:off x="1259632"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6" name="Groep 86"/>
                            <wpg:cNvGrpSpPr/>
                            <wpg:grpSpPr>
                              <a:xfrm>
                                <a:off x="6444208" y="3068960"/>
                                <a:ext cx="495672" cy="216024"/>
                                <a:chOff x="6444208" y="3068960"/>
                                <a:chExt cx="495672" cy="216024"/>
                              </a:xfrm>
                            </wpg:grpSpPr>
                            <wps:wsp>
                              <wps:cNvPr id="125" name="Rechte verbindingslijn met pijl 125"/>
                              <wps:cNvCnPr/>
                              <wps:spPr>
                                <a:xfrm flipV="1">
                                  <a:off x="6444208"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6" name="Rechte verbindingslijn met pijl 126"/>
                              <wps:cNvCnPr/>
                              <wps:spPr>
                                <a:xfrm>
                                  <a:off x="6732240"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7" name="Groep 87"/>
                            <wpg:cNvGrpSpPr/>
                            <wpg:grpSpPr>
                              <a:xfrm>
                                <a:off x="7236296" y="3068960"/>
                                <a:ext cx="495672" cy="216024"/>
                                <a:chOff x="7236296" y="3068960"/>
                                <a:chExt cx="495672" cy="216024"/>
                              </a:xfrm>
                            </wpg:grpSpPr>
                            <wps:wsp>
                              <wps:cNvPr id="123" name="Rechte verbindingslijn met pijl 123"/>
                              <wps:cNvCnPr/>
                              <wps:spPr>
                                <a:xfrm flipV="1">
                                  <a:off x="7236296"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4" name="Rechte verbindingslijn met pijl 124"/>
                              <wps:cNvCnPr/>
                              <wps:spPr>
                                <a:xfrm>
                                  <a:off x="7524328"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8" name="Groep 88"/>
                            <wpg:cNvGrpSpPr/>
                            <wpg:grpSpPr>
                              <a:xfrm>
                                <a:off x="5652120" y="3068960"/>
                                <a:ext cx="495672" cy="216024"/>
                                <a:chOff x="5652120" y="3068960"/>
                                <a:chExt cx="495672" cy="216024"/>
                              </a:xfrm>
                            </wpg:grpSpPr>
                            <wps:wsp>
                              <wps:cNvPr id="121" name="Rechte verbindingslijn met pijl 121"/>
                              <wps:cNvCnPr/>
                              <wps:spPr>
                                <a:xfrm flipV="1">
                                  <a:off x="5652120"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2" name="Rechte verbindingslijn met pijl 122"/>
                              <wps:cNvCnPr/>
                              <wps:spPr>
                                <a:xfrm>
                                  <a:off x="5940152"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90" name="Groep 90"/>
                            <wpg:cNvGrpSpPr/>
                            <wpg:grpSpPr>
                              <a:xfrm>
                                <a:off x="4932040" y="3068960"/>
                                <a:ext cx="495672" cy="216024"/>
                                <a:chOff x="4932040" y="3068960"/>
                                <a:chExt cx="495672" cy="216024"/>
                              </a:xfrm>
                            </wpg:grpSpPr>
                            <wps:wsp>
                              <wps:cNvPr id="119" name="Rechte verbindingslijn met pijl 119"/>
                              <wps:cNvCnPr/>
                              <wps:spPr>
                                <a:xfrm flipV="1">
                                  <a:off x="4932040"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0" name="Rechte verbindingslijn met pijl 120"/>
                              <wps:cNvCnPr/>
                              <wps:spPr>
                                <a:xfrm>
                                  <a:off x="5220072"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91" name="Groep 91"/>
                            <wpg:cNvGrpSpPr/>
                            <wpg:grpSpPr>
                              <a:xfrm>
                                <a:off x="2627784" y="3068960"/>
                                <a:ext cx="495672" cy="216024"/>
                                <a:chOff x="2627784" y="3068960"/>
                                <a:chExt cx="495672" cy="216024"/>
                              </a:xfrm>
                            </wpg:grpSpPr>
                            <wps:wsp>
                              <wps:cNvPr id="117" name="Rechte verbindingslijn met pijl 117"/>
                              <wps:cNvCnPr/>
                              <wps:spPr>
                                <a:xfrm flipV="1">
                                  <a:off x="2627784"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 name="Rechte verbindingslijn met pijl 118"/>
                              <wps:cNvCnPr/>
                              <wps:spPr>
                                <a:xfrm>
                                  <a:off x="2915816"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92" name="Groep 92"/>
                            <wpg:cNvGrpSpPr/>
                            <wpg:grpSpPr>
                              <a:xfrm>
                                <a:off x="3275856" y="3068960"/>
                                <a:ext cx="495672" cy="216024"/>
                                <a:chOff x="3275856" y="3068960"/>
                                <a:chExt cx="495672" cy="216024"/>
                              </a:xfrm>
                            </wpg:grpSpPr>
                            <wps:wsp>
                              <wps:cNvPr id="115" name="Rechte verbindingslijn met pijl 115"/>
                              <wps:cNvCnPr/>
                              <wps:spPr>
                                <a:xfrm flipV="1">
                                  <a:off x="3275856"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 name="Rechte verbindingslijn met pijl 116"/>
                              <wps:cNvCnPr/>
                              <wps:spPr>
                                <a:xfrm>
                                  <a:off x="3563888"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93" name="Tekstvak 50"/>
                            <wps:cNvSpPr txBox="1"/>
                            <wps:spPr>
                              <a:xfrm>
                                <a:off x="4427983" y="3284984"/>
                                <a:ext cx="704810" cy="370096"/>
                              </a:xfrm>
                              <a:prstGeom prst="rect">
                                <a:avLst/>
                              </a:prstGeom>
                              <a:solidFill>
                                <a:srgbClr val="FCED24"/>
                              </a:solidFill>
                            </wps:spPr>
                            <wps:txbx>
                              <w:txbxContent>
                                <w:p w14:paraId="4F22BD71"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94" name="Tekstvak 51"/>
                            <wps:cNvSpPr txBox="1"/>
                            <wps:spPr>
                              <a:xfrm>
                                <a:off x="3635896" y="3284984"/>
                                <a:ext cx="704810" cy="370096"/>
                              </a:xfrm>
                              <a:prstGeom prst="rect">
                                <a:avLst/>
                              </a:prstGeom>
                              <a:solidFill>
                                <a:srgbClr val="FCED24"/>
                              </a:solidFill>
                            </wps:spPr>
                            <wps:txbx>
                              <w:txbxContent>
                                <w:p w14:paraId="53EDC6D7"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g:grpSp>
                            <wpg:cNvPr id="95" name="Groep 95"/>
                            <wpg:cNvGrpSpPr/>
                            <wpg:grpSpPr>
                              <a:xfrm>
                                <a:off x="4067944" y="3068960"/>
                                <a:ext cx="495672" cy="216024"/>
                                <a:chOff x="4067944" y="3068960"/>
                                <a:chExt cx="495672" cy="216024"/>
                              </a:xfrm>
                            </wpg:grpSpPr>
                            <wps:wsp>
                              <wps:cNvPr id="113" name="Rechte verbindingslijn met pijl 113"/>
                              <wps:cNvCnPr/>
                              <wps:spPr>
                                <a:xfrm flipV="1">
                                  <a:off x="4067944" y="3068960"/>
                                  <a:ext cx="216024" cy="216024"/>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4" name="Rechte verbindingslijn met pijl 114"/>
                              <wps:cNvCnPr/>
                              <wps:spPr>
                                <a:xfrm>
                                  <a:off x="4355976" y="3068960"/>
                                  <a:ext cx="207640" cy="20764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Tekstvak 61"/>
                            <wps:cNvSpPr txBox="1"/>
                            <wps:spPr>
                              <a:xfrm>
                                <a:off x="3275857" y="2780928"/>
                                <a:ext cx="547435" cy="601406"/>
                              </a:xfrm>
                              <a:prstGeom prst="rect">
                                <a:avLst/>
                              </a:prstGeom>
                              <a:solidFill>
                                <a:srgbClr val="FCED24"/>
                              </a:solidFill>
                            </wps:spPr>
                            <wps:txbx>
                              <w:txbxContent>
                                <w:p w14:paraId="547EAE2A"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97" name="Tekstvak 62"/>
                            <wps:cNvSpPr txBox="1"/>
                            <wps:spPr>
                              <a:xfrm>
                                <a:off x="3635896" y="3933057"/>
                                <a:ext cx="643018" cy="370096"/>
                              </a:xfrm>
                              <a:prstGeom prst="rect">
                                <a:avLst/>
                              </a:prstGeom>
                              <a:solidFill>
                                <a:srgbClr val="FCED24"/>
                              </a:solidFill>
                            </wps:spPr>
                            <wps:txbx>
                              <w:txbxContent>
                                <w:p w14:paraId="10A14F42"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98" name="Tekstvak 63"/>
                            <wps:cNvSpPr txBox="1"/>
                            <wps:spPr>
                              <a:xfrm>
                                <a:off x="4499993" y="3933055"/>
                                <a:ext cx="643018" cy="370096"/>
                              </a:xfrm>
                              <a:prstGeom prst="rect">
                                <a:avLst/>
                              </a:prstGeom>
                              <a:solidFill>
                                <a:srgbClr val="FCED24"/>
                              </a:solidFill>
                            </wps:spPr>
                            <wps:txbx>
                              <w:txbxContent>
                                <w:p w14:paraId="44777123"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99" name="Tekstvak 64"/>
                            <wps:cNvSpPr txBox="1"/>
                            <wps:spPr>
                              <a:xfrm>
                                <a:off x="5220072" y="3933055"/>
                                <a:ext cx="643018" cy="370096"/>
                              </a:xfrm>
                              <a:prstGeom prst="rect">
                                <a:avLst/>
                              </a:prstGeom>
                              <a:solidFill>
                                <a:srgbClr val="FCED24"/>
                              </a:solidFill>
                            </wps:spPr>
                            <wps:txbx>
                              <w:txbxContent>
                                <w:p w14:paraId="2083393D"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00" name="Tekstvak 65"/>
                            <wps:cNvSpPr txBox="1"/>
                            <wps:spPr>
                              <a:xfrm>
                                <a:off x="5940152" y="3933055"/>
                                <a:ext cx="643018" cy="370096"/>
                              </a:xfrm>
                              <a:prstGeom prst="rect">
                                <a:avLst/>
                              </a:prstGeom>
                              <a:solidFill>
                                <a:srgbClr val="FCED24"/>
                              </a:solidFill>
                            </wps:spPr>
                            <wps:txbx>
                              <w:txbxContent>
                                <w:p w14:paraId="43AFE236"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01" name="Tekstvak 66"/>
                            <wps:cNvSpPr txBox="1"/>
                            <wps:spPr>
                              <a:xfrm>
                                <a:off x="6804247" y="3933055"/>
                                <a:ext cx="643018" cy="370096"/>
                              </a:xfrm>
                              <a:prstGeom prst="rect">
                                <a:avLst/>
                              </a:prstGeom>
                              <a:solidFill>
                                <a:srgbClr val="FCED24"/>
                              </a:solidFill>
                            </wps:spPr>
                            <wps:txbx>
                              <w:txbxContent>
                                <w:p w14:paraId="2AE2B6DC"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02" name="Tekstvak 68"/>
                            <wps:cNvSpPr txBox="1"/>
                            <wps:spPr>
                              <a:xfrm>
                                <a:off x="1331639" y="3933055"/>
                                <a:ext cx="643018" cy="370096"/>
                              </a:xfrm>
                              <a:prstGeom prst="rect">
                                <a:avLst/>
                              </a:prstGeom>
                              <a:solidFill>
                                <a:srgbClr val="FCED24"/>
                              </a:solidFill>
                            </wps:spPr>
                            <wps:txbx>
                              <w:txbxContent>
                                <w:p w14:paraId="3CA50C16"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03" name="Tekstvak 69"/>
                            <wps:cNvSpPr txBox="1"/>
                            <wps:spPr>
                              <a:xfrm>
                                <a:off x="2051719" y="3933055"/>
                                <a:ext cx="643018" cy="370096"/>
                              </a:xfrm>
                              <a:prstGeom prst="rect">
                                <a:avLst/>
                              </a:prstGeom>
                              <a:solidFill>
                                <a:srgbClr val="FCED24"/>
                              </a:solidFill>
                            </wps:spPr>
                            <wps:txbx>
                              <w:txbxContent>
                                <w:p w14:paraId="727F5AEF"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04" name="Tekstvak 70"/>
                            <wps:cNvSpPr txBox="1"/>
                            <wps:spPr>
                              <a:xfrm>
                                <a:off x="2915816" y="3933055"/>
                                <a:ext cx="643018" cy="370096"/>
                              </a:xfrm>
                              <a:prstGeom prst="rect">
                                <a:avLst/>
                              </a:prstGeom>
                              <a:solidFill>
                                <a:srgbClr val="FCED24"/>
                              </a:solidFill>
                            </wps:spPr>
                            <wps:txbx>
                              <w:txbxContent>
                                <w:p w14:paraId="605C4E5A"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05" name="Rechte verbindingslijn met pijl 105"/>
                            <wps:cNvCnPr/>
                            <wps:spPr>
                              <a:xfrm>
                                <a:off x="1619672"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6" name="Rechte verbindingslijn met pijl 106"/>
                            <wps:cNvCnPr/>
                            <wps:spPr>
                              <a:xfrm>
                                <a:off x="3131840"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7" name="Rechte verbindingslijn met pijl 107"/>
                            <wps:cNvCnPr/>
                            <wps:spPr>
                              <a:xfrm>
                                <a:off x="2339752"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8" name="Rechte verbindingslijn met pijl 108"/>
                            <wps:cNvCnPr/>
                            <wps:spPr>
                              <a:xfrm>
                                <a:off x="3995936"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9" name="Rechte verbindingslijn met pijl 109"/>
                            <wps:cNvCnPr/>
                            <wps:spPr>
                              <a:xfrm>
                                <a:off x="5508104"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0" name="Rechte verbindingslijn met pijl 110"/>
                            <wps:cNvCnPr/>
                            <wps:spPr>
                              <a:xfrm>
                                <a:off x="4716016"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1" name="Rechte verbindingslijn met pijl 111"/>
                            <wps:cNvCnPr/>
                            <wps:spPr>
                              <a:xfrm>
                                <a:off x="6228184"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2" name="Rechte verbindingslijn met pijl 112"/>
                            <wps:cNvCnPr/>
                            <wps:spPr>
                              <a:xfrm>
                                <a:off x="6948264" y="3573016"/>
                                <a:ext cx="0" cy="279648"/>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65" name="Tekstvak 99"/>
                          <wps:cNvSpPr txBox="1"/>
                          <wps:spPr>
                            <a:xfrm>
                              <a:off x="6516215" y="1124744"/>
                              <a:ext cx="1511962" cy="1295336"/>
                            </a:xfrm>
                            <a:prstGeom prst="rect">
                              <a:avLst/>
                            </a:prstGeom>
                            <a:solidFill>
                              <a:srgbClr val="FFC000"/>
                            </a:solidFill>
                          </wps:spPr>
                          <wps:txbx>
                            <w:txbxContent>
                              <w:p w14:paraId="5B8C26D8" w14:textId="77777777" w:rsidR="00EE089B" w:rsidRDefault="00EE089B" w:rsidP="00E74A22">
                                <w:pPr>
                                  <w:rPr>
                                    <w:sz w:val="24"/>
                                    <w:szCs w:val="24"/>
                                  </w:rPr>
                                </w:pPr>
                                <w:r>
                                  <w:rPr>
                                    <w:rFonts w:asciiTheme="minorHAnsi" w:hAnsi="Calibri" w:cstheme="minorBidi"/>
                                    <w:b/>
                                    <w:bCs/>
                                    <w:color w:val="000000" w:themeColor="text1"/>
                                    <w:kern w:val="24"/>
                                    <w:sz w:val="36"/>
                                    <w:szCs w:val="36"/>
                                  </w:rPr>
                                  <w:t>Kabel_Leiding</w:t>
                                </w:r>
                              </w:p>
                              <w:p w14:paraId="2ABB14EC" w14:textId="77777777" w:rsidR="00EE089B" w:rsidRDefault="00EE089B" w:rsidP="00E74A22">
                                <w:r>
                                  <w:rPr>
                                    <w:rFonts w:asciiTheme="minorHAnsi" w:hAnsi="Calibri" w:cstheme="minorBidi"/>
                                    <w:color w:val="000000" w:themeColor="text1"/>
                                    <w:kern w:val="24"/>
                                    <w:sz w:val="36"/>
                                    <w:szCs w:val="36"/>
                                  </w:rPr>
                                  <w:t>Data</w:t>
                                </w:r>
                              </w:p>
                              <w:p w14:paraId="661E5D27" w14:textId="77777777" w:rsidR="00EE089B" w:rsidRDefault="00EE089B" w:rsidP="00E74A22">
                                <w:r>
                                  <w:rPr>
                                    <w:rFonts w:asciiTheme="minorHAnsi" w:hAnsi="Calibri" w:cstheme="minorBidi"/>
                                    <w:color w:val="000000" w:themeColor="text1"/>
                                    <w:kern w:val="24"/>
                                    <w:sz w:val="36"/>
                                    <w:szCs w:val="36"/>
                                  </w:rPr>
                                  <w:t>….</w:t>
                                </w:r>
                              </w:p>
                              <w:p w14:paraId="35E87C95" w14:textId="77777777" w:rsidR="00EE089B" w:rsidRDefault="00EE089B" w:rsidP="00E74A22">
                                <w:r>
                                  <w:rPr>
                                    <w:rFonts w:asciiTheme="minorHAnsi" w:hAnsi="Calibri" w:cstheme="minorBidi"/>
                                    <w:color w:val="000000" w:themeColor="text1"/>
                                    <w:kern w:val="24"/>
                                    <w:sz w:val="36"/>
                                    <w:szCs w:val="36"/>
                                  </w:rPr>
                                  <w:t>….</w:t>
                                </w:r>
                              </w:p>
                            </w:txbxContent>
                          </wps:txbx>
                          <wps:bodyPr wrap="square" rtlCol="0">
                            <a:spAutoFit/>
                          </wps:bodyPr>
                        </wps:wsp>
                      </wpg:grpSp>
                      <wps:wsp>
                        <wps:cNvPr id="60" name="Vierkante haak links 60"/>
                        <wps:cNvSpPr/>
                        <wps:spPr>
                          <a:xfrm>
                            <a:off x="251520" y="2780928"/>
                            <a:ext cx="144016" cy="720080"/>
                          </a:xfrm>
                          <a:prstGeom prst="leftBracket">
                            <a:avLst/>
                          </a:prstGeom>
                          <a:ln w="50800"/>
                        </wps:spPr>
                        <wps:style>
                          <a:lnRef idx="1">
                            <a:schemeClr val="accent1"/>
                          </a:lnRef>
                          <a:fillRef idx="0">
                            <a:schemeClr val="accent1"/>
                          </a:fillRef>
                          <a:effectRef idx="0">
                            <a:schemeClr val="accent1"/>
                          </a:effectRef>
                          <a:fontRef idx="minor">
                            <a:schemeClr val="tx1"/>
                          </a:fontRef>
                        </wps:style>
                        <wps:bodyPr rtlCol="0" anchor="ctr"/>
                      </wps:wsp>
                    </wpg:wgp>
                  </a:graphicData>
                </a:graphic>
              </wp:anchor>
            </w:drawing>
          </mc:Choice>
          <mc:Fallback>
            <w:pict>
              <v:group w14:anchorId="0584680B" id="Groep 228" o:spid="_x0000_s1035" style="position:absolute;left:0;text-align:left;margin-left:-4.25pt;margin-top:44pt;width:432.5pt;height:283.2pt;z-index:251644928" coordorigin="2515,11247" coordsize="83515,54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">
                <v:group id="Groep 56" o:spid="_x0000_s1036" style="position:absolute;left:15476;top:55172;width:54726;height:1692" coordorigin="15476,55172" coordsize="54726,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120" coordsize="21600,21600" o:spt="120" path="m10800,qx,10800,10800,21600,21600,10800,10800,xe">
                    <v:path gradientshapeok="t" o:connecttype="custom" o:connectlocs="10800,0;3163,3163;0,10800;3163,18437;10800,21600;18437,18437;21600,10800;18437,3163" textboxrect="3163,3163,18437,18437"/>
                  </v:shapetype>
                  <v:shape id="Stroomdiagram: Verbindingslijn 131" o:spid="_x0000_s1037" type="#_x0000_t120" style="position:absolute;left:15476;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" fillcolor="#4f81bd [3204]" strokecolor="#243f60 [1604]" strokeweight="2pt"/>
                  <v:shape id="Stroomdiagram: Verbindingslijn 132" o:spid="_x0000_s1038" type="#_x0000_t120" style="position:absolute;left:30598;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" fillcolor="#4f81bd [3204]" strokecolor="#243f60 [1604]" strokeweight="2pt"/>
                  <v:shape id="Stroomdiagram: Verbindingslijn 133" o:spid="_x0000_s1039" type="#_x0000_t120" style="position:absolute;left:39239;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" fillcolor="#4f81bd [3204]" strokecolor="#243f60 [1604]" strokeweight="2pt"/>
                  <v:shape id="Stroomdiagram: Verbindingslijn 134" o:spid="_x0000_s1040" type="#_x0000_t120" style="position:absolute;left:46440;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" fillcolor="#4f81bd [3204]" strokecolor="#243f60 [1604]" strokeweight="2pt"/>
                  <v:shape id="Stroomdiagram: Verbindingslijn 135" o:spid="_x0000_s1041" type="#_x0000_t120" style="position:absolute;left:54360;top:55172;width:1441;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" fillcolor="#4f81bd [3204]" strokecolor="#243f60 [1604]" strokeweight="2pt"/>
                  <v:shape id="Stroomdiagram: Verbindingslijn 136" o:spid="_x0000_s1042" type="#_x0000_t120" style="position:absolute;left:61561;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" fillcolor="#4f81bd [3204]" strokecolor="#243f60 [1604]" strokeweight="2pt"/>
                  <v:shape id="Stroomdiagram: Verbindingslijn 137" o:spid="_x0000_s1043" type="#_x0000_t120" style="position:absolute;left:68762;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" fillcolor="#4f81bd [3204]" strokecolor="#243f60 [1604]" strokeweight="2pt"/>
                  <v:shape id="Stroomdiagram: Verbindingslijn 138" o:spid="_x0000_s1044" type="#_x0000_t120" style="position:absolute;left:23397;top:55172;width:1440;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" fillcolor="#4f81bd [3204]" strokecolor="#243f60 [1604]" strokeweight="2pt"/>
                </v:group>
                <v:shapetype id="_x0000_t32" coordsize="21600,21600" o:spt="32" o:oned="t" path="m,l21600,21600e" filled="f">
                  <v:path arrowok="t" fillok="f" o:connecttype="none"/>
                  <o:lock v:ext="edit" shapetype="t"/>
                </v:shapetype>
                <v:shape id="Rechte verbindingslijn met pijl 57" o:spid="_x0000_s1045" type="#_x0000_t32" style="position:absolute;left:40679;top:23488;width:2160;height:21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" strokecolor="black [3213]" strokeweight="1pt">
                  <v:stroke startarrow="block"/>
                </v:shape>
                <v:shape id="Rechte verbindingslijn met pijl 58" o:spid="_x0000_s1046" type="#_x0000_t32" style="position:absolute;left:43559;top:23488;width:2077;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" strokecolor="black [3213]" strokeweight="1pt">
                  <v:stroke endarrow="block"/>
                </v:shape>
                <v:group id="Groep 59" o:spid="_x0000_s1047" style="position:absolute;left:5395;top:11247;width:80635;height:54589" coordorigin="5395,11247" coordsize="80634,54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Rechte verbindingslijn 61" o:spid="_x0000_s1048" style="position:absolute;visibility:visible;mso-wrap-style:square" from="48600,19168" to="65162,19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" strokecolor="#4579b8 [3044]">
                    <v:stroke startarrow="open" startarrowwidth="wide" startarrowlength="long"/>
                  </v:line>
                  <v:shape id="Picture 1" o:spid="_x0000_s1049" type="#_x0000_t75" style="position:absolute;left:6115;top:48691;width:79915;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">
                    <v:imagedata r:id="rId74" o:title=""/>
                  </v:shape>
                  <v:group id="Groep 63" o:spid="_x0000_s1050" style="position:absolute;left:5395;top:18448;width:78336;height:24583" coordorigin="5395,18448" coordsize="78336,2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Tekstvak 3" o:spid="_x0000_s1051" type="#_x0000_t202" style="position:absolute;left:37799;top:18448;width:16954;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" fillcolor="#fced24" stroked="f">
                      <v:textbox style="mso-fit-shape-to-text:t">
                        <w:txbxContent>
                          <w:p w14:paraId="49103414" w14:textId="77777777" w:rsidR="00EE089B" w:rsidRDefault="00EE089B" w:rsidP="00E74A22">
                            <w:pPr>
                              <w:jc w:val="center"/>
                              <w:rPr>
                                <w:sz w:val="24"/>
                                <w:szCs w:val="24"/>
                              </w:rPr>
                            </w:pPr>
                            <w:r>
                              <w:rPr>
                                <w:rFonts w:eastAsia="Verdana" w:cs="Verdana"/>
                                <w:b/>
                                <w:bCs/>
                                <w:color w:val="000000" w:themeColor="text1"/>
                                <w:kern w:val="24"/>
                                <w:sz w:val="36"/>
                                <w:szCs w:val="36"/>
                              </w:rPr>
                              <w:t>Linkset</w:t>
                            </w:r>
                          </w:p>
                        </w:txbxContent>
                      </v:textbox>
                    </v:shape>
                    <v:shape id="Tekstvak 6" o:spid="_x0000_s1052" type="#_x0000_t202" style="position:absolute;left:9716;top:27809;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" fillcolor="#fced24" stroked="f">
                      <v:textbox style="mso-fit-shape-to-text:t">
                        <w:txbxContent>
                          <w:p w14:paraId="7E5AAA82"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7" o:spid="_x0000_s1053" type="#_x0000_t202" style="position:absolute;left:16916;top:27809;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" fillcolor="#fced24" stroked="f">
                      <v:textbox style="mso-fit-shape-to-text:t">
                        <w:txbxContent>
                          <w:p w14:paraId="7547C0CD"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8" o:spid="_x0000_s1054" type="#_x0000_t202" style="position:absolute;left:13316;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" fillcolor="#fced24" stroked="f">
                      <v:textbox style="mso-fit-shape-to-text:t">
                        <w:txbxContent>
                          <w:p w14:paraId="0C93EB4E"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9" o:spid="_x0000_s1055" type="#_x0000_t202" style="position:absolute;left:24117;top:27809;width:5474;height:6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" fillcolor="#fced24" stroked="f">
                      <v:textbox style="mso-fit-shape-to-text:t">
                        <w:txbxContent>
                          <w:p w14:paraId="29F451FB"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10" o:spid="_x0000_s1056" type="#_x0000_t202" style="position:absolute;left:40679;top:27809;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" fillcolor="#fced24" stroked="f">
                      <v:textbox style="mso-fit-shape-to-text:t">
                        <w:txbxContent>
                          <w:p w14:paraId="0490731D"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11" o:spid="_x0000_s1057" type="#_x0000_t202" style="position:absolute;left:50040;top:27809;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" fillcolor="#fced24" stroked="f">
                      <v:textbox style="mso-fit-shape-to-text:t">
                        <w:txbxContent>
                          <w:p w14:paraId="4F5520E4"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12" o:spid="_x0000_s1058" type="#_x0000_t202" style="position:absolute;left:57241;top:27809;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" fillcolor="#fced24" stroked="f">
                      <v:textbox style="mso-fit-shape-to-text:t">
                        <w:txbxContent>
                          <w:p w14:paraId="0419CC4D"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13" o:spid="_x0000_s1059" type="#_x0000_t202" style="position:absolute;left:64442;top:27809;width:5474;height:6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" fillcolor="#fced24" stroked="f">
                      <v:textbox style="mso-fit-shape-to-text:t">
                        <w:txbxContent>
                          <w:p w14:paraId="2AB6E4A8"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14" o:spid="_x0000_s1060" type="#_x0000_t202" style="position:absolute;left:71642;top:27809;width:6431;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" fillcolor="#fced24" stroked="f">
                      <v:textbox style="mso-fit-shape-to-text:t">
                        <w:txbxContent>
                          <w:p w14:paraId="64F7E678"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15" o:spid="_x0000_s1061" type="#_x0000_t202" style="position:absolute;left:21237;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" fillcolor="#fced24" stroked="f">
                      <v:textbox style="mso-fit-shape-to-text:t">
                        <w:txbxContent>
                          <w:p w14:paraId="1BA80D70"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16" o:spid="_x0000_s1062" type="#_x0000_t202" style="position:absolute;left:67322;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" fillcolor="#fced24" stroked="f">
                      <v:textbox style="mso-fit-shape-to-text:t">
                        <w:txbxContent>
                          <w:p w14:paraId="3459405A"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17" o:spid="_x0000_s1063" type="#_x0000_t202" style="position:absolute;left:59401;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" fillcolor="#fced24" stroked="f">
                      <v:textbox style="mso-fit-shape-to-text:t">
                        <w:txbxContent>
                          <w:p w14:paraId="5BCC9CC6"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18" o:spid="_x0000_s1064" type="#_x0000_t202" style="position:absolute;left:51480;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" fillcolor="#fced24" stroked="f">
                      <v:textbox style="mso-fit-shape-to-text:t">
                        <w:txbxContent>
                          <w:p w14:paraId="0A2ACF7E"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19" o:spid="_x0000_s1065" type="#_x0000_t202" style="position:absolute;left:29158;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" fillcolor="#fced24" stroked="f">
                      <v:textbox style="mso-fit-shape-to-text:t">
                        <w:txbxContent>
                          <w:p w14:paraId="246E2F6A"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20" o:spid="_x0000_s1066" type="#_x0000_t202" style="position:absolute;left:76683;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" fillcolor="#fced24" stroked="f">
                      <v:textbox style="mso-fit-shape-to-text:t">
                        <w:txbxContent>
                          <w:p w14:paraId="162FD796"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21" o:spid="_x0000_s1067" type="#_x0000_t202" style="position:absolute;left:5395;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" fillcolor="#fced24" stroked="f">
                      <v:textbox style="mso-fit-shape-to-text:t">
                        <w:txbxContent>
                          <w:p w14:paraId="278FE12A"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group id="Groep 84" o:spid="_x0000_s1068" style="position:absolute;left:18356;top:30689;width:4957;height:2160" coordorigin="18356,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Rechte verbindingslijn met pijl 129" o:spid="_x0000_s1069" type="#_x0000_t32" style="position:absolute;left:18356;top:30689;width:216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" strokecolor="black [3213]" strokeweight="1pt">
                        <v:stroke startarrow="block" endarrow="block"/>
                      </v:shape>
                      <v:shape id="Rechte verbindingslijn met pijl 130" o:spid="_x0000_s1070" type="#_x0000_t32" style="position:absolute;left:21237;top:30689;width:2076;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" strokecolor="black [3213]" strokeweight="1pt">
                        <v:stroke startarrow="block" endarrow="block"/>
                      </v:shape>
                    </v:group>
                    <v:group id="Groep 85" o:spid="_x0000_s1071" style="position:absolute;left:9716;top:30689;width:4956;height:2160" coordorigin="9716,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Rechte verbindingslijn met pijl 127" o:spid="_x0000_s1072" type="#_x0000_t32" style="position:absolute;left:9716;top:30689;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" strokecolor="black [3213]" strokeweight="1pt">
                        <v:stroke startarrow="block" endarrow="block"/>
                      </v:shape>
                      <v:shape id="Rechte verbindingslijn met pijl 128" o:spid="_x0000_s1073" type="#_x0000_t32" style="position:absolute;left:12596;top:30689;width:2076;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" strokecolor="black [3213]" strokeweight="1pt">
                        <v:stroke startarrow="block" endarrow="block"/>
                      </v:shape>
                    </v:group>
                    <v:group id="Groep 86" o:spid="_x0000_s1074" style="position:absolute;left:64442;top:30689;width:4956;height:2160" coordorigin="64442,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Rechte verbindingslijn met pijl 125" o:spid="_x0000_s1075" type="#_x0000_t32" style="position:absolute;left:64442;top:30689;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" strokecolor="black [3213]" strokeweight="1pt">
                        <v:stroke startarrow="block" endarrow="block"/>
                      </v:shape>
                      <v:shape id="Rechte verbindingslijn met pijl 126" o:spid="_x0000_s1076" type="#_x0000_t32" style="position:absolute;left:67322;top:30689;width:2076;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" strokecolor="black [3213]" strokeweight="1pt">
                        <v:stroke startarrow="block" endarrow="block"/>
                      </v:shape>
                    </v:group>
                    <v:group id="Groep 87" o:spid="_x0000_s1077" style="position:absolute;left:72362;top:30689;width:4957;height:2160" coordorigin="72362,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Rechte verbindingslijn met pijl 123" o:spid="_x0000_s1078" type="#_x0000_t32" style="position:absolute;left:72362;top:30689;width:216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" strokecolor="black [3213]" strokeweight="1pt">
                        <v:stroke startarrow="block" endarrow="block"/>
                      </v:shape>
                      <v:shape id="Rechte verbindingslijn met pijl 124" o:spid="_x0000_s1079" type="#_x0000_t32" style="position:absolute;left:75243;top:30689;width:2076;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" strokecolor="black [3213]" strokeweight="1pt">
                        <v:stroke startarrow="block" endarrow="block"/>
                      </v:shape>
                    </v:group>
                    <v:group id="Groep 88" o:spid="_x0000_s1080" style="position:absolute;left:56521;top:30689;width:4956;height:2160" coordorigin="56521,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Rechte verbindingslijn met pijl 121" o:spid="_x0000_s1081" type="#_x0000_t32" style="position:absolute;left:56521;top:30689;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" strokecolor="black [3213]" strokeweight="1pt">
                        <v:stroke startarrow="block" endarrow="block"/>
                      </v:shape>
                      <v:shape id="Rechte verbindingslijn met pijl 122" o:spid="_x0000_s1082" type="#_x0000_t32" style="position:absolute;left:59401;top:30689;width:2076;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" strokecolor="black [3213]" strokeweight="1pt">
                        <v:stroke startarrow="block" endarrow="block"/>
                      </v:shape>
                    </v:group>
                    <v:group id="Groep 90" o:spid="_x0000_s1083" style="position:absolute;left:49320;top:30689;width:4957;height:2160" coordorigin="49320,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Rechte verbindingslijn met pijl 119" o:spid="_x0000_s1084" type="#_x0000_t32" style="position:absolute;left:49320;top:30689;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" strokecolor="black [3213]" strokeweight="1pt">
                        <v:stroke startarrow="block" endarrow="block"/>
                      </v:shape>
                      <v:shape id="Rechte verbindingslijn met pijl 120" o:spid="_x0000_s1085" type="#_x0000_t32" style="position:absolute;left:52200;top:30689;width:2077;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" strokecolor="black [3213]" strokeweight="1pt">
                        <v:stroke startarrow="block" endarrow="block"/>
                      </v:shape>
                    </v:group>
                    <v:group id="Groep 91" o:spid="_x0000_s1086" style="position:absolute;left:26277;top:30689;width:4957;height:2160" coordorigin="26277,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Rechte verbindingslijn met pijl 117" o:spid="_x0000_s1087" type="#_x0000_t32" style="position:absolute;left:26277;top:30689;width:2161;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" strokecolor="black [3213]" strokeweight="1pt">
                        <v:stroke startarrow="block" endarrow="block"/>
                      </v:shape>
                      <v:shape id="Rechte verbindingslijn met pijl 118" o:spid="_x0000_s1088" type="#_x0000_t32" style="position:absolute;left:29158;top:30689;width:2076;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" strokecolor="black [3213]" strokeweight="1pt">
                        <v:stroke startarrow="block" endarrow="block"/>
                      </v:shape>
                    </v:group>
                    <v:group id="Groep 92" o:spid="_x0000_s1089" style="position:absolute;left:32758;top:30689;width:4957;height:2160" coordorigin="32758,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Rechte verbindingslijn met pijl 115" o:spid="_x0000_s1090" type="#_x0000_t32" style="position:absolute;left:32758;top:30689;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" strokecolor="black [3213]" strokeweight="1pt">
                        <v:stroke startarrow="block" endarrow="block"/>
                      </v:shape>
                      <v:shape id="Rechte verbindingslijn met pijl 116" o:spid="_x0000_s1091" type="#_x0000_t32" style="position:absolute;left:35638;top:30689;width:2077;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" strokecolor="black [3213]" strokeweight="1pt">
                        <v:stroke startarrow="block" endarrow="block"/>
                      </v:shape>
                    </v:group>
                    <v:shape id="Tekstvak 50" o:spid="_x0000_s1092" type="#_x0000_t202" style="position:absolute;left:44279;top:32849;width:7048;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" fillcolor="#fced24" stroked="f">
                      <v:textbox style="mso-fit-shape-to-text:t">
                        <w:txbxContent>
                          <w:p w14:paraId="4F22BD71"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51" o:spid="_x0000_s1093" type="#_x0000_t202" style="position:absolute;left:36358;top:32849;width:7049;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" fillcolor="#fced24" stroked="f">
                      <v:textbox style="mso-fit-shape-to-text:t">
                        <w:txbxContent>
                          <w:p w14:paraId="53EDC6D7"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group id="Groep 95" o:spid="_x0000_s1094" style="position:absolute;left:40679;top:30689;width:4957;height:2160" coordorigin="40679,30689" coordsize="4956,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Rechte verbindingslijn met pijl 113" o:spid="_x0000_s1095" type="#_x0000_t32" style="position:absolute;left:40679;top:30689;width:2160;height:21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" strokecolor="black [3213]" strokeweight="1pt">
                        <v:stroke startarrow="block" endarrow="block"/>
                      </v:shape>
                      <v:shape id="Rechte verbindingslijn met pijl 114" o:spid="_x0000_s1096" type="#_x0000_t32" style="position:absolute;left:43559;top:30689;width:2077;height:2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" strokecolor="black [3213]" strokeweight="1pt">
                        <v:stroke startarrow="block" endarrow="block"/>
                      </v:shape>
                    </v:group>
                    <v:shape id="Tekstvak 61" o:spid="_x0000_s1097" type="#_x0000_t202" style="position:absolute;left:32758;top:27809;width:5474;height:6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" fillcolor="#fced24" stroked="f">
                      <v:textbox style="mso-fit-shape-to-text:t">
                        <w:txbxContent>
                          <w:p w14:paraId="547EAE2A"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62" o:spid="_x0000_s1098" type="#_x0000_t202" style="position:absolute;left:36358;top:39330;width:6431;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" fillcolor="#fced24" stroked="f">
                      <v:textbox style="mso-fit-shape-to-text:t">
                        <w:txbxContent>
                          <w:p w14:paraId="10A14F42"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63" o:spid="_x0000_s1099" type="#_x0000_t202" style="position:absolute;left:44999;top:39330;width:6431;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" fillcolor="#fced24" stroked="f">
                      <v:textbox style="mso-fit-shape-to-text:t">
                        <w:txbxContent>
                          <w:p w14:paraId="44777123"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64" o:spid="_x0000_s1100" type="#_x0000_t202" style="position:absolute;left:52200;top:39330;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" fillcolor="#fced24" stroked="f">
                      <v:textbox style="mso-fit-shape-to-text:t">
                        <w:txbxContent>
                          <w:p w14:paraId="2083393D"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65" o:spid="_x0000_s1101" type="#_x0000_t202" style="position:absolute;left:59401;top:39330;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" fillcolor="#fced24" stroked="f">
                      <v:textbox style="mso-fit-shape-to-text:t">
                        <w:txbxContent>
                          <w:p w14:paraId="43AFE236"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66" o:spid="_x0000_s1102" type="#_x0000_t202" style="position:absolute;left:68042;top:39330;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" fillcolor="#fced24" stroked="f">
                      <v:textbox style="mso-fit-shape-to-text:t">
                        <w:txbxContent>
                          <w:p w14:paraId="2AE2B6DC"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68" o:spid="_x0000_s1103" type="#_x0000_t202" style="position:absolute;left:13316;top:39330;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" fillcolor="#fced24" stroked="f">
                      <v:textbox style="mso-fit-shape-to-text:t">
                        <w:txbxContent>
                          <w:p w14:paraId="3CA50C16"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69" o:spid="_x0000_s1104" type="#_x0000_t202" style="position:absolute;left:20517;top:39330;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" fillcolor="#fced24" stroked="f">
                      <v:textbox style="mso-fit-shape-to-text:t">
                        <w:txbxContent>
                          <w:p w14:paraId="727F5AEF"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70" o:spid="_x0000_s1105" type="#_x0000_t202" style="position:absolute;left:29158;top:39330;width:6430;height:37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" fillcolor="#fced24" stroked="f">
                      <v:textbox style="mso-fit-shape-to-text:t">
                        <w:txbxContent>
                          <w:p w14:paraId="605C4E5A"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Rechte verbindingslijn met pijl 105" o:spid="_x0000_s1106" type="#_x0000_t32" style="position:absolute;left:16196;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" strokecolor="black [3213]" strokeweight="1pt">
                      <v:stroke startarrow="block" endarrow="block"/>
                    </v:shape>
                    <v:shape id="Rechte verbindingslijn met pijl 106" o:spid="_x0000_s1107" type="#_x0000_t32" style="position:absolute;left:31318;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" strokecolor="black [3213]" strokeweight="1pt">
                      <v:stroke startarrow="block" endarrow="block"/>
                    </v:shape>
                    <v:shape id="Rechte verbindingslijn met pijl 107" o:spid="_x0000_s1108" type="#_x0000_t32" style="position:absolute;left:23397;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" strokecolor="black [3213]" strokeweight="1pt">
                      <v:stroke startarrow="block" endarrow="block"/>
                    </v:shape>
                    <v:shape id="Rechte verbindingslijn met pijl 108" o:spid="_x0000_s1109" type="#_x0000_t32" style="position:absolute;left:39959;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" strokecolor="black [3213]" strokeweight="1pt">
                      <v:stroke startarrow="block" endarrow="block"/>
                    </v:shape>
                    <v:shape id="Rechte verbindingslijn met pijl 109" o:spid="_x0000_s1110" type="#_x0000_t32" style="position:absolute;left:55081;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" strokecolor="black [3213]" strokeweight="1pt">
                      <v:stroke startarrow="block" endarrow="block"/>
                    </v:shape>
                    <v:shape id="Rechte verbindingslijn met pijl 110" o:spid="_x0000_s1111" type="#_x0000_t32" style="position:absolute;left:47160;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" strokecolor="black [3213]" strokeweight="1pt">
                      <v:stroke startarrow="block" endarrow="block"/>
                    </v:shape>
                    <v:shape id="Rechte verbindingslijn met pijl 111" o:spid="_x0000_s1112" type="#_x0000_t32" style="position:absolute;left:62281;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" strokecolor="black [3213]" strokeweight="1pt">
                      <v:stroke startarrow="block" endarrow="block"/>
                    </v:shape>
                    <v:shape id="Rechte verbindingslijn met pijl 112" o:spid="_x0000_s1113" type="#_x0000_t32" style="position:absolute;left:69482;top:35730;width:0;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" strokecolor="black [3213]" strokeweight="1pt">
                      <v:stroke startarrow="block" endarrow="block"/>
                    </v:shape>
                  </v:group>
                  <v:shape id="Tekstvak 99" o:spid="_x0000_s1114" type="#_x0000_t202" style="position:absolute;left:65162;top:11247;width:15119;height:1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" fillcolor="#ffc000" stroked="f">
                    <v:textbox style="mso-fit-shape-to-text:t">
                      <w:txbxContent>
                        <w:p w14:paraId="5B8C26D8" w14:textId="77777777" w:rsidR="00EE089B" w:rsidRDefault="00EE089B" w:rsidP="00E74A22">
                          <w:pPr>
                            <w:rPr>
                              <w:sz w:val="24"/>
                              <w:szCs w:val="24"/>
                            </w:rPr>
                          </w:pPr>
                          <w:r>
                            <w:rPr>
                              <w:rFonts w:asciiTheme="minorHAnsi" w:hAnsi="Calibri" w:cstheme="minorBidi"/>
                              <w:b/>
                              <w:bCs/>
                              <w:color w:val="000000" w:themeColor="text1"/>
                              <w:kern w:val="24"/>
                              <w:sz w:val="36"/>
                              <w:szCs w:val="36"/>
                            </w:rPr>
                            <w:t>Kabel_Leiding</w:t>
                          </w:r>
                        </w:p>
                        <w:p w14:paraId="2ABB14EC" w14:textId="77777777" w:rsidR="00EE089B" w:rsidRDefault="00EE089B" w:rsidP="00E74A22">
                          <w:r>
                            <w:rPr>
                              <w:rFonts w:asciiTheme="minorHAnsi" w:hAnsi="Calibri" w:cstheme="minorBidi"/>
                              <w:color w:val="000000" w:themeColor="text1"/>
                              <w:kern w:val="24"/>
                              <w:sz w:val="36"/>
                              <w:szCs w:val="36"/>
                            </w:rPr>
                            <w:t>Data</w:t>
                          </w:r>
                        </w:p>
                        <w:p w14:paraId="661E5D27" w14:textId="77777777" w:rsidR="00EE089B" w:rsidRDefault="00EE089B" w:rsidP="00E74A22">
                          <w:r>
                            <w:rPr>
                              <w:rFonts w:asciiTheme="minorHAnsi" w:hAnsi="Calibri" w:cstheme="minorBidi"/>
                              <w:color w:val="000000" w:themeColor="text1"/>
                              <w:kern w:val="24"/>
                              <w:sz w:val="36"/>
                              <w:szCs w:val="36"/>
                            </w:rPr>
                            <w:t>….</w:t>
                          </w:r>
                        </w:p>
                        <w:p w14:paraId="35E87C95" w14:textId="77777777" w:rsidR="00EE089B" w:rsidRDefault="00EE089B" w:rsidP="00E74A22">
                          <w:r>
                            <w:rPr>
                              <w:rFonts w:asciiTheme="minorHAnsi" w:hAnsi="Calibri" w:cstheme="minorBidi"/>
                              <w:color w:val="000000" w:themeColor="text1"/>
                              <w:kern w:val="24"/>
                              <w:sz w:val="36"/>
                              <w:szCs w:val="36"/>
                            </w:rPr>
                            <w:t>….</w:t>
                          </w:r>
                        </w:p>
                      </w:txbxContent>
                    </v:textbox>
                  </v:shape>
                </v:group>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Vierkante haak links 60" o:spid="_x0000_s1115" type="#_x0000_t85" style="position:absolute;left:2515;top:27809;width:1440;height:7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" adj="360" strokecolor="#4579b8 [3044]" strokeweight="4pt"/>
                <w10:wrap type="topAndBottom"/>
              </v:group>
            </w:pict>
          </mc:Fallback>
        </mc:AlternateContent>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lastRenderedPageBreak/>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mc:AlternateContent>
          <mc:Choice Requires="wpg">
            <w:drawing>
              <wp:anchor distT="0" distB="0" distL="114300" distR="114300" simplePos="0" relativeHeight="251646976" behindDoc="0" locked="0" layoutInCell="1" allowOverlap="1" wp14:anchorId="40067C95" wp14:editId="7650644C">
                <wp:simplePos x="0" y="0"/>
                <wp:positionH relativeFrom="column">
                  <wp:posOffset>-73025</wp:posOffset>
                </wp:positionH>
                <wp:positionV relativeFrom="paragraph">
                  <wp:posOffset>448945</wp:posOffset>
                </wp:positionV>
                <wp:extent cx="5511800" cy="2570480"/>
                <wp:effectExtent l="0" t="0" r="0" b="1270"/>
                <wp:wrapTopAndBottom/>
                <wp:docPr id="52" name="Groep 41"/>
                <wp:cNvGraphicFramePr/>
                <a:graphic xmlns:a="http://schemas.openxmlformats.org/drawingml/2006/main">
                  <a:graphicData uri="http://schemas.microsoft.com/office/word/2010/wordprocessingGroup">
                    <wpg:wgp>
                      <wpg:cNvGrpSpPr/>
                      <wpg:grpSpPr>
                        <a:xfrm>
                          <a:off x="0" y="0"/>
                          <a:ext cx="5511800" cy="2570480"/>
                          <a:chOff x="0" y="1268760"/>
                          <a:chExt cx="8603035" cy="4090764"/>
                        </a:xfrm>
                      </wpg:grpSpPr>
                      <wpg:grpSp>
                        <wpg:cNvPr id="139" name="Groep 139"/>
                        <wpg:cNvGrpSpPr/>
                        <wpg:grpSpPr>
                          <a:xfrm>
                            <a:off x="5004048" y="1268760"/>
                            <a:ext cx="3023646" cy="1358198"/>
                            <a:chOff x="5004048" y="1268760"/>
                            <a:chExt cx="3023646" cy="1358198"/>
                          </a:xfrm>
                        </wpg:grpSpPr>
                        <wps:wsp>
                          <wps:cNvPr id="165" name="Tekstvak 29"/>
                          <wps:cNvSpPr txBox="1"/>
                          <wps:spPr>
                            <a:xfrm>
                              <a:off x="6516216" y="1268760"/>
                              <a:ext cx="1511478" cy="1358198"/>
                            </a:xfrm>
                            <a:prstGeom prst="rect">
                              <a:avLst/>
                            </a:prstGeom>
                            <a:solidFill>
                              <a:srgbClr val="FFC000"/>
                            </a:solidFill>
                          </wps:spPr>
                          <wps:txbx>
                            <w:txbxContent>
                              <w:p w14:paraId="481F7997" w14:textId="77777777" w:rsidR="00EE089B" w:rsidRDefault="00EE089B" w:rsidP="00E74A22">
                                <w:pPr>
                                  <w:rPr>
                                    <w:sz w:val="24"/>
                                    <w:szCs w:val="24"/>
                                  </w:rPr>
                                </w:pPr>
                                <w:r>
                                  <w:rPr>
                                    <w:rFonts w:asciiTheme="minorHAnsi" w:hAnsi="Calibri" w:cstheme="minorBidi"/>
                                    <w:b/>
                                    <w:bCs/>
                                    <w:color w:val="000000" w:themeColor="text1"/>
                                    <w:kern w:val="24"/>
                                    <w:sz w:val="36"/>
                                    <w:szCs w:val="36"/>
                                  </w:rPr>
                                  <w:t>Kabel_Leiding</w:t>
                                </w:r>
                              </w:p>
                              <w:p w14:paraId="7A887503" w14:textId="77777777" w:rsidR="00EE089B" w:rsidRDefault="00EE089B" w:rsidP="00E74A22">
                                <w:r>
                                  <w:rPr>
                                    <w:rFonts w:asciiTheme="minorHAnsi" w:hAnsi="Calibri" w:cstheme="minorBidi"/>
                                    <w:color w:val="000000" w:themeColor="text1"/>
                                    <w:kern w:val="24"/>
                                    <w:sz w:val="36"/>
                                    <w:szCs w:val="36"/>
                                  </w:rPr>
                                  <w:t>Data</w:t>
                                </w:r>
                              </w:p>
                              <w:p w14:paraId="5FFDE827" w14:textId="77777777" w:rsidR="00EE089B" w:rsidRDefault="00EE089B" w:rsidP="00E74A22">
                                <w:r>
                                  <w:rPr>
                                    <w:rFonts w:asciiTheme="minorHAnsi" w:hAnsi="Calibri" w:cstheme="minorBidi"/>
                                    <w:color w:val="000000" w:themeColor="text1"/>
                                    <w:kern w:val="24"/>
                                    <w:sz w:val="36"/>
                                    <w:szCs w:val="36"/>
                                  </w:rPr>
                                  <w:t>….</w:t>
                                </w:r>
                              </w:p>
                              <w:p w14:paraId="2AC007F2" w14:textId="77777777" w:rsidR="00EE089B" w:rsidRDefault="00EE089B" w:rsidP="00E74A22">
                                <w:r>
                                  <w:rPr>
                                    <w:rFonts w:asciiTheme="minorHAnsi" w:hAnsi="Calibri" w:cstheme="minorBidi"/>
                                    <w:color w:val="000000" w:themeColor="text1"/>
                                    <w:kern w:val="24"/>
                                    <w:sz w:val="36"/>
                                    <w:szCs w:val="36"/>
                                  </w:rPr>
                                  <w:t>….</w:t>
                                </w:r>
                              </w:p>
                            </w:txbxContent>
                          </wps:txbx>
                          <wps:bodyPr wrap="square" rtlCol="0">
                            <a:spAutoFit/>
                          </wps:bodyPr>
                        </wps:wsp>
                        <wps:wsp>
                          <wps:cNvPr id="166" name="Rechte verbindingslijn 166"/>
                          <wps:cNvCnPr/>
                          <wps:spPr>
                            <a:xfrm>
                              <a:off x="5004048" y="2060848"/>
                              <a:ext cx="1512168" cy="0"/>
                            </a:xfrm>
                            <a:prstGeom prst="line">
                              <a:avLst/>
                            </a:prstGeom>
                            <a:ln>
                              <a:headEnd type="arrow" w="lg" len="lg"/>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40" name="Picture 1"/>
                          <pic:cNvPicPr>
                            <a:picLocks noChangeAspect="1" noChangeArrowheads="1"/>
                          </pic:cNvPicPr>
                        </pic:nvPicPr>
                        <pic:blipFill>
                          <a:blip r:embed="rId73" cstate="print"/>
                          <a:srcRect/>
                          <a:stretch>
                            <a:fillRect/>
                          </a:stretch>
                        </pic:blipFill>
                        <pic:spPr bwMode="auto">
                          <a:xfrm>
                            <a:off x="611560" y="3645024"/>
                            <a:ext cx="7991475" cy="1714500"/>
                          </a:xfrm>
                          <a:prstGeom prst="rect">
                            <a:avLst/>
                          </a:prstGeom>
                          <a:noFill/>
                          <a:ln w="9525">
                            <a:noFill/>
                            <a:miter lim="800000"/>
                            <a:headEnd/>
                            <a:tailEnd/>
                          </a:ln>
                        </pic:spPr>
                      </pic:pic>
                      <wps:wsp>
                        <wps:cNvPr id="141" name="Tekstvak 4"/>
                        <wps:cNvSpPr txBox="1"/>
                        <wps:spPr>
                          <a:xfrm>
                            <a:off x="3851919" y="1772817"/>
                            <a:ext cx="1740430" cy="388057"/>
                          </a:xfrm>
                          <a:prstGeom prst="rect">
                            <a:avLst/>
                          </a:prstGeom>
                          <a:solidFill>
                            <a:srgbClr val="FCED24"/>
                          </a:solidFill>
                        </wps:spPr>
                        <wps:txbx>
                          <w:txbxContent>
                            <w:p w14:paraId="462D7A97" w14:textId="77777777" w:rsidR="00EE089B" w:rsidRDefault="00EE089B" w:rsidP="00E74A22">
                              <w:pPr>
                                <w:jc w:val="center"/>
                                <w:rPr>
                                  <w:sz w:val="24"/>
                                  <w:szCs w:val="24"/>
                                </w:rPr>
                              </w:pPr>
                              <w:r>
                                <w:rPr>
                                  <w:rFonts w:eastAsia="Verdana" w:cs="Verdana"/>
                                  <w:b/>
                                  <w:bCs/>
                                  <w:color w:val="000000" w:themeColor="text1"/>
                                  <w:kern w:val="24"/>
                                  <w:sz w:val="36"/>
                                  <w:szCs w:val="36"/>
                                </w:rPr>
                                <w:t>Linkset</w:t>
                              </w:r>
                            </w:p>
                          </w:txbxContent>
                        </wps:txbx>
                        <wps:bodyPr wrap="none" rtlCol="0">
                          <a:spAutoFit/>
                        </wps:bodyPr>
                      </wps:wsp>
                      <wpg:grpSp>
                        <wpg:cNvPr id="142" name="Groep 142"/>
                        <wpg:cNvGrpSpPr/>
                        <wpg:grpSpPr>
                          <a:xfrm>
                            <a:off x="539552" y="3356992"/>
                            <a:ext cx="7852318" cy="388056"/>
                            <a:chOff x="539552" y="3356992"/>
                            <a:chExt cx="7852318" cy="388056"/>
                          </a:xfrm>
                        </wpg:grpSpPr>
                        <wps:wsp>
                          <wps:cNvPr id="155" name="Tekstvak 6"/>
                          <wps:cNvSpPr txBox="1"/>
                          <wps:spPr>
                            <a:xfrm>
                              <a:off x="1331641" y="3356992"/>
                              <a:ext cx="723527" cy="388056"/>
                            </a:xfrm>
                            <a:prstGeom prst="rect">
                              <a:avLst/>
                            </a:prstGeom>
                            <a:solidFill>
                              <a:srgbClr val="FCED24"/>
                            </a:solidFill>
                          </wps:spPr>
                          <wps:txbx>
                            <w:txbxContent>
                              <w:p w14:paraId="0AF11313"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56" name="Tekstvak 7"/>
                          <wps:cNvSpPr txBox="1"/>
                          <wps:spPr>
                            <a:xfrm>
                              <a:off x="2123728" y="3356992"/>
                              <a:ext cx="723527" cy="388056"/>
                            </a:xfrm>
                            <a:prstGeom prst="rect">
                              <a:avLst/>
                            </a:prstGeom>
                            <a:solidFill>
                              <a:srgbClr val="FCED24"/>
                            </a:solidFill>
                          </wps:spPr>
                          <wps:txbx>
                            <w:txbxContent>
                              <w:p w14:paraId="3C0F8F1D"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57" name="Tekstvak 8"/>
                          <wps:cNvSpPr txBox="1"/>
                          <wps:spPr>
                            <a:xfrm>
                              <a:off x="6732239" y="3356992"/>
                              <a:ext cx="723527" cy="388056"/>
                            </a:xfrm>
                            <a:prstGeom prst="rect">
                              <a:avLst/>
                            </a:prstGeom>
                            <a:solidFill>
                              <a:srgbClr val="FCED24"/>
                            </a:solidFill>
                          </wps:spPr>
                          <wps:txbx>
                            <w:txbxContent>
                              <w:p w14:paraId="427D8ABC"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58" name="Tekstvak 9"/>
                          <wps:cNvSpPr txBox="1"/>
                          <wps:spPr>
                            <a:xfrm>
                              <a:off x="5940152" y="3356992"/>
                              <a:ext cx="723527" cy="388056"/>
                            </a:xfrm>
                            <a:prstGeom prst="rect">
                              <a:avLst/>
                            </a:prstGeom>
                            <a:solidFill>
                              <a:srgbClr val="FCED24"/>
                            </a:solidFill>
                          </wps:spPr>
                          <wps:txbx>
                            <w:txbxContent>
                              <w:p w14:paraId="39EB5DDF"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59" name="Tekstvak 10"/>
                          <wps:cNvSpPr txBox="1"/>
                          <wps:spPr>
                            <a:xfrm>
                              <a:off x="5148064" y="3356992"/>
                              <a:ext cx="723527" cy="388056"/>
                            </a:xfrm>
                            <a:prstGeom prst="rect">
                              <a:avLst/>
                            </a:prstGeom>
                            <a:solidFill>
                              <a:srgbClr val="FCED24"/>
                            </a:solidFill>
                          </wps:spPr>
                          <wps:txbx>
                            <w:txbxContent>
                              <w:p w14:paraId="25E6F2E3"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60" name="Tekstvak 11"/>
                          <wps:cNvSpPr txBox="1"/>
                          <wps:spPr>
                            <a:xfrm>
                              <a:off x="2915816" y="3356992"/>
                              <a:ext cx="723527" cy="388056"/>
                            </a:xfrm>
                            <a:prstGeom prst="rect">
                              <a:avLst/>
                            </a:prstGeom>
                            <a:solidFill>
                              <a:srgbClr val="FCED24"/>
                            </a:solidFill>
                          </wps:spPr>
                          <wps:txbx>
                            <w:txbxContent>
                              <w:p w14:paraId="595CBB30"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61" name="Tekstvak 12"/>
                          <wps:cNvSpPr txBox="1"/>
                          <wps:spPr>
                            <a:xfrm>
                              <a:off x="7668343" y="3356992"/>
                              <a:ext cx="723527" cy="388056"/>
                            </a:xfrm>
                            <a:prstGeom prst="rect">
                              <a:avLst/>
                            </a:prstGeom>
                            <a:solidFill>
                              <a:srgbClr val="FCED24"/>
                            </a:solidFill>
                          </wps:spPr>
                          <wps:txbx>
                            <w:txbxContent>
                              <w:p w14:paraId="26D09493"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62" name="Tekstvak 13"/>
                          <wps:cNvSpPr txBox="1"/>
                          <wps:spPr>
                            <a:xfrm>
                              <a:off x="539552" y="3356992"/>
                              <a:ext cx="723527" cy="388056"/>
                            </a:xfrm>
                            <a:prstGeom prst="rect">
                              <a:avLst/>
                            </a:prstGeom>
                            <a:solidFill>
                              <a:srgbClr val="FCED24"/>
                            </a:solidFill>
                          </wps:spPr>
                          <wps:txbx>
                            <w:txbxContent>
                              <w:p w14:paraId="5DC3E014"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63" name="Tekstvak 14"/>
                          <wps:cNvSpPr txBox="1"/>
                          <wps:spPr>
                            <a:xfrm>
                              <a:off x="4427984" y="3356992"/>
                              <a:ext cx="723527" cy="388056"/>
                            </a:xfrm>
                            <a:prstGeom prst="rect">
                              <a:avLst/>
                            </a:prstGeom>
                            <a:solidFill>
                              <a:srgbClr val="FCED24"/>
                            </a:solidFill>
                          </wps:spPr>
                          <wps:txbx>
                            <w:txbxContent>
                              <w:p w14:paraId="0B21DCDF"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64" name="Tekstvak 15"/>
                          <wps:cNvSpPr txBox="1"/>
                          <wps:spPr>
                            <a:xfrm>
                              <a:off x="3635895" y="3356992"/>
                              <a:ext cx="723527" cy="388056"/>
                            </a:xfrm>
                            <a:prstGeom prst="rect">
                              <a:avLst/>
                            </a:prstGeom>
                            <a:solidFill>
                              <a:srgbClr val="FCED24"/>
                            </a:solidFill>
                          </wps:spPr>
                          <wps:txbx>
                            <w:txbxContent>
                              <w:p w14:paraId="4BA3023C"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g:grpSp>
                      <wps:wsp>
                        <wps:cNvPr id="143" name="Rechte verbindingslijn met pijl 143"/>
                        <wps:cNvCnPr/>
                        <wps:spPr>
                          <a:xfrm flipV="1">
                            <a:off x="4427984" y="2204864"/>
                            <a:ext cx="0" cy="360040"/>
                          </a:xfrm>
                          <a:prstGeom prst="straightConnector1">
                            <a:avLst/>
                          </a:prstGeom>
                          <a:ln w="1270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grpSp>
                        <wpg:cNvPr id="144" name="Groep 144"/>
                        <wpg:cNvGrpSpPr/>
                        <wpg:grpSpPr>
                          <a:xfrm>
                            <a:off x="0" y="2708920"/>
                            <a:ext cx="7711393" cy="818560"/>
                            <a:chOff x="0" y="2708920"/>
                            <a:chExt cx="7711393" cy="818560"/>
                          </a:xfrm>
                        </wpg:grpSpPr>
                        <wps:wsp>
                          <wps:cNvPr id="145" name="Titel 1"/>
                          <wps:cNvSpPr txBox="1">
                            <a:spLocks/>
                          </wps:cNvSpPr>
                          <wps:spPr>
                            <a:xfrm>
                              <a:off x="0" y="2708920"/>
                              <a:ext cx="648072" cy="782960"/>
                            </a:xfrm>
                            <a:prstGeom prst="rect">
                              <a:avLst/>
                            </a:prstGeom>
                          </wps:spPr>
                          <wps:txbx>
                            <w:txbxContent>
                              <w:p w14:paraId="08AD4DA5" w14:textId="77777777" w:rsidR="00EE089B" w:rsidRDefault="00EE089B" w:rsidP="00E74A22">
                                <w:pPr>
                                  <w:jc w:val="center"/>
                                  <w:rPr>
                                    <w:sz w:val="24"/>
                                    <w:szCs w:val="24"/>
                                  </w:rPr>
                                </w:pPr>
                                <w:r>
                                  <w:rPr>
                                    <w:rFonts w:eastAsia="Verdana" w:cs="Verdana"/>
                                    <w:b/>
                                    <w:bCs/>
                                    <w:color w:val="000000" w:themeColor="text1"/>
                                    <w:kern w:val="24"/>
                                    <w:sz w:val="48"/>
                                    <w:szCs w:val="48"/>
                                  </w:rPr>
                                  <w:t>9</w:t>
                                </w:r>
                              </w:p>
                            </w:txbxContent>
                          </wps:txbx>
                          <wps:bodyPr vert="horz" lIns="91440" tIns="45720" rIns="91440" bIns="45720" rtlCol="0" anchor="ctr">
                            <a:normAutofit/>
                          </wps:bodyPr>
                        </wps:wsp>
                        <wps:wsp>
                          <wps:cNvPr id="146" name="Tekstvak 18"/>
                          <wps:cNvSpPr txBox="1"/>
                          <wps:spPr>
                            <a:xfrm>
                              <a:off x="3347865" y="2896888"/>
                              <a:ext cx="547105" cy="630592"/>
                            </a:xfrm>
                            <a:prstGeom prst="rect">
                              <a:avLst/>
                            </a:prstGeom>
                            <a:solidFill>
                              <a:srgbClr val="FCED24"/>
                            </a:solidFill>
                          </wps:spPr>
                          <wps:txbx>
                            <w:txbxContent>
                              <w:p w14:paraId="38B962D8"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47" name="Tekstvak 19"/>
                          <wps:cNvSpPr txBox="1"/>
                          <wps:spPr>
                            <a:xfrm>
                              <a:off x="4067944" y="2896888"/>
                              <a:ext cx="547105" cy="630592"/>
                            </a:xfrm>
                            <a:prstGeom prst="rect">
                              <a:avLst/>
                            </a:prstGeom>
                            <a:solidFill>
                              <a:srgbClr val="FCED24"/>
                            </a:solidFill>
                          </wps:spPr>
                          <wps:txbx>
                            <w:txbxContent>
                              <w:p w14:paraId="45AF7527"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48" name="Tekstvak 20"/>
                          <wps:cNvSpPr txBox="1"/>
                          <wps:spPr>
                            <a:xfrm>
                              <a:off x="4788024" y="2896888"/>
                              <a:ext cx="547105" cy="630592"/>
                            </a:xfrm>
                            <a:prstGeom prst="rect">
                              <a:avLst/>
                            </a:prstGeom>
                            <a:solidFill>
                              <a:srgbClr val="FCED24"/>
                            </a:solidFill>
                          </wps:spPr>
                          <wps:txbx>
                            <w:txbxContent>
                              <w:p w14:paraId="25499EE1"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49" name="Tekstvak 21"/>
                          <wps:cNvSpPr txBox="1"/>
                          <wps:spPr>
                            <a:xfrm>
                              <a:off x="5508104" y="2896888"/>
                              <a:ext cx="547105" cy="630592"/>
                            </a:xfrm>
                            <a:prstGeom prst="rect">
                              <a:avLst/>
                            </a:prstGeom>
                            <a:solidFill>
                              <a:srgbClr val="FCED24"/>
                            </a:solidFill>
                          </wps:spPr>
                          <wps:txbx>
                            <w:txbxContent>
                              <w:p w14:paraId="33EACD08"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50" name="Tekstvak 22"/>
                          <wps:cNvSpPr txBox="1"/>
                          <wps:spPr>
                            <a:xfrm>
                              <a:off x="6300192" y="2896888"/>
                              <a:ext cx="546114" cy="630592"/>
                            </a:xfrm>
                            <a:prstGeom prst="rect">
                              <a:avLst/>
                            </a:prstGeom>
                            <a:solidFill>
                              <a:srgbClr val="FCED24"/>
                            </a:solidFill>
                          </wps:spPr>
                          <wps:txbx>
                            <w:txbxContent>
                              <w:p w14:paraId="7CF24C3C"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51" name="Tekstvak 23"/>
                          <wps:cNvSpPr txBox="1"/>
                          <wps:spPr>
                            <a:xfrm>
                              <a:off x="899591" y="2896888"/>
                              <a:ext cx="546114" cy="630592"/>
                            </a:xfrm>
                            <a:prstGeom prst="rect">
                              <a:avLst/>
                            </a:prstGeom>
                            <a:solidFill>
                              <a:srgbClr val="FCED24"/>
                            </a:solidFill>
                          </wps:spPr>
                          <wps:txbx>
                            <w:txbxContent>
                              <w:p w14:paraId="2B24C4EE"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52" name="Tekstvak 24"/>
                          <wps:cNvSpPr txBox="1"/>
                          <wps:spPr>
                            <a:xfrm>
                              <a:off x="1763688" y="2896888"/>
                              <a:ext cx="547105" cy="630592"/>
                            </a:xfrm>
                            <a:prstGeom prst="rect">
                              <a:avLst/>
                            </a:prstGeom>
                            <a:solidFill>
                              <a:srgbClr val="FCED24"/>
                            </a:solidFill>
                          </wps:spPr>
                          <wps:txbx>
                            <w:txbxContent>
                              <w:p w14:paraId="0B60B778"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53" name="Tekstvak 25"/>
                          <wps:cNvSpPr txBox="1"/>
                          <wps:spPr>
                            <a:xfrm>
                              <a:off x="2555776" y="2896888"/>
                              <a:ext cx="546114" cy="630592"/>
                            </a:xfrm>
                            <a:prstGeom prst="rect">
                              <a:avLst/>
                            </a:prstGeom>
                            <a:solidFill>
                              <a:srgbClr val="FCED24"/>
                            </a:solidFill>
                          </wps:spPr>
                          <wps:txbx>
                            <w:txbxContent>
                              <w:p w14:paraId="51FB4265"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square" rtlCol="0">
                            <a:spAutoFit/>
                          </wps:bodyPr>
                        </wps:wsp>
                        <wps:wsp>
                          <wps:cNvPr id="154" name="Tekstvak 35"/>
                          <wps:cNvSpPr txBox="1"/>
                          <wps:spPr>
                            <a:xfrm>
                              <a:off x="7164288" y="2896888"/>
                              <a:ext cx="547105" cy="630592"/>
                            </a:xfrm>
                            <a:prstGeom prst="rect">
                              <a:avLst/>
                            </a:prstGeom>
                            <a:solidFill>
                              <a:srgbClr val="FCED24"/>
                            </a:solidFill>
                          </wps:spPr>
                          <wps:txbx>
                            <w:txbxContent>
                              <w:p w14:paraId="2138AE45"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square" rtlCol="0">
                            <a:spAutoFit/>
                          </wps:bodyPr>
                        </wps:wsp>
                      </wpg:grpSp>
                    </wpg:wgp>
                  </a:graphicData>
                </a:graphic>
              </wp:anchor>
            </w:drawing>
          </mc:Choice>
          <mc:Fallback>
            <w:pict>
              <v:group w14:anchorId="40067C95" id="Groep 41" o:spid="_x0000_s1116" style="position:absolute;left:0;text-align:left;margin-left:-5.75pt;margin-top:35.35pt;width:434pt;height:202.4pt;z-index:251646976" coordorigin=",12687" coordsize="86030,40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">
                <v:group id="Groep 139" o:spid="_x0000_s1117" style="position:absolute;left:50040;top:12687;width:30236;height:13582" coordorigin="50040,12687" coordsize="30236,1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Tekstvak 29" o:spid="_x0000_s1118" type="#_x0000_t202" style="position:absolute;left:65162;top:12687;width:15114;height:1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" fillcolor="#ffc000" stroked="f">
                    <v:textbox style="mso-fit-shape-to-text:t">
                      <w:txbxContent>
                        <w:p w14:paraId="481F7997" w14:textId="77777777" w:rsidR="00EE089B" w:rsidRDefault="00EE089B" w:rsidP="00E74A22">
                          <w:pPr>
                            <w:rPr>
                              <w:sz w:val="24"/>
                              <w:szCs w:val="24"/>
                            </w:rPr>
                          </w:pPr>
                          <w:r>
                            <w:rPr>
                              <w:rFonts w:asciiTheme="minorHAnsi" w:hAnsi="Calibri" w:cstheme="minorBidi"/>
                              <w:b/>
                              <w:bCs/>
                              <w:color w:val="000000" w:themeColor="text1"/>
                              <w:kern w:val="24"/>
                              <w:sz w:val="36"/>
                              <w:szCs w:val="36"/>
                            </w:rPr>
                            <w:t>Kabel_Leiding</w:t>
                          </w:r>
                        </w:p>
                        <w:p w14:paraId="7A887503" w14:textId="77777777" w:rsidR="00EE089B" w:rsidRDefault="00EE089B" w:rsidP="00E74A22">
                          <w:r>
                            <w:rPr>
                              <w:rFonts w:asciiTheme="minorHAnsi" w:hAnsi="Calibri" w:cstheme="minorBidi"/>
                              <w:color w:val="000000" w:themeColor="text1"/>
                              <w:kern w:val="24"/>
                              <w:sz w:val="36"/>
                              <w:szCs w:val="36"/>
                            </w:rPr>
                            <w:t>Data</w:t>
                          </w:r>
                        </w:p>
                        <w:p w14:paraId="5FFDE827" w14:textId="77777777" w:rsidR="00EE089B" w:rsidRDefault="00EE089B" w:rsidP="00E74A22">
                          <w:r>
                            <w:rPr>
                              <w:rFonts w:asciiTheme="minorHAnsi" w:hAnsi="Calibri" w:cstheme="minorBidi"/>
                              <w:color w:val="000000" w:themeColor="text1"/>
                              <w:kern w:val="24"/>
                              <w:sz w:val="36"/>
                              <w:szCs w:val="36"/>
                            </w:rPr>
                            <w:t>….</w:t>
                          </w:r>
                        </w:p>
                        <w:p w14:paraId="2AC007F2" w14:textId="77777777" w:rsidR="00EE089B" w:rsidRDefault="00EE089B" w:rsidP="00E74A22">
                          <w:r>
                            <w:rPr>
                              <w:rFonts w:asciiTheme="minorHAnsi" w:hAnsi="Calibri" w:cstheme="minorBidi"/>
                              <w:color w:val="000000" w:themeColor="text1"/>
                              <w:kern w:val="24"/>
                              <w:sz w:val="36"/>
                              <w:szCs w:val="36"/>
                            </w:rPr>
                            <w:t>….</w:t>
                          </w:r>
                        </w:p>
                      </w:txbxContent>
                    </v:textbox>
                  </v:shape>
                  <v:line id="Rechte verbindingslijn 166" o:spid="_x0000_s1119" style="position:absolute;visibility:visible;mso-wrap-style:square" from="50040,20608" to="65162,2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" strokecolor="#4579b8 [3044]">
                    <v:stroke startarrow="open" startarrowwidth="wide" startarrowlength="long"/>
                  </v:line>
                </v:group>
                <v:shape id="Picture 1" o:spid="_x0000_s1120" type="#_x0000_t75" style="position:absolute;left:6115;top:36450;width:79915;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">
                  <v:imagedata r:id="rId74" o:title=""/>
                </v:shape>
                <v:shape id="Tekstvak 4" o:spid="_x0000_s1121" type="#_x0000_t202" style="position:absolute;left:38519;top:17728;width:17404;height:3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" fillcolor="#fced24" stroked="f">
                  <v:textbox style="mso-fit-shape-to-text:t">
                    <w:txbxContent>
                      <w:p w14:paraId="462D7A97" w14:textId="77777777" w:rsidR="00EE089B" w:rsidRDefault="00EE089B" w:rsidP="00E74A22">
                        <w:pPr>
                          <w:jc w:val="center"/>
                          <w:rPr>
                            <w:sz w:val="24"/>
                            <w:szCs w:val="24"/>
                          </w:rPr>
                        </w:pPr>
                        <w:r>
                          <w:rPr>
                            <w:rFonts w:eastAsia="Verdana" w:cs="Verdana"/>
                            <w:b/>
                            <w:bCs/>
                            <w:color w:val="000000" w:themeColor="text1"/>
                            <w:kern w:val="24"/>
                            <w:sz w:val="36"/>
                            <w:szCs w:val="36"/>
                          </w:rPr>
                          <w:t>Linkset</w:t>
                        </w:r>
                      </w:p>
                    </w:txbxContent>
                  </v:textbox>
                </v:shape>
                <v:group id="Groep 142" o:spid="_x0000_s1122" style="position:absolute;left:5395;top:33569;width:78523;height:3881" coordorigin="5395,33569" coordsize="78523,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Tekstvak 6" o:spid="_x0000_s1123" type="#_x0000_t202" style="position:absolute;left:13316;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" fillcolor="#fced24" stroked="f">
                    <v:textbox style="mso-fit-shape-to-text:t">
                      <w:txbxContent>
                        <w:p w14:paraId="0AF11313"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7" o:spid="_x0000_s1124" type="#_x0000_t202" style="position:absolute;left:21237;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" fillcolor="#fced24" stroked="f">
                    <v:textbox style="mso-fit-shape-to-text:t">
                      <w:txbxContent>
                        <w:p w14:paraId="3C0F8F1D"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8" o:spid="_x0000_s1125" type="#_x0000_t202" style="position:absolute;left:67322;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" fillcolor="#fced24" stroked="f">
                    <v:textbox style="mso-fit-shape-to-text:t">
                      <w:txbxContent>
                        <w:p w14:paraId="427D8ABC"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9" o:spid="_x0000_s1126" type="#_x0000_t202" style="position:absolute;left:59401;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" fillcolor="#fced24" stroked="f">
                    <v:textbox style="mso-fit-shape-to-text:t">
                      <w:txbxContent>
                        <w:p w14:paraId="39EB5DDF"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10" o:spid="_x0000_s1127" type="#_x0000_t202" style="position:absolute;left:51480;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" fillcolor="#fced24" stroked="f">
                    <v:textbox style="mso-fit-shape-to-text:t">
                      <w:txbxContent>
                        <w:p w14:paraId="25E6F2E3"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11" o:spid="_x0000_s1128" type="#_x0000_t202" style="position:absolute;left:29158;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" fillcolor="#fced24" stroked="f">
                    <v:textbox style="mso-fit-shape-to-text:t">
                      <w:txbxContent>
                        <w:p w14:paraId="595CBB30"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12" o:spid="_x0000_s1129" type="#_x0000_t202" style="position:absolute;left:76683;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" fillcolor="#fced24" stroked="f">
                    <v:textbox style="mso-fit-shape-to-text:t">
                      <w:txbxContent>
                        <w:p w14:paraId="26D09493"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13" o:spid="_x0000_s1130" type="#_x0000_t202" style="position:absolute;left:5395;top:33569;width:7235;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" fillcolor="#fced24" stroked="f">
                    <v:textbox style="mso-fit-shape-to-text:t">
                      <w:txbxContent>
                        <w:p w14:paraId="5DC3E014"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14" o:spid="_x0000_s1131" type="#_x0000_t202" style="position:absolute;left:44279;top:33569;width:7236;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" fillcolor="#fced24" stroked="f">
                    <v:textbox style="mso-fit-shape-to-text:t">
                      <w:txbxContent>
                        <w:p w14:paraId="0B21DCDF"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15" o:spid="_x0000_s1132" type="#_x0000_t202" style="position:absolute;left:36358;top:33569;width:7236;height:38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" fillcolor="#fced24" stroked="f">
                    <v:textbox style="mso-fit-shape-to-text:t">
                      <w:txbxContent>
                        <w:p w14:paraId="4BA3023C"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group>
                <v:shape id="Rechte verbindingslijn met pijl 143" o:spid="_x0000_s1133" type="#_x0000_t32" style="position:absolute;left:44279;top:22048;width:0;height:36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" strokecolor="black [3213]" strokeweight="1pt">
                  <v:stroke startarrow="block"/>
                </v:shape>
                <v:group id="Groep 144" o:spid="_x0000_s1134" style="position:absolute;top:27089;width:77113;height:8185" coordorigin=",27089" coordsize="77113,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itel 1" o:spid="_x0000_s1135" type="#_x0000_t202" style="position:absolute;top:27089;width:6480;height:7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" filled="f" stroked="f">
                    <v:textbox>
                      <w:txbxContent>
                        <w:p w14:paraId="08AD4DA5" w14:textId="77777777" w:rsidR="00EE089B" w:rsidRDefault="00EE089B" w:rsidP="00E74A22">
                          <w:pPr>
                            <w:jc w:val="center"/>
                            <w:rPr>
                              <w:sz w:val="24"/>
                              <w:szCs w:val="24"/>
                            </w:rPr>
                          </w:pPr>
                          <w:r>
                            <w:rPr>
                              <w:rFonts w:eastAsia="Verdana" w:cs="Verdana"/>
                              <w:b/>
                              <w:bCs/>
                              <w:color w:val="000000" w:themeColor="text1"/>
                              <w:kern w:val="24"/>
                              <w:sz w:val="48"/>
                              <w:szCs w:val="48"/>
                            </w:rPr>
                            <w:t>9</w:t>
                          </w:r>
                        </w:p>
                      </w:txbxContent>
                    </v:textbox>
                  </v:shape>
                  <v:shape id="Tekstvak 18" o:spid="_x0000_s1136" type="#_x0000_t202" style="position:absolute;left:33478;top:28968;width:547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" fillcolor="#fced24" stroked="f">
                    <v:textbox style="mso-fit-shape-to-text:t">
                      <w:txbxContent>
                        <w:p w14:paraId="38B962D8"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19" o:spid="_x0000_s1137" type="#_x0000_t202" style="position:absolute;left:40679;top:28968;width:547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" fillcolor="#fced24" stroked="f">
                    <v:textbox style="mso-fit-shape-to-text:t">
                      <w:txbxContent>
                        <w:p w14:paraId="45AF7527"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20" o:spid="_x0000_s1138" type="#_x0000_t202" style="position:absolute;left:47880;top:28968;width:547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" fillcolor="#fced24" stroked="f">
                    <v:textbox style="mso-fit-shape-to-text:t">
                      <w:txbxContent>
                        <w:p w14:paraId="25499EE1"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21" o:spid="_x0000_s1139" type="#_x0000_t202" style="position:absolute;left:55081;top:28968;width:547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" fillcolor="#fced24" stroked="f">
                    <v:textbox style="mso-fit-shape-to-text:t">
                      <w:txbxContent>
                        <w:p w14:paraId="33EACD08"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22" o:spid="_x0000_s1140" type="#_x0000_t202" style="position:absolute;left:63001;top:28968;width:5462;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" fillcolor="#fced24" stroked="f">
                    <v:textbox style="mso-fit-shape-to-text:t">
                      <w:txbxContent>
                        <w:p w14:paraId="7CF24C3C"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23" o:spid="_x0000_s1141" type="#_x0000_t202" style="position:absolute;left:8995;top:28968;width:5462;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" fillcolor="#fced24" stroked="f">
                    <v:textbox style="mso-fit-shape-to-text:t">
                      <w:txbxContent>
                        <w:p w14:paraId="2B24C4EE"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24" o:spid="_x0000_s1142" type="#_x0000_t202" style="position:absolute;left:17636;top:28968;width:547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" fillcolor="#fced24" stroked="f">
                    <v:textbox style="mso-fit-shape-to-text:t">
                      <w:txbxContent>
                        <w:p w14:paraId="0B60B778"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25" o:spid="_x0000_s1143" type="#_x0000_t202" style="position:absolute;left:25557;top:28968;width:546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" fillcolor="#fced24" stroked="f">
                    <v:textbox style="mso-fit-shape-to-text:t">
                      <w:txbxContent>
                        <w:p w14:paraId="51FB4265"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35" o:spid="_x0000_s1144" type="#_x0000_t202" style="position:absolute;left:71642;top:28968;width:5471;height:6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" fillcolor="#fced24" stroked="f">
                    <v:textbox style="mso-fit-shape-to-text:t">
                      <w:txbxContent>
                        <w:p w14:paraId="2138AE45"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group>
                <w10:wrap type="topAndBottom"/>
              </v:group>
            </w:pict>
          </mc:Fallback>
        </mc:AlternateContent>
      </w:r>
      <w:r w:rsidR="002144DC">
        <w:t>In deze versie is de netwerk topologie niet toegepast. Er is 1 linkset die bestaat uit 9 links maar er is geen verwijzing tussen linkes en nodes.</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77777777" w:rsidR="00855A12" w:rsidRDefault="00855A12">
      <w:pPr>
        <w:contextualSpacing/>
      </w:pPr>
      <w:r>
        <w:rPr>
          <w:noProof/>
        </w:rPr>
        <mc:AlternateContent>
          <mc:Choice Requires="wpg">
            <w:drawing>
              <wp:anchor distT="0" distB="0" distL="114300" distR="114300" simplePos="0" relativeHeight="251645952" behindDoc="0" locked="0" layoutInCell="1" allowOverlap="1" wp14:anchorId="443BFA64" wp14:editId="0524BB7D">
                <wp:simplePos x="0" y="0"/>
                <wp:positionH relativeFrom="column">
                  <wp:posOffset>-68580</wp:posOffset>
                </wp:positionH>
                <wp:positionV relativeFrom="paragraph">
                  <wp:posOffset>699135</wp:posOffset>
                </wp:positionV>
                <wp:extent cx="5490845" cy="2790190"/>
                <wp:effectExtent l="0" t="0" r="0" b="0"/>
                <wp:wrapTopAndBottom/>
                <wp:docPr id="53" name="Groep 35"/>
                <wp:cNvGraphicFramePr/>
                <a:graphic xmlns:a="http://schemas.openxmlformats.org/drawingml/2006/main">
                  <a:graphicData uri="http://schemas.microsoft.com/office/word/2010/wordprocessingGroup">
                    <wpg:wgp>
                      <wpg:cNvGrpSpPr/>
                      <wpg:grpSpPr>
                        <a:xfrm>
                          <a:off x="0" y="0"/>
                          <a:ext cx="5490845" cy="2790190"/>
                          <a:chOff x="539552" y="1340768"/>
                          <a:chExt cx="8063483" cy="4090764"/>
                        </a:xfrm>
                      </wpg:grpSpPr>
                      <wpg:grpSp>
                        <wpg:cNvPr id="167" name="Groep 167"/>
                        <wpg:cNvGrpSpPr/>
                        <wpg:grpSpPr>
                          <a:xfrm>
                            <a:off x="4860032" y="1340768"/>
                            <a:ext cx="3168728" cy="1251249"/>
                            <a:chOff x="4860032" y="1340768"/>
                            <a:chExt cx="3168728" cy="1251249"/>
                          </a:xfrm>
                        </wpg:grpSpPr>
                        <wps:wsp>
                          <wps:cNvPr id="183" name="Rechte verbindingslijn 183"/>
                          <wps:cNvCnPr/>
                          <wps:spPr>
                            <a:xfrm>
                              <a:off x="4860032" y="2132856"/>
                              <a:ext cx="1656184" cy="0"/>
                            </a:xfrm>
                            <a:prstGeom prst="line">
                              <a:avLst/>
                            </a:prstGeom>
                            <a:ln>
                              <a:headEnd type="arrow" w="lg" len="lg"/>
                            </a:ln>
                          </wps:spPr>
                          <wps:style>
                            <a:lnRef idx="1">
                              <a:schemeClr val="accent1"/>
                            </a:lnRef>
                            <a:fillRef idx="0">
                              <a:schemeClr val="accent1"/>
                            </a:fillRef>
                            <a:effectRef idx="0">
                              <a:schemeClr val="accent1"/>
                            </a:effectRef>
                            <a:fontRef idx="minor">
                              <a:schemeClr val="tx1"/>
                            </a:fontRef>
                          </wps:style>
                          <wps:bodyPr/>
                        </wps:wsp>
                        <wps:wsp>
                          <wps:cNvPr id="184" name="Tekstvak 31"/>
                          <wps:cNvSpPr txBox="1"/>
                          <wps:spPr>
                            <a:xfrm>
                              <a:off x="6516216" y="1340768"/>
                              <a:ext cx="1512544" cy="1251249"/>
                            </a:xfrm>
                            <a:prstGeom prst="rect">
                              <a:avLst/>
                            </a:prstGeom>
                            <a:solidFill>
                              <a:srgbClr val="FFC000"/>
                            </a:solidFill>
                          </wps:spPr>
                          <wps:txbx>
                            <w:txbxContent>
                              <w:p w14:paraId="1D131E88" w14:textId="77777777" w:rsidR="00EE089B" w:rsidRDefault="00EE089B" w:rsidP="00E74A22">
                                <w:pPr>
                                  <w:rPr>
                                    <w:sz w:val="24"/>
                                    <w:szCs w:val="24"/>
                                  </w:rPr>
                                </w:pPr>
                                <w:r>
                                  <w:rPr>
                                    <w:rFonts w:asciiTheme="minorHAnsi" w:hAnsi="Calibri" w:cstheme="minorBidi"/>
                                    <w:b/>
                                    <w:bCs/>
                                    <w:color w:val="000000" w:themeColor="text1"/>
                                    <w:kern w:val="24"/>
                                    <w:sz w:val="36"/>
                                    <w:szCs w:val="36"/>
                                  </w:rPr>
                                  <w:t>Kabel_Leiding</w:t>
                                </w:r>
                              </w:p>
                              <w:p w14:paraId="01870BBF" w14:textId="77777777" w:rsidR="00EE089B" w:rsidRDefault="00EE089B" w:rsidP="00E74A22">
                                <w:r>
                                  <w:rPr>
                                    <w:rFonts w:asciiTheme="minorHAnsi" w:hAnsi="Calibri" w:cstheme="minorBidi"/>
                                    <w:color w:val="000000" w:themeColor="text1"/>
                                    <w:kern w:val="24"/>
                                    <w:sz w:val="36"/>
                                    <w:szCs w:val="36"/>
                                  </w:rPr>
                                  <w:t>Data</w:t>
                                </w:r>
                              </w:p>
                              <w:p w14:paraId="34DA44AD" w14:textId="77777777" w:rsidR="00EE089B" w:rsidRDefault="00EE089B" w:rsidP="00E74A22">
                                <w:r>
                                  <w:rPr>
                                    <w:rFonts w:asciiTheme="minorHAnsi" w:hAnsi="Calibri" w:cstheme="minorBidi"/>
                                    <w:color w:val="000000" w:themeColor="text1"/>
                                    <w:kern w:val="24"/>
                                    <w:sz w:val="36"/>
                                    <w:szCs w:val="36"/>
                                  </w:rPr>
                                  <w:t>….</w:t>
                                </w:r>
                              </w:p>
                              <w:p w14:paraId="348973B8" w14:textId="77777777" w:rsidR="00EE089B" w:rsidRDefault="00EE089B" w:rsidP="00E74A22">
                                <w:r>
                                  <w:rPr>
                                    <w:rFonts w:asciiTheme="minorHAnsi" w:hAnsi="Calibri" w:cstheme="minorBidi"/>
                                    <w:color w:val="000000" w:themeColor="text1"/>
                                    <w:kern w:val="24"/>
                                    <w:sz w:val="36"/>
                                    <w:szCs w:val="36"/>
                                  </w:rPr>
                                  <w:t>….</w:t>
                                </w:r>
                              </w:p>
                            </w:txbxContent>
                          </wps:txbx>
                          <wps:bodyPr wrap="square" rtlCol="0">
                            <a:spAutoFit/>
                          </wps:bodyPr>
                        </wps:wsp>
                      </wpg:grpSp>
                      <pic:pic xmlns:pic="http://schemas.openxmlformats.org/drawingml/2006/picture">
                        <pic:nvPicPr>
                          <pic:cNvPr id="168" name="Picture 1"/>
                          <pic:cNvPicPr>
                            <a:picLocks noChangeAspect="1" noChangeArrowheads="1"/>
                          </pic:cNvPicPr>
                        </pic:nvPicPr>
                        <pic:blipFill>
                          <a:blip r:embed="rId73" cstate="print"/>
                          <a:srcRect/>
                          <a:stretch>
                            <a:fillRect/>
                          </a:stretch>
                        </pic:blipFill>
                        <pic:spPr bwMode="auto">
                          <a:xfrm>
                            <a:off x="611560" y="3717032"/>
                            <a:ext cx="7991475" cy="1714500"/>
                          </a:xfrm>
                          <a:prstGeom prst="rect">
                            <a:avLst/>
                          </a:prstGeom>
                          <a:noFill/>
                          <a:ln w="9525">
                            <a:noFill/>
                            <a:miter lim="800000"/>
                            <a:headEnd/>
                            <a:tailEnd/>
                          </a:ln>
                        </pic:spPr>
                      </pic:pic>
                      <wps:wsp>
                        <wps:cNvPr id="169" name="Tekstvak 14"/>
                        <wps:cNvSpPr txBox="1"/>
                        <wps:spPr>
                          <a:xfrm>
                            <a:off x="3779912" y="1988840"/>
                            <a:ext cx="1637502" cy="357500"/>
                          </a:xfrm>
                          <a:prstGeom prst="rect">
                            <a:avLst/>
                          </a:prstGeom>
                          <a:solidFill>
                            <a:srgbClr val="FCED24"/>
                          </a:solidFill>
                        </wps:spPr>
                        <wps:txbx>
                          <w:txbxContent>
                            <w:p w14:paraId="06C2B2F8" w14:textId="77777777" w:rsidR="00EE089B" w:rsidRDefault="00EE089B" w:rsidP="00E74A22">
                              <w:pPr>
                                <w:jc w:val="center"/>
                                <w:rPr>
                                  <w:sz w:val="24"/>
                                  <w:szCs w:val="24"/>
                                </w:rPr>
                              </w:pPr>
                              <w:r>
                                <w:rPr>
                                  <w:rFonts w:eastAsia="Verdana" w:cs="Verdana"/>
                                  <w:b/>
                                  <w:bCs/>
                                  <w:color w:val="000000" w:themeColor="text1"/>
                                  <w:kern w:val="24"/>
                                  <w:sz w:val="36"/>
                                  <w:szCs w:val="36"/>
                                </w:rPr>
                                <w:t>Linkset</w:t>
                              </w:r>
                            </w:p>
                          </w:txbxContent>
                        </wps:txbx>
                        <wps:bodyPr wrap="none" rtlCol="0">
                          <a:spAutoFit/>
                        </wps:bodyPr>
                      </wps:wsp>
                      <wps:wsp>
                        <wps:cNvPr id="170" name="Tekstvak 15"/>
                        <wps:cNvSpPr txBox="1"/>
                        <wps:spPr>
                          <a:xfrm>
                            <a:off x="4067945" y="2780928"/>
                            <a:ext cx="621057" cy="357500"/>
                          </a:xfrm>
                          <a:prstGeom prst="rect">
                            <a:avLst/>
                          </a:prstGeom>
                          <a:solidFill>
                            <a:srgbClr val="FCED24"/>
                          </a:solidFill>
                        </wps:spPr>
                        <wps:txbx>
                          <w:txbxContent>
                            <w:p w14:paraId="27EC85F3" w14:textId="77777777" w:rsidR="00EE089B" w:rsidRDefault="00EE089B" w:rsidP="00E74A22">
                              <w:pPr>
                                <w:jc w:val="center"/>
                                <w:rPr>
                                  <w:sz w:val="24"/>
                                  <w:szCs w:val="24"/>
                                </w:rPr>
                              </w:pPr>
                              <w:r>
                                <w:rPr>
                                  <w:rFonts w:eastAsia="Verdana" w:cs="Verdana"/>
                                  <w:b/>
                                  <w:bCs/>
                                  <w:color w:val="000000" w:themeColor="text1"/>
                                  <w:kern w:val="24"/>
                                </w:rPr>
                                <w:t>Link</w:t>
                              </w:r>
                            </w:p>
                          </w:txbxContent>
                        </wps:txbx>
                        <wps:bodyPr wrap="none" rtlCol="0">
                          <a:spAutoFit/>
                        </wps:bodyPr>
                      </wps:wsp>
                      <wps:wsp>
                        <wps:cNvPr id="171" name="Tekstvak 16"/>
                        <wps:cNvSpPr txBox="1"/>
                        <wps:spPr>
                          <a:xfrm>
                            <a:off x="1331640" y="3284985"/>
                            <a:ext cx="680738" cy="357500"/>
                          </a:xfrm>
                          <a:prstGeom prst="rect">
                            <a:avLst/>
                          </a:prstGeom>
                          <a:solidFill>
                            <a:srgbClr val="FCED24"/>
                          </a:solidFill>
                        </wps:spPr>
                        <wps:txbx>
                          <w:txbxContent>
                            <w:p w14:paraId="45C40D26"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2" name="Tekstvak 17"/>
                        <wps:cNvSpPr txBox="1"/>
                        <wps:spPr>
                          <a:xfrm>
                            <a:off x="2123728" y="3284985"/>
                            <a:ext cx="680738" cy="357500"/>
                          </a:xfrm>
                          <a:prstGeom prst="rect">
                            <a:avLst/>
                          </a:prstGeom>
                          <a:solidFill>
                            <a:srgbClr val="FCED24"/>
                          </a:solidFill>
                        </wps:spPr>
                        <wps:txbx>
                          <w:txbxContent>
                            <w:p w14:paraId="5B257D76"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3" name="Tekstvak 18"/>
                        <wps:cNvSpPr txBox="1"/>
                        <wps:spPr>
                          <a:xfrm>
                            <a:off x="6732239" y="3284985"/>
                            <a:ext cx="680738" cy="357500"/>
                          </a:xfrm>
                          <a:prstGeom prst="rect">
                            <a:avLst/>
                          </a:prstGeom>
                          <a:solidFill>
                            <a:srgbClr val="FCED24"/>
                          </a:solidFill>
                        </wps:spPr>
                        <wps:txbx>
                          <w:txbxContent>
                            <w:p w14:paraId="6AD29A88"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4" name="Tekstvak 19"/>
                        <wps:cNvSpPr txBox="1"/>
                        <wps:spPr>
                          <a:xfrm>
                            <a:off x="5940151" y="3284985"/>
                            <a:ext cx="680738" cy="357500"/>
                          </a:xfrm>
                          <a:prstGeom prst="rect">
                            <a:avLst/>
                          </a:prstGeom>
                          <a:solidFill>
                            <a:srgbClr val="FCED24"/>
                          </a:solidFill>
                        </wps:spPr>
                        <wps:txbx>
                          <w:txbxContent>
                            <w:p w14:paraId="6E12A593"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5" name="Tekstvak 20"/>
                        <wps:cNvSpPr txBox="1"/>
                        <wps:spPr>
                          <a:xfrm>
                            <a:off x="5148065" y="3284985"/>
                            <a:ext cx="680738" cy="357500"/>
                          </a:xfrm>
                          <a:prstGeom prst="rect">
                            <a:avLst/>
                          </a:prstGeom>
                          <a:solidFill>
                            <a:srgbClr val="FCED24"/>
                          </a:solidFill>
                        </wps:spPr>
                        <wps:txbx>
                          <w:txbxContent>
                            <w:p w14:paraId="389BAF7F"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6" name="Tekstvak 21"/>
                        <wps:cNvSpPr txBox="1"/>
                        <wps:spPr>
                          <a:xfrm>
                            <a:off x="2915816" y="3284985"/>
                            <a:ext cx="680738" cy="357500"/>
                          </a:xfrm>
                          <a:prstGeom prst="rect">
                            <a:avLst/>
                          </a:prstGeom>
                          <a:solidFill>
                            <a:srgbClr val="FCED24"/>
                          </a:solidFill>
                        </wps:spPr>
                        <wps:txbx>
                          <w:txbxContent>
                            <w:p w14:paraId="41374921"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7" name="Tekstvak 22"/>
                        <wps:cNvSpPr txBox="1"/>
                        <wps:spPr>
                          <a:xfrm>
                            <a:off x="7668344" y="3284985"/>
                            <a:ext cx="680738" cy="357500"/>
                          </a:xfrm>
                          <a:prstGeom prst="rect">
                            <a:avLst/>
                          </a:prstGeom>
                          <a:solidFill>
                            <a:srgbClr val="FCED24"/>
                          </a:solidFill>
                        </wps:spPr>
                        <wps:txbx>
                          <w:txbxContent>
                            <w:p w14:paraId="3A826CFE"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8" name="Tekstvak 23"/>
                        <wps:cNvSpPr txBox="1"/>
                        <wps:spPr>
                          <a:xfrm>
                            <a:off x="539552" y="3284985"/>
                            <a:ext cx="680738" cy="357500"/>
                          </a:xfrm>
                          <a:prstGeom prst="rect">
                            <a:avLst/>
                          </a:prstGeom>
                          <a:solidFill>
                            <a:srgbClr val="FCED24"/>
                          </a:solidFill>
                        </wps:spPr>
                        <wps:txbx>
                          <w:txbxContent>
                            <w:p w14:paraId="4743A58B"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79" name="Tekstvak 24"/>
                        <wps:cNvSpPr txBox="1"/>
                        <wps:spPr>
                          <a:xfrm>
                            <a:off x="4427985" y="3284985"/>
                            <a:ext cx="680738" cy="357500"/>
                          </a:xfrm>
                          <a:prstGeom prst="rect">
                            <a:avLst/>
                          </a:prstGeom>
                          <a:solidFill>
                            <a:srgbClr val="FCED24"/>
                          </a:solidFill>
                        </wps:spPr>
                        <wps:txbx>
                          <w:txbxContent>
                            <w:p w14:paraId="7EE5C117"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80" name="Tekstvak 25"/>
                        <wps:cNvSpPr txBox="1"/>
                        <wps:spPr>
                          <a:xfrm>
                            <a:off x="3635896" y="3284985"/>
                            <a:ext cx="680738" cy="357500"/>
                          </a:xfrm>
                          <a:prstGeom prst="rect">
                            <a:avLst/>
                          </a:prstGeom>
                          <a:solidFill>
                            <a:srgbClr val="FCED24"/>
                          </a:solidFill>
                        </wps:spPr>
                        <wps:txbx>
                          <w:txbxContent>
                            <w:p w14:paraId="53E8DD3B" w14:textId="77777777" w:rsidR="00EE089B" w:rsidRDefault="00EE089B" w:rsidP="00E74A22">
                              <w:pPr>
                                <w:jc w:val="center"/>
                                <w:rPr>
                                  <w:sz w:val="24"/>
                                  <w:szCs w:val="24"/>
                                </w:rPr>
                              </w:pPr>
                              <w:r>
                                <w:rPr>
                                  <w:rFonts w:eastAsia="Verdana" w:cs="Verdana"/>
                                  <w:b/>
                                  <w:bCs/>
                                  <w:color w:val="000000" w:themeColor="text1"/>
                                  <w:kern w:val="24"/>
                                </w:rPr>
                                <w:t>node</w:t>
                              </w:r>
                            </w:p>
                          </w:txbxContent>
                        </wps:txbx>
                        <wps:bodyPr wrap="none" rtlCol="0">
                          <a:spAutoFit/>
                        </wps:bodyPr>
                      </wps:wsp>
                      <wps:wsp>
                        <wps:cNvPr id="181" name="Rechte verbindingslijn met pijl 181"/>
                        <wps:cNvCnPr/>
                        <wps:spPr>
                          <a:xfrm flipV="1">
                            <a:off x="4355976" y="2420888"/>
                            <a:ext cx="0" cy="360040"/>
                          </a:xfrm>
                          <a:prstGeom prst="straightConnector1">
                            <a:avLst/>
                          </a:prstGeom>
                          <a:ln w="1270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82" name="Titel 1"/>
                        <wps:cNvSpPr txBox="1">
                          <a:spLocks/>
                        </wps:cNvSpPr>
                        <wps:spPr>
                          <a:xfrm>
                            <a:off x="3275856" y="2492896"/>
                            <a:ext cx="648072" cy="710952"/>
                          </a:xfrm>
                          <a:prstGeom prst="rect">
                            <a:avLst/>
                          </a:prstGeom>
                        </wps:spPr>
                        <wps:txbx>
                          <w:txbxContent>
                            <w:p w14:paraId="49938398" w14:textId="77777777" w:rsidR="00EE089B" w:rsidRDefault="00EE089B" w:rsidP="00E74A22">
                              <w:pPr>
                                <w:jc w:val="center"/>
                                <w:rPr>
                                  <w:sz w:val="24"/>
                                  <w:szCs w:val="24"/>
                                </w:rPr>
                              </w:pPr>
                              <w:r>
                                <w:rPr>
                                  <w:rFonts w:eastAsia="Verdana" w:cs="Verdana"/>
                                  <w:b/>
                                  <w:bCs/>
                                  <w:color w:val="000000" w:themeColor="text1"/>
                                  <w:kern w:val="24"/>
                                  <w:sz w:val="48"/>
                                  <w:szCs w:val="48"/>
                                </w:rPr>
                                <w:t>1</w:t>
                              </w:r>
                            </w:p>
                          </w:txbxContent>
                        </wps:txbx>
                        <wps:bodyPr vert="horz" lIns="91440" tIns="45720" rIns="91440" bIns="45720" rtlCol="0" anchor="ctr">
                          <a:normAutofit/>
                        </wps:bodyPr>
                      </wps:wsp>
                    </wpg:wgp>
                  </a:graphicData>
                </a:graphic>
              </wp:anchor>
            </w:drawing>
          </mc:Choice>
          <mc:Fallback>
            <w:pict>
              <v:group w14:anchorId="443BFA64" id="Groep 35" o:spid="_x0000_s1145" style="position:absolute;left:0;text-align:left;margin-left:-5.4pt;margin-top:55.05pt;width:432.35pt;height:219.7pt;z-index:251645952" coordorigin="5395,13407" coordsize="80634,40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">
                <v:group id="Groep 167" o:spid="_x0000_s1146" style="position:absolute;left:48600;top:13407;width:31687;height:12513" coordorigin="48600,13407" coordsize="31687,1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line id="Rechte verbindingslijn 183" o:spid="_x0000_s1147" style="position:absolute;visibility:visible;mso-wrap-style:square" from="48600,21328" to="65162,2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" strokecolor="#4579b8 [3044]">
                    <v:stroke startarrow="open" startarrowwidth="wide" startarrowlength="long"/>
                  </v:line>
                  <v:shape id="Tekstvak 31" o:spid="_x0000_s1148" type="#_x0000_t202" style="position:absolute;left:65162;top:13407;width:15125;height:1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" fillcolor="#ffc000" stroked="f">
                    <v:textbox style="mso-fit-shape-to-text:t">
                      <w:txbxContent>
                        <w:p w14:paraId="1D131E88" w14:textId="77777777" w:rsidR="00EE089B" w:rsidRDefault="00EE089B" w:rsidP="00E74A22">
                          <w:pPr>
                            <w:rPr>
                              <w:sz w:val="24"/>
                              <w:szCs w:val="24"/>
                            </w:rPr>
                          </w:pPr>
                          <w:r>
                            <w:rPr>
                              <w:rFonts w:asciiTheme="minorHAnsi" w:hAnsi="Calibri" w:cstheme="minorBidi"/>
                              <w:b/>
                              <w:bCs/>
                              <w:color w:val="000000" w:themeColor="text1"/>
                              <w:kern w:val="24"/>
                              <w:sz w:val="36"/>
                              <w:szCs w:val="36"/>
                            </w:rPr>
                            <w:t>Kabel_Leiding</w:t>
                          </w:r>
                        </w:p>
                        <w:p w14:paraId="01870BBF" w14:textId="77777777" w:rsidR="00EE089B" w:rsidRDefault="00EE089B" w:rsidP="00E74A22">
                          <w:r>
                            <w:rPr>
                              <w:rFonts w:asciiTheme="minorHAnsi" w:hAnsi="Calibri" w:cstheme="minorBidi"/>
                              <w:color w:val="000000" w:themeColor="text1"/>
                              <w:kern w:val="24"/>
                              <w:sz w:val="36"/>
                              <w:szCs w:val="36"/>
                            </w:rPr>
                            <w:t>Data</w:t>
                          </w:r>
                        </w:p>
                        <w:p w14:paraId="34DA44AD" w14:textId="77777777" w:rsidR="00EE089B" w:rsidRDefault="00EE089B" w:rsidP="00E74A22">
                          <w:r>
                            <w:rPr>
                              <w:rFonts w:asciiTheme="minorHAnsi" w:hAnsi="Calibri" w:cstheme="minorBidi"/>
                              <w:color w:val="000000" w:themeColor="text1"/>
                              <w:kern w:val="24"/>
                              <w:sz w:val="36"/>
                              <w:szCs w:val="36"/>
                            </w:rPr>
                            <w:t>….</w:t>
                          </w:r>
                        </w:p>
                        <w:p w14:paraId="348973B8" w14:textId="77777777" w:rsidR="00EE089B" w:rsidRDefault="00EE089B" w:rsidP="00E74A22">
                          <w:r>
                            <w:rPr>
                              <w:rFonts w:asciiTheme="minorHAnsi" w:hAnsi="Calibri" w:cstheme="minorBidi"/>
                              <w:color w:val="000000" w:themeColor="text1"/>
                              <w:kern w:val="24"/>
                              <w:sz w:val="36"/>
                              <w:szCs w:val="36"/>
                            </w:rPr>
                            <w:t>….</w:t>
                          </w:r>
                        </w:p>
                      </w:txbxContent>
                    </v:textbox>
                  </v:shape>
                </v:group>
                <v:shape id="Picture 1" o:spid="_x0000_s1149" type="#_x0000_t75" style="position:absolute;left:6115;top:37170;width:79915;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">
                  <v:imagedata r:id="rId74" o:title=""/>
                </v:shape>
                <v:shape id="Tekstvak 14" o:spid="_x0000_s1150" type="#_x0000_t202" style="position:absolute;left:37799;top:19888;width:16375;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" fillcolor="#fced24" stroked="f">
                  <v:textbox style="mso-fit-shape-to-text:t">
                    <w:txbxContent>
                      <w:p w14:paraId="06C2B2F8" w14:textId="77777777" w:rsidR="00EE089B" w:rsidRDefault="00EE089B" w:rsidP="00E74A22">
                        <w:pPr>
                          <w:jc w:val="center"/>
                          <w:rPr>
                            <w:sz w:val="24"/>
                            <w:szCs w:val="24"/>
                          </w:rPr>
                        </w:pPr>
                        <w:r>
                          <w:rPr>
                            <w:rFonts w:eastAsia="Verdana" w:cs="Verdana"/>
                            <w:b/>
                            <w:bCs/>
                            <w:color w:val="000000" w:themeColor="text1"/>
                            <w:kern w:val="24"/>
                            <w:sz w:val="36"/>
                            <w:szCs w:val="36"/>
                          </w:rPr>
                          <w:t>Linkset</w:t>
                        </w:r>
                      </w:p>
                    </w:txbxContent>
                  </v:textbox>
                </v:shape>
                <v:shape id="Tekstvak 15" o:spid="_x0000_s1151" type="#_x0000_t202" style="position:absolute;left:40679;top:27809;width:6211;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" fillcolor="#fced24" stroked="f">
                  <v:textbox style="mso-fit-shape-to-text:t">
                    <w:txbxContent>
                      <w:p w14:paraId="27EC85F3" w14:textId="77777777" w:rsidR="00EE089B" w:rsidRDefault="00EE089B" w:rsidP="00E74A22">
                        <w:pPr>
                          <w:jc w:val="center"/>
                          <w:rPr>
                            <w:sz w:val="24"/>
                            <w:szCs w:val="24"/>
                          </w:rPr>
                        </w:pPr>
                        <w:r>
                          <w:rPr>
                            <w:rFonts w:eastAsia="Verdana" w:cs="Verdana"/>
                            <w:b/>
                            <w:bCs/>
                            <w:color w:val="000000" w:themeColor="text1"/>
                            <w:kern w:val="24"/>
                          </w:rPr>
                          <w:t>Link</w:t>
                        </w:r>
                      </w:p>
                    </w:txbxContent>
                  </v:textbox>
                </v:shape>
                <v:shape id="Tekstvak 16" o:spid="_x0000_s1152" type="#_x0000_t202" style="position:absolute;left:13316;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" fillcolor="#fced24" stroked="f">
                  <v:textbox style="mso-fit-shape-to-text:t">
                    <w:txbxContent>
                      <w:p w14:paraId="45C40D26"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17" o:spid="_x0000_s1153" type="#_x0000_t202" style="position:absolute;left:21237;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" fillcolor="#fced24" stroked="f">
                  <v:textbox style="mso-fit-shape-to-text:t">
                    <w:txbxContent>
                      <w:p w14:paraId="5B257D76"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18" o:spid="_x0000_s1154" type="#_x0000_t202" style="position:absolute;left:67322;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" fillcolor="#fced24" stroked="f">
                  <v:textbox style="mso-fit-shape-to-text:t">
                    <w:txbxContent>
                      <w:p w14:paraId="6AD29A88"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19" o:spid="_x0000_s1155" type="#_x0000_t202" style="position:absolute;left:59401;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" fillcolor="#fced24" stroked="f">
                  <v:textbox style="mso-fit-shape-to-text:t">
                    <w:txbxContent>
                      <w:p w14:paraId="6E12A593"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20" o:spid="_x0000_s1156" type="#_x0000_t202" style="position:absolute;left:51480;top:32849;width:6808;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" fillcolor="#fced24" stroked="f">
                  <v:textbox style="mso-fit-shape-to-text:t">
                    <w:txbxContent>
                      <w:p w14:paraId="389BAF7F"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21" o:spid="_x0000_s1157" type="#_x0000_t202" style="position:absolute;left:29158;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" fillcolor="#fced24" stroked="f">
                  <v:textbox style="mso-fit-shape-to-text:t">
                    <w:txbxContent>
                      <w:p w14:paraId="41374921"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22" o:spid="_x0000_s1158" type="#_x0000_t202" style="position:absolute;left:76683;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" fillcolor="#fced24" stroked="f">
                  <v:textbox style="mso-fit-shape-to-text:t">
                    <w:txbxContent>
                      <w:p w14:paraId="3A826CFE"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23" o:spid="_x0000_s1159" type="#_x0000_t202" style="position:absolute;left:5395;top:32849;width:6807;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" fillcolor="#fced24" stroked="f">
                  <v:textbox style="mso-fit-shape-to-text:t">
                    <w:txbxContent>
                      <w:p w14:paraId="4743A58B"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24" o:spid="_x0000_s1160" type="#_x0000_t202" style="position:absolute;left:44279;top:32849;width:6808;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" fillcolor="#fced24" stroked="f">
                  <v:textbox style="mso-fit-shape-to-text:t">
                    <w:txbxContent>
                      <w:p w14:paraId="7EE5C117"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Tekstvak 25" o:spid="_x0000_s1161" type="#_x0000_t202" style="position:absolute;left:36358;top:32849;width:6808;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" fillcolor="#fced24" stroked="f">
                  <v:textbox style="mso-fit-shape-to-text:t">
                    <w:txbxContent>
                      <w:p w14:paraId="53E8DD3B" w14:textId="77777777" w:rsidR="00EE089B" w:rsidRDefault="00EE089B" w:rsidP="00E74A22">
                        <w:pPr>
                          <w:jc w:val="center"/>
                          <w:rPr>
                            <w:sz w:val="24"/>
                            <w:szCs w:val="24"/>
                          </w:rPr>
                        </w:pPr>
                        <w:r>
                          <w:rPr>
                            <w:rFonts w:eastAsia="Verdana" w:cs="Verdana"/>
                            <w:b/>
                            <w:bCs/>
                            <w:color w:val="000000" w:themeColor="text1"/>
                            <w:kern w:val="24"/>
                          </w:rPr>
                          <w:t>node</w:t>
                        </w:r>
                      </w:p>
                    </w:txbxContent>
                  </v:textbox>
                </v:shape>
                <v:shape id="Rechte verbindingslijn met pijl 181" o:spid="_x0000_s1162" type="#_x0000_t32" style="position:absolute;left:43559;top:24208;width:0;height:36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" strokecolor="black [3213]" strokeweight="1pt">
                  <v:stroke startarrow="block"/>
                </v:shape>
                <v:shape id="Titel 1" o:spid="_x0000_s1163" type="#_x0000_t202" style="position:absolute;left:32758;top:24928;width:6481;height:7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" filled="f" stroked="f">
                  <v:textbox>
                    <w:txbxContent>
                      <w:p w14:paraId="49938398" w14:textId="77777777" w:rsidR="00EE089B" w:rsidRDefault="00EE089B" w:rsidP="00E74A22">
                        <w:pPr>
                          <w:jc w:val="center"/>
                          <w:rPr>
                            <w:sz w:val="24"/>
                            <w:szCs w:val="24"/>
                          </w:rPr>
                        </w:pPr>
                        <w:r>
                          <w:rPr>
                            <w:rFonts w:eastAsia="Verdana" w:cs="Verdana"/>
                            <w:b/>
                            <w:bCs/>
                            <w:color w:val="000000" w:themeColor="text1"/>
                            <w:kern w:val="24"/>
                            <w:sz w:val="48"/>
                            <w:szCs w:val="48"/>
                          </w:rPr>
                          <w:t>1</w:t>
                        </w:r>
                      </w:p>
                    </w:txbxContent>
                  </v:textbox>
                </v:shape>
                <w10:wrap type="topAndBottom"/>
              </v:group>
            </w:pict>
          </mc:Fallback>
        </mc:AlternateContent>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7" w:author="Paul Janssen" w:date="2020-07-01T15:49:00Z" w:initials="PJ">
    <w:p w14:paraId="63A5A77D" w14:textId="43C175BD" w:rsidR="00EE089B" w:rsidRDefault="00EE089B">
      <w:pPr>
        <w:pStyle w:val="Tekstopmerking"/>
      </w:pPr>
      <w:r>
        <w:rPr>
          <w:rStyle w:val="Verwijzingopmerking"/>
        </w:rPr>
        <w:annotationRef/>
      </w:r>
      <w:r>
        <w:t>kan weg</w:t>
      </w:r>
    </w:p>
  </w:comment>
  <w:comment w:id="374" w:author="Paul Janssen" w:date="2020-07-01T15:50:00Z" w:initials="PJ">
    <w:p w14:paraId="0D3648DD" w14:textId="0423A704" w:rsidR="00EE089B" w:rsidRDefault="00EE089B">
      <w:pPr>
        <w:pStyle w:val="Tekstopmerking"/>
      </w:pPr>
      <w:r>
        <w:rPr>
          <w:rStyle w:val="Verwijzingopmerking"/>
        </w:rPr>
        <w:annotationRef/>
      </w:r>
      <w:r>
        <w:t>akkoord</w:t>
      </w:r>
    </w:p>
  </w:comment>
  <w:comment w:id="530" w:author="Paul Janssen" w:date="2020-07-01T15:50:00Z" w:initials="PJ">
    <w:p w14:paraId="66CB0A36" w14:textId="5461E3D4" w:rsidR="00EE089B" w:rsidRDefault="00EE089B">
      <w:pPr>
        <w:pStyle w:val="Tekstopmerking"/>
      </w:pPr>
      <w:r>
        <w:rPr>
          <w:rStyle w:val="Verwijzingopmerking"/>
        </w:rPr>
        <w:annotationRef/>
      </w:r>
      <w:r>
        <w:t>Het klopt dat er geen relatie hoeft te liggen. Tekst iets aangepast. .</w:t>
      </w:r>
    </w:p>
  </w:comment>
  <w:comment w:id="738" w:author="Paul Janssen" w:date="2020-07-01T15:58:00Z" w:initials="PJ">
    <w:p w14:paraId="5FFB7A97" w14:textId="27D7E035" w:rsidR="00EE089B" w:rsidRDefault="00EE089B">
      <w:pPr>
        <w:pStyle w:val="Tekstopmerking"/>
      </w:pPr>
      <w:r>
        <w:rPr>
          <w:rStyle w:val="Verwijzingopmerking"/>
        </w:rPr>
        <w:annotationRef/>
      </w:r>
      <w:r>
        <w:t>Jan v/d Tol: Is dat nog zo</w:t>
      </w:r>
    </w:p>
  </w:comment>
  <w:comment w:id="739" w:author="Paul Janssen" w:date="2020-07-01T16:01:00Z" w:initials="PJ">
    <w:p w14:paraId="24EFA426" w14:textId="1D65388A" w:rsidR="00EE089B" w:rsidRDefault="00EE089B">
      <w:pPr>
        <w:pStyle w:val="Tekstopmerking"/>
      </w:pPr>
      <w:r>
        <w:rPr>
          <w:rStyle w:val="Verwijzingopmerking"/>
        </w:rPr>
        <w:annotationRef/>
      </w:r>
      <w:r>
        <w:t>Nee, niet betrokken bijlage bestaat niet meer. Tekst aanpassen.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A5A77D" w15:done="0"/>
  <w15:commentEx w15:paraId="0D3648DD" w15:done="0"/>
  <w15:commentEx w15:paraId="66CB0A36" w15:done="0"/>
  <w15:commentEx w15:paraId="5FFB7A97" w15:done="0"/>
  <w15:commentEx w15:paraId="24EFA426" w15:paraIdParent="5FFB7A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2F0B" w16cex:dateUtc="2020-07-01T13:49:00Z"/>
  <w16cex:commentExtensible w16cex:durableId="22A72F2E" w16cex:dateUtc="2020-07-01T13:50:00Z"/>
  <w16cex:commentExtensible w16cex:durableId="22A72F5A" w16cex:dateUtc="2020-07-01T13:50:00Z"/>
  <w16cex:commentExtensible w16cex:durableId="22A7311C" w16cex:dateUtc="2020-07-01T13:58:00Z"/>
  <w16cex:commentExtensible w16cex:durableId="22A731BE" w16cex:dateUtc="2020-07-01T14: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A5A77D" w16cid:durableId="22A72F0B"/>
  <w16cid:commentId w16cid:paraId="0D3648DD" w16cid:durableId="22A72F2E"/>
  <w16cid:commentId w16cid:paraId="66CB0A36" w16cid:durableId="22A72F5A"/>
  <w16cid:commentId w16cid:paraId="5FFB7A97" w16cid:durableId="22A7311C"/>
  <w16cid:commentId w16cid:paraId="24EFA426" w16cid:durableId="22A731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8CFC9E" w14:textId="77777777" w:rsidR="00430D31" w:rsidRDefault="00430D31">
      <w:r>
        <w:separator/>
      </w:r>
    </w:p>
    <w:p w14:paraId="35C4077A" w14:textId="77777777" w:rsidR="00430D31" w:rsidRDefault="00430D31"/>
  </w:endnote>
  <w:endnote w:type="continuationSeparator" w:id="0">
    <w:p w14:paraId="394FBFEF" w14:textId="77777777" w:rsidR="00430D31" w:rsidRDefault="00430D31">
      <w:r>
        <w:continuationSeparator/>
      </w:r>
    </w:p>
    <w:p w14:paraId="438313F5" w14:textId="77777777" w:rsidR="00430D31" w:rsidRDefault="00430D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4"/>
      <w:gridCol w:w="8738"/>
    </w:tblGrid>
    <w:tr w:rsidR="00EE089B" w:rsidRPr="00C7450D" w14:paraId="43A5E0EB" w14:textId="77777777">
      <w:tc>
        <w:tcPr>
          <w:tcW w:w="648" w:type="dxa"/>
        </w:tcPr>
        <w:p w14:paraId="46C1C246" w14:textId="77777777" w:rsidR="00EE089B" w:rsidRPr="00E2691E" w:rsidRDefault="00EE089B"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BF9C7B" w:rsidR="00EE089B" w:rsidRPr="00C7450D" w:rsidRDefault="00EE089B"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EE089B" w:rsidRPr="00C7450D" w:rsidRDefault="00EE089B" w:rsidP="00064FFB"/>
  <w:p w14:paraId="4FEAAA98" w14:textId="77777777" w:rsidR="00EE089B" w:rsidRPr="00C7450D" w:rsidRDefault="00EE089B" w:rsidP="00064FFB"/>
  <w:p w14:paraId="789F5D6F" w14:textId="77777777" w:rsidR="00EE089B" w:rsidRPr="00C7450D" w:rsidRDefault="00EE089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EE089B" w:rsidRDefault="00EE089B"/>
  <w:p w14:paraId="18B2438F" w14:textId="77777777" w:rsidR="00EE089B" w:rsidRDefault="00EE089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FC2415" w14:textId="77777777" w:rsidR="00EE089B" w:rsidRDefault="00EE089B">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EE089B" w:rsidRPr="008A6C4C" w14:paraId="4743FB53" w14:textId="77777777">
      <w:trPr>
        <w:trHeight w:val="182"/>
      </w:trPr>
      <w:tc>
        <w:tcPr>
          <w:tcW w:w="540" w:type="dxa"/>
        </w:tcPr>
        <w:p w14:paraId="5EF1262C" w14:textId="77777777" w:rsidR="00EE089B" w:rsidRPr="007008A1" w:rsidRDefault="00EE089B"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EE089B" w:rsidRDefault="00EE089B" w:rsidP="00547B4D">
          <w:pPr>
            <w:rPr>
              <w:ins w:id="191" w:author="Paul Janssen" w:date="2020-06-09T09:39:00Z"/>
            </w:rPr>
          </w:pPr>
          <w:r w:rsidRPr="000427A2">
            <w:rPr>
              <w:sz w:val="14"/>
              <w:szCs w:val="14"/>
              <w:lang w:val="en-US"/>
            </w:rPr>
            <w:t xml:space="preserve">Rapport </w:t>
          </w:r>
          <w:proofErr w:type="spellStart"/>
          <w:ins w:id="192" w:author="Paul Janssen" w:date="2020-06-09T09:39:00Z">
            <w:r w:rsidRPr="00547B4D">
              <w:rPr>
                <w:sz w:val="14"/>
                <w:szCs w:val="14"/>
                <w:lang w:val="en-US"/>
                <w:rPrChange w:id="193" w:author="Paul Janssen" w:date="2020-06-09T09:39:00Z">
                  <w:rPr/>
                </w:rPrChange>
              </w:rPr>
              <w:t>Informatiemodel</w:t>
            </w:r>
            <w:proofErr w:type="spellEnd"/>
            <w:r w:rsidRPr="00547B4D">
              <w:rPr>
                <w:sz w:val="14"/>
                <w:szCs w:val="14"/>
                <w:lang w:val="en-US"/>
                <w:rPrChange w:id="194" w:author="Paul Janssen" w:date="2020-06-09T09:39:00Z">
                  <w:rPr/>
                </w:rPrChange>
              </w:rPr>
              <w:t xml:space="preserve"> </w:t>
            </w:r>
            <w:proofErr w:type="spellStart"/>
            <w:r w:rsidRPr="00547B4D">
              <w:rPr>
                <w:sz w:val="14"/>
                <w:szCs w:val="14"/>
                <w:lang w:val="en-US"/>
                <w:rPrChange w:id="195" w:author="Paul Janssen" w:date="2020-06-09T09:39:00Z">
                  <w:rPr/>
                </w:rPrChange>
              </w:rPr>
              <w:t>Kabels</w:t>
            </w:r>
            <w:proofErr w:type="spellEnd"/>
            <w:r w:rsidRPr="00547B4D">
              <w:rPr>
                <w:sz w:val="14"/>
                <w:szCs w:val="14"/>
                <w:lang w:val="en-US"/>
                <w:rPrChange w:id="196" w:author="Paul Janssen" w:date="2020-06-09T09:39:00Z">
                  <w:rPr/>
                </w:rPrChange>
              </w:rPr>
              <w:t xml:space="preserve"> </w:t>
            </w:r>
            <w:proofErr w:type="spellStart"/>
            <w:r w:rsidRPr="00547B4D">
              <w:rPr>
                <w:sz w:val="14"/>
                <w:szCs w:val="14"/>
                <w:lang w:val="en-US"/>
                <w:rPrChange w:id="197" w:author="Paul Janssen" w:date="2020-06-09T09:39:00Z">
                  <w:rPr/>
                </w:rPrChange>
              </w:rPr>
              <w:t>en</w:t>
            </w:r>
            <w:proofErr w:type="spellEnd"/>
            <w:r w:rsidRPr="00547B4D">
              <w:rPr>
                <w:sz w:val="14"/>
                <w:szCs w:val="14"/>
                <w:lang w:val="en-US"/>
                <w:rPrChange w:id="198" w:author="Paul Janssen" w:date="2020-06-09T09:39:00Z">
                  <w:rPr/>
                </w:rPrChange>
              </w:rPr>
              <w:t xml:space="preserve"> </w:t>
            </w:r>
            <w:proofErr w:type="spellStart"/>
            <w:r w:rsidRPr="00547B4D">
              <w:rPr>
                <w:sz w:val="14"/>
                <w:szCs w:val="14"/>
                <w:lang w:val="en-US"/>
                <w:rPrChange w:id="199" w:author="Paul Janssen" w:date="2020-06-09T09:39:00Z">
                  <w:rPr/>
                </w:rPrChange>
              </w:rPr>
              <w:t>Leidingen</w:t>
            </w:r>
            <w:proofErr w:type="spellEnd"/>
            <w:r w:rsidRPr="00547B4D">
              <w:rPr>
                <w:sz w:val="14"/>
                <w:szCs w:val="14"/>
                <w:lang w:val="en-US"/>
                <w:rPrChange w:id="200" w:author="Paul Janssen" w:date="2020-06-09T09:39:00Z">
                  <w:rPr/>
                </w:rPrChange>
              </w:rPr>
              <w:t xml:space="preserve"> (IMKL)</w:t>
            </w:r>
          </w:ins>
        </w:p>
        <w:p w14:paraId="64526044" w14:textId="5C1F544D" w:rsidR="00EE089B" w:rsidRPr="000427A2" w:rsidRDefault="00EE089B" w:rsidP="00EF1617">
          <w:pPr>
            <w:rPr>
              <w:sz w:val="14"/>
              <w:szCs w:val="14"/>
              <w:lang w:val="en-US"/>
            </w:rPr>
          </w:pPr>
          <w:del w:id="201" w:author="Paul Janssen" w:date="2020-06-09T09:39:00Z">
            <w:r w:rsidDel="00547B4D">
              <w:rPr>
                <w:sz w:val="14"/>
                <w:szCs w:val="14"/>
                <w:lang w:val="en-US"/>
              </w:rPr>
              <w:delText>Dataspecificatie IMKL</w:delText>
            </w:r>
          </w:del>
        </w:p>
      </w:tc>
    </w:tr>
  </w:tbl>
  <w:p w14:paraId="160D8B34" w14:textId="77777777" w:rsidR="00EE089B" w:rsidRPr="000427A2" w:rsidRDefault="00EE089B">
    <w:pPr>
      <w:rPr>
        <w:lang w:val="en-US"/>
      </w:rPr>
    </w:pPr>
  </w:p>
  <w:p w14:paraId="20A1FA85" w14:textId="77777777" w:rsidR="00EE089B" w:rsidRPr="000427A2" w:rsidRDefault="00EE089B">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EDDEAB" w14:textId="77777777" w:rsidR="00430D31" w:rsidRDefault="00430D31">
      <w:r>
        <w:separator/>
      </w:r>
    </w:p>
    <w:p w14:paraId="6784202F" w14:textId="77777777" w:rsidR="00430D31" w:rsidRDefault="00430D31"/>
  </w:footnote>
  <w:footnote w:type="continuationSeparator" w:id="0">
    <w:p w14:paraId="198780B2" w14:textId="77777777" w:rsidR="00430D31" w:rsidRDefault="00430D31">
      <w:r>
        <w:continuationSeparator/>
      </w:r>
    </w:p>
    <w:p w14:paraId="7E60FC02" w14:textId="77777777" w:rsidR="00430D31" w:rsidRDefault="00430D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23AD3" w14:textId="77777777" w:rsidR="00EE089B" w:rsidRDefault="00EE089B">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EE089B" w:rsidRDefault="00EE089B" w:rsidP="00064FFB">
    <w:pPr>
      <w:jc w:val="center"/>
    </w:pPr>
  </w:p>
  <w:p w14:paraId="5E96E328" w14:textId="77777777" w:rsidR="00EE089B" w:rsidRDefault="00EE089B">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C274B" w14:textId="77777777" w:rsidR="00EE089B" w:rsidRDefault="00EE089B">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EE089B" w:rsidRDefault="00EE089B"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EE089B" w:rsidRDefault="00EE089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rson w15:author="Lambo, Wil">
    <w15:presenceInfo w15:providerId="AD" w15:userId="S::wil.lambo@kpn.com::eb76aa0e-b5f9-42f3-85bf-a473c51e0a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148"/>
    <w:rsid w:val="00005301"/>
    <w:rsid w:val="00010898"/>
    <w:rsid w:val="00011C23"/>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119"/>
    <w:rsid w:val="00076C28"/>
    <w:rsid w:val="000779B5"/>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43F"/>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772B"/>
    <w:rsid w:val="001A0123"/>
    <w:rsid w:val="001A4D44"/>
    <w:rsid w:val="001A785C"/>
    <w:rsid w:val="001C0E3F"/>
    <w:rsid w:val="001C19CA"/>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31D1"/>
    <w:rsid w:val="002F7FED"/>
    <w:rsid w:val="0030098D"/>
    <w:rsid w:val="0030267E"/>
    <w:rsid w:val="00302F4D"/>
    <w:rsid w:val="00302FC6"/>
    <w:rsid w:val="00306157"/>
    <w:rsid w:val="003119AB"/>
    <w:rsid w:val="00313B47"/>
    <w:rsid w:val="00313C0C"/>
    <w:rsid w:val="003146BA"/>
    <w:rsid w:val="003203DD"/>
    <w:rsid w:val="003206BD"/>
    <w:rsid w:val="00321193"/>
    <w:rsid w:val="0032208B"/>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19A"/>
    <w:rsid w:val="003651D6"/>
    <w:rsid w:val="003657E7"/>
    <w:rsid w:val="00374090"/>
    <w:rsid w:val="00377A2B"/>
    <w:rsid w:val="00381388"/>
    <w:rsid w:val="00381782"/>
    <w:rsid w:val="0038226A"/>
    <w:rsid w:val="00382675"/>
    <w:rsid w:val="0038325B"/>
    <w:rsid w:val="00387A6B"/>
    <w:rsid w:val="00387CF5"/>
    <w:rsid w:val="00387DE5"/>
    <w:rsid w:val="003914C4"/>
    <w:rsid w:val="00391601"/>
    <w:rsid w:val="00392F89"/>
    <w:rsid w:val="00397CE5"/>
    <w:rsid w:val="003A3266"/>
    <w:rsid w:val="003A44A6"/>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1D31"/>
    <w:rsid w:val="003E3B48"/>
    <w:rsid w:val="003E45FA"/>
    <w:rsid w:val="003E5B40"/>
    <w:rsid w:val="003E6E41"/>
    <w:rsid w:val="003F1083"/>
    <w:rsid w:val="003F6856"/>
    <w:rsid w:val="00402252"/>
    <w:rsid w:val="00402AD4"/>
    <w:rsid w:val="0040350A"/>
    <w:rsid w:val="00403A01"/>
    <w:rsid w:val="00406B80"/>
    <w:rsid w:val="004078AB"/>
    <w:rsid w:val="00407EEB"/>
    <w:rsid w:val="0041667C"/>
    <w:rsid w:val="0042522F"/>
    <w:rsid w:val="004305C4"/>
    <w:rsid w:val="00430D31"/>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1C45"/>
    <w:rsid w:val="0047410C"/>
    <w:rsid w:val="0047444C"/>
    <w:rsid w:val="00477F67"/>
    <w:rsid w:val="0048209D"/>
    <w:rsid w:val="00482647"/>
    <w:rsid w:val="0048527D"/>
    <w:rsid w:val="004919B8"/>
    <w:rsid w:val="004921A7"/>
    <w:rsid w:val="004A0416"/>
    <w:rsid w:val="004A223C"/>
    <w:rsid w:val="004A39FB"/>
    <w:rsid w:val="004A4EB5"/>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A0CB9"/>
    <w:rsid w:val="005A0EFD"/>
    <w:rsid w:val="005A10AC"/>
    <w:rsid w:val="005B0CA7"/>
    <w:rsid w:val="005B1397"/>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1B60"/>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2DEC"/>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0CD2"/>
    <w:rsid w:val="007A2BE5"/>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2B05"/>
    <w:rsid w:val="007D3939"/>
    <w:rsid w:val="007D40B4"/>
    <w:rsid w:val="007D61BE"/>
    <w:rsid w:val="007D62D8"/>
    <w:rsid w:val="007E2785"/>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3862"/>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85B9A"/>
    <w:rsid w:val="00897291"/>
    <w:rsid w:val="008A01A1"/>
    <w:rsid w:val="008A21E1"/>
    <w:rsid w:val="008A3F7B"/>
    <w:rsid w:val="008A4CEA"/>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72333"/>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2D2D"/>
    <w:rsid w:val="009E31C9"/>
    <w:rsid w:val="009E4694"/>
    <w:rsid w:val="009E6B28"/>
    <w:rsid w:val="009F1558"/>
    <w:rsid w:val="009F4A0E"/>
    <w:rsid w:val="009F7CB4"/>
    <w:rsid w:val="00A006BE"/>
    <w:rsid w:val="00A013ED"/>
    <w:rsid w:val="00A01D66"/>
    <w:rsid w:val="00A066AD"/>
    <w:rsid w:val="00A11BC4"/>
    <w:rsid w:val="00A129EC"/>
    <w:rsid w:val="00A13027"/>
    <w:rsid w:val="00A13B24"/>
    <w:rsid w:val="00A14AA4"/>
    <w:rsid w:val="00A15980"/>
    <w:rsid w:val="00A163AF"/>
    <w:rsid w:val="00A17906"/>
    <w:rsid w:val="00A20F45"/>
    <w:rsid w:val="00A212BA"/>
    <w:rsid w:val="00A23501"/>
    <w:rsid w:val="00A24C94"/>
    <w:rsid w:val="00A256EF"/>
    <w:rsid w:val="00A26809"/>
    <w:rsid w:val="00A26A22"/>
    <w:rsid w:val="00A26E72"/>
    <w:rsid w:val="00A30F82"/>
    <w:rsid w:val="00A3247A"/>
    <w:rsid w:val="00A3398D"/>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3372"/>
    <w:rsid w:val="00AD512E"/>
    <w:rsid w:val="00AD5D82"/>
    <w:rsid w:val="00AD65AE"/>
    <w:rsid w:val="00AD7C36"/>
    <w:rsid w:val="00AE3F47"/>
    <w:rsid w:val="00AF2344"/>
    <w:rsid w:val="00AF2F4B"/>
    <w:rsid w:val="00AF4EFF"/>
    <w:rsid w:val="00AF5625"/>
    <w:rsid w:val="00AF5A3D"/>
    <w:rsid w:val="00AF6602"/>
    <w:rsid w:val="00AF76AD"/>
    <w:rsid w:val="00B0378A"/>
    <w:rsid w:val="00B05076"/>
    <w:rsid w:val="00B105CC"/>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351"/>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D29BA"/>
    <w:rsid w:val="00BD3D85"/>
    <w:rsid w:val="00BD6B2D"/>
    <w:rsid w:val="00BD71B7"/>
    <w:rsid w:val="00BE1A5C"/>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496A"/>
    <w:rsid w:val="00CA5233"/>
    <w:rsid w:val="00CA6414"/>
    <w:rsid w:val="00CA7962"/>
    <w:rsid w:val="00CA7AD3"/>
    <w:rsid w:val="00CB45CC"/>
    <w:rsid w:val="00CC6C47"/>
    <w:rsid w:val="00CD06C1"/>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14D0A"/>
    <w:rsid w:val="00D25D0C"/>
    <w:rsid w:val="00D2625A"/>
    <w:rsid w:val="00D27443"/>
    <w:rsid w:val="00D34018"/>
    <w:rsid w:val="00D372E2"/>
    <w:rsid w:val="00D43A14"/>
    <w:rsid w:val="00D43C1D"/>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5B6"/>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3FF7"/>
    <w:rsid w:val="00DD4B88"/>
    <w:rsid w:val="00DD5E22"/>
    <w:rsid w:val="00DE1E4D"/>
    <w:rsid w:val="00DE2341"/>
    <w:rsid w:val="00DE2C04"/>
    <w:rsid w:val="00DE3568"/>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4A22"/>
    <w:rsid w:val="00E75138"/>
    <w:rsid w:val="00E76D04"/>
    <w:rsid w:val="00E778B3"/>
    <w:rsid w:val="00E808D9"/>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089B"/>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56A"/>
    <w:rsid w:val="00F41FA3"/>
    <w:rsid w:val="00F42AB5"/>
    <w:rsid w:val="00F42CD4"/>
    <w:rsid w:val="00F43960"/>
    <w:rsid w:val="00F43B44"/>
    <w:rsid w:val="00F43B64"/>
    <w:rsid w:val="00F4539E"/>
    <w:rsid w:val="00F51602"/>
    <w:rsid w:val="00F5337B"/>
    <w:rsid w:val="00F54A53"/>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A7CDB"/>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 w:val="00FF628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novum.nl/" TargetMode="External"/><Relationship Id="rId18" Type="http://schemas.openxmlformats.org/officeDocument/2006/relationships/header" Target="header2.xml"/><Relationship Id="rId26" Type="http://schemas.openxmlformats.org/officeDocument/2006/relationships/image" Target="media/image5.jpg"/><Relationship Id="rId39" Type="http://schemas.openxmlformats.org/officeDocument/2006/relationships/image" Target="media/image12.wmf"/><Relationship Id="rId21" Type="http://schemas.openxmlformats.org/officeDocument/2006/relationships/header" Target="header3.xml"/><Relationship Id="rId34" Type="http://schemas.openxmlformats.org/officeDocument/2006/relationships/image" Target="media/image7.png"/><Relationship Id="rId42" Type="http://schemas.openxmlformats.org/officeDocument/2006/relationships/image" Target="media/image14.wmf"/><Relationship Id="rId47" Type="http://schemas.openxmlformats.org/officeDocument/2006/relationships/image" Target="media/image19.wmf"/><Relationship Id="rId50" Type="http://schemas.openxmlformats.org/officeDocument/2006/relationships/image" Target="media/image22.png"/><Relationship Id="rId55" Type="http://schemas.openxmlformats.org/officeDocument/2006/relationships/image" Target="media/image27.wmf"/><Relationship Id="rId63" Type="http://schemas.openxmlformats.org/officeDocument/2006/relationships/image" Target="cid:part1.02020806.07060509@tudelft.nl" TargetMode="External"/><Relationship Id="rId68" Type="http://schemas.openxmlformats.org/officeDocument/2006/relationships/hyperlink" Target="http://www.riool.net/-/informatiemodel-stedelijk-water-ter-visie" TargetMode="Externa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comments" Target="comments.xml"/><Relationship Id="rId11" Type="http://schemas.openxmlformats.org/officeDocument/2006/relationships/hyperlink" Target="http://www.geonovum.nl/" TargetMode="External"/><Relationship Id="rId24" Type="http://schemas.openxmlformats.org/officeDocument/2006/relationships/footer" Target="footer4.xml"/><Relationship Id="rId32" Type="http://schemas.microsoft.com/office/2018/08/relationships/commentsExtensible" Target="commentsExtensible.xml"/><Relationship Id="rId37" Type="http://schemas.openxmlformats.org/officeDocument/2006/relationships/image" Target="media/image10.wmf"/><Relationship Id="rId40" Type="http://schemas.openxmlformats.org/officeDocument/2006/relationships/image" Target="media/image13.png"/><Relationship Id="rId45"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image" Target="media/image30.wmf"/><Relationship Id="rId66" Type="http://schemas.openxmlformats.org/officeDocument/2006/relationships/image" Target="media/image37.wmf"/><Relationship Id="rId74"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hyperlink" Target="https://github.com/Geonovum/imkl2015-review/issues" TargetMode="External"/><Relationship Id="rId23" Type="http://schemas.openxmlformats.org/officeDocument/2006/relationships/header" Target="header4.xml"/><Relationship Id="rId28" Type="http://schemas.openxmlformats.org/officeDocument/2006/relationships/hyperlink" Target="http://inspire.jrc.ec.europa.eu/documents/Data_Specifications/INSPIRE_DataSpecification_US_v3.0.pdf" TargetMode="External"/><Relationship Id="rId36" Type="http://schemas.openxmlformats.org/officeDocument/2006/relationships/image" Target="media/image9.wmf"/><Relationship Id="rId49" Type="http://schemas.openxmlformats.org/officeDocument/2006/relationships/image" Target="media/image21.jpeg"/><Relationship Id="rId57" Type="http://schemas.openxmlformats.org/officeDocument/2006/relationships/image" Target="media/image29.wmf"/><Relationship Id="rId61" Type="http://schemas.openxmlformats.org/officeDocument/2006/relationships/image" Target="media/image33.wmf"/><Relationship Id="rId10" Type="http://schemas.openxmlformats.org/officeDocument/2006/relationships/hyperlink" Target="https://www.kadaster.nl/" TargetMode="External"/><Relationship Id="rId19" Type="http://schemas.openxmlformats.org/officeDocument/2006/relationships/footer" Target="footer1.xml"/><Relationship Id="rId31" Type="http://schemas.microsoft.com/office/2016/09/relationships/commentsIds" Target="commentsIds.xml"/><Relationship Id="rId44" Type="http://schemas.openxmlformats.org/officeDocument/2006/relationships/image" Target="media/image16.wmf"/><Relationship Id="rId52" Type="http://schemas.openxmlformats.org/officeDocument/2006/relationships/image" Target="media/image24.wmf"/><Relationship Id="rId60" Type="http://schemas.openxmlformats.org/officeDocument/2006/relationships/image" Target="media/image32.wmf"/><Relationship Id="rId65" Type="http://schemas.openxmlformats.org/officeDocument/2006/relationships/image" Target="media/image36.wmf"/><Relationship Id="rId73"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www.geonovum.nl/" TargetMode="External"/><Relationship Id="rId14" Type="http://schemas.openxmlformats.org/officeDocument/2006/relationships/hyperlink" Target="https://github.com/Geonovum/imkl2015-review/tree/master/IMKL2.x" TargetMode="External"/><Relationship Id="rId22" Type="http://schemas.openxmlformats.org/officeDocument/2006/relationships/footer" Target="footer3.xml"/><Relationship Id="rId27" Type="http://schemas.openxmlformats.org/officeDocument/2006/relationships/hyperlink" Target="http://www.geonovum.nl/documenten/raamwerk-van-geo-standaarden" TargetMode="External"/><Relationship Id="rId30" Type="http://schemas.microsoft.com/office/2011/relationships/commentsExtended" Target="commentsExtended.xml"/><Relationship Id="rId35" Type="http://schemas.openxmlformats.org/officeDocument/2006/relationships/image" Target="media/image8.wmf"/><Relationship Id="rId43" Type="http://schemas.openxmlformats.org/officeDocument/2006/relationships/image" Target="media/image15.wmf"/><Relationship Id="rId48" Type="http://schemas.openxmlformats.org/officeDocument/2006/relationships/image" Target="media/image20.wmf"/><Relationship Id="rId56" Type="http://schemas.openxmlformats.org/officeDocument/2006/relationships/image" Target="media/image28.wmf"/><Relationship Id="rId64" Type="http://schemas.openxmlformats.org/officeDocument/2006/relationships/image" Target="media/image35.wmf"/><Relationship Id="rId69" Type="http://schemas.openxmlformats.org/officeDocument/2006/relationships/hyperlink" Target="https://tax.kadaster.nl/" TargetMode="External"/><Relationship Id="rId77" Type="http://schemas.openxmlformats.org/officeDocument/2006/relationships/theme" Target="theme/theme1.xml"/><Relationship Id="rId8" Type="http://schemas.openxmlformats.org/officeDocument/2006/relationships/hyperlink" Target="https://docs.geostandaarden.nl/kl/def-im-kl12-20170331/doc.pdf" TargetMode="External"/><Relationship Id="rId51" Type="http://schemas.openxmlformats.org/officeDocument/2006/relationships/image" Target="media/image23.wmf"/><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header" Target="header1.xml"/><Relationship Id="rId25" Type="http://schemas.openxmlformats.org/officeDocument/2006/relationships/image" Target="media/image4.png"/><Relationship Id="rId33" Type="http://schemas.openxmlformats.org/officeDocument/2006/relationships/image" Target="media/image6.wmf"/><Relationship Id="rId38" Type="http://schemas.openxmlformats.org/officeDocument/2006/relationships/image" Target="media/image11.wmf"/><Relationship Id="rId46" Type="http://schemas.openxmlformats.org/officeDocument/2006/relationships/image" Target="media/image18.wmf"/><Relationship Id="rId59" Type="http://schemas.openxmlformats.org/officeDocument/2006/relationships/image" Target="media/image31.wmf"/><Relationship Id="rId67" Type="http://schemas.openxmlformats.org/officeDocument/2006/relationships/hyperlink" Target="http://www.geonovum.nl/sites/default/files/Geometrieinmodelengml_1.0.pdf" TargetMode="External"/><Relationship Id="rId20" Type="http://schemas.openxmlformats.org/officeDocument/2006/relationships/footer" Target="footer2.xml"/><Relationship Id="rId41" Type="http://schemas.openxmlformats.org/officeDocument/2006/relationships/hyperlink" Target="http://data.gwsw.nl/binnenonderkantbuis" TargetMode="External"/><Relationship Id="rId54" Type="http://schemas.openxmlformats.org/officeDocument/2006/relationships/image" Target="media/image26.wmf"/><Relationship Id="rId62" Type="http://schemas.openxmlformats.org/officeDocument/2006/relationships/image" Target="media/image34.png"/><Relationship Id="rId70" Type="http://schemas.openxmlformats.org/officeDocument/2006/relationships/hyperlink" Target="http://www.geonovum.nl/sites/default/files/Geometrieinmodelengml_1.0.pd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92222-E7BA-45A3-A45A-105ADA111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81</Pages>
  <Words>17433</Words>
  <Characters>95886</Characters>
  <Application>Microsoft Office Word</Application>
  <DocSecurity>0</DocSecurity>
  <Lines>799</Lines>
  <Paragraphs>226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113093</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6</cp:revision>
  <cp:lastPrinted>2020-06-27T08:19:00Z</cp:lastPrinted>
  <dcterms:created xsi:type="dcterms:W3CDTF">2020-06-27T08:12:00Z</dcterms:created>
  <dcterms:modified xsi:type="dcterms:W3CDTF">2020-07-06T14:45:00Z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2dc6f62-bb58-4b94-b6ca-9af54699d31b_Enabled">
    <vt:lpwstr>True</vt:lpwstr>
  </property>
  <property fmtid="{D5CDD505-2E9C-101B-9397-08002B2CF9AE}" pid="3" name="MSIP_Label_d2dc6f62-bb58-4b94-b6ca-9af54699d31b_SiteId">
    <vt:lpwstr>d7790549-8c35-40ea-ad75-954ac3e86be8</vt:lpwstr>
  </property>
  <property fmtid="{D5CDD505-2E9C-101B-9397-08002B2CF9AE}" pid="4" name="MSIP_Label_d2dc6f62-bb58-4b94-b6ca-9af54699d31b_Owner">
    <vt:lpwstr>wil.lambo@kpn.com</vt:lpwstr>
  </property>
  <property fmtid="{D5CDD505-2E9C-101B-9397-08002B2CF9AE}" pid="5" name="MSIP_Label_d2dc6f62-bb58-4b94-b6ca-9af54699d31b_SetDate">
    <vt:lpwstr>2020-06-27T08:11:42.4854753Z</vt:lpwstr>
  </property>
  <property fmtid="{D5CDD505-2E9C-101B-9397-08002B2CF9AE}" pid="6" name="MSIP_Label_d2dc6f62-bb58-4b94-b6ca-9af54699d31b_Name">
    <vt:lpwstr>Intern gebruik</vt:lpwstr>
  </property>
  <property fmtid="{D5CDD505-2E9C-101B-9397-08002B2CF9AE}" pid="7" name="MSIP_Label_d2dc6f62-bb58-4b94-b6ca-9af54699d31b_Application">
    <vt:lpwstr>Microsoft Azure Information Protection</vt:lpwstr>
  </property>
  <property fmtid="{D5CDD505-2E9C-101B-9397-08002B2CF9AE}" pid="8" name="MSIP_Label_d2dc6f62-bb58-4b94-b6ca-9af54699d31b_ActionId">
    <vt:lpwstr>c9ebeb4d-f75e-4a56-932e-38768ace70c9</vt:lpwstr>
  </property>
  <property fmtid="{D5CDD505-2E9C-101B-9397-08002B2CF9AE}" pid="9" name="MSIP_Label_d2dc6f62-bb58-4b94-b6ca-9af54699d31b_Extended_MSFT_Method">
    <vt:lpwstr>Automatic</vt:lpwstr>
  </property>
  <property fmtid="{D5CDD505-2E9C-101B-9397-08002B2CF9AE}" pid="10" name="Sensitivity">
    <vt:lpwstr>Intern gebruik</vt:lpwstr>
  </property>
</Properties>
</file>