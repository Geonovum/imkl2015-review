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72722" w:rsidRPr="007C7339" w:rsidRDefault="00094E4C"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8480" stroked="f">
            <v:textbox style="mso-next-textbox:#_x0000_s1026">
              <w:txbxContent>
                <w:p w:rsidR="000F3B9E" w:rsidRDefault="000F3B9E" w:rsidP="007911E4">
                  <w:pPr>
                    <w:spacing w:line="360" w:lineRule="auto"/>
                    <w:ind w:left="14" w:hanging="14"/>
                    <w:rPr>
                      <w:sz w:val="28"/>
                      <w:szCs w:val="28"/>
                    </w:rPr>
                  </w:pPr>
                  <w:r>
                    <w:rPr>
                      <w:sz w:val="28"/>
                      <w:szCs w:val="28"/>
                    </w:rPr>
                    <w:t>Rapport</w:t>
                  </w:r>
                </w:p>
                <w:p w:rsidR="000F3B9E" w:rsidRDefault="000F3B9E"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094E4C" w:rsidP="007C7339">
      <w:pPr>
        <w:spacing w:line="240" w:lineRule="atLeast"/>
        <w:jc w:val="left"/>
        <w:rPr>
          <w:sz w:val="28"/>
          <w:szCs w:val="28"/>
        </w:rPr>
      </w:pPr>
      <w:r>
        <w:rPr>
          <w:noProof/>
          <w:sz w:val="28"/>
          <w:szCs w:val="28"/>
        </w:rPr>
        <w:pict>
          <v:rect id="_x0000_s1034" style="position:absolute;margin-left:-420.2pt;margin-top:13.9pt;width:435.85pt;height:251.3pt;z-index:25167257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35200"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094E4C" w:rsidP="007C7339">
      <w:pPr>
        <w:spacing w:line="240" w:lineRule="atLeast"/>
        <w:jc w:val="left"/>
        <w:rPr>
          <w:sz w:val="28"/>
          <w:szCs w:val="28"/>
        </w:rPr>
      </w:pPr>
      <w:r>
        <w:rPr>
          <w:noProof/>
        </w:rPr>
        <w:pict>
          <v:shape id="_x0000_s1027" type="#_x0000_t202" style="position:absolute;margin-left:275.15pt;margin-top:6.25pt;width:167.25pt;height:67.5pt;z-index:251669504" stroked="f">
            <v:textbox style="mso-next-textbox:#_x0000_s1027">
              <w:txbxContent>
                <w:p w:rsidR="000F3B9E" w:rsidRDefault="000F3B9E">
                  <w:pPr>
                    <w:jc w:val="right"/>
                    <w:rPr>
                      <w:sz w:val="24"/>
                      <w:szCs w:val="24"/>
                    </w:rPr>
                  </w:pPr>
                  <w:bookmarkStart w:id="0" w:name="Opdrachtgever"/>
                  <w:r w:rsidRPr="00FD130F">
                    <w:rPr>
                      <w:sz w:val="24"/>
                      <w:szCs w:val="24"/>
                    </w:rPr>
                    <w:t>Geonovum</w:t>
                  </w:r>
                  <w:bookmarkEnd w:id="0"/>
                </w:p>
                <w:p w:rsidR="000F3B9E" w:rsidRDefault="000F3B9E">
                  <w:pPr>
                    <w:jc w:val="right"/>
                    <w:rPr>
                      <w:sz w:val="24"/>
                      <w:szCs w:val="24"/>
                    </w:rPr>
                  </w:pPr>
                </w:p>
                <w:p w:rsidR="000F3B9E" w:rsidRDefault="000F3B9E">
                  <w:pPr>
                    <w:jc w:val="right"/>
                    <w:rPr>
                      <w:sz w:val="24"/>
                      <w:szCs w:val="24"/>
                    </w:rPr>
                  </w:pPr>
                </w:p>
              </w:txbxContent>
            </v:textbox>
            <w10:wrap type="square"/>
          </v:shape>
        </w:pict>
      </w:r>
      <w:r>
        <w:rPr>
          <w:noProof/>
        </w:rPr>
        <w:pict>
          <v:shape id="_x0000_s1030" type="#_x0000_t202" style="position:absolute;margin-left:-6.2pt;margin-top:6.25pt;width:171pt;height:36pt;z-index:251670528" stroked="f">
            <v:textbox style="mso-next-textbox:#_x0000_s1030">
              <w:txbxContent>
                <w:p w:rsidR="000F3B9E" w:rsidRDefault="000F3B9E" w:rsidP="00672722">
                  <w:pPr>
                    <w:jc w:val="left"/>
                    <w:rPr>
                      <w:b/>
                    </w:rPr>
                  </w:pPr>
                  <w:r w:rsidRPr="00672722">
                    <w:rPr>
                      <w:b/>
                    </w:rPr>
                    <w:t>datum</w:t>
                  </w:r>
                </w:p>
                <w:p w:rsidR="000F3B9E" w:rsidRPr="004419AB" w:rsidRDefault="000F3B9E" w:rsidP="00672722">
                  <w:pPr>
                    <w:jc w:val="left"/>
                  </w:pPr>
                  <w:del w:id="1" w:author="Paul Janssen" w:date="2016-11-17T16:37:00Z">
                    <w:r w:rsidDel="005A10AC">
                      <w:delText xml:space="preserve">x </w:delText>
                    </w:r>
                  </w:del>
                  <w:ins w:id="2" w:author="Paul Janssen" w:date="2016-11-17T16:37:00Z">
                    <w:r w:rsidR="005A10AC">
                      <w:t xml:space="preserve">17 </w:t>
                    </w:r>
                  </w:ins>
                  <w:r>
                    <w:t>november 2016</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094E4C" w:rsidP="007C7339">
      <w:pPr>
        <w:spacing w:line="240" w:lineRule="atLeast"/>
        <w:jc w:val="left"/>
        <w:rPr>
          <w:sz w:val="28"/>
          <w:szCs w:val="28"/>
        </w:rPr>
      </w:pPr>
      <w:ins w:id="3" w:author="Paul Janssen" w:date="2016-11-17T16:16:00Z">
        <w:r>
          <w:rPr>
            <w:noProof/>
          </w:rPr>
          <w:pict>
            <v:shape id="Tekstvak 2" o:spid="_x0000_s1042" type="#_x0000_t202" style="position:absolute;margin-left:-118.5pt;margin-top:28.45pt;width:329.7pt;height:127.95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">
              <v:textbox style="mso-fit-shape-to-text:t">
                <w:txbxContent>
                  <w:p w:rsidR="00A013ED" w:rsidRDefault="00A013ED">
                    <w:pPr>
                      <w:rPr>
                        <w:ins w:id="4" w:author="Paul Janssen" w:date="2016-11-17T16:17:00Z"/>
                      </w:rPr>
                    </w:pPr>
                    <w:ins w:id="5" w:author="Paul Janssen" w:date="2016-11-17T16:16:00Z">
                      <w:r>
                        <w:t>Informatie voor review</w:t>
                      </w:r>
                    </w:ins>
                    <w:ins w:id="6" w:author="Paul Janssen" w:date="2016-11-17T16:17:00Z">
                      <w:r>
                        <w:t>.</w:t>
                      </w:r>
                    </w:ins>
                  </w:p>
                  <w:p w:rsidR="00A013ED" w:rsidRDefault="00A013ED">
                    <w:pPr>
                      <w:rPr>
                        <w:ins w:id="7" w:author="Paul Janssen" w:date="2016-11-17T16:20:00Z"/>
                      </w:rPr>
                    </w:pPr>
                    <w:ins w:id="8" w:author="Paul Janssen" w:date="2016-11-17T16:17:00Z">
                      <w:r>
                        <w:t xml:space="preserve">Deze versie is voor review. De tekst is aangepast en gemarkeerd met </w:t>
                      </w:r>
                      <w:r w:rsidRPr="00A013ED">
                        <w:rPr>
                          <w:highlight w:val="yellow"/>
                          <w:rPrChange w:id="9" w:author="Paul Janssen" w:date="2016-11-17T16:18:00Z">
                            <w:rPr/>
                          </w:rPrChange>
                        </w:rPr>
                        <w:t>geel</w:t>
                      </w:r>
                    </w:ins>
                    <w:ins w:id="10" w:author="Paul Janssen" w:date="2016-11-17T16:18:00Z">
                      <w:r>
                        <w:t>. V</w:t>
                      </w:r>
                    </w:ins>
                    <w:ins w:id="11" w:author="Paul Janssen" w:date="2016-11-17T16:19:00Z">
                      <w:r>
                        <w:t xml:space="preserve">an de UML diagrammen is nu </w:t>
                      </w:r>
                    </w:ins>
                    <w:ins w:id="12" w:author="Paul Janssen" w:date="2016-11-17T16:30:00Z">
                      <w:r w:rsidR="005A10AC">
                        <w:t xml:space="preserve">(nog) </w:t>
                      </w:r>
                    </w:ins>
                    <w:ins w:id="13" w:author="Paul Janssen" w:date="2016-11-17T16:19:00Z">
                      <w:r>
                        <w:t xml:space="preserve">alleen het diagram van het </w:t>
                      </w:r>
                      <w:r w:rsidR="005A10AC">
                        <w:t xml:space="preserve">complete overzicht aangepast. </w:t>
                      </w:r>
                    </w:ins>
                    <w:ins w:id="14" w:author="Paul Janssen" w:date="2016-11-17T16:27:00Z">
                      <w:r w:rsidR="005A10AC">
                        <w:t xml:space="preserve">In paragraaf </w:t>
                      </w:r>
                    </w:ins>
                    <w:ins w:id="15" w:author="Paul Janssen" w:date="2016-11-17T16:28:00Z">
                      <w:r w:rsidR="005A10AC">
                        <w:t xml:space="preserve">5.2.22 </w:t>
                      </w:r>
                    </w:ins>
                    <w:ins w:id="16" w:author="Paul Janssen" w:date="2016-11-17T16:29:00Z">
                      <w:r w:rsidR="005A10AC">
                        <w:t>is een klasse Overig beschreven waaronder ook de weesleiding valt. In</w:t>
                      </w:r>
                    </w:ins>
                    <w:ins w:id="17" w:author="Paul Janssen" w:date="2016-11-17T16:28:00Z">
                      <w:r w:rsidR="005A10AC">
                        <w:t xml:space="preserve"> </w:t>
                      </w:r>
                    </w:ins>
                    <w:ins w:id="18" w:author="Paul Janssen" w:date="2016-11-17T16:20:00Z">
                      <w:r>
                        <w:t>paragraaf 5.2.</w:t>
                      </w:r>
                    </w:ins>
                    <w:ins w:id="19" w:author="Paul Janssen" w:date="2016-11-17T16:29:00Z">
                      <w:r w:rsidR="005A10AC">
                        <w:t>2</w:t>
                      </w:r>
                    </w:ins>
                    <w:ins w:id="20" w:author="Paul Janssen" w:date="2016-11-17T16:20:00Z">
                      <w:r>
                        <w:t>6 is een model voor gebiedsinformatie toegevoegd.</w:t>
                      </w:r>
                    </w:ins>
                  </w:p>
                  <w:p w:rsidR="00A013ED" w:rsidRDefault="00A013ED">
                    <w:ins w:id="21" w:author="Paul Janssen" w:date="2016-11-17T16:20:00Z">
                      <w:r>
                        <w:t>In het UML zijn de nieuwe klasse</w:t>
                      </w:r>
                    </w:ins>
                    <w:ins w:id="22" w:author="Paul Janssen" w:date="2016-11-17T16:21:00Z">
                      <w:r>
                        <w:t xml:space="preserve">n met een afwijkende kleur aangegeven. De klassen waar attributen </w:t>
                      </w:r>
                    </w:ins>
                    <w:ins w:id="23" w:author="Paul Janssen" w:date="2016-11-17T17:34:00Z">
                      <w:r w:rsidR="008C66C3">
                        <w:t>van</w:t>
                      </w:r>
                    </w:ins>
                    <w:bookmarkStart w:id="24" w:name="_GoBack"/>
                    <w:bookmarkEnd w:id="24"/>
                    <w:ins w:id="25" w:author="Paul Janssen" w:date="2016-11-17T16:21:00Z">
                      <w:r>
                        <w:t xml:space="preserve"> zijn veranderd zijn met een rode contour aangegeven</w:t>
                      </w:r>
                    </w:ins>
                    <w:ins w:id="26" w:author="Paul Janssen" w:date="2016-11-17T16:22:00Z">
                      <w:r>
                        <w:t>.</w:t>
                      </w:r>
                    </w:ins>
                    <w:ins w:id="27" w:author="Paul Janssen" w:date="2016-11-17T16:20:00Z">
                      <w:r>
                        <w:t xml:space="preserve"> </w:t>
                      </w:r>
                    </w:ins>
                  </w:p>
                </w:txbxContent>
              </v:textbox>
              <w10:wrap type="square"/>
            </v:shape>
          </w:pict>
        </w:r>
      </w:ins>
      <w:r>
        <w:rPr>
          <w:noProof/>
        </w:rPr>
        <w:pict>
          <v:shape id="_x0000_s1031" type="#_x0000_t202" style="position:absolute;margin-left:-180.1pt;margin-top:11.95pt;width:171pt;height:36pt;z-index:251671552" stroked="f">
            <v:textbox style="mso-next-textbox:#_x0000_s1031">
              <w:txbxContent>
                <w:p w:rsidR="000F3B9E" w:rsidRPr="00672722" w:rsidRDefault="000F3B9E" w:rsidP="00796267">
                  <w:pPr>
                    <w:rPr>
                      <w:b/>
                    </w:rPr>
                  </w:pPr>
                  <w:r w:rsidRPr="00672722">
                    <w:rPr>
                      <w:b/>
                    </w:rPr>
                    <w:t>versie</w:t>
                  </w:r>
                </w:p>
                <w:p w:rsidR="000F3B9E" w:rsidRPr="00DC7808" w:rsidRDefault="000F3B9E" w:rsidP="00796267">
                  <w:r>
                    <w:t>1.2 io</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C67CD4">
              <w:rPr>
                <w:color w:val="0000FF"/>
              </w:rPr>
              <w:t>2016</w:t>
            </w:r>
            <w:r w:rsidR="001239D0">
              <w:rPr>
                <w:color w:val="0000FF"/>
              </w:rPr>
              <w:t>-</w:t>
            </w:r>
            <w:r w:rsidR="0027065E">
              <w:rPr>
                <w:color w:val="0000FF"/>
              </w:rPr>
              <w:t>0</w:t>
            </w:r>
            <w:r w:rsidR="00F25B55">
              <w:rPr>
                <w:color w:val="0000FF"/>
              </w:rPr>
              <w:t>6</w:t>
            </w:r>
            <w:r w:rsidRPr="005F591B">
              <w:rPr>
                <w:color w:val="0000FF"/>
              </w:rPr>
              <w:t>-</w:t>
            </w:r>
            <w:r w:rsidR="00F25B55">
              <w:rPr>
                <w:color w:val="0000FF"/>
              </w:rPr>
              <w:t>03</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del w:id="28" w:author="Paul Janssen" w:date="2016-11-17T13:05:00Z">
              <w:r w:rsidR="002B4B6E" w:rsidDel="00DB2583">
                <w:rPr>
                  <w:color w:val="0000FF"/>
                </w:rPr>
                <w:delText>1</w:delText>
              </w:r>
              <w:r w:rsidR="000427A2" w:rsidRPr="000427A2" w:rsidDel="00DB2583">
                <w:rPr>
                  <w:color w:val="0000FF"/>
                </w:rPr>
                <w:delText>doc</w:delText>
              </w:r>
            </w:del>
            <w:ins w:id="29" w:author="Paul Janssen" w:date="2016-11-17T13:05:00Z">
              <w:r w:rsidR="00DB2583">
                <w:rPr>
                  <w:color w:val="0000FF"/>
                </w:rPr>
                <w:t>2io.</w:t>
              </w:r>
              <w:r w:rsidR="00DB2583" w:rsidRPr="000427A2">
                <w:rPr>
                  <w:color w:val="0000FF"/>
                </w:rPr>
                <w:t>doc</w:t>
              </w:r>
            </w:ins>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DB2583" w:rsidRPr="00866987" w:rsidTr="00F25B55">
        <w:tc>
          <w:tcPr>
            <w:tcW w:w="445" w:type="pct"/>
          </w:tcPr>
          <w:p w:rsidR="00DB2583" w:rsidRPr="00A013ED" w:rsidRDefault="00DB2583" w:rsidP="00DD5E22">
            <w:pPr>
              <w:jc w:val="left"/>
              <w:rPr>
                <w:bCs/>
                <w:highlight w:val="yellow"/>
                <w:rPrChange w:id="30" w:author="Paul Janssen" w:date="2016-11-17T16:25:00Z">
                  <w:rPr>
                    <w:bCs/>
                  </w:rPr>
                </w:rPrChange>
              </w:rPr>
            </w:pPr>
            <w:r w:rsidRPr="00A013ED">
              <w:rPr>
                <w:bCs/>
                <w:highlight w:val="yellow"/>
                <w:rPrChange w:id="31" w:author="Paul Janssen" w:date="2016-11-17T16:25:00Z">
                  <w:rPr>
                    <w:bCs/>
                  </w:rPr>
                </w:rPrChange>
              </w:rPr>
              <w:t>1.2io</w:t>
            </w:r>
          </w:p>
        </w:tc>
        <w:tc>
          <w:tcPr>
            <w:tcW w:w="725" w:type="pct"/>
          </w:tcPr>
          <w:p w:rsidR="00DB2583" w:rsidRPr="00A013ED" w:rsidRDefault="00DB2583" w:rsidP="00DB2583">
            <w:pPr>
              <w:jc w:val="left"/>
              <w:rPr>
                <w:bCs/>
                <w:highlight w:val="yellow"/>
                <w:rPrChange w:id="32" w:author="Paul Janssen" w:date="2016-11-17T16:25:00Z">
                  <w:rPr>
                    <w:bCs/>
                  </w:rPr>
                </w:rPrChange>
              </w:rPr>
            </w:pPr>
            <w:r w:rsidRPr="00A013ED">
              <w:rPr>
                <w:bCs/>
                <w:highlight w:val="yellow"/>
                <w:rPrChange w:id="33" w:author="Paul Janssen" w:date="2016-11-17T16:25:00Z">
                  <w:rPr>
                    <w:bCs/>
                  </w:rPr>
                </w:rPrChange>
              </w:rPr>
              <w:t>2016-11-xx</w:t>
            </w:r>
          </w:p>
        </w:tc>
        <w:tc>
          <w:tcPr>
            <w:tcW w:w="641" w:type="pct"/>
          </w:tcPr>
          <w:p w:rsidR="00DB2583" w:rsidRPr="00A013ED" w:rsidRDefault="00DB2583" w:rsidP="00DB2583">
            <w:pPr>
              <w:jc w:val="left"/>
              <w:rPr>
                <w:bCs/>
                <w:highlight w:val="yellow"/>
                <w:rPrChange w:id="34" w:author="Paul Janssen" w:date="2016-11-17T16:25:00Z">
                  <w:rPr>
                    <w:bCs/>
                  </w:rPr>
                </w:rPrChange>
              </w:rPr>
            </w:pPr>
            <w:r w:rsidRPr="00A013ED">
              <w:rPr>
                <w:bCs/>
                <w:highlight w:val="yellow"/>
                <w:rPrChange w:id="35" w:author="Paul Janssen" w:date="2016-11-17T16:25:00Z">
                  <w:rPr>
                    <w:bCs/>
                  </w:rPr>
                </w:rPrChange>
              </w:rPr>
              <w:t>PJA</w:t>
            </w:r>
          </w:p>
        </w:tc>
        <w:tc>
          <w:tcPr>
            <w:tcW w:w="692" w:type="pct"/>
          </w:tcPr>
          <w:p w:rsidR="00DB2583" w:rsidRPr="00A013ED" w:rsidRDefault="00DB2583" w:rsidP="00A905F8">
            <w:pPr>
              <w:jc w:val="left"/>
              <w:rPr>
                <w:bCs/>
                <w:highlight w:val="yellow"/>
                <w:rPrChange w:id="36" w:author="Paul Janssen" w:date="2016-11-17T16:25:00Z">
                  <w:rPr>
                    <w:bCs/>
                  </w:rPr>
                </w:rPrChange>
              </w:rPr>
            </w:pPr>
          </w:p>
        </w:tc>
        <w:tc>
          <w:tcPr>
            <w:tcW w:w="2497" w:type="pct"/>
          </w:tcPr>
          <w:p w:rsidR="00DB2583" w:rsidRPr="00A013ED" w:rsidRDefault="00DB2583" w:rsidP="00E67465">
            <w:pPr>
              <w:jc w:val="left"/>
              <w:rPr>
                <w:bCs/>
                <w:highlight w:val="yellow"/>
                <w:rPrChange w:id="37" w:author="Paul Janssen" w:date="2016-11-17T16:25:00Z">
                  <w:rPr>
                    <w:bCs/>
                  </w:rPr>
                </w:rPrChange>
              </w:rPr>
            </w:pPr>
            <w:r w:rsidRPr="00A013ED">
              <w:rPr>
                <w:bCs/>
                <w:highlight w:val="yellow"/>
                <w:rPrChange w:id="38" w:author="Paul Janssen" w:date="2016-11-17T16:25:00Z">
                  <w:rPr>
                    <w:bCs/>
                  </w:rPr>
                </w:rPrChange>
              </w:rPr>
              <w:t>Versie 1.2 in ontwikkeling</w:t>
            </w:r>
          </w:p>
        </w:tc>
      </w:tr>
      <w:tr w:rsidR="00F25B55" w:rsidRPr="00866987" w:rsidTr="00F25B55">
        <w:tc>
          <w:tcPr>
            <w:tcW w:w="445" w:type="pct"/>
          </w:tcPr>
          <w:p w:rsidR="00F25B55" w:rsidRDefault="00F25B55" w:rsidP="00DD5E22">
            <w:pPr>
              <w:jc w:val="left"/>
              <w:rPr>
                <w:bCs/>
              </w:rPr>
            </w:pPr>
            <w:r>
              <w:rPr>
                <w:bCs/>
              </w:rPr>
              <w:t>1.1</w:t>
            </w:r>
          </w:p>
        </w:tc>
        <w:tc>
          <w:tcPr>
            <w:tcW w:w="725" w:type="pct"/>
          </w:tcPr>
          <w:p w:rsidR="00F25B55" w:rsidRDefault="00F25B55" w:rsidP="00DB2583">
            <w:pPr>
              <w:jc w:val="left"/>
              <w:rPr>
                <w:bCs/>
              </w:rPr>
            </w:pPr>
            <w:r>
              <w:rPr>
                <w:bCs/>
              </w:rPr>
              <w:t>2016-05-27</w:t>
            </w:r>
          </w:p>
        </w:tc>
        <w:tc>
          <w:tcPr>
            <w:tcW w:w="641" w:type="pct"/>
          </w:tcPr>
          <w:p w:rsidR="00F25B55" w:rsidRDefault="00F25B55" w:rsidP="00DB2583">
            <w:pPr>
              <w:jc w:val="left"/>
              <w:rPr>
                <w:bCs/>
              </w:rPr>
            </w:pPr>
            <w:r>
              <w:rPr>
                <w:bCs/>
              </w:rPr>
              <w:t>PJA</w:t>
            </w:r>
          </w:p>
        </w:tc>
        <w:tc>
          <w:tcPr>
            <w:tcW w:w="692" w:type="pct"/>
          </w:tcPr>
          <w:p w:rsidR="00F25B55" w:rsidRDefault="00F25B55" w:rsidP="00A905F8">
            <w:pPr>
              <w:jc w:val="left"/>
              <w:rPr>
                <w:bCs/>
              </w:rPr>
            </w:pPr>
          </w:p>
        </w:tc>
        <w:tc>
          <w:tcPr>
            <w:tcW w:w="2497" w:type="pct"/>
          </w:tcPr>
          <w:p w:rsidR="00F25B55" w:rsidRDefault="00F25B55" w:rsidP="00E67465">
            <w:pPr>
              <w:jc w:val="left"/>
              <w:rPr>
                <w:bCs/>
              </w:rPr>
            </w:pPr>
            <w:r>
              <w:rPr>
                <w:bCs/>
              </w:rPr>
              <w:t xml:space="preserve">Kleine aanpassingen. Zie: </w:t>
            </w:r>
            <w:r w:rsidRPr="00F25B55">
              <w:rPr>
                <w:bCs/>
              </w:rPr>
              <w:t>Consultatie 1.0RC1 en verwerking in 1.1RC1en 1.1</w:t>
            </w:r>
          </w:p>
        </w:tc>
      </w:tr>
      <w:tr w:rsidR="006E4A42" w:rsidRPr="00866987" w:rsidTr="00F25B55">
        <w:tc>
          <w:tcPr>
            <w:tcW w:w="445" w:type="pct"/>
          </w:tcPr>
          <w:p w:rsidR="006E4A42" w:rsidRDefault="006E4A42" w:rsidP="00DD5E22">
            <w:pPr>
              <w:jc w:val="left"/>
              <w:rPr>
                <w:bCs/>
              </w:rPr>
            </w:pPr>
            <w:r>
              <w:rPr>
                <w:bCs/>
              </w:rPr>
              <w:t>1.1</w:t>
            </w:r>
          </w:p>
        </w:tc>
        <w:tc>
          <w:tcPr>
            <w:tcW w:w="725" w:type="pct"/>
          </w:tcPr>
          <w:p w:rsidR="006E4A42" w:rsidRDefault="006E4A42" w:rsidP="0027065E">
            <w:pPr>
              <w:jc w:val="left"/>
              <w:rPr>
                <w:bCs/>
              </w:rPr>
            </w:pPr>
            <w:r>
              <w:rPr>
                <w:bCs/>
              </w:rPr>
              <w:t>2016-05-27</w:t>
            </w:r>
          </w:p>
        </w:tc>
        <w:tc>
          <w:tcPr>
            <w:tcW w:w="641" w:type="pct"/>
          </w:tcPr>
          <w:p w:rsidR="006E4A42" w:rsidRDefault="006E4A42" w:rsidP="00E67465">
            <w:pPr>
              <w:jc w:val="left"/>
              <w:rPr>
                <w:bCs/>
              </w:rPr>
            </w:pPr>
            <w:r>
              <w:rPr>
                <w:bCs/>
              </w:rPr>
              <w:t>PJA</w:t>
            </w:r>
          </w:p>
        </w:tc>
        <w:tc>
          <w:tcPr>
            <w:tcW w:w="692" w:type="pct"/>
          </w:tcPr>
          <w:p w:rsidR="006E4A42" w:rsidRDefault="006E4A42" w:rsidP="00A905F8">
            <w:pPr>
              <w:jc w:val="left"/>
              <w:rPr>
                <w:bCs/>
              </w:rPr>
            </w:pPr>
            <w:r>
              <w:rPr>
                <w:bCs/>
              </w:rPr>
              <w:t>-</w:t>
            </w:r>
          </w:p>
        </w:tc>
        <w:tc>
          <w:tcPr>
            <w:tcW w:w="2497" w:type="pct"/>
          </w:tcPr>
          <w:p w:rsidR="006E4A42" w:rsidRDefault="006E4A42" w:rsidP="00E67465">
            <w:pPr>
              <w:jc w:val="left"/>
              <w:rPr>
                <w:bCs/>
              </w:rPr>
            </w:pPr>
            <w:r>
              <w:rPr>
                <w:bCs/>
              </w:rPr>
              <w:t>Kleine tekst aanpassingen.</w:t>
            </w:r>
          </w:p>
        </w:tc>
      </w:tr>
      <w:tr w:rsidR="0027065E" w:rsidRPr="00866987" w:rsidTr="00F25B55">
        <w:tc>
          <w:tcPr>
            <w:tcW w:w="445" w:type="pct"/>
          </w:tcPr>
          <w:p w:rsidR="0027065E" w:rsidRDefault="0027065E" w:rsidP="00DD5E22">
            <w:pPr>
              <w:jc w:val="left"/>
              <w:rPr>
                <w:bCs/>
              </w:rPr>
            </w:pPr>
            <w:r>
              <w:rPr>
                <w:bCs/>
              </w:rPr>
              <w:t>1.1RC1</w:t>
            </w:r>
          </w:p>
        </w:tc>
        <w:tc>
          <w:tcPr>
            <w:tcW w:w="725" w:type="pct"/>
          </w:tcPr>
          <w:p w:rsidR="0027065E" w:rsidRDefault="0027065E" w:rsidP="0027065E">
            <w:pPr>
              <w:jc w:val="left"/>
              <w:rPr>
                <w:bCs/>
              </w:rPr>
            </w:pPr>
            <w:r>
              <w:rPr>
                <w:bCs/>
              </w:rPr>
              <w:t>2016-05-14</w:t>
            </w:r>
          </w:p>
        </w:tc>
        <w:tc>
          <w:tcPr>
            <w:tcW w:w="641" w:type="pct"/>
          </w:tcPr>
          <w:p w:rsidR="0027065E" w:rsidRDefault="0027065E" w:rsidP="00E67465">
            <w:pPr>
              <w:jc w:val="left"/>
              <w:rPr>
                <w:bCs/>
              </w:rPr>
            </w:pPr>
            <w:r>
              <w:rPr>
                <w:bCs/>
              </w:rPr>
              <w:t>PJA</w:t>
            </w:r>
          </w:p>
        </w:tc>
        <w:tc>
          <w:tcPr>
            <w:tcW w:w="692" w:type="pct"/>
          </w:tcPr>
          <w:p w:rsidR="0027065E" w:rsidRDefault="0027065E" w:rsidP="00A905F8">
            <w:pPr>
              <w:jc w:val="left"/>
              <w:rPr>
                <w:bCs/>
              </w:rPr>
            </w:pPr>
            <w:r>
              <w:rPr>
                <w:bCs/>
              </w:rPr>
              <w:t>divers</w:t>
            </w:r>
          </w:p>
        </w:tc>
        <w:tc>
          <w:tcPr>
            <w:tcW w:w="2497" w:type="pct"/>
          </w:tcPr>
          <w:p w:rsidR="0027065E" w:rsidRDefault="0027065E" w:rsidP="00E67465">
            <w:pPr>
              <w:jc w:val="left"/>
              <w:rPr>
                <w:bCs/>
              </w:rPr>
            </w:pPr>
            <w:r>
              <w:rPr>
                <w:bCs/>
              </w:rPr>
              <w:t>Kleine aanpassingen van concept naar RC1</w:t>
            </w:r>
          </w:p>
        </w:tc>
      </w:tr>
      <w:tr w:rsidR="00C67CD4" w:rsidRPr="00866987" w:rsidTr="00F25B55">
        <w:tc>
          <w:tcPr>
            <w:tcW w:w="445" w:type="pct"/>
          </w:tcPr>
          <w:p w:rsidR="00C67CD4" w:rsidRDefault="00F43960" w:rsidP="00DD5E22">
            <w:pPr>
              <w:jc w:val="left"/>
              <w:rPr>
                <w:bCs/>
              </w:rPr>
            </w:pPr>
            <w:r>
              <w:rPr>
                <w:bCs/>
              </w:rPr>
              <w:t>1.</w:t>
            </w:r>
            <w:r w:rsidR="00C67CD4">
              <w:rPr>
                <w:bCs/>
              </w:rPr>
              <w:t>1RC1</w:t>
            </w:r>
          </w:p>
        </w:tc>
        <w:tc>
          <w:tcPr>
            <w:tcW w:w="725" w:type="pct"/>
          </w:tcPr>
          <w:p w:rsidR="00C67CD4" w:rsidRDefault="00C67CD4" w:rsidP="000C2971">
            <w:pPr>
              <w:jc w:val="left"/>
              <w:rPr>
                <w:bCs/>
              </w:rPr>
            </w:pPr>
            <w:r>
              <w:rPr>
                <w:bCs/>
              </w:rPr>
              <w:t>2016-04-22</w:t>
            </w:r>
          </w:p>
        </w:tc>
        <w:tc>
          <w:tcPr>
            <w:tcW w:w="641" w:type="pct"/>
          </w:tcPr>
          <w:p w:rsidR="00C67CD4" w:rsidRDefault="00C67CD4" w:rsidP="00E67465">
            <w:pPr>
              <w:jc w:val="left"/>
              <w:rPr>
                <w:bCs/>
              </w:rPr>
            </w:pPr>
            <w:r>
              <w:rPr>
                <w:bCs/>
              </w:rPr>
              <w:t>PJA</w:t>
            </w:r>
          </w:p>
        </w:tc>
        <w:tc>
          <w:tcPr>
            <w:tcW w:w="692" w:type="pct"/>
          </w:tcPr>
          <w:p w:rsidR="00C67CD4" w:rsidRDefault="00C67CD4" w:rsidP="00A905F8">
            <w:pPr>
              <w:jc w:val="left"/>
              <w:rPr>
                <w:bCs/>
              </w:rPr>
            </w:pPr>
            <w:r>
              <w:rPr>
                <w:bCs/>
              </w:rPr>
              <w:t>divers</w:t>
            </w:r>
          </w:p>
        </w:tc>
        <w:tc>
          <w:tcPr>
            <w:tcW w:w="2497" w:type="pct"/>
          </w:tcPr>
          <w:p w:rsidR="00C67CD4" w:rsidRDefault="00455BC2" w:rsidP="00E67465">
            <w:pPr>
              <w:jc w:val="left"/>
              <w:rPr>
                <w:bCs/>
              </w:rPr>
            </w:pPr>
            <w:r w:rsidRPr="00DB2583">
              <w:rPr>
                <w:bCs/>
                <w:u w:val="single"/>
              </w:rPr>
              <w:t>Concept</w:t>
            </w:r>
            <w:r w:rsidR="00F43960">
              <w:rPr>
                <w:bCs/>
              </w:rPr>
              <w:t xml:space="preserve"> </w:t>
            </w:r>
            <w:r w:rsidR="00C67CD4">
              <w:rPr>
                <w:bCs/>
              </w:rPr>
              <w:t>Update naar 1.1</w:t>
            </w:r>
          </w:p>
        </w:tc>
      </w:tr>
      <w:tr w:rsidR="000C2971" w:rsidRPr="00866987" w:rsidTr="00F25B55">
        <w:tc>
          <w:tcPr>
            <w:tcW w:w="445" w:type="pct"/>
          </w:tcPr>
          <w:p w:rsidR="000C2971" w:rsidRDefault="000C2971" w:rsidP="00DD5E22">
            <w:pPr>
              <w:jc w:val="left"/>
              <w:rPr>
                <w:bCs/>
              </w:rPr>
            </w:pPr>
            <w:r>
              <w:rPr>
                <w:bCs/>
              </w:rPr>
              <w:t>1.0RC1</w:t>
            </w:r>
          </w:p>
        </w:tc>
        <w:tc>
          <w:tcPr>
            <w:tcW w:w="725" w:type="pct"/>
          </w:tcPr>
          <w:p w:rsidR="000C2971" w:rsidRDefault="000C2971" w:rsidP="000C2971">
            <w:pPr>
              <w:jc w:val="left"/>
              <w:rPr>
                <w:bCs/>
              </w:rPr>
            </w:pPr>
            <w:r>
              <w:rPr>
                <w:bCs/>
              </w:rPr>
              <w:t>2015-12-02</w:t>
            </w:r>
          </w:p>
        </w:tc>
        <w:tc>
          <w:tcPr>
            <w:tcW w:w="641" w:type="pct"/>
          </w:tcPr>
          <w:p w:rsidR="000C2971" w:rsidRDefault="000C2971" w:rsidP="00E67465">
            <w:pPr>
              <w:jc w:val="left"/>
              <w:rPr>
                <w:bCs/>
              </w:rPr>
            </w:pPr>
            <w:r>
              <w:rPr>
                <w:bCs/>
              </w:rPr>
              <w:t>PJA</w:t>
            </w:r>
          </w:p>
        </w:tc>
        <w:tc>
          <w:tcPr>
            <w:tcW w:w="692" w:type="pct"/>
          </w:tcPr>
          <w:p w:rsidR="000C2971" w:rsidRDefault="00A905F8" w:rsidP="00A905F8">
            <w:pPr>
              <w:jc w:val="left"/>
              <w:rPr>
                <w:bCs/>
              </w:rPr>
            </w:pPr>
            <w:r>
              <w:rPr>
                <w:bCs/>
              </w:rPr>
              <w:t>H</w:t>
            </w:r>
            <w:r w:rsidR="000C2971">
              <w:rPr>
                <w:bCs/>
              </w:rPr>
              <w:t xml:space="preserve"> 3,</w:t>
            </w:r>
            <w:r>
              <w:rPr>
                <w:bCs/>
              </w:rPr>
              <w:t>9</w:t>
            </w:r>
          </w:p>
        </w:tc>
        <w:tc>
          <w:tcPr>
            <w:tcW w:w="2497" w:type="pct"/>
          </w:tcPr>
          <w:p w:rsidR="000C2971" w:rsidRDefault="000C2971" w:rsidP="00E67465">
            <w:pPr>
              <w:jc w:val="left"/>
              <w:rPr>
                <w:bCs/>
              </w:rPr>
            </w:pPr>
            <w:r>
              <w:rPr>
                <w:bCs/>
              </w:rPr>
              <w:t>GWSW referenties</w:t>
            </w:r>
          </w:p>
        </w:tc>
      </w:tr>
      <w:tr w:rsidR="003657E7" w:rsidRPr="00866987" w:rsidTr="00F25B55">
        <w:tc>
          <w:tcPr>
            <w:tcW w:w="445" w:type="pct"/>
          </w:tcPr>
          <w:p w:rsidR="003657E7" w:rsidRDefault="003657E7" w:rsidP="00DD5E22">
            <w:pPr>
              <w:jc w:val="left"/>
              <w:rPr>
                <w:bCs/>
              </w:rPr>
            </w:pPr>
            <w:r>
              <w:rPr>
                <w:bCs/>
              </w:rPr>
              <w:t>1.0RC1</w:t>
            </w:r>
          </w:p>
        </w:tc>
        <w:tc>
          <w:tcPr>
            <w:tcW w:w="725" w:type="pct"/>
          </w:tcPr>
          <w:p w:rsidR="003657E7" w:rsidRDefault="003657E7" w:rsidP="00D64E83">
            <w:pPr>
              <w:jc w:val="left"/>
              <w:rPr>
                <w:bCs/>
              </w:rPr>
            </w:pPr>
            <w:r>
              <w:rPr>
                <w:bCs/>
              </w:rPr>
              <w:t>2015-11-20</w:t>
            </w:r>
          </w:p>
        </w:tc>
        <w:tc>
          <w:tcPr>
            <w:tcW w:w="641" w:type="pct"/>
          </w:tcPr>
          <w:p w:rsidR="003657E7" w:rsidRDefault="003657E7" w:rsidP="00E67465">
            <w:pPr>
              <w:jc w:val="left"/>
              <w:rPr>
                <w:bCs/>
              </w:rPr>
            </w:pPr>
            <w:r>
              <w:rPr>
                <w:bCs/>
              </w:rPr>
              <w:t>PJA</w:t>
            </w:r>
          </w:p>
        </w:tc>
        <w:tc>
          <w:tcPr>
            <w:tcW w:w="692" w:type="pct"/>
          </w:tcPr>
          <w:p w:rsidR="003657E7" w:rsidRDefault="003657E7" w:rsidP="00E67465">
            <w:pPr>
              <w:jc w:val="left"/>
              <w:rPr>
                <w:bCs/>
              </w:rPr>
            </w:pPr>
          </w:p>
        </w:tc>
        <w:tc>
          <w:tcPr>
            <w:tcW w:w="2497" w:type="pct"/>
          </w:tcPr>
          <w:p w:rsidR="003657E7" w:rsidRDefault="003657E7" w:rsidP="00E67465">
            <w:pPr>
              <w:jc w:val="left"/>
              <w:rPr>
                <w:bCs/>
              </w:rPr>
            </w:pPr>
            <w:r>
              <w:rPr>
                <w:bCs/>
              </w:rPr>
              <w:t>Publicatie als versie 1.0 release candidate 1</w:t>
            </w:r>
          </w:p>
        </w:tc>
      </w:tr>
      <w:tr w:rsidR="00157658" w:rsidRPr="00866987" w:rsidTr="00F25B55">
        <w:tc>
          <w:tcPr>
            <w:tcW w:w="445" w:type="pct"/>
          </w:tcPr>
          <w:p w:rsidR="00157658" w:rsidRDefault="00157658" w:rsidP="00DD5E22">
            <w:pPr>
              <w:jc w:val="left"/>
              <w:rPr>
                <w:bCs/>
              </w:rPr>
            </w:pPr>
            <w:r>
              <w:rPr>
                <w:bCs/>
              </w:rPr>
              <w:t>0.99</w:t>
            </w:r>
          </w:p>
        </w:tc>
        <w:tc>
          <w:tcPr>
            <w:tcW w:w="725" w:type="pct"/>
          </w:tcPr>
          <w:p w:rsidR="00157658" w:rsidRDefault="00157658" w:rsidP="00D64E83">
            <w:pPr>
              <w:jc w:val="left"/>
              <w:rPr>
                <w:bCs/>
              </w:rPr>
            </w:pPr>
            <w:r>
              <w:rPr>
                <w:bCs/>
              </w:rPr>
              <w:t>2015-11-10</w:t>
            </w:r>
          </w:p>
        </w:tc>
        <w:tc>
          <w:tcPr>
            <w:tcW w:w="641" w:type="pct"/>
          </w:tcPr>
          <w:p w:rsidR="00157658" w:rsidRDefault="00157658" w:rsidP="00E67465">
            <w:pPr>
              <w:jc w:val="left"/>
              <w:rPr>
                <w:bCs/>
              </w:rPr>
            </w:pPr>
            <w:r>
              <w:rPr>
                <w:bCs/>
              </w:rPr>
              <w:t>PJA</w:t>
            </w:r>
          </w:p>
        </w:tc>
        <w:tc>
          <w:tcPr>
            <w:tcW w:w="692" w:type="pct"/>
          </w:tcPr>
          <w:p w:rsidR="00157658" w:rsidRDefault="00157658" w:rsidP="00E67465">
            <w:pPr>
              <w:jc w:val="left"/>
              <w:rPr>
                <w:bCs/>
              </w:rPr>
            </w:pPr>
            <w:r>
              <w:rPr>
                <w:bCs/>
              </w:rPr>
              <w:t>alles</w:t>
            </w:r>
          </w:p>
        </w:tc>
        <w:tc>
          <w:tcPr>
            <w:tcW w:w="2497" w:type="pct"/>
          </w:tcPr>
          <w:p w:rsidR="00157658" w:rsidRDefault="00157658" w:rsidP="00E67465">
            <w:pPr>
              <w:jc w:val="left"/>
              <w:rPr>
                <w:bCs/>
              </w:rPr>
            </w:pPr>
            <w:r>
              <w:rPr>
                <w:bCs/>
              </w:rPr>
              <w:t>Nav review versie 0.96</w:t>
            </w:r>
          </w:p>
        </w:tc>
      </w:tr>
      <w:tr w:rsidR="00751479" w:rsidRPr="00866987" w:rsidTr="00F25B55">
        <w:tc>
          <w:tcPr>
            <w:tcW w:w="445" w:type="pct"/>
          </w:tcPr>
          <w:p w:rsidR="00751479" w:rsidRDefault="00751479" w:rsidP="00DD5E22">
            <w:pPr>
              <w:jc w:val="left"/>
              <w:rPr>
                <w:bCs/>
              </w:rPr>
            </w:pPr>
            <w:r>
              <w:rPr>
                <w:bCs/>
              </w:rPr>
              <w:t>0.96</w:t>
            </w:r>
          </w:p>
        </w:tc>
        <w:tc>
          <w:tcPr>
            <w:tcW w:w="725" w:type="pct"/>
          </w:tcPr>
          <w:p w:rsidR="00751479" w:rsidRDefault="001D1C63" w:rsidP="00D64E83">
            <w:pPr>
              <w:jc w:val="left"/>
              <w:rPr>
                <w:bCs/>
              </w:rPr>
            </w:pPr>
            <w:r>
              <w:rPr>
                <w:bCs/>
              </w:rPr>
              <w:t>2015-06-18</w:t>
            </w:r>
          </w:p>
        </w:tc>
        <w:tc>
          <w:tcPr>
            <w:tcW w:w="641" w:type="pct"/>
          </w:tcPr>
          <w:p w:rsidR="00751479" w:rsidRDefault="001D1C63" w:rsidP="00E67465">
            <w:pPr>
              <w:jc w:val="left"/>
              <w:rPr>
                <w:bCs/>
              </w:rPr>
            </w:pPr>
            <w:r>
              <w:rPr>
                <w:bCs/>
              </w:rPr>
              <w:t>PJA</w:t>
            </w:r>
          </w:p>
        </w:tc>
        <w:tc>
          <w:tcPr>
            <w:tcW w:w="692" w:type="pct"/>
          </w:tcPr>
          <w:p w:rsidR="00751479" w:rsidRDefault="001D1C63" w:rsidP="00E67465">
            <w:pPr>
              <w:jc w:val="left"/>
              <w:rPr>
                <w:bCs/>
              </w:rPr>
            </w:pPr>
            <w:r>
              <w:rPr>
                <w:bCs/>
              </w:rPr>
              <w:t>alles</w:t>
            </w:r>
          </w:p>
        </w:tc>
        <w:tc>
          <w:tcPr>
            <w:tcW w:w="2497" w:type="pct"/>
          </w:tcPr>
          <w:p w:rsidR="00751479" w:rsidRDefault="001D1C63" w:rsidP="00E67465">
            <w:pPr>
              <w:jc w:val="left"/>
              <w:rPr>
                <w:bCs/>
              </w:rPr>
            </w:pPr>
            <w:r>
              <w:rPr>
                <w:bCs/>
              </w:rPr>
              <w:t>Nav review en periode tot 18 juni.</w:t>
            </w:r>
          </w:p>
        </w:tc>
      </w:tr>
      <w:tr w:rsidR="007D62D8" w:rsidRPr="00866987" w:rsidTr="00F25B55">
        <w:tc>
          <w:tcPr>
            <w:tcW w:w="445" w:type="pct"/>
          </w:tcPr>
          <w:p w:rsidR="007D62D8" w:rsidRDefault="007D62D8" w:rsidP="00DD5E22">
            <w:pPr>
              <w:jc w:val="left"/>
              <w:rPr>
                <w:bCs/>
              </w:rPr>
            </w:pPr>
            <w:r>
              <w:rPr>
                <w:bCs/>
              </w:rPr>
              <w:t>0</w:t>
            </w:r>
            <w:r w:rsidR="000D422C">
              <w:rPr>
                <w:bCs/>
              </w:rPr>
              <w:t>.</w:t>
            </w:r>
            <w:r w:rsidR="00DD5E22">
              <w:rPr>
                <w:bCs/>
              </w:rPr>
              <w:t>95</w:t>
            </w:r>
          </w:p>
        </w:tc>
        <w:tc>
          <w:tcPr>
            <w:tcW w:w="725" w:type="pct"/>
          </w:tcPr>
          <w:p w:rsidR="007D62D8" w:rsidRDefault="007D62D8" w:rsidP="00D64E83">
            <w:pPr>
              <w:jc w:val="left"/>
              <w:rPr>
                <w:bCs/>
              </w:rPr>
            </w:pPr>
            <w:r>
              <w:rPr>
                <w:bCs/>
              </w:rPr>
              <w:t>2015-02-02</w:t>
            </w:r>
          </w:p>
        </w:tc>
        <w:tc>
          <w:tcPr>
            <w:tcW w:w="641" w:type="pct"/>
          </w:tcPr>
          <w:p w:rsidR="007D62D8" w:rsidRDefault="007D62D8" w:rsidP="00E67465">
            <w:pPr>
              <w:jc w:val="left"/>
              <w:rPr>
                <w:bCs/>
              </w:rPr>
            </w:pPr>
            <w:r>
              <w:rPr>
                <w:bCs/>
              </w:rPr>
              <w:t>PJA</w:t>
            </w:r>
          </w:p>
        </w:tc>
        <w:tc>
          <w:tcPr>
            <w:tcW w:w="692" w:type="pct"/>
          </w:tcPr>
          <w:p w:rsidR="007D62D8" w:rsidRDefault="007D62D8" w:rsidP="00E67465">
            <w:pPr>
              <w:jc w:val="left"/>
              <w:rPr>
                <w:bCs/>
              </w:rPr>
            </w:pPr>
            <w:r>
              <w:rPr>
                <w:bCs/>
              </w:rPr>
              <w:t>alles</w:t>
            </w:r>
          </w:p>
        </w:tc>
        <w:tc>
          <w:tcPr>
            <w:tcW w:w="2497" w:type="pct"/>
          </w:tcPr>
          <w:p w:rsidR="007D62D8" w:rsidRDefault="007D62D8" w:rsidP="00E67465">
            <w:pPr>
              <w:jc w:val="left"/>
              <w:rPr>
                <w:bCs/>
              </w:rPr>
            </w:pPr>
            <w:r>
              <w:rPr>
                <w:bCs/>
              </w:rPr>
              <w:t>Nav van review werkgroep</w:t>
            </w:r>
          </w:p>
        </w:tc>
      </w:tr>
      <w:tr w:rsidR="006F7422" w:rsidRPr="00866987" w:rsidTr="00F25B55">
        <w:tc>
          <w:tcPr>
            <w:tcW w:w="445" w:type="pct"/>
          </w:tcPr>
          <w:p w:rsidR="006F7422" w:rsidRDefault="006F7422" w:rsidP="00E67465">
            <w:pPr>
              <w:jc w:val="left"/>
              <w:rPr>
                <w:bCs/>
              </w:rPr>
            </w:pPr>
            <w:r>
              <w:rPr>
                <w:bCs/>
              </w:rPr>
              <w:t>0.9</w:t>
            </w:r>
          </w:p>
        </w:tc>
        <w:tc>
          <w:tcPr>
            <w:tcW w:w="725" w:type="pct"/>
          </w:tcPr>
          <w:p w:rsidR="006F7422" w:rsidRDefault="006F7422" w:rsidP="00D64E83">
            <w:pPr>
              <w:jc w:val="left"/>
              <w:rPr>
                <w:bCs/>
              </w:rPr>
            </w:pPr>
            <w:r>
              <w:rPr>
                <w:bCs/>
              </w:rPr>
              <w:t>2014-12-18</w:t>
            </w:r>
          </w:p>
        </w:tc>
        <w:tc>
          <w:tcPr>
            <w:tcW w:w="641" w:type="pct"/>
          </w:tcPr>
          <w:p w:rsidR="006F7422" w:rsidRDefault="006F7422" w:rsidP="00E67465">
            <w:pPr>
              <w:jc w:val="left"/>
              <w:rPr>
                <w:bCs/>
              </w:rPr>
            </w:pPr>
            <w:r>
              <w:rPr>
                <w:bCs/>
              </w:rPr>
              <w:t>PJA</w:t>
            </w:r>
          </w:p>
        </w:tc>
        <w:tc>
          <w:tcPr>
            <w:tcW w:w="692" w:type="pct"/>
          </w:tcPr>
          <w:p w:rsidR="006F7422" w:rsidRDefault="006F7422" w:rsidP="00E67465">
            <w:pPr>
              <w:jc w:val="left"/>
              <w:rPr>
                <w:bCs/>
              </w:rPr>
            </w:pPr>
          </w:p>
        </w:tc>
        <w:tc>
          <w:tcPr>
            <w:tcW w:w="2497" w:type="pct"/>
          </w:tcPr>
          <w:p w:rsidR="006F7422" w:rsidRDefault="006F7422" w:rsidP="00E67465">
            <w:pPr>
              <w:jc w:val="left"/>
              <w:rPr>
                <w:bCs/>
              </w:rPr>
            </w:pPr>
            <w:r>
              <w:rPr>
                <w:bCs/>
              </w:rPr>
              <w:t>Review op 0.3 verwerkt</w:t>
            </w:r>
          </w:p>
        </w:tc>
      </w:tr>
      <w:tr w:rsidR="00E62DE5" w:rsidRPr="00866987" w:rsidTr="00F25B55">
        <w:tc>
          <w:tcPr>
            <w:tcW w:w="445" w:type="pct"/>
          </w:tcPr>
          <w:p w:rsidR="00E62DE5" w:rsidRDefault="00E62DE5" w:rsidP="00E67465">
            <w:pPr>
              <w:jc w:val="left"/>
              <w:rPr>
                <w:bCs/>
              </w:rPr>
            </w:pPr>
            <w:r>
              <w:rPr>
                <w:bCs/>
              </w:rPr>
              <w:t>0.3</w:t>
            </w:r>
          </w:p>
        </w:tc>
        <w:tc>
          <w:tcPr>
            <w:tcW w:w="725" w:type="pct"/>
          </w:tcPr>
          <w:p w:rsidR="00E62DE5" w:rsidRDefault="00387DE5" w:rsidP="00D64E83">
            <w:pPr>
              <w:jc w:val="left"/>
              <w:rPr>
                <w:bCs/>
              </w:rPr>
            </w:pPr>
            <w:r>
              <w:rPr>
                <w:bCs/>
              </w:rPr>
              <w:t>2014-11-26</w:t>
            </w:r>
          </w:p>
        </w:tc>
        <w:tc>
          <w:tcPr>
            <w:tcW w:w="641" w:type="pct"/>
          </w:tcPr>
          <w:p w:rsidR="00E62DE5" w:rsidRDefault="00DF6212" w:rsidP="00E67465">
            <w:pPr>
              <w:jc w:val="left"/>
              <w:rPr>
                <w:bCs/>
              </w:rPr>
            </w:pPr>
            <w:r>
              <w:rPr>
                <w:bCs/>
              </w:rPr>
              <w:t>PJA</w:t>
            </w:r>
          </w:p>
        </w:tc>
        <w:tc>
          <w:tcPr>
            <w:tcW w:w="692" w:type="pct"/>
          </w:tcPr>
          <w:p w:rsidR="00E62DE5" w:rsidRDefault="00E62DE5" w:rsidP="00E67465">
            <w:pPr>
              <w:jc w:val="left"/>
              <w:rPr>
                <w:bCs/>
              </w:rPr>
            </w:pPr>
            <w:r>
              <w:rPr>
                <w:bCs/>
              </w:rPr>
              <w:t>1,2,3,4,5,6</w:t>
            </w:r>
          </w:p>
        </w:tc>
        <w:tc>
          <w:tcPr>
            <w:tcW w:w="2497" w:type="pct"/>
          </w:tcPr>
          <w:p w:rsidR="00E62DE5" w:rsidRDefault="00387DE5" w:rsidP="00E67465">
            <w:pPr>
              <w:jc w:val="left"/>
              <w:rPr>
                <w:bCs/>
              </w:rPr>
            </w:pPr>
            <w:r>
              <w:rPr>
                <w:bCs/>
              </w:rPr>
              <w:t>Review verwerkt, andere dan WION modellen toegevoegd</w:t>
            </w:r>
          </w:p>
        </w:tc>
      </w:tr>
      <w:tr w:rsidR="000427A2" w:rsidRPr="00866987" w:rsidTr="00F25B55">
        <w:tc>
          <w:tcPr>
            <w:tcW w:w="445" w:type="pct"/>
          </w:tcPr>
          <w:p w:rsidR="000427A2" w:rsidRPr="000427A2" w:rsidRDefault="00635202" w:rsidP="00E67465">
            <w:pPr>
              <w:jc w:val="left"/>
              <w:rPr>
                <w:bCs/>
              </w:rPr>
            </w:pPr>
            <w:r>
              <w:rPr>
                <w:bCs/>
              </w:rPr>
              <w:t>0.2</w:t>
            </w:r>
          </w:p>
        </w:tc>
        <w:tc>
          <w:tcPr>
            <w:tcW w:w="725" w:type="pct"/>
          </w:tcPr>
          <w:p w:rsidR="000427A2" w:rsidRPr="000427A2" w:rsidRDefault="00635202" w:rsidP="00D64E83">
            <w:pPr>
              <w:jc w:val="left"/>
              <w:rPr>
                <w:bCs/>
              </w:rPr>
            </w:pPr>
            <w:r>
              <w:rPr>
                <w:bCs/>
              </w:rPr>
              <w:t>2014-11-03</w:t>
            </w:r>
          </w:p>
        </w:tc>
        <w:tc>
          <w:tcPr>
            <w:tcW w:w="641" w:type="pct"/>
          </w:tcPr>
          <w:p w:rsidR="000427A2" w:rsidRPr="000427A2" w:rsidRDefault="00635202" w:rsidP="00E67465">
            <w:pPr>
              <w:jc w:val="left"/>
              <w:rPr>
                <w:bCs/>
              </w:rPr>
            </w:pPr>
            <w:r>
              <w:rPr>
                <w:bCs/>
              </w:rPr>
              <w:t>PJA</w:t>
            </w:r>
          </w:p>
        </w:tc>
        <w:tc>
          <w:tcPr>
            <w:tcW w:w="692" w:type="pct"/>
          </w:tcPr>
          <w:p w:rsidR="000427A2" w:rsidRPr="000427A2" w:rsidRDefault="00635202" w:rsidP="00E67465">
            <w:pPr>
              <w:jc w:val="left"/>
              <w:rPr>
                <w:bCs/>
              </w:rPr>
            </w:pPr>
            <w:r>
              <w:rPr>
                <w:bCs/>
              </w:rPr>
              <w:t>H 5</w:t>
            </w:r>
          </w:p>
        </w:tc>
        <w:tc>
          <w:tcPr>
            <w:tcW w:w="2497" w:type="pct"/>
          </w:tcPr>
          <w:p w:rsidR="000427A2" w:rsidRPr="000427A2" w:rsidRDefault="00635202" w:rsidP="00E67465">
            <w:pPr>
              <w:jc w:val="left"/>
              <w:rPr>
                <w:bCs/>
              </w:rPr>
            </w:pPr>
            <w:r>
              <w:rPr>
                <w:bCs/>
              </w:rPr>
              <w:t>Hoofdstuk 5 ingevuld</w:t>
            </w:r>
          </w:p>
        </w:tc>
      </w:tr>
      <w:tr w:rsidR="00D64E83" w:rsidRPr="00866987" w:rsidTr="00F25B55">
        <w:tc>
          <w:tcPr>
            <w:tcW w:w="445" w:type="pct"/>
          </w:tcPr>
          <w:p w:rsidR="00D64E83" w:rsidRPr="000427A2" w:rsidRDefault="00D64E83" w:rsidP="0080083A">
            <w:pPr>
              <w:jc w:val="left"/>
              <w:rPr>
                <w:bCs/>
              </w:rPr>
            </w:pPr>
            <w:r w:rsidRPr="000427A2">
              <w:rPr>
                <w:bCs/>
              </w:rPr>
              <w:t>0.1</w:t>
            </w:r>
          </w:p>
        </w:tc>
        <w:tc>
          <w:tcPr>
            <w:tcW w:w="725" w:type="pct"/>
          </w:tcPr>
          <w:p w:rsidR="00D64E83" w:rsidRPr="000427A2" w:rsidRDefault="00D64E83" w:rsidP="0080083A">
            <w:pPr>
              <w:jc w:val="left"/>
              <w:rPr>
                <w:bCs/>
              </w:rPr>
            </w:pPr>
            <w:r>
              <w:rPr>
                <w:bCs/>
              </w:rPr>
              <w:t>2014</w:t>
            </w:r>
            <w:r w:rsidRPr="000427A2">
              <w:rPr>
                <w:bCs/>
              </w:rPr>
              <w:t>-</w:t>
            </w:r>
            <w:r>
              <w:rPr>
                <w:bCs/>
              </w:rPr>
              <w:t>10</w:t>
            </w:r>
            <w:r w:rsidRPr="000427A2">
              <w:rPr>
                <w:bCs/>
              </w:rPr>
              <w:t>-</w:t>
            </w:r>
            <w:r>
              <w:rPr>
                <w:bCs/>
              </w:rPr>
              <w:t>xx</w:t>
            </w:r>
          </w:p>
        </w:tc>
        <w:tc>
          <w:tcPr>
            <w:tcW w:w="641" w:type="pct"/>
          </w:tcPr>
          <w:p w:rsidR="00D64E83" w:rsidRPr="000427A2" w:rsidRDefault="00D64E83" w:rsidP="0080083A">
            <w:pPr>
              <w:jc w:val="left"/>
              <w:rPr>
                <w:bCs/>
              </w:rPr>
            </w:pPr>
            <w:r>
              <w:rPr>
                <w:bCs/>
              </w:rPr>
              <w:t>PJA</w:t>
            </w:r>
          </w:p>
        </w:tc>
        <w:tc>
          <w:tcPr>
            <w:tcW w:w="692" w:type="pct"/>
          </w:tcPr>
          <w:p w:rsidR="00D64E83" w:rsidRPr="000427A2" w:rsidRDefault="00D64E83" w:rsidP="0080083A">
            <w:pPr>
              <w:jc w:val="left"/>
              <w:rPr>
                <w:bCs/>
              </w:rPr>
            </w:pPr>
            <w:r w:rsidRPr="000427A2">
              <w:rPr>
                <w:bCs/>
              </w:rPr>
              <w:t>Geheel</w:t>
            </w:r>
          </w:p>
        </w:tc>
        <w:tc>
          <w:tcPr>
            <w:tcW w:w="2497" w:type="pct"/>
          </w:tcPr>
          <w:p w:rsidR="00D64E83" w:rsidRPr="000427A2" w:rsidRDefault="00D64E83" w:rsidP="0080083A">
            <w:pPr>
              <w:jc w:val="left"/>
              <w:rPr>
                <w:bCs/>
              </w:rPr>
            </w:pPr>
            <w:r w:rsidRPr="00546004">
              <w:rPr>
                <w:rFonts w:ascii="Arial" w:hAnsi="Arial" w:cs="Arial"/>
                <w:bCs/>
              </w:rPr>
              <w:t>Start op basis van PDOK DPS Template</w:t>
            </w:r>
          </w:p>
        </w:tc>
      </w:tr>
    </w:tbl>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0427A2" w:rsidP="000427A2"/>
    <w:p w:rsidR="000427A2" w:rsidRDefault="00855A12">
      <w:pPr>
        <w:spacing w:line="240" w:lineRule="auto"/>
        <w:jc w:val="left"/>
        <w:rPr>
          <w:sz w:val="28"/>
          <w:szCs w:val="28"/>
        </w:rPr>
      </w:pPr>
      <w:r>
        <w:rPr>
          <w:noProof/>
          <w:sz w:val="28"/>
          <w:szCs w:val="28"/>
        </w:rPr>
        <w:lastRenderedPageBreak/>
        <w:drawing>
          <wp:anchor distT="0" distB="0" distL="114300" distR="114300" simplePos="0" relativeHeight="251638272" behindDoc="0" locked="0" layoutInCell="1" allowOverlap="1">
            <wp:simplePos x="0" y="0"/>
            <wp:positionH relativeFrom="column">
              <wp:posOffset>-132823</wp:posOffset>
            </wp:positionH>
            <wp:positionV relativeFrom="paragraph">
              <wp:posOffset>1140700</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8200" cy="304800"/>
                    </a:xfrm>
                    <a:prstGeom prst="rect">
                      <a:avLst/>
                    </a:prstGeom>
                    <a:noFill/>
                    <a:ln>
                      <a:noFill/>
                    </a:ln>
                  </pic:spPr>
                </pic:pic>
              </a:graphicData>
            </a:graphic>
          </wp:anchor>
        </w:drawing>
      </w:r>
      <w:r w:rsidR="00094E4C">
        <w:rPr>
          <w:noProof/>
          <w:sz w:val="28"/>
          <w:szCs w:val="28"/>
        </w:rPr>
        <w:pict>
          <v:shape id="Tekstvak 7" o:spid="_x0000_s1039" type="#_x0000_t202" style="position:absolute;margin-left:-17.9pt;margin-top:72.35pt;width:501.05pt;height:44.8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0F3B9E" w:rsidRPr="00672722" w:rsidRDefault="000F3B9E" w:rsidP="0071388C">
                  <w:pPr>
                    <w:rPr>
                      <w:b/>
                    </w:rPr>
                  </w:pPr>
                  <w:r>
                    <w:rPr>
                      <w:b/>
                    </w:rPr>
                    <w:t>rechtenbeleid</w:t>
                  </w:r>
                </w:p>
                <w:p w:rsidR="000F3B9E" w:rsidRDefault="000F3B9E" w:rsidP="0071388C">
                  <w:pPr>
                    <w:ind w:left="709" w:firstLine="709"/>
                  </w:pPr>
                  <w:r w:rsidRPr="00D774FF">
                    <w:t>Naamsvermelding-GeenAfgeleideWerken 3.0 Nederland</w:t>
                  </w:r>
                </w:p>
                <w:p w:rsidR="000F3B9E" w:rsidRDefault="000F3B9E" w:rsidP="0071388C">
                  <w:pPr>
                    <w:ind w:left="709" w:firstLine="709"/>
                  </w:pPr>
                  <w:r w:rsidRPr="00D774FF">
                    <w:t>(CC BY-ND 3.0)</w:t>
                  </w:r>
                  <w:r>
                    <w:t xml:space="preserve"> </w:t>
                  </w:r>
                  <w:r>
                    <w:tab/>
                  </w:r>
                </w:p>
                <w:p w:rsidR="000F3B9E" w:rsidRDefault="000F3B9E" w:rsidP="0071388C">
                  <w:pPr>
                    <w:ind w:left="709" w:firstLine="709"/>
                  </w:pPr>
                </w:p>
                <w:p w:rsidR="000F3B9E" w:rsidRPr="002564CF" w:rsidRDefault="000F3B9E"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 Rioned,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0E7FD9" w:rsidRDefault="000E7FD9" w:rsidP="000E7FD9">
      <w:r>
        <w:t>Ad van Houtum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Pr="000E7FD9" w:rsidRDefault="006F2CE2" w:rsidP="000E7FD9">
      <w:pPr>
        <w:rPr>
          <w:lang w:val="fr-FR"/>
        </w:rPr>
      </w:pPr>
      <w:r w:rsidRPr="006F2CE2">
        <w:rPr>
          <w:lang w:val="fr-FR"/>
        </w:rPr>
        <w:t>Jorrit Hans</w:t>
      </w:r>
      <w:r w:rsidR="00C67CD4">
        <w:rPr>
          <w:lang w:val="fr-FR"/>
        </w:rPr>
        <w:t>s</w:t>
      </w:r>
      <w:r w:rsidRPr="006F2CE2">
        <w:rPr>
          <w:lang w:val="fr-FR"/>
        </w:rPr>
        <w:t>on (Enexis)</w:t>
      </w:r>
    </w:p>
    <w:p w:rsidR="000E7FD9" w:rsidRDefault="006F2CE2" w:rsidP="000E7FD9">
      <w:pPr>
        <w:rPr>
          <w:lang w:val="fr-FR"/>
        </w:rPr>
      </w:pPr>
      <w:r w:rsidRPr="006F2CE2">
        <w:rPr>
          <w:lang w:val="fr-FR"/>
        </w:rPr>
        <w:t>Marcel Busser (BAM)</w:t>
      </w:r>
    </w:p>
    <w:p w:rsidR="00735463" w:rsidRPr="00DB2583" w:rsidRDefault="00AD512E" w:rsidP="000E7FD9">
      <w:pPr>
        <w:rPr>
          <w:lang w:val="en-GB"/>
        </w:rPr>
      </w:pPr>
      <w:r w:rsidRPr="00DB2583">
        <w:rPr>
          <w:lang w:val="en-GB"/>
        </w:rPr>
        <w:t>Felix Parmentier (BAM)</w:t>
      </w:r>
    </w:p>
    <w:p w:rsidR="008E0649" w:rsidRPr="00DB2583" w:rsidRDefault="00AD512E" w:rsidP="000E7FD9">
      <w:pPr>
        <w:rPr>
          <w:lang w:val="en-GB"/>
        </w:rPr>
      </w:pPr>
      <w:r w:rsidRPr="00DB2583">
        <w:rPr>
          <w:lang w:val="en-GB"/>
        </w:rPr>
        <w:t>Patrick Straver (BAM)</w:t>
      </w:r>
    </w:p>
    <w:p w:rsidR="00735463" w:rsidRPr="000C1C49" w:rsidRDefault="00971241" w:rsidP="000E7FD9">
      <w:r w:rsidRPr="00971241">
        <w:t>Martin Borgman (Kadaster)</w:t>
      </w:r>
    </w:p>
    <w:p w:rsidR="000E7FD9" w:rsidRDefault="000E7FD9" w:rsidP="000E7FD9">
      <w:r>
        <w:t>Ron Dijkstra (Gasunie)</w:t>
      </w:r>
    </w:p>
    <w:p w:rsidR="008E0649" w:rsidRDefault="008E0649" w:rsidP="000E7FD9">
      <w:r>
        <w:t>Nick Naus (Kadaster)</w:t>
      </w:r>
    </w:p>
    <w:p w:rsidR="000E7FD9" w:rsidRDefault="000E7FD9" w:rsidP="000E7FD9">
      <w:r>
        <w:t>Hendrik van de Berg (A</w:t>
      </w:r>
      <w:r w:rsidR="00E76D04">
        <w:t>l</w:t>
      </w:r>
      <w:r>
        <w:t>liander)</w:t>
      </w:r>
    </w:p>
    <w:p w:rsidR="000E7FD9" w:rsidRDefault="000E7FD9" w:rsidP="000E7FD9">
      <w:r>
        <w:t>Henny Nouwens (Ziggo)</w:t>
      </w:r>
    </w:p>
    <w:p w:rsidR="000E7FD9" w:rsidRDefault="000E7FD9" w:rsidP="000E7FD9">
      <w:r>
        <w:t>Hans Postema (Gasunie)</w:t>
      </w:r>
    </w:p>
    <w:p w:rsidR="000E7FD9" w:rsidRDefault="000E7FD9" w:rsidP="000E7FD9">
      <w:r>
        <w:t>Fuat Akdeniz (Kadaster)</w:t>
      </w:r>
    </w:p>
    <w:p w:rsidR="00CD35A6" w:rsidRDefault="00CD35A6" w:rsidP="000E7FD9">
      <w:r>
        <w:t>Herman van den Berg (Kadaster)</w:t>
      </w:r>
    </w:p>
    <w:p w:rsidR="00735463" w:rsidRPr="00DB2583" w:rsidRDefault="006A5E30" w:rsidP="000E7FD9">
      <w:r w:rsidRPr="00DB2583">
        <w:t>Bas Heite (B12)</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Eric Oosterom (Stichting Rioned)</w:t>
      </w:r>
    </w:p>
    <w:p w:rsidR="00CD35A6" w:rsidRDefault="00CD35A6" w:rsidP="000E7FD9">
      <w:r w:rsidRPr="00BA09AC">
        <w:t>Hendrik Kingma</w:t>
      </w:r>
      <w:r>
        <w:t xml:space="preserve"> (Riodesk)</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0F3B9E" w:rsidRDefault="00455BC2">
      <w:pPr>
        <w:pStyle w:val="Inhopg1"/>
        <w:rPr>
          <w:ins w:id="39" w:author="Paul Janssen" w:date="2016-11-17T14:26:00Z"/>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ins w:id="40" w:author="Paul Janssen" w:date="2016-11-17T14:26:00Z">
        <w:r w:rsidR="000F3B9E" w:rsidRPr="00A67A95">
          <w:rPr>
            <w:rStyle w:val="Hyperlink"/>
            <w:noProof/>
          </w:rPr>
          <w:fldChar w:fldCharType="begin"/>
        </w:r>
        <w:r w:rsidR="000F3B9E" w:rsidRPr="00A67A95">
          <w:rPr>
            <w:rStyle w:val="Hyperlink"/>
            <w:noProof/>
          </w:rPr>
          <w:instrText xml:space="preserve"> </w:instrText>
        </w:r>
        <w:r w:rsidR="000F3B9E">
          <w:rPr>
            <w:noProof/>
          </w:rPr>
          <w:instrText>HYPERLINK \l "_Toc467156118"</w:instrText>
        </w:r>
        <w:r w:rsidR="000F3B9E" w:rsidRPr="00A67A95">
          <w:rPr>
            <w:rStyle w:val="Hyperlink"/>
            <w:noProof/>
          </w:rPr>
          <w:instrText xml:space="preserve"> </w:instrText>
        </w:r>
        <w:r w:rsidR="000F3B9E" w:rsidRPr="00A67A95">
          <w:rPr>
            <w:rStyle w:val="Hyperlink"/>
            <w:noProof/>
          </w:rPr>
          <w:fldChar w:fldCharType="separate"/>
        </w:r>
        <w:r w:rsidR="000F3B9E" w:rsidRPr="00A67A95">
          <w:rPr>
            <w:rStyle w:val="Hyperlink"/>
            <w:noProof/>
          </w:rPr>
          <w:t>Inleiding en leeswijzer.</w:t>
        </w:r>
        <w:r w:rsidR="000F3B9E">
          <w:rPr>
            <w:noProof/>
            <w:webHidden/>
          </w:rPr>
          <w:tab/>
        </w:r>
        <w:r w:rsidR="000F3B9E">
          <w:rPr>
            <w:noProof/>
            <w:webHidden/>
          </w:rPr>
          <w:fldChar w:fldCharType="begin"/>
        </w:r>
        <w:r w:rsidR="000F3B9E">
          <w:rPr>
            <w:noProof/>
            <w:webHidden/>
          </w:rPr>
          <w:instrText xml:space="preserve"> PAGEREF _Toc467156118 \h </w:instrText>
        </w:r>
      </w:ins>
      <w:r w:rsidR="000F3B9E">
        <w:rPr>
          <w:noProof/>
          <w:webHidden/>
        </w:rPr>
      </w:r>
      <w:r w:rsidR="000F3B9E">
        <w:rPr>
          <w:noProof/>
          <w:webHidden/>
        </w:rPr>
        <w:fldChar w:fldCharType="separate"/>
      </w:r>
      <w:ins w:id="41" w:author="Paul Janssen" w:date="2016-11-17T14:26:00Z">
        <w:r w:rsidR="000F3B9E">
          <w:rPr>
            <w:noProof/>
            <w:webHidden/>
          </w:rPr>
          <w:t>8</w:t>
        </w:r>
        <w:r w:rsidR="000F3B9E">
          <w:rPr>
            <w:noProof/>
            <w:webHidden/>
          </w:rPr>
          <w:fldChar w:fldCharType="end"/>
        </w:r>
        <w:r w:rsidR="000F3B9E" w:rsidRPr="00A67A95">
          <w:rPr>
            <w:rStyle w:val="Hyperlink"/>
            <w:noProof/>
          </w:rPr>
          <w:fldChar w:fldCharType="end"/>
        </w:r>
      </w:ins>
    </w:p>
    <w:p w:rsidR="000F3B9E" w:rsidRDefault="000F3B9E">
      <w:pPr>
        <w:pStyle w:val="Inhopg1"/>
        <w:rPr>
          <w:ins w:id="42" w:author="Paul Janssen" w:date="2016-11-17T14:26:00Z"/>
          <w:rFonts w:asciiTheme="minorHAnsi" w:eastAsiaTheme="minorEastAsia" w:hAnsiTheme="minorHAnsi" w:cstheme="minorBidi"/>
          <w:noProof/>
          <w:sz w:val="22"/>
          <w:szCs w:val="22"/>
        </w:rPr>
      </w:pPr>
      <w:ins w:id="43"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"_Toc467156119"</w:instrText>
        </w:r>
        <w:r w:rsidRPr="00A67A95">
          <w:rPr>
            <w:rStyle w:val="Hyperlink"/>
            <w:noProof/>
          </w:rPr>
          <w:instrText xml:space="preserve"> </w:instrText>
        </w:r>
        <w:r w:rsidRPr="00A67A95">
          <w:rPr>
            <w:rStyle w:val="Hyperlink"/>
            <w:noProof/>
          </w:rPr>
          <w:fldChar w:fldCharType="separate"/>
        </w:r>
        <w:r w:rsidRPr="00A67A95">
          <w:rPr>
            <w:rStyle w:val="Hyperlink"/>
            <w:noProof/>
          </w:rPr>
          <w:t>Scope</w:t>
        </w:r>
        <w:r>
          <w:rPr>
            <w:noProof/>
            <w:webHidden/>
          </w:rPr>
          <w:tab/>
        </w:r>
        <w:r>
          <w:rPr>
            <w:noProof/>
            <w:webHidden/>
          </w:rPr>
          <w:fldChar w:fldCharType="begin"/>
        </w:r>
        <w:r>
          <w:rPr>
            <w:noProof/>
            <w:webHidden/>
          </w:rPr>
          <w:instrText xml:space="preserve"> PAGEREF _Toc467156119 \h </w:instrText>
        </w:r>
      </w:ins>
      <w:r>
        <w:rPr>
          <w:noProof/>
          <w:webHidden/>
        </w:rPr>
      </w:r>
      <w:r>
        <w:rPr>
          <w:noProof/>
          <w:webHidden/>
        </w:rPr>
        <w:fldChar w:fldCharType="separate"/>
      </w:r>
      <w:ins w:id="44" w:author="Paul Janssen" w:date="2016-11-17T14:26:00Z">
        <w:r>
          <w:rPr>
            <w:noProof/>
            <w:webHidden/>
          </w:rPr>
          <w:t>9</w:t>
        </w:r>
        <w:r>
          <w:rPr>
            <w:noProof/>
            <w:webHidden/>
          </w:rPr>
          <w:fldChar w:fldCharType="end"/>
        </w:r>
        <w:r w:rsidRPr="00A67A95">
          <w:rPr>
            <w:rStyle w:val="Hyperlink"/>
            <w:noProof/>
          </w:rPr>
          <w:fldChar w:fldCharType="end"/>
        </w:r>
      </w:ins>
    </w:p>
    <w:p w:rsidR="000F3B9E" w:rsidRDefault="000F3B9E">
      <w:pPr>
        <w:pStyle w:val="Inhopg2"/>
        <w:rPr>
          <w:ins w:id="45" w:author="Paul Janssen" w:date="2016-11-17T14:26:00Z"/>
          <w:rFonts w:asciiTheme="minorHAnsi" w:eastAsiaTheme="minorEastAsia" w:hAnsiTheme="minorHAnsi" w:cstheme="minorBidi"/>
          <w:sz w:val="22"/>
          <w:szCs w:val="22"/>
        </w:rPr>
      </w:pPr>
      <w:ins w:id="46" w:author="Paul Janssen" w:date="2016-11-17T14:26:00Z">
        <w:r w:rsidRPr="00A67A95">
          <w:rPr>
            <w:rStyle w:val="Hyperlink"/>
          </w:rPr>
          <w:fldChar w:fldCharType="begin"/>
        </w:r>
        <w:r w:rsidRPr="00A67A95">
          <w:rPr>
            <w:rStyle w:val="Hyperlink"/>
          </w:rPr>
          <w:instrText xml:space="preserve"> </w:instrText>
        </w:r>
        <w:r>
          <w:instrText>HYPERLINK \l "_Toc467156120"</w:instrText>
        </w:r>
        <w:r w:rsidRPr="00A67A95">
          <w:rPr>
            <w:rStyle w:val="Hyperlink"/>
          </w:rPr>
          <w:instrText xml:space="preserve"> </w:instrText>
        </w:r>
        <w:r w:rsidRPr="00A67A95">
          <w:rPr>
            <w:rStyle w:val="Hyperlink"/>
          </w:rPr>
          <w:fldChar w:fldCharType="separate"/>
        </w:r>
        <w:r w:rsidRPr="00A67A95">
          <w:rPr>
            <w:rStyle w:val="Hyperlink"/>
          </w:rPr>
          <w:t>2.1</w:t>
        </w:r>
        <w:r>
          <w:rPr>
            <w:rFonts w:asciiTheme="minorHAnsi" w:eastAsiaTheme="minorEastAsia" w:hAnsiTheme="minorHAnsi" w:cstheme="minorBidi"/>
            <w:sz w:val="22"/>
            <w:szCs w:val="22"/>
          </w:rPr>
          <w:tab/>
        </w:r>
        <w:r w:rsidRPr="00A67A95">
          <w:rPr>
            <w:rStyle w:val="Hyperlink"/>
          </w:rPr>
          <w:t>Scope.</w:t>
        </w:r>
        <w:r>
          <w:rPr>
            <w:webHidden/>
          </w:rPr>
          <w:tab/>
        </w:r>
        <w:r>
          <w:rPr>
            <w:webHidden/>
          </w:rPr>
          <w:fldChar w:fldCharType="begin"/>
        </w:r>
        <w:r>
          <w:rPr>
            <w:webHidden/>
          </w:rPr>
          <w:instrText xml:space="preserve"> PAGEREF _Toc467156120 \h </w:instrText>
        </w:r>
      </w:ins>
      <w:r>
        <w:rPr>
          <w:webHidden/>
        </w:rPr>
      </w:r>
      <w:r>
        <w:rPr>
          <w:webHidden/>
        </w:rPr>
        <w:fldChar w:fldCharType="separate"/>
      </w:r>
      <w:ins w:id="47" w:author="Paul Janssen" w:date="2016-11-17T14:26:00Z">
        <w:r>
          <w:rPr>
            <w:webHidden/>
          </w:rPr>
          <w:t>9</w:t>
        </w:r>
        <w:r>
          <w:rPr>
            <w:webHidden/>
          </w:rPr>
          <w:fldChar w:fldCharType="end"/>
        </w:r>
        <w:r w:rsidRPr="00A67A95">
          <w:rPr>
            <w:rStyle w:val="Hyperlink"/>
          </w:rPr>
          <w:fldChar w:fldCharType="end"/>
        </w:r>
      </w:ins>
    </w:p>
    <w:p w:rsidR="000F3B9E" w:rsidRDefault="000F3B9E">
      <w:pPr>
        <w:pStyle w:val="Inhopg1"/>
        <w:rPr>
          <w:ins w:id="48" w:author="Paul Janssen" w:date="2016-11-17T14:26:00Z"/>
          <w:rFonts w:asciiTheme="minorHAnsi" w:eastAsiaTheme="minorEastAsia" w:hAnsiTheme="minorHAnsi" w:cstheme="minorBidi"/>
          <w:noProof/>
          <w:sz w:val="22"/>
          <w:szCs w:val="22"/>
        </w:rPr>
      </w:pPr>
      <w:ins w:id="49"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"_Toc467156121"</w:instrText>
        </w:r>
        <w:r w:rsidRPr="00A67A95">
          <w:rPr>
            <w:rStyle w:val="Hyperlink"/>
            <w:noProof/>
          </w:rPr>
          <w:instrText xml:space="preserve"> </w:instrText>
        </w:r>
        <w:r w:rsidRPr="00A67A95">
          <w:rPr>
            <w:rStyle w:val="Hyperlink"/>
            <w:noProof/>
          </w:rPr>
          <w:fldChar w:fldCharType="separate"/>
        </w:r>
        <w:r w:rsidRPr="00A67A95">
          <w:rPr>
            <w:rStyle w:val="Hyperlink"/>
            <w:noProof/>
          </w:rPr>
          <w:t>Overzicht</w:t>
        </w:r>
        <w:r>
          <w:rPr>
            <w:noProof/>
            <w:webHidden/>
          </w:rPr>
          <w:tab/>
        </w:r>
        <w:r>
          <w:rPr>
            <w:noProof/>
            <w:webHidden/>
          </w:rPr>
          <w:fldChar w:fldCharType="begin"/>
        </w:r>
        <w:r>
          <w:rPr>
            <w:noProof/>
            <w:webHidden/>
          </w:rPr>
          <w:instrText xml:space="preserve"> PAGEREF _Toc467156121 \h </w:instrText>
        </w:r>
      </w:ins>
      <w:r>
        <w:rPr>
          <w:noProof/>
          <w:webHidden/>
        </w:rPr>
      </w:r>
      <w:r>
        <w:rPr>
          <w:noProof/>
          <w:webHidden/>
        </w:rPr>
        <w:fldChar w:fldCharType="separate"/>
      </w:r>
      <w:ins w:id="50" w:author="Paul Janssen" w:date="2016-11-17T14:26:00Z">
        <w:r>
          <w:rPr>
            <w:noProof/>
            <w:webHidden/>
          </w:rPr>
          <w:t>10</w:t>
        </w:r>
        <w:r>
          <w:rPr>
            <w:noProof/>
            <w:webHidden/>
          </w:rPr>
          <w:fldChar w:fldCharType="end"/>
        </w:r>
        <w:r w:rsidRPr="00A67A95">
          <w:rPr>
            <w:rStyle w:val="Hyperlink"/>
            <w:noProof/>
          </w:rPr>
          <w:fldChar w:fldCharType="end"/>
        </w:r>
      </w:ins>
    </w:p>
    <w:p w:rsidR="000F3B9E" w:rsidRDefault="000F3B9E">
      <w:pPr>
        <w:pStyle w:val="Inhopg2"/>
        <w:rPr>
          <w:ins w:id="51" w:author="Paul Janssen" w:date="2016-11-17T14:26:00Z"/>
          <w:rFonts w:asciiTheme="minorHAnsi" w:eastAsiaTheme="minorEastAsia" w:hAnsiTheme="minorHAnsi" w:cstheme="minorBidi"/>
          <w:sz w:val="22"/>
          <w:szCs w:val="22"/>
        </w:rPr>
      </w:pPr>
      <w:ins w:id="52" w:author="Paul Janssen" w:date="2016-11-17T14:26:00Z">
        <w:r w:rsidRPr="00A67A95">
          <w:rPr>
            <w:rStyle w:val="Hyperlink"/>
          </w:rPr>
          <w:fldChar w:fldCharType="begin"/>
        </w:r>
        <w:r w:rsidRPr="00A67A95">
          <w:rPr>
            <w:rStyle w:val="Hyperlink"/>
          </w:rPr>
          <w:instrText xml:space="preserve"> </w:instrText>
        </w:r>
        <w:r>
          <w:instrText>HYPERLINK \l "_Toc467156122"</w:instrText>
        </w:r>
        <w:r w:rsidRPr="00A67A95">
          <w:rPr>
            <w:rStyle w:val="Hyperlink"/>
          </w:rPr>
          <w:instrText xml:space="preserve"> </w:instrText>
        </w:r>
        <w:r w:rsidRPr="00A67A95">
          <w:rPr>
            <w:rStyle w:val="Hyperlink"/>
          </w:rPr>
          <w:fldChar w:fldCharType="separate"/>
        </w:r>
        <w:r w:rsidRPr="00A67A95">
          <w:rPr>
            <w:rStyle w:val="Hyperlink"/>
          </w:rPr>
          <w:t>3.1</w:t>
        </w:r>
        <w:r>
          <w:rPr>
            <w:rFonts w:asciiTheme="minorHAnsi" w:eastAsiaTheme="minorEastAsia" w:hAnsiTheme="minorHAnsi" w:cstheme="minorBidi"/>
            <w:sz w:val="22"/>
            <w:szCs w:val="22"/>
          </w:rPr>
          <w:tab/>
        </w:r>
        <w:r w:rsidRPr="00A67A95">
          <w:rPr>
            <w:rStyle w:val="Hyperlink"/>
          </w:rPr>
          <w:t>Naam en Acroniemen.</w:t>
        </w:r>
        <w:r>
          <w:rPr>
            <w:webHidden/>
          </w:rPr>
          <w:tab/>
        </w:r>
        <w:r>
          <w:rPr>
            <w:webHidden/>
          </w:rPr>
          <w:fldChar w:fldCharType="begin"/>
        </w:r>
        <w:r>
          <w:rPr>
            <w:webHidden/>
          </w:rPr>
          <w:instrText xml:space="preserve"> PAGEREF _Toc467156122 \h </w:instrText>
        </w:r>
      </w:ins>
      <w:r>
        <w:rPr>
          <w:webHidden/>
        </w:rPr>
      </w:r>
      <w:r>
        <w:rPr>
          <w:webHidden/>
        </w:rPr>
        <w:fldChar w:fldCharType="separate"/>
      </w:r>
      <w:ins w:id="53" w:author="Paul Janssen" w:date="2016-11-17T14:26:00Z">
        <w:r>
          <w:rPr>
            <w:webHidden/>
          </w:rPr>
          <w:t>10</w:t>
        </w:r>
        <w:r>
          <w:rPr>
            <w:webHidden/>
          </w:rPr>
          <w:fldChar w:fldCharType="end"/>
        </w:r>
        <w:r w:rsidRPr="00A67A95">
          <w:rPr>
            <w:rStyle w:val="Hyperlink"/>
          </w:rPr>
          <w:fldChar w:fldCharType="end"/>
        </w:r>
      </w:ins>
    </w:p>
    <w:p w:rsidR="000F3B9E" w:rsidRDefault="000F3B9E">
      <w:pPr>
        <w:pStyle w:val="Inhopg2"/>
        <w:rPr>
          <w:ins w:id="54" w:author="Paul Janssen" w:date="2016-11-17T14:26:00Z"/>
          <w:rFonts w:asciiTheme="minorHAnsi" w:eastAsiaTheme="minorEastAsia" w:hAnsiTheme="minorHAnsi" w:cstheme="minorBidi"/>
          <w:sz w:val="22"/>
          <w:szCs w:val="22"/>
        </w:rPr>
      </w:pPr>
      <w:ins w:id="55" w:author="Paul Janssen" w:date="2016-11-17T14:26:00Z">
        <w:r w:rsidRPr="00A67A95">
          <w:rPr>
            <w:rStyle w:val="Hyperlink"/>
          </w:rPr>
          <w:fldChar w:fldCharType="begin"/>
        </w:r>
        <w:r w:rsidRPr="00A67A95">
          <w:rPr>
            <w:rStyle w:val="Hyperlink"/>
          </w:rPr>
          <w:instrText xml:space="preserve"> </w:instrText>
        </w:r>
        <w:r>
          <w:instrText>HYPERLINK \l "_Toc467156123"</w:instrText>
        </w:r>
        <w:r w:rsidRPr="00A67A95">
          <w:rPr>
            <w:rStyle w:val="Hyperlink"/>
          </w:rPr>
          <w:instrText xml:space="preserve"> </w:instrText>
        </w:r>
        <w:r w:rsidRPr="00A67A95">
          <w:rPr>
            <w:rStyle w:val="Hyperlink"/>
          </w:rPr>
          <w:fldChar w:fldCharType="separate"/>
        </w:r>
        <w:r w:rsidRPr="00A67A95">
          <w:rPr>
            <w:rStyle w:val="Hyperlink"/>
          </w:rPr>
          <w:t>3.2</w:t>
        </w:r>
        <w:r>
          <w:rPr>
            <w:rFonts w:asciiTheme="minorHAnsi" w:eastAsiaTheme="minorEastAsia" w:hAnsiTheme="minorHAnsi" w:cstheme="minorBidi"/>
            <w:sz w:val="22"/>
            <w:szCs w:val="22"/>
          </w:rPr>
          <w:tab/>
        </w:r>
        <w:r w:rsidRPr="00A67A95">
          <w:rPr>
            <w:rStyle w:val="Hyperlink"/>
          </w:rPr>
          <w:t>Informele beschrijving.</w:t>
        </w:r>
        <w:r>
          <w:rPr>
            <w:webHidden/>
          </w:rPr>
          <w:tab/>
        </w:r>
        <w:r>
          <w:rPr>
            <w:webHidden/>
          </w:rPr>
          <w:fldChar w:fldCharType="begin"/>
        </w:r>
        <w:r>
          <w:rPr>
            <w:webHidden/>
          </w:rPr>
          <w:instrText xml:space="preserve"> PAGEREF _Toc467156123 \h </w:instrText>
        </w:r>
      </w:ins>
      <w:r>
        <w:rPr>
          <w:webHidden/>
        </w:rPr>
      </w:r>
      <w:r>
        <w:rPr>
          <w:webHidden/>
        </w:rPr>
        <w:fldChar w:fldCharType="separate"/>
      </w:r>
      <w:ins w:id="56" w:author="Paul Janssen" w:date="2016-11-17T14:26:00Z">
        <w:r>
          <w:rPr>
            <w:webHidden/>
          </w:rPr>
          <w:t>10</w:t>
        </w:r>
        <w:r>
          <w:rPr>
            <w:webHidden/>
          </w:rPr>
          <w:fldChar w:fldCharType="end"/>
        </w:r>
        <w:r w:rsidRPr="00A67A95">
          <w:rPr>
            <w:rStyle w:val="Hyperlink"/>
          </w:rPr>
          <w:fldChar w:fldCharType="end"/>
        </w:r>
      </w:ins>
    </w:p>
    <w:p w:rsidR="000F3B9E" w:rsidRDefault="000F3B9E">
      <w:pPr>
        <w:pStyle w:val="Inhopg3"/>
        <w:rPr>
          <w:ins w:id="57" w:author="Paul Janssen" w:date="2016-11-17T14:26:00Z"/>
          <w:rFonts w:asciiTheme="minorHAnsi" w:eastAsiaTheme="minorEastAsia" w:hAnsiTheme="minorHAnsi" w:cstheme="minorBidi"/>
          <w:noProof/>
          <w:sz w:val="22"/>
          <w:szCs w:val="22"/>
        </w:rPr>
      </w:pPr>
      <w:ins w:id="5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"_Toc467156124"</w:instrText>
        </w:r>
        <w:r w:rsidRPr="00A67A95">
          <w:rPr>
            <w:rStyle w:val="Hyperlink"/>
            <w:noProof/>
          </w:rPr>
          <w:instrText xml:space="preserve"> </w:instrText>
        </w:r>
        <w:r w:rsidRPr="00A67A95">
          <w:rPr>
            <w:rStyle w:val="Hyperlink"/>
            <w:noProof/>
          </w:rPr>
          <w:fldChar w:fldCharType="separate"/>
        </w:r>
        <w:r w:rsidRPr="00A67A95">
          <w:rPr>
            <w:rStyle w:val="Hyperlink"/>
            <w:noProof/>
          </w:rPr>
          <w:t>3.2.1</w:t>
        </w:r>
        <w:r>
          <w:rPr>
            <w:rFonts w:asciiTheme="minorHAnsi" w:eastAsiaTheme="minorEastAsia" w:hAnsiTheme="minorHAnsi" w:cstheme="minorBidi"/>
            <w:noProof/>
            <w:sz w:val="22"/>
            <w:szCs w:val="22"/>
          </w:rPr>
          <w:tab/>
        </w:r>
        <w:r w:rsidRPr="00A67A95">
          <w:rPr>
            <w:rStyle w:val="Hyperlink"/>
            <w:noProof/>
          </w:rPr>
          <w:t>Definitie.</w:t>
        </w:r>
        <w:r>
          <w:rPr>
            <w:noProof/>
            <w:webHidden/>
          </w:rPr>
          <w:tab/>
        </w:r>
        <w:r>
          <w:rPr>
            <w:noProof/>
            <w:webHidden/>
          </w:rPr>
          <w:fldChar w:fldCharType="begin"/>
        </w:r>
        <w:r>
          <w:rPr>
            <w:noProof/>
            <w:webHidden/>
          </w:rPr>
          <w:instrText xml:space="preserve"> PAGEREF _Toc467156124 \h </w:instrText>
        </w:r>
      </w:ins>
      <w:r>
        <w:rPr>
          <w:noProof/>
          <w:webHidden/>
        </w:rPr>
      </w:r>
      <w:r>
        <w:rPr>
          <w:noProof/>
          <w:webHidden/>
        </w:rPr>
        <w:fldChar w:fldCharType="separate"/>
      </w:r>
      <w:ins w:id="59" w:author="Paul Janssen" w:date="2016-11-17T14:26:00Z">
        <w:r>
          <w:rPr>
            <w:noProof/>
            <w:webHidden/>
          </w:rPr>
          <w:t>10</w:t>
        </w:r>
        <w:r>
          <w:rPr>
            <w:noProof/>
            <w:webHidden/>
          </w:rPr>
          <w:fldChar w:fldCharType="end"/>
        </w:r>
        <w:r w:rsidRPr="00A67A95">
          <w:rPr>
            <w:rStyle w:val="Hyperlink"/>
            <w:noProof/>
          </w:rPr>
          <w:fldChar w:fldCharType="end"/>
        </w:r>
      </w:ins>
    </w:p>
    <w:p w:rsidR="000F3B9E" w:rsidRDefault="000F3B9E">
      <w:pPr>
        <w:pStyle w:val="Inhopg3"/>
        <w:rPr>
          <w:ins w:id="60" w:author="Paul Janssen" w:date="2016-11-17T14:26:00Z"/>
          <w:rFonts w:asciiTheme="minorHAnsi" w:eastAsiaTheme="minorEastAsia" w:hAnsiTheme="minorHAnsi" w:cstheme="minorBidi"/>
          <w:noProof/>
          <w:sz w:val="22"/>
          <w:szCs w:val="22"/>
        </w:rPr>
      </w:pPr>
      <w:ins w:id="6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"_Toc467156125"</w:instrText>
        </w:r>
        <w:r w:rsidRPr="00A67A95">
          <w:rPr>
            <w:rStyle w:val="Hyperlink"/>
            <w:noProof/>
          </w:rPr>
          <w:instrText xml:space="preserve"> </w:instrText>
        </w:r>
        <w:r w:rsidRPr="00A67A95">
          <w:rPr>
            <w:rStyle w:val="Hyperlink"/>
            <w:noProof/>
          </w:rPr>
          <w:fldChar w:fldCharType="separate"/>
        </w:r>
        <w:r w:rsidRPr="00A67A95">
          <w:rPr>
            <w:rStyle w:val="Hyperlink"/>
            <w:noProof/>
          </w:rPr>
          <w:t>3.2.2</w:t>
        </w:r>
        <w:r>
          <w:rPr>
            <w:rFonts w:asciiTheme="minorHAnsi" w:eastAsiaTheme="minorEastAsia" w:hAnsiTheme="minorHAnsi" w:cstheme="minorBidi"/>
            <w:noProof/>
            <w:sz w:val="22"/>
            <w:szCs w:val="22"/>
          </w:rPr>
          <w:tab/>
        </w:r>
        <w:r w:rsidRPr="00A67A95">
          <w:rPr>
            <w:rStyle w:val="Hyperlink"/>
            <w:noProof/>
          </w:rPr>
          <w:t>Beschrijving.</w:t>
        </w:r>
        <w:r>
          <w:rPr>
            <w:noProof/>
            <w:webHidden/>
          </w:rPr>
          <w:tab/>
        </w:r>
        <w:r>
          <w:rPr>
            <w:noProof/>
            <w:webHidden/>
          </w:rPr>
          <w:fldChar w:fldCharType="begin"/>
        </w:r>
        <w:r>
          <w:rPr>
            <w:noProof/>
            <w:webHidden/>
          </w:rPr>
          <w:instrText xml:space="preserve"> PAGEREF _Toc467156125 \h </w:instrText>
        </w:r>
      </w:ins>
      <w:r>
        <w:rPr>
          <w:noProof/>
          <w:webHidden/>
        </w:rPr>
      </w:r>
      <w:r>
        <w:rPr>
          <w:noProof/>
          <w:webHidden/>
        </w:rPr>
        <w:fldChar w:fldCharType="separate"/>
      </w:r>
      <w:ins w:id="62" w:author="Paul Janssen" w:date="2016-11-17T14:26:00Z">
        <w:r>
          <w:rPr>
            <w:noProof/>
            <w:webHidden/>
          </w:rPr>
          <w:t>10</w:t>
        </w:r>
        <w:r>
          <w:rPr>
            <w:noProof/>
            <w:webHidden/>
          </w:rPr>
          <w:fldChar w:fldCharType="end"/>
        </w:r>
        <w:r w:rsidRPr="00A67A95">
          <w:rPr>
            <w:rStyle w:val="Hyperlink"/>
            <w:noProof/>
          </w:rPr>
          <w:fldChar w:fldCharType="end"/>
        </w:r>
      </w:ins>
    </w:p>
    <w:p w:rsidR="000F3B9E" w:rsidRDefault="000F3B9E">
      <w:pPr>
        <w:pStyle w:val="Inhopg2"/>
        <w:rPr>
          <w:ins w:id="63" w:author="Paul Janssen" w:date="2016-11-17T14:26:00Z"/>
          <w:rFonts w:asciiTheme="minorHAnsi" w:eastAsiaTheme="minorEastAsia" w:hAnsiTheme="minorHAnsi" w:cstheme="minorBidi"/>
          <w:sz w:val="22"/>
          <w:szCs w:val="22"/>
        </w:rPr>
      </w:pPr>
      <w:ins w:id="64" w:author="Paul Janssen" w:date="2016-11-17T14:26:00Z">
        <w:r w:rsidRPr="00A67A95">
          <w:rPr>
            <w:rStyle w:val="Hyperlink"/>
          </w:rPr>
          <w:fldChar w:fldCharType="begin"/>
        </w:r>
        <w:r w:rsidRPr="00A67A95">
          <w:rPr>
            <w:rStyle w:val="Hyperlink"/>
          </w:rPr>
          <w:instrText xml:space="preserve"> </w:instrText>
        </w:r>
        <w:r>
          <w:instrText>HYPERLINK \l "_Toc467156126"</w:instrText>
        </w:r>
        <w:r w:rsidRPr="00A67A95">
          <w:rPr>
            <w:rStyle w:val="Hyperlink"/>
          </w:rPr>
          <w:instrText xml:space="preserve"> </w:instrText>
        </w:r>
        <w:r w:rsidRPr="00A67A95">
          <w:rPr>
            <w:rStyle w:val="Hyperlink"/>
          </w:rPr>
          <w:fldChar w:fldCharType="separate"/>
        </w:r>
        <w:r w:rsidRPr="00A67A95">
          <w:rPr>
            <w:rStyle w:val="Hyperlink"/>
          </w:rPr>
          <w:t>3.3</w:t>
        </w:r>
        <w:r>
          <w:rPr>
            <w:rFonts w:asciiTheme="minorHAnsi" w:eastAsiaTheme="minorEastAsia" w:hAnsiTheme="minorHAnsi" w:cstheme="minorBidi"/>
            <w:sz w:val="22"/>
            <w:szCs w:val="22"/>
          </w:rPr>
          <w:tab/>
        </w:r>
        <w:r w:rsidRPr="00A67A95">
          <w:rPr>
            <w:rStyle w:val="Hyperlink"/>
          </w:rPr>
          <w:t>Normatieve referenties.</w:t>
        </w:r>
        <w:r>
          <w:rPr>
            <w:webHidden/>
          </w:rPr>
          <w:tab/>
        </w:r>
        <w:r>
          <w:rPr>
            <w:webHidden/>
          </w:rPr>
          <w:fldChar w:fldCharType="begin"/>
        </w:r>
        <w:r>
          <w:rPr>
            <w:webHidden/>
          </w:rPr>
          <w:instrText xml:space="preserve"> PAGEREF _Toc467156126 \h </w:instrText>
        </w:r>
      </w:ins>
      <w:r>
        <w:rPr>
          <w:webHidden/>
        </w:rPr>
      </w:r>
      <w:r>
        <w:rPr>
          <w:webHidden/>
        </w:rPr>
        <w:fldChar w:fldCharType="separate"/>
      </w:r>
      <w:ins w:id="65" w:author="Paul Janssen" w:date="2016-11-17T14:26:00Z">
        <w:r>
          <w:rPr>
            <w:webHidden/>
          </w:rPr>
          <w:t>12</w:t>
        </w:r>
        <w:r>
          <w:rPr>
            <w:webHidden/>
          </w:rPr>
          <w:fldChar w:fldCharType="end"/>
        </w:r>
        <w:r w:rsidRPr="00A67A95">
          <w:rPr>
            <w:rStyle w:val="Hyperlink"/>
          </w:rPr>
          <w:fldChar w:fldCharType="end"/>
        </w:r>
      </w:ins>
    </w:p>
    <w:p w:rsidR="000F3B9E" w:rsidRDefault="000F3B9E">
      <w:pPr>
        <w:pStyle w:val="Inhopg2"/>
        <w:rPr>
          <w:ins w:id="66" w:author="Paul Janssen" w:date="2016-11-17T14:26:00Z"/>
          <w:rFonts w:asciiTheme="minorHAnsi" w:eastAsiaTheme="minorEastAsia" w:hAnsiTheme="minorHAnsi" w:cstheme="minorBidi"/>
          <w:sz w:val="22"/>
          <w:szCs w:val="22"/>
        </w:rPr>
      </w:pPr>
      <w:ins w:id="67" w:author="Paul Janssen" w:date="2016-11-17T14:26:00Z">
        <w:r w:rsidRPr="00A67A95">
          <w:rPr>
            <w:rStyle w:val="Hyperlink"/>
          </w:rPr>
          <w:fldChar w:fldCharType="begin"/>
        </w:r>
        <w:r w:rsidRPr="00A67A95">
          <w:rPr>
            <w:rStyle w:val="Hyperlink"/>
          </w:rPr>
          <w:instrText xml:space="preserve"> </w:instrText>
        </w:r>
        <w:r>
          <w:instrText>HYPERLINK \l "_Toc467156127"</w:instrText>
        </w:r>
        <w:r w:rsidRPr="00A67A95">
          <w:rPr>
            <w:rStyle w:val="Hyperlink"/>
          </w:rPr>
          <w:instrText xml:space="preserve"> </w:instrText>
        </w:r>
        <w:r w:rsidRPr="00A67A95">
          <w:rPr>
            <w:rStyle w:val="Hyperlink"/>
          </w:rPr>
          <w:fldChar w:fldCharType="separate"/>
        </w:r>
        <w:r w:rsidRPr="00A67A95">
          <w:rPr>
            <w:rStyle w:val="Hyperlink"/>
          </w:rPr>
          <w:t>3.4</w:t>
        </w:r>
        <w:r>
          <w:rPr>
            <w:rFonts w:asciiTheme="minorHAnsi" w:eastAsiaTheme="minorEastAsia" w:hAnsiTheme="minorHAnsi" w:cstheme="minorBidi"/>
            <w:sz w:val="22"/>
            <w:szCs w:val="22"/>
          </w:rPr>
          <w:tab/>
        </w:r>
        <w:r w:rsidRPr="00A67A95">
          <w:rPr>
            <w:rStyle w:val="Hyperlink"/>
          </w:rPr>
          <w:t>Totstandkoming.</w:t>
        </w:r>
        <w:r>
          <w:rPr>
            <w:webHidden/>
          </w:rPr>
          <w:tab/>
        </w:r>
        <w:r>
          <w:rPr>
            <w:webHidden/>
          </w:rPr>
          <w:fldChar w:fldCharType="begin"/>
        </w:r>
        <w:r>
          <w:rPr>
            <w:webHidden/>
          </w:rPr>
          <w:instrText xml:space="preserve"> PAGEREF _Toc467156127 \h </w:instrText>
        </w:r>
      </w:ins>
      <w:r>
        <w:rPr>
          <w:webHidden/>
        </w:rPr>
      </w:r>
      <w:r>
        <w:rPr>
          <w:webHidden/>
        </w:rPr>
        <w:fldChar w:fldCharType="separate"/>
      </w:r>
      <w:ins w:id="68" w:author="Paul Janssen" w:date="2016-11-17T14:26:00Z">
        <w:r>
          <w:rPr>
            <w:webHidden/>
          </w:rPr>
          <w:t>13</w:t>
        </w:r>
        <w:r>
          <w:rPr>
            <w:webHidden/>
          </w:rPr>
          <w:fldChar w:fldCharType="end"/>
        </w:r>
        <w:r w:rsidRPr="00A67A95">
          <w:rPr>
            <w:rStyle w:val="Hyperlink"/>
          </w:rPr>
          <w:fldChar w:fldCharType="end"/>
        </w:r>
      </w:ins>
    </w:p>
    <w:p w:rsidR="000F3B9E" w:rsidRDefault="000F3B9E">
      <w:pPr>
        <w:pStyle w:val="Inhopg2"/>
        <w:rPr>
          <w:ins w:id="69" w:author="Paul Janssen" w:date="2016-11-17T14:26:00Z"/>
          <w:rFonts w:asciiTheme="minorHAnsi" w:eastAsiaTheme="minorEastAsia" w:hAnsiTheme="minorHAnsi" w:cstheme="minorBidi"/>
          <w:sz w:val="22"/>
          <w:szCs w:val="22"/>
        </w:rPr>
      </w:pPr>
      <w:ins w:id="70" w:author="Paul Janssen" w:date="2016-11-17T14:26:00Z">
        <w:r w:rsidRPr="00A67A95">
          <w:rPr>
            <w:rStyle w:val="Hyperlink"/>
          </w:rPr>
          <w:fldChar w:fldCharType="begin"/>
        </w:r>
        <w:r w:rsidRPr="00A67A95">
          <w:rPr>
            <w:rStyle w:val="Hyperlink"/>
          </w:rPr>
          <w:instrText xml:space="preserve"> </w:instrText>
        </w:r>
        <w:r>
          <w:instrText>HYPERLINK \l "_Toc467156128"</w:instrText>
        </w:r>
        <w:r w:rsidRPr="00A67A95">
          <w:rPr>
            <w:rStyle w:val="Hyperlink"/>
          </w:rPr>
          <w:instrText xml:space="preserve"> </w:instrText>
        </w:r>
        <w:r w:rsidRPr="00A67A95">
          <w:rPr>
            <w:rStyle w:val="Hyperlink"/>
          </w:rPr>
          <w:fldChar w:fldCharType="separate"/>
        </w:r>
        <w:r w:rsidRPr="00A67A95">
          <w:rPr>
            <w:rStyle w:val="Hyperlink"/>
          </w:rPr>
          <w:t>3.5</w:t>
        </w:r>
        <w:r>
          <w:rPr>
            <w:rFonts w:asciiTheme="minorHAnsi" w:eastAsiaTheme="minorEastAsia" w:hAnsiTheme="minorHAnsi" w:cstheme="minorBidi"/>
            <w:sz w:val="22"/>
            <w:szCs w:val="22"/>
          </w:rPr>
          <w:tab/>
        </w:r>
        <w:r w:rsidRPr="00A67A95">
          <w:rPr>
            <w:rStyle w:val="Hyperlink"/>
          </w:rPr>
          <w:t>Termen en definities.</w:t>
        </w:r>
        <w:r>
          <w:rPr>
            <w:webHidden/>
          </w:rPr>
          <w:tab/>
        </w:r>
        <w:r>
          <w:rPr>
            <w:webHidden/>
          </w:rPr>
          <w:fldChar w:fldCharType="begin"/>
        </w:r>
        <w:r>
          <w:rPr>
            <w:webHidden/>
          </w:rPr>
          <w:instrText xml:space="preserve"> PAGEREF _Toc467156128 \h </w:instrText>
        </w:r>
      </w:ins>
      <w:r>
        <w:rPr>
          <w:webHidden/>
        </w:rPr>
      </w:r>
      <w:r>
        <w:rPr>
          <w:webHidden/>
        </w:rPr>
        <w:fldChar w:fldCharType="separate"/>
      </w:r>
      <w:ins w:id="71" w:author="Paul Janssen" w:date="2016-11-17T14:26:00Z">
        <w:r>
          <w:rPr>
            <w:webHidden/>
          </w:rPr>
          <w:t>13</w:t>
        </w:r>
        <w:r>
          <w:rPr>
            <w:webHidden/>
          </w:rPr>
          <w:fldChar w:fldCharType="end"/>
        </w:r>
        <w:r w:rsidRPr="00A67A95">
          <w:rPr>
            <w:rStyle w:val="Hyperlink"/>
          </w:rPr>
          <w:fldChar w:fldCharType="end"/>
        </w:r>
      </w:ins>
    </w:p>
    <w:p w:rsidR="000F3B9E" w:rsidRDefault="000F3B9E">
      <w:pPr>
        <w:pStyle w:val="Inhopg2"/>
        <w:rPr>
          <w:ins w:id="72" w:author="Paul Janssen" w:date="2016-11-17T14:26:00Z"/>
          <w:rFonts w:asciiTheme="minorHAnsi" w:eastAsiaTheme="minorEastAsia" w:hAnsiTheme="minorHAnsi" w:cstheme="minorBidi"/>
          <w:sz w:val="22"/>
          <w:szCs w:val="22"/>
        </w:rPr>
      </w:pPr>
      <w:ins w:id="73" w:author="Paul Janssen" w:date="2016-11-17T14:26:00Z">
        <w:r w:rsidRPr="00A67A95">
          <w:rPr>
            <w:rStyle w:val="Hyperlink"/>
          </w:rPr>
          <w:fldChar w:fldCharType="begin"/>
        </w:r>
        <w:r w:rsidRPr="00A67A95">
          <w:rPr>
            <w:rStyle w:val="Hyperlink"/>
          </w:rPr>
          <w:instrText xml:space="preserve"> </w:instrText>
        </w:r>
        <w:r>
          <w:instrText>HYPERLINK \l "_Toc467156129"</w:instrText>
        </w:r>
        <w:r w:rsidRPr="00A67A95">
          <w:rPr>
            <w:rStyle w:val="Hyperlink"/>
          </w:rPr>
          <w:instrText xml:space="preserve"> </w:instrText>
        </w:r>
        <w:r w:rsidRPr="00A67A95">
          <w:rPr>
            <w:rStyle w:val="Hyperlink"/>
          </w:rPr>
          <w:fldChar w:fldCharType="separate"/>
        </w:r>
        <w:r w:rsidRPr="00A67A95">
          <w:rPr>
            <w:rStyle w:val="Hyperlink"/>
          </w:rPr>
          <w:t>3.6</w:t>
        </w:r>
        <w:r>
          <w:rPr>
            <w:rFonts w:asciiTheme="minorHAnsi" w:eastAsiaTheme="minorEastAsia" w:hAnsiTheme="minorHAnsi" w:cstheme="minorBidi"/>
            <w:sz w:val="22"/>
            <w:szCs w:val="22"/>
          </w:rPr>
          <w:tab/>
        </w:r>
        <w:r w:rsidRPr="00A67A95">
          <w:rPr>
            <w:rStyle w:val="Hyperlink"/>
          </w:rPr>
          <w:t>Symbolen en afkortingen.</w:t>
        </w:r>
        <w:r>
          <w:rPr>
            <w:webHidden/>
          </w:rPr>
          <w:tab/>
        </w:r>
        <w:r>
          <w:rPr>
            <w:webHidden/>
          </w:rPr>
          <w:fldChar w:fldCharType="begin"/>
        </w:r>
        <w:r>
          <w:rPr>
            <w:webHidden/>
          </w:rPr>
          <w:instrText xml:space="preserve"> PAGEREF _Toc467156129 \h </w:instrText>
        </w:r>
      </w:ins>
      <w:r>
        <w:rPr>
          <w:webHidden/>
        </w:rPr>
      </w:r>
      <w:r>
        <w:rPr>
          <w:webHidden/>
        </w:rPr>
        <w:fldChar w:fldCharType="separate"/>
      </w:r>
      <w:ins w:id="74" w:author="Paul Janssen" w:date="2016-11-17T14:26:00Z">
        <w:r>
          <w:rPr>
            <w:webHidden/>
          </w:rPr>
          <w:t>16</w:t>
        </w:r>
        <w:r>
          <w:rPr>
            <w:webHidden/>
          </w:rPr>
          <w:fldChar w:fldCharType="end"/>
        </w:r>
        <w:r w:rsidRPr="00A67A95">
          <w:rPr>
            <w:rStyle w:val="Hyperlink"/>
          </w:rPr>
          <w:fldChar w:fldCharType="end"/>
        </w:r>
      </w:ins>
    </w:p>
    <w:p w:rsidR="000F3B9E" w:rsidRDefault="000F3B9E">
      <w:pPr>
        <w:pStyle w:val="Inhopg1"/>
        <w:rPr>
          <w:ins w:id="75" w:author="Paul Janssen" w:date="2016-11-17T14:26:00Z"/>
          <w:rFonts w:asciiTheme="minorHAnsi" w:eastAsiaTheme="minorEastAsia" w:hAnsiTheme="minorHAnsi" w:cstheme="minorBidi"/>
          <w:noProof/>
          <w:sz w:val="22"/>
          <w:szCs w:val="22"/>
        </w:rPr>
      </w:pPr>
      <w:ins w:id="76"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"_Toc467156130"</w:instrText>
        </w:r>
        <w:r w:rsidRPr="00A67A95">
          <w:rPr>
            <w:rStyle w:val="Hyperlink"/>
            <w:noProof/>
          </w:rPr>
          <w:instrText xml:space="preserve"> </w:instrText>
        </w:r>
        <w:r w:rsidRPr="00A67A95">
          <w:rPr>
            <w:rStyle w:val="Hyperlink"/>
            <w:noProof/>
          </w:rPr>
          <w:fldChar w:fldCharType="separate"/>
        </w:r>
        <w:r w:rsidRPr="00A67A95">
          <w:rPr>
            <w:rStyle w:val="Hyperlink"/>
            <w:noProof/>
          </w:rPr>
          <w:t>Identificatie document</w:t>
        </w:r>
        <w:r>
          <w:rPr>
            <w:noProof/>
            <w:webHidden/>
          </w:rPr>
          <w:tab/>
        </w:r>
        <w:r>
          <w:rPr>
            <w:noProof/>
            <w:webHidden/>
          </w:rPr>
          <w:fldChar w:fldCharType="begin"/>
        </w:r>
        <w:r>
          <w:rPr>
            <w:noProof/>
            <w:webHidden/>
          </w:rPr>
          <w:instrText xml:space="preserve"> PAGEREF _Toc467156130 \h </w:instrText>
        </w:r>
      </w:ins>
      <w:r>
        <w:rPr>
          <w:noProof/>
          <w:webHidden/>
        </w:rPr>
      </w:r>
      <w:r>
        <w:rPr>
          <w:noProof/>
          <w:webHidden/>
        </w:rPr>
        <w:fldChar w:fldCharType="separate"/>
      </w:r>
      <w:ins w:id="77" w:author="Paul Janssen" w:date="2016-11-17T14:26:00Z">
        <w:r>
          <w:rPr>
            <w:noProof/>
            <w:webHidden/>
          </w:rPr>
          <w:t>18</w:t>
        </w:r>
        <w:r>
          <w:rPr>
            <w:noProof/>
            <w:webHidden/>
          </w:rPr>
          <w:fldChar w:fldCharType="end"/>
        </w:r>
        <w:r w:rsidRPr="00A67A95">
          <w:rPr>
            <w:rStyle w:val="Hyperlink"/>
            <w:noProof/>
          </w:rPr>
          <w:fldChar w:fldCharType="end"/>
        </w:r>
      </w:ins>
    </w:p>
    <w:p w:rsidR="000F3B9E" w:rsidRDefault="000F3B9E">
      <w:pPr>
        <w:pStyle w:val="Inhopg1"/>
        <w:rPr>
          <w:ins w:id="78" w:author="Paul Janssen" w:date="2016-11-17T14:26:00Z"/>
          <w:rFonts w:asciiTheme="minorHAnsi" w:eastAsiaTheme="minorEastAsia" w:hAnsiTheme="minorHAnsi" w:cstheme="minorBidi"/>
          <w:noProof/>
          <w:sz w:val="22"/>
          <w:szCs w:val="22"/>
        </w:rPr>
      </w:pPr>
      <w:ins w:id="79"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"_Toc467156131"</w:instrText>
        </w:r>
        <w:r w:rsidRPr="00A67A95">
          <w:rPr>
            <w:rStyle w:val="Hyperlink"/>
            <w:noProof/>
          </w:rPr>
          <w:instrText xml:space="preserve"> </w:instrText>
        </w:r>
        <w:r w:rsidRPr="00A67A95">
          <w:rPr>
            <w:rStyle w:val="Hyperlink"/>
            <w:noProof/>
          </w:rPr>
          <w:fldChar w:fldCharType="separate"/>
        </w:r>
        <w:r w:rsidRPr="00A67A95">
          <w:rPr>
            <w:rStyle w:val="Hyperlink"/>
            <w:noProof/>
          </w:rPr>
          <w:t>Data content en structuur</w:t>
        </w:r>
        <w:r>
          <w:rPr>
            <w:noProof/>
            <w:webHidden/>
          </w:rPr>
          <w:tab/>
        </w:r>
        <w:r>
          <w:rPr>
            <w:noProof/>
            <w:webHidden/>
          </w:rPr>
          <w:fldChar w:fldCharType="begin"/>
        </w:r>
        <w:r>
          <w:rPr>
            <w:noProof/>
            <w:webHidden/>
          </w:rPr>
          <w:instrText xml:space="preserve"> PAGEREF _Toc467156131 \h </w:instrText>
        </w:r>
      </w:ins>
      <w:r>
        <w:rPr>
          <w:noProof/>
          <w:webHidden/>
        </w:rPr>
      </w:r>
      <w:r>
        <w:rPr>
          <w:noProof/>
          <w:webHidden/>
        </w:rPr>
        <w:fldChar w:fldCharType="separate"/>
      </w:r>
      <w:ins w:id="80" w:author="Paul Janssen" w:date="2016-11-17T14:26:00Z">
        <w:r>
          <w:rPr>
            <w:noProof/>
            <w:webHidden/>
          </w:rPr>
          <w:t>19</w:t>
        </w:r>
        <w:r>
          <w:rPr>
            <w:noProof/>
            <w:webHidden/>
          </w:rPr>
          <w:fldChar w:fldCharType="end"/>
        </w:r>
        <w:r w:rsidRPr="00A67A95">
          <w:rPr>
            <w:rStyle w:val="Hyperlink"/>
            <w:noProof/>
          </w:rPr>
          <w:fldChar w:fldCharType="end"/>
        </w:r>
      </w:ins>
    </w:p>
    <w:p w:rsidR="000F3B9E" w:rsidRDefault="000F3B9E">
      <w:pPr>
        <w:pStyle w:val="Inhopg2"/>
        <w:rPr>
          <w:ins w:id="81" w:author="Paul Janssen" w:date="2016-11-17T14:26:00Z"/>
          <w:rFonts w:asciiTheme="minorHAnsi" w:eastAsiaTheme="minorEastAsia" w:hAnsiTheme="minorHAnsi" w:cstheme="minorBidi"/>
          <w:sz w:val="22"/>
          <w:szCs w:val="22"/>
        </w:rPr>
      </w:pPr>
      <w:ins w:id="82" w:author="Paul Janssen" w:date="2016-11-17T14:26:00Z">
        <w:r w:rsidRPr="00A67A95">
          <w:rPr>
            <w:rStyle w:val="Hyperlink"/>
          </w:rPr>
          <w:fldChar w:fldCharType="begin"/>
        </w:r>
        <w:r w:rsidRPr="00A67A95">
          <w:rPr>
            <w:rStyle w:val="Hyperlink"/>
          </w:rPr>
          <w:instrText xml:space="preserve"> </w:instrText>
        </w:r>
        <w:r>
          <w:instrText>HYPERLINK \l "_Toc467156132"</w:instrText>
        </w:r>
        <w:r w:rsidRPr="00A67A95">
          <w:rPr>
            <w:rStyle w:val="Hyperlink"/>
          </w:rPr>
          <w:instrText xml:space="preserve"> </w:instrText>
        </w:r>
        <w:r w:rsidRPr="00A67A95">
          <w:rPr>
            <w:rStyle w:val="Hyperlink"/>
          </w:rPr>
          <w:fldChar w:fldCharType="separate"/>
        </w:r>
        <w:r w:rsidRPr="00A67A95">
          <w:rPr>
            <w:rStyle w:val="Hyperlink"/>
          </w:rPr>
          <w:t>5.1</w:t>
        </w:r>
        <w:r>
          <w:rPr>
            <w:rFonts w:asciiTheme="minorHAnsi" w:eastAsiaTheme="minorEastAsia" w:hAnsiTheme="minorHAnsi" w:cstheme="minorBidi"/>
            <w:sz w:val="22"/>
            <w:szCs w:val="22"/>
          </w:rPr>
          <w:tab/>
        </w:r>
        <w:r w:rsidRPr="00A67A95">
          <w:rPr>
            <w:rStyle w:val="Hyperlink"/>
          </w:rPr>
          <w:t>Inleiding.</w:t>
        </w:r>
        <w:r>
          <w:rPr>
            <w:webHidden/>
          </w:rPr>
          <w:tab/>
        </w:r>
        <w:r>
          <w:rPr>
            <w:webHidden/>
          </w:rPr>
          <w:fldChar w:fldCharType="begin"/>
        </w:r>
        <w:r>
          <w:rPr>
            <w:webHidden/>
          </w:rPr>
          <w:instrText xml:space="preserve"> PAGEREF _Toc467156132 \h </w:instrText>
        </w:r>
      </w:ins>
      <w:r>
        <w:rPr>
          <w:webHidden/>
        </w:rPr>
      </w:r>
      <w:r>
        <w:rPr>
          <w:webHidden/>
        </w:rPr>
        <w:fldChar w:fldCharType="separate"/>
      </w:r>
      <w:ins w:id="83" w:author="Paul Janssen" w:date="2016-11-17T14:26:00Z">
        <w:r>
          <w:rPr>
            <w:webHidden/>
          </w:rPr>
          <w:t>19</w:t>
        </w:r>
        <w:r>
          <w:rPr>
            <w:webHidden/>
          </w:rPr>
          <w:fldChar w:fldCharType="end"/>
        </w:r>
        <w:r w:rsidRPr="00A67A95">
          <w:rPr>
            <w:rStyle w:val="Hyperlink"/>
          </w:rPr>
          <w:fldChar w:fldCharType="end"/>
        </w:r>
      </w:ins>
    </w:p>
    <w:p w:rsidR="000F3B9E" w:rsidRDefault="000F3B9E">
      <w:pPr>
        <w:pStyle w:val="Inhopg2"/>
        <w:rPr>
          <w:ins w:id="84" w:author="Paul Janssen" w:date="2016-11-17T14:26:00Z"/>
          <w:rFonts w:asciiTheme="minorHAnsi" w:eastAsiaTheme="minorEastAsia" w:hAnsiTheme="minorHAnsi" w:cstheme="minorBidi"/>
          <w:sz w:val="22"/>
          <w:szCs w:val="22"/>
        </w:rPr>
      </w:pPr>
      <w:ins w:id="85" w:author="Paul Janssen" w:date="2016-11-17T14:26:00Z">
        <w:r w:rsidRPr="00A67A95">
          <w:rPr>
            <w:rStyle w:val="Hyperlink"/>
          </w:rPr>
          <w:fldChar w:fldCharType="begin"/>
        </w:r>
        <w:r w:rsidRPr="00A67A95">
          <w:rPr>
            <w:rStyle w:val="Hyperlink"/>
          </w:rPr>
          <w:instrText xml:space="preserve"> </w:instrText>
        </w:r>
        <w:r>
          <w:instrText>HYPERLINK \l "_Toc467156133"</w:instrText>
        </w:r>
        <w:r w:rsidRPr="00A67A95">
          <w:rPr>
            <w:rStyle w:val="Hyperlink"/>
          </w:rPr>
          <w:instrText xml:space="preserve"> </w:instrText>
        </w:r>
        <w:r w:rsidRPr="00A67A95">
          <w:rPr>
            <w:rStyle w:val="Hyperlink"/>
          </w:rPr>
          <w:fldChar w:fldCharType="separate"/>
        </w:r>
        <w:r w:rsidRPr="00A67A95">
          <w:rPr>
            <w:rStyle w:val="Hyperlink"/>
          </w:rPr>
          <w:t>5.2</w:t>
        </w:r>
        <w:r>
          <w:rPr>
            <w:rFonts w:asciiTheme="minorHAnsi" w:eastAsiaTheme="minorEastAsia" w:hAnsiTheme="minorHAnsi" w:cstheme="minorBidi"/>
            <w:sz w:val="22"/>
            <w:szCs w:val="22"/>
          </w:rPr>
          <w:tab/>
        </w:r>
        <w:r w:rsidRPr="00A67A95">
          <w:rPr>
            <w:rStyle w:val="Hyperlink"/>
          </w:rPr>
          <w:t>UML diagrammen.</w:t>
        </w:r>
        <w:r>
          <w:rPr>
            <w:webHidden/>
          </w:rPr>
          <w:tab/>
        </w:r>
        <w:r>
          <w:rPr>
            <w:webHidden/>
          </w:rPr>
          <w:fldChar w:fldCharType="begin"/>
        </w:r>
        <w:r>
          <w:rPr>
            <w:webHidden/>
          </w:rPr>
          <w:instrText xml:space="preserve"> PAGEREF _Toc467156133 \h </w:instrText>
        </w:r>
      </w:ins>
      <w:r>
        <w:rPr>
          <w:webHidden/>
        </w:rPr>
      </w:r>
      <w:r>
        <w:rPr>
          <w:webHidden/>
        </w:rPr>
        <w:fldChar w:fldCharType="separate"/>
      </w:r>
      <w:ins w:id="86" w:author="Paul Janssen" w:date="2016-11-17T14:26:00Z">
        <w:r>
          <w:rPr>
            <w:webHidden/>
          </w:rPr>
          <w:t>19</w:t>
        </w:r>
        <w:r>
          <w:rPr>
            <w:webHidden/>
          </w:rPr>
          <w:fldChar w:fldCharType="end"/>
        </w:r>
        <w:r w:rsidRPr="00A67A95">
          <w:rPr>
            <w:rStyle w:val="Hyperlink"/>
          </w:rPr>
          <w:fldChar w:fldCharType="end"/>
        </w:r>
      </w:ins>
    </w:p>
    <w:p w:rsidR="000F3B9E" w:rsidRDefault="000F3B9E">
      <w:pPr>
        <w:pStyle w:val="Inhopg3"/>
        <w:rPr>
          <w:ins w:id="87" w:author="Paul Janssen" w:date="2016-11-17T14:26:00Z"/>
          <w:rFonts w:asciiTheme="minorHAnsi" w:eastAsiaTheme="minorEastAsia" w:hAnsiTheme="minorHAnsi" w:cstheme="minorBidi"/>
          <w:noProof/>
          <w:sz w:val="22"/>
          <w:szCs w:val="22"/>
        </w:rPr>
      </w:pPr>
      <w:ins w:id="8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"_Toc467156134"</w:instrText>
        </w:r>
        <w:r w:rsidRPr="00A67A95">
          <w:rPr>
            <w:rStyle w:val="Hyperlink"/>
            <w:noProof/>
          </w:rPr>
          <w:instrText xml:space="preserve"> </w:instrText>
        </w:r>
        <w:r w:rsidRPr="00A67A95">
          <w:rPr>
            <w:rStyle w:val="Hyperlink"/>
            <w:noProof/>
          </w:rPr>
          <w:fldChar w:fldCharType="separate"/>
        </w:r>
        <w:r w:rsidRPr="00A67A95">
          <w:rPr>
            <w:rStyle w:val="Hyperlink"/>
            <w:noProof/>
          </w:rPr>
          <w:t>5.2.1</w:t>
        </w:r>
        <w:r>
          <w:rPr>
            <w:rFonts w:asciiTheme="minorHAnsi" w:eastAsiaTheme="minorEastAsia" w:hAnsiTheme="minorHAnsi" w:cstheme="minorBidi"/>
            <w:noProof/>
            <w:sz w:val="22"/>
            <w:szCs w:val="22"/>
          </w:rPr>
          <w:tab/>
        </w:r>
        <w:r w:rsidRPr="00A67A95">
          <w:rPr>
            <w:rStyle w:val="Hyperlink"/>
            <w:noProof/>
          </w:rPr>
          <w:t>Beschrijving algemeen principe: IMKL2015 als extensie op INSPIRE.</w:t>
        </w:r>
        <w:r>
          <w:rPr>
            <w:noProof/>
            <w:webHidden/>
          </w:rPr>
          <w:tab/>
        </w:r>
        <w:r>
          <w:rPr>
            <w:noProof/>
            <w:webHidden/>
          </w:rPr>
          <w:fldChar w:fldCharType="begin"/>
        </w:r>
        <w:r>
          <w:rPr>
            <w:noProof/>
            <w:webHidden/>
          </w:rPr>
          <w:instrText xml:space="preserve"> PAGEREF _Toc467156134 \h </w:instrText>
        </w:r>
      </w:ins>
      <w:r>
        <w:rPr>
          <w:noProof/>
          <w:webHidden/>
        </w:rPr>
      </w:r>
      <w:r>
        <w:rPr>
          <w:noProof/>
          <w:webHidden/>
        </w:rPr>
        <w:fldChar w:fldCharType="separate"/>
      </w:r>
      <w:ins w:id="89" w:author="Paul Janssen" w:date="2016-11-17T14:26:00Z">
        <w:r>
          <w:rPr>
            <w:noProof/>
            <w:webHidden/>
          </w:rPr>
          <w:t>19</w:t>
        </w:r>
        <w:r>
          <w:rPr>
            <w:noProof/>
            <w:webHidden/>
          </w:rPr>
          <w:fldChar w:fldCharType="end"/>
        </w:r>
        <w:r w:rsidRPr="00A67A95">
          <w:rPr>
            <w:rStyle w:val="Hyperlink"/>
            <w:noProof/>
          </w:rPr>
          <w:fldChar w:fldCharType="end"/>
        </w:r>
      </w:ins>
    </w:p>
    <w:p w:rsidR="000F3B9E" w:rsidRDefault="000F3B9E">
      <w:pPr>
        <w:pStyle w:val="Inhopg3"/>
        <w:rPr>
          <w:ins w:id="90" w:author="Paul Janssen" w:date="2016-11-17T14:26:00Z"/>
          <w:rFonts w:asciiTheme="minorHAnsi" w:eastAsiaTheme="minorEastAsia" w:hAnsiTheme="minorHAnsi" w:cstheme="minorBidi"/>
          <w:noProof/>
          <w:sz w:val="22"/>
          <w:szCs w:val="22"/>
        </w:rPr>
      </w:pPr>
      <w:ins w:id="9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"_Toc467156135"</w:instrText>
        </w:r>
        <w:r w:rsidRPr="00A67A95">
          <w:rPr>
            <w:rStyle w:val="Hyperlink"/>
            <w:noProof/>
          </w:rPr>
          <w:instrText xml:space="preserve"> </w:instrText>
        </w:r>
        <w:r w:rsidRPr="00A67A95">
          <w:rPr>
            <w:rStyle w:val="Hyperlink"/>
            <w:noProof/>
          </w:rPr>
          <w:fldChar w:fldCharType="separate"/>
        </w:r>
        <w:r w:rsidRPr="00A67A95">
          <w:rPr>
            <w:rStyle w:val="Hyperlink"/>
            <w:noProof/>
          </w:rPr>
          <w:t>5.2.2</w:t>
        </w:r>
        <w:r>
          <w:rPr>
            <w:rFonts w:asciiTheme="minorHAnsi" w:eastAsiaTheme="minorEastAsia" w:hAnsiTheme="minorHAnsi" w:cstheme="minorBidi"/>
            <w:noProof/>
            <w:sz w:val="22"/>
            <w:szCs w:val="22"/>
          </w:rPr>
          <w:tab/>
        </w:r>
        <w:r w:rsidRPr="00A67A95">
          <w:rPr>
            <w:rStyle w:val="Hyperlink"/>
            <w:noProof/>
          </w:rPr>
          <w:t>UML - WION overzicht.</w:t>
        </w:r>
        <w:r>
          <w:rPr>
            <w:noProof/>
            <w:webHidden/>
          </w:rPr>
          <w:tab/>
        </w:r>
        <w:r>
          <w:rPr>
            <w:noProof/>
            <w:webHidden/>
          </w:rPr>
          <w:fldChar w:fldCharType="begin"/>
        </w:r>
        <w:r>
          <w:rPr>
            <w:noProof/>
            <w:webHidden/>
          </w:rPr>
          <w:instrText xml:space="preserve"> PAGEREF _Toc467156135 \h </w:instrText>
        </w:r>
      </w:ins>
      <w:r>
        <w:rPr>
          <w:noProof/>
          <w:webHidden/>
        </w:rPr>
      </w:r>
      <w:r>
        <w:rPr>
          <w:noProof/>
          <w:webHidden/>
        </w:rPr>
        <w:fldChar w:fldCharType="separate"/>
      </w:r>
      <w:ins w:id="92" w:author="Paul Janssen" w:date="2016-11-17T14:26:00Z">
        <w:r>
          <w:rPr>
            <w:noProof/>
            <w:webHidden/>
          </w:rPr>
          <w:t>20</w:t>
        </w:r>
        <w:r>
          <w:rPr>
            <w:noProof/>
            <w:webHidden/>
          </w:rPr>
          <w:fldChar w:fldCharType="end"/>
        </w:r>
        <w:r w:rsidRPr="00A67A95">
          <w:rPr>
            <w:rStyle w:val="Hyperlink"/>
            <w:noProof/>
          </w:rPr>
          <w:fldChar w:fldCharType="end"/>
        </w:r>
      </w:ins>
    </w:p>
    <w:p w:rsidR="000F3B9E" w:rsidRDefault="000F3B9E">
      <w:pPr>
        <w:pStyle w:val="Inhopg3"/>
        <w:rPr>
          <w:ins w:id="93" w:author="Paul Janssen" w:date="2016-11-17T14:26:00Z"/>
          <w:rFonts w:asciiTheme="minorHAnsi" w:eastAsiaTheme="minorEastAsia" w:hAnsiTheme="minorHAnsi" w:cstheme="minorBidi"/>
          <w:noProof/>
          <w:sz w:val="22"/>
          <w:szCs w:val="22"/>
        </w:rPr>
      </w:pPr>
      <w:ins w:id="94"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"_Toc467156136"</w:instrText>
        </w:r>
        <w:r w:rsidRPr="00A67A95">
          <w:rPr>
            <w:rStyle w:val="Hyperlink"/>
            <w:noProof/>
          </w:rPr>
          <w:instrText xml:space="preserve"> </w:instrText>
        </w:r>
        <w:r w:rsidRPr="00A67A95">
          <w:rPr>
            <w:rStyle w:val="Hyperlink"/>
            <w:noProof/>
          </w:rPr>
          <w:fldChar w:fldCharType="separate"/>
        </w:r>
        <w:r w:rsidRPr="00A67A95">
          <w:rPr>
            <w:rStyle w:val="Hyperlink"/>
            <w:noProof/>
          </w:rPr>
          <w:t>5.2.3</w:t>
        </w:r>
        <w:r>
          <w:rPr>
            <w:rFonts w:asciiTheme="minorHAnsi" w:eastAsiaTheme="minorEastAsia" w:hAnsiTheme="minorHAnsi" w:cstheme="minorBidi"/>
            <w:noProof/>
            <w:sz w:val="22"/>
            <w:szCs w:val="22"/>
          </w:rPr>
          <w:tab/>
        </w:r>
        <w:r w:rsidRPr="00A67A95">
          <w:rPr>
            <w:rStyle w:val="Hyperlink"/>
            <w:noProof/>
          </w:rPr>
          <w:t>Associaties in het model.</w:t>
        </w:r>
        <w:r>
          <w:rPr>
            <w:noProof/>
            <w:webHidden/>
          </w:rPr>
          <w:tab/>
        </w:r>
        <w:r>
          <w:rPr>
            <w:noProof/>
            <w:webHidden/>
          </w:rPr>
          <w:fldChar w:fldCharType="begin"/>
        </w:r>
        <w:r>
          <w:rPr>
            <w:noProof/>
            <w:webHidden/>
          </w:rPr>
          <w:instrText xml:space="preserve"> PAGEREF _Toc467156136 \h </w:instrText>
        </w:r>
      </w:ins>
      <w:r>
        <w:rPr>
          <w:noProof/>
          <w:webHidden/>
        </w:rPr>
      </w:r>
      <w:r>
        <w:rPr>
          <w:noProof/>
          <w:webHidden/>
        </w:rPr>
        <w:fldChar w:fldCharType="separate"/>
      </w:r>
      <w:ins w:id="95" w:author="Paul Janssen" w:date="2016-11-17T14:26:00Z">
        <w:r>
          <w:rPr>
            <w:noProof/>
            <w:webHidden/>
          </w:rPr>
          <w:t>23</w:t>
        </w:r>
        <w:r>
          <w:rPr>
            <w:noProof/>
            <w:webHidden/>
          </w:rPr>
          <w:fldChar w:fldCharType="end"/>
        </w:r>
        <w:r w:rsidRPr="00A67A95">
          <w:rPr>
            <w:rStyle w:val="Hyperlink"/>
            <w:noProof/>
          </w:rPr>
          <w:fldChar w:fldCharType="end"/>
        </w:r>
      </w:ins>
    </w:p>
    <w:p w:rsidR="000F3B9E" w:rsidRDefault="000F3B9E">
      <w:pPr>
        <w:pStyle w:val="Inhopg3"/>
        <w:rPr>
          <w:ins w:id="96" w:author="Paul Janssen" w:date="2016-11-17T14:26:00Z"/>
          <w:rFonts w:asciiTheme="minorHAnsi" w:eastAsiaTheme="minorEastAsia" w:hAnsiTheme="minorHAnsi" w:cstheme="minorBidi"/>
          <w:noProof/>
          <w:sz w:val="22"/>
          <w:szCs w:val="22"/>
        </w:rPr>
      </w:pPr>
      <w:ins w:id="97"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"_Toc467156137"</w:instrText>
        </w:r>
        <w:r w:rsidRPr="00A67A95">
          <w:rPr>
            <w:rStyle w:val="Hyperlink"/>
            <w:noProof/>
          </w:rPr>
          <w:instrText xml:space="preserve"> </w:instrText>
        </w:r>
        <w:r w:rsidRPr="00A67A95">
          <w:rPr>
            <w:rStyle w:val="Hyperlink"/>
            <w:noProof/>
          </w:rPr>
          <w:fldChar w:fldCharType="separate"/>
        </w:r>
        <w:r w:rsidRPr="00A67A95">
          <w:rPr>
            <w:rStyle w:val="Hyperlink"/>
            <w:noProof/>
          </w:rPr>
          <w:t>5.2.4</w:t>
        </w:r>
        <w:r>
          <w:rPr>
            <w:rFonts w:asciiTheme="minorHAnsi" w:eastAsiaTheme="minorEastAsia" w:hAnsiTheme="minorHAnsi" w:cstheme="minorBidi"/>
            <w:noProof/>
            <w:sz w:val="22"/>
            <w:szCs w:val="22"/>
          </w:rPr>
          <w:tab/>
        </w:r>
        <w:r w:rsidRPr="00A67A95">
          <w:rPr>
            <w:rStyle w:val="Hyperlink"/>
            <w:noProof/>
          </w:rPr>
          <w:t>Numerieke waarden.</w:t>
        </w:r>
        <w:r>
          <w:rPr>
            <w:noProof/>
            <w:webHidden/>
          </w:rPr>
          <w:tab/>
        </w:r>
        <w:r>
          <w:rPr>
            <w:noProof/>
            <w:webHidden/>
          </w:rPr>
          <w:fldChar w:fldCharType="begin"/>
        </w:r>
        <w:r>
          <w:rPr>
            <w:noProof/>
            <w:webHidden/>
          </w:rPr>
          <w:instrText xml:space="preserve"> PAGEREF _Toc467156137 \h </w:instrText>
        </w:r>
      </w:ins>
      <w:r>
        <w:rPr>
          <w:noProof/>
          <w:webHidden/>
        </w:rPr>
      </w:r>
      <w:r>
        <w:rPr>
          <w:noProof/>
          <w:webHidden/>
        </w:rPr>
        <w:fldChar w:fldCharType="separate"/>
      </w:r>
      <w:ins w:id="98" w:author="Paul Janssen" w:date="2016-11-17T14:26:00Z">
        <w:r>
          <w:rPr>
            <w:noProof/>
            <w:webHidden/>
          </w:rPr>
          <w:t>23</w:t>
        </w:r>
        <w:r>
          <w:rPr>
            <w:noProof/>
            <w:webHidden/>
          </w:rPr>
          <w:fldChar w:fldCharType="end"/>
        </w:r>
        <w:r w:rsidRPr="00A67A95">
          <w:rPr>
            <w:rStyle w:val="Hyperlink"/>
            <w:noProof/>
          </w:rPr>
          <w:fldChar w:fldCharType="end"/>
        </w:r>
      </w:ins>
    </w:p>
    <w:p w:rsidR="000F3B9E" w:rsidRDefault="000F3B9E">
      <w:pPr>
        <w:pStyle w:val="Inhopg3"/>
        <w:rPr>
          <w:ins w:id="99" w:author="Paul Janssen" w:date="2016-11-17T14:26:00Z"/>
          <w:rFonts w:asciiTheme="minorHAnsi" w:eastAsiaTheme="minorEastAsia" w:hAnsiTheme="minorHAnsi" w:cstheme="minorBidi"/>
          <w:noProof/>
          <w:sz w:val="22"/>
          <w:szCs w:val="22"/>
        </w:rPr>
      </w:pPr>
      <w:ins w:id="100"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"_Toc467156138"</w:instrText>
        </w:r>
        <w:r w:rsidRPr="00A67A95">
          <w:rPr>
            <w:rStyle w:val="Hyperlink"/>
            <w:noProof/>
          </w:rPr>
          <w:instrText xml:space="preserve"> </w:instrText>
        </w:r>
        <w:r w:rsidRPr="00A67A95">
          <w:rPr>
            <w:rStyle w:val="Hyperlink"/>
            <w:noProof/>
          </w:rPr>
          <w:fldChar w:fldCharType="separate"/>
        </w:r>
        <w:r w:rsidRPr="00A67A95">
          <w:rPr>
            <w:rStyle w:val="Hyperlink"/>
            <w:noProof/>
          </w:rPr>
          <w:t>5.2.5</w:t>
        </w:r>
        <w:r>
          <w:rPr>
            <w:rFonts w:asciiTheme="minorHAnsi" w:eastAsiaTheme="minorEastAsia" w:hAnsiTheme="minorHAnsi" w:cstheme="minorBidi"/>
            <w:noProof/>
            <w:sz w:val="22"/>
            <w:szCs w:val="22"/>
          </w:rPr>
          <w:tab/>
        </w:r>
        <w:r w:rsidRPr="00A67A95">
          <w:rPr>
            <w:rStyle w:val="Hyperlink"/>
            <w:noProof/>
          </w:rPr>
          <w:t>Waardelijsten zijn extern.</w:t>
        </w:r>
        <w:r>
          <w:rPr>
            <w:noProof/>
            <w:webHidden/>
          </w:rPr>
          <w:tab/>
        </w:r>
        <w:r>
          <w:rPr>
            <w:noProof/>
            <w:webHidden/>
          </w:rPr>
          <w:fldChar w:fldCharType="begin"/>
        </w:r>
        <w:r>
          <w:rPr>
            <w:noProof/>
            <w:webHidden/>
          </w:rPr>
          <w:instrText xml:space="preserve"> PAGEREF _Toc467156138 \h </w:instrText>
        </w:r>
      </w:ins>
      <w:r>
        <w:rPr>
          <w:noProof/>
          <w:webHidden/>
        </w:rPr>
      </w:r>
      <w:r>
        <w:rPr>
          <w:noProof/>
          <w:webHidden/>
        </w:rPr>
        <w:fldChar w:fldCharType="separate"/>
      </w:r>
      <w:ins w:id="101" w:author="Paul Janssen" w:date="2016-11-17T14:26:00Z">
        <w:r>
          <w:rPr>
            <w:noProof/>
            <w:webHidden/>
          </w:rPr>
          <w:t>23</w:t>
        </w:r>
        <w:r>
          <w:rPr>
            <w:noProof/>
            <w:webHidden/>
          </w:rPr>
          <w:fldChar w:fldCharType="end"/>
        </w:r>
        <w:r w:rsidRPr="00A67A95">
          <w:rPr>
            <w:rStyle w:val="Hyperlink"/>
            <w:noProof/>
          </w:rPr>
          <w:fldChar w:fldCharType="end"/>
        </w:r>
      </w:ins>
    </w:p>
    <w:p w:rsidR="000F3B9E" w:rsidRDefault="000F3B9E">
      <w:pPr>
        <w:pStyle w:val="Inhopg3"/>
        <w:rPr>
          <w:ins w:id="102" w:author="Paul Janssen" w:date="2016-11-17T14:26:00Z"/>
          <w:rFonts w:asciiTheme="minorHAnsi" w:eastAsiaTheme="minorEastAsia" w:hAnsiTheme="minorHAnsi" w:cstheme="minorBidi"/>
          <w:noProof/>
          <w:sz w:val="22"/>
          <w:szCs w:val="22"/>
        </w:rPr>
      </w:pPr>
      <w:ins w:id="103"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"_Toc467156139"</w:instrText>
        </w:r>
        <w:r w:rsidRPr="00A67A95">
          <w:rPr>
            <w:rStyle w:val="Hyperlink"/>
            <w:noProof/>
          </w:rPr>
          <w:instrText xml:space="preserve"> </w:instrText>
        </w:r>
        <w:r w:rsidRPr="00A67A95">
          <w:rPr>
            <w:rStyle w:val="Hyperlink"/>
            <w:noProof/>
          </w:rPr>
          <w:fldChar w:fldCharType="separate"/>
        </w:r>
        <w:r w:rsidRPr="00A67A95">
          <w:rPr>
            <w:rStyle w:val="Hyperlink"/>
            <w:noProof/>
          </w:rPr>
          <w:t>5.2.6</w:t>
        </w:r>
        <w:r>
          <w:rPr>
            <w:rFonts w:asciiTheme="minorHAnsi" w:eastAsiaTheme="minorEastAsia" w:hAnsiTheme="minorHAnsi" w:cstheme="minorBidi"/>
            <w:noProof/>
            <w:sz w:val="22"/>
            <w:szCs w:val="22"/>
          </w:rPr>
          <w:tab/>
        </w:r>
        <w:r w:rsidRPr="00A67A95">
          <w:rPr>
            <w:rStyle w:val="Hyperlink"/>
            <w:noProof/>
          </w:rPr>
          <w:t>Basisattributen voor identificatie en labels.</w:t>
        </w:r>
        <w:r>
          <w:rPr>
            <w:noProof/>
            <w:webHidden/>
          </w:rPr>
          <w:tab/>
        </w:r>
        <w:r>
          <w:rPr>
            <w:noProof/>
            <w:webHidden/>
          </w:rPr>
          <w:fldChar w:fldCharType="begin"/>
        </w:r>
        <w:r>
          <w:rPr>
            <w:noProof/>
            <w:webHidden/>
          </w:rPr>
          <w:instrText xml:space="preserve"> PAGEREF _Toc467156139 \h </w:instrText>
        </w:r>
      </w:ins>
      <w:r>
        <w:rPr>
          <w:noProof/>
          <w:webHidden/>
        </w:rPr>
      </w:r>
      <w:r>
        <w:rPr>
          <w:noProof/>
          <w:webHidden/>
        </w:rPr>
        <w:fldChar w:fldCharType="separate"/>
      </w:r>
      <w:ins w:id="104" w:author="Paul Janssen" w:date="2016-11-17T14:26:00Z">
        <w:r>
          <w:rPr>
            <w:noProof/>
            <w:webHidden/>
          </w:rPr>
          <w:t>24</w:t>
        </w:r>
        <w:r>
          <w:rPr>
            <w:noProof/>
            <w:webHidden/>
          </w:rPr>
          <w:fldChar w:fldCharType="end"/>
        </w:r>
        <w:r w:rsidRPr="00A67A95">
          <w:rPr>
            <w:rStyle w:val="Hyperlink"/>
            <w:noProof/>
          </w:rPr>
          <w:fldChar w:fldCharType="end"/>
        </w:r>
      </w:ins>
    </w:p>
    <w:p w:rsidR="000F3B9E" w:rsidRDefault="000F3B9E">
      <w:pPr>
        <w:pStyle w:val="Inhopg3"/>
        <w:rPr>
          <w:ins w:id="105" w:author="Paul Janssen" w:date="2016-11-17T14:26:00Z"/>
          <w:rFonts w:asciiTheme="minorHAnsi" w:eastAsiaTheme="minorEastAsia" w:hAnsiTheme="minorHAnsi" w:cstheme="minorBidi"/>
          <w:noProof/>
          <w:sz w:val="22"/>
          <w:szCs w:val="22"/>
        </w:rPr>
      </w:pPr>
      <w:ins w:id="106"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"_Toc467156140"</w:instrText>
        </w:r>
        <w:r w:rsidRPr="00A67A95">
          <w:rPr>
            <w:rStyle w:val="Hyperlink"/>
            <w:noProof/>
          </w:rPr>
          <w:instrText xml:space="preserve"> </w:instrText>
        </w:r>
        <w:r w:rsidRPr="00A67A95">
          <w:rPr>
            <w:rStyle w:val="Hyperlink"/>
            <w:noProof/>
          </w:rPr>
          <w:fldChar w:fldCharType="separate"/>
        </w:r>
        <w:r w:rsidRPr="00A67A95">
          <w:rPr>
            <w:rStyle w:val="Hyperlink"/>
            <w:noProof/>
          </w:rPr>
          <w:t>5.2.7</w:t>
        </w:r>
        <w:r>
          <w:rPr>
            <w:rFonts w:asciiTheme="minorHAnsi" w:eastAsiaTheme="minorEastAsia" w:hAnsiTheme="minorHAnsi" w:cstheme="minorBidi"/>
            <w:noProof/>
            <w:sz w:val="22"/>
            <w:szCs w:val="22"/>
          </w:rPr>
          <w:tab/>
        </w:r>
        <w:r w:rsidRPr="00A67A95">
          <w:rPr>
            <w:rStyle w:val="Hyperlink"/>
            <w:noProof/>
          </w:rPr>
          <w:t>IMKL2015 semantische kern.</w:t>
        </w:r>
        <w:r>
          <w:rPr>
            <w:noProof/>
            <w:webHidden/>
          </w:rPr>
          <w:tab/>
        </w:r>
        <w:r>
          <w:rPr>
            <w:noProof/>
            <w:webHidden/>
          </w:rPr>
          <w:fldChar w:fldCharType="begin"/>
        </w:r>
        <w:r>
          <w:rPr>
            <w:noProof/>
            <w:webHidden/>
          </w:rPr>
          <w:instrText xml:space="preserve"> PAGEREF _Toc467156140 \h </w:instrText>
        </w:r>
      </w:ins>
      <w:r>
        <w:rPr>
          <w:noProof/>
          <w:webHidden/>
        </w:rPr>
      </w:r>
      <w:r>
        <w:rPr>
          <w:noProof/>
          <w:webHidden/>
        </w:rPr>
        <w:fldChar w:fldCharType="separate"/>
      </w:r>
      <w:ins w:id="107" w:author="Paul Janssen" w:date="2016-11-17T14:26:00Z">
        <w:r>
          <w:rPr>
            <w:noProof/>
            <w:webHidden/>
          </w:rPr>
          <w:t>26</w:t>
        </w:r>
        <w:r>
          <w:rPr>
            <w:noProof/>
            <w:webHidden/>
          </w:rPr>
          <w:fldChar w:fldCharType="end"/>
        </w:r>
        <w:r w:rsidRPr="00A67A95">
          <w:rPr>
            <w:rStyle w:val="Hyperlink"/>
            <w:noProof/>
          </w:rPr>
          <w:fldChar w:fldCharType="end"/>
        </w:r>
      </w:ins>
    </w:p>
    <w:p w:rsidR="000F3B9E" w:rsidRDefault="000F3B9E">
      <w:pPr>
        <w:pStyle w:val="Inhopg3"/>
        <w:rPr>
          <w:ins w:id="108" w:author="Paul Janssen" w:date="2016-11-17T14:26:00Z"/>
          <w:rFonts w:asciiTheme="minorHAnsi" w:eastAsiaTheme="minorEastAsia" w:hAnsiTheme="minorHAnsi" w:cstheme="minorBidi"/>
          <w:noProof/>
          <w:sz w:val="22"/>
          <w:szCs w:val="22"/>
        </w:rPr>
      </w:pPr>
      <w:ins w:id="109"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"_Toc467156141"</w:instrText>
        </w:r>
        <w:r w:rsidRPr="00A67A95">
          <w:rPr>
            <w:rStyle w:val="Hyperlink"/>
            <w:noProof/>
          </w:rPr>
          <w:instrText xml:space="preserve"> </w:instrText>
        </w:r>
        <w:r w:rsidRPr="00A67A95">
          <w:rPr>
            <w:rStyle w:val="Hyperlink"/>
            <w:noProof/>
          </w:rPr>
          <w:fldChar w:fldCharType="separate"/>
        </w:r>
        <w:r w:rsidRPr="00A67A95">
          <w:rPr>
            <w:rStyle w:val="Hyperlink"/>
            <w:noProof/>
          </w:rPr>
          <w:t>5.2.8</w:t>
        </w:r>
        <w:r>
          <w:rPr>
            <w:rFonts w:asciiTheme="minorHAnsi" w:eastAsiaTheme="minorEastAsia" w:hAnsiTheme="minorHAnsi" w:cstheme="minorBidi"/>
            <w:noProof/>
            <w:sz w:val="22"/>
            <w:szCs w:val="22"/>
          </w:rPr>
          <w:tab/>
        </w:r>
        <w:r w:rsidRPr="00A67A95">
          <w:rPr>
            <w:rStyle w:val="Hyperlink"/>
            <w:noProof/>
          </w:rPr>
          <w:t>Diepte.</w:t>
        </w:r>
        <w:r>
          <w:rPr>
            <w:noProof/>
            <w:webHidden/>
          </w:rPr>
          <w:tab/>
        </w:r>
        <w:r>
          <w:rPr>
            <w:noProof/>
            <w:webHidden/>
          </w:rPr>
          <w:fldChar w:fldCharType="begin"/>
        </w:r>
        <w:r>
          <w:rPr>
            <w:noProof/>
            <w:webHidden/>
          </w:rPr>
          <w:instrText xml:space="preserve"> PAGEREF _Toc467156141 \h </w:instrText>
        </w:r>
      </w:ins>
      <w:r>
        <w:rPr>
          <w:noProof/>
          <w:webHidden/>
        </w:rPr>
      </w:r>
      <w:r>
        <w:rPr>
          <w:noProof/>
          <w:webHidden/>
        </w:rPr>
        <w:fldChar w:fldCharType="separate"/>
      </w:r>
      <w:ins w:id="110" w:author="Paul Janssen" w:date="2016-11-17T14:26:00Z">
        <w:r>
          <w:rPr>
            <w:noProof/>
            <w:webHidden/>
          </w:rPr>
          <w:t>34</w:t>
        </w:r>
        <w:r>
          <w:rPr>
            <w:noProof/>
            <w:webHidden/>
          </w:rPr>
          <w:fldChar w:fldCharType="end"/>
        </w:r>
        <w:r w:rsidRPr="00A67A95">
          <w:rPr>
            <w:rStyle w:val="Hyperlink"/>
            <w:noProof/>
          </w:rPr>
          <w:fldChar w:fldCharType="end"/>
        </w:r>
      </w:ins>
    </w:p>
    <w:p w:rsidR="000F3B9E" w:rsidRDefault="000F3B9E">
      <w:pPr>
        <w:pStyle w:val="Inhopg3"/>
        <w:rPr>
          <w:ins w:id="111" w:author="Paul Janssen" w:date="2016-11-17T14:26:00Z"/>
          <w:rFonts w:asciiTheme="minorHAnsi" w:eastAsiaTheme="minorEastAsia" w:hAnsiTheme="minorHAnsi" w:cstheme="minorBidi"/>
          <w:noProof/>
          <w:sz w:val="22"/>
          <w:szCs w:val="22"/>
        </w:rPr>
      </w:pPr>
      <w:ins w:id="112"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"_Toc467156142"</w:instrText>
        </w:r>
        <w:r w:rsidRPr="00A67A95">
          <w:rPr>
            <w:rStyle w:val="Hyperlink"/>
            <w:noProof/>
          </w:rPr>
          <w:instrText xml:space="preserve"> </w:instrText>
        </w:r>
        <w:r w:rsidRPr="00A67A95">
          <w:rPr>
            <w:rStyle w:val="Hyperlink"/>
            <w:noProof/>
          </w:rPr>
          <w:fldChar w:fldCharType="separate"/>
        </w:r>
        <w:r w:rsidRPr="00A67A95">
          <w:rPr>
            <w:rStyle w:val="Hyperlink"/>
            <w:noProof/>
          </w:rPr>
          <w:t>5.2.9</w:t>
        </w:r>
        <w:r>
          <w:rPr>
            <w:rFonts w:asciiTheme="minorHAnsi" w:eastAsiaTheme="minorEastAsia" w:hAnsiTheme="minorHAnsi" w:cstheme="minorBidi"/>
            <w:noProof/>
            <w:sz w:val="22"/>
            <w:szCs w:val="22"/>
          </w:rPr>
          <w:tab/>
        </w:r>
        <w:r w:rsidRPr="00A67A95">
          <w:rPr>
            <w:rStyle w:val="Hyperlink"/>
            <w:noProof/>
          </w:rPr>
          <w:t>Utiliteitsnet.</w:t>
        </w:r>
        <w:r>
          <w:rPr>
            <w:noProof/>
            <w:webHidden/>
          </w:rPr>
          <w:tab/>
        </w:r>
        <w:r>
          <w:rPr>
            <w:noProof/>
            <w:webHidden/>
          </w:rPr>
          <w:fldChar w:fldCharType="begin"/>
        </w:r>
        <w:r>
          <w:rPr>
            <w:noProof/>
            <w:webHidden/>
          </w:rPr>
          <w:instrText xml:space="preserve"> PAGEREF _Toc467156142 \h </w:instrText>
        </w:r>
      </w:ins>
      <w:r>
        <w:rPr>
          <w:noProof/>
          <w:webHidden/>
        </w:rPr>
      </w:r>
      <w:r>
        <w:rPr>
          <w:noProof/>
          <w:webHidden/>
        </w:rPr>
        <w:fldChar w:fldCharType="separate"/>
      </w:r>
      <w:ins w:id="113" w:author="Paul Janssen" w:date="2016-11-17T14:26:00Z">
        <w:r>
          <w:rPr>
            <w:noProof/>
            <w:webHidden/>
          </w:rPr>
          <w:t>36</w:t>
        </w:r>
        <w:r>
          <w:rPr>
            <w:noProof/>
            <w:webHidden/>
          </w:rPr>
          <w:fldChar w:fldCharType="end"/>
        </w:r>
        <w:r w:rsidRPr="00A67A95">
          <w:rPr>
            <w:rStyle w:val="Hyperlink"/>
            <w:noProof/>
          </w:rPr>
          <w:fldChar w:fldCharType="end"/>
        </w:r>
      </w:ins>
    </w:p>
    <w:p w:rsidR="000F3B9E" w:rsidRDefault="000F3B9E">
      <w:pPr>
        <w:pStyle w:val="Inhopg3"/>
        <w:rPr>
          <w:ins w:id="114" w:author="Paul Janssen" w:date="2016-11-17T14:26:00Z"/>
          <w:rFonts w:asciiTheme="minorHAnsi" w:eastAsiaTheme="minorEastAsia" w:hAnsiTheme="minorHAnsi" w:cstheme="minorBidi"/>
          <w:noProof/>
          <w:sz w:val="22"/>
          <w:szCs w:val="22"/>
        </w:rPr>
      </w:pPr>
      <w:ins w:id="115"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"_Toc467156143"</w:instrText>
        </w:r>
        <w:r w:rsidRPr="00A67A95">
          <w:rPr>
            <w:rStyle w:val="Hyperlink"/>
            <w:noProof/>
          </w:rPr>
          <w:instrText xml:space="preserve"> </w:instrText>
        </w:r>
        <w:r w:rsidRPr="00A67A95">
          <w:rPr>
            <w:rStyle w:val="Hyperlink"/>
            <w:noProof/>
          </w:rPr>
          <w:fldChar w:fldCharType="separate"/>
        </w:r>
        <w:r w:rsidRPr="00A67A95">
          <w:rPr>
            <w:rStyle w:val="Hyperlink"/>
            <w:noProof/>
          </w:rPr>
          <w:t>5.2.10</w:t>
        </w:r>
        <w:r>
          <w:rPr>
            <w:rFonts w:asciiTheme="minorHAnsi" w:eastAsiaTheme="minorEastAsia" w:hAnsiTheme="minorHAnsi" w:cstheme="minorBidi"/>
            <w:noProof/>
            <w:sz w:val="22"/>
            <w:szCs w:val="22"/>
          </w:rPr>
          <w:tab/>
        </w:r>
        <w:r w:rsidRPr="00A67A95">
          <w:rPr>
            <w:rStyle w:val="Hyperlink"/>
            <w:noProof/>
          </w:rPr>
          <w:t>KabelOfLeiding.</w:t>
        </w:r>
        <w:r>
          <w:rPr>
            <w:noProof/>
            <w:webHidden/>
          </w:rPr>
          <w:tab/>
        </w:r>
        <w:r>
          <w:rPr>
            <w:noProof/>
            <w:webHidden/>
          </w:rPr>
          <w:fldChar w:fldCharType="begin"/>
        </w:r>
        <w:r>
          <w:rPr>
            <w:noProof/>
            <w:webHidden/>
          </w:rPr>
          <w:instrText xml:space="preserve"> PAGEREF _Toc467156143 \h </w:instrText>
        </w:r>
      </w:ins>
      <w:r>
        <w:rPr>
          <w:noProof/>
          <w:webHidden/>
        </w:rPr>
      </w:r>
      <w:r>
        <w:rPr>
          <w:noProof/>
          <w:webHidden/>
        </w:rPr>
        <w:fldChar w:fldCharType="separate"/>
      </w:r>
      <w:ins w:id="116" w:author="Paul Janssen" w:date="2016-11-17T14:26:00Z">
        <w:r>
          <w:rPr>
            <w:noProof/>
            <w:webHidden/>
          </w:rPr>
          <w:t>38</w:t>
        </w:r>
        <w:r>
          <w:rPr>
            <w:noProof/>
            <w:webHidden/>
          </w:rPr>
          <w:fldChar w:fldCharType="end"/>
        </w:r>
        <w:r w:rsidRPr="00A67A95">
          <w:rPr>
            <w:rStyle w:val="Hyperlink"/>
            <w:noProof/>
          </w:rPr>
          <w:fldChar w:fldCharType="end"/>
        </w:r>
      </w:ins>
    </w:p>
    <w:p w:rsidR="000F3B9E" w:rsidRDefault="000F3B9E">
      <w:pPr>
        <w:pStyle w:val="Inhopg3"/>
        <w:rPr>
          <w:ins w:id="117" w:author="Paul Janssen" w:date="2016-11-17T14:26:00Z"/>
          <w:rFonts w:asciiTheme="minorHAnsi" w:eastAsiaTheme="minorEastAsia" w:hAnsiTheme="minorHAnsi" w:cstheme="minorBidi"/>
          <w:noProof/>
          <w:sz w:val="22"/>
          <w:szCs w:val="22"/>
        </w:rPr>
      </w:pPr>
      <w:ins w:id="11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"_Toc467156144"</w:instrText>
        </w:r>
        <w:r w:rsidRPr="00A67A95">
          <w:rPr>
            <w:rStyle w:val="Hyperlink"/>
            <w:noProof/>
          </w:rPr>
          <w:instrText xml:space="preserve"> </w:instrText>
        </w:r>
        <w:r w:rsidRPr="00A67A95">
          <w:rPr>
            <w:rStyle w:val="Hyperlink"/>
            <w:noProof/>
          </w:rPr>
          <w:fldChar w:fldCharType="separate"/>
        </w:r>
        <w:r w:rsidRPr="00A67A95">
          <w:rPr>
            <w:rStyle w:val="Hyperlink"/>
            <w:noProof/>
          </w:rPr>
          <w:t>5.2.11</w:t>
        </w:r>
        <w:r>
          <w:rPr>
            <w:rFonts w:asciiTheme="minorHAnsi" w:eastAsiaTheme="minorEastAsia" w:hAnsiTheme="minorHAnsi" w:cstheme="minorBidi"/>
            <w:noProof/>
            <w:sz w:val="22"/>
            <w:szCs w:val="22"/>
          </w:rPr>
          <w:tab/>
        </w:r>
        <w:r w:rsidRPr="00A67A95">
          <w:rPr>
            <w:rStyle w:val="Hyperlink"/>
            <w:noProof/>
          </w:rPr>
          <w:t>Leidingelement.</w:t>
        </w:r>
        <w:r>
          <w:rPr>
            <w:noProof/>
            <w:webHidden/>
          </w:rPr>
          <w:tab/>
        </w:r>
        <w:r>
          <w:rPr>
            <w:noProof/>
            <w:webHidden/>
          </w:rPr>
          <w:fldChar w:fldCharType="begin"/>
        </w:r>
        <w:r>
          <w:rPr>
            <w:noProof/>
            <w:webHidden/>
          </w:rPr>
          <w:instrText xml:space="preserve"> PAGEREF _Toc467156144 \h </w:instrText>
        </w:r>
      </w:ins>
      <w:r>
        <w:rPr>
          <w:noProof/>
          <w:webHidden/>
        </w:rPr>
      </w:r>
      <w:r>
        <w:rPr>
          <w:noProof/>
          <w:webHidden/>
        </w:rPr>
        <w:fldChar w:fldCharType="separate"/>
      </w:r>
      <w:ins w:id="119" w:author="Paul Janssen" w:date="2016-11-17T14:26:00Z">
        <w:r>
          <w:rPr>
            <w:noProof/>
            <w:webHidden/>
          </w:rPr>
          <w:t>40</w:t>
        </w:r>
        <w:r>
          <w:rPr>
            <w:noProof/>
            <w:webHidden/>
          </w:rPr>
          <w:fldChar w:fldCharType="end"/>
        </w:r>
        <w:r w:rsidRPr="00A67A95">
          <w:rPr>
            <w:rStyle w:val="Hyperlink"/>
            <w:noProof/>
          </w:rPr>
          <w:fldChar w:fldCharType="end"/>
        </w:r>
      </w:ins>
    </w:p>
    <w:p w:rsidR="000F3B9E" w:rsidRDefault="000F3B9E">
      <w:pPr>
        <w:pStyle w:val="Inhopg3"/>
        <w:rPr>
          <w:ins w:id="120" w:author="Paul Janssen" w:date="2016-11-17T14:26:00Z"/>
          <w:rFonts w:asciiTheme="minorHAnsi" w:eastAsiaTheme="minorEastAsia" w:hAnsiTheme="minorHAnsi" w:cstheme="minorBidi"/>
          <w:noProof/>
          <w:sz w:val="22"/>
          <w:szCs w:val="22"/>
        </w:rPr>
      </w:pPr>
      <w:ins w:id="12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"_Toc467156145"</w:instrText>
        </w:r>
        <w:r w:rsidRPr="00A67A95">
          <w:rPr>
            <w:rStyle w:val="Hyperlink"/>
            <w:noProof/>
          </w:rPr>
          <w:instrText xml:space="preserve"> </w:instrText>
        </w:r>
        <w:r w:rsidRPr="00A67A95">
          <w:rPr>
            <w:rStyle w:val="Hyperlink"/>
            <w:noProof/>
          </w:rPr>
          <w:fldChar w:fldCharType="separate"/>
        </w:r>
        <w:r w:rsidRPr="00A67A95">
          <w:rPr>
            <w:rStyle w:val="Hyperlink"/>
            <w:noProof/>
          </w:rPr>
          <w:t>5.2.12</w:t>
        </w:r>
        <w:r>
          <w:rPr>
            <w:rFonts w:asciiTheme="minorHAnsi" w:eastAsiaTheme="minorEastAsia" w:hAnsiTheme="minorHAnsi" w:cstheme="minorBidi"/>
            <w:noProof/>
            <w:sz w:val="22"/>
            <w:szCs w:val="22"/>
          </w:rPr>
          <w:tab/>
        </w:r>
        <w:r w:rsidRPr="00A67A95">
          <w:rPr>
            <w:rStyle w:val="Hyperlink"/>
            <w:noProof/>
          </w:rPr>
          <w:t>KabelEnLeidingContainer.</w:t>
        </w:r>
        <w:r>
          <w:rPr>
            <w:noProof/>
            <w:webHidden/>
          </w:rPr>
          <w:tab/>
        </w:r>
        <w:r>
          <w:rPr>
            <w:noProof/>
            <w:webHidden/>
          </w:rPr>
          <w:fldChar w:fldCharType="begin"/>
        </w:r>
        <w:r>
          <w:rPr>
            <w:noProof/>
            <w:webHidden/>
          </w:rPr>
          <w:instrText xml:space="preserve"> PAGEREF _Toc467156145 \h </w:instrText>
        </w:r>
      </w:ins>
      <w:r>
        <w:rPr>
          <w:noProof/>
          <w:webHidden/>
        </w:rPr>
      </w:r>
      <w:r>
        <w:rPr>
          <w:noProof/>
          <w:webHidden/>
        </w:rPr>
        <w:fldChar w:fldCharType="separate"/>
      </w:r>
      <w:ins w:id="122" w:author="Paul Janssen" w:date="2016-11-17T14:26:00Z">
        <w:r>
          <w:rPr>
            <w:noProof/>
            <w:webHidden/>
          </w:rPr>
          <w:t>41</w:t>
        </w:r>
        <w:r>
          <w:rPr>
            <w:noProof/>
            <w:webHidden/>
          </w:rPr>
          <w:fldChar w:fldCharType="end"/>
        </w:r>
        <w:r w:rsidRPr="00A67A95">
          <w:rPr>
            <w:rStyle w:val="Hyperlink"/>
            <w:noProof/>
          </w:rPr>
          <w:fldChar w:fldCharType="end"/>
        </w:r>
      </w:ins>
    </w:p>
    <w:p w:rsidR="000F3B9E" w:rsidRDefault="000F3B9E">
      <w:pPr>
        <w:pStyle w:val="Inhopg3"/>
        <w:rPr>
          <w:ins w:id="123" w:author="Paul Janssen" w:date="2016-11-17T14:26:00Z"/>
          <w:rFonts w:asciiTheme="minorHAnsi" w:eastAsiaTheme="minorEastAsia" w:hAnsiTheme="minorHAnsi" w:cstheme="minorBidi"/>
          <w:noProof/>
          <w:sz w:val="22"/>
          <w:szCs w:val="22"/>
        </w:rPr>
      </w:pPr>
      <w:ins w:id="124"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"_Toc467156146"</w:instrText>
        </w:r>
        <w:r w:rsidRPr="00A67A95">
          <w:rPr>
            <w:rStyle w:val="Hyperlink"/>
            <w:noProof/>
          </w:rPr>
          <w:instrText xml:space="preserve"> </w:instrText>
        </w:r>
        <w:r w:rsidRPr="00A67A95">
          <w:rPr>
            <w:rStyle w:val="Hyperlink"/>
            <w:noProof/>
          </w:rPr>
          <w:fldChar w:fldCharType="separate"/>
        </w:r>
        <w:r w:rsidRPr="00A67A95">
          <w:rPr>
            <w:rStyle w:val="Hyperlink"/>
            <w:noProof/>
          </w:rPr>
          <w:t>5.2.13</w:t>
        </w:r>
        <w:r>
          <w:rPr>
            <w:rFonts w:asciiTheme="minorHAnsi" w:eastAsiaTheme="minorEastAsia" w:hAnsiTheme="minorHAnsi" w:cstheme="minorBidi"/>
            <w:noProof/>
            <w:sz w:val="22"/>
            <w:szCs w:val="22"/>
          </w:rPr>
          <w:tab/>
        </w:r>
        <w:r w:rsidRPr="00A67A95">
          <w:rPr>
            <w:rStyle w:val="Hyperlink"/>
            <w:noProof/>
          </w:rPr>
          <w:t>ContainerLeidingelement.</w:t>
        </w:r>
        <w:r>
          <w:rPr>
            <w:noProof/>
            <w:webHidden/>
          </w:rPr>
          <w:tab/>
        </w:r>
        <w:r>
          <w:rPr>
            <w:noProof/>
            <w:webHidden/>
          </w:rPr>
          <w:fldChar w:fldCharType="begin"/>
        </w:r>
        <w:r>
          <w:rPr>
            <w:noProof/>
            <w:webHidden/>
          </w:rPr>
          <w:instrText xml:space="preserve"> PAGEREF _Toc467156146 \h </w:instrText>
        </w:r>
      </w:ins>
      <w:r>
        <w:rPr>
          <w:noProof/>
          <w:webHidden/>
        </w:rPr>
      </w:r>
      <w:r>
        <w:rPr>
          <w:noProof/>
          <w:webHidden/>
        </w:rPr>
        <w:fldChar w:fldCharType="separate"/>
      </w:r>
      <w:ins w:id="125" w:author="Paul Janssen" w:date="2016-11-17T14:26:00Z">
        <w:r>
          <w:rPr>
            <w:noProof/>
            <w:webHidden/>
          </w:rPr>
          <w:t>43</w:t>
        </w:r>
        <w:r>
          <w:rPr>
            <w:noProof/>
            <w:webHidden/>
          </w:rPr>
          <w:fldChar w:fldCharType="end"/>
        </w:r>
        <w:r w:rsidRPr="00A67A95">
          <w:rPr>
            <w:rStyle w:val="Hyperlink"/>
            <w:noProof/>
          </w:rPr>
          <w:fldChar w:fldCharType="end"/>
        </w:r>
      </w:ins>
    </w:p>
    <w:p w:rsidR="000F3B9E" w:rsidRDefault="000F3B9E">
      <w:pPr>
        <w:pStyle w:val="Inhopg3"/>
        <w:rPr>
          <w:ins w:id="126" w:author="Paul Janssen" w:date="2016-11-17T14:26:00Z"/>
          <w:rFonts w:asciiTheme="minorHAnsi" w:eastAsiaTheme="minorEastAsia" w:hAnsiTheme="minorHAnsi" w:cstheme="minorBidi"/>
          <w:noProof/>
          <w:sz w:val="22"/>
          <w:szCs w:val="22"/>
        </w:rPr>
      </w:pPr>
      <w:ins w:id="127"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"_Toc467156147"</w:instrText>
        </w:r>
        <w:r w:rsidRPr="00A67A95">
          <w:rPr>
            <w:rStyle w:val="Hyperlink"/>
            <w:noProof/>
          </w:rPr>
          <w:instrText xml:space="preserve"> </w:instrText>
        </w:r>
        <w:r w:rsidRPr="00A67A95">
          <w:rPr>
            <w:rStyle w:val="Hyperlink"/>
            <w:noProof/>
          </w:rPr>
          <w:fldChar w:fldCharType="separate"/>
        </w:r>
        <w:r w:rsidRPr="00A67A95">
          <w:rPr>
            <w:rStyle w:val="Hyperlink"/>
            <w:noProof/>
          </w:rPr>
          <w:t>5.2.14</w:t>
        </w:r>
        <w:r>
          <w:rPr>
            <w:rFonts w:asciiTheme="minorHAnsi" w:eastAsiaTheme="minorEastAsia" w:hAnsiTheme="minorHAnsi" w:cstheme="minorBidi"/>
            <w:noProof/>
            <w:sz w:val="22"/>
            <w:szCs w:val="22"/>
          </w:rPr>
          <w:tab/>
        </w:r>
        <w:r w:rsidRPr="00A67A95">
          <w:rPr>
            <w:rStyle w:val="Hyperlink"/>
            <w:noProof/>
          </w:rPr>
          <w:t>Relaties tussen KabelEnLeiding, Leidingelement en container objecten.</w:t>
        </w:r>
        <w:r>
          <w:rPr>
            <w:noProof/>
            <w:webHidden/>
          </w:rPr>
          <w:tab/>
        </w:r>
        <w:r>
          <w:rPr>
            <w:noProof/>
            <w:webHidden/>
          </w:rPr>
          <w:fldChar w:fldCharType="begin"/>
        </w:r>
        <w:r>
          <w:rPr>
            <w:noProof/>
            <w:webHidden/>
          </w:rPr>
          <w:instrText xml:space="preserve"> PAGEREF _Toc467156147 \h </w:instrText>
        </w:r>
      </w:ins>
      <w:r>
        <w:rPr>
          <w:noProof/>
          <w:webHidden/>
        </w:rPr>
      </w:r>
      <w:r>
        <w:rPr>
          <w:noProof/>
          <w:webHidden/>
        </w:rPr>
        <w:fldChar w:fldCharType="separate"/>
      </w:r>
      <w:ins w:id="128" w:author="Paul Janssen" w:date="2016-11-17T14:26:00Z">
        <w:r>
          <w:rPr>
            <w:noProof/>
            <w:webHidden/>
          </w:rPr>
          <w:t>44</w:t>
        </w:r>
        <w:r>
          <w:rPr>
            <w:noProof/>
            <w:webHidden/>
          </w:rPr>
          <w:fldChar w:fldCharType="end"/>
        </w:r>
        <w:r w:rsidRPr="00A67A95">
          <w:rPr>
            <w:rStyle w:val="Hyperlink"/>
            <w:noProof/>
          </w:rPr>
          <w:fldChar w:fldCharType="end"/>
        </w:r>
      </w:ins>
    </w:p>
    <w:p w:rsidR="000F3B9E" w:rsidRDefault="000F3B9E">
      <w:pPr>
        <w:pStyle w:val="Inhopg3"/>
        <w:rPr>
          <w:ins w:id="129" w:author="Paul Janssen" w:date="2016-11-17T14:26:00Z"/>
          <w:rFonts w:asciiTheme="minorHAnsi" w:eastAsiaTheme="minorEastAsia" w:hAnsiTheme="minorHAnsi" w:cstheme="minorBidi"/>
          <w:noProof/>
          <w:sz w:val="22"/>
          <w:szCs w:val="22"/>
        </w:rPr>
      </w:pPr>
      <w:ins w:id="130"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"_Toc467156148"</w:instrText>
        </w:r>
        <w:r w:rsidRPr="00A67A95">
          <w:rPr>
            <w:rStyle w:val="Hyperlink"/>
            <w:noProof/>
          </w:rPr>
          <w:instrText xml:space="preserve"> </w:instrText>
        </w:r>
        <w:r w:rsidRPr="00A67A95">
          <w:rPr>
            <w:rStyle w:val="Hyperlink"/>
            <w:noProof/>
          </w:rPr>
          <w:fldChar w:fldCharType="separate"/>
        </w:r>
        <w:r w:rsidRPr="00A67A95">
          <w:rPr>
            <w:rStyle w:val="Hyperlink"/>
            <w:noProof/>
          </w:rPr>
          <w:t>5.2.15</w:t>
        </w:r>
        <w:r>
          <w:rPr>
            <w:rFonts w:asciiTheme="minorHAnsi" w:eastAsiaTheme="minorEastAsia" w:hAnsiTheme="minorHAnsi" w:cstheme="minorBidi"/>
            <w:noProof/>
            <w:sz w:val="22"/>
            <w:szCs w:val="22"/>
          </w:rPr>
          <w:tab/>
        </w:r>
        <w:r w:rsidRPr="00A67A95">
          <w:rPr>
            <w:rStyle w:val="Hyperlink"/>
            <w:noProof/>
          </w:rPr>
          <w:t>Diagram per type kabel of leiding.</w:t>
        </w:r>
        <w:r>
          <w:rPr>
            <w:noProof/>
            <w:webHidden/>
          </w:rPr>
          <w:tab/>
        </w:r>
        <w:r>
          <w:rPr>
            <w:noProof/>
            <w:webHidden/>
          </w:rPr>
          <w:fldChar w:fldCharType="begin"/>
        </w:r>
        <w:r>
          <w:rPr>
            <w:noProof/>
            <w:webHidden/>
          </w:rPr>
          <w:instrText xml:space="preserve"> PAGEREF _Toc467156148 \h </w:instrText>
        </w:r>
      </w:ins>
      <w:r>
        <w:rPr>
          <w:noProof/>
          <w:webHidden/>
        </w:rPr>
      </w:r>
      <w:r>
        <w:rPr>
          <w:noProof/>
          <w:webHidden/>
        </w:rPr>
        <w:fldChar w:fldCharType="separate"/>
      </w:r>
      <w:ins w:id="131" w:author="Paul Janssen" w:date="2016-11-17T14:26:00Z">
        <w:r>
          <w:rPr>
            <w:noProof/>
            <w:webHidden/>
          </w:rPr>
          <w:t>45</w:t>
        </w:r>
        <w:r>
          <w:rPr>
            <w:noProof/>
            <w:webHidden/>
          </w:rPr>
          <w:fldChar w:fldCharType="end"/>
        </w:r>
        <w:r w:rsidRPr="00A67A95">
          <w:rPr>
            <w:rStyle w:val="Hyperlink"/>
            <w:noProof/>
          </w:rPr>
          <w:fldChar w:fldCharType="end"/>
        </w:r>
      </w:ins>
    </w:p>
    <w:p w:rsidR="000F3B9E" w:rsidRDefault="000F3B9E">
      <w:pPr>
        <w:pStyle w:val="Inhopg3"/>
        <w:rPr>
          <w:ins w:id="132" w:author="Paul Janssen" w:date="2016-11-17T14:26:00Z"/>
          <w:rFonts w:asciiTheme="minorHAnsi" w:eastAsiaTheme="minorEastAsia" w:hAnsiTheme="minorHAnsi" w:cstheme="minorBidi"/>
          <w:noProof/>
          <w:sz w:val="22"/>
          <w:szCs w:val="22"/>
        </w:rPr>
      </w:pPr>
      <w:ins w:id="133"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"_Toc467156149"</w:instrText>
        </w:r>
        <w:r w:rsidRPr="00A67A95">
          <w:rPr>
            <w:rStyle w:val="Hyperlink"/>
            <w:noProof/>
          </w:rPr>
          <w:instrText xml:space="preserve"> </w:instrText>
        </w:r>
        <w:r w:rsidRPr="00A67A95">
          <w:rPr>
            <w:rStyle w:val="Hyperlink"/>
            <w:noProof/>
          </w:rPr>
          <w:fldChar w:fldCharType="separate"/>
        </w:r>
        <w:r w:rsidRPr="00A67A95">
          <w:rPr>
            <w:rStyle w:val="Hyperlink"/>
            <w:noProof/>
          </w:rPr>
          <w:t>5.2.16</w:t>
        </w:r>
        <w:r>
          <w:rPr>
            <w:rFonts w:asciiTheme="minorHAnsi" w:eastAsiaTheme="minorEastAsia" w:hAnsiTheme="minorHAnsi" w:cstheme="minorBidi"/>
            <w:noProof/>
            <w:sz w:val="22"/>
            <w:szCs w:val="22"/>
          </w:rPr>
          <w:tab/>
        </w:r>
        <w:r w:rsidRPr="00A67A95">
          <w:rPr>
            <w:rStyle w:val="Hyperlink"/>
            <w:noProof/>
          </w:rPr>
          <w:t>Elektriciteitskabel.</w:t>
        </w:r>
        <w:r>
          <w:rPr>
            <w:noProof/>
            <w:webHidden/>
          </w:rPr>
          <w:tab/>
        </w:r>
        <w:r>
          <w:rPr>
            <w:noProof/>
            <w:webHidden/>
          </w:rPr>
          <w:fldChar w:fldCharType="begin"/>
        </w:r>
        <w:r>
          <w:rPr>
            <w:noProof/>
            <w:webHidden/>
          </w:rPr>
          <w:instrText xml:space="preserve"> PAGEREF _Toc467156149 \h </w:instrText>
        </w:r>
      </w:ins>
      <w:r>
        <w:rPr>
          <w:noProof/>
          <w:webHidden/>
        </w:rPr>
      </w:r>
      <w:r>
        <w:rPr>
          <w:noProof/>
          <w:webHidden/>
        </w:rPr>
        <w:fldChar w:fldCharType="separate"/>
      </w:r>
      <w:ins w:id="134" w:author="Paul Janssen" w:date="2016-11-17T14:26:00Z">
        <w:r>
          <w:rPr>
            <w:noProof/>
            <w:webHidden/>
          </w:rPr>
          <w:t>46</w:t>
        </w:r>
        <w:r>
          <w:rPr>
            <w:noProof/>
            <w:webHidden/>
          </w:rPr>
          <w:fldChar w:fldCharType="end"/>
        </w:r>
        <w:r w:rsidRPr="00A67A95">
          <w:rPr>
            <w:rStyle w:val="Hyperlink"/>
            <w:noProof/>
          </w:rPr>
          <w:fldChar w:fldCharType="end"/>
        </w:r>
      </w:ins>
    </w:p>
    <w:p w:rsidR="000F3B9E" w:rsidRDefault="000F3B9E">
      <w:pPr>
        <w:pStyle w:val="Inhopg3"/>
        <w:rPr>
          <w:ins w:id="135" w:author="Paul Janssen" w:date="2016-11-17T14:26:00Z"/>
          <w:rFonts w:asciiTheme="minorHAnsi" w:eastAsiaTheme="minorEastAsia" w:hAnsiTheme="minorHAnsi" w:cstheme="minorBidi"/>
          <w:noProof/>
          <w:sz w:val="22"/>
          <w:szCs w:val="22"/>
        </w:rPr>
      </w:pPr>
      <w:ins w:id="136"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"_Toc467156150"</w:instrText>
        </w:r>
        <w:r w:rsidRPr="00A67A95">
          <w:rPr>
            <w:rStyle w:val="Hyperlink"/>
            <w:noProof/>
          </w:rPr>
          <w:instrText xml:space="preserve"> </w:instrText>
        </w:r>
        <w:r w:rsidRPr="00A67A95">
          <w:rPr>
            <w:rStyle w:val="Hyperlink"/>
            <w:noProof/>
          </w:rPr>
          <w:fldChar w:fldCharType="separate"/>
        </w:r>
        <w:r w:rsidRPr="00A67A95">
          <w:rPr>
            <w:rStyle w:val="Hyperlink"/>
            <w:noProof/>
          </w:rPr>
          <w:t>5.2.17</w:t>
        </w:r>
        <w:r>
          <w:rPr>
            <w:rFonts w:asciiTheme="minorHAnsi" w:eastAsiaTheme="minorEastAsia" w:hAnsiTheme="minorHAnsi" w:cstheme="minorBidi"/>
            <w:noProof/>
            <w:sz w:val="22"/>
            <w:szCs w:val="22"/>
          </w:rPr>
          <w:tab/>
        </w:r>
        <w:r w:rsidRPr="00A67A95">
          <w:rPr>
            <w:rStyle w:val="Hyperlink"/>
            <w:noProof/>
          </w:rPr>
          <w:t>Telecommunicatiekabel.</w:t>
        </w:r>
        <w:r>
          <w:rPr>
            <w:noProof/>
            <w:webHidden/>
          </w:rPr>
          <w:tab/>
        </w:r>
        <w:r>
          <w:rPr>
            <w:noProof/>
            <w:webHidden/>
          </w:rPr>
          <w:fldChar w:fldCharType="begin"/>
        </w:r>
        <w:r>
          <w:rPr>
            <w:noProof/>
            <w:webHidden/>
          </w:rPr>
          <w:instrText xml:space="preserve"> PAGEREF _Toc467156150 \h </w:instrText>
        </w:r>
      </w:ins>
      <w:r>
        <w:rPr>
          <w:noProof/>
          <w:webHidden/>
        </w:rPr>
      </w:r>
      <w:r>
        <w:rPr>
          <w:noProof/>
          <w:webHidden/>
        </w:rPr>
        <w:fldChar w:fldCharType="separate"/>
      </w:r>
      <w:ins w:id="137" w:author="Paul Janssen" w:date="2016-11-17T14:26:00Z">
        <w:r>
          <w:rPr>
            <w:noProof/>
            <w:webHidden/>
          </w:rPr>
          <w:t>47</w:t>
        </w:r>
        <w:r>
          <w:rPr>
            <w:noProof/>
            <w:webHidden/>
          </w:rPr>
          <w:fldChar w:fldCharType="end"/>
        </w:r>
        <w:r w:rsidRPr="00A67A95">
          <w:rPr>
            <w:rStyle w:val="Hyperlink"/>
            <w:noProof/>
          </w:rPr>
          <w:fldChar w:fldCharType="end"/>
        </w:r>
      </w:ins>
    </w:p>
    <w:p w:rsidR="000F3B9E" w:rsidRDefault="000F3B9E">
      <w:pPr>
        <w:pStyle w:val="Inhopg3"/>
        <w:rPr>
          <w:ins w:id="138" w:author="Paul Janssen" w:date="2016-11-17T14:26:00Z"/>
          <w:rFonts w:asciiTheme="minorHAnsi" w:eastAsiaTheme="minorEastAsia" w:hAnsiTheme="minorHAnsi" w:cstheme="minorBidi"/>
          <w:noProof/>
          <w:sz w:val="22"/>
          <w:szCs w:val="22"/>
        </w:rPr>
      </w:pPr>
      <w:ins w:id="139"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"_Toc467156151"</w:instrText>
        </w:r>
        <w:r w:rsidRPr="00A67A95">
          <w:rPr>
            <w:rStyle w:val="Hyperlink"/>
            <w:noProof/>
          </w:rPr>
          <w:instrText xml:space="preserve"> </w:instrText>
        </w:r>
        <w:r w:rsidRPr="00A67A95">
          <w:rPr>
            <w:rStyle w:val="Hyperlink"/>
            <w:noProof/>
          </w:rPr>
          <w:fldChar w:fldCharType="separate"/>
        </w:r>
        <w:r w:rsidRPr="00A67A95">
          <w:rPr>
            <w:rStyle w:val="Hyperlink"/>
            <w:noProof/>
          </w:rPr>
          <w:t>5.2.18</w:t>
        </w:r>
        <w:r>
          <w:rPr>
            <w:rFonts w:asciiTheme="minorHAnsi" w:eastAsiaTheme="minorEastAsia" w:hAnsiTheme="minorHAnsi" w:cstheme="minorBidi"/>
            <w:noProof/>
            <w:sz w:val="22"/>
            <w:szCs w:val="22"/>
          </w:rPr>
          <w:tab/>
        </w:r>
        <w:r w:rsidRPr="00A67A95">
          <w:rPr>
            <w:rStyle w:val="Hyperlink"/>
            <w:noProof/>
          </w:rPr>
          <w:t>Olie-gas-chemicalienpijpleiding.</w:t>
        </w:r>
        <w:r>
          <w:rPr>
            <w:noProof/>
            <w:webHidden/>
          </w:rPr>
          <w:tab/>
        </w:r>
        <w:r>
          <w:rPr>
            <w:noProof/>
            <w:webHidden/>
          </w:rPr>
          <w:fldChar w:fldCharType="begin"/>
        </w:r>
        <w:r>
          <w:rPr>
            <w:noProof/>
            <w:webHidden/>
          </w:rPr>
          <w:instrText xml:space="preserve"> PAGEREF _Toc467156151 \h </w:instrText>
        </w:r>
      </w:ins>
      <w:r>
        <w:rPr>
          <w:noProof/>
          <w:webHidden/>
        </w:rPr>
      </w:r>
      <w:r>
        <w:rPr>
          <w:noProof/>
          <w:webHidden/>
        </w:rPr>
        <w:fldChar w:fldCharType="separate"/>
      </w:r>
      <w:ins w:id="140" w:author="Paul Janssen" w:date="2016-11-17T14:26:00Z">
        <w:r>
          <w:rPr>
            <w:noProof/>
            <w:webHidden/>
          </w:rPr>
          <w:t>48</w:t>
        </w:r>
        <w:r>
          <w:rPr>
            <w:noProof/>
            <w:webHidden/>
          </w:rPr>
          <w:fldChar w:fldCharType="end"/>
        </w:r>
        <w:r w:rsidRPr="00A67A95">
          <w:rPr>
            <w:rStyle w:val="Hyperlink"/>
            <w:noProof/>
          </w:rPr>
          <w:fldChar w:fldCharType="end"/>
        </w:r>
      </w:ins>
    </w:p>
    <w:p w:rsidR="000F3B9E" w:rsidRDefault="000F3B9E">
      <w:pPr>
        <w:pStyle w:val="Inhopg3"/>
        <w:rPr>
          <w:ins w:id="141" w:author="Paul Janssen" w:date="2016-11-17T14:26:00Z"/>
          <w:rFonts w:asciiTheme="minorHAnsi" w:eastAsiaTheme="minorEastAsia" w:hAnsiTheme="minorHAnsi" w:cstheme="minorBidi"/>
          <w:noProof/>
          <w:sz w:val="22"/>
          <w:szCs w:val="22"/>
        </w:rPr>
      </w:pPr>
      <w:ins w:id="142"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"_Toc467156152"</w:instrText>
        </w:r>
        <w:r w:rsidRPr="00A67A95">
          <w:rPr>
            <w:rStyle w:val="Hyperlink"/>
            <w:noProof/>
          </w:rPr>
          <w:instrText xml:space="preserve"> </w:instrText>
        </w:r>
        <w:r w:rsidRPr="00A67A95">
          <w:rPr>
            <w:rStyle w:val="Hyperlink"/>
            <w:noProof/>
          </w:rPr>
          <w:fldChar w:fldCharType="separate"/>
        </w:r>
        <w:r w:rsidRPr="00A67A95">
          <w:rPr>
            <w:rStyle w:val="Hyperlink"/>
            <w:noProof/>
          </w:rPr>
          <w:t>5.2.19</w:t>
        </w:r>
        <w:r>
          <w:rPr>
            <w:rFonts w:asciiTheme="minorHAnsi" w:eastAsiaTheme="minorEastAsia" w:hAnsiTheme="minorHAnsi" w:cstheme="minorBidi"/>
            <w:noProof/>
            <w:sz w:val="22"/>
            <w:szCs w:val="22"/>
          </w:rPr>
          <w:tab/>
        </w:r>
        <w:r w:rsidRPr="00A67A95">
          <w:rPr>
            <w:rStyle w:val="Hyperlink"/>
            <w:noProof/>
          </w:rPr>
          <w:t>Rioolleiding.</w:t>
        </w:r>
        <w:r>
          <w:rPr>
            <w:noProof/>
            <w:webHidden/>
          </w:rPr>
          <w:tab/>
        </w:r>
        <w:r>
          <w:rPr>
            <w:noProof/>
            <w:webHidden/>
          </w:rPr>
          <w:fldChar w:fldCharType="begin"/>
        </w:r>
        <w:r>
          <w:rPr>
            <w:noProof/>
            <w:webHidden/>
          </w:rPr>
          <w:instrText xml:space="preserve"> PAGEREF _Toc467156152 \h </w:instrText>
        </w:r>
      </w:ins>
      <w:r>
        <w:rPr>
          <w:noProof/>
          <w:webHidden/>
        </w:rPr>
      </w:r>
      <w:r>
        <w:rPr>
          <w:noProof/>
          <w:webHidden/>
        </w:rPr>
        <w:fldChar w:fldCharType="separate"/>
      </w:r>
      <w:ins w:id="143" w:author="Paul Janssen" w:date="2016-11-17T14:26:00Z">
        <w:r>
          <w:rPr>
            <w:noProof/>
            <w:webHidden/>
          </w:rPr>
          <w:t>49</w:t>
        </w:r>
        <w:r>
          <w:rPr>
            <w:noProof/>
            <w:webHidden/>
          </w:rPr>
          <w:fldChar w:fldCharType="end"/>
        </w:r>
        <w:r w:rsidRPr="00A67A95">
          <w:rPr>
            <w:rStyle w:val="Hyperlink"/>
            <w:noProof/>
          </w:rPr>
          <w:fldChar w:fldCharType="end"/>
        </w:r>
      </w:ins>
    </w:p>
    <w:p w:rsidR="000F3B9E" w:rsidRDefault="000F3B9E">
      <w:pPr>
        <w:pStyle w:val="Inhopg3"/>
        <w:rPr>
          <w:ins w:id="144" w:author="Paul Janssen" w:date="2016-11-17T14:26:00Z"/>
          <w:rFonts w:asciiTheme="minorHAnsi" w:eastAsiaTheme="minorEastAsia" w:hAnsiTheme="minorHAnsi" w:cstheme="minorBidi"/>
          <w:noProof/>
          <w:sz w:val="22"/>
          <w:szCs w:val="22"/>
        </w:rPr>
      </w:pPr>
      <w:ins w:id="145"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"_Toc467156153"</w:instrText>
        </w:r>
        <w:r w:rsidRPr="00A67A95">
          <w:rPr>
            <w:rStyle w:val="Hyperlink"/>
            <w:noProof/>
          </w:rPr>
          <w:instrText xml:space="preserve"> </w:instrText>
        </w:r>
        <w:r w:rsidRPr="00A67A95">
          <w:rPr>
            <w:rStyle w:val="Hyperlink"/>
            <w:noProof/>
          </w:rPr>
          <w:fldChar w:fldCharType="separate"/>
        </w:r>
        <w:r w:rsidRPr="00A67A95">
          <w:rPr>
            <w:rStyle w:val="Hyperlink"/>
            <w:noProof/>
          </w:rPr>
          <w:t>5.2.20</w:t>
        </w:r>
        <w:r>
          <w:rPr>
            <w:rFonts w:asciiTheme="minorHAnsi" w:eastAsiaTheme="minorEastAsia" w:hAnsiTheme="minorHAnsi" w:cstheme="minorBidi"/>
            <w:noProof/>
            <w:sz w:val="22"/>
            <w:szCs w:val="22"/>
          </w:rPr>
          <w:tab/>
        </w:r>
        <w:r w:rsidRPr="00A67A95">
          <w:rPr>
            <w:rStyle w:val="Hyperlink"/>
            <w:noProof/>
          </w:rPr>
          <w:t>Waterleiding.</w:t>
        </w:r>
        <w:r>
          <w:rPr>
            <w:noProof/>
            <w:webHidden/>
          </w:rPr>
          <w:tab/>
        </w:r>
        <w:r>
          <w:rPr>
            <w:noProof/>
            <w:webHidden/>
          </w:rPr>
          <w:fldChar w:fldCharType="begin"/>
        </w:r>
        <w:r>
          <w:rPr>
            <w:noProof/>
            <w:webHidden/>
          </w:rPr>
          <w:instrText xml:space="preserve"> PAGEREF _Toc467156153 \h </w:instrText>
        </w:r>
      </w:ins>
      <w:r>
        <w:rPr>
          <w:noProof/>
          <w:webHidden/>
        </w:rPr>
      </w:r>
      <w:r>
        <w:rPr>
          <w:noProof/>
          <w:webHidden/>
        </w:rPr>
        <w:fldChar w:fldCharType="separate"/>
      </w:r>
      <w:ins w:id="146" w:author="Paul Janssen" w:date="2016-11-17T14:26:00Z">
        <w:r>
          <w:rPr>
            <w:noProof/>
            <w:webHidden/>
          </w:rPr>
          <w:t>50</w:t>
        </w:r>
        <w:r>
          <w:rPr>
            <w:noProof/>
            <w:webHidden/>
          </w:rPr>
          <w:fldChar w:fldCharType="end"/>
        </w:r>
        <w:r w:rsidRPr="00A67A95">
          <w:rPr>
            <w:rStyle w:val="Hyperlink"/>
            <w:noProof/>
          </w:rPr>
          <w:fldChar w:fldCharType="end"/>
        </w:r>
      </w:ins>
    </w:p>
    <w:p w:rsidR="000F3B9E" w:rsidRDefault="000F3B9E">
      <w:pPr>
        <w:pStyle w:val="Inhopg3"/>
        <w:rPr>
          <w:ins w:id="147" w:author="Paul Janssen" w:date="2016-11-17T14:26:00Z"/>
          <w:rFonts w:asciiTheme="minorHAnsi" w:eastAsiaTheme="minorEastAsia" w:hAnsiTheme="minorHAnsi" w:cstheme="minorBidi"/>
          <w:noProof/>
          <w:sz w:val="22"/>
          <w:szCs w:val="22"/>
        </w:rPr>
      </w:pPr>
      <w:ins w:id="14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"_Toc467156154"</w:instrText>
        </w:r>
        <w:r w:rsidRPr="00A67A95">
          <w:rPr>
            <w:rStyle w:val="Hyperlink"/>
            <w:noProof/>
          </w:rPr>
          <w:instrText xml:space="preserve"> </w:instrText>
        </w:r>
        <w:r w:rsidRPr="00A67A95">
          <w:rPr>
            <w:rStyle w:val="Hyperlink"/>
            <w:noProof/>
          </w:rPr>
          <w:fldChar w:fldCharType="separate"/>
        </w:r>
        <w:r w:rsidRPr="00A67A95">
          <w:rPr>
            <w:rStyle w:val="Hyperlink"/>
            <w:noProof/>
          </w:rPr>
          <w:t>5.2.21</w:t>
        </w:r>
        <w:r>
          <w:rPr>
            <w:rFonts w:asciiTheme="minorHAnsi" w:eastAsiaTheme="minorEastAsia" w:hAnsiTheme="minorHAnsi" w:cstheme="minorBidi"/>
            <w:noProof/>
            <w:sz w:val="22"/>
            <w:szCs w:val="22"/>
          </w:rPr>
          <w:tab/>
        </w:r>
        <w:r w:rsidRPr="00A67A95">
          <w:rPr>
            <w:rStyle w:val="Hyperlink"/>
            <w:noProof/>
          </w:rPr>
          <w:t>Thermische pijpleiding.</w:t>
        </w:r>
        <w:r>
          <w:rPr>
            <w:noProof/>
            <w:webHidden/>
          </w:rPr>
          <w:tab/>
        </w:r>
        <w:r>
          <w:rPr>
            <w:noProof/>
            <w:webHidden/>
          </w:rPr>
          <w:fldChar w:fldCharType="begin"/>
        </w:r>
        <w:r>
          <w:rPr>
            <w:noProof/>
            <w:webHidden/>
          </w:rPr>
          <w:instrText xml:space="preserve"> PAGEREF _Toc467156154 \h </w:instrText>
        </w:r>
      </w:ins>
      <w:r>
        <w:rPr>
          <w:noProof/>
          <w:webHidden/>
        </w:rPr>
      </w:r>
      <w:r>
        <w:rPr>
          <w:noProof/>
          <w:webHidden/>
        </w:rPr>
        <w:fldChar w:fldCharType="separate"/>
      </w:r>
      <w:ins w:id="149" w:author="Paul Janssen" w:date="2016-11-17T14:26:00Z">
        <w:r>
          <w:rPr>
            <w:noProof/>
            <w:webHidden/>
          </w:rPr>
          <w:t>51</w:t>
        </w:r>
        <w:r>
          <w:rPr>
            <w:noProof/>
            <w:webHidden/>
          </w:rPr>
          <w:fldChar w:fldCharType="end"/>
        </w:r>
        <w:r w:rsidRPr="00A67A95">
          <w:rPr>
            <w:rStyle w:val="Hyperlink"/>
            <w:noProof/>
          </w:rPr>
          <w:fldChar w:fldCharType="end"/>
        </w:r>
      </w:ins>
    </w:p>
    <w:p w:rsidR="000F3B9E" w:rsidRDefault="000F3B9E">
      <w:pPr>
        <w:pStyle w:val="Inhopg3"/>
        <w:rPr>
          <w:ins w:id="150" w:author="Paul Janssen" w:date="2016-11-17T14:26:00Z"/>
          <w:rFonts w:asciiTheme="minorHAnsi" w:eastAsiaTheme="minorEastAsia" w:hAnsiTheme="minorHAnsi" w:cstheme="minorBidi"/>
          <w:noProof/>
          <w:sz w:val="22"/>
          <w:szCs w:val="22"/>
        </w:rPr>
      </w:pPr>
      <w:ins w:id="15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"_Toc467156155"</w:instrText>
        </w:r>
        <w:r w:rsidRPr="00A67A95">
          <w:rPr>
            <w:rStyle w:val="Hyperlink"/>
            <w:noProof/>
          </w:rPr>
          <w:instrText xml:space="preserve"> </w:instrText>
        </w:r>
        <w:r w:rsidRPr="00A67A95">
          <w:rPr>
            <w:rStyle w:val="Hyperlink"/>
            <w:noProof/>
          </w:rPr>
          <w:fldChar w:fldCharType="separate"/>
        </w:r>
        <w:r w:rsidRPr="00A67A95">
          <w:rPr>
            <w:rStyle w:val="Hyperlink"/>
            <w:noProof/>
          </w:rPr>
          <w:t>5.2.22</w:t>
        </w:r>
        <w:r>
          <w:rPr>
            <w:rFonts w:asciiTheme="minorHAnsi" w:eastAsiaTheme="minorEastAsia" w:hAnsiTheme="minorHAnsi" w:cstheme="minorBidi"/>
            <w:noProof/>
            <w:sz w:val="22"/>
            <w:szCs w:val="22"/>
          </w:rPr>
          <w:tab/>
        </w:r>
        <w:r w:rsidRPr="00A67A95">
          <w:rPr>
            <w:rStyle w:val="Hyperlink"/>
            <w:noProof/>
          </w:rPr>
          <w:t>Overig en Weesleiding.</w:t>
        </w:r>
        <w:r>
          <w:rPr>
            <w:noProof/>
            <w:webHidden/>
          </w:rPr>
          <w:tab/>
        </w:r>
        <w:r>
          <w:rPr>
            <w:noProof/>
            <w:webHidden/>
          </w:rPr>
          <w:fldChar w:fldCharType="begin"/>
        </w:r>
        <w:r>
          <w:rPr>
            <w:noProof/>
            <w:webHidden/>
          </w:rPr>
          <w:instrText xml:space="preserve"> PAGEREF _Toc467156155 \h </w:instrText>
        </w:r>
      </w:ins>
      <w:r>
        <w:rPr>
          <w:noProof/>
          <w:webHidden/>
        </w:rPr>
      </w:r>
      <w:r>
        <w:rPr>
          <w:noProof/>
          <w:webHidden/>
        </w:rPr>
        <w:fldChar w:fldCharType="separate"/>
      </w:r>
      <w:ins w:id="152" w:author="Paul Janssen" w:date="2016-11-17T14:26:00Z">
        <w:r>
          <w:rPr>
            <w:noProof/>
            <w:webHidden/>
          </w:rPr>
          <w:t>52</w:t>
        </w:r>
        <w:r>
          <w:rPr>
            <w:noProof/>
            <w:webHidden/>
          </w:rPr>
          <w:fldChar w:fldCharType="end"/>
        </w:r>
        <w:r w:rsidRPr="00A67A95">
          <w:rPr>
            <w:rStyle w:val="Hyperlink"/>
            <w:noProof/>
          </w:rPr>
          <w:fldChar w:fldCharType="end"/>
        </w:r>
      </w:ins>
    </w:p>
    <w:p w:rsidR="000F3B9E" w:rsidRDefault="000F3B9E">
      <w:pPr>
        <w:pStyle w:val="Inhopg3"/>
        <w:rPr>
          <w:ins w:id="153" w:author="Paul Janssen" w:date="2016-11-17T14:26:00Z"/>
          <w:rFonts w:asciiTheme="minorHAnsi" w:eastAsiaTheme="minorEastAsia" w:hAnsiTheme="minorHAnsi" w:cstheme="minorBidi"/>
          <w:noProof/>
          <w:sz w:val="22"/>
          <w:szCs w:val="22"/>
        </w:rPr>
      </w:pPr>
      <w:ins w:id="154"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"_Toc467156156"</w:instrText>
        </w:r>
        <w:r w:rsidRPr="00A67A95">
          <w:rPr>
            <w:rStyle w:val="Hyperlink"/>
            <w:noProof/>
          </w:rPr>
          <w:instrText xml:space="preserve"> </w:instrText>
        </w:r>
        <w:r w:rsidRPr="00A67A95">
          <w:rPr>
            <w:rStyle w:val="Hyperlink"/>
            <w:noProof/>
          </w:rPr>
          <w:fldChar w:fldCharType="separate"/>
        </w:r>
        <w:r w:rsidRPr="00A67A95">
          <w:rPr>
            <w:rStyle w:val="Hyperlink"/>
            <w:noProof/>
          </w:rPr>
          <w:t>5.2.23</w:t>
        </w:r>
        <w:r>
          <w:rPr>
            <w:rFonts w:asciiTheme="minorHAnsi" w:eastAsiaTheme="minorEastAsia" w:hAnsiTheme="minorHAnsi" w:cstheme="minorBidi"/>
            <w:noProof/>
            <w:sz w:val="22"/>
            <w:szCs w:val="22"/>
          </w:rPr>
          <w:tab/>
        </w:r>
        <w:r w:rsidRPr="00A67A95">
          <w:rPr>
            <w:rStyle w:val="Hyperlink"/>
            <w:noProof/>
          </w:rPr>
          <w:t>Leidingelementen per type net (thema).</w:t>
        </w:r>
        <w:r>
          <w:rPr>
            <w:noProof/>
            <w:webHidden/>
          </w:rPr>
          <w:tab/>
        </w:r>
        <w:r>
          <w:rPr>
            <w:noProof/>
            <w:webHidden/>
          </w:rPr>
          <w:fldChar w:fldCharType="begin"/>
        </w:r>
        <w:r>
          <w:rPr>
            <w:noProof/>
            <w:webHidden/>
          </w:rPr>
          <w:instrText xml:space="preserve"> PAGEREF _Toc467156156 \h </w:instrText>
        </w:r>
      </w:ins>
      <w:r>
        <w:rPr>
          <w:noProof/>
          <w:webHidden/>
        </w:rPr>
      </w:r>
      <w:r>
        <w:rPr>
          <w:noProof/>
          <w:webHidden/>
        </w:rPr>
        <w:fldChar w:fldCharType="separate"/>
      </w:r>
      <w:ins w:id="155" w:author="Paul Janssen" w:date="2016-11-17T14:26:00Z">
        <w:r>
          <w:rPr>
            <w:noProof/>
            <w:webHidden/>
          </w:rPr>
          <w:t>53</w:t>
        </w:r>
        <w:r>
          <w:rPr>
            <w:noProof/>
            <w:webHidden/>
          </w:rPr>
          <w:fldChar w:fldCharType="end"/>
        </w:r>
        <w:r w:rsidRPr="00A67A95">
          <w:rPr>
            <w:rStyle w:val="Hyperlink"/>
            <w:noProof/>
          </w:rPr>
          <w:fldChar w:fldCharType="end"/>
        </w:r>
      </w:ins>
    </w:p>
    <w:p w:rsidR="000F3B9E" w:rsidRDefault="000F3B9E">
      <w:pPr>
        <w:pStyle w:val="Inhopg3"/>
        <w:rPr>
          <w:ins w:id="156" w:author="Paul Janssen" w:date="2016-11-17T14:26:00Z"/>
          <w:rFonts w:asciiTheme="minorHAnsi" w:eastAsiaTheme="minorEastAsia" w:hAnsiTheme="minorHAnsi" w:cstheme="minorBidi"/>
          <w:noProof/>
          <w:sz w:val="22"/>
          <w:szCs w:val="22"/>
        </w:rPr>
      </w:pPr>
      <w:ins w:id="157"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"_Toc467156157"</w:instrText>
        </w:r>
        <w:r w:rsidRPr="00A67A95">
          <w:rPr>
            <w:rStyle w:val="Hyperlink"/>
            <w:noProof/>
          </w:rPr>
          <w:instrText xml:space="preserve"> </w:instrText>
        </w:r>
        <w:r w:rsidRPr="00A67A95">
          <w:rPr>
            <w:rStyle w:val="Hyperlink"/>
            <w:noProof/>
          </w:rPr>
          <w:fldChar w:fldCharType="separate"/>
        </w:r>
        <w:r w:rsidRPr="00A67A95">
          <w:rPr>
            <w:rStyle w:val="Hyperlink"/>
            <w:noProof/>
          </w:rPr>
          <w:t>5.2.24</w:t>
        </w:r>
        <w:r>
          <w:rPr>
            <w:rFonts w:asciiTheme="minorHAnsi" w:eastAsiaTheme="minorEastAsia" w:hAnsiTheme="minorHAnsi" w:cstheme="minorBidi"/>
            <w:noProof/>
            <w:sz w:val="22"/>
            <w:szCs w:val="22"/>
          </w:rPr>
          <w:tab/>
        </w:r>
        <w:r w:rsidRPr="00A67A95">
          <w:rPr>
            <w:rStyle w:val="Hyperlink"/>
            <w:noProof/>
          </w:rPr>
          <w:t>Identifier management.</w:t>
        </w:r>
        <w:r>
          <w:rPr>
            <w:noProof/>
            <w:webHidden/>
          </w:rPr>
          <w:tab/>
        </w:r>
        <w:r>
          <w:rPr>
            <w:noProof/>
            <w:webHidden/>
          </w:rPr>
          <w:fldChar w:fldCharType="begin"/>
        </w:r>
        <w:r>
          <w:rPr>
            <w:noProof/>
            <w:webHidden/>
          </w:rPr>
          <w:instrText xml:space="preserve"> PAGEREF _Toc467156157 \h </w:instrText>
        </w:r>
      </w:ins>
      <w:r>
        <w:rPr>
          <w:noProof/>
          <w:webHidden/>
        </w:rPr>
      </w:r>
      <w:r>
        <w:rPr>
          <w:noProof/>
          <w:webHidden/>
        </w:rPr>
        <w:fldChar w:fldCharType="separate"/>
      </w:r>
      <w:ins w:id="158" w:author="Paul Janssen" w:date="2016-11-17T14:26:00Z">
        <w:r>
          <w:rPr>
            <w:noProof/>
            <w:webHidden/>
          </w:rPr>
          <w:t>54</w:t>
        </w:r>
        <w:r>
          <w:rPr>
            <w:noProof/>
            <w:webHidden/>
          </w:rPr>
          <w:fldChar w:fldCharType="end"/>
        </w:r>
        <w:r w:rsidRPr="00A67A95">
          <w:rPr>
            <w:rStyle w:val="Hyperlink"/>
            <w:noProof/>
          </w:rPr>
          <w:fldChar w:fldCharType="end"/>
        </w:r>
      </w:ins>
    </w:p>
    <w:p w:rsidR="000F3B9E" w:rsidRDefault="000F3B9E">
      <w:pPr>
        <w:pStyle w:val="Inhopg3"/>
        <w:rPr>
          <w:ins w:id="159" w:author="Paul Janssen" w:date="2016-11-17T14:26:00Z"/>
          <w:rFonts w:asciiTheme="minorHAnsi" w:eastAsiaTheme="minorEastAsia" w:hAnsiTheme="minorHAnsi" w:cstheme="minorBidi"/>
          <w:noProof/>
          <w:sz w:val="22"/>
          <w:szCs w:val="22"/>
        </w:rPr>
      </w:pPr>
      <w:ins w:id="160"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"_Toc467156158"</w:instrText>
        </w:r>
        <w:r w:rsidRPr="00A67A95">
          <w:rPr>
            <w:rStyle w:val="Hyperlink"/>
            <w:noProof/>
          </w:rPr>
          <w:instrText xml:space="preserve"> </w:instrText>
        </w:r>
        <w:r w:rsidRPr="00A67A95">
          <w:rPr>
            <w:rStyle w:val="Hyperlink"/>
            <w:noProof/>
          </w:rPr>
          <w:fldChar w:fldCharType="separate"/>
        </w:r>
        <w:r w:rsidRPr="00A67A95">
          <w:rPr>
            <w:rStyle w:val="Hyperlink"/>
            <w:noProof/>
          </w:rPr>
          <w:t>5.2.25</w:t>
        </w:r>
        <w:r>
          <w:rPr>
            <w:rFonts w:asciiTheme="minorHAnsi" w:eastAsiaTheme="minorEastAsia" w:hAnsiTheme="minorHAnsi" w:cstheme="minorBidi"/>
            <w:noProof/>
            <w:sz w:val="22"/>
            <w:szCs w:val="22"/>
          </w:rPr>
          <w:tab/>
        </w:r>
        <w:r w:rsidRPr="00A67A95">
          <w:rPr>
            <w:rStyle w:val="Hyperlink"/>
            <w:noProof/>
          </w:rPr>
          <w:t>Tijd representatie en temporeel model.</w:t>
        </w:r>
        <w:r>
          <w:rPr>
            <w:noProof/>
            <w:webHidden/>
          </w:rPr>
          <w:tab/>
        </w:r>
        <w:r>
          <w:rPr>
            <w:noProof/>
            <w:webHidden/>
          </w:rPr>
          <w:fldChar w:fldCharType="begin"/>
        </w:r>
        <w:r>
          <w:rPr>
            <w:noProof/>
            <w:webHidden/>
          </w:rPr>
          <w:instrText xml:space="preserve"> PAGEREF _Toc467156158 \h </w:instrText>
        </w:r>
      </w:ins>
      <w:r>
        <w:rPr>
          <w:noProof/>
          <w:webHidden/>
        </w:rPr>
      </w:r>
      <w:r>
        <w:rPr>
          <w:noProof/>
          <w:webHidden/>
        </w:rPr>
        <w:fldChar w:fldCharType="separate"/>
      </w:r>
      <w:ins w:id="161" w:author="Paul Janssen" w:date="2016-11-17T14:26:00Z">
        <w:r>
          <w:rPr>
            <w:noProof/>
            <w:webHidden/>
          </w:rPr>
          <w:t>55</w:t>
        </w:r>
        <w:r>
          <w:rPr>
            <w:noProof/>
            <w:webHidden/>
          </w:rPr>
          <w:fldChar w:fldCharType="end"/>
        </w:r>
        <w:r w:rsidRPr="00A67A95">
          <w:rPr>
            <w:rStyle w:val="Hyperlink"/>
            <w:noProof/>
          </w:rPr>
          <w:fldChar w:fldCharType="end"/>
        </w:r>
      </w:ins>
    </w:p>
    <w:p w:rsidR="000F3B9E" w:rsidRDefault="000F3B9E">
      <w:pPr>
        <w:pStyle w:val="Inhopg3"/>
        <w:rPr>
          <w:ins w:id="162" w:author="Paul Janssen" w:date="2016-11-17T14:26:00Z"/>
          <w:rFonts w:asciiTheme="minorHAnsi" w:eastAsiaTheme="minorEastAsia" w:hAnsiTheme="minorHAnsi" w:cstheme="minorBidi"/>
          <w:noProof/>
          <w:sz w:val="22"/>
          <w:szCs w:val="22"/>
        </w:rPr>
      </w:pPr>
      <w:ins w:id="163"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"_Toc467156159"</w:instrText>
        </w:r>
        <w:r w:rsidRPr="00A67A95">
          <w:rPr>
            <w:rStyle w:val="Hyperlink"/>
            <w:noProof/>
          </w:rPr>
          <w:instrText xml:space="preserve"> </w:instrText>
        </w:r>
        <w:r w:rsidRPr="00A67A95">
          <w:rPr>
            <w:rStyle w:val="Hyperlink"/>
            <w:noProof/>
          </w:rPr>
          <w:fldChar w:fldCharType="separate"/>
        </w:r>
        <w:r w:rsidRPr="00A67A95">
          <w:rPr>
            <w:rStyle w:val="Hyperlink"/>
            <w:noProof/>
          </w:rPr>
          <w:t>5.2.26</w:t>
        </w:r>
        <w:r>
          <w:rPr>
            <w:rFonts w:asciiTheme="minorHAnsi" w:eastAsiaTheme="minorEastAsia" w:hAnsiTheme="minorHAnsi" w:cstheme="minorBidi"/>
            <w:noProof/>
            <w:sz w:val="22"/>
            <w:szCs w:val="22"/>
          </w:rPr>
          <w:tab/>
        </w:r>
        <w:r w:rsidRPr="00A67A95">
          <w:rPr>
            <w:rStyle w:val="Hyperlink"/>
            <w:noProof/>
          </w:rPr>
          <w:t>WION – Uitleveren van gebiedsinformatie.</w:t>
        </w:r>
        <w:r>
          <w:rPr>
            <w:noProof/>
            <w:webHidden/>
          </w:rPr>
          <w:tab/>
        </w:r>
        <w:r>
          <w:rPr>
            <w:noProof/>
            <w:webHidden/>
          </w:rPr>
          <w:fldChar w:fldCharType="begin"/>
        </w:r>
        <w:r>
          <w:rPr>
            <w:noProof/>
            <w:webHidden/>
          </w:rPr>
          <w:instrText xml:space="preserve"> PAGEREF _Toc467156159 \h </w:instrText>
        </w:r>
      </w:ins>
      <w:r>
        <w:rPr>
          <w:noProof/>
          <w:webHidden/>
        </w:rPr>
      </w:r>
      <w:r>
        <w:rPr>
          <w:noProof/>
          <w:webHidden/>
        </w:rPr>
        <w:fldChar w:fldCharType="separate"/>
      </w:r>
      <w:ins w:id="164" w:author="Paul Janssen" w:date="2016-11-17T14:26:00Z">
        <w:r>
          <w:rPr>
            <w:noProof/>
            <w:webHidden/>
          </w:rPr>
          <w:t>57</w:t>
        </w:r>
        <w:r>
          <w:rPr>
            <w:noProof/>
            <w:webHidden/>
          </w:rPr>
          <w:fldChar w:fldCharType="end"/>
        </w:r>
        <w:r w:rsidRPr="00A67A95">
          <w:rPr>
            <w:rStyle w:val="Hyperlink"/>
            <w:noProof/>
          </w:rPr>
          <w:fldChar w:fldCharType="end"/>
        </w:r>
      </w:ins>
    </w:p>
    <w:p w:rsidR="000F3B9E" w:rsidRDefault="000F3B9E">
      <w:pPr>
        <w:pStyle w:val="Inhopg3"/>
        <w:rPr>
          <w:ins w:id="165" w:author="Paul Janssen" w:date="2016-11-17T14:26:00Z"/>
          <w:rFonts w:asciiTheme="minorHAnsi" w:eastAsiaTheme="minorEastAsia" w:hAnsiTheme="minorHAnsi" w:cstheme="minorBidi"/>
          <w:noProof/>
          <w:sz w:val="22"/>
          <w:szCs w:val="22"/>
        </w:rPr>
      </w:pPr>
      <w:ins w:id="166"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"_Toc467156160"</w:instrText>
        </w:r>
        <w:r w:rsidRPr="00A67A95">
          <w:rPr>
            <w:rStyle w:val="Hyperlink"/>
            <w:noProof/>
          </w:rPr>
          <w:instrText xml:space="preserve"> </w:instrText>
        </w:r>
        <w:r w:rsidRPr="00A67A95">
          <w:rPr>
            <w:rStyle w:val="Hyperlink"/>
            <w:noProof/>
          </w:rPr>
          <w:fldChar w:fldCharType="separate"/>
        </w:r>
        <w:r w:rsidRPr="00A67A95">
          <w:rPr>
            <w:rStyle w:val="Hyperlink"/>
            <w:noProof/>
          </w:rPr>
          <w:t>5.2.27</w:t>
        </w:r>
        <w:r>
          <w:rPr>
            <w:rFonts w:asciiTheme="minorHAnsi" w:eastAsiaTheme="minorEastAsia" w:hAnsiTheme="minorHAnsi" w:cstheme="minorBidi"/>
            <w:noProof/>
            <w:sz w:val="22"/>
            <w:szCs w:val="22"/>
          </w:rPr>
          <w:tab/>
        </w:r>
        <w:r w:rsidRPr="00A67A95">
          <w:rPr>
            <w:rStyle w:val="Hyperlink"/>
            <w:noProof/>
          </w:rPr>
          <w:t>UML - EC61 overzicht.</w:t>
        </w:r>
        <w:r>
          <w:rPr>
            <w:noProof/>
            <w:webHidden/>
          </w:rPr>
          <w:tab/>
        </w:r>
        <w:r>
          <w:rPr>
            <w:noProof/>
            <w:webHidden/>
          </w:rPr>
          <w:fldChar w:fldCharType="begin"/>
        </w:r>
        <w:r>
          <w:rPr>
            <w:noProof/>
            <w:webHidden/>
          </w:rPr>
          <w:instrText xml:space="preserve"> PAGEREF _Toc467156160 \h </w:instrText>
        </w:r>
      </w:ins>
      <w:r>
        <w:rPr>
          <w:noProof/>
          <w:webHidden/>
        </w:rPr>
      </w:r>
      <w:r>
        <w:rPr>
          <w:noProof/>
          <w:webHidden/>
        </w:rPr>
        <w:fldChar w:fldCharType="separate"/>
      </w:r>
      <w:ins w:id="167" w:author="Paul Janssen" w:date="2016-11-17T14:26:00Z">
        <w:r>
          <w:rPr>
            <w:noProof/>
            <w:webHidden/>
          </w:rPr>
          <w:t>58</w:t>
        </w:r>
        <w:r>
          <w:rPr>
            <w:noProof/>
            <w:webHidden/>
          </w:rPr>
          <w:fldChar w:fldCharType="end"/>
        </w:r>
        <w:r w:rsidRPr="00A67A95">
          <w:rPr>
            <w:rStyle w:val="Hyperlink"/>
            <w:noProof/>
          </w:rPr>
          <w:fldChar w:fldCharType="end"/>
        </w:r>
      </w:ins>
    </w:p>
    <w:p w:rsidR="000F3B9E" w:rsidRDefault="000F3B9E">
      <w:pPr>
        <w:pStyle w:val="Inhopg3"/>
        <w:rPr>
          <w:ins w:id="168" w:author="Paul Janssen" w:date="2016-11-17T14:26:00Z"/>
          <w:rFonts w:asciiTheme="minorHAnsi" w:eastAsiaTheme="minorEastAsia" w:hAnsiTheme="minorHAnsi" w:cstheme="minorBidi"/>
          <w:noProof/>
          <w:sz w:val="22"/>
          <w:szCs w:val="22"/>
        </w:rPr>
      </w:pPr>
      <w:ins w:id="169"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"_Toc467156161"</w:instrText>
        </w:r>
        <w:r w:rsidRPr="00A67A95">
          <w:rPr>
            <w:rStyle w:val="Hyperlink"/>
            <w:noProof/>
          </w:rPr>
          <w:instrText xml:space="preserve"> </w:instrText>
        </w:r>
        <w:r w:rsidRPr="00A67A95">
          <w:rPr>
            <w:rStyle w:val="Hyperlink"/>
            <w:noProof/>
          </w:rPr>
          <w:fldChar w:fldCharType="separate"/>
        </w:r>
        <w:r w:rsidRPr="00A67A95">
          <w:rPr>
            <w:rStyle w:val="Hyperlink"/>
            <w:noProof/>
          </w:rPr>
          <w:t>5.2.28</w:t>
        </w:r>
        <w:r>
          <w:rPr>
            <w:rFonts w:asciiTheme="minorHAnsi" w:eastAsiaTheme="minorEastAsia" w:hAnsiTheme="minorHAnsi" w:cstheme="minorBidi"/>
            <w:noProof/>
            <w:sz w:val="22"/>
            <w:szCs w:val="22"/>
          </w:rPr>
          <w:tab/>
        </w:r>
        <w:r w:rsidRPr="00A67A95">
          <w:rPr>
            <w:rStyle w:val="Hyperlink"/>
            <w:noProof/>
          </w:rPr>
          <w:t>UML - Buisleidingen Risicoregister overzicht.</w:t>
        </w:r>
        <w:r>
          <w:rPr>
            <w:noProof/>
            <w:webHidden/>
          </w:rPr>
          <w:tab/>
        </w:r>
        <w:r>
          <w:rPr>
            <w:noProof/>
            <w:webHidden/>
          </w:rPr>
          <w:fldChar w:fldCharType="begin"/>
        </w:r>
        <w:r>
          <w:rPr>
            <w:noProof/>
            <w:webHidden/>
          </w:rPr>
          <w:instrText xml:space="preserve"> PAGEREF _Toc467156161 \h </w:instrText>
        </w:r>
      </w:ins>
      <w:r>
        <w:rPr>
          <w:noProof/>
          <w:webHidden/>
        </w:rPr>
      </w:r>
      <w:r>
        <w:rPr>
          <w:noProof/>
          <w:webHidden/>
        </w:rPr>
        <w:fldChar w:fldCharType="separate"/>
      </w:r>
      <w:ins w:id="170" w:author="Paul Janssen" w:date="2016-11-17T14:26:00Z">
        <w:r>
          <w:rPr>
            <w:noProof/>
            <w:webHidden/>
          </w:rPr>
          <w:t>60</w:t>
        </w:r>
        <w:r>
          <w:rPr>
            <w:noProof/>
            <w:webHidden/>
          </w:rPr>
          <w:fldChar w:fldCharType="end"/>
        </w:r>
        <w:r w:rsidRPr="00A67A95">
          <w:rPr>
            <w:rStyle w:val="Hyperlink"/>
            <w:noProof/>
          </w:rPr>
          <w:fldChar w:fldCharType="end"/>
        </w:r>
      </w:ins>
    </w:p>
    <w:p w:rsidR="000F3B9E" w:rsidRDefault="000F3B9E">
      <w:pPr>
        <w:pStyle w:val="Inhopg3"/>
        <w:rPr>
          <w:ins w:id="171" w:author="Paul Janssen" w:date="2016-11-17T14:26:00Z"/>
          <w:rFonts w:asciiTheme="minorHAnsi" w:eastAsiaTheme="minorEastAsia" w:hAnsiTheme="minorHAnsi" w:cstheme="minorBidi"/>
          <w:noProof/>
          <w:sz w:val="22"/>
          <w:szCs w:val="22"/>
        </w:rPr>
      </w:pPr>
      <w:ins w:id="172"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"_Toc467156162"</w:instrText>
        </w:r>
        <w:r w:rsidRPr="00A67A95">
          <w:rPr>
            <w:rStyle w:val="Hyperlink"/>
            <w:noProof/>
          </w:rPr>
          <w:instrText xml:space="preserve"> </w:instrText>
        </w:r>
        <w:r w:rsidRPr="00A67A95">
          <w:rPr>
            <w:rStyle w:val="Hyperlink"/>
            <w:noProof/>
          </w:rPr>
          <w:fldChar w:fldCharType="separate"/>
        </w:r>
        <w:r w:rsidRPr="00A67A95">
          <w:rPr>
            <w:rStyle w:val="Hyperlink"/>
            <w:noProof/>
          </w:rPr>
          <w:t>5.2.29</w:t>
        </w:r>
        <w:r>
          <w:rPr>
            <w:rFonts w:asciiTheme="minorHAnsi" w:eastAsiaTheme="minorEastAsia" w:hAnsiTheme="minorHAnsi" w:cstheme="minorBidi"/>
            <w:noProof/>
            <w:sz w:val="22"/>
            <w:szCs w:val="22"/>
          </w:rPr>
          <w:tab/>
        </w:r>
        <w:r w:rsidRPr="00A67A95">
          <w:rPr>
            <w:rStyle w:val="Hyperlink"/>
            <w:noProof/>
          </w:rPr>
          <w:t>UML - Stedelijk water overzicht.</w:t>
        </w:r>
        <w:r>
          <w:rPr>
            <w:noProof/>
            <w:webHidden/>
          </w:rPr>
          <w:tab/>
        </w:r>
        <w:r>
          <w:rPr>
            <w:noProof/>
            <w:webHidden/>
          </w:rPr>
          <w:fldChar w:fldCharType="begin"/>
        </w:r>
        <w:r>
          <w:rPr>
            <w:noProof/>
            <w:webHidden/>
          </w:rPr>
          <w:instrText xml:space="preserve"> PAGEREF _Toc467156162 \h </w:instrText>
        </w:r>
      </w:ins>
      <w:r>
        <w:rPr>
          <w:noProof/>
          <w:webHidden/>
        </w:rPr>
      </w:r>
      <w:r>
        <w:rPr>
          <w:noProof/>
          <w:webHidden/>
        </w:rPr>
        <w:fldChar w:fldCharType="separate"/>
      </w:r>
      <w:ins w:id="173" w:author="Paul Janssen" w:date="2016-11-17T14:26:00Z">
        <w:r>
          <w:rPr>
            <w:noProof/>
            <w:webHidden/>
          </w:rPr>
          <w:t>62</w:t>
        </w:r>
        <w:r>
          <w:rPr>
            <w:noProof/>
            <w:webHidden/>
          </w:rPr>
          <w:fldChar w:fldCharType="end"/>
        </w:r>
        <w:r w:rsidRPr="00A67A95">
          <w:rPr>
            <w:rStyle w:val="Hyperlink"/>
            <w:noProof/>
          </w:rPr>
          <w:fldChar w:fldCharType="end"/>
        </w:r>
      </w:ins>
    </w:p>
    <w:p w:rsidR="000F3B9E" w:rsidRDefault="000F3B9E">
      <w:pPr>
        <w:pStyle w:val="Inhopg2"/>
        <w:rPr>
          <w:ins w:id="174" w:author="Paul Janssen" w:date="2016-11-17T14:26:00Z"/>
          <w:rFonts w:asciiTheme="minorHAnsi" w:eastAsiaTheme="minorEastAsia" w:hAnsiTheme="minorHAnsi" w:cstheme="minorBidi"/>
          <w:sz w:val="22"/>
          <w:szCs w:val="22"/>
        </w:rPr>
      </w:pPr>
      <w:ins w:id="175" w:author="Paul Janssen" w:date="2016-11-17T14:26:00Z">
        <w:r w:rsidRPr="00A67A95">
          <w:rPr>
            <w:rStyle w:val="Hyperlink"/>
          </w:rPr>
          <w:fldChar w:fldCharType="begin"/>
        </w:r>
        <w:r w:rsidRPr="00A67A95">
          <w:rPr>
            <w:rStyle w:val="Hyperlink"/>
          </w:rPr>
          <w:instrText xml:space="preserve"> </w:instrText>
        </w:r>
        <w:r>
          <w:instrText>HYPERLINK \l "_Toc467156163"</w:instrText>
        </w:r>
        <w:r w:rsidRPr="00A67A95">
          <w:rPr>
            <w:rStyle w:val="Hyperlink"/>
          </w:rPr>
          <w:instrText xml:space="preserve"> </w:instrText>
        </w:r>
        <w:r w:rsidRPr="00A67A95">
          <w:rPr>
            <w:rStyle w:val="Hyperlink"/>
          </w:rPr>
          <w:fldChar w:fldCharType="separate"/>
        </w:r>
        <w:r w:rsidRPr="00A67A95">
          <w:rPr>
            <w:rStyle w:val="Hyperlink"/>
          </w:rPr>
          <w:t>5.3</w:t>
        </w:r>
        <w:r>
          <w:rPr>
            <w:rFonts w:asciiTheme="minorHAnsi" w:eastAsiaTheme="minorEastAsia" w:hAnsiTheme="minorHAnsi" w:cstheme="minorBidi"/>
            <w:sz w:val="22"/>
            <w:szCs w:val="22"/>
          </w:rPr>
          <w:tab/>
        </w:r>
        <w:r w:rsidRPr="00A67A95">
          <w:rPr>
            <w:rStyle w:val="Hyperlink"/>
          </w:rPr>
          <w:t>Objectcatalogus.</w:t>
        </w:r>
        <w:r>
          <w:rPr>
            <w:webHidden/>
          </w:rPr>
          <w:tab/>
        </w:r>
        <w:r>
          <w:rPr>
            <w:webHidden/>
          </w:rPr>
          <w:fldChar w:fldCharType="begin"/>
        </w:r>
        <w:r>
          <w:rPr>
            <w:webHidden/>
          </w:rPr>
          <w:instrText xml:space="preserve"> PAGEREF _Toc467156163 \h </w:instrText>
        </w:r>
      </w:ins>
      <w:r>
        <w:rPr>
          <w:webHidden/>
        </w:rPr>
      </w:r>
      <w:r>
        <w:rPr>
          <w:webHidden/>
        </w:rPr>
        <w:fldChar w:fldCharType="separate"/>
      </w:r>
      <w:ins w:id="176" w:author="Paul Janssen" w:date="2016-11-17T14:26:00Z">
        <w:r>
          <w:rPr>
            <w:webHidden/>
          </w:rPr>
          <w:t>64</w:t>
        </w:r>
        <w:r>
          <w:rPr>
            <w:webHidden/>
          </w:rPr>
          <w:fldChar w:fldCharType="end"/>
        </w:r>
        <w:r w:rsidRPr="00A67A95">
          <w:rPr>
            <w:rStyle w:val="Hyperlink"/>
          </w:rPr>
          <w:fldChar w:fldCharType="end"/>
        </w:r>
      </w:ins>
    </w:p>
    <w:p w:rsidR="000F3B9E" w:rsidRDefault="000F3B9E">
      <w:pPr>
        <w:pStyle w:val="Inhopg3"/>
        <w:rPr>
          <w:ins w:id="177" w:author="Paul Janssen" w:date="2016-11-17T14:26:00Z"/>
          <w:rFonts w:asciiTheme="minorHAnsi" w:eastAsiaTheme="minorEastAsia" w:hAnsiTheme="minorHAnsi" w:cstheme="minorBidi"/>
          <w:noProof/>
          <w:sz w:val="22"/>
          <w:szCs w:val="22"/>
        </w:rPr>
      </w:pPr>
      <w:ins w:id="17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"_Toc467156164"</w:instrText>
        </w:r>
        <w:r w:rsidRPr="00A67A95">
          <w:rPr>
            <w:rStyle w:val="Hyperlink"/>
            <w:noProof/>
          </w:rPr>
          <w:instrText xml:space="preserve"> </w:instrText>
        </w:r>
        <w:r w:rsidRPr="00A67A95">
          <w:rPr>
            <w:rStyle w:val="Hyperlink"/>
            <w:noProof/>
          </w:rPr>
          <w:fldChar w:fldCharType="separate"/>
        </w:r>
        <w:r w:rsidRPr="00A67A95">
          <w:rPr>
            <w:rStyle w:val="Hyperlink"/>
            <w:noProof/>
          </w:rPr>
          <w:t>5.3.1</w:t>
        </w:r>
        <w:r>
          <w:rPr>
            <w:rFonts w:asciiTheme="minorHAnsi" w:eastAsiaTheme="minorEastAsia" w:hAnsiTheme="minorHAnsi" w:cstheme="minorBidi"/>
            <w:noProof/>
            <w:sz w:val="22"/>
            <w:szCs w:val="22"/>
          </w:rPr>
          <w:tab/>
        </w:r>
        <w:r w:rsidRPr="00A67A95">
          <w:rPr>
            <w:rStyle w:val="Hyperlink"/>
            <w:noProof/>
          </w:rPr>
          <w:t>Geografische objecten.</w:t>
        </w:r>
        <w:r>
          <w:rPr>
            <w:noProof/>
            <w:webHidden/>
          </w:rPr>
          <w:tab/>
        </w:r>
        <w:r>
          <w:rPr>
            <w:noProof/>
            <w:webHidden/>
          </w:rPr>
          <w:fldChar w:fldCharType="begin"/>
        </w:r>
        <w:r>
          <w:rPr>
            <w:noProof/>
            <w:webHidden/>
          </w:rPr>
          <w:instrText xml:space="preserve"> PAGEREF _Toc467156164 \h </w:instrText>
        </w:r>
      </w:ins>
      <w:r>
        <w:rPr>
          <w:noProof/>
          <w:webHidden/>
        </w:rPr>
      </w:r>
      <w:r>
        <w:rPr>
          <w:noProof/>
          <w:webHidden/>
        </w:rPr>
        <w:fldChar w:fldCharType="separate"/>
      </w:r>
      <w:ins w:id="179" w:author="Paul Janssen" w:date="2016-11-17T14:26:00Z">
        <w:r>
          <w:rPr>
            <w:noProof/>
            <w:webHidden/>
          </w:rPr>
          <w:t>67</w:t>
        </w:r>
        <w:r>
          <w:rPr>
            <w:noProof/>
            <w:webHidden/>
          </w:rPr>
          <w:fldChar w:fldCharType="end"/>
        </w:r>
        <w:r w:rsidRPr="00A67A95">
          <w:rPr>
            <w:rStyle w:val="Hyperlink"/>
            <w:noProof/>
          </w:rPr>
          <w:fldChar w:fldCharType="end"/>
        </w:r>
      </w:ins>
    </w:p>
    <w:p w:rsidR="000F3B9E" w:rsidRDefault="000F3B9E">
      <w:pPr>
        <w:pStyle w:val="Inhopg3"/>
        <w:rPr>
          <w:ins w:id="180" w:author="Paul Janssen" w:date="2016-11-17T14:26:00Z"/>
          <w:rFonts w:asciiTheme="minorHAnsi" w:eastAsiaTheme="minorEastAsia" w:hAnsiTheme="minorHAnsi" w:cstheme="minorBidi"/>
          <w:noProof/>
          <w:sz w:val="22"/>
          <w:szCs w:val="22"/>
        </w:rPr>
      </w:pPr>
      <w:ins w:id="18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"_Toc467156165"</w:instrText>
        </w:r>
        <w:r w:rsidRPr="00A67A95">
          <w:rPr>
            <w:rStyle w:val="Hyperlink"/>
            <w:noProof/>
          </w:rPr>
          <w:instrText xml:space="preserve"> </w:instrText>
        </w:r>
        <w:r w:rsidRPr="00A67A95">
          <w:rPr>
            <w:rStyle w:val="Hyperlink"/>
            <w:noProof/>
          </w:rPr>
          <w:fldChar w:fldCharType="separate"/>
        </w:r>
        <w:r w:rsidRPr="00A67A95">
          <w:rPr>
            <w:rStyle w:val="Hyperlink"/>
            <w:noProof/>
          </w:rPr>
          <w:t>5.3.2</w:t>
        </w:r>
        <w:r>
          <w:rPr>
            <w:rFonts w:asciiTheme="minorHAnsi" w:eastAsiaTheme="minorEastAsia" w:hAnsiTheme="minorHAnsi" w:cstheme="minorBidi"/>
            <w:noProof/>
            <w:sz w:val="22"/>
            <w:szCs w:val="22"/>
          </w:rPr>
          <w:tab/>
        </w:r>
        <w:r w:rsidRPr="00A67A95">
          <w:rPr>
            <w:rStyle w:val="Hyperlink"/>
            <w:noProof/>
          </w:rPr>
          <w:t>Data typen.</w:t>
        </w:r>
        <w:r>
          <w:rPr>
            <w:noProof/>
            <w:webHidden/>
          </w:rPr>
          <w:tab/>
        </w:r>
        <w:r>
          <w:rPr>
            <w:noProof/>
            <w:webHidden/>
          </w:rPr>
          <w:fldChar w:fldCharType="begin"/>
        </w:r>
        <w:r>
          <w:rPr>
            <w:noProof/>
            <w:webHidden/>
          </w:rPr>
          <w:instrText xml:space="preserve"> PAGEREF _Toc467156165 \h </w:instrText>
        </w:r>
      </w:ins>
      <w:r>
        <w:rPr>
          <w:noProof/>
          <w:webHidden/>
        </w:rPr>
      </w:r>
      <w:r>
        <w:rPr>
          <w:noProof/>
          <w:webHidden/>
        </w:rPr>
        <w:fldChar w:fldCharType="separate"/>
      </w:r>
      <w:ins w:id="182" w:author="Paul Janssen" w:date="2016-11-17T14:26:00Z">
        <w:r>
          <w:rPr>
            <w:noProof/>
            <w:webHidden/>
          </w:rPr>
          <w:t>68</w:t>
        </w:r>
        <w:r>
          <w:rPr>
            <w:noProof/>
            <w:webHidden/>
          </w:rPr>
          <w:fldChar w:fldCharType="end"/>
        </w:r>
        <w:r w:rsidRPr="00A67A95">
          <w:rPr>
            <w:rStyle w:val="Hyperlink"/>
            <w:noProof/>
          </w:rPr>
          <w:fldChar w:fldCharType="end"/>
        </w:r>
      </w:ins>
    </w:p>
    <w:p w:rsidR="000F3B9E" w:rsidRDefault="000F3B9E">
      <w:pPr>
        <w:pStyle w:val="Inhopg3"/>
        <w:rPr>
          <w:ins w:id="183" w:author="Paul Janssen" w:date="2016-11-17T14:26:00Z"/>
          <w:rFonts w:asciiTheme="minorHAnsi" w:eastAsiaTheme="minorEastAsia" w:hAnsiTheme="minorHAnsi" w:cstheme="minorBidi"/>
          <w:noProof/>
          <w:sz w:val="22"/>
          <w:szCs w:val="22"/>
        </w:rPr>
      </w:pPr>
      <w:ins w:id="184"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"_Toc467156166"</w:instrText>
        </w:r>
        <w:r w:rsidRPr="00A67A95">
          <w:rPr>
            <w:rStyle w:val="Hyperlink"/>
            <w:noProof/>
          </w:rPr>
          <w:instrText xml:space="preserve"> </w:instrText>
        </w:r>
        <w:r w:rsidRPr="00A67A95">
          <w:rPr>
            <w:rStyle w:val="Hyperlink"/>
            <w:noProof/>
          </w:rPr>
          <w:fldChar w:fldCharType="separate"/>
        </w:r>
        <w:r w:rsidRPr="00A67A95">
          <w:rPr>
            <w:rStyle w:val="Hyperlink"/>
            <w:noProof/>
          </w:rPr>
          <w:t>5.3.3</w:t>
        </w:r>
        <w:r>
          <w:rPr>
            <w:rFonts w:asciiTheme="minorHAnsi" w:eastAsiaTheme="minorEastAsia" w:hAnsiTheme="minorHAnsi" w:cstheme="minorBidi"/>
            <w:noProof/>
            <w:sz w:val="22"/>
            <w:szCs w:val="22"/>
          </w:rPr>
          <w:tab/>
        </w:r>
        <w:r w:rsidRPr="00A67A95">
          <w:rPr>
            <w:rStyle w:val="Hyperlink"/>
            <w:noProof/>
          </w:rPr>
          <w:t>Waardelijsten.</w:t>
        </w:r>
        <w:r>
          <w:rPr>
            <w:noProof/>
            <w:webHidden/>
          </w:rPr>
          <w:tab/>
        </w:r>
        <w:r>
          <w:rPr>
            <w:noProof/>
            <w:webHidden/>
          </w:rPr>
          <w:fldChar w:fldCharType="begin"/>
        </w:r>
        <w:r>
          <w:rPr>
            <w:noProof/>
            <w:webHidden/>
          </w:rPr>
          <w:instrText xml:space="preserve"> PAGEREF _Toc467156166 \h </w:instrText>
        </w:r>
      </w:ins>
      <w:r>
        <w:rPr>
          <w:noProof/>
          <w:webHidden/>
        </w:rPr>
      </w:r>
      <w:r>
        <w:rPr>
          <w:noProof/>
          <w:webHidden/>
        </w:rPr>
        <w:fldChar w:fldCharType="separate"/>
      </w:r>
      <w:ins w:id="185" w:author="Paul Janssen" w:date="2016-11-17T14:26:00Z">
        <w:r>
          <w:rPr>
            <w:noProof/>
            <w:webHidden/>
          </w:rPr>
          <w:t>68</w:t>
        </w:r>
        <w:r>
          <w:rPr>
            <w:noProof/>
            <w:webHidden/>
          </w:rPr>
          <w:fldChar w:fldCharType="end"/>
        </w:r>
        <w:r w:rsidRPr="00A67A95">
          <w:rPr>
            <w:rStyle w:val="Hyperlink"/>
            <w:noProof/>
          </w:rPr>
          <w:fldChar w:fldCharType="end"/>
        </w:r>
      </w:ins>
    </w:p>
    <w:p w:rsidR="000F3B9E" w:rsidRDefault="000F3B9E">
      <w:pPr>
        <w:pStyle w:val="Inhopg3"/>
        <w:rPr>
          <w:ins w:id="186" w:author="Paul Janssen" w:date="2016-11-17T14:26:00Z"/>
          <w:rFonts w:asciiTheme="minorHAnsi" w:eastAsiaTheme="minorEastAsia" w:hAnsiTheme="minorHAnsi" w:cstheme="minorBidi"/>
          <w:noProof/>
          <w:sz w:val="22"/>
          <w:szCs w:val="22"/>
        </w:rPr>
      </w:pPr>
      <w:ins w:id="187"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"_Toc467156167"</w:instrText>
        </w:r>
        <w:r w:rsidRPr="00A67A95">
          <w:rPr>
            <w:rStyle w:val="Hyperlink"/>
            <w:noProof/>
          </w:rPr>
          <w:instrText xml:space="preserve"> </w:instrText>
        </w:r>
        <w:r w:rsidRPr="00A67A95">
          <w:rPr>
            <w:rStyle w:val="Hyperlink"/>
            <w:noProof/>
          </w:rPr>
          <w:fldChar w:fldCharType="separate"/>
        </w:r>
        <w:r w:rsidRPr="00A67A95">
          <w:rPr>
            <w:rStyle w:val="Hyperlink"/>
            <w:noProof/>
          </w:rPr>
          <w:t>5.3.4</w:t>
        </w:r>
        <w:r>
          <w:rPr>
            <w:rFonts w:asciiTheme="minorHAnsi" w:eastAsiaTheme="minorEastAsia" w:hAnsiTheme="minorHAnsi" w:cstheme="minorBidi"/>
            <w:noProof/>
            <w:sz w:val="22"/>
            <w:szCs w:val="22"/>
          </w:rPr>
          <w:tab/>
        </w:r>
        <w:r w:rsidRPr="00A67A95">
          <w:rPr>
            <w:rStyle w:val="Hyperlink"/>
            <w:noProof/>
          </w:rPr>
          <w:t>Geïmporteerde typen (informatief).</w:t>
        </w:r>
        <w:r>
          <w:rPr>
            <w:noProof/>
            <w:webHidden/>
          </w:rPr>
          <w:tab/>
        </w:r>
        <w:r>
          <w:rPr>
            <w:noProof/>
            <w:webHidden/>
          </w:rPr>
          <w:fldChar w:fldCharType="begin"/>
        </w:r>
        <w:r>
          <w:rPr>
            <w:noProof/>
            <w:webHidden/>
          </w:rPr>
          <w:instrText xml:space="preserve"> PAGEREF _Toc467156167 \h </w:instrText>
        </w:r>
      </w:ins>
      <w:r>
        <w:rPr>
          <w:noProof/>
          <w:webHidden/>
        </w:rPr>
      </w:r>
      <w:r>
        <w:rPr>
          <w:noProof/>
          <w:webHidden/>
        </w:rPr>
        <w:fldChar w:fldCharType="separate"/>
      </w:r>
      <w:ins w:id="188" w:author="Paul Janssen" w:date="2016-11-17T14:26:00Z">
        <w:r>
          <w:rPr>
            <w:noProof/>
            <w:webHidden/>
          </w:rPr>
          <w:t>68</w:t>
        </w:r>
        <w:r>
          <w:rPr>
            <w:noProof/>
            <w:webHidden/>
          </w:rPr>
          <w:fldChar w:fldCharType="end"/>
        </w:r>
        <w:r w:rsidRPr="00A67A95">
          <w:rPr>
            <w:rStyle w:val="Hyperlink"/>
            <w:noProof/>
          </w:rPr>
          <w:fldChar w:fldCharType="end"/>
        </w:r>
      </w:ins>
    </w:p>
    <w:p w:rsidR="000F3B9E" w:rsidRDefault="000F3B9E">
      <w:pPr>
        <w:pStyle w:val="Inhopg1"/>
        <w:rPr>
          <w:ins w:id="189" w:author="Paul Janssen" w:date="2016-11-17T14:26:00Z"/>
          <w:rFonts w:asciiTheme="minorHAnsi" w:eastAsiaTheme="minorEastAsia" w:hAnsiTheme="minorHAnsi" w:cstheme="minorBidi"/>
          <w:noProof/>
          <w:sz w:val="22"/>
          <w:szCs w:val="22"/>
        </w:rPr>
      </w:pPr>
      <w:ins w:id="190" w:author="Paul Janssen" w:date="2016-11-17T14:26:00Z">
        <w:r w:rsidRPr="00A67A95">
          <w:rPr>
            <w:rStyle w:val="Hyperlink"/>
            <w:noProof/>
          </w:rPr>
          <w:lastRenderedPageBreak/>
          <w:fldChar w:fldCharType="begin"/>
        </w:r>
        <w:r w:rsidRPr="00A67A95">
          <w:rPr>
            <w:rStyle w:val="Hyperlink"/>
            <w:noProof/>
          </w:rPr>
          <w:instrText xml:space="preserve"> </w:instrText>
        </w:r>
        <w:r>
          <w:rPr>
            <w:noProof/>
          </w:rPr>
          <w:instrText>HYPERLINK \l "_Toc467156168"</w:instrText>
        </w:r>
        <w:r w:rsidRPr="00A67A95">
          <w:rPr>
            <w:rStyle w:val="Hyperlink"/>
            <w:noProof/>
          </w:rPr>
          <w:instrText xml:space="preserve"> </w:instrText>
        </w:r>
        <w:r w:rsidRPr="00A67A95">
          <w:rPr>
            <w:rStyle w:val="Hyperlink"/>
            <w:noProof/>
          </w:rPr>
          <w:fldChar w:fldCharType="separate"/>
        </w:r>
        <w:r w:rsidRPr="00A67A95">
          <w:rPr>
            <w:rStyle w:val="Hyperlink"/>
            <w:noProof/>
          </w:rPr>
          <w:t>Referentiesystemen</w:t>
        </w:r>
        <w:r>
          <w:rPr>
            <w:noProof/>
            <w:webHidden/>
          </w:rPr>
          <w:tab/>
        </w:r>
        <w:r>
          <w:rPr>
            <w:noProof/>
            <w:webHidden/>
          </w:rPr>
          <w:fldChar w:fldCharType="begin"/>
        </w:r>
        <w:r>
          <w:rPr>
            <w:noProof/>
            <w:webHidden/>
          </w:rPr>
          <w:instrText xml:space="preserve"> PAGEREF _Toc467156168 \h </w:instrText>
        </w:r>
      </w:ins>
      <w:r>
        <w:rPr>
          <w:noProof/>
          <w:webHidden/>
        </w:rPr>
      </w:r>
      <w:r>
        <w:rPr>
          <w:noProof/>
          <w:webHidden/>
        </w:rPr>
        <w:fldChar w:fldCharType="separate"/>
      </w:r>
      <w:ins w:id="191" w:author="Paul Janssen" w:date="2016-11-17T14:26:00Z">
        <w:r>
          <w:rPr>
            <w:noProof/>
            <w:webHidden/>
          </w:rPr>
          <w:t>69</w:t>
        </w:r>
        <w:r>
          <w:rPr>
            <w:noProof/>
            <w:webHidden/>
          </w:rPr>
          <w:fldChar w:fldCharType="end"/>
        </w:r>
        <w:r w:rsidRPr="00A67A95">
          <w:rPr>
            <w:rStyle w:val="Hyperlink"/>
            <w:noProof/>
          </w:rPr>
          <w:fldChar w:fldCharType="end"/>
        </w:r>
      </w:ins>
    </w:p>
    <w:p w:rsidR="000F3B9E" w:rsidRDefault="000F3B9E">
      <w:pPr>
        <w:pStyle w:val="Inhopg2"/>
        <w:rPr>
          <w:ins w:id="192" w:author="Paul Janssen" w:date="2016-11-17T14:26:00Z"/>
          <w:rFonts w:asciiTheme="minorHAnsi" w:eastAsiaTheme="minorEastAsia" w:hAnsiTheme="minorHAnsi" w:cstheme="minorBidi"/>
          <w:sz w:val="22"/>
          <w:szCs w:val="22"/>
        </w:rPr>
      </w:pPr>
      <w:ins w:id="193" w:author="Paul Janssen" w:date="2016-11-17T14:26:00Z">
        <w:r w:rsidRPr="00A67A95">
          <w:rPr>
            <w:rStyle w:val="Hyperlink"/>
          </w:rPr>
          <w:fldChar w:fldCharType="begin"/>
        </w:r>
        <w:r w:rsidRPr="00A67A95">
          <w:rPr>
            <w:rStyle w:val="Hyperlink"/>
          </w:rPr>
          <w:instrText xml:space="preserve"> </w:instrText>
        </w:r>
        <w:r>
          <w:instrText>HYPERLINK \l "_Toc467156169"</w:instrText>
        </w:r>
        <w:r w:rsidRPr="00A67A95">
          <w:rPr>
            <w:rStyle w:val="Hyperlink"/>
          </w:rPr>
          <w:instrText xml:space="preserve"> </w:instrText>
        </w:r>
        <w:r w:rsidRPr="00A67A95">
          <w:rPr>
            <w:rStyle w:val="Hyperlink"/>
          </w:rPr>
          <w:fldChar w:fldCharType="separate"/>
        </w:r>
        <w:r w:rsidRPr="00A67A95">
          <w:rPr>
            <w:rStyle w:val="Hyperlink"/>
          </w:rPr>
          <w:t>6.1</w:t>
        </w:r>
        <w:r>
          <w:rPr>
            <w:rFonts w:asciiTheme="minorHAnsi" w:eastAsiaTheme="minorEastAsia" w:hAnsiTheme="minorHAnsi" w:cstheme="minorBidi"/>
            <w:sz w:val="22"/>
            <w:szCs w:val="22"/>
          </w:rPr>
          <w:tab/>
        </w:r>
        <w:r w:rsidRPr="00A67A95">
          <w:rPr>
            <w:rStyle w:val="Hyperlink"/>
          </w:rPr>
          <w:t>Ruimtelijk referentiesysteem.</w:t>
        </w:r>
        <w:r>
          <w:rPr>
            <w:webHidden/>
          </w:rPr>
          <w:tab/>
        </w:r>
        <w:r>
          <w:rPr>
            <w:webHidden/>
          </w:rPr>
          <w:fldChar w:fldCharType="begin"/>
        </w:r>
        <w:r>
          <w:rPr>
            <w:webHidden/>
          </w:rPr>
          <w:instrText xml:space="preserve"> PAGEREF _Toc467156169 \h </w:instrText>
        </w:r>
      </w:ins>
      <w:r>
        <w:rPr>
          <w:webHidden/>
        </w:rPr>
      </w:r>
      <w:r>
        <w:rPr>
          <w:webHidden/>
        </w:rPr>
        <w:fldChar w:fldCharType="separate"/>
      </w:r>
      <w:ins w:id="194" w:author="Paul Janssen" w:date="2016-11-17T14:26:00Z">
        <w:r>
          <w:rPr>
            <w:webHidden/>
          </w:rPr>
          <w:t>69</w:t>
        </w:r>
        <w:r>
          <w:rPr>
            <w:webHidden/>
          </w:rPr>
          <w:fldChar w:fldCharType="end"/>
        </w:r>
        <w:r w:rsidRPr="00A67A95">
          <w:rPr>
            <w:rStyle w:val="Hyperlink"/>
          </w:rPr>
          <w:fldChar w:fldCharType="end"/>
        </w:r>
      </w:ins>
    </w:p>
    <w:p w:rsidR="000F3B9E" w:rsidRDefault="000F3B9E">
      <w:pPr>
        <w:pStyle w:val="Inhopg1"/>
        <w:rPr>
          <w:ins w:id="195" w:author="Paul Janssen" w:date="2016-11-17T14:26:00Z"/>
          <w:rFonts w:asciiTheme="minorHAnsi" w:eastAsiaTheme="minorEastAsia" w:hAnsiTheme="minorHAnsi" w:cstheme="minorBidi"/>
          <w:noProof/>
          <w:sz w:val="22"/>
          <w:szCs w:val="22"/>
        </w:rPr>
      </w:pPr>
      <w:ins w:id="196"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"_Toc467156170"</w:instrText>
        </w:r>
        <w:r w:rsidRPr="00A67A95">
          <w:rPr>
            <w:rStyle w:val="Hyperlink"/>
            <w:noProof/>
          </w:rPr>
          <w:instrText xml:space="preserve"> </w:instrText>
        </w:r>
        <w:r w:rsidRPr="00A67A95">
          <w:rPr>
            <w:rStyle w:val="Hyperlink"/>
            <w:noProof/>
          </w:rPr>
          <w:fldChar w:fldCharType="separate"/>
        </w:r>
        <w:r w:rsidRPr="00A67A95">
          <w:rPr>
            <w:rStyle w:val="Hyperlink"/>
            <w:noProof/>
          </w:rPr>
          <w:t>Levering</w:t>
        </w:r>
        <w:r>
          <w:rPr>
            <w:noProof/>
            <w:webHidden/>
          </w:rPr>
          <w:tab/>
        </w:r>
        <w:r>
          <w:rPr>
            <w:noProof/>
            <w:webHidden/>
          </w:rPr>
          <w:fldChar w:fldCharType="begin"/>
        </w:r>
        <w:r>
          <w:rPr>
            <w:noProof/>
            <w:webHidden/>
          </w:rPr>
          <w:instrText xml:space="preserve"> PAGEREF _Toc467156170 \h </w:instrText>
        </w:r>
      </w:ins>
      <w:r>
        <w:rPr>
          <w:noProof/>
          <w:webHidden/>
        </w:rPr>
      </w:r>
      <w:r>
        <w:rPr>
          <w:noProof/>
          <w:webHidden/>
        </w:rPr>
        <w:fldChar w:fldCharType="separate"/>
      </w:r>
      <w:ins w:id="197" w:author="Paul Janssen" w:date="2016-11-17T14:26:00Z">
        <w:r>
          <w:rPr>
            <w:noProof/>
            <w:webHidden/>
          </w:rPr>
          <w:t>70</w:t>
        </w:r>
        <w:r>
          <w:rPr>
            <w:noProof/>
            <w:webHidden/>
          </w:rPr>
          <w:fldChar w:fldCharType="end"/>
        </w:r>
        <w:r w:rsidRPr="00A67A95">
          <w:rPr>
            <w:rStyle w:val="Hyperlink"/>
            <w:noProof/>
          </w:rPr>
          <w:fldChar w:fldCharType="end"/>
        </w:r>
      </w:ins>
    </w:p>
    <w:p w:rsidR="000F3B9E" w:rsidRDefault="000F3B9E">
      <w:pPr>
        <w:pStyle w:val="Inhopg2"/>
        <w:rPr>
          <w:ins w:id="198" w:author="Paul Janssen" w:date="2016-11-17T14:26:00Z"/>
          <w:rFonts w:asciiTheme="minorHAnsi" w:eastAsiaTheme="minorEastAsia" w:hAnsiTheme="minorHAnsi" w:cstheme="minorBidi"/>
          <w:sz w:val="22"/>
          <w:szCs w:val="22"/>
        </w:rPr>
      </w:pPr>
      <w:ins w:id="199" w:author="Paul Janssen" w:date="2016-11-17T14:26:00Z">
        <w:r w:rsidRPr="00A67A95">
          <w:rPr>
            <w:rStyle w:val="Hyperlink"/>
          </w:rPr>
          <w:fldChar w:fldCharType="begin"/>
        </w:r>
        <w:r w:rsidRPr="00A67A95">
          <w:rPr>
            <w:rStyle w:val="Hyperlink"/>
          </w:rPr>
          <w:instrText xml:space="preserve"> </w:instrText>
        </w:r>
        <w:r>
          <w:instrText>HYPERLINK \l "_Toc467156171"</w:instrText>
        </w:r>
        <w:r w:rsidRPr="00A67A95">
          <w:rPr>
            <w:rStyle w:val="Hyperlink"/>
          </w:rPr>
          <w:instrText xml:space="preserve"> </w:instrText>
        </w:r>
        <w:r w:rsidRPr="00A67A95">
          <w:rPr>
            <w:rStyle w:val="Hyperlink"/>
          </w:rPr>
          <w:fldChar w:fldCharType="separate"/>
        </w:r>
        <w:r w:rsidRPr="00A67A95">
          <w:rPr>
            <w:rStyle w:val="Hyperlink"/>
          </w:rPr>
          <w:t>7.1</w:t>
        </w:r>
        <w:r>
          <w:rPr>
            <w:rFonts w:asciiTheme="minorHAnsi" w:eastAsiaTheme="minorEastAsia" w:hAnsiTheme="minorHAnsi" w:cstheme="minorBidi"/>
            <w:sz w:val="22"/>
            <w:szCs w:val="22"/>
          </w:rPr>
          <w:tab/>
        </w:r>
        <w:r w:rsidRPr="00A67A95">
          <w:rPr>
            <w:rStyle w:val="Hyperlink"/>
          </w:rPr>
          <w:t>Leveringsmedium.</w:t>
        </w:r>
        <w:r>
          <w:rPr>
            <w:webHidden/>
          </w:rPr>
          <w:tab/>
        </w:r>
        <w:r>
          <w:rPr>
            <w:webHidden/>
          </w:rPr>
          <w:fldChar w:fldCharType="begin"/>
        </w:r>
        <w:r>
          <w:rPr>
            <w:webHidden/>
          </w:rPr>
          <w:instrText xml:space="preserve"> PAGEREF _Toc467156171 \h </w:instrText>
        </w:r>
      </w:ins>
      <w:r>
        <w:rPr>
          <w:webHidden/>
        </w:rPr>
      </w:r>
      <w:r>
        <w:rPr>
          <w:webHidden/>
        </w:rPr>
        <w:fldChar w:fldCharType="separate"/>
      </w:r>
      <w:ins w:id="200" w:author="Paul Janssen" w:date="2016-11-17T14:26:00Z">
        <w:r>
          <w:rPr>
            <w:webHidden/>
          </w:rPr>
          <w:t>70</w:t>
        </w:r>
        <w:r>
          <w:rPr>
            <w:webHidden/>
          </w:rPr>
          <w:fldChar w:fldCharType="end"/>
        </w:r>
        <w:r w:rsidRPr="00A67A95">
          <w:rPr>
            <w:rStyle w:val="Hyperlink"/>
          </w:rPr>
          <w:fldChar w:fldCharType="end"/>
        </w:r>
      </w:ins>
    </w:p>
    <w:p w:rsidR="000F3B9E" w:rsidRDefault="000F3B9E">
      <w:pPr>
        <w:pStyle w:val="Inhopg2"/>
        <w:rPr>
          <w:ins w:id="201" w:author="Paul Janssen" w:date="2016-11-17T14:26:00Z"/>
          <w:rFonts w:asciiTheme="minorHAnsi" w:eastAsiaTheme="minorEastAsia" w:hAnsiTheme="minorHAnsi" w:cstheme="minorBidi"/>
          <w:sz w:val="22"/>
          <w:szCs w:val="22"/>
        </w:rPr>
      </w:pPr>
      <w:ins w:id="202" w:author="Paul Janssen" w:date="2016-11-17T14:26:00Z">
        <w:r w:rsidRPr="00A67A95">
          <w:rPr>
            <w:rStyle w:val="Hyperlink"/>
          </w:rPr>
          <w:fldChar w:fldCharType="begin"/>
        </w:r>
        <w:r w:rsidRPr="00A67A95">
          <w:rPr>
            <w:rStyle w:val="Hyperlink"/>
          </w:rPr>
          <w:instrText xml:space="preserve"> </w:instrText>
        </w:r>
        <w:r>
          <w:instrText>HYPERLINK \l "_Toc467156172"</w:instrText>
        </w:r>
        <w:r w:rsidRPr="00A67A95">
          <w:rPr>
            <w:rStyle w:val="Hyperlink"/>
          </w:rPr>
          <w:instrText xml:space="preserve"> </w:instrText>
        </w:r>
        <w:r w:rsidRPr="00A67A95">
          <w:rPr>
            <w:rStyle w:val="Hyperlink"/>
          </w:rPr>
          <w:fldChar w:fldCharType="separate"/>
        </w:r>
        <w:r w:rsidRPr="00A67A95">
          <w:rPr>
            <w:rStyle w:val="Hyperlink"/>
          </w:rPr>
          <w:t>7.2</w:t>
        </w:r>
        <w:r>
          <w:rPr>
            <w:rFonts w:asciiTheme="minorHAnsi" w:eastAsiaTheme="minorEastAsia" w:hAnsiTheme="minorHAnsi" w:cstheme="minorBidi"/>
            <w:sz w:val="22"/>
            <w:szCs w:val="22"/>
          </w:rPr>
          <w:tab/>
        </w:r>
        <w:r w:rsidRPr="00A67A95">
          <w:rPr>
            <w:rStyle w:val="Hyperlink"/>
          </w:rPr>
          <w:t>Formaten (encodings).</w:t>
        </w:r>
        <w:r>
          <w:rPr>
            <w:webHidden/>
          </w:rPr>
          <w:tab/>
        </w:r>
        <w:r>
          <w:rPr>
            <w:webHidden/>
          </w:rPr>
          <w:fldChar w:fldCharType="begin"/>
        </w:r>
        <w:r>
          <w:rPr>
            <w:webHidden/>
          </w:rPr>
          <w:instrText xml:space="preserve"> PAGEREF _Toc467156172 \h </w:instrText>
        </w:r>
      </w:ins>
      <w:r>
        <w:rPr>
          <w:webHidden/>
        </w:rPr>
      </w:r>
      <w:r>
        <w:rPr>
          <w:webHidden/>
        </w:rPr>
        <w:fldChar w:fldCharType="separate"/>
      </w:r>
      <w:ins w:id="203" w:author="Paul Janssen" w:date="2016-11-17T14:26:00Z">
        <w:r>
          <w:rPr>
            <w:webHidden/>
          </w:rPr>
          <w:t>70</w:t>
        </w:r>
        <w:r>
          <w:rPr>
            <w:webHidden/>
          </w:rPr>
          <w:fldChar w:fldCharType="end"/>
        </w:r>
        <w:r w:rsidRPr="00A67A95">
          <w:rPr>
            <w:rStyle w:val="Hyperlink"/>
          </w:rPr>
          <w:fldChar w:fldCharType="end"/>
        </w:r>
      </w:ins>
    </w:p>
    <w:p w:rsidR="000F3B9E" w:rsidRDefault="000F3B9E">
      <w:pPr>
        <w:pStyle w:val="Inhopg3"/>
        <w:rPr>
          <w:ins w:id="204" w:author="Paul Janssen" w:date="2016-11-17T14:26:00Z"/>
          <w:rFonts w:asciiTheme="minorHAnsi" w:eastAsiaTheme="minorEastAsia" w:hAnsiTheme="minorHAnsi" w:cstheme="minorBidi"/>
          <w:noProof/>
          <w:sz w:val="22"/>
          <w:szCs w:val="22"/>
        </w:rPr>
      </w:pPr>
      <w:ins w:id="205"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"_Toc467156173"</w:instrText>
        </w:r>
        <w:r w:rsidRPr="00A67A95">
          <w:rPr>
            <w:rStyle w:val="Hyperlink"/>
            <w:noProof/>
          </w:rPr>
          <w:instrText xml:space="preserve"> </w:instrText>
        </w:r>
        <w:r w:rsidRPr="00A67A95">
          <w:rPr>
            <w:rStyle w:val="Hyperlink"/>
            <w:noProof/>
          </w:rPr>
          <w:fldChar w:fldCharType="separate"/>
        </w:r>
        <w:r w:rsidRPr="00A67A95">
          <w:rPr>
            <w:rStyle w:val="Hyperlink"/>
            <w:noProof/>
          </w:rPr>
          <w:t>7.2.1</w:t>
        </w:r>
        <w:r>
          <w:rPr>
            <w:rFonts w:asciiTheme="minorHAnsi" w:eastAsiaTheme="minorEastAsia" w:hAnsiTheme="minorHAnsi" w:cstheme="minorBidi"/>
            <w:noProof/>
            <w:sz w:val="22"/>
            <w:szCs w:val="22"/>
          </w:rPr>
          <w:tab/>
        </w:r>
        <w:r w:rsidRPr="00A67A95">
          <w:rPr>
            <w:rStyle w:val="Hyperlink"/>
            <w:noProof/>
          </w:rPr>
          <w:t>Nadere GML implementatie specificaties</w:t>
        </w:r>
        <w:r>
          <w:rPr>
            <w:noProof/>
            <w:webHidden/>
          </w:rPr>
          <w:tab/>
        </w:r>
        <w:r>
          <w:rPr>
            <w:noProof/>
            <w:webHidden/>
          </w:rPr>
          <w:fldChar w:fldCharType="begin"/>
        </w:r>
        <w:r>
          <w:rPr>
            <w:noProof/>
            <w:webHidden/>
          </w:rPr>
          <w:instrText xml:space="preserve"> PAGEREF _Toc467156173 \h </w:instrText>
        </w:r>
      </w:ins>
      <w:r>
        <w:rPr>
          <w:noProof/>
          <w:webHidden/>
        </w:rPr>
      </w:r>
      <w:r>
        <w:rPr>
          <w:noProof/>
          <w:webHidden/>
        </w:rPr>
        <w:fldChar w:fldCharType="separate"/>
      </w:r>
      <w:ins w:id="206" w:author="Paul Janssen" w:date="2016-11-17T14:26:00Z">
        <w:r>
          <w:rPr>
            <w:noProof/>
            <w:webHidden/>
          </w:rPr>
          <w:t>70</w:t>
        </w:r>
        <w:r>
          <w:rPr>
            <w:noProof/>
            <w:webHidden/>
          </w:rPr>
          <w:fldChar w:fldCharType="end"/>
        </w:r>
        <w:r w:rsidRPr="00A67A95">
          <w:rPr>
            <w:rStyle w:val="Hyperlink"/>
            <w:noProof/>
          </w:rPr>
          <w:fldChar w:fldCharType="end"/>
        </w:r>
      </w:ins>
    </w:p>
    <w:p w:rsidR="000F3B9E" w:rsidRDefault="000F3B9E">
      <w:pPr>
        <w:pStyle w:val="Inhopg1"/>
        <w:rPr>
          <w:ins w:id="207" w:author="Paul Janssen" w:date="2016-11-17T14:26:00Z"/>
          <w:rFonts w:asciiTheme="minorHAnsi" w:eastAsiaTheme="minorEastAsia" w:hAnsiTheme="minorHAnsi" w:cstheme="minorBidi"/>
          <w:noProof/>
          <w:sz w:val="22"/>
          <w:szCs w:val="22"/>
        </w:rPr>
      </w:pPr>
      <w:ins w:id="208"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"_Toc467156174"</w:instrText>
        </w:r>
        <w:r w:rsidRPr="00A67A95">
          <w:rPr>
            <w:rStyle w:val="Hyperlink"/>
            <w:noProof/>
          </w:rPr>
          <w:instrText xml:space="preserve"> </w:instrText>
        </w:r>
        <w:r w:rsidRPr="00A67A95">
          <w:rPr>
            <w:rStyle w:val="Hyperlink"/>
            <w:noProof/>
          </w:rPr>
          <w:fldChar w:fldCharType="separate"/>
        </w:r>
        <w:r w:rsidRPr="00A67A95">
          <w:rPr>
            <w:rStyle w:val="Hyperlink"/>
            <w:noProof/>
          </w:rPr>
          <w:t>Visualisatie</w:t>
        </w:r>
        <w:r>
          <w:rPr>
            <w:noProof/>
            <w:webHidden/>
          </w:rPr>
          <w:tab/>
        </w:r>
        <w:r>
          <w:rPr>
            <w:noProof/>
            <w:webHidden/>
          </w:rPr>
          <w:fldChar w:fldCharType="begin"/>
        </w:r>
        <w:r>
          <w:rPr>
            <w:noProof/>
            <w:webHidden/>
          </w:rPr>
          <w:instrText xml:space="preserve"> PAGEREF _Toc467156174 \h </w:instrText>
        </w:r>
      </w:ins>
      <w:r>
        <w:rPr>
          <w:noProof/>
          <w:webHidden/>
        </w:rPr>
      </w:r>
      <w:r>
        <w:rPr>
          <w:noProof/>
          <w:webHidden/>
        </w:rPr>
        <w:fldChar w:fldCharType="separate"/>
      </w:r>
      <w:ins w:id="209" w:author="Paul Janssen" w:date="2016-11-17T14:26:00Z">
        <w:r>
          <w:rPr>
            <w:noProof/>
            <w:webHidden/>
          </w:rPr>
          <w:t>72</w:t>
        </w:r>
        <w:r>
          <w:rPr>
            <w:noProof/>
            <w:webHidden/>
          </w:rPr>
          <w:fldChar w:fldCharType="end"/>
        </w:r>
        <w:r w:rsidRPr="00A67A95">
          <w:rPr>
            <w:rStyle w:val="Hyperlink"/>
            <w:noProof/>
          </w:rPr>
          <w:fldChar w:fldCharType="end"/>
        </w:r>
      </w:ins>
    </w:p>
    <w:p w:rsidR="000F3B9E" w:rsidRDefault="000F3B9E">
      <w:pPr>
        <w:pStyle w:val="Inhopg1"/>
        <w:rPr>
          <w:ins w:id="210" w:author="Paul Janssen" w:date="2016-11-17T14:26:00Z"/>
          <w:rFonts w:asciiTheme="minorHAnsi" w:eastAsiaTheme="minorEastAsia" w:hAnsiTheme="minorHAnsi" w:cstheme="minorBidi"/>
          <w:noProof/>
          <w:sz w:val="22"/>
          <w:szCs w:val="22"/>
        </w:rPr>
      </w:pPr>
      <w:ins w:id="211"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"_Toc467156175"</w:instrText>
        </w:r>
        <w:r w:rsidRPr="00A67A95">
          <w:rPr>
            <w:rStyle w:val="Hyperlink"/>
            <w:noProof/>
          </w:rPr>
          <w:instrText xml:space="preserve"> </w:instrText>
        </w:r>
        <w:r w:rsidRPr="00A67A95">
          <w:rPr>
            <w:rStyle w:val="Hyperlink"/>
            <w:noProof/>
          </w:rPr>
          <w:fldChar w:fldCharType="separate"/>
        </w:r>
        <w:r w:rsidRPr="00A67A95">
          <w:rPr>
            <w:rStyle w:val="Hyperlink"/>
            <w:noProof/>
          </w:rPr>
          <w:t>Bibliografie</w:t>
        </w:r>
        <w:r>
          <w:rPr>
            <w:noProof/>
            <w:webHidden/>
          </w:rPr>
          <w:tab/>
        </w:r>
        <w:r>
          <w:rPr>
            <w:noProof/>
            <w:webHidden/>
          </w:rPr>
          <w:fldChar w:fldCharType="begin"/>
        </w:r>
        <w:r>
          <w:rPr>
            <w:noProof/>
            <w:webHidden/>
          </w:rPr>
          <w:instrText xml:space="preserve"> PAGEREF _Toc467156175 \h </w:instrText>
        </w:r>
      </w:ins>
      <w:r>
        <w:rPr>
          <w:noProof/>
          <w:webHidden/>
        </w:rPr>
      </w:r>
      <w:r>
        <w:rPr>
          <w:noProof/>
          <w:webHidden/>
        </w:rPr>
        <w:fldChar w:fldCharType="separate"/>
      </w:r>
      <w:ins w:id="212" w:author="Paul Janssen" w:date="2016-11-17T14:26:00Z">
        <w:r>
          <w:rPr>
            <w:noProof/>
            <w:webHidden/>
          </w:rPr>
          <w:t>73</w:t>
        </w:r>
        <w:r>
          <w:rPr>
            <w:noProof/>
            <w:webHidden/>
          </w:rPr>
          <w:fldChar w:fldCharType="end"/>
        </w:r>
        <w:r w:rsidRPr="00A67A95">
          <w:rPr>
            <w:rStyle w:val="Hyperlink"/>
            <w:noProof/>
          </w:rPr>
          <w:fldChar w:fldCharType="end"/>
        </w:r>
      </w:ins>
    </w:p>
    <w:p w:rsidR="000F3B9E" w:rsidRDefault="000F3B9E">
      <w:pPr>
        <w:pStyle w:val="Inhopg1"/>
        <w:rPr>
          <w:ins w:id="213" w:author="Paul Janssen" w:date="2016-11-17T14:26:00Z"/>
          <w:rFonts w:asciiTheme="minorHAnsi" w:eastAsiaTheme="minorEastAsia" w:hAnsiTheme="minorHAnsi" w:cstheme="minorBidi"/>
          <w:noProof/>
          <w:sz w:val="22"/>
          <w:szCs w:val="22"/>
        </w:rPr>
      </w:pPr>
      <w:ins w:id="214"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"_Toc467156176"</w:instrText>
        </w:r>
        <w:r w:rsidRPr="00A67A95">
          <w:rPr>
            <w:rStyle w:val="Hyperlink"/>
            <w:noProof/>
          </w:rPr>
          <w:instrText xml:space="preserve"> </w:instrText>
        </w:r>
        <w:r w:rsidRPr="00A67A95">
          <w:rPr>
            <w:rStyle w:val="Hyperlink"/>
            <w:noProof/>
          </w:rPr>
          <w:fldChar w:fldCharType="separate"/>
        </w:r>
        <w:r w:rsidRPr="00A67A95">
          <w:rPr>
            <w:rStyle w:val="Hyperlink"/>
            <w:noProof/>
          </w:rPr>
          <w:t>Bijlage 1: IMKL1.1 (2012)</w:t>
        </w:r>
        <w:r>
          <w:rPr>
            <w:noProof/>
            <w:webHidden/>
          </w:rPr>
          <w:tab/>
        </w:r>
        <w:r>
          <w:rPr>
            <w:noProof/>
            <w:webHidden/>
          </w:rPr>
          <w:fldChar w:fldCharType="begin"/>
        </w:r>
        <w:r>
          <w:rPr>
            <w:noProof/>
            <w:webHidden/>
          </w:rPr>
          <w:instrText xml:space="preserve"> PAGEREF _Toc467156176 \h </w:instrText>
        </w:r>
      </w:ins>
      <w:r>
        <w:rPr>
          <w:noProof/>
          <w:webHidden/>
        </w:rPr>
      </w:r>
      <w:r>
        <w:rPr>
          <w:noProof/>
          <w:webHidden/>
        </w:rPr>
        <w:fldChar w:fldCharType="separate"/>
      </w:r>
      <w:ins w:id="215" w:author="Paul Janssen" w:date="2016-11-17T14:26:00Z">
        <w:r>
          <w:rPr>
            <w:noProof/>
            <w:webHidden/>
          </w:rPr>
          <w:t>74</w:t>
        </w:r>
        <w:r>
          <w:rPr>
            <w:noProof/>
            <w:webHidden/>
          </w:rPr>
          <w:fldChar w:fldCharType="end"/>
        </w:r>
        <w:r w:rsidRPr="00A67A95">
          <w:rPr>
            <w:rStyle w:val="Hyperlink"/>
            <w:noProof/>
          </w:rPr>
          <w:fldChar w:fldCharType="end"/>
        </w:r>
      </w:ins>
    </w:p>
    <w:p w:rsidR="000F3B9E" w:rsidRDefault="000F3B9E">
      <w:pPr>
        <w:pStyle w:val="Inhopg1"/>
        <w:rPr>
          <w:ins w:id="216" w:author="Paul Janssen" w:date="2016-11-17T14:26:00Z"/>
          <w:rFonts w:asciiTheme="minorHAnsi" w:eastAsiaTheme="minorEastAsia" w:hAnsiTheme="minorHAnsi" w:cstheme="minorBidi"/>
          <w:noProof/>
          <w:sz w:val="22"/>
          <w:szCs w:val="22"/>
        </w:rPr>
      </w:pPr>
      <w:ins w:id="217"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"_Toc467156177"</w:instrText>
        </w:r>
        <w:r w:rsidRPr="00A67A95">
          <w:rPr>
            <w:rStyle w:val="Hyperlink"/>
            <w:noProof/>
          </w:rPr>
          <w:instrText xml:space="preserve"> </w:instrText>
        </w:r>
        <w:r w:rsidRPr="00A67A95">
          <w:rPr>
            <w:rStyle w:val="Hyperlink"/>
            <w:noProof/>
          </w:rPr>
          <w:fldChar w:fldCharType="separate"/>
        </w:r>
        <w:r w:rsidRPr="00A67A95">
          <w:rPr>
            <w:rStyle w:val="Hyperlink"/>
            <w:noProof/>
          </w:rPr>
          <w:t>Bijlage 2: IMKL2015 waardelijsten.</w:t>
        </w:r>
        <w:r>
          <w:rPr>
            <w:noProof/>
            <w:webHidden/>
          </w:rPr>
          <w:tab/>
        </w:r>
        <w:r>
          <w:rPr>
            <w:noProof/>
            <w:webHidden/>
          </w:rPr>
          <w:fldChar w:fldCharType="begin"/>
        </w:r>
        <w:r>
          <w:rPr>
            <w:noProof/>
            <w:webHidden/>
          </w:rPr>
          <w:instrText xml:space="preserve"> PAGEREF _Toc467156177 \h </w:instrText>
        </w:r>
      </w:ins>
      <w:r>
        <w:rPr>
          <w:noProof/>
          <w:webHidden/>
        </w:rPr>
      </w:r>
      <w:r>
        <w:rPr>
          <w:noProof/>
          <w:webHidden/>
        </w:rPr>
        <w:fldChar w:fldCharType="separate"/>
      </w:r>
      <w:ins w:id="218" w:author="Paul Janssen" w:date="2016-11-17T14:26:00Z">
        <w:r>
          <w:rPr>
            <w:noProof/>
            <w:webHidden/>
          </w:rPr>
          <w:t>75</w:t>
        </w:r>
        <w:r>
          <w:rPr>
            <w:noProof/>
            <w:webHidden/>
          </w:rPr>
          <w:fldChar w:fldCharType="end"/>
        </w:r>
        <w:r w:rsidRPr="00A67A95">
          <w:rPr>
            <w:rStyle w:val="Hyperlink"/>
            <w:noProof/>
          </w:rPr>
          <w:fldChar w:fldCharType="end"/>
        </w:r>
      </w:ins>
    </w:p>
    <w:p w:rsidR="000F3B9E" w:rsidRDefault="000F3B9E">
      <w:pPr>
        <w:pStyle w:val="Inhopg1"/>
        <w:rPr>
          <w:ins w:id="219" w:author="Paul Janssen" w:date="2016-11-17T14:26:00Z"/>
          <w:rFonts w:asciiTheme="minorHAnsi" w:eastAsiaTheme="minorEastAsia" w:hAnsiTheme="minorHAnsi" w:cstheme="minorBidi"/>
          <w:noProof/>
          <w:sz w:val="22"/>
          <w:szCs w:val="22"/>
        </w:rPr>
      </w:pPr>
      <w:ins w:id="220" w:author="Paul Janssen" w:date="2016-11-17T14:26:00Z">
        <w:r w:rsidRPr="00A67A95">
          <w:rPr>
            <w:rStyle w:val="Hyperlink"/>
            <w:noProof/>
          </w:rPr>
          <w:fldChar w:fldCharType="begin"/>
        </w:r>
        <w:r w:rsidRPr="00A67A95">
          <w:rPr>
            <w:rStyle w:val="Hyperlink"/>
            <w:noProof/>
          </w:rPr>
          <w:instrText xml:space="preserve"> </w:instrText>
        </w:r>
        <w:r>
          <w:rPr>
            <w:noProof/>
          </w:rPr>
          <w:instrText>HYPERLINK \l "_Toc467156178"</w:instrText>
        </w:r>
        <w:r w:rsidRPr="00A67A95">
          <w:rPr>
            <w:rStyle w:val="Hyperlink"/>
            <w:noProof/>
          </w:rPr>
          <w:instrText xml:space="preserve"> </w:instrText>
        </w:r>
        <w:r w:rsidRPr="00A67A95">
          <w:rPr>
            <w:rStyle w:val="Hyperlink"/>
            <w:noProof/>
          </w:rPr>
          <w:fldChar w:fldCharType="separate"/>
        </w:r>
        <w:r w:rsidRPr="00A67A95">
          <w:rPr>
            <w:rStyle w:val="Hyperlink"/>
            <w:noProof/>
          </w:rPr>
          <w:t>Bijlage 3: Toelichting op geometriemodel.</w:t>
        </w:r>
        <w:r>
          <w:rPr>
            <w:noProof/>
            <w:webHidden/>
          </w:rPr>
          <w:tab/>
        </w:r>
        <w:r>
          <w:rPr>
            <w:noProof/>
            <w:webHidden/>
          </w:rPr>
          <w:fldChar w:fldCharType="begin"/>
        </w:r>
        <w:r>
          <w:rPr>
            <w:noProof/>
            <w:webHidden/>
          </w:rPr>
          <w:instrText xml:space="preserve"> PAGEREF _Toc467156178 \h </w:instrText>
        </w:r>
      </w:ins>
      <w:r>
        <w:rPr>
          <w:noProof/>
          <w:webHidden/>
        </w:rPr>
      </w:r>
      <w:r>
        <w:rPr>
          <w:noProof/>
          <w:webHidden/>
        </w:rPr>
        <w:fldChar w:fldCharType="separate"/>
      </w:r>
      <w:ins w:id="221" w:author="Paul Janssen" w:date="2016-11-17T14:26:00Z">
        <w:r>
          <w:rPr>
            <w:noProof/>
            <w:webHidden/>
          </w:rPr>
          <w:t>75</w:t>
        </w:r>
        <w:r>
          <w:rPr>
            <w:noProof/>
            <w:webHidden/>
          </w:rPr>
          <w:fldChar w:fldCharType="end"/>
        </w:r>
        <w:r w:rsidRPr="00A67A95">
          <w:rPr>
            <w:rStyle w:val="Hyperlink"/>
            <w:noProof/>
          </w:rPr>
          <w:fldChar w:fldCharType="end"/>
        </w:r>
      </w:ins>
    </w:p>
    <w:p w:rsidR="0063450E" w:rsidDel="000F3B9E" w:rsidRDefault="0063450E">
      <w:pPr>
        <w:pStyle w:val="Inhopg1"/>
        <w:rPr>
          <w:del w:id="222" w:author="Paul Janssen" w:date="2016-11-17T14:26:00Z"/>
          <w:rFonts w:asciiTheme="minorHAnsi" w:eastAsiaTheme="minorEastAsia" w:hAnsiTheme="minorHAnsi" w:cstheme="minorBidi"/>
          <w:noProof/>
          <w:sz w:val="22"/>
          <w:szCs w:val="22"/>
        </w:rPr>
      </w:pPr>
      <w:del w:id="223" w:author="Paul Janssen" w:date="2016-11-17T14:26:00Z">
        <w:r w:rsidRPr="000F3B9E" w:rsidDel="000F3B9E">
          <w:rPr>
            <w:rPrChange w:id="224" w:author="Paul Janssen" w:date="2016-11-17T14:26:00Z">
              <w:rPr>
                <w:rStyle w:val="Hyperlink"/>
                <w:noProof/>
              </w:rPr>
            </w:rPrChange>
          </w:rPr>
          <w:delText>Inleiding en leeswijzer.</w:delText>
        </w:r>
        <w:r w:rsidDel="000F3B9E">
          <w:rPr>
            <w:noProof/>
            <w:webHidden/>
          </w:rPr>
          <w:tab/>
          <w:delText>7</w:delText>
        </w:r>
      </w:del>
    </w:p>
    <w:p w:rsidR="0063450E" w:rsidDel="000F3B9E" w:rsidRDefault="0063450E">
      <w:pPr>
        <w:pStyle w:val="Inhopg1"/>
        <w:rPr>
          <w:del w:id="225" w:author="Paul Janssen" w:date="2016-11-17T14:26:00Z"/>
          <w:rFonts w:asciiTheme="minorHAnsi" w:eastAsiaTheme="minorEastAsia" w:hAnsiTheme="minorHAnsi" w:cstheme="minorBidi"/>
          <w:noProof/>
          <w:sz w:val="22"/>
          <w:szCs w:val="22"/>
        </w:rPr>
      </w:pPr>
      <w:del w:id="226" w:author="Paul Janssen" w:date="2016-11-17T14:26:00Z">
        <w:r w:rsidRPr="000F3B9E" w:rsidDel="000F3B9E">
          <w:rPr>
            <w:rPrChange w:id="227" w:author="Paul Janssen" w:date="2016-11-17T14:26:00Z">
              <w:rPr>
                <w:rStyle w:val="Hyperlink"/>
                <w:noProof/>
              </w:rPr>
            </w:rPrChange>
          </w:rPr>
          <w:delText>Scope</w:delText>
        </w:r>
        <w:r w:rsidDel="000F3B9E">
          <w:rPr>
            <w:noProof/>
            <w:webHidden/>
          </w:rPr>
          <w:tab/>
          <w:delText>8</w:delText>
        </w:r>
      </w:del>
    </w:p>
    <w:p w:rsidR="0063450E" w:rsidDel="000F3B9E" w:rsidRDefault="0063450E">
      <w:pPr>
        <w:pStyle w:val="Inhopg2"/>
        <w:rPr>
          <w:del w:id="228" w:author="Paul Janssen" w:date="2016-11-17T14:26:00Z"/>
          <w:rFonts w:asciiTheme="minorHAnsi" w:eastAsiaTheme="minorEastAsia" w:hAnsiTheme="minorHAnsi" w:cstheme="minorBidi"/>
          <w:sz w:val="22"/>
          <w:szCs w:val="22"/>
        </w:rPr>
      </w:pPr>
      <w:del w:id="229" w:author="Paul Janssen" w:date="2016-11-17T14:26:00Z">
        <w:r w:rsidRPr="000F3B9E" w:rsidDel="000F3B9E">
          <w:rPr>
            <w:rPrChange w:id="230" w:author="Paul Janssen" w:date="2016-11-17T14:26:00Z">
              <w:rPr>
                <w:rStyle w:val="Hyperlink"/>
              </w:rPr>
            </w:rPrChange>
          </w:rPr>
          <w:delText>2.1</w:delText>
        </w:r>
        <w:r w:rsidDel="000F3B9E">
          <w:rPr>
            <w:rFonts w:asciiTheme="minorHAnsi" w:eastAsiaTheme="minorEastAsia" w:hAnsiTheme="minorHAnsi" w:cstheme="minorBidi"/>
            <w:sz w:val="22"/>
            <w:szCs w:val="22"/>
          </w:rPr>
          <w:tab/>
        </w:r>
        <w:r w:rsidRPr="000F3B9E" w:rsidDel="000F3B9E">
          <w:rPr>
            <w:rPrChange w:id="231" w:author="Paul Janssen" w:date="2016-11-17T14:26:00Z">
              <w:rPr>
                <w:rStyle w:val="Hyperlink"/>
              </w:rPr>
            </w:rPrChange>
          </w:rPr>
          <w:delText>Scope.</w:delText>
        </w:r>
        <w:r w:rsidDel="000F3B9E">
          <w:rPr>
            <w:webHidden/>
          </w:rPr>
          <w:tab/>
          <w:delText>8</w:delText>
        </w:r>
      </w:del>
    </w:p>
    <w:p w:rsidR="0063450E" w:rsidDel="000F3B9E" w:rsidRDefault="0063450E">
      <w:pPr>
        <w:pStyle w:val="Inhopg1"/>
        <w:rPr>
          <w:del w:id="232" w:author="Paul Janssen" w:date="2016-11-17T14:26:00Z"/>
          <w:rFonts w:asciiTheme="minorHAnsi" w:eastAsiaTheme="minorEastAsia" w:hAnsiTheme="minorHAnsi" w:cstheme="minorBidi"/>
          <w:noProof/>
          <w:sz w:val="22"/>
          <w:szCs w:val="22"/>
        </w:rPr>
      </w:pPr>
      <w:del w:id="233" w:author="Paul Janssen" w:date="2016-11-17T14:26:00Z">
        <w:r w:rsidRPr="000F3B9E" w:rsidDel="000F3B9E">
          <w:rPr>
            <w:rPrChange w:id="234" w:author="Paul Janssen" w:date="2016-11-17T14:26:00Z">
              <w:rPr>
                <w:rStyle w:val="Hyperlink"/>
                <w:noProof/>
              </w:rPr>
            </w:rPrChange>
          </w:rPr>
          <w:delText>Overzicht</w:delText>
        </w:r>
        <w:r w:rsidDel="000F3B9E">
          <w:rPr>
            <w:noProof/>
            <w:webHidden/>
          </w:rPr>
          <w:tab/>
          <w:delText>9</w:delText>
        </w:r>
      </w:del>
    </w:p>
    <w:p w:rsidR="0063450E" w:rsidDel="000F3B9E" w:rsidRDefault="0063450E">
      <w:pPr>
        <w:pStyle w:val="Inhopg2"/>
        <w:rPr>
          <w:del w:id="235" w:author="Paul Janssen" w:date="2016-11-17T14:26:00Z"/>
          <w:rFonts w:asciiTheme="minorHAnsi" w:eastAsiaTheme="minorEastAsia" w:hAnsiTheme="minorHAnsi" w:cstheme="minorBidi"/>
          <w:sz w:val="22"/>
          <w:szCs w:val="22"/>
        </w:rPr>
      </w:pPr>
      <w:del w:id="236" w:author="Paul Janssen" w:date="2016-11-17T14:26:00Z">
        <w:r w:rsidRPr="000F3B9E" w:rsidDel="000F3B9E">
          <w:rPr>
            <w:rPrChange w:id="237" w:author="Paul Janssen" w:date="2016-11-17T14:26:00Z">
              <w:rPr>
                <w:rStyle w:val="Hyperlink"/>
              </w:rPr>
            </w:rPrChange>
          </w:rPr>
          <w:delText>3.1</w:delText>
        </w:r>
        <w:r w:rsidDel="000F3B9E">
          <w:rPr>
            <w:rFonts w:asciiTheme="minorHAnsi" w:eastAsiaTheme="minorEastAsia" w:hAnsiTheme="minorHAnsi" w:cstheme="minorBidi"/>
            <w:sz w:val="22"/>
            <w:szCs w:val="22"/>
          </w:rPr>
          <w:tab/>
        </w:r>
        <w:r w:rsidRPr="000F3B9E" w:rsidDel="000F3B9E">
          <w:rPr>
            <w:rPrChange w:id="238" w:author="Paul Janssen" w:date="2016-11-17T14:26:00Z">
              <w:rPr>
                <w:rStyle w:val="Hyperlink"/>
              </w:rPr>
            </w:rPrChange>
          </w:rPr>
          <w:delText>Naam en Acroniemen.</w:delText>
        </w:r>
        <w:r w:rsidDel="000F3B9E">
          <w:rPr>
            <w:webHidden/>
          </w:rPr>
          <w:tab/>
          <w:delText>9</w:delText>
        </w:r>
      </w:del>
    </w:p>
    <w:p w:rsidR="0063450E" w:rsidDel="000F3B9E" w:rsidRDefault="0063450E">
      <w:pPr>
        <w:pStyle w:val="Inhopg2"/>
        <w:rPr>
          <w:del w:id="239" w:author="Paul Janssen" w:date="2016-11-17T14:26:00Z"/>
          <w:rFonts w:asciiTheme="minorHAnsi" w:eastAsiaTheme="minorEastAsia" w:hAnsiTheme="minorHAnsi" w:cstheme="minorBidi"/>
          <w:sz w:val="22"/>
          <w:szCs w:val="22"/>
        </w:rPr>
      </w:pPr>
      <w:del w:id="240" w:author="Paul Janssen" w:date="2016-11-17T14:26:00Z">
        <w:r w:rsidRPr="000F3B9E" w:rsidDel="000F3B9E">
          <w:rPr>
            <w:rPrChange w:id="241" w:author="Paul Janssen" w:date="2016-11-17T14:26:00Z">
              <w:rPr>
                <w:rStyle w:val="Hyperlink"/>
              </w:rPr>
            </w:rPrChange>
          </w:rPr>
          <w:delText>3.2</w:delText>
        </w:r>
        <w:r w:rsidDel="000F3B9E">
          <w:rPr>
            <w:rFonts w:asciiTheme="minorHAnsi" w:eastAsiaTheme="minorEastAsia" w:hAnsiTheme="minorHAnsi" w:cstheme="minorBidi"/>
            <w:sz w:val="22"/>
            <w:szCs w:val="22"/>
          </w:rPr>
          <w:tab/>
        </w:r>
        <w:r w:rsidRPr="000F3B9E" w:rsidDel="000F3B9E">
          <w:rPr>
            <w:rPrChange w:id="242" w:author="Paul Janssen" w:date="2016-11-17T14:26:00Z">
              <w:rPr>
                <w:rStyle w:val="Hyperlink"/>
              </w:rPr>
            </w:rPrChange>
          </w:rPr>
          <w:delText>Informele beschrijving.</w:delText>
        </w:r>
        <w:r w:rsidDel="000F3B9E">
          <w:rPr>
            <w:webHidden/>
          </w:rPr>
          <w:tab/>
          <w:delText>9</w:delText>
        </w:r>
      </w:del>
    </w:p>
    <w:p w:rsidR="0063450E" w:rsidDel="000F3B9E" w:rsidRDefault="0063450E">
      <w:pPr>
        <w:pStyle w:val="Inhopg3"/>
        <w:rPr>
          <w:del w:id="243" w:author="Paul Janssen" w:date="2016-11-17T14:26:00Z"/>
          <w:rFonts w:asciiTheme="minorHAnsi" w:eastAsiaTheme="minorEastAsia" w:hAnsiTheme="minorHAnsi" w:cstheme="minorBidi"/>
          <w:noProof/>
          <w:sz w:val="22"/>
          <w:szCs w:val="22"/>
        </w:rPr>
      </w:pPr>
      <w:del w:id="244" w:author="Paul Janssen" w:date="2016-11-17T14:26:00Z">
        <w:r w:rsidRPr="000F3B9E" w:rsidDel="000F3B9E">
          <w:rPr>
            <w:rPrChange w:id="245" w:author="Paul Janssen" w:date="2016-11-17T14:26:00Z">
              <w:rPr>
                <w:rStyle w:val="Hyperlink"/>
                <w:noProof/>
              </w:rPr>
            </w:rPrChange>
          </w:rPr>
          <w:delText>3.2.1</w:delText>
        </w:r>
        <w:r w:rsidDel="000F3B9E">
          <w:rPr>
            <w:rFonts w:asciiTheme="minorHAnsi" w:eastAsiaTheme="minorEastAsia" w:hAnsiTheme="minorHAnsi" w:cstheme="minorBidi"/>
            <w:noProof/>
            <w:sz w:val="22"/>
            <w:szCs w:val="22"/>
          </w:rPr>
          <w:tab/>
        </w:r>
        <w:r w:rsidRPr="000F3B9E" w:rsidDel="000F3B9E">
          <w:rPr>
            <w:rPrChange w:id="246" w:author="Paul Janssen" w:date="2016-11-17T14:26:00Z">
              <w:rPr>
                <w:rStyle w:val="Hyperlink"/>
                <w:noProof/>
              </w:rPr>
            </w:rPrChange>
          </w:rPr>
          <w:delText>Definitie.</w:delText>
        </w:r>
        <w:r w:rsidDel="000F3B9E">
          <w:rPr>
            <w:noProof/>
            <w:webHidden/>
          </w:rPr>
          <w:tab/>
          <w:delText>9</w:delText>
        </w:r>
      </w:del>
    </w:p>
    <w:p w:rsidR="0063450E" w:rsidDel="000F3B9E" w:rsidRDefault="0063450E">
      <w:pPr>
        <w:pStyle w:val="Inhopg3"/>
        <w:rPr>
          <w:del w:id="247" w:author="Paul Janssen" w:date="2016-11-17T14:26:00Z"/>
          <w:rFonts w:asciiTheme="minorHAnsi" w:eastAsiaTheme="minorEastAsia" w:hAnsiTheme="minorHAnsi" w:cstheme="minorBidi"/>
          <w:noProof/>
          <w:sz w:val="22"/>
          <w:szCs w:val="22"/>
        </w:rPr>
      </w:pPr>
      <w:del w:id="248" w:author="Paul Janssen" w:date="2016-11-17T14:26:00Z">
        <w:r w:rsidRPr="000F3B9E" w:rsidDel="000F3B9E">
          <w:rPr>
            <w:rPrChange w:id="249" w:author="Paul Janssen" w:date="2016-11-17T14:26:00Z">
              <w:rPr>
                <w:rStyle w:val="Hyperlink"/>
                <w:noProof/>
              </w:rPr>
            </w:rPrChange>
          </w:rPr>
          <w:delText>3.2.2</w:delText>
        </w:r>
        <w:r w:rsidDel="000F3B9E">
          <w:rPr>
            <w:rFonts w:asciiTheme="minorHAnsi" w:eastAsiaTheme="minorEastAsia" w:hAnsiTheme="minorHAnsi" w:cstheme="minorBidi"/>
            <w:noProof/>
            <w:sz w:val="22"/>
            <w:szCs w:val="22"/>
          </w:rPr>
          <w:tab/>
        </w:r>
        <w:r w:rsidRPr="000F3B9E" w:rsidDel="000F3B9E">
          <w:rPr>
            <w:rPrChange w:id="250" w:author="Paul Janssen" w:date="2016-11-17T14:26:00Z">
              <w:rPr>
                <w:rStyle w:val="Hyperlink"/>
                <w:noProof/>
              </w:rPr>
            </w:rPrChange>
          </w:rPr>
          <w:delText>Beschrijving.</w:delText>
        </w:r>
        <w:r w:rsidDel="000F3B9E">
          <w:rPr>
            <w:noProof/>
            <w:webHidden/>
          </w:rPr>
          <w:tab/>
          <w:delText>9</w:delText>
        </w:r>
      </w:del>
    </w:p>
    <w:p w:rsidR="0063450E" w:rsidDel="000F3B9E" w:rsidRDefault="0063450E">
      <w:pPr>
        <w:pStyle w:val="Inhopg2"/>
        <w:rPr>
          <w:del w:id="251" w:author="Paul Janssen" w:date="2016-11-17T14:26:00Z"/>
          <w:rFonts w:asciiTheme="minorHAnsi" w:eastAsiaTheme="minorEastAsia" w:hAnsiTheme="minorHAnsi" w:cstheme="minorBidi"/>
          <w:sz w:val="22"/>
          <w:szCs w:val="22"/>
        </w:rPr>
      </w:pPr>
      <w:del w:id="252" w:author="Paul Janssen" w:date="2016-11-17T14:26:00Z">
        <w:r w:rsidRPr="000F3B9E" w:rsidDel="000F3B9E">
          <w:rPr>
            <w:rPrChange w:id="253" w:author="Paul Janssen" w:date="2016-11-17T14:26:00Z">
              <w:rPr>
                <w:rStyle w:val="Hyperlink"/>
              </w:rPr>
            </w:rPrChange>
          </w:rPr>
          <w:delText>3.3</w:delText>
        </w:r>
        <w:r w:rsidDel="000F3B9E">
          <w:rPr>
            <w:rFonts w:asciiTheme="minorHAnsi" w:eastAsiaTheme="minorEastAsia" w:hAnsiTheme="minorHAnsi" w:cstheme="minorBidi"/>
            <w:sz w:val="22"/>
            <w:szCs w:val="22"/>
          </w:rPr>
          <w:tab/>
        </w:r>
        <w:r w:rsidRPr="000F3B9E" w:rsidDel="000F3B9E">
          <w:rPr>
            <w:rPrChange w:id="254" w:author="Paul Janssen" w:date="2016-11-17T14:26:00Z">
              <w:rPr>
                <w:rStyle w:val="Hyperlink"/>
              </w:rPr>
            </w:rPrChange>
          </w:rPr>
          <w:delText>Normatieve referenties.</w:delText>
        </w:r>
        <w:r w:rsidDel="000F3B9E">
          <w:rPr>
            <w:webHidden/>
          </w:rPr>
          <w:tab/>
          <w:delText>11</w:delText>
        </w:r>
      </w:del>
    </w:p>
    <w:p w:rsidR="0063450E" w:rsidDel="000F3B9E" w:rsidRDefault="0063450E">
      <w:pPr>
        <w:pStyle w:val="Inhopg2"/>
        <w:rPr>
          <w:del w:id="255" w:author="Paul Janssen" w:date="2016-11-17T14:26:00Z"/>
          <w:rFonts w:asciiTheme="minorHAnsi" w:eastAsiaTheme="minorEastAsia" w:hAnsiTheme="minorHAnsi" w:cstheme="minorBidi"/>
          <w:sz w:val="22"/>
          <w:szCs w:val="22"/>
        </w:rPr>
      </w:pPr>
      <w:del w:id="256" w:author="Paul Janssen" w:date="2016-11-17T14:26:00Z">
        <w:r w:rsidRPr="000F3B9E" w:rsidDel="000F3B9E">
          <w:rPr>
            <w:rPrChange w:id="257" w:author="Paul Janssen" w:date="2016-11-17T14:26:00Z">
              <w:rPr>
                <w:rStyle w:val="Hyperlink"/>
              </w:rPr>
            </w:rPrChange>
          </w:rPr>
          <w:delText>3.4</w:delText>
        </w:r>
        <w:r w:rsidDel="000F3B9E">
          <w:rPr>
            <w:rFonts w:asciiTheme="minorHAnsi" w:eastAsiaTheme="minorEastAsia" w:hAnsiTheme="minorHAnsi" w:cstheme="minorBidi"/>
            <w:sz w:val="22"/>
            <w:szCs w:val="22"/>
          </w:rPr>
          <w:tab/>
        </w:r>
        <w:r w:rsidRPr="000F3B9E" w:rsidDel="000F3B9E">
          <w:rPr>
            <w:rPrChange w:id="258" w:author="Paul Janssen" w:date="2016-11-17T14:26:00Z">
              <w:rPr>
                <w:rStyle w:val="Hyperlink"/>
              </w:rPr>
            </w:rPrChange>
          </w:rPr>
          <w:delText>Totstandkoming.</w:delText>
        </w:r>
        <w:r w:rsidDel="000F3B9E">
          <w:rPr>
            <w:webHidden/>
          </w:rPr>
          <w:tab/>
          <w:delText>12</w:delText>
        </w:r>
      </w:del>
    </w:p>
    <w:p w:rsidR="0063450E" w:rsidDel="000F3B9E" w:rsidRDefault="0063450E">
      <w:pPr>
        <w:pStyle w:val="Inhopg2"/>
        <w:rPr>
          <w:del w:id="259" w:author="Paul Janssen" w:date="2016-11-17T14:26:00Z"/>
          <w:rFonts w:asciiTheme="minorHAnsi" w:eastAsiaTheme="minorEastAsia" w:hAnsiTheme="minorHAnsi" w:cstheme="minorBidi"/>
          <w:sz w:val="22"/>
          <w:szCs w:val="22"/>
        </w:rPr>
      </w:pPr>
      <w:del w:id="260" w:author="Paul Janssen" w:date="2016-11-17T14:26:00Z">
        <w:r w:rsidRPr="000F3B9E" w:rsidDel="000F3B9E">
          <w:rPr>
            <w:rPrChange w:id="261" w:author="Paul Janssen" w:date="2016-11-17T14:26:00Z">
              <w:rPr>
                <w:rStyle w:val="Hyperlink"/>
              </w:rPr>
            </w:rPrChange>
          </w:rPr>
          <w:delText>3.5</w:delText>
        </w:r>
        <w:r w:rsidDel="000F3B9E">
          <w:rPr>
            <w:rFonts w:asciiTheme="minorHAnsi" w:eastAsiaTheme="minorEastAsia" w:hAnsiTheme="minorHAnsi" w:cstheme="minorBidi"/>
            <w:sz w:val="22"/>
            <w:szCs w:val="22"/>
          </w:rPr>
          <w:tab/>
        </w:r>
        <w:r w:rsidRPr="000F3B9E" w:rsidDel="000F3B9E">
          <w:rPr>
            <w:rPrChange w:id="262" w:author="Paul Janssen" w:date="2016-11-17T14:26:00Z">
              <w:rPr>
                <w:rStyle w:val="Hyperlink"/>
              </w:rPr>
            </w:rPrChange>
          </w:rPr>
          <w:delText>Termen en definities.</w:delText>
        </w:r>
        <w:r w:rsidDel="000F3B9E">
          <w:rPr>
            <w:webHidden/>
          </w:rPr>
          <w:tab/>
          <w:delText>12</w:delText>
        </w:r>
      </w:del>
    </w:p>
    <w:p w:rsidR="0063450E" w:rsidDel="000F3B9E" w:rsidRDefault="0063450E">
      <w:pPr>
        <w:pStyle w:val="Inhopg2"/>
        <w:rPr>
          <w:del w:id="263" w:author="Paul Janssen" w:date="2016-11-17T14:26:00Z"/>
          <w:rFonts w:asciiTheme="minorHAnsi" w:eastAsiaTheme="minorEastAsia" w:hAnsiTheme="minorHAnsi" w:cstheme="minorBidi"/>
          <w:sz w:val="22"/>
          <w:szCs w:val="22"/>
        </w:rPr>
      </w:pPr>
      <w:del w:id="264" w:author="Paul Janssen" w:date="2016-11-17T14:26:00Z">
        <w:r w:rsidRPr="000F3B9E" w:rsidDel="000F3B9E">
          <w:rPr>
            <w:rPrChange w:id="265" w:author="Paul Janssen" w:date="2016-11-17T14:26:00Z">
              <w:rPr>
                <w:rStyle w:val="Hyperlink"/>
              </w:rPr>
            </w:rPrChange>
          </w:rPr>
          <w:delText>3.6</w:delText>
        </w:r>
        <w:r w:rsidDel="000F3B9E">
          <w:rPr>
            <w:rFonts w:asciiTheme="minorHAnsi" w:eastAsiaTheme="minorEastAsia" w:hAnsiTheme="minorHAnsi" w:cstheme="minorBidi"/>
            <w:sz w:val="22"/>
            <w:szCs w:val="22"/>
          </w:rPr>
          <w:tab/>
        </w:r>
        <w:r w:rsidRPr="000F3B9E" w:rsidDel="000F3B9E">
          <w:rPr>
            <w:rPrChange w:id="266" w:author="Paul Janssen" w:date="2016-11-17T14:26:00Z">
              <w:rPr>
                <w:rStyle w:val="Hyperlink"/>
              </w:rPr>
            </w:rPrChange>
          </w:rPr>
          <w:delText>Symbolen en afkortingen.</w:delText>
        </w:r>
        <w:r w:rsidDel="000F3B9E">
          <w:rPr>
            <w:webHidden/>
          </w:rPr>
          <w:tab/>
          <w:delText>15</w:delText>
        </w:r>
      </w:del>
    </w:p>
    <w:p w:rsidR="0063450E" w:rsidDel="000F3B9E" w:rsidRDefault="0063450E">
      <w:pPr>
        <w:pStyle w:val="Inhopg1"/>
        <w:rPr>
          <w:del w:id="267" w:author="Paul Janssen" w:date="2016-11-17T14:26:00Z"/>
          <w:rFonts w:asciiTheme="minorHAnsi" w:eastAsiaTheme="minorEastAsia" w:hAnsiTheme="minorHAnsi" w:cstheme="minorBidi"/>
          <w:noProof/>
          <w:sz w:val="22"/>
          <w:szCs w:val="22"/>
        </w:rPr>
      </w:pPr>
      <w:del w:id="268" w:author="Paul Janssen" w:date="2016-11-17T14:26:00Z">
        <w:r w:rsidRPr="000F3B9E" w:rsidDel="000F3B9E">
          <w:rPr>
            <w:rPrChange w:id="269" w:author="Paul Janssen" w:date="2016-11-17T14:26:00Z">
              <w:rPr>
                <w:rStyle w:val="Hyperlink"/>
                <w:noProof/>
              </w:rPr>
            </w:rPrChange>
          </w:rPr>
          <w:delText>Identificatie document</w:delText>
        </w:r>
        <w:r w:rsidDel="000F3B9E">
          <w:rPr>
            <w:noProof/>
            <w:webHidden/>
          </w:rPr>
          <w:tab/>
          <w:delText>17</w:delText>
        </w:r>
      </w:del>
    </w:p>
    <w:p w:rsidR="0063450E" w:rsidDel="000F3B9E" w:rsidRDefault="0063450E">
      <w:pPr>
        <w:pStyle w:val="Inhopg1"/>
        <w:rPr>
          <w:del w:id="270" w:author="Paul Janssen" w:date="2016-11-17T14:26:00Z"/>
          <w:rFonts w:asciiTheme="minorHAnsi" w:eastAsiaTheme="minorEastAsia" w:hAnsiTheme="minorHAnsi" w:cstheme="minorBidi"/>
          <w:noProof/>
          <w:sz w:val="22"/>
          <w:szCs w:val="22"/>
        </w:rPr>
      </w:pPr>
      <w:del w:id="271" w:author="Paul Janssen" w:date="2016-11-17T14:26:00Z">
        <w:r w:rsidRPr="000F3B9E" w:rsidDel="000F3B9E">
          <w:rPr>
            <w:rPrChange w:id="272" w:author="Paul Janssen" w:date="2016-11-17T14:26:00Z">
              <w:rPr>
                <w:rStyle w:val="Hyperlink"/>
                <w:noProof/>
              </w:rPr>
            </w:rPrChange>
          </w:rPr>
          <w:delText>Data content en structuur</w:delText>
        </w:r>
        <w:r w:rsidDel="000F3B9E">
          <w:rPr>
            <w:noProof/>
            <w:webHidden/>
          </w:rPr>
          <w:tab/>
          <w:delText>18</w:delText>
        </w:r>
      </w:del>
    </w:p>
    <w:p w:rsidR="0063450E" w:rsidDel="000F3B9E" w:rsidRDefault="0063450E">
      <w:pPr>
        <w:pStyle w:val="Inhopg2"/>
        <w:rPr>
          <w:del w:id="273" w:author="Paul Janssen" w:date="2016-11-17T14:26:00Z"/>
          <w:rFonts w:asciiTheme="minorHAnsi" w:eastAsiaTheme="minorEastAsia" w:hAnsiTheme="minorHAnsi" w:cstheme="minorBidi"/>
          <w:sz w:val="22"/>
          <w:szCs w:val="22"/>
        </w:rPr>
      </w:pPr>
      <w:del w:id="274" w:author="Paul Janssen" w:date="2016-11-17T14:26:00Z">
        <w:r w:rsidRPr="000F3B9E" w:rsidDel="000F3B9E">
          <w:rPr>
            <w:rPrChange w:id="275" w:author="Paul Janssen" w:date="2016-11-17T14:26:00Z">
              <w:rPr>
                <w:rStyle w:val="Hyperlink"/>
              </w:rPr>
            </w:rPrChange>
          </w:rPr>
          <w:delText>5.1</w:delText>
        </w:r>
        <w:r w:rsidDel="000F3B9E">
          <w:rPr>
            <w:rFonts w:asciiTheme="minorHAnsi" w:eastAsiaTheme="minorEastAsia" w:hAnsiTheme="minorHAnsi" w:cstheme="minorBidi"/>
            <w:sz w:val="22"/>
            <w:szCs w:val="22"/>
          </w:rPr>
          <w:tab/>
        </w:r>
        <w:r w:rsidRPr="000F3B9E" w:rsidDel="000F3B9E">
          <w:rPr>
            <w:rPrChange w:id="276" w:author="Paul Janssen" w:date="2016-11-17T14:26:00Z">
              <w:rPr>
                <w:rStyle w:val="Hyperlink"/>
              </w:rPr>
            </w:rPrChange>
          </w:rPr>
          <w:delText>Inleiding.</w:delText>
        </w:r>
        <w:r w:rsidDel="000F3B9E">
          <w:rPr>
            <w:webHidden/>
          </w:rPr>
          <w:tab/>
          <w:delText>18</w:delText>
        </w:r>
      </w:del>
    </w:p>
    <w:p w:rsidR="0063450E" w:rsidDel="000F3B9E" w:rsidRDefault="0063450E">
      <w:pPr>
        <w:pStyle w:val="Inhopg2"/>
        <w:rPr>
          <w:del w:id="277" w:author="Paul Janssen" w:date="2016-11-17T14:26:00Z"/>
          <w:rFonts w:asciiTheme="minorHAnsi" w:eastAsiaTheme="minorEastAsia" w:hAnsiTheme="minorHAnsi" w:cstheme="minorBidi"/>
          <w:sz w:val="22"/>
          <w:szCs w:val="22"/>
        </w:rPr>
      </w:pPr>
      <w:del w:id="278" w:author="Paul Janssen" w:date="2016-11-17T14:26:00Z">
        <w:r w:rsidRPr="000F3B9E" w:rsidDel="000F3B9E">
          <w:rPr>
            <w:rPrChange w:id="279" w:author="Paul Janssen" w:date="2016-11-17T14:26:00Z">
              <w:rPr>
                <w:rStyle w:val="Hyperlink"/>
              </w:rPr>
            </w:rPrChange>
          </w:rPr>
          <w:delText>5.2</w:delText>
        </w:r>
        <w:r w:rsidDel="000F3B9E">
          <w:rPr>
            <w:rFonts w:asciiTheme="minorHAnsi" w:eastAsiaTheme="minorEastAsia" w:hAnsiTheme="minorHAnsi" w:cstheme="minorBidi"/>
            <w:sz w:val="22"/>
            <w:szCs w:val="22"/>
          </w:rPr>
          <w:tab/>
        </w:r>
        <w:r w:rsidRPr="000F3B9E" w:rsidDel="000F3B9E">
          <w:rPr>
            <w:rPrChange w:id="280" w:author="Paul Janssen" w:date="2016-11-17T14:26:00Z">
              <w:rPr>
                <w:rStyle w:val="Hyperlink"/>
              </w:rPr>
            </w:rPrChange>
          </w:rPr>
          <w:delText>UML diagrammen.</w:delText>
        </w:r>
        <w:r w:rsidDel="000F3B9E">
          <w:rPr>
            <w:webHidden/>
          </w:rPr>
          <w:tab/>
          <w:delText>18</w:delText>
        </w:r>
      </w:del>
    </w:p>
    <w:p w:rsidR="0063450E" w:rsidDel="000F3B9E" w:rsidRDefault="0063450E">
      <w:pPr>
        <w:pStyle w:val="Inhopg3"/>
        <w:rPr>
          <w:del w:id="281" w:author="Paul Janssen" w:date="2016-11-17T14:26:00Z"/>
          <w:rFonts w:asciiTheme="minorHAnsi" w:eastAsiaTheme="minorEastAsia" w:hAnsiTheme="minorHAnsi" w:cstheme="minorBidi"/>
          <w:noProof/>
          <w:sz w:val="22"/>
          <w:szCs w:val="22"/>
        </w:rPr>
      </w:pPr>
      <w:del w:id="282" w:author="Paul Janssen" w:date="2016-11-17T14:26:00Z">
        <w:r w:rsidRPr="000F3B9E" w:rsidDel="000F3B9E">
          <w:rPr>
            <w:rPrChange w:id="283" w:author="Paul Janssen" w:date="2016-11-17T14:26:00Z">
              <w:rPr>
                <w:rStyle w:val="Hyperlink"/>
                <w:noProof/>
              </w:rPr>
            </w:rPrChange>
          </w:rPr>
          <w:delText>5.2.1</w:delText>
        </w:r>
        <w:r w:rsidDel="000F3B9E">
          <w:rPr>
            <w:rFonts w:asciiTheme="minorHAnsi" w:eastAsiaTheme="minorEastAsia" w:hAnsiTheme="minorHAnsi" w:cstheme="minorBidi"/>
            <w:noProof/>
            <w:sz w:val="22"/>
            <w:szCs w:val="22"/>
          </w:rPr>
          <w:tab/>
        </w:r>
        <w:r w:rsidRPr="000F3B9E" w:rsidDel="000F3B9E">
          <w:rPr>
            <w:rPrChange w:id="284" w:author="Paul Janssen" w:date="2016-11-17T14:26:00Z">
              <w:rPr>
                <w:rStyle w:val="Hyperlink"/>
                <w:noProof/>
              </w:rPr>
            </w:rPrChange>
          </w:rPr>
          <w:delText>Beschrijving algemeen principe: IMKL2015 als extensie op INSPIRE.</w:delText>
        </w:r>
        <w:r w:rsidDel="000F3B9E">
          <w:rPr>
            <w:noProof/>
            <w:webHidden/>
          </w:rPr>
          <w:tab/>
          <w:delText>18</w:delText>
        </w:r>
      </w:del>
    </w:p>
    <w:p w:rsidR="0063450E" w:rsidDel="000F3B9E" w:rsidRDefault="0063450E">
      <w:pPr>
        <w:pStyle w:val="Inhopg3"/>
        <w:rPr>
          <w:del w:id="285" w:author="Paul Janssen" w:date="2016-11-17T14:26:00Z"/>
          <w:rFonts w:asciiTheme="minorHAnsi" w:eastAsiaTheme="minorEastAsia" w:hAnsiTheme="minorHAnsi" w:cstheme="minorBidi"/>
          <w:noProof/>
          <w:sz w:val="22"/>
          <w:szCs w:val="22"/>
        </w:rPr>
      </w:pPr>
      <w:del w:id="286" w:author="Paul Janssen" w:date="2016-11-17T14:26:00Z">
        <w:r w:rsidRPr="000F3B9E" w:rsidDel="000F3B9E">
          <w:rPr>
            <w:rPrChange w:id="287" w:author="Paul Janssen" w:date="2016-11-17T14:26:00Z">
              <w:rPr>
                <w:rStyle w:val="Hyperlink"/>
                <w:noProof/>
              </w:rPr>
            </w:rPrChange>
          </w:rPr>
          <w:delText>5.2.2</w:delText>
        </w:r>
        <w:r w:rsidDel="000F3B9E">
          <w:rPr>
            <w:rFonts w:asciiTheme="minorHAnsi" w:eastAsiaTheme="minorEastAsia" w:hAnsiTheme="minorHAnsi" w:cstheme="minorBidi"/>
            <w:noProof/>
            <w:sz w:val="22"/>
            <w:szCs w:val="22"/>
          </w:rPr>
          <w:tab/>
        </w:r>
        <w:r w:rsidRPr="000F3B9E" w:rsidDel="000F3B9E">
          <w:rPr>
            <w:rPrChange w:id="288" w:author="Paul Janssen" w:date="2016-11-17T14:26:00Z">
              <w:rPr>
                <w:rStyle w:val="Hyperlink"/>
                <w:noProof/>
              </w:rPr>
            </w:rPrChange>
          </w:rPr>
          <w:delText>UML - WION overzicht.</w:delText>
        </w:r>
        <w:r w:rsidDel="000F3B9E">
          <w:rPr>
            <w:noProof/>
            <w:webHidden/>
          </w:rPr>
          <w:tab/>
          <w:delText>19</w:delText>
        </w:r>
      </w:del>
    </w:p>
    <w:p w:rsidR="0063450E" w:rsidDel="000F3B9E" w:rsidRDefault="0063450E">
      <w:pPr>
        <w:pStyle w:val="Inhopg3"/>
        <w:rPr>
          <w:del w:id="289" w:author="Paul Janssen" w:date="2016-11-17T14:26:00Z"/>
          <w:rFonts w:asciiTheme="minorHAnsi" w:eastAsiaTheme="minorEastAsia" w:hAnsiTheme="minorHAnsi" w:cstheme="minorBidi"/>
          <w:noProof/>
          <w:sz w:val="22"/>
          <w:szCs w:val="22"/>
        </w:rPr>
      </w:pPr>
      <w:del w:id="290" w:author="Paul Janssen" w:date="2016-11-17T14:26:00Z">
        <w:r w:rsidRPr="000F3B9E" w:rsidDel="000F3B9E">
          <w:rPr>
            <w:rPrChange w:id="291" w:author="Paul Janssen" w:date="2016-11-17T14:26:00Z">
              <w:rPr>
                <w:rStyle w:val="Hyperlink"/>
                <w:noProof/>
              </w:rPr>
            </w:rPrChange>
          </w:rPr>
          <w:delText>5.2.3</w:delText>
        </w:r>
        <w:r w:rsidDel="000F3B9E">
          <w:rPr>
            <w:rFonts w:asciiTheme="minorHAnsi" w:eastAsiaTheme="minorEastAsia" w:hAnsiTheme="minorHAnsi" w:cstheme="minorBidi"/>
            <w:noProof/>
            <w:sz w:val="22"/>
            <w:szCs w:val="22"/>
          </w:rPr>
          <w:tab/>
        </w:r>
        <w:r w:rsidRPr="000F3B9E" w:rsidDel="000F3B9E">
          <w:rPr>
            <w:rPrChange w:id="292" w:author="Paul Janssen" w:date="2016-11-17T14:26:00Z">
              <w:rPr>
                <w:rStyle w:val="Hyperlink"/>
                <w:noProof/>
              </w:rPr>
            </w:rPrChange>
          </w:rPr>
          <w:delText>Associaties in het model.</w:delText>
        </w:r>
        <w:r w:rsidDel="000F3B9E">
          <w:rPr>
            <w:noProof/>
            <w:webHidden/>
          </w:rPr>
          <w:tab/>
          <w:delText>22</w:delText>
        </w:r>
      </w:del>
    </w:p>
    <w:p w:rsidR="0063450E" w:rsidDel="000F3B9E" w:rsidRDefault="0063450E">
      <w:pPr>
        <w:pStyle w:val="Inhopg3"/>
        <w:rPr>
          <w:del w:id="293" w:author="Paul Janssen" w:date="2016-11-17T14:26:00Z"/>
          <w:rFonts w:asciiTheme="minorHAnsi" w:eastAsiaTheme="minorEastAsia" w:hAnsiTheme="minorHAnsi" w:cstheme="minorBidi"/>
          <w:noProof/>
          <w:sz w:val="22"/>
          <w:szCs w:val="22"/>
        </w:rPr>
      </w:pPr>
      <w:del w:id="294" w:author="Paul Janssen" w:date="2016-11-17T14:26:00Z">
        <w:r w:rsidRPr="000F3B9E" w:rsidDel="000F3B9E">
          <w:rPr>
            <w:rPrChange w:id="295" w:author="Paul Janssen" w:date="2016-11-17T14:26:00Z">
              <w:rPr>
                <w:rStyle w:val="Hyperlink"/>
                <w:noProof/>
              </w:rPr>
            </w:rPrChange>
          </w:rPr>
          <w:delText>5.2.4</w:delText>
        </w:r>
        <w:r w:rsidDel="000F3B9E">
          <w:rPr>
            <w:rFonts w:asciiTheme="minorHAnsi" w:eastAsiaTheme="minorEastAsia" w:hAnsiTheme="minorHAnsi" w:cstheme="minorBidi"/>
            <w:noProof/>
            <w:sz w:val="22"/>
            <w:szCs w:val="22"/>
          </w:rPr>
          <w:tab/>
        </w:r>
        <w:r w:rsidRPr="000F3B9E" w:rsidDel="000F3B9E">
          <w:rPr>
            <w:rPrChange w:id="296" w:author="Paul Janssen" w:date="2016-11-17T14:26:00Z">
              <w:rPr>
                <w:rStyle w:val="Hyperlink"/>
                <w:noProof/>
              </w:rPr>
            </w:rPrChange>
          </w:rPr>
          <w:delText>Numerieke waarden.</w:delText>
        </w:r>
        <w:r w:rsidDel="000F3B9E">
          <w:rPr>
            <w:noProof/>
            <w:webHidden/>
          </w:rPr>
          <w:tab/>
          <w:delText>22</w:delText>
        </w:r>
      </w:del>
    </w:p>
    <w:p w:rsidR="0063450E" w:rsidDel="000F3B9E" w:rsidRDefault="0063450E">
      <w:pPr>
        <w:pStyle w:val="Inhopg3"/>
        <w:rPr>
          <w:del w:id="297" w:author="Paul Janssen" w:date="2016-11-17T14:26:00Z"/>
          <w:rFonts w:asciiTheme="minorHAnsi" w:eastAsiaTheme="minorEastAsia" w:hAnsiTheme="minorHAnsi" w:cstheme="minorBidi"/>
          <w:noProof/>
          <w:sz w:val="22"/>
          <w:szCs w:val="22"/>
        </w:rPr>
      </w:pPr>
      <w:del w:id="298" w:author="Paul Janssen" w:date="2016-11-17T14:26:00Z">
        <w:r w:rsidRPr="000F3B9E" w:rsidDel="000F3B9E">
          <w:rPr>
            <w:rPrChange w:id="299" w:author="Paul Janssen" w:date="2016-11-17T14:26:00Z">
              <w:rPr>
                <w:rStyle w:val="Hyperlink"/>
                <w:noProof/>
              </w:rPr>
            </w:rPrChange>
          </w:rPr>
          <w:delText>5.2.5</w:delText>
        </w:r>
        <w:r w:rsidDel="000F3B9E">
          <w:rPr>
            <w:rFonts w:asciiTheme="minorHAnsi" w:eastAsiaTheme="minorEastAsia" w:hAnsiTheme="minorHAnsi" w:cstheme="minorBidi"/>
            <w:noProof/>
            <w:sz w:val="22"/>
            <w:szCs w:val="22"/>
          </w:rPr>
          <w:tab/>
        </w:r>
        <w:r w:rsidRPr="000F3B9E" w:rsidDel="000F3B9E">
          <w:rPr>
            <w:rPrChange w:id="300" w:author="Paul Janssen" w:date="2016-11-17T14:26:00Z">
              <w:rPr>
                <w:rStyle w:val="Hyperlink"/>
                <w:noProof/>
              </w:rPr>
            </w:rPrChange>
          </w:rPr>
          <w:delText>Waardelijsten zijn extern.</w:delText>
        </w:r>
        <w:r w:rsidDel="000F3B9E">
          <w:rPr>
            <w:noProof/>
            <w:webHidden/>
          </w:rPr>
          <w:tab/>
          <w:delText>22</w:delText>
        </w:r>
      </w:del>
    </w:p>
    <w:p w:rsidR="0063450E" w:rsidDel="000F3B9E" w:rsidRDefault="0063450E">
      <w:pPr>
        <w:pStyle w:val="Inhopg3"/>
        <w:rPr>
          <w:del w:id="301" w:author="Paul Janssen" w:date="2016-11-17T14:26:00Z"/>
          <w:rFonts w:asciiTheme="minorHAnsi" w:eastAsiaTheme="minorEastAsia" w:hAnsiTheme="minorHAnsi" w:cstheme="minorBidi"/>
          <w:noProof/>
          <w:sz w:val="22"/>
          <w:szCs w:val="22"/>
        </w:rPr>
      </w:pPr>
      <w:del w:id="302" w:author="Paul Janssen" w:date="2016-11-17T14:26:00Z">
        <w:r w:rsidRPr="000F3B9E" w:rsidDel="000F3B9E">
          <w:rPr>
            <w:rPrChange w:id="303" w:author="Paul Janssen" w:date="2016-11-17T14:26:00Z">
              <w:rPr>
                <w:rStyle w:val="Hyperlink"/>
                <w:noProof/>
              </w:rPr>
            </w:rPrChange>
          </w:rPr>
          <w:delText>5.2.6</w:delText>
        </w:r>
        <w:r w:rsidDel="000F3B9E">
          <w:rPr>
            <w:rFonts w:asciiTheme="minorHAnsi" w:eastAsiaTheme="minorEastAsia" w:hAnsiTheme="minorHAnsi" w:cstheme="minorBidi"/>
            <w:noProof/>
            <w:sz w:val="22"/>
            <w:szCs w:val="22"/>
          </w:rPr>
          <w:tab/>
        </w:r>
        <w:r w:rsidRPr="000F3B9E" w:rsidDel="000F3B9E">
          <w:rPr>
            <w:rPrChange w:id="304" w:author="Paul Janssen" w:date="2016-11-17T14:26:00Z">
              <w:rPr>
                <w:rStyle w:val="Hyperlink"/>
                <w:noProof/>
              </w:rPr>
            </w:rPrChange>
          </w:rPr>
          <w:delText>Basisattributen voor identificatie en labels.</w:delText>
        </w:r>
        <w:r w:rsidDel="000F3B9E">
          <w:rPr>
            <w:noProof/>
            <w:webHidden/>
          </w:rPr>
          <w:tab/>
          <w:delText>23</w:delText>
        </w:r>
      </w:del>
    </w:p>
    <w:p w:rsidR="0063450E" w:rsidDel="000F3B9E" w:rsidRDefault="0063450E">
      <w:pPr>
        <w:pStyle w:val="Inhopg3"/>
        <w:rPr>
          <w:del w:id="305" w:author="Paul Janssen" w:date="2016-11-17T14:26:00Z"/>
          <w:rFonts w:asciiTheme="minorHAnsi" w:eastAsiaTheme="minorEastAsia" w:hAnsiTheme="minorHAnsi" w:cstheme="minorBidi"/>
          <w:noProof/>
          <w:sz w:val="22"/>
          <w:szCs w:val="22"/>
        </w:rPr>
      </w:pPr>
      <w:del w:id="306" w:author="Paul Janssen" w:date="2016-11-17T14:26:00Z">
        <w:r w:rsidRPr="000F3B9E" w:rsidDel="000F3B9E">
          <w:rPr>
            <w:rPrChange w:id="307" w:author="Paul Janssen" w:date="2016-11-17T14:26:00Z">
              <w:rPr>
                <w:rStyle w:val="Hyperlink"/>
                <w:noProof/>
              </w:rPr>
            </w:rPrChange>
          </w:rPr>
          <w:delText>5.2.7</w:delText>
        </w:r>
        <w:r w:rsidDel="000F3B9E">
          <w:rPr>
            <w:rFonts w:asciiTheme="minorHAnsi" w:eastAsiaTheme="minorEastAsia" w:hAnsiTheme="minorHAnsi" w:cstheme="minorBidi"/>
            <w:noProof/>
            <w:sz w:val="22"/>
            <w:szCs w:val="22"/>
          </w:rPr>
          <w:tab/>
        </w:r>
        <w:r w:rsidRPr="000F3B9E" w:rsidDel="000F3B9E">
          <w:rPr>
            <w:rPrChange w:id="308" w:author="Paul Janssen" w:date="2016-11-17T14:26:00Z">
              <w:rPr>
                <w:rStyle w:val="Hyperlink"/>
                <w:noProof/>
              </w:rPr>
            </w:rPrChange>
          </w:rPr>
          <w:delText>IMKL2015 semantische kern.</w:delText>
        </w:r>
        <w:r w:rsidDel="000F3B9E">
          <w:rPr>
            <w:noProof/>
            <w:webHidden/>
          </w:rPr>
          <w:tab/>
          <w:delText>25</w:delText>
        </w:r>
      </w:del>
    </w:p>
    <w:p w:rsidR="0063450E" w:rsidDel="000F3B9E" w:rsidRDefault="0063450E">
      <w:pPr>
        <w:pStyle w:val="Inhopg3"/>
        <w:rPr>
          <w:del w:id="309" w:author="Paul Janssen" w:date="2016-11-17T14:26:00Z"/>
          <w:rFonts w:asciiTheme="minorHAnsi" w:eastAsiaTheme="minorEastAsia" w:hAnsiTheme="minorHAnsi" w:cstheme="minorBidi"/>
          <w:noProof/>
          <w:sz w:val="22"/>
          <w:szCs w:val="22"/>
        </w:rPr>
      </w:pPr>
      <w:del w:id="310" w:author="Paul Janssen" w:date="2016-11-17T14:26:00Z">
        <w:r w:rsidRPr="000F3B9E" w:rsidDel="000F3B9E">
          <w:rPr>
            <w:rPrChange w:id="311" w:author="Paul Janssen" w:date="2016-11-17T14:26:00Z">
              <w:rPr>
                <w:rStyle w:val="Hyperlink"/>
                <w:noProof/>
              </w:rPr>
            </w:rPrChange>
          </w:rPr>
          <w:delText>5.2.8</w:delText>
        </w:r>
        <w:r w:rsidDel="000F3B9E">
          <w:rPr>
            <w:rFonts w:asciiTheme="minorHAnsi" w:eastAsiaTheme="minorEastAsia" w:hAnsiTheme="minorHAnsi" w:cstheme="minorBidi"/>
            <w:noProof/>
            <w:sz w:val="22"/>
            <w:szCs w:val="22"/>
          </w:rPr>
          <w:tab/>
        </w:r>
        <w:r w:rsidRPr="000F3B9E" w:rsidDel="000F3B9E">
          <w:rPr>
            <w:rPrChange w:id="312" w:author="Paul Janssen" w:date="2016-11-17T14:26:00Z">
              <w:rPr>
                <w:rStyle w:val="Hyperlink"/>
                <w:noProof/>
              </w:rPr>
            </w:rPrChange>
          </w:rPr>
          <w:delText>Diepte.</w:delText>
        </w:r>
        <w:r w:rsidDel="000F3B9E">
          <w:rPr>
            <w:noProof/>
            <w:webHidden/>
          </w:rPr>
          <w:tab/>
          <w:delText>33</w:delText>
        </w:r>
      </w:del>
    </w:p>
    <w:p w:rsidR="0063450E" w:rsidDel="000F3B9E" w:rsidRDefault="0063450E">
      <w:pPr>
        <w:pStyle w:val="Inhopg3"/>
        <w:rPr>
          <w:del w:id="313" w:author="Paul Janssen" w:date="2016-11-17T14:26:00Z"/>
          <w:rFonts w:asciiTheme="minorHAnsi" w:eastAsiaTheme="minorEastAsia" w:hAnsiTheme="minorHAnsi" w:cstheme="minorBidi"/>
          <w:noProof/>
          <w:sz w:val="22"/>
          <w:szCs w:val="22"/>
        </w:rPr>
      </w:pPr>
      <w:del w:id="314" w:author="Paul Janssen" w:date="2016-11-17T14:26:00Z">
        <w:r w:rsidRPr="000F3B9E" w:rsidDel="000F3B9E">
          <w:rPr>
            <w:rPrChange w:id="315" w:author="Paul Janssen" w:date="2016-11-17T14:26:00Z">
              <w:rPr>
                <w:rStyle w:val="Hyperlink"/>
                <w:noProof/>
              </w:rPr>
            </w:rPrChange>
          </w:rPr>
          <w:delText>5.2.9</w:delText>
        </w:r>
        <w:r w:rsidDel="000F3B9E">
          <w:rPr>
            <w:rFonts w:asciiTheme="minorHAnsi" w:eastAsiaTheme="minorEastAsia" w:hAnsiTheme="minorHAnsi" w:cstheme="minorBidi"/>
            <w:noProof/>
            <w:sz w:val="22"/>
            <w:szCs w:val="22"/>
          </w:rPr>
          <w:tab/>
        </w:r>
        <w:r w:rsidRPr="000F3B9E" w:rsidDel="000F3B9E">
          <w:rPr>
            <w:rPrChange w:id="316" w:author="Paul Janssen" w:date="2016-11-17T14:26:00Z">
              <w:rPr>
                <w:rStyle w:val="Hyperlink"/>
                <w:noProof/>
              </w:rPr>
            </w:rPrChange>
          </w:rPr>
          <w:delText>Utiliteitsnet.</w:delText>
        </w:r>
        <w:r w:rsidDel="000F3B9E">
          <w:rPr>
            <w:noProof/>
            <w:webHidden/>
          </w:rPr>
          <w:tab/>
          <w:delText>35</w:delText>
        </w:r>
      </w:del>
    </w:p>
    <w:p w:rsidR="0063450E" w:rsidDel="000F3B9E" w:rsidRDefault="0063450E">
      <w:pPr>
        <w:pStyle w:val="Inhopg3"/>
        <w:rPr>
          <w:del w:id="317" w:author="Paul Janssen" w:date="2016-11-17T14:26:00Z"/>
          <w:rFonts w:asciiTheme="minorHAnsi" w:eastAsiaTheme="minorEastAsia" w:hAnsiTheme="minorHAnsi" w:cstheme="minorBidi"/>
          <w:noProof/>
          <w:sz w:val="22"/>
          <w:szCs w:val="22"/>
        </w:rPr>
      </w:pPr>
      <w:del w:id="318" w:author="Paul Janssen" w:date="2016-11-17T14:26:00Z">
        <w:r w:rsidRPr="000F3B9E" w:rsidDel="000F3B9E">
          <w:rPr>
            <w:rPrChange w:id="319" w:author="Paul Janssen" w:date="2016-11-17T14:26:00Z">
              <w:rPr>
                <w:rStyle w:val="Hyperlink"/>
                <w:noProof/>
              </w:rPr>
            </w:rPrChange>
          </w:rPr>
          <w:delText>5.2.10</w:delText>
        </w:r>
        <w:r w:rsidDel="000F3B9E">
          <w:rPr>
            <w:rFonts w:asciiTheme="minorHAnsi" w:eastAsiaTheme="minorEastAsia" w:hAnsiTheme="minorHAnsi" w:cstheme="minorBidi"/>
            <w:noProof/>
            <w:sz w:val="22"/>
            <w:szCs w:val="22"/>
          </w:rPr>
          <w:tab/>
        </w:r>
        <w:r w:rsidRPr="000F3B9E" w:rsidDel="000F3B9E">
          <w:rPr>
            <w:rPrChange w:id="320" w:author="Paul Janssen" w:date="2016-11-17T14:26:00Z">
              <w:rPr>
                <w:rStyle w:val="Hyperlink"/>
                <w:noProof/>
              </w:rPr>
            </w:rPrChange>
          </w:rPr>
          <w:delText>KabelOfLeiding.</w:delText>
        </w:r>
        <w:r w:rsidDel="000F3B9E">
          <w:rPr>
            <w:noProof/>
            <w:webHidden/>
          </w:rPr>
          <w:tab/>
          <w:delText>37</w:delText>
        </w:r>
      </w:del>
    </w:p>
    <w:p w:rsidR="0063450E" w:rsidDel="000F3B9E" w:rsidRDefault="0063450E">
      <w:pPr>
        <w:pStyle w:val="Inhopg3"/>
        <w:rPr>
          <w:del w:id="321" w:author="Paul Janssen" w:date="2016-11-17T14:26:00Z"/>
          <w:rFonts w:asciiTheme="minorHAnsi" w:eastAsiaTheme="minorEastAsia" w:hAnsiTheme="minorHAnsi" w:cstheme="minorBidi"/>
          <w:noProof/>
          <w:sz w:val="22"/>
          <w:szCs w:val="22"/>
        </w:rPr>
      </w:pPr>
      <w:del w:id="322" w:author="Paul Janssen" w:date="2016-11-17T14:26:00Z">
        <w:r w:rsidRPr="000F3B9E" w:rsidDel="000F3B9E">
          <w:rPr>
            <w:rPrChange w:id="323" w:author="Paul Janssen" w:date="2016-11-17T14:26:00Z">
              <w:rPr>
                <w:rStyle w:val="Hyperlink"/>
                <w:noProof/>
              </w:rPr>
            </w:rPrChange>
          </w:rPr>
          <w:delText>5.2.11</w:delText>
        </w:r>
        <w:r w:rsidDel="000F3B9E">
          <w:rPr>
            <w:rFonts w:asciiTheme="minorHAnsi" w:eastAsiaTheme="minorEastAsia" w:hAnsiTheme="minorHAnsi" w:cstheme="minorBidi"/>
            <w:noProof/>
            <w:sz w:val="22"/>
            <w:szCs w:val="22"/>
          </w:rPr>
          <w:tab/>
        </w:r>
        <w:r w:rsidRPr="000F3B9E" w:rsidDel="000F3B9E">
          <w:rPr>
            <w:rPrChange w:id="324" w:author="Paul Janssen" w:date="2016-11-17T14:26:00Z">
              <w:rPr>
                <w:rStyle w:val="Hyperlink"/>
                <w:noProof/>
              </w:rPr>
            </w:rPrChange>
          </w:rPr>
          <w:delText>Leidingelement.</w:delText>
        </w:r>
        <w:r w:rsidDel="000F3B9E">
          <w:rPr>
            <w:noProof/>
            <w:webHidden/>
          </w:rPr>
          <w:tab/>
          <w:delText>39</w:delText>
        </w:r>
      </w:del>
    </w:p>
    <w:p w:rsidR="0063450E" w:rsidDel="000F3B9E" w:rsidRDefault="0063450E">
      <w:pPr>
        <w:pStyle w:val="Inhopg3"/>
        <w:rPr>
          <w:del w:id="325" w:author="Paul Janssen" w:date="2016-11-17T14:26:00Z"/>
          <w:rFonts w:asciiTheme="minorHAnsi" w:eastAsiaTheme="minorEastAsia" w:hAnsiTheme="minorHAnsi" w:cstheme="minorBidi"/>
          <w:noProof/>
          <w:sz w:val="22"/>
          <w:szCs w:val="22"/>
        </w:rPr>
      </w:pPr>
      <w:del w:id="326" w:author="Paul Janssen" w:date="2016-11-17T14:26:00Z">
        <w:r w:rsidRPr="000F3B9E" w:rsidDel="000F3B9E">
          <w:rPr>
            <w:rPrChange w:id="327" w:author="Paul Janssen" w:date="2016-11-17T14:26:00Z">
              <w:rPr>
                <w:rStyle w:val="Hyperlink"/>
                <w:noProof/>
              </w:rPr>
            </w:rPrChange>
          </w:rPr>
          <w:delText>5.2.12</w:delText>
        </w:r>
        <w:r w:rsidDel="000F3B9E">
          <w:rPr>
            <w:rFonts w:asciiTheme="minorHAnsi" w:eastAsiaTheme="minorEastAsia" w:hAnsiTheme="minorHAnsi" w:cstheme="minorBidi"/>
            <w:noProof/>
            <w:sz w:val="22"/>
            <w:szCs w:val="22"/>
          </w:rPr>
          <w:tab/>
        </w:r>
        <w:r w:rsidRPr="000F3B9E" w:rsidDel="000F3B9E">
          <w:rPr>
            <w:rPrChange w:id="328" w:author="Paul Janssen" w:date="2016-11-17T14:26:00Z">
              <w:rPr>
                <w:rStyle w:val="Hyperlink"/>
                <w:noProof/>
              </w:rPr>
            </w:rPrChange>
          </w:rPr>
          <w:delText>KabelEnLeidingContainer.</w:delText>
        </w:r>
        <w:r w:rsidDel="000F3B9E">
          <w:rPr>
            <w:noProof/>
            <w:webHidden/>
          </w:rPr>
          <w:tab/>
          <w:delText>40</w:delText>
        </w:r>
      </w:del>
    </w:p>
    <w:p w:rsidR="0063450E" w:rsidDel="000F3B9E" w:rsidRDefault="0063450E">
      <w:pPr>
        <w:pStyle w:val="Inhopg3"/>
        <w:rPr>
          <w:del w:id="329" w:author="Paul Janssen" w:date="2016-11-17T14:26:00Z"/>
          <w:rFonts w:asciiTheme="minorHAnsi" w:eastAsiaTheme="minorEastAsia" w:hAnsiTheme="minorHAnsi" w:cstheme="minorBidi"/>
          <w:noProof/>
          <w:sz w:val="22"/>
          <w:szCs w:val="22"/>
        </w:rPr>
      </w:pPr>
      <w:del w:id="330" w:author="Paul Janssen" w:date="2016-11-17T14:26:00Z">
        <w:r w:rsidRPr="000F3B9E" w:rsidDel="000F3B9E">
          <w:rPr>
            <w:rPrChange w:id="331" w:author="Paul Janssen" w:date="2016-11-17T14:26:00Z">
              <w:rPr>
                <w:rStyle w:val="Hyperlink"/>
                <w:noProof/>
              </w:rPr>
            </w:rPrChange>
          </w:rPr>
          <w:delText>5.2.13</w:delText>
        </w:r>
        <w:r w:rsidDel="000F3B9E">
          <w:rPr>
            <w:rFonts w:asciiTheme="minorHAnsi" w:eastAsiaTheme="minorEastAsia" w:hAnsiTheme="minorHAnsi" w:cstheme="minorBidi"/>
            <w:noProof/>
            <w:sz w:val="22"/>
            <w:szCs w:val="22"/>
          </w:rPr>
          <w:tab/>
        </w:r>
        <w:r w:rsidRPr="000F3B9E" w:rsidDel="000F3B9E">
          <w:rPr>
            <w:rPrChange w:id="332" w:author="Paul Janssen" w:date="2016-11-17T14:26:00Z">
              <w:rPr>
                <w:rStyle w:val="Hyperlink"/>
                <w:noProof/>
              </w:rPr>
            </w:rPrChange>
          </w:rPr>
          <w:delText>ContainerLeidingelement.</w:delText>
        </w:r>
        <w:r w:rsidDel="000F3B9E">
          <w:rPr>
            <w:noProof/>
            <w:webHidden/>
          </w:rPr>
          <w:tab/>
          <w:delText>42</w:delText>
        </w:r>
      </w:del>
    </w:p>
    <w:p w:rsidR="0063450E" w:rsidDel="000F3B9E" w:rsidRDefault="0063450E">
      <w:pPr>
        <w:pStyle w:val="Inhopg3"/>
        <w:rPr>
          <w:del w:id="333" w:author="Paul Janssen" w:date="2016-11-17T14:26:00Z"/>
          <w:rFonts w:asciiTheme="minorHAnsi" w:eastAsiaTheme="minorEastAsia" w:hAnsiTheme="minorHAnsi" w:cstheme="minorBidi"/>
          <w:noProof/>
          <w:sz w:val="22"/>
          <w:szCs w:val="22"/>
        </w:rPr>
      </w:pPr>
      <w:del w:id="334" w:author="Paul Janssen" w:date="2016-11-17T14:26:00Z">
        <w:r w:rsidRPr="000F3B9E" w:rsidDel="000F3B9E">
          <w:rPr>
            <w:rPrChange w:id="335" w:author="Paul Janssen" w:date="2016-11-17T14:26:00Z">
              <w:rPr>
                <w:rStyle w:val="Hyperlink"/>
                <w:noProof/>
              </w:rPr>
            </w:rPrChange>
          </w:rPr>
          <w:delText>5.2.14</w:delText>
        </w:r>
        <w:r w:rsidDel="000F3B9E">
          <w:rPr>
            <w:rFonts w:asciiTheme="minorHAnsi" w:eastAsiaTheme="minorEastAsia" w:hAnsiTheme="minorHAnsi" w:cstheme="minorBidi"/>
            <w:noProof/>
            <w:sz w:val="22"/>
            <w:szCs w:val="22"/>
          </w:rPr>
          <w:tab/>
        </w:r>
        <w:r w:rsidRPr="000F3B9E" w:rsidDel="000F3B9E">
          <w:rPr>
            <w:rPrChange w:id="336" w:author="Paul Janssen" w:date="2016-11-17T14:26:00Z">
              <w:rPr>
                <w:rStyle w:val="Hyperlink"/>
                <w:noProof/>
              </w:rPr>
            </w:rPrChange>
          </w:rPr>
          <w:delText>Relaties tussen KabelEnLeiding, Leidingelement en container objecten.</w:delText>
        </w:r>
        <w:r w:rsidDel="000F3B9E">
          <w:rPr>
            <w:noProof/>
            <w:webHidden/>
          </w:rPr>
          <w:tab/>
          <w:delText>43</w:delText>
        </w:r>
      </w:del>
    </w:p>
    <w:p w:rsidR="0063450E" w:rsidDel="000F3B9E" w:rsidRDefault="0063450E">
      <w:pPr>
        <w:pStyle w:val="Inhopg3"/>
        <w:rPr>
          <w:del w:id="337" w:author="Paul Janssen" w:date="2016-11-17T14:26:00Z"/>
          <w:rFonts w:asciiTheme="minorHAnsi" w:eastAsiaTheme="minorEastAsia" w:hAnsiTheme="minorHAnsi" w:cstheme="minorBidi"/>
          <w:noProof/>
          <w:sz w:val="22"/>
          <w:szCs w:val="22"/>
        </w:rPr>
      </w:pPr>
      <w:del w:id="338" w:author="Paul Janssen" w:date="2016-11-17T14:26:00Z">
        <w:r w:rsidRPr="000F3B9E" w:rsidDel="000F3B9E">
          <w:rPr>
            <w:rPrChange w:id="339" w:author="Paul Janssen" w:date="2016-11-17T14:26:00Z">
              <w:rPr>
                <w:rStyle w:val="Hyperlink"/>
                <w:noProof/>
              </w:rPr>
            </w:rPrChange>
          </w:rPr>
          <w:delText>5.2.15</w:delText>
        </w:r>
        <w:r w:rsidDel="000F3B9E">
          <w:rPr>
            <w:rFonts w:asciiTheme="minorHAnsi" w:eastAsiaTheme="minorEastAsia" w:hAnsiTheme="minorHAnsi" w:cstheme="minorBidi"/>
            <w:noProof/>
            <w:sz w:val="22"/>
            <w:szCs w:val="22"/>
          </w:rPr>
          <w:tab/>
        </w:r>
        <w:r w:rsidRPr="000F3B9E" w:rsidDel="000F3B9E">
          <w:rPr>
            <w:rPrChange w:id="340" w:author="Paul Janssen" w:date="2016-11-17T14:26:00Z">
              <w:rPr>
                <w:rStyle w:val="Hyperlink"/>
                <w:noProof/>
              </w:rPr>
            </w:rPrChange>
          </w:rPr>
          <w:delText>Diagram per type kabel of leiding.</w:delText>
        </w:r>
        <w:r w:rsidDel="000F3B9E">
          <w:rPr>
            <w:noProof/>
            <w:webHidden/>
          </w:rPr>
          <w:tab/>
          <w:delText>44</w:delText>
        </w:r>
      </w:del>
    </w:p>
    <w:p w:rsidR="0063450E" w:rsidDel="000F3B9E" w:rsidRDefault="0063450E">
      <w:pPr>
        <w:pStyle w:val="Inhopg3"/>
        <w:rPr>
          <w:del w:id="341" w:author="Paul Janssen" w:date="2016-11-17T14:26:00Z"/>
          <w:rFonts w:asciiTheme="minorHAnsi" w:eastAsiaTheme="minorEastAsia" w:hAnsiTheme="minorHAnsi" w:cstheme="minorBidi"/>
          <w:noProof/>
          <w:sz w:val="22"/>
          <w:szCs w:val="22"/>
        </w:rPr>
      </w:pPr>
      <w:del w:id="342" w:author="Paul Janssen" w:date="2016-11-17T14:26:00Z">
        <w:r w:rsidRPr="000F3B9E" w:rsidDel="000F3B9E">
          <w:rPr>
            <w:rPrChange w:id="343" w:author="Paul Janssen" w:date="2016-11-17T14:26:00Z">
              <w:rPr>
                <w:rStyle w:val="Hyperlink"/>
                <w:noProof/>
              </w:rPr>
            </w:rPrChange>
          </w:rPr>
          <w:delText>5.2.16</w:delText>
        </w:r>
        <w:r w:rsidDel="000F3B9E">
          <w:rPr>
            <w:rFonts w:asciiTheme="minorHAnsi" w:eastAsiaTheme="minorEastAsia" w:hAnsiTheme="minorHAnsi" w:cstheme="minorBidi"/>
            <w:noProof/>
            <w:sz w:val="22"/>
            <w:szCs w:val="22"/>
          </w:rPr>
          <w:tab/>
        </w:r>
        <w:r w:rsidRPr="000F3B9E" w:rsidDel="000F3B9E">
          <w:rPr>
            <w:rPrChange w:id="344" w:author="Paul Janssen" w:date="2016-11-17T14:26:00Z">
              <w:rPr>
                <w:rStyle w:val="Hyperlink"/>
                <w:noProof/>
              </w:rPr>
            </w:rPrChange>
          </w:rPr>
          <w:delText>Elektriciteitskabel.</w:delText>
        </w:r>
        <w:r w:rsidDel="000F3B9E">
          <w:rPr>
            <w:noProof/>
            <w:webHidden/>
          </w:rPr>
          <w:tab/>
          <w:delText>45</w:delText>
        </w:r>
      </w:del>
    </w:p>
    <w:p w:rsidR="0063450E" w:rsidDel="000F3B9E" w:rsidRDefault="0063450E">
      <w:pPr>
        <w:pStyle w:val="Inhopg3"/>
        <w:rPr>
          <w:del w:id="345" w:author="Paul Janssen" w:date="2016-11-17T14:26:00Z"/>
          <w:rFonts w:asciiTheme="minorHAnsi" w:eastAsiaTheme="minorEastAsia" w:hAnsiTheme="minorHAnsi" w:cstheme="minorBidi"/>
          <w:noProof/>
          <w:sz w:val="22"/>
          <w:szCs w:val="22"/>
        </w:rPr>
      </w:pPr>
      <w:del w:id="346" w:author="Paul Janssen" w:date="2016-11-17T14:26:00Z">
        <w:r w:rsidRPr="000F3B9E" w:rsidDel="000F3B9E">
          <w:rPr>
            <w:rPrChange w:id="347" w:author="Paul Janssen" w:date="2016-11-17T14:26:00Z">
              <w:rPr>
                <w:rStyle w:val="Hyperlink"/>
                <w:noProof/>
              </w:rPr>
            </w:rPrChange>
          </w:rPr>
          <w:delText>5.2.17</w:delText>
        </w:r>
        <w:r w:rsidDel="000F3B9E">
          <w:rPr>
            <w:rFonts w:asciiTheme="minorHAnsi" w:eastAsiaTheme="minorEastAsia" w:hAnsiTheme="minorHAnsi" w:cstheme="minorBidi"/>
            <w:noProof/>
            <w:sz w:val="22"/>
            <w:szCs w:val="22"/>
          </w:rPr>
          <w:tab/>
        </w:r>
        <w:r w:rsidRPr="000F3B9E" w:rsidDel="000F3B9E">
          <w:rPr>
            <w:rPrChange w:id="348" w:author="Paul Janssen" w:date="2016-11-17T14:26:00Z">
              <w:rPr>
                <w:rStyle w:val="Hyperlink"/>
                <w:noProof/>
              </w:rPr>
            </w:rPrChange>
          </w:rPr>
          <w:delText>Telecommunicatiekabel.</w:delText>
        </w:r>
        <w:r w:rsidDel="000F3B9E">
          <w:rPr>
            <w:noProof/>
            <w:webHidden/>
          </w:rPr>
          <w:tab/>
          <w:delText>46</w:delText>
        </w:r>
      </w:del>
    </w:p>
    <w:p w:rsidR="0063450E" w:rsidDel="000F3B9E" w:rsidRDefault="0063450E">
      <w:pPr>
        <w:pStyle w:val="Inhopg3"/>
        <w:rPr>
          <w:del w:id="349" w:author="Paul Janssen" w:date="2016-11-17T14:26:00Z"/>
          <w:rFonts w:asciiTheme="minorHAnsi" w:eastAsiaTheme="minorEastAsia" w:hAnsiTheme="minorHAnsi" w:cstheme="minorBidi"/>
          <w:noProof/>
          <w:sz w:val="22"/>
          <w:szCs w:val="22"/>
        </w:rPr>
      </w:pPr>
      <w:del w:id="350" w:author="Paul Janssen" w:date="2016-11-17T14:26:00Z">
        <w:r w:rsidRPr="000F3B9E" w:rsidDel="000F3B9E">
          <w:rPr>
            <w:rPrChange w:id="351" w:author="Paul Janssen" w:date="2016-11-17T14:26:00Z">
              <w:rPr>
                <w:rStyle w:val="Hyperlink"/>
                <w:noProof/>
              </w:rPr>
            </w:rPrChange>
          </w:rPr>
          <w:delText>5.2.18</w:delText>
        </w:r>
        <w:r w:rsidDel="000F3B9E">
          <w:rPr>
            <w:rFonts w:asciiTheme="minorHAnsi" w:eastAsiaTheme="minorEastAsia" w:hAnsiTheme="minorHAnsi" w:cstheme="minorBidi"/>
            <w:noProof/>
            <w:sz w:val="22"/>
            <w:szCs w:val="22"/>
          </w:rPr>
          <w:tab/>
        </w:r>
        <w:r w:rsidRPr="000F3B9E" w:rsidDel="000F3B9E">
          <w:rPr>
            <w:rPrChange w:id="352" w:author="Paul Janssen" w:date="2016-11-17T14:26:00Z">
              <w:rPr>
                <w:rStyle w:val="Hyperlink"/>
                <w:noProof/>
              </w:rPr>
            </w:rPrChange>
          </w:rPr>
          <w:delText>Olie-gas-chemicalienpijpleiding.</w:delText>
        </w:r>
        <w:r w:rsidDel="000F3B9E">
          <w:rPr>
            <w:noProof/>
            <w:webHidden/>
          </w:rPr>
          <w:tab/>
          <w:delText>47</w:delText>
        </w:r>
      </w:del>
    </w:p>
    <w:p w:rsidR="0063450E" w:rsidDel="000F3B9E" w:rsidRDefault="0063450E">
      <w:pPr>
        <w:pStyle w:val="Inhopg3"/>
        <w:rPr>
          <w:del w:id="353" w:author="Paul Janssen" w:date="2016-11-17T14:26:00Z"/>
          <w:rFonts w:asciiTheme="minorHAnsi" w:eastAsiaTheme="minorEastAsia" w:hAnsiTheme="minorHAnsi" w:cstheme="minorBidi"/>
          <w:noProof/>
          <w:sz w:val="22"/>
          <w:szCs w:val="22"/>
        </w:rPr>
      </w:pPr>
      <w:del w:id="354" w:author="Paul Janssen" w:date="2016-11-17T14:26:00Z">
        <w:r w:rsidRPr="000F3B9E" w:rsidDel="000F3B9E">
          <w:rPr>
            <w:rPrChange w:id="355" w:author="Paul Janssen" w:date="2016-11-17T14:26:00Z">
              <w:rPr>
                <w:rStyle w:val="Hyperlink"/>
                <w:noProof/>
              </w:rPr>
            </w:rPrChange>
          </w:rPr>
          <w:delText>5.2.19</w:delText>
        </w:r>
        <w:r w:rsidDel="000F3B9E">
          <w:rPr>
            <w:rFonts w:asciiTheme="minorHAnsi" w:eastAsiaTheme="minorEastAsia" w:hAnsiTheme="minorHAnsi" w:cstheme="minorBidi"/>
            <w:noProof/>
            <w:sz w:val="22"/>
            <w:szCs w:val="22"/>
          </w:rPr>
          <w:tab/>
        </w:r>
        <w:r w:rsidRPr="000F3B9E" w:rsidDel="000F3B9E">
          <w:rPr>
            <w:rPrChange w:id="356" w:author="Paul Janssen" w:date="2016-11-17T14:26:00Z">
              <w:rPr>
                <w:rStyle w:val="Hyperlink"/>
                <w:noProof/>
              </w:rPr>
            </w:rPrChange>
          </w:rPr>
          <w:delText>Rioolleiding.</w:delText>
        </w:r>
        <w:r w:rsidDel="000F3B9E">
          <w:rPr>
            <w:noProof/>
            <w:webHidden/>
          </w:rPr>
          <w:tab/>
          <w:delText>48</w:delText>
        </w:r>
      </w:del>
    </w:p>
    <w:p w:rsidR="0063450E" w:rsidDel="000F3B9E" w:rsidRDefault="0063450E">
      <w:pPr>
        <w:pStyle w:val="Inhopg3"/>
        <w:rPr>
          <w:del w:id="357" w:author="Paul Janssen" w:date="2016-11-17T14:26:00Z"/>
          <w:rFonts w:asciiTheme="minorHAnsi" w:eastAsiaTheme="minorEastAsia" w:hAnsiTheme="minorHAnsi" w:cstheme="minorBidi"/>
          <w:noProof/>
          <w:sz w:val="22"/>
          <w:szCs w:val="22"/>
        </w:rPr>
      </w:pPr>
      <w:del w:id="358" w:author="Paul Janssen" w:date="2016-11-17T14:26:00Z">
        <w:r w:rsidRPr="000F3B9E" w:rsidDel="000F3B9E">
          <w:rPr>
            <w:rPrChange w:id="359" w:author="Paul Janssen" w:date="2016-11-17T14:26:00Z">
              <w:rPr>
                <w:rStyle w:val="Hyperlink"/>
                <w:noProof/>
              </w:rPr>
            </w:rPrChange>
          </w:rPr>
          <w:delText>5.2.20</w:delText>
        </w:r>
        <w:r w:rsidDel="000F3B9E">
          <w:rPr>
            <w:rFonts w:asciiTheme="minorHAnsi" w:eastAsiaTheme="minorEastAsia" w:hAnsiTheme="minorHAnsi" w:cstheme="minorBidi"/>
            <w:noProof/>
            <w:sz w:val="22"/>
            <w:szCs w:val="22"/>
          </w:rPr>
          <w:tab/>
        </w:r>
        <w:r w:rsidRPr="000F3B9E" w:rsidDel="000F3B9E">
          <w:rPr>
            <w:rPrChange w:id="360" w:author="Paul Janssen" w:date="2016-11-17T14:26:00Z">
              <w:rPr>
                <w:rStyle w:val="Hyperlink"/>
                <w:noProof/>
              </w:rPr>
            </w:rPrChange>
          </w:rPr>
          <w:delText>Waterleiding.</w:delText>
        </w:r>
        <w:r w:rsidDel="000F3B9E">
          <w:rPr>
            <w:noProof/>
            <w:webHidden/>
          </w:rPr>
          <w:tab/>
          <w:delText>49</w:delText>
        </w:r>
      </w:del>
    </w:p>
    <w:p w:rsidR="0063450E" w:rsidDel="000F3B9E" w:rsidRDefault="0063450E">
      <w:pPr>
        <w:pStyle w:val="Inhopg3"/>
        <w:rPr>
          <w:del w:id="361" w:author="Paul Janssen" w:date="2016-11-17T14:26:00Z"/>
          <w:rFonts w:asciiTheme="minorHAnsi" w:eastAsiaTheme="minorEastAsia" w:hAnsiTheme="minorHAnsi" w:cstheme="minorBidi"/>
          <w:noProof/>
          <w:sz w:val="22"/>
          <w:szCs w:val="22"/>
        </w:rPr>
      </w:pPr>
      <w:del w:id="362" w:author="Paul Janssen" w:date="2016-11-17T14:26:00Z">
        <w:r w:rsidRPr="000F3B9E" w:rsidDel="000F3B9E">
          <w:rPr>
            <w:rPrChange w:id="363" w:author="Paul Janssen" w:date="2016-11-17T14:26:00Z">
              <w:rPr>
                <w:rStyle w:val="Hyperlink"/>
                <w:noProof/>
              </w:rPr>
            </w:rPrChange>
          </w:rPr>
          <w:delText>5.2.21</w:delText>
        </w:r>
        <w:r w:rsidDel="000F3B9E">
          <w:rPr>
            <w:rFonts w:asciiTheme="minorHAnsi" w:eastAsiaTheme="minorEastAsia" w:hAnsiTheme="minorHAnsi" w:cstheme="minorBidi"/>
            <w:noProof/>
            <w:sz w:val="22"/>
            <w:szCs w:val="22"/>
          </w:rPr>
          <w:tab/>
        </w:r>
        <w:r w:rsidRPr="000F3B9E" w:rsidDel="000F3B9E">
          <w:rPr>
            <w:rPrChange w:id="364" w:author="Paul Janssen" w:date="2016-11-17T14:26:00Z">
              <w:rPr>
                <w:rStyle w:val="Hyperlink"/>
                <w:noProof/>
              </w:rPr>
            </w:rPrChange>
          </w:rPr>
          <w:delText>Thermische pijpleiding.</w:delText>
        </w:r>
        <w:r w:rsidDel="000F3B9E">
          <w:rPr>
            <w:noProof/>
            <w:webHidden/>
          </w:rPr>
          <w:tab/>
          <w:delText>50</w:delText>
        </w:r>
      </w:del>
    </w:p>
    <w:p w:rsidR="0063450E" w:rsidDel="000F3B9E" w:rsidRDefault="0063450E">
      <w:pPr>
        <w:pStyle w:val="Inhopg3"/>
        <w:rPr>
          <w:del w:id="365" w:author="Paul Janssen" w:date="2016-11-17T14:26:00Z"/>
          <w:rFonts w:asciiTheme="minorHAnsi" w:eastAsiaTheme="minorEastAsia" w:hAnsiTheme="minorHAnsi" w:cstheme="minorBidi"/>
          <w:noProof/>
          <w:sz w:val="22"/>
          <w:szCs w:val="22"/>
        </w:rPr>
      </w:pPr>
      <w:del w:id="366" w:author="Paul Janssen" w:date="2016-11-17T14:26:00Z">
        <w:r w:rsidRPr="000F3B9E" w:rsidDel="000F3B9E">
          <w:rPr>
            <w:rPrChange w:id="367" w:author="Paul Janssen" w:date="2016-11-17T14:26:00Z">
              <w:rPr>
                <w:rStyle w:val="Hyperlink"/>
                <w:noProof/>
              </w:rPr>
            </w:rPrChange>
          </w:rPr>
          <w:delText>5.2.22</w:delText>
        </w:r>
        <w:r w:rsidDel="000F3B9E">
          <w:rPr>
            <w:rFonts w:asciiTheme="minorHAnsi" w:eastAsiaTheme="minorEastAsia" w:hAnsiTheme="minorHAnsi" w:cstheme="minorBidi"/>
            <w:noProof/>
            <w:sz w:val="22"/>
            <w:szCs w:val="22"/>
          </w:rPr>
          <w:tab/>
        </w:r>
        <w:r w:rsidRPr="000F3B9E" w:rsidDel="000F3B9E">
          <w:rPr>
            <w:rPrChange w:id="368" w:author="Paul Janssen" w:date="2016-11-17T14:26:00Z">
              <w:rPr>
                <w:rStyle w:val="Hyperlink"/>
                <w:noProof/>
              </w:rPr>
            </w:rPrChange>
          </w:rPr>
          <w:delText>Leidingelementen per type net (thema).</w:delText>
        </w:r>
        <w:r w:rsidDel="000F3B9E">
          <w:rPr>
            <w:noProof/>
            <w:webHidden/>
          </w:rPr>
          <w:tab/>
          <w:delText>51</w:delText>
        </w:r>
      </w:del>
    </w:p>
    <w:p w:rsidR="0063450E" w:rsidDel="000F3B9E" w:rsidRDefault="0063450E">
      <w:pPr>
        <w:pStyle w:val="Inhopg3"/>
        <w:rPr>
          <w:del w:id="369" w:author="Paul Janssen" w:date="2016-11-17T14:26:00Z"/>
          <w:rFonts w:asciiTheme="minorHAnsi" w:eastAsiaTheme="minorEastAsia" w:hAnsiTheme="minorHAnsi" w:cstheme="minorBidi"/>
          <w:noProof/>
          <w:sz w:val="22"/>
          <w:szCs w:val="22"/>
        </w:rPr>
      </w:pPr>
      <w:del w:id="370" w:author="Paul Janssen" w:date="2016-11-17T14:26:00Z">
        <w:r w:rsidRPr="000F3B9E" w:rsidDel="000F3B9E">
          <w:rPr>
            <w:rPrChange w:id="371" w:author="Paul Janssen" w:date="2016-11-17T14:26:00Z">
              <w:rPr>
                <w:rStyle w:val="Hyperlink"/>
                <w:noProof/>
              </w:rPr>
            </w:rPrChange>
          </w:rPr>
          <w:delText>5.2.23</w:delText>
        </w:r>
        <w:r w:rsidDel="000F3B9E">
          <w:rPr>
            <w:rFonts w:asciiTheme="minorHAnsi" w:eastAsiaTheme="minorEastAsia" w:hAnsiTheme="minorHAnsi" w:cstheme="minorBidi"/>
            <w:noProof/>
            <w:sz w:val="22"/>
            <w:szCs w:val="22"/>
          </w:rPr>
          <w:tab/>
        </w:r>
        <w:r w:rsidRPr="000F3B9E" w:rsidDel="000F3B9E">
          <w:rPr>
            <w:rPrChange w:id="372" w:author="Paul Janssen" w:date="2016-11-17T14:26:00Z">
              <w:rPr>
                <w:rStyle w:val="Hyperlink"/>
                <w:noProof/>
              </w:rPr>
            </w:rPrChange>
          </w:rPr>
          <w:delText>Identifier management.</w:delText>
        </w:r>
        <w:r w:rsidDel="000F3B9E">
          <w:rPr>
            <w:noProof/>
            <w:webHidden/>
          </w:rPr>
          <w:tab/>
          <w:delText>52</w:delText>
        </w:r>
      </w:del>
    </w:p>
    <w:p w:rsidR="0063450E" w:rsidDel="000F3B9E" w:rsidRDefault="0063450E">
      <w:pPr>
        <w:pStyle w:val="Inhopg3"/>
        <w:rPr>
          <w:del w:id="373" w:author="Paul Janssen" w:date="2016-11-17T14:26:00Z"/>
          <w:rFonts w:asciiTheme="minorHAnsi" w:eastAsiaTheme="minorEastAsia" w:hAnsiTheme="minorHAnsi" w:cstheme="minorBidi"/>
          <w:noProof/>
          <w:sz w:val="22"/>
          <w:szCs w:val="22"/>
        </w:rPr>
      </w:pPr>
      <w:del w:id="374" w:author="Paul Janssen" w:date="2016-11-17T14:26:00Z">
        <w:r w:rsidRPr="000F3B9E" w:rsidDel="000F3B9E">
          <w:rPr>
            <w:rPrChange w:id="375" w:author="Paul Janssen" w:date="2016-11-17T14:26:00Z">
              <w:rPr>
                <w:rStyle w:val="Hyperlink"/>
                <w:noProof/>
              </w:rPr>
            </w:rPrChange>
          </w:rPr>
          <w:delText>5.2.24</w:delText>
        </w:r>
        <w:r w:rsidDel="000F3B9E">
          <w:rPr>
            <w:rFonts w:asciiTheme="minorHAnsi" w:eastAsiaTheme="minorEastAsia" w:hAnsiTheme="minorHAnsi" w:cstheme="minorBidi"/>
            <w:noProof/>
            <w:sz w:val="22"/>
            <w:szCs w:val="22"/>
          </w:rPr>
          <w:tab/>
        </w:r>
        <w:r w:rsidRPr="000F3B9E" w:rsidDel="000F3B9E">
          <w:rPr>
            <w:rPrChange w:id="376" w:author="Paul Janssen" w:date="2016-11-17T14:26:00Z">
              <w:rPr>
                <w:rStyle w:val="Hyperlink"/>
                <w:noProof/>
              </w:rPr>
            </w:rPrChange>
          </w:rPr>
          <w:delText>Tijd representatie en temporeel model.</w:delText>
        </w:r>
        <w:r w:rsidDel="000F3B9E">
          <w:rPr>
            <w:noProof/>
            <w:webHidden/>
          </w:rPr>
          <w:tab/>
          <w:delText>53</w:delText>
        </w:r>
      </w:del>
    </w:p>
    <w:p w:rsidR="0063450E" w:rsidDel="000F3B9E" w:rsidRDefault="0063450E">
      <w:pPr>
        <w:pStyle w:val="Inhopg3"/>
        <w:rPr>
          <w:del w:id="377" w:author="Paul Janssen" w:date="2016-11-17T14:26:00Z"/>
          <w:rFonts w:asciiTheme="minorHAnsi" w:eastAsiaTheme="minorEastAsia" w:hAnsiTheme="minorHAnsi" w:cstheme="minorBidi"/>
          <w:noProof/>
          <w:sz w:val="22"/>
          <w:szCs w:val="22"/>
        </w:rPr>
      </w:pPr>
      <w:del w:id="378" w:author="Paul Janssen" w:date="2016-11-17T14:26:00Z">
        <w:r w:rsidRPr="000F3B9E" w:rsidDel="000F3B9E">
          <w:rPr>
            <w:rPrChange w:id="379" w:author="Paul Janssen" w:date="2016-11-17T14:26:00Z">
              <w:rPr>
                <w:rStyle w:val="Hyperlink"/>
                <w:noProof/>
              </w:rPr>
            </w:rPrChange>
          </w:rPr>
          <w:delText>5.2.25</w:delText>
        </w:r>
        <w:r w:rsidDel="000F3B9E">
          <w:rPr>
            <w:rFonts w:asciiTheme="minorHAnsi" w:eastAsiaTheme="minorEastAsia" w:hAnsiTheme="minorHAnsi" w:cstheme="minorBidi"/>
            <w:noProof/>
            <w:sz w:val="22"/>
            <w:szCs w:val="22"/>
          </w:rPr>
          <w:tab/>
        </w:r>
        <w:r w:rsidRPr="000F3B9E" w:rsidDel="000F3B9E">
          <w:rPr>
            <w:rPrChange w:id="380" w:author="Paul Janssen" w:date="2016-11-17T14:26:00Z">
              <w:rPr>
                <w:rStyle w:val="Hyperlink"/>
                <w:noProof/>
              </w:rPr>
            </w:rPrChange>
          </w:rPr>
          <w:delText>UML - EC61 overzicht.</w:delText>
        </w:r>
        <w:r w:rsidDel="000F3B9E">
          <w:rPr>
            <w:noProof/>
            <w:webHidden/>
          </w:rPr>
          <w:tab/>
          <w:delText>55</w:delText>
        </w:r>
      </w:del>
    </w:p>
    <w:p w:rsidR="0063450E" w:rsidDel="000F3B9E" w:rsidRDefault="0063450E">
      <w:pPr>
        <w:pStyle w:val="Inhopg3"/>
        <w:rPr>
          <w:del w:id="381" w:author="Paul Janssen" w:date="2016-11-17T14:26:00Z"/>
          <w:rFonts w:asciiTheme="minorHAnsi" w:eastAsiaTheme="minorEastAsia" w:hAnsiTheme="minorHAnsi" w:cstheme="minorBidi"/>
          <w:noProof/>
          <w:sz w:val="22"/>
          <w:szCs w:val="22"/>
        </w:rPr>
      </w:pPr>
      <w:del w:id="382" w:author="Paul Janssen" w:date="2016-11-17T14:26:00Z">
        <w:r w:rsidRPr="000F3B9E" w:rsidDel="000F3B9E">
          <w:rPr>
            <w:rPrChange w:id="383" w:author="Paul Janssen" w:date="2016-11-17T14:26:00Z">
              <w:rPr>
                <w:rStyle w:val="Hyperlink"/>
                <w:noProof/>
              </w:rPr>
            </w:rPrChange>
          </w:rPr>
          <w:delText>5.2.26</w:delText>
        </w:r>
        <w:r w:rsidDel="000F3B9E">
          <w:rPr>
            <w:rFonts w:asciiTheme="minorHAnsi" w:eastAsiaTheme="minorEastAsia" w:hAnsiTheme="minorHAnsi" w:cstheme="minorBidi"/>
            <w:noProof/>
            <w:sz w:val="22"/>
            <w:szCs w:val="22"/>
          </w:rPr>
          <w:tab/>
        </w:r>
        <w:r w:rsidRPr="000F3B9E" w:rsidDel="000F3B9E">
          <w:rPr>
            <w:rPrChange w:id="384" w:author="Paul Janssen" w:date="2016-11-17T14:26:00Z">
              <w:rPr>
                <w:rStyle w:val="Hyperlink"/>
                <w:noProof/>
              </w:rPr>
            </w:rPrChange>
          </w:rPr>
          <w:delText>UML - Buisleidingen Risicoregister overzicht.</w:delText>
        </w:r>
        <w:r w:rsidDel="000F3B9E">
          <w:rPr>
            <w:noProof/>
            <w:webHidden/>
          </w:rPr>
          <w:tab/>
          <w:delText>57</w:delText>
        </w:r>
      </w:del>
    </w:p>
    <w:p w:rsidR="0063450E" w:rsidDel="000F3B9E" w:rsidRDefault="0063450E">
      <w:pPr>
        <w:pStyle w:val="Inhopg3"/>
        <w:rPr>
          <w:del w:id="385" w:author="Paul Janssen" w:date="2016-11-17T14:26:00Z"/>
          <w:rFonts w:asciiTheme="minorHAnsi" w:eastAsiaTheme="minorEastAsia" w:hAnsiTheme="minorHAnsi" w:cstheme="minorBidi"/>
          <w:noProof/>
          <w:sz w:val="22"/>
          <w:szCs w:val="22"/>
        </w:rPr>
      </w:pPr>
      <w:del w:id="386" w:author="Paul Janssen" w:date="2016-11-17T14:26:00Z">
        <w:r w:rsidRPr="000F3B9E" w:rsidDel="000F3B9E">
          <w:rPr>
            <w:rPrChange w:id="387" w:author="Paul Janssen" w:date="2016-11-17T14:26:00Z">
              <w:rPr>
                <w:rStyle w:val="Hyperlink"/>
                <w:noProof/>
              </w:rPr>
            </w:rPrChange>
          </w:rPr>
          <w:delText>5.2.27</w:delText>
        </w:r>
        <w:r w:rsidDel="000F3B9E">
          <w:rPr>
            <w:rFonts w:asciiTheme="minorHAnsi" w:eastAsiaTheme="minorEastAsia" w:hAnsiTheme="minorHAnsi" w:cstheme="minorBidi"/>
            <w:noProof/>
            <w:sz w:val="22"/>
            <w:szCs w:val="22"/>
          </w:rPr>
          <w:tab/>
        </w:r>
        <w:r w:rsidRPr="000F3B9E" w:rsidDel="000F3B9E">
          <w:rPr>
            <w:rPrChange w:id="388" w:author="Paul Janssen" w:date="2016-11-17T14:26:00Z">
              <w:rPr>
                <w:rStyle w:val="Hyperlink"/>
                <w:noProof/>
              </w:rPr>
            </w:rPrChange>
          </w:rPr>
          <w:delText>UML - Stedelijk water overzicht.</w:delText>
        </w:r>
        <w:r w:rsidDel="000F3B9E">
          <w:rPr>
            <w:noProof/>
            <w:webHidden/>
          </w:rPr>
          <w:tab/>
          <w:delText>59</w:delText>
        </w:r>
      </w:del>
    </w:p>
    <w:p w:rsidR="0063450E" w:rsidDel="000F3B9E" w:rsidRDefault="0063450E">
      <w:pPr>
        <w:pStyle w:val="Inhopg2"/>
        <w:rPr>
          <w:del w:id="389" w:author="Paul Janssen" w:date="2016-11-17T14:26:00Z"/>
          <w:rFonts w:asciiTheme="minorHAnsi" w:eastAsiaTheme="minorEastAsia" w:hAnsiTheme="minorHAnsi" w:cstheme="minorBidi"/>
          <w:sz w:val="22"/>
          <w:szCs w:val="22"/>
        </w:rPr>
      </w:pPr>
      <w:del w:id="390" w:author="Paul Janssen" w:date="2016-11-17T14:26:00Z">
        <w:r w:rsidRPr="000F3B9E" w:rsidDel="000F3B9E">
          <w:rPr>
            <w:rPrChange w:id="391" w:author="Paul Janssen" w:date="2016-11-17T14:26:00Z">
              <w:rPr>
                <w:rStyle w:val="Hyperlink"/>
              </w:rPr>
            </w:rPrChange>
          </w:rPr>
          <w:delText>5.3</w:delText>
        </w:r>
        <w:r w:rsidDel="000F3B9E">
          <w:rPr>
            <w:rFonts w:asciiTheme="minorHAnsi" w:eastAsiaTheme="minorEastAsia" w:hAnsiTheme="minorHAnsi" w:cstheme="minorBidi"/>
            <w:sz w:val="22"/>
            <w:szCs w:val="22"/>
          </w:rPr>
          <w:tab/>
        </w:r>
        <w:r w:rsidRPr="000F3B9E" w:rsidDel="000F3B9E">
          <w:rPr>
            <w:rPrChange w:id="392" w:author="Paul Janssen" w:date="2016-11-17T14:26:00Z">
              <w:rPr>
                <w:rStyle w:val="Hyperlink"/>
              </w:rPr>
            </w:rPrChange>
          </w:rPr>
          <w:delText>Objectcatalogus.</w:delText>
        </w:r>
        <w:r w:rsidDel="000F3B9E">
          <w:rPr>
            <w:webHidden/>
          </w:rPr>
          <w:tab/>
          <w:delText>61</w:delText>
        </w:r>
      </w:del>
    </w:p>
    <w:p w:rsidR="0063450E" w:rsidDel="000F3B9E" w:rsidRDefault="0063450E">
      <w:pPr>
        <w:pStyle w:val="Inhopg3"/>
        <w:rPr>
          <w:del w:id="393" w:author="Paul Janssen" w:date="2016-11-17T14:26:00Z"/>
          <w:rFonts w:asciiTheme="minorHAnsi" w:eastAsiaTheme="minorEastAsia" w:hAnsiTheme="minorHAnsi" w:cstheme="minorBidi"/>
          <w:noProof/>
          <w:sz w:val="22"/>
          <w:szCs w:val="22"/>
        </w:rPr>
      </w:pPr>
      <w:del w:id="394" w:author="Paul Janssen" w:date="2016-11-17T14:26:00Z">
        <w:r w:rsidRPr="000F3B9E" w:rsidDel="000F3B9E">
          <w:rPr>
            <w:rPrChange w:id="395" w:author="Paul Janssen" w:date="2016-11-17T14:26:00Z">
              <w:rPr>
                <w:rStyle w:val="Hyperlink"/>
                <w:noProof/>
              </w:rPr>
            </w:rPrChange>
          </w:rPr>
          <w:delText>5.3.1</w:delText>
        </w:r>
        <w:r w:rsidDel="000F3B9E">
          <w:rPr>
            <w:rFonts w:asciiTheme="minorHAnsi" w:eastAsiaTheme="minorEastAsia" w:hAnsiTheme="minorHAnsi" w:cstheme="minorBidi"/>
            <w:noProof/>
            <w:sz w:val="22"/>
            <w:szCs w:val="22"/>
          </w:rPr>
          <w:tab/>
        </w:r>
        <w:r w:rsidRPr="000F3B9E" w:rsidDel="000F3B9E">
          <w:rPr>
            <w:rPrChange w:id="396" w:author="Paul Janssen" w:date="2016-11-17T14:26:00Z">
              <w:rPr>
                <w:rStyle w:val="Hyperlink"/>
                <w:noProof/>
              </w:rPr>
            </w:rPrChange>
          </w:rPr>
          <w:delText>Geografische objecten.</w:delText>
        </w:r>
        <w:r w:rsidDel="000F3B9E">
          <w:rPr>
            <w:noProof/>
            <w:webHidden/>
          </w:rPr>
          <w:tab/>
          <w:delText>64</w:delText>
        </w:r>
      </w:del>
    </w:p>
    <w:p w:rsidR="0063450E" w:rsidDel="000F3B9E" w:rsidRDefault="0063450E">
      <w:pPr>
        <w:pStyle w:val="Inhopg3"/>
        <w:rPr>
          <w:del w:id="397" w:author="Paul Janssen" w:date="2016-11-17T14:26:00Z"/>
          <w:rFonts w:asciiTheme="minorHAnsi" w:eastAsiaTheme="minorEastAsia" w:hAnsiTheme="minorHAnsi" w:cstheme="minorBidi"/>
          <w:noProof/>
          <w:sz w:val="22"/>
          <w:szCs w:val="22"/>
        </w:rPr>
      </w:pPr>
      <w:del w:id="398" w:author="Paul Janssen" w:date="2016-11-17T14:26:00Z">
        <w:r w:rsidRPr="000F3B9E" w:rsidDel="000F3B9E">
          <w:rPr>
            <w:rPrChange w:id="399" w:author="Paul Janssen" w:date="2016-11-17T14:26:00Z">
              <w:rPr>
                <w:rStyle w:val="Hyperlink"/>
                <w:noProof/>
              </w:rPr>
            </w:rPrChange>
          </w:rPr>
          <w:delText>5.3.2</w:delText>
        </w:r>
        <w:r w:rsidDel="000F3B9E">
          <w:rPr>
            <w:rFonts w:asciiTheme="minorHAnsi" w:eastAsiaTheme="minorEastAsia" w:hAnsiTheme="minorHAnsi" w:cstheme="minorBidi"/>
            <w:noProof/>
            <w:sz w:val="22"/>
            <w:szCs w:val="22"/>
          </w:rPr>
          <w:tab/>
        </w:r>
        <w:r w:rsidRPr="000F3B9E" w:rsidDel="000F3B9E">
          <w:rPr>
            <w:rPrChange w:id="400" w:author="Paul Janssen" w:date="2016-11-17T14:26:00Z">
              <w:rPr>
                <w:rStyle w:val="Hyperlink"/>
                <w:noProof/>
              </w:rPr>
            </w:rPrChange>
          </w:rPr>
          <w:delText>Data typen.</w:delText>
        </w:r>
        <w:r w:rsidDel="000F3B9E">
          <w:rPr>
            <w:noProof/>
            <w:webHidden/>
          </w:rPr>
          <w:tab/>
          <w:delText>65</w:delText>
        </w:r>
      </w:del>
    </w:p>
    <w:p w:rsidR="0063450E" w:rsidDel="000F3B9E" w:rsidRDefault="0063450E">
      <w:pPr>
        <w:pStyle w:val="Inhopg3"/>
        <w:rPr>
          <w:del w:id="401" w:author="Paul Janssen" w:date="2016-11-17T14:26:00Z"/>
          <w:rFonts w:asciiTheme="minorHAnsi" w:eastAsiaTheme="minorEastAsia" w:hAnsiTheme="minorHAnsi" w:cstheme="minorBidi"/>
          <w:noProof/>
          <w:sz w:val="22"/>
          <w:szCs w:val="22"/>
        </w:rPr>
      </w:pPr>
      <w:del w:id="402" w:author="Paul Janssen" w:date="2016-11-17T14:26:00Z">
        <w:r w:rsidRPr="000F3B9E" w:rsidDel="000F3B9E">
          <w:rPr>
            <w:rPrChange w:id="403" w:author="Paul Janssen" w:date="2016-11-17T14:26:00Z">
              <w:rPr>
                <w:rStyle w:val="Hyperlink"/>
                <w:noProof/>
              </w:rPr>
            </w:rPrChange>
          </w:rPr>
          <w:delText>5.3.3</w:delText>
        </w:r>
        <w:r w:rsidDel="000F3B9E">
          <w:rPr>
            <w:rFonts w:asciiTheme="minorHAnsi" w:eastAsiaTheme="minorEastAsia" w:hAnsiTheme="minorHAnsi" w:cstheme="minorBidi"/>
            <w:noProof/>
            <w:sz w:val="22"/>
            <w:szCs w:val="22"/>
          </w:rPr>
          <w:tab/>
        </w:r>
        <w:r w:rsidRPr="000F3B9E" w:rsidDel="000F3B9E">
          <w:rPr>
            <w:rPrChange w:id="404" w:author="Paul Janssen" w:date="2016-11-17T14:26:00Z">
              <w:rPr>
                <w:rStyle w:val="Hyperlink"/>
                <w:noProof/>
              </w:rPr>
            </w:rPrChange>
          </w:rPr>
          <w:delText>Waardelijsten.</w:delText>
        </w:r>
        <w:r w:rsidDel="000F3B9E">
          <w:rPr>
            <w:noProof/>
            <w:webHidden/>
          </w:rPr>
          <w:tab/>
          <w:delText>65</w:delText>
        </w:r>
      </w:del>
    </w:p>
    <w:p w:rsidR="0063450E" w:rsidDel="000F3B9E" w:rsidRDefault="0063450E">
      <w:pPr>
        <w:pStyle w:val="Inhopg3"/>
        <w:rPr>
          <w:del w:id="405" w:author="Paul Janssen" w:date="2016-11-17T14:26:00Z"/>
          <w:rFonts w:asciiTheme="minorHAnsi" w:eastAsiaTheme="minorEastAsia" w:hAnsiTheme="minorHAnsi" w:cstheme="minorBidi"/>
          <w:noProof/>
          <w:sz w:val="22"/>
          <w:szCs w:val="22"/>
        </w:rPr>
      </w:pPr>
      <w:del w:id="406" w:author="Paul Janssen" w:date="2016-11-17T14:26:00Z">
        <w:r w:rsidRPr="000F3B9E" w:rsidDel="000F3B9E">
          <w:rPr>
            <w:rPrChange w:id="407" w:author="Paul Janssen" w:date="2016-11-17T14:26:00Z">
              <w:rPr>
                <w:rStyle w:val="Hyperlink"/>
                <w:noProof/>
              </w:rPr>
            </w:rPrChange>
          </w:rPr>
          <w:delText>5.3.4</w:delText>
        </w:r>
        <w:r w:rsidDel="000F3B9E">
          <w:rPr>
            <w:rFonts w:asciiTheme="minorHAnsi" w:eastAsiaTheme="minorEastAsia" w:hAnsiTheme="minorHAnsi" w:cstheme="minorBidi"/>
            <w:noProof/>
            <w:sz w:val="22"/>
            <w:szCs w:val="22"/>
          </w:rPr>
          <w:tab/>
        </w:r>
        <w:r w:rsidRPr="000F3B9E" w:rsidDel="000F3B9E">
          <w:rPr>
            <w:rPrChange w:id="408" w:author="Paul Janssen" w:date="2016-11-17T14:26:00Z">
              <w:rPr>
                <w:rStyle w:val="Hyperlink"/>
                <w:noProof/>
              </w:rPr>
            </w:rPrChange>
          </w:rPr>
          <w:delText>Geïmporteerde typen (informatief).</w:delText>
        </w:r>
        <w:r w:rsidDel="000F3B9E">
          <w:rPr>
            <w:noProof/>
            <w:webHidden/>
          </w:rPr>
          <w:tab/>
          <w:delText>65</w:delText>
        </w:r>
      </w:del>
    </w:p>
    <w:p w:rsidR="0063450E" w:rsidDel="000F3B9E" w:rsidRDefault="0063450E">
      <w:pPr>
        <w:pStyle w:val="Inhopg1"/>
        <w:rPr>
          <w:del w:id="409" w:author="Paul Janssen" w:date="2016-11-17T14:26:00Z"/>
          <w:rFonts w:asciiTheme="minorHAnsi" w:eastAsiaTheme="minorEastAsia" w:hAnsiTheme="minorHAnsi" w:cstheme="minorBidi"/>
          <w:noProof/>
          <w:sz w:val="22"/>
          <w:szCs w:val="22"/>
        </w:rPr>
      </w:pPr>
      <w:del w:id="410" w:author="Paul Janssen" w:date="2016-11-17T14:26:00Z">
        <w:r w:rsidRPr="000F3B9E" w:rsidDel="000F3B9E">
          <w:rPr>
            <w:rPrChange w:id="411" w:author="Paul Janssen" w:date="2016-11-17T14:26:00Z">
              <w:rPr>
                <w:rStyle w:val="Hyperlink"/>
                <w:noProof/>
              </w:rPr>
            </w:rPrChange>
          </w:rPr>
          <w:delText>Referentiesystemen</w:delText>
        </w:r>
        <w:r w:rsidDel="000F3B9E">
          <w:rPr>
            <w:noProof/>
            <w:webHidden/>
          </w:rPr>
          <w:tab/>
          <w:delText>66</w:delText>
        </w:r>
      </w:del>
    </w:p>
    <w:p w:rsidR="0063450E" w:rsidDel="000F3B9E" w:rsidRDefault="0063450E">
      <w:pPr>
        <w:pStyle w:val="Inhopg2"/>
        <w:rPr>
          <w:del w:id="412" w:author="Paul Janssen" w:date="2016-11-17T14:26:00Z"/>
          <w:rFonts w:asciiTheme="minorHAnsi" w:eastAsiaTheme="minorEastAsia" w:hAnsiTheme="minorHAnsi" w:cstheme="minorBidi"/>
          <w:sz w:val="22"/>
          <w:szCs w:val="22"/>
        </w:rPr>
      </w:pPr>
      <w:del w:id="413" w:author="Paul Janssen" w:date="2016-11-17T14:26:00Z">
        <w:r w:rsidRPr="000F3B9E" w:rsidDel="000F3B9E">
          <w:rPr>
            <w:rPrChange w:id="414" w:author="Paul Janssen" w:date="2016-11-17T14:26:00Z">
              <w:rPr>
                <w:rStyle w:val="Hyperlink"/>
              </w:rPr>
            </w:rPrChange>
          </w:rPr>
          <w:delText>6.1</w:delText>
        </w:r>
        <w:r w:rsidDel="000F3B9E">
          <w:rPr>
            <w:rFonts w:asciiTheme="minorHAnsi" w:eastAsiaTheme="minorEastAsia" w:hAnsiTheme="minorHAnsi" w:cstheme="minorBidi"/>
            <w:sz w:val="22"/>
            <w:szCs w:val="22"/>
          </w:rPr>
          <w:tab/>
        </w:r>
        <w:r w:rsidRPr="000F3B9E" w:rsidDel="000F3B9E">
          <w:rPr>
            <w:rPrChange w:id="415" w:author="Paul Janssen" w:date="2016-11-17T14:26:00Z">
              <w:rPr>
                <w:rStyle w:val="Hyperlink"/>
              </w:rPr>
            </w:rPrChange>
          </w:rPr>
          <w:delText>Ruimtelijk referentiesysteem.</w:delText>
        </w:r>
        <w:r w:rsidDel="000F3B9E">
          <w:rPr>
            <w:webHidden/>
          </w:rPr>
          <w:tab/>
          <w:delText>66</w:delText>
        </w:r>
      </w:del>
    </w:p>
    <w:p w:rsidR="0063450E" w:rsidDel="000F3B9E" w:rsidRDefault="0063450E">
      <w:pPr>
        <w:pStyle w:val="Inhopg1"/>
        <w:rPr>
          <w:del w:id="416" w:author="Paul Janssen" w:date="2016-11-17T14:26:00Z"/>
          <w:rFonts w:asciiTheme="minorHAnsi" w:eastAsiaTheme="minorEastAsia" w:hAnsiTheme="minorHAnsi" w:cstheme="minorBidi"/>
          <w:noProof/>
          <w:sz w:val="22"/>
          <w:szCs w:val="22"/>
        </w:rPr>
      </w:pPr>
      <w:del w:id="417" w:author="Paul Janssen" w:date="2016-11-17T14:26:00Z">
        <w:r w:rsidRPr="000F3B9E" w:rsidDel="000F3B9E">
          <w:rPr>
            <w:rPrChange w:id="418" w:author="Paul Janssen" w:date="2016-11-17T14:26:00Z">
              <w:rPr>
                <w:rStyle w:val="Hyperlink"/>
                <w:noProof/>
              </w:rPr>
            </w:rPrChange>
          </w:rPr>
          <w:delText>Levering</w:delText>
        </w:r>
        <w:r w:rsidDel="000F3B9E">
          <w:rPr>
            <w:noProof/>
            <w:webHidden/>
          </w:rPr>
          <w:tab/>
          <w:delText>67</w:delText>
        </w:r>
      </w:del>
    </w:p>
    <w:p w:rsidR="0063450E" w:rsidDel="000F3B9E" w:rsidRDefault="0063450E">
      <w:pPr>
        <w:pStyle w:val="Inhopg2"/>
        <w:rPr>
          <w:del w:id="419" w:author="Paul Janssen" w:date="2016-11-17T14:26:00Z"/>
          <w:rFonts w:asciiTheme="minorHAnsi" w:eastAsiaTheme="minorEastAsia" w:hAnsiTheme="minorHAnsi" w:cstheme="minorBidi"/>
          <w:sz w:val="22"/>
          <w:szCs w:val="22"/>
        </w:rPr>
      </w:pPr>
      <w:del w:id="420" w:author="Paul Janssen" w:date="2016-11-17T14:26:00Z">
        <w:r w:rsidRPr="000F3B9E" w:rsidDel="000F3B9E">
          <w:rPr>
            <w:rPrChange w:id="421" w:author="Paul Janssen" w:date="2016-11-17T14:26:00Z">
              <w:rPr>
                <w:rStyle w:val="Hyperlink"/>
              </w:rPr>
            </w:rPrChange>
          </w:rPr>
          <w:delText>7.1</w:delText>
        </w:r>
        <w:r w:rsidDel="000F3B9E">
          <w:rPr>
            <w:rFonts w:asciiTheme="minorHAnsi" w:eastAsiaTheme="minorEastAsia" w:hAnsiTheme="minorHAnsi" w:cstheme="minorBidi"/>
            <w:sz w:val="22"/>
            <w:szCs w:val="22"/>
          </w:rPr>
          <w:tab/>
        </w:r>
        <w:r w:rsidRPr="000F3B9E" w:rsidDel="000F3B9E">
          <w:rPr>
            <w:rPrChange w:id="422" w:author="Paul Janssen" w:date="2016-11-17T14:26:00Z">
              <w:rPr>
                <w:rStyle w:val="Hyperlink"/>
              </w:rPr>
            </w:rPrChange>
          </w:rPr>
          <w:delText>Leveringsmedium.</w:delText>
        </w:r>
        <w:r w:rsidDel="000F3B9E">
          <w:rPr>
            <w:webHidden/>
          </w:rPr>
          <w:tab/>
          <w:delText>67</w:delText>
        </w:r>
      </w:del>
    </w:p>
    <w:p w:rsidR="0063450E" w:rsidDel="000F3B9E" w:rsidRDefault="0063450E">
      <w:pPr>
        <w:pStyle w:val="Inhopg2"/>
        <w:rPr>
          <w:del w:id="423" w:author="Paul Janssen" w:date="2016-11-17T14:26:00Z"/>
          <w:rFonts w:asciiTheme="minorHAnsi" w:eastAsiaTheme="minorEastAsia" w:hAnsiTheme="minorHAnsi" w:cstheme="minorBidi"/>
          <w:sz w:val="22"/>
          <w:szCs w:val="22"/>
        </w:rPr>
      </w:pPr>
      <w:del w:id="424" w:author="Paul Janssen" w:date="2016-11-17T14:26:00Z">
        <w:r w:rsidRPr="000F3B9E" w:rsidDel="000F3B9E">
          <w:rPr>
            <w:rPrChange w:id="425" w:author="Paul Janssen" w:date="2016-11-17T14:26:00Z">
              <w:rPr>
                <w:rStyle w:val="Hyperlink"/>
              </w:rPr>
            </w:rPrChange>
          </w:rPr>
          <w:delText>7.2</w:delText>
        </w:r>
        <w:r w:rsidDel="000F3B9E">
          <w:rPr>
            <w:rFonts w:asciiTheme="minorHAnsi" w:eastAsiaTheme="minorEastAsia" w:hAnsiTheme="minorHAnsi" w:cstheme="minorBidi"/>
            <w:sz w:val="22"/>
            <w:szCs w:val="22"/>
          </w:rPr>
          <w:tab/>
        </w:r>
        <w:r w:rsidRPr="000F3B9E" w:rsidDel="000F3B9E">
          <w:rPr>
            <w:rPrChange w:id="426" w:author="Paul Janssen" w:date="2016-11-17T14:26:00Z">
              <w:rPr>
                <w:rStyle w:val="Hyperlink"/>
              </w:rPr>
            </w:rPrChange>
          </w:rPr>
          <w:delText>Formaten (encodings).</w:delText>
        </w:r>
        <w:r w:rsidDel="000F3B9E">
          <w:rPr>
            <w:webHidden/>
          </w:rPr>
          <w:tab/>
          <w:delText>67</w:delText>
        </w:r>
      </w:del>
    </w:p>
    <w:p w:rsidR="0063450E" w:rsidDel="000F3B9E" w:rsidRDefault="0063450E">
      <w:pPr>
        <w:pStyle w:val="Inhopg3"/>
        <w:rPr>
          <w:del w:id="427" w:author="Paul Janssen" w:date="2016-11-17T14:26:00Z"/>
          <w:rFonts w:asciiTheme="minorHAnsi" w:eastAsiaTheme="minorEastAsia" w:hAnsiTheme="minorHAnsi" w:cstheme="minorBidi"/>
          <w:noProof/>
          <w:sz w:val="22"/>
          <w:szCs w:val="22"/>
        </w:rPr>
      </w:pPr>
      <w:del w:id="428" w:author="Paul Janssen" w:date="2016-11-17T14:26:00Z">
        <w:r w:rsidRPr="000F3B9E" w:rsidDel="000F3B9E">
          <w:rPr>
            <w:rPrChange w:id="429" w:author="Paul Janssen" w:date="2016-11-17T14:26:00Z">
              <w:rPr>
                <w:rStyle w:val="Hyperlink"/>
                <w:noProof/>
              </w:rPr>
            </w:rPrChange>
          </w:rPr>
          <w:delText>7.2.1</w:delText>
        </w:r>
        <w:r w:rsidDel="000F3B9E">
          <w:rPr>
            <w:rFonts w:asciiTheme="minorHAnsi" w:eastAsiaTheme="minorEastAsia" w:hAnsiTheme="minorHAnsi" w:cstheme="minorBidi"/>
            <w:noProof/>
            <w:sz w:val="22"/>
            <w:szCs w:val="22"/>
          </w:rPr>
          <w:tab/>
        </w:r>
        <w:r w:rsidRPr="000F3B9E" w:rsidDel="000F3B9E">
          <w:rPr>
            <w:rPrChange w:id="430" w:author="Paul Janssen" w:date="2016-11-17T14:26:00Z">
              <w:rPr>
                <w:rStyle w:val="Hyperlink"/>
                <w:noProof/>
              </w:rPr>
            </w:rPrChange>
          </w:rPr>
          <w:delText>Nadere GML implementatie specificaties</w:delText>
        </w:r>
        <w:r w:rsidDel="000F3B9E">
          <w:rPr>
            <w:noProof/>
            <w:webHidden/>
          </w:rPr>
          <w:tab/>
          <w:delText>67</w:delText>
        </w:r>
      </w:del>
    </w:p>
    <w:p w:rsidR="0063450E" w:rsidDel="000F3B9E" w:rsidRDefault="0063450E">
      <w:pPr>
        <w:pStyle w:val="Inhopg1"/>
        <w:rPr>
          <w:del w:id="431" w:author="Paul Janssen" w:date="2016-11-17T14:26:00Z"/>
          <w:rFonts w:asciiTheme="minorHAnsi" w:eastAsiaTheme="minorEastAsia" w:hAnsiTheme="minorHAnsi" w:cstheme="minorBidi"/>
          <w:noProof/>
          <w:sz w:val="22"/>
          <w:szCs w:val="22"/>
        </w:rPr>
      </w:pPr>
      <w:del w:id="432" w:author="Paul Janssen" w:date="2016-11-17T14:26:00Z">
        <w:r w:rsidRPr="000F3B9E" w:rsidDel="000F3B9E">
          <w:rPr>
            <w:rPrChange w:id="433" w:author="Paul Janssen" w:date="2016-11-17T14:26:00Z">
              <w:rPr>
                <w:rStyle w:val="Hyperlink"/>
                <w:noProof/>
              </w:rPr>
            </w:rPrChange>
          </w:rPr>
          <w:delText>Visualisatie</w:delText>
        </w:r>
        <w:r w:rsidDel="000F3B9E">
          <w:rPr>
            <w:noProof/>
            <w:webHidden/>
          </w:rPr>
          <w:tab/>
          <w:delText>69</w:delText>
        </w:r>
      </w:del>
    </w:p>
    <w:p w:rsidR="0063450E" w:rsidDel="000F3B9E" w:rsidRDefault="0063450E">
      <w:pPr>
        <w:pStyle w:val="Inhopg1"/>
        <w:rPr>
          <w:del w:id="434" w:author="Paul Janssen" w:date="2016-11-17T14:26:00Z"/>
          <w:rFonts w:asciiTheme="minorHAnsi" w:eastAsiaTheme="minorEastAsia" w:hAnsiTheme="minorHAnsi" w:cstheme="minorBidi"/>
          <w:noProof/>
          <w:sz w:val="22"/>
          <w:szCs w:val="22"/>
        </w:rPr>
      </w:pPr>
      <w:del w:id="435" w:author="Paul Janssen" w:date="2016-11-17T14:26:00Z">
        <w:r w:rsidRPr="000F3B9E" w:rsidDel="000F3B9E">
          <w:rPr>
            <w:rPrChange w:id="436" w:author="Paul Janssen" w:date="2016-11-17T14:26:00Z">
              <w:rPr>
                <w:rStyle w:val="Hyperlink"/>
                <w:noProof/>
              </w:rPr>
            </w:rPrChange>
          </w:rPr>
          <w:delText>Bibliografie</w:delText>
        </w:r>
        <w:r w:rsidDel="000F3B9E">
          <w:rPr>
            <w:noProof/>
            <w:webHidden/>
          </w:rPr>
          <w:tab/>
          <w:delText>70</w:delText>
        </w:r>
      </w:del>
    </w:p>
    <w:p w:rsidR="0063450E" w:rsidDel="000F3B9E" w:rsidRDefault="0063450E">
      <w:pPr>
        <w:pStyle w:val="Inhopg1"/>
        <w:rPr>
          <w:del w:id="437" w:author="Paul Janssen" w:date="2016-11-17T14:26:00Z"/>
          <w:rFonts w:asciiTheme="minorHAnsi" w:eastAsiaTheme="minorEastAsia" w:hAnsiTheme="minorHAnsi" w:cstheme="minorBidi"/>
          <w:noProof/>
          <w:sz w:val="22"/>
          <w:szCs w:val="22"/>
        </w:rPr>
      </w:pPr>
      <w:del w:id="438" w:author="Paul Janssen" w:date="2016-11-17T14:26:00Z">
        <w:r w:rsidRPr="000F3B9E" w:rsidDel="000F3B9E">
          <w:rPr>
            <w:rPrChange w:id="439" w:author="Paul Janssen" w:date="2016-11-17T14:26:00Z">
              <w:rPr>
                <w:rStyle w:val="Hyperlink"/>
                <w:noProof/>
              </w:rPr>
            </w:rPrChange>
          </w:rPr>
          <w:delText>Bijlage 1: IMKL1.1 (2012)</w:delText>
        </w:r>
        <w:r w:rsidDel="000F3B9E">
          <w:rPr>
            <w:noProof/>
            <w:webHidden/>
          </w:rPr>
          <w:tab/>
          <w:delText>71</w:delText>
        </w:r>
      </w:del>
    </w:p>
    <w:p w:rsidR="0063450E" w:rsidDel="000F3B9E" w:rsidRDefault="0063450E">
      <w:pPr>
        <w:pStyle w:val="Inhopg1"/>
        <w:rPr>
          <w:del w:id="440" w:author="Paul Janssen" w:date="2016-11-17T14:26:00Z"/>
          <w:rFonts w:asciiTheme="minorHAnsi" w:eastAsiaTheme="minorEastAsia" w:hAnsiTheme="minorHAnsi" w:cstheme="minorBidi"/>
          <w:noProof/>
          <w:sz w:val="22"/>
          <w:szCs w:val="22"/>
        </w:rPr>
      </w:pPr>
      <w:del w:id="441" w:author="Paul Janssen" w:date="2016-11-17T14:26:00Z">
        <w:r w:rsidRPr="000F3B9E" w:rsidDel="000F3B9E">
          <w:rPr>
            <w:rPrChange w:id="442" w:author="Paul Janssen" w:date="2016-11-17T14:26:00Z">
              <w:rPr>
                <w:rStyle w:val="Hyperlink"/>
                <w:noProof/>
              </w:rPr>
            </w:rPrChange>
          </w:rPr>
          <w:delText>Bijlage 2: IMKL2015 waardelijsten.</w:delText>
        </w:r>
        <w:r w:rsidDel="000F3B9E">
          <w:rPr>
            <w:noProof/>
            <w:webHidden/>
          </w:rPr>
          <w:tab/>
          <w:delText>72</w:delText>
        </w:r>
      </w:del>
    </w:p>
    <w:p w:rsidR="0063450E" w:rsidDel="000F3B9E" w:rsidRDefault="0063450E">
      <w:pPr>
        <w:pStyle w:val="Inhopg1"/>
        <w:rPr>
          <w:del w:id="443" w:author="Paul Janssen" w:date="2016-11-17T14:26:00Z"/>
          <w:rFonts w:asciiTheme="minorHAnsi" w:eastAsiaTheme="minorEastAsia" w:hAnsiTheme="minorHAnsi" w:cstheme="minorBidi"/>
          <w:noProof/>
          <w:sz w:val="22"/>
          <w:szCs w:val="22"/>
        </w:rPr>
      </w:pPr>
      <w:del w:id="444" w:author="Paul Janssen" w:date="2016-11-17T14:26:00Z">
        <w:r w:rsidRPr="000F3B9E" w:rsidDel="000F3B9E">
          <w:rPr>
            <w:rPrChange w:id="445" w:author="Paul Janssen" w:date="2016-11-17T14:26:00Z">
              <w:rPr>
                <w:rStyle w:val="Hyperlink"/>
                <w:noProof/>
              </w:rPr>
            </w:rPrChange>
          </w:rPr>
          <w:delText>Bijlage 3: Toelichting op geometriemodel.</w:delText>
        </w:r>
        <w:r w:rsidDel="000F3B9E">
          <w:rPr>
            <w:noProof/>
            <w:webHidden/>
          </w:rPr>
          <w:tab/>
          <w:delText>72</w:delText>
        </w:r>
      </w:del>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446" w:name="_Toc467156118"/>
      <w:r>
        <w:t>Inleiding en leeswijzer.</w:t>
      </w:r>
      <w:bookmarkEnd w:id="446"/>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447" w:name="_Toc188091997"/>
    </w:p>
    <w:p w:rsidR="00BB25BB" w:rsidRPr="007C7339" w:rsidRDefault="00576E1A" w:rsidP="007C7339">
      <w:pPr>
        <w:pStyle w:val="Hoofdstuktitel"/>
        <w:spacing w:line="240" w:lineRule="atLeast"/>
      </w:pPr>
      <w:bookmarkStart w:id="448" w:name="_Toc467156119"/>
      <w:bookmarkEnd w:id="447"/>
      <w:r>
        <w:t>Scope</w:t>
      </w:r>
      <w:bookmarkEnd w:id="448"/>
    </w:p>
    <w:p w:rsidR="00AA1364" w:rsidRPr="007C7339" w:rsidRDefault="00576E1A" w:rsidP="007C7339">
      <w:pPr>
        <w:pStyle w:val="Paragraaftitel"/>
        <w:spacing w:line="240" w:lineRule="atLeast"/>
      </w:pPr>
      <w:bookmarkStart w:id="449" w:name="_Toc467156120"/>
      <w:r>
        <w:t>Scope</w:t>
      </w:r>
      <w:r w:rsidR="00283BD6">
        <w:t>.</w:t>
      </w:r>
      <w:bookmarkEnd w:id="449"/>
    </w:p>
    <w:p w:rsidR="00576E1A" w:rsidRDefault="007C3AB4" w:rsidP="00576E1A">
      <w:r>
        <w:t>Dit document beschrijft de data</w:t>
      </w:r>
      <w:r w:rsidR="00576E1A">
        <w:t>specificatie</w:t>
      </w:r>
      <w:r w:rsidR="00DB72BE">
        <w:t>, IMKL2015,</w:t>
      </w:r>
      <w:r w:rsidR="00576E1A">
        <w:t xml:space="preserve"> van het door </w:t>
      </w:r>
      <w:r w:rsidR="00EF1617">
        <w:t>KLICWIN</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EF1617">
        <w:t>KLICWIN</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450" w:name="_Toc467156121"/>
      <w:r>
        <w:t>Over</w:t>
      </w:r>
      <w:r w:rsidR="00D0633C">
        <w:t>zicht</w:t>
      </w:r>
      <w:bookmarkEnd w:id="450"/>
    </w:p>
    <w:p w:rsidR="003C4DDF" w:rsidRDefault="00576E1A" w:rsidP="007C7339">
      <w:pPr>
        <w:pStyle w:val="Paragraaftitel"/>
        <w:spacing w:line="240" w:lineRule="atLeast"/>
      </w:pPr>
      <w:bookmarkStart w:id="451" w:name="_Toc467156122"/>
      <w:r>
        <w:t>Naam en Acroniemen</w:t>
      </w:r>
      <w:r w:rsidR="00283BD6">
        <w:t>.</w:t>
      </w:r>
      <w:bookmarkEnd w:id="451"/>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452" w:name="_Toc467156123"/>
      <w:r>
        <w:t>Informele beschrijving</w:t>
      </w:r>
      <w:r w:rsidR="00283BD6">
        <w:t>.</w:t>
      </w:r>
      <w:bookmarkEnd w:id="452"/>
    </w:p>
    <w:p w:rsidR="00E548CF" w:rsidRPr="00653DF3" w:rsidRDefault="00E548CF" w:rsidP="00E548CF">
      <w:pPr>
        <w:pStyle w:val="subparagraaftitel"/>
      </w:pPr>
      <w:bookmarkStart w:id="453" w:name="_Toc467156124"/>
      <w:r w:rsidRPr="00653DF3">
        <w:t>Definitie</w:t>
      </w:r>
      <w:r w:rsidR="00283BD6">
        <w:t>.</w:t>
      </w:r>
      <w:bookmarkEnd w:id="453"/>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454" w:name="_Toc467156125"/>
      <w:r>
        <w:t>Beschrijving</w:t>
      </w:r>
      <w:r w:rsidR="00283BD6">
        <w:t>.</w:t>
      </w:r>
      <w:bookmarkEnd w:id="454"/>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F3608E" w:rsidP="00E548CF">
      <w:pPr>
        <w:spacing w:line="240" w:lineRule="atLeast"/>
        <w:jc w:val="left"/>
      </w:pPr>
      <w:r w:rsidRPr="00F3608E">
        <w:rPr>
          <w:noProof/>
        </w:rPr>
        <w:lastRenderedPageBreak/>
        <w:drawing>
          <wp:anchor distT="0" distB="0" distL="114300" distR="114300" simplePos="0" relativeHeight="251637248"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(bestaat al), IMWION,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D2BA4" w:rsidP="001D2BA4">
      <w:pPr>
        <w:pStyle w:val="Lijstalinea"/>
        <w:numPr>
          <w:ilvl w:val="0"/>
          <w:numId w:val="36"/>
        </w:numPr>
        <w:spacing w:line="288" w:lineRule="auto"/>
      </w:pPr>
      <w:r w:rsidRPr="000D422C">
        <w:t>IMWION bevat ook de informatie van geplande netwerkelementen.</w:t>
      </w:r>
    </w:p>
    <w:p w:rsidR="001D2BA4" w:rsidRPr="00514379" w:rsidRDefault="00932116" w:rsidP="001D2BA4">
      <w:pPr>
        <w:pStyle w:val="Lijstalinea"/>
        <w:numPr>
          <w:ilvl w:val="0"/>
          <w:numId w:val="36"/>
        </w:numPr>
        <w:spacing w:line="288" w:lineRule="auto"/>
      </w:pPr>
      <w:r>
        <w:t xml:space="preserve">IMWION 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1D2BA4" w:rsidRDefault="001D2BA4" w:rsidP="001D2BA4">
      <w:pPr>
        <w:pStyle w:val="Lijstalinea"/>
        <w:numPr>
          <w:ilvl w:val="0"/>
          <w:numId w:val="36"/>
        </w:numPr>
        <w:spacing w:line="288" w:lineRule="auto"/>
      </w:pPr>
      <w:r w:rsidRPr="00514379">
        <w:t xml:space="preserve">De voorziening KLICWIN informatievoorziening lijkt op de Belgische AGIV – KLIP voorziening. Het AGIV – IMKL2.1 Data Model voldoet conceptueel voor een deel aan eisen die IMKL2015 ook heeft. IMKL2015 maakt gebruik van de ervaring die </w:t>
      </w:r>
      <w:r>
        <w:t>in AGIV – IMKL2.1 is opgedaan</w:t>
      </w:r>
      <w:r w:rsidRPr="00514379">
        <w:t>.</w:t>
      </w:r>
    </w:p>
    <w:p w:rsidR="001D2BA4" w:rsidRDefault="001D2BA4" w:rsidP="00253F30">
      <w:pPr>
        <w:spacing w:line="240" w:lineRule="atLeast"/>
        <w:jc w:val="left"/>
      </w:pPr>
    </w:p>
    <w:p w:rsidR="00551821" w:rsidRDefault="008275BC" w:rsidP="00253F30">
      <w:pPr>
        <w:spacing w:line="240" w:lineRule="atLeast"/>
        <w:jc w:val="left"/>
      </w:pPr>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die nodig is om tussenproducten of voorzieningen te realiseren die met die gegevens instaat zijn om de eindproducten te realiseren. De IMKL2015 dataspecificatie betreft alleen de beschrijving van de semantiek van het uitleveringsproces</w:t>
      </w:r>
      <w:r w:rsidR="009A432E">
        <w:t>. Voor het aanleverproces kan de IMKL2015 specificatie ook een rol spelen, met name bij de met A en B aangegeven datastroom. Dit is echter geen onderwerp in deze specificatie.</w:t>
      </w:r>
    </w:p>
    <w:p w:rsidR="00FF4402" w:rsidRDefault="00FF4402"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Pr="0041667C" w:rsidRDefault="009A432E" w:rsidP="00253F30">
      <w:pPr>
        <w:spacing w:line="240" w:lineRule="atLeast"/>
        <w:jc w:val="left"/>
      </w:pPr>
      <w:r>
        <w:t xml:space="preserve">Figuur 3.2: </w:t>
      </w:r>
      <w:r w:rsidR="00F14233">
        <w:t xml:space="preserve">Data-uitwisselarchitectuur. </w:t>
      </w:r>
      <w:r>
        <w:t>Illustratief figuur van data-uitwisseling voor realisatie van WION en INSPIRE voorziening. IMKL2015 beschrijft de semantiek van de eindproducten in de data-uitlevering. De inhoud van de data-aanlevering van netbeheerder naar voorziening is niet beschreven.</w:t>
      </w:r>
    </w:p>
    <w:p w:rsidR="0041667C" w:rsidRDefault="0041667C" w:rsidP="00E548CF">
      <w:pPr>
        <w:spacing w:line="240" w:lineRule="atLeast"/>
        <w:jc w:val="left"/>
      </w:pPr>
    </w:p>
    <w:p w:rsidR="00576E1A" w:rsidRDefault="00576E1A" w:rsidP="00576E1A">
      <w:pPr>
        <w:pStyle w:val="Paragraaftitel"/>
        <w:spacing w:line="240" w:lineRule="atLeast"/>
      </w:pPr>
      <w:bookmarkStart w:id="455" w:name="_Toc467156126"/>
      <w:r>
        <w:t>Normatieve referenties</w:t>
      </w:r>
      <w:r w:rsidR="00283BD6">
        <w:t>.</w:t>
      </w:r>
      <w:bookmarkEnd w:id="455"/>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094E4C"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3657E7" w:rsidRDefault="00E548CF" w:rsidP="00E548CF">
      <w:pPr>
        <w:numPr>
          <w:ilvl w:val="0"/>
          <w:numId w:val="21"/>
        </w:numPr>
        <w:spacing w:line="240" w:lineRule="auto"/>
        <w:jc w:val="left"/>
      </w:pPr>
      <w:r w:rsidRPr="003657E7">
        <w:t>NEN 3610:201</w:t>
      </w:r>
      <w:r w:rsidR="0080639F" w:rsidRPr="003657E7">
        <w:t>1</w:t>
      </w:r>
      <w:r w:rsidRPr="003657E7">
        <w:t xml:space="preserve"> Basismodel Geo-informatie</w:t>
      </w:r>
      <w:r w:rsidR="00620CB1" w:rsidRPr="003657E7">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17"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lastRenderedPageBreak/>
        <w:t xml:space="preserve">GegevensWoordenboek Stedelijk Water (GWSW). </w:t>
      </w:r>
      <w:hyperlink r:id="rId18"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456" w:name="_Toc467156127"/>
      <w:r>
        <w:t>Totstandkoming</w:t>
      </w:r>
      <w:r w:rsidR="00283BD6">
        <w:t>.</w:t>
      </w:r>
      <w:bookmarkEnd w:id="456"/>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9A4642">
        <w:rPr>
          <w:highlight w:val="yellow"/>
          <w:rPrChange w:id="457" w:author="Paul Janssen" w:date="2016-11-17T16:48:00Z">
            <w:rPr/>
          </w:rPrChange>
        </w:rPr>
        <w:t xml:space="preserve">: </w:t>
      </w:r>
      <w:r w:rsidR="00C67CD4" w:rsidRPr="009A4642">
        <w:rPr>
          <w:highlight w:val="yellow"/>
          <w:rPrChange w:id="458" w:author="Paul Janssen" w:date="2016-11-17T16:48:00Z">
            <w:rPr/>
          </w:rPrChange>
        </w:rPr>
        <w:t>2016</w:t>
      </w:r>
      <w:r w:rsidR="006F2CE2" w:rsidRPr="009A4642">
        <w:rPr>
          <w:highlight w:val="yellow"/>
          <w:rPrChange w:id="459" w:author="Paul Janssen" w:date="2016-11-17T16:48:00Z">
            <w:rPr/>
          </w:rPrChange>
        </w:rPr>
        <w:t>-</w:t>
      </w:r>
      <w:del w:id="460" w:author="Paul Janssen" w:date="2016-11-17T16:48:00Z">
        <w:r w:rsidR="0022319C" w:rsidRPr="009A4642" w:rsidDel="009A4642">
          <w:rPr>
            <w:highlight w:val="yellow"/>
            <w:rPrChange w:id="461" w:author="Paul Janssen" w:date="2016-11-17T16:48:00Z">
              <w:rPr/>
            </w:rPrChange>
          </w:rPr>
          <w:delText>05</w:delText>
        </w:r>
      </w:del>
      <w:ins w:id="462" w:author="Paul Janssen" w:date="2016-11-17T16:48:00Z">
        <w:r w:rsidR="009A4642" w:rsidRPr="009A4642">
          <w:rPr>
            <w:highlight w:val="yellow"/>
            <w:rPrChange w:id="463" w:author="Paul Janssen" w:date="2016-11-17T16:48:00Z">
              <w:rPr/>
            </w:rPrChange>
          </w:rPr>
          <w:t>11</w:t>
        </w:r>
      </w:ins>
      <w:r w:rsidR="006F2CE2" w:rsidRPr="009A4642">
        <w:rPr>
          <w:highlight w:val="yellow"/>
          <w:rPrChange w:id="464" w:author="Paul Janssen" w:date="2016-11-17T16:48:00Z">
            <w:rPr/>
          </w:rPrChange>
        </w:rPr>
        <w:t>-</w:t>
      </w:r>
      <w:del w:id="465" w:author="Paul Janssen" w:date="2016-11-17T16:48:00Z">
        <w:r w:rsidR="0022319C" w:rsidRPr="009A4642" w:rsidDel="009A4642">
          <w:rPr>
            <w:highlight w:val="yellow"/>
            <w:rPrChange w:id="466" w:author="Paul Janssen" w:date="2016-11-17T16:48:00Z">
              <w:rPr/>
            </w:rPrChange>
          </w:rPr>
          <w:delText>15</w:delText>
        </w:r>
      </w:del>
      <w:ins w:id="467" w:author="Paul Janssen" w:date="2016-11-17T16:48:00Z">
        <w:r w:rsidR="009A4642" w:rsidRPr="009A4642">
          <w:rPr>
            <w:highlight w:val="yellow"/>
            <w:rPrChange w:id="468" w:author="Paul Janssen" w:date="2016-11-17T16:48:00Z">
              <w:rPr/>
            </w:rPrChange>
          </w:rPr>
          <w:t>17</w:t>
        </w:r>
      </w:ins>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469" w:name="_Toc467156128"/>
      <w:r>
        <w:t>Termen en definities</w:t>
      </w:r>
      <w:r w:rsidR="00283BD6">
        <w:t>.</w:t>
      </w:r>
      <w:bookmarkEnd w:id="469"/>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 xml:space="preserve">fstand van een punt tot een gekozen referentievlak neerwaarts gemeten langs een lijn welke loodrecht </w:t>
            </w:r>
            <w:r w:rsidRPr="00A478E4">
              <w:lastRenderedPageBreak/>
              <w:t>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lastRenderedPageBreak/>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DB2583"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lastRenderedPageBreak/>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470" w:name="_Toc434956070"/>
      <w:bookmarkStart w:id="471" w:name="_Toc434956071"/>
      <w:bookmarkStart w:id="472" w:name="_Toc434956072"/>
      <w:bookmarkStart w:id="473" w:name="_Toc434956073"/>
      <w:bookmarkStart w:id="474" w:name="_Toc434956074"/>
      <w:bookmarkStart w:id="475" w:name="_Toc434956075"/>
      <w:bookmarkStart w:id="476" w:name="_Toc434956076"/>
      <w:bookmarkStart w:id="477" w:name="_Toc434956077"/>
      <w:bookmarkStart w:id="478" w:name="_Toc434956078"/>
      <w:bookmarkStart w:id="479" w:name="_Toc434956079"/>
      <w:bookmarkStart w:id="480" w:name="_Toc434956080"/>
      <w:bookmarkStart w:id="481" w:name="_Toc434956081"/>
      <w:bookmarkStart w:id="482" w:name="_Toc434956082"/>
      <w:bookmarkStart w:id="483" w:name="_Toc434956083"/>
      <w:bookmarkStart w:id="484" w:name="_Toc434956084"/>
      <w:bookmarkStart w:id="485" w:name="_Toc46715612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r>
        <w:t>Symbolen en afkortingen</w:t>
      </w:r>
      <w:r w:rsidR="00283BD6">
        <w:t>.</w:t>
      </w:r>
      <w:bookmarkEnd w:id="485"/>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lastRenderedPageBreak/>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486" w:name="_Toc467156130"/>
      <w:r>
        <w:t>Identificatie</w:t>
      </w:r>
      <w:r w:rsidR="001724FE">
        <w:t xml:space="preserve"> document</w:t>
      </w:r>
      <w:bookmarkEnd w:id="486"/>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80639F">
              <w:rPr>
                <w:rFonts w:cs="Arial"/>
              </w:rPr>
              <w:t>KLICWIN.</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487" w:name="_Toc467156131"/>
      <w:r>
        <w:t>Data content en structuur</w:t>
      </w:r>
      <w:bookmarkEnd w:id="487"/>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488" w:name="_Toc467156132"/>
      <w:r>
        <w:t>Inleiding</w:t>
      </w:r>
      <w:r w:rsidR="00283BD6">
        <w:t>.</w:t>
      </w:r>
      <w:bookmarkEnd w:id="488"/>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576E1A">
      <w:pPr>
        <w:pStyle w:val="Paragraaftitel"/>
        <w:spacing w:line="240" w:lineRule="atLeast"/>
      </w:pPr>
      <w:bookmarkStart w:id="489" w:name="_Toc434874118"/>
      <w:bookmarkStart w:id="490" w:name="_Toc434874187"/>
      <w:bookmarkStart w:id="491" w:name="_Toc434874270"/>
      <w:bookmarkStart w:id="492" w:name="_Toc434874338"/>
      <w:bookmarkStart w:id="493" w:name="_Toc434874615"/>
      <w:bookmarkStart w:id="494" w:name="_Toc434933248"/>
      <w:bookmarkStart w:id="495" w:name="_Toc434940476"/>
      <w:bookmarkStart w:id="496" w:name="_Toc434941793"/>
      <w:bookmarkStart w:id="497" w:name="_Toc434943334"/>
      <w:bookmarkStart w:id="498" w:name="_Toc434943765"/>
      <w:bookmarkStart w:id="499" w:name="_Toc434956089"/>
      <w:bookmarkStart w:id="500" w:name="_Toc434874119"/>
      <w:bookmarkStart w:id="501" w:name="_Toc434874188"/>
      <w:bookmarkStart w:id="502" w:name="_Toc434874271"/>
      <w:bookmarkStart w:id="503" w:name="_Toc434874339"/>
      <w:bookmarkStart w:id="504" w:name="_Toc434874616"/>
      <w:bookmarkStart w:id="505" w:name="_Toc434933249"/>
      <w:bookmarkStart w:id="506" w:name="_Toc434940477"/>
      <w:bookmarkStart w:id="507" w:name="_Toc434941794"/>
      <w:bookmarkStart w:id="508" w:name="_Toc434943335"/>
      <w:bookmarkStart w:id="509" w:name="_Toc434943766"/>
      <w:bookmarkStart w:id="510" w:name="_Toc434956090"/>
      <w:bookmarkStart w:id="511" w:name="_Toc467156133"/>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t>UML diagrammen</w:t>
      </w:r>
      <w:r w:rsidR="00283BD6">
        <w:t>.</w:t>
      </w:r>
      <w:bookmarkEnd w:id="511"/>
    </w:p>
    <w:p w:rsidR="00576E1A" w:rsidRPr="005E1AD7" w:rsidRDefault="00A26E72" w:rsidP="00576E1A">
      <w:pPr>
        <w:pStyle w:val="subparagraaftitel"/>
      </w:pPr>
      <w:bookmarkStart w:id="512" w:name="_Toc467156134"/>
      <w:r w:rsidRPr="005E1AD7">
        <w:t>Beschrijving</w:t>
      </w:r>
      <w:r w:rsidR="00253F30">
        <w:t xml:space="preserve"> algemeen principe</w:t>
      </w:r>
      <w:r w:rsidR="00E24632">
        <w:t>: IMKL2015 als extensie op INSPIRE</w:t>
      </w:r>
      <w:r w:rsidR="00283BD6">
        <w:t>.</w:t>
      </w:r>
      <w:bookmarkEnd w:id="512"/>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9"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13" w:name="_Toc467156135"/>
      <w:r>
        <w:t>UML</w:t>
      </w:r>
      <w:r w:rsidR="00CA2949">
        <w:t xml:space="preserve"> - WION</w:t>
      </w:r>
      <w:r>
        <w:t xml:space="preserve"> overzicht</w:t>
      </w:r>
      <w:r w:rsidR="00283BD6">
        <w:t>.</w:t>
      </w:r>
      <w:bookmarkEnd w:id="513"/>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sectPr w:rsidR="00E778B3" w:rsidSect="00672722">
          <w:pgSz w:w="11906" w:h="16838" w:code="9"/>
          <w:pgMar w:top="2552" w:right="1622" w:bottom="1531" w:left="1622" w:header="0" w:footer="57" w:gutter="0"/>
          <w:cols w:space="708"/>
          <w:docGrid w:linePitch="360"/>
        </w:sect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E778B3" w:rsidRDefault="005A0EFD"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ins w:id="514" w:author="Paul Janssen" w:date="2016-11-17T16:15:00Z">
        <w:r>
          <w:rPr>
            <w:bCs/>
            <w:noProof/>
          </w:rPr>
          <w:lastRenderedPageBreak/>
          <w:drawing>
            <wp:inline distT="0" distB="0" distL="0" distR="0">
              <wp:extent cx="13982318" cy="9322170"/>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 IMKL2015 Model compleet.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85016" cy="9323969"/>
                      </a:xfrm>
                      <a:prstGeom prst="rect">
                        <a:avLst/>
                      </a:prstGeom>
                    </pic:spPr>
                  </pic:pic>
                </a:graphicData>
              </a:graphic>
            </wp:inline>
          </w:drawing>
        </w:r>
      </w:ins>
      <w:del w:id="515" w:author="Paul Janssen" w:date="2016-11-17T16:06:00Z">
        <w:r w:rsidR="00465070" w:rsidDel="005A0EFD">
          <w:rPr>
            <w:bCs/>
            <w:noProof/>
          </w:rPr>
          <w:drawing>
            <wp:inline distT="0" distB="0" distL="0" distR="0">
              <wp:extent cx="13290331" cy="9772200"/>
              <wp:effectExtent l="0" t="0" r="0" b="0"/>
              <wp:docPr id="34" name="Afbeelding 33" descr="1. IMKL2015 Model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 IMKL2015 Model compleet.wmf"/>
                      <pic:cNvPicPr/>
                    </pic:nvPicPr>
                    <pic:blipFill>
                      <a:blip r:embed="rId21" cstate="print"/>
                      <a:stretch>
                        <a:fillRect/>
                      </a:stretch>
                    </pic:blipFill>
                    <pic:spPr>
                      <a:xfrm>
                        <a:off x="0" y="0"/>
                        <a:ext cx="13298715" cy="9778365"/>
                      </a:xfrm>
                      <a:prstGeom prst="rect">
                        <a:avLst/>
                      </a:prstGeom>
                    </pic:spPr>
                  </pic:pic>
                </a:graphicData>
              </a:graphic>
            </wp:inline>
          </w:drawing>
        </w:r>
      </w:del>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t xml:space="preserve">Het UML diagram brengt het complete IMKL2015 </w:t>
      </w:r>
      <w:r w:rsidR="00CA2949">
        <w:t xml:space="preserve">– WION </w:t>
      </w:r>
      <w:r>
        <w:t xml:space="preserve">inclusief de relatie met INSPIRE in beeld. </w:t>
      </w:r>
      <w:r w:rsidR="00C73986">
        <w:t xml:space="preserve">De specifiek voor de andere deelmodellen opgenomen informatie zit hier nog niet in.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16" w:name="_Toc467156136"/>
      <w:r>
        <w:t>Associaties in het model</w:t>
      </w:r>
      <w:r w:rsidR="00283BD6">
        <w:t>.</w:t>
      </w:r>
      <w:bookmarkEnd w:id="516"/>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objecttype in IMKL verwijst direct naar het utiliteitsnet waar het bij hoort. Dit gebeurt in alle gevallen met een associatierol genaamd inNetwork. Dat geldt ook voor objecttypen als Annotatie, Maatvoering, Bijlage en dergelijke. In alle gevallen kunnen de objecttypen maar bij één utiliteitsnet horen. Een uitzondering is EigenTopografie, die kan naar meerdere utiliteitsnetten verwijzen;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17" w:name="_Toc467156137"/>
      <w:r w:rsidRPr="00971241">
        <w:t>Numerieke</w:t>
      </w:r>
      <w:r w:rsidR="0047410C">
        <w:t xml:space="preserve"> waarden</w:t>
      </w:r>
      <w:r w:rsidR="00283BD6">
        <w:t>.</w:t>
      </w:r>
      <w:bookmarkEnd w:id="517"/>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518" w:name="_Toc467156138"/>
      <w:r>
        <w:t>Waardelijsten zijn extern</w:t>
      </w:r>
      <w:r w:rsidR="00283BD6">
        <w:t>.</w:t>
      </w:r>
      <w:bookmarkEnd w:id="518"/>
    </w:p>
    <w:p w:rsidR="0047410C" w:rsidRDefault="00971241" w:rsidP="0047410C">
      <w:r w:rsidRPr="003657E7">
        <w:t>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519" w:name="_Toc467156139"/>
      <w:r>
        <w:t xml:space="preserve">Basisattributen voor </w:t>
      </w:r>
      <w:r w:rsidRPr="00CF23D1">
        <w:t>identificatie</w:t>
      </w:r>
      <w:r>
        <w:t xml:space="preserve"> en labels</w:t>
      </w:r>
      <w:r w:rsidR="00283BD6">
        <w:t>.</w:t>
      </w:r>
      <w:bookmarkEnd w:id="519"/>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5.2.23 Identifier management.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994E4D" w:rsidP="00576E1A">
      <w:pPr>
        <w:spacing w:line="240" w:lineRule="atLeast"/>
      </w:pPr>
      <w:r>
        <w:rPr>
          <w:noProof/>
        </w:rPr>
        <w:lastRenderedPageBreak/>
        <w:drawing>
          <wp:inline distT="0" distB="0" distL="0" distR="0">
            <wp:extent cx="8099425" cy="4609465"/>
            <wp:effectExtent l="0" t="0" r="0" b="0"/>
            <wp:docPr id="32" name="Afbeelding 31" descr="2. IMKL2015 Basis_inform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IMKL2015 Basis_informatie.wmf"/>
                    <pic:cNvPicPr/>
                  </pic:nvPicPr>
                  <pic:blipFill>
                    <a:blip r:embed="rId22" cstate="print"/>
                    <a:stretch>
                      <a:fillRect/>
                    </a:stretch>
                  </pic:blipFill>
                  <pic:spPr>
                    <a:xfrm>
                      <a:off x="0" y="0"/>
                      <a:ext cx="8099425" cy="4609465"/>
                    </a:xfrm>
                    <a:prstGeom prst="rect">
                      <a:avLst/>
                    </a:prstGeom>
                  </pic:spPr>
                </pic:pic>
              </a:graphicData>
            </a:graphic>
          </wp:inline>
        </w:drawing>
      </w:r>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5.2.24 </w:t>
      </w:r>
      <w:r w:rsidR="00241A3D" w:rsidRPr="00241A3D">
        <w:t>Tijd representatie en temporeel model.</w:t>
      </w:r>
    </w:p>
    <w:p w:rsidR="00EE7EF0" w:rsidRPr="00B656A3" w:rsidRDefault="00EE7EF0" w:rsidP="00EE7EF0">
      <w:pPr>
        <w:pStyle w:val="subparagraaftitel"/>
      </w:pPr>
      <w:bookmarkStart w:id="520" w:name="_Toc434874127"/>
      <w:bookmarkStart w:id="521" w:name="_Toc434874196"/>
      <w:bookmarkStart w:id="522" w:name="_Toc434874279"/>
      <w:bookmarkStart w:id="523" w:name="_Toc434874347"/>
      <w:bookmarkStart w:id="524" w:name="_Toc434874624"/>
      <w:bookmarkStart w:id="525" w:name="_Toc434933257"/>
      <w:bookmarkStart w:id="526" w:name="_Toc434940485"/>
      <w:bookmarkStart w:id="527" w:name="_Toc434941802"/>
      <w:bookmarkStart w:id="528" w:name="_Toc434943343"/>
      <w:bookmarkStart w:id="529" w:name="_Toc434943774"/>
      <w:bookmarkStart w:id="530" w:name="_Toc434956098"/>
      <w:bookmarkStart w:id="531" w:name="_Toc467156140"/>
      <w:bookmarkEnd w:id="520"/>
      <w:bookmarkEnd w:id="521"/>
      <w:bookmarkEnd w:id="522"/>
      <w:bookmarkEnd w:id="523"/>
      <w:bookmarkEnd w:id="524"/>
      <w:bookmarkEnd w:id="525"/>
      <w:bookmarkEnd w:id="526"/>
      <w:bookmarkEnd w:id="527"/>
      <w:bookmarkEnd w:id="528"/>
      <w:bookmarkEnd w:id="529"/>
      <w:bookmarkEnd w:id="530"/>
      <w:r>
        <w:t xml:space="preserve">IMKL2015 </w:t>
      </w:r>
      <w:r w:rsidR="002C7B72">
        <w:t xml:space="preserve">semantische </w:t>
      </w:r>
      <w:r>
        <w:t>kern</w:t>
      </w:r>
      <w:r w:rsidR="00283BD6">
        <w:t>.</w:t>
      </w:r>
      <w:bookmarkEnd w:id="531"/>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5D453A" w:rsidRDefault="00465070" w:rsidP="007B7303">
      <w:pPr>
        <w:jc w:val="left"/>
        <w:rPr>
          <w:b/>
          <w:noProof/>
        </w:rPr>
      </w:pPr>
      <w:r>
        <w:rPr>
          <w:b/>
          <w:noProof/>
        </w:rPr>
        <w:lastRenderedPageBreak/>
        <w:drawing>
          <wp:anchor distT="0" distB="0" distL="114300" distR="114300" simplePos="0" relativeHeight="251673088" behindDoc="0" locked="0" layoutInCell="1" allowOverlap="1">
            <wp:simplePos x="0" y="0"/>
            <wp:positionH relativeFrom="column">
              <wp:posOffset>5080</wp:posOffset>
            </wp:positionH>
            <wp:positionV relativeFrom="paragraph">
              <wp:posOffset>-115570</wp:posOffset>
            </wp:positionV>
            <wp:extent cx="8103235" cy="5044440"/>
            <wp:effectExtent l="0" t="0" r="0" b="0"/>
            <wp:wrapTopAndBottom/>
            <wp:docPr id="35" name="Afbeelding 34" descr="3. IMKL2015 Semantische kern.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IMKL2015 Semantische kern.wmf"/>
                    <pic:cNvPicPr/>
                  </pic:nvPicPr>
                  <pic:blipFill>
                    <a:blip r:embed="rId23" cstate="print"/>
                    <a:stretch>
                      <a:fillRect/>
                    </a:stretch>
                  </pic:blipFill>
                  <pic:spPr>
                    <a:xfrm>
                      <a:off x="0" y="0"/>
                      <a:ext cx="8103235" cy="5044440"/>
                    </a:xfrm>
                    <a:prstGeom prst="rect">
                      <a:avLst/>
                    </a:prstGeom>
                  </pic:spPr>
                </pic:pic>
              </a:graphicData>
            </a:graphic>
          </wp:anchor>
        </w:drawing>
      </w:r>
    </w:p>
    <w:p w:rsidR="007B7303" w:rsidRDefault="007B7303" w:rsidP="00E97029">
      <w:pPr>
        <w:jc w:val="left"/>
        <w:sectPr w:rsidR="007B7303" w:rsidSect="007B7303">
          <w:pgSz w:w="16838" w:h="11906" w:orient="landscape" w:code="9"/>
          <w:pgMar w:top="1622" w:right="2552" w:bottom="1622" w:left="1531" w:header="0" w:footer="57" w:gutter="0"/>
          <w:cols w:space="708"/>
          <w:docGrid w:linePitch="360"/>
        </w:sectPr>
      </w:pPr>
      <w:r w:rsidRPr="00F3608E">
        <w:t xml:space="preserve">Figuur </w:t>
      </w:r>
      <w:r w:rsidR="00D66759" w:rsidRPr="00F3608E">
        <w:t>5.3</w:t>
      </w:r>
      <w:r w:rsidRPr="00F3608E">
        <w:t xml:space="preserve">: IMKL2015 semantische kern voor </w:t>
      </w:r>
      <w:r w:rsidR="00B37CA0" w:rsidRPr="00F3608E">
        <w:t>WION</w:t>
      </w:r>
      <w:r w:rsidRPr="00F3608E">
        <w:t xml:space="preserve"> toepassing.</w:t>
      </w:r>
      <w:r w:rsidR="00F711F3">
        <w:t xml:space="preserve"> Een utiliteitsnet bestaat uit elementen. De elementen hebben attributen en een link met extra informatie.</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0E0929">
        <w:t xml:space="preserve">Containerelement, </w:t>
      </w:r>
      <w:r>
        <w:t xml:space="preserve">Kabelbed, </w:t>
      </w:r>
      <w:r w:rsidRPr="000E0929">
        <w:t>Mantelbuis en Duct</w:t>
      </w:r>
      <w:r>
        <w:t xml:space="preserve"> kunnen bij meerdere utiliteitsnetten geregistreerd zijn.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kan verwijzen naar een object ExtraTopografie voor het koppelen van een extra toegevoegde topografie.</w:t>
      </w:r>
      <w:r w:rsidR="00C84D52">
        <w:t xml:space="preserve"> Ook hier kan via de referentie naar het </w:t>
      </w:r>
      <w:r w:rsidR="005D453A">
        <w:t>Utiliteitsnet</w:t>
      </w:r>
      <w:r w:rsidR="00C84D52">
        <w:t xml:space="preserve"> de ExtraTopografie per thema ges</w:t>
      </w:r>
      <w:r w:rsidR="008C38D5">
        <w:t>e</w:t>
      </w:r>
      <w:r w:rsidR="00C84D52">
        <w:t>lecteerd worden.</w:t>
      </w:r>
    </w:p>
    <w:p w:rsidR="002F7FED" w:rsidRDefault="002F7FED" w:rsidP="00E97029">
      <w:pPr>
        <w:jc w:val="left"/>
      </w:pPr>
    </w:p>
    <w:p w:rsidR="00A11BC4" w:rsidRDefault="00971241">
      <w:bookmarkStart w:id="532" w:name="_Toc422408246"/>
      <w:bookmarkStart w:id="533" w:name="_Toc422478837"/>
      <w:bookmarkStart w:id="534" w:name="_Toc422408247"/>
      <w:bookmarkStart w:id="535" w:name="_Toc422478838"/>
      <w:bookmarkStart w:id="536" w:name="_Toc422408248"/>
      <w:bookmarkStart w:id="537" w:name="_Toc422478839"/>
      <w:bookmarkStart w:id="538" w:name="_Toc399786888"/>
      <w:bookmarkEnd w:id="532"/>
      <w:bookmarkEnd w:id="533"/>
      <w:bookmarkEnd w:id="534"/>
      <w:bookmarkEnd w:id="535"/>
      <w:bookmarkEnd w:id="536"/>
      <w:bookmarkEnd w:id="537"/>
      <w:r w:rsidRPr="00971241">
        <w:rPr>
          <w:b/>
        </w:rPr>
        <w:t>Extra toelichting: ExtraDetailinfo, maatvoering, annotatie.</w:t>
      </w:r>
      <w:bookmarkEnd w:id="538"/>
    </w:p>
    <w:p w:rsidR="00D80AB5" w:rsidRDefault="00D80AB5" w:rsidP="00E06A8F">
      <w:bookmarkStart w:id="539"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D935C5">
        <w:t xml:space="preserve">tand, maatvoering, annotatie, </w:t>
      </w:r>
      <w:r w:rsidR="005125B7">
        <w:t>een eis voorzorgsmaatregel</w:t>
      </w:r>
      <w:r w:rsidR="00D935C5">
        <w:t xml:space="preserve"> of </w:t>
      </w:r>
      <w:r w:rsidR="00971241" w:rsidRPr="003657E7">
        <w:t>een aanduiding verzoek contact</w:t>
      </w:r>
      <w:r w:rsidR="005125B7">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 w:rsidRPr="00971241">
        <w:rPr>
          <w:b/>
        </w:rPr>
        <w:t xml:space="preserve">Extra toelichting: Eis voorzorgsmaatregel, </w:t>
      </w:r>
      <w:r w:rsidRPr="003657E7">
        <w:rPr>
          <w:b/>
        </w:rPr>
        <w:t>Verzoek tot contact en Bijlage</w:t>
      </w:r>
      <w:r w:rsidRPr="00971241">
        <w:rPr>
          <w:b/>
        </w:rPr>
        <w:t>.</w:t>
      </w:r>
    </w:p>
    <w:p w:rsidR="008E6AEE" w:rsidRDefault="00843564" w:rsidP="00182600">
      <w:pPr>
        <w:jc w:val="left"/>
      </w:pPr>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182600">
      <w:pPr>
        <w:jc w:val="left"/>
      </w:pPr>
    </w:p>
    <w:p w:rsidR="008E6AEE" w:rsidRDefault="008E6AEE" w:rsidP="00182600">
      <w:pPr>
        <w:jc w:val="left"/>
      </w:pPr>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843564"/>
    <w:p w:rsidR="00B77E45" w:rsidRDefault="00B77E45" w:rsidP="00843564">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531D25">
        <w:t xml:space="preserve">, </w:t>
      </w:r>
      <w:r w:rsidR="00084535" w:rsidRPr="0073301A">
        <w:t>of een verzoekTotContact. Dat laatste is het geval als er geen wettelijke eis voor een voorzorgsmaatregel is maar de beheerder verzoekt om contact op te nemen voor</w:t>
      </w:r>
      <w:r w:rsidR="00971241" w:rsidRPr="00971241">
        <w:t>dat</w:t>
      </w:r>
      <w:r w:rsidR="00084535" w:rsidRPr="0073301A">
        <w:t xml:space="preserve"> er </w:t>
      </w:r>
      <w:r w:rsidR="00971241" w:rsidRPr="00971241">
        <w:t>wordt gegraven</w:t>
      </w:r>
      <w:r w:rsidR="00084535" w:rsidRPr="0073301A">
        <w:t>.</w:t>
      </w:r>
    </w:p>
    <w:p w:rsidR="00531D25" w:rsidRDefault="00531D25" w:rsidP="00843564"/>
    <w:p w:rsidR="00531D25" w:rsidRDefault="00971241" w:rsidP="00843564">
      <w:r w:rsidRPr="003657E7">
        <w:t>Om het gebied aan te geven waarvoor er een verzoek tot contact is, maar er geen wettelijk vereiste is, is er een objecttype AanduidingVerzoekContact.</w:t>
      </w:r>
      <w:r w:rsidR="00CD50D4">
        <w:t xml:space="preserve"> </w:t>
      </w:r>
    </w:p>
    <w:p w:rsidR="00843564" w:rsidRDefault="00843564" w:rsidP="00843564">
      <w:pPr>
        <w:spacing w:line="288" w:lineRule="auto"/>
      </w:pPr>
    </w:p>
    <w:bookmarkEnd w:id="539"/>
    <w:p w:rsidR="005B6963" w:rsidRDefault="00971241">
      <w:pPr>
        <w:rPr>
          <w:b/>
        </w:rPr>
      </w:pPr>
      <w:r w:rsidRPr="00971241">
        <w:rPr>
          <w:b/>
        </w:rPr>
        <w:t>Extra toelichting: ExtraTopografie</w:t>
      </w:r>
      <w:r w:rsidR="00283BD6">
        <w:rPr>
          <w:b/>
        </w:rPr>
        <w:t>.</w:t>
      </w:r>
    </w:p>
    <w:p w:rsidR="00E06A8F" w:rsidRDefault="005125B7" w:rsidP="005125B7">
      <w:pPr>
        <w:jc w:val="left"/>
      </w:pPr>
      <w:r>
        <w:t xml:space="preserve">Indien er extra topografie nodig is om de positie van netwerkelementen nader aan te geven kan dit middels het object ExtraTopografie. Er kan een </w:t>
      </w:r>
      <w:r w:rsidR="0073301A">
        <w:t xml:space="preserve">bestaande </w:t>
      </w:r>
      <w:r>
        <w:t xml:space="preserve">of </w:t>
      </w:r>
      <w:r w:rsidR="0073301A">
        <w:t xml:space="preserve">plan </w:t>
      </w:r>
      <w:r>
        <w:t xml:space="preserve">topografie worden meegegeven. Met het attribuut ligging wordt de geometrie van de ExtraTopografie opgenomen. De extra topografie wordt altijd gevectoriseerd aangeleverd. De topografische elementen worden getypeerd conform een typeringslijst, TopografischObjectTypeValue, gebaseerd op IMGeo. Hiermee is het type topografisch object omschreven </w:t>
      </w:r>
      <w:r>
        <w:lastRenderedPageBreak/>
        <w:t>en is een koppeling met visualisatieregels mogelijk. ExtraTopografie is gekoppeld aan een Utiliteitsnet en kan daardoor op de waarden van het attribuut thema worden getypeerd</w:t>
      </w:r>
      <w:r w:rsidR="0073301A">
        <w:t>.</w:t>
      </w:r>
    </w:p>
    <w:p w:rsidR="002F7FED" w:rsidRDefault="002F7FED" w:rsidP="005125B7">
      <w:pPr>
        <w:jc w:val="left"/>
      </w:pPr>
    </w:p>
    <w:p w:rsidR="00A11BC4" w:rsidRDefault="00971241">
      <w:bookmarkStart w:id="540" w:name="_Toc399786886"/>
      <w:r w:rsidRPr="00971241">
        <w:rPr>
          <w:b/>
        </w:rPr>
        <w:t>Extra toelichting: Geometrie en topologie.</w:t>
      </w:r>
      <w:bookmarkEnd w:id="540"/>
    </w:p>
    <w:p w:rsidR="000816A6" w:rsidRDefault="000816A6" w:rsidP="007B7303"/>
    <w:p w:rsidR="000816A6" w:rsidRPr="000816A6" w:rsidRDefault="000816A6" w:rsidP="007B7303">
      <w:pPr>
        <w:rPr>
          <w:b/>
        </w:rPr>
      </w:pPr>
      <w:r w:rsidRPr="000816A6">
        <w:rPr>
          <w:b/>
        </w:rPr>
        <w:t>2D geometrie:</w:t>
      </w:r>
    </w:p>
    <w:p w:rsidR="008A3F7B" w:rsidRDefault="00A7057D" w:rsidP="007B7303">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5209C3" w:rsidRDefault="00B2550D" w:rsidP="007B7303">
      <w:r>
        <w:rPr>
          <w:noProof/>
        </w:rPr>
        <w:lastRenderedPageBreak/>
        <w:drawing>
          <wp:anchor distT="0" distB="0" distL="114300" distR="114300" simplePos="0" relativeHeight="251646464" behindDoc="0" locked="0" layoutInCell="1" allowOverlap="1">
            <wp:simplePos x="0" y="0"/>
            <wp:positionH relativeFrom="column">
              <wp:posOffset>-635</wp:posOffset>
            </wp:positionH>
            <wp:positionV relativeFrom="paragraph">
              <wp:posOffset>113030</wp:posOffset>
            </wp:positionV>
            <wp:extent cx="8096250" cy="5048250"/>
            <wp:effectExtent l="0" t="0" r="0" b="0"/>
            <wp:wrapTopAndBottom/>
            <wp:docPr id="17" name="Afbeelding 16" descr="4. IMKL2015 Geometr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IMKL2015 Geometrie.wmf"/>
                    <pic:cNvPicPr/>
                  </pic:nvPicPr>
                  <pic:blipFill>
                    <a:blip r:embed="rId24" cstate="print"/>
                    <a:stretch>
                      <a:fillRect/>
                    </a:stretch>
                  </pic:blipFill>
                  <pic:spPr>
                    <a:xfrm>
                      <a:off x="0" y="0"/>
                      <a:ext cx="8096250" cy="5048250"/>
                    </a:xfrm>
                    <a:prstGeom prst="rect">
                      <a:avLst/>
                    </a:prstGeom>
                  </pic:spPr>
                </pic:pic>
              </a:graphicData>
            </a:graphic>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B2550D" w:rsidP="000816A6">
      <w:pPr>
        <w:spacing w:line="240" w:lineRule="atLeast"/>
      </w:pPr>
      <w:r>
        <w:rPr>
          <w:noProof/>
        </w:rPr>
        <w:lastRenderedPageBreak/>
        <w:drawing>
          <wp:inline distT="0" distB="0" distL="0" distR="0">
            <wp:extent cx="5500370" cy="4142105"/>
            <wp:effectExtent l="0" t="0" r="0" b="0"/>
            <wp:docPr id="19" name="Afbeelding 18" descr="5. IMKL2015 Geometrie 2.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KL2015 Geometrie 2.wmf"/>
                    <pic:cNvPicPr/>
                  </pic:nvPicPr>
                  <pic:blipFill>
                    <a:blip r:embed="rId25" cstate="print"/>
                    <a:stretch>
                      <a:fillRect/>
                    </a:stretch>
                  </pic:blipFill>
                  <pic:spPr>
                    <a:xfrm>
                      <a:off x="0" y="0"/>
                      <a:ext cx="5500370" cy="4142105"/>
                    </a:xfrm>
                    <a:prstGeom prst="rect">
                      <a:avLst/>
                    </a:prstGeom>
                  </pic:spPr>
                </pic:pic>
              </a:graphicData>
            </a:graphic>
          </wp:inline>
        </w:drawing>
      </w:r>
    </w:p>
    <w:p w:rsidR="003203DD" w:rsidRDefault="003203DD" w:rsidP="000816A6">
      <w:pPr>
        <w:spacing w:line="240" w:lineRule="atLeast"/>
      </w:pP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2C1DC6">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6"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541" w:name="_Ref404325642"/>
      <w:r>
        <w:t xml:space="preserve">Figuur </w:t>
      </w:r>
      <w:bookmarkEnd w:id="541"/>
      <w:r w:rsidR="00A212BA">
        <w:t>5.6</w:t>
      </w:r>
      <w:r w:rsidR="00A75399">
        <w:t>:</w:t>
      </w:r>
      <w:r>
        <w:t xml:space="preserve"> Leidingobject in 2.5D en 3D</w:t>
      </w:r>
    </w:p>
    <w:p w:rsidR="005209C3" w:rsidRDefault="005209C3" w:rsidP="005209C3">
      <w:pPr>
        <w:pStyle w:val="subparagraaftitel"/>
      </w:pPr>
      <w:bookmarkStart w:id="542" w:name="_Toc399786887"/>
      <w:bookmarkStart w:id="543" w:name="_Toc467156141"/>
      <w:r>
        <w:t>Diepte</w:t>
      </w:r>
      <w:bookmarkEnd w:id="542"/>
      <w:r w:rsidR="00283BD6">
        <w:t>.</w:t>
      </w:r>
      <w:bookmarkEnd w:id="543"/>
    </w:p>
    <w:p w:rsidR="00241660" w:rsidRDefault="005209C3" w:rsidP="005209C3">
      <w:pPr>
        <w:jc w:val="left"/>
      </w:pPr>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7"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5209C3">
      <w:pPr>
        <w:jc w:val="left"/>
      </w:pPr>
    </w:p>
    <w:p w:rsidR="001A785C" w:rsidRDefault="005209C3" w:rsidP="001A785C">
      <w:pPr>
        <w:jc w:val="left"/>
      </w:pPr>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5209C3">
      <w:pPr>
        <w:jc w:val="left"/>
      </w:pPr>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5209C3">
      <w:pPr>
        <w:jc w:val="left"/>
      </w:pPr>
    </w:p>
    <w:p w:rsidR="008A3F7B" w:rsidRDefault="00017B8E" w:rsidP="005209C3">
      <w:pPr>
        <w:jc w:val="left"/>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5F24C2" w:rsidP="005209C3">
      <w:pPr>
        <w:jc w:val="left"/>
      </w:pPr>
      <w:r>
        <w:rPr>
          <w:noProof/>
        </w:rPr>
        <w:lastRenderedPageBreak/>
        <w:drawing>
          <wp:anchor distT="0" distB="0" distL="114300" distR="114300" simplePos="0" relativeHeight="251660800" behindDoc="0" locked="0" layoutInCell="1" allowOverlap="1">
            <wp:simplePos x="0" y="0"/>
            <wp:positionH relativeFrom="column">
              <wp:posOffset>-3810</wp:posOffset>
            </wp:positionH>
            <wp:positionV relativeFrom="paragraph">
              <wp:posOffset>-170180</wp:posOffset>
            </wp:positionV>
            <wp:extent cx="8093075" cy="4490085"/>
            <wp:effectExtent l="0" t="0" r="0" b="0"/>
            <wp:wrapTopAndBottom/>
            <wp:docPr id="8" name="Afbeelding 7"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8" cstate="print"/>
                    <a:stretch>
                      <a:fillRect/>
                    </a:stretch>
                  </pic:blipFill>
                  <pic:spPr>
                    <a:xfrm>
                      <a:off x="0" y="0"/>
                      <a:ext cx="8093075" cy="4490085"/>
                    </a:xfrm>
                    <a:prstGeom prst="rect">
                      <a:avLst/>
                    </a:prstGeom>
                  </pic:spPr>
                </pic:pic>
              </a:graphicData>
            </a:graphic>
          </wp:anchor>
        </w:drawing>
      </w:r>
      <w:r w:rsidR="00910148">
        <w:rPr>
          <w:noProof/>
        </w:rPr>
        <w:drawing>
          <wp:inline distT="0" distB="0" distL="0" distR="0">
            <wp:extent cx="8099425" cy="4244340"/>
            <wp:effectExtent l="0" t="0" r="0" b="0"/>
            <wp:docPr id="22" name="Afbeelding 21" descr="7. IMKL2015 Diept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 IMKL2015 Diepte.wmf"/>
                    <pic:cNvPicPr/>
                  </pic:nvPicPr>
                  <pic:blipFill>
                    <a:blip r:embed="rId29" cstate="print"/>
                    <a:stretch>
                      <a:fillRect/>
                    </a:stretch>
                  </pic:blipFill>
                  <pic:spPr>
                    <a:xfrm>
                      <a:off x="0" y="0"/>
                      <a:ext cx="8099425" cy="4244340"/>
                    </a:xfrm>
                    <a:prstGeom prst="rect">
                      <a:avLst/>
                    </a:prstGeom>
                  </pic:spPr>
                </pic:pic>
              </a:graphicData>
            </a:graphic>
          </wp:inline>
        </w:drawing>
      </w:r>
    </w:p>
    <w:p w:rsidR="008A3F7B" w:rsidRDefault="008A3F7B" w:rsidP="005209C3">
      <w:pPr>
        <w:jc w:val="left"/>
      </w:pP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544" w:name="_Toc434940488"/>
      <w:bookmarkStart w:id="545" w:name="_Toc434941805"/>
      <w:bookmarkStart w:id="546" w:name="_Toc434943346"/>
      <w:bookmarkStart w:id="547" w:name="_Toc434943777"/>
      <w:bookmarkStart w:id="548" w:name="_Toc434956101"/>
      <w:bookmarkStart w:id="549" w:name="_Toc434940489"/>
      <w:bookmarkStart w:id="550" w:name="_Toc434941806"/>
      <w:bookmarkStart w:id="551" w:name="_Toc434943347"/>
      <w:bookmarkStart w:id="552" w:name="_Toc434943778"/>
      <w:bookmarkStart w:id="553" w:name="_Toc434956102"/>
      <w:bookmarkStart w:id="554" w:name="_Toc434940490"/>
      <w:bookmarkStart w:id="555" w:name="_Toc434941807"/>
      <w:bookmarkStart w:id="556" w:name="_Toc434943348"/>
      <w:bookmarkStart w:id="557" w:name="_Toc434943779"/>
      <w:bookmarkStart w:id="558" w:name="_Toc434956103"/>
      <w:bookmarkStart w:id="559" w:name="_Toc434940491"/>
      <w:bookmarkStart w:id="560" w:name="_Toc434941808"/>
      <w:bookmarkStart w:id="561" w:name="_Toc434943349"/>
      <w:bookmarkStart w:id="562" w:name="_Toc434943780"/>
      <w:bookmarkStart w:id="563" w:name="_Toc434956104"/>
      <w:bookmarkStart w:id="564" w:name="_Toc434940492"/>
      <w:bookmarkStart w:id="565" w:name="_Toc434941809"/>
      <w:bookmarkStart w:id="566" w:name="_Toc434943350"/>
      <w:bookmarkStart w:id="567" w:name="_Toc434943781"/>
      <w:bookmarkStart w:id="568" w:name="_Toc434956105"/>
      <w:bookmarkStart w:id="569" w:name="_Toc467156142"/>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r>
        <w:lastRenderedPageBreak/>
        <w:t>Utiliteitsnet</w:t>
      </w:r>
      <w:r w:rsidR="00283BD6">
        <w:t>.</w:t>
      </w:r>
      <w:bookmarkEnd w:id="569"/>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860FE">
      <w:pPr>
        <w:jc w:val="left"/>
      </w:pPr>
    </w:p>
    <w:p w:rsidR="008A3F7B" w:rsidRDefault="000860FE" w:rsidP="000860FE">
      <w:pPr>
        <w:jc w:val="left"/>
        <w:sectPr w:rsidR="008A3F7B" w:rsidSect="00672722">
          <w:pgSz w:w="11906" w:h="16838" w:code="9"/>
          <w:pgMar w:top="2552" w:right="1622" w:bottom="1531" w:left="1622" w:header="0" w:footer="57" w:gutter="0"/>
          <w:cols w:space="708"/>
          <w:docGrid w:linePitch="360"/>
        </w:sectPr>
      </w:pPr>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een technischContactpersoon en </w:t>
      </w:r>
      <w:r w:rsidR="00D00889">
        <w:t>standaardDieptelegging</w:t>
      </w:r>
      <w:r>
        <w:t>. Annotatie</w:t>
      </w:r>
      <w:r w:rsidR="00C25B9A">
        <w:t>, maatvoering</w:t>
      </w:r>
      <w:r>
        <w:t xml:space="preserve"> en mogelijk extra detailinfo worden gekoppeld en gelden voor het hele net (of </w:t>
      </w:r>
      <w:r w:rsidR="003203DD">
        <w:t xml:space="preserve">deel daarvan in een </w:t>
      </w:r>
      <w:r>
        <w:t>bestand).</w:t>
      </w:r>
    </w:p>
    <w:p w:rsidR="00382675" w:rsidRDefault="00465070" w:rsidP="000860FE">
      <w:pPr>
        <w:jc w:val="left"/>
      </w:pPr>
      <w:r>
        <w:rPr>
          <w:noProof/>
        </w:rPr>
        <w:lastRenderedPageBreak/>
        <w:drawing>
          <wp:anchor distT="0" distB="0" distL="114300" distR="114300" simplePos="0" relativeHeight="251675136" behindDoc="0" locked="0" layoutInCell="1" allowOverlap="1">
            <wp:simplePos x="0" y="0"/>
            <wp:positionH relativeFrom="column">
              <wp:posOffset>99695</wp:posOffset>
            </wp:positionH>
            <wp:positionV relativeFrom="paragraph">
              <wp:posOffset>-163195</wp:posOffset>
            </wp:positionV>
            <wp:extent cx="8103235" cy="4949825"/>
            <wp:effectExtent l="0" t="0" r="0" b="0"/>
            <wp:wrapTopAndBottom/>
            <wp:docPr id="36" name="Afbeelding 35" descr="8. IMKL2015 Utiliteitsn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 IMKL2015 Utiliteitsnet.wmf"/>
                    <pic:cNvPicPr/>
                  </pic:nvPicPr>
                  <pic:blipFill>
                    <a:blip r:embed="rId30" cstate="print"/>
                    <a:stretch>
                      <a:fillRect/>
                    </a:stretch>
                  </pic:blipFill>
                  <pic:spPr>
                    <a:xfrm>
                      <a:off x="0" y="0"/>
                      <a:ext cx="8103235" cy="4949825"/>
                    </a:xfrm>
                    <a:prstGeom prst="rect">
                      <a:avLst/>
                    </a:prstGeom>
                  </pic:spPr>
                </pic:pic>
              </a:graphicData>
            </a:graphic>
          </wp:anchor>
        </w:drawing>
      </w:r>
    </w:p>
    <w:p w:rsidR="000860FE" w:rsidRDefault="000860FE" w:rsidP="000860FE">
      <w:pPr>
        <w:jc w:val="left"/>
      </w:pPr>
    </w:p>
    <w:p w:rsidR="00CD4698" w:rsidRDefault="00CD4698" w:rsidP="000E5149">
      <w:pPr>
        <w:jc w:val="left"/>
      </w:pPr>
      <w:bookmarkStart w:id="570" w:name="_Toc399786891"/>
      <w:r>
        <w:t>Figuur</w:t>
      </w:r>
      <w:r w:rsidR="005854EC">
        <w:t xml:space="preserve"> </w:t>
      </w:r>
      <w:r w:rsidR="00F3608E">
        <w:t>5.8</w:t>
      </w:r>
      <w:r>
        <w:t xml:space="preserve">: Utiliteitsnet is getypeerd naar thema en heeft o.a. informatie over eigenaar, beheerder. De eis voorzorgsmaatregel </w:t>
      </w:r>
      <w:r w:rsidR="0044349D">
        <w:t xml:space="preserve">die geldt voor het hele net is opgenomen </w:t>
      </w:r>
      <w:r w:rsidR="00AB50E3" w:rsidRPr="000C24BC">
        <w:t xml:space="preserve">in een gekoppelde bijlage: </w:t>
      </w:r>
      <w:r w:rsidR="00AB50E3">
        <w:t>Eisvoorzorgsmaatregel.</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CD4698">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r w:rsidR="006E3EB4">
        <w:t>Wel of niet verbieden in WION?</w:t>
      </w:r>
    </w:p>
    <w:p w:rsidR="00CD4698" w:rsidRDefault="00CD4698" w:rsidP="00CD4698"/>
    <w:p w:rsidR="00E65E36" w:rsidRDefault="00E65E36" w:rsidP="00E65E36">
      <w:pPr>
        <w:pStyle w:val="subparagraaftitel"/>
      </w:pPr>
      <w:bookmarkStart w:id="571" w:name="_Toc467156143"/>
      <w:r>
        <w:t>Kabel</w:t>
      </w:r>
      <w:r w:rsidR="00BE48B5">
        <w:t>Of</w:t>
      </w:r>
      <w:r>
        <w:t>Leiding</w:t>
      </w:r>
      <w:bookmarkEnd w:id="570"/>
      <w:r w:rsidR="00283BD6">
        <w:t>.</w:t>
      </w:r>
      <w:bookmarkEnd w:id="571"/>
    </w:p>
    <w:p w:rsidR="00D0110B" w:rsidRDefault="00D0110B" w:rsidP="00E65E36">
      <w:pPr>
        <w:jc w:val="left"/>
      </w:pPr>
      <w:r>
        <w:t>Definitie: Leidingen, buizen of kabels bestemd voor voortgeleiding van energie, materie of data.</w:t>
      </w:r>
    </w:p>
    <w:p w:rsidR="001E71F6" w:rsidRDefault="001E71F6" w:rsidP="00E65E36">
      <w:pPr>
        <w:jc w:val="left"/>
      </w:pPr>
      <w:r>
        <w:t>Bron: IMKL2015</w:t>
      </w:r>
    </w:p>
    <w:p w:rsidR="00D0110B" w:rsidRDefault="00D0110B" w:rsidP="00E65E36">
      <w:pPr>
        <w:jc w:val="left"/>
      </w:pPr>
    </w:p>
    <w:p w:rsidR="00E65E36" w:rsidRDefault="00E65E36" w:rsidP="00E65E36">
      <w:pPr>
        <w:jc w:val="left"/>
      </w:pPr>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E65E36">
      <w:pPr>
        <w:jc w:val="left"/>
      </w:pPr>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E65E36">
      <w:pPr>
        <w:jc w:val="left"/>
      </w:pPr>
    </w:p>
    <w:p w:rsidR="00E65E36" w:rsidRDefault="00E65E36" w:rsidP="00A35E0B">
      <w:pPr>
        <w:jc w:val="left"/>
      </w:pPr>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A35E0B">
      <w:pPr>
        <w:jc w:val="left"/>
      </w:pPr>
    </w:p>
    <w:p w:rsidR="00E65E36" w:rsidRDefault="00E65E36" w:rsidP="00A35E0B">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A35E0B"/>
    <w:p w:rsidR="00F01E6C" w:rsidRDefault="00F01E6C" w:rsidP="00A35E0B">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550D"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8512" behindDoc="0" locked="0" layoutInCell="1" allowOverlap="1">
            <wp:simplePos x="0" y="0"/>
            <wp:positionH relativeFrom="column">
              <wp:posOffset>998220</wp:posOffset>
            </wp:positionH>
            <wp:positionV relativeFrom="paragraph">
              <wp:posOffset>-273685</wp:posOffset>
            </wp:positionV>
            <wp:extent cx="6873240" cy="5501640"/>
            <wp:effectExtent l="0" t="0" r="0" b="0"/>
            <wp:wrapTopAndBottom/>
            <wp:docPr id="46" name="Afbeelding 45" descr="9. IMKL2015 KabelOf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 IMKL2015 KabelOfLeiding.wmf"/>
                    <pic:cNvPicPr/>
                  </pic:nvPicPr>
                  <pic:blipFill>
                    <a:blip r:embed="rId31" cstate="print"/>
                    <a:stretch>
                      <a:fillRect/>
                    </a:stretch>
                  </pic:blipFill>
                  <pic:spPr>
                    <a:xfrm>
                      <a:off x="0" y="0"/>
                      <a:ext cx="6873240" cy="5501640"/>
                    </a:xfrm>
                    <a:prstGeom prst="rect">
                      <a:avLst/>
                    </a:prstGeom>
                  </pic:spPr>
                </pic:pic>
              </a:graphicData>
            </a:graphic>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572" w:name="_Toc399786892"/>
      <w:bookmarkStart w:id="573" w:name="_Toc467156144"/>
      <w:r>
        <w:t>Leidingelement</w:t>
      </w:r>
      <w:bookmarkEnd w:id="572"/>
      <w:r w:rsidR="00283BD6">
        <w:t>.</w:t>
      </w:r>
      <w:bookmarkEnd w:id="573"/>
    </w:p>
    <w:p w:rsidR="00A35E0B" w:rsidRDefault="00A35E0B" w:rsidP="00E65E36">
      <w:pPr>
        <w:jc w:val="left"/>
      </w:pPr>
      <w:r>
        <w:t>Definitie: Een object dat bij een leiding behoort.</w:t>
      </w:r>
    </w:p>
    <w:p w:rsidR="00A35E0B" w:rsidRDefault="00A35E0B" w:rsidP="00E65E36">
      <w:pPr>
        <w:jc w:val="left"/>
      </w:pPr>
      <w:r>
        <w:t>Bron: IMKL2015</w:t>
      </w:r>
    </w:p>
    <w:p w:rsidR="00A35E0B" w:rsidRPr="00A35E0B" w:rsidRDefault="00A35E0B" w:rsidP="00A35E0B">
      <w:r>
        <w:t>Toelichting:</w:t>
      </w:r>
      <w:r w:rsidRPr="00A35E0B">
        <w:t xml:space="preserve"> Bijvoorbeeld objecten zoals een schakelkast, verdeelkast, kranen, afsluiters, versterkers, kabelmof, rioolput, (druk)rioolgemaal, kathodische bescherming, boorput, etc. </w:t>
      </w:r>
    </w:p>
    <w:p w:rsidR="00A35E0B" w:rsidRDefault="00A35E0B" w:rsidP="00A35E0B">
      <w:pPr>
        <w:jc w:val="left"/>
      </w:pPr>
      <w:r w:rsidRPr="00A35E0B">
        <w:t xml:space="preserve">Een leidingelement kan zowel betrekking hebben op ondergrondse als op bovengrondse delen van het net.  </w:t>
      </w:r>
    </w:p>
    <w:p w:rsidR="00A35E0B" w:rsidRDefault="00A35E0B" w:rsidP="00E65E36">
      <w:pPr>
        <w:jc w:val="left"/>
      </w:pPr>
    </w:p>
    <w:p w:rsidR="00E65E36" w:rsidRDefault="00A212BA" w:rsidP="00E65E36">
      <w:pPr>
        <w:jc w:val="left"/>
      </w:pPr>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910148" w:rsidRDefault="00910148" w:rsidP="00A35E0B">
      <w:pPr>
        <w:jc w:val="left"/>
      </w:pPr>
    </w:p>
    <w:p w:rsidR="00E31B57" w:rsidRDefault="00B2550D" w:rsidP="00A35E0B">
      <w:pPr>
        <w:jc w:val="left"/>
      </w:pPr>
      <w:r>
        <w:rPr>
          <w:noProof/>
        </w:rPr>
        <w:drawing>
          <wp:anchor distT="0" distB="0" distL="114300" distR="114300" simplePos="0" relativeHeight="251650560" behindDoc="0" locked="0" layoutInCell="1" allowOverlap="1">
            <wp:simplePos x="0" y="0"/>
            <wp:positionH relativeFrom="column">
              <wp:posOffset>-52705</wp:posOffset>
            </wp:positionH>
            <wp:positionV relativeFrom="paragraph">
              <wp:posOffset>412750</wp:posOffset>
            </wp:positionV>
            <wp:extent cx="5501640" cy="3531235"/>
            <wp:effectExtent l="0" t="0" r="0" b="0"/>
            <wp:wrapTopAndBottom/>
            <wp:docPr id="47" name="Afbeelding 46" descr="10. IMKL2015 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 IMKL2015 Leidingelement.wmf"/>
                    <pic:cNvPicPr/>
                  </pic:nvPicPr>
                  <pic:blipFill>
                    <a:blip r:embed="rId32" cstate="print"/>
                    <a:stretch>
                      <a:fillRect/>
                    </a:stretch>
                  </pic:blipFill>
                  <pic:spPr>
                    <a:xfrm>
                      <a:off x="0" y="0"/>
                      <a:ext cx="5501640" cy="3531235"/>
                    </a:xfrm>
                    <a:prstGeom prst="rect">
                      <a:avLst/>
                    </a:prstGeom>
                  </pic:spPr>
                </pic:pic>
              </a:graphicData>
            </a:graphic>
          </wp:anchor>
        </w:drawing>
      </w:r>
    </w:p>
    <w:p w:rsidR="00E31B57" w:rsidRDefault="00E31B57" w:rsidP="00A35E0B">
      <w:pPr>
        <w:jc w:val="left"/>
      </w:pPr>
    </w:p>
    <w:p w:rsidR="000E5149" w:rsidRDefault="000E5149" w:rsidP="00A35E0B">
      <w:pPr>
        <w:jc w:val="left"/>
      </w:pP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574"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575" w:name="_Toc467156145"/>
      <w:r>
        <w:t>KabelEnLeidingContainer</w:t>
      </w:r>
      <w:bookmarkEnd w:id="574"/>
      <w:r w:rsidR="00283BD6">
        <w:t>.</w:t>
      </w:r>
      <w:bookmarkEnd w:id="575"/>
    </w:p>
    <w:p w:rsidR="0033156E" w:rsidRDefault="0033156E" w:rsidP="00E65E36">
      <w:pPr>
        <w:jc w:val="left"/>
      </w:pPr>
      <w:r>
        <w:t>Definitie: Abstract data object dat de gemeenschappelijke attributen en associaties bevat voor alle kabel- en leidingcontainer objecten.</w:t>
      </w:r>
    </w:p>
    <w:p w:rsidR="0033156E" w:rsidRDefault="0033156E" w:rsidP="00E65E36">
      <w:pPr>
        <w:jc w:val="left"/>
      </w:pPr>
      <w:r>
        <w:t>Bron:</w:t>
      </w:r>
      <w:r w:rsidR="004C0CA8">
        <w:t xml:space="preserve"> IMKL2015</w:t>
      </w:r>
    </w:p>
    <w:p w:rsidR="00D841BA" w:rsidRDefault="00D841BA" w:rsidP="00E65E36">
      <w:pPr>
        <w:jc w:val="left"/>
      </w:pPr>
    </w:p>
    <w:p w:rsidR="00D841BA" w:rsidRDefault="00D841BA" w:rsidP="00387CF5">
      <w:pPr>
        <w:jc w:val="left"/>
      </w:pPr>
      <w:r>
        <w:t>Gerelateerde definities:</w:t>
      </w:r>
    </w:p>
    <w:p w:rsidR="00387CF5" w:rsidRPr="00387CF5" w:rsidRDefault="00387CF5" w:rsidP="00387CF5">
      <w:r>
        <w:t xml:space="preserve">Kabelbed: </w:t>
      </w:r>
      <w:r w:rsidRPr="00387CF5">
        <w:t>Ruimtebeslag dat door een gemeenschappelijk tracé van één of meer kabels,  buizen, HDPE- en/of mantelbuizen  – die toebehoren aan één netbeheerder - wordt gevormd.</w:t>
      </w:r>
    </w:p>
    <w:p w:rsidR="00D841BA" w:rsidRDefault="00387CF5" w:rsidP="00387CF5">
      <w:pPr>
        <w:autoSpaceDE w:val="0"/>
        <w:autoSpaceDN w:val="0"/>
        <w:adjustRightInd w:val="0"/>
        <w:jc w:val="left"/>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387CF5">
      <w:pPr>
        <w:jc w:val="left"/>
      </w:pPr>
    </w:p>
    <w:p w:rsidR="00387CF5" w:rsidRPr="00387CF5" w:rsidRDefault="00387CF5" w:rsidP="00387CF5">
      <w:r>
        <w:t xml:space="preserve">Mantelbuis: </w:t>
      </w:r>
      <w:r w:rsidRPr="00387CF5">
        <w:t>Beschermingsbuis.</w:t>
      </w:r>
    </w:p>
    <w:p w:rsidR="00387CF5" w:rsidRDefault="00387CF5" w:rsidP="000E5149">
      <w:pPr>
        <w:autoSpaceDE w:val="0"/>
        <w:autoSpaceDN w:val="0"/>
        <w:adjustRightInd w:val="0"/>
        <w:jc w:val="left"/>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387CF5">
      <w:pPr>
        <w:jc w:val="left"/>
      </w:pPr>
    </w:p>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AF5A3D" w:rsidP="00E65E36">
      <w:pPr>
        <w:jc w:val="left"/>
      </w:pPr>
      <w:r>
        <w:rPr>
          <w:noProof/>
        </w:rPr>
        <w:lastRenderedPageBreak/>
        <w:drawing>
          <wp:anchor distT="0" distB="0" distL="114300" distR="114300" simplePos="0" relativeHeight="251662848" behindDoc="0" locked="0" layoutInCell="1" allowOverlap="1">
            <wp:simplePos x="0" y="0"/>
            <wp:positionH relativeFrom="column">
              <wp:posOffset>-5715</wp:posOffset>
            </wp:positionH>
            <wp:positionV relativeFrom="paragraph">
              <wp:posOffset>-864235</wp:posOffset>
            </wp:positionV>
            <wp:extent cx="5501640" cy="4981575"/>
            <wp:effectExtent l="0" t="0" r="0" b="0"/>
            <wp:wrapTopAndBottom/>
            <wp:docPr id="10" name="Afbeelding 9" descr="11. IMKL2015 KabelEnLeidingContainer.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 IMKL2015 KabelEnLeidingContainer.wmf"/>
                    <pic:cNvPicPr/>
                  </pic:nvPicPr>
                  <pic:blipFill>
                    <a:blip r:embed="rId33" cstate="print"/>
                    <a:stretch>
                      <a:fillRect/>
                    </a:stretch>
                  </pic:blipFill>
                  <pic:spPr>
                    <a:xfrm>
                      <a:off x="0" y="0"/>
                      <a:ext cx="5501640" cy="4981575"/>
                    </a:xfrm>
                    <a:prstGeom prst="rect">
                      <a:avLst/>
                    </a:prstGeom>
                  </pic:spPr>
                </pic:pic>
              </a:graphicData>
            </a:graphic>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E65E36">
      <w:pPr>
        <w:jc w:val="left"/>
      </w:pPr>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E65E36">
      <w:pPr>
        <w:jc w:val="left"/>
      </w:pPr>
    </w:p>
    <w:p w:rsidR="00D841BA" w:rsidRDefault="00A14AA4" w:rsidP="00E65E36">
      <w:pPr>
        <w:jc w:val="left"/>
      </w:pPr>
      <w:r>
        <w:t>Indien er meerdere kabels in een kabelbed liggen wordt het aantal kabels verplicht opgenomen.</w:t>
      </w:r>
    </w:p>
    <w:p w:rsidR="00E65E36" w:rsidRDefault="00E65E36" w:rsidP="00E65E36">
      <w:pPr>
        <w:jc w:val="left"/>
      </w:pPr>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E65E36">
      <w:pPr>
        <w:jc w:val="left"/>
        <w:rPr>
          <w:rFonts w:ascii="Arial" w:hAnsi="Arial" w:cs="Arial"/>
          <w:color w:val="000000"/>
        </w:rPr>
      </w:pPr>
    </w:p>
    <w:p w:rsidR="00387CF5" w:rsidRDefault="00387CF5" w:rsidP="00387CF5">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387CF5"/>
    <w:p w:rsidR="005C7720" w:rsidRDefault="005C7720" w:rsidP="00387CF5">
      <w:r>
        <w:t>Net als KabelOfLeiding is er ook een relatie met een mogelijke eis voorzorgmaatregel.</w:t>
      </w:r>
    </w:p>
    <w:p w:rsidR="00387CF5" w:rsidRDefault="00387CF5" w:rsidP="00E65E36">
      <w:pPr>
        <w:jc w:val="left"/>
        <w:rPr>
          <w:rFonts w:ascii="Arial" w:hAnsi="Arial" w:cs="Arial"/>
          <w:color w:val="000000"/>
        </w:rPr>
      </w:pPr>
    </w:p>
    <w:p w:rsidR="00E65E36" w:rsidRPr="0088419A" w:rsidRDefault="003E45FA" w:rsidP="00E65E36">
      <w:pPr>
        <w:pStyle w:val="subparagraaftitel"/>
      </w:pPr>
      <w:bookmarkStart w:id="576" w:name="_Toc467156146"/>
      <w:r>
        <w:lastRenderedPageBreak/>
        <w:t>ContainerLeidingelement</w:t>
      </w:r>
      <w:r w:rsidR="00283BD6">
        <w:t>.</w:t>
      </w:r>
      <w:bookmarkEnd w:id="576"/>
    </w:p>
    <w:p w:rsidR="00482647" w:rsidRDefault="00482647" w:rsidP="00E65E36">
      <w:pPr>
        <w:jc w:val="left"/>
      </w:pPr>
      <w:r>
        <w:t>Definitie: Abstract data object dat de gemeenschappelijke attributen en associaties bevat voor alle containerleidingelement objecten.</w:t>
      </w:r>
    </w:p>
    <w:p w:rsidR="00482647" w:rsidRDefault="00482647" w:rsidP="00E65E36">
      <w:pPr>
        <w:jc w:val="left"/>
      </w:pPr>
      <w:r>
        <w:t>Bron:</w:t>
      </w:r>
      <w:r w:rsidR="004C0CA8">
        <w:t xml:space="preserve"> IMKL2015</w:t>
      </w:r>
    </w:p>
    <w:p w:rsidR="00953A6F" w:rsidRDefault="00953A6F" w:rsidP="00E65E36">
      <w:pPr>
        <w:jc w:val="left"/>
      </w:pPr>
    </w:p>
    <w:p w:rsidR="00953A6F" w:rsidRDefault="007D61BE" w:rsidP="00E65E36">
      <w:pPr>
        <w:jc w:val="left"/>
      </w:pPr>
      <w:r>
        <w:rPr>
          <w:noProof/>
        </w:rPr>
        <w:drawing>
          <wp:anchor distT="0" distB="0" distL="114300" distR="114300" simplePos="0" relativeHeight="251652608" behindDoc="0" locked="0" layoutInCell="1" allowOverlap="1">
            <wp:simplePos x="0" y="0"/>
            <wp:positionH relativeFrom="column">
              <wp:posOffset>-5080</wp:posOffset>
            </wp:positionH>
            <wp:positionV relativeFrom="paragraph">
              <wp:posOffset>186690</wp:posOffset>
            </wp:positionV>
            <wp:extent cx="5501640" cy="4177665"/>
            <wp:effectExtent l="0" t="0" r="0" b="0"/>
            <wp:wrapTopAndBottom/>
            <wp:docPr id="50" name="Afbeelding 49" descr="12. IMKL2015 ContainerLeidingElemen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 IMKL2015 ContainerLeidingElement.wmf"/>
                    <pic:cNvPicPr/>
                  </pic:nvPicPr>
                  <pic:blipFill>
                    <a:blip r:embed="rId34" cstate="print"/>
                    <a:stretch>
                      <a:fillRect/>
                    </a:stretch>
                  </pic:blipFill>
                  <pic:spPr>
                    <a:xfrm>
                      <a:off x="0" y="0"/>
                      <a:ext cx="5501640" cy="4177665"/>
                    </a:xfrm>
                    <a:prstGeom prst="rect">
                      <a:avLst/>
                    </a:prstGeom>
                  </pic:spPr>
                </pic:pic>
              </a:graphicData>
            </a:graphic>
          </wp:anchor>
        </w:drawing>
      </w:r>
    </w:p>
    <w:p w:rsidR="00482647" w:rsidRDefault="00482647" w:rsidP="00E65E36">
      <w:pPr>
        <w:jc w:val="left"/>
      </w:pPr>
    </w:p>
    <w:p w:rsidR="00482647" w:rsidRDefault="005C7720" w:rsidP="00E65E36">
      <w:pPr>
        <w:jc w:val="left"/>
      </w:pPr>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E65E36">
      <w:pPr>
        <w:jc w:val="left"/>
      </w:pPr>
    </w:p>
    <w:p w:rsidR="00E104DB" w:rsidRDefault="003E45FA" w:rsidP="00E104DB">
      <w:pPr>
        <w:autoSpaceDE w:val="0"/>
        <w:autoSpaceDN w:val="0"/>
        <w:adjustRightInd w:val="0"/>
        <w:jc w:val="left"/>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482647">
      <w:pPr>
        <w:jc w:val="left"/>
      </w:pPr>
    </w:p>
    <w:p w:rsidR="00E10AC1" w:rsidRDefault="00971241" w:rsidP="00482647">
      <w:pPr>
        <w:jc w:val="left"/>
      </w:pPr>
      <w:r w:rsidRPr="00971241">
        <w:t>Containerleidingelementen kunnen bij meerdere thema’s geregistreerd staan. Ze moeten bij minstens één thema weergegeven worden maar het mag bij meerdere.</w:t>
      </w:r>
    </w:p>
    <w:p w:rsidR="00E10AC1" w:rsidRDefault="00E10AC1" w:rsidP="00482647">
      <w:pPr>
        <w:jc w:val="left"/>
      </w:pPr>
      <w:r>
        <w:t>Net als bij individuele leidingelementen is er een mogelijkheid om een eis voorzorgsmaatregel op te nemen.</w:t>
      </w:r>
    </w:p>
    <w:p w:rsidR="00E65E36" w:rsidRDefault="00E65E36" w:rsidP="00E65E36">
      <w:pPr>
        <w:pStyle w:val="subparagraaftitel"/>
      </w:pPr>
      <w:bookmarkStart w:id="577" w:name="_Toc434874135"/>
      <w:bookmarkStart w:id="578" w:name="_Toc434874204"/>
      <w:bookmarkStart w:id="579" w:name="_Toc434874287"/>
      <w:bookmarkStart w:id="580" w:name="_Toc434874355"/>
      <w:bookmarkStart w:id="581" w:name="_Toc434874632"/>
      <w:bookmarkStart w:id="582" w:name="_Toc434933265"/>
      <w:bookmarkStart w:id="583" w:name="_Toc434940498"/>
      <w:bookmarkStart w:id="584" w:name="_Toc434941815"/>
      <w:bookmarkStart w:id="585" w:name="_Toc434943356"/>
      <w:bookmarkStart w:id="586" w:name="_Toc434943787"/>
      <w:bookmarkStart w:id="587" w:name="_Toc434956111"/>
      <w:bookmarkStart w:id="588" w:name="_Toc399786896"/>
      <w:bookmarkStart w:id="589" w:name="_Toc467156147"/>
      <w:bookmarkEnd w:id="577"/>
      <w:bookmarkEnd w:id="578"/>
      <w:bookmarkEnd w:id="579"/>
      <w:bookmarkEnd w:id="580"/>
      <w:bookmarkEnd w:id="581"/>
      <w:bookmarkEnd w:id="582"/>
      <w:bookmarkEnd w:id="583"/>
      <w:bookmarkEnd w:id="584"/>
      <w:bookmarkEnd w:id="585"/>
      <w:bookmarkEnd w:id="586"/>
      <w:bookmarkEnd w:id="587"/>
      <w:r>
        <w:lastRenderedPageBreak/>
        <w:t xml:space="preserve">Relaties tussen </w:t>
      </w:r>
      <w:r w:rsidR="00031B8A">
        <w:t>K</w:t>
      </w:r>
      <w:r>
        <w:t xml:space="preserve">abelEnLeiding, </w:t>
      </w:r>
      <w:r w:rsidR="00FB6A21">
        <w:t xml:space="preserve">Leidingelement </w:t>
      </w:r>
      <w:r>
        <w:t>en container objecten</w:t>
      </w:r>
      <w:r w:rsidR="00283BD6">
        <w:t>.</w:t>
      </w:r>
      <w:bookmarkEnd w:id="588"/>
      <w:bookmarkEnd w:id="589"/>
      <w:r>
        <w:t xml:space="preserve"> </w:t>
      </w:r>
    </w:p>
    <w:p w:rsidR="00F9684A" w:rsidRDefault="002A26AD" w:rsidP="00E10AC1">
      <w:pPr>
        <w:jc w:val="left"/>
      </w:pPr>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E10AC1">
      <w:pPr>
        <w:jc w:val="left"/>
      </w:pPr>
    </w:p>
    <w:p w:rsidR="00E65E36" w:rsidRDefault="00E65E36" w:rsidP="00E10AC1">
      <w:pPr>
        <w:jc w:val="left"/>
      </w:pPr>
      <w:r>
        <w:t xml:space="preserve">De relaties die aangegeven kunnen worden </w:t>
      </w:r>
      <w:r w:rsidR="00F9684A">
        <w:t xml:space="preserve">met de respectievelijke associatie attributen </w:t>
      </w:r>
      <w:r>
        <w:t>zijn:</w:t>
      </w:r>
    </w:p>
    <w:p w:rsidR="00E65E36" w:rsidRDefault="00F9684A" w:rsidP="00E10AC1">
      <w:pPr>
        <w:jc w:val="left"/>
      </w:pPr>
      <w:r>
        <w:t xml:space="preserve">cables: </w:t>
      </w:r>
      <w:r w:rsidR="00E65E36">
        <w:t>mantelbuis verwijst naar de kabels die er in liggen;</w:t>
      </w:r>
    </w:p>
    <w:p w:rsidR="00E65E36" w:rsidRDefault="00F9684A" w:rsidP="00E10AC1">
      <w:pPr>
        <w:jc w:val="left"/>
      </w:pPr>
      <w:r>
        <w:t xml:space="preserve">pipes: </w:t>
      </w:r>
      <w:r w:rsidR="00E65E36">
        <w:t>mantelbuis verwijst naar buizen die er in liggen;</w:t>
      </w:r>
    </w:p>
    <w:p w:rsidR="00E65E36" w:rsidRDefault="00F9684A" w:rsidP="00E10AC1">
      <w:pPr>
        <w:jc w:val="left"/>
      </w:pPr>
      <w:r>
        <w:t xml:space="preserve">pipes: </w:t>
      </w:r>
      <w:r w:rsidR="00E65E36">
        <w:t xml:space="preserve"> mantelbuis verwijst naa</w:t>
      </w:r>
      <w:r>
        <w:t>r mantelbuizen die er in liggen;</w:t>
      </w:r>
    </w:p>
    <w:p w:rsidR="00E65E36" w:rsidRDefault="00F9684A" w:rsidP="00E10AC1">
      <w:pPr>
        <w:jc w:val="left"/>
      </w:pPr>
      <w:r>
        <w:t>cables: kabelbed</w:t>
      </w:r>
      <w:r w:rsidR="00E65E36">
        <w:t xml:space="preserve"> verwijst naar de kabels die er in liggen;</w:t>
      </w:r>
    </w:p>
    <w:p w:rsidR="00E65E36" w:rsidRDefault="00F9684A" w:rsidP="00E10AC1">
      <w:pPr>
        <w:jc w:val="left"/>
      </w:pPr>
      <w:r>
        <w:t>pipes: kabelbed</w:t>
      </w:r>
      <w:r w:rsidR="00E65E36">
        <w:t xml:space="preserve"> verwijst naar buizen die er in liggen;</w:t>
      </w:r>
    </w:p>
    <w:p w:rsidR="00F9684A" w:rsidRDefault="00F9684A" w:rsidP="00E10AC1">
      <w:pPr>
        <w:jc w:val="left"/>
      </w:pPr>
      <w:r>
        <w:t>pipes:kabelbed verwijst naar de mantelbuizen die er in liggen;</w:t>
      </w:r>
    </w:p>
    <w:p w:rsidR="00F9684A" w:rsidRDefault="00F9684A" w:rsidP="00E10AC1">
      <w:pPr>
        <w:jc w:val="left"/>
      </w:pPr>
      <w:r>
        <w:t>ducts: kabelbed verwijst naar kabelbedden die er in liggen.</w:t>
      </w:r>
    </w:p>
    <w:p w:rsidR="00F9684A" w:rsidRDefault="00F9684A" w:rsidP="00E65E36">
      <w:pPr>
        <w:spacing w:line="240" w:lineRule="auto"/>
        <w:jc w:val="left"/>
      </w:pPr>
    </w:p>
    <w:p w:rsidR="00E65E36" w:rsidRDefault="00E65E36" w:rsidP="00E65E36">
      <w:pPr>
        <w:spacing w:line="240" w:lineRule="auto"/>
        <w:jc w:val="left"/>
      </w:pPr>
    </w:p>
    <w:p w:rsidR="00E65E36" w:rsidRDefault="00E65E36" w:rsidP="00E65E36">
      <w:pPr>
        <w:spacing w:line="240" w:lineRule="auto"/>
        <w:jc w:val="left"/>
      </w:pPr>
      <w:r>
        <w:t>Deze relaties worden door de individuele kabels</w:t>
      </w:r>
      <w:r w:rsidR="00E10AC1">
        <w:t xml:space="preserve"> </w:t>
      </w:r>
      <w:r>
        <w:t>en</w:t>
      </w:r>
      <w:r w:rsidR="00E10AC1">
        <w:t xml:space="preserve"> </w:t>
      </w:r>
      <w:r>
        <w:t>leidingen overerft.</w:t>
      </w:r>
    </w:p>
    <w:p w:rsidR="00E65E36" w:rsidRDefault="00E65E36" w:rsidP="00E65E36">
      <w:pPr>
        <w:spacing w:line="240" w:lineRule="auto"/>
        <w:jc w:val="left"/>
      </w:pPr>
    </w:p>
    <w:p w:rsidR="00E65E36" w:rsidRDefault="00E65E36" w:rsidP="00E65E36">
      <w:pPr>
        <w:spacing w:line="240" w:lineRule="auto"/>
        <w:jc w:val="left"/>
      </w:pPr>
      <w:r>
        <w:t>Deze relaties zijn optioneel (want ze komen niet altijd voor) en voidable.</w:t>
      </w:r>
    </w:p>
    <w:p w:rsidR="00910148" w:rsidRDefault="00910148" w:rsidP="00E65E36">
      <w:pPr>
        <w:spacing w:line="240" w:lineRule="auto"/>
        <w:jc w:val="left"/>
      </w:pPr>
    </w:p>
    <w:p w:rsidR="003206BD" w:rsidRDefault="007D61BE" w:rsidP="00E65E36">
      <w:pPr>
        <w:spacing w:line="240" w:lineRule="auto"/>
        <w:jc w:val="left"/>
      </w:pPr>
      <w:r>
        <w:rPr>
          <w:noProof/>
        </w:rPr>
        <w:drawing>
          <wp:inline distT="0" distB="0" distL="0" distR="0">
            <wp:extent cx="5500370" cy="2873375"/>
            <wp:effectExtent l="0" t="0" r="0" b="0"/>
            <wp:docPr id="51" name="Afbeelding 50" descr="13. IMKL2015 RelatiesTussenCableDuctPip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IMKL2015 RelatiesTussenCableDuctPipe.wmf"/>
                    <pic:cNvPicPr/>
                  </pic:nvPicPr>
                  <pic:blipFill>
                    <a:blip r:embed="rId35" cstate="print"/>
                    <a:stretch>
                      <a:fillRect/>
                    </a:stretch>
                  </pic:blipFill>
                  <pic:spPr>
                    <a:xfrm>
                      <a:off x="0" y="0"/>
                      <a:ext cx="5500370" cy="2873375"/>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DF5D89" w:rsidRDefault="00DF5D89" w:rsidP="00E65E36">
      <w:pPr>
        <w:spacing w:line="240" w:lineRule="auto"/>
        <w:jc w:val="left"/>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212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6"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590" w:name="_Toc399786897"/>
    </w:p>
    <w:p w:rsidR="003E3B48" w:rsidRDefault="003E3B48" w:rsidP="003E3B48">
      <w:pPr>
        <w:spacing w:line="240" w:lineRule="auto"/>
        <w:jc w:val="left"/>
      </w:pPr>
    </w:p>
    <w:p w:rsidR="003E3B48" w:rsidRDefault="00855A12" w:rsidP="003E3B48">
      <w:pPr>
        <w:spacing w:line="240" w:lineRule="auto"/>
        <w:jc w:val="left"/>
      </w:pPr>
      <w:r>
        <w:rPr>
          <w:noProof/>
        </w:rPr>
        <w:drawing>
          <wp:anchor distT="0" distB="0" distL="114300" distR="114300" simplePos="0" relativeHeight="251634176" behindDoc="1" locked="0" layoutInCell="1" allowOverlap="1">
            <wp:simplePos x="0" y="0"/>
            <wp:positionH relativeFrom="column">
              <wp:posOffset>14605</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E65E36" w:rsidRPr="009D365E" w:rsidRDefault="00E65E36" w:rsidP="00E65E36">
      <w:pPr>
        <w:pStyle w:val="subparagraaftitel"/>
      </w:pPr>
      <w:bookmarkStart w:id="591" w:name="_Toc434874137"/>
      <w:bookmarkStart w:id="592" w:name="_Toc434874206"/>
      <w:bookmarkStart w:id="593" w:name="_Toc434874289"/>
      <w:bookmarkStart w:id="594" w:name="_Toc434874357"/>
      <w:bookmarkStart w:id="595" w:name="_Toc434874634"/>
      <w:bookmarkStart w:id="596" w:name="_Toc434933267"/>
      <w:bookmarkStart w:id="597" w:name="_Toc434940500"/>
      <w:bookmarkStart w:id="598" w:name="_Toc434941817"/>
      <w:bookmarkStart w:id="599" w:name="_Toc434943358"/>
      <w:bookmarkStart w:id="600" w:name="_Toc434943789"/>
      <w:bookmarkStart w:id="601" w:name="_Toc434956113"/>
      <w:bookmarkStart w:id="602" w:name="_Toc434874138"/>
      <w:bookmarkStart w:id="603" w:name="_Toc434874207"/>
      <w:bookmarkStart w:id="604" w:name="_Toc434874290"/>
      <w:bookmarkStart w:id="605" w:name="_Toc434874358"/>
      <w:bookmarkStart w:id="606" w:name="_Toc434874635"/>
      <w:bookmarkStart w:id="607" w:name="_Toc434933268"/>
      <w:bookmarkStart w:id="608" w:name="_Toc434940501"/>
      <w:bookmarkStart w:id="609" w:name="_Toc434941818"/>
      <w:bookmarkStart w:id="610" w:name="_Toc434943359"/>
      <w:bookmarkStart w:id="611" w:name="_Toc434943790"/>
      <w:bookmarkStart w:id="612" w:name="_Toc434956114"/>
      <w:bookmarkStart w:id="613" w:name="_Toc467156148"/>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r w:rsidRPr="009D365E">
        <w:t>Diagram per type kabel of leiding</w:t>
      </w:r>
      <w:r w:rsidR="00283BD6">
        <w:t>.</w:t>
      </w:r>
      <w:bookmarkEnd w:id="590"/>
      <w:bookmarkEnd w:id="613"/>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614" w:name="_Toc399786898"/>
    </w:p>
    <w:p w:rsidR="00E65E36" w:rsidRDefault="00E65E36" w:rsidP="00E65E36">
      <w:pPr>
        <w:pStyle w:val="subparagraaftitel"/>
      </w:pPr>
      <w:bookmarkStart w:id="615" w:name="_Toc467156149"/>
      <w:r>
        <w:lastRenderedPageBreak/>
        <w:t>Elektriciteitskabel</w:t>
      </w:r>
      <w:bookmarkEnd w:id="614"/>
      <w:r w:rsidR="00283BD6">
        <w:t>.</w:t>
      </w:r>
      <w:bookmarkEnd w:id="615"/>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AF5A3D" w:rsidP="00E65E36">
      <w:r>
        <w:rPr>
          <w:noProof/>
        </w:rPr>
        <w:drawing>
          <wp:anchor distT="0" distB="0" distL="114300" distR="114300" simplePos="0" relativeHeight="251664896" behindDoc="0" locked="0" layoutInCell="1" allowOverlap="1">
            <wp:simplePos x="0" y="0"/>
            <wp:positionH relativeFrom="column">
              <wp:posOffset>10160</wp:posOffset>
            </wp:positionH>
            <wp:positionV relativeFrom="paragraph">
              <wp:posOffset>1017270</wp:posOffset>
            </wp:positionV>
            <wp:extent cx="5501640" cy="5470525"/>
            <wp:effectExtent l="0" t="0" r="0" b="0"/>
            <wp:wrapTopAndBottom/>
            <wp:docPr id="16" name="Afbeelding 15" descr="14. IMKL2015 Elektriciteitskabe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IMKL2015 Elektriciteitskabel.wmf"/>
                    <pic:cNvPicPr/>
                  </pic:nvPicPr>
                  <pic:blipFill>
                    <a:blip r:embed="rId38" cstate="print"/>
                    <a:stretch>
                      <a:fillRect/>
                    </a:stretch>
                  </pic:blipFill>
                  <pic:spPr>
                    <a:xfrm>
                      <a:off x="0" y="0"/>
                      <a:ext cx="5501640" cy="5470525"/>
                    </a:xfrm>
                    <a:prstGeom prst="rect">
                      <a:avLst/>
                    </a:prstGeom>
                  </pic:spPr>
                </pic:pic>
              </a:graphicData>
            </a:graphic>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910148" w:rsidRDefault="00910148" w:rsidP="00E65E36"/>
    <w:p w:rsidR="00AF5A3D" w:rsidRDefault="00AF5A3D" w:rsidP="00E65E36"/>
    <w:p w:rsidR="00910148" w:rsidRDefault="00910148" w:rsidP="00E65E36"/>
    <w:p w:rsidR="00953A6F" w:rsidRDefault="00953A6F" w:rsidP="00E65E36"/>
    <w:p w:rsidR="003206BD" w:rsidRDefault="003206BD" w:rsidP="00E65E36"/>
    <w:p w:rsidR="003206BD" w:rsidRDefault="003206BD" w:rsidP="00E65E36"/>
    <w:p w:rsidR="00E65E36" w:rsidRDefault="00E65E36" w:rsidP="00E65E36">
      <w:pPr>
        <w:pStyle w:val="subparagraaftitel"/>
      </w:pPr>
      <w:bookmarkStart w:id="616" w:name="_Toc399786899"/>
      <w:bookmarkStart w:id="617" w:name="_Toc467156150"/>
      <w:r>
        <w:t>Telecom</w:t>
      </w:r>
      <w:r w:rsidR="00031B8A">
        <w:t>municatie</w:t>
      </w:r>
      <w:r>
        <w:t>kabel</w:t>
      </w:r>
      <w:bookmarkEnd w:id="616"/>
      <w:r w:rsidR="00283BD6">
        <w:t>.</w:t>
      </w:r>
      <w:bookmarkEnd w:id="617"/>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E65E36" w:rsidP="004532E6">
      <w:r>
        <w:t xml:space="preserve">Van </w:t>
      </w:r>
      <w:r w:rsidR="002A26AD">
        <w:t>INSPIRE</w:t>
      </w:r>
      <w:r>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AF5A3D" w:rsidP="00E65E36">
      <w:r>
        <w:rPr>
          <w:noProof/>
        </w:rPr>
        <w:drawing>
          <wp:anchor distT="0" distB="0" distL="114300" distR="114300" simplePos="0" relativeHeight="251666944" behindDoc="0" locked="0" layoutInCell="1" allowOverlap="1">
            <wp:simplePos x="0" y="0"/>
            <wp:positionH relativeFrom="column">
              <wp:posOffset>13335</wp:posOffset>
            </wp:positionH>
            <wp:positionV relativeFrom="paragraph">
              <wp:posOffset>139700</wp:posOffset>
            </wp:positionV>
            <wp:extent cx="5501640" cy="4413885"/>
            <wp:effectExtent l="0" t="0" r="0" b="0"/>
            <wp:wrapTopAndBottom/>
            <wp:docPr id="21" name="Afbeelding 20" descr="15. IMKL2015 TelecommunicationsCabl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 IMKL2015 TelecommunicationsCable.wmf"/>
                    <pic:cNvPicPr/>
                  </pic:nvPicPr>
                  <pic:blipFill>
                    <a:blip r:embed="rId39" cstate="print"/>
                    <a:stretch>
                      <a:fillRect/>
                    </a:stretch>
                  </pic:blipFill>
                  <pic:spPr>
                    <a:xfrm>
                      <a:off x="0" y="0"/>
                      <a:ext cx="5501640" cy="4413885"/>
                    </a:xfrm>
                    <a:prstGeom prst="rect">
                      <a:avLst/>
                    </a:prstGeom>
                  </pic:spPr>
                </pic:pic>
              </a:graphicData>
            </a:graphic>
          </wp:anchor>
        </w:drawing>
      </w:r>
    </w:p>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618" w:name="_Toc399786900"/>
      <w:bookmarkStart w:id="619" w:name="_Toc467156151"/>
      <w:r>
        <w:lastRenderedPageBreak/>
        <w:t>Olie-gas-chemicalienpijpleiding</w:t>
      </w:r>
      <w:bookmarkEnd w:id="618"/>
      <w:r w:rsidR="00283BD6">
        <w:t>.</w:t>
      </w:r>
      <w:bookmarkEnd w:id="619"/>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4500245"/>
            <wp:effectExtent l="0" t="0" r="0" b="0"/>
            <wp:docPr id="24" name="Afbeelding 23" descr="16. IMKL2015 Olie-gas-chemicaliën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 IMKL2015 Olie-gas-chemicaliënpijpleiding.wmf"/>
                    <pic:cNvPicPr/>
                  </pic:nvPicPr>
                  <pic:blipFill>
                    <a:blip r:embed="rId40" cstate="print"/>
                    <a:stretch>
                      <a:fillRect/>
                    </a:stretch>
                  </pic:blipFill>
                  <pic:spPr>
                    <a:xfrm>
                      <a:off x="0" y="0"/>
                      <a:ext cx="5500370" cy="4500245"/>
                    </a:xfrm>
                    <a:prstGeom prst="rect">
                      <a:avLst/>
                    </a:prstGeom>
                  </pic:spPr>
                </pic:pic>
              </a:graphicData>
            </a:graphic>
          </wp:inline>
        </w:drawing>
      </w:r>
      <w:r w:rsidR="00E65E36">
        <w:br w:type="page"/>
      </w:r>
    </w:p>
    <w:p w:rsidR="00E65E36" w:rsidRDefault="00E65E36" w:rsidP="00E65E36">
      <w:pPr>
        <w:pStyle w:val="subparagraaftitel"/>
      </w:pPr>
      <w:bookmarkStart w:id="620" w:name="_Toc399786901"/>
      <w:bookmarkStart w:id="621" w:name="_Toc467156152"/>
      <w:r>
        <w:lastRenderedPageBreak/>
        <w:t>Rioolleiding</w:t>
      </w:r>
      <w:bookmarkEnd w:id="620"/>
      <w:r w:rsidR="00283BD6">
        <w:t>.</w:t>
      </w:r>
      <w:bookmarkEnd w:id="621"/>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492750"/>
            <wp:effectExtent l="0" t="0" r="0" b="0"/>
            <wp:docPr id="25" name="Afbeelding 24" descr="17. IMKL2015 Riool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 IMKL2015 Rioolleiding.wmf"/>
                    <pic:cNvPicPr/>
                  </pic:nvPicPr>
                  <pic:blipFill>
                    <a:blip r:embed="rId41" cstate="print"/>
                    <a:stretch>
                      <a:fillRect/>
                    </a:stretch>
                  </pic:blipFill>
                  <pic:spPr>
                    <a:xfrm>
                      <a:off x="0" y="0"/>
                      <a:ext cx="5500370" cy="5492750"/>
                    </a:xfrm>
                    <a:prstGeom prst="rect">
                      <a:avLst/>
                    </a:prstGeom>
                  </pic:spPr>
                </pic:pic>
              </a:graphicData>
            </a:graphic>
          </wp:inline>
        </w:drawing>
      </w:r>
      <w:r w:rsidR="00E65E36">
        <w:br w:type="page"/>
      </w:r>
    </w:p>
    <w:p w:rsidR="00E65E36" w:rsidRDefault="00E65E36" w:rsidP="00E65E36">
      <w:pPr>
        <w:pStyle w:val="subparagraaftitel"/>
      </w:pPr>
      <w:bookmarkStart w:id="622" w:name="_Toc399786902"/>
      <w:bookmarkStart w:id="623" w:name="_Toc467156153"/>
      <w:r>
        <w:lastRenderedPageBreak/>
        <w:t>Waterleiding</w:t>
      </w:r>
      <w:bookmarkEnd w:id="622"/>
      <w:r w:rsidR="00283BD6">
        <w:t>.</w:t>
      </w:r>
      <w:bookmarkEnd w:id="623"/>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 xml:space="preserve"> 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AF5A3D" w:rsidP="00E65E36">
      <w:pPr>
        <w:spacing w:line="240" w:lineRule="auto"/>
        <w:jc w:val="left"/>
        <w:rPr>
          <w:sz w:val="20"/>
        </w:rPr>
      </w:pPr>
      <w:r>
        <w:rPr>
          <w:noProof/>
        </w:rPr>
        <w:drawing>
          <wp:inline distT="0" distB="0" distL="0" distR="0">
            <wp:extent cx="5500370" cy="5391150"/>
            <wp:effectExtent l="0" t="0" r="0" b="0"/>
            <wp:docPr id="27" name="Afbeelding 26" descr="18. IMKL2015 Water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IMKL2015 Waterleiding.wmf"/>
                    <pic:cNvPicPr/>
                  </pic:nvPicPr>
                  <pic:blipFill>
                    <a:blip r:embed="rId42" cstate="print"/>
                    <a:stretch>
                      <a:fillRect/>
                    </a:stretch>
                  </pic:blipFill>
                  <pic:spPr>
                    <a:xfrm>
                      <a:off x="0" y="0"/>
                      <a:ext cx="5500370" cy="5391150"/>
                    </a:xfrm>
                    <a:prstGeom prst="rect">
                      <a:avLst/>
                    </a:prstGeom>
                  </pic:spPr>
                </pic:pic>
              </a:graphicData>
            </a:graphic>
          </wp:inline>
        </w:drawing>
      </w:r>
      <w:r w:rsidR="00E65E36">
        <w:br w:type="page"/>
      </w:r>
    </w:p>
    <w:p w:rsidR="00E65E36" w:rsidRDefault="00E65E36" w:rsidP="00E65E36">
      <w:pPr>
        <w:pStyle w:val="subparagraaftitel"/>
      </w:pPr>
      <w:bookmarkStart w:id="624" w:name="_Toc399786903"/>
      <w:bookmarkStart w:id="625" w:name="_Toc467156154"/>
      <w:r>
        <w:lastRenderedPageBreak/>
        <w:t>Thermische pijpleiding</w:t>
      </w:r>
      <w:bookmarkEnd w:id="624"/>
      <w:r w:rsidR="00283BD6">
        <w:t>.</w:t>
      </w:r>
      <w:bookmarkEnd w:id="625"/>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AF5A3D" w:rsidP="00512EFD">
      <w:r>
        <w:rPr>
          <w:noProof/>
        </w:rPr>
        <w:drawing>
          <wp:anchor distT="0" distB="0" distL="114300" distR="114300" simplePos="0" relativeHeight="251668992" behindDoc="0" locked="0" layoutInCell="1" allowOverlap="1">
            <wp:simplePos x="0" y="0"/>
            <wp:positionH relativeFrom="column">
              <wp:posOffset>-5715</wp:posOffset>
            </wp:positionH>
            <wp:positionV relativeFrom="paragraph">
              <wp:posOffset>991235</wp:posOffset>
            </wp:positionV>
            <wp:extent cx="5501640" cy="5549265"/>
            <wp:effectExtent l="0" t="0" r="0" b="0"/>
            <wp:wrapTopAndBottom/>
            <wp:docPr id="29" name="Afbeelding 28" descr="19. IMKL2015 Thermische pijpleiding.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 IMKL2015 Thermische pijpleiding.wmf"/>
                    <pic:cNvPicPr/>
                  </pic:nvPicPr>
                  <pic:blipFill>
                    <a:blip r:embed="rId43" cstate="print"/>
                    <a:stretch>
                      <a:fillRect/>
                    </a:stretch>
                  </pic:blipFill>
                  <pic:spPr>
                    <a:xfrm>
                      <a:off x="0" y="0"/>
                      <a:ext cx="5501640" cy="5549265"/>
                    </a:xfrm>
                    <a:prstGeom prst="rect">
                      <a:avLst/>
                    </a:prstGeom>
                  </pic:spPr>
                </pic:pic>
              </a:graphicData>
            </a:graphic>
          </wp:anchor>
        </w:drawing>
      </w:r>
      <w:r w:rsidR="00E65E36">
        <w:t xml:space="preserve">Van </w:t>
      </w:r>
      <w:r w:rsidR="002A26AD">
        <w:t>INSPIRE</w:t>
      </w:r>
      <w:r w:rsidR="00E65E36">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C01AE5" w:rsidP="00E65E36">
      <w:pPr>
        <w:jc w:val="left"/>
      </w:pPr>
      <w:r>
        <w:t xml:space="preserve">In bijlage </w:t>
      </w:r>
      <w:r w:rsidR="00FE1681">
        <w:t>2</w:t>
      </w:r>
      <w:r>
        <w:t xml:space="preserve"> staan</w:t>
      </w:r>
      <w:r w:rsidR="00E65E36">
        <w:t xml:space="preserve"> de waarden</w:t>
      </w:r>
      <w:r>
        <w:t xml:space="preserve"> voor </w:t>
      </w:r>
      <w:r w:rsidR="00B105CC">
        <w:t>de producttypen.</w:t>
      </w:r>
    </w:p>
    <w:p w:rsidR="00A066AD" w:rsidRDefault="00A066AD" w:rsidP="00E65E36">
      <w:pPr>
        <w:jc w:val="left"/>
      </w:pPr>
    </w:p>
    <w:p w:rsidR="00DB2583" w:rsidRDefault="00DB2583" w:rsidP="00E65E36">
      <w:pPr>
        <w:jc w:val="left"/>
        <w:rPr>
          <w:ins w:id="626" w:author="Paul Janssen" w:date="2016-11-17T13:06:00Z"/>
        </w:rPr>
      </w:pPr>
    </w:p>
    <w:p w:rsidR="00DB2583" w:rsidRDefault="00DB2583">
      <w:pPr>
        <w:spacing w:line="240" w:lineRule="auto"/>
        <w:jc w:val="left"/>
        <w:rPr>
          <w:ins w:id="627" w:author="Paul Janssen" w:date="2016-11-17T13:06:00Z"/>
        </w:rPr>
      </w:pPr>
      <w:ins w:id="628" w:author="Paul Janssen" w:date="2016-11-17T13:06:00Z">
        <w:r>
          <w:br w:type="page"/>
        </w:r>
      </w:ins>
    </w:p>
    <w:p w:rsidR="00DB2583" w:rsidRDefault="00DB2583" w:rsidP="00DB2583">
      <w:pPr>
        <w:pStyle w:val="subparagraaftitel"/>
        <w:rPr>
          <w:ins w:id="629" w:author="Paul Janssen" w:date="2016-11-17T13:07:00Z"/>
        </w:rPr>
      </w:pPr>
      <w:bookmarkStart w:id="630" w:name="_Toc467156155"/>
      <w:ins w:id="631" w:author="Paul Janssen" w:date="2016-11-17T13:08:00Z">
        <w:r w:rsidRPr="00A013ED">
          <w:rPr>
            <w:highlight w:val="yellow"/>
            <w:rPrChange w:id="632" w:author="Paul Janssen" w:date="2016-11-17T16:23:00Z">
              <w:rPr/>
            </w:rPrChange>
          </w:rPr>
          <w:lastRenderedPageBreak/>
          <w:t xml:space="preserve">Overig </w:t>
        </w:r>
      </w:ins>
      <w:ins w:id="633" w:author="Paul Janssen" w:date="2016-11-17T13:46:00Z">
        <w:r w:rsidR="004E51D4" w:rsidRPr="00A013ED">
          <w:rPr>
            <w:highlight w:val="yellow"/>
            <w:rPrChange w:id="634" w:author="Paul Janssen" w:date="2016-11-17T16:23:00Z">
              <w:rPr/>
            </w:rPrChange>
          </w:rPr>
          <w:t xml:space="preserve">en </w:t>
        </w:r>
      </w:ins>
      <w:ins w:id="635" w:author="Paul Janssen" w:date="2016-11-17T13:08:00Z">
        <w:r w:rsidRPr="00A013ED">
          <w:rPr>
            <w:highlight w:val="yellow"/>
            <w:rPrChange w:id="636" w:author="Paul Janssen" w:date="2016-11-17T16:23:00Z">
              <w:rPr/>
            </w:rPrChange>
          </w:rPr>
          <w:t>Weesleiding</w:t>
        </w:r>
      </w:ins>
      <w:ins w:id="637" w:author="Paul Janssen" w:date="2016-11-17T13:07:00Z">
        <w:r w:rsidRPr="00A013ED">
          <w:rPr>
            <w:highlight w:val="yellow"/>
            <w:rPrChange w:id="638" w:author="Paul Janssen" w:date="2016-11-17T16:23:00Z">
              <w:rPr/>
            </w:rPrChange>
          </w:rPr>
          <w:t>.</w:t>
        </w:r>
        <w:bookmarkEnd w:id="630"/>
      </w:ins>
    </w:p>
    <w:p w:rsidR="00DB2583" w:rsidRDefault="00DB2583" w:rsidP="00DB2583">
      <w:pPr>
        <w:jc w:val="left"/>
        <w:rPr>
          <w:ins w:id="639" w:author="Paul Janssen" w:date="2016-11-17T13:07:00Z"/>
        </w:rPr>
      </w:pPr>
    </w:p>
    <w:p w:rsidR="00DB2583" w:rsidRPr="00DB2583" w:rsidRDefault="00DB2583" w:rsidP="00DB2583">
      <w:pPr>
        <w:spacing w:after="1"/>
        <w:rPr>
          <w:ins w:id="640" w:author="Paul Janssen" w:date="2016-11-17T13:09:00Z"/>
          <w:rPrChange w:id="641" w:author="Paul Janssen" w:date="2016-11-17T13:09:00Z">
            <w:rPr>
              <w:ins w:id="642" w:author="Paul Janssen" w:date="2016-11-17T13:09:00Z"/>
              <w:rFonts w:ascii="Segoe UI" w:hAnsi="Segoe UI" w:cs="Segoe UI"/>
              <w:sz w:val="18"/>
              <w:szCs w:val="18"/>
            </w:rPr>
          </w:rPrChange>
        </w:rPr>
      </w:pPr>
      <w:ins w:id="643" w:author="Paul Janssen" w:date="2016-11-17T13:07:00Z">
        <w:r>
          <w:t>Definitie</w:t>
        </w:r>
      </w:ins>
      <w:ins w:id="644" w:author="Paul Janssen" w:date="2016-11-17T13:46:00Z">
        <w:r w:rsidR="004E51D4">
          <w:t xml:space="preserve"> Overig</w:t>
        </w:r>
      </w:ins>
      <w:ins w:id="645" w:author="Paul Janssen" w:date="2016-11-17T13:07:00Z">
        <w:r>
          <w:t xml:space="preserve">: </w:t>
        </w:r>
      </w:ins>
      <w:ins w:id="646" w:author="Paul Janssen" w:date="2016-11-17T13:09:00Z">
        <w:r w:rsidRPr="00DB2583">
          <w:rPr>
            <w:rPrChange w:id="647" w:author="Paul Janssen" w:date="2016-11-17T13:09:00Z">
              <w:rPr>
                <w:rFonts w:ascii="Segoe UI" w:hAnsi="Segoe UI" w:cs="Segoe UI"/>
                <w:sz w:val="18"/>
                <w:szCs w:val="18"/>
              </w:rPr>
            </w:rPrChange>
          </w:rPr>
          <w:t xml:space="preserve">Een type </w:t>
        </w:r>
      </w:ins>
      <w:ins w:id="648" w:author="Paul Janssen" w:date="2016-11-17T13:10:00Z">
        <w:r>
          <w:t>kabel</w:t>
        </w:r>
      </w:ins>
      <w:ins w:id="649" w:author="Paul Janssen" w:date="2016-11-17T13:09:00Z">
        <w:r w:rsidRPr="00DB2583">
          <w:rPr>
            <w:rPrChange w:id="650" w:author="Paul Janssen" w:date="2016-11-17T13:09:00Z">
              <w:rPr>
                <w:rFonts w:ascii="Segoe UI" w:hAnsi="Segoe UI" w:cs="Segoe UI"/>
                <w:sz w:val="18"/>
                <w:szCs w:val="18"/>
              </w:rPr>
            </w:rPrChange>
          </w:rPr>
          <w:t xml:space="preserve"> of leiding die niet onder de andere benoemde typen valt.</w:t>
        </w:r>
      </w:ins>
    </w:p>
    <w:p w:rsidR="00DB2583" w:rsidRPr="00DB2583" w:rsidRDefault="00DB2583" w:rsidP="00DB2583">
      <w:pPr>
        <w:jc w:val="left"/>
        <w:rPr>
          <w:ins w:id="651" w:author="Paul Janssen" w:date="2016-11-17T13:09:00Z"/>
          <w:rPrChange w:id="652" w:author="Paul Janssen" w:date="2016-11-17T13:09:00Z">
            <w:rPr>
              <w:ins w:id="653" w:author="Paul Janssen" w:date="2016-11-17T13:09:00Z"/>
              <w:rFonts w:ascii="Segoe UI" w:hAnsi="Segoe UI" w:cs="Segoe UI"/>
              <w:sz w:val="18"/>
              <w:szCs w:val="18"/>
            </w:rPr>
          </w:rPrChange>
        </w:rPr>
      </w:pPr>
    </w:p>
    <w:p w:rsidR="00DB2583" w:rsidRPr="00DB2583" w:rsidRDefault="00DB2583" w:rsidP="00DB2583">
      <w:pPr>
        <w:jc w:val="left"/>
        <w:rPr>
          <w:ins w:id="654" w:author="Paul Janssen" w:date="2016-11-17T13:09:00Z"/>
          <w:rPrChange w:id="655" w:author="Paul Janssen" w:date="2016-11-17T13:09:00Z">
            <w:rPr>
              <w:ins w:id="656" w:author="Paul Janssen" w:date="2016-11-17T13:09:00Z"/>
              <w:rFonts w:ascii="Segoe UI" w:hAnsi="Segoe UI" w:cs="Segoe UI"/>
              <w:sz w:val="18"/>
              <w:szCs w:val="18"/>
            </w:rPr>
          </w:rPrChange>
        </w:rPr>
      </w:pPr>
      <w:ins w:id="657" w:author="Paul Janssen" w:date="2016-11-17T13:09:00Z">
        <w:r w:rsidRPr="00DB2583">
          <w:rPr>
            <w:rPrChange w:id="658" w:author="Paul Janssen" w:date="2016-11-17T13:09:00Z">
              <w:rPr>
                <w:rFonts w:ascii="Segoe UI" w:hAnsi="Segoe UI" w:cs="Segoe UI"/>
                <w:sz w:val="18"/>
                <w:szCs w:val="18"/>
              </w:rPr>
            </w:rPrChange>
          </w:rPr>
          <w:t>Bijvoorbeeld een weesleiding maar ook leidingen voor voedingsmiddelen, landbouwproducten vallen hieronder.</w:t>
        </w:r>
      </w:ins>
    </w:p>
    <w:p w:rsidR="00DB2583" w:rsidRDefault="00DB2583" w:rsidP="00DB2583">
      <w:pPr>
        <w:jc w:val="left"/>
        <w:rPr>
          <w:ins w:id="659" w:author="Paul Janssen" w:date="2016-11-17T13:07:00Z"/>
        </w:rPr>
      </w:pPr>
      <w:ins w:id="660" w:author="Paul Janssen" w:date="2016-11-17T13:07:00Z">
        <w:r>
          <w:t xml:space="preserve">Bron: </w:t>
        </w:r>
      </w:ins>
      <w:ins w:id="661" w:author="Paul Janssen" w:date="2016-11-17T13:08:00Z">
        <w:r>
          <w:t>IMKL</w:t>
        </w:r>
      </w:ins>
    </w:p>
    <w:p w:rsidR="00DB2583" w:rsidRDefault="00DB2583" w:rsidP="00DB2583">
      <w:pPr>
        <w:jc w:val="left"/>
        <w:rPr>
          <w:ins w:id="662" w:author="Paul Janssen" w:date="2016-11-17T13:07:00Z"/>
        </w:rPr>
      </w:pPr>
    </w:p>
    <w:p w:rsidR="00DB2583" w:rsidRDefault="00DB2583" w:rsidP="00DB2583">
      <w:pPr>
        <w:jc w:val="left"/>
        <w:rPr>
          <w:ins w:id="663" w:author="Paul Janssen" w:date="2016-11-17T13:07:00Z"/>
        </w:rPr>
      </w:pPr>
      <w:ins w:id="664" w:author="Paul Janssen" w:date="2016-11-17T13:10:00Z">
        <w:r>
          <w:t xml:space="preserve">In INSPIRE is er geen mogelijkheid om andere kabels of leidingen op te nemen dan de benoemde typen. </w:t>
        </w:r>
      </w:ins>
      <w:ins w:id="665" w:author="Paul Janssen" w:date="2016-11-17T13:13:00Z">
        <w:r>
          <w:t>De klasse</w:t>
        </w:r>
      </w:ins>
      <w:ins w:id="666" w:author="Paul Janssen" w:date="2016-11-17T13:11:00Z">
        <w:r>
          <w:t xml:space="preserve"> Overig wordt gebruikt indien de kabel of leiding niet met een andere kan worden aangeduid</w:t>
        </w:r>
      </w:ins>
      <w:ins w:id="667" w:author="Paul Janssen" w:date="2016-11-17T13:50:00Z">
        <w:r w:rsidR="004E51D4">
          <w:t xml:space="preserve"> of onbekend is</w:t>
        </w:r>
      </w:ins>
      <w:ins w:id="668" w:author="Paul Janssen" w:date="2016-11-17T13:11:00Z">
        <w:r>
          <w:t xml:space="preserve">. </w:t>
        </w:r>
      </w:ins>
      <w:ins w:id="669" w:author="Paul Janssen" w:date="2016-11-17T13:14:00Z">
        <w:r>
          <w:t>Dit geldt in veel gevallen ook voor de weesleiding.</w:t>
        </w:r>
      </w:ins>
      <w:ins w:id="670" w:author="Paul Janssen" w:date="2016-11-17T16:31:00Z">
        <w:r w:rsidR="005A10AC">
          <w:t xml:space="preserve"> E</w:t>
        </w:r>
      </w:ins>
      <w:ins w:id="671" w:author="Paul Janssen" w:date="2016-11-17T16:32:00Z">
        <w:r w:rsidR="005A10AC">
          <w:t>r is een klasse OverigSpecifiek gemaakt om de INSPIRE attributen pipeDiameter, pressure en producttype ook voor Overig te kunnen gebruiken.</w:t>
        </w:r>
      </w:ins>
    </w:p>
    <w:p w:rsidR="00DB2583" w:rsidRDefault="00DB2583" w:rsidP="00E65E36">
      <w:pPr>
        <w:jc w:val="left"/>
        <w:rPr>
          <w:ins w:id="672" w:author="Paul Janssen" w:date="2016-11-17T13:07:00Z"/>
        </w:rPr>
      </w:pPr>
    </w:p>
    <w:p w:rsidR="00DB2583" w:rsidRDefault="004E51D4">
      <w:pPr>
        <w:spacing w:line="240" w:lineRule="auto"/>
        <w:jc w:val="left"/>
        <w:rPr>
          <w:ins w:id="673" w:author="Paul Janssen" w:date="2016-11-17T13:07:00Z"/>
        </w:rPr>
      </w:pPr>
      <w:ins w:id="674" w:author="Paul Janssen" w:date="2016-11-17T13:45:00Z">
        <w:r>
          <w:rPr>
            <w:noProof/>
          </w:rPr>
          <w:drawing>
            <wp:inline distT="0" distB="0" distL="0" distR="0">
              <wp:extent cx="5500370" cy="518858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9b. IMKL2015 Overig - Weesleiding.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188585"/>
                      </a:xfrm>
                      <a:prstGeom prst="rect">
                        <a:avLst/>
                      </a:prstGeom>
                    </pic:spPr>
                  </pic:pic>
                </a:graphicData>
              </a:graphic>
            </wp:inline>
          </w:drawing>
        </w:r>
      </w:ins>
      <w:ins w:id="675" w:author="Paul Janssen" w:date="2016-11-17T13:07:00Z">
        <w:r w:rsidR="00DB2583">
          <w:br w:type="page"/>
        </w:r>
      </w:ins>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676" w:name="_Toc434940509"/>
      <w:bookmarkStart w:id="677" w:name="_Toc434941826"/>
      <w:bookmarkStart w:id="678" w:name="_Toc434943367"/>
      <w:bookmarkStart w:id="679" w:name="_Toc434943798"/>
      <w:bookmarkStart w:id="680" w:name="_Toc434956122"/>
      <w:bookmarkStart w:id="681" w:name="_Toc434940510"/>
      <w:bookmarkStart w:id="682" w:name="_Toc434941827"/>
      <w:bookmarkStart w:id="683" w:name="_Toc434943368"/>
      <w:bookmarkStart w:id="684" w:name="_Toc434943799"/>
      <w:bookmarkStart w:id="685" w:name="_Toc434956123"/>
      <w:bookmarkStart w:id="686" w:name="_Toc434940511"/>
      <w:bookmarkStart w:id="687" w:name="_Toc434941828"/>
      <w:bookmarkStart w:id="688" w:name="_Toc434943369"/>
      <w:bookmarkStart w:id="689" w:name="_Toc434943800"/>
      <w:bookmarkStart w:id="690" w:name="_Toc434956124"/>
      <w:bookmarkStart w:id="691" w:name="_Toc434940512"/>
      <w:bookmarkStart w:id="692" w:name="_Toc434941829"/>
      <w:bookmarkStart w:id="693" w:name="_Toc434943370"/>
      <w:bookmarkStart w:id="694" w:name="_Toc434943801"/>
      <w:bookmarkStart w:id="695" w:name="_Toc434956125"/>
      <w:bookmarkStart w:id="696" w:name="_Toc399786904"/>
      <w:bookmarkStart w:id="697" w:name="_Toc467156156"/>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r>
        <w:t>Leidingelementen per type net (thema)</w:t>
      </w:r>
      <w:bookmarkEnd w:id="696"/>
      <w:r w:rsidR="00283BD6">
        <w:t>.</w:t>
      </w:r>
      <w:bookmarkEnd w:id="697"/>
    </w:p>
    <w:p w:rsidR="00E65E36" w:rsidRDefault="00AF5A3D" w:rsidP="00E65E36">
      <w:r>
        <w:rPr>
          <w:noProof/>
        </w:rPr>
        <w:drawing>
          <wp:anchor distT="0" distB="0" distL="114300" distR="114300" simplePos="0" relativeHeight="251671040" behindDoc="0" locked="0" layoutInCell="1" allowOverlap="1">
            <wp:simplePos x="0" y="0"/>
            <wp:positionH relativeFrom="column">
              <wp:posOffset>-5715</wp:posOffset>
            </wp:positionH>
            <wp:positionV relativeFrom="paragraph">
              <wp:posOffset>828040</wp:posOffset>
            </wp:positionV>
            <wp:extent cx="5501640" cy="3152775"/>
            <wp:effectExtent l="0" t="0" r="0" b="0"/>
            <wp:wrapTopAndBottom/>
            <wp:docPr id="30" name="Afbeelding 29" descr="20. IMKL2015 Leidingelement per thema.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 IMKL2015 Leidingelement per thema.wmf"/>
                    <pic:cNvPicPr/>
                  </pic:nvPicPr>
                  <pic:blipFill>
                    <a:blip r:embed="rId45" cstate="print"/>
                    <a:stretch>
                      <a:fillRect/>
                    </a:stretch>
                  </pic:blipFill>
                  <pic:spPr>
                    <a:xfrm>
                      <a:off x="0" y="0"/>
                      <a:ext cx="5501640" cy="3152775"/>
                    </a:xfrm>
                    <a:prstGeom prst="rect">
                      <a:avLst/>
                    </a:prstGeom>
                  </pic:spPr>
                </pic:pic>
              </a:graphicData>
            </a:graphic>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E65E36" w:rsidRDefault="00E65E36" w:rsidP="00A26E72">
      <w:pPr>
        <w:spacing w:line="240" w:lineRule="atLeast"/>
      </w:pPr>
    </w:p>
    <w:p w:rsidR="00EE7BB1" w:rsidRDefault="003515CC">
      <w:pPr>
        <w:pStyle w:val="subparagraaftitel"/>
      </w:pPr>
      <w:bookmarkStart w:id="698" w:name="_Toc467156157"/>
      <w:r>
        <w:rPr>
          <w:noProof/>
        </w:rPr>
        <w:drawing>
          <wp:anchor distT="0" distB="0" distL="114300" distR="114300" simplePos="0" relativeHeight="251630080"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698"/>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lastRenderedPageBreak/>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40320"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wordt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Default="00971241" w:rsidP="003657E7">
      <w:pPr>
        <w:numPr>
          <w:ilvl w:val="0"/>
          <w:numId w:val="47"/>
        </w:numPr>
        <w:spacing w:before="100" w:beforeAutospacing="1" w:after="100" w:afterAutospacing="1"/>
        <w:jc w:val="left"/>
      </w:pPr>
      <w:r w:rsidRPr="00971241">
        <w:t>De afspraak dat een identifier binnen een GML document ook gebruikt om een gml:id te construeren wordt legt ook beperkingen op aan de identifier. Deze worden echter al afgevangen door de NEN3610 beperkingen.</w:t>
      </w:r>
    </w:p>
    <w:p w:rsidR="00F9768C" w:rsidRPr="00A67F65" w:rsidRDefault="00971241" w:rsidP="00F9768C">
      <w:r w:rsidRPr="00971241">
        <w:t>In NEN3610 en INSPIRE kunnen identifiers ook nog voorzien zijn van een versienummer van een object. Deze versies zijn van belang als er verschillende (historische) versies van eenzelfde object onderscheiden moeten 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699" w:name="_Toc434874148"/>
      <w:bookmarkStart w:id="700" w:name="_Toc434874217"/>
      <w:bookmarkStart w:id="701" w:name="_Toc434874300"/>
      <w:bookmarkStart w:id="702" w:name="_Toc434874368"/>
      <w:bookmarkStart w:id="703" w:name="_Toc434874645"/>
      <w:bookmarkStart w:id="704" w:name="_Toc434933278"/>
      <w:bookmarkStart w:id="705" w:name="_Toc434940515"/>
      <w:bookmarkStart w:id="706" w:name="_Toc434941832"/>
      <w:bookmarkStart w:id="707" w:name="_Toc434943373"/>
      <w:bookmarkStart w:id="708" w:name="_Toc434943804"/>
      <w:bookmarkStart w:id="709" w:name="_Toc434956128"/>
      <w:bookmarkStart w:id="710" w:name="_Toc410654851"/>
      <w:bookmarkStart w:id="711" w:name="_Toc410654938"/>
      <w:bookmarkStart w:id="712" w:name="_Toc410655437"/>
      <w:bookmarkStart w:id="713" w:name="_Toc410656769"/>
      <w:bookmarkStart w:id="714" w:name="_Toc410900193"/>
      <w:bookmarkStart w:id="715" w:name="_Toc410900282"/>
      <w:bookmarkStart w:id="716" w:name="_Toc410654852"/>
      <w:bookmarkStart w:id="717" w:name="_Toc410654939"/>
      <w:bookmarkStart w:id="718" w:name="_Toc410655438"/>
      <w:bookmarkStart w:id="719" w:name="_Toc410656770"/>
      <w:bookmarkStart w:id="720" w:name="_Toc410900194"/>
      <w:bookmarkStart w:id="721" w:name="_Toc410900283"/>
      <w:bookmarkStart w:id="722" w:name="_Toc410654853"/>
      <w:bookmarkStart w:id="723" w:name="_Toc410654940"/>
      <w:bookmarkStart w:id="724" w:name="_Toc410655439"/>
      <w:bookmarkStart w:id="725" w:name="_Toc410656771"/>
      <w:bookmarkStart w:id="726" w:name="_Toc410900195"/>
      <w:bookmarkStart w:id="727" w:name="_Toc410900284"/>
      <w:bookmarkStart w:id="728" w:name="_Toc410654854"/>
      <w:bookmarkStart w:id="729" w:name="_Toc410654941"/>
      <w:bookmarkStart w:id="730" w:name="_Toc410655440"/>
      <w:bookmarkStart w:id="731" w:name="_Toc410656772"/>
      <w:bookmarkStart w:id="732" w:name="_Toc410900196"/>
      <w:bookmarkStart w:id="733" w:name="_Toc410900285"/>
      <w:bookmarkStart w:id="734" w:name="_Toc410654855"/>
      <w:bookmarkStart w:id="735" w:name="_Toc410654942"/>
      <w:bookmarkStart w:id="736" w:name="_Toc410655441"/>
      <w:bookmarkStart w:id="737" w:name="_Toc410656773"/>
      <w:bookmarkStart w:id="738" w:name="_Toc410900197"/>
      <w:bookmarkStart w:id="739" w:name="_Toc410900286"/>
      <w:bookmarkStart w:id="740" w:name="_Toc410654856"/>
      <w:bookmarkStart w:id="741" w:name="_Toc410654943"/>
      <w:bookmarkStart w:id="742" w:name="_Toc410655442"/>
      <w:bookmarkStart w:id="743" w:name="_Toc410656774"/>
      <w:bookmarkStart w:id="744" w:name="_Toc410900198"/>
      <w:bookmarkStart w:id="745" w:name="_Toc410900287"/>
      <w:bookmarkStart w:id="746" w:name="_Toc410654857"/>
      <w:bookmarkStart w:id="747" w:name="_Toc410654944"/>
      <w:bookmarkStart w:id="748" w:name="_Toc410655443"/>
      <w:bookmarkStart w:id="749" w:name="_Toc410656775"/>
      <w:bookmarkStart w:id="750" w:name="_Toc410900199"/>
      <w:bookmarkStart w:id="751" w:name="_Toc410900288"/>
      <w:bookmarkStart w:id="752" w:name="_Toc410654858"/>
      <w:bookmarkStart w:id="753" w:name="_Toc410654945"/>
      <w:bookmarkStart w:id="754" w:name="_Toc410655444"/>
      <w:bookmarkStart w:id="755" w:name="_Toc410656776"/>
      <w:bookmarkStart w:id="756" w:name="_Toc410900200"/>
      <w:bookmarkStart w:id="757" w:name="_Toc410900289"/>
      <w:bookmarkStart w:id="758" w:name="_Toc410654859"/>
      <w:bookmarkStart w:id="759" w:name="_Toc410654946"/>
      <w:bookmarkStart w:id="760" w:name="_Toc410655445"/>
      <w:bookmarkStart w:id="761" w:name="_Toc410656777"/>
      <w:bookmarkStart w:id="762" w:name="_Toc410900201"/>
      <w:bookmarkStart w:id="763" w:name="_Toc410900290"/>
      <w:bookmarkStart w:id="764" w:name="_Toc410654860"/>
      <w:bookmarkStart w:id="765" w:name="_Toc410654947"/>
      <w:bookmarkStart w:id="766" w:name="_Toc410655446"/>
      <w:bookmarkStart w:id="767" w:name="_Toc410656778"/>
      <w:bookmarkStart w:id="768" w:name="_Toc410900202"/>
      <w:bookmarkStart w:id="769" w:name="_Toc410900291"/>
      <w:bookmarkStart w:id="770" w:name="_Toc410654861"/>
      <w:bookmarkStart w:id="771" w:name="_Toc410654948"/>
      <w:bookmarkStart w:id="772" w:name="_Toc410655447"/>
      <w:bookmarkStart w:id="773" w:name="_Toc410656779"/>
      <w:bookmarkStart w:id="774" w:name="_Toc410900203"/>
      <w:bookmarkStart w:id="775" w:name="_Toc410900292"/>
      <w:bookmarkStart w:id="776" w:name="_Toc410654862"/>
      <w:bookmarkStart w:id="777" w:name="_Toc410654949"/>
      <w:bookmarkStart w:id="778" w:name="_Toc410655448"/>
      <w:bookmarkStart w:id="779" w:name="_Toc410656780"/>
      <w:bookmarkStart w:id="780" w:name="_Toc410900204"/>
      <w:bookmarkStart w:id="781" w:name="_Toc410900293"/>
      <w:bookmarkStart w:id="782" w:name="_Toc410654863"/>
      <w:bookmarkStart w:id="783" w:name="_Toc410654950"/>
      <w:bookmarkStart w:id="784" w:name="_Toc410655449"/>
      <w:bookmarkStart w:id="785" w:name="_Toc410656781"/>
      <w:bookmarkStart w:id="786" w:name="_Toc410900205"/>
      <w:bookmarkStart w:id="787" w:name="_Toc410900294"/>
      <w:bookmarkStart w:id="788" w:name="_Toc410654864"/>
      <w:bookmarkStart w:id="789" w:name="_Toc410654951"/>
      <w:bookmarkStart w:id="790" w:name="_Toc410655450"/>
      <w:bookmarkStart w:id="791" w:name="_Toc410656782"/>
      <w:bookmarkStart w:id="792" w:name="_Toc410900206"/>
      <w:bookmarkStart w:id="793" w:name="_Toc410900295"/>
      <w:bookmarkStart w:id="794" w:name="_Toc410654865"/>
      <w:bookmarkStart w:id="795" w:name="_Toc410654952"/>
      <w:bookmarkStart w:id="796" w:name="_Toc410655451"/>
      <w:bookmarkStart w:id="797" w:name="_Toc410656783"/>
      <w:bookmarkStart w:id="798" w:name="_Toc410900207"/>
      <w:bookmarkStart w:id="799" w:name="_Toc410900296"/>
      <w:bookmarkStart w:id="800" w:name="_Toc410654866"/>
      <w:bookmarkStart w:id="801" w:name="_Toc410654953"/>
      <w:bookmarkStart w:id="802" w:name="_Toc410655452"/>
      <w:bookmarkStart w:id="803" w:name="_Toc410656784"/>
      <w:bookmarkStart w:id="804" w:name="_Toc410900208"/>
      <w:bookmarkStart w:id="805" w:name="_Toc410900297"/>
      <w:bookmarkStart w:id="806" w:name="_Toc410654867"/>
      <w:bookmarkStart w:id="807" w:name="_Toc410654954"/>
      <w:bookmarkStart w:id="808" w:name="_Toc410655453"/>
      <w:bookmarkStart w:id="809" w:name="_Toc410656785"/>
      <w:bookmarkStart w:id="810" w:name="_Toc410900209"/>
      <w:bookmarkStart w:id="811" w:name="_Toc410900298"/>
      <w:bookmarkStart w:id="812" w:name="_Toc410654868"/>
      <w:bookmarkStart w:id="813" w:name="_Toc410654955"/>
      <w:bookmarkStart w:id="814" w:name="_Toc410655454"/>
      <w:bookmarkStart w:id="815" w:name="_Toc410656786"/>
      <w:bookmarkStart w:id="816" w:name="_Toc410900210"/>
      <w:bookmarkStart w:id="817" w:name="_Toc410900299"/>
      <w:bookmarkStart w:id="818" w:name="_Toc410654869"/>
      <w:bookmarkStart w:id="819" w:name="_Toc410654956"/>
      <w:bookmarkStart w:id="820" w:name="_Toc410655455"/>
      <w:bookmarkStart w:id="821" w:name="_Toc410656787"/>
      <w:bookmarkStart w:id="822" w:name="_Toc410900211"/>
      <w:bookmarkStart w:id="823" w:name="_Toc410900300"/>
      <w:bookmarkStart w:id="824" w:name="_Toc406679708"/>
      <w:bookmarkStart w:id="825" w:name="_Toc406684190"/>
      <w:bookmarkStart w:id="826" w:name="_Toc410654870"/>
      <w:bookmarkStart w:id="827" w:name="_Toc410654957"/>
      <w:bookmarkStart w:id="828" w:name="_Toc410655456"/>
      <w:bookmarkStart w:id="829" w:name="_Toc410656788"/>
      <w:bookmarkStart w:id="830" w:name="_Toc410900212"/>
      <w:bookmarkStart w:id="831" w:name="_Toc410900301"/>
      <w:bookmarkStart w:id="832" w:name="_Toc46715615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r>
        <w:t>Tijd representatie</w:t>
      </w:r>
      <w:r w:rsidR="00F9768C">
        <w:t xml:space="preserve"> en temporeel model.</w:t>
      </w:r>
      <w:bookmarkEnd w:id="832"/>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lastRenderedPageBreak/>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pPr>
        <w:rPr>
          <w:ins w:id="833" w:author="Paul Janssen" w:date="2016-11-17T13:54:00Z"/>
        </w:rPr>
      </w:pPr>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rPr>
          <w:ins w:id="834" w:author="Paul Janssen" w:date="2016-11-17T14:10:00Z"/>
        </w:rPr>
        <w:sectPr w:rsidR="00BF79C2" w:rsidSect="00672722">
          <w:pgSz w:w="11906" w:h="16838" w:code="9"/>
          <w:pgMar w:top="2552" w:right="1622" w:bottom="1531" w:left="1622" w:header="0" w:footer="57" w:gutter="0"/>
          <w:cols w:space="708"/>
          <w:docGrid w:linePitch="360"/>
        </w:sectPr>
      </w:pPr>
    </w:p>
    <w:p w:rsidR="00F9768C" w:rsidRDefault="00606018">
      <w:pPr>
        <w:pStyle w:val="subparagraaftitel"/>
        <w:pPrChange w:id="835" w:author="Paul Janssen" w:date="2016-11-17T14:11:00Z">
          <w:pPr/>
        </w:pPrChange>
      </w:pPr>
      <w:bookmarkStart w:id="836" w:name="_Toc467156159"/>
      <w:ins w:id="837" w:author="Paul Janssen" w:date="2016-11-17T15:13:00Z">
        <w:r w:rsidRPr="00A013ED">
          <w:rPr>
            <w:noProof/>
            <w:highlight w:val="yellow"/>
            <w:rPrChange w:id="838" w:author="Paul Janssen" w:date="2016-11-17T16:24:00Z">
              <w:rPr>
                <w:b/>
                <w:noProof/>
              </w:rPr>
            </w:rPrChange>
          </w:rPr>
          <w:lastRenderedPageBreak/>
          <w:drawing>
            <wp:anchor distT="0" distB="0" distL="114300" distR="114300" simplePos="0" relativeHeight="251677184" behindDoc="0" locked="0" layoutInCell="1" allowOverlap="1">
              <wp:simplePos x="0" y="0"/>
              <wp:positionH relativeFrom="column">
                <wp:posOffset>1909177</wp:posOffset>
              </wp:positionH>
              <wp:positionV relativeFrom="paragraph">
                <wp:posOffset>165100</wp:posOffset>
              </wp:positionV>
              <wp:extent cx="7216775" cy="5760720"/>
              <wp:effectExtent l="0" t="0" r="0" b="0"/>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b. IMKL2015 Levering Gebiedsinformatie.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7216775" cy="5760720"/>
                      </a:xfrm>
                      <a:prstGeom prst="rect">
                        <a:avLst/>
                      </a:prstGeom>
                    </pic:spPr>
                  </pic:pic>
                </a:graphicData>
              </a:graphic>
              <wp14:sizeRelH relativeFrom="page">
                <wp14:pctWidth>0</wp14:pctWidth>
              </wp14:sizeRelH>
              <wp14:sizeRelV relativeFrom="page">
                <wp14:pctHeight>0</wp14:pctHeight>
              </wp14:sizeRelV>
            </wp:anchor>
          </w:drawing>
        </w:r>
      </w:ins>
      <w:ins w:id="839" w:author="Paul Janssen" w:date="2016-11-17T13:56:00Z">
        <w:r w:rsidR="002C6B33" w:rsidRPr="00A013ED">
          <w:rPr>
            <w:highlight w:val="yellow"/>
            <w:rPrChange w:id="840" w:author="Paul Janssen" w:date="2016-11-17T16:24:00Z">
              <w:rPr>
                <w:b/>
              </w:rPr>
            </w:rPrChange>
          </w:rPr>
          <w:t>WION – Uitleveren van gebiedsinformatie</w:t>
        </w:r>
        <w:r w:rsidR="002C6B33">
          <w:t>.</w:t>
        </w:r>
      </w:ins>
      <w:bookmarkEnd w:id="836"/>
    </w:p>
    <w:p w:rsidR="008A21E1" w:rsidRDefault="008A21E1" w:rsidP="00F9768C">
      <w:pPr>
        <w:rPr>
          <w:ins w:id="841" w:author="Paul Janssen" w:date="2016-11-17T13:58:00Z"/>
        </w:rPr>
      </w:pPr>
    </w:p>
    <w:p w:rsidR="002C6B33" w:rsidRDefault="002C6B33" w:rsidP="00F9768C">
      <w:pPr>
        <w:rPr>
          <w:ins w:id="842" w:author="Paul Janssen" w:date="2016-11-17T14:11:00Z"/>
        </w:rPr>
      </w:pPr>
      <w:ins w:id="843" w:author="Paul Janssen" w:date="2016-11-17T13:58:00Z">
        <w:r>
          <w:t xml:space="preserve">Voor het faciliteren van de uitlevergegevens binnen de WION </w:t>
        </w:r>
      </w:ins>
      <w:ins w:id="844" w:author="Paul Janssen" w:date="2016-11-17T13:59:00Z">
        <w:r>
          <w:t>is</w:t>
        </w:r>
      </w:ins>
      <w:ins w:id="845" w:author="Paul Janssen" w:date="2016-11-17T13:58:00Z">
        <w:r>
          <w:t xml:space="preserve"> er </w:t>
        </w:r>
      </w:ins>
      <w:ins w:id="846" w:author="Paul Janssen" w:date="2016-11-17T13:59:00Z">
        <w:r>
          <w:t xml:space="preserve">naaste de specifieke utiliteitsnet informatie nog </w:t>
        </w:r>
      </w:ins>
      <w:ins w:id="847" w:author="Paul Janssen" w:date="2016-11-17T13:58:00Z">
        <w:r>
          <w:t xml:space="preserve">een aantal extra gegevens nodig. </w:t>
        </w:r>
      </w:ins>
      <w:ins w:id="848" w:author="Paul Janssen" w:date="2016-11-17T14:00:00Z">
        <w:r>
          <w:t>In onderstaand diagram zijn d</w:t>
        </w:r>
      </w:ins>
      <w:ins w:id="849" w:author="Paul Janssen" w:date="2016-11-17T14:09:00Z">
        <w:r w:rsidR="00BF79C2">
          <w:t>i</w:t>
        </w:r>
      </w:ins>
      <w:ins w:id="850" w:author="Paul Janssen" w:date="2016-11-17T14:00:00Z">
        <w:r>
          <w:t>e weergegeven.</w:t>
        </w:r>
      </w:ins>
    </w:p>
    <w:p w:rsidR="00BF79C2" w:rsidRDefault="00BF79C2" w:rsidP="00F9768C">
      <w:pPr>
        <w:rPr>
          <w:ins w:id="851" w:author="Paul Janssen" w:date="2016-11-17T14:11:00Z"/>
        </w:rPr>
      </w:pPr>
    </w:p>
    <w:p w:rsidR="00BF79C2" w:rsidRDefault="00BF79C2">
      <w:pPr>
        <w:jc w:val="left"/>
        <w:rPr>
          <w:ins w:id="852" w:author="Paul Janssen" w:date="2016-11-17T14:20:00Z"/>
        </w:rPr>
        <w:pPrChange w:id="853" w:author="Paul Janssen" w:date="2016-11-17T14:15:00Z">
          <w:pPr/>
        </w:pPrChange>
      </w:pPr>
      <w:ins w:id="854" w:author="Paul Janssen" w:date="2016-11-17T14:15:00Z">
        <w:r>
          <w:t>De bovenste rechthoek bevat de gebiedsinformatie</w:t>
        </w:r>
      </w:ins>
      <w:ins w:id="855" w:author="Paul Janssen" w:date="2016-11-17T14:16:00Z">
        <w:r>
          <w:t xml:space="preserve"> die bij een WION levering aan de gebruiker wordt geleverd. </w:t>
        </w:r>
      </w:ins>
      <w:ins w:id="856" w:author="Paul Janssen" w:date="2016-11-17T14:17:00Z">
        <w:r>
          <w:t>Daaronder vallen ook de gegevens van de belanghebbende</w:t>
        </w:r>
      </w:ins>
      <w:ins w:id="857" w:author="Paul Janssen" w:date="2016-11-17T14:19:00Z">
        <w:r>
          <w:t>. De belanghebbende is in de meeste gevallen de beheerder</w:t>
        </w:r>
      </w:ins>
      <w:ins w:id="858" w:author="Paul Janssen" w:date="2016-11-17T14:17:00Z">
        <w:r>
          <w:t xml:space="preserve"> </w:t>
        </w:r>
      </w:ins>
      <w:ins w:id="859" w:author="Paul Janssen" w:date="2016-11-17T14:19:00Z">
        <w:r w:rsidR="000F3B9E">
          <w:t>van het utiliteitsnet.</w:t>
        </w:r>
      </w:ins>
    </w:p>
    <w:p w:rsidR="000F3B9E" w:rsidRDefault="000F3B9E">
      <w:pPr>
        <w:jc w:val="left"/>
        <w:rPr>
          <w:ins w:id="860" w:author="Paul Janssen" w:date="2016-11-17T14:20:00Z"/>
        </w:rPr>
        <w:pPrChange w:id="861" w:author="Paul Janssen" w:date="2016-11-17T14:15:00Z">
          <w:pPr/>
        </w:pPrChange>
      </w:pPr>
    </w:p>
    <w:p w:rsidR="000F3B9E" w:rsidRDefault="000F3B9E">
      <w:pPr>
        <w:jc w:val="left"/>
        <w:pPrChange w:id="862" w:author="Paul Janssen" w:date="2016-11-17T14:15:00Z">
          <w:pPr/>
        </w:pPrChange>
      </w:pPr>
      <w:ins w:id="863" w:author="Paul Janssen" w:date="2016-11-17T14:20:00Z">
        <w:r>
          <w:t>In de onderste rechthoek bevindt zicht de netinformatie. V</w:t>
        </w:r>
      </w:ins>
      <w:ins w:id="864" w:author="Paul Janssen" w:date="2016-11-17T14:21:00Z">
        <w:r>
          <w:t>ia de klasse Utiliteitsnet is daar alle informatie over kabels en leidingen gekoppeld.</w:t>
        </w:r>
      </w:ins>
    </w:p>
    <w:p w:rsidR="008A21E1" w:rsidRDefault="008A21E1" w:rsidP="00F9768C"/>
    <w:p w:rsidR="00F9768C" w:rsidRDefault="00F9768C" w:rsidP="00A26E72"/>
    <w:p w:rsidR="00F9768C" w:rsidDel="00606018" w:rsidRDefault="00F9768C" w:rsidP="00A26E72">
      <w:pPr>
        <w:rPr>
          <w:del w:id="865" w:author="Paul Janssen" w:date="2016-11-17T15:14:00Z"/>
        </w:rPr>
      </w:pPr>
    </w:p>
    <w:p w:rsidR="00CA2949" w:rsidRDefault="00CA2949" w:rsidP="00F9768C">
      <w:pPr>
        <w:sectPr w:rsidR="00CA2949" w:rsidSect="00BF79C2">
          <w:pgSz w:w="16838" w:h="11906" w:orient="landscape" w:code="9"/>
          <w:pgMar w:top="1417" w:right="1417" w:bottom="1417" w:left="1417" w:header="0" w:footer="57" w:gutter="0"/>
          <w:cols w:space="708"/>
          <w:docGrid w:linePitch="360"/>
          <w:sectPrChange w:id="866" w:author="Paul Janssen" w:date="2016-11-17T14:16:00Z">
            <w:sectPr w:rsidR="00CA2949" w:rsidSect="00BF79C2">
              <w:pgSz w:w="11906" w:h="16838" w:orient="portrait"/>
              <w:pgMar w:top="2552" w:right="1622" w:bottom="1531" w:left="1622" w:header="0" w:footer="57" w:gutter="0"/>
            </w:sectPr>
          </w:sectPrChange>
        </w:sectPr>
      </w:pPr>
    </w:p>
    <w:p w:rsidR="00CA2949" w:rsidRDefault="0038226A" w:rsidP="001724FE">
      <w:pPr>
        <w:pStyle w:val="subparagraaftitel"/>
      </w:pPr>
      <w:bookmarkStart w:id="867" w:name="_Toc467156160"/>
      <w:r>
        <w:rPr>
          <w:noProof/>
        </w:rPr>
        <w:lastRenderedPageBreak/>
        <w:drawing>
          <wp:anchor distT="0" distB="0" distL="114300" distR="114300" simplePos="0" relativeHeight="251654656" behindDoc="0" locked="0" layoutInCell="1" allowOverlap="1">
            <wp:simplePos x="0" y="0"/>
            <wp:positionH relativeFrom="column">
              <wp:posOffset>142875</wp:posOffset>
            </wp:positionH>
            <wp:positionV relativeFrom="paragraph">
              <wp:posOffset>415925</wp:posOffset>
            </wp:positionV>
            <wp:extent cx="14206855" cy="8256270"/>
            <wp:effectExtent l="0" t="0" r="0" b="0"/>
            <wp:wrapTopAndBottom/>
            <wp:docPr id="60" name="Afbeelding 59" descr="21. EC61COM147.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 EC61COM147.wmf"/>
                    <pic:cNvPicPr/>
                  </pic:nvPicPr>
                  <pic:blipFill>
                    <a:blip r:embed="rId50" cstate="print"/>
                    <a:stretch>
                      <a:fillRect/>
                    </a:stretch>
                  </pic:blipFill>
                  <pic:spPr>
                    <a:xfrm>
                      <a:off x="0" y="0"/>
                      <a:ext cx="14206855" cy="8256270"/>
                    </a:xfrm>
                    <a:prstGeom prst="rect">
                      <a:avLst/>
                    </a:prstGeom>
                  </pic:spPr>
                </pic:pic>
              </a:graphicData>
            </a:graphic>
          </wp:anchor>
        </w:drawing>
      </w:r>
      <w:r w:rsidR="00CA2949">
        <w:t xml:space="preserve">UML </w:t>
      </w:r>
      <w:r w:rsidR="001724FE">
        <w:t>- EC61</w:t>
      </w:r>
      <w:r w:rsidR="00CA2949">
        <w:t xml:space="preserve"> overzicht.</w:t>
      </w:r>
      <w:bookmarkEnd w:id="867"/>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E331D9">
      <w:pPr>
        <w:jc w:val="left"/>
      </w:pPr>
      <w:r>
        <w:lastRenderedPageBreak/>
        <w:t xml:space="preserve">Toelichting op diagram: </w:t>
      </w:r>
    </w:p>
    <w:p w:rsidR="00F72D0E" w:rsidRDefault="00EA1048" w:rsidP="00E331D9">
      <w:pPr>
        <w:jc w:val="left"/>
      </w:pPr>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E331D9">
      <w:pPr>
        <w:jc w:val="left"/>
      </w:pPr>
    </w:p>
    <w:p w:rsidR="00F72D0E" w:rsidRDefault="00F72D0E" w:rsidP="00E331D9">
      <w:pPr>
        <w:jc w:val="left"/>
        <w:sectPr w:rsidR="00F72D0E" w:rsidSect="00672722">
          <w:pgSz w:w="11906" w:h="16838" w:code="9"/>
          <w:pgMar w:top="2552" w:right="1622" w:bottom="1531" w:left="1622" w:header="0" w:footer="57" w:gutter="0"/>
          <w:cols w:space="708"/>
          <w:docGrid w:linePitch="360"/>
        </w:sectPr>
      </w:pPr>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 worden.</w:t>
      </w:r>
    </w:p>
    <w:p w:rsidR="00E331D9" w:rsidRDefault="0038226A" w:rsidP="00E331D9">
      <w:pPr>
        <w:pStyle w:val="subparagraaftitel"/>
      </w:pPr>
      <w:bookmarkStart w:id="868" w:name="_Toc467156161"/>
      <w:r>
        <w:rPr>
          <w:noProof/>
        </w:rPr>
        <w:lastRenderedPageBreak/>
        <w:drawing>
          <wp:anchor distT="0" distB="0" distL="114300" distR="114300" simplePos="0" relativeHeight="251656704" behindDoc="0" locked="0" layoutInCell="1" allowOverlap="1">
            <wp:simplePos x="0" y="0"/>
            <wp:positionH relativeFrom="column">
              <wp:posOffset>0</wp:posOffset>
            </wp:positionH>
            <wp:positionV relativeFrom="paragraph">
              <wp:posOffset>408940</wp:posOffset>
            </wp:positionV>
            <wp:extent cx="14196695" cy="9119870"/>
            <wp:effectExtent l="0" t="0" r="0" b="0"/>
            <wp:wrapTopAndBottom/>
            <wp:docPr id="61" name="Afbeelding 60" descr="22. RRGS compleet.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 RRGS compleet.wmf"/>
                    <pic:cNvPicPr/>
                  </pic:nvPicPr>
                  <pic:blipFill>
                    <a:blip r:embed="rId51" cstate="print"/>
                    <a:stretch>
                      <a:fillRect/>
                    </a:stretch>
                  </pic:blipFill>
                  <pic:spPr>
                    <a:xfrm>
                      <a:off x="0" y="0"/>
                      <a:ext cx="14196695" cy="9119870"/>
                    </a:xfrm>
                    <a:prstGeom prst="rect">
                      <a:avLst/>
                    </a:prstGeom>
                  </pic:spPr>
                </pic:pic>
              </a:graphicData>
            </a:graphic>
          </wp:anchor>
        </w:drawing>
      </w:r>
      <w:r w:rsidR="00E331D9">
        <w:t xml:space="preserve">UML </w:t>
      </w:r>
      <w:r w:rsidR="001724FE">
        <w:t xml:space="preserve">- Buisleidingen Risicoregister </w:t>
      </w:r>
      <w:r w:rsidR="00E331D9">
        <w:t>overzicht</w:t>
      </w:r>
      <w:r w:rsidR="00283BD6">
        <w:t>.</w:t>
      </w:r>
      <w:bookmarkEnd w:id="868"/>
    </w:p>
    <w:p w:rsidR="00135F6C" w:rsidRDefault="00135F6C" w:rsidP="00135F6C"/>
    <w:p w:rsidR="00C5635B" w:rsidRPr="00135F6C" w:rsidRDefault="00C5635B" w:rsidP="00C5635B">
      <w:pPr>
        <w:sectPr w:rsidR="00C5635B" w:rsidRPr="00135F6C" w:rsidSect="001724FE">
          <w:pgSz w:w="23814" w:h="16839" w:orient="landscape" w:code="8"/>
          <w:pgMar w:top="720" w:right="720" w:bottom="720" w:left="720" w:header="0" w:footer="57" w:gutter="0"/>
          <w:cols w:space="708"/>
          <w:docGrid w:linePitch="360"/>
        </w:sectPr>
      </w:pPr>
    </w:p>
    <w:p w:rsidR="00E331D9" w:rsidRDefault="00E331D9" w:rsidP="00E331D9">
      <w:r>
        <w:lastRenderedPageBreak/>
        <w:t>Toelichting op diagram:</w:t>
      </w:r>
    </w:p>
    <w:p w:rsidR="00E331D9" w:rsidRDefault="00F72D0E" w:rsidP="00EA1048">
      <w:pPr>
        <w:jc w:val="left"/>
      </w:pPr>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EA1048">
      <w:pPr>
        <w:jc w:val="left"/>
      </w:pPr>
    </w:p>
    <w:p w:rsidR="009152BE" w:rsidRDefault="00971241" w:rsidP="00EA1048">
      <w:pPr>
        <w:jc w:val="left"/>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C5635B" w:rsidRDefault="00E331D9" w:rsidP="001724FE">
      <w:pPr>
        <w:pStyle w:val="subparagraaftitel"/>
      </w:pPr>
      <w:bookmarkStart w:id="869" w:name="_Toc467156162"/>
      <w:r>
        <w:lastRenderedPageBreak/>
        <w:t xml:space="preserve">UML </w:t>
      </w:r>
      <w:r w:rsidR="001724FE">
        <w:t xml:space="preserve">- Stedelijk water </w:t>
      </w:r>
      <w:r>
        <w:t>overzicht</w:t>
      </w:r>
      <w:r w:rsidR="00283BD6">
        <w:t>.</w:t>
      </w:r>
      <w:bookmarkEnd w:id="869"/>
    </w:p>
    <w:p w:rsidR="00A066AD" w:rsidRDefault="00A066AD" w:rsidP="00A066AD"/>
    <w:p w:rsidR="00A066AD" w:rsidRPr="00A066AD" w:rsidRDefault="00A066AD" w:rsidP="00A066AD"/>
    <w:p w:rsidR="003657E7" w:rsidRDefault="0038226A" w:rsidP="00E331D9">
      <w:r>
        <w:rPr>
          <w:noProof/>
        </w:rPr>
        <w:drawing>
          <wp:anchor distT="0" distB="0" distL="114300" distR="114300" simplePos="0" relativeHeight="251658752" behindDoc="0" locked="0" layoutInCell="1" allowOverlap="1">
            <wp:simplePos x="0" y="0"/>
            <wp:positionH relativeFrom="column">
              <wp:posOffset>0</wp:posOffset>
            </wp:positionH>
            <wp:positionV relativeFrom="paragraph">
              <wp:posOffset>448945</wp:posOffset>
            </wp:positionV>
            <wp:extent cx="14052550" cy="8758555"/>
            <wp:effectExtent l="0" t="0" r="0" b="0"/>
            <wp:wrapTopAndBottom/>
            <wp:docPr id="62" name="Afbeelding 61" descr="23. IMSW_totaal.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IMSW_totaal.wmf"/>
                    <pic:cNvPicPr/>
                  </pic:nvPicPr>
                  <pic:blipFill>
                    <a:blip r:embed="rId52" cstate="print"/>
                    <a:stretch>
                      <a:fillRect/>
                    </a:stretch>
                  </pic:blipFill>
                  <pic:spPr>
                    <a:xfrm>
                      <a:off x="0" y="0"/>
                      <a:ext cx="14052550" cy="8758555"/>
                    </a:xfrm>
                    <a:prstGeom prst="rect">
                      <a:avLst/>
                    </a:prstGeom>
                  </pic:spPr>
                </pic:pic>
              </a:graphicData>
            </a:graphic>
          </wp:anchor>
        </w:drawing>
      </w:r>
    </w:p>
    <w:p w:rsidR="00E331D9" w:rsidRDefault="00E331D9" w:rsidP="00E331D9">
      <w:pPr>
        <w:sectPr w:rsidR="00E331D9" w:rsidSect="001724FE">
          <w:pgSz w:w="23814" w:h="16839" w:orient="landscape" w:code="8"/>
          <w:pgMar w:top="720" w:right="720" w:bottom="720" w:left="720" w:header="0" w:footer="57" w:gutter="0"/>
          <w:cols w:space="708"/>
          <w:docGrid w:linePitch="360"/>
        </w:sectPr>
      </w:pPr>
    </w:p>
    <w:p w:rsidR="00F72D0E" w:rsidRDefault="00E331D9">
      <w:pPr>
        <w:spacing w:line="240" w:lineRule="auto"/>
        <w:jc w:val="left"/>
      </w:pPr>
      <w:r>
        <w:lastRenderedPageBreak/>
        <w:t>Toelichting op diagram:</w:t>
      </w:r>
    </w:p>
    <w:p w:rsidR="001724FE" w:rsidRDefault="00F72D0E">
      <w:pPr>
        <w:spacing w:line="240" w:lineRule="auto"/>
        <w:jc w:val="left"/>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3" w:history="1">
        <w:r w:rsidR="00BF55BB" w:rsidRPr="00BF55BB">
          <w:rPr>
            <w:rStyle w:val="Hyperlink"/>
          </w:rPr>
          <w:t>http://data.gwsw.nl</w:t>
        </w:r>
      </w:hyperlink>
      <w:r w:rsidR="00BF55BB" w:rsidRPr="00BF55BB">
        <w:t xml:space="preserve"> (de volledige soortenboom in html) en als linked open data via </w:t>
      </w:r>
      <w:hyperlink r:id="rId54"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5"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6"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870" w:name="_Toc467156163"/>
      <w:r>
        <w:t>Object</w:t>
      </w:r>
      <w:r w:rsidR="00A26E72">
        <w:t>catalogus</w:t>
      </w:r>
      <w:r w:rsidR="00283BD6">
        <w:t>.</w:t>
      </w:r>
      <w:bookmarkEnd w:id="870"/>
    </w:p>
    <w:p w:rsidR="00A26E72" w:rsidRDefault="00F003DD" w:rsidP="00576E1A">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p>
    <w:p w:rsidR="00B95936" w:rsidRDefault="00B95936" w:rsidP="00576E1A">
      <w:pPr>
        <w:spacing w:line="240" w:lineRule="atLeast"/>
        <w:jc w:val="left"/>
      </w:pPr>
    </w:p>
    <w:p w:rsidR="00A74AE5" w:rsidRDefault="00B95936" w:rsidP="00A74AE5">
      <w:r>
        <w:t>Objectcatalogus</w:t>
      </w:r>
      <w:r w:rsidR="00A74AE5">
        <w:t xml:space="preserve"> </w:t>
      </w:r>
      <w:r>
        <w:t>metadata:</w:t>
      </w:r>
    </w:p>
    <w:p w:rsidR="00573FDF" w:rsidRDefault="00573FDF" w:rsidP="00A066AD">
      <w:bookmarkStart w:id="871" w:name="_Toc449098876"/>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Scope</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Versienummer</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IMKL2015 1.1</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Versiedatum</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2B4B6E">
            <w:r w:rsidRPr="00631F8B">
              <w:t>2016-05-</w:t>
            </w:r>
            <w:r w:rsidR="002B4B6E">
              <w:t>27</w:t>
            </w:r>
          </w:p>
        </w:tc>
      </w:tr>
      <w:tr w:rsidR="00573FDF" w:rsidRPr="00631F8B" w:rsidTr="00573FDF">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Herkomst Definities</w:t>
            </w:r>
          </w:p>
        </w:tc>
        <w:tc>
          <w:tcPr>
            <w:tcW w:w="0" w:type="auto"/>
            <w:tcBorders>
              <w:top w:val="outset" w:sz="6" w:space="0" w:color="auto"/>
              <w:left w:val="outset" w:sz="6" w:space="0" w:color="auto"/>
              <w:bottom w:val="outset" w:sz="6" w:space="0" w:color="auto"/>
              <w:right w:val="outset" w:sz="6" w:space="0" w:color="auto"/>
            </w:tcBorders>
            <w:hideMark/>
          </w:tcPr>
          <w:p w:rsidR="00573FDF" w:rsidRPr="00631F8B" w:rsidRDefault="00573FDF" w:rsidP="00573FDF">
            <w:r w:rsidRPr="00631F8B">
              <w:t>Dataspecificatie IMKL2015</w:t>
            </w:r>
          </w:p>
        </w:tc>
      </w:tr>
    </w:tbl>
    <w:p w:rsidR="00573FDF" w:rsidRDefault="00573FDF" w:rsidP="00A066AD"/>
    <w:p w:rsidR="00573FDF" w:rsidRDefault="00573FDF" w:rsidP="00A066AD"/>
    <w:p w:rsidR="00573FDF" w:rsidRDefault="00A066AD" w:rsidP="00573FDF">
      <w:r w:rsidRPr="00F73526">
        <w:t xml:space="preserve">Types gedefinieerd in de </w:t>
      </w:r>
      <w:r>
        <w:t>object</w:t>
      </w:r>
      <w:r w:rsidRPr="00F73526">
        <w:t>catalogus</w:t>
      </w:r>
      <w:bookmarkEnd w:id="871"/>
      <w:r>
        <w:t>:</w:t>
      </w:r>
    </w:p>
    <w:p w:rsidR="008C5482" w:rsidRDefault="008C5482" w:rsidP="00573FDF"/>
    <w:tbl>
      <w:tblPr>
        <w:tblW w:w="0" w:type="auto"/>
        <w:tblCellSpacing w:w="0" w:type="dxa"/>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4042"/>
        <w:gridCol w:w="3218"/>
        <w:gridCol w:w="1462"/>
      </w:tblGrid>
      <w:tr w:rsidR="008C5482" w:rsidRPr="00631F8B" w:rsidTr="0063450E">
        <w:trPr>
          <w:trHeight w:val="225"/>
          <w:tblHeader/>
          <w:tblCellSpacing w:w="0" w:type="dxa"/>
        </w:trPr>
        <w:tc>
          <w:tcPr>
            <w:tcW w:w="404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Type</w:t>
            </w:r>
          </w:p>
        </w:tc>
        <w:tc>
          <w:tcPr>
            <w:tcW w:w="3218"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48527D">
            <w:pPr>
              <w:spacing w:line="225" w:lineRule="atLeast"/>
              <w:jc w:val="left"/>
            </w:pPr>
            <w:r w:rsidRPr="00631F8B">
              <w:rPr>
                <w:b/>
                <w:bCs/>
              </w:rPr>
              <w:t>Package</w:t>
            </w:r>
          </w:p>
        </w:tc>
        <w:tc>
          <w:tcPr>
            <w:tcW w:w="146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8C5482" w:rsidRPr="00631F8B" w:rsidRDefault="008C5482" w:rsidP="005F24C2">
            <w:pPr>
              <w:spacing w:line="225" w:lineRule="atLeast"/>
            </w:pPr>
            <w:r w:rsidRPr="00631F8B">
              <w:rPr>
                <w:b/>
                <w:bCs/>
              </w:rPr>
              <w:t>Stereotypes</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AanduidingEisVoorzorgsmaatregel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Adres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AnnotatieTypeValue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BestandMediaTypeValue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BijlageTypeValue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BuisSpecifiek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ConditionOfFacilityIMKLValue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ContainerLeidingelement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DiepteAangrijpingspuntValue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DiepteNAP</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DiepteTovMaaiveld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EffectcontourDodelijk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EffectScenarioType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EigenTopografieStatusValue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EisVoorzorgsmaatregelBijlage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Elektriciteitskabel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ExtraDetailinfo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ExtraDetailInfoTypeValue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ExtraGeometrie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ExtraInformatie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IMKLBasis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Kabelbed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KabelEnLeidingContainer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KabelOfLeiding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KabelSpecifiek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Kast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LabelpositieValue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Leidingelement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MaatvoeringsTypeValue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Mangat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Mantelbuis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Mast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NauwkeurigheidDiepteValue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NauwkeurigheidXYvalue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NEN3610ID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OilGasChemicalsAppurtenanceITypeIMKLValue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OlieGasChemicalienPijpleiding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RioolleidingTypeValue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StedelijkWaterSpecifiek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TechnischContactpersoon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TechnischGebouw</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Telecommunicatiekabel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Thema</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ThermischePijpleiding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TopografischObjectTypeValue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Toren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Transportroutedeel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TransportrouteRisico</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Utiliteitsnet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WaterAppurtenanceTypeIMKLValue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Waterleiding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IMKL2015</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rPr>
                <w:lang w:val="en-GB"/>
              </w:rPr>
            </w:pPr>
            <w:r w:rsidRPr="00631F8B">
              <w:rPr>
                <w:lang w:val="en-GB"/>
              </w:rPr>
              <w:t>Common Extended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Cabinet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UtilityNetworkTypeValue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Duct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Tower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Manhole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Appurtenance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SpecificAppurtenanceTypeValue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Common Utility Network Elements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ElectricityCable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Electricity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OilGasChemicalsProductTypeValue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OilGasChemicalsAppurtenanceTypeValue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Oil-Gas-Chemicals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SewerAppurtenanceTypeValue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Sewer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TelecommunicationsCableMaterialTypeValue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TelecommunicationsCable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Telecommunications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ThermalAppurtenanceTypeValue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Thermal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WaterPipe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WaterAppurtenanceTypeValue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WaterTypeValue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Water Network</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GeometryMethodValue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AddressComponent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LocatorDesignator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lastRenderedPageBreak/>
              <w: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GeometrySpecificationValue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LocatorNameTypeValue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AddressLocator</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AddressRepresentation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GeographicPosition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Addresses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TechnicalStatusValue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AdministrativeBoundary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AdministrativeHierarchyLevel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Condominium</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ResidenceOfAuthority</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LegalStatusValue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AdministrativeUnits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Measure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ProductionAndIndustrialFacilitiesExtension</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CadastralParcel</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CadastralZoningLevelValue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BasicPropertyUnit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CadastralParcels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GrammaticalNumberValue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NameStatusValue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NativenessValue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PronunciationOfName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SpellingOfName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GrammaticalGenderValue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GeographicalName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Geographical Names</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ConditionOfConstructionValue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ElevationReferenceValue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HeightStatusValue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«codeList»</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Elevation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DateOfEvent</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ExternalReference</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AbstractConstruction</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«featureType»</w:t>
            </w:r>
          </w:p>
        </w:tc>
      </w:tr>
      <w:tr w:rsidR="008C5482" w:rsidRPr="00631F8B" w:rsidTr="0063450E">
        <w:trPr>
          <w:tblCellSpacing w:w="0" w:type="dxa"/>
        </w:trPr>
        <w:tc>
          <w:tcPr>
            <w:tcW w:w="404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HeightAboveGround</w:t>
            </w:r>
          </w:p>
        </w:tc>
        <w:tc>
          <w:tcPr>
            <w:tcW w:w="3218" w:type="dxa"/>
            <w:tcBorders>
              <w:top w:val="outset" w:sz="6" w:space="0" w:color="auto"/>
              <w:left w:val="outset" w:sz="6" w:space="0" w:color="auto"/>
              <w:bottom w:val="outset" w:sz="6" w:space="0" w:color="auto"/>
              <w:right w:val="outset" w:sz="6" w:space="0" w:color="auto"/>
            </w:tcBorders>
            <w:hideMark/>
          </w:tcPr>
          <w:p w:rsidR="008C5482" w:rsidRPr="00631F8B" w:rsidRDefault="008C5482" w:rsidP="0048527D">
            <w:pPr>
              <w:jc w:val="left"/>
            </w:pPr>
            <w:r w:rsidRPr="00631F8B">
              <w:t>BuildingsBase</w:t>
            </w:r>
          </w:p>
        </w:tc>
        <w:tc>
          <w:tcPr>
            <w:tcW w:w="1462" w:type="dxa"/>
            <w:tcBorders>
              <w:top w:val="outset" w:sz="6" w:space="0" w:color="auto"/>
              <w:left w:val="outset" w:sz="6" w:space="0" w:color="auto"/>
              <w:bottom w:val="outset" w:sz="6" w:space="0" w:color="auto"/>
              <w:right w:val="outset" w:sz="6" w:space="0" w:color="auto"/>
            </w:tcBorders>
            <w:hideMark/>
          </w:tcPr>
          <w:p w:rsidR="008C5482" w:rsidRPr="00631F8B" w:rsidRDefault="008C5482" w:rsidP="005F24C2">
            <w:r w:rsidRPr="00631F8B">
              <w:t>«dataType»</w:t>
            </w:r>
          </w:p>
        </w:tc>
      </w:tr>
    </w:tbl>
    <w:p w:rsidR="00A11BC4" w:rsidRDefault="00573FDF" w:rsidP="00573FDF">
      <w:r>
        <w:t xml:space="preserve"> </w:t>
      </w:r>
    </w:p>
    <w:p w:rsidR="00A11BC4" w:rsidRDefault="00A11BC4"/>
    <w:p w:rsidR="00ED33F0" w:rsidRPr="00A26E72" w:rsidRDefault="00ED33F0" w:rsidP="001239D0">
      <w:pPr>
        <w:pStyle w:val="subparagraaftitel"/>
      </w:pPr>
      <w:bookmarkStart w:id="872" w:name="_Toc406679648"/>
      <w:bookmarkStart w:id="873" w:name="_Toc467156164"/>
      <w:bookmarkEnd w:id="872"/>
      <w:r>
        <w:t>Geografische objecten</w:t>
      </w:r>
      <w:r w:rsidR="00283BD6">
        <w:t>.</w:t>
      </w:r>
      <w:bookmarkEnd w:id="873"/>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874" w:name="_Toc467156165"/>
      <w:r w:rsidRPr="00ED33F0">
        <w:lastRenderedPageBreak/>
        <w:t>Data typen</w:t>
      </w:r>
      <w:r w:rsidR="00283BD6">
        <w:t>.</w:t>
      </w:r>
      <w:bookmarkEnd w:id="874"/>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875" w:name="_Toc467156166"/>
      <w:r>
        <w:t>Waardelijsten</w:t>
      </w:r>
      <w:r w:rsidR="00283BD6">
        <w:t>.</w:t>
      </w:r>
      <w:bookmarkEnd w:id="875"/>
    </w:p>
    <w:p w:rsidR="00F921B7" w:rsidRPr="00F921B7" w:rsidRDefault="00F921B7" w:rsidP="00F921B7">
      <w:pPr>
        <w:spacing w:line="240" w:lineRule="atLeast"/>
        <w:jc w:val="left"/>
      </w:pPr>
      <w:r w:rsidRPr="00F921B7">
        <w:t xml:space="preserve">Zie IMKL2015 – </w:t>
      </w:r>
      <w:r w:rsidR="001D3ADF">
        <w:t xml:space="preserve">waardelijst register. (nu nog in Excel: </w:t>
      </w:r>
      <w:r w:rsidR="002B4B6E">
        <w:t xml:space="preserve">IMKL2015 - 1.1 </w:t>
      </w:r>
      <w:r w:rsidR="006D6D0B" w:rsidRPr="006D6D0B">
        <w:t>IMKL waardelijsten.xlsx</w:t>
      </w:r>
      <w:r w:rsidR="001D3ADF">
        <w:t>)</w:t>
      </w:r>
    </w:p>
    <w:p w:rsidR="00ED33F0" w:rsidRPr="00635202" w:rsidRDefault="00ED33F0" w:rsidP="00ED33F0">
      <w:pPr>
        <w:spacing w:line="240" w:lineRule="atLeast"/>
        <w:jc w:val="left"/>
      </w:pPr>
    </w:p>
    <w:p w:rsidR="00ED33F0" w:rsidRPr="00ED33F0" w:rsidRDefault="00ED33F0" w:rsidP="001239D0">
      <w:pPr>
        <w:pStyle w:val="subparagraaftitel"/>
      </w:pPr>
      <w:bookmarkStart w:id="876" w:name="_Toc467156167"/>
      <w:r w:rsidRPr="00ED33F0">
        <w:t>Ge</w:t>
      </w:r>
      <w:r>
        <w:t>ï</w:t>
      </w:r>
      <w:r w:rsidRPr="00ED33F0">
        <w:t>mporteerde typen (informatief)</w:t>
      </w:r>
      <w:r w:rsidR="00283BD6">
        <w:t>.</w:t>
      </w:r>
      <w:bookmarkEnd w:id="876"/>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877" w:name="_Toc467156168"/>
      <w:r>
        <w:t>Referentie</w:t>
      </w:r>
      <w:r w:rsidR="00576E1A">
        <w:t>systemen</w:t>
      </w:r>
      <w:bookmarkEnd w:id="877"/>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878" w:name="_Toc467156169"/>
      <w:r>
        <w:t>Ruimtelijk</w:t>
      </w:r>
      <w:r w:rsidR="006B2CE6">
        <w:t xml:space="preserve"> referentiesysteem</w:t>
      </w:r>
      <w:r w:rsidR="00283BD6">
        <w:t>.</w:t>
      </w:r>
      <w:bookmarkEnd w:id="878"/>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B20C85" w:rsidP="00B20C85">
      <w:r w:rsidRPr="00C77FC2">
        <w:t>ETRS89 + EVRF2000 : 7409 (hoogte in meters tov EVRF2000 (=NAP)</w:t>
      </w:r>
      <w:r>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879" w:name="_Toc467156170"/>
      <w:r>
        <w:t>Levering</w:t>
      </w:r>
      <w:bookmarkEnd w:id="879"/>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880" w:name="_Toc467156171"/>
      <w:r>
        <w:t>Leveringsmedium</w:t>
      </w:r>
      <w:r w:rsidR="006C0D48">
        <w:t>.</w:t>
      </w:r>
      <w:bookmarkEnd w:id="880"/>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881" w:name="_Toc467156172"/>
      <w:r>
        <w:t>Formaten (encodings)</w:t>
      </w:r>
      <w:r w:rsidR="006C0D48">
        <w:t>.</w:t>
      </w:r>
      <w:bookmarkEnd w:id="881"/>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7"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882" w:name="_Toc449102276"/>
      <w:bookmarkStart w:id="883" w:name="_Toc449109275"/>
      <w:bookmarkStart w:id="884" w:name="_Toc298239783"/>
      <w:bookmarkStart w:id="885" w:name="_Toc298240527"/>
      <w:bookmarkStart w:id="886" w:name="_Toc310955916"/>
      <w:bookmarkStart w:id="887" w:name="_Toc467156173"/>
      <w:bookmarkEnd w:id="882"/>
      <w:bookmarkEnd w:id="883"/>
      <w:bookmarkEnd w:id="884"/>
      <w:bookmarkEnd w:id="885"/>
      <w:r w:rsidRPr="001A1B81">
        <w:t xml:space="preserve">Nadere </w:t>
      </w:r>
      <w:r>
        <w:t xml:space="preserve">GML </w:t>
      </w:r>
      <w:r w:rsidRPr="001A1B81">
        <w:t>implementatie specificaties</w:t>
      </w:r>
      <w:bookmarkEnd w:id="886"/>
      <w:bookmarkEnd w:id="887"/>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B631E8">
      <w:pPr>
        <w:rPr>
          <w:ins w:id="888" w:author="Paul Janssen" w:date="2016-11-17T16:54:00Z"/>
        </w:rPr>
      </w:pPr>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ins w:id="889" w:author="Paul Janssen" w:date="2016-11-17T16:54:00Z">
        <w:r w:rsidR="009A4642" w:rsidRPr="00F742BE">
          <w:rPr>
            <w:highlight w:val="yellow"/>
            <w:rPrChange w:id="890" w:author="Paul Janssen" w:date="2016-11-17T17:04:00Z">
              <w:rPr/>
            </w:rPrChange>
          </w:rPr>
          <w:t>Er zijn twee situaties</w:t>
        </w:r>
        <w:r w:rsidR="00F742BE" w:rsidRPr="00F742BE">
          <w:rPr>
            <w:highlight w:val="yellow"/>
            <w:rPrChange w:id="891" w:author="Paul Janssen" w:date="2016-11-17T17:04:00Z">
              <w:rPr/>
            </w:rPrChange>
          </w:rPr>
          <w:t>:</w:t>
        </w:r>
      </w:ins>
    </w:p>
    <w:p w:rsidR="00F742BE" w:rsidRDefault="00F742BE" w:rsidP="00B631E8">
      <w:pPr>
        <w:rPr>
          <w:ins w:id="892" w:author="Paul Janssen" w:date="2016-11-17T16:54:00Z"/>
        </w:rPr>
      </w:pPr>
    </w:p>
    <w:p w:rsidR="009A4642" w:rsidRPr="00F742BE" w:rsidRDefault="009A4642" w:rsidP="00B631E8">
      <w:pPr>
        <w:rPr>
          <w:ins w:id="893" w:author="Paul Janssen" w:date="2016-11-17T16:55:00Z"/>
          <w:i/>
          <w:rPrChange w:id="894" w:author="Paul Janssen" w:date="2016-11-17T17:00:00Z">
            <w:rPr>
              <w:ins w:id="895" w:author="Paul Janssen" w:date="2016-11-17T16:55:00Z"/>
            </w:rPr>
          </w:rPrChange>
        </w:rPr>
      </w:pPr>
      <w:ins w:id="896" w:author="Paul Janssen" w:date="2016-11-17T16:55:00Z">
        <w:r w:rsidRPr="00F742BE">
          <w:rPr>
            <w:i/>
            <w:highlight w:val="yellow"/>
            <w:rPrChange w:id="897" w:author="Paul Janssen" w:date="2016-11-17T17:04:00Z">
              <w:rPr/>
            </w:rPrChange>
          </w:rPr>
          <w:t>Een object met een NEN3610 of INSPIRE id</w:t>
        </w:r>
      </w:ins>
      <w:ins w:id="898" w:author="Paul Janssen" w:date="2016-11-17T16:58:00Z">
        <w:r w:rsidR="00F742BE" w:rsidRPr="00F742BE">
          <w:rPr>
            <w:i/>
            <w:highlight w:val="yellow"/>
            <w:rPrChange w:id="899" w:author="Paul Janssen" w:date="2016-11-17T17:04:00Z">
              <w:rPr/>
            </w:rPrChange>
          </w:rPr>
          <w:t>entifier</w:t>
        </w:r>
      </w:ins>
      <w:ins w:id="900" w:author="Paul Janssen" w:date="2016-11-17T16:55:00Z">
        <w:r w:rsidRPr="00F742BE">
          <w:rPr>
            <w:i/>
            <w:highlight w:val="yellow"/>
            <w:rPrChange w:id="901" w:author="Paul Janssen" w:date="2016-11-17T17:04:00Z">
              <w:rPr/>
            </w:rPrChange>
          </w:rPr>
          <w:t>:</w:t>
        </w:r>
      </w:ins>
    </w:p>
    <w:p w:rsidR="00B631E8" w:rsidRDefault="00455BC2" w:rsidP="00B631E8">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B631E8">
      <w:pPr>
        <w:numPr>
          <w:ilvl w:val="0"/>
          <w:numId w:val="51"/>
        </w:numPr>
        <w:shd w:val="clear" w:color="auto" w:fill="FFFFFF"/>
        <w:spacing w:before="100" w:beforeAutospacing="1" w:after="100" w:afterAutospacing="1" w:line="304" w:lineRule="atLeast"/>
        <w:jc w:val="left"/>
      </w:pPr>
      <w:r w:rsidRPr="00107B9F">
        <w:lastRenderedPageBreak/>
        <w:t>Voor het concateneren van nameSpace,LokaalId en mogelijk in de toekomst Versienummer gebruiken we als scheidingsteken '-' ;</w:t>
      </w:r>
    </w:p>
    <w:p w:rsidR="00B631E8" w:rsidRDefault="00B631E8" w:rsidP="00B631E8">
      <w:pPr>
        <w:numPr>
          <w:ilvl w:val="0"/>
          <w:numId w:val="51"/>
        </w:numPr>
        <w:shd w:val="clear" w:color="auto" w:fill="FFFFFF"/>
        <w:spacing w:before="100" w:beforeAutospacing="1" w:after="100" w:afterAutospacing="1" w:line="304" w:lineRule="atLeast"/>
        <w:jc w:val="left"/>
        <w:rPr>
          <w:ins w:id="902" w:author="Paul Janssen" w:date="2016-11-17T16:55:00Z"/>
        </w:rPr>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F742BE" w:rsidRDefault="009A4642">
      <w:pPr>
        <w:shd w:val="clear" w:color="auto" w:fill="FFFFFF"/>
        <w:jc w:val="left"/>
        <w:rPr>
          <w:ins w:id="903" w:author="Paul Janssen" w:date="2016-11-17T17:00:00Z"/>
          <w:rFonts w:cs="Arial"/>
          <w:i/>
          <w:highlight w:val="yellow"/>
          <w:rPrChange w:id="904" w:author="Paul Janssen" w:date="2016-11-17T17:04:00Z">
            <w:rPr>
              <w:ins w:id="905" w:author="Paul Janssen" w:date="2016-11-17T17:00:00Z"/>
              <w:rFonts w:cs="Arial"/>
              <w:i/>
            </w:rPr>
          </w:rPrChange>
        </w:rPr>
        <w:pPrChange w:id="906"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907" w:author="Paul Janssen" w:date="2016-11-17T16:56:00Z">
        <w:r w:rsidRPr="00F742BE">
          <w:rPr>
            <w:rFonts w:cs="Arial"/>
            <w:i/>
            <w:highlight w:val="yellow"/>
            <w:rPrChange w:id="908" w:author="Paul Janssen" w:date="2016-11-17T17:04:00Z">
              <w:rPr/>
            </w:rPrChange>
          </w:rPr>
          <w:t>Object zonder NEN3610 of INSPIRE identifier</w:t>
        </w:r>
      </w:ins>
      <w:ins w:id="909" w:author="Paul Janssen" w:date="2016-11-17T17:00:00Z">
        <w:r w:rsidR="00F742BE" w:rsidRPr="00F742BE">
          <w:rPr>
            <w:rFonts w:cs="Arial"/>
            <w:i/>
            <w:highlight w:val="yellow"/>
            <w:rPrChange w:id="910" w:author="Paul Janssen" w:date="2016-11-17T17:04:00Z">
              <w:rPr/>
            </w:rPrChange>
          </w:rPr>
          <w:t>:</w:t>
        </w:r>
      </w:ins>
    </w:p>
    <w:p w:rsidR="00F742BE" w:rsidRPr="00F742BE" w:rsidRDefault="00F742BE">
      <w:pPr>
        <w:shd w:val="clear" w:color="auto" w:fill="FFFFFF"/>
        <w:jc w:val="left"/>
        <w:rPr>
          <w:ins w:id="911" w:author="Paul Janssen" w:date="2016-11-17T16:58:00Z"/>
          <w:rFonts w:cs="Arial"/>
          <w:rPrChange w:id="912" w:author="Paul Janssen" w:date="2016-11-17T17:01:00Z">
            <w:rPr>
              <w:ins w:id="913" w:author="Paul Janssen" w:date="2016-11-17T16:58:00Z"/>
            </w:rPr>
          </w:rPrChange>
        </w:rPr>
        <w:pPrChange w:id="914" w:author="Paul Janssen" w:date="2016-11-17T17:00:00Z">
          <w:pPr>
            <w:numPr>
              <w:numId w:val="51"/>
            </w:numPr>
            <w:shd w:val="clear" w:color="auto" w:fill="FFFFFF"/>
            <w:tabs>
              <w:tab w:val="num" w:pos="720"/>
            </w:tabs>
            <w:spacing w:before="100" w:beforeAutospacing="1" w:after="100" w:afterAutospacing="1" w:line="304" w:lineRule="atLeast"/>
            <w:ind w:left="720" w:hanging="360"/>
            <w:jc w:val="left"/>
          </w:pPr>
        </w:pPrChange>
      </w:pPr>
      <w:ins w:id="915" w:author="Paul Janssen" w:date="2016-11-17T17:02:00Z">
        <w:r w:rsidRPr="00F742BE">
          <w:rPr>
            <w:rFonts w:cs="Arial"/>
            <w:highlight w:val="yellow"/>
            <w:rPrChange w:id="916" w:author="Paul Janssen" w:date="2016-11-17T17:04:00Z">
              <w:rPr>
                <w:rFonts w:cs="Arial"/>
              </w:rPr>
            </w:rPrChange>
          </w:rPr>
          <w:t xml:space="preserve">In de regel zijn dit de </w:t>
        </w:r>
      </w:ins>
      <w:ins w:id="917" w:author="Paul Janssen" w:date="2016-11-17T17:03:00Z">
        <w:r w:rsidRPr="00F742BE">
          <w:rPr>
            <w:rFonts w:cs="Arial"/>
            <w:highlight w:val="yellow"/>
            <w:rPrChange w:id="918" w:author="Paul Janssen" w:date="2016-11-17T17:04:00Z">
              <w:rPr>
                <w:rFonts w:cs="Arial"/>
              </w:rPr>
            </w:rPrChange>
          </w:rPr>
          <w:t>geometrieën. Het gml:id is hiervoor vrij te kiezen en hoeft alleen uniek te zijn binnen een levering</w:t>
        </w:r>
      </w:ins>
      <w:ins w:id="919" w:author="Paul Janssen" w:date="2016-11-17T17:04:00Z">
        <w:r w:rsidRPr="00F742BE">
          <w:rPr>
            <w:rFonts w:cs="Arial"/>
            <w:highlight w:val="yellow"/>
            <w:rPrChange w:id="920" w:author="Paul Janssen" w:date="2016-11-17T17:04:00Z">
              <w:rPr>
                <w:rFonts w:cs="Arial"/>
              </w:rPr>
            </w:rPrChange>
          </w:rPr>
          <w:t>.</w:t>
        </w:r>
      </w:ins>
      <w:ins w:id="921" w:author="Paul Janssen" w:date="2016-11-17T17:02:00Z">
        <w:r>
          <w:rPr>
            <w:rFonts w:cs="Arial"/>
          </w:rPr>
          <w:t xml:space="preserve"> </w:t>
        </w:r>
      </w:ins>
    </w:p>
    <w:p w:rsidR="00F742BE" w:rsidRPr="00107B9F" w:rsidRDefault="00F742BE">
      <w:pPr>
        <w:shd w:val="clear" w:color="auto" w:fill="FFFFFF"/>
        <w:spacing w:before="100" w:beforeAutospacing="1" w:after="100" w:afterAutospacing="1" w:line="304" w:lineRule="atLeast"/>
        <w:jc w:val="left"/>
        <w:pPrChange w:id="922" w:author="Paul Janssen" w:date="2016-11-17T16:56:00Z">
          <w:pPr>
            <w:numPr>
              <w:numId w:val="51"/>
            </w:numPr>
            <w:shd w:val="clear" w:color="auto" w:fill="FFFFFF"/>
            <w:tabs>
              <w:tab w:val="num" w:pos="720"/>
            </w:tabs>
            <w:spacing w:before="100" w:beforeAutospacing="1" w:after="100" w:afterAutospacing="1" w:line="304" w:lineRule="atLeast"/>
            <w:ind w:left="720" w:hanging="360"/>
            <w:jc w:val="left"/>
          </w:pPr>
        </w:pPrChange>
      </w:pPr>
    </w:p>
    <w:p w:rsidR="00CF2935" w:rsidRPr="001550B5" w:rsidRDefault="00CF2935" w:rsidP="00F42CD4">
      <w:pPr>
        <w:rPr>
          <w:ins w:id="923" w:author="Paul Janssen" w:date="2016-11-17T15:26:00Z"/>
          <w:b/>
          <w:highlight w:val="yellow"/>
          <w:rPrChange w:id="924" w:author="Paul Janssen" w:date="2016-11-17T15:41:00Z">
            <w:rPr>
              <w:ins w:id="925" w:author="Paul Janssen" w:date="2016-11-17T15:26:00Z"/>
              <w:b/>
            </w:rPr>
          </w:rPrChange>
        </w:rPr>
      </w:pPr>
      <w:ins w:id="926" w:author="Paul Janssen" w:date="2016-11-17T15:25:00Z">
        <w:r w:rsidRPr="001550B5">
          <w:rPr>
            <w:b/>
            <w:highlight w:val="yellow"/>
            <w:rPrChange w:id="927" w:author="Paul Janssen" w:date="2016-11-17T15:41:00Z">
              <w:rPr/>
            </w:rPrChange>
          </w:rPr>
          <w:t>Bounding</w:t>
        </w:r>
      </w:ins>
      <w:ins w:id="928" w:author="Paul Janssen" w:date="2016-11-17T15:35:00Z">
        <w:r w:rsidRPr="001550B5">
          <w:rPr>
            <w:b/>
            <w:highlight w:val="yellow"/>
            <w:rPrChange w:id="929" w:author="Paul Janssen" w:date="2016-11-17T15:41:00Z">
              <w:rPr>
                <w:b/>
              </w:rPr>
            </w:rPrChange>
          </w:rPr>
          <w:t xml:space="preserve"> </w:t>
        </w:r>
      </w:ins>
      <w:ins w:id="930" w:author="Paul Janssen" w:date="2016-11-17T15:32:00Z">
        <w:r w:rsidRPr="001550B5">
          <w:rPr>
            <w:b/>
            <w:highlight w:val="yellow"/>
            <w:rPrChange w:id="931" w:author="Paul Janssen" w:date="2016-11-17T15:41:00Z">
              <w:rPr>
                <w:b/>
              </w:rPr>
            </w:rPrChange>
          </w:rPr>
          <w:t>B</w:t>
        </w:r>
      </w:ins>
      <w:ins w:id="932" w:author="Paul Janssen" w:date="2016-11-17T15:25:00Z">
        <w:r w:rsidRPr="001550B5">
          <w:rPr>
            <w:b/>
            <w:highlight w:val="yellow"/>
            <w:rPrChange w:id="933" w:author="Paul Janssen" w:date="2016-11-17T15:41:00Z">
              <w:rPr/>
            </w:rPrChange>
          </w:rPr>
          <w:t>ox</w:t>
        </w:r>
      </w:ins>
      <w:ins w:id="934" w:author="Paul Janssen" w:date="2016-11-17T15:48:00Z">
        <w:r w:rsidR="00381388">
          <w:rPr>
            <w:b/>
            <w:highlight w:val="yellow"/>
          </w:rPr>
          <w:t xml:space="preserve"> </w:t>
        </w:r>
        <w:r w:rsidR="00381388" w:rsidRPr="00381388">
          <w:rPr>
            <w:i/>
            <w:highlight w:val="yellow"/>
            <w:rPrChange w:id="935" w:author="Paul Janssen" w:date="2016-11-17T15:48:00Z">
              <w:rPr>
                <w:b/>
                <w:highlight w:val="yellow"/>
              </w:rPr>
            </w:rPrChange>
          </w:rPr>
          <w:t>(gml:boundedBy</w:t>
        </w:r>
        <w:r w:rsidR="00381388">
          <w:rPr>
            <w:i/>
            <w:highlight w:val="yellow"/>
          </w:rPr>
          <w:t>)</w:t>
        </w:r>
      </w:ins>
    </w:p>
    <w:p w:rsidR="00CF2935" w:rsidRPr="00F742BE" w:rsidRDefault="001550B5">
      <w:pPr>
        <w:rPr>
          <w:ins w:id="936" w:author="Paul Janssen" w:date="2016-11-17T15:26:00Z"/>
          <w:highlight w:val="yellow"/>
          <w:rPrChange w:id="937" w:author="Paul Janssen" w:date="2016-11-17T16:59:00Z">
            <w:rPr>
              <w:ins w:id="938" w:author="Paul Janssen" w:date="2016-11-17T15:26:00Z"/>
              <w:b/>
            </w:rPr>
          </w:rPrChange>
        </w:rPr>
      </w:pPr>
      <w:ins w:id="939" w:author="Paul Janssen" w:date="2016-11-17T15:42:00Z">
        <w:r w:rsidRPr="00F742BE">
          <w:rPr>
            <w:highlight w:val="yellow"/>
            <w:rPrChange w:id="940" w:author="Paul Janssen" w:date="2016-11-17T16:59:00Z">
              <w:rPr>
                <w:b/>
                <w:highlight w:val="yellow"/>
              </w:rPr>
            </w:rPrChange>
          </w:rPr>
          <w:t xml:space="preserve">Het is in </w:t>
        </w:r>
      </w:ins>
      <w:ins w:id="941" w:author="Paul Janssen" w:date="2016-11-17T15:26:00Z">
        <w:r w:rsidR="00CF2935" w:rsidRPr="00F742BE">
          <w:rPr>
            <w:highlight w:val="yellow"/>
            <w:rPrChange w:id="942" w:author="Paul Janssen" w:date="2016-11-17T16:59:00Z">
              <w:rPr>
                <w:b/>
              </w:rPr>
            </w:rPrChange>
          </w:rPr>
          <w:t xml:space="preserve">GML </w:t>
        </w:r>
      </w:ins>
      <w:ins w:id="943" w:author="Paul Janssen" w:date="2016-11-17T15:42:00Z">
        <w:r w:rsidRPr="00F742BE">
          <w:rPr>
            <w:highlight w:val="yellow"/>
            <w:rPrChange w:id="944" w:author="Paul Janssen" w:date="2016-11-17T16:59:00Z">
              <w:rPr>
                <w:b/>
                <w:highlight w:val="yellow"/>
              </w:rPr>
            </w:rPrChange>
          </w:rPr>
          <w:t>optioneel om e</w:t>
        </w:r>
      </w:ins>
      <w:ins w:id="945" w:author="Paul Janssen" w:date="2016-11-17T15:26:00Z">
        <w:r w:rsidR="00CF2935" w:rsidRPr="00F742BE">
          <w:rPr>
            <w:highlight w:val="yellow"/>
            <w:rPrChange w:id="946" w:author="Paul Janssen" w:date="2016-11-17T16:59:00Z">
              <w:rPr>
                <w:b/>
              </w:rPr>
            </w:rPrChange>
          </w:rPr>
          <w:t xml:space="preserve">en bounding box </w:t>
        </w:r>
      </w:ins>
      <w:ins w:id="947" w:author="Paul Janssen" w:date="2016-11-17T15:43:00Z">
        <w:r w:rsidRPr="00F742BE">
          <w:rPr>
            <w:highlight w:val="yellow"/>
            <w:rPrChange w:id="948" w:author="Paul Janssen" w:date="2016-11-17T16:59:00Z">
              <w:rPr>
                <w:b/>
                <w:highlight w:val="yellow"/>
              </w:rPr>
            </w:rPrChange>
          </w:rPr>
          <w:t xml:space="preserve">te </w:t>
        </w:r>
      </w:ins>
      <w:ins w:id="949" w:author="Paul Janssen" w:date="2016-11-17T15:45:00Z">
        <w:r w:rsidRPr="00F742BE">
          <w:rPr>
            <w:highlight w:val="yellow"/>
            <w:rPrChange w:id="950" w:author="Paul Janssen" w:date="2016-11-17T16:59:00Z">
              <w:rPr>
                <w:b/>
                <w:highlight w:val="yellow"/>
              </w:rPr>
            </w:rPrChange>
          </w:rPr>
          <w:t>definiëren</w:t>
        </w:r>
      </w:ins>
      <w:ins w:id="951" w:author="Paul Janssen" w:date="2016-11-17T15:42:00Z">
        <w:r w:rsidRPr="00F742BE">
          <w:rPr>
            <w:highlight w:val="yellow"/>
            <w:rPrChange w:id="952" w:author="Paul Janssen" w:date="2016-11-17T16:59:00Z">
              <w:rPr>
                <w:b/>
                <w:highlight w:val="yellow"/>
              </w:rPr>
            </w:rPrChange>
          </w:rPr>
          <w:t xml:space="preserve"> </w:t>
        </w:r>
      </w:ins>
      <w:ins w:id="953" w:author="Paul Janssen" w:date="2016-11-17T15:26:00Z">
        <w:r w:rsidR="00CF2935" w:rsidRPr="00F742BE">
          <w:rPr>
            <w:highlight w:val="yellow"/>
            <w:rPrChange w:id="954" w:author="Paul Janssen" w:date="2016-11-17T16:59:00Z">
              <w:rPr>
                <w:b/>
              </w:rPr>
            </w:rPrChange>
          </w:rPr>
          <w:t xml:space="preserve">waarin een rechthoek is opgenomen die </w:t>
        </w:r>
      </w:ins>
      <w:ins w:id="955" w:author="Paul Janssen" w:date="2016-11-17T15:28:00Z">
        <w:r w:rsidR="00CF2935" w:rsidRPr="00F742BE">
          <w:rPr>
            <w:highlight w:val="yellow"/>
            <w:rPrChange w:id="956" w:author="Paul Janssen" w:date="2016-11-17T16:59:00Z">
              <w:rPr>
                <w:b/>
              </w:rPr>
            </w:rPrChange>
          </w:rPr>
          <w:t>middels een linkerbenedenhoek en rechte</w:t>
        </w:r>
      </w:ins>
      <w:ins w:id="957" w:author="Paul Janssen" w:date="2016-11-17T15:43:00Z">
        <w:r w:rsidRPr="00F742BE">
          <w:rPr>
            <w:highlight w:val="yellow"/>
            <w:rPrChange w:id="958" w:author="Paul Janssen" w:date="2016-11-17T16:59:00Z">
              <w:rPr>
                <w:b/>
                <w:highlight w:val="yellow"/>
              </w:rPr>
            </w:rPrChange>
          </w:rPr>
          <w:t>r</w:t>
        </w:r>
      </w:ins>
      <w:ins w:id="959" w:author="Paul Janssen" w:date="2016-11-17T15:28:00Z">
        <w:r w:rsidR="00CF2935" w:rsidRPr="00F742BE">
          <w:rPr>
            <w:highlight w:val="yellow"/>
            <w:rPrChange w:id="960" w:author="Paul Janssen" w:date="2016-11-17T16:59:00Z">
              <w:rPr>
                <w:b/>
              </w:rPr>
            </w:rPrChange>
          </w:rPr>
          <w:t xml:space="preserve">bovenhoek </w:t>
        </w:r>
      </w:ins>
      <w:ins w:id="961" w:author="Paul Janssen" w:date="2016-11-17T15:26:00Z">
        <w:r w:rsidR="00CF2935" w:rsidRPr="00F742BE">
          <w:rPr>
            <w:highlight w:val="yellow"/>
            <w:rPrChange w:id="962" w:author="Paul Janssen" w:date="2016-11-17T16:59:00Z">
              <w:rPr>
                <w:b/>
              </w:rPr>
            </w:rPrChange>
          </w:rPr>
          <w:t xml:space="preserve">de extent van de </w:t>
        </w:r>
      </w:ins>
      <w:ins w:id="963" w:author="Paul Janssen" w:date="2016-11-17T15:43:00Z">
        <w:r w:rsidRPr="00F742BE">
          <w:rPr>
            <w:highlight w:val="yellow"/>
            <w:rPrChange w:id="964" w:author="Paul Janssen" w:date="2016-11-17T16:59:00Z">
              <w:rPr>
                <w:b/>
                <w:highlight w:val="yellow"/>
              </w:rPr>
            </w:rPrChange>
          </w:rPr>
          <w:t>coördinaten</w:t>
        </w:r>
      </w:ins>
      <w:ins w:id="965" w:author="Paul Janssen" w:date="2016-11-17T15:26:00Z">
        <w:r w:rsidR="00CF2935" w:rsidRPr="00F742BE">
          <w:rPr>
            <w:highlight w:val="yellow"/>
            <w:rPrChange w:id="966" w:author="Paul Janssen" w:date="2016-11-17T16:59:00Z">
              <w:rPr>
                <w:b/>
              </w:rPr>
            </w:rPrChange>
          </w:rPr>
          <w:t xml:space="preserve"> weergeeft.</w:t>
        </w:r>
      </w:ins>
    </w:p>
    <w:p w:rsidR="00CF2935" w:rsidRPr="00F742BE" w:rsidRDefault="001550B5">
      <w:pPr>
        <w:rPr>
          <w:ins w:id="967" w:author="Paul Janssen" w:date="2016-11-17T15:30:00Z"/>
          <w:highlight w:val="yellow"/>
          <w:rPrChange w:id="968" w:author="Paul Janssen" w:date="2016-11-17T16:59:00Z">
            <w:rPr>
              <w:ins w:id="969" w:author="Paul Janssen" w:date="2016-11-17T15:30:00Z"/>
              <w:b/>
            </w:rPr>
          </w:rPrChange>
        </w:rPr>
      </w:pPr>
      <w:ins w:id="970" w:author="Paul Janssen" w:date="2016-11-17T15:43:00Z">
        <w:r w:rsidRPr="00F742BE">
          <w:rPr>
            <w:highlight w:val="yellow"/>
            <w:rPrChange w:id="971" w:author="Paul Janssen" w:date="2016-11-17T16:59:00Z">
              <w:rPr>
                <w:b/>
                <w:highlight w:val="yellow"/>
              </w:rPr>
            </w:rPrChange>
          </w:rPr>
          <w:t xml:space="preserve">Voor </w:t>
        </w:r>
      </w:ins>
      <w:ins w:id="972" w:author="Paul Janssen" w:date="2016-11-17T15:29:00Z">
        <w:r w:rsidR="00CF2935" w:rsidRPr="00F742BE">
          <w:rPr>
            <w:highlight w:val="yellow"/>
            <w:rPrChange w:id="973" w:author="Paul Janssen" w:date="2016-11-17T16:59:00Z">
              <w:rPr>
                <w:b/>
              </w:rPr>
            </w:rPrChange>
          </w:rPr>
          <w:t xml:space="preserve">WION </w:t>
        </w:r>
      </w:ins>
      <w:ins w:id="974" w:author="Paul Janssen" w:date="2016-11-17T15:43:00Z">
        <w:r w:rsidRPr="00F742BE">
          <w:rPr>
            <w:highlight w:val="yellow"/>
            <w:rPrChange w:id="975" w:author="Paul Janssen" w:date="2016-11-17T16:59:00Z">
              <w:rPr>
                <w:b/>
                <w:highlight w:val="yellow"/>
              </w:rPr>
            </w:rPrChange>
          </w:rPr>
          <w:t>geldt de volgende regel</w:t>
        </w:r>
      </w:ins>
      <w:ins w:id="976" w:author="Paul Janssen" w:date="2016-11-17T15:29:00Z">
        <w:r w:rsidR="00CF2935" w:rsidRPr="00F742BE">
          <w:rPr>
            <w:highlight w:val="yellow"/>
            <w:rPrChange w:id="977" w:author="Paul Janssen" w:date="2016-11-17T16:59:00Z">
              <w:rPr>
                <w:b/>
              </w:rPr>
            </w:rPrChange>
          </w:rPr>
          <w:t>:</w:t>
        </w:r>
      </w:ins>
    </w:p>
    <w:p w:rsidR="00F42CD4" w:rsidRPr="001550B5" w:rsidRDefault="001550B5">
      <w:pPr>
        <w:rPr>
          <w:ins w:id="978" w:author="Paul Janssen" w:date="2016-11-17T15:40:00Z"/>
          <w:b/>
          <w:highlight w:val="yellow"/>
          <w:rPrChange w:id="979" w:author="Paul Janssen" w:date="2016-11-17T15:41:00Z">
            <w:rPr>
              <w:ins w:id="980" w:author="Paul Janssen" w:date="2016-11-17T15:40:00Z"/>
              <w:b/>
            </w:rPr>
          </w:rPrChange>
        </w:rPr>
      </w:pPr>
      <w:ins w:id="981" w:author="Paul Janssen" w:date="2016-11-17T15:44:00Z">
        <w:r w:rsidRPr="00F742BE">
          <w:rPr>
            <w:highlight w:val="yellow"/>
            <w:rPrChange w:id="982" w:author="Paul Janssen" w:date="2016-11-17T16:59:00Z">
              <w:rPr>
                <w:b/>
                <w:highlight w:val="yellow"/>
              </w:rPr>
            </w:rPrChange>
          </w:rPr>
          <w:t>Een bounding box</w:t>
        </w:r>
      </w:ins>
      <w:ins w:id="983" w:author="Paul Janssen" w:date="2016-11-17T15:30:00Z">
        <w:r w:rsidR="00CF2935" w:rsidRPr="00F742BE">
          <w:rPr>
            <w:highlight w:val="yellow"/>
            <w:rPrChange w:id="984" w:author="Paul Janssen" w:date="2016-11-17T16:59:00Z">
              <w:rPr>
                <w:b/>
              </w:rPr>
            </w:rPrChange>
          </w:rPr>
          <w:t xml:space="preserve"> is verplicht alleen voor het hele bestand en is niet opgenomen bij individuele </w:t>
        </w:r>
      </w:ins>
      <w:ins w:id="985" w:author="Paul Janssen" w:date="2016-11-17T15:31:00Z">
        <w:r w:rsidR="00CF2935" w:rsidRPr="00F742BE">
          <w:rPr>
            <w:highlight w:val="yellow"/>
            <w:rPrChange w:id="986" w:author="Paul Janssen" w:date="2016-11-17T16:59:00Z">
              <w:rPr>
                <w:b/>
              </w:rPr>
            </w:rPrChange>
          </w:rPr>
          <w:t>geometrieën</w:t>
        </w:r>
        <w:r w:rsidR="00381388" w:rsidRPr="00F742BE">
          <w:rPr>
            <w:highlight w:val="yellow"/>
            <w:rPrChange w:id="987" w:author="Paul Janssen" w:date="2016-11-17T16:59:00Z">
              <w:rPr>
                <w:b/>
                <w:highlight w:val="yellow"/>
              </w:rPr>
            </w:rPrChange>
          </w:rPr>
          <w:t xml:space="preserve"> t</w:t>
        </w:r>
      </w:ins>
      <w:ins w:id="988" w:author="Paul Janssen" w:date="2016-11-17T15:44:00Z">
        <w:r w:rsidRPr="00F742BE">
          <w:rPr>
            <w:highlight w:val="yellow"/>
            <w:rPrChange w:id="989" w:author="Paul Janssen" w:date="2016-11-17T16:59:00Z">
              <w:rPr>
                <w:b/>
                <w:highlight w:val="yellow"/>
              </w:rPr>
            </w:rPrChange>
          </w:rPr>
          <w:t xml:space="preserve">enzij </w:t>
        </w:r>
      </w:ins>
      <w:ins w:id="990" w:author="Paul Janssen" w:date="2016-11-17T15:46:00Z">
        <w:r w:rsidR="00381388" w:rsidRPr="00F742BE">
          <w:rPr>
            <w:highlight w:val="yellow"/>
            <w:rPrChange w:id="991" w:author="Paul Janssen" w:date="2016-11-17T16:59:00Z">
              <w:rPr>
                <w:b/>
                <w:highlight w:val="yellow"/>
              </w:rPr>
            </w:rPrChange>
          </w:rPr>
          <w:t xml:space="preserve">het wel als </w:t>
        </w:r>
      </w:ins>
      <w:ins w:id="992" w:author="Paul Janssen" w:date="2016-11-17T15:44:00Z">
        <w:r w:rsidRPr="00F742BE">
          <w:rPr>
            <w:highlight w:val="yellow"/>
            <w:rPrChange w:id="993" w:author="Paul Janssen" w:date="2016-11-17T16:59:00Z">
              <w:rPr>
                <w:b/>
                <w:highlight w:val="yellow"/>
              </w:rPr>
            </w:rPrChange>
          </w:rPr>
          <w:t>specifiek</w:t>
        </w:r>
      </w:ins>
      <w:ins w:id="994" w:author="Paul Janssen" w:date="2016-11-17T15:46:00Z">
        <w:r w:rsidR="00381388" w:rsidRPr="00F742BE">
          <w:rPr>
            <w:highlight w:val="yellow"/>
            <w:rPrChange w:id="995" w:author="Paul Janssen" w:date="2016-11-17T16:59:00Z">
              <w:rPr>
                <w:b/>
                <w:highlight w:val="yellow"/>
              </w:rPr>
            </w:rPrChange>
          </w:rPr>
          <w:t xml:space="preserve">e regel </w:t>
        </w:r>
      </w:ins>
      <w:ins w:id="996" w:author="Paul Janssen" w:date="2016-11-17T15:44:00Z">
        <w:r w:rsidRPr="00F742BE">
          <w:rPr>
            <w:highlight w:val="yellow"/>
            <w:rPrChange w:id="997" w:author="Paul Janssen" w:date="2016-11-17T16:59:00Z">
              <w:rPr>
                <w:b/>
                <w:highlight w:val="yellow"/>
              </w:rPr>
            </w:rPrChange>
          </w:rPr>
          <w:t>bij de objectklasse is aangegeven</w:t>
        </w:r>
      </w:ins>
      <w:ins w:id="998" w:author="Paul Janssen" w:date="2016-11-17T15:46:00Z">
        <w:r w:rsidR="00381388" w:rsidRPr="00F742BE">
          <w:rPr>
            <w:highlight w:val="yellow"/>
            <w:rPrChange w:id="999" w:author="Paul Janssen" w:date="2016-11-17T16:59:00Z">
              <w:rPr>
                <w:b/>
                <w:highlight w:val="yellow"/>
              </w:rPr>
            </w:rPrChange>
          </w:rPr>
          <w:t>.</w:t>
        </w:r>
      </w:ins>
      <w:del w:id="1000" w:author="Paul Janssen" w:date="2016-11-17T15:26:00Z">
        <w:r w:rsidR="00F42CD4" w:rsidRPr="001550B5" w:rsidDel="00CF2935">
          <w:rPr>
            <w:b/>
            <w:highlight w:val="yellow"/>
            <w:rPrChange w:id="1001" w:author="Paul Janssen" w:date="2016-11-17T15:41:00Z">
              <w:rPr/>
            </w:rPrChange>
          </w:rPr>
          <w:delText xml:space="preserve"> </w:delText>
        </w:r>
      </w:del>
    </w:p>
    <w:p w:rsidR="001550B5" w:rsidRPr="001550B5" w:rsidRDefault="001550B5" w:rsidP="00F42CD4">
      <w:pPr>
        <w:rPr>
          <w:ins w:id="1002" w:author="Paul Janssen" w:date="2016-11-17T15:40:00Z"/>
          <w:b/>
          <w:highlight w:val="yellow"/>
          <w:rPrChange w:id="1003" w:author="Paul Janssen" w:date="2016-11-17T15:41:00Z">
            <w:rPr>
              <w:ins w:id="1004" w:author="Paul Janssen" w:date="2016-11-17T15:40:00Z"/>
              <w:b/>
            </w:rPr>
          </w:rPrChange>
        </w:rPr>
      </w:pPr>
    </w:p>
    <w:p w:rsidR="001550B5" w:rsidRPr="001550B5" w:rsidRDefault="001550B5" w:rsidP="00F42CD4">
      <w:pPr>
        <w:rPr>
          <w:ins w:id="1005" w:author="Paul Janssen" w:date="2016-11-17T15:40:00Z"/>
          <w:b/>
          <w:highlight w:val="yellow"/>
          <w:lang w:val="en-GB"/>
          <w:rPrChange w:id="1006" w:author="Paul Janssen" w:date="2016-11-17T15:41:00Z">
            <w:rPr>
              <w:ins w:id="1007" w:author="Paul Janssen" w:date="2016-11-17T15:40:00Z"/>
              <w:b/>
            </w:rPr>
          </w:rPrChange>
        </w:rPr>
      </w:pPr>
      <w:ins w:id="1008" w:author="Paul Janssen" w:date="2016-11-17T15:40:00Z">
        <w:r w:rsidRPr="001550B5">
          <w:rPr>
            <w:b/>
            <w:highlight w:val="yellow"/>
            <w:lang w:val="en-GB"/>
            <w:rPrChange w:id="1009" w:author="Paul Janssen" w:date="2016-11-17T15:41:00Z">
              <w:rPr>
                <w:b/>
              </w:rPr>
            </w:rPrChange>
          </w:rPr>
          <w:t>Voorbeeld:</w:t>
        </w:r>
      </w:ins>
    </w:p>
    <w:p w:rsidR="001550B5" w:rsidRPr="001550B5" w:rsidRDefault="001550B5" w:rsidP="001550B5">
      <w:pPr>
        <w:autoSpaceDE w:val="0"/>
        <w:autoSpaceDN w:val="0"/>
        <w:adjustRightInd w:val="0"/>
        <w:spacing w:line="240" w:lineRule="auto"/>
        <w:jc w:val="left"/>
        <w:rPr>
          <w:ins w:id="1010" w:author="Paul Janssen" w:date="2016-11-17T15:41:00Z"/>
          <w:rFonts w:ascii="Arial" w:hAnsi="Arial" w:cs="Arial"/>
          <w:color w:val="000000"/>
          <w:highlight w:val="yellow"/>
          <w:lang w:val="en-GB"/>
          <w:rPrChange w:id="1011" w:author="Paul Janssen" w:date="2016-11-17T15:41:00Z">
            <w:rPr>
              <w:ins w:id="1012" w:author="Paul Janssen" w:date="2016-11-17T15:41:00Z"/>
              <w:rFonts w:ascii="Arial" w:hAnsi="Arial" w:cs="Arial"/>
              <w:color w:val="000000"/>
              <w:sz w:val="20"/>
              <w:szCs w:val="20"/>
              <w:highlight w:val="white"/>
            </w:rPr>
          </w:rPrChange>
        </w:rPr>
      </w:pPr>
      <w:ins w:id="1013" w:author="Paul Janssen" w:date="2016-11-17T15:41:00Z">
        <w:r w:rsidRPr="001550B5">
          <w:rPr>
            <w:rFonts w:ascii="Arial" w:hAnsi="Arial" w:cs="Arial"/>
            <w:color w:val="0000FF"/>
            <w:highlight w:val="yellow"/>
            <w:lang w:val="en-GB"/>
            <w:rPrChange w:id="1014"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15"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lang w:val="en-GB"/>
            <w:rPrChange w:id="1016"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017" w:author="Paul Janssen" w:date="2016-11-17T15:41:00Z"/>
          <w:rFonts w:ascii="Arial" w:hAnsi="Arial" w:cs="Arial"/>
          <w:color w:val="000000"/>
          <w:highlight w:val="yellow"/>
          <w:lang w:val="en-GB"/>
          <w:rPrChange w:id="1018" w:author="Paul Janssen" w:date="2016-11-17T15:41:00Z">
            <w:rPr>
              <w:ins w:id="1019" w:author="Paul Janssen" w:date="2016-11-17T15:41:00Z"/>
              <w:rFonts w:ascii="Arial" w:hAnsi="Arial" w:cs="Arial"/>
              <w:color w:val="000000"/>
              <w:sz w:val="20"/>
              <w:szCs w:val="20"/>
              <w:highlight w:val="white"/>
            </w:rPr>
          </w:rPrChange>
        </w:rPr>
      </w:pPr>
      <w:ins w:id="1020" w:author="Paul Janssen" w:date="2016-11-17T15:41:00Z">
        <w:r w:rsidRPr="001550B5">
          <w:rPr>
            <w:rFonts w:ascii="Arial" w:hAnsi="Arial" w:cs="Arial"/>
            <w:color w:val="0000FF"/>
            <w:highlight w:val="yellow"/>
            <w:lang w:val="en-GB"/>
            <w:rPrChange w:id="1021"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22"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lang w:val="en-GB"/>
            <w:rPrChange w:id="1023"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024" w:author="Paul Janssen" w:date="2016-11-17T15:41:00Z"/>
          <w:rFonts w:ascii="Arial" w:hAnsi="Arial" w:cs="Arial"/>
          <w:color w:val="000000"/>
          <w:highlight w:val="yellow"/>
          <w:lang w:val="en-GB"/>
          <w:rPrChange w:id="1025" w:author="Paul Janssen" w:date="2016-11-17T15:41:00Z">
            <w:rPr>
              <w:ins w:id="1026" w:author="Paul Janssen" w:date="2016-11-17T15:41:00Z"/>
              <w:rFonts w:ascii="Arial" w:hAnsi="Arial" w:cs="Arial"/>
              <w:color w:val="000000"/>
              <w:sz w:val="20"/>
              <w:szCs w:val="20"/>
              <w:highlight w:val="white"/>
            </w:rPr>
          </w:rPrChange>
        </w:rPr>
      </w:pPr>
      <w:ins w:id="1027" w:author="Paul Janssen" w:date="2016-11-17T15:41:00Z">
        <w:r w:rsidRPr="001550B5">
          <w:rPr>
            <w:rFonts w:ascii="Arial" w:hAnsi="Arial" w:cs="Arial"/>
            <w:color w:val="000000"/>
            <w:highlight w:val="yellow"/>
            <w:lang w:val="en-GB"/>
            <w:rPrChange w:id="1028"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029"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30" w:author="Paul Janssen" w:date="2016-11-17T15:41:00Z">
              <w:rPr>
                <w:rFonts w:ascii="Arial" w:hAnsi="Arial" w:cs="Arial"/>
                <w:color w:val="800000"/>
                <w:sz w:val="20"/>
                <w:szCs w:val="20"/>
                <w:highlight w:val="white"/>
              </w:rPr>
            </w:rPrChange>
          </w:rPr>
          <w:t>gml:lowerCorner</w:t>
        </w:r>
        <w:r w:rsidRPr="001550B5">
          <w:rPr>
            <w:rFonts w:ascii="Arial" w:hAnsi="Arial" w:cs="Arial"/>
            <w:color w:val="FF0000"/>
            <w:highlight w:val="yellow"/>
            <w:lang w:val="en-GB"/>
            <w:rPrChange w:id="1031"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032"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033"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034"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035"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036"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37" w:author="Paul Janssen" w:date="2016-11-17T15:41:00Z">
              <w:rPr>
                <w:rFonts w:ascii="Arial" w:hAnsi="Arial" w:cs="Arial"/>
                <w:color w:val="800000"/>
                <w:sz w:val="20"/>
                <w:szCs w:val="20"/>
                <w:highlight w:val="white"/>
              </w:rPr>
            </w:rPrChange>
          </w:rPr>
          <w:t>gml:lowerCorner</w:t>
        </w:r>
        <w:r w:rsidRPr="001550B5">
          <w:rPr>
            <w:rFonts w:ascii="Arial" w:hAnsi="Arial" w:cs="Arial"/>
            <w:color w:val="0000FF"/>
            <w:highlight w:val="yellow"/>
            <w:lang w:val="en-GB"/>
            <w:rPrChange w:id="1038"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039" w:author="Paul Janssen" w:date="2016-11-17T15:41:00Z"/>
          <w:rFonts w:ascii="Arial" w:hAnsi="Arial" w:cs="Arial"/>
          <w:color w:val="000000"/>
          <w:highlight w:val="yellow"/>
          <w:lang w:val="en-GB"/>
          <w:rPrChange w:id="1040" w:author="Paul Janssen" w:date="2016-11-17T15:41:00Z">
            <w:rPr>
              <w:ins w:id="1041" w:author="Paul Janssen" w:date="2016-11-17T15:41:00Z"/>
              <w:rFonts w:ascii="Arial" w:hAnsi="Arial" w:cs="Arial"/>
              <w:color w:val="000000"/>
              <w:sz w:val="20"/>
              <w:szCs w:val="20"/>
              <w:highlight w:val="white"/>
            </w:rPr>
          </w:rPrChange>
        </w:rPr>
      </w:pPr>
      <w:ins w:id="1042" w:author="Paul Janssen" w:date="2016-11-17T15:41:00Z">
        <w:r w:rsidRPr="001550B5">
          <w:rPr>
            <w:rFonts w:ascii="Arial" w:hAnsi="Arial" w:cs="Arial"/>
            <w:color w:val="000000"/>
            <w:highlight w:val="yellow"/>
            <w:lang w:val="en-GB"/>
            <w:rPrChange w:id="1043" w:author="Paul Janssen" w:date="2016-11-17T15:41:00Z">
              <w:rPr>
                <w:rFonts w:ascii="Arial" w:hAnsi="Arial" w:cs="Arial"/>
                <w:color w:val="000000"/>
                <w:sz w:val="20"/>
                <w:szCs w:val="20"/>
                <w:highlight w:val="white"/>
              </w:rPr>
            </w:rPrChange>
          </w:rPr>
          <w:tab/>
        </w:r>
        <w:r w:rsidRPr="001550B5">
          <w:rPr>
            <w:rFonts w:ascii="Arial" w:hAnsi="Arial" w:cs="Arial"/>
            <w:color w:val="0000FF"/>
            <w:highlight w:val="yellow"/>
            <w:lang w:val="en-GB"/>
            <w:rPrChange w:id="1044"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45" w:author="Paul Janssen" w:date="2016-11-17T15:41:00Z">
              <w:rPr>
                <w:rFonts w:ascii="Arial" w:hAnsi="Arial" w:cs="Arial"/>
                <w:color w:val="800000"/>
                <w:sz w:val="20"/>
                <w:szCs w:val="20"/>
                <w:highlight w:val="white"/>
              </w:rPr>
            </w:rPrChange>
          </w:rPr>
          <w:t>gml:upperCorner</w:t>
        </w:r>
        <w:r w:rsidRPr="001550B5">
          <w:rPr>
            <w:rFonts w:ascii="Arial" w:hAnsi="Arial" w:cs="Arial"/>
            <w:color w:val="FF0000"/>
            <w:highlight w:val="yellow"/>
            <w:lang w:val="en-GB"/>
            <w:rPrChange w:id="1046" w:author="Paul Janssen" w:date="2016-11-17T15:41:00Z">
              <w:rPr>
                <w:rFonts w:ascii="Arial" w:hAnsi="Arial" w:cs="Arial"/>
                <w:color w:val="FF0000"/>
                <w:sz w:val="20"/>
                <w:szCs w:val="20"/>
                <w:highlight w:val="white"/>
              </w:rPr>
            </w:rPrChange>
          </w:rPr>
          <w:t xml:space="preserve"> srsName</w:t>
        </w:r>
        <w:r w:rsidRPr="001550B5">
          <w:rPr>
            <w:rFonts w:ascii="Arial" w:hAnsi="Arial" w:cs="Arial"/>
            <w:color w:val="0000FF"/>
            <w:highlight w:val="yellow"/>
            <w:lang w:val="en-GB"/>
            <w:rPrChange w:id="1047" w:author="Paul Janssen" w:date="2016-11-17T15:41:00Z">
              <w:rPr>
                <w:rFonts w:ascii="Arial" w:hAnsi="Arial" w:cs="Arial"/>
                <w:color w:val="0000FF"/>
                <w:sz w:val="20"/>
                <w:szCs w:val="20"/>
                <w:highlight w:val="white"/>
              </w:rPr>
            </w:rPrChange>
          </w:rPr>
          <w:t>="</w:t>
        </w:r>
        <w:r w:rsidRPr="001550B5">
          <w:rPr>
            <w:rFonts w:ascii="Arial" w:hAnsi="Arial" w:cs="Arial"/>
            <w:color w:val="000000"/>
            <w:highlight w:val="yellow"/>
            <w:lang w:val="en-GB"/>
            <w:rPrChange w:id="1048" w:author="Paul Janssen" w:date="2016-11-17T15:41:00Z">
              <w:rPr>
                <w:rFonts w:ascii="Arial" w:hAnsi="Arial" w:cs="Arial"/>
                <w:color w:val="000000"/>
                <w:sz w:val="20"/>
                <w:szCs w:val="20"/>
                <w:highlight w:val="white"/>
              </w:rPr>
            </w:rPrChange>
          </w:rPr>
          <w:t>urn:opengis:def:crs:EPSG::28992</w:t>
        </w:r>
        <w:r w:rsidRPr="001550B5">
          <w:rPr>
            <w:rFonts w:ascii="Arial" w:hAnsi="Arial" w:cs="Arial"/>
            <w:color w:val="0000FF"/>
            <w:highlight w:val="yellow"/>
            <w:lang w:val="en-GB"/>
            <w:rPrChange w:id="1049" w:author="Paul Janssen" w:date="2016-11-17T15:41:00Z">
              <w:rPr>
                <w:rFonts w:ascii="Arial" w:hAnsi="Arial" w:cs="Arial"/>
                <w:color w:val="0000FF"/>
                <w:sz w:val="20"/>
                <w:szCs w:val="20"/>
                <w:highlight w:val="white"/>
              </w:rPr>
            </w:rPrChange>
          </w:rPr>
          <w:t>"&gt;</w:t>
        </w:r>
        <w:r w:rsidRPr="001550B5">
          <w:rPr>
            <w:rFonts w:ascii="Arial" w:hAnsi="Arial" w:cs="Arial"/>
            <w:color w:val="000000"/>
            <w:highlight w:val="yellow"/>
            <w:lang w:val="en-GB"/>
            <w:rPrChange w:id="1050" w:author="Paul Janssen" w:date="2016-11-17T15:41:00Z">
              <w:rPr>
                <w:rFonts w:ascii="Arial" w:hAnsi="Arial" w:cs="Arial"/>
                <w:color w:val="000000"/>
                <w:sz w:val="20"/>
                <w:szCs w:val="20"/>
                <w:highlight w:val="white"/>
              </w:rPr>
            </w:rPrChange>
          </w:rPr>
          <w:t>......</w:t>
        </w:r>
        <w:r w:rsidRPr="001550B5">
          <w:rPr>
            <w:rFonts w:ascii="Arial" w:hAnsi="Arial" w:cs="Arial"/>
            <w:color w:val="0000FF"/>
            <w:highlight w:val="yellow"/>
            <w:lang w:val="en-GB"/>
            <w:rPrChange w:id="1051"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lang w:val="en-GB"/>
            <w:rPrChange w:id="1052" w:author="Paul Janssen" w:date="2016-11-17T15:41:00Z">
              <w:rPr>
                <w:rFonts w:ascii="Arial" w:hAnsi="Arial" w:cs="Arial"/>
                <w:color w:val="800000"/>
                <w:sz w:val="20"/>
                <w:szCs w:val="20"/>
                <w:highlight w:val="white"/>
              </w:rPr>
            </w:rPrChange>
          </w:rPr>
          <w:t>gml:upperCorner</w:t>
        </w:r>
        <w:r w:rsidRPr="001550B5">
          <w:rPr>
            <w:rFonts w:ascii="Arial" w:hAnsi="Arial" w:cs="Arial"/>
            <w:color w:val="0000FF"/>
            <w:highlight w:val="yellow"/>
            <w:lang w:val="en-GB"/>
            <w:rPrChange w:id="1053" w:author="Paul Janssen" w:date="2016-11-17T15:41:00Z">
              <w:rPr>
                <w:rFonts w:ascii="Arial" w:hAnsi="Arial" w:cs="Arial"/>
                <w:color w:val="0000FF"/>
                <w:sz w:val="20"/>
                <w:szCs w:val="20"/>
                <w:highlight w:val="white"/>
              </w:rPr>
            </w:rPrChange>
          </w:rPr>
          <w:t>&gt;</w:t>
        </w:r>
      </w:ins>
    </w:p>
    <w:p w:rsidR="001550B5" w:rsidRPr="001550B5" w:rsidRDefault="001550B5" w:rsidP="001550B5">
      <w:pPr>
        <w:autoSpaceDE w:val="0"/>
        <w:autoSpaceDN w:val="0"/>
        <w:adjustRightInd w:val="0"/>
        <w:spacing w:line="240" w:lineRule="auto"/>
        <w:jc w:val="left"/>
        <w:rPr>
          <w:ins w:id="1054" w:author="Paul Janssen" w:date="2016-11-17T15:41:00Z"/>
          <w:rFonts w:ascii="Arial" w:hAnsi="Arial" w:cs="Arial"/>
          <w:color w:val="000000"/>
          <w:highlight w:val="yellow"/>
          <w:rPrChange w:id="1055" w:author="Paul Janssen" w:date="2016-11-17T15:41:00Z">
            <w:rPr>
              <w:ins w:id="1056" w:author="Paul Janssen" w:date="2016-11-17T15:41:00Z"/>
              <w:rFonts w:ascii="Arial" w:hAnsi="Arial" w:cs="Arial"/>
              <w:color w:val="000000"/>
              <w:sz w:val="20"/>
              <w:szCs w:val="20"/>
              <w:highlight w:val="white"/>
            </w:rPr>
          </w:rPrChange>
        </w:rPr>
      </w:pPr>
      <w:ins w:id="1057" w:author="Paul Janssen" w:date="2016-11-17T15:41:00Z">
        <w:r w:rsidRPr="001550B5">
          <w:rPr>
            <w:rFonts w:ascii="Arial" w:hAnsi="Arial" w:cs="Arial"/>
            <w:color w:val="0000FF"/>
            <w:highlight w:val="yellow"/>
            <w:rPrChange w:id="1058"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059" w:author="Paul Janssen" w:date="2016-11-17T15:41:00Z">
              <w:rPr>
                <w:rFonts w:ascii="Arial" w:hAnsi="Arial" w:cs="Arial"/>
                <w:color w:val="800000"/>
                <w:sz w:val="20"/>
                <w:szCs w:val="20"/>
                <w:highlight w:val="white"/>
              </w:rPr>
            </w:rPrChange>
          </w:rPr>
          <w:t>gml:Envelope</w:t>
        </w:r>
        <w:r w:rsidRPr="001550B5">
          <w:rPr>
            <w:rFonts w:ascii="Arial" w:hAnsi="Arial" w:cs="Arial"/>
            <w:color w:val="0000FF"/>
            <w:highlight w:val="yellow"/>
            <w:rPrChange w:id="1060" w:author="Paul Janssen" w:date="2016-11-17T15:41:00Z">
              <w:rPr>
                <w:rFonts w:ascii="Arial" w:hAnsi="Arial" w:cs="Arial"/>
                <w:color w:val="0000FF"/>
                <w:sz w:val="20"/>
                <w:szCs w:val="20"/>
                <w:highlight w:val="white"/>
              </w:rPr>
            </w:rPrChange>
          </w:rPr>
          <w:t>&gt;</w:t>
        </w:r>
      </w:ins>
    </w:p>
    <w:p w:rsidR="001550B5" w:rsidRPr="001550B5" w:rsidRDefault="001550B5" w:rsidP="001550B5">
      <w:pPr>
        <w:rPr>
          <w:b/>
          <w:rPrChange w:id="1061" w:author="Paul Janssen" w:date="2016-11-17T15:41:00Z">
            <w:rPr/>
          </w:rPrChange>
        </w:rPr>
      </w:pPr>
      <w:ins w:id="1062" w:author="Paul Janssen" w:date="2016-11-17T15:41:00Z">
        <w:r w:rsidRPr="001550B5">
          <w:rPr>
            <w:rFonts w:ascii="Arial" w:hAnsi="Arial" w:cs="Arial"/>
            <w:color w:val="0000FF"/>
            <w:highlight w:val="yellow"/>
            <w:rPrChange w:id="1063" w:author="Paul Janssen" w:date="2016-11-17T15:41:00Z">
              <w:rPr>
                <w:rFonts w:ascii="Arial" w:hAnsi="Arial" w:cs="Arial"/>
                <w:color w:val="0000FF"/>
                <w:sz w:val="20"/>
                <w:szCs w:val="20"/>
                <w:highlight w:val="white"/>
              </w:rPr>
            </w:rPrChange>
          </w:rPr>
          <w:t>&lt;/</w:t>
        </w:r>
        <w:r w:rsidRPr="001550B5">
          <w:rPr>
            <w:rFonts w:ascii="Arial" w:hAnsi="Arial" w:cs="Arial"/>
            <w:color w:val="800000"/>
            <w:highlight w:val="yellow"/>
            <w:rPrChange w:id="1064" w:author="Paul Janssen" w:date="2016-11-17T15:41:00Z">
              <w:rPr>
                <w:rFonts w:ascii="Arial" w:hAnsi="Arial" w:cs="Arial"/>
                <w:color w:val="800000"/>
                <w:sz w:val="20"/>
                <w:szCs w:val="20"/>
                <w:highlight w:val="white"/>
              </w:rPr>
            </w:rPrChange>
          </w:rPr>
          <w:t>gml:boundedBy</w:t>
        </w:r>
        <w:r w:rsidRPr="001550B5">
          <w:rPr>
            <w:rFonts w:ascii="Arial" w:hAnsi="Arial" w:cs="Arial"/>
            <w:color w:val="0000FF"/>
            <w:highlight w:val="yellow"/>
            <w:rPrChange w:id="1065" w:author="Paul Janssen" w:date="2016-11-17T15:41:00Z">
              <w:rPr>
                <w:rFonts w:ascii="Arial" w:hAnsi="Arial" w:cs="Arial"/>
                <w:color w:val="0000FF"/>
                <w:sz w:val="20"/>
                <w:szCs w:val="20"/>
                <w:highlight w:val="white"/>
              </w:rPr>
            </w:rPrChange>
          </w:rPr>
          <w:t>&gt;</w:t>
        </w:r>
      </w:ins>
    </w:p>
    <w:p w:rsidR="00F42CD4" w:rsidRDefault="00F42CD4" w:rsidP="00F42CD4"/>
    <w:p w:rsidR="00F42CD4" w:rsidRPr="00305FF6" w:rsidRDefault="00F42CD4" w:rsidP="00F42CD4">
      <w:pPr>
        <w:rPr>
          <w:b/>
        </w:rPr>
      </w:pPr>
      <w:bookmarkStart w:id="1066" w:name="_Toc297652024"/>
      <w:bookmarkStart w:id="1067" w:name="_Toc298239789"/>
      <w:bookmarkStart w:id="1068" w:name="_Toc298240533"/>
      <w:bookmarkEnd w:id="1066"/>
      <w:bookmarkEnd w:id="1067"/>
      <w:bookmarkEnd w:id="1068"/>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Default="00F42CD4" w:rsidP="00F42CD4">
      <w:r>
        <w:t>srsName invullen bij elk planobject op hoogste geometrie niveau.</w:t>
      </w:r>
    </w:p>
    <w:p w:rsidR="00F42CD4" w:rsidRDefault="00F42CD4" w:rsidP="00F42CD4">
      <w:r>
        <w:t>Voor IMKL2015  is het coördinaat referentiesysteem Rijksdriehoekstelsel, epsg code 28992, verplicht en wordt dit als volgt ingevuld:</w:t>
      </w:r>
    </w:p>
    <w:p w:rsidR="00F42CD4" w:rsidRPr="00EC50C0" w:rsidRDefault="00F42CD4" w:rsidP="00F42CD4">
      <w:pPr>
        <w:rPr>
          <w:lang w:val="en-US"/>
        </w:rPr>
      </w:pPr>
      <w:r w:rsidRPr="00EC50C0">
        <w:rPr>
          <w:color w:val="FF0000"/>
          <w:lang w:val="en-US"/>
        </w:rPr>
        <w:t>srsName</w:t>
      </w:r>
      <w:r w:rsidRPr="00016F1E">
        <w:rPr>
          <w:lang w:val="en-US"/>
        </w:rPr>
        <w:t>="</w:t>
      </w:r>
      <w:r w:rsidRPr="00EC50C0">
        <w:rPr>
          <w:lang w:val="en-US"/>
        </w:rPr>
        <w:t>urn:ogc:def:crs:EPSG::28992</w:t>
      </w:r>
      <w:r w:rsidRPr="00016F1E">
        <w:rPr>
          <w:lang w:val="en-US"/>
        </w:rPr>
        <w:t>"</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069" w:name="_Toc467156174"/>
      <w:r>
        <w:t>Visualisatie</w:t>
      </w:r>
      <w:bookmarkEnd w:id="1069"/>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1070" w:name="_Toc467156175"/>
      <w:r>
        <w:t>Bibliografie</w:t>
      </w:r>
      <w:bookmarkEnd w:id="1070"/>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hyperlink r:id="rId58" w:history="1">
        <w:r w:rsidR="00FD2140" w:rsidRPr="00793FB2">
          <w:rPr>
            <w:rStyle w:val="Hyperlink"/>
            <w:szCs w:val="20"/>
            <w:lang w:val="en-US"/>
          </w:rPr>
          <w:t>http://inspire.jrc.ec.europa.eu/documents/Data_Specifications/INSPIRE_DataSpecification_US_v3.0.pdf</w:t>
        </w:r>
      </w:hyperlink>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hyperlink r:id="rId59" w:history="1">
        <w:r w:rsidR="00DF04D9" w:rsidRPr="00834A6E">
          <w:rPr>
            <w:rStyle w:val="Hyperlink"/>
            <w:szCs w:val="20"/>
            <w:lang w:val="en-US"/>
          </w:rPr>
          <w:t>http://inspire.jrc.ec.europa.eu/reports/ImplementingRules/DataSpecifications/D2.5_v3.1.pdf</w:t>
        </w:r>
      </w:hyperlink>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hyperlink r:id="rId60" w:history="1">
        <w:r w:rsidR="00FD2140" w:rsidRPr="00793FB2">
          <w:rPr>
            <w:rStyle w:val="Hyperlink"/>
            <w:szCs w:val="20"/>
            <w:lang w:val="en-US"/>
          </w:rPr>
          <w:t>http://inspire.jrc.ec.europa.eu/documents/Data_Specifications/D2.10.1_GenericNetworkModel_v1.0rc3.pdf</w:t>
        </w:r>
      </w:hyperlink>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BF55BB" w:rsidRDefault="006F2CE2" w:rsidP="00BF55BB">
      <w:pPr>
        <w:numPr>
          <w:ilvl w:val="0"/>
          <w:numId w:val="19"/>
        </w:numPr>
        <w:spacing w:line="240" w:lineRule="auto"/>
        <w:jc w:val="left"/>
        <w:rPr>
          <w:lang w:val="en-US"/>
        </w:rPr>
      </w:pPr>
      <w:r w:rsidRPr="006F2CE2">
        <w:rPr>
          <w:szCs w:val="20"/>
        </w:rPr>
        <w:t>NEN 3610</w:t>
      </w:r>
      <w:r w:rsidR="004305C4">
        <w:rPr>
          <w:szCs w:val="20"/>
        </w:rPr>
        <w:t>:</w:t>
      </w:r>
      <w:r w:rsidRPr="006F2CE2">
        <w:rPr>
          <w:szCs w:val="20"/>
        </w:rPr>
        <w:t>2011- Basismodel Geo-informatie - Termen, definities,relaties en algemene regels voor de uitwisseling van informatie over aan de aarde gerelateerde ruimtelijke objecten</w:t>
      </w:r>
      <w:r w:rsidR="00DF04D9">
        <w:rPr>
          <w:szCs w:val="20"/>
        </w:rPr>
        <w:t xml:space="preserve">. </w:t>
      </w:r>
      <w:r w:rsidRPr="006F2CE2">
        <w:rPr>
          <w:szCs w:val="20"/>
        </w:rPr>
        <w:t>Normcommissie 351 240 "Geo-informatie</w:t>
      </w:r>
      <w:r w:rsidR="008A21E1">
        <w:rPr>
          <w:szCs w:val="20"/>
        </w:rPr>
        <w:t>”</w:t>
      </w:r>
      <w:r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1" w:history="1">
        <w:r w:rsidR="00FD2140" w:rsidRPr="00FD2140">
          <w:rPr>
            <w:rStyle w:val="Hyperlink"/>
          </w:rPr>
          <w:t>http://www.riool.net/-/informatiemodel-stedelijk-water-ter-visie</w:t>
        </w:r>
      </w:hyperlink>
      <w:r w:rsidR="00FD2140" w:rsidRPr="00FD2140">
        <w:t>. Stichting Rioned.</w:t>
      </w:r>
    </w:p>
    <w:p w:rsidR="00FD2140" w:rsidRDefault="00FD2140" w:rsidP="00FD2140">
      <w:pPr>
        <w:pStyle w:val="Lijstalinea"/>
        <w:numPr>
          <w:ilvl w:val="0"/>
          <w:numId w:val="50"/>
        </w:numPr>
        <w:spacing w:line="240" w:lineRule="auto"/>
        <w:jc w:val="left"/>
      </w:pPr>
      <w:r>
        <w:t xml:space="preserve">GegevensWoordenboek Stedelijk Water (GWSW). </w:t>
      </w:r>
      <w:hyperlink r:id="rId62" w:history="1">
        <w:r w:rsidRPr="00793FB2">
          <w:rPr>
            <w:rStyle w:val="Hyperlink"/>
          </w:rPr>
          <w:t>http://www.riool.net/gegevenswoordenboek</w:t>
        </w:r>
      </w:hyperlink>
      <w:r>
        <w:t>. Stichting Rioned.</w:t>
      </w:r>
    </w:p>
    <w:p w:rsidR="003B5017" w:rsidRPr="00FD2140" w:rsidRDefault="003B5017" w:rsidP="003B5017">
      <w:pPr>
        <w:spacing w:line="240" w:lineRule="auto"/>
        <w:ind w:left="720"/>
        <w:jc w:val="left"/>
        <w:sectPr w:rsidR="003B5017" w:rsidRPr="00FD2140" w:rsidSect="00672722">
          <w:pgSz w:w="11906" w:h="16838" w:code="9"/>
          <w:pgMar w:top="2552" w:right="1622" w:bottom="1531" w:left="1622" w:header="0" w:footer="57" w:gutter="0"/>
          <w:cols w:space="708"/>
          <w:docGrid w:linePitch="360"/>
        </w:sectPr>
      </w:pPr>
      <w:r>
        <w:t xml:space="preserve">Brink, van den, L., Janssen, P., Quak, W.; 2012. Handreiking Geometrie in model en GML.   </w:t>
      </w:r>
      <w:hyperlink r:id="rId63" w:history="1">
        <w:r w:rsidR="0027065E" w:rsidRPr="00747468">
          <w:rPr>
            <w:rStyle w:val="Hyperlink"/>
          </w:rPr>
          <w:t>http://www.geonovum.nl/sites/default/files/Geometrieinmodelengml_1.0.pdf</w:t>
        </w:r>
      </w:hyperlink>
      <w:r w:rsidR="0027065E">
        <w:t xml:space="preserve"> </w:t>
      </w: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1071" w:name="_Toc467156176"/>
      <w:r>
        <w:t xml:space="preserve">Bijlage </w:t>
      </w:r>
      <w:r w:rsidR="00D955F6">
        <w:t>1: IMKL1.1 (2012)</w:t>
      </w:r>
      <w:bookmarkEnd w:id="1071"/>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4" o:title="" croptop="3994f" cropbottom="5164f"/>
          </v:shape>
          <o:OLEObject Type="Embed" ProgID="PowerPoint.Slide.8" ShapeID="_x0000_i1025" DrawAspect="Content" ObjectID="_1540909255" r:id="rId65"/>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1072" w:name="_Toc467156177"/>
      <w:r>
        <w:t xml:space="preserve">Bijlage </w:t>
      </w:r>
      <w:r w:rsidR="00D955F6">
        <w:t xml:space="preserve">2: IMKL2015 </w:t>
      </w:r>
      <w:r w:rsidR="00932116">
        <w:t>waardelijst</w:t>
      </w:r>
      <w:r w:rsidR="00D955F6">
        <w:t>en.</w:t>
      </w:r>
      <w:bookmarkEnd w:id="1072"/>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1073" w:name="_Toc467156178"/>
      <w:r>
        <w:t xml:space="preserve">Bijlage </w:t>
      </w:r>
      <w:r w:rsidR="00E51DFC">
        <w:t>3</w:t>
      </w:r>
      <w:r>
        <w:t xml:space="preserve">: </w:t>
      </w:r>
      <w:r w:rsidR="00E51DFC">
        <w:t>Toelichting op geometriemodel.</w:t>
      </w:r>
      <w:bookmarkEnd w:id="1073"/>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1344"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6"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2368"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6"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44416"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6"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3392"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6"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E4C" w:rsidRDefault="00094E4C">
      <w:r>
        <w:separator/>
      </w:r>
    </w:p>
    <w:p w:rsidR="00094E4C" w:rsidRDefault="00094E4C"/>
  </w:endnote>
  <w:endnote w:type="continuationSeparator" w:id="0">
    <w:p w:rsidR="00094E4C" w:rsidRDefault="00094E4C">
      <w:r>
        <w:continuationSeparator/>
      </w:r>
    </w:p>
    <w:p w:rsidR="00094E4C" w:rsidRDefault="00094E4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swiss"/>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720" w:type="dxa"/>
      <w:tblLook w:val="01E0" w:firstRow="1" w:lastRow="1" w:firstColumn="1" w:lastColumn="1" w:noHBand="0" w:noVBand="0"/>
    </w:tblPr>
    <w:tblGrid>
      <w:gridCol w:w="648"/>
      <w:gridCol w:w="8820"/>
    </w:tblGrid>
    <w:tr w:rsidR="000F3B9E" w:rsidRPr="00C7450D">
      <w:tc>
        <w:tcPr>
          <w:tcW w:w="648" w:type="dxa"/>
        </w:tcPr>
        <w:p w:rsidR="000F3B9E" w:rsidRPr="00E2691E" w:rsidRDefault="000F3B9E" w:rsidP="00BB25BB">
          <w:r>
            <w:fldChar w:fldCharType="begin"/>
          </w:r>
          <w:r>
            <w:instrText xml:space="preserve"> PAGE </w:instrText>
          </w:r>
          <w:r>
            <w:fldChar w:fldCharType="separate"/>
          </w:r>
          <w:r>
            <w:rPr>
              <w:noProof/>
            </w:rPr>
            <w:t>2</w:t>
          </w:r>
          <w:r>
            <w:rPr>
              <w:noProof/>
            </w:rPr>
            <w:fldChar w:fldCharType="end"/>
          </w:r>
        </w:p>
      </w:tc>
      <w:tc>
        <w:tcPr>
          <w:tcW w:w="8820" w:type="dxa"/>
        </w:tcPr>
        <w:p w:rsidR="000F3B9E" w:rsidRPr="00C7450D" w:rsidRDefault="000F3B9E"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0F3B9E" w:rsidRPr="00C7450D" w:rsidRDefault="000F3B9E" w:rsidP="00064FFB"/>
  <w:p w:rsidR="000F3B9E" w:rsidRPr="00C7450D" w:rsidRDefault="000F3B9E" w:rsidP="00064FFB"/>
  <w:p w:rsidR="000F3B9E" w:rsidRPr="00C7450D" w:rsidRDefault="000F3B9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B9E" w:rsidRDefault="000F3B9E"/>
  <w:p w:rsidR="000F3B9E" w:rsidRDefault="000F3B9E"/>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375" w:type="dxa"/>
      <w:tblInd w:w="-612" w:type="dxa"/>
      <w:tblLook w:val="01E0" w:firstRow="1" w:lastRow="1" w:firstColumn="1" w:lastColumn="1" w:noHBand="0" w:noVBand="0"/>
    </w:tblPr>
    <w:tblGrid>
      <w:gridCol w:w="540"/>
      <w:gridCol w:w="8835"/>
    </w:tblGrid>
    <w:tr w:rsidR="000F3B9E" w:rsidRPr="008A6C4C">
      <w:trPr>
        <w:trHeight w:val="182"/>
      </w:trPr>
      <w:tc>
        <w:tcPr>
          <w:tcW w:w="540" w:type="dxa"/>
        </w:tcPr>
        <w:p w:rsidR="000F3B9E" w:rsidRPr="007008A1" w:rsidRDefault="000F3B9E"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8C66C3">
            <w:rPr>
              <w:noProof/>
              <w:sz w:val="14"/>
              <w:szCs w:val="14"/>
            </w:rPr>
            <w:t>2</w:t>
          </w:r>
          <w:r w:rsidRPr="007008A1">
            <w:rPr>
              <w:sz w:val="14"/>
              <w:szCs w:val="14"/>
            </w:rPr>
            <w:fldChar w:fldCharType="end"/>
          </w:r>
        </w:p>
      </w:tc>
      <w:tc>
        <w:tcPr>
          <w:tcW w:w="8835" w:type="dxa"/>
        </w:tcPr>
        <w:p w:rsidR="000F3B9E" w:rsidRPr="000427A2" w:rsidRDefault="000F3B9E"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0F3B9E" w:rsidRPr="000427A2" w:rsidRDefault="000F3B9E">
    <w:pPr>
      <w:rPr>
        <w:lang w:val="en-US"/>
      </w:rPr>
    </w:pPr>
  </w:p>
  <w:p w:rsidR="000F3B9E" w:rsidRPr="000427A2" w:rsidRDefault="000F3B9E">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E4C" w:rsidRDefault="00094E4C">
      <w:r>
        <w:separator/>
      </w:r>
    </w:p>
    <w:p w:rsidR="00094E4C" w:rsidRDefault="00094E4C"/>
  </w:footnote>
  <w:footnote w:type="continuationSeparator" w:id="0">
    <w:p w:rsidR="00094E4C" w:rsidRDefault="00094E4C">
      <w:r>
        <w:continuationSeparator/>
      </w:r>
    </w:p>
    <w:p w:rsidR="00094E4C" w:rsidRDefault="00094E4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B9E" w:rsidRDefault="000F3B9E" w:rsidP="00064FFB">
    <w:pPr>
      <w:jc w:val="center"/>
    </w:pPr>
  </w:p>
  <w:p w:rsidR="000F3B9E" w:rsidRDefault="000F3B9E">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F3B9E" w:rsidRDefault="000F3B9E" w:rsidP="00064FFB">
    <w:pPr>
      <w:jc w:val="center"/>
    </w:pPr>
    <w:r>
      <w:rPr>
        <w:noProof/>
      </w:rPr>
      <w:drawing>
        <wp:anchor distT="0" distB="0" distL="114300" distR="114300" simplePos="0" relativeHeight="251657728"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0F3B9E" w:rsidRDefault="000F3B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4DA7356"/>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39"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0"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1"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4"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5"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7"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8"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0"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4"/>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8"/>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39"/>
  </w:num>
  <w:num w:numId="23">
    <w:abstractNumId w:val="17"/>
  </w:num>
  <w:num w:numId="24">
    <w:abstractNumId w:val="40"/>
  </w:num>
  <w:num w:numId="25">
    <w:abstractNumId w:val="20"/>
  </w:num>
  <w:num w:numId="26">
    <w:abstractNumId w:val="48"/>
  </w:num>
  <w:num w:numId="27">
    <w:abstractNumId w:val="19"/>
  </w:num>
  <w:num w:numId="28">
    <w:abstractNumId w:val="42"/>
  </w:num>
  <w:num w:numId="29">
    <w:abstractNumId w:val="22"/>
  </w:num>
  <w:num w:numId="30">
    <w:abstractNumId w:val="47"/>
  </w:num>
  <w:num w:numId="31">
    <w:abstractNumId w:val="18"/>
  </w:num>
  <w:num w:numId="32">
    <w:abstractNumId w:val="16"/>
  </w:num>
  <w:num w:numId="33">
    <w:abstractNumId w:val="49"/>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3"/>
  </w:num>
  <w:num w:numId="46">
    <w:abstractNumId w:val="41"/>
  </w:num>
  <w:num w:numId="47">
    <w:abstractNumId w:val="36"/>
  </w:num>
  <w:num w:numId="48">
    <w:abstractNumId w:val="11"/>
  </w:num>
  <w:num w:numId="49">
    <w:abstractNumId w:val="46"/>
  </w:num>
  <w:num w:numId="50">
    <w:abstractNumId w:val="23"/>
  </w:num>
  <w:num w:numId="51">
    <w:abstractNumId w:val="50"/>
  </w:num>
  <w:num w:numId="52">
    <w:abstractNumId w:val="35"/>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trackRevisions/>
  <w:defaultTabStop w:val="708"/>
  <w:hyphenationZone w:val="425"/>
  <w:drawingGridHorizontalSpacing w:val="8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7398"/>
    <w:rsid w:val="00040D93"/>
    <w:rsid w:val="000427A2"/>
    <w:rsid w:val="00047053"/>
    <w:rsid w:val="00051A33"/>
    <w:rsid w:val="00051DFD"/>
    <w:rsid w:val="00055AC2"/>
    <w:rsid w:val="000623EF"/>
    <w:rsid w:val="00064B43"/>
    <w:rsid w:val="00064FFB"/>
    <w:rsid w:val="00065B86"/>
    <w:rsid w:val="00076C28"/>
    <w:rsid w:val="000816A6"/>
    <w:rsid w:val="000830CA"/>
    <w:rsid w:val="00083139"/>
    <w:rsid w:val="00084535"/>
    <w:rsid w:val="000853F0"/>
    <w:rsid w:val="00085436"/>
    <w:rsid w:val="000860FE"/>
    <w:rsid w:val="00091444"/>
    <w:rsid w:val="00091499"/>
    <w:rsid w:val="00094327"/>
    <w:rsid w:val="00094E4C"/>
    <w:rsid w:val="000A042C"/>
    <w:rsid w:val="000A0CF9"/>
    <w:rsid w:val="000A1A57"/>
    <w:rsid w:val="000A567E"/>
    <w:rsid w:val="000A5775"/>
    <w:rsid w:val="000B15A6"/>
    <w:rsid w:val="000B23FC"/>
    <w:rsid w:val="000B37CB"/>
    <w:rsid w:val="000B5386"/>
    <w:rsid w:val="000B7212"/>
    <w:rsid w:val="000C1C49"/>
    <w:rsid w:val="000C24BC"/>
    <w:rsid w:val="000C2971"/>
    <w:rsid w:val="000C413E"/>
    <w:rsid w:val="000D0C03"/>
    <w:rsid w:val="000D422C"/>
    <w:rsid w:val="000D4FAA"/>
    <w:rsid w:val="000E0929"/>
    <w:rsid w:val="000E3B16"/>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6ECD"/>
    <w:rsid w:val="0014782A"/>
    <w:rsid w:val="00147C9E"/>
    <w:rsid w:val="00150E41"/>
    <w:rsid w:val="001534B4"/>
    <w:rsid w:val="001547D5"/>
    <w:rsid w:val="001550B5"/>
    <w:rsid w:val="00156575"/>
    <w:rsid w:val="00157658"/>
    <w:rsid w:val="00157F1C"/>
    <w:rsid w:val="00161C02"/>
    <w:rsid w:val="00165DD8"/>
    <w:rsid w:val="0016693A"/>
    <w:rsid w:val="00167F21"/>
    <w:rsid w:val="001724FE"/>
    <w:rsid w:val="001750A2"/>
    <w:rsid w:val="001812B9"/>
    <w:rsid w:val="00181F96"/>
    <w:rsid w:val="00182600"/>
    <w:rsid w:val="00190D59"/>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2829"/>
    <w:rsid w:val="002230F7"/>
    <w:rsid w:val="0022319C"/>
    <w:rsid w:val="002330F9"/>
    <w:rsid w:val="00234581"/>
    <w:rsid w:val="002359B2"/>
    <w:rsid w:val="00235A08"/>
    <w:rsid w:val="002370BA"/>
    <w:rsid w:val="00241660"/>
    <w:rsid w:val="00241A3D"/>
    <w:rsid w:val="00243DBF"/>
    <w:rsid w:val="00245B08"/>
    <w:rsid w:val="00246AC1"/>
    <w:rsid w:val="00253F30"/>
    <w:rsid w:val="00255B70"/>
    <w:rsid w:val="00260F25"/>
    <w:rsid w:val="0026425C"/>
    <w:rsid w:val="00264B25"/>
    <w:rsid w:val="0027065E"/>
    <w:rsid w:val="00277A65"/>
    <w:rsid w:val="00277D2C"/>
    <w:rsid w:val="00283BD6"/>
    <w:rsid w:val="00284884"/>
    <w:rsid w:val="00291A96"/>
    <w:rsid w:val="002A0ED0"/>
    <w:rsid w:val="002A26AD"/>
    <w:rsid w:val="002B4896"/>
    <w:rsid w:val="002B4B6E"/>
    <w:rsid w:val="002C1DC6"/>
    <w:rsid w:val="002C3526"/>
    <w:rsid w:val="002C4D6C"/>
    <w:rsid w:val="002C6666"/>
    <w:rsid w:val="002C6B33"/>
    <w:rsid w:val="002C7B72"/>
    <w:rsid w:val="002D1C0D"/>
    <w:rsid w:val="002D2CDD"/>
    <w:rsid w:val="002D7CCA"/>
    <w:rsid w:val="002E0E6E"/>
    <w:rsid w:val="002E546F"/>
    <w:rsid w:val="002F1426"/>
    <w:rsid w:val="002F7FED"/>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6804"/>
    <w:rsid w:val="003E1D31"/>
    <w:rsid w:val="003E3B48"/>
    <w:rsid w:val="003E45FA"/>
    <w:rsid w:val="003E5B40"/>
    <w:rsid w:val="003F1083"/>
    <w:rsid w:val="00402252"/>
    <w:rsid w:val="00402AD4"/>
    <w:rsid w:val="00403A01"/>
    <w:rsid w:val="00406B80"/>
    <w:rsid w:val="004078AB"/>
    <w:rsid w:val="0041667C"/>
    <w:rsid w:val="0042522F"/>
    <w:rsid w:val="004305C4"/>
    <w:rsid w:val="00435BDB"/>
    <w:rsid w:val="00436EF4"/>
    <w:rsid w:val="004419AB"/>
    <w:rsid w:val="0044349D"/>
    <w:rsid w:val="00446095"/>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B60A9"/>
    <w:rsid w:val="004B713C"/>
    <w:rsid w:val="004C0CA8"/>
    <w:rsid w:val="004C11C4"/>
    <w:rsid w:val="004C365C"/>
    <w:rsid w:val="004C44A2"/>
    <w:rsid w:val="004D3480"/>
    <w:rsid w:val="004D4F6E"/>
    <w:rsid w:val="004D5723"/>
    <w:rsid w:val="004E2308"/>
    <w:rsid w:val="004E2E87"/>
    <w:rsid w:val="004E499B"/>
    <w:rsid w:val="004E51D4"/>
    <w:rsid w:val="004F02D8"/>
    <w:rsid w:val="004F10CD"/>
    <w:rsid w:val="004F44C9"/>
    <w:rsid w:val="004F6969"/>
    <w:rsid w:val="004F6BE9"/>
    <w:rsid w:val="005016D6"/>
    <w:rsid w:val="00502E20"/>
    <w:rsid w:val="00506829"/>
    <w:rsid w:val="005120DC"/>
    <w:rsid w:val="005125B7"/>
    <w:rsid w:val="00512EFD"/>
    <w:rsid w:val="005209C3"/>
    <w:rsid w:val="00521088"/>
    <w:rsid w:val="00523537"/>
    <w:rsid w:val="0052388B"/>
    <w:rsid w:val="00524F52"/>
    <w:rsid w:val="00526D5F"/>
    <w:rsid w:val="00531D25"/>
    <w:rsid w:val="005338BD"/>
    <w:rsid w:val="00536484"/>
    <w:rsid w:val="005366D4"/>
    <w:rsid w:val="00537E32"/>
    <w:rsid w:val="005439E2"/>
    <w:rsid w:val="00551821"/>
    <w:rsid w:val="00555EC5"/>
    <w:rsid w:val="00561216"/>
    <w:rsid w:val="00571503"/>
    <w:rsid w:val="00572677"/>
    <w:rsid w:val="00573FDF"/>
    <w:rsid w:val="00576E1A"/>
    <w:rsid w:val="00581B23"/>
    <w:rsid w:val="00581C62"/>
    <w:rsid w:val="005854EC"/>
    <w:rsid w:val="00587F7F"/>
    <w:rsid w:val="005904C1"/>
    <w:rsid w:val="00593DFC"/>
    <w:rsid w:val="005A0EFD"/>
    <w:rsid w:val="005A10AC"/>
    <w:rsid w:val="005B0CA7"/>
    <w:rsid w:val="005B6963"/>
    <w:rsid w:val="005C7720"/>
    <w:rsid w:val="005D2BD5"/>
    <w:rsid w:val="005D453A"/>
    <w:rsid w:val="005E1AD7"/>
    <w:rsid w:val="005E66C5"/>
    <w:rsid w:val="005E7EEF"/>
    <w:rsid w:val="005F24C2"/>
    <w:rsid w:val="005F591B"/>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5371C"/>
    <w:rsid w:val="00653DF3"/>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CE2"/>
    <w:rsid w:val="006F48BE"/>
    <w:rsid w:val="006F4CEB"/>
    <w:rsid w:val="006F4F6F"/>
    <w:rsid w:val="006F7422"/>
    <w:rsid w:val="007001AC"/>
    <w:rsid w:val="007008A1"/>
    <w:rsid w:val="007013EA"/>
    <w:rsid w:val="00702D6F"/>
    <w:rsid w:val="007040F8"/>
    <w:rsid w:val="00705CDD"/>
    <w:rsid w:val="00706826"/>
    <w:rsid w:val="00712635"/>
    <w:rsid w:val="0071388C"/>
    <w:rsid w:val="007175D0"/>
    <w:rsid w:val="00724976"/>
    <w:rsid w:val="0073301A"/>
    <w:rsid w:val="00735463"/>
    <w:rsid w:val="00741FB7"/>
    <w:rsid w:val="007454FD"/>
    <w:rsid w:val="00750AAA"/>
    <w:rsid w:val="0075108C"/>
    <w:rsid w:val="00751479"/>
    <w:rsid w:val="0075577F"/>
    <w:rsid w:val="00756728"/>
    <w:rsid w:val="0075753A"/>
    <w:rsid w:val="00761A08"/>
    <w:rsid w:val="00762481"/>
    <w:rsid w:val="00763758"/>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FE4"/>
    <w:rsid w:val="008121A8"/>
    <w:rsid w:val="008275BC"/>
    <w:rsid w:val="008309AB"/>
    <w:rsid w:val="008331FB"/>
    <w:rsid w:val="00835D69"/>
    <w:rsid w:val="00836D3F"/>
    <w:rsid w:val="00843564"/>
    <w:rsid w:val="0085017F"/>
    <w:rsid w:val="00851632"/>
    <w:rsid w:val="00852124"/>
    <w:rsid w:val="00855A12"/>
    <w:rsid w:val="0086134C"/>
    <w:rsid w:val="00864C8E"/>
    <w:rsid w:val="008744E1"/>
    <w:rsid w:val="00874CF6"/>
    <w:rsid w:val="00875BD6"/>
    <w:rsid w:val="00876CA9"/>
    <w:rsid w:val="00882C7A"/>
    <w:rsid w:val="008835C1"/>
    <w:rsid w:val="00883948"/>
    <w:rsid w:val="008842B0"/>
    <w:rsid w:val="00884B92"/>
    <w:rsid w:val="008A01A1"/>
    <w:rsid w:val="008A21E1"/>
    <w:rsid w:val="008A3F7B"/>
    <w:rsid w:val="008A6C4C"/>
    <w:rsid w:val="008A6E1A"/>
    <w:rsid w:val="008C14E8"/>
    <w:rsid w:val="008C2572"/>
    <w:rsid w:val="008C38D5"/>
    <w:rsid w:val="008C5482"/>
    <w:rsid w:val="008C66C3"/>
    <w:rsid w:val="008D4D0B"/>
    <w:rsid w:val="008E0649"/>
    <w:rsid w:val="008E1D55"/>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5ADC"/>
    <w:rsid w:val="00946507"/>
    <w:rsid w:val="00953A6F"/>
    <w:rsid w:val="009603E3"/>
    <w:rsid w:val="00963092"/>
    <w:rsid w:val="009637AA"/>
    <w:rsid w:val="00971241"/>
    <w:rsid w:val="00981158"/>
    <w:rsid w:val="009833BD"/>
    <w:rsid w:val="0098448F"/>
    <w:rsid w:val="00994809"/>
    <w:rsid w:val="00994E4D"/>
    <w:rsid w:val="009A0400"/>
    <w:rsid w:val="009A4291"/>
    <w:rsid w:val="009A432E"/>
    <w:rsid w:val="009A4642"/>
    <w:rsid w:val="009A4B32"/>
    <w:rsid w:val="009B01A0"/>
    <w:rsid w:val="009B6EDA"/>
    <w:rsid w:val="009C2B75"/>
    <w:rsid w:val="009C2C92"/>
    <w:rsid w:val="009C7103"/>
    <w:rsid w:val="009D49D9"/>
    <w:rsid w:val="009D54E6"/>
    <w:rsid w:val="009D655E"/>
    <w:rsid w:val="009E08D3"/>
    <w:rsid w:val="009E4694"/>
    <w:rsid w:val="009E6B28"/>
    <w:rsid w:val="009F7CB4"/>
    <w:rsid w:val="00A006BE"/>
    <w:rsid w:val="00A013ED"/>
    <w:rsid w:val="00A066AD"/>
    <w:rsid w:val="00A11BC4"/>
    <w:rsid w:val="00A129EC"/>
    <w:rsid w:val="00A14AA4"/>
    <w:rsid w:val="00A15980"/>
    <w:rsid w:val="00A17906"/>
    <w:rsid w:val="00A20F45"/>
    <w:rsid w:val="00A212BA"/>
    <w:rsid w:val="00A23501"/>
    <w:rsid w:val="00A24C94"/>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7D82"/>
    <w:rsid w:val="00A67F65"/>
    <w:rsid w:val="00A7057D"/>
    <w:rsid w:val="00A7297A"/>
    <w:rsid w:val="00A72CB9"/>
    <w:rsid w:val="00A74126"/>
    <w:rsid w:val="00A74AE5"/>
    <w:rsid w:val="00A75399"/>
    <w:rsid w:val="00A84868"/>
    <w:rsid w:val="00A905F8"/>
    <w:rsid w:val="00A948C1"/>
    <w:rsid w:val="00AA1364"/>
    <w:rsid w:val="00AA4948"/>
    <w:rsid w:val="00AA4EE7"/>
    <w:rsid w:val="00AA7EF1"/>
    <w:rsid w:val="00AB1384"/>
    <w:rsid w:val="00AB50E3"/>
    <w:rsid w:val="00AC3417"/>
    <w:rsid w:val="00AD512E"/>
    <w:rsid w:val="00AD65AE"/>
    <w:rsid w:val="00AE3F47"/>
    <w:rsid w:val="00AF2344"/>
    <w:rsid w:val="00AF2F4B"/>
    <w:rsid w:val="00AF4EFF"/>
    <w:rsid w:val="00AF5625"/>
    <w:rsid w:val="00AF5A3D"/>
    <w:rsid w:val="00AF6602"/>
    <w:rsid w:val="00B05076"/>
    <w:rsid w:val="00B105CC"/>
    <w:rsid w:val="00B123EF"/>
    <w:rsid w:val="00B16FB6"/>
    <w:rsid w:val="00B2056B"/>
    <w:rsid w:val="00B209F7"/>
    <w:rsid w:val="00B20C85"/>
    <w:rsid w:val="00B21B34"/>
    <w:rsid w:val="00B250DA"/>
    <w:rsid w:val="00B2550D"/>
    <w:rsid w:val="00B27A2C"/>
    <w:rsid w:val="00B31BBE"/>
    <w:rsid w:val="00B37CA0"/>
    <w:rsid w:val="00B40EFB"/>
    <w:rsid w:val="00B437F5"/>
    <w:rsid w:val="00B4463F"/>
    <w:rsid w:val="00B46C9A"/>
    <w:rsid w:val="00B51302"/>
    <w:rsid w:val="00B5584F"/>
    <w:rsid w:val="00B57BF0"/>
    <w:rsid w:val="00B626FD"/>
    <w:rsid w:val="00B631E8"/>
    <w:rsid w:val="00B654CB"/>
    <w:rsid w:val="00B656A3"/>
    <w:rsid w:val="00B678C5"/>
    <w:rsid w:val="00B76D1E"/>
    <w:rsid w:val="00B77E45"/>
    <w:rsid w:val="00B82A0F"/>
    <w:rsid w:val="00B85A51"/>
    <w:rsid w:val="00B902B9"/>
    <w:rsid w:val="00B9273B"/>
    <w:rsid w:val="00B93692"/>
    <w:rsid w:val="00B95385"/>
    <w:rsid w:val="00B95936"/>
    <w:rsid w:val="00BA0423"/>
    <w:rsid w:val="00BA0892"/>
    <w:rsid w:val="00BA396B"/>
    <w:rsid w:val="00BA4E04"/>
    <w:rsid w:val="00BA6469"/>
    <w:rsid w:val="00BB090D"/>
    <w:rsid w:val="00BB0F40"/>
    <w:rsid w:val="00BB25BB"/>
    <w:rsid w:val="00BB2BAA"/>
    <w:rsid w:val="00BB3A1E"/>
    <w:rsid w:val="00BD29BA"/>
    <w:rsid w:val="00BD3D85"/>
    <w:rsid w:val="00BD6B2D"/>
    <w:rsid w:val="00BD71B7"/>
    <w:rsid w:val="00BE1A5C"/>
    <w:rsid w:val="00BE3CB6"/>
    <w:rsid w:val="00BE48B5"/>
    <w:rsid w:val="00BE5435"/>
    <w:rsid w:val="00BF0428"/>
    <w:rsid w:val="00BF1B2D"/>
    <w:rsid w:val="00BF3CA0"/>
    <w:rsid w:val="00BF55BB"/>
    <w:rsid w:val="00BF5EDC"/>
    <w:rsid w:val="00BF79C2"/>
    <w:rsid w:val="00C01AE5"/>
    <w:rsid w:val="00C02FBB"/>
    <w:rsid w:val="00C03E00"/>
    <w:rsid w:val="00C10D35"/>
    <w:rsid w:val="00C13F2C"/>
    <w:rsid w:val="00C25B9A"/>
    <w:rsid w:val="00C269EB"/>
    <w:rsid w:val="00C347C6"/>
    <w:rsid w:val="00C34B62"/>
    <w:rsid w:val="00C35851"/>
    <w:rsid w:val="00C35DB1"/>
    <w:rsid w:val="00C4250C"/>
    <w:rsid w:val="00C452AF"/>
    <w:rsid w:val="00C45A7A"/>
    <w:rsid w:val="00C45F67"/>
    <w:rsid w:val="00C469EF"/>
    <w:rsid w:val="00C53A95"/>
    <w:rsid w:val="00C5635B"/>
    <w:rsid w:val="00C56B43"/>
    <w:rsid w:val="00C60D71"/>
    <w:rsid w:val="00C65B40"/>
    <w:rsid w:val="00C67CD4"/>
    <w:rsid w:val="00C7139A"/>
    <w:rsid w:val="00C73986"/>
    <w:rsid w:val="00C7450D"/>
    <w:rsid w:val="00C77FC2"/>
    <w:rsid w:val="00C81691"/>
    <w:rsid w:val="00C83E8A"/>
    <w:rsid w:val="00C84D52"/>
    <w:rsid w:val="00C8578F"/>
    <w:rsid w:val="00C9149B"/>
    <w:rsid w:val="00C94C38"/>
    <w:rsid w:val="00C96003"/>
    <w:rsid w:val="00C96623"/>
    <w:rsid w:val="00CA06AC"/>
    <w:rsid w:val="00CA2949"/>
    <w:rsid w:val="00CA43F5"/>
    <w:rsid w:val="00CA5233"/>
    <w:rsid w:val="00CA7AD3"/>
    <w:rsid w:val="00CC6C47"/>
    <w:rsid w:val="00CD2268"/>
    <w:rsid w:val="00CD35A6"/>
    <w:rsid w:val="00CD405F"/>
    <w:rsid w:val="00CD4698"/>
    <w:rsid w:val="00CD50D4"/>
    <w:rsid w:val="00CD5CA5"/>
    <w:rsid w:val="00CD7648"/>
    <w:rsid w:val="00CE74FD"/>
    <w:rsid w:val="00CE7A0C"/>
    <w:rsid w:val="00CF1BFC"/>
    <w:rsid w:val="00CF23D1"/>
    <w:rsid w:val="00CF2935"/>
    <w:rsid w:val="00CF79BA"/>
    <w:rsid w:val="00D00889"/>
    <w:rsid w:val="00D0110B"/>
    <w:rsid w:val="00D025C8"/>
    <w:rsid w:val="00D0351A"/>
    <w:rsid w:val="00D045DD"/>
    <w:rsid w:val="00D0633C"/>
    <w:rsid w:val="00D100A8"/>
    <w:rsid w:val="00D125F2"/>
    <w:rsid w:val="00D2625A"/>
    <w:rsid w:val="00D34018"/>
    <w:rsid w:val="00D372E2"/>
    <w:rsid w:val="00D43A14"/>
    <w:rsid w:val="00D4438A"/>
    <w:rsid w:val="00D50F3A"/>
    <w:rsid w:val="00D52AE2"/>
    <w:rsid w:val="00D57019"/>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ED4"/>
    <w:rsid w:val="00D87732"/>
    <w:rsid w:val="00D92DEC"/>
    <w:rsid w:val="00D935C5"/>
    <w:rsid w:val="00D955F6"/>
    <w:rsid w:val="00D96825"/>
    <w:rsid w:val="00DA0476"/>
    <w:rsid w:val="00DA63A1"/>
    <w:rsid w:val="00DA6E1B"/>
    <w:rsid w:val="00DA7658"/>
    <w:rsid w:val="00DB0C3A"/>
    <w:rsid w:val="00DB2583"/>
    <w:rsid w:val="00DB2B14"/>
    <w:rsid w:val="00DB4103"/>
    <w:rsid w:val="00DB55BF"/>
    <w:rsid w:val="00DB72BE"/>
    <w:rsid w:val="00DC25BC"/>
    <w:rsid w:val="00DC7808"/>
    <w:rsid w:val="00DD2C21"/>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EB"/>
    <w:rsid w:val="00E331D9"/>
    <w:rsid w:val="00E33E00"/>
    <w:rsid w:val="00E412C5"/>
    <w:rsid w:val="00E43079"/>
    <w:rsid w:val="00E47D8B"/>
    <w:rsid w:val="00E512BF"/>
    <w:rsid w:val="00E51DFC"/>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D257A"/>
    <w:rsid w:val="00ED33F0"/>
    <w:rsid w:val="00ED4D55"/>
    <w:rsid w:val="00ED77B8"/>
    <w:rsid w:val="00EE1D08"/>
    <w:rsid w:val="00EE28D0"/>
    <w:rsid w:val="00EE56E8"/>
    <w:rsid w:val="00EE70F5"/>
    <w:rsid w:val="00EE7BB1"/>
    <w:rsid w:val="00EE7EF0"/>
    <w:rsid w:val="00EF1617"/>
    <w:rsid w:val="00F003DD"/>
    <w:rsid w:val="00F01941"/>
    <w:rsid w:val="00F01E6C"/>
    <w:rsid w:val="00F04ECD"/>
    <w:rsid w:val="00F10FD5"/>
    <w:rsid w:val="00F12D63"/>
    <w:rsid w:val="00F14233"/>
    <w:rsid w:val="00F17E9F"/>
    <w:rsid w:val="00F23E21"/>
    <w:rsid w:val="00F25B55"/>
    <w:rsid w:val="00F3608E"/>
    <w:rsid w:val="00F42CD4"/>
    <w:rsid w:val="00F43960"/>
    <w:rsid w:val="00F43B64"/>
    <w:rsid w:val="00F4539E"/>
    <w:rsid w:val="00F51602"/>
    <w:rsid w:val="00F5337B"/>
    <w:rsid w:val="00F6049B"/>
    <w:rsid w:val="00F67134"/>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30C6"/>
    <w:rsid w:val="00FD130F"/>
    <w:rsid w:val="00FD2140"/>
    <w:rsid w:val="00FD65D1"/>
    <w:rsid w:val="00FE02E4"/>
    <w:rsid w:val="00FE154F"/>
    <w:rsid w:val="00FE1681"/>
    <w:rsid w:val="00FF35A0"/>
    <w:rsid w:val="00FF37D9"/>
    <w:rsid w:val="00FF39B2"/>
    <w:rsid w:val="00FF4402"/>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o:shapelayout v:ext="edit">
      <o:idmap v:ext="edit" data="1"/>
    </o:shapelayout>
  </w:shapeDefaults>
  <w:decimalSymbol w:val=","/>
  <w:listSeparator w:val=";"/>
  <w14:docId w14:val="0503FCE3"/>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4">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riool.net/gegevenswoordenboek" TargetMode="External"/><Relationship Id="rId26" Type="http://schemas.openxmlformats.org/officeDocument/2006/relationships/image" Target="media/image12.png"/><Relationship Id="rId39" Type="http://schemas.openxmlformats.org/officeDocument/2006/relationships/image" Target="media/image24.wmf"/><Relationship Id="rId21" Type="http://schemas.openxmlformats.org/officeDocument/2006/relationships/image" Target="media/image7.wmf"/><Relationship Id="rId34" Type="http://schemas.openxmlformats.org/officeDocument/2006/relationships/image" Target="media/image19.wmf"/><Relationship Id="rId42" Type="http://schemas.openxmlformats.org/officeDocument/2006/relationships/image" Target="media/image27.wmf"/><Relationship Id="rId47" Type="http://schemas.openxmlformats.org/officeDocument/2006/relationships/image" Target="media/image32.png"/><Relationship Id="rId50" Type="http://schemas.openxmlformats.org/officeDocument/2006/relationships/image" Target="media/image34.wmf"/><Relationship Id="rId55" Type="http://schemas.openxmlformats.org/officeDocument/2006/relationships/hyperlink" Target="http://data.gwsw.nl/%7bterm%7d" TargetMode="External"/><Relationship Id="rId63" Type="http://schemas.openxmlformats.org/officeDocument/2006/relationships/hyperlink" Target="http://www.geonovum.nl/sites/default/files/Geometrieinmodelengml_1.0.pdf" TargetMode="External"/><Relationship Id="rId68"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4.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wmf"/><Relationship Id="rId32" Type="http://schemas.openxmlformats.org/officeDocument/2006/relationships/image" Target="media/image17.wmf"/><Relationship Id="rId37" Type="http://schemas.openxmlformats.org/officeDocument/2006/relationships/image" Target="media/image22.png"/><Relationship Id="rId40" Type="http://schemas.openxmlformats.org/officeDocument/2006/relationships/image" Target="media/image25.wmf"/><Relationship Id="rId45" Type="http://schemas.openxmlformats.org/officeDocument/2006/relationships/image" Target="media/image30.wmf"/><Relationship Id="rId53" Type="http://schemas.openxmlformats.org/officeDocument/2006/relationships/hyperlink" Target="http://data.gwsw.nl" TargetMode="External"/><Relationship Id="rId58" Type="http://schemas.openxmlformats.org/officeDocument/2006/relationships/hyperlink" Target="http://inspire.jrc.ec.europa.eu/documents/Data_Specifications/INSPIRE_DataSpecification_US_v3.0.pdf" TargetMode="External"/><Relationship Id="rId66"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9.wmf"/><Relationship Id="rId28" Type="http://schemas.openxmlformats.org/officeDocument/2006/relationships/image" Target="media/image13.wmf"/><Relationship Id="rId36" Type="http://schemas.openxmlformats.org/officeDocument/2006/relationships/image" Target="media/image21.jpeg"/><Relationship Id="rId49" Type="http://schemas.openxmlformats.org/officeDocument/2006/relationships/image" Target="media/image33.wmf"/><Relationship Id="rId57" Type="http://schemas.openxmlformats.org/officeDocument/2006/relationships/hyperlink" Target="http://www.geonovum.nl/sites/default/files/Geometrieinmodelengml_1.0.pdf" TargetMode="External"/><Relationship Id="rId61" Type="http://schemas.openxmlformats.org/officeDocument/2006/relationships/hyperlink" Target="http://www.riool.net/-/informatiemodel-stedelijk-water-ter-visie" TargetMode="External"/><Relationship Id="rId10" Type="http://schemas.openxmlformats.org/officeDocument/2006/relationships/header" Target="header1.xml"/><Relationship Id="rId19" Type="http://schemas.openxmlformats.org/officeDocument/2006/relationships/image" Target="media/image5.wmf"/><Relationship Id="rId31" Type="http://schemas.openxmlformats.org/officeDocument/2006/relationships/image" Target="media/image16.wmf"/><Relationship Id="rId44" Type="http://schemas.openxmlformats.org/officeDocument/2006/relationships/image" Target="media/image29.wmf"/><Relationship Id="rId52" Type="http://schemas.openxmlformats.org/officeDocument/2006/relationships/image" Target="media/image36.wmf"/><Relationship Id="rId60" Type="http://schemas.openxmlformats.org/officeDocument/2006/relationships/hyperlink" Target="http://inspire.jrc.ec.europa.eu/documents/Data_Specifications/D2.10.1_GenericNetworkModel_v1.0rc3.pdf" TargetMode="External"/><Relationship Id="rId65" Type="http://schemas.openxmlformats.org/officeDocument/2006/relationships/oleObject" Target="embeddings/oleObject1.bin"/><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8.wmf"/><Relationship Id="rId27" Type="http://schemas.openxmlformats.org/officeDocument/2006/relationships/hyperlink" Target="http://data.gwsw.nl/binnenonderkantbuis" TargetMode="External"/><Relationship Id="rId30" Type="http://schemas.openxmlformats.org/officeDocument/2006/relationships/image" Target="media/image15.wmf"/><Relationship Id="rId35" Type="http://schemas.openxmlformats.org/officeDocument/2006/relationships/image" Target="media/image20.wmf"/><Relationship Id="rId43" Type="http://schemas.openxmlformats.org/officeDocument/2006/relationships/image" Target="media/image28.wmf"/><Relationship Id="rId48" Type="http://schemas.openxmlformats.org/officeDocument/2006/relationships/image" Target="cid:part1.02020806.07060509@tudelft.nl" TargetMode="External"/><Relationship Id="rId56" Type="http://schemas.openxmlformats.org/officeDocument/2006/relationships/hyperlink" Target="http://data.gwsw.nl/vrijvervalrioolleiding" TargetMode="External"/><Relationship Id="rId64" Type="http://schemas.openxmlformats.org/officeDocument/2006/relationships/image" Target="media/image37.e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inspire.jrc.ec.europa.eu/documents/Data_Specifications/INSPIRE_DataSpecification_US_v3.0.pdf" TargetMode="External"/><Relationship Id="rId25" Type="http://schemas.openxmlformats.org/officeDocument/2006/relationships/image" Target="media/image11.wmf"/><Relationship Id="rId33" Type="http://schemas.openxmlformats.org/officeDocument/2006/relationships/image" Target="media/image18.wmf"/><Relationship Id="rId38" Type="http://schemas.openxmlformats.org/officeDocument/2006/relationships/image" Target="media/image23.wmf"/><Relationship Id="rId46" Type="http://schemas.openxmlformats.org/officeDocument/2006/relationships/image" Target="media/image31.wmf"/><Relationship Id="rId59" Type="http://schemas.openxmlformats.org/officeDocument/2006/relationships/hyperlink" Target="http://inspire.jrc.ec.europa.eu/reports/ImplementingRules/DataSpecifications/D2.5_v3.1.pdf" TargetMode="External"/><Relationship Id="rId67" Type="http://schemas.openxmlformats.org/officeDocument/2006/relationships/fontTable" Target="fontTable.xml"/><Relationship Id="rId20" Type="http://schemas.openxmlformats.org/officeDocument/2006/relationships/image" Target="media/image6.wmf"/><Relationship Id="rId41" Type="http://schemas.openxmlformats.org/officeDocument/2006/relationships/image" Target="media/image26.wmf"/><Relationship Id="rId54" Type="http://schemas.openxmlformats.org/officeDocument/2006/relationships/hyperlink" Target="http://sparql.gwsw.nl" TargetMode="External"/><Relationship Id="rId62" Type="http://schemas.openxmlformats.org/officeDocument/2006/relationships/hyperlink" Target="http://www.riool.net/gegevenswoordenboek"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02722F-1937-47DD-81D0-06625A4C67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TotalTime>
  <Pages>1</Pages>
  <Words>16342</Words>
  <Characters>89887</Characters>
  <Application>Microsoft Office Word</Application>
  <DocSecurity>0</DocSecurity>
  <Lines>749</Lines>
  <Paragraphs>212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106017</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5</cp:revision>
  <cp:lastPrinted>2016-02-17T15:15:00Z</cp:lastPrinted>
  <dcterms:created xsi:type="dcterms:W3CDTF">2016-11-17T14:12:00Z</dcterms:created>
  <dcterms:modified xsi:type="dcterms:W3CDTF">2016-11-17T16:34:00Z</dcterms:modified>
</cp:coreProperties>
</file>