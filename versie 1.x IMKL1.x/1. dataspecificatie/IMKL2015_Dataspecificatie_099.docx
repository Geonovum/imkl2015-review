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636176"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65528A" w:rsidRDefault="0065528A" w:rsidP="007911E4">
                  <w:pPr>
                    <w:spacing w:line="360" w:lineRule="auto"/>
                    <w:ind w:left="14" w:hanging="14"/>
                    <w:rPr>
                      <w:sz w:val="28"/>
                      <w:szCs w:val="28"/>
                    </w:rPr>
                  </w:pPr>
                  <w:r>
                    <w:rPr>
                      <w:sz w:val="28"/>
                      <w:szCs w:val="28"/>
                    </w:rPr>
                    <w:t>Rapport</w:t>
                  </w:r>
                </w:p>
                <w:p w:rsidR="0065528A" w:rsidRDefault="0065528A"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636176"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636176" w:rsidP="007C7339">
      <w:pPr>
        <w:spacing w:line="240" w:lineRule="atLeast"/>
        <w:jc w:val="left"/>
        <w:rPr>
          <w:sz w:val="28"/>
          <w:szCs w:val="28"/>
        </w:rPr>
      </w:pPr>
      <w:r w:rsidRPr="00636176">
        <w:rPr>
          <w:noProof/>
        </w:rPr>
        <w:pict>
          <v:shape id="_x0000_s1027" type="#_x0000_t202" style="position:absolute;margin-left:275.15pt;margin-top:6.25pt;width:167.25pt;height:67.5pt;z-index:251656192" stroked="f">
            <v:textbox style="mso-next-textbox:#_x0000_s1027">
              <w:txbxContent>
                <w:p w:rsidR="0065528A" w:rsidRDefault="0065528A">
                  <w:pPr>
                    <w:jc w:val="right"/>
                    <w:rPr>
                      <w:sz w:val="24"/>
                      <w:szCs w:val="24"/>
                    </w:rPr>
                  </w:pPr>
                  <w:bookmarkStart w:id="0" w:name="Opdrachtgever"/>
                  <w:r w:rsidRPr="00FD130F">
                    <w:rPr>
                      <w:sz w:val="24"/>
                      <w:szCs w:val="24"/>
                    </w:rPr>
                    <w:t>Geonovum</w:t>
                  </w:r>
                  <w:bookmarkEnd w:id="0"/>
                </w:p>
                <w:p w:rsidR="0065528A" w:rsidRDefault="0065528A">
                  <w:pPr>
                    <w:jc w:val="right"/>
                    <w:rPr>
                      <w:sz w:val="24"/>
                      <w:szCs w:val="24"/>
                    </w:rPr>
                  </w:pPr>
                </w:p>
                <w:p w:rsidR="0065528A" w:rsidRDefault="0065528A">
                  <w:pPr>
                    <w:jc w:val="right"/>
                    <w:rPr>
                      <w:sz w:val="24"/>
                      <w:szCs w:val="24"/>
                    </w:rPr>
                  </w:pPr>
                </w:p>
                <w:p w:rsidR="0065528A" w:rsidDel="004E2E87" w:rsidRDefault="0065528A" w:rsidP="004E2E87">
                  <w:pPr>
                    <w:jc w:val="right"/>
                    <w:rPr>
                      <w:del w:id="1" w:author="pjanssen" w:date="2015-11-10T18:25:00Z"/>
                      <w:sz w:val="20"/>
                      <w:szCs w:val="20"/>
                    </w:rPr>
                  </w:pPr>
                  <w:del w:id="2" w:author="pjanssen" w:date="2015-11-10T18:25:00Z">
                    <w:r w:rsidRPr="006F2CE2" w:rsidDel="004E2E87">
                      <w:rPr>
                        <w:sz w:val="20"/>
                        <w:szCs w:val="20"/>
                      </w:rPr>
                      <w:delText>Linda van den Brink</w:delText>
                    </w:r>
                  </w:del>
                </w:p>
                <w:p w:rsidR="0065528A" w:rsidRDefault="0065528A">
                  <w:pPr>
                    <w:jc w:val="right"/>
                    <w:rPr>
                      <w:del w:id="3" w:author="pjanssen" w:date="2015-11-10T18:25:00Z"/>
                      <w:sz w:val="20"/>
                      <w:szCs w:val="20"/>
                    </w:rPr>
                  </w:pPr>
                  <w:del w:id="4" w:author="pjanssen" w:date="2015-11-10T18:25:00Z">
                    <w:r w:rsidRPr="006F2CE2" w:rsidDel="004E2E87">
                      <w:rPr>
                        <w:sz w:val="20"/>
                        <w:szCs w:val="20"/>
                      </w:rPr>
                      <w:delText>Paul Janssen</w:delText>
                    </w:r>
                  </w:del>
                </w:p>
              </w:txbxContent>
            </v:textbox>
            <w10:wrap type="square"/>
          </v:shape>
        </w:pict>
      </w:r>
      <w:r w:rsidRPr="00636176">
        <w:rPr>
          <w:noProof/>
        </w:rPr>
        <w:pict>
          <v:shape id="_x0000_s1030" type="#_x0000_t202" style="position:absolute;margin-left:-6.2pt;margin-top:6.25pt;width:171pt;height:36pt;z-index:251657216" stroked="f">
            <v:textbox style="mso-next-textbox:#_x0000_s1030">
              <w:txbxContent>
                <w:p w:rsidR="0065528A" w:rsidRDefault="0065528A" w:rsidP="00672722">
                  <w:pPr>
                    <w:jc w:val="left"/>
                    <w:rPr>
                      <w:b/>
                    </w:rPr>
                  </w:pPr>
                  <w:r w:rsidRPr="00672722">
                    <w:rPr>
                      <w:b/>
                    </w:rPr>
                    <w:t>datum</w:t>
                  </w:r>
                </w:p>
                <w:p w:rsidR="0065528A" w:rsidRPr="004419AB" w:rsidRDefault="0065528A" w:rsidP="00672722">
                  <w:pPr>
                    <w:jc w:val="left"/>
                  </w:pPr>
                  <w:del w:id="5" w:author="pjanssen" w:date="2015-06-19T11:41:00Z">
                    <w:r w:rsidDel="008D4D0B">
                      <w:delText xml:space="preserve">x </w:delText>
                    </w:r>
                  </w:del>
                  <w:ins w:id="6" w:author="pjanssen" w:date="2015-11-10T18:26:00Z">
                    <w:r>
                      <w:t xml:space="preserve">10 </w:t>
                    </w:r>
                  </w:ins>
                  <w:del w:id="7" w:author="pjanssen" w:date="2015-06-18T16:23:00Z">
                    <w:r w:rsidDel="001D1C63">
                      <w:delText xml:space="preserve">mei </w:delText>
                    </w:r>
                  </w:del>
                  <w:ins w:id="8" w:author="pjanssen" w:date="2015-11-06T16:17:00Z">
                    <w:r>
                      <w:t>november</w:t>
                    </w:r>
                  </w:ins>
                  <w:ins w:id="9" w:author="pjanssen" w:date="2015-11-10T21:46:00Z">
                    <w:r>
                      <w:t xml:space="preserve"> </w:t>
                    </w:r>
                  </w:ins>
                  <w:r>
                    <w:t>2015</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636176" w:rsidP="007C7339">
      <w:pPr>
        <w:spacing w:line="240" w:lineRule="atLeast"/>
        <w:jc w:val="left"/>
        <w:rPr>
          <w:sz w:val="28"/>
          <w:szCs w:val="28"/>
        </w:rPr>
      </w:pPr>
      <w:r w:rsidRPr="00636176">
        <w:rPr>
          <w:noProof/>
        </w:rPr>
        <w:pict>
          <v:shape id="_x0000_s1031" type="#_x0000_t202" style="position:absolute;margin-left:-180.1pt;margin-top:11.95pt;width:171pt;height:36pt;z-index:251658240" stroked="f">
            <v:textbox style="mso-next-textbox:#_x0000_s1031">
              <w:txbxContent>
                <w:p w:rsidR="0065528A" w:rsidRPr="00672722" w:rsidRDefault="0065528A" w:rsidP="00796267">
                  <w:pPr>
                    <w:rPr>
                      <w:b/>
                    </w:rPr>
                  </w:pPr>
                  <w:r w:rsidRPr="00672722">
                    <w:rPr>
                      <w:b/>
                    </w:rPr>
                    <w:t>versie</w:t>
                  </w:r>
                </w:p>
                <w:p w:rsidR="0065528A" w:rsidRPr="00DC7808" w:rsidRDefault="0065528A" w:rsidP="00796267">
                  <w:ins w:id="10" w:author="pjanssen" w:date="2015-11-10T18:26:00Z">
                    <w:r>
                      <w:t>0</w:t>
                    </w:r>
                  </w:ins>
                  <w:ins w:id="11" w:author="pjanssen" w:date="2015-08-31T13:44:00Z">
                    <w:r>
                      <w:t>.</w:t>
                    </w:r>
                  </w:ins>
                  <w:ins w:id="12" w:author="pjanssen" w:date="2015-11-10T18:25:00Z">
                    <w:r>
                      <w:t>99</w:t>
                    </w:r>
                  </w:ins>
                  <w:del w:id="13" w:author="pjanssen" w:date="2015-08-31T13:44:00Z">
                    <w:r w:rsidRPr="006F2CE2" w:rsidDel="00A557D9">
                      <w:delText>0.</w:delText>
                    </w:r>
                    <w:r w:rsidDel="00A557D9">
                      <w:delText>96</w:delText>
                    </w:r>
                  </w:del>
                  <w:ins w:id="14" w:author="pjanssen" w:date="2015-08-31T13:45:00Z">
                    <w:r>
                      <w:t xml:space="preserve"> in bewerking</w:t>
                    </w:r>
                  </w:ins>
                </w:p>
              </w:txbxContent>
            </v:textbox>
            <w10:wrap type="square"/>
          </v:shape>
        </w:pict>
      </w:r>
    </w:p>
    <w:p w:rsidR="00672722" w:rsidRDefault="00672722" w:rsidP="007C7339">
      <w:pPr>
        <w:spacing w:line="240" w:lineRule="atLeast"/>
        <w:jc w:val="left"/>
        <w:rPr>
          <w:ins w:id="15" w:author="pjanssen" w:date="2015-06-19T11:57:00Z"/>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kenmerken van deze Data Product Specificatie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ins w:id="16" w:author="pjanssen" w:date="2015-11-10T15:23:00Z">
              <w:r w:rsidR="008E0649">
                <w:rPr>
                  <w:color w:val="0000FF"/>
                </w:rPr>
                <w:t xml:space="preserve">, </w:t>
              </w:r>
            </w:ins>
            <w:ins w:id="17" w:author="pjanssen" w:date="2015-11-10T15:35:00Z">
              <w:r w:rsidR="00E70583">
                <w:rPr>
                  <w:color w:val="0000FF"/>
                </w:rPr>
                <w:t>Wilko Quak</w:t>
              </w:r>
            </w:ins>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157658">
            <w:pPr>
              <w:jc w:val="left"/>
              <w:rPr>
                <w:color w:val="0000FF"/>
              </w:rPr>
            </w:pPr>
            <w:r w:rsidRPr="005F591B">
              <w:t>D</w:t>
            </w:r>
            <w:r w:rsidR="000427A2" w:rsidRPr="005F591B">
              <w:t>atum laatste wijziging</w:t>
            </w:r>
            <w:r w:rsidRPr="005F591B">
              <w:t xml:space="preserve"> </w:t>
            </w:r>
            <w:r w:rsidRPr="005F591B">
              <w:rPr>
                <w:color w:val="0000FF"/>
              </w:rPr>
              <w:t>&lt;</w:t>
            </w:r>
            <w:r w:rsidR="001239D0">
              <w:rPr>
                <w:color w:val="0000FF"/>
              </w:rPr>
              <w:t>201</w:t>
            </w:r>
            <w:r w:rsidR="007D62D8">
              <w:rPr>
                <w:color w:val="0000FF"/>
              </w:rPr>
              <w:t>5</w:t>
            </w:r>
            <w:r w:rsidR="001239D0">
              <w:rPr>
                <w:color w:val="0000FF"/>
              </w:rPr>
              <w:t>-</w:t>
            </w:r>
            <w:del w:id="18" w:author="pjanssen" w:date="2015-06-19T11:41:00Z">
              <w:r w:rsidR="007D62D8" w:rsidDel="008D4D0B">
                <w:rPr>
                  <w:color w:val="0000FF"/>
                </w:rPr>
                <w:delText>0</w:delText>
              </w:r>
              <w:r w:rsidR="00751479" w:rsidDel="008D4D0B">
                <w:rPr>
                  <w:color w:val="0000FF"/>
                </w:rPr>
                <w:delText>5</w:delText>
              </w:r>
            </w:del>
            <w:ins w:id="19" w:author="pjanssen" w:date="2015-11-10T17:38:00Z">
              <w:r w:rsidR="00157658">
                <w:rPr>
                  <w:color w:val="0000FF"/>
                </w:rPr>
                <w:t>11</w:t>
              </w:r>
            </w:ins>
            <w:r w:rsidRPr="005F591B">
              <w:rPr>
                <w:color w:val="0000FF"/>
              </w:rPr>
              <w:t>-</w:t>
            </w:r>
            <w:del w:id="20" w:author="pjanssen" w:date="2015-06-19T11:41:00Z">
              <w:r w:rsidR="00751479" w:rsidDel="008D4D0B">
                <w:rPr>
                  <w:color w:val="0000FF"/>
                </w:rPr>
                <w:delText>xx</w:delText>
              </w:r>
            </w:del>
            <w:ins w:id="21" w:author="pjanssen" w:date="2015-06-19T11:41:00Z">
              <w:r w:rsidR="008D4D0B">
                <w:rPr>
                  <w:color w:val="0000FF"/>
                </w:rPr>
                <w:t>1</w:t>
              </w:r>
            </w:ins>
            <w:ins w:id="22" w:author="pjanssen" w:date="2015-11-10T17:38:00Z">
              <w:r w:rsidR="00157658">
                <w:rPr>
                  <w:color w:val="0000FF"/>
                </w:rPr>
                <w:t>0</w:t>
              </w:r>
            </w:ins>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0427A2" w:rsidP="00E67465">
            <w:pPr>
              <w:jc w:val="left"/>
              <w:rPr>
                <w:color w:val="0000FF"/>
              </w:rPr>
            </w:pPr>
            <w:r w:rsidRPr="000427A2">
              <w:rPr>
                <w:color w:val="0000FF"/>
              </w:rPr>
              <w:t>&lt;Eventuele beperkingen ten aanzien van dit document&gt;</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157658">
            <w:pPr>
              <w:jc w:val="left"/>
              <w:rPr>
                <w:color w:val="0000FF"/>
              </w:rPr>
            </w:pPr>
            <w:r>
              <w:rPr>
                <w:color w:val="0000FF"/>
              </w:rPr>
              <w:t>IMKL_Dataspecificatie_</w:t>
            </w:r>
            <w:del w:id="23" w:author="pjanssen" w:date="2015-11-10T17:38:00Z">
              <w:r w:rsidDel="00157658">
                <w:rPr>
                  <w:color w:val="0000FF"/>
                </w:rPr>
                <w:delText>09</w:delText>
              </w:r>
              <w:r w:rsidR="00751479" w:rsidDel="00157658">
                <w:rPr>
                  <w:color w:val="0000FF"/>
                </w:rPr>
                <w:delText>6</w:delText>
              </w:r>
            </w:del>
            <w:ins w:id="24" w:author="pjanssen" w:date="2015-11-10T17:38:00Z">
              <w:r w:rsidR="00157658">
                <w:rPr>
                  <w:color w:val="0000FF"/>
                </w:rPr>
                <w:t>099</w:t>
              </w:r>
            </w:ins>
            <w:r>
              <w:rPr>
                <w:color w:val="0000FF"/>
              </w:rPr>
              <w:t>.</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84"/>
        <w:gridCol w:w="1276"/>
        <w:gridCol w:w="1128"/>
        <w:gridCol w:w="1218"/>
        <w:gridCol w:w="4396"/>
      </w:tblGrid>
      <w:tr w:rsidR="000427A2" w:rsidRPr="00866987" w:rsidTr="00D64E83">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8" w:type="pct"/>
          </w:tcPr>
          <w:p w:rsidR="000427A2" w:rsidRPr="000427A2" w:rsidRDefault="000427A2" w:rsidP="00E67465">
            <w:pPr>
              <w:jc w:val="left"/>
              <w:rPr>
                <w:b/>
                <w:bCs/>
              </w:rPr>
            </w:pPr>
            <w:r w:rsidRPr="000427A2">
              <w:rPr>
                <w:b/>
                <w:bCs/>
              </w:rPr>
              <w:t>Omschrijving aanpassing(en)</w:t>
            </w:r>
          </w:p>
        </w:tc>
      </w:tr>
      <w:tr w:rsidR="00157658" w:rsidRPr="00866987" w:rsidTr="00D64E83">
        <w:trPr>
          <w:ins w:id="25" w:author="pjanssen" w:date="2015-11-10T17:37:00Z"/>
        </w:trPr>
        <w:tc>
          <w:tcPr>
            <w:tcW w:w="445" w:type="pct"/>
          </w:tcPr>
          <w:p w:rsidR="00157658" w:rsidRDefault="00157658" w:rsidP="00DD5E22">
            <w:pPr>
              <w:jc w:val="left"/>
              <w:rPr>
                <w:ins w:id="26" w:author="pjanssen" w:date="2015-11-10T17:37:00Z"/>
                <w:bCs/>
              </w:rPr>
            </w:pPr>
            <w:ins w:id="27" w:author="pjanssen" w:date="2015-11-10T17:37:00Z">
              <w:r>
                <w:rPr>
                  <w:bCs/>
                </w:rPr>
                <w:t>0.99</w:t>
              </w:r>
            </w:ins>
          </w:p>
        </w:tc>
        <w:tc>
          <w:tcPr>
            <w:tcW w:w="725" w:type="pct"/>
          </w:tcPr>
          <w:p w:rsidR="00157658" w:rsidRDefault="00157658" w:rsidP="00D64E83">
            <w:pPr>
              <w:jc w:val="left"/>
              <w:rPr>
                <w:ins w:id="28" w:author="pjanssen" w:date="2015-11-10T17:37:00Z"/>
                <w:bCs/>
              </w:rPr>
            </w:pPr>
            <w:ins w:id="29" w:author="pjanssen" w:date="2015-11-10T17:37:00Z">
              <w:r>
                <w:rPr>
                  <w:bCs/>
                </w:rPr>
                <w:t>2015-11-10</w:t>
              </w:r>
            </w:ins>
          </w:p>
        </w:tc>
        <w:tc>
          <w:tcPr>
            <w:tcW w:w="641" w:type="pct"/>
          </w:tcPr>
          <w:p w:rsidR="00157658" w:rsidRDefault="00157658" w:rsidP="00E67465">
            <w:pPr>
              <w:jc w:val="left"/>
              <w:rPr>
                <w:ins w:id="30" w:author="pjanssen" w:date="2015-11-10T17:37:00Z"/>
                <w:bCs/>
              </w:rPr>
            </w:pPr>
            <w:ins w:id="31" w:author="pjanssen" w:date="2015-11-10T17:37:00Z">
              <w:r>
                <w:rPr>
                  <w:bCs/>
                </w:rPr>
                <w:t>PJA</w:t>
              </w:r>
            </w:ins>
          </w:p>
        </w:tc>
        <w:tc>
          <w:tcPr>
            <w:tcW w:w="692" w:type="pct"/>
          </w:tcPr>
          <w:p w:rsidR="00157658" w:rsidRDefault="00157658" w:rsidP="00E67465">
            <w:pPr>
              <w:jc w:val="left"/>
              <w:rPr>
                <w:ins w:id="32" w:author="pjanssen" w:date="2015-11-10T17:37:00Z"/>
                <w:bCs/>
              </w:rPr>
            </w:pPr>
            <w:ins w:id="33" w:author="pjanssen" w:date="2015-11-10T17:38:00Z">
              <w:r>
                <w:rPr>
                  <w:bCs/>
                </w:rPr>
                <w:t>alles</w:t>
              </w:r>
            </w:ins>
          </w:p>
        </w:tc>
        <w:tc>
          <w:tcPr>
            <w:tcW w:w="2498" w:type="pct"/>
          </w:tcPr>
          <w:p w:rsidR="00157658" w:rsidRDefault="00157658" w:rsidP="00E67465">
            <w:pPr>
              <w:jc w:val="left"/>
              <w:rPr>
                <w:ins w:id="34" w:author="pjanssen" w:date="2015-11-10T17:37:00Z"/>
                <w:bCs/>
              </w:rPr>
            </w:pPr>
            <w:ins w:id="35" w:author="pjanssen" w:date="2015-11-10T17:37:00Z">
              <w:r>
                <w:rPr>
                  <w:bCs/>
                </w:rPr>
                <w:t>Nav review versie 0.96</w:t>
              </w:r>
            </w:ins>
          </w:p>
        </w:tc>
      </w:tr>
      <w:tr w:rsidR="00751479" w:rsidRPr="00866987" w:rsidTr="00D64E83">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ins w:id="36" w:author="pjanssen" w:date="2015-06-18T16:23:00Z">
              <w:r>
                <w:rPr>
                  <w:bCs/>
                </w:rPr>
                <w:t>2015-06-18</w:t>
              </w:r>
            </w:ins>
          </w:p>
        </w:tc>
        <w:tc>
          <w:tcPr>
            <w:tcW w:w="641" w:type="pct"/>
          </w:tcPr>
          <w:p w:rsidR="00751479" w:rsidRDefault="001D1C63" w:rsidP="00E67465">
            <w:pPr>
              <w:jc w:val="left"/>
              <w:rPr>
                <w:bCs/>
              </w:rPr>
            </w:pPr>
            <w:ins w:id="37" w:author="pjanssen" w:date="2015-06-18T16:23:00Z">
              <w:r>
                <w:rPr>
                  <w:bCs/>
                </w:rPr>
                <w:t>PJA</w:t>
              </w:r>
            </w:ins>
          </w:p>
        </w:tc>
        <w:tc>
          <w:tcPr>
            <w:tcW w:w="692" w:type="pct"/>
          </w:tcPr>
          <w:p w:rsidR="00751479" w:rsidRDefault="001D1C63" w:rsidP="00E67465">
            <w:pPr>
              <w:jc w:val="left"/>
              <w:rPr>
                <w:bCs/>
              </w:rPr>
            </w:pPr>
            <w:ins w:id="38" w:author="pjanssen" w:date="2015-06-18T16:23:00Z">
              <w:r>
                <w:rPr>
                  <w:bCs/>
                </w:rPr>
                <w:t>alles</w:t>
              </w:r>
            </w:ins>
          </w:p>
        </w:tc>
        <w:tc>
          <w:tcPr>
            <w:tcW w:w="2498" w:type="pct"/>
          </w:tcPr>
          <w:p w:rsidR="00751479" w:rsidRDefault="001D1C63" w:rsidP="00E67465">
            <w:pPr>
              <w:jc w:val="left"/>
              <w:rPr>
                <w:bCs/>
              </w:rPr>
            </w:pPr>
            <w:ins w:id="39" w:author="pjanssen" w:date="2015-06-18T16:23:00Z">
              <w:r>
                <w:rPr>
                  <w:bCs/>
                </w:rPr>
                <w:t>Nav review en periode tot 18 juni.</w:t>
              </w:r>
            </w:ins>
          </w:p>
        </w:tc>
      </w:tr>
      <w:tr w:rsidR="007D62D8" w:rsidRPr="00866987" w:rsidTr="00D64E83">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8" w:type="pct"/>
          </w:tcPr>
          <w:p w:rsidR="007D62D8" w:rsidRDefault="007D62D8" w:rsidP="00E67465">
            <w:pPr>
              <w:jc w:val="left"/>
              <w:rPr>
                <w:bCs/>
              </w:rPr>
            </w:pPr>
            <w:r>
              <w:rPr>
                <w:bCs/>
              </w:rPr>
              <w:t>Nav van review werkgroep</w:t>
            </w:r>
          </w:p>
        </w:tc>
      </w:tr>
      <w:tr w:rsidR="006F7422" w:rsidRPr="00866987" w:rsidTr="00D64E83">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8" w:type="pct"/>
          </w:tcPr>
          <w:p w:rsidR="006F7422" w:rsidRDefault="006F7422" w:rsidP="00E67465">
            <w:pPr>
              <w:jc w:val="left"/>
              <w:rPr>
                <w:bCs/>
              </w:rPr>
            </w:pPr>
            <w:r>
              <w:rPr>
                <w:bCs/>
              </w:rPr>
              <w:t>Review op 0.3 verwerkt</w:t>
            </w:r>
          </w:p>
        </w:tc>
      </w:tr>
      <w:tr w:rsidR="00E62DE5" w:rsidRPr="00866987" w:rsidTr="00D64E83">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8" w:type="pct"/>
          </w:tcPr>
          <w:p w:rsidR="00E62DE5" w:rsidRDefault="00387DE5" w:rsidP="00E67465">
            <w:pPr>
              <w:jc w:val="left"/>
              <w:rPr>
                <w:bCs/>
              </w:rPr>
            </w:pPr>
            <w:r>
              <w:rPr>
                <w:bCs/>
              </w:rPr>
              <w:t>Review verwerkt, andere dan WION modellen toegevoegd</w:t>
            </w:r>
          </w:p>
        </w:tc>
      </w:tr>
      <w:tr w:rsidR="000427A2" w:rsidRPr="00866987" w:rsidTr="00D64E83">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8" w:type="pct"/>
          </w:tcPr>
          <w:p w:rsidR="000427A2" w:rsidRPr="000427A2" w:rsidRDefault="00635202" w:rsidP="00E67465">
            <w:pPr>
              <w:jc w:val="left"/>
              <w:rPr>
                <w:bCs/>
              </w:rPr>
            </w:pPr>
            <w:r>
              <w:rPr>
                <w:bCs/>
              </w:rPr>
              <w:t>Hoofdstuk 5 ingevuld</w:t>
            </w:r>
          </w:p>
        </w:tc>
      </w:tr>
      <w:tr w:rsidR="00D64E83" w:rsidRPr="00866987" w:rsidTr="00D64E83">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8" w:type="pct"/>
          </w:tcPr>
          <w:p w:rsidR="00D64E83" w:rsidRPr="000427A2" w:rsidRDefault="00D64E83" w:rsidP="0080083A">
            <w:pPr>
              <w:jc w:val="left"/>
              <w:rPr>
                <w:bCs/>
              </w:rPr>
            </w:pPr>
            <w:r w:rsidRPr="00546004">
              <w:rPr>
                <w:rFonts w:ascii="Arial" w:hAnsi="Arial" w:cs="Arial"/>
                <w:bCs/>
              </w:rPr>
              <w:t>Start op basis van PDOK DPS Template</w:t>
            </w:r>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65528A">
      <w:pPr>
        <w:spacing w:line="240" w:lineRule="auto"/>
        <w:jc w:val="left"/>
        <w:rPr>
          <w:sz w:val="28"/>
          <w:szCs w:val="28"/>
        </w:rPr>
      </w:pPr>
      <w:ins w:id="40" w:author="pjanssen" w:date="2015-06-19T11:58:00Z">
        <w:r>
          <w:rPr>
            <w:noProof/>
            <w:sz w:val="28"/>
            <w:szCs w:val="28"/>
            <w:rPrChange w:id="41" w:author="Unknown">
              <w:rPr>
                <w:noProof/>
              </w:rPr>
            </w:rPrChange>
          </w:rPr>
          <w:drawing>
            <wp:anchor distT="0" distB="0" distL="114300" distR="114300" simplePos="0" relativeHeight="251787264"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anchor>
          </w:drawing>
        </w:r>
        <w:r w:rsidR="00636176">
          <w:rPr>
            <w:noProof/>
            <w:sz w:val="28"/>
            <w:szCs w:val="28"/>
          </w:rPr>
          <w:pict>
            <v:shape id="Tekstvak 7" o:spid="_x0000_s1039" type="#_x0000_t202" style="position:absolute;margin-left:-17.9pt;margin-top:72.35pt;width:501.05pt;height:44.8pt;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65528A" w:rsidRPr="00672722" w:rsidRDefault="0065528A" w:rsidP="0071388C">
                    <w:pPr>
                      <w:rPr>
                        <w:b/>
                      </w:rPr>
                    </w:pPr>
                    <w:r>
                      <w:rPr>
                        <w:b/>
                      </w:rPr>
                      <w:t>rechtenbeleid</w:t>
                    </w:r>
                  </w:p>
                  <w:p w:rsidR="0065528A" w:rsidRDefault="0065528A" w:rsidP="0071388C">
                    <w:pPr>
                      <w:ind w:left="709" w:firstLine="709"/>
                    </w:pPr>
                    <w:r w:rsidRPr="00D774FF">
                      <w:t>Naamsvermelding-GeenAfgeleideWerken 3.0 Nederland</w:t>
                    </w:r>
                  </w:p>
                  <w:p w:rsidR="0065528A" w:rsidRDefault="0065528A" w:rsidP="0071388C">
                    <w:pPr>
                      <w:ind w:left="709" w:firstLine="709"/>
                    </w:pPr>
                    <w:r w:rsidRPr="00D774FF">
                      <w:t>(CC BY-ND 3.0)</w:t>
                    </w:r>
                    <w:r>
                      <w:t xml:space="preserve"> </w:t>
                    </w:r>
                    <w:r>
                      <w:tab/>
                    </w:r>
                  </w:p>
                  <w:p w:rsidR="0065528A" w:rsidRDefault="0065528A" w:rsidP="0071388C">
                    <w:pPr>
                      <w:ind w:left="709" w:firstLine="709"/>
                    </w:pPr>
                  </w:p>
                  <w:p w:rsidR="0065528A" w:rsidRPr="002564CF" w:rsidRDefault="0065528A" w:rsidP="0071388C">
                    <w:r w:rsidRPr="00D774FF" w:rsidDel="000A350C">
                      <w:t xml:space="preserve"> </w:t>
                    </w:r>
                  </w:p>
                </w:txbxContent>
              </v:textbox>
              <w10:wrap type="square"/>
            </v:shape>
          </w:pict>
        </w:r>
      </w:ins>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 Rioned, Bouwend Nederland, </w:t>
      </w:r>
      <w:r w:rsidR="00C96003" w:rsidRPr="00C96003">
        <w:t>Gemeentelijk Platform Kabels en Leidingen</w:t>
      </w:r>
      <w:r>
        <w:t xml:space="preserve"> </w:t>
      </w:r>
      <w:r w:rsidR="00C96003">
        <w:t xml:space="preserve">en het Kadaster. </w:t>
      </w:r>
      <w:r>
        <w:t xml:space="preserve">Voor de realisatie van dit document is een </w:t>
      </w:r>
      <w:ins w:id="42" w:author="pjanssen" w:date="2015-11-10T15:26:00Z">
        <w:r w:rsidR="008E0649">
          <w:t xml:space="preserve">projectgroep en een </w:t>
        </w:r>
      </w:ins>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ins w:id="43" w:author="pjanssen" w:date="2015-11-10T15:27:00Z">
        <w:r w:rsidR="008E0649">
          <w:t xml:space="preserve">project- en </w:t>
        </w:r>
      </w:ins>
      <w:r>
        <w:t>werkgroep:</w:t>
      </w:r>
    </w:p>
    <w:p w:rsidR="000E7FD9" w:rsidRDefault="000E7FD9" w:rsidP="000E7FD9"/>
    <w:p w:rsidR="008E0649" w:rsidRDefault="009C2B75" w:rsidP="000E7FD9">
      <w:pPr>
        <w:rPr>
          <w:ins w:id="44" w:author="pjanssen" w:date="2015-11-10T15:24:00Z"/>
        </w:rPr>
      </w:pPr>
      <w:ins w:id="45" w:author="pjanssen" w:date="2015-11-10T15:24:00Z">
        <w:r>
          <w:t>Pr</w:t>
        </w:r>
        <w:r w:rsidR="008E0649">
          <w:t>ojectgroep:</w:t>
        </w:r>
      </w:ins>
    </w:p>
    <w:p w:rsidR="008E0649" w:rsidRDefault="008E0649" w:rsidP="000E7FD9">
      <w:pPr>
        <w:rPr>
          <w:ins w:id="46" w:author="pjanssen" w:date="2015-11-10T15:25:00Z"/>
        </w:rPr>
      </w:pPr>
      <w:ins w:id="47" w:author="pjanssen" w:date="2015-11-10T15:25:00Z">
        <w:r>
          <w:t>Linda van den Brink (Geonovum)</w:t>
        </w:r>
      </w:ins>
    </w:p>
    <w:p w:rsidR="008E0649" w:rsidRDefault="008E0649" w:rsidP="008E0649">
      <w:pPr>
        <w:rPr>
          <w:ins w:id="48" w:author="pjanssen" w:date="2015-11-10T15:25:00Z"/>
        </w:rPr>
      </w:pPr>
      <w:ins w:id="49" w:author="pjanssen" w:date="2015-11-10T15:25:00Z">
        <w:r>
          <w:t>Paul Janssen</w:t>
        </w:r>
      </w:ins>
      <w:ins w:id="50" w:author="pjanssen" w:date="2015-11-10T15:26:00Z">
        <w:r>
          <w:t xml:space="preserve"> (Geonovum)</w:t>
        </w:r>
      </w:ins>
    </w:p>
    <w:p w:rsidR="008E0649" w:rsidRDefault="008E0649" w:rsidP="000E7FD9">
      <w:pPr>
        <w:rPr>
          <w:ins w:id="51" w:author="pjanssen" w:date="2015-11-10T15:25:00Z"/>
        </w:rPr>
      </w:pPr>
      <w:ins w:id="52" w:author="pjanssen" w:date="2015-11-10T15:25:00Z">
        <w:r>
          <w:t>Edward Mac Gillavry</w:t>
        </w:r>
      </w:ins>
      <w:ins w:id="53" w:author="pjanssen" w:date="2015-11-10T15:26:00Z">
        <w:r>
          <w:t xml:space="preserve"> (Webmapper)</w:t>
        </w:r>
      </w:ins>
    </w:p>
    <w:p w:rsidR="008E0649" w:rsidRDefault="008E0649" w:rsidP="000E7FD9">
      <w:pPr>
        <w:rPr>
          <w:ins w:id="54" w:author="pjanssen" w:date="2015-11-10T15:24:00Z"/>
        </w:rPr>
      </w:pPr>
      <w:ins w:id="55" w:author="pjanssen" w:date="2015-11-10T15:25:00Z">
        <w:r>
          <w:t>Wilko Quak</w:t>
        </w:r>
      </w:ins>
      <w:ins w:id="56" w:author="pjanssen" w:date="2015-11-10T15:26:00Z">
        <w:r>
          <w:t xml:space="preserve"> (Geonovum)</w:t>
        </w:r>
      </w:ins>
    </w:p>
    <w:p w:rsidR="008E0649" w:rsidRDefault="008E0649" w:rsidP="000E7FD9">
      <w:pPr>
        <w:rPr>
          <w:ins w:id="57" w:author="pjanssen" w:date="2015-11-10T15:24:00Z"/>
        </w:rPr>
      </w:pPr>
    </w:p>
    <w:p w:rsidR="008E0649" w:rsidRDefault="008E0649" w:rsidP="000E7FD9">
      <w:pPr>
        <w:rPr>
          <w:ins w:id="58" w:author="pjanssen" w:date="2015-11-10T15:24:00Z"/>
        </w:rPr>
      </w:pPr>
      <w:ins w:id="59" w:author="pjanssen" w:date="2015-11-10T15:30:00Z">
        <w:r>
          <w:t>Werkgroep:</w:t>
        </w:r>
      </w:ins>
    </w:p>
    <w:p w:rsidR="000E7FD9" w:rsidRDefault="000E7FD9" w:rsidP="000E7FD9">
      <w:r>
        <w:t>Ad van Houtum (Kadaster)</w:t>
      </w:r>
    </w:p>
    <w:p w:rsidR="000E7FD9" w:rsidRDefault="000E7FD9" w:rsidP="000E7FD9">
      <w:r>
        <w:t>Wil Lambo (KPN)</w:t>
      </w:r>
    </w:p>
    <w:p w:rsidR="000E7FD9" w:rsidRDefault="000E7FD9" w:rsidP="000E7FD9">
      <w:r>
        <w:t>Daan van Os (Brabant Water)</w:t>
      </w:r>
    </w:p>
    <w:p w:rsidR="000E7FD9" w:rsidRPr="000E7FD9" w:rsidRDefault="006F2CE2" w:rsidP="000E7FD9">
      <w:pPr>
        <w:rPr>
          <w:lang w:val="fr-FR"/>
        </w:rPr>
      </w:pPr>
      <w:r w:rsidRPr="006F2CE2">
        <w:rPr>
          <w:lang w:val="fr-FR"/>
        </w:rPr>
        <w:t>Jorrit Hanson (Enexis)</w:t>
      </w:r>
    </w:p>
    <w:p w:rsidR="000E7FD9" w:rsidRDefault="006F2CE2" w:rsidP="000E7FD9">
      <w:pPr>
        <w:rPr>
          <w:ins w:id="60" w:author="pjanssen" w:date="2015-06-18T16:26:00Z"/>
          <w:lang w:val="fr-FR"/>
        </w:rPr>
      </w:pPr>
      <w:r w:rsidRPr="006F2CE2">
        <w:rPr>
          <w:lang w:val="fr-FR"/>
        </w:rPr>
        <w:t>Marcel Busser (BAM)</w:t>
      </w:r>
    </w:p>
    <w:p w:rsidR="00735463" w:rsidRDefault="00636176" w:rsidP="000E7FD9">
      <w:pPr>
        <w:rPr>
          <w:ins w:id="61" w:author="pjanssen" w:date="2015-11-10T15:29:00Z"/>
        </w:rPr>
      </w:pPr>
      <w:ins w:id="62" w:author="pjanssen" w:date="2015-06-18T16:26:00Z">
        <w:r w:rsidRPr="00636176">
          <w:rPr>
            <w:rPrChange w:id="63" w:author="pjanssen" w:date="2015-06-18T16:28:00Z">
              <w:rPr>
                <w:lang w:val="fr-FR"/>
              </w:rPr>
            </w:rPrChange>
          </w:rPr>
          <w:t>Felix Parmentier (BAM)</w:t>
        </w:r>
      </w:ins>
    </w:p>
    <w:p w:rsidR="008E0649" w:rsidRPr="000C1C49" w:rsidRDefault="008E0649" w:rsidP="000E7FD9">
      <w:pPr>
        <w:rPr>
          <w:ins w:id="64" w:author="pjanssen" w:date="2015-06-18T16:24:00Z"/>
          <w:rPrChange w:id="65" w:author="pjanssen" w:date="2015-06-18T16:28:00Z">
            <w:rPr>
              <w:ins w:id="66" w:author="pjanssen" w:date="2015-06-18T16:24:00Z"/>
              <w:lang w:val="fr-FR"/>
            </w:rPr>
          </w:rPrChange>
        </w:rPr>
      </w:pPr>
      <w:ins w:id="67" w:author="pjanssen" w:date="2015-11-10T15:29:00Z">
        <w:r>
          <w:t>Patrick Straver (BAM)</w:t>
        </w:r>
      </w:ins>
    </w:p>
    <w:p w:rsidR="00735463" w:rsidRPr="000C1C49" w:rsidRDefault="00636176" w:rsidP="000E7FD9">
      <w:pPr>
        <w:rPr>
          <w:rPrChange w:id="68" w:author="pjanssen" w:date="2015-06-18T16:28:00Z">
            <w:rPr>
              <w:lang w:val="fr-FR"/>
            </w:rPr>
          </w:rPrChange>
        </w:rPr>
      </w:pPr>
      <w:ins w:id="69" w:author="pjanssen" w:date="2015-06-18T16:25:00Z">
        <w:r w:rsidRPr="00636176">
          <w:rPr>
            <w:rPrChange w:id="70" w:author="pjanssen" w:date="2015-06-18T16:28:00Z">
              <w:rPr>
                <w:lang w:val="fr-FR"/>
              </w:rPr>
            </w:rPrChange>
          </w:rPr>
          <w:t>Martin Borgman (Kadaster)</w:t>
        </w:r>
      </w:ins>
    </w:p>
    <w:p w:rsidR="000E7FD9" w:rsidRDefault="000E7FD9" w:rsidP="000E7FD9">
      <w:pPr>
        <w:rPr>
          <w:ins w:id="71" w:author="pjanssen" w:date="2015-11-10T15:27:00Z"/>
        </w:rPr>
      </w:pPr>
      <w:r>
        <w:t>Ron Dijkstra (Gasunie)</w:t>
      </w:r>
    </w:p>
    <w:p w:rsidR="008E0649" w:rsidRDefault="008E0649" w:rsidP="000E7FD9">
      <w:ins w:id="72" w:author="pjanssen" w:date="2015-11-10T15:28:00Z">
        <w:r>
          <w:t>Nick Naus (Kadaster)</w:t>
        </w:r>
      </w:ins>
    </w:p>
    <w:p w:rsidR="000E7FD9" w:rsidRDefault="000E7FD9" w:rsidP="000E7FD9">
      <w:r>
        <w:t>Hendrik van de Berg (A</w:t>
      </w:r>
      <w:r w:rsidR="00E76D04">
        <w:t>l</w:t>
      </w:r>
      <w:r>
        <w:t>liander)</w:t>
      </w:r>
    </w:p>
    <w:p w:rsidR="000E7FD9" w:rsidRDefault="000E7FD9" w:rsidP="000E7FD9">
      <w:r>
        <w:t>Henny Nouwens (Ziggo)</w:t>
      </w:r>
    </w:p>
    <w:p w:rsidR="000E7FD9" w:rsidRDefault="000E7FD9" w:rsidP="000E7FD9">
      <w:r>
        <w:t>Hans Postema (Gasunie)</w:t>
      </w:r>
    </w:p>
    <w:p w:rsidR="000E7FD9" w:rsidRDefault="000E7FD9" w:rsidP="000E7FD9">
      <w:pPr>
        <w:rPr>
          <w:ins w:id="73" w:author="pjanssen" w:date="2015-06-18T16:25:00Z"/>
        </w:rPr>
      </w:pPr>
      <w:r>
        <w:t>Fuat Akdeniz (Kadaster)</w:t>
      </w:r>
    </w:p>
    <w:p w:rsidR="00735463" w:rsidRDefault="00735463" w:rsidP="000E7FD9">
      <w:ins w:id="74" w:author="pjanssen" w:date="2015-06-18T16:25:00Z">
        <w:r>
          <w:t>Bas Heite (B12)</w:t>
        </w:r>
      </w:ins>
    </w:p>
    <w:p w:rsidR="000E7FD9" w:rsidRDefault="000E7FD9" w:rsidP="000E7FD9">
      <w:r>
        <w:t>Frank Coumans (Eneco)</w:t>
      </w:r>
    </w:p>
    <w:p w:rsidR="000E7FD9" w:rsidRDefault="000E7FD9" w:rsidP="000E7FD9">
      <w:r>
        <w:t>Hans Meijer (Gemeente Den Haag)</w:t>
      </w:r>
    </w:p>
    <w:p w:rsidR="000E7FD9" w:rsidRDefault="000E7FD9" w:rsidP="000E7FD9">
      <w:pPr>
        <w:rPr>
          <w:ins w:id="75" w:author="pjanssen" w:date="2015-06-18T16:26:00Z"/>
        </w:rPr>
      </w:pPr>
      <w:r>
        <w:t>Eric Oosterom (Stichting Rioned)</w:t>
      </w:r>
    </w:p>
    <w:p w:rsidR="00735463" w:rsidRDefault="00735463" w:rsidP="000E7FD9">
      <w:ins w:id="76" w:author="pjanssen" w:date="2015-06-18T16:26:00Z">
        <w:r>
          <w:t>John Peeters (Gemeente Maasgouw)</w:t>
        </w:r>
      </w:ins>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lastRenderedPageBreak/>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CC6C47" w:rsidRDefault="00636176">
      <w:pPr>
        <w:pStyle w:val="Inhopg1"/>
        <w:rPr>
          <w:rFonts w:asciiTheme="minorHAnsi" w:eastAsiaTheme="minorEastAsia" w:hAnsiTheme="minorHAnsi" w:cstheme="minorBidi"/>
          <w:noProof/>
          <w:sz w:val="22"/>
          <w:szCs w:val="22"/>
        </w:rPr>
      </w:pPr>
      <w:r w:rsidRPr="00636176">
        <w:fldChar w:fldCharType="begin"/>
      </w:r>
      <w:r w:rsidR="00A26809" w:rsidRPr="007C7339">
        <w:instrText xml:space="preserve"> TOC \h \z \t "Hoofdstuktitel;1;Paragraaftitel;2;subparagraaftitel;3" </w:instrText>
      </w:r>
      <w:r w:rsidRPr="00636176">
        <w:fldChar w:fldCharType="separate"/>
      </w:r>
      <w:hyperlink w:anchor="_Toc434956059" w:history="1">
        <w:r w:rsidR="00CC6C47" w:rsidRPr="00854964">
          <w:rPr>
            <w:rStyle w:val="Hyperlink"/>
            <w:noProof/>
          </w:rPr>
          <w:t>Inleiding en leeswijzer.</w:t>
        </w:r>
        <w:r w:rsidR="00CC6C47">
          <w:rPr>
            <w:noProof/>
            <w:webHidden/>
          </w:rPr>
          <w:tab/>
        </w:r>
        <w:r>
          <w:rPr>
            <w:noProof/>
            <w:webHidden/>
          </w:rPr>
          <w:fldChar w:fldCharType="begin"/>
        </w:r>
        <w:r w:rsidR="00CC6C47">
          <w:rPr>
            <w:noProof/>
            <w:webHidden/>
          </w:rPr>
          <w:instrText xml:space="preserve"> PAGEREF _Toc434956059 \h </w:instrText>
        </w:r>
        <w:r>
          <w:rPr>
            <w:noProof/>
            <w:webHidden/>
          </w:rPr>
        </w:r>
        <w:r>
          <w:rPr>
            <w:noProof/>
            <w:webHidden/>
          </w:rPr>
          <w:fldChar w:fldCharType="separate"/>
        </w:r>
        <w:r w:rsidR="00CC6C47">
          <w:rPr>
            <w:noProof/>
            <w:webHidden/>
          </w:rPr>
          <w:t>7</w:t>
        </w:r>
        <w:r>
          <w:rPr>
            <w:noProof/>
            <w:webHidden/>
          </w:rPr>
          <w:fldChar w:fldCharType="end"/>
        </w:r>
      </w:hyperlink>
    </w:p>
    <w:p w:rsidR="00CC6C47" w:rsidRDefault="00636176">
      <w:pPr>
        <w:pStyle w:val="Inhopg1"/>
        <w:rPr>
          <w:rFonts w:asciiTheme="minorHAnsi" w:eastAsiaTheme="minorEastAsia" w:hAnsiTheme="minorHAnsi" w:cstheme="minorBidi"/>
          <w:noProof/>
          <w:sz w:val="22"/>
          <w:szCs w:val="22"/>
        </w:rPr>
      </w:pPr>
      <w:hyperlink w:anchor="_Toc434956060" w:history="1">
        <w:r w:rsidR="00CC6C47" w:rsidRPr="00854964">
          <w:rPr>
            <w:rStyle w:val="Hyperlink"/>
            <w:noProof/>
          </w:rPr>
          <w:t>Scope</w:t>
        </w:r>
        <w:r w:rsidR="00CC6C47">
          <w:rPr>
            <w:noProof/>
            <w:webHidden/>
          </w:rPr>
          <w:tab/>
        </w:r>
        <w:r>
          <w:rPr>
            <w:noProof/>
            <w:webHidden/>
          </w:rPr>
          <w:fldChar w:fldCharType="begin"/>
        </w:r>
        <w:r w:rsidR="00CC6C47">
          <w:rPr>
            <w:noProof/>
            <w:webHidden/>
          </w:rPr>
          <w:instrText xml:space="preserve"> PAGEREF _Toc434956060 \h </w:instrText>
        </w:r>
        <w:r>
          <w:rPr>
            <w:noProof/>
            <w:webHidden/>
          </w:rPr>
        </w:r>
        <w:r>
          <w:rPr>
            <w:noProof/>
            <w:webHidden/>
          </w:rPr>
          <w:fldChar w:fldCharType="separate"/>
        </w:r>
        <w:r w:rsidR="00CC6C47">
          <w:rPr>
            <w:noProof/>
            <w:webHidden/>
          </w:rPr>
          <w:t>8</w:t>
        </w:r>
        <w:r>
          <w:rPr>
            <w:noProof/>
            <w:webHidden/>
          </w:rPr>
          <w:fldChar w:fldCharType="end"/>
        </w:r>
      </w:hyperlink>
    </w:p>
    <w:p w:rsidR="00CC6C47" w:rsidRDefault="00636176">
      <w:pPr>
        <w:pStyle w:val="Inhopg2"/>
        <w:rPr>
          <w:rFonts w:asciiTheme="minorHAnsi" w:eastAsiaTheme="minorEastAsia" w:hAnsiTheme="minorHAnsi" w:cstheme="minorBidi"/>
          <w:sz w:val="22"/>
          <w:szCs w:val="22"/>
        </w:rPr>
      </w:pPr>
      <w:hyperlink w:anchor="_Toc434956061" w:history="1">
        <w:r w:rsidR="00CC6C47" w:rsidRPr="00854964">
          <w:rPr>
            <w:rStyle w:val="Hyperlink"/>
          </w:rPr>
          <w:t>2.1</w:t>
        </w:r>
        <w:r w:rsidR="00CC6C47">
          <w:rPr>
            <w:rFonts w:asciiTheme="minorHAnsi" w:eastAsiaTheme="minorEastAsia" w:hAnsiTheme="minorHAnsi" w:cstheme="minorBidi"/>
            <w:sz w:val="22"/>
            <w:szCs w:val="22"/>
          </w:rPr>
          <w:tab/>
        </w:r>
        <w:r w:rsidR="00CC6C47" w:rsidRPr="00854964">
          <w:rPr>
            <w:rStyle w:val="Hyperlink"/>
          </w:rPr>
          <w:t>Scope.</w:t>
        </w:r>
        <w:r w:rsidR="00CC6C47">
          <w:rPr>
            <w:webHidden/>
          </w:rPr>
          <w:tab/>
        </w:r>
        <w:r>
          <w:rPr>
            <w:webHidden/>
          </w:rPr>
          <w:fldChar w:fldCharType="begin"/>
        </w:r>
        <w:r w:rsidR="00CC6C47">
          <w:rPr>
            <w:webHidden/>
          </w:rPr>
          <w:instrText xml:space="preserve"> PAGEREF _Toc434956061 \h </w:instrText>
        </w:r>
        <w:r>
          <w:rPr>
            <w:webHidden/>
          </w:rPr>
        </w:r>
        <w:r>
          <w:rPr>
            <w:webHidden/>
          </w:rPr>
          <w:fldChar w:fldCharType="separate"/>
        </w:r>
        <w:r w:rsidR="00CC6C47">
          <w:rPr>
            <w:webHidden/>
          </w:rPr>
          <w:t>8</w:t>
        </w:r>
        <w:r>
          <w:rPr>
            <w:webHidden/>
          </w:rPr>
          <w:fldChar w:fldCharType="end"/>
        </w:r>
      </w:hyperlink>
    </w:p>
    <w:p w:rsidR="00CC6C47" w:rsidRDefault="00636176">
      <w:pPr>
        <w:pStyle w:val="Inhopg1"/>
        <w:rPr>
          <w:rFonts w:asciiTheme="minorHAnsi" w:eastAsiaTheme="minorEastAsia" w:hAnsiTheme="minorHAnsi" w:cstheme="minorBidi"/>
          <w:noProof/>
          <w:sz w:val="22"/>
          <w:szCs w:val="22"/>
        </w:rPr>
      </w:pPr>
      <w:hyperlink w:anchor="_Toc434956062" w:history="1">
        <w:r w:rsidR="00CC6C47" w:rsidRPr="00854964">
          <w:rPr>
            <w:rStyle w:val="Hyperlink"/>
            <w:noProof/>
          </w:rPr>
          <w:t>Overzicht</w:t>
        </w:r>
        <w:r w:rsidR="00CC6C47">
          <w:rPr>
            <w:noProof/>
            <w:webHidden/>
          </w:rPr>
          <w:tab/>
        </w:r>
        <w:r>
          <w:rPr>
            <w:noProof/>
            <w:webHidden/>
          </w:rPr>
          <w:fldChar w:fldCharType="begin"/>
        </w:r>
        <w:r w:rsidR="00CC6C47">
          <w:rPr>
            <w:noProof/>
            <w:webHidden/>
          </w:rPr>
          <w:instrText xml:space="preserve"> PAGEREF _Toc434956062 \h </w:instrText>
        </w:r>
        <w:r>
          <w:rPr>
            <w:noProof/>
            <w:webHidden/>
          </w:rPr>
        </w:r>
        <w:r>
          <w:rPr>
            <w:noProof/>
            <w:webHidden/>
          </w:rPr>
          <w:fldChar w:fldCharType="separate"/>
        </w:r>
        <w:r w:rsidR="00CC6C47">
          <w:rPr>
            <w:noProof/>
            <w:webHidden/>
          </w:rPr>
          <w:t>9</w:t>
        </w:r>
        <w:r>
          <w:rPr>
            <w:noProof/>
            <w:webHidden/>
          </w:rPr>
          <w:fldChar w:fldCharType="end"/>
        </w:r>
      </w:hyperlink>
    </w:p>
    <w:p w:rsidR="00CC6C47" w:rsidRDefault="00636176">
      <w:pPr>
        <w:pStyle w:val="Inhopg2"/>
        <w:rPr>
          <w:rFonts w:asciiTheme="minorHAnsi" w:eastAsiaTheme="minorEastAsia" w:hAnsiTheme="minorHAnsi" w:cstheme="minorBidi"/>
          <w:sz w:val="22"/>
          <w:szCs w:val="22"/>
        </w:rPr>
      </w:pPr>
      <w:hyperlink w:anchor="_Toc434956063" w:history="1">
        <w:r w:rsidR="00CC6C47" w:rsidRPr="00854964">
          <w:rPr>
            <w:rStyle w:val="Hyperlink"/>
          </w:rPr>
          <w:t>3.1</w:t>
        </w:r>
        <w:r w:rsidR="00CC6C47">
          <w:rPr>
            <w:rFonts w:asciiTheme="minorHAnsi" w:eastAsiaTheme="minorEastAsia" w:hAnsiTheme="minorHAnsi" w:cstheme="minorBidi"/>
            <w:sz w:val="22"/>
            <w:szCs w:val="22"/>
          </w:rPr>
          <w:tab/>
        </w:r>
        <w:r w:rsidR="00CC6C47" w:rsidRPr="00854964">
          <w:rPr>
            <w:rStyle w:val="Hyperlink"/>
          </w:rPr>
          <w:t>Naam en Acroniemen.</w:t>
        </w:r>
        <w:r w:rsidR="00CC6C47">
          <w:rPr>
            <w:webHidden/>
          </w:rPr>
          <w:tab/>
        </w:r>
        <w:r>
          <w:rPr>
            <w:webHidden/>
          </w:rPr>
          <w:fldChar w:fldCharType="begin"/>
        </w:r>
        <w:r w:rsidR="00CC6C47">
          <w:rPr>
            <w:webHidden/>
          </w:rPr>
          <w:instrText xml:space="preserve"> PAGEREF _Toc434956063 \h </w:instrText>
        </w:r>
        <w:r>
          <w:rPr>
            <w:webHidden/>
          </w:rPr>
        </w:r>
        <w:r>
          <w:rPr>
            <w:webHidden/>
          </w:rPr>
          <w:fldChar w:fldCharType="separate"/>
        </w:r>
        <w:r w:rsidR="00CC6C47">
          <w:rPr>
            <w:webHidden/>
          </w:rPr>
          <w:t>9</w:t>
        </w:r>
        <w:r>
          <w:rPr>
            <w:webHidden/>
          </w:rPr>
          <w:fldChar w:fldCharType="end"/>
        </w:r>
      </w:hyperlink>
    </w:p>
    <w:p w:rsidR="00CC6C47" w:rsidRDefault="00636176">
      <w:pPr>
        <w:pStyle w:val="Inhopg2"/>
        <w:rPr>
          <w:rFonts w:asciiTheme="minorHAnsi" w:eastAsiaTheme="minorEastAsia" w:hAnsiTheme="minorHAnsi" w:cstheme="minorBidi"/>
          <w:sz w:val="22"/>
          <w:szCs w:val="22"/>
        </w:rPr>
      </w:pPr>
      <w:hyperlink w:anchor="_Toc434956064" w:history="1">
        <w:r w:rsidR="00CC6C47" w:rsidRPr="00854964">
          <w:rPr>
            <w:rStyle w:val="Hyperlink"/>
          </w:rPr>
          <w:t>3.2</w:t>
        </w:r>
        <w:r w:rsidR="00CC6C47">
          <w:rPr>
            <w:rFonts w:asciiTheme="minorHAnsi" w:eastAsiaTheme="minorEastAsia" w:hAnsiTheme="minorHAnsi" w:cstheme="minorBidi"/>
            <w:sz w:val="22"/>
            <w:szCs w:val="22"/>
          </w:rPr>
          <w:tab/>
        </w:r>
        <w:r w:rsidR="00CC6C47" w:rsidRPr="00854964">
          <w:rPr>
            <w:rStyle w:val="Hyperlink"/>
          </w:rPr>
          <w:t>Informele beschrijving.</w:t>
        </w:r>
        <w:r w:rsidR="00CC6C47">
          <w:rPr>
            <w:webHidden/>
          </w:rPr>
          <w:tab/>
        </w:r>
        <w:r>
          <w:rPr>
            <w:webHidden/>
          </w:rPr>
          <w:fldChar w:fldCharType="begin"/>
        </w:r>
        <w:r w:rsidR="00CC6C47">
          <w:rPr>
            <w:webHidden/>
          </w:rPr>
          <w:instrText xml:space="preserve"> PAGEREF _Toc434956064 \h </w:instrText>
        </w:r>
        <w:r>
          <w:rPr>
            <w:webHidden/>
          </w:rPr>
        </w:r>
        <w:r>
          <w:rPr>
            <w:webHidden/>
          </w:rPr>
          <w:fldChar w:fldCharType="separate"/>
        </w:r>
        <w:r w:rsidR="00CC6C47">
          <w:rPr>
            <w:webHidden/>
          </w:rPr>
          <w:t>9</w:t>
        </w:r>
        <w:r>
          <w:rPr>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065" w:history="1">
        <w:r w:rsidR="00CC6C47" w:rsidRPr="00854964">
          <w:rPr>
            <w:rStyle w:val="Hyperlink"/>
            <w:noProof/>
          </w:rPr>
          <w:t>3.2.1</w:t>
        </w:r>
        <w:r w:rsidR="00CC6C47">
          <w:rPr>
            <w:rFonts w:asciiTheme="minorHAnsi" w:eastAsiaTheme="minorEastAsia" w:hAnsiTheme="minorHAnsi" w:cstheme="minorBidi"/>
            <w:noProof/>
            <w:sz w:val="22"/>
            <w:szCs w:val="22"/>
          </w:rPr>
          <w:tab/>
        </w:r>
        <w:r w:rsidR="00CC6C47" w:rsidRPr="00854964">
          <w:rPr>
            <w:rStyle w:val="Hyperlink"/>
            <w:noProof/>
          </w:rPr>
          <w:t>Definitie.</w:t>
        </w:r>
        <w:r w:rsidR="00CC6C47">
          <w:rPr>
            <w:noProof/>
            <w:webHidden/>
          </w:rPr>
          <w:tab/>
        </w:r>
        <w:r>
          <w:rPr>
            <w:noProof/>
            <w:webHidden/>
          </w:rPr>
          <w:fldChar w:fldCharType="begin"/>
        </w:r>
        <w:r w:rsidR="00CC6C47">
          <w:rPr>
            <w:noProof/>
            <w:webHidden/>
          </w:rPr>
          <w:instrText xml:space="preserve"> PAGEREF _Toc434956065 \h </w:instrText>
        </w:r>
        <w:r>
          <w:rPr>
            <w:noProof/>
            <w:webHidden/>
          </w:rPr>
        </w:r>
        <w:r>
          <w:rPr>
            <w:noProof/>
            <w:webHidden/>
          </w:rPr>
          <w:fldChar w:fldCharType="separate"/>
        </w:r>
        <w:r w:rsidR="00CC6C47">
          <w:rPr>
            <w:noProof/>
            <w:webHidden/>
          </w:rPr>
          <w:t>9</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066" w:history="1">
        <w:r w:rsidR="00CC6C47" w:rsidRPr="00854964">
          <w:rPr>
            <w:rStyle w:val="Hyperlink"/>
            <w:noProof/>
          </w:rPr>
          <w:t>3.2.2</w:t>
        </w:r>
        <w:r w:rsidR="00CC6C47">
          <w:rPr>
            <w:rFonts w:asciiTheme="minorHAnsi" w:eastAsiaTheme="minorEastAsia" w:hAnsiTheme="minorHAnsi" w:cstheme="minorBidi"/>
            <w:noProof/>
            <w:sz w:val="22"/>
            <w:szCs w:val="22"/>
          </w:rPr>
          <w:tab/>
        </w:r>
        <w:r w:rsidR="00CC6C47" w:rsidRPr="00854964">
          <w:rPr>
            <w:rStyle w:val="Hyperlink"/>
            <w:noProof/>
          </w:rPr>
          <w:t>Beschrijving.</w:t>
        </w:r>
        <w:r w:rsidR="00CC6C47">
          <w:rPr>
            <w:noProof/>
            <w:webHidden/>
          </w:rPr>
          <w:tab/>
        </w:r>
        <w:r>
          <w:rPr>
            <w:noProof/>
            <w:webHidden/>
          </w:rPr>
          <w:fldChar w:fldCharType="begin"/>
        </w:r>
        <w:r w:rsidR="00CC6C47">
          <w:rPr>
            <w:noProof/>
            <w:webHidden/>
          </w:rPr>
          <w:instrText xml:space="preserve"> PAGEREF _Toc434956066 \h </w:instrText>
        </w:r>
        <w:r>
          <w:rPr>
            <w:noProof/>
            <w:webHidden/>
          </w:rPr>
        </w:r>
        <w:r>
          <w:rPr>
            <w:noProof/>
            <w:webHidden/>
          </w:rPr>
          <w:fldChar w:fldCharType="separate"/>
        </w:r>
        <w:r w:rsidR="00CC6C47">
          <w:rPr>
            <w:noProof/>
            <w:webHidden/>
          </w:rPr>
          <w:t>9</w:t>
        </w:r>
        <w:r>
          <w:rPr>
            <w:noProof/>
            <w:webHidden/>
          </w:rPr>
          <w:fldChar w:fldCharType="end"/>
        </w:r>
      </w:hyperlink>
    </w:p>
    <w:p w:rsidR="00CC6C47" w:rsidRDefault="00636176">
      <w:pPr>
        <w:pStyle w:val="Inhopg2"/>
        <w:rPr>
          <w:rFonts w:asciiTheme="minorHAnsi" w:eastAsiaTheme="minorEastAsia" w:hAnsiTheme="minorHAnsi" w:cstheme="minorBidi"/>
          <w:sz w:val="22"/>
          <w:szCs w:val="22"/>
        </w:rPr>
      </w:pPr>
      <w:hyperlink w:anchor="_Toc434956067" w:history="1">
        <w:r w:rsidR="00CC6C47" w:rsidRPr="00854964">
          <w:rPr>
            <w:rStyle w:val="Hyperlink"/>
          </w:rPr>
          <w:t>3.3</w:t>
        </w:r>
        <w:r w:rsidR="00CC6C47">
          <w:rPr>
            <w:rFonts w:asciiTheme="minorHAnsi" w:eastAsiaTheme="minorEastAsia" w:hAnsiTheme="minorHAnsi" w:cstheme="minorBidi"/>
            <w:sz w:val="22"/>
            <w:szCs w:val="22"/>
          </w:rPr>
          <w:tab/>
        </w:r>
        <w:r w:rsidR="00CC6C47" w:rsidRPr="00854964">
          <w:rPr>
            <w:rStyle w:val="Hyperlink"/>
          </w:rPr>
          <w:t>Normatieve referenties.</w:t>
        </w:r>
        <w:r w:rsidR="00CC6C47">
          <w:rPr>
            <w:webHidden/>
          </w:rPr>
          <w:tab/>
        </w:r>
        <w:r>
          <w:rPr>
            <w:webHidden/>
          </w:rPr>
          <w:fldChar w:fldCharType="begin"/>
        </w:r>
        <w:r w:rsidR="00CC6C47">
          <w:rPr>
            <w:webHidden/>
          </w:rPr>
          <w:instrText xml:space="preserve"> PAGEREF _Toc434956067 \h </w:instrText>
        </w:r>
        <w:r>
          <w:rPr>
            <w:webHidden/>
          </w:rPr>
        </w:r>
        <w:r>
          <w:rPr>
            <w:webHidden/>
          </w:rPr>
          <w:fldChar w:fldCharType="separate"/>
        </w:r>
        <w:r w:rsidR="00CC6C47">
          <w:rPr>
            <w:webHidden/>
          </w:rPr>
          <w:t>11</w:t>
        </w:r>
        <w:r>
          <w:rPr>
            <w:webHidden/>
          </w:rPr>
          <w:fldChar w:fldCharType="end"/>
        </w:r>
      </w:hyperlink>
    </w:p>
    <w:p w:rsidR="00CC6C47" w:rsidRDefault="00636176">
      <w:pPr>
        <w:pStyle w:val="Inhopg2"/>
        <w:rPr>
          <w:rFonts w:asciiTheme="minorHAnsi" w:eastAsiaTheme="minorEastAsia" w:hAnsiTheme="minorHAnsi" w:cstheme="minorBidi"/>
          <w:sz w:val="22"/>
          <w:szCs w:val="22"/>
        </w:rPr>
      </w:pPr>
      <w:hyperlink w:anchor="_Toc434956068" w:history="1">
        <w:r w:rsidR="00CC6C47" w:rsidRPr="00854964">
          <w:rPr>
            <w:rStyle w:val="Hyperlink"/>
          </w:rPr>
          <w:t>3.4</w:t>
        </w:r>
        <w:r w:rsidR="00CC6C47">
          <w:rPr>
            <w:rFonts w:asciiTheme="minorHAnsi" w:eastAsiaTheme="minorEastAsia" w:hAnsiTheme="minorHAnsi" w:cstheme="minorBidi"/>
            <w:sz w:val="22"/>
            <w:szCs w:val="22"/>
          </w:rPr>
          <w:tab/>
        </w:r>
        <w:r w:rsidR="00CC6C47" w:rsidRPr="00854964">
          <w:rPr>
            <w:rStyle w:val="Hyperlink"/>
          </w:rPr>
          <w:t>Totstandkoming.</w:t>
        </w:r>
        <w:r w:rsidR="00CC6C47">
          <w:rPr>
            <w:webHidden/>
          </w:rPr>
          <w:tab/>
        </w:r>
        <w:r>
          <w:rPr>
            <w:webHidden/>
          </w:rPr>
          <w:fldChar w:fldCharType="begin"/>
        </w:r>
        <w:r w:rsidR="00CC6C47">
          <w:rPr>
            <w:webHidden/>
          </w:rPr>
          <w:instrText xml:space="preserve"> PAGEREF _Toc434956068 \h </w:instrText>
        </w:r>
        <w:r>
          <w:rPr>
            <w:webHidden/>
          </w:rPr>
        </w:r>
        <w:r>
          <w:rPr>
            <w:webHidden/>
          </w:rPr>
          <w:fldChar w:fldCharType="separate"/>
        </w:r>
        <w:r w:rsidR="00CC6C47">
          <w:rPr>
            <w:webHidden/>
          </w:rPr>
          <w:t>12</w:t>
        </w:r>
        <w:r>
          <w:rPr>
            <w:webHidden/>
          </w:rPr>
          <w:fldChar w:fldCharType="end"/>
        </w:r>
      </w:hyperlink>
    </w:p>
    <w:p w:rsidR="00CC6C47" w:rsidRDefault="00636176">
      <w:pPr>
        <w:pStyle w:val="Inhopg2"/>
        <w:rPr>
          <w:rFonts w:asciiTheme="minorHAnsi" w:eastAsiaTheme="minorEastAsia" w:hAnsiTheme="minorHAnsi" w:cstheme="minorBidi"/>
          <w:sz w:val="22"/>
          <w:szCs w:val="22"/>
        </w:rPr>
      </w:pPr>
      <w:hyperlink w:anchor="_Toc434956069" w:history="1">
        <w:r w:rsidR="00CC6C47" w:rsidRPr="00854964">
          <w:rPr>
            <w:rStyle w:val="Hyperlink"/>
          </w:rPr>
          <w:t>3.5</w:t>
        </w:r>
        <w:r w:rsidR="00CC6C47">
          <w:rPr>
            <w:rFonts w:asciiTheme="minorHAnsi" w:eastAsiaTheme="minorEastAsia" w:hAnsiTheme="minorHAnsi" w:cstheme="minorBidi"/>
            <w:sz w:val="22"/>
            <w:szCs w:val="22"/>
          </w:rPr>
          <w:tab/>
        </w:r>
        <w:r w:rsidR="00CC6C47" w:rsidRPr="00854964">
          <w:rPr>
            <w:rStyle w:val="Hyperlink"/>
          </w:rPr>
          <w:t>Termen en definities.</w:t>
        </w:r>
        <w:r w:rsidR="00CC6C47">
          <w:rPr>
            <w:webHidden/>
          </w:rPr>
          <w:tab/>
        </w:r>
        <w:r>
          <w:rPr>
            <w:webHidden/>
          </w:rPr>
          <w:fldChar w:fldCharType="begin"/>
        </w:r>
        <w:r w:rsidR="00CC6C47">
          <w:rPr>
            <w:webHidden/>
          </w:rPr>
          <w:instrText xml:space="preserve"> PAGEREF _Toc434956069 \h </w:instrText>
        </w:r>
        <w:r>
          <w:rPr>
            <w:webHidden/>
          </w:rPr>
        </w:r>
        <w:r>
          <w:rPr>
            <w:webHidden/>
          </w:rPr>
          <w:fldChar w:fldCharType="separate"/>
        </w:r>
        <w:r w:rsidR="00CC6C47">
          <w:rPr>
            <w:webHidden/>
          </w:rPr>
          <w:t>12</w:t>
        </w:r>
        <w:r>
          <w:rPr>
            <w:webHidden/>
          </w:rPr>
          <w:fldChar w:fldCharType="end"/>
        </w:r>
      </w:hyperlink>
    </w:p>
    <w:p w:rsidR="00CC6C47" w:rsidRDefault="00636176">
      <w:pPr>
        <w:pStyle w:val="Inhopg2"/>
        <w:rPr>
          <w:rFonts w:asciiTheme="minorHAnsi" w:eastAsiaTheme="minorEastAsia" w:hAnsiTheme="minorHAnsi" w:cstheme="minorBidi"/>
          <w:sz w:val="22"/>
          <w:szCs w:val="22"/>
        </w:rPr>
      </w:pPr>
      <w:hyperlink w:anchor="_Toc434956085" w:history="1">
        <w:r w:rsidR="00CC6C47" w:rsidRPr="00854964">
          <w:rPr>
            <w:rStyle w:val="Hyperlink"/>
          </w:rPr>
          <w:t>3.6</w:t>
        </w:r>
        <w:r w:rsidR="00CC6C47">
          <w:rPr>
            <w:rFonts w:asciiTheme="minorHAnsi" w:eastAsiaTheme="minorEastAsia" w:hAnsiTheme="minorHAnsi" w:cstheme="minorBidi"/>
            <w:sz w:val="22"/>
            <w:szCs w:val="22"/>
          </w:rPr>
          <w:tab/>
        </w:r>
        <w:r w:rsidR="00CC6C47" w:rsidRPr="00854964">
          <w:rPr>
            <w:rStyle w:val="Hyperlink"/>
          </w:rPr>
          <w:t>Symbolen en afkortingen.</w:t>
        </w:r>
        <w:r w:rsidR="00CC6C47">
          <w:rPr>
            <w:webHidden/>
          </w:rPr>
          <w:tab/>
        </w:r>
        <w:r>
          <w:rPr>
            <w:webHidden/>
          </w:rPr>
          <w:fldChar w:fldCharType="begin"/>
        </w:r>
        <w:r w:rsidR="00CC6C47">
          <w:rPr>
            <w:webHidden/>
          </w:rPr>
          <w:instrText xml:space="preserve"> PAGEREF _Toc434956085 \h </w:instrText>
        </w:r>
        <w:r>
          <w:rPr>
            <w:webHidden/>
          </w:rPr>
        </w:r>
        <w:r>
          <w:rPr>
            <w:webHidden/>
          </w:rPr>
          <w:fldChar w:fldCharType="separate"/>
        </w:r>
        <w:r w:rsidR="00CC6C47">
          <w:rPr>
            <w:webHidden/>
          </w:rPr>
          <w:t>15</w:t>
        </w:r>
        <w:r>
          <w:rPr>
            <w:webHidden/>
          </w:rPr>
          <w:fldChar w:fldCharType="end"/>
        </w:r>
      </w:hyperlink>
    </w:p>
    <w:p w:rsidR="00CC6C47" w:rsidRDefault="00636176">
      <w:pPr>
        <w:pStyle w:val="Inhopg1"/>
        <w:rPr>
          <w:rFonts w:asciiTheme="minorHAnsi" w:eastAsiaTheme="minorEastAsia" w:hAnsiTheme="minorHAnsi" w:cstheme="minorBidi"/>
          <w:noProof/>
          <w:sz w:val="22"/>
          <w:szCs w:val="22"/>
        </w:rPr>
      </w:pPr>
      <w:hyperlink w:anchor="_Toc434956086" w:history="1">
        <w:r w:rsidR="00CC6C47" w:rsidRPr="00854964">
          <w:rPr>
            <w:rStyle w:val="Hyperlink"/>
            <w:noProof/>
          </w:rPr>
          <w:t>Identificatie document</w:t>
        </w:r>
        <w:r w:rsidR="00CC6C47">
          <w:rPr>
            <w:noProof/>
            <w:webHidden/>
          </w:rPr>
          <w:tab/>
        </w:r>
        <w:r>
          <w:rPr>
            <w:noProof/>
            <w:webHidden/>
          </w:rPr>
          <w:fldChar w:fldCharType="begin"/>
        </w:r>
        <w:r w:rsidR="00CC6C47">
          <w:rPr>
            <w:noProof/>
            <w:webHidden/>
          </w:rPr>
          <w:instrText xml:space="preserve"> PAGEREF _Toc434956086 \h </w:instrText>
        </w:r>
        <w:r>
          <w:rPr>
            <w:noProof/>
            <w:webHidden/>
          </w:rPr>
        </w:r>
        <w:r>
          <w:rPr>
            <w:noProof/>
            <w:webHidden/>
          </w:rPr>
          <w:fldChar w:fldCharType="separate"/>
        </w:r>
        <w:r w:rsidR="00CC6C47">
          <w:rPr>
            <w:noProof/>
            <w:webHidden/>
          </w:rPr>
          <w:t>17</w:t>
        </w:r>
        <w:r>
          <w:rPr>
            <w:noProof/>
            <w:webHidden/>
          </w:rPr>
          <w:fldChar w:fldCharType="end"/>
        </w:r>
      </w:hyperlink>
    </w:p>
    <w:p w:rsidR="00CC6C47" w:rsidRDefault="00636176">
      <w:pPr>
        <w:pStyle w:val="Inhopg1"/>
        <w:rPr>
          <w:rFonts w:asciiTheme="minorHAnsi" w:eastAsiaTheme="minorEastAsia" w:hAnsiTheme="minorHAnsi" w:cstheme="minorBidi"/>
          <w:noProof/>
          <w:sz w:val="22"/>
          <w:szCs w:val="22"/>
        </w:rPr>
      </w:pPr>
      <w:hyperlink w:anchor="_Toc434956087" w:history="1">
        <w:r w:rsidR="00CC6C47" w:rsidRPr="00854964">
          <w:rPr>
            <w:rStyle w:val="Hyperlink"/>
            <w:noProof/>
          </w:rPr>
          <w:t>Data content en structuur</w:t>
        </w:r>
        <w:r w:rsidR="00CC6C47">
          <w:rPr>
            <w:noProof/>
            <w:webHidden/>
          </w:rPr>
          <w:tab/>
        </w:r>
        <w:r>
          <w:rPr>
            <w:noProof/>
            <w:webHidden/>
          </w:rPr>
          <w:fldChar w:fldCharType="begin"/>
        </w:r>
        <w:r w:rsidR="00CC6C47">
          <w:rPr>
            <w:noProof/>
            <w:webHidden/>
          </w:rPr>
          <w:instrText xml:space="preserve"> PAGEREF _Toc434956087 \h </w:instrText>
        </w:r>
        <w:r>
          <w:rPr>
            <w:noProof/>
            <w:webHidden/>
          </w:rPr>
        </w:r>
        <w:r>
          <w:rPr>
            <w:noProof/>
            <w:webHidden/>
          </w:rPr>
          <w:fldChar w:fldCharType="separate"/>
        </w:r>
        <w:r w:rsidR="00CC6C47">
          <w:rPr>
            <w:noProof/>
            <w:webHidden/>
          </w:rPr>
          <w:t>18</w:t>
        </w:r>
        <w:r>
          <w:rPr>
            <w:noProof/>
            <w:webHidden/>
          </w:rPr>
          <w:fldChar w:fldCharType="end"/>
        </w:r>
      </w:hyperlink>
    </w:p>
    <w:p w:rsidR="00CC6C47" w:rsidRDefault="00636176">
      <w:pPr>
        <w:pStyle w:val="Inhopg2"/>
        <w:rPr>
          <w:rFonts w:asciiTheme="minorHAnsi" w:eastAsiaTheme="minorEastAsia" w:hAnsiTheme="minorHAnsi" w:cstheme="minorBidi"/>
          <w:sz w:val="22"/>
          <w:szCs w:val="22"/>
        </w:rPr>
      </w:pPr>
      <w:hyperlink w:anchor="_Toc434956088" w:history="1">
        <w:r w:rsidR="00CC6C47" w:rsidRPr="00854964">
          <w:rPr>
            <w:rStyle w:val="Hyperlink"/>
          </w:rPr>
          <w:t>5.1</w:t>
        </w:r>
        <w:r w:rsidR="00CC6C47">
          <w:rPr>
            <w:rFonts w:asciiTheme="minorHAnsi" w:eastAsiaTheme="minorEastAsia" w:hAnsiTheme="minorHAnsi" w:cstheme="minorBidi"/>
            <w:sz w:val="22"/>
            <w:szCs w:val="22"/>
          </w:rPr>
          <w:tab/>
        </w:r>
        <w:r w:rsidR="00CC6C47" w:rsidRPr="00854964">
          <w:rPr>
            <w:rStyle w:val="Hyperlink"/>
          </w:rPr>
          <w:t>Inleiding.</w:t>
        </w:r>
        <w:r w:rsidR="00CC6C47">
          <w:rPr>
            <w:webHidden/>
          </w:rPr>
          <w:tab/>
        </w:r>
        <w:r>
          <w:rPr>
            <w:webHidden/>
          </w:rPr>
          <w:fldChar w:fldCharType="begin"/>
        </w:r>
        <w:r w:rsidR="00CC6C47">
          <w:rPr>
            <w:webHidden/>
          </w:rPr>
          <w:instrText xml:space="preserve"> PAGEREF _Toc434956088 \h </w:instrText>
        </w:r>
        <w:r>
          <w:rPr>
            <w:webHidden/>
          </w:rPr>
        </w:r>
        <w:r>
          <w:rPr>
            <w:webHidden/>
          </w:rPr>
          <w:fldChar w:fldCharType="separate"/>
        </w:r>
        <w:r w:rsidR="00CC6C47">
          <w:rPr>
            <w:webHidden/>
          </w:rPr>
          <w:t>18</w:t>
        </w:r>
        <w:r>
          <w:rPr>
            <w:webHidden/>
          </w:rPr>
          <w:fldChar w:fldCharType="end"/>
        </w:r>
      </w:hyperlink>
    </w:p>
    <w:p w:rsidR="00CC6C47" w:rsidRDefault="00636176">
      <w:pPr>
        <w:pStyle w:val="Inhopg2"/>
        <w:rPr>
          <w:rFonts w:asciiTheme="minorHAnsi" w:eastAsiaTheme="minorEastAsia" w:hAnsiTheme="minorHAnsi" w:cstheme="minorBidi"/>
          <w:sz w:val="22"/>
          <w:szCs w:val="22"/>
        </w:rPr>
      </w:pPr>
      <w:hyperlink w:anchor="_Toc434956091" w:history="1">
        <w:r w:rsidR="00CC6C47" w:rsidRPr="00854964">
          <w:rPr>
            <w:rStyle w:val="Hyperlink"/>
          </w:rPr>
          <w:t>5.2</w:t>
        </w:r>
        <w:r w:rsidR="00CC6C47">
          <w:rPr>
            <w:rFonts w:asciiTheme="minorHAnsi" w:eastAsiaTheme="minorEastAsia" w:hAnsiTheme="minorHAnsi" w:cstheme="minorBidi"/>
            <w:sz w:val="22"/>
            <w:szCs w:val="22"/>
          </w:rPr>
          <w:tab/>
        </w:r>
        <w:r w:rsidR="00CC6C47" w:rsidRPr="00854964">
          <w:rPr>
            <w:rStyle w:val="Hyperlink"/>
          </w:rPr>
          <w:t>UML diagrammen.</w:t>
        </w:r>
        <w:r w:rsidR="00CC6C47">
          <w:rPr>
            <w:webHidden/>
          </w:rPr>
          <w:tab/>
        </w:r>
        <w:r>
          <w:rPr>
            <w:webHidden/>
          </w:rPr>
          <w:fldChar w:fldCharType="begin"/>
        </w:r>
        <w:r w:rsidR="00CC6C47">
          <w:rPr>
            <w:webHidden/>
          </w:rPr>
          <w:instrText xml:space="preserve"> PAGEREF _Toc434956091 \h </w:instrText>
        </w:r>
        <w:r>
          <w:rPr>
            <w:webHidden/>
          </w:rPr>
        </w:r>
        <w:r>
          <w:rPr>
            <w:webHidden/>
          </w:rPr>
          <w:fldChar w:fldCharType="separate"/>
        </w:r>
        <w:r w:rsidR="00CC6C47">
          <w:rPr>
            <w:webHidden/>
          </w:rPr>
          <w:t>18</w:t>
        </w:r>
        <w:r>
          <w:rPr>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092" w:history="1">
        <w:r w:rsidR="00CC6C47" w:rsidRPr="00854964">
          <w:rPr>
            <w:rStyle w:val="Hyperlink"/>
            <w:noProof/>
          </w:rPr>
          <w:t>5.2.1</w:t>
        </w:r>
        <w:r w:rsidR="00CC6C47">
          <w:rPr>
            <w:rFonts w:asciiTheme="minorHAnsi" w:eastAsiaTheme="minorEastAsia" w:hAnsiTheme="minorHAnsi" w:cstheme="minorBidi"/>
            <w:noProof/>
            <w:sz w:val="22"/>
            <w:szCs w:val="22"/>
          </w:rPr>
          <w:tab/>
        </w:r>
        <w:r w:rsidR="00CC6C47" w:rsidRPr="00854964">
          <w:rPr>
            <w:rStyle w:val="Hyperlink"/>
            <w:noProof/>
          </w:rPr>
          <w:t>Beschrijving algemeen principe: IMKL2015 als extensie op INSPIRE.</w:t>
        </w:r>
        <w:r w:rsidR="00CC6C47">
          <w:rPr>
            <w:noProof/>
            <w:webHidden/>
          </w:rPr>
          <w:tab/>
        </w:r>
        <w:r>
          <w:rPr>
            <w:noProof/>
            <w:webHidden/>
          </w:rPr>
          <w:fldChar w:fldCharType="begin"/>
        </w:r>
        <w:r w:rsidR="00CC6C47">
          <w:rPr>
            <w:noProof/>
            <w:webHidden/>
          </w:rPr>
          <w:instrText xml:space="preserve"> PAGEREF _Toc434956092 \h </w:instrText>
        </w:r>
        <w:r>
          <w:rPr>
            <w:noProof/>
            <w:webHidden/>
          </w:rPr>
        </w:r>
        <w:r>
          <w:rPr>
            <w:noProof/>
            <w:webHidden/>
          </w:rPr>
          <w:fldChar w:fldCharType="separate"/>
        </w:r>
        <w:r w:rsidR="00CC6C47">
          <w:rPr>
            <w:noProof/>
            <w:webHidden/>
          </w:rPr>
          <w:t>18</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093" w:history="1">
        <w:r w:rsidR="00CC6C47" w:rsidRPr="00854964">
          <w:rPr>
            <w:rStyle w:val="Hyperlink"/>
            <w:noProof/>
          </w:rPr>
          <w:t>5.2.2</w:t>
        </w:r>
        <w:r w:rsidR="00CC6C47">
          <w:rPr>
            <w:rFonts w:asciiTheme="minorHAnsi" w:eastAsiaTheme="minorEastAsia" w:hAnsiTheme="minorHAnsi" w:cstheme="minorBidi"/>
            <w:noProof/>
            <w:sz w:val="22"/>
            <w:szCs w:val="22"/>
          </w:rPr>
          <w:tab/>
        </w:r>
        <w:r w:rsidR="00CC6C47" w:rsidRPr="00854964">
          <w:rPr>
            <w:rStyle w:val="Hyperlink"/>
            <w:noProof/>
          </w:rPr>
          <w:t>UML - WION overzicht.</w:t>
        </w:r>
        <w:r w:rsidR="00CC6C47">
          <w:rPr>
            <w:noProof/>
            <w:webHidden/>
          </w:rPr>
          <w:tab/>
        </w:r>
        <w:r>
          <w:rPr>
            <w:noProof/>
            <w:webHidden/>
          </w:rPr>
          <w:fldChar w:fldCharType="begin"/>
        </w:r>
        <w:r w:rsidR="00CC6C47">
          <w:rPr>
            <w:noProof/>
            <w:webHidden/>
          </w:rPr>
          <w:instrText xml:space="preserve"> PAGEREF _Toc434956093 \h </w:instrText>
        </w:r>
        <w:r>
          <w:rPr>
            <w:noProof/>
            <w:webHidden/>
          </w:rPr>
        </w:r>
        <w:r>
          <w:rPr>
            <w:noProof/>
            <w:webHidden/>
          </w:rPr>
          <w:fldChar w:fldCharType="separate"/>
        </w:r>
        <w:r w:rsidR="00CC6C47">
          <w:rPr>
            <w:noProof/>
            <w:webHidden/>
          </w:rPr>
          <w:t>19</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094" w:history="1">
        <w:r w:rsidR="00CC6C47" w:rsidRPr="00854964">
          <w:rPr>
            <w:rStyle w:val="Hyperlink"/>
            <w:noProof/>
          </w:rPr>
          <w:t>5.2.3</w:t>
        </w:r>
        <w:r w:rsidR="00CC6C47">
          <w:rPr>
            <w:rFonts w:asciiTheme="minorHAnsi" w:eastAsiaTheme="minorEastAsia" w:hAnsiTheme="minorHAnsi" w:cstheme="minorBidi"/>
            <w:noProof/>
            <w:sz w:val="22"/>
            <w:szCs w:val="22"/>
          </w:rPr>
          <w:tab/>
        </w:r>
        <w:r w:rsidR="00CC6C47" w:rsidRPr="00854964">
          <w:rPr>
            <w:rStyle w:val="Hyperlink"/>
            <w:noProof/>
          </w:rPr>
          <w:t>Associaties in het model.</w:t>
        </w:r>
        <w:r w:rsidR="00CC6C47">
          <w:rPr>
            <w:noProof/>
            <w:webHidden/>
          </w:rPr>
          <w:tab/>
        </w:r>
        <w:r>
          <w:rPr>
            <w:noProof/>
            <w:webHidden/>
          </w:rPr>
          <w:fldChar w:fldCharType="begin"/>
        </w:r>
        <w:r w:rsidR="00CC6C47">
          <w:rPr>
            <w:noProof/>
            <w:webHidden/>
          </w:rPr>
          <w:instrText xml:space="preserve"> PAGEREF _Toc434956094 \h </w:instrText>
        </w:r>
        <w:r>
          <w:rPr>
            <w:noProof/>
            <w:webHidden/>
          </w:rPr>
        </w:r>
        <w:r>
          <w:rPr>
            <w:noProof/>
            <w:webHidden/>
          </w:rPr>
          <w:fldChar w:fldCharType="separate"/>
        </w:r>
        <w:r w:rsidR="00CC6C47">
          <w:rPr>
            <w:noProof/>
            <w:webHidden/>
          </w:rPr>
          <w:t>21</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095" w:history="1">
        <w:r w:rsidR="00CC6C47" w:rsidRPr="00854964">
          <w:rPr>
            <w:rStyle w:val="Hyperlink"/>
            <w:noProof/>
          </w:rPr>
          <w:t>5.2.4</w:t>
        </w:r>
        <w:r w:rsidR="00CC6C47">
          <w:rPr>
            <w:rFonts w:asciiTheme="minorHAnsi" w:eastAsiaTheme="minorEastAsia" w:hAnsiTheme="minorHAnsi" w:cstheme="minorBidi"/>
            <w:noProof/>
            <w:sz w:val="22"/>
            <w:szCs w:val="22"/>
          </w:rPr>
          <w:tab/>
        </w:r>
        <w:r w:rsidR="00CC6C47" w:rsidRPr="00854964">
          <w:rPr>
            <w:rStyle w:val="Hyperlink"/>
            <w:noProof/>
          </w:rPr>
          <w:t>Numerieke waarden.</w:t>
        </w:r>
        <w:r w:rsidR="00CC6C47">
          <w:rPr>
            <w:noProof/>
            <w:webHidden/>
          </w:rPr>
          <w:tab/>
        </w:r>
        <w:r>
          <w:rPr>
            <w:noProof/>
            <w:webHidden/>
          </w:rPr>
          <w:fldChar w:fldCharType="begin"/>
        </w:r>
        <w:r w:rsidR="00CC6C47">
          <w:rPr>
            <w:noProof/>
            <w:webHidden/>
          </w:rPr>
          <w:instrText xml:space="preserve"> PAGEREF _Toc434956095 \h </w:instrText>
        </w:r>
        <w:r>
          <w:rPr>
            <w:noProof/>
            <w:webHidden/>
          </w:rPr>
        </w:r>
        <w:r>
          <w:rPr>
            <w:noProof/>
            <w:webHidden/>
          </w:rPr>
          <w:fldChar w:fldCharType="separate"/>
        </w:r>
        <w:r w:rsidR="00CC6C47">
          <w:rPr>
            <w:noProof/>
            <w:webHidden/>
          </w:rPr>
          <w:t>21</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096" w:history="1">
        <w:r w:rsidR="00CC6C47" w:rsidRPr="00854964">
          <w:rPr>
            <w:rStyle w:val="Hyperlink"/>
            <w:noProof/>
          </w:rPr>
          <w:t>5.2.5</w:t>
        </w:r>
        <w:r w:rsidR="00CC6C47">
          <w:rPr>
            <w:rFonts w:asciiTheme="minorHAnsi" w:eastAsiaTheme="minorEastAsia" w:hAnsiTheme="minorHAnsi" w:cstheme="minorBidi"/>
            <w:noProof/>
            <w:sz w:val="22"/>
            <w:szCs w:val="22"/>
          </w:rPr>
          <w:tab/>
        </w:r>
        <w:r w:rsidR="00CC6C47" w:rsidRPr="00854964">
          <w:rPr>
            <w:rStyle w:val="Hyperlink"/>
            <w:noProof/>
          </w:rPr>
          <w:t>Waardelijsten zijn extern.</w:t>
        </w:r>
        <w:r w:rsidR="00CC6C47">
          <w:rPr>
            <w:noProof/>
            <w:webHidden/>
          </w:rPr>
          <w:tab/>
        </w:r>
        <w:r>
          <w:rPr>
            <w:noProof/>
            <w:webHidden/>
          </w:rPr>
          <w:fldChar w:fldCharType="begin"/>
        </w:r>
        <w:r w:rsidR="00CC6C47">
          <w:rPr>
            <w:noProof/>
            <w:webHidden/>
          </w:rPr>
          <w:instrText xml:space="preserve"> PAGEREF _Toc434956096 \h </w:instrText>
        </w:r>
        <w:r>
          <w:rPr>
            <w:noProof/>
            <w:webHidden/>
          </w:rPr>
        </w:r>
        <w:r>
          <w:rPr>
            <w:noProof/>
            <w:webHidden/>
          </w:rPr>
          <w:fldChar w:fldCharType="separate"/>
        </w:r>
        <w:r w:rsidR="00CC6C47">
          <w:rPr>
            <w:noProof/>
            <w:webHidden/>
          </w:rPr>
          <w:t>21</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097" w:history="1">
        <w:r w:rsidR="00CC6C47" w:rsidRPr="00854964">
          <w:rPr>
            <w:rStyle w:val="Hyperlink"/>
            <w:noProof/>
          </w:rPr>
          <w:t>5.2.6</w:t>
        </w:r>
        <w:r w:rsidR="00CC6C47">
          <w:rPr>
            <w:rFonts w:asciiTheme="minorHAnsi" w:eastAsiaTheme="minorEastAsia" w:hAnsiTheme="minorHAnsi" w:cstheme="minorBidi"/>
            <w:noProof/>
            <w:sz w:val="22"/>
            <w:szCs w:val="22"/>
          </w:rPr>
          <w:tab/>
        </w:r>
        <w:r w:rsidR="00CC6C47" w:rsidRPr="00854964">
          <w:rPr>
            <w:rStyle w:val="Hyperlink"/>
            <w:noProof/>
          </w:rPr>
          <w:t>Basisattributen voor identificatie en labels.</w:t>
        </w:r>
        <w:r w:rsidR="00CC6C47">
          <w:rPr>
            <w:noProof/>
            <w:webHidden/>
          </w:rPr>
          <w:tab/>
        </w:r>
        <w:r>
          <w:rPr>
            <w:noProof/>
            <w:webHidden/>
          </w:rPr>
          <w:fldChar w:fldCharType="begin"/>
        </w:r>
        <w:r w:rsidR="00CC6C47">
          <w:rPr>
            <w:noProof/>
            <w:webHidden/>
          </w:rPr>
          <w:instrText xml:space="preserve"> PAGEREF _Toc434956097 \h </w:instrText>
        </w:r>
        <w:r>
          <w:rPr>
            <w:noProof/>
            <w:webHidden/>
          </w:rPr>
        </w:r>
        <w:r>
          <w:rPr>
            <w:noProof/>
            <w:webHidden/>
          </w:rPr>
          <w:fldChar w:fldCharType="separate"/>
        </w:r>
        <w:r w:rsidR="00CC6C47">
          <w:rPr>
            <w:noProof/>
            <w:webHidden/>
          </w:rPr>
          <w:t>22</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099" w:history="1">
        <w:r w:rsidR="00CC6C47" w:rsidRPr="00854964">
          <w:rPr>
            <w:rStyle w:val="Hyperlink"/>
            <w:noProof/>
          </w:rPr>
          <w:t>5.2.7</w:t>
        </w:r>
        <w:r w:rsidR="00CC6C47">
          <w:rPr>
            <w:rFonts w:asciiTheme="minorHAnsi" w:eastAsiaTheme="minorEastAsia" w:hAnsiTheme="minorHAnsi" w:cstheme="minorBidi"/>
            <w:noProof/>
            <w:sz w:val="22"/>
            <w:szCs w:val="22"/>
          </w:rPr>
          <w:tab/>
        </w:r>
        <w:r w:rsidR="00CC6C47" w:rsidRPr="00854964">
          <w:rPr>
            <w:rStyle w:val="Hyperlink"/>
            <w:noProof/>
          </w:rPr>
          <w:t>IMKL2015 semantische kern.</w:t>
        </w:r>
        <w:r w:rsidR="00CC6C47">
          <w:rPr>
            <w:noProof/>
            <w:webHidden/>
          </w:rPr>
          <w:tab/>
        </w:r>
        <w:r>
          <w:rPr>
            <w:noProof/>
            <w:webHidden/>
          </w:rPr>
          <w:fldChar w:fldCharType="begin"/>
        </w:r>
        <w:r w:rsidR="00CC6C47">
          <w:rPr>
            <w:noProof/>
            <w:webHidden/>
          </w:rPr>
          <w:instrText xml:space="preserve"> PAGEREF _Toc434956099 \h </w:instrText>
        </w:r>
        <w:r>
          <w:rPr>
            <w:noProof/>
            <w:webHidden/>
          </w:rPr>
        </w:r>
        <w:r>
          <w:rPr>
            <w:noProof/>
            <w:webHidden/>
          </w:rPr>
          <w:fldChar w:fldCharType="separate"/>
        </w:r>
        <w:r w:rsidR="00CC6C47">
          <w:rPr>
            <w:noProof/>
            <w:webHidden/>
          </w:rPr>
          <w:t>24</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00" w:history="1">
        <w:r w:rsidR="00CC6C47" w:rsidRPr="00854964">
          <w:rPr>
            <w:rStyle w:val="Hyperlink"/>
            <w:noProof/>
          </w:rPr>
          <w:t>5.2.8</w:t>
        </w:r>
        <w:r w:rsidR="00CC6C47">
          <w:rPr>
            <w:rFonts w:asciiTheme="minorHAnsi" w:eastAsiaTheme="minorEastAsia" w:hAnsiTheme="minorHAnsi" w:cstheme="minorBidi"/>
            <w:noProof/>
            <w:sz w:val="22"/>
            <w:szCs w:val="22"/>
          </w:rPr>
          <w:tab/>
        </w:r>
        <w:r w:rsidR="00CC6C47" w:rsidRPr="00854964">
          <w:rPr>
            <w:rStyle w:val="Hyperlink"/>
            <w:noProof/>
          </w:rPr>
          <w:t>Diepte.</w:t>
        </w:r>
        <w:r w:rsidR="00CC6C47">
          <w:rPr>
            <w:noProof/>
            <w:webHidden/>
          </w:rPr>
          <w:tab/>
        </w:r>
        <w:r>
          <w:rPr>
            <w:noProof/>
            <w:webHidden/>
          </w:rPr>
          <w:fldChar w:fldCharType="begin"/>
        </w:r>
        <w:r w:rsidR="00CC6C47">
          <w:rPr>
            <w:noProof/>
            <w:webHidden/>
          </w:rPr>
          <w:instrText xml:space="preserve"> PAGEREF _Toc434956100 \h </w:instrText>
        </w:r>
        <w:r>
          <w:rPr>
            <w:noProof/>
            <w:webHidden/>
          </w:rPr>
        </w:r>
        <w:r>
          <w:rPr>
            <w:noProof/>
            <w:webHidden/>
          </w:rPr>
          <w:fldChar w:fldCharType="separate"/>
        </w:r>
        <w:r w:rsidR="00CC6C47">
          <w:rPr>
            <w:noProof/>
            <w:webHidden/>
          </w:rPr>
          <w:t>31</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06" w:history="1">
        <w:r w:rsidR="00CC6C47" w:rsidRPr="00854964">
          <w:rPr>
            <w:rStyle w:val="Hyperlink"/>
            <w:noProof/>
          </w:rPr>
          <w:t>5.2.9</w:t>
        </w:r>
        <w:r w:rsidR="00CC6C47">
          <w:rPr>
            <w:rFonts w:asciiTheme="minorHAnsi" w:eastAsiaTheme="minorEastAsia" w:hAnsiTheme="minorHAnsi" w:cstheme="minorBidi"/>
            <w:noProof/>
            <w:sz w:val="22"/>
            <w:szCs w:val="22"/>
          </w:rPr>
          <w:tab/>
        </w:r>
        <w:r w:rsidR="00CC6C47" w:rsidRPr="00854964">
          <w:rPr>
            <w:rStyle w:val="Hyperlink"/>
            <w:noProof/>
          </w:rPr>
          <w:t>Utiliteitsnet.</w:t>
        </w:r>
        <w:r w:rsidR="00CC6C47">
          <w:rPr>
            <w:noProof/>
            <w:webHidden/>
          </w:rPr>
          <w:tab/>
        </w:r>
        <w:r>
          <w:rPr>
            <w:noProof/>
            <w:webHidden/>
          </w:rPr>
          <w:fldChar w:fldCharType="begin"/>
        </w:r>
        <w:r w:rsidR="00CC6C47">
          <w:rPr>
            <w:noProof/>
            <w:webHidden/>
          </w:rPr>
          <w:instrText xml:space="preserve"> PAGEREF _Toc434956106 \h </w:instrText>
        </w:r>
        <w:r>
          <w:rPr>
            <w:noProof/>
            <w:webHidden/>
          </w:rPr>
        </w:r>
        <w:r>
          <w:rPr>
            <w:noProof/>
            <w:webHidden/>
          </w:rPr>
          <w:fldChar w:fldCharType="separate"/>
        </w:r>
        <w:r w:rsidR="00CC6C47">
          <w:rPr>
            <w:noProof/>
            <w:webHidden/>
          </w:rPr>
          <w:t>33</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07" w:history="1">
        <w:r w:rsidR="00CC6C47" w:rsidRPr="00854964">
          <w:rPr>
            <w:rStyle w:val="Hyperlink"/>
            <w:noProof/>
          </w:rPr>
          <w:t>5.2.10</w:t>
        </w:r>
        <w:r w:rsidR="00CC6C47">
          <w:rPr>
            <w:rFonts w:asciiTheme="minorHAnsi" w:eastAsiaTheme="minorEastAsia" w:hAnsiTheme="minorHAnsi" w:cstheme="minorBidi"/>
            <w:noProof/>
            <w:sz w:val="22"/>
            <w:szCs w:val="22"/>
          </w:rPr>
          <w:tab/>
        </w:r>
        <w:r w:rsidR="00CC6C47" w:rsidRPr="00854964">
          <w:rPr>
            <w:rStyle w:val="Hyperlink"/>
            <w:noProof/>
          </w:rPr>
          <w:t>KabelOfLeiding.</w:t>
        </w:r>
        <w:r w:rsidR="00CC6C47">
          <w:rPr>
            <w:noProof/>
            <w:webHidden/>
          </w:rPr>
          <w:tab/>
        </w:r>
        <w:r>
          <w:rPr>
            <w:noProof/>
            <w:webHidden/>
          </w:rPr>
          <w:fldChar w:fldCharType="begin"/>
        </w:r>
        <w:r w:rsidR="00CC6C47">
          <w:rPr>
            <w:noProof/>
            <w:webHidden/>
          </w:rPr>
          <w:instrText xml:space="preserve"> PAGEREF _Toc434956107 \h </w:instrText>
        </w:r>
        <w:r>
          <w:rPr>
            <w:noProof/>
            <w:webHidden/>
          </w:rPr>
        </w:r>
        <w:r>
          <w:rPr>
            <w:noProof/>
            <w:webHidden/>
          </w:rPr>
          <w:fldChar w:fldCharType="separate"/>
        </w:r>
        <w:r w:rsidR="00CC6C47">
          <w:rPr>
            <w:noProof/>
            <w:webHidden/>
          </w:rPr>
          <w:t>35</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08" w:history="1">
        <w:r w:rsidR="00CC6C47" w:rsidRPr="00854964">
          <w:rPr>
            <w:rStyle w:val="Hyperlink"/>
            <w:noProof/>
          </w:rPr>
          <w:t>5.2.11</w:t>
        </w:r>
        <w:r w:rsidR="00CC6C47">
          <w:rPr>
            <w:rFonts w:asciiTheme="minorHAnsi" w:eastAsiaTheme="minorEastAsia" w:hAnsiTheme="minorHAnsi" w:cstheme="minorBidi"/>
            <w:noProof/>
            <w:sz w:val="22"/>
            <w:szCs w:val="22"/>
          </w:rPr>
          <w:tab/>
        </w:r>
        <w:r w:rsidR="00CC6C47" w:rsidRPr="00854964">
          <w:rPr>
            <w:rStyle w:val="Hyperlink"/>
            <w:noProof/>
          </w:rPr>
          <w:t>Leidingelement.</w:t>
        </w:r>
        <w:r w:rsidR="00CC6C47">
          <w:rPr>
            <w:noProof/>
            <w:webHidden/>
          </w:rPr>
          <w:tab/>
        </w:r>
        <w:r>
          <w:rPr>
            <w:noProof/>
            <w:webHidden/>
          </w:rPr>
          <w:fldChar w:fldCharType="begin"/>
        </w:r>
        <w:r w:rsidR="00CC6C47">
          <w:rPr>
            <w:noProof/>
            <w:webHidden/>
          </w:rPr>
          <w:instrText xml:space="preserve"> PAGEREF _Toc434956108 \h </w:instrText>
        </w:r>
        <w:r>
          <w:rPr>
            <w:noProof/>
            <w:webHidden/>
          </w:rPr>
        </w:r>
        <w:r>
          <w:rPr>
            <w:noProof/>
            <w:webHidden/>
          </w:rPr>
          <w:fldChar w:fldCharType="separate"/>
        </w:r>
        <w:r w:rsidR="00CC6C47">
          <w:rPr>
            <w:noProof/>
            <w:webHidden/>
          </w:rPr>
          <w:t>37</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09" w:history="1">
        <w:r w:rsidR="00CC6C47" w:rsidRPr="00854964">
          <w:rPr>
            <w:rStyle w:val="Hyperlink"/>
            <w:noProof/>
          </w:rPr>
          <w:t>5.2.12</w:t>
        </w:r>
        <w:r w:rsidR="00CC6C47">
          <w:rPr>
            <w:rFonts w:asciiTheme="minorHAnsi" w:eastAsiaTheme="minorEastAsia" w:hAnsiTheme="minorHAnsi" w:cstheme="minorBidi"/>
            <w:noProof/>
            <w:sz w:val="22"/>
            <w:szCs w:val="22"/>
          </w:rPr>
          <w:tab/>
        </w:r>
        <w:r w:rsidR="00CC6C47" w:rsidRPr="00854964">
          <w:rPr>
            <w:rStyle w:val="Hyperlink"/>
            <w:noProof/>
          </w:rPr>
          <w:t>KabelEnLeidingContainer.</w:t>
        </w:r>
        <w:r w:rsidR="00CC6C47">
          <w:rPr>
            <w:noProof/>
            <w:webHidden/>
          </w:rPr>
          <w:tab/>
        </w:r>
        <w:r>
          <w:rPr>
            <w:noProof/>
            <w:webHidden/>
          </w:rPr>
          <w:fldChar w:fldCharType="begin"/>
        </w:r>
        <w:r w:rsidR="00CC6C47">
          <w:rPr>
            <w:noProof/>
            <w:webHidden/>
          </w:rPr>
          <w:instrText xml:space="preserve"> PAGEREF _Toc434956109 \h </w:instrText>
        </w:r>
        <w:r>
          <w:rPr>
            <w:noProof/>
            <w:webHidden/>
          </w:rPr>
        </w:r>
        <w:r>
          <w:rPr>
            <w:noProof/>
            <w:webHidden/>
          </w:rPr>
          <w:fldChar w:fldCharType="separate"/>
        </w:r>
        <w:r w:rsidR="00CC6C47">
          <w:rPr>
            <w:noProof/>
            <w:webHidden/>
          </w:rPr>
          <w:t>38</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10" w:history="1">
        <w:r w:rsidR="00CC6C47" w:rsidRPr="00854964">
          <w:rPr>
            <w:rStyle w:val="Hyperlink"/>
            <w:noProof/>
          </w:rPr>
          <w:t>5.2.13</w:t>
        </w:r>
        <w:r w:rsidR="00CC6C47">
          <w:rPr>
            <w:rFonts w:asciiTheme="minorHAnsi" w:eastAsiaTheme="minorEastAsia" w:hAnsiTheme="minorHAnsi" w:cstheme="minorBidi"/>
            <w:noProof/>
            <w:sz w:val="22"/>
            <w:szCs w:val="22"/>
          </w:rPr>
          <w:tab/>
        </w:r>
        <w:r w:rsidR="00CC6C47" w:rsidRPr="00854964">
          <w:rPr>
            <w:rStyle w:val="Hyperlink"/>
            <w:noProof/>
          </w:rPr>
          <w:t>ContainerLeidingelement.</w:t>
        </w:r>
        <w:r w:rsidR="00CC6C47">
          <w:rPr>
            <w:noProof/>
            <w:webHidden/>
          </w:rPr>
          <w:tab/>
        </w:r>
        <w:r>
          <w:rPr>
            <w:noProof/>
            <w:webHidden/>
          </w:rPr>
          <w:fldChar w:fldCharType="begin"/>
        </w:r>
        <w:r w:rsidR="00CC6C47">
          <w:rPr>
            <w:noProof/>
            <w:webHidden/>
          </w:rPr>
          <w:instrText xml:space="preserve"> PAGEREF _Toc434956110 \h </w:instrText>
        </w:r>
        <w:r>
          <w:rPr>
            <w:noProof/>
            <w:webHidden/>
          </w:rPr>
        </w:r>
        <w:r>
          <w:rPr>
            <w:noProof/>
            <w:webHidden/>
          </w:rPr>
          <w:fldChar w:fldCharType="separate"/>
        </w:r>
        <w:r w:rsidR="00CC6C47">
          <w:rPr>
            <w:noProof/>
            <w:webHidden/>
          </w:rPr>
          <w:t>40</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12" w:history="1">
        <w:r w:rsidR="00CC6C47" w:rsidRPr="00854964">
          <w:rPr>
            <w:rStyle w:val="Hyperlink"/>
            <w:noProof/>
          </w:rPr>
          <w:t>5.2.14</w:t>
        </w:r>
        <w:r w:rsidR="00CC6C47">
          <w:rPr>
            <w:rFonts w:asciiTheme="minorHAnsi" w:eastAsiaTheme="minorEastAsia" w:hAnsiTheme="minorHAnsi" w:cstheme="minorBidi"/>
            <w:noProof/>
            <w:sz w:val="22"/>
            <w:szCs w:val="22"/>
          </w:rPr>
          <w:tab/>
        </w:r>
        <w:r w:rsidR="00CC6C47" w:rsidRPr="00854964">
          <w:rPr>
            <w:rStyle w:val="Hyperlink"/>
            <w:noProof/>
          </w:rPr>
          <w:t>Relaties tussen KabelEnLeiding, Leidingelement en container objecten.</w:t>
        </w:r>
        <w:r w:rsidR="00CC6C47">
          <w:rPr>
            <w:noProof/>
            <w:webHidden/>
          </w:rPr>
          <w:tab/>
        </w:r>
        <w:r>
          <w:rPr>
            <w:noProof/>
            <w:webHidden/>
          </w:rPr>
          <w:fldChar w:fldCharType="begin"/>
        </w:r>
        <w:r w:rsidR="00CC6C47">
          <w:rPr>
            <w:noProof/>
            <w:webHidden/>
          </w:rPr>
          <w:instrText xml:space="preserve"> PAGEREF _Toc434956112 \h </w:instrText>
        </w:r>
        <w:r>
          <w:rPr>
            <w:noProof/>
            <w:webHidden/>
          </w:rPr>
        </w:r>
        <w:r>
          <w:rPr>
            <w:noProof/>
            <w:webHidden/>
          </w:rPr>
          <w:fldChar w:fldCharType="separate"/>
        </w:r>
        <w:r w:rsidR="00CC6C47">
          <w:rPr>
            <w:noProof/>
            <w:webHidden/>
          </w:rPr>
          <w:t>41</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15" w:history="1">
        <w:r w:rsidR="00CC6C47" w:rsidRPr="00854964">
          <w:rPr>
            <w:rStyle w:val="Hyperlink"/>
            <w:noProof/>
          </w:rPr>
          <w:t>5.2.15</w:t>
        </w:r>
        <w:r w:rsidR="00CC6C47">
          <w:rPr>
            <w:rFonts w:asciiTheme="minorHAnsi" w:eastAsiaTheme="minorEastAsia" w:hAnsiTheme="minorHAnsi" w:cstheme="minorBidi"/>
            <w:noProof/>
            <w:sz w:val="22"/>
            <w:szCs w:val="22"/>
          </w:rPr>
          <w:tab/>
        </w:r>
        <w:r w:rsidR="00CC6C47" w:rsidRPr="00854964">
          <w:rPr>
            <w:rStyle w:val="Hyperlink"/>
            <w:noProof/>
          </w:rPr>
          <w:t>Diagram per type kabel of leiding.</w:t>
        </w:r>
        <w:r w:rsidR="00CC6C47">
          <w:rPr>
            <w:noProof/>
            <w:webHidden/>
          </w:rPr>
          <w:tab/>
        </w:r>
        <w:r>
          <w:rPr>
            <w:noProof/>
            <w:webHidden/>
          </w:rPr>
          <w:fldChar w:fldCharType="begin"/>
        </w:r>
        <w:r w:rsidR="00CC6C47">
          <w:rPr>
            <w:noProof/>
            <w:webHidden/>
          </w:rPr>
          <w:instrText xml:space="preserve"> PAGEREF _Toc434956115 \h </w:instrText>
        </w:r>
        <w:r>
          <w:rPr>
            <w:noProof/>
            <w:webHidden/>
          </w:rPr>
        </w:r>
        <w:r>
          <w:rPr>
            <w:noProof/>
            <w:webHidden/>
          </w:rPr>
          <w:fldChar w:fldCharType="separate"/>
        </w:r>
        <w:r w:rsidR="00CC6C47">
          <w:rPr>
            <w:noProof/>
            <w:webHidden/>
          </w:rPr>
          <w:t>42</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16" w:history="1">
        <w:r w:rsidR="00CC6C47" w:rsidRPr="00854964">
          <w:rPr>
            <w:rStyle w:val="Hyperlink"/>
            <w:noProof/>
          </w:rPr>
          <w:t>5.2.16</w:t>
        </w:r>
        <w:r w:rsidR="00CC6C47">
          <w:rPr>
            <w:rFonts w:asciiTheme="minorHAnsi" w:eastAsiaTheme="minorEastAsia" w:hAnsiTheme="minorHAnsi" w:cstheme="minorBidi"/>
            <w:noProof/>
            <w:sz w:val="22"/>
            <w:szCs w:val="22"/>
          </w:rPr>
          <w:tab/>
        </w:r>
        <w:r w:rsidR="00CC6C47" w:rsidRPr="00854964">
          <w:rPr>
            <w:rStyle w:val="Hyperlink"/>
            <w:noProof/>
          </w:rPr>
          <w:t>Elektriciteitskabel.</w:t>
        </w:r>
        <w:r w:rsidR="00CC6C47">
          <w:rPr>
            <w:noProof/>
            <w:webHidden/>
          </w:rPr>
          <w:tab/>
        </w:r>
        <w:r>
          <w:rPr>
            <w:noProof/>
            <w:webHidden/>
          </w:rPr>
          <w:fldChar w:fldCharType="begin"/>
        </w:r>
        <w:r w:rsidR="00CC6C47">
          <w:rPr>
            <w:noProof/>
            <w:webHidden/>
          </w:rPr>
          <w:instrText xml:space="preserve"> PAGEREF _Toc434956116 \h </w:instrText>
        </w:r>
        <w:r>
          <w:rPr>
            <w:noProof/>
            <w:webHidden/>
          </w:rPr>
        </w:r>
        <w:r>
          <w:rPr>
            <w:noProof/>
            <w:webHidden/>
          </w:rPr>
          <w:fldChar w:fldCharType="separate"/>
        </w:r>
        <w:r w:rsidR="00CC6C47">
          <w:rPr>
            <w:noProof/>
            <w:webHidden/>
          </w:rPr>
          <w:t>43</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17" w:history="1">
        <w:r w:rsidR="00CC6C47" w:rsidRPr="00854964">
          <w:rPr>
            <w:rStyle w:val="Hyperlink"/>
            <w:noProof/>
          </w:rPr>
          <w:t>5.2.17</w:t>
        </w:r>
        <w:r w:rsidR="00CC6C47">
          <w:rPr>
            <w:rFonts w:asciiTheme="minorHAnsi" w:eastAsiaTheme="minorEastAsia" w:hAnsiTheme="minorHAnsi" w:cstheme="minorBidi"/>
            <w:noProof/>
            <w:sz w:val="22"/>
            <w:szCs w:val="22"/>
          </w:rPr>
          <w:tab/>
        </w:r>
        <w:r w:rsidR="00CC6C47" w:rsidRPr="00854964">
          <w:rPr>
            <w:rStyle w:val="Hyperlink"/>
            <w:noProof/>
          </w:rPr>
          <w:t>Telecommunicatiekabel.</w:t>
        </w:r>
        <w:r w:rsidR="00CC6C47">
          <w:rPr>
            <w:noProof/>
            <w:webHidden/>
          </w:rPr>
          <w:tab/>
        </w:r>
        <w:r>
          <w:rPr>
            <w:noProof/>
            <w:webHidden/>
          </w:rPr>
          <w:fldChar w:fldCharType="begin"/>
        </w:r>
        <w:r w:rsidR="00CC6C47">
          <w:rPr>
            <w:noProof/>
            <w:webHidden/>
          </w:rPr>
          <w:instrText xml:space="preserve"> PAGEREF _Toc434956117 \h </w:instrText>
        </w:r>
        <w:r>
          <w:rPr>
            <w:noProof/>
            <w:webHidden/>
          </w:rPr>
        </w:r>
        <w:r>
          <w:rPr>
            <w:noProof/>
            <w:webHidden/>
          </w:rPr>
          <w:fldChar w:fldCharType="separate"/>
        </w:r>
        <w:r w:rsidR="00CC6C47">
          <w:rPr>
            <w:noProof/>
            <w:webHidden/>
          </w:rPr>
          <w:t>44</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18" w:history="1">
        <w:r w:rsidR="00CC6C47" w:rsidRPr="00854964">
          <w:rPr>
            <w:rStyle w:val="Hyperlink"/>
            <w:noProof/>
          </w:rPr>
          <w:t>5.2.18</w:t>
        </w:r>
        <w:r w:rsidR="00CC6C47">
          <w:rPr>
            <w:rFonts w:asciiTheme="minorHAnsi" w:eastAsiaTheme="minorEastAsia" w:hAnsiTheme="minorHAnsi" w:cstheme="minorBidi"/>
            <w:noProof/>
            <w:sz w:val="22"/>
            <w:szCs w:val="22"/>
          </w:rPr>
          <w:tab/>
        </w:r>
        <w:r w:rsidR="00CC6C47" w:rsidRPr="00854964">
          <w:rPr>
            <w:rStyle w:val="Hyperlink"/>
            <w:noProof/>
          </w:rPr>
          <w:t>Olie-gas-chemicalienpijpleiding.</w:t>
        </w:r>
        <w:r w:rsidR="00CC6C47">
          <w:rPr>
            <w:noProof/>
            <w:webHidden/>
          </w:rPr>
          <w:tab/>
        </w:r>
        <w:r>
          <w:rPr>
            <w:noProof/>
            <w:webHidden/>
          </w:rPr>
          <w:fldChar w:fldCharType="begin"/>
        </w:r>
        <w:r w:rsidR="00CC6C47">
          <w:rPr>
            <w:noProof/>
            <w:webHidden/>
          </w:rPr>
          <w:instrText xml:space="preserve"> PAGEREF _Toc434956118 \h </w:instrText>
        </w:r>
        <w:r>
          <w:rPr>
            <w:noProof/>
            <w:webHidden/>
          </w:rPr>
        </w:r>
        <w:r>
          <w:rPr>
            <w:noProof/>
            <w:webHidden/>
          </w:rPr>
          <w:fldChar w:fldCharType="separate"/>
        </w:r>
        <w:r w:rsidR="00CC6C47">
          <w:rPr>
            <w:noProof/>
            <w:webHidden/>
          </w:rPr>
          <w:t>45</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19" w:history="1">
        <w:r w:rsidR="00CC6C47" w:rsidRPr="00854964">
          <w:rPr>
            <w:rStyle w:val="Hyperlink"/>
            <w:noProof/>
          </w:rPr>
          <w:t>5.2.19</w:t>
        </w:r>
        <w:r w:rsidR="00CC6C47">
          <w:rPr>
            <w:rFonts w:asciiTheme="minorHAnsi" w:eastAsiaTheme="minorEastAsia" w:hAnsiTheme="minorHAnsi" w:cstheme="minorBidi"/>
            <w:noProof/>
            <w:sz w:val="22"/>
            <w:szCs w:val="22"/>
          </w:rPr>
          <w:tab/>
        </w:r>
        <w:r w:rsidR="00CC6C47" w:rsidRPr="00854964">
          <w:rPr>
            <w:rStyle w:val="Hyperlink"/>
            <w:noProof/>
          </w:rPr>
          <w:t>Rioolleiding.</w:t>
        </w:r>
        <w:r w:rsidR="00CC6C47">
          <w:rPr>
            <w:noProof/>
            <w:webHidden/>
          </w:rPr>
          <w:tab/>
        </w:r>
        <w:r>
          <w:rPr>
            <w:noProof/>
            <w:webHidden/>
          </w:rPr>
          <w:fldChar w:fldCharType="begin"/>
        </w:r>
        <w:r w:rsidR="00CC6C47">
          <w:rPr>
            <w:noProof/>
            <w:webHidden/>
          </w:rPr>
          <w:instrText xml:space="preserve"> PAGEREF _Toc434956119 \h </w:instrText>
        </w:r>
        <w:r>
          <w:rPr>
            <w:noProof/>
            <w:webHidden/>
          </w:rPr>
        </w:r>
        <w:r>
          <w:rPr>
            <w:noProof/>
            <w:webHidden/>
          </w:rPr>
          <w:fldChar w:fldCharType="separate"/>
        </w:r>
        <w:r w:rsidR="00CC6C47">
          <w:rPr>
            <w:noProof/>
            <w:webHidden/>
          </w:rPr>
          <w:t>46</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20" w:history="1">
        <w:r w:rsidR="00CC6C47" w:rsidRPr="00854964">
          <w:rPr>
            <w:rStyle w:val="Hyperlink"/>
            <w:noProof/>
          </w:rPr>
          <w:t>5.2.20</w:t>
        </w:r>
        <w:r w:rsidR="00CC6C47">
          <w:rPr>
            <w:rFonts w:asciiTheme="minorHAnsi" w:eastAsiaTheme="minorEastAsia" w:hAnsiTheme="minorHAnsi" w:cstheme="minorBidi"/>
            <w:noProof/>
            <w:sz w:val="22"/>
            <w:szCs w:val="22"/>
          </w:rPr>
          <w:tab/>
        </w:r>
        <w:r w:rsidR="00CC6C47" w:rsidRPr="00854964">
          <w:rPr>
            <w:rStyle w:val="Hyperlink"/>
            <w:noProof/>
          </w:rPr>
          <w:t>Waterleiding.</w:t>
        </w:r>
        <w:r w:rsidR="00CC6C47">
          <w:rPr>
            <w:noProof/>
            <w:webHidden/>
          </w:rPr>
          <w:tab/>
        </w:r>
        <w:r>
          <w:rPr>
            <w:noProof/>
            <w:webHidden/>
          </w:rPr>
          <w:fldChar w:fldCharType="begin"/>
        </w:r>
        <w:r w:rsidR="00CC6C47">
          <w:rPr>
            <w:noProof/>
            <w:webHidden/>
          </w:rPr>
          <w:instrText xml:space="preserve"> PAGEREF _Toc434956120 \h </w:instrText>
        </w:r>
        <w:r>
          <w:rPr>
            <w:noProof/>
            <w:webHidden/>
          </w:rPr>
        </w:r>
        <w:r>
          <w:rPr>
            <w:noProof/>
            <w:webHidden/>
          </w:rPr>
          <w:fldChar w:fldCharType="separate"/>
        </w:r>
        <w:r w:rsidR="00CC6C47">
          <w:rPr>
            <w:noProof/>
            <w:webHidden/>
          </w:rPr>
          <w:t>47</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21" w:history="1">
        <w:r w:rsidR="00CC6C47" w:rsidRPr="00854964">
          <w:rPr>
            <w:rStyle w:val="Hyperlink"/>
            <w:noProof/>
          </w:rPr>
          <w:t>5.2.21</w:t>
        </w:r>
        <w:r w:rsidR="00CC6C47">
          <w:rPr>
            <w:rFonts w:asciiTheme="minorHAnsi" w:eastAsiaTheme="minorEastAsia" w:hAnsiTheme="minorHAnsi" w:cstheme="minorBidi"/>
            <w:noProof/>
            <w:sz w:val="22"/>
            <w:szCs w:val="22"/>
          </w:rPr>
          <w:tab/>
        </w:r>
        <w:r w:rsidR="00CC6C47" w:rsidRPr="00854964">
          <w:rPr>
            <w:rStyle w:val="Hyperlink"/>
            <w:noProof/>
          </w:rPr>
          <w:t>Thermische pijpleiding.</w:t>
        </w:r>
        <w:r w:rsidR="00CC6C47">
          <w:rPr>
            <w:noProof/>
            <w:webHidden/>
          </w:rPr>
          <w:tab/>
        </w:r>
        <w:r>
          <w:rPr>
            <w:noProof/>
            <w:webHidden/>
          </w:rPr>
          <w:fldChar w:fldCharType="begin"/>
        </w:r>
        <w:r w:rsidR="00CC6C47">
          <w:rPr>
            <w:noProof/>
            <w:webHidden/>
          </w:rPr>
          <w:instrText xml:space="preserve"> PAGEREF _Toc434956121 \h </w:instrText>
        </w:r>
        <w:r>
          <w:rPr>
            <w:noProof/>
            <w:webHidden/>
          </w:rPr>
        </w:r>
        <w:r>
          <w:rPr>
            <w:noProof/>
            <w:webHidden/>
          </w:rPr>
          <w:fldChar w:fldCharType="separate"/>
        </w:r>
        <w:r w:rsidR="00CC6C47">
          <w:rPr>
            <w:noProof/>
            <w:webHidden/>
          </w:rPr>
          <w:t>48</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26" w:history="1">
        <w:r w:rsidR="00CC6C47" w:rsidRPr="00854964">
          <w:rPr>
            <w:rStyle w:val="Hyperlink"/>
            <w:noProof/>
          </w:rPr>
          <w:t>5.2.22</w:t>
        </w:r>
        <w:r w:rsidR="00CC6C47">
          <w:rPr>
            <w:rFonts w:asciiTheme="minorHAnsi" w:eastAsiaTheme="minorEastAsia" w:hAnsiTheme="minorHAnsi" w:cstheme="minorBidi"/>
            <w:noProof/>
            <w:sz w:val="22"/>
            <w:szCs w:val="22"/>
          </w:rPr>
          <w:tab/>
        </w:r>
        <w:r w:rsidR="00CC6C47" w:rsidRPr="00854964">
          <w:rPr>
            <w:rStyle w:val="Hyperlink"/>
            <w:noProof/>
          </w:rPr>
          <w:t>Leidingelementen per type net (thema).</w:t>
        </w:r>
        <w:r w:rsidR="00CC6C47">
          <w:rPr>
            <w:noProof/>
            <w:webHidden/>
          </w:rPr>
          <w:tab/>
        </w:r>
        <w:r>
          <w:rPr>
            <w:noProof/>
            <w:webHidden/>
          </w:rPr>
          <w:fldChar w:fldCharType="begin"/>
        </w:r>
        <w:r w:rsidR="00CC6C47">
          <w:rPr>
            <w:noProof/>
            <w:webHidden/>
          </w:rPr>
          <w:instrText xml:space="preserve"> PAGEREF _Toc434956126 \h </w:instrText>
        </w:r>
        <w:r>
          <w:rPr>
            <w:noProof/>
            <w:webHidden/>
          </w:rPr>
        </w:r>
        <w:r>
          <w:rPr>
            <w:noProof/>
            <w:webHidden/>
          </w:rPr>
          <w:fldChar w:fldCharType="separate"/>
        </w:r>
        <w:r w:rsidR="00CC6C47">
          <w:rPr>
            <w:noProof/>
            <w:webHidden/>
          </w:rPr>
          <w:t>49</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27" w:history="1">
        <w:r w:rsidR="00CC6C47" w:rsidRPr="00854964">
          <w:rPr>
            <w:rStyle w:val="Hyperlink"/>
            <w:noProof/>
          </w:rPr>
          <w:t>5.2.23</w:t>
        </w:r>
        <w:r w:rsidR="00CC6C47">
          <w:rPr>
            <w:rFonts w:asciiTheme="minorHAnsi" w:eastAsiaTheme="minorEastAsia" w:hAnsiTheme="minorHAnsi" w:cstheme="minorBidi"/>
            <w:noProof/>
            <w:sz w:val="22"/>
            <w:szCs w:val="22"/>
          </w:rPr>
          <w:tab/>
        </w:r>
        <w:r w:rsidR="00CC6C47" w:rsidRPr="00854964">
          <w:rPr>
            <w:rStyle w:val="Hyperlink"/>
            <w:noProof/>
          </w:rPr>
          <w:t>Identifier management.</w:t>
        </w:r>
        <w:r w:rsidR="00CC6C47">
          <w:rPr>
            <w:noProof/>
            <w:webHidden/>
          </w:rPr>
          <w:tab/>
        </w:r>
        <w:r>
          <w:rPr>
            <w:noProof/>
            <w:webHidden/>
          </w:rPr>
          <w:fldChar w:fldCharType="begin"/>
        </w:r>
        <w:r w:rsidR="00CC6C47">
          <w:rPr>
            <w:noProof/>
            <w:webHidden/>
          </w:rPr>
          <w:instrText xml:space="preserve"> PAGEREF _Toc434956127 \h </w:instrText>
        </w:r>
        <w:r>
          <w:rPr>
            <w:noProof/>
            <w:webHidden/>
          </w:rPr>
        </w:r>
        <w:r>
          <w:rPr>
            <w:noProof/>
            <w:webHidden/>
          </w:rPr>
          <w:fldChar w:fldCharType="separate"/>
        </w:r>
        <w:r w:rsidR="00CC6C47">
          <w:rPr>
            <w:noProof/>
            <w:webHidden/>
          </w:rPr>
          <w:t>50</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29" w:history="1">
        <w:r w:rsidR="00CC6C47" w:rsidRPr="00854964">
          <w:rPr>
            <w:rStyle w:val="Hyperlink"/>
            <w:noProof/>
          </w:rPr>
          <w:t>5.2.24</w:t>
        </w:r>
        <w:r w:rsidR="00CC6C47">
          <w:rPr>
            <w:rFonts w:asciiTheme="minorHAnsi" w:eastAsiaTheme="minorEastAsia" w:hAnsiTheme="minorHAnsi" w:cstheme="minorBidi"/>
            <w:noProof/>
            <w:sz w:val="22"/>
            <w:szCs w:val="22"/>
          </w:rPr>
          <w:tab/>
        </w:r>
        <w:r w:rsidR="00CC6C47" w:rsidRPr="00854964">
          <w:rPr>
            <w:rStyle w:val="Hyperlink"/>
            <w:noProof/>
          </w:rPr>
          <w:t>Tijd representatie en temporeel model.</w:t>
        </w:r>
        <w:r w:rsidR="00CC6C47">
          <w:rPr>
            <w:noProof/>
            <w:webHidden/>
          </w:rPr>
          <w:tab/>
        </w:r>
        <w:r>
          <w:rPr>
            <w:noProof/>
            <w:webHidden/>
          </w:rPr>
          <w:fldChar w:fldCharType="begin"/>
        </w:r>
        <w:r w:rsidR="00CC6C47">
          <w:rPr>
            <w:noProof/>
            <w:webHidden/>
          </w:rPr>
          <w:instrText xml:space="preserve"> PAGEREF _Toc434956129 \h </w:instrText>
        </w:r>
        <w:r>
          <w:rPr>
            <w:noProof/>
            <w:webHidden/>
          </w:rPr>
        </w:r>
        <w:r>
          <w:rPr>
            <w:noProof/>
            <w:webHidden/>
          </w:rPr>
          <w:fldChar w:fldCharType="separate"/>
        </w:r>
        <w:r w:rsidR="00CC6C47">
          <w:rPr>
            <w:noProof/>
            <w:webHidden/>
          </w:rPr>
          <w:t>51</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30" w:history="1">
        <w:r w:rsidR="00CC6C47" w:rsidRPr="00854964">
          <w:rPr>
            <w:rStyle w:val="Hyperlink"/>
            <w:noProof/>
          </w:rPr>
          <w:t>5.2.25</w:t>
        </w:r>
        <w:r w:rsidR="00CC6C47">
          <w:rPr>
            <w:rFonts w:asciiTheme="minorHAnsi" w:eastAsiaTheme="minorEastAsia" w:hAnsiTheme="minorHAnsi" w:cstheme="minorBidi"/>
            <w:noProof/>
            <w:sz w:val="22"/>
            <w:szCs w:val="22"/>
          </w:rPr>
          <w:tab/>
        </w:r>
        <w:r w:rsidR="00CC6C47" w:rsidRPr="00854964">
          <w:rPr>
            <w:rStyle w:val="Hyperlink"/>
            <w:noProof/>
          </w:rPr>
          <w:t>UML - EC61 overzicht.</w:t>
        </w:r>
        <w:r w:rsidR="00CC6C47">
          <w:rPr>
            <w:noProof/>
            <w:webHidden/>
          </w:rPr>
          <w:tab/>
        </w:r>
        <w:r>
          <w:rPr>
            <w:noProof/>
            <w:webHidden/>
          </w:rPr>
          <w:fldChar w:fldCharType="begin"/>
        </w:r>
        <w:r w:rsidR="00CC6C47">
          <w:rPr>
            <w:noProof/>
            <w:webHidden/>
          </w:rPr>
          <w:instrText xml:space="preserve"> PAGEREF _Toc434956130 \h </w:instrText>
        </w:r>
        <w:r>
          <w:rPr>
            <w:noProof/>
            <w:webHidden/>
          </w:rPr>
        </w:r>
        <w:r>
          <w:rPr>
            <w:noProof/>
            <w:webHidden/>
          </w:rPr>
          <w:fldChar w:fldCharType="separate"/>
        </w:r>
        <w:r w:rsidR="00CC6C47">
          <w:rPr>
            <w:noProof/>
            <w:webHidden/>
          </w:rPr>
          <w:t>53</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31" w:history="1">
        <w:r w:rsidR="00CC6C47" w:rsidRPr="00854964">
          <w:rPr>
            <w:rStyle w:val="Hyperlink"/>
            <w:noProof/>
          </w:rPr>
          <w:t>5.2.26</w:t>
        </w:r>
        <w:r w:rsidR="00CC6C47">
          <w:rPr>
            <w:rFonts w:asciiTheme="minorHAnsi" w:eastAsiaTheme="minorEastAsia" w:hAnsiTheme="minorHAnsi" w:cstheme="minorBidi"/>
            <w:noProof/>
            <w:sz w:val="22"/>
            <w:szCs w:val="22"/>
          </w:rPr>
          <w:tab/>
        </w:r>
        <w:r w:rsidR="00CC6C47" w:rsidRPr="00854964">
          <w:rPr>
            <w:rStyle w:val="Hyperlink"/>
            <w:noProof/>
          </w:rPr>
          <w:t>UML - Buisleidingen Risicoregister overzicht.</w:t>
        </w:r>
        <w:r w:rsidR="00CC6C47">
          <w:rPr>
            <w:noProof/>
            <w:webHidden/>
          </w:rPr>
          <w:tab/>
        </w:r>
        <w:r>
          <w:rPr>
            <w:noProof/>
            <w:webHidden/>
          </w:rPr>
          <w:fldChar w:fldCharType="begin"/>
        </w:r>
        <w:r w:rsidR="00CC6C47">
          <w:rPr>
            <w:noProof/>
            <w:webHidden/>
          </w:rPr>
          <w:instrText xml:space="preserve"> PAGEREF _Toc434956131 \h </w:instrText>
        </w:r>
        <w:r>
          <w:rPr>
            <w:noProof/>
            <w:webHidden/>
          </w:rPr>
        </w:r>
        <w:r>
          <w:rPr>
            <w:noProof/>
            <w:webHidden/>
          </w:rPr>
          <w:fldChar w:fldCharType="separate"/>
        </w:r>
        <w:r w:rsidR="00CC6C47">
          <w:rPr>
            <w:noProof/>
            <w:webHidden/>
          </w:rPr>
          <w:t>55</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32" w:history="1">
        <w:r w:rsidR="00CC6C47" w:rsidRPr="00854964">
          <w:rPr>
            <w:rStyle w:val="Hyperlink"/>
            <w:noProof/>
          </w:rPr>
          <w:t>5.2.27</w:t>
        </w:r>
        <w:r w:rsidR="00CC6C47">
          <w:rPr>
            <w:rFonts w:asciiTheme="minorHAnsi" w:eastAsiaTheme="minorEastAsia" w:hAnsiTheme="minorHAnsi" w:cstheme="minorBidi"/>
            <w:noProof/>
            <w:sz w:val="22"/>
            <w:szCs w:val="22"/>
          </w:rPr>
          <w:tab/>
        </w:r>
        <w:r w:rsidR="00CC6C47" w:rsidRPr="00854964">
          <w:rPr>
            <w:rStyle w:val="Hyperlink"/>
            <w:noProof/>
          </w:rPr>
          <w:t>UML - Stedelijk water overzicht.</w:t>
        </w:r>
        <w:r w:rsidR="00CC6C47">
          <w:rPr>
            <w:noProof/>
            <w:webHidden/>
          </w:rPr>
          <w:tab/>
        </w:r>
        <w:r>
          <w:rPr>
            <w:noProof/>
            <w:webHidden/>
          </w:rPr>
          <w:fldChar w:fldCharType="begin"/>
        </w:r>
        <w:r w:rsidR="00CC6C47">
          <w:rPr>
            <w:noProof/>
            <w:webHidden/>
          </w:rPr>
          <w:instrText xml:space="preserve"> PAGEREF _Toc434956132 \h </w:instrText>
        </w:r>
        <w:r>
          <w:rPr>
            <w:noProof/>
            <w:webHidden/>
          </w:rPr>
        </w:r>
        <w:r>
          <w:rPr>
            <w:noProof/>
            <w:webHidden/>
          </w:rPr>
          <w:fldChar w:fldCharType="separate"/>
        </w:r>
        <w:r w:rsidR="00CC6C47">
          <w:rPr>
            <w:noProof/>
            <w:webHidden/>
          </w:rPr>
          <w:t>57</w:t>
        </w:r>
        <w:r>
          <w:rPr>
            <w:noProof/>
            <w:webHidden/>
          </w:rPr>
          <w:fldChar w:fldCharType="end"/>
        </w:r>
      </w:hyperlink>
    </w:p>
    <w:p w:rsidR="00CC6C47" w:rsidRDefault="00636176">
      <w:pPr>
        <w:pStyle w:val="Inhopg2"/>
        <w:rPr>
          <w:rFonts w:asciiTheme="minorHAnsi" w:eastAsiaTheme="minorEastAsia" w:hAnsiTheme="minorHAnsi" w:cstheme="minorBidi"/>
          <w:sz w:val="22"/>
          <w:szCs w:val="22"/>
        </w:rPr>
      </w:pPr>
      <w:hyperlink w:anchor="_Toc434956133" w:history="1">
        <w:r w:rsidR="00CC6C47" w:rsidRPr="00854964">
          <w:rPr>
            <w:rStyle w:val="Hyperlink"/>
          </w:rPr>
          <w:t>5.3</w:t>
        </w:r>
        <w:r w:rsidR="00CC6C47">
          <w:rPr>
            <w:rFonts w:asciiTheme="minorHAnsi" w:eastAsiaTheme="minorEastAsia" w:hAnsiTheme="minorHAnsi" w:cstheme="minorBidi"/>
            <w:sz w:val="22"/>
            <w:szCs w:val="22"/>
          </w:rPr>
          <w:tab/>
        </w:r>
        <w:r w:rsidR="00CC6C47" w:rsidRPr="00854964">
          <w:rPr>
            <w:rStyle w:val="Hyperlink"/>
          </w:rPr>
          <w:t>Objectcatalogus.</w:t>
        </w:r>
        <w:r w:rsidR="00CC6C47">
          <w:rPr>
            <w:webHidden/>
          </w:rPr>
          <w:tab/>
        </w:r>
        <w:r>
          <w:rPr>
            <w:webHidden/>
          </w:rPr>
          <w:fldChar w:fldCharType="begin"/>
        </w:r>
        <w:r w:rsidR="00CC6C47">
          <w:rPr>
            <w:webHidden/>
          </w:rPr>
          <w:instrText xml:space="preserve"> PAGEREF _Toc434956133 \h </w:instrText>
        </w:r>
        <w:r>
          <w:rPr>
            <w:webHidden/>
          </w:rPr>
        </w:r>
        <w:r>
          <w:rPr>
            <w:webHidden/>
          </w:rPr>
          <w:fldChar w:fldCharType="separate"/>
        </w:r>
        <w:r w:rsidR="00CC6C47">
          <w:rPr>
            <w:webHidden/>
          </w:rPr>
          <w:t>59</w:t>
        </w:r>
        <w:r>
          <w:rPr>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34" w:history="1">
        <w:r w:rsidR="00CC6C47" w:rsidRPr="00854964">
          <w:rPr>
            <w:rStyle w:val="Hyperlink"/>
            <w:noProof/>
          </w:rPr>
          <w:t>5.3.1</w:t>
        </w:r>
        <w:r w:rsidR="00CC6C47">
          <w:rPr>
            <w:rFonts w:asciiTheme="minorHAnsi" w:eastAsiaTheme="minorEastAsia" w:hAnsiTheme="minorHAnsi" w:cstheme="minorBidi"/>
            <w:noProof/>
            <w:sz w:val="22"/>
            <w:szCs w:val="22"/>
          </w:rPr>
          <w:tab/>
        </w:r>
        <w:r w:rsidR="00CC6C47" w:rsidRPr="00854964">
          <w:rPr>
            <w:rStyle w:val="Hyperlink"/>
            <w:noProof/>
          </w:rPr>
          <w:t>Geografische objecten.</w:t>
        </w:r>
        <w:r w:rsidR="00CC6C47">
          <w:rPr>
            <w:noProof/>
            <w:webHidden/>
          </w:rPr>
          <w:tab/>
        </w:r>
        <w:r>
          <w:rPr>
            <w:noProof/>
            <w:webHidden/>
          </w:rPr>
          <w:fldChar w:fldCharType="begin"/>
        </w:r>
        <w:r w:rsidR="00CC6C47">
          <w:rPr>
            <w:noProof/>
            <w:webHidden/>
          </w:rPr>
          <w:instrText xml:space="preserve"> PAGEREF _Toc434956134 \h </w:instrText>
        </w:r>
        <w:r>
          <w:rPr>
            <w:noProof/>
            <w:webHidden/>
          </w:rPr>
        </w:r>
        <w:r>
          <w:rPr>
            <w:noProof/>
            <w:webHidden/>
          </w:rPr>
          <w:fldChar w:fldCharType="separate"/>
        </w:r>
        <w:r w:rsidR="00CC6C47">
          <w:rPr>
            <w:noProof/>
            <w:webHidden/>
          </w:rPr>
          <w:t>62</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35" w:history="1">
        <w:r w:rsidR="00CC6C47" w:rsidRPr="00854964">
          <w:rPr>
            <w:rStyle w:val="Hyperlink"/>
            <w:noProof/>
          </w:rPr>
          <w:t>5.3.2</w:t>
        </w:r>
        <w:r w:rsidR="00CC6C47">
          <w:rPr>
            <w:rFonts w:asciiTheme="minorHAnsi" w:eastAsiaTheme="minorEastAsia" w:hAnsiTheme="minorHAnsi" w:cstheme="minorBidi"/>
            <w:noProof/>
            <w:sz w:val="22"/>
            <w:szCs w:val="22"/>
          </w:rPr>
          <w:tab/>
        </w:r>
        <w:r w:rsidR="00CC6C47" w:rsidRPr="00854964">
          <w:rPr>
            <w:rStyle w:val="Hyperlink"/>
            <w:noProof/>
          </w:rPr>
          <w:t>Data typen.</w:t>
        </w:r>
        <w:r w:rsidR="00CC6C47">
          <w:rPr>
            <w:noProof/>
            <w:webHidden/>
          </w:rPr>
          <w:tab/>
        </w:r>
        <w:r>
          <w:rPr>
            <w:noProof/>
            <w:webHidden/>
          </w:rPr>
          <w:fldChar w:fldCharType="begin"/>
        </w:r>
        <w:r w:rsidR="00CC6C47">
          <w:rPr>
            <w:noProof/>
            <w:webHidden/>
          </w:rPr>
          <w:instrText xml:space="preserve"> PAGEREF _Toc434956135 \h </w:instrText>
        </w:r>
        <w:r>
          <w:rPr>
            <w:noProof/>
            <w:webHidden/>
          </w:rPr>
        </w:r>
        <w:r>
          <w:rPr>
            <w:noProof/>
            <w:webHidden/>
          </w:rPr>
          <w:fldChar w:fldCharType="separate"/>
        </w:r>
        <w:r w:rsidR="00CC6C47">
          <w:rPr>
            <w:noProof/>
            <w:webHidden/>
          </w:rPr>
          <w:t>62</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36" w:history="1">
        <w:r w:rsidR="00CC6C47" w:rsidRPr="00854964">
          <w:rPr>
            <w:rStyle w:val="Hyperlink"/>
            <w:noProof/>
          </w:rPr>
          <w:t>5.3.3</w:t>
        </w:r>
        <w:r w:rsidR="00CC6C47">
          <w:rPr>
            <w:rFonts w:asciiTheme="minorHAnsi" w:eastAsiaTheme="minorEastAsia" w:hAnsiTheme="minorHAnsi" w:cstheme="minorBidi"/>
            <w:noProof/>
            <w:sz w:val="22"/>
            <w:szCs w:val="22"/>
          </w:rPr>
          <w:tab/>
        </w:r>
        <w:r w:rsidR="00CC6C47" w:rsidRPr="00854964">
          <w:rPr>
            <w:rStyle w:val="Hyperlink"/>
            <w:noProof/>
          </w:rPr>
          <w:t>Waardelijsten.</w:t>
        </w:r>
        <w:r w:rsidR="00CC6C47">
          <w:rPr>
            <w:noProof/>
            <w:webHidden/>
          </w:rPr>
          <w:tab/>
        </w:r>
        <w:r>
          <w:rPr>
            <w:noProof/>
            <w:webHidden/>
          </w:rPr>
          <w:fldChar w:fldCharType="begin"/>
        </w:r>
        <w:r w:rsidR="00CC6C47">
          <w:rPr>
            <w:noProof/>
            <w:webHidden/>
          </w:rPr>
          <w:instrText xml:space="preserve"> PAGEREF _Toc434956136 \h </w:instrText>
        </w:r>
        <w:r>
          <w:rPr>
            <w:noProof/>
            <w:webHidden/>
          </w:rPr>
        </w:r>
        <w:r>
          <w:rPr>
            <w:noProof/>
            <w:webHidden/>
          </w:rPr>
          <w:fldChar w:fldCharType="separate"/>
        </w:r>
        <w:r w:rsidR="00CC6C47">
          <w:rPr>
            <w:noProof/>
            <w:webHidden/>
          </w:rPr>
          <w:t>62</w:t>
        </w:r>
        <w:r>
          <w:rPr>
            <w:noProof/>
            <w:webHidden/>
          </w:rPr>
          <w:fldChar w:fldCharType="end"/>
        </w:r>
      </w:hyperlink>
    </w:p>
    <w:p w:rsidR="00CC6C47" w:rsidRDefault="00636176">
      <w:pPr>
        <w:pStyle w:val="Inhopg3"/>
        <w:rPr>
          <w:rFonts w:asciiTheme="minorHAnsi" w:eastAsiaTheme="minorEastAsia" w:hAnsiTheme="minorHAnsi" w:cstheme="minorBidi"/>
          <w:noProof/>
          <w:sz w:val="22"/>
          <w:szCs w:val="22"/>
        </w:rPr>
      </w:pPr>
      <w:hyperlink w:anchor="_Toc434956137" w:history="1">
        <w:r w:rsidR="00CC6C47" w:rsidRPr="00854964">
          <w:rPr>
            <w:rStyle w:val="Hyperlink"/>
            <w:noProof/>
          </w:rPr>
          <w:t>5.3.4</w:t>
        </w:r>
        <w:r w:rsidR="00CC6C47">
          <w:rPr>
            <w:rFonts w:asciiTheme="minorHAnsi" w:eastAsiaTheme="minorEastAsia" w:hAnsiTheme="minorHAnsi" w:cstheme="minorBidi"/>
            <w:noProof/>
            <w:sz w:val="22"/>
            <w:szCs w:val="22"/>
          </w:rPr>
          <w:tab/>
        </w:r>
        <w:r w:rsidR="00CC6C47" w:rsidRPr="00854964">
          <w:rPr>
            <w:rStyle w:val="Hyperlink"/>
            <w:noProof/>
          </w:rPr>
          <w:t>Geïmporteerde typen (informatief).</w:t>
        </w:r>
        <w:r w:rsidR="00CC6C47">
          <w:rPr>
            <w:noProof/>
            <w:webHidden/>
          </w:rPr>
          <w:tab/>
        </w:r>
        <w:r>
          <w:rPr>
            <w:noProof/>
            <w:webHidden/>
          </w:rPr>
          <w:fldChar w:fldCharType="begin"/>
        </w:r>
        <w:r w:rsidR="00CC6C47">
          <w:rPr>
            <w:noProof/>
            <w:webHidden/>
          </w:rPr>
          <w:instrText xml:space="preserve"> PAGEREF _Toc434956137 \h </w:instrText>
        </w:r>
        <w:r>
          <w:rPr>
            <w:noProof/>
            <w:webHidden/>
          </w:rPr>
        </w:r>
        <w:r>
          <w:rPr>
            <w:noProof/>
            <w:webHidden/>
          </w:rPr>
          <w:fldChar w:fldCharType="separate"/>
        </w:r>
        <w:r w:rsidR="00CC6C47">
          <w:rPr>
            <w:noProof/>
            <w:webHidden/>
          </w:rPr>
          <w:t>62</w:t>
        </w:r>
        <w:r>
          <w:rPr>
            <w:noProof/>
            <w:webHidden/>
          </w:rPr>
          <w:fldChar w:fldCharType="end"/>
        </w:r>
      </w:hyperlink>
    </w:p>
    <w:p w:rsidR="00CC6C47" w:rsidRDefault="00636176">
      <w:pPr>
        <w:pStyle w:val="Inhopg1"/>
        <w:rPr>
          <w:rFonts w:asciiTheme="minorHAnsi" w:eastAsiaTheme="minorEastAsia" w:hAnsiTheme="minorHAnsi" w:cstheme="minorBidi"/>
          <w:noProof/>
          <w:sz w:val="22"/>
          <w:szCs w:val="22"/>
        </w:rPr>
      </w:pPr>
      <w:hyperlink w:anchor="_Toc434956138" w:history="1">
        <w:r w:rsidR="00CC6C47" w:rsidRPr="00854964">
          <w:rPr>
            <w:rStyle w:val="Hyperlink"/>
            <w:noProof/>
          </w:rPr>
          <w:t>Referentie systemen</w:t>
        </w:r>
        <w:r w:rsidR="00CC6C47">
          <w:rPr>
            <w:noProof/>
            <w:webHidden/>
          </w:rPr>
          <w:tab/>
        </w:r>
        <w:r>
          <w:rPr>
            <w:noProof/>
            <w:webHidden/>
          </w:rPr>
          <w:fldChar w:fldCharType="begin"/>
        </w:r>
        <w:r w:rsidR="00CC6C47">
          <w:rPr>
            <w:noProof/>
            <w:webHidden/>
          </w:rPr>
          <w:instrText xml:space="preserve"> PAGEREF _Toc434956138 \h </w:instrText>
        </w:r>
        <w:r>
          <w:rPr>
            <w:noProof/>
            <w:webHidden/>
          </w:rPr>
        </w:r>
        <w:r>
          <w:rPr>
            <w:noProof/>
            <w:webHidden/>
          </w:rPr>
          <w:fldChar w:fldCharType="separate"/>
        </w:r>
        <w:r w:rsidR="00CC6C47">
          <w:rPr>
            <w:noProof/>
            <w:webHidden/>
          </w:rPr>
          <w:t>63</w:t>
        </w:r>
        <w:r>
          <w:rPr>
            <w:noProof/>
            <w:webHidden/>
          </w:rPr>
          <w:fldChar w:fldCharType="end"/>
        </w:r>
      </w:hyperlink>
    </w:p>
    <w:p w:rsidR="00CC6C47" w:rsidRDefault="00636176">
      <w:pPr>
        <w:pStyle w:val="Inhopg2"/>
        <w:rPr>
          <w:rFonts w:asciiTheme="minorHAnsi" w:eastAsiaTheme="minorEastAsia" w:hAnsiTheme="minorHAnsi" w:cstheme="minorBidi"/>
          <w:sz w:val="22"/>
          <w:szCs w:val="22"/>
        </w:rPr>
      </w:pPr>
      <w:hyperlink w:anchor="_Toc434956139" w:history="1">
        <w:r w:rsidR="00CC6C47" w:rsidRPr="00854964">
          <w:rPr>
            <w:rStyle w:val="Hyperlink"/>
          </w:rPr>
          <w:t>6.1</w:t>
        </w:r>
        <w:r w:rsidR="00CC6C47">
          <w:rPr>
            <w:rFonts w:asciiTheme="minorHAnsi" w:eastAsiaTheme="minorEastAsia" w:hAnsiTheme="minorHAnsi" w:cstheme="minorBidi"/>
            <w:sz w:val="22"/>
            <w:szCs w:val="22"/>
          </w:rPr>
          <w:tab/>
        </w:r>
        <w:r w:rsidR="00CC6C47" w:rsidRPr="00854964">
          <w:rPr>
            <w:rStyle w:val="Hyperlink"/>
          </w:rPr>
          <w:t>Ruimtelijk referentiesysteem.</w:t>
        </w:r>
        <w:r w:rsidR="00CC6C47">
          <w:rPr>
            <w:webHidden/>
          </w:rPr>
          <w:tab/>
        </w:r>
        <w:r>
          <w:rPr>
            <w:webHidden/>
          </w:rPr>
          <w:fldChar w:fldCharType="begin"/>
        </w:r>
        <w:r w:rsidR="00CC6C47">
          <w:rPr>
            <w:webHidden/>
          </w:rPr>
          <w:instrText xml:space="preserve"> PAGEREF _Toc434956139 \h </w:instrText>
        </w:r>
        <w:r>
          <w:rPr>
            <w:webHidden/>
          </w:rPr>
        </w:r>
        <w:r>
          <w:rPr>
            <w:webHidden/>
          </w:rPr>
          <w:fldChar w:fldCharType="separate"/>
        </w:r>
        <w:r w:rsidR="00CC6C47">
          <w:rPr>
            <w:webHidden/>
          </w:rPr>
          <w:t>63</w:t>
        </w:r>
        <w:r>
          <w:rPr>
            <w:webHidden/>
          </w:rPr>
          <w:fldChar w:fldCharType="end"/>
        </w:r>
      </w:hyperlink>
    </w:p>
    <w:p w:rsidR="00CC6C47" w:rsidRDefault="00636176">
      <w:pPr>
        <w:pStyle w:val="Inhopg1"/>
        <w:rPr>
          <w:rFonts w:asciiTheme="minorHAnsi" w:eastAsiaTheme="minorEastAsia" w:hAnsiTheme="minorHAnsi" w:cstheme="minorBidi"/>
          <w:noProof/>
          <w:sz w:val="22"/>
          <w:szCs w:val="22"/>
        </w:rPr>
      </w:pPr>
      <w:hyperlink w:anchor="_Toc434956140" w:history="1">
        <w:r w:rsidR="00CC6C47" w:rsidRPr="00854964">
          <w:rPr>
            <w:rStyle w:val="Hyperlink"/>
            <w:noProof/>
          </w:rPr>
          <w:t>Levering</w:t>
        </w:r>
        <w:r w:rsidR="00CC6C47">
          <w:rPr>
            <w:noProof/>
            <w:webHidden/>
          </w:rPr>
          <w:tab/>
        </w:r>
        <w:r>
          <w:rPr>
            <w:noProof/>
            <w:webHidden/>
          </w:rPr>
          <w:fldChar w:fldCharType="begin"/>
        </w:r>
        <w:r w:rsidR="00CC6C47">
          <w:rPr>
            <w:noProof/>
            <w:webHidden/>
          </w:rPr>
          <w:instrText xml:space="preserve"> PAGEREF _Toc434956140 \h </w:instrText>
        </w:r>
        <w:r>
          <w:rPr>
            <w:noProof/>
            <w:webHidden/>
          </w:rPr>
        </w:r>
        <w:r>
          <w:rPr>
            <w:noProof/>
            <w:webHidden/>
          </w:rPr>
          <w:fldChar w:fldCharType="separate"/>
        </w:r>
        <w:r w:rsidR="00CC6C47">
          <w:rPr>
            <w:noProof/>
            <w:webHidden/>
          </w:rPr>
          <w:t>64</w:t>
        </w:r>
        <w:r>
          <w:rPr>
            <w:noProof/>
            <w:webHidden/>
          </w:rPr>
          <w:fldChar w:fldCharType="end"/>
        </w:r>
      </w:hyperlink>
    </w:p>
    <w:p w:rsidR="00CC6C47" w:rsidRDefault="00636176">
      <w:pPr>
        <w:pStyle w:val="Inhopg2"/>
        <w:rPr>
          <w:rFonts w:asciiTheme="minorHAnsi" w:eastAsiaTheme="minorEastAsia" w:hAnsiTheme="minorHAnsi" w:cstheme="minorBidi"/>
          <w:sz w:val="22"/>
          <w:szCs w:val="22"/>
        </w:rPr>
      </w:pPr>
      <w:hyperlink w:anchor="_Toc434956141" w:history="1">
        <w:r w:rsidR="00CC6C47" w:rsidRPr="00854964">
          <w:rPr>
            <w:rStyle w:val="Hyperlink"/>
          </w:rPr>
          <w:t>7.1</w:t>
        </w:r>
        <w:r w:rsidR="00CC6C47">
          <w:rPr>
            <w:rFonts w:asciiTheme="minorHAnsi" w:eastAsiaTheme="minorEastAsia" w:hAnsiTheme="minorHAnsi" w:cstheme="minorBidi"/>
            <w:sz w:val="22"/>
            <w:szCs w:val="22"/>
          </w:rPr>
          <w:tab/>
        </w:r>
        <w:r w:rsidR="00CC6C47" w:rsidRPr="00854964">
          <w:rPr>
            <w:rStyle w:val="Hyperlink"/>
          </w:rPr>
          <w:t>Leveringsmedium.</w:t>
        </w:r>
        <w:r w:rsidR="00CC6C47">
          <w:rPr>
            <w:webHidden/>
          </w:rPr>
          <w:tab/>
        </w:r>
        <w:r>
          <w:rPr>
            <w:webHidden/>
          </w:rPr>
          <w:fldChar w:fldCharType="begin"/>
        </w:r>
        <w:r w:rsidR="00CC6C47">
          <w:rPr>
            <w:webHidden/>
          </w:rPr>
          <w:instrText xml:space="preserve"> PAGEREF _Toc434956141 \h </w:instrText>
        </w:r>
        <w:r>
          <w:rPr>
            <w:webHidden/>
          </w:rPr>
        </w:r>
        <w:r>
          <w:rPr>
            <w:webHidden/>
          </w:rPr>
          <w:fldChar w:fldCharType="separate"/>
        </w:r>
        <w:r w:rsidR="00CC6C47">
          <w:rPr>
            <w:webHidden/>
          </w:rPr>
          <w:t>64</w:t>
        </w:r>
        <w:r>
          <w:rPr>
            <w:webHidden/>
          </w:rPr>
          <w:fldChar w:fldCharType="end"/>
        </w:r>
      </w:hyperlink>
    </w:p>
    <w:p w:rsidR="00CC6C47" w:rsidRDefault="00636176">
      <w:pPr>
        <w:pStyle w:val="Inhopg2"/>
        <w:rPr>
          <w:rFonts w:asciiTheme="minorHAnsi" w:eastAsiaTheme="minorEastAsia" w:hAnsiTheme="minorHAnsi" w:cstheme="minorBidi"/>
          <w:sz w:val="22"/>
          <w:szCs w:val="22"/>
        </w:rPr>
      </w:pPr>
      <w:hyperlink w:anchor="_Toc434956142" w:history="1">
        <w:r w:rsidR="00CC6C47" w:rsidRPr="00854964">
          <w:rPr>
            <w:rStyle w:val="Hyperlink"/>
          </w:rPr>
          <w:t>7.2</w:t>
        </w:r>
        <w:r w:rsidR="00CC6C47">
          <w:rPr>
            <w:rFonts w:asciiTheme="minorHAnsi" w:eastAsiaTheme="minorEastAsia" w:hAnsiTheme="minorHAnsi" w:cstheme="minorBidi"/>
            <w:sz w:val="22"/>
            <w:szCs w:val="22"/>
          </w:rPr>
          <w:tab/>
        </w:r>
        <w:r w:rsidR="00CC6C47" w:rsidRPr="00854964">
          <w:rPr>
            <w:rStyle w:val="Hyperlink"/>
          </w:rPr>
          <w:t>Formaten (encodings).</w:t>
        </w:r>
        <w:r w:rsidR="00CC6C47">
          <w:rPr>
            <w:webHidden/>
          </w:rPr>
          <w:tab/>
        </w:r>
        <w:r>
          <w:rPr>
            <w:webHidden/>
          </w:rPr>
          <w:fldChar w:fldCharType="begin"/>
        </w:r>
        <w:r w:rsidR="00CC6C47">
          <w:rPr>
            <w:webHidden/>
          </w:rPr>
          <w:instrText xml:space="preserve"> PAGEREF _Toc434956142 \h </w:instrText>
        </w:r>
        <w:r>
          <w:rPr>
            <w:webHidden/>
          </w:rPr>
        </w:r>
        <w:r>
          <w:rPr>
            <w:webHidden/>
          </w:rPr>
          <w:fldChar w:fldCharType="separate"/>
        </w:r>
        <w:r w:rsidR="00CC6C47">
          <w:rPr>
            <w:webHidden/>
          </w:rPr>
          <w:t>64</w:t>
        </w:r>
        <w:r>
          <w:rPr>
            <w:webHidden/>
          </w:rPr>
          <w:fldChar w:fldCharType="end"/>
        </w:r>
      </w:hyperlink>
    </w:p>
    <w:p w:rsidR="00CC6C47" w:rsidRDefault="00636176">
      <w:pPr>
        <w:pStyle w:val="Inhopg1"/>
        <w:rPr>
          <w:rFonts w:asciiTheme="minorHAnsi" w:eastAsiaTheme="minorEastAsia" w:hAnsiTheme="minorHAnsi" w:cstheme="minorBidi"/>
          <w:noProof/>
          <w:sz w:val="22"/>
          <w:szCs w:val="22"/>
        </w:rPr>
      </w:pPr>
      <w:hyperlink w:anchor="_Toc434956143" w:history="1">
        <w:r w:rsidR="00CC6C47" w:rsidRPr="00854964">
          <w:rPr>
            <w:rStyle w:val="Hyperlink"/>
            <w:noProof/>
          </w:rPr>
          <w:t>Visualisatie</w:t>
        </w:r>
        <w:r w:rsidR="00CC6C47">
          <w:rPr>
            <w:noProof/>
            <w:webHidden/>
          </w:rPr>
          <w:tab/>
        </w:r>
        <w:r>
          <w:rPr>
            <w:noProof/>
            <w:webHidden/>
          </w:rPr>
          <w:fldChar w:fldCharType="begin"/>
        </w:r>
        <w:r w:rsidR="00CC6C47">
          <w:rPr>
            <w:noProof/>
            <w:webHidden/>
          </w:rPr>
          <w:instrText xml:space="preserve"> PAGEREF _Toc434956143 \h </w:instrText>
        </w:r>
        <w:r>
          <w:rPr>
            <w:noProof/>
            <w:webHidden/>
          </w:rPr>
        </w:r>
        <w:r>
          <w:rPr>
            <w:noProof/>
            <w:webHidden/>
          </w:rPr>
          <w:fldChar w:fldCharType="separate"/>
        </w:r>
        <w:r w:rsidR="00CC6C47">
          <w:rPr>
            <w:noProof/>
            <w:webHidden/>
          </w:rPr>
          <w:t>65</w:t>
        </w:r>
        <w:r>
          <w:rPr>
            <w:noProof/>
            <w:webHidden/>
          </w:rPr>
          <w:fldChar w:fldCharType="end"/>
        </w:r>
      </w:hyperlink>
    </w:p>
    <w:p w:rsidR="00CC6C47" w:rsidRDefault="00636176">
      <w:pPr>
        <w:pStyle w:val="Inhopg1"/>
        <w:rPr>
          <w:rFonts w:asciiTheme="minorHAnsi" w:eastAsiaTheme="minorEastAsia" w:hAnsiTheme="minorHAnsi" w:cstheme="minorBidi"/>
          <w:noProof/>
          <w:sz w:val="22"/>
          <w:szCs w:val="22"/>
        </w:rPr>
      </w:pPr>
      <w:hyperlink w:anchor="_Toc434956144" w:history="1">
        <w:r w:rsidR="00CC6C47" w:rsidRPr="00854964">
          <w:rPr>
            <w:rStyle w:val="Hyperlink"/>
            <w:noProof/>
          </w:rPr>
          <w:t>Bibliografie</w:t>
        </w:r>
        <w:r w:rsidR="00CC6C47">
          <w:rPr>
            <w:noProof/>
            <w:webHidden/>
          </w:rPr>
          <w:tab/>
        </w:r>
        <w:r>
          <w:rPr>
            <w:noProof/>
            <w:webHidden/>
          </w:rPr>
          <w:fldChar w:fldCharType="begin"/>
        </w:r>
        <w:r w:rsidR="00CC6C47">
          <w:rPr>
            <w:noProof/>
            <w:webHidden/>
          </w:rPr>
          <w:instrText xml:space="preserve"> PAGEREF _Toc434956144 \h </w:instrText>
        </w:r>
        <w:r>
          <w:rPr>
            <w:noProof/>
            <w:webHidden/>
          </w:rPr>
        </w:r>
        <w:r>
          <w:rPr>
            <w:noProof/>
            <w:webHidden/>
          </w:rPr>
          <w:fldChar w:fldCharType="separate"/>
        </w:r>
        <w:r w:rsidR="00CC6C47">
          <w:rPr>
            <w:noProof/>
            <w:webHidden/>
          </w:rPr>
          <w:t>66</w:t>
        </w:r>
        <w:r>
          <w:rPr>
            <w:noProof/>
            <w:webHidden/>
          </w:rPr>
          <w:fldChar w:fldCharType="end"/>
        </w:r>
      </w:hyperlink>
    </w:p>
    <w:p w:rsidR="00CC6C47" w:rsidRDefault="00636176">
      <w:pPr>
        <w:pStyle w:val="Inhopg1"/>
        <w:rPr>
          <w:rFonts w:asciiTheme="minorHAnsi" w:eastAsiaTheme="minorEastAsia" w:hAnsiTheme="minorHAnsi" w:cstheme="minorBidi"/>
          <w:noProof/>
          <w:sz w:val="22"/>
          <w:szCs w:val="22"/>
        </w:rPr>
      </w:pPr>
      <w:hyperlink w:anchor="_Toc434956145" w:history="1">
        <w:r w:rsidR="00CC6C47" w:rsidRPr="00854964">
          <w:rPr>
            <w:rStyle w:val="Hyperlink"/>
            <w:noProof/>
          </w:rPr>
          <w:t>Bijlage 1: IMKL1.1 (2012)</w:t>
        </w:r>
        <w:r w:rsidR="00CC6C47">
          <w:rPr>
            <w:noProof/>
            <w:webHidden/>
          </w:rPr>
          <w:tab/>
        </w:r>
        <w:r>
          <w:rPr>
            <w:noProof/>
            <w:webHidden/>
          </w:rPr>
          <w:fldChar w:fldCharType="begin"/>
        </w:r>
        <w:r w:rsidR="00CC6C47">
          <w:rPr>
            <w:noProof/>
            <w:webHidden/>
          </w:rPr>
          <w:instrText xml:space="preserve"> PAGEREF _Toc434956145 \h </w:instrText>
        </w:r>
        <w:r>
          <w:rPr>
            <w:noProof/>
            <w:webHidden/>
          </w:rPr>
        </w:r>
        <w:r>
          <w:rPr>
            <w:noProof/>
            <w:webHidden/>
          </w:rPr>
          <w:fldChar w:fldCharType="separate"/>
        </w:r>
        <w:r w:rsidR="00CC6C47">
          <w:rPr>
            <w:noProof/>
            <w:webHidden/>
          </w:rPr>
          <w:t>67</w:t>
        </w:r>
        <w:r>
          <w:rPr>
            <w:noProof/>
            <w:webHidden/>
          </w:rPr>
          <w:fldChar w:fldCharType="end"/>
        </w:r>
      </w:hyperlink>
    </w:p>
    <w:p w:rsidR="00CC6C47" w:rsidRDefault="00636176">
      <w:pPr>
        <w:pStyle w:val="Inhopg1"/>
        <w:rPr>
          <w:rFonts w:asciiTheme="minorHAnsi" w:eastAsiaTheme="minorEastAsia" w:hAnsiTheme="minorHAnsi" w:cstheme="minorBidi"/>
          <w:noProof/>
          <w:sz w:val="22"/>
          <w:szCs w:val="22"/>
        </w:rPr>
      </w:pPr>
      <w:hyperlink w:anchor="_Toc434956146" w:history="1">
        <w:r w:rsidR="00CC6C47" w:rsidRPr="00854964">
          <w:rPr>
            <w:rStyle w:val="Hyperlink"/>
            <w:noProof/>
          </w:rPr>
          <w:t>Bijlage 2: IMKL2015 waardelijsten.</w:t>
        </w:r>
        <w:r w:rsidR="00CC6C47">
          <w:rPr>
            <w:noProof/>
            <w:webHidden/>
          </w:rPr>
          <w:tab/>
        </w:r>
        <w:r>
          <w:rPr>
            <w:noProof/>
            <w:webHidden/>
          </w:rPr>
          <w:fldChar w:fldCharType="begin"/>
        </w:r>
        <w:r w:rsidR="00CC6C47">
          <w:rPr>
            <w:noProof/>
            <w:webHidden/>
          </w:rPr>
          <w:instrText xml:space="preserve"> PAGEREF _Toc434956146 \h </w:instrText>
        </w:r>
        <w:r>
          <w:rPr>
            <w:noProof/>
            <w:webHidden/>
          </w:rPr>
        </w:r>
        <w:r>
          <w:rPr>
            <w:noProof/>
            <w:webHidden/>
          </w:rPr>
          <w:fldChar w:fldCharType="separate"/>
        </w:r>
        <w:r w:rsidR="00CC6C47">
          <w:rPr>
            <w:noProof/>
            <w:webHidden/>
          </w:rPr>
          <w:t>68</w:t>
        </w:r>
        <w:r>
          <w:rPr>
            <w:noProof/>
            <w:webHidden/>
          </w:rPr>
          <w:fldChar w:fldCharType="end"/>
        </w:r>
      </w:hyperlink>
    </w:p>
    <w:p w:rsidR="00CC6C47" w:rsidRDefault="00636176">
      <w:pPr>
        <w:pStyle w:val="Inhopg1"/>
        <w:rPr>
          <w:rFonts w:asciiTheme="minorHAnsi" w:eastAsiaTheme="minorEastAsia" w:hAnsiTheme="minorHAnsi" w:cstheme="minorBidi"/>
          <w:noProof/>
          <w:sz w:val="22"/>
          <w:szCs w:val="22"/>
        </w:rPr>
      </w:pPr>
      <w:hyperlink w:anchor="_Toc434956147" w:history="1">
        <w:r w:rsidR="00CC6C47" w:rsidRPr="00854964">
          <w:rPr>
            <w:rStyle w:val="Hyperlink"/>
            <w:noProof/>
          </w:rPr>
          <w:t>Bijlage 3: Toelichting op geometriemodel.</w:t>
        </w:r>
        <w:r w:rsidR="00CC6C47">
          <w:rPr>
            <w:noProof/>
            <w:webHidden/>
          </w:rPr>
          <w:tab/>
        </w:r>
        <w:r>
          <w:rPr>
            <w:noProof/>
            <w:webHidden/>
          </w:rPr>
          <w:fldChar w:fldCharType="begin"/>
        </w:r>
        <w:r w:rsidR="00CC6C47">
          <w:rPr>
            <w:noProof/>
            <w:webHidden/>
          </w:rPr>
          <w:instrText xml:space="preserve"> PAGEREF _Toc434956147 \h </w:instrText>
        </w:r>
        <w:r>
          <w:rPr>
            <w:noProof/>
            <w:webHidden/>
          </w:rPr>
        </w:r>
        <w:r>
          <w:rPr>
            <w:noProof/>
            <w:webHidden/>
          </w:rPr>
          <w:fldChar w:fldCharType="separate"/>
        </w:r>
        <w:r w:rsidR="00CC6C47">
          <w:rPr>
            <w:noProof/>
            <w:webHidden/>
          </w:rPr>
          <w:t>68</w:t>
        </w:r>
        <w:r>
          <w:rPr>
            <w:noProof/>
            <w:webHidden/>
          </w:rPr>
          <w:fldChar w:fldCharType="end"/>
        </w:r>
      </w:hyperlink>
    </w:p>
    <w:p w:rsidR="00085436" w:rsidRDefault="00636176"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77" w:name="_Toc434956059"/>
      <w:r>
        <w:t>Inleiding en leeswijzer.</w:t>
      </w:r>
      <w:bookmarkEnd w:id="77"/>
    </w:p>
    <w:p w:rsidR="00387DE5" w:rsidRPr="00F3608E" w:rsidRDefault="00F3608E" w:rsidP="0065371C">
      <w:r w:rsidRPr="00F3608E">
        <w:t xml:space="preserve">De dataspecificatie omvat een </w:t>
      </w:r>
      <w:del w:id="78" w:author="pjanssen" w:date="2015-11-10T21:47:00Z">
        <w:r w:rsidRPr="00F3608E" w:rsidDel="009C2B75">
          <w:delText xml:space="preserve">drietal </w:delText>
        </w:r>
      </w:del>
      <w:ins w:id="79" w:author="pjanssen" w:date="2015-11-10T21:47:00Z">
        <w:r w:rsidR="009C2B75">
          <w:t>vier</w:t>
        </w:r>
        <w:r w:rsidR="009C2B75" w:rsidRPr="00F3608E">
          <w:t xml:space="preserve">tal </w:t>
        </w:r>
      </w:ins>
      <w:r w:rsidRPr="00F3608E">
        <w:t>documenten</w:t>
      </w:r>
      <w:r>
        <w:t xml:space="preserve"> waarvan dit het hoofddocument is. Hiernaast is er een document waarin de objectcatalogus is opgenomen, IMKL2015 – Objectcatalogus</w:t>
      </w:r>
      <w:ins w:id="80" w:author="pjanssen" w:date="2015-11-10T15:32:00Z">
        <w:r w:rsidR="008E0649">
          <w:t xml:space="preserve">, een document voor de visualisatie, </w:t>
        </w:r>
      </w:ins>
      <w:ins w:id="81" w:author="pjanssen" w:date="2015-11-10T15:33:00Z">
        <w:r w:rsidR="00E70583">
          <w:t>Handreiking visualisatie</w:t>
        </w:r>
        <w:r w:rsidR="00E70583" w:rsidRPr="00E51DFC">
          <w:t xml:space="preserve"> – IMKL2015</w:t>
        </w:r>
        <w:r w:rsidR="00E70583">
          <w:t>,</w:t>
        </w:r>
      </w:ins>
      <w:ins w:id="82" w:author="pjanssen" w:date="2015-11-10T15:32:00Z">
        <w:r w:rsidR="008E0649">
          <w:t xml:space="preserve"> </w:t>
        </w:r>
      </w:ins>
      <w:del w:id="83" w:author="pjanssen" w:date="2015-11-10T15:31:00Z">
        <w:r w:rsidDel="008E0649">
          <w:delText xml:space="preserve">, </w:delText>
        </w:r>
      </w:del>
      <w:r>
        <w:t>en een apart document met de in de waardelijsten opgenomen waarden. Het laatste is voorlopig alleen beschikbaar in een Excel bestand.</w:t>
      </w:r>
    </w:p>
    <w:p w:rsidR="00387DE5" w:rsidRPr="00B37CA0" w:rsidRDefault="00387DE5" w:rsidP="0065371C">
      <w:pPr>
        <w:rPr>
          <w:b/>
          <w:sz w:val="20"/>
          <w:szCs w:val="20"/>
        </w:rPr>
      </w:pPr>
    </w:p>
    <w:p w:rsidR="001E18AC" w:rsidRPr="007C7339" w:rsidRDefault="001E18AC" w:rsidP="002E546F">
      <w:pPr>
        <w:pStyle w:val="Hoofdstukx"/>
        <w:pageBreakBefore/>
        <w:spacing w:line="240" w:lineRule="atLeast"/>
      </w:pPr>
      <w:bookmarkStart w:id="84" w:name="_Toc188091997"/>
    </w:p>
    <w:p w:rsidR="00BB25BB" w:rsidRPr="007C7339" w:rsidRDefault="00576E1A" w:rsidP="007C7339">
      <w:pPr>
        <w:pStyle w:val="Hoofdstuktitel"/>
        <w:spacing w:line="240" w:lineRule="atLeast"/>
      </w:pPr>
      <w:bookmarkStart w:id="85" w:name="_Toc434956060"/>
      <w:bookmarkEnd w:id="84"/>
      <w:r>
        <w:t>Scope</w:t>
      </w:r>
      <w:bookmarkEnd w:id="85"/>
    </w:p>
    <w:p w:rsidR="00AA1364" w:rsidRPr="007C7339" w:rsidRDefault="00576E1A" w:rsidP="007C7339">
      <w:pPr>
        <w:pStyle w:val="Paragraaftitel"/>
        <w:spacing w:line="240" w:lineRule="atLeast"/>
      </w:pPr>
      <w:bookmarkStart w:id="86" w:name="_Toc434956061"/>
      <w:r>
        <w:t>Scope</w:t>
      </w:r>
      <w:ins w:id="87" w:author="pjanssen" w:date="2015-11-09T23:16:00Z">
        <w:r w:rsidR="00283BD6">
          <w:t>.</w:t>
        </w:r>
      </w:ins>
      <w:bookmarkEnd w:id="86"/>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rPr>
          <w:ins w:id="88" w:author="pjanssen" w:date="2015-06-18T12:16:00Z"/>
        </w:rPr>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65528A" w:rsidRDefault="0065528A">
      <w:pPr>
        <w:pStyle w:val="Lijstalinea"/>
        <w:spacing w:line="240" w:lineRule="atLeast"/>
        <w:ind w:left="567"/>
        <w:contextualSpacing w:val="0"/>
        <w:jc w:val="left"/>
        <w:rPr>
          <w:ins w:id="89" w:author="pjanssen" w:date="2015-06-18T12:16:00Z"/>
        </w:rPr>
        <w:pPrChange w:id="90" w:author="pjanssen" w:date="2015-06-18T12:16:00Z">
          <w:pPr>
            <w:pStyle w:val="Lijstalinea"/>
            <w:numPr>
              <w:numId w:val="30"/>
            </w:numPr>
            <w:spacing w:line="240" w:lineRule="atLeast"/>
            <w:ind w:left="567" w:hanging="567"/>
            <w:contextualSpacing w:val="0"/>
            <w:jc w:val="left"/>
          </w:pPr>
        </w:pPrChange>
      </w:pPr>
    </w:p>
    <w:p w:rsidR="0065528A" w:rsidRDefault="002D1C0D">
      <w:pPr>
        <w:spacing w:line="240" w:lineRule="atLeast"/>
        <w:jc w:val="left"/>
        <w:rPr>
          <w:ins w:id="91" w:author="pjanssen" w:date="2015-06-18T12:17:00Z"/>
          <w:rPrChange w:id="92" w:author="pjanssen" w:date="2015-11-06T15:07:00Z">
            <w:rPr>
              <w:ins w:id="93" w:author="pjanssen" w:date="2015-06-18T12:17:00Z"/>
              <w:b/>
            </w:rPr>
          </w:rPrChange>
        </w:rPr>
        <w:pPrChange w:id="94" w:author="pjanssen" w:date="2015-06-18T12:16:00Z">
          <w:pPr>
            <w:pStyle w:val="Lijstalinea"/>
            <w:numPr>
              <w:numId w:val="30"/>
            </w:numPr>
            <w:spacing w:line="240" w:lineRule="atLeast"/>
            <w:ind w:left="360" w:hanging="360"/>
            <w:contextualSpacing w:val="0"/>
            <w:jc w:val="left"/>
          </w:pPr>
        </w:pPrChange>
      </w:pPr>
      <w:ins w:id="95" w:author="pjanssen" w:date="2015-06-18T12:14:00Z">
        <w:r w:rsidRPr="009C7103">
          <w:t>De volgende geb</w:t>
        </w:r>
      </w:ins>
      <w:ins w:id="96" w:author="pjanssen" w:date="2015-06-18T12:15:00Z">
        <w:r w:rsidRPr="009C7103">
          <w:t>rui</w:t>
        </w:r>
      </w:ins>
      <w:ins w:id="97" w:author="pjanssen" w:date="2015-06-18T12:14:00Z">
        <w:r w:rsidRPr="009C7103">
          <w:t>kstoepassing is nog niet operationeel in IMKL2015 verwerkt.</w:t>
        </w:r>
      </w:ins>
      <w:ins w:id="98" w:author="pjanssen" w:date="2015-06-18T12:15:00Z">
        <w:r w:rsidRPr="009C7103">
          <w:t xml:space="preserve"> Er is voor nu nog een onvoldoende beschreven toepassing. Er is wel al een experimenteel diagram toegevoegd om de gedachte te bepalen.</w:t>
        </w:r>
      </w:ins>
    </w:p>
    <w:p w:rsidR="0065528A" w:rsidRDefault="0065528A">
      <w:pPr>
        <w:spacing w:line="240" w:lineRule="atLeast"/>
        <w:jc w:val="left"/>
        <w:pPrChange w:id="99" w:author="pjanssen" w:date="2015-06-18T12:16:00Z">
          <w:pPr>
            <w:pStyle w:val="Lijstalinea"/>
            <w:numPr>
              <w:numId w:val="30"/>
            </w:numPr>
            <w:spacing w:line="240" w:lineRule="atLeast"/>
            <w:ind w:left="360" w:hanging="360"/>
            <w:contextualSpacing w:val="0"/>
            <w:jc w:val="left"/>
          </w:pPr>
        </w:pPrChange>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100" w:name="_Toc434956062"/>
      <w:r>
        <w:t>Over</w:t>
      </w:r>
      <w:r w:rsidR="00D0633C">
        <w:t>zicht</w:t>
      </w:r>
      <w:bookmarkEnd w:id="100"/>
    </w:p>
    <w:p w:rsidR="003C4DDF" w:rsidRDefault="00576E1A" w:rsidP="007C7339">
      <w:pPr>
        <w:pStyle w:val="Paragraaftitel"/>
        <w:spacing w:line="240" w:lineRule="atLeast"/>
      </w:pPr>
      <w:bookmarkStart w:id="101" w:name="_Toc434956063"/>
      <w:r>
        <w:t>Naam en Acroniemen</w:t>
      </w:r>
      <w:ins w:id="102" w:author="pjanssen" w:date="2015-11-09T23:16:00Z">
        <w:r w:rsidR="00283BD6">
          <w:t>.</w:t>
        </w:r>
      </w:ins>
      <w:bookmarkEnd w:id="101"/>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103" w:name="_Toc434956064"/>
      <w:r>
        <w:t>Informele beschrijving</w:t>
      </w:r>
      <w:ins w:id="104" w:author="pjanssen" w:date="2015-11-09T23:16:00Z">
        <w:r w:rsidR="00283BD6">
          <w:t>.</w:t>
        </w:r>
      </w:ins>
      <w:bookmarkEnd w:id="103"/>
    </w:p>
    <w:p w:rsidR="00E548CF" w:rsidRPr="00653DF3" w:rsidRDefault="00E548CF" w:rsidP="00E548CF">
      <w:pPr>
        <w:pStyle w:val="subparagraaftitel"/>
      </w:pPr>
      <w:bookmarkStart w:id="105" w:name="_Toc434956065"/>
      <w:r w:rsidRPr="00653DF3">
        <w:t>Definitie</w:t>
      </w:r>
      <w:ins w:id="106" w:author="pjanssen" w:date="2015-11-09T23:16:00Z">
        <w:r w:rsidR="00283BD6">
          <w:t>.</w:t>
        </w:r>
      </w:ins>
      <w:bookmarkEnd w:id="105"/>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107" w:name="_Toc434956066"/>
      <w:r>
        <w:t>Beschrijving</w:t>
      </w:r>
      <w:ins w:id="108" w:author="pjanssen" w:date="2015-11-09T23:16:00Z">
        <w:r w:rsidR="00283BD6">
          <w:t>.</w:t>
        </w:r>
      </w:ins>
      <w:bookmarkEnd w:id="107"/>
    </w:p>
    <w:p w:rsidR="00CD2268" w:rsidDel="006C0D48" w:rsidRDefault="00CD2268" w:rsidP="00E548CF">
      <w:pPr>
        <w:spacing w:line="240" w:lineRule="atLeast"/>
        <w:jc w:val="left"/>
        <w:rPr>
          <w:del w:id="109" w:author="pjanssen" w:date="2015-11-09T23:22:00Z"/>
        </w:rPr>
      </w:pPr>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ins w:id="110" w:author="pjanssen" w:date="2015-11-06T15:09:00Z">
        <w:r w:rsidR="009C7103">
          <w:t>-</w:t>
        </w:r>
      </w:ins>
      <w:r w:rsidR="00F4539E">
        <w:t>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rPr>
          <w:ins w:id="111" w:author="pjanssen" w:date="2015-11-06T15:09:00Z"/>
        </w:rPr>
      </w:pPr>
    </w:p>
    <w:p w:rsidR="009C7103" w:rsidRDefault="00636176" w:rsidP="00253F30">
      <w:pPr>
        <w:spacing w:line="240" w:lineRule="atLeast"/>
        <w:jc w:val="left"/>
      </w:pPr>
      <w:ins w:id="112" w:author="pjanssen" w:date="2015-11-06T15:09:00Z">
        <w:r w:rsidRPr="00636176">
          <w:rPr>
            <w:highlight w:val="yellow"/>
            <w:rPrChange w:id="113" w:author="pjanssen" w:date="2015-11-10T18:01:00Z">
              <w:rPr>
                <w:color w:val="0000FF"/>
                <w:u w:val="single"/>
              </w:rPr>
            </w:rPrChange>
          </w:rPr>
          <w:t xml:space="preserve">Bij de implementatie van IMKL2015 </w:t>
        </w:r>
      </w:ins>
      <w:ins w:id="114" w:author="pjanssen" w:date="2015-11-06T15:10:00Z">
        <w:r w:rsidRPr="00636176">
          <w:rPr>
            <w:highlight w:val="yellow"/>
            <w:rPrChange w:id="115" w:author="pjanssen" w:date="2015-11-10T18:01:00Z">
              <w:rPr>
                <w:color w:val="0000FF"/>
                <w:u w:val="single"/>
              </w:rPr>
            </w:rPrChange>
          </w:rPr>
          <w:t>word</w:t>
        </w:r>
      </w:ins>
      <w:ins w:id="116" w:author="pjanssen" w:date="2015-11-06T15:11:00Z">
        <w:r w:rsidRPr="00636176">
          <w:rPr>
            <w:highlight w:val="yellow"/>
            <w:rPrChange w:id="117" w:author="pjanssen" w:date="2015-11-10T18:01:00Z">
              <w:rPr>
                <w:color w:val="0000FF"/>
                <w:u w:val="single"/>
              </w:rPr>
            </w:rPrChange>
          </w:rPr>
          <w:t>t</w:t>
        </w:r>
      </w:ins>
      <w:ins w:id="118" w:author="pjanssen" w:date="2015-11-06T15:10:00Z">
        <w:r w:rsidRPr="00636176">
          <w:rPr>
            <w:highlight w:val="yellow"/>
            <w:rPrChange w:id="119" w:author="pjanssen" w:date="2015-11-10T18:01:00Z">
              <w:rPr>
                <w:color w:val="0000FF"/>
                <w:u w:val="single"/>
              </w:rPr>
            </w:rPrChange>
          </w:rPr>
          <w:t xml:space="preserve"> er voor elk dataleveringsproces </w:t>
        </w:r>
      </w:ins>
      <w:ins w:id="120" w:author="pjanssen" w:date="2015-11-06T15:11:00Z">
        <w:r w:rsidRPr="00636176">
          <w:rPr>
            <w:highlight w:val="yellow"/>
            <w:rPrChange w:id="121" w:author="pjanssen" w:date="2015-11-10T18:01:00Z">
              <w:rPr>
                <w:color w:val="0000FF"/>
                <w:u w:val="single"/>
              </w:rPr>
            </w:rPrChange>
          </w:rPr>
          <w:t xml:space="preserve">een apart profiel gemaakt. Elk profiel bevat alleen die informatie die bij dat profiel hoort. </w:t>
        </w:r>
      </w:ins>
      <w:ins w:id="122" w:author="pjanssen" w:date="2015-11-06T15:12:00Z">
        <w:r w:rsidRPr="00636176">
          <w:rPr>
            <w:highlight w:val="yellow"/>
            <w:rPrChange w:id="123" w:author="pjanssen" w:date="2015-11-10T18:01:00Z">
              <w:rPr>
                <w:color w:val="0000FF"/>
                <w:u w:val="single"/>
              </w:rPr>
            </w:rPrChange>
          </w:rPr>
          <w:t>Zo is er een WION profiel, een SWater profiel, een BevB profiel en een EC61 profiel.</w:t>
        </w:r>
      </w:ins>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del w:id="124" w:author="pjanssen" w:date="2015-11-09T15:16:00Z">
        <w:r w:rsidRPr="00514379" w:rsidDel="00D657E0">
          <w:delText xml:space="preserve">US </w:delText>
        </w:r>
      </w:del>
      <w:ins w:id="125" w:author="pjanssen" w:date="2015-11-09T15:16:00Z">
        <w:r w:rsidR="00D657E0" w:rsidRPr="00514379">
          <w:t>U</w:t>
        </w:r>
        <w:r w:rsidR="00D657E0">
          <w:t>tility networks</w:t>
        </w:r>
        <w:r w:rsidR="00D657E0" w:rsidRPr="00514379">
          <w:t xml:space="preserve"> </w:t>
        </w:r>
      </w:ins>
      <w:r w:rsidRPr="00514379">
        <w:t>(bestaat al), IMWION,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del w:id="126" w:author="pjanssen" w:date="2015-11-09T15:16:00Z">
        <w:r w:rsidRPr="00514379" w:rsidDel="00D657E0">
          <w:delText xml:space="preserve">US </w:delText>
        </w:r>
      </w:del>
      <w:ins w:id="127" w:author="pjanssen" w:date="2015-11-09T15:16:00Z">
        <w:r w:rsidR="00D657E0" w:rsidRPr="00514379">
          <w:t>U</w:t>
        </w:r>
        <w:r w:rsidR="00D657E0">
          <w:t>tility networks</w:t>
        </w:r>
        <w:r w:rsidR="00D657E0" w:rsidRPr="00514379">
          <w:t xml:space="preserve"> </w:t>
        </w:r>
      </w:ins>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del w:id="128" w:author="pjanssen" w:date="2015-11-09T15:16:00Z">
        <w:r w:rsidRPr="00514379" w:rsidDel="00D657E0">
          <w:delText xml:space="preserve">US </w:delText>
        </w:r>
      </w:del>
      <w:ins w:id="129" w:author="pjanssen" w:date="2015-11-09T15:16:00Z">
        <w:r w:rsidR="00D657E0" w:rsidRPr="00514379">
          <w:t>U</w:t>
        </w:r>
        <w:r w:rsidR="00D657E0">
          <w:t>tility networks</w:t>
        </w:r>
        <w:r w:rsidR="00D657E0" w:rsidRPr="00514379">
          <w:t xml:space="preserve"> </w:t>
        </w:r>
      </w:ins>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w:t>
      </w:r>
      <w:del w:id="130" w:author="pjanssen" w:date="2015-11-06T15:08:00Z">
        <w:r w:rsidRPr="00514379" w:rsidDel="009C7103">
          <w:delText>-</w:delText>
        </w:r>
      </w:del>
      <w:r w:rsidRPr="00514379">
        <w:t>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del w:id="131" w:author="pjanssen" w:date="2015-11-09T15:16:00Z">
        <w:r w:rsidRPr="00514379" w:rsidDel="00D657E0">
          <w:delText xml:space="preserve">US </w:delText>
        </w:r>
      </w:del>
      <w:ins w:id="132" w:author="pjanssen" w:date="2015-11-09T15:16:00Z">
        <w:r w:rsidR="00D657E0" w:rsidRPr="00514379">
          <w:t>U</w:t>
        </w:r>
        <w:r w:rsidR="00D657E0">
          <w:t>tility networks</w:t>
        </w:r>
        <w:r w:rsidR="00D657E0" w:rsidRPr="00514379">
          <w:t xml:space="preserve"> </w:t>
        </w:r>
      </w:ins>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w:t>
      </w:r>
      <w:del w:id="133" w:author="pjanssen" w:date="2015-11-06T15:07:00Z">
        <w:r w:rsidRPr="000D422C" w:rsidDel="009C7103">
          <w:delText xml:space="preserve"> </w:delText>
        </w:r>
      </w:del>
      <w:r w:rsidRPr="000D422C">
        <w:t>elementen.</w:t>
      </w:r>
    </w:p>
    <w:p w:rsidR="001D2BA4" w:rsidRPr="00514379" w:rsidRDefault="00932116" w:rsidP="001D2BA4">
      <w:pPr>
        <w:pStyle w:val="Lijstalinea"/>
        <w:numPr>
          <w:ilvl w:val="0"/>
          <w:numId w:val="36"/>
        </w:numPr>
        <w:spacing w:line="288" w:lineRule="auto"/>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rPr>
          <w:ins w:id="134" w:author="pjanssen" w:date="2015-06-01T10:48:00Z"/>
        </w:rPr>
      </w:pPr>
    </w:p>
    <w:p w:rsidR="00551821" w:rsidRDefault="008275BC" w:rsidP="00253F30">
      <w:pPr>
        <w:spacing w:line="240" w:lineRule="atLeast"/>
        <w:jc w:val="left"/>
        <w:rPr>
          <w:ins w:id="135" w:author="pjanssen" w:date="2015-06-01T11:36:00Z"/>
        </w:rPr>
      </w:pPr>
      <w:ins w:id="136" w:author="pjanssen" w:date="2015-06-01T11:29:00Z">
        <w:r>
          <w:t xml:space="preserve">Het volgende </w:t>
        </w:r>
        <w:r w:rsidR="00FF4402">
          <w:t>figuur schets</w:t>
        </w:r>
      </w:ins>
      <w:ins w:id="137" w:author="pjanssen" w:date="2015-06-01T11:30:00Z">
        <w:r w:rsidR="00FF4402">
          <w:t>t</w:t>
        </w:r>
      </w:ins>
      <w:ins w:id="138" w:author="pjanssen" w:date="2015-06-01T11:29:00Z">
        <w:r w:rsidR="00FF4402">
          <w:t xml:space="preserve"> de data-uitwisseling</w:t>
        </w:r>
      </w:ins>
      <w:ins w:id="139" w:author="pjanssen" w:date="2015-06-01T11:30:00Z">
        <w:r w:rsidR="00FF4402">
          <w:t xml:space="preserve"> </w:t>
        </w:r>
      </w:ins>
      <w:ins w:id="140" w:author="pjanssen" w:date="2015-06-01T11:31:00Z">
        <w:r w:rsidR="00FF4402">
          <w:t xml:space="preserve">voor realisering van het WION en INSPIRE Utilities </w:t>
        </w:r>
      </w:ins>
      <w:ins w:id="141" w:author="pjanssen" w:date="2015-06-01T11:39:00Z">
        <w:r w:rsidR="00FF4402">
          <w:t>voorzieningen</w:t>
        </w:r>
      </w:ins>
      <w:ins w:id="142" w:author="pjanssen" w:date="2015-06-01T11:31:00Z">
        <w:r w:rsidR="00FF4402">
          <w:t xml:space="preserve">. </w:t>
        </w:r>
      </w:ins>
      <w:ins w:id="143" w:author="pjanssen" w:date="2015-06-01T11:42:00Z">
        <w:r w:rsidR="009A432E">
          <w:t xml:space="preserve">Het figuur is </w:t>
        </w:r>
      </w:ins>
      <w:ins w:id="144" w:author="pjanssen" w:date="2015-06-01T16:39:00Z">
        <w:r w:rsidR="00521088">
          <w:t xml:space="preserve">ter illustratie </w:t>
        </w:r>
      </w:ins>
      <w:ins w:id="145" w:author="pjanssen" w:date="2015-06-01T11:42:00Z">
        <w:r w:rsidR="009A432E">
          <w:t xml:space="preserve">en niet normatief voor de implementatie van de voorziening. </w:t>
        </w:r>
      </w:ins>
      <w:ins w:id="146" w:author="pjanssen" w:date="2015-06-01T11:31:00Z">
        <w:r w:rsidR="00FF4402">
          <w:t>E</w:t>
        </w:r>
      </w:ins>
      <w:ins w:id="147" w:author="pjanssen" w:date="2015-06-01T11:32:00Z">
        <w:r w:rsidR="00FF4402">
          <w:t xml:space="preserve">en onderscheid wordt gemaakt </w:t>
        </w:r>
        <w:r w:rsidR="009C7103">
          <w:t>tussen data</w:t>
        </w:r>
      </w:ins>
      <w:ins w:id="148" w:author="pjanssen" w:date="2015-11-06T15:14:00Z">
        <w:r w:rsidR="009C7103">
          <w:t>-</w:t>
        </w:r>
      </w:ins>
      <w:ins w:id="149" w:author="pjanssen" w:date="2015-06-01T11:32:00Z">
        <w:r w:rsidR="009C7103">
          <w:t>uitlevering en data</w:t>
        </w:r>
      </w:ins>
      <w:ins w:id="150" w:author="pjanssen" w:date="2015-11-06T15:14:00Z">
        <w:r w:rsidR="009C7103">
          <w:t>-</w:t>
        </w:r>
      </w:ins>
      <w:ins w:id="151" w:author="pjanssen" w:date="2015-06-01T11:32:00Z">
        <w:r w:rsidR="00FF4402">
          <w:t>aanlevering. Data</w:t>
        </w:r>
      </w:ins>
      <w:ins w:id="152" w:author="pjanssen" w:date="2015-06-01T11:33:00Z">
        <w:r w:rsidR="00FF4402">
          <w:t>-</w:t>
        </w:r>
      </w:ins>
      <w:ins w:id="153" w:author="pjanssen" w:date="2015-06-01T11:32:00Z">
        <w:r w:rsidR="00FF4402">
          <w:t>uitlevering betreft het leveren van data aan de uiteindelijke afnemers, de eindproducten.</w:t>
        </w:r>
      </w:ins>
      <w:ins w:id="154" w:author="pjanssen" w:date="2015-06-01T11:33:00Z">
        <w:r w:rsidR="00FF4402">
          <w:t xml:space="preserve"> Data-aanlevering is de data stroom </w:t>
        </w:r>
      </w:ins>
      <w:ins w:id="155" w:author="pjanssen" w:date="2015-06-01T11:48:00Z">
        <w:r w:rsidR="009A432E">
          <w:t xml:space="preserve">van netbeheerders </w:t>
        </w:r>
      </w:ins>
      <w:ins w:id="156" w:author="pjanssen" w:date="2015-06-01T11:33:00Z">
        <w:r w:rsidR="00FF4402">
          <w:t>die nodig is om tussenproducten of voorzieningen te</w:t>
        </w:r>
      </w:ins>
      <w:ins w:id="157" w:author="pjanssen" w:date="2015-06-01T11:34:00Z">
        <w:r w:rsidR="00FF4402">
          <w:t xml:space="preserve"> </w:t>
        </w:r>
      </w:ins>
      <w:ins w:id="158" w:author="pjanssen" w:date="2015-06-01T11:33:00Z">
        <w:r w:rsidR="00FF4402">
          <w:t>realiseren</w:t>
        </w:r>
      </w:ins>
      <w:ins w:id="159" w:author="pjanssen" w:date="2015-06-01T11:34:00Z">
        <w:r w:rsidR="00FF4402">
          <w:t xml:space="preserve"> die met die gegevens instaat zijn om de </w:t>
        </w:r>
      </w:ins>
      <w:ins w:id="160" w:author="pjanssen" w:date="2015-06-01T11:39:00Z">
        <w:r w:rsidR="00FF4402">
          <w:t>eindproducten</w:t>
        </w:r>
      </w:ins>
      <w:ins w:id="161" w:author="pjanssen" w:date="2015-06-01T11:34:00Z">
        <w:r w:rsidR="00FF4402">
          <w:t xml:space="preserve"> te realiseren. </w:t>
        </w:r>
      </w:ins>
      <w:ins w:id="162" w:author="pjanssen" w:date="2015-06-01T11:35:00Z">
        <w:r w:rsidR="00FF4402">
          <w:t>De IMKL2015 dataspecificatie betreft alleen de beschrijving van de semantiek van het uitleveringsproces</w:t>
        </w:r>
      </w:ins>
      <w:ins w:id="163" w:author="pjanssen" w:date="2015-06-01T11:40:00Z">
        <w:r w:rsidR="009A432E">
          <w:t>. Voor het aanleverproces kan de IMKL2015 specificatie ook een rol spelen</w:t>
        </w:r>
      </w:ins>
      <w:ins w:id="164" w:author="pjanssen" w:date="2015-06-01T11:41:00Z">
        <w:r w:rsidR="009A432E">
          <w:t>, met name bij de met A en B aangegeven datastroom. Dit is echter geen onderwerp in deze specificatie.</w:t>
        </w:r>
      </w:ins>
    </w:p>
    <w:p w:rsidR="00FF4402" w:rsidRDefault="00FF4402" w:rsidP="00253F30">
      <w:pPr>
        <w:spacing w:line="240" w:lineRule="atLeast"/>
        <w:jc w:val="left"/>
        <w:rPr>
          <w:ins w:id="165" w:author="pjanssen" w:date="2015-06-01T11:31:00Z"/>
        </w:rPr>
      </w:pPr>
    </w:p>
    <w:p w:rsidR="00FF4402" w:rsidRDefault="00FF4402" w:rsidP="00253F30">
      <w:pPr>
        <w:spacing w:line="240" w:lineRule="atLeast"/>
        <w:jc w:val="left"/>
        <w:rPr>
          <w:ins w:id="166" w:author="pjanssen" w:date="2015-06-01T10:48:00Z"/>
        </w:rPr>
      </w:pPr>
    </w:p>
    <w:p w:rsidR="00551821" w:rsidRDefault="00551821" w:rsidP="00253F30">
      <w:pPr>
        <w:spacing w:line="240" w:lineRule="atLeast"/>
        <w:jc w:val="left"/>
        <w:rPr>
          <w:ins w:id="167" w:author="pjanssen" w:date="2015-06-01T10:48:00Z"/>
        </w:rPr>
      </w:pPr>
    </w:p>
    <w:p w:rsidR="00551821" w:rsidRDefault="0065528A" w:rsidP="00253F30">
      <w:pPr>
        <w:spacing w:line="240" w:lineRule="atLeast"/>
        <w:jc w:val="left"/>
        <w:rPr>
          <w:ins w:id="168" w:author="pjanssen" w:date="2015-06-01T10:48:00Z"/>
        </w:rPr>
      </w:pPr>
      <w:ins w:id="169" w:author="pjanssen" w:date="2015-06-01T11:59:00Z">
        <w:r>
          <w:rPr>
            <w:noProof/>
            <w:rPrChange w:id="170" w:author="Unknown">
              <w:rPr>
                <w:noProof/>
                <w:color w:val="0000FF"/>
                <w:u w:val="single"/>
              </w:rPr>
            </w:rPrChange>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ins>
    </w:p>
    <w:p w:rsidR="00551821" w:rsidRDefault="00551821" w:rsidP="00253F30">
      <w:pPr>
        <w:spacing w:line="240" w:lineRule="atLeast"/>
        <w:jc w:val="left"/>
      </w:pPr>
    </w:p>
    <w:p w:rsidR="00253F30" w:rsidRPr="0041667C" w:rsidRDefault="009A432E" w:rsidP="00253F30">
      <w:pPr>
        <w:spacing w:line="240" w:lineRule="atLeast"/>
        <w:jc w:val="left"/>
      </w:pPr>
      <w:ins w:id="171" w:author="pjanssen" w:date="2015-06-01T11:43:00Z">
        <w:r>
          <w:t xml:space="preserve">Figuur 3.2: </w:t>
        </w:r>
      </w:ins>
      <w:ins w:id="172" w:author="pjanssen" w:date="2015-06-01T11:57:00Z">
        <w:r w:rsidR="00F14233">
          <w:t xml:space="preserve">Data-uitwisselarchitectuur. </w:t>
        </w:r>
      </w:ins>
      <w:ins w:id="173" w:author="pjanssen" w:date="2015-06-01T11:43:00Z">
        <w:r>
          <w:t>Illustratief figuur</w:t>
        </w:r>
      </w:ins>
      <w:ins w:id="174" w:author="pjanssen" w:date="2015-06-01T11:44:00Z">
        <w:r>
          <w:t xml:space="preserve"> van data-uitwisseling voor realisatie van WION en INSPIRE voorziening. IMKL2015 beschrijft de </w:t>
        </w:r>
      </w:ins>
      <w:ins w:id="175" w:author="pjanssen" w:date="2015-06-01T11:45:00Z">
        <w:r>
          <w:t xml:space="preserve">semantiek van de eindproducten in de data-uitlevering. </w:t>
        </w:r>
      </w:ins>
      <w:ins w:id="176" w:author="pjanssen" w:date="2015-06-01T11:49:00Z">
        <w:r>
          <w:t>De i</w:t>
        </w:r>
      </w:ins>
      <w:ins w:id="177" w:author="pjanssen" w:date="2015-06-01T11:46:00Z">
        <w:r>
          <w:t>nhoud van de d</w:t>
        </w:r>
      </w:ins>
      <w:ins w:id="178" w:author="pjanssen" w:date="2015-06-01T11:45:00Z">
        <w:r>
          <w:t>ata</w:t>
        </w:r>
      </w:ins>
      <w:ins w:id="179" w:author="pjanssen" w:date="2015-06-01T11:49:00Z">
        <w:r>
          <w:t>-</w:t>
        </w:r>
      </w:ins>
      <w:ins w:id="180" w:author="pjanssen" w:date="2015-06-01T11:45:00Z">
        <w:r>
          <w:t>aanlevering</w:t>
        </w:r>
      </w:ins>
      <w:ins w:id="181" w:author="pjanssen" w:date="2015-06-01T11:46:00Z">
        <w:r>
          <w:t xml:space="preserve"> van netbeheerder naar voorziening is niet beschreven.</w:t>
        </w:r>
      </w:ins>
    </w:p>
    <w:p w:rsidR="0041667C" w:rsidRDefault="0041667C" w:rsidP="00E548CF">
      <w:pPr>
        <w:spacing w:line="240" w:lineRule="atLeast"/>
        <w:jc w:val="left"/>
      </w:pPr>
    </w:p>
    <w:p w:rsidR="00576E1A" w:rsidRDefault="00576E1A" w:rsidP="00576E1A">
      <w:pPr>
        <w:pStyle w:val="Paragraaftitel"/>
        <w:spacing w:line="240" w:lineRule="atLeast"/>
      </w:pPr>
      <w:bookmarkStart w:id="182" w:name="_Toc434956067"/>
      <w:r>
        <w:t>Normatieve referenties</w:t>
      </w:r>
      <w:ins w:id="183" w:author="pjanssen" w:date="2015-11-09T23:16:00Z">
        <w:r w:rsidR="00283BD6">
          <w:t>.</w:t>
        </w:r>
      </w:ins>
      <w:bookmarkEnd w:id="182"/>
    </w:p>
    <w:p w:rsidR="00E548CF" w:rsidRPr="000C1C49" w:rsidRDefault="00636176" w:rsidP="0080639F">
      <w:pPr>
        <w:numPr>
          <w:ilvl w:val="0"/>
          <w:numId w:val="21"/>
        </w:numPr>
        <w:spacing w:line="240" w:lineRule="auto"/>
        <w:jc w:val="left"/>
        <w:rPr>
          <w:rFonts w:cs="Arial"/>
          <w:rPrChange w:id="184" w:author="pjanssen" w:date="2015-06-18T16:29:00Z">
            <w:rPr>
              <w:lang w:val="en-US"/>
            </w:rPr>
          </w:rPrChange>
        </w:rPr>
      </w:pPr>
      <w:r w:rsidRPr="00636176">
        <w:rPr>
          <w:rFonts w:cs="Arial"/>
          <w:rPrChange w:id="185" w:author="pjanssen" w:date="2015-06-18T16:29:00Z">
            <w:rPr>
              <w:color w:val="0000FF"/>
              <w:u w:val="single"/>
            </w:rPr>
          </w:rPrChange>
        </w:rPr>
        <w:t>Raamwerk</w:t>
      </w:r>
      <w:r w:rsidR="00E548CF" w:rsidRPr="00AE14AD">
        <w:rPr>
          <w:rFonts w:cs="Arial"/>
        </w:rPr>
        <w:t xml:space="preserve"> van </w:t>
      </w:r>
      <w:r w:rsidR="006C7C50">
        <w:rPr>
          <w:rFonts w:cs="Arial"/>
        </w:rPr>
        <w:t>geo-</w:t>
      </w:r>
      <w:r w:rsidR="00E548CF" w:rsidRPr="00AE14AD">
        <w:rPr>
          <w:rFonts w:cs="Arial"/>
        </w:rPr>
        <w:t xml:space="preserve">standaarden </w:t>
      </w:r>
      <w:del w:id="186" w:author="pjanssen" w:date="2015-11-09T14:54:00Z">
        <w:r w:rsidR="006C7C50" w:rsidDel="0098448F">
          <w:rPr>
            <w:rFonts w:cs="Arial"/>
          </w:rPr>
          <w:delText>2</w:delText>
        </w:r>
      </w:del>
      <w:ins w:id="187" w:author="pjanssen" w:date="2015-11-09T14:54:00Z">
        <w:r w:rsidR="0098448F">
          <w:rPr>
            <w:rFonts w:cs="Arial"/>
          </w:rPr>
          <w:t>3</w:t>
        </w:r>
      </w:ins>
      <w:r w:rsidR="006C7C50">
        <w:rPr>
          <w:rFonts w:cs="Arial"/>
        </w:rPr>
        <w:t>.</w:t>
      </w:r>
      <w:del w:id="188" w:author="pjanssen" w:date="2015-11-09T14:54:00Z">
        <w:r w:rsidR="006C7C50" w:rsidDel="0098448F">
          <w:rPr>
            <w:rFonts w:cs="Arial"/>
          </w:rPr>
          <w:delText>3</w:delText>
        </w:r>
      </w:del>
      <w:ins w:id="189" w:author="pjanssen" w:date="2015-11-09T14:54:00Z">
        <w:r w:rsidR="0098448F">
          <w:rPr>
            <w:rFonts w:cs="Arial"/>
          </w:rPr>
          <w:t>0</w:t>
        </w:r>
      </w:ins>
      <w:r w:rsidR="00620CB1">
        <w:rPr>
          <w:rFonts w:cs="Arial"/>
        </w:rPr>
        <w:t>.</w:t>
      </w:r>
    </w:p>
    <w:p w:rsidR="006C7C50" w:rsidRPr="008D4D0B" w:rsidDel="0098448F" w:rsidRDefault="0098448F" w:rsidP="006C7C50">
      <w:pPr>
        <w:spacing w:line="240" w:lineRule="auto"/>
        <w:ind w:left="708"/>
        <w:jc w:val="left"/>
        <w:rPr>
          <w:del w:id="190" w:author="pjanssen" w:date="2015-11-09T14:54:00Z"/>
          <w:rPrChange w:id="191" w:author="pjanssen" w:date="2015-06-19T11:36:00Z">
            <w:rPr>
              <w:del w:id="192" w:author="pjanssen" w:date="2015-11-09T14:54:00Z"/>
              <w:lang w:val="en-US"/>
            </w:rPr>
          </w:rPrChange>
        </w:rPr>
      </w:pPr>
      <w:ins w:id="193" w:author="pjanssen" w:date="2015-11-09T14:54:00Z">
        <w:r w:rsidRPr="0098448F">
          <w:t>http://www.geonovum.nl/documenten/raamwerk-van-geo-standaarden</w:t>
        </w:r>
      </w:ins>
      <w:del w:id="194" w:author="pjanssen" w:date="2015-11-09T14:54:00Z">
        <w:r w:rsidR="00636176" w:rsidRPr="00636176">
          <w:rPr>
            <w:rPrChange w:id="195" w:author="pjanssen" w:date="2015-06-19T11:36:00Z">
              <w:rPr>
                <w:color w:val="0000FF"/>
                <w:u w:val="single"/>
                <w:lang w:val="en-US"/>
              </w:rPr>
            </w:rPrChange>
          </w:rPr>
          <w:delText>http://www.geonovum.nl/documenten/raamwerk-van-geo-standaarden-versie-23</w:delText>
        </w:r>
      </w:del>
    </w:p>
    <w:p w:rsidR="00E548CF" w:rsidRDefault="00E548CF" w:rsidP="00E548CF">
      <w:pPr>
        <w:numPr>
          <w:ilvl w:val="0"/>
          <w:numId w:val="21"/>
        </w:numPr>
        <w:spacing w:line="240" w:lineRule="auto"/>
        <w:jc w:val="left"/>
        <w:rPr>
          <w:lang w:val="en-US"/>
        </w:rPr>
      </w:pPr>
      <w:r>
        <w:rPr>
          <w:lang w:val="en-US"/>
        </w:rPr>
        <w:t>NEN 3610:201</w:t>
      </w:r>
      <w:r w:rsidR="0080639F">
        <w:rPr>
          <w:lang w:val="en-US"/>
        </w:rPr>
        <w:t>1</w:t>
      </w:r>
      <w:r>
        <w:rPr>
          <w:lang w:val="en-US"/>
        </w:rPr>
        <w:t xml:space="preserve"> Basismodel Geo-informatie</w:t>
      </w:r>
      <w:r w:rsidR="00620CB1">
        <w:rPr>
          <w:lang w:val="en-US"/>
        </w:rPr>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BB3A1E" w:rsidRPr="00032207" w:rsidRDefault="00BB3A1E" w:rsidP="00BB3A1E">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p>
    <w:p w:rsidR="00EE7BB1" w:rsidRDefault="00BB3A1E">
      <w:pPr>
        <w:spacing w:line="240" w:lineRule="auto"/>
        <w:ind w:left="720"/>
        <w:jc w:val="left"/>
        <w:rPr>
          <w:szCs w:val="20"/>
          <w:lang w:val="en-US"/>
        </w:rPr>
      </w:pPr>
      <w:r w:rsidRPr="00032207">
        <w:rPr>
          <w:szCs w:val="20"/>
          <w:lang w:val="en-US"/>
        </w:rPr>
        <w:lastRenderedPageBreak/>
        <w:t>– Technical Guidelines</w:t>
      </w:r>
      <w:r>
        <w:rPr>
          <w:szCs w:val="20"/>
          <w:lang w:val="en-US"/>
        </w:rPr>
        <w:t>, h</w:t>
      </w:r>
      <w:r w:rsidRPr="00032207">
        <w:rPr>
          <w:szCs w:val="20"/>
          <w:lang w:val="en-US"/>
        </w:rPr>
        <w:t>ttp://inspire.jrc.ec.europa.eu/documents/Data_Specifications/INSPIRE_DataSpecification_US_v3.0.pdf</w:t>
      </w:r>
    </w:p>
    <w:p w:rsidR="00EE7BB1" w:rsidDel="009C2B75" w:rsidRDefault="00EE7BB1">
      <w:pPr>
        <w:spacing w:line="240" w:lineRule="auto"/>
        <w:jc w:val="left"/>
        <w:rPr>
          <w:del w:id="196" w:author="pjanssen" w:date="2015-11-10T21:48:00Z"/>
          <w:lang w:val="en-GB"/>
        </w:rPr>
      </w:pPr>
    </w:p>
    <w:p w:rsidR="00576E1A" w:rsidRPr="00BB3A1E" w:rsidRDefault="00576E1A" w:rsidP="00576E1A">
      <w:pPr>
        <w:rPr>
          <w:lang w:val="en-GB"/>
        </w:rPr>
      </w:pPr>
    </w:p>
    <w:p w:rsidR="00576E1A" w:rsidRDefault="00576E1A" w:rsidP="00576E1A">
      <w:pPr>
        <w:pStyle w:val="Paragraaftitel"/>
        <w:spacing w:line="240" w:lineRule="atLeast"/>
      </w:pPr>
      <w:bookmarkStart w:id="197" w:name="_Toc434956068"/>
      <w:r>
        <w:t>Totstandkoming</w:t>
      </w:r>
      <w:ins w:id="198" w:author="pjanssen" w:date="2015-11-09T23:16:00Z">
        <w:r w:rsidR="00283BD6">
          <w:t>.</w:t>
        </w:r>
      </w:ins>
      <w:bookmarkEnd w:id="197"/>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r w:rsidR="006F2CE2" w:rsidRPr="006F2CE2">
        <w:t>201</w:t>
      </w:r>
      <w:r w:rsidR="000D422C">
        <w:t>5</w:t>
      </w:r>
      <w:r w:rsidR="006F2CE2" w:rsidRPr="006F2CE2">
        <w:t>-</w:t>
      </w:r>
      <w:del w:id="199" w:author="pjanssen" w:date="2015-11-10T21:47:00Z">
        <w:r w:rsidR="000D422C" w:rsidDel="009C2B75">
          <w:delText>02</w:delText>
        </w:r>
      </w:del>
      <w:ins w:id="200" w:author="pjanssen" w:date="2015-11-10T21:47:00Z">
        <w:r w:rsidR="009C2B75">
          <w:t>11</w:t>
        </w:r>
      </w:ins>
      <w:r w:rsidR="006F2CE2" w:rsidRPr="006F2CE2">
        <w:t>-</w:t>
      </w:r>
      <w:del w:id="201" w:author="pjanssen" w:date="2015-11-10T21:47:00Z">
        <w:r w:rsidR="000D422C" w:rsidDel="009C2B75">
          <w:delText>02</w:delText>
        </w:r>
      </w:del>
      <w:ins w:id="202" w:author="pjanssen" w:date="2015-11-10T21:47:00Z">
        <w:r w:rsidR="009C2B75">
          <w:t>10</w:t>
        </w:r>
      </w:ins>
    </w:p>
    <w:p w:rsidR="00E548CF" w:rsidRPr="00780519" w:rsidRDefault="00E548CF" w:rsidP="00E548CF">
      <w:r>
        <w:t>Auteur</w:t>
      </w:r>
      <w:r w:rsidR="007001AC">
        <w:t>s</w:t>
      </w:r>
      <w:r w:rsidRPr="00780519">
        <w:tab/>
      </w:r>
      <w:r w:rsidRPr="00780519">
        <w:tab/>
      </w:r>
      <w:r>
        <w:tab/>
      </w:r>
      <w:r w:rsidRPr="00780519">
        <w:t>:</w:t>
      </w:r>
      <w:ins w:id="203" w:author="pjanssen" w:date="2015-11-10T15:34:00Z">
        <w:r w:rsidR="00E70583">
          <w:t xml:space="preserve"> </w:t>
        </w:r>
      </w:ins>
      <w:del w:id="204" w:author="pjanssen" w:date="2015-11-10T15:34:00Z">
        <w:r w:rsidRPr="00780519" w:rsidDel="00E70583">
          <w:delText xml:space="preserve"> </w:delText>
        </w:r>
      </w:del>
      <w:r w:rsidR="00BB3A1E">
        <w:t>Linda van den Brink, Paul Janssen</w:t>
      </w:r>
      <w:r w:rsidR="007001AC">
        <w:t xml:space="preserve">, </w:t>
      </w:r>
      <w:ins w:id="205" w:author="pjanssen" w:date="2015-11-06T15:14:00Z">
        <w:r w:rsidR="009C7103">
          <w:t>Wilko Quak</w:t>
        </w:r>
      </w:ins>
      <w:del w:id="206" w:author="pjanssen" w:date="2015-11-10T15:35:00Z">
        <w:r w:rsidR="00BA0423" w:rsidRPr="00BA0423" w:rsidDel="00E70583">
          <w:delText>Geonovum</w:delText>
        </w:r>
      </w:del>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207" w:name="_Toc434956069"/>
      <w:r>
        <w:t>Termen en definities</w:t>
      </w:r>
      <w:ins w:id="208" w:author="pjanssen" w:date="2015-11-09T23:17:00Z">
        <w:r w:rsidR="00283BD6">
          <w:t>.</w:t>
        </w:r>
      </w:ins>
      <w:bookmarkEnd w:id="207"/>
    </w:p>
    <w:p w:rsidR="00E548CF" w:rsidRDefault="00E548CF" w:rsidP="00E548CF">
      <w:pPr>
        <w:rPr>
          <w:ins w:id="209" w:author="pjanssen" w:date="2015-11-10T17:44:00Z"/>
        </w:rPr>
      </w:pPr>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Change w:id="210" w:author="pjanssen" w:date="2015-11-10T17:44:00Z">
          <w:tblPr>
            <w:tblStyle w:val="Tabelraster"/>
            <w:tblW w:w="0" w:type="auto"/>
            <w:tblLook w:val="04A0"/>
          </w:tblPr>
        </w:tblPrChange>
      </w:tblPr>
      <w:tblGrid>
        <w:gridCol w:w="8878"/>
        <w:tblGridChange w:id="211">
          <w:tblGrid>
            <w:gridCol w:w="8878"/>
          </w:tblGrid>
        </w:tblGridChange>
      </w:tblGrid>
      <w:tr w:rsidR="00E11691" w:rsidRPr="00961F55" w:rsidTr="00E11691">
        <w:trPr>
          <w:ins w:id="212" w:author="pjanssen" w:date="2015-11-10T17:44:00Z"/>
        </w:trPr>
        <w:tc>
          <w:tcPr>
            <w:tcW w:w="9212" w:type="dxa"/>
            <w:tcPrChange w:id="213" w:author="pjanssen" w:date="2015-11-10T17:44:00Z">
              <w:tcPr>
                <w:tcW w:w="9212" w:type="dxa"/>
              </w:tcPr>
            </w:tcPrChange>
          </w:tcPr>
          <w:p w:rsidR="00E11691" w:rsidRPr="00A67056" w:rsidRDefault="00E11691" w:rsidP="00E11691">
            <w:pPr>
              <w:rPr>
                <w:ins w:id="214" w:author="pjanssen" w:date="2015-11-10T17:44:00Z"/>
                <w:b/>
              </w:rPr>
            </w:pPr>
            <w:ins w:id="215" w:author="pjanssen" w:date="2015-11-10T17:44:00Z">
              <w:r w:rsidRPr="00A67056">
                <w:rPr>
                  <w:b/>
                </w:rPr>
                <w:t>annotatie</w:t>
              </w:r>
            </w:ins>
          </w:p>
          <w:p w:rsidR="00E11691" w:rsidRDefault="00E11691" w:rsidP="00E11691">
            <w:pPr>
              <w:rPr>
                <w:ins w:id="216" w:author="pjanssen" w:date="2015-11-10T17:44:00Z"/>
              </w:rPr>
            </w:pPr>
            <w:ins w:id="217" w:author="pjanssen" w:date="2015-11-10T17:44:00Z">
              <w:r>
                <w:t>Elke toevoeging op een kaartbeeld voor verduidelijking</w:t>
              </w:r>
            </w:ins>
          </w:p>
          <w:p w:rsidR="00E11691" w:rsidRDefault="00E11691" w:rsidP="00E11691">
            <w:pPr>
              <w:rPr>
                <w:ins w:id="218" w:author="pjanssen" w:date="2015-11-10T17:44:00Z"/>
              </w:rPr>
            </w:pPr>
          </w:p>
        </w:tc>
      </w:tr>
      <w:tr w:rsidR="00E11691" w:rsidRPr="00961F55" w:rsidTr="00E11691">
        <w:trPr>
          <w:ins w:id="219" w:author="pjanssen" w:date="2015-11-10T17:44:00Z"/>
        </w:trPr>
        <w:tc>
          <w:tcPr>
            <w:tcW w:w="9212" w:type="dxa"/>
            <w:tcPrChange w:id="220" w:author="pjanssen" w:date="2015-11-10T17:44:00Z">
              <w:tcPr>
                <w:tcW w:w="9212" w:type="dxa"/>
              </w:tcPr>
            </w:tcPrChange>
          </w:tcPr>
          <w:p w:rsidR="00E11691" w:rsidRPr="00961F55" w:rsidRDefault="00E11691" w:rsidP="00E11691">
            <w:pPr>
              <w:pStyle w:val="Termen"/>
              <w:tabs>
                <w:tab w:val="clear" w:pos="432"/>
              </w:tabs>
              <w:rPr>
                <w:ins w:id="221" w:author="pjanssen" w:date="2015-11-10T17:44:00Z"/>
                <w:rFonts w:ascii="Verdana" w:hAnsi="Verdana"/>
                <w:sz w:val="16"/>
                <w:szCs w:val="16"/>
                <w:lang w:val="nl-NL"/>
              </w:rPr>
            </w:pPr>
            <w:ins w:id="222" w:author="pjanssen" w:date="2015-11-10T17:44:00Z">
              <w:r w:rsidRPr="00961F55">
                <w:rPr>
                  <w:rFonts w:ascii="Verdana" w:hAnsi="Verdana"/>
                  <w:sz w:val="16"/>
                  <w:szCs w:val="16"/>
                  <w:lang w:val="nl-NL"/>
                </w:rPr>
                <w:t>applicatieschema</w:t>
              </w:r>
            </w:ins>
          </w:p>
          <w:p w:rsidR="00E11691" w:rsidRPr="00961F55" w:rsidRDefault="00E11691" w:rsidP="00E11691">
            <w:pPr>
              <w:pStyle w:val="Definitie"/>
              <w:rPr>
                <w:ins w:id="223" w:author="pjanssen" w:date="2015-11-10T17:44:00Z"/>
                <w:rFonts w:ascii="Verdana" w:hAnsi="Verdana"/>
                <w:sz w:val="16"/>
                <w:szCs w:val="16"/>
                <w:lang w:val="nl-NL"/>
              </w:rPr>
            </w:pPr>
            <w:ins w:id="224" w:author="pjanssen" w:date="2015-11-10T17:44:00Z">
              <w:r w:rsidRPr="00961F55">
                <w:rPr>
                  <w:rFonts w:ascii="Verdana" w:hAnsi="Verdana"/>
                  <w:sz w:val="16"/>
                  <w:szCs w:val="16"/>
                  <w:lang w:val="nl-NL"/>
                </w:rPr>
                <w:t>informatiemodel dat gegevens beschrijft die worden gebruikt door een of meer applicaties</w:t>
              </w:r>
            </w:ins>
          </w:p>
          <w:p w:rsidR="00E11691" w:rsidRPr="00961F55" w:rsidRDefault="00E11691" w:rsidP="00E11691">
            <w:pPr>
              <w:rPr>
                <w:ins w:id="225" w:author="pjanssen" w:date="2015-11-10T17:44:00Z"/>
              </w:rPr>
            </w:pPr>
            <w:ins w:id="226" w:author="pjanssen" w:date="2015-11-10T17:44:00Z">
              <w:r w:rsidRPr="00961F55">
                <w:t>OPMERKING</w:t>
              </w:r>
              <w:r w:rsidRPr="00961F55">
                <w:tab/>
                <w:t>IMKL is met UML beschreven in een applicatieschema.</w:t>
              </w:r>
            </w:ins>
          </w:p>
          <w:p w:rsidR="00E11691" w:rsidRPr="00961F55" w:rsidRDefault="00E11691" w:rsidP="00E11691">
            <w:pPr>
              <w:rPr>
                <w:ins w:id="227" w:author="pjanssen" w:date="2015-11-10T17:44:00Z"/>
              </w:rPr>
            </w:pPr>
          </w:p>
        </w:tc>
      </w:tr>
      <w:tr w:rsidR="00E11691" w:rsidRPr="00961F55" w:rsidTr="00E11691">
        <w:trPr>
          <w:ins w:id="228" w:author="pjanssen" w:date="2015-11-10T17:44:00Z"/>
        </w:trPr>
        <w:tc>
          <w:tcPr>
            <w:tcW w:w="9212" w:type="dxa"/>
            <w:tcPrChange w:id="229" w:author="pjanssen" w:date="2015-11-10T17:44:00Z">
              <w:tcPr>
                <w:tcW w:w="9212" w:type="dxa"/>
              </w:tcPr>
            </w:tcPrChange>
          </w:tcPr>
          <w:p w:rsidR="00E11691" w:rsidRPr="00A67056" w:rsidRDefault="00E11691" w:rsidP="00E11691">
            <w:pPr>
              <w:rPr>
                <w:ins w:id="230" w:author="pjanssen" w:date="2015-11-10T17:44:00Z"/>
                <w:b/>
              </w:rPr>
            </w:pPr>
            <w:ins w:id="231" w:author="pjanssen" w:date="2015-11-10T17:44:00Z">
              <w:r>
                <w:rPr>
                  <w:b/>
                </w:rPr>
                <w:t>a</w:t>
              </w:r>
              <w:r w:rsidRPr="00A67056">
                <w:rPr>
                  <w:b/>
                </w:rPr>
                <w:t>ssociatie of relatie &lt;UML&gt;</w:t>
              </w:r>
            </w:ins>
          </w:p>
          <w:p w:rsidR="00E11691" w:rsidRDefault="00E11691" w:rsidP="00E11691">
            <w:pPr>
              <w:rPr>
                <w:ins w:id="232" w:author="pjanssen" w:date="2015-11-10T17:44:00Z"/>
              </w:rPr>
            </w:pPr>
            <w:ins w:id="233" w:author="pjanssen" w:date="2015-11-10T17:44:00Z">
              <w:r>
                <w:t>Semantische relatie tussen twee of meer klassen die de connectie tussen hun instanties weergeeft</w:t>
              </w:r>
            </w:ins>
          </w:p>
          <w:p w:rsidR="00E11691" w:rsidRPr="00961F55" w:rsidRDefault="00E11691" w:rsidP="00E11691">
            <w:pPr>
              <w:rPr>
                <w:ins w:id="234" w:author="pjanssen" w:date="2015-11-10T17:44:00Z"/>
              </w:rPr>
            </w:pPr>
          </w:p>
        </w:tc>
      </w:tr>
      <w:tr w:rsidR="00E11691" w:rsidRPr="00961F55" w:rsidTr="00E11691">
        <w:trPr>
          <w:ins w:id="235" w:author="pjanssen" w:date="2015-11-10T17:44:00Z"/>
        </w:trPr>
        <w:tc>
          <w:tcPr>
            <w:tcW w:w="9212" w:type="dxa"/>
            <w:tcPrChange w:id="236" w:author="pjanssen" w:date="2015-11-10T17:44:00Z">
              <w:tcPr>
                <w:tcW w:w="9212" w:type="dxa"/>
              </w:tcPr>
            </w:tcPrChange>
          </w:tcPr>
          <w:p w:rsidR="00E11691" w:rsidRPr="00961F55" w:rsidRDefault="00E11691" w:rsidP="00E11691">
            <w:pPr>
              <w:pStyle w:val="Termen"/>
              <w:tabs>
                <w:tab w:val="clear" w:pos="432"/>
              </w:tabs>
              <w:rPr>
                <w:ins w:id="237" w:author="pjanssen" w:date="2015-11-10T17:44:00Z"/>
                <w:rFonts w:ascii="Verdana" w:hAnsi="Verdana"/>
                <w:sz w:val="16"/>
                <w:szCs w:val="16"/>
                <w:lang w:val="nl-NL"/>
              </w:rPr>
            </w:pPr>
            <w:ins w:id="238" w:author="pjanssen" w:date="2015-11-10T17:44:00Z">
              <w:r w:rsidRPr="00961F55">
                <w:rPr>
                  <w:rFonts w:ascii="Verdana" w:hAnsi="Verdana"/>
                  <w:sz w:val="16"/>
                  <w:szCs w:val="16"/>
                  <w:lang w:val="nl-NL"/>
                </w:rPr>
                <w:t>attribuut</w:t>
              </w:r>
            </w:ins>
          </w:p>
          <w:p w:rsidR="00E11691" w:rsidRPr="00EA7DB7" w:rsidRDefault="00E11691" w:rsidP="00E11691">
            <w:pPr>
              <w:pStyle w:val="Definitie"/>
              <w:rPr>
                <w:ins w:id="239" w:author="pjanssen" w:date="2015-11-10T17:44:00Z"/>
                <w:rFonts w:ascii="Verdana" w:hAnsi="Verdana"/>
                <w:sz w:val="16"/>
                <w:szCs w:val="16"/>
                <w:lang w:val="nl-NL"/>
              </w:rPr>
            </w:pPr>
            <w:ins w:id="240" w:author="pjanssen" w:date="2015-11-10T17:44:00Z">
              <w:r w:rsidRPr="00961F55">
                <w:rPr>
                  <w:rFonts w:ascii="Verdana" w:hAnsi="Verdana"/>
                  <w:sz w:val="16"/>
                  <w:szCs w:val="16"/>
                  <w:lang w:val="nl-NL"/>
                </w:rPr>
                <w:t>kenmerk van een object</w:t>
              </w:r>
            </w:ins>
          </w:p>
        </w:tc>
      </w:tr>
      <w:tr w:rsidR="00E11691" w:rsidRPr="00961F55" w:rsidTr="00E11691">
        <w:trPr>
          <w:ins w:id="241" w:author="pjanssen" w:date="2015-11-10T17:44:00Z"/>
        </w:trPr>
        <w:tc>
          <w:tcPr>
            <w:tcW w:w="9212" w:type="dxa"/>
            <w:tcPrChange w:id="242" w:author="pjanssen" w:date="2015-11-10T17:44:00Z">
              <w:tcPr>
                <w:tcW w:w="9212" w:type="dxa"/>
              </w:tcPr>
            </w:tcPrChange>
          </w:tcPr>
          <w:p w:rsidR="00E11691" w:rsidRPr="00961F55" w:rsidRDefault="00E11691" w:rsidP="00E11691">
            <w:pPr>
              <w:pStyle w:val="Termen"/>
              <w:tabs>
                <w:tab w:val="clear" w:pos="432"/>
              </w:tabs>
              <w:rPr>
                <w:ins w:id="243" w:author="pjanssen" w:date="2015-11-10T17:44:00Z"/>
                <w:rFonts w:ascii="Verdana" w:hAnsi="Verdana"/>
                <w:sz w:val="16"/>
                <w:szCs w:val="16"/>
                <w:lang w:val="nl-NL"/>
              </w:rPr>
            </w:pPr>
            <w:ins w:id="244" w:author="pjanssen" w:date="2015-11-10T17:44:00Z">
              <w:r w:rsidRPr="00961F55">
                <w:rPr>
                  <w:rFonts w:ascii="Verdana" w:hAnsi="Verdana"/>
                  <w:sz w:val="16"/>
                  <w:szCs w:val="16"/>
                  <w:lang w:val="nl-NL"/>
                </w:rPr>
                <w:t>attribuutwaarde (value)</w:t>
              </w:r>
            </w:ins>
          </w:p>
          <w:p w:rsidR="00E11691" w:rsidRPr="00961F55" w:rsidRDefault="00E11691" w:rsidP="00E11691">
            <w:pPr>
              <w:pStyle w:val="Definitie"/>
              <w:rPr>
                <w:ins w:id="245" w:author="pjanssen" w:date="2015-11-10T17:44:00Z"/>
                <w:rFonts w:ascii="Verdana" w:hAnsi="Verdana" w:cs="Arial"/>
                <w:color w:val="000000"/>
                <w:sz w:val="16"/>
                <w:szCs w:val="16"/>
                <w:lang w:val="nl-NL"/>
              </w:rPr>
            </w:pPr>
            <w:ins w:id="246" w:author="pjanssen" w:date="2015-11-10T17:44:00Z">
              <w:r w:rsidRPr="00961F55">
                <w:rPr>
                  <w:rFonts w:ascii="Verdana" w:hAnsi="Verdana"/>
                  <w:sz w:val="16"/>
                  <w:szCs w:val="16"/>
                  <w:lang w:val="nl-NL"/>
                </w:rPr>
                <w:t>waarde die een attribuut aanneemt</w:t>
              </w:r>
            </w:ins>
          </w:p>
        </w:tc>
      </w:tr>
      <w:tr w:rsidR="00E11691" w:rsidRPr="00961F55" w:rsidTr="00E11691">
        <w:trPr>
          <w:ins w:id="247" w:author="pjanssen" w:date="2015-11-10T17:44:00Z"/>
        </w:trPr>
        <w:tc>
          <w:tcPr>
            <w:tcW w:w="9212" w:type="dxa"/>
            <w:tcPrChange w:id="248" w:author="pjanssen" w:date="2015-11-10T17:44:00Z">
              <w:tcPr>
                <w:tcW w:w="9212" w:type="dxa"/>
              </w:tcPr>
            </w:tcPrChange>
          </w:tcPr>
          <w:p w:rsidR="00E11691" w:rsidRPr="00B15657" w:rsidRDefault="00E11691" w:rsidP="00E11691">
            <w:pPr>
              <w:pStyle w:val="Termen"/>
              <w:tabs>
                <w:tab w:val="clear" w:pos="432"/>
              </w:tabs>
              <w:rPr>
                <w:ins w:id="249" w:author="pjanssen" w:date="2015-11-10T17:44:00Z"/>
                <w:rFonts w:ascii="Verdana" w:hAnsi="Verdana"/>
                <w:sz w:val="16"/>
                <w:szCs w:val="16"/>
                <w:lang w:val="nl-NL"/>
              </w:rPr>
            </w:pPr>
            <w:ins w:id="250" w:author="pjanssen" w:date="2015-11-10T17:44:00Z">
              <w:r w:rsidRPr="00B15657">
                <w:rPr>
                  <w:rFonts w:ascii="Verdana" w:hAnsi="Verdana"/>
                  <w:sz w:val="16"/>
                  <w:szCs w:val="16"/>
                  <w:lang w:val="nl-NL"/>
                </w:rPr>
                <w:t>coördinaat</w:t>
              </w:r>
            </w:ins>
          </w:p>
          <w:p w:rsidR="00E11691" w:rsidRPr="00A67056" w:rsidRDefault="00E11691" w:rsidP="00E11691">
            <w:pPr>
              <w:pStyle w:val="Definitie"/>
              <w:rPr>
                <w:ins w:id="251" w:author="pjanssen" w:date="2015-11-10T17:44:00Z"/>
                <w:rFonts w:ascii="Verdana" w:hAnsi="Verdana"/>
                <w:sz w:val="16"/>
                <w:szCs w:val="16"/>
                <w:lang w:val="nl-NL"/>
              </w:rPr>
            </w:pPr>
            <w:ins w:id="252" w:author="pjanssen" w:date="2015-11-10T17:44:00Z">
              <w:r w:rsidRPr="00961F55">
                <w:rPr>
                  <w:rFonts w:ascii="Verdana" w:hAnsi="Verdana"/>
                  <w:sz w:val="16"/>
                  <w:szCs w:val="16"/>
                  <w:lang w:val="nl-NL"/>
                </w:rPr>
                <w:t>getal in een sequentie van n getallen om de positie van een punt in een n-dimensionale ruimte te bepalen</w:t>
              </w:r>
            </w:ins>
          </w:p>
        </w:tc>
      </w:tr>
      <w:tr w:rsidR="00E11691" w:rsidRPr="00961F55" w:rsidTr="00E11691">
        <w:trPr>
          <w:ins w:id="253" w:author="pjanssen" w:date="2015-11-10T17:44:00Z"/>
        </w:trPr>
        <w:tc>
          <w:tcPr>
            <w:tcW w:w="9212" w:type="dxa"/>
            <w:tcPrChange w:id="254" w:author="pjanssen" w:date="2015-11-10T17:44:00Z">
              <w:tcPr>
                <w:tcW w:w="9212" w:type="dxa"/>
              </w:tcPr>
            </w:tcPrChange>
          </w:tcPr>
          <w:p w:rsidR="00E11691" w:rsidRPr="00961F55" w:rsidRDefault="00E11691" w:rsidP="00E11691">
            <w:pPr>
              <w:pStyle w:val="Termen"/>
              <w:tabs>
                <w:tab w:val="clear" w:pos="432"/>
              </w:tabs>
              <w:rPr>
                <w:ins w:id="255" w:author="pjanssen" w:date="2015-11-10T17:44:00Z"/>
                <w:rFonts w:ascii="Verdana" w:hAnsi="Verdana"/>
                <w:sz w:val="16"/>
                <w:szCs w:val="16"/>
                <w:lang w:val="nl-NL"/>
              </w:rPr>
            </w:pPr>
            <w:ins w:id="256" w:author="pjanssen" w:date="2015-11-10T17:44:00Z">
              <w:r w:rsidRPr="00961F55">
                <w:rPr>
                  <w:rFonts w:ascii="Verdana" w:hAnsi="Verdana"/>
                  <w:sz w:val="16"/>
                  <w:szCs w:val="16"/>
                  <w:lang w:val="nl-NL"/>
                </w:rPr>
                <w:t>coördinaatreferentiesysteem</w:t>
              </w:r>
            </w:ins>
          </w:p>
          <w:p w:rsidR="00E11691" w:rsidRPr="00961F55" w:rsidRDefault="00E11691" w:rsidP="00E11691">
            <w:pPr>
              <w:pStyle w:val="Definitie"/>
              <w:rPr>
                <w:ins w:id="257" w:author="pjanssen" w:date="2015-11-10T17:44:00Z"/>
                <w:rFonts w:ascii="Verdana" w:hAnsi="Verdana"/>
                <w:sz w:val="16"/>
                <w:szCs w:val="16"/>
                <w:lang w:val="nl-NL"/>
              </w:rPr>
            </w:pPr>
            <w:ins w:id="258" w:author="pjanssen" w:date="2015-11-10T17:44:00Z">
              <w:r w:rsidRPr="00961F55">
                <w:rPr>
                  <w:rFonts w:ascii="Verdana" w:hAnsi="Verdana"/>
                  <w:sz w:val="16"/>
                  <w:szCs w:val="16"/>
                  <w:lang w:val="nl-NL"/>
                </w:rPr>
                <w:t>coördinaatsysteem dat aan een object is gerelateerd door een datum.</w:t>
              </w:r>
            </w:ins>
          </w:p>
        </w:tc>
      </w:tr>
      <w:tr w:rsidR="00E11691" w:rsidRPr="00961F55" w:rsidTr="00E11691">
        <w:trPr>
          <w:ins w:id="259" w:author="pjanssen" w:date="2015-11-10T17:44:00Z"/>
        </w:trPr>
        <w:tc>
          <w:tcPr>
            <w:tcW w:w="9212" w:type="dxa"/>
            <w:tcPrChange w:id="260" w:author="pjanssen" w:date="2015-11-10T17:44:00Z">
              <w:tcPr>
                <w:tcW w:w="9212" w:type="dxa"/>
              </w:tcPr>
            </w:tcPrChange>
          </w:tcPr>
          <w:p w:rsidR="00E11691" w:rsidRPr="00961F55" w:rsidRDefault="00E11691" w:rsidP="00E11691">
            <w:pPr>
              <w:pStyle w:val="Termen"/>
              <w:tabs>
                <w:tab w:val="clear" w:pos="432"/>
              </w:tabs>
              <w:rPr>
                <w:ins w:id="261" w:author="pjanssen" w:date="2015-11-10T17:44:00Z"/>
                <w:rFonts w:ascii="Verdana" w:hAnsi="Verdana"/>
                <w:sz w:val="16"/>
                <w:szCs w:val="16"/>
                <w:lang w:val="nl-NL"/>
              </w:rPr>
            </w:pPr>
            <w:ins w:id="262" w:author="pjanssen" w:date="2015-11-10T17:44:00Z">
              <w:r w:rsidRPr="00961F55">
                <w:rPr>
                  <w:rFonts w:ascii="Verdana" w:hAnsi="Verdana"/>
                  <w:sz w:val="16"/>
                  <w:szCs w:val="16"/>
                  <w:lang w:val="nl-NL"/>
                </w:rPr>
                <w:t>coördinaatsysteem</w:t>
              </w:r>
            </w:ins>
          </w:p>
          <w:p w:rsidR="00E11691" w:rsidRPr="00961F55" w:rsidRDefault="00E11691" w:rsidP="00E11691">
            <w:pPr>
              <w:pStyle w:val="Definitie"/>
              <w:rPr>
                <w:ins w:id="263" w:author="pjanssen" w:date="2015-11-10T17:44:00Z"/>
                <w:rFonts w:ascii="Verdana" w:hAnsi="Verdana"/>
                <w:sz w:val="16"/>
                <w:szCs w:val="16"/>
                <w:lang w:val="nl-NL"/>
              </w:rPr>
            </w:pPr>
            <w:ins w:id="264" w:author="pjanssen" w:date="2015-11-10T17:44:00Z">
              <w:r w:rsidRPr="00961F55">
                <w:rPr>
                  <w:rFonts w:ascii="Verdana" w:hAnsi="Verdana"/>
                  <w:sz w:val="16"/>
                  <w:szCs w:val="16"/>
                  <w:lang w:val="nl-NL"/>
                </w:rPr>
                <w:t>set van wiskundige regels voor het toekennen van coördinaten aan punten</w:t>
              </w:r>
            </w:ins>
          </w:p>
        </w:tc>
      </w:tr>
      <w:tr w:rsidR="00E11691" w:rsidRPr="00961F55" w:rsidTr="00E11691">
        <w:trPr>
          <w:ins w:id="265" w:author="pjanssen" w:date="2015-11-10T17:44:00Z"/>
        </w:trPr>
        <w:tc>
          <w:tcPr>
            <w:tcW w:w="9212" w:type="dxa"/>
            <w:tcPrChange w:id="266" w:author="pjanssen" w:date="2015-11-10T17:44:00Z">
              <w:tcPr>
                <w:tcW w:w="9212" w:type="dxa"/>
              </w:tcPr>
            </w:tcPrChange>
          </w:tcPr>
          <w:p w:rsidR="00E11691" w:rsidRDefault="00E11691" w:rsidP="00E11691">
            <w:pPr>
              <w:rPr>
                <w:ins w:id="267" w:author="pjanssen" w:date="2015-11-10T17:44:00Z"/>
                <w:b/>
              </w:rPr>
            </w:pPr>
            <w:ins w:id="268" w:author="pjanssen" w:date="2015-11-10T17:44:00Z">
              <w:r w:rsidRPr="002A4103">
                <w:rPr>
                  <w:b/>
                </w:rPr>
                <w:t>Datatype</w:t>
              </w:r>
            </w:ins>
          </w:p>
          <w:p w:rsidR="00E11691" w:rsidRPr="002A4103" w:rsidRDefault="00E11691" w:rsidP="00E11691">
            <w:pPr>
              <w:rPr>
                <w:ins w:id="269" w:author="pjanssen" w:date="2015-11-10T17:44:00Z"/>
                <w:b/>
              </w:rPr>
            </w:pPr>
          </w:p>
        </w:tc>
      </w:tr>
      <w:tr w:rsidR="00E11691" w:rsidRPr="00961F55" w:rsidTr="00E11691">
        <w:trPr>
          <w:ins w:id="270" w:author="pjanssen" w:date="2015-11-10T17:44:00Z"/>
        </w:trPr>
        <w:tc>
          <w:tcPr>
            <w:tcW w:w="9212" w:type="dxa"/>
            <w:tcPrChange w:id="271" w:author="pjanssen" w:date="2015-11-10T17:44:00Z">
              <w:tcPr>
                <w:tcW w:w="9212" w:type="dxa"/>
              </w:tcPr>
            </w:tcPrChange>
          </w:tcPr>
          <w:p w:rsidR="00E11691" w:rsidRPr="00961F55" w:rsidRDefault="00E11691" w:rsidP="00E11691">
            <w:pPr>
              <w:pStyle w:val="Termen"/>
              <w:tabs>
                <w:tab w:val="clear" w:pos="432"/>
              </w:tabs>
              <w:rPr>
                <w:ins w:id="272" w:author="pjanssen" w:date="2015-11-10T17:44:00Z"/>
                <w:rFonts w:ascii="Verdana" w:hAnsi="Verdana"/>
                <w:sz w:val="16"/>
                <w:szCs w:val="16"/>
                <w:lang w:val="nl-NL"/>
              </w:rPr>
            </w:pPr>
            <w:ins w:id="273" w:author="pjanssen" w:date="2015-11-10T17:44:00Z">
              <w:r w:rsidRPr="00961F55">
                <w:rPr>
                  <w:rFonts w:ascii="Verdana" w:hAnsi="Verdana"/>
                  <w:sz w:val="16"/>
                  <w:szCs w:val="16"/>
                  <w:lang w:val="nl-NL"/>
                </w:rPr>
                <w:t>datum</w:t>
              </w:r>
            </w:ins>
          </w:p>
          <w:p w:rsidR="00E11691" w:rsidRPr="00961F55" w:rsidRDefault="00E11691" w:rsidP="00E11691">
            <w:pPr>
              <w:pStyle w:val="Definitie"/>
              <w:rPr>
                <w:ins w:id="274" w:author="pjanssen" w:date="2015-11-10T17:44:00Z"/>
                <w:rFonts w:ascii="Verdana" w:hAnsi="Verdana"/>
                <w:sz w:val="16"/>
                <w:szCs w:val="16"/>
                <w:lang w:val="nl-NL"/>
              </w:rPr>
            </w:pPr>
            <w:ins w:id="275" w:author="pjanssen" w:date="2015-11-10T17:44:00Z">
              <w:r w:rsidRPr="00961F55">
                <w:rPr>
                  <w:rFonts w:ascii="Verdana" w:hAnsi="Verdana"/>
                  <w:sz w:val="16"/>
                  <w:szCs w:val="16"/>
                  <w:lang w:val="nl-NL"/>
                </w:rPr>
                <w:t>parameter of set van parameters voor het definiëren van het nulpunt, de schaal en de oriëntatie van een coördinaatsysteem</w:t>
              </w:r>
            </w:ins>
          </w:p>
        </w:tc>
      </w:tr>
      <w:tr w:rsidR="00E11691" w:rsidRPr="00961F55" w:rsidTr="00E11691">
        <w:trPr>
          <w:ins w:id="276" w:author="pjanssen" w:date="2015-11-10T17:44:00Z"/>
        </w:trPr>
        <w:tc>
          <w:tcPr>
            <w:tcW w:w="9212" w:type="dxa"/>
            <w:tcPrChange w:id="277" w:author="pjanssen" w:date="2015-11-10T17:44:00Z">
              <w:tcPr>
                <w:tcW w:w="9212" w:type="dxa"/>
              </w:tcPr>
            </w:tcPrChange>
          </w:tcPr>
          <w:p w:rsidR="00E11691" w:rsidRPr="00A67056" w:rsidRDefault="00E11691" w:rsidP="00E11691">
            <w:pPr>
              <w:rPr>
                <w:ins w:id="278" w:author="pjanssen" w:date="2015-11-10T17:44:00Z"/>
                <w:b/>
              </w:rPr>
            </w:pPr>
            <w:ins w:id="279" w:author="pjanssen" w:date="2015-11-10T17:44:00Z">
              <w:r>
                <w:rPr>
                  <w:b/>
                </w:rPr>
                <w:t>d</w:t>
              </w:r>
              <w:r w:rsidRPr="00A67056">
                <w:rPr>
                  <w:b/>
                </w:rPr>
                <w:t>iepte</w:t>
              </w:r>
            </w:ins>
          </w:p>
          <w:p w:rsidR="00E11691" w:rsidRPr="00A478E4" w:rsidRDefault="00E11691" w:rsidP="00E11691">
            <w:pPr>
              <w:rPr>
                <w:ins w:id="280" w:author="pjanssen" w:date="2015-11-10T17:44:00Z"/>
              </w:rPr>
            </w:pPr>
            <w:ins w:id="281" w:author="pjanssen" w:date="2015-11-10T17:44:00Z">
              <w:r>
                <w:lastRenderedPageBreak/>
                <w:t>A</w:t>
              </w:r>
              <w:r w:rsidRPr="00A478E4">
                <w:t>fstand van een punt tot een gekozen referentievlak neerwaarts gemeten langs een lijn welke loodrecht op dat referentievlak staat</w:t>
              </w:r>
              <w:r>
                <w:t>.</w:t>
              </w:r>
            </w:ins>
          </w:p>
          <w:p w:rsidR="00E11691" w:rsidRDefault="00E11691" w:rsidP="00E11691">
            <w:pPr>
              <w:rPr>
                <w:ins w:id="282" w:author="pjanssen" w:date="2015-11-10T17:44:00Z"/>
              </w:rPr>
            </w:pPr>
          </w:p>
        </w:tc>
      </w:tr>
      <w:tr w:rsidR="00E11691" w:rsidRPr="00A67056" w:rsidTr="00E11691">
        <w:trPr>
          <w:ins w:id="283" w:author="pjanssen" w:date="2015-11-10T17:44:00Z"/>
        </w:trPr>
        <w:tc>
          <w:tcPr>
            <w:tcW w:w="9212" w:type="dxa"/>
            <w:tcPrChange w:id="284" w:author="pjanssen" w:date="2015-11-10T17:44:00Z">
              <w:tcPr>
                <w:tcW w:w="9212" w:type="dxa"/>
              </w:tcPr>
            </w:tcPrChange>
          </w:tcPr>
          <w:p w:rsidR="00E11691" w:rsidRPr="00B15657" w:rsidRDefault="00E11691" w:rsidP="00E11691">
            <w:pPr>
              <w:rPr>
                <w:ins w:id="285" w:author="pjanssen" w:date="2015-11-10T17:44:00Z"/>
                <w:b/>
                <w:lang w:val="en-GB"/>
              </w:rPr>
            </w:pPr>
            <w:ins w:id="286" w:author="pjanssen" w:date="2015-11-10T17:44:00Z">
              <w:r w:rsidRPr="00B15657">
                <w:rPr>
                  <w:b/>
                  <w:lang w:val="en-GB"/>
                </w:rPr>
                <w:lastRenderedPageBreak/>
                <w:t>download service</w:t>
              </w:r>
            </w:ins>
          </w:p>
          <w:p w:rsidR="00E11691" w:rsidRDefault="00E11691" w:rsidP="00E11691">
            <w:pPr>
              <w:rPr>
                <w:ins w:id="287" w:author="pjanssen" w:date="2015-11-10T17:44:00Z"/>
                <w:lang w:val="en-GB"/>
              </w:rPr>
            </w:pPr>
            <w:ins w:id="288" w:author="pjanssen" w:date="2015-11-10T17:44:00Z">
              <w:r w:rsidRPr="00A67056">
                <w:rPr>
                  <w:lang w:val="en-GB"/>
                </w:rPr>
                <w:t>Service that enables copies of spatial data sets, or parts of such sets, to be downloaded and, where practicable, accessed directly.</w:t>
              </w:r>
            </w:ins>
          </w:p>
          <w:p w:rsidR="00E11691" w:rsidRDefault="00E11691" w:rsidP="00E11691">
            <w:pPr>
              <w:rPr>
                <w:ins w:id="289" w:author="pjanssen" w:date="2015-11-10T17:44:00Z"/>
                <w:lang w:val="en-GB"/>
              </w:rPr>
            </w:pPr>
            <w:ins w:id="290" w:author="pjanssen" w:date="2015-11-10T17:44:00Z">
              <w:r>
                <w:rPr>
                  <w:lang w:val="en-GB"/>
                </w:rPr>
                <w:t>INSPIRE</w:t>
              </w:r>
            </w:ins>
          </w:p>
          <w:p w:rsidR="00E11691" w:rsidRPr="00A67056" w:rsidRDefault="00E11691" w:rsidP="00E11691">
            <w:pPr>
              <w:rPr>
                <w:ins w:id="291" w:author="pjanssen" w:date="2015-11-10T17:44:00Z"/>
                <w:lang w:val="en-GB"/>
              </w:rPr>
            </w:pPr>
          </w:p>
        </w:tc>
      </w:tr>
      <w:tr w:rsidR="00E11691" w:rsidRPr="00961F55" w:rsidTr="00E11691">
        <w:trPr>
          <w:ins w:id="292" w:author="pjanssen" w:date="2015-11-10T17:44:00Z"/>
        </w:trPr>
        <w:tc>
          <w:tcPr>
            <w:tcW w:w="9212" w:type="dxa"/>
            <w:tcPrChange w:id="293" w:author="pjanssen" w:date="2015-11-10T17:44:00Z">
              <w:tcPr>
                <w:tcW w:w="9212" w:type="dxa"/>
              </w:tcPr>
            </w:tcPrChange>
          </w:tcPr>
          <w:p w:rsidR="00E11691" w:rsidRPr="00A67056" w:rsidRDefault="00E11691" w:rsidP="00E11691">
            <w:pPr>
              <w:rPr>
                <w:ins w:id="294" w:author="pjanssen" w:date="2015-11-10T17:44:00Z"/>
                <w:b/>
              </w:rPr>
            </w:pPr>
            <w:ins w:id="295" w:author="pjanssen" w:date="2015-11-10T17:44:00Z">
              <w:r>
                <w:rPr>
                  <w:b/>
                </w:rPr>
                <w:t>E</w:t>
              </w:r>
              <w:r w:rsidRPr="00A67056">
                <w:rPr>
                  <w:b/>
                </w:rPr>
                <w:t>xtensie</w:t>
              </w:r>
              <w:r>
                <w:rPr>
                  <w:b/>
                </w:rPr>
                <w:t xml:space="preserve"> (van informatiemodel)</w:t>
              </w:r>
            </w:ins>
          </w:p>
          <w:p w:rsidR="00E11691" w:rsidRDefault="00E11691" w:rsidP="00E11691">
            <w:pPr>
              <w:rPr>
                <w:ins w:id="296" w:author="pjanssen" w:date="2015-11-10T17:44:00Z"/>
              </w:rPr>
            </w:pPr>
            <w:ins w:id="297" w:author="pjanssen" w:date="2015-11-10T17:44:00Z">
              <w:r>
                <w:t>Een informatiemodel als uitbreiding op een ander informatiemodel</w:t>
              </w:r>
            </w:ins>
          </w:p>
          <w:p w:rsidR="00E11691" w:rsidRPr="00961F55" w:rsidRDefault="00E11691" w:rsidP="00E11691">
            <w:pPr>
              <w:rPr>
                <w:ins w:id="298" w:author="pjanssen" w:date="2015-11-10T17:44:00Z"/>
              </w:rPr>
            </w:pPr>
          </w:p>
        </w:tc>
      </w:tr>
      <w:tr w:rsidR="00E11691" w:rsidRPr="00961F55" w:rsidTr="00E11691">
        <w:trPr>
          <w:ins w:id="299" w:author="pjanssen" w:date="2015-11-10T17:44:00Z"/>
        </w:trPr>
        <w:tc>
          <w:tcPr>
            <w:tcW w:w="9212" w:type="dxa"/>
            <w:tcPrChange w:id="300" w:author="pjanssen" w:date="2015-11-10T17:44:00Z">
              <w:tcPr>
                <w:tcW w:w="9212" w:type="dxa"/>
              </w:tcPr>
            </w:tcPrChange>
          </w:tcPr>
          <w:p w:rsidR="00E11691" w:rsidRPr="00961F55" w:rsidRDefault="00E11691" w:rsidP="00E11691">
            <w:pPr>
              <w:pStyle w:val="Termen"/>
              <w:tabs>
                <w:tab w:val="clear" w:pos="432"/>
              </w:tabs>
              <w:rPr>
                <w:ins w:id="301" w:author="pjanssen" w:date="2015-11-10T17:44:00Z"/>
                <w:rFonts w:ascii="Verdana" w:hAnsi="Verdana"/>
                <w:sz w:val="16"/>
                <w:szCs w:val="16"/>
                <w:lang w:val="nl-NL"/>
              </w:rPr>
            </w:pPr>
            <w:ins w:id="302" w:author="pjanssen" w:date="2015-11-10T17:44:00Z">
              <w:r w:rsidRPr="00961F55">
                <w:rPr>
                  <w:rFonts w:ascii="Verdana" w:hAnsi="Verdana"/>
                  <w:sz w:val="16"/>
                  <w:szCs w:val="16"/>
                  <w:lang w:val="nl-NL"/>
                </w:rPr>
                <w:t>geo-informatie (geo-information, geographic information)</w:t>
              </w:r>
            </w:ins>
          </w:p>
          <w:p w:rsidR="00E11691" w:rsidRPr="00961F55" w:rsidRDefault="00E11691" w:rsidP="00E11691">
            <w:pPr>
              <w:pStyle w:val="Definitie"/>
              <w:rPr>
                <w:ins w:id="303" w:author="pjanssen" w:date="2015-11-10T17:44:00Z"/>
                <w:rFonts w:ascii="Verdana" w:hAnsi="Verdana" w:cs="Arial"/>
                <w:sz w:val="16"/>
                <w:szCs w:val="16"/>
                <w:lang w:val="nl-NL"/>
              </w:rPr>
            </w:pPr>
            <w:ins w:id="304" w:author="pjanssen" w:date="2015-11-10T17:44:00Z">
              <w:r w:rsidRPr="00961F55">
                <w:rPr>
                  <w:rFonts w:ascii="Verdana" w:hAnsi="Verdana"/>
                  <w:sz w:val="16"/>
                  <w:szCs w:val="16"/>
                  <w:lang w:val="nl-NL"/>
                </w:rPr>
                <w:t>informatie met een directe of indirecte referentie naar een plaats ten opzichte van de aarde (bijvoorbeeld ten opzichte van het aardoppervlak)</w:t>
              </w:r>
            </w:ins>
          </w:p>
          <w:p w:rsidR="00E11691" w:rsidRPr="00961F55" w:rsidRDefault="00E11691" w:rsidP="00E11691">
            <w:pPr>
              <w:rPr>
                <w:ins w:id="305" w:author="pjanssen" w:date="2015-11-10T17:44:00Z"/>
                <w:rFonts w:cs="Arial"/>
                <w:color w:val="000000"/>
              </w:rPr>
            </w:pPr>
            <w:ins w:id="306" w:author="pjanssen" w:date="2015-11-10T17:44:00Z">
              <w:r w:rsidRPr="00961F55">
                <w:rPr>
                  <w:rFonts w:cs="Arial"/>
                  <w:color w:val="000000"/>
                </w:rPr>
                <w:t>OPMERKING</w:t>
              </w:r>
              <w:r w:rsidRPr="00961F55">
                <w:rPr>
                  <w:rFonts w:cs="Arial"/>
                  <w:color w:val="000000"/>
                </w:rPr>
                <w:tab/>
                <w:t>Geo-informatie is synoniem aan geografische informatie.</w:t>
              </w:r>
            </w:ins>
          </w:p>
          <w:p w:rsidR="00E11691" w:rsidRPr="00961F55" w:rsidRDefault="00E11691" w:rsidP="00E11691">
            <w:pPr>
              <w:rPr>
                <w:ins w:id="307" w:author="pjanssen" w:date="2015-11-10T17:44:00Z"/>
              </w:rPr>
            </w:pPr>
          </w:p>
        </w:tc>
      </w:tr>
      <w:tr w:rsidR="00E11691" w:rsidRPr="00961F55" w:rsidTr="00E11691">
        <w:trPr>
          <w:ins w:id="308" w:author="pjanssen" w:date="2015-11-10T17:44:00Z"/>
        </w:trPr>
        <w:tc>
          <w:tcPr>
            <w:tcW w:w="9212" w:type="dxa"/>
            <w:tcPrChange w:id="309" w:author="pjanssen" w:date="2015-11-10T17:44:00Z">
              <w:tcPr>
                <w:tcW w:w="9212" w:type="dxa"/>
              </w:tcPr>
            </w:tcPrChange>
          </w:tcPr>
          <w:p w:rsidR="00E11691" w:rsidRPr="00961F55" w:rsidRDefault="00E11691" w:rsidP="00E11691">
            <w:pPr>
              <w:pStyle w:val="Termen"/>
              <w:tabs>
                <w:tab w:val="clear" w:pos="432"/>
              </w:tabs>
              <w:rPr>
                <w:ins w:id="310" w:author="pjanssen" w:date="2015-11-10T17:44:00Z"/>
                <w:rFonts w:ascii="Verdana" w:hAnsi="Verdana"/>
                <w:sz w:val="16"/>
                <w:szCs w:val="16"/>
              </w:rPr>
            </w:pPr>
            <w:ins w:id="311" w:author="pjanssen" w:date="2015-11-10T17:44:00Z">
              <w:r w:rsidRPr="00961F55">
                <w:rPr>
                  <w:rFonts w:ascii="Verdana" w:hAnsi="Verdana"/>
                  <w:sz w:val="16"/>
                  <w:szCs w:val="16"/>
                </w:rPr>
                <w:t>geo-object (geographic feature type, feature class)</w:t>
              </w:r>
            </w:ins>
          </w:p>
          <w:p w:rsidR="00E11691" w:rsidRPr="00A67056" w:rsidRDefault="00E11691" w:rsidP="00E11691">
            <w:pPr>
              <w:pStyle w:val="Definitie"/>
              <w:rPr>
                <w:ins w:id="312" w:author="pjanssen" w:date="2015-11-10T17:44:00Z"/>
                <w:rFonts w:ascii="Verdana" w:hAnsi="Verdana"/>
                <w:sz w:val="16"/>
                <w:szCs w:val="16"/>
                <w:lang w:val="nl-NL"/>
              </w:rPr>
            </w:pPr>
            <w:ins w:id="313" w:author="pjanssen" w:date="2015-11-10T17:44:00Z">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ins>
          </w:p>
        </w:tc>
      </w:tr>
      <w:tr w:rsidR="00E11691" w:rsidRPr="00961F55" w:rsidTr="00E11691">
        <w:trPr>
          <w:ins w:id="314" w:author="pjanssen" w:date="2015-11-10T17:44:00Z"/>
        </w:trPr>
        <w:tc>
          <w:tcPr>
            <w:tcW w:w="9212" w:type="dxa"/>
            <w:tcPrChange w:id="315" w:author="pjanssen" w:date="2015-11-10T17:44:00Z">
              <w:tcPr>
                <w:tcW w:w="9212" w:type="dxa"/>
              </w:tcPr>
            </w:tcPrChange>
          </w:tcPr>
          <w:p w:rsidR="00E11691" w:rsidRPr="00961F55" w:rsidRDefault="00E11691" w:rsidP="00E11691">
            <w:pPr>
              <w:pStyle w:val="Termen"/>
              <w:tabs>
                <w:tab w:val="clear" w:pos="432"/>
              </w:tabs>
              <w:rPr>
                <w:ins w:id="316" w:author="pjanssen" w:date="2015-11-10T17:44:00Z"/>
                <w:rFonts w:ascii="Verdana" w:hAnsi="Verdana"/>
                <w:sz w:val="16"/>
                <w:szCs w:val="16"/>
                <w:lang w:val="nl-NL"/>
              </w:rPr>
            </w:pPr>
            <w:ins w:id="317" w:author="pjanssen" w:date="2015-11-10T17:44:00Z">
              <w:r w:rsidRPr="00961F55">
                <w:rPr>
                  <w:rFonts w:ascii="Verdana" w:hAnsi="Verdana"/>
                  <w:sz w:val="16"/>
                  <w:szCs w:val="16"/>
                  <w:lang w:val="nl-NL"/>
                </w:rPr>
                <w:t>georeferentie (georeference)</w:t>
              </w:r>
            </w:ins>
          </w:p>
          <w:p w:rsidR="00E11691" w:rsidRPr="00A67056" w:rsidRDefault="00E11691" w:rsidP="00E11691">
            <w:pPr>
              <w:pStyle w:val="Definitie"/>
              <w:rPr>
                <w:ins w:id="318" w:author="pjanssen" w:date="2015-11-10T17:44:00Z"/>
                <w:rFonts w:ascii="Verdana" w:hAnsi="Verdana"/>
                <w:sz w:val="16"/>
                <w:szCs w:val="16"/>
                <w:lang w:val="nl-NL"/>
              </w:rPr>
            </w:pPr>
            <w:ins w:id="319" w:author="pjanssen" w:date="2015-11-10T17:44:00Z">
              <w:r w:rsidRPr="00961F55">
                <w:rPr>
                  <w:rFonts w:ascii="Verdana" w:hAnsi="Verdana"/>
                  <w:sz w:val="16"/>
                  <w:szCs w:val="16"/>
                  <w:lang w:val="nl-NL"/>
                </w:rPr>
                <w:t>locatie van een ruimtelijk object vastgelegd in een ruimtelijk referentiesysteem</w:t>
              </w:r>
            </w:ins>
          </w:p>
        </w:tc>
      </w:tr>
      <w:tr w:rsidR="00E11691" w:rsidRPr="00961F55" w:rsidTr="00E11691">
        <w:trPr>
          <w:ins w:id="320" w:author="pjanssen" w:date="2015-11-10T17:44:00Z"/>
        </w:trPr>
        <w:tc>
          <w:tcPr>
            <w:tcW w:w="9212" w:type="dxa"/>
            <w:tcPrChange w:id="321" w:author="pjanssen" w:date="2015-11-10T17:44:00Z">
              <w:tcPr>
                <w:tcW w:w="9212" w:type="dxa"/>
              </w:tcPr>
            </w:tcPrChange>
          </w:tcPr>
          <w:p w:rsidR="00E11691" w:rsidRPr="00961F55" w:rsidRDefault="00E11691" w:rsidP="00E11691">
            <w:pPr>
              <w:pStyle w:val="Termen"/>
              <w:tabs>
                <w:tab w:val="clear" w:pos="432"/>
              </w:tabs>
              <w:rPr>
                <w:ins w:id="322" w:author="pjanssen" w:date="2015-11-10T17:44:00Z"/>
                <w:rFonts w:ascii="Verdana" w:hAnsi="Verdana"/>
                <w:sz w:val="16"/>
                <w:szCs w:val="16"/>
              </w:rPr>
            </w:pPr>
            <w:ins w:id="323" w:author="pjanssen" w:date="2015-11-10T17:44:00Z">
              <w:r w:rsidRPr="00961F55">
                <w:rPr>
                  <w:rFonts w:ascii="Verdana" w:hAnsi="Verdana"/>
                  <w:sz w:val="16"/>
                  <w:szCs w:val="16"/>
                </w:rPr>
                <w:t>informatiemodel (conceptual model, conceptual scheme)</w:t>
              </w:r>
            </w:ins>
          </w:p>
          <w:p w:rsidR="00E11691" w:rsidRPr="00961F55" w:rsidRDefault="00E11691" w:rsidP="00E11691">
            <w:pPr>
              <w:pStyle w:val="Definitie"/>
              <w:rPr>
                <w:ins w:id="324" w:author="pjanssen" w:date="2015-11-10T17:44:00Z"/>
                <w:rFonts w:ascii="Verdana" w:hAnsi="Verdana"/>
                <w:sz w:val="16"/>
                <w:szCs w:val="16"/>
                <w:lang w:val="nl-NL"/>
              </w:rPr>
            </w:pPr>
            <w:ins w:id="325" w:author="pjanssen" w:date="2015-11-10T17:44:00Z">
              <w:r w:rsidRPr="00961F55">
                <w:rPr>
                  <w:rFonts w:ascii="Verdana" w:hAnsi="Verdana"/>
                  <w:sz w:val="16"/>
                  <w:szCs w:val="16"/>
                  <w:lang w:val="nl-NL"/>
                </w:rPr>
                <w:t>formele definitie van objecten, attributen, relaties en regels in een bepaald domein</w:t>
              </w:r>
            </w:ins>
          </w:p>
          <w:p w:rsidR="00E11691" w:rsidRPr="00A67056" w:rsidRDefault="00E11691" w:rsidP="00E11691">
            <w:pPr>
              <w:pStyle w:val="Definitie"/>
              <w:rPr>
                <w:ins w:id="326" w:author="pjanssen" w:date="2015-11-10T17:44:00Z"/>
                <w:rFonts w:ascii="Verdana" w:hAnsi="Verdana"/>
                <w:sz w:val="16"/>
                <w:szCs w:val="16"/>
                <w:lang w:val="nl-NL"/>
              </w:rPr>
            </w:pPr>
            <w:ins w:id="327" w:author="pjanssen" w:date="2015-11-10T17:44:00Z">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ins>
          </w:p>
        </w:tc>
      </w:tr>
      <w:tr w:rsidR="00E11691" w:rsidRPr="00961F55" w:rsidTr="00E11691">
        <w:trPr>
          <w:ins w:id="328" w:author="pjanssen" w:date="2015-11-10T17:44:00Z"/>
        </w:trPr>
        <w:tc>
          <w:tcPr>
            <w:tcW w:w="9212" w:type="dxa"/>
            <w:tcPrChange w:id="329" w:author="pjanssen" w:date="2015-11-10T17:44:00Z">
              <w:tcPr>
                <w:tcW w:w="9212" w:type="dxa"/>
              </w:tcPr>
            </w:tcPrChange>
          </w:tcPr>
          <w:p w:rsidR="00E11691" w:rsidRPr="00961F55" w:rsidRDefault="00E11691" w:rsidP="00E11691">
            <w:pPr>
              <w:pStyle w:val="Termen"/>
              <w:tabs>
                <w:tab w:val="clear" w:pos="432"/>
              </w:tabs>
              <w:rPr>
                <w:ins w:id="330" w:author="pjanssen" w:date="2015-11-10T17:44:00Z"/>
                <w:rFonts w:ascii="Verdana" w:hAnsi="Verdana"/>
                <w:sz w:val="16"/>
                <w:szCs w:val="16"/>
                <w:lang w:val="nl-NL"/>
              </w:rPr>
            </w:pPr>
            <w:ins w:id="331" w:author="pjanssen" w:date="2015-11-10T17:44:00Z">
              <w:r w:rsidRPr="00961F55">
                <w:rPr>
                  <w:rFonts w:ascii="Verdana" w:hAnsi="Verdana"/>
                  <w:sz w:val="16"/>
                  <w:szCs w:val="16"/>
                  <w:lang w:val="nl-NL"/>
                </w:rPr>
                <w:t>instantie (instance, occurrence)</w:t>
              </w:r>
            </w:ins>
          </w:p>
          <w:p w:rsidR="00E11691" w:rsidRPr="00961F55" w:rsidRDefault="00E11691" w:rsidP="00E11691">
            <w:pPr>
              <w:pStyle w:val="Definitie"/>
              <w:rPr>
                <w:ins w:id="332" w:author="pjanssen" w:date="2015-11-10T17:44:00Z"/>
                <w:rFonts w:ascii="Verdana" w:hAnsi="Verdana" w:cs="Arial"/>
                <w:color w:val="000000"/>
                <w:sz w:val="16"/>
                <w:szCs w:val="16"/>
                <w:lang w:val="nl-NL"/>
              </w:rPr>
            </w:pPr>
            <w:ins w:id="333" w:author="pjanssen" w:date="2015-11-10T17:44:00Z">
              <w:r w:rsidRPr="00961F55">
                <w:rPr>
                  <w:rFonts w:ascii="Verdana" w:hAnsi="Verdana" w:cs="Arial"/>
                  <w:color w:val="000000"/>
                  <w:sz w:val="16"/>
                  <w:szCs w:val="16"/>
                  <w:lang w:val="nl-NL"/>
                </w:rPr>
                <w:t>benoemd, identificeerbaar object uit een objectklasse</w:t>
              </w:r>
            </w:ins>
          </w:p>
        </w:tc>
      </w:tr>
      <w:tr w:rsidR="00E11691" w:rsidRPr="00961F55" w:rsidTr="00E11691">
        <w:trPr>
          <w:ins w:id="334" w:author="pjanssen" w:date="2015-11-10T17:44:00Z"/>
        </w:trPr>
        <w:tc>
          <w:tcPr>
            <w:tcW w:w="9212" w:type="dxa"/>
            <w:tcPrChange w:id="335" w:author="pjanssen" w:date="2015-11-10T17:44:00Z">
              <w:tcPr>
                <w:tcW w:w="9212" w:type="dxa"/>
              </w:tcPr>
            </w:tcPrChange>
          </w:tcPr>
          <w:p w:rsidR="00E11691" w:rsidRDefault="00E11691" w:rsidP="00E11691">
            <w:pPr>
              <w:rPr>
                <w:ins w:id="336" w:author="pjanssen" w:date="2015-11-10T17:44:00Z"/>
                <w:b/>
              </w:rPr>
            </w:pPr>
            <w:ins w:id="337" w:author="pjanssen" w:date="2015-11-10T17:45:00Z">
              <w:r>
                <w:rPr>
                  <w:b/>
                </w:rPr>
                <w:t>l</w:t>
              </w:r>
            </w:ins>
            <w:ins w:id="338" w:author="pjanssen" w:date="2015-11-10T17:44:00Z">
              <w:r w:rsidRPr="002A4103">
                <w:rPr>
                  <w:b/>
                </w:rPr>
                <w:t>abel</w:t>
              </w:r>
            </w:ins>
          </w:p>
          <w:p w:rsidR="00E11691" w:rsidRPr="002A4103" w:rsidRDefault="00E11691" w:rsidP="00E11691">
            <w:pPr>
              <w:rPr>
                <w:ins w:id="339" w:author="pjanssen" w:date="2015-11-10T17:44:00Z"/>
                <w:b/>
              </w:rPr>
            </w:pPr>
          </w:p>
        </w:tc>
      </w:tr>
      <w:tr w:rsidR="00E11691" w:rsidRPr="00961F55" w:rsidTr="00E11691">
        <w:trPr>
          <w:ins w:id="340" w:author="pjanssen" w:date="2015-11-10T17:44:00Z"/>
        </w:trPr>
        <w:tc>
          <w:tcPr>
            <w:tcW w:w="9212" w:type="dxa"/>
            <w:tcPrChange w:id="341" w:author="pjanssen" w:date="2015-11-10T17:44:00Z">
              <w:tcPr>
                <w:tcW w:w="9212" w:type="dxa"/>
              </w:tcPr>
            </w:tcPrChange>
          </w:tcPr>
          <w:p w:rsidR="00E11691" w:rsidRPr="00A67056" w:rsidRDefault="00E11691" w:rsidP="00E11691">
            <w:pPr>
              <w:rPr>
                <w:ins w:id="342" w:author="pjanssen" w:date="2015-11-10T17:44:00Z"/>
                <w:b/>
              </w:rPr>
            </w:pPr>
            <w:ins w:id="343" w:author="pjanssen" w:date="2015-11-10T17:44:00Z">
              <w:r>
                <w:rPr>
                  <w:b/>
                </w:rPr>
                <w:t>n</w:t>
              </w:r>
              <w:r w:rsidRPr="00A67056">
                <w:rPr>
                  <w:b/>
                </w:rPr>
                <w:t>amespace</w:t>
              </w:r>
            </w:ins>
          </w:p>
          <w:p w:rsidR="00E11691" w:rsidRDefault="00E11691" w:rsidP="00E11691">
            <w:pPr>
              <w:rPr>
                <w:ins w:id="344" w:author="pjanssen" w:date="2015-11-10T17:44:00Z"/>
              </w:rPr>
            </w:pPr>
            <w:ins w:id="345" w:author="pjanssen" w:date="2015-11-10T17:44:00Z">
              <w:r>
                <w:t>collectie van namen die in XML documenten gebruikt worden als element en attribuutnamen</w:t>
              </w:r>
            </w:ins>
          </w:p>
          <w:p w:rsidR="00E11691" w:rsidRDefault="00E11691" w:rsidP="00E11691">
            <w:pPr>
              <w:rPr>
                <w:ins w:id="346" w:author="pjanssen" w:date="2015-11-10T17:44:00Z"/>
              </w:rPr>
            </w:pPr>
            <w:ins w:id="347" w:author="pjanssen" w:date="2015-11-10T17:44:00Z">
              <w:r>
                <w:t>OPMERKING: Een namespace wordt geïdentificeerd door een URI.</w:t>
              </w:r>
            </w:ins>
          </w:p>
          <w:p w:rsidR="00E11691" w:rsidRPr="00961F55" w:rsidRDefault="00E11691" w:rsidP="00E11691">
            <w:pPr>
              <w:rPr>
                <w:ins w:id="348" w:author="pjanssen" w:date="2015-11-10T17:44:00Z"/>
              </w:rPr>
            </w:pPr>
          </w:p>
        </w:tc>
      </w:tr>
      <w:tr w:rsidR="00E11691" w:rsidRPr="00961F55" w:rsidTr="00E11691">
        <w:trPr>
          <w:ins w:id="349" w:author="pjanssen" w:date="2015-11-10T17:44:00Z"/>
        </w:trPr>
        <w:tc>
          <w:tcPr>
            <w:tcW w:w="9212" w:type="dxa"/>
            <w:tcPrChange w:id="350" w:author="pjanssen" w:date="2015-11-10T17:44:00Z">
              <w:tcPr>
                <w:tcW w:w="9212" w:type="dxa"/>
              </w:tcPr>
            </w:tcPrChange>
          </w:tcPr>
          <w:p w:rsidR="00E11691" w:rsidRPr="00987F18" w:rsidRDefault="00E11691" w:rsidP="00E11691">
            <w:pPr>
              <w:rPr>
                <w:ins w:id="351" w:author="pjanssen" w:date="2015-11-10T17:44:00Z"/>
                <w:b/>
              </w:rPr>
            </w:pPr>
            <w:ins w:id="352" w:author="pjanssen" w:date="2015-11-10T17:44:00Z">
              <w:r w:rsidRPr="00987F18">
                <w:rPr>
                  <w:b/>
                </w:rPr>
                <w:t>netwerk service</w:t>
              </w:r>
            </w:ins>
          </w:p>
          <w:p w:rsidR="00E11691" w:rsidRDefault="00E11691" w:rsidP="00E11691">
            <w:pPr>
              <w:rPr>
                <w:ins w:id="353" w:author="pjanssen" w:date="2015-11-10T17:44:00Z"/>
              </w:rPr>
            </w:pPr>
          </w:p>
        </w:tc>
      </w:tr>
      <w:tr w:rsidR="00E11691" w:rsidRPr="00961F55" w:rsidTr="00E11691">
        <w:trPr>
          <w:ins w:id="354" w:author="pjanssen" w:date="2015-11-10T17:44:00Z"/>
        </w:trPr>
        <w:tc>
          <w:tcPr>
            <w:tcW w:w="9212" w:type="dxa"/>
            <w:tcPrChange w:id="355" w:author="pjanssen" w:date="2015-11-10T17:44:00Z">
              <w:tcPr>
                <w:tcW w:w="9212" w:type="dxa"/>
              </w:tcPr>
            </w:tcPrChange>
          </w:tcPr>
          <w:p w:rsidR="00E11691" w:rsidRPr="00961F55" w:rsidRDefault="00E11691" w:rsidP="00E11691">
            <w:pPr>
              <w:pStyle w:val="Termen"/>
              <w:tabs>
                <w:tab w:val="clear" w:pos="432"/>
              </w:tabs>
              <w:rPr>
                <w:ins w:id="356" w:author="pjanssen" w:date="2015-11-10T17:44:00Z"/>
                <w:rFonts w:ascii="Verdana" w:hAnsi="Verdana"/>
                <w:sz w:val="16"/>
                <w:szCs w:val="16"/>
                <w:lang w:val="nl-NL"/>
              </w:rPr>
            </w:pPr>
            <w:ins w:id="357" w:author="pjanssen" w:date="2015-11-10T17:44:00Z">
              <w:r w:rsidRPr="00961F55">
                <w:rPr>
                  <w:rFonts w:ascii="Verdana" w:hAnsi="Verdana"/>
                  <w:sz w:val="16"/>
                  <w:szCs w:val="16"/>
                  <w:lang w:val="nl-NL"/>
                </w:rPr>
                <w:t>objectklasse (feature class)</w:t>
              </w:r>
            </w:ins>
          </w:p>
          <w:p w:rsidR="00E11691" w:rsidRPr="00961F55" w:rsidRDefault="00E11691" w:rsidP="00E11691">
            <w:pPr>
              <w:rPr>
                <w:ins w:id="358" w:author="pjanssen" w:date="2015-11-10T17:44:00Z"/>
              </w:rPr>
            </w:pPr>
            <w:ins w:id="359" w:author="pjanssen" w:date="2015-11-10T17:44:00Z">
              <w:r w:rsidRPr="00961F55">
                <w:t>verzameling van objecten met dezelfde eigenschappen</w:t>
              </w:r>
            </w:ins>
          </w:p>
          <w:p w:rsidR="00E11691" w:rsidRPr="00961F55" w:rsidRDefault="00E11691" w:rsidP="00E11691">
            <w:pPr>
              <w:rPr>
                <w:ins w:id="360" w:author="pjanssen" w:date="2015-11-10T17:44:00Z"/>
              </w:rPr>
            </w:pPr>
          </w:p>
        </w:tc>
      </w:tr>
      <w:tr w:rsidR="00E11691" w:rsidRPr="00961F55" w:rsidTr="00E11691">
        <w:trPr>
          <w:ins w:id="361" w:author="pjanssen" w:date="2015-11-10T17:44:00Z"/>
        </w:trPr>
        <w:tc>
          <w:tcPr>
            <w:tcW w:w="9212" w:type="dxa"/>
            <w:tcPrChange w:id="362" w:author="pjanssen" w:date="2015-11-10T17:44:00Z">
              <w:tcPr>
                <w:tcW w:w="9212" w:type="dxa"/>
              </w:tcPr>
            </w:tcPrChange>
          </w:tcPr>
          <w:p w:rsidR="00E11691" w:rsidRPr="00961F55" w:rsidRDefault="00E11691" w:rsidP="00E11691">
            <w:pPr>
              <w:pStyle w:val="Termen"/>
              <w:tabs>
                <w:tab w:val="clear" w:pos="432"/>
              </w:tabs>
              <w:rPr>
                <w:ins w:id="363" w:author="pjanssen" w:date="2015-11-10T17:44:00Z"/>
                <w:rFonts w:ascii="Verdana" w:hAnsi="Verdana"/>
                <w:sz w:val="16"/>
                <w:szCs w:val="16"/>
                <w:lang w:val="nl-NL"/>
              </w:rPr>
            </w:pPr>
            <w:ins w:id="364" w:author="pjanssen" w:date="2015-11-10T17:44:00Z">
              <w:r>
                <w:rPr>
                  <w:rFonts w:ascii="Verdana" w:hAnsi="Verdana"/>
                  <w:sz w:val="16"/>
                  <w:szCs w:val="16"/>
                  <w:lang w:val="nl-NL"/>
                </w:rPr>
                <w:t>presentatie</w:t>
              </w:r>
            </w:ins>
          </w:p>
          <w:p w:rsidR="00E11691" w:rsidRPr="00961F55" w:rsidRDefault="00E11691" w:rsidP="00E11691">
            <w:pPr>
              <w:pStyle w:val="Definitie"/>
              <w:rPr>
                <w:ins w:id="365" w:author="pjanssen" w:date="2015-11-10T17:44:00Z"/>
                <w:rFonts w:ascii="Verdana" w:hAnsi="Verdana"/>
                <w:sz w:val="16"/>
                <w:szCs w:val="16"/>
                <w:lang w:val="nl-NL"/>
              </w:rPr>
            </w:pPr>
            <w:ins w:id="366" w:author="pjanssen" w:date="2015-11-10T17:44:00Z">
              <w:r w:rsidRPr="00961F55">
                <w:rPr>
                  <w:rFonts w:ascii="Verdana" w:hAnsi="Verdana"/>
                  <w:sz w:val="16"/>
                  <w:szCs w:val="16"/>
                  <w:lang w:val="nl-NL"/>
                </w:rPr>
                <w:t>presentatie van informatie aan mensen</w:t>
              </w:r>
            </w:ins>
          </w:p>
          <w:p w:rsidR="00E11691" w:rsidRPr="00961F55" w:rsidRDefault="00E11691" w:rsidP="00E11691">
            <w:pPr>
              <w:pStyle w:val="opmerking"/>
              <w:rPr>
                <w:ins w:id="367" w:author="pjanssen" w:date="2015-11-10T17:44:00Z"/>
                <w:rFonts w:ascii="Verdana" w:hAnsi="Verdana"/>
                <w:sz w:val="16"/>
                <w:szCs w:val="16"/>
              </w:rPr>
            </w:pPr>
            <w:ins w:id="368" w:author="pjanssen" w:date="2015-11-10T17:44:00Z">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ins>
          </w:p>
        </w:tc>
      </w:tr>
      <w:tr w:rsidR="00E11691" w:rsidRPr="00961F55" w:rsidTr="00E11691">
        <w:trPr>
          <w:ins w:id="369" w:author="pjanssen" w:date="2015-11-10T17:44:00Z"/>
        </w:trPr>
        <w:tc>
          <w:tcPr>
            <w:tcW w:w="9212" w:type="dxa"/>
            <w:tcPrChange w:id="370" w:author="pjanssen" w:date="2015-11-10T17:44:00Z">
              <w:tcPr>
                <w:tcW w:w="9212" w:type="dxa"/>
              </w:tcPr>
            </w:tcPrChange>
          </w:tcPr>
          <w:p w:rsidR="00E11691" w:rsidRPr="00A67056" w:rsidRDefault="00E11691" w:rsidP="00E11691">
            <w:pPr>
              <w:rPr>
                <w:ins w:id="371" w:author="pjanssen" w:date="2015-11-10T17:44:00Z"/>
                <w:b/>
              </w:rPr>
            </w:pPr>
            <w:ins w:id="372" w:author="pjanssen" w:date="2015-11-10T17:44:00Z">
              <w:r>
                <w:rPr>
                  <w:b/>
                </w:rPr>
                <w:t>p</w:t>
              </w:r>
              <w:r w:rsidRPr="00A67056">
                <w:rPr>
                  <w:b/>
                </w:rPr>
                <w:t>roductmodel</w:t>
              </w:r>
            </w:ins>
          </w:p>
          <w:p w:rsidR="00E11691" w:rsidRPr="00961F55" w:rsidRDefault="00E11691" w:rsidP="00E11691">
            <w:pPr>
              <w:rPr>
                <w:ins w:id="373" w:author="pjanssen" w:date="2015-11-10T17:44:00Z"/>
              </w:rPr>
            </w:pPr>
            <w:ins w:id="374" w:author="pjanssen" w:date="2015-11-10T17:44:00Z">
              <w:r>
                <w:t>Informatiemodel afgeleid van een ander informatiemodel om de toepassing in een dataproduct te realiseren</w:t>
              </w:r>
            </w:ins>
          </w:p>
        </w:tc>
      </w:tr>
      <w:tr w:rsidR="00E11691" w:rsidRPr="00961F55" w:rsidTr="00E11691">
        <w:trPr>
          <w:ins w:id="375" w:author="pjanssen" w:date="2015-11-10T17:44:00Z"/>
        </w:trPr>
        <w:tc>
          <w:tcPr>
            <w:tcW w:w="9212" w:type="dxa"/>
            <w:tcPrChange w:id="376" w:author="pjanssen" w:date="2015-11-10T17:44:00Z">
              <w:tcPr>
                <w:tcW w:w="9212" w:type="dxa"/>
              </w:tcPr>
            </w:tcPrChange>
          </w:tcPr>
          <w:p w:rsidR="00E11691" w:rsidRPr="00961F55" w:rsidRDefault="00E11691" w:rsidP="00E11691">
            <w:pPr>
              <w:pStyle w:val="Termen"/>
              <w:tabs>
                <w:tab w:val="clear" w:pos="432"/>
              </w:tabs>
              <w:rPr>
                <w:ins w:id="377" w:author="pjanssen" w:date="2015-11-10T17:44:00Z"/>
                <w:rFonts w:ascii="Verdana" w:hAnsi="Verdana"/>
                <w:sz w:val="16"/>
                <w:szCs w:val="16"/>
                <w:lang w:val="nl-NL"/>
              </w:rPr>
            </w:pPr>
            <w:ins w:id="378" w:author="pjanssen" w:date="2015-11-10T17:44:00Z">
              <w:r w:rsidRPr="00961F55">
                <w:rPr>
                  <w:rFonts w:ascii="Verdana" w:hAnsi="Verdana"/>
                  <w:sz w:val="16"/>
                  <w:szCs w:val="16"/>
                  <w:lang w:val="nl-NL"/>
                </w:rPr>
                <w:lastRenderedPageBreak/>
                <w:t>registratie</w:t>
              </w:r>
            </w:ins>
          </w:p>
          <w:p w:rsidR="00E11691" w:rsidRPr="00961F55" w:rsidRDefault="00E11691" w:rsidP="00E11691">
            <w:pPr>
              <w:pStyle w:val="Definitie"/>
              <w:rPr>
                <w:ins w:id="379" w:author="pjanssen" w:date="2015-11-10T17:44:00Z"/>
                <w:rFonts w:ascii="Verdana" w:hAnsi="Verdana"/>
                <w:sz w:val="16"/>
                <w:szCs w:val="16"/>
                <w:lang w:val="nl-NL"/>
              </w:rPr>
            </w:pPr>
            <w:ins w:id="380" w:author="pjanssen" w:date="2015-11-10T17:44:00Z">
              <w:r w:rsidRPr="00961F55">
                <w:rPr>
                  <w:rFonts w:ascii="Verdana" w:hAnsi="Verdana"/>
                  <w:sz w:val="16"/>
                  <w:szCs w:val="16"/>
                  <w:lang w:val="nl-NL"/>
                </w:rPr>
                <w:t>op nationaal niveau geïdentificeerde en erkende gegevensverzameling</w:t>
              </w:r>
            </w:ins>
          </w:p>
          <w:p w:rsidR="00E11691" w:rsidRPr="00961F55" w:rsidRDefault="00E11691" w:rsidP="00E11691">
            <w:pPr>
              <w:pStyle w:val="opmerking"/>
              <w:rPr>
                <w:ins w:id="381" w:author="pjanssen" w:date="2015-11-10T17:44:00Z"/>
                <w:rFonts w:ascii="Verdana" w:hAnsi="Verdana"/>
                <w:sz w:val="16"/>
                <w:szCs w:val="16"/>
              </w:rPr>
            </w:pPr>
            <w:ins w:id="382" w:author="pjanssen" w:date="2015-11-10T17:44:00Z">
              <w:r w:rsidRPr="00961F55">
                <w:rPr>
                  <w:rFonts w:ascii="Verdana" w:hAnsi="Verdana"/>
                  <w:sz w:val="16"/>
                  <w:szCs w:val="16"/>
                </w:rPr>
                <w:t>OPMERKING</w:t>
              </w:r>
              <w:r w:rsidRPr="00961F55">
                <w:rPr>
                  <w:rFonts w:ascii="Verdana" w:hAnsi="Verdana"/>
                  <w:sz w:val="16"/>
                  <w:szCs w:val="16"/>
                </w:rPr>
                <w:tab/>
                <w:t>Een basisregistratie is een registratie.</w:t>
              </w:r>
            </w:ins>
          </w:p>
        </w:tc>
      </w:tr>
      <w:tr w:rsidR="00E11691" w:rsidRPr="00961F55" w:rsidTr="00E11691">
        <w:trPr>
          <w:ins w:id="383" w:author="pjanssen" w:date="2015-11-10T17:44:00Z"/>
        </w:trPr>
        <w:tc>
          <w:tcPr>
            <w:tcW w:w="9212" w:type="dxa"/>
            <w:tcPrChange w:id="384" w:author="pjanssen" w:date="2015-11-10T17:44:00Z">
              <w:tcPr>
                <w:tcW w:w="9212" w:type="dxa"/>
              </w:tcPr>
            </w:tcPrChange>
          </w:tcPr>
          <w:p w:rsidR="00E11691" w:rsidRPr="00961F55" w:rsidRDefault="00E11691" w:rsidP="00E11691">
            <w:pPr>
              <w:pStyle w:val="Termen"/>
              <w:tabs>
                <w:tab w:val="clear" w:pos="432"/>
              </w:tabs>
              <w:rPr>
                <w:ins w:id="385" w:author="pjanssen" w:date="2015-11-10T17:44:00Z"/>
                <w:rFonts w:ascii="Verdana" w:hAnsi="Verdana"/>
                <w:sz w:val="16"/>
                <w:szCs w:val="16"/>
                <w:lang w:val="nl-NL"/>
              </w:rPr>
            </w:pPr>
            <w:ins w:id="386" w:author="pjanssen" w:date="2015-11-10T17:44:00Z">
              <w:r w:rsidRPr="00961F55">
                <w:rPr>
                  <w:rFonts w:ascii="Verdana" w:hAnsi="Verdana"/>
                  <w:sz w:val="16"/>
                  <w:szCs w:val="16"/>
                  <w:lang w:val="nl-NL"/>
                </w:rPr>
                <w:t>registratiehouder</w:t>
              </w:r>
            </w:ins>
          </w:p>
          <w:p w:rsidR="00E11691" w:rsidRPr="00961F55" w:rsidRDefault="00E11691" w:rsidP="00E11691">
            <w:pPr>
              <w:pStyle w:val="Definitie"/>
              <w:rPr>
                <w:ins w:id="387" w:author="pjanssen" w:date="2015-11-10T17:44:00Z"/>
                <w:rFonts w:ascii="Verdana" w:hAnsi="Verdana"/>
                <w:sz w:val="16"/>
                <w:szCs w:val="16"/>
                <w:lang w:val="nl-NL"/>
              </w:rPr>
            </w:pPr>
            <w:ins w:id="388" w:author="pjanssen" w:date="2015-11-10T17:44:00Z">
              <w:r w:rsidRPr="00961F55">
                <w:rPr>
                  <w:rFonts w:ascii="Verdana" w:hAnsi="Verdana"/>
                  <w:sz w:val="16"/>
                  <w:szCs w:val="16"/>
                  <w:lang w:val="nl-NL"/>
                </w:rPr>
                <w:t>organisatie verantwoordelijk voor het houden van de registratie</w:t>
              </w:r>
            </w:ins>
          </w:p>
          <w:p w:rsidR="00E11691" w:rsidRPr="00961F55" w:rsidRDefault="00E11691" w:rsidP="00E11691">
            <w:pPr>
              <w:pStyle w:val="Definitie"/>
              <w:rPr>
                <w:ins w:id="389" w:author="pjanssen" w:date="2015-11-10T17:44:00Z"/>
                <w:rFonts w:ascii="Verdana" w:hAnsi="Verdana"/>
                <w:sz w:val="16"/>
                <w:szCs w:val="16"/>
                <w:lang w:val="nl-NL"/>
              </w:rPr>
            </w:pPr>
            <w:ins w:id="390" w:author="pjanssen" w:date="2015-11-10T17:44:00Z">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ins>
          </w:p>
        </w:tc>
      </w:tr>
      <w:tr w:rsidR="00E11691" w:rsidRPr="00961F55" w:rsidTr="00E11691">
        <w:trPr>
          <w:ins w:id="391" w:author="pjanssen" w:date="2015-11-10T17:44:00Z"/>
        </w:trPr>
        <w:tc>
          <w:tcPr>
            <w:tcW w:w="9212" w:type="dxa"/>
            <w:tcPrChange w:id="392" w:author="pjanssen" w:date="2015-11-10T17:44:00Z">
              <w:tcPr>
                <w:tcW w:w="9212" w:type="dxa"/>
              </w:tcPr>
            </w:tcPrChange>
          </w:tcPr>
          <w:p w:rsidR="00E11691" w:rsidRPr="00961F55" w:rsidRDefault="00E11691" w:rsidP="00E11691">
            <w:pPr>
              <w:pStyle w:val="Termen"/>
              <w:tabs>
                <w:tab w:val="clear" w:pos="432"/>
              </w:tabs>
              <w:rPr>
                <w:ins w:id="393" w:author="pjanssen" w:date="2015-11-10T17:44:00Z"/>
                <w:rFonts w:ascii="Verdana" w:hAnsi="Verdana"/>
                <w:sz w:val="16"/>
                <w:szCs w:val="16"/>
                <w:lang w:val="nl-NL"/>
              </w:rPr>
            </w:pPr>
            <w:ins w:id="394" w:author="pjanssen" w:date="2015-11-10T17:44:00Z">
              <w:r w:rsidRPr="00961F55">
                <w:rPr>
                  <w:rFonts w:ascii="Verdana" w:hAnsi="Verdana"/>
                  <w:sz w:val="16"/>
                  <w:szCs w:val="16"/>
                  <w:lang w:val="nl-NL"/>
                </w:rPr>
                <w:t>rep</w:t>
              </w:r>
              <w:r>
                <w:rPr>
                  <w:rFonts w:ascii="Verdana" w:hAnsi="Verdana"/>
                  <w:sz w:val="16"/>
                  <w:szCs w:val="16"/>
                  <w:lang w:val="nl-NL"/>
                </w:rPr>
                <w:t>resentatie</w:t>
              </w:r>
            </w:ins>
          </w:p>
          <w:p w:rsidR="00E11691" w:rsidRPr="00961F55" w:rsidRDefault="00E11691" w:rsidP="00E11691">
            <w:pPr>
              <w:pStyle w:val="Definitie"/>
              <w:rPr>
                <w:ins w:id="395" w:author="pjanssen" w:date="2015-11-10T17:44:00Z"/>
                <w:rFonts w:ascii="Verdana" w:hAnsi="Verdana"/>
                <w:sz w:val="16"/>
                <w:szCs w:val="16"/>
                <w:lang w:val="nl-NL"/>
              </w:rPr>
            </w:pPr>
            <w:ins w:id="396" w:author="pjanssen" w:date="2015-11-10T17:44:00Z">
              <w:r w:rsidRPr="00961F55">
                <w:rPr>
                  <w:rFonts w:ascii="Verdana" w:hAnsi="Verdana"/>
                  <w:sz w:val="16"/>
                  <w:szCs w:val="16"/>
                  <w:lang w:val="nl-NL"/>
                </w:rPr>
                <w:t xml:space="preserve">inhoudelijk vastleggen van de werkelijkheid. </w:t>
              </w:r>
            </w:ins>
          </w:p>
          <w:p w:rsidR="00E11691" w:rsidRPr="00961F55" w:rsidRDefault="00E11691" w:rsidP="00E11691">
            <w:pPr>
              <w:pStyle w:val="Definitie"/>
              <w:rPr>
                <w:ins w:id="397" w:author="pjanssen" w:date="2015-11-10T17:44:00Z"/>
                <w:rFonts w:ascii="Verdana" w:hAnsi="Verdana" w:cs="Arial"/>
                <w:color w:val="000000"/>
                <w:sz w:val="16"/>
                <w:szCs w:val="16"/>
                <w:lang w:val="nl-NL"/>
              </w:rPr>
            </w:pPr>
            <w:ins w:id="398" w:author="pjanssen" w:date="2015-11-10T17:44:00Z">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ins>
          </w:p>
        </w:tc>
      </w:tr>
      <w:tr w:rsidR="00E11691" w:rsidRPr="00961F55" w:rsidTr="00E11691">
        <w:trPr>
          <w:ins w:id="399" w:author="pjanssen" w:date="2015-11-10T17:44:00Z"/>
        </w:trPr>
        <w:tc>
          <w:tcPr>
            <w:tcW w:w="9212" w:type="dxa"/>
            <w:tcPrChange w:id="400" w:author="pjanssen" w:date="2015-11-10T17:44:00Z">
              <w:tcPr>
                <w:tcW w:w="9212" w:type="dxa"/>
              </w:tcPr>
            </w:tcPrChange>
          </w:tcPr>
          <w:p w:rsidR="00E11691" w:rsidRPr="00961F55" w:rsidRDefault="00E11691" w:rsidP="00E11691">
            <w:pPr>
              <w:pStyle w:val="Termen"/>
              <w:tabs>
                <w:tab w:val="clear" w:pos="432"/>
              </w:tabs>
              <w:rPr>
                <w:ins w:id="401" w:author="pjanssen" w:date="2015-11-10T17:44:00Z"/>
                <w:rFonts w:ascii="Verdana" w:hAnsi="Verdana"/>
                <w:b w:val="0"/>
                <w:sz w:val="16"/>
                <w:szCs w:val="16"/>
                <w:lang w:val="nl-NL"/>
              </w:rPr>
            </w:pPr>
            <w:ins w:id="402" w:author="pjanssen" w:date="2015-11-10T17:44:00Z">
              <w:r w:rsidRPr="00961F55">
                <w:rPr>
                  <w:rFonts w:ascii="Verdana" w:hAnsi="Verdana"/>
                  <w:sz w:val="16"/>
                  <w:szCs w:val="16"/>
                  <w:lang w:val="nl-NL"/>
                </w:rPr>
                <w:t>ruimtelijk referentiesysteem</w:t>
              </w:r>
            </w:ins>
          </w:p>
          <w:p w:rsidR="00E11691" w:rsidRPr="00961F55" w:rsidRDefault="00E11691" w:rsidP="00E11691">
            <w:pPr>
              <w:pStyle w:val="Definitie"/>
              <w:rPr>
                <w:ins w:id="403" w:author="pjanssen" w:date="2015-11-10T17:44:00Z"/>
                <w:rFonts w:ascii="Verdana" w:hAnsi="Verdana"/>
                <w:sz w:val="16"/>
                <w:szCs w:val="16"/>
                <w:lang w:val="nl-NL"/>
              </w:rPr>
            </w:pPr>
            <w:ins w:id="404" w:author="pjanssen" w:date="2015-11-10T17:44:00Z">
              <w:r w:rsidRPr="00961F55">
                <w:rPr>
                  <w:rFonts w:ascii="Verdana" w:hAnsi="Verdana"/>
                  <w:sz w:val="16"/>
                  <w:szCs w:val="16"/>
                  <w:lang w:val="nl-NL"/>
                </w:rPr>
                <w:t>model (systeem) voor identificatie van een positie (locatie) in de werkelijkheid</w:t>
              </w:r>
            </w:ins>
          </w:p>
          <w:p w:rsidR="00E11691" w:rsidRPr="00961F55" w:rsidRDefault="00E11691" w:rsidP="00E11691">
            <w:pPr>
              <w:pStyle w:val="opmerking"/>
              <w:rPr>
                <w:ins w:id="405" w:author="pjanssen" w:date="2015-11-10T17:44:00Z"/>
                <w:rFonts w:ascii="Verdana" w:hAnsi="Verdana"/>
                <w:sz w:val="16"/>
                <w:szCs w:val="16"/>
              </w:rPr>
            </w:pPr>
            <w:ins w:id="406" w:author="pjanssen" w:date="2015-11-10T17:44:00Z">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ins>
          </w:p>
        </w:tc>
      </w:tr>
      <w:tr w:rsidR="00E11691" w:rsidRPr="00961F55" w:rsidTr="00E11691">
        <w:trPr>
          <w:ins w:id="407" w:author="pjanssen" w:date="2015-11-10T17:44:00Z"/>
        </w:trPr>
        <w:tc>
          <w:tcPr>
            <w:tcW w:w="9212" w:type="dxa"/>
            <w:tcPrChange w:id="408" w:author="pjanssen" w:date="2015-11-10T17:44:00Z">
              <w:tcPr>
                <w:tcW w:w="9212" w:type="dxa"/>
              </w:tcPr>
            </w:tcPrChange>
          </w:tcPr>
          <w:p w:rsidR="00E11691" w:rsidRPr="00961F55" w:rsidRDefault="00E11691" w:rsidP="00E11691">
            <w:pPr>
              <w:pStyle w:val="Termen"/>
              <w:tabs>
                <w:tab w:val="clear" w:pos="432"/>
              </w:tabs>
              <w:rPr>
                <w:ins w:id="409" w:author="pjanssen" w:date="2015-11-10T17:44:00Z"/>
                <w:rFonts w:ascii="Verdana" w:hAnsi="Verdana"/>
                <w:sz w:val="16"/>
                <w:szCs w:val="16"/>
                <w:lang w:val="nl-NL"/>
              </w:rPr>
            </w:pPr>
            <w:ins w:id="410" w:author="pjanssen" w:date="2015-11-10T17:44:00Z">
              <w:r w:rsidRPr="00961F55">
                <w:rPr>
                  <w:rFonts w:ascii="Verdana" w:hAnsi="Verdana"/>
                  <w:sz w:val="16"/>
                  <w:szCs w:val="16"/>
                  <w:lang w:val="nl-NL"/>
                </w:rPr>
                <w:t>sectormodel</w:t>
              </w:r>
            </w:ins>
          </w:p>
          <w:p w:rsidR="00E11691" w:rsidRPr="00961F55" w:rsidRDefault="00E11691" w:rsidP="00E11691">
            <w:pPr>
              <w:pStyle w:val="Definitie"/>
              <w:rPr>
                <w:ins w:id="411" w:author="pjanssen" w:date="2015-11-10T17:44:00Z"/>
                <w:rFonts w:ascii="Verdana" w:hAnsi="Verdana"/>
                <w:sz w:val="16"/>
                <w:szCs w:val="16"/>
                <w:lang w:val="nl-NL"/>
              </w:rPr>
            </w:pPr>
            <w:ins w:id="412" w:author="pjanssen" w:date="2015-11-10T17:44:00Z">
              <w:r w:rsidRPr="00961F55">
                <w:rPr>
                  <w:rFonts w:ascii="Verdana" w:hAnsi="Verdana"/>
                  <w:sz w:val="16"/>
                  <w:szCs w:val="16"/>
                  <w:lang w:val="nl-NL"/>
                </w:rPr>
                <w:t>model voor beschrijving van de werkelijkheid binnen het domein van een beleidsveld</w:t>
              </w:r>
            </w:ins>
          </w:p>
        </w:tc>
      </w:tr>
      <w:tr w:rsidR="00E11691" w:rsidRPr="00961F55" w:rsidTr="00E11691">
        <w:trPr>
          <w:ins w:id="413" w:author="pjanssen" w:date="2015-11-10T17:44:00Z"/>
        </w:trPr>
        <w:tc>
          <w:tcPr>
            <w:tcW w:w="9212" w:type="dxa"/>
            <w:tcPrChange w:id="414" w:author="pjanssen" w:date="2015-11-10T17:44:00Z">
              <w:tcPr>
                <w:tcW w:w="9212" w:type="dxa"/>
              </w:tcPr>
            </w:tcPrChange>
          </w:tcPr>
          <w:p w:rsidR="00E11691" w:rsidRPr="00961F55" w:rsidRDefault="00E11691" w:rsidP="00E11691">
            <w:pPr>
              <w:pStyle w:val="Termen"/>
              <w:tabs>
                <w:tab w:val="clear" w:pos="432"/>
              </w:tabs>
              <w:rPr>
                <w:ins w:id="415" w:author="pjanssen" w:date="2015-11-10T17:44:00Z"/>
                <w:rFonts w:ascii="Verdana" w:hAnsi="Verdana"/>
                <w:b w:val="0"/>
                <w:sz w:val="16"/>
                <w:szCs w:val="16"/>
                <w:lang w:val="nl-NL"/>
              </w:rPr>
            </w:pPr>
            <w:ins w:id="416" w:author="pjanssen" w:date="2015-11-10T17:44:00Z">
              <w:r w:rsidRPr="00961F55">
                <w:rPr>
                  <w:rFonts w:ascii="Verdana" w:hAnsi="Verdana"/>
                  <w:sz w:val="16"/>
                  <w:szCs w:val="16"/>
                  <w:lang w:val="nl-NL"/>
                </w:rPr>
                <w:t>symbool</w:t>
              </w:r>
            </w:ins>
          </w:p>
          <w:p w:rsidR="00E11691" w:rsidRPr="00961F55" w:rsidRDefault="00E11691" w:rsidP="00E11691">
            <w:pPr>
              <w:pStyle w:val="Definitie"/>
              <w:rPr>
                <w:ins w:id="417" w:author="pjanssen" w:date="2015-11-10T17:44:00Z"/>
                <w:rFonts w:ascii="Verdana" w:hAnsi="Verdana"/>
                <w:sz w:val="16"/>
                <w:szCs w:val="16"/>
                <w:lang w:val="nl-NL"/>
              </w:rPr>
            </w:pPr>
            <w:ins w:id="418" w:author="pjanssen" w:date="2015-11-10T17:44:00Z">
              <w:r w:rsidRPr="00961F55">
                <w:rPr>
                  <w:rFonts w:ascii="Verdana" w:hAnsi="Verdana"/>
                  <w:sz w:val="16"/>
                  <w:szCs w:val="16"/>
                  <w:lang w:val="nl-NL"/>
                </w:rPr>
                <w:t>presentatieprimitieve van grafische, audio of tactiele aard of een combinatie hiervan</w:t>
              </w:r>
            </w:ins>
          </w:p>
        </w:tc>
      </w:tr>
      <w:tr w:rsidR="00E11691" w:rsidRPr="00961F55" w:rsidTr="00E11691">
        <w:trPr>
          <w:ins w:id="419" w:author="pjanssen" w:date="2015-11-10T17:44:00Z"/>
        </w:trPr>
        <w:tc>
          <w:tcPr>
            <w:tcW w:w="9212" w:type="dxa"/>
            <w:tcPrChange w:id="420" w:author="pjanssen" w:date="2015-11-10T17:44:00Z">
              <w:tcPr>
                <w:tcW w:w="9212" w:type="dxa"/>
              </w:tcPr>
            </w:tcPrChange>
          </w:tcPr>
          <w:p w:rsidR="00E11691" w:rsidRPr="00A67056" w:rsidRDefault="00E11691" w:rsidP="00E11691">
            <w:pPr>
              <w:rPr>
                <w:ins w:id="421" w:author="pjanssen" w:date="2015-11-10T17:44:00Z"/>
                <w:b/>
              </w:rPr>
            </w:pPr>
            <w:ins w:id="422" w:author="pjanssen" w:date="2015-11-10T17:44:00Z">
              <w:r>
                <w:rPr>
                  <w:b/>
                </w:rPr>
                <w:t>t</w:t>
              </w:r>
              <w:r w:rsidRPr="00A67056">
                <w:rPr>
                  <w:b/>
                </w:rPr>
                <w:t>emporeel referentiesysteem</w:t>
              </w:r>
            </w:ins>
          </w:p>
          <w:p w:rsidR="00E11691" w:rsidRDefault="00E11691" w:rsidP="00E11691">
            <w:pPr>
              <w:rPr>
                <w:ins w:id="423" w:author="pjanssen" w:date="2015-11-10T17:44:00Z"/>
              </w:rPr>
            </w:pPr>
            <w:ins w:id="424" w:author="pjanssen" w:date="2015-11-10T17:44:00Z">
              <w:r>
                <w:t>Referentiesysteem waarin de tijd is bepaald.</w:t>
              </w:r>
            </w:ins>
          </w:p>
          <w:p w:rsidR="00E11691" w:rsidRDefault="00E11691" w:rsidP="00E11691">
            <w:pPr>
              <w:rPr>
                <w:ins w:id="425" w:author="pjanssen" w:date="2015-11-10T17:44:00Z"/>
              </w:rPr>
            </w:pPr>
          </w:p>
        </w:tc>
      </w:tr>
      <w:tr w:rsidR="00E11691" w:rsidRPr="00961F55" w:rsidTr="00E11691">
        <w:trPr>
          <w:ins w:id="426" w:author="pjanssen" w:date="2015-11-10T17:44:00Z"/>
        </w:trPr>
        <w:tc>
          <w:tcPr>
            <w:tcW w:w="9212" w:type="dxa"/>
            <w:tcPrChange w:id="427" w:author="pjanssen" w:date="2015-11-10T17:44:00Z">
              <w:tcPr>
                <w:tcW w:w="9212" w:type="dxa"/>
              </w:tcPr>
            </w:tcPrChange>
          </w:tcPr>
          <w:p w:rsidR="00E11691" w:rsidRPr="002A4103" w:rsidRDefault="00E11691" w:rsidP="00E11691">
            <w:pPr>
              <w:rPr>
                <w:ins w:id="428" w:author="pjanssen" w:date="2015-11-10T17:44:00Z"/>
                <w:b/>
              </w:rPr>
            </w:pPr>
            <w:ins w:id="429" w:author="pjanssen" w:date="2015-11-10T17:44:00Z">
              <w:r w:rsidRPr="002A4103">
                <w:rPr>
                  <w:b/>
                </w:rPr>
                <w:t>Netwerktopologie</w:t>
              </w:r>
            </w:ins>
          </w:p>
          <w:p w:rsidR="00E11691" w:rsidRPr="00961F55" w:rsidRDefault="00E11691" w:rsidP="00E11691">
            <w:pPr>
              <w:rPr>
                <w:ins w:id="430" w:author="pjanssen" w:date="2015-11-10T17:44:00Z"/>
              </w:rPr>
            </w:pPr>
          </w:p>
        </w:tc>
      </w:tr>
      <w:tr w:rsidR="00E11691" w:rsidRPr="00961F55" w:rsidTr="00E11691">
        <w:trPr>
          <w:ins w:id="431" w:author="pjanssen" w:date="2015-11-10T17:44:00Z"/>
        </w:trPr>
        <w:tc>
          <w:tcPr>
            <w:tcW w:w="9212" w:type="dxa"/>
            <w:tcPrChange w:id="432" w:author="pjanssen" w:date="2015-11-10T17:44:00Z">
              <w:tcPr>
                <w:tcW w:w="9212" w:type="dxa"/>
              </w:tcPr>
            </w:tcPrChange>
          </w:tcPr>
          <w:p w:rsidR="00E11691" w:rsidRPr="00A67056" w:rsidRDefault="00E11691" w:rsidP="00E11691">
            <w:pPr>
              <w:rPr>
                <w:ins w:id="433" w:author="pjanssen" w:date="2015-11-10T17:44:00Z"/>
                <w:b/>
              </w:rPr>
            </w:pPr>
            <w:ins w:id="434" w:author="pjanssen" w:date="2015-11-10T17:44:00Z">
              <w:r>
                <w:rPr>
                  <w:b/>
                </w:rPr>
                <w:t>v</w:t>
              </w:r>
              <w:r w:rsidRPr="00A67056">
                <w:rPr>
                  <w:b/>
                </w:rPr>
                <w:t>asterformaat</w:t>
              </w:r>
            </w:ins>
          </w:p>
          <w:p w:rsidR="00E11691" w:rsidRDefault="00E11691" w:rsidP="00E11691">
            <w:pPr>
              <w:rPr>
                <w:ins w:id="435" w:author="pjanssen" w:date="2015-11-10T17:44:00Z"/>
              </w:rPr>
            </w:pPr>
            <w:ins w:id="436" w:author="pjanssen" w:date="2015-11-10T17:44:00Z">
              <w:r>
                <w:t>representatie van beeld middel een gewoonlijk rechthoekig patroon van parallelle lijnen (v)</w:t>
              </w:r>
            </w:ins>
          </w:p>
          <w:p w:rsidR="00E11691" w:rsidRPr="00961F55" w:rsidRDefault="00E11691" w:rsidP="00E11691">
            <w:pPr>
              <w:rPr>
                <w:ins w:id="437" w:author="pjanssen" w:date="2015-11-10T17:44:00Z"/>
              </w:rPr>
            </w:pPr>
          </w:p>
        </w:tc>
      </w:tr>
      <w:tr w:rsidR="00E11691" w:rsidRPr="00961F55" w:rsidTr="00E11691">
        <w:trPr>
          <w:ins w:id="438" w:author="pjanssen" w:date="2015-11-10T17:44:00Z"/>
        </w:trPr>
        <w:tc>
          <w:tcPr>
            <w:tcW w:w="9212" w:type="dxa"/>
            <w:tcPrChange w:id="439" w:author="pjanssen" w:date="2015-11-10T17:44:00Z">
              <w:tcPr>
                <w:tcW w:w="9212" w:type="dxa"/>
              </w:tcPr>
            </w:tcPrChange>
          </w:tcPr>
          <w:p w:rsidR="00E11691" w:rsidRPr="00A67056" w:rsidRDefault="00E11691" w:rsidP="00E11691">
            <w:pPr>
              <w:rPr>
                <w:ins w:id="440" w:author="pjanssen" w:date="2015-11-10T17:44:00Z"/>
                <w:b/>
              </w:rPr>
            </w:pPr>
            <w:ins w:id="441" w:author="pjanssen" w:date="2015-11-10T17:44:00Z">
              <w:r>
                <w:rPr>
                  <w:b/>
                </w:rPr>
                <w:t>v</w:t>
              </w:r>
              <w:r w:rsidRPr="00A67056">
                <w:rPr>
                  <w:b/>
                </w:rPr>
                <w:t>ectorformaat</w:t>
              </w:r>
            </w:ins>
          </w:p>
          <w:p w:rsidR="00E11691" w:rsidRDefault="00E11691" w:rsidP="00E11691">
            <w:pPr>
              <w:rPr>
                <w:ins w:id="442" w:author="pjanssen" w:date="2015-11-10T17:44:00Z"/>
              </w:rPr>
            </w:pPr>
            <w:ins w:id="443" w:author="pjanssen" w:date="2015-11-10T17:44:00Z">
              <w:r>
                <w:t>representatie van geometrie middels geometrische primitieven</w:t>
              </w:r>
            </w:ins>
          </w:p>
          <w:p w:rsidR="00E11691" w:rsidRPr="00961F55" w:rsidRDefault="00E11691" w:rsidP="00E11691">
            <w:pPr>
              <w:rPr>
                <w:ins w:id="444" w:author="pjanssen" w:date="2015-11-10T17:44:00Z"/>
              </w:rPr>
            </w:pPr>
          </w:p>
        </w:tc>
      </w:tr>
      <w:tr w:rsidR="00E11691" w:rsidRPr="00A67056" w:rsidTr="00E11691">
        <w:trPr>
          <w:ins w:id="445" w:author="pjanssen" w:date="2015-11-10T17:44:00Z"/>
        </w:trPr>
        <w:tc>
          <w:tcPr>
            <w:tcW w:w="9212" w:type="dxa"/>
            <w:tcPrChange w:id="446" w:author="pjanssen" w:date="2015-11-10T17:44:00Z">
              <w:tcPr>
                <w:tcW w:w="9212" w:type="dxa"/>
              </w:tcPr>
            </w:tcPrChange>
          </w:tcPr>
          <w:p w:rsidR="00E11691" w:rsidRPr="00B15657" w:rsidRDefault="00E11691" w:rsidP="00E11691">
            <w:pPr>
              <w:rPr>
                <w:ins w:id="447" w:author="pjanssen" w:date="2015-11-10T17:44:00Z"/>
                <w:b/>
                <w:lang w:val="en-GB"/>
              </w:rPr>
            </w:pPr>
            <w:ins w:id="448" w:author="pjanssen" w:date="2015-11-10T17:44:00Z">
              <w:r w:rsidRPr="00B15657">
                <w:rPr>
                  <w:b/>
                  <w:lang w:val="en-GB"/>
                </w:rPr>
                <w:t>view service</w:t>
              </w:r>
            </w:ins>
          </w:p>
          <w:p w:rsidR="00E11691" w:rsidRPr="00B15657" w:rsidRDefault="00E11691" w:rsidP="00E11691">
            <w:pPr>
              <w:rPr>
                <w:ins w:id="449" w:author="pjanssen" w:date="2015-11-10T17:44:00Z"/>
                <w:lang w:val="en-GB"/>
              </w:rPr>
            </w:pPr>
            <w:ins w:id="450" w:author="pjanssen" w:date="2015-11-10T17:44:00Z">
              <w:r w:rsidRPr="00B15657">
                <w:rPr>
                  <w:lang w:val="en-GB"/>
                </w:rPr>
                <w:t>Service that makes it possible, as a minimum, to display, navigate, zoom in and out, pan or overlay viewable spatial data sets and to display legend information and any relevant content of metadata.</w:t>
              </w:r>
            </w:ins>
          </w:p>
          <w:p w:rsidR="00E11691" w:rsidRDefault="00E11691" w:rsidP="00E11691">
            <w:pPr>
              <w:rPr>
                <w:ins w:id="451" w:author="pjanssen" w:date="2015-11-10T17:44:00Z"/>
              </w:rPr>
            </w:pPr>
            <w:ins w:id="452" w:author="pjanssen" w:date="2015-11-10T17:44:00Z">
              <w:r>
                <w:t>INSPIRE</w:t>
              </w:r>
            </w:ins>
          </w:p>
          <w:p w:rsidR="00E11691" w:rsidRPr="00A67056" w:rsidRDefault="00E11691" w:rsidP="00E11691">
            <w:pPr>
              <w:rPr>
                <w:ins w:id="453" w:author="pjanssen" w:date="2015-11-10T17:44:00Z"/>
                <w:b/>
                <w:lang w:val="en-GB"/>
              </w:rPr>
            </w:pPr>
          </w:p>
        </w:tc>
      </w:tr>
      <w:tr w:rsidR="00E11691" w:rsidRPr="00961F55" w:rsidTr="00E11691">
        <w:trPr>
          <w:ins w:id="454" w:author="pjanssen" w:date="2015-11-10T17:44:00Z"/>
        </w:trPr>
        <w:tc>
          <w:tcPr>
            <w:tcW w:w="9212" w:type="dxa"/>
            <w:tcPrChange w:id="455" w:author="pjanssen" w:date="2015-11-10T17:44:00Z">
              <w:tcPr>
                <w:tcW w:w="9212" w:type="dxa"/>
              </w:tcPr>
            </w:tcPrChange>
          </w:tcPr>
          <w:p w:rsidR="00E11691" w:rsidRPr="00961F55" w:rsidRDefault="00E11691" w:rsidP="00E11691">
            <w:pPr>
              <w:pStyle w:val="Termen"/>
              <w:tabs>
                <w:tab w:val="clear" w:pos="432"/>
              </w:tabs>
              <w:rPr>
                <w:ins w:id="456" w:author="pjanssen" w:date="2015-11-10T17:44:00Z"/>
                <w:rFonts w:ascii="Verdana" w:hAnsi="Verdana"/>
                <w:sz w:val="16"/>
                <w:szCs w:val="16"/>
                <w:lang w:val="nl-NL"/>
              </w:rPr>
            </w:pPr>
            <w:ins w:id="457" w:author="pjanssen" w:date="2015-11-10T17:44:00Z">
              <w:r w:rsidRPr="00961F55">
                <w:rPr>
                  <w:rFonts w:ascii="Verdana" w:hAnsi="Verdana"/>
                  <w:sz w:val="16"/>
                  <w:szCs w:val="16"/>
                  <w:lang w:val="nl-NL"/>
                </w:rPr>
                <w:t>void</w:t>
              </w:r>
              <w:r w:rsidRPr="00961F55">
                <w:rPr>
                  <w:rFonts w:ascii="Verdana" w:hAnsi="Verdana"/>
                  <w:b w:val="0"/>
                  <w:sz w:val="16"/>
                  <w:szCs w:val="16"/>
                  <w:lang w:val="nl-NL"/>
                </w:rPr>
                <w:t>, nl</w:t>
              </w:r>
            </w:ins>
          </w:p>
          <w:p w:rsidR="00E11691" w:rsidRPr="00961F55" w:rsidRDefault="00E11691" w:rsidP="00E11691">
            <w:pPr>
              <w:pStyle w:val="Termen"/>
              <w:tabs>
                <w:tab w:val="clear" w:pos="432"/>
              </w:tabs>
              <w:rPr>
                <w:ins w:id="458" w:author="pjanssen" w:date="2015-11-10T17:44:00Z"/>
                <w:rFonts w:ascii="Verdana" w:hAnsi="Verdana"/>
                <w:b w:val="0"/>
                <w:sz w:val="16"/>
                <w:szCs w:val="16"/>
                <w:lang w:val="nl-NL"/>
              </w:rPr>
            </w:pPr>
            <w:ins w:id="459" w:author="pjanssen" w:date="2015-11-10T17:44:00Z">
              <w:r w:rsidRPr="00961F55">
                <w:rPr>
                  <w:rFonts w:ascii="Verdana" w:hAnsi="Verdana"/>
                  <w:b w:val="0"/>
                  <w:sz w:val="16"/>
                  <w:szCs w:val="16"/>
                  <w:lang w:val="nl-NL"/>
                </w:rPr>
                <w:t>void, en</w:t>
              </w:r>
            </w:ins>
          </w:p>
          <w:p w:rsidR="00E11691" w:rsidRPr="00961F55" w:rsidRDefault="00E11691" w:rsidP="00E11691">
            <w:pPr>
              <w:pStyle w:val="Definitie"/>
              <w:rPr>
                <w:ins w:id="460" w:author="pjanssen" w:date="2015-11-10T17:44:00Z"/>
                <w:rFonts w:ascii="Verdana" w:hAnsi="Verdana"/>
                <w:sz w:val="16"/>
                <w:szCs w:val="16"/>
                <w:lang w:val="nl-NL"/>
              </w:rPr>
            </w:pPr>
            <w:ins w:id="461" w:author="pjanssen" w:date="2015-11-10T17:44:00Z">
              <w:r w:rsidRPr="00961F55">
                <w:rPr>
                  <w:rFonts w:ascii="Verdana" w:hAnsi="Verdana"/>
                  <w:sz w:val="16"/>
                  <w:szCs w:val="16"/>
                  <w:lang w:val="nl-NL"/>
                </w:rPr>
                <w:t>object, of kenmerk van een object, dat syntactisch of semantisch is vereist, maar dat in de gegeven instantie geen informatie bevat</w:t>
              </w:r>
            </w:ins>
          </w:p>
        </w:tc>
      </w:tr>
      <w:tr w:rsidR="00E11691" w:rsidRPr="00961F55" w:rsidTr="00E11691">
        <w:trPr>
          <w:ins w:id="462" w:author="pjanssen" w:date="2015-11-10T17:44:00Z"/>
        </w:trPr>
        <w:tc>
          <w:tcPr>
            <w:tcW w:w="9212" w:type="dxa"/>
            <w:tcPrChange w:id="463" w:author="pjanssen" w:date="2015-11-10T17:44:00Z">
              <w:tcPr>
                <w:tcW w:w="9212" w:type="dxa"/>
              </w:tcPr>
            </w:tcPrChange>
          </w:tcPr>
          <w:p w:rsidR="00E11691" w:rsidRPr="00A67056" w:rsidRDefault="00E11691" w:rsidP="00E11691">
            <w:pPr>
              <w:rPr>
                <w:ins w:id="464" w:author="pjanssen" w:date="2015-11-10T17:44:00Z"/>
                <w:b/>
              </w:rPr>
            </w:pPr>
            <w:ins w:id="465" w:author="pjanssen" w:date="2015-11-10T17:44:00Z">
              <w:r>
                <w:rPr>
                  <w:b/>
                </w:rPr>
                <w:t>w</w:t>
              </w:r>
              <w:r w:rsidRPr="00A67056">
                <w:rPr>
                  <w:b/>
                </w:rPr>
                <w:t>aardelijst</w:t>
              </w:r>
            </w:ins>
          </w:p>
          <w:p w:rsidR="00E11691" w:rsidRDefault="00E11691" w:rsidP="00E11691">
            <w:pPr>
              <w:rPr>
                <w:ins w:id="466" w:author="pjanssen" w:date="2015-11-10T17:44:00Z"/>
              </w:rPr>
            </w:pPr>
            <w:ins w:id="467" w:author="pjanssen" w:date="2015-11-10T17:44:00Z">
              <w:r>
                <w:t>lijst van waarden</w:t>
              </w:r>
            </w:ins>
          </w:p>
          <w:p w:rsidR="00E11691" w:rsidRPr="00961F55" w:rsidRDefault="00E11691" w:rsidP="00E11691">
            <w:pPr>
              <w:rPr>
                <w:ins w:id="468" w:author="pjanssen" w:date="2015-11-10T17:44:00Z"/>
              </w:rPr>
            </w:pPr>
          </w:p>
        </w:tc>
      </w:tr>
      <w:tr w:rsidR="00E11691" w:rsidRPr="00961F55" w:rsidTr="00E11691">
        <w:trPr>
          <w:ins w:id="469" w:author="pjanssen" w:date="2015-11-10T17:44:00Z"/>
        </w:trPr>
        <w:tc>
          <w:tcPr>
            <w:tcW w:w="9212" w:type="dxa"/>
            <w:tcPrChange w:id="470" w:author="pjanssen" w:date="2015-11-10T17:44:00Z">
              <w:tcPr>
                <w:tcW w:w="9212" w:type="dxa"/>
              </w:tcPr>
            </w:tcPrChange>
          </w:tcPr>
          <w:p w:rsidR="00E11691" w:rsidRDefault="00E11691" w:rsidP="00E11691">
            <w:pPr>
              <w:pStyle w:val="Termen"/>
              <w:tabs>
                <w:tab w:val="clear" w:pos="432"/>
              </w:tabs>
              <w:rPr>
                <w:ins w:id="471" w:author="pjanssen" w:date="2015-11-10T17:44:00Z"/>
                <w:rFonts w:ascii="Verdana" w:hAnsi="Verdana"/>
                <w:sz w:val="16"/>
                <w:szCs w:val="16"/>
                <w:lang w:val="nl-NL"/>
              </w:rPr>
            </w:pPr>
            <w:ins w:id="472" w:author="pjanssen" w:date="2015-11-10T17:44:00Z">
              <w:r>
                <w:rPr>
                  <w:rFonts w:ascii="Verdana" w:hAnsi="Verdana"/>
                  <w:sz w:val="16"/>
                  <w:szCs w:val="16"/>
                  <w:lang w:val="nl-NL"/>
                </w:rPr>
                <w:lastRenderedPageBreak/>
                <w:t>Werkelijkheid</w:t>
              </w:r>
            </w:ins>
          </w:p>
          <w:p w:rsidR="00E11691" w:rsidRDefault="00E11691" w:rsidP="00E11691">
            <w:pPr>
              <w:pStyle w:val="Termen"/>
              <w:tabs>
                <w:tab w:val="clear" w:pos="432"/>
              </w:tabs>
              <w:rPr>
                <w:ins w:id="473" w:author="pjanssen" w:date="2015-11-10T17:44:00Z"/>
                <w:rFonts w:ascii="Verdana" w:hAnsi="Verdana"/>
                <w:b w:val="0"/>
                <w:sz w:val="16"/>
                <w:szCs w:val="16"/>
                <w:lang w:val="nl-NL"/>
              </w:rPr>
            </w:pPr>
            <w:ins w:id="474" w:author="pjanssen" w:date="2015-11-10T17:44:00Z">
              <w:r w:rsidRPr="00987F18">
                <w:rPr>
                  <w:rFonts w:ascii="Verdana" w:hAnsi="Verdana"/>
                  <w:b w:val="0"/>
                  <w:sz w:val="16"/>
                  <w:szCs w:val="16"/>
                  <w:lang w:val="nl-NL"/>
                </w:rPr>
                <w:t>beeld van de echte of hypothetische wereld die alles van belang omvat</w:t>
              </w:r>
            </w:ins>
          </w:p>
          <w:p w:rsidR="00E11691" w:rsidRPr="00987F18" w:rsidRDefault="00E11691" w:rsidP="00E11691">
            <w:pPr>
              <w:rPr>
                <w:ins w:id="475" w:author="pjanssen" w:date="2015-11-10T17:44:00Z"/>
              </w:rPr>
            </w:pPr>
          </w:p>
        </w:tc>
      </w:tr>
    </w:tbl>
    <w:p w:rsidR="0065371C" w:rsidRPr="00E11691" w:rsidDel="00E11691" w:rsidRDefault="00636176" w:rsidP="0065371C">
      <w:pPr>
        <w:rPr>
          <w:del w:id="476" w:author="pjanssen" w:date="2015-11-10T17:44:00Z"/>
          <w:rPrChange w:id="477" w:author="pjanssen" w:date="2015-11-10T17:44:00Z">
            <w:rPr>
              <w:del w:id="478" w:author="pjanssen" w:date="2015-11-10T17:44:00Z"/>
              <w:lang w:val="en-GB"/>
            </w:rPr>
          </w:rPrChange>
        </w:rPr>
      </w:pPr>
      <w:del w:id="479" w:author="pjanssen" w:date="2015-11-10T17:44:00Z">
        <w:r w:rsidRPr="00636176">
          <w:rPr>
            <w:highlight w:val="yellow"/>
            <w:rPrChange w:id="480" w:author="pjanssen" w:date="2015-11-10T17:44:00Z">
              <w:rPr>
                <w:color w:val="0000FF"/>
                <w:highlight w:val="yellow"/>
                <w:u w:val="single"/>
                <w:lang w:val="en-GB"/>
              </w:rPr>
            </w:rPrChange>
          </w:rPr>
          <w:delText>NOG UITWERKEN.</w:delText>
        </w:r>
        <w:bookmarkStart w:id="481" w:name="_Toc434956070"/>
        <w:bookmarkEnd w:id="481"/>
      </w:del>
    </w:p>
    <w:p w:rsidR="0065371C" w:rsidRPr="00E11691" w:rsidDel="009C2B75" w:rsidRDefault="0065371C" w:rsidP="00E548CF">
      <w:pPr>
        <w:rPr>
          <w:del w:id="482" w:author="pjanssen" w:date="2015-11-10T21:48:00Z"/>
          <w:rPrChange w:id="483" w:author="pjanssen" w:date="2015-11-10T17:44:00Z">
            <w:rPr>
              <w:del w:id="484" w:author="pjanssen" w:date="2015-11-10T21:48:00Z"/>
              <w:lang w:val="en-GB"/>
            </w:rPr>
          </w:rPrChange>
        </w:rPr>
      </w:pPr>
      <w:bookmarkStart w:id="485" w:name="_Toc434956071"/>
      <w:bookmarkEnd w:id="485"/>
    </w:p>
    <w:p w:rsidR="00607EB0" w:rsidRPr="00E11691" w:rsidDel="00E11691" w:rsidRDefault="00636176" w:rsidP="00607EB0">
      <w:pPr>
        <w:rPr>
          <w:del w:id="486" w:author="pjanssen" w:date="2015-11-10T17:44:00Z"/>
          <w:rPrChange w:id="487" w:author="pjanssen" w:date="2015-11-10T17:44:00Z">
            <w:rPr>
              <w:del w:id="488" w:author="pjanssen" w:date="2015-11-10T17:44:00Z"/>
              <w:lang w:val="en-GB"/>
            </w:rPr>
          </w:rPrChange>
        </w:rPr>
      </w:pPr>
      <w:del w:id="489" w:author="pjanssen" w:date="2015-11-10T17:44:00Z">
        <w:r w:rsidRPr="00636176">
          <w:rPr>
            <w:rPrChange w:id="490" w:author="pjanssen" w:date="2015-11-10T17:44:00Z">
              <w:rPr>
                <w:color w:val="0000FF"/>
                <w:u w:val="single"/>
                <w:lang w:val="en-GB"/>
              </w:rPr>
            </w:rPrChange>
          </w:rPr>
          <w:delText xml:space="preserve">Namespace: </w:delText>
        </w:r>
        <w:r w:rsidRPr="00636176">
          <w:rPr>
            <w:rFonts w:ascii="MS Sans Serif" w:hAnsi="MS Sans Serif"/>
            <w:b/>
            <w:bCs/>
            <w:sz w:val="20"/>
            <w:szCs w:val="20"/>
            <w:rPrChange w:id="491" w:author="pjanssen" w:date="2015-11-10T17:44:00Z">
              <w:rPr>
                <w:rFonts w:ascii="MS Sans Serif" w:hAnsi="MS Sans Serif"/>
                <w:b/>
                <w:bCs/>
                <w:color w:val="0000FF"/>
                <w:sz w:val="20"/>
                <w:szCs w:val="20"/>
                <w:u w:val="single"/>
                <w:lang w:val="en-GB"/>
              </w:rPr>
            </w:rPrChange>
          </w:rPr>
          <w:delText>c</w:delText>
        </w:r>
        <w:r w:rsidRPr="00636176">
          <w:rPr>
            <w:rPrChange w:id="492" w:author="pjanssen" w:date="2015-11-10T17:44:00Z">
              <w:rPr>
                <w:color w:val="0000FF"/>
                <w:u w:val="single"/>
                <w:lang w:val="en-GB"/>
              </w:rPr>
            </w:rPrChange>
          </w:rPr>
          <w:delText xml:space="preserve">ollection of names, identified by a URI reference, that are used in XML documents as element names and attribute names W3C/XML. </w:delText>
        </w:r>
        <w:bookmarkStart w:id="493" w:name="_Toc434956072"/>
        <w:bookmarkEnd w:id="493"/>
      </w:del>
    </w:p>
    <w:p w:rsidR="00E548CF" w:rsidRPr="00E11691" w:rsidDel="00E11691" w:rsidRDefault="00E548CF" w:rsidP="00E548CF">
      <w:pPr>
        <w:rPr>
          <w:del w:id="494" w:author="pjanssen" w:date="2015-11-10T17:44:00Z"/>
          <w:rPrChange w:id="495" w:author="pjanssen" w:date="2015-11-10T17:44:00Z">
            <w:rPr>
              <w:del w:id="496" w:author="pjanssen" w:date="2015-11-10T17:44:00Z"/>
              <w:lang w:val="en-GB"/>
            </w:rPr>
          </w:rPrChange>
        </w:rPr>
      </w:pPr>
      <w:bookmarkStart w:id="497" w:name="_Toc434956073"/>
      <w:bookmarkEnd w:id="497"/>
    </w:p>
    <w:p w:rsidR="00C03E00" w:rsidRPr="00E11691" w:rsidDel="00E11691" w:rsidRDefault="00C03E00" w:rsidP="00E548CF">
      <w:pPr>
        <w:rPr>
          <w:del w:id="498" w:author="pjanssen" w:date="2015-11-10T17:44:00Z"/>
          <w:rPrChange w:id="499" w:author="pjanssen" w:date="2015-11-10T17:44:00Z">
            <w:rPr>
              <w:del w:id="500" w:author="pjanssen" w:date="2015-11-10T17:44:00Z"/>
              <w:lang w:val="en-GB"/>
            </w:rPr>
          </w:rPrChange>
        </w:rPr>
      </w:pPr>
      <w:bookmarkStart w:id="501" w:name="_Toc434956074"/>
      <w:bookmarkEnd w:id="501"/>
    </w:p>
    <w:p w:rsidR="00E548CF" w:rsidRPr="00E548CF" w:rsidDel="00E11691" w:rsidRDefault="00E548CF" w:rsidP="00E548CF">
      <w:pPr>
        <w:rPr>
          <w:del w:id="502" w:author="pjanssen" w:date="2015-11-10T17:44:00Z"/>
          <w:color w:val="0000FF"/>
        </w:rPr>
      </w:pPr>
      <w:del w:id="503" w:author="pjanssen" w:date="2015-11-10T17:44:00Z">
        <w:r w:rsidRPr="00E548CF" w:rsidDel="00E11691">
          <w:rPr>
            <w:color w:val="0000FF"/>
          </w:rPr>
          <w:delText xml:space="preserve">(&lt;volgnummer&gt;) &lt;Term&gt; </w:delText>
        </w:r>
        <w:bookmarkStart w:id="504" w:name="_Toc434956075"/>
        <w:bookmarkEnd w:id="504"/>
      </w:del>
    </w:p>
    <w:p w:rsidR="00E548CF" w:rsidRPr="00E548CF" w:rsidDel="00E11691" w:rsidRDefault="00E548CF" w:rsidP="00E548CF">
      <w:pPr>
        <w:rPr>
          <w:del w:id="505" w:author="pjanssen" w:date="2015-11-10T17:44:00Z"/>
          <w:color w:val="0000FF"/>
        </w:rPr>
      </w:pPr>
      <w:del w:id="506" w:author="pjanssen" w:date="2015-11-10T17:44:00Z">
        <w:r w:rsidRPr="00E548CF" w:rsidDel="00E11691">
          <w:rPr>
            <w:color w:val="0000FF"/>
          </w:rPr>
          <w:delText>&lt;definitie&gt;</w:delText>
        </w:r>
        <w:bookmarkStart w:id="507" w:name="_Toc434956076"/>
        <w:bookmarkEnd w:id="507"/>
      </w:del>
    </w:p>
    <w:p w:rsidR="00E548CF" w:rsidRPr="00E548CF" w:rsidDel="00E11691" w:rsidRDefault="00E548CF" w:rsidP="00E548CF">
      <w:pPr>
        <w:rPr>
          <w:del w:id="508" w:author="pjanssen" w:date="2015-11-10T17:44:00Z"/>
          <w:color w:val="0000FF"/>
        </w:rPr>
      </w:pPr>
      <w:del w:id="509" w:author="pjanssen" w:date="2015-11-10T17:44:00Z">
        <w:r w:rsidRPr="00E548CF" w:rsidDel="00E11691">
          <w:rPr>
            <w:color w:val="0000FF"/>
          </w:rPr>
          <w:delText>OPMERKING</w:delText>
        </w:r>
        <w:r w:rsidRPr="00E548CF" w:rsidDel="00E11691">
          <w:rPr>
            <w:color w:val="0000FF"/>
          </w:rPr>
          <w:tab/>
          <w:delText>&lt;opmerking&gt; (verwijderen indien niet van toepassing)</w:delText>
        </w:r>
        <w:bookmarkStart w:id="510" w:name="_Toc434956077"/>
        <w:bookmarkEnd w:id="510"/>
      </w:del>
    </w:p>
    <w:p w:rsidR="00E548CF" w:rsidRPr="00E548CF" w:rsidDel="00E11691" w:rsidRDefault="00E548CF" w:rsidP="00E548CF">
      <w:pPr>
        <w:rPr>
          <w:del w:id="511" w:author="pjanssen" w:date="2015-11-10T17:44:00Z"/>
          <w:color w:val="0000FF"/>
        </w:rPr>
      </w:pPr>
      <w:del w:id="512" w:author="pjanssen" w:date="2015-11-10T17:44:00Z">
        <w:r w:rsidRPr="00E548CF" w:rsidDel="00E11691">
          <w:rPr>
            <w:color w:val="0000FF"/>
          </w:rPr>
          <w:delText>VOORBEELD</w:delText>
        </w:r>
        <w:r w:rsidRPr="00E548CF" w:rsidDel="00E11691">
          <w:rPr>
            <w:color w:val="0000FF"/>
          </w:rPr>
          <w:tab/>
          <w:delText>&lt;voorbeeld&gt; (verwijderen indien niet van toepassing)</w:delText>
        </w:r>
        <w:bookmarkStart w:id="513" w:name="_Toc434956078"/>
        <w:bookmarkEnd w:id="513"/>
      </w:del>
    </w:p>
    <w:p w:rsidR="00E548CF" w:rsidDel="00E11691" w:rsidRDefault="00E548CF" w:rsidP="00E548CF">
      <w:pPr>
        <w:rPr>
          <w:del w:id="514" w:author="pjanssen" w:date="2015-11-10T17:44:00Z"/>
        </w:rPr>
      </w:pPr>
      <w:bookmarkStart w:id="515" w:name="_Toc434956079"/>
      <w:bookmarkEnd w:id="515"/>
    </w:p>
    <w:p w:rsidR="00E548CF" w:rsidRPr="00CD2268" w:rsidDel="00E11691" w:rsidRDefault="00E548CF" w:rsidP="00E548CF">
      <w:pPr>
        <w:rPr>
          <w:del w:id="516" w:author="pjanssen" w:date="2015-11-10T17:44:00Z"/>
          <w:color w:val="0000FF"/>
        </w:rPr>
      </w:pPr>
      <w:del w:id="517" w:author="pjanssen" w:date="2015-11-10T17:44:00Z">
        <w:r w:rsidRPr="00CD2268" w:rsidDel="00E11691">
          <w:rPr>
            <w:color w:val="0000FF"/>
          </w:rPr>
          <w:delText>Bijvoorbeeld:</w:delText>
        </w:r>
        <w:bookmarkStart w:id="518" w:name="_Toc434956080"/>
        <w:bookmarkEnd w:id="518"/>
      </w:del>
    </w:p>
    <w:p w:rsidR="00E548CF" w:rsidRPr="00CD2268" w:rsidDel="00E11691" w:rsidRDefault="00CD2268" w:rsidP="00E548CF">
      <w:pPr>
        <w:rPr>
          <w:del w:id="519" w:author="pjanssen" w:date="2015-11-10T17:44:00Z"/>
          <w:color w:val="0000FF"/>
        </w:rPr>
      </w:pPr>
      <w:del w:id="520" w:author="pjanssen" w:date="2015-11-10T17:44:00Z">
        <w:r w:rsidDel="00E11691">
          <w:rPr>
            <w:color w:val="0000FF"/>
          </w:rPr>
          <w:delText>(13) G</w:delText>
        </w:r>
        <w:r w:rsidR="00E548CF" w:rsidRPr="00CD2268" w:rsidDel="00E11691">
          <w:rPr>
            <w:color w:val="0000FF"/>
          </w:rPr>
          <w:delText>eo-informatie</w:delText>
        </w:r>
        <w:bookmarkStart w:id="521" w:name="_Toc434956081"/>
        <w:bookmarkEnd w:id="521"/>
      </w:del>
    </w:p>
    <w:p w:rsidR="00E548CF" w:rsidRPr="00CD2268" w:rsidDel="00E11691" w:rsidRDefault="00E548CF" w:rsidP="00E548CF">
      <w:pPr>
        <w:rPr>
          <w:del w:id="522" w:author="pjanssen" w:date="2015-11-10T17:44:00Z"/>
          <w:color w:val="0000FF"/>
        </w:rPr>
      </w:pPr>
      <w:del w:id="523" w:author="pjanssen" w:date="2015-11-10T17:44:00Z">
        <w:r w:rsidRPr="00CD2268" w:rsidDel="00E11691">
          <w:rPr>
            <w:color w:val="0000FF"/>
          </w:rPr>
          <w:delText>Gegevens met een directe of indirecte referentie naar een plaats ten op gezichte van de aarde (bijvoorbeeld ten opzichte van het aardoppervlak)</w:delText>
        </w:r>
        <w:bookmarkStart w:id="524" w:name="_Toc434956082"/>
        <w:bookmarkEnd w:id="524"/>
      </w:del>
    </w:p>
    <w:p w:rsidR="00576E1A" w:rsidRPr="00CD2268" w:rsidDel="00E11691" w:rsidRDefault="00E548CF" w:rsidP="00E548CF">
      <w:pPr>
        <w:rPr>
          <w:del w:id="525" w:author="pjanssen" w:date="2015-11-10T17:44:00Z"/>
          <w:color w:val="0000FF"/>
        </w:rPr>
      </w:pPr>
      <w:del w:id="526" w:author="pjanssen" w:date="2015-11-10T17:44:00Z">
        <w:r w:rsidRPr="00CD2268" w:rsidDel="00E11691">
          <w:rPr>
            <w:color w:val="0000FF"/>
          </w:rPr>
          <w:delText>OPMERKING</w:delText>
        </w:r>
        <w:r w:rsidRPr="00CD2268" w:rsidDel="00E11691">
          <w:rPr>
            <w:color w:val="0000FF"/>
          </w:rPr>
          <w:tab/>
        </w:r>
        <w:r w:rsidRPr="00CD2268" w:rsidDel="00E11691">
          <w:rPr>
            <w:color w:val="0000FF"/>
          </w:rPr>
          <w:tab/>
          <w:delText>Geo-informatie is synoniem aan geografische informatie</w:delText>
        </w:r>
        <w:bookmarkStart w:id="527" w:name="_Toc434956083"/>
        <w:bookmarkEnd w:id="527"/>
      </w:del>
    </w:p>
    <w:p w:rsidR="00E548CF" w:rsidDel="009C2B75" w:rsidRDefault="00E548CF" w:rsidP="00E548CF">
      <w:pPr>
        <w:rPr>
          <w:del w:id="528" w:author="pjanssen" w:date="2015-11-10T21:48:00Z"/>
        </w:rPr>
      </w:pPr>
      <w:bookmarkStart w:id="529" w:name="_Toc434956084"/>
      <w:bookmarkEnd w:id="529"/>
    </w:p>
    <w:p w:rsidR="00576E1A" w:rsidRDefault="00576E1A" w:rsidP="00576E1A">
      <w:pPr>
        <w:pStyle w:val="Paragraaftitel"/>
        <w:spacing w:line="240" w:lineRule="atLeast"/>
      </w:pPr>
      <w:bookmarkStart w:id="530" w:name="_Toc434956085"/>
      <w:r>
        <w:t>Symbolen en afkortingen</w:t>
      </w:r>
      <w:ins w:id="531" w:author="pjanssen" w:date="2015-11-09T23:17:00Z">
        <w:r w:rsidR="00283BD6">
          <w:t>.</w:t>
        </w:r>
      </w:ins>
      <w:bookmarkEnd w:id="530"/>
    </w:p>
    <w:p w:rsidR="00E548CF" w:rsidRDefault="00E548CF" w:rsidP="00E548CF">
      <w:r>
        <w:t>Lijst van afkortingen en acroniemen die worden gehanteerd in deze data specificatie.</w:t>
      </w:r>
    </w:p>
    <w:p w:rsidR="0065371C" w:rsidRPr="0065371C" w:rsidDel="00E11691" w:rsidRDefault="0065371C" w:rsidP="0065371C">
      <w:pPr>
        <w:rPr>
          <w:del w:id="532" w:author="pjanssen" w:date="2015-11-10T17:45:00Z"/>
        </w:rPr>
      </w:pPr>
      <w:del w:id="533" w:author="pjanssen" w:date="2015-11-10T17:45:00Z">
        <w:r w:rsidRPr="0065371C" w:rsidDel="00E11691">
          <w:rPr>
            <w:highlight w:val="yellow"/>
          </w:rPr>
          <w:delText>NOG UITWERKEN.</w:delText>
        </w:r>
      </w:del>
    </w:p>
    <w:p w:rsidR="0065371C" w:rsidDel="00E11691" w:rsidRDefault="0065371C" w:rsidP="00E548CF">
      <w:pPr>
        <w:rPr>
          <w:del w:id="534" w:author="pjanssen" w:date="2015-11-10T17:45:00Z"/>
        </w:rPr>
      </w:pPr>
    </w:p>
    <w:p w:rsidR="00E548CF" w:rsidDel="00E11691" w:rsidRDefault="00E548CF" w:rsidP="00E548CF">
      <w:pPr>
        <w:rPr>
          <w:del w:id="535" w:author="pjanssen" w:date="2015-11-10T17:45:00Z"/>
        </w:rPr>
      </w:pPr>
    </w:p>
    <w:p w:rsidR="00576E1A" w:rsidDel="00E11691" w:rsidRDefault="00E548CF" w:rsidP="00635202">
      <w:pPr>
        <w:rPr>
          <w:del w:id="536" w:author="pjanssen" w:date="2015-11-10T17:45:00Z"/>
        </w:rPr>
      </w:pPr>
      <w:del w:id="537" w:author="pjanssen" w:date="2015-11-10T17:45:00Z">
        <w:r w:rsidRPr="00CD2268" w:rsidDel="00E11691">
          <w:rPr>
            <w:color w:val="0000FF"/>
          </w:rPr>
          <w:delText>&lt;acroniem/afkorting&gt;</w:delText>
        </w:r>
        <w:r w:rsidRPr="00CD2268" w:rsidDel="00E11691">
          <w:rPr>
            <w:color w:val="0000FF"/>
          </w:rPr>
          <w:tab/>
          <w:delText>&lt;verklaring&gt;</w:delText>
        </w:r>
      </w:del>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Change w:id="538" w:author="pjanssen" w:date="2015-11-10T17:46:00Z">
          <w:tblPr>
            <w:tblStyle w:val="Tabelraster"/>
            <w:tblW w:w="0" w:type="auto"/>
            <w:tblBorders>
              <w:insideV w:val="none" w:sz="0" w:space="0" w:color="auto"/>
            </w:tblBorders>
            <w:tblLook w:val="04A0"/>
          </w:tblPr>
        </w:tblPrChange>
      </w:tblPr>
      <w:tblGrid>
        <w:gridCol w:w="8802"/>
        <w:tblGridChange w:id="539">
          <w:tblGrid>
            <w:gridCol w:w="8802"/>
          </w:tblGrid>
        </w:tblGridChange>
      </w:tblGrid>
      <w:tr w:rsidR="00E11691" w:rsidRPr="00B15657" w:rsidTr="00E11691">
        <w:trPr>
          <w:ins w:id="540" w:author="pjanssen" w:date="2015-11-10T17:46:00Z"/>
        </w:trPr>
        <w:tc>
          <w:tcPr>
            <w:tcW w:w="8802" w:type="dxa"/>
            <w:tcPrChange w:id="541" w:author="pjanssen" w:date="2015-11-10T17:46:00Z">
              <w:tcPr>
                <w:tcW w:w="8802" w:type="dxa"/>
              </w:tcPr>
            </w:tcPrChange>
          </w:tcPr>
          <w:p w:rsidR="00E11691" w:rsidRPr="00B15657" w:rsidRDefault="00E11691" w:rsidP="00E11691">
            <w:pPr>
              <w:rPr>
                <w:ins w:id="542" w:author="pjanssen" w:date="2015-11-10T17:46:00Z"/>
                <w:b/>
              </w:rPr>
            </w:pPr>
            <w:ins w:id="543" w:author="pjanssen" w:date="2015-11-10T17:46:00Z">
              <w:r w:rsidRPr="00B15657">
                <w:rPr>
                  <w:b/>
                </w:rPr>
                <w:t>BAG</w:t>
              </w:r>
            </w:ins>
          </w:p>
          <w:p w:rsidR="00E11691" w:rsidRDefault="00E11691" w:rsidP="00E11691">
            <w:pPr>
              <w:rPr>
                <w:ins w:id="544" w:author="pjanssen" w:date="2015-11-10T17:46:00Z"/>
              </w:rPr>
            </w:pPr>
            <w:ins w:id="545" w:author="pjanssen" w:date="2015-11-10T17:46:00Z">
              <w:r w:rsidRPr="00B15657">
                <w:t>Basisregistratie Adressen en Gebouwen</w:t>
              </w:r>
            </w:ins>
          </w:p>
          <w:p w:rsidR="00E11691" w:rsidRPr="00B15657" w:rsidRDefault="00E11691" w:rsidP="00E11691">
            <w:pPr>
              <w:rPr>
                <w:ins w:id="546" w:author="pjanssen" w:date="2015-11-10T17:46:00Z"/>
              </w:rPr>
            </w:pPr>
          </w:p>
        </w:tc>
      </w:tr>
      <w:tr w:rsidR="00E11691" w:rsidRPr="00B15657" w:rsidTr="00E11691">
        <w:trPr>
          <w:ins w:id="547" w:author="pjanssen" w:date="2015-11-10T17:46:00Z"/>
        </w:trPr>
        <w:tc>
          <w:tcPr>
            <w:tcW w:w="8802" w:type="dxa"/>
            <w:tcPrChange w:id="548" w:author="pjanssen" w:date="2015-11-10T17:46:00Z">
              <w:tcPr>
                <w:tcW w:w="8802" w:type="dxa"/>
              </w:tcPr>
            </w:tcPrChange>
          </w:tcPr>
          <w:p w:rsidR="00E11691" w:rsidRPr="00B15657" w:rsidRDefault="00E11691" w:rsidP="00E11691">
            <w:pPr>
              <w:rPr>
                <w:ins w:id="549" w:author="pjanssen" w:date="2015-11-10T17:46:00Z"/>
                <w:b/>
              </w:rPr>
            </w:pPr>
            <w:ins w:id="550" w:author="pjanssen" w:date="2015-11-10T17:46:00Z">
              <w:r>
                <w:rPr>
                  <w:b/>
                </w:rPr>
                <w:t>BevB</w:t>
              </w:r>
            </w:ins>
          </w:p>
          <w:p w:rsidR="00E11691" w:rsidRPr="00B15657" w:rsidRDefault="00E11691" w:rsidP="00E11691">
            <w:pPr>
              <w:rPr>
                <w:ins w:id="551" w:author="pjanssen" w:date="2015-11-10T17:46:00Z"/>
              </w:rPr>
            </w:pPr>
            <w:ins w:id="552" w:author="pjanssen" w:date="2015-11-10T17:46:00Z">
              <w:r>
                <w:t>Besluit externe veiligheid Buisleidingen</w:t>
              </w:r>
            </w:ins>
          </w:p>
          <w:p w:rsidR="00E11691" w:rsidRPr="00B15657" w:rsidRDefault="00E11691" w:rsidP="00E11691">
            <w:pPr>
              <w:rPr>
                <w:ins w:id="553" w:author="pjanssen" w:date="2015-11-10T17:46:00Z"/>
              </w:rPr>
            </w:pPr>
          </w:p>
        </w:tc>
      </w:tr>
      <w:tr w:rsidR="00E11691" w:rsidRPr="00B15657" w:rsidTr="00E11691">
        <w:trPr>
          <w:ins w:id="554" w:author="pjanssen" w:date="2015-11-10T17:46:00Z"/>
        </w:trPr>
        <w:tc>
          <w:tcPr>
            <w:tcW w:w="8802" w:type="dxa"/>
            <w:tcPrChange w:id="555" w:author="pjanssen" w:date="2015-11-10T17:46:00Z">
              <w:tcPr>
                <w:tcW w:w="8802" w:type="dxa"/>
              </w:tcPr>
            </w:tcPrChange>
          </w:tcPr>
          <w:p w:rsidR="00E11691" w:rsidRPr="00B15657" w:rsidRDefault="00E11691" w:rsidP="00E11691">
            <w:pPr>
              <w:rPr>
                <w:ins w:id="556" w:author="pjanssen" w:date="2015-11-10T17:46:00Z"/>
                <w:b/>
              </w:rPr>
            </w:pPr>
            <w:ins w:id="557" w:author="pjanssen" w:date="2015-11-10T17:46:00Z">
              <w:r w:rsidRPr="00B15657">
                <w:rPr>
                  <w:b/>
                </w:rPr>
                <w:t>BGT</w:t>
              </w:r>
            </w:ins>
          </w:p>
          <w:p w:rsidR="00E11691" w:rsidRPr="00B15657" w:rsidRDefault="00E11691" w:rsidP="00E11691">
            <w:pPr>
              <w:rPr>
                <w:ins w:id="558" w:author="pjanssen" w:date="2015-11-10T17:46:00Z"/>
              </w:rPr>
            </w:pPr>
            <w:ins w:id="559" w:author="pjanssen" w:date="2015-11-10T17:46:00Z">
              <w:r w:rsidRPr="00B15657">
                <w:t>Basisregistratie Grootschalige Topografie</w:t>
              </w:r>
            </w:ins>
          </w:p>
          <w:p w:rsidR="00E11691" w:rsidRPr="00B15657" w:rsidRDefault="00E11691" w:rsidP="00E11691">
            <w:pPr>
              <w:rPr>
                <w:ins w:id="560" w:author="pjanssen" w:date="2015-11-10T17:46:00Z"/>
              </w:rPr>
            </w:pPr>
          </w:p>
        </w:tc>
      </w:tr>
      <w:tr w:rsidR="00E11691" w:rsidRPr="00B15657" w:rsidTr="00E11691">
        <w:trPr>
          <w:ins w:id="561" w:author="pjanssen" w:date="2015-11-10T17:46:00Z"/>
        </w:trPr>
        <w:tc>
          <w:tcPr>
            <w:tcW w:w="8802" w:type="dxa"/>
            <w:tcPrChange w:id="562" w:author="pjanssen" w:date="2015-11-10T17:46:00Z">
              <w:tcPr>
                <w:tcW w:w="8802" w:type="dxa"/>
              </w:tcPr>
            </w:tcPrChange>
          </w:tcPr>
          <w:p w:rsidR="00E11691" w:rsidRPr="00B15657" w:rsidRDefault="00E11691" w:rsidP="00E11691">
            <w:pPr>
              <w:rPr>
                <w:ins w:id="563" w:author="pjanssen" w:date="2015-11-10T17:46:00Z"/>
                <w:b/>
              </w:rPr>
            </w:pPr>
            <w:ins w:id="564" w:author="pjanssen" w:date="2015-11-10T17:46:00Z">
              <w:r w:rsidRPr="00B15657">
                <w:rPr>
                  <w:b/>
                </w:rPr>
                <w:t>BOMOS</w:t>
              </w:r>
            </w:ins>
          </w:p>
          <w:p w:rsidR="00E11691" w:rsidRPr="00B15657" w:rsidRDefault="00E11691" w:rsidP="00E11691">
            <w:pPr>
              <w:rPr>
                <w:ins w:id="565" w:author="pjanssen" w:date="2015-11-10T17:46:00Z"/>
              </w:rPr>
            </w:pPr>
            <w:ins w:id="566" w:author="pjanssen" w:date="2015-11-10T17:46:00Z">
              <w:r w:rsidRPr="00B15657">
                <w:t>Beheer- en ontwikkelmodel Open Standaarden</w:t>
              </w:r>
            </w:ins>
          </w:p>
          <w:p w:rsidR="00E11691" w:rsidRPr="00B15657" w:rsidRDefault="00E11691" w:rsidP="00E11691">
            <w:pPr>
              <w:rPr>
                <w:ins w:id="567" w:author="pjanssen" w:date="2015-11-10T17:46:00Z"/>
              </w:rPr>
            </w:pPr>
          </w:p>
        </w:tc>
      </w:tr>
      <w:tr w:rsidR="00E11691" w:rsidRPr="00B15657" w:rsidTr="00E11691">
        <w:trPr>
          <w:ins w:id="568" w:author="pjanssen" w:date="2015-11-10T17:46:00Z"/>
        </w:trPr>
        <w:tc>
          <w:tcPr>
            <w:tcW w:w="8802" w:type="dxa"/>
            <w:tcPrChange w:id="569" w:author="pjanssen" w:date="2015-11-10T17:46:00Z">
              <w:tcPr>
                <w:tcW w:w="8802" w:type="dxa"/>
              </w:tcPr>
            </w:tcPrChange>
          </w:tcPr>
          <w:p w:rsidR="00E11691" w:rsidRPr="00B15657" w:rsidRDefault="00E11691" w:rsidP="00E11691">
            <w:pPr>
              <w:rPr>
                <w:ins w:id="570" w:author="pjanssen" w:date="2015-11-10T17:46:00Z"/>
                <w:b/>
              </w:rPr>
            </w:pPr>
            <w:ins w:id="571" w:author="pjanssen" w:date="2015-11-10T17:46:00Z">
              <w:r>
                <w:rPr>
                  <w:b/>
                </w:rPr>
                <w:t>EC61</w:t>
              </w:r>
            </w:ins>
          </w:p>
          <w:p w:rsidR="00E11691" w:rsidRDefault="00E11691" w:rsidP="00E11691">
            <w:pPr>
              <w:rPr>
                <w:ins w:id="572" w:author="pjanssen" w:date="2015-11-10T17:46:00Z"/>
              </w:rPr>
            </w:pPr>
            <w:ins w:id="573" w:author="pjanssen" w:date="2015-11-10T17:46:00Z">
              <w:r w:rsidRPr="00B15657">
                <w:t>EU richtlijn voor een Verordening van het Europees Parlement en Raad over maatregelen om de kosten van de aanleg van elektronische hogesnelheidscommunicatienetwerken te verlagen.</w:t>
              </w:r>
            </w:ins>
          </w:p>
          <w:p w:rsidR="00E11691" w:rsidRPr="00B15657" w:rsidRDefault="00E11691" w:rsidP="00E11691">
            <w:pPr>
              <w:rPr>
                <w:ins w:id="574" w:author="pjanssen" w:date="2015-11-10T17:46:00Z"/>
              </w:rPr>
            </w:pPr>
          </w:p>
        </w:tc>
      </w:tr>
      <w:tr w:rsidR="00E11691" w:rsidRPr="00B15657" w:rsidTr="00E11691">
        <w:trPr>
          <w:ins w:id="575" w:author="pjanssen" w:date="2015-11-10T17:46:00Z"/>
        </w:trPr>
        <w:tc>
          <w:tcPr>
            <w:tcW w:w="8802" w:type="dxa"/>
            <w:tcPrChange w:id="576" w:author="pjanssen" w:date="2015-11-10T17:46:00Z">
              <w:tcPr>
                <w:tcW w:w="8802" w:type="dxa"/>
              </w:tcPr>
            </w:tcPrChange>
          </w:tcPr>
          <w:p w:rsidR="00E11691" w:rsidRDefault="00E11691" w:rsidP="00E11691">
            <w:pPr>
              <w:rPr>
                <w:ins w:id="577" w:author="pjanssen" w:date="2015-11-10T17:46:00Z"/>
                <w:b/>
              </w:rPr>
            </w:pPr>
            <w:ins w:id="578" w:author="pjanssen" w:date="2015-11-10T17:46:00Z">
              <w:r>
                <w:rPr>
                  <w:b/>
                </w:rPr>
                <w:t>GML</w:t>
              </w:r>
            </w:ins>
          </w:p>
          <w:p w:rsidR="00E11691" w:rsidRDefault="00E11691" w:rsidP="00E11691">
            <w:pPr>
              <w:rPr>
                <w:ins w:id="579" w:author="pjanssen" w:date="2015-11-10T17:46:00Z"/>
              </w:rPr>
            </w:pPr>
            <w:ins w:id="580" w:author="pjanssen" w:date="2015-11-10T17:46:00Z">
              <w:r w:rsidRPr="00EE3063">
                <w:t>Geography Markup Language</w:t>
              </w:r>
            </w:ins>
          </w:p>
          <w:p w:rsidR="00E11691" w:rsidRPr="00B15657" w:rsidRDefault="00E11691" w:rsidP="00E11691">
            <w:pPr>
              <w:rPr>
                <w:ins w:id="581" w:author="pjanssen" w:date="2015-11-10T17:46:00Z"/>
                <w:b/>
              </w:rPr>
            </w:pPr>
          </w:p>
        </w:tc>
      </w:tr>
      <w:tr w:rsidR="00E11691" w:rsidRPr="00B15657" w:rsidTr="00E11691">
        <w:trPr>
          <w:ins w:id="582" w:author="pjanssen" w:date="2015-11-10T17:46:00Z"/>
        </w:trPr>
        <w:tc>
          <w:tcPr>
            <w:tcW w:w="8802" w:type="dxa"/>
            <w:tcPrChange w:id="583" w:author="pjanssen" w:date="2015-11-10T17:46:00Z">
              <w:tcPr>
                <w:tcW w:w="8802" w:type="dxa"/>
              </w:tcPr>
            </w:tcPrChange>
          </w:tcPr>
          <w:p w:rsidR="00E11691" w:rsidRPr="00B15657" w:rsidRDefault="00E11691" w:rsidP="00E11691">
            <w:pPr>
              <w:rPr>
                <w:ins w:id="584" w:author="pjanssen" w:date="2015-11-10T17:46:00Z"/>
                <w:b/>
              </w:rPr>
            </w:pPr>
            <w:ins w:id="585" w:author="pjanssen" w:date="2015-11-10T17:46:00Z">
              <w:r w:rsidRPr="00B15657">
                <w:rPr>
                  <w:b/>
                </w:rPr>
                <w:t>INSPIRE</w:t>
              </w:r>
            </w:ins>
          </w:p>
          <w:p w:rsidR="00E11691" w:rsidRPr="00EE3063" w:rsidRDefault="00E11691" w:rsidP="00E11691">
            <w:pPr>
              <w:rPr>
                <w:ins w:id="586" w:author="pjanssen" w:date="2015-11-10T17:46:00Z"/>
              </w:rPr>
            </w:pPr>
            <w:ins w:id="587" w:author="pjanssen" w:date="2015-11-10T17:46:00Z">
              <w:r w:rsidRPr="00EE3063">
                <w:t>Infrastructure for Spatial Information in Europe.</w:t>
              </w:r>
            </w:ins>
          </w:p>
          <w:p w:rsidR="00E11691" w:rsidRPr="00B15657" w:rsidRDefault="00E11691" w:rsidP="00E11691">
            <w:pPr>
              <w:rPr>
                <w:ins w:id="588" w:author="pjanssen" w:date="2015-11-10T17:46:00Z"/>
              </w:rPr>
            </w:pPr>
            <w:ins w:id="589" w:author="pjanssen" w:date="2015-11-10T17:46:00Z">
              <w:r w:rsidRPr="00B15657">
                <w:t>De INSPIRE-richtlijn verplicht de Europese lidstaten geo-informatie over 34 thema's te voorzien van metadata, te harmoniseren en beschikbaar te stellen via het INSPIRE-portaal volgens leveringsvoorwaarden die het gebruik niet onnodig belemmeren.</w:t>
              </w:r>
            </w:ins>
          </w:p>
          <w:p w:rsidR="00E11691" w:rsidRPr="00B15657" w:rsidRDefault="00E11691" w:rsidP="00E11691">
            <w:pPr>
              <w:rPr>
                <w:ins w:id="590" w:author="pjanssen" w:date="2015-11-10T17:46:00Z"/>
              </w:rPr>
            </w:pPr>
          </w:p>
        </w:tc>
      </w:tr>
      <w:tr w:rsidR="00E11691" w:rsidRPr="00B15657" w:rsidTr="00E11691">
        <w:trPr>
          <w:ins w:id="591" w:author="pjanssen" w:date="2015-11-10T17:46:00Z"/>
        </w:trPr>
        <w:tc>
          <w:tcPr>
            <w:tcW w:w="8802" w:type="dxa"/>
            <w:tcPrChange w:id="592" w:author="pjanssen" w:date="2015-11-10T17:46:00Z">
              <w:tcPr>
                <w:tcW w:w="8802" w:type="dxa"/>
              </w:tcPr>
            </w:tcPrChange>
          </w:tcPr>
          <w:p w:rsidR="00E11691" w:rsidRPr="00B15657" w:rsidRDefault="00E11691" w:rsidP="00E11691">
            <w:pPr>
              <w:rPr>
                <w:ins w:id="593" w:author="pjanssen" w:date="2015-11-10T17:46:00Z"/>
                <w:b/>
                <w:lang w:val="en-GB"/>
              </w:rPr>
            </w:pPr>
            <w:ins w:id="594" w:author="pjanssen" w:date="2015-11-10T17:46:00Z">
              <w:r w:rsidRPr="00B15657">
                <w:rPr>
                  <w:b/>
                  <w:lang w:val="en-GB"/>
                </w:rPr>
                <w:lastRenderedPageBreak/>
                <w:t>INSPIRE US</w:t>
              </w:r>
            </w:ins>
          </w:p>
          <w:p w:rsidR="00E11691" w:rsidRPr="00B15657" w:rsidRDefault="00E11691" w:rsidP="00E11691">
            <w:pPr>
              <w:rPr>
                <w:ins w:id="595" w:author="pjanssen" w:date="2015-11-10T17:46:00Z"/>
              </w:rPr>
            </w:pPr>
            <w:ins w:id="596" w:author="pjanssen" w:date="2015-11-10T17:46:00Z">
              <w:r w:rsidRPr="002A4103">
                <w:rPr>
                  <w:lang w:val="en-GB"/>
                </w:rPr>
                <w:t xml:space="preserve">INSPIRE thema Utility Services. </w:t>
              </w:r>
              <w:r w:rsidRPr="00B15657">
                <w:t>Nutsvoorzieningen zoals riolering, afvalbeheer, energievoorziening, watervoorziening</w:t>
              </w:r>
            </w:ins>
          </w:p>
          <w:p w:rsidR="00E11691" w:rsidRPr="00B15657" w:rsidRDefault="00E11691" w:rsidP="00E11691">
            <w:pPr>
              <w:rPr>
                <w:ins w:id="597" w:author="pjanssen" w:date="2015-11-10T17:46:00Z"/>
              </w:rPr>
            </w:pPr>
          </w:p>
        </w:tc>
      </w:tr>
      <w:tr w:rsidR="00E11691" w:rsidRPr="00B15657" w:rsidTr="00E11691">
        <w:trPr>
          <w:ins w:id="598" w:author="pjanssen" w:date="2015-11-10T17:46:00Z"/>
        </w:trPr>
        <w:tc>
          <w:tcPr>
            <w:tcW w:w="8802" w:type="dxa"/>
            <w:tcPrChange w:id="599" w:author="pjanssen" w:date="2015-11-10T17:46:00Z">
              <w:tcPr>
                <w:tcW w:w="8802" w:type="dxa"/>
              </w:tcPr>
            </w:tcPrChange>
          </w:tcPr>
          <w:p w:rsidR="00E11691" w:rsidRPr="00B15657" w:rsidRDefault="00E11691" w:rsidP="00E11691">
            <w:pPr>
              <w:rPr>
                <w:ins w:id="600" w:author="pjanssen" w:date="2015-11-10T17:46:00Z"/>
                <w:b/>
              </w:rPr>
            </w:pPr>
            <w:ins w:id="601" w:author="pjanssen" w:date="2015-11-10T17:46:00Z">
              <w:r>
                <w:rPr>
                  <w:b/>
                </w:rPr>
                <w:t>RRGS</w:t>
              </w:r>
            </w:ins>
          </w:p>
          <w:p w:rsidR="00E11691" w:rsidRPr="00B15657" w:rsidRDefault="00E11691" w:rsidP="00E11691">
            <w:pPr>
              <w:rPr>
                <w:ins w:id="602" w:author="pjanssen" w:date="2015-11-10T17:46:00Z"/>
              </w:rPr>
            </w:pPr>
            <w:ins w:id="603" w:author="pjanssen" w:date="2015-11-10T17:46:00Z">
              <w:r>
                <w:t>Risico Register Gevaarlijke Stoffen</w:t>
              </w:r>
            </w:ins>
          </w:p>
          <w:p w:rsidR="00E11691" w:rsidRPr="00B15657" w:rsidRDefault="00E11691" w:rsidP="00E11691">
            <w:pPr>
              <w:rPr>
                <w:ins w:id="604" w:author="pjanssen" w:date="2015-11-10T17:46:00Z"/>
              </w:rPr>
            </w:pPr>
          </w:p>
        </w:tc>
      </w:tr>
      <w:tr w:rsidR="00E11691" w:rsidRPr="00B15657" w:rsidTr="00E11691">
        <w:trPr>
          <w:ins w:id="605" w:author="pjanssen" w:date="2015-11-10T17:46:00Z"/>
        </w:trPr>
        <w:tc>
          <w:tcPr>
            <w:tcW w:w="8802" w:type="dxa"/>
            <w:tcPrChange w:id="606" w:author="pjanssen" w:date="2015-11-10T17:46:00Z">
              <w:tcPr>
                <w:tcW w:w="8802" w:type="dxa"/>
              </w:tcPr>
            </w:tcPrChange>
          </w:tcPr>
          <w:p w:rsidR="00E11691" w:rsidRPr="00EE3063" w:rsidRDefault="00E11691" w:rsidP="00E11691">
            <w:pPr>
              <w:rPr>
                <w:ins w:id="607" w:author="pjanssen" w:date="2015-11-10T17:46:00Z"/>
                <w:b/>
              </w:rPr>
            </w:pPr>
            <w:ins w:id="608" w:author="pjanssen" w:date="2015-11-10T17:46:00Z">
              <w:r w:rsidRPr="00EE3063">
                <w:rPr>
                  <w:b/>
                </w:rPr>
                <w:t>UML</w:t>
              </w:r>
            </w:ins>
          </w:p>
          <w:p w:rsidR="00E11691" w:rsidRPr="00B15657" w:rsidRDefault="00E11691" w:rsidP="00E11691">
            <w:pPr>
              <w:rPr>
                <w:ins w:id="609" w:author="pjanssen" w:date="2015-11-10T17:46:00Z"/>
                <w:b/>
              </w:rPr>
            </w:pPr>
            <w:ins w:id="610" w:author="pjanssen" w:date="2015-11-10T17:46:00Z">
              <w:r w:rsidRPr="00EE3063">
                <w:t>Unified Modeling Language</w:t>
              </w:r>
            </w:ins>
          </w:p>
        </w:tc>
      </w:tr>
      <w:tr w:rsidR="009C2B75" w:rsidRPr="00B15657" w:rsidTr="00E11691">
        <w:trPr>
          <w:ins w:id="611" w:author="pjanssen" w:date="2015-11-10T21:48:00Z"/>
        </w:trPr>
        <w:tc>
          <w:tcPr>
            <w:tcW w:w="8802" w:type="dxa"/>
          </w:tcPr>
          <w:p w:rsidR="009C2B75" w:rsidRDefault="009C2B75" w:rsidP="00E11691">
            <w:pPr>
              <w:rPr>
                <w:ins w:id="612" w:author="pjanssen" w:date="2015-11-10T21:48:00Z"/>
                <w:b/>
              </w:rPr>
            </w:pPr>
          </w:p>
        </w:tc>
      </w:tr>
      <w:tr w:rsidR="00E11691" w:rsidRPr="00B15657" w:rsidTr="00E11691">
        <w:trPr>
          <w:ins w:id="613" w:author="pjanssen" w:date="2015-11-10T17:46:00Z"/>
        </w:trPr>
        <w:tc>
          <w:tcPr>
            <w:tcW w:w="8802" w:type="dxa"/>
            <w:tcPrChange w:id="614" w:author="pjanssen" w:date="2015-11-10T17:46:00Z">
              <w:tcPr>
                <w:tcW w:w="8802" w:type="dxa"/>
              </w:tcPr>
            </w:tcPrChange>
          </w:tcPr>
          <w:p w:rsidR="00E11691" w:rsidRDefault="00E11691" w:rsidP="00E11691">
            <w:pPr>
              <w:rPr>
                <w:ins w:id="615" w:author="pjanssen" w:date="2015-11-10T17:46:00Z"/>
                <w:b/>
              </w:rPr>
            </w:pPr>
            <w:ins w:id="616" w:author="pjanssen" w:date="2015-11-10T17:46:00Z">
              <w:r>
                <w:rPr>
                  <w:b/>
                </w:rPr>
                <w:t>WFS</w:t>
              </w:r>
            </w:ins>
          </w:p>
          <w:p w:rsidR="00E11691" w:rsidRDefault="00E11691" w:rsidP="00E11691">
            <w:pPr>
              <w:rPr>
                <w:ins w:id="617" w:author="pjanssen" w:date="2015-11-10T17:46:00Z"/>
              </w:rPr>
            </w:pPr>
            <w:ins w:id="618" w:author="pjanssen" w:date="2015-11-10T17:46:00Z">
              <w:r w:rsidRPr="00EE3063">
                <w:t>Web Feature Service</w:t>
              </w:r>
            </w:ins>
          </w:p>
          <w:p w:rsidR="00E11691" w:rsidRPr="00EE3063" w:rsidRDefault="00E11691" w:rsidP="00E11691">
            <w:pPr>
              <w:rPr>
                <w:ins w:id="619" w:author="pjanssen" w:date="2015-11-10T17:46:00Z"/>
              </w:rPr>
            </w:pPr>
          </w:p>
        </w:tc>
      </w:tr>
      <w:tr w:rsidR="00E11691" w:rsidRPr="00B15657" w:rsidTr="00E11691">
        <w:trPr>
          <w:ins w:id="620" w:author="pjanssen" w:date="2015-11-10T17:46:00Z"/>
        </w:trPr>
        <w:tc>
          <w:tcPr>
            <w:tcW w:w="8802" w:type="dxa"/>
            <w:tcPrChange w:id="621" w:author="pjanssen" w:date="2015-11-10T17:46:00Z">
              <w:tcPr>
                <w:tcW w:w="8802" w:type="dxa"/>
              </w:tcPr>
            </w:tcPrChange>
          </w:tcPr>
          <w:p w:rsidR="00E11691" w:rsidRPr="00B15657" w:rsidRDefault="00E11691" w:rsidP="00E11691">
            <w:pPr>
              <w:rPr>
                <w:ins w:id="622" w:author="pjanssen" w:date="2015-11-10T17:46:00Z"/>
                <w:b/>
              </w:rPr>
            </w:pPr>
            <w:ins w:id="623" w:author="pjanssen" w:date="2015-11-10T17:46:00Z">
              <w:r>
                <w:rPr>
                  <w:b/>
                </w:rPr>
                <w:t>WIBON</w:t>
              </w:r>
            </w:ins>
          </w:p>
          <w:p w:rsidR="00E11691" w:rsidRDefault="00E11691" w:rsidP="00E11691">
            <w:pPr>
              <w:rPr>
                <w:ins w:id="624" w:author="pjanssen" w:date="2015-11-10T17:46:00Z"/>
              </w:rPr>
            </w:pPr>
            <w:ins w:id="625" w:author="pjanssen" w:date="2015-11-10T17:46:00Z">
              <w:r w:rsidRPr="00EE3063">
                <w:t xml:space="preserve">Wet </w:t>
              </w:r>
              <w:r>
                <w:t>I</w:t>
              </w:r>
              <w:r w:rsidRPr="00EE3063">
                <w:t xml:space="preserve">nformatie-uitwisseling </w:t>
              </w:r>
              <w:r>
                <w:t>B</w:t>
              </w:r>
              <w:r w:rsidRPr="00EE3063">
                <w:t xml:space="preserve">ovengrondse en </w:t>
              </w:r>
              <w:r>
                <w:t>O</w:t>
              </w:r>
              <w:r w:rsidRPr="00EE3063">
                <w:t>ndergrondse netten</w:t>
              </w:r>
            </w:ins>
          </w:p>
          <w:p w:rsidR="00E11691" w:rsidRPr="00B15657" w:rsidRDefault="00E11691" w:rsidP="00E11691">
            <w:pPr>
              <w:rPr>
                <w:ins w:id="626" w:author="pjanssen" w:date="2015-11-10T17:46:00Z"/>
              </w:rPr>
            </w:pPr>
          </w:p>
        </w:tc>
      </w:tr>
      <w:tr w:rsidR="00E11691" w:rsidRPr="00B15657" w:rsidTr="00E11691">
        <w:trPr>
          <w:ins w:id="627" w:author="pjanssen" w:date="2015-11-10T17:46:00Z"/>
        </w:trPr>
        <w:tc>
          <w:tcPr>
            <w:tcW w:w="8802" w:type="dxa"/>
            <w:tcPrChange w:id="628" w:author="pjanssen" w:date="2015-11-10T17:46:00Z">
              <w:tcPr>
                <w:tcW w:w="8802" w:type="dxa"/>
              </w:tcPr>
            </w:tcPrChange>
          </w:tcPr>
          <w:p w:rsidR="00E11691" w:rsidRPr="00B15657" w:rsidRDefault="00E11691" w:rsidP="00E11691">
            <w:pPr>
              <w:rPr>
                <w:ins w:id="629" w:author="pjanssen" w:date="2015-11-10T17:46:00Z"/>
                <w:b/>
              </w:rPr>
            </w:pPr>
            <w:ins w:id="630" w:author="pjanssen" w:date="2015-11-10T17:46:00Z">
              <w:r>
                <w:rPr>
                  <w:b/>
                </w:rPr>
                <w:t>WION</w:t>
              </w:r>
            </w:ins>
          </w:p>
          <w:p w:rsidR="00E11691" w:rsidRPr="00B15657" w:rsidRDefault="00E11691" w:rsidP="00E11691">
            <w:pPr>
              <w:rPr>
                <w:ins w:id="631" w:author="pjanssen" w:date="2015-11-10T17:46:00Z"/>
              </w:rPr>
            </w:pPr>
            <w:ins w:id="632" w:author="pjanssen" w:date="2015-11-10T17:46:00Z">
              <w:r>
                <w:t xml:space="preserve">Wet Informatie-uitwisseling Ondergrondse Netten </w:t>
              </w:r>
            </w:ins>
          </w:p>
          <w:p w:rsidR="00E11691" w:rsidRPr="00B15657" w:rsidRDefault="00E11691" w:rsidP="00E11691">
            <w:pPr>
              <w:rPr>
                <w:ins w:id="633" w:author="pjanssen" w:date="2015-11-10T17:46:00Z"/>
              </w:rPr>
            </w:pPr>
          </w:p>
        </w:tc>
      </w:tr>
      <w:tr w:rsidR="00E11691" w:rsidRPr="00B15657" w:rsidTr="00E11691">
        <w:trPr>
          <w:ins w:id="634" w:author="pjanssen" w:date="2015-11-10T17:46:00Z"/>
        </w:trPr>
        <w:tc>
          <w:tcPr>
            <w:tcW w:w="8802" w:type="dxa"/>
            <w:tcPrChange w:id="635" w:author="pjanssen" w:date="2015-11-10T17:46:00Z">
              <w:tcPr>
                <w:tcW w:w="8802" w:type="dxa"/>
              </w:tcPr>
            </w:tcPrChange>
          </w:tcPr>
          <w:p w:rsidR="00E11691" w:rsidRDefault="00E11691" w:rsidP="00E11691">
            <w:pPr>
              <w:rPr>
                <w:ins w:id="636" w:author="pjanssen" w:date="2015-11-10T17:46:00Z"/>
                <w:b/>
              </w:rPr>
            </w:pPr>
            <w:ins w:id="637" w:author="pjanssen" w:date="2015-11-10T17:46:00Z">
              <w:r>
                <w:rPr>
                  <w:b/>
                </w:rPr>
                <w:t>WMF</w:t>
              </w:r>
            </w:ins>
          </w:p>
          <w:p w:rsidR="00E11691" w:rsidRDefault="00E11691" w:rsidP="00E11691">
            <w:pPr>
              <w:rPr>
                <w:ins w:id="638" w:author="pjanssen" w:date="2015-11-10T17:46:00Z"/>
              </w:rPr>
            </w:pPr>
            <w:ins w:id="639" w:author="pjanssen" w:date="2015-11-10T17:46:00Z">
              <w:r w:rsidRPr="00EE3063">
                <w:t>Web Mapping Service</w:t>
              </w:r>
            </w:ins>
          </w:p>
          <w:p w:rsidR="00E11691" w:rsidRPr="00B15657" w:rsidRDefault="00E11691" w:rsidP="00E11691">
            <w:pPr>
              <w:rPr>
                <w:ins w:id="640" w:author="pjanssen" w:date="2015-11-10T17:46:00Z"/>
                <w:b/>
              </w:rPr>
            </w:pPr>
          </w:p>
        </w:tc>
      </w:tr>
      <w:tr w:rsidR="00E11691" w:rsidRPr="00B15657" w:rsidTr="00E11691">
        <w:trPr>
          <w:ins w:id="641" w:author="pjanssen" w:date="2015-11-10T17:46:00Z"/>
        </w:trPr>
        <w:tc>
          <w:tcPr>
            <w:tcW w:w="8802" w:type="dxa"/>
            <w:tcPrChange w:id="642" w:author="pjanssen" w:date="2015-11-10T17:46:00Z">
              <w:tcPr>
                <w:tcW w:w="8802" w:type="dxa"/>
              </w:tcPr>
            </w:tcPrChange>
          </w:tcPr>
          <w:p w:rsidR="00E11691" w:rsidRPr="00EE3063" w:rsidRDefault="00E11691" w:rsidP="00E11691">
            <w:pPr>
              <w:rPr>
                <w:ins w:id="643" w:author="pjanssen" w:date="2015-11-10T17:46:00Z"/>
                <w:b/>
              </w:rPr>
            </w:pPr>
            <w:ins w:id="644" w:author="pjanssen" w:date="2015-11-10T17:46:00Z">
              <w:r w:rsidRPr="00EE3063">
                <w:rPr>
                  <w:b/>
                </w:rPr>
                <w:t>XML</w:t>
              </w:r>
            </w:ins>
          </w:p>
          <w:p w:rsidR="00E11691" w:rsidRPr="00EE3063" w:rsidRDefault="00E11691" w:rsidP="00E11691">
            <w:pPr>
              <w:rPr>
                <w:ins w:id="645" w:author="pjanssen" w:date="2015-11-10T17:46:00Z"/>
              </w:rPr>
            </w:pPr>
            <w:ins w:id="646" w:author="pjanssen" w:date="2015-11-10T17:46:00Z">
              <w:r w:rsidRPr="00EE3063">
                <w:t>Extensible Markup Language</w:t>
              </w:r>
            </w:ins>
          </w:p>
          <w:p w:rsidR="00E11691" w:rsidRPr="00B15657" w:rsidRDefault="00E11691" w:rsidP="00E11691">
            <w:pPr>
              <w:rPr>
                <w:ins w:id="647" w:author="pjanssen" w:date="2015-11-10T17:46:00Z"/>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648" w:name="_Toc434956086"/>
      <w:r>
        <w:t>Identificatie</w:t>
      </w:r>
      <w:r w:rsidR="001724FE">
        <w:t xml:space="preserve"> document</w:t>
      </w:r>
      <w:bookmarkEnd w:id="648"/>
    </w:p>
    <w:p w:rsidR="00576E1A" w:rsidRPr="007C7339" w:rsidRDefault="00CD2268" w:rsidP="00576E1A">
      <w:pPr>
        <w:pStyle w:val="Inleidingnatitel"/>
        <w:spacing w:line="240" w:lineRule="atLeast"/>
      </w:pPr>
      <w:r>
        <w:t xml:space="preserve">Dit hoofdstuk beschrijft </w:t>
      </w:r>
      <w:r w:rsidR="00EE28D0">
        <w:t>de identificatie van het</w:t>
      </w:r>
      <w:r w:rsidR="00E548CF">
        <w:t xml:space="preserve"> dataproduct.</w:t>
      </w:r>
    </w:p>
    <w:p w:rsidR="00576E1A" w:rsidRDefault="00E548CF" w:rsidP="00E548CF">
      <w:r w:rsidRPr="00E548CF">
        <w:t>In onderstaande tabel is de beschrijvend</w:t>
      </w:r>
      <w:r>
        <w:t>e informatie opgenomen van het dataproduct.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649" w:name="_Toc434956087"/>
      <w:r>
        <w:t>Data content en structuur</w:t>
      </w:r>
      <w:bookmarkEnd w:id="649"/>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650" w:name="_Toc434956088"/>
      <w:r>
        <w:t>Inleiding</w:t>
      </w:r>
      <w:ins w:id="651" w:author="pjanssen" w:date="2015-11-09T23:17:00Z">
        <w:r w:rsidR="00283BD6">
          <w:t>.</w:t>
        </w:r>
      </w:ins>
      <w:bookmarkEnd w:id="650"/>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pPr>
        <w:rPr>
          <w:ins w:id="652" w:author="pjanssen" w:date="2015-11-09T14:55:00Z"/>
        </w:rPr>
      </w:pPr>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98448F" w:rsidDel="0047410C" w:rsidRDefault="0098448F" w:rsidP="008C2572">
      <w:pPr>
        <w:rPr>
          <w:del w:id="653" w:author="pjanssen" w:date="2015-11-09T22:27:00Z"/>
        </w:rPr>
      </w:pPr>
      <w:bookmarkStart w:id="654" w:name="_Toc434874118"/>
      <w:bookmarkStart w:id="655" w:name="_Toc434874187"/>
      <w:bookmarkStart w:id="656" w:name="_Toc434874270"/>
      <w:bookmarkStart w:id="657" w:name="_Toc434874338"/>
      <w:bookmarkStart w:id="658" w:name="_Toc434874615"/>
      <w:bookmarkStart w:id="659" w:name="_Toc434933248"/>
      <w:bookmarkStart w:id="660" w:name="_Toc434940476"/>
      <w:bookmarkStart w:id="661" w:name="_Toc434941793"/>
      <w:bookmarkStart w:id="662" w:name="_Toc434943334"/>
      <w:bookmarkStart w:id="663" w:name="_Toc434943765"/>
      <w:bookmarkStart w:id="664" w:name="_Toc434956089"/>
      <w:bookmarkEnd w:id="654"/>
      <w:bookmarkEnd w:id="655"/>
      <w:bookmarkEnd w:id="656"/>
      <w:bookmarkEnd w:id="657"/>
      <w:bookmarkEnd w:id="658"/>
      <w:bookmarkEnd w:id="659"/>
      <w:bookmarkEnd w:id="660"/>
      <w:bookmarkEnd w:id="661"/>
      <w:bookmarkEnd w:id="662"/>
      <w:bookmarkEnd w:id="663"/>
      <w:bookmarkEnd w:id="664"/>
    </w:p>
    <w:p w:rsidR="008C2572" w:rsidRPr="008C2572" w:rsidDel="0047410C" w:rsidRDefault="008C2572" w:rsidP="008C2572">
      <w:pPr>
        <w:rPr>
          <w:del w:id="665" w:author="pjanssen" w:date="2015-11-09T22:27:00Z"/>
        </w:rPr>
      </w:pPr>
      <w:bookmarkStart w:id="666" w:name="_Toc434874119"/>
      <w:bookmarkStart w:id="667" w:name="_Toc434874188"/>
      <w:bookmarkStart w:id="668" w:name="_Toc434874271"/>
      <w:bookmarkStart w:id="669" w:name="_Toc434874339"/>
      <w:bookmarkStart w:id="670" w:name="_Toc434874616"/>
      <w:bookmarkStart w:id="671" w:name="_Toc434933249"/>
      <w:bookmarkStart w:id="672" w:name="_Toc434940477"/>
      <w:bookmarkStart w:id="673" w:name="_Toc434941794"/>
      <w:bookmarkStart w:id="674" w:name="_Toc434943335"/>
      <w:bookmarkStart w:id="675" w:name="_Toc434943766"/>
      <w:bookmarkStart w:id="676" w:name="_Toc434956090"/>
      <w:bookmarkEnd w:id="666"/>
      <w:bookmarkEnd w:id="667"/>
      <w:bookmarkEnd w:id="668"/>
      <w:bookmarkEnd w:id="669"/>
      <w:bookmarkEnd w:id="670"/>
      <w:bookmarkEnd w:id="671"/>
      <w:bookmarkEnd w:id="672"/>
      <w:bookmarkEnd w:id="673"/>
      <w:bookmarkEnd w:id="674"/>
      <w:bookmarkEnd w:id="675"/>
      <w:bookmarkEnd w:id="676"/>
    </w:p>
    <w:p w:rsidR="00576E1A" w:rsidRDefault="00D0633C" w:rsidP="00576E1A">
      <w:pPr>
        <w:pStyle w:val="Paragraaftitel"/>
        <w:spacing w:line="240" w:lineRule="atLeast"/>
      </w:pPr>
      <w:bookmarkStart w:id="677" w:name="_Toc434956091"/>
      <w:r>
        <w:t>UML diagrammen</w:t>
      </w:r>
      <w:ins w:id="678" w:author="pjanssen" w:date="2015-11-09T23:17:00Z">
        <w:r w:rsidR="00283BD6">
          <w:t>.</w:t>
        </w:r>
      </w:ins>
      <w:bookmarkEnd w:id="677"/>
    </w:p>
    <w:p w:rsidR="00576E1A" w:rsidRPr="005E1AD7" w:rsidRDefault="00A26E72" w:rsidP="00576E1A">
      <w:pPr>
        <w:pStyle w:val="subparagraaftitel"/>
      </w:pPr>
      <w:bookmarkStart w:id="679" w:name="_Toc434956092"/>
      <w:r w:rsidRPr="005E1AD7">
        <w:t>Beschrijving</w:t>
      </w:r>
      <w:r w:rsidR="00253F30">
        <w:t xml:space="preserve"> algemeen principe</w:t>
      </w:r>
      <w:r w:rsidR="00E24632">
        <w:t>: IMKL2015 als extensie op INSPIRE</w:t>
      </w:r>
      <w:ins w:id="680" w:author="pjanssen" w:date="2015-11-09T23:17:00Z">
        <w:r w:rsidR="00283BD6">
          <w:t>.</w:t>
        </w:r>
      </w:ins>
      <w:bookmarkEnd w:id="679"/>
      <w:del w:id="681" w:author="pjanssen" w:date="2015-11-09T23:14:00Z">
        <w:r w:rsidR="00E24632" w:rsidDel="00283BD6">
          <w:delText>.</w:delText>
        </w:r>
      </w:del>
    </w:p>
    <w:p w:rsidR="00A26E72" w:rsidDel="0047410C" w:rsidRDefault="00A26E72" w:rsidP="00576E1A">
      <w:pPr>
        <w:spacing w:line="240" w:lineRule="atLeast"/>
        <w:rPr>
          <w:del w:id="682" w:author="pjanssen" w:date="2015-11-09T22:29:00Z"/>
        </w:rPr>
      </w:pPr>
    </w:p>
    <w:p w:rsidR="0098448F" w:rsidRPr="0098448F" w:rsidRDefault="00253F30" w:rsidP="0098448F">
      <w:pPr>
        <w:pStyle w:val="Kop4"/>
        <w:spacing w:line="240" w:lineRule="exact"/>
        <w:rPr>
          <w:rFonts w:ascii="Verdana" w:hAnsi="Verdana"/>
          <w:b w:val="0"/>
          <w:bCs w:val="0"/>
          <w:sz w:val="16"/>
          <w:szCs w:val="16"/>
          <w:rPrChange w:id="683" w:author="pjanssen" w:date="2015-11-09T14:59:00Z">
            <w:rPr/>
          </w:rPrChange>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p>
    <w:p w:rsidR="003914C4" w:rsidRPr="003914C4" w:rsidDel="00E11691" w:rsidRDefault="006608EC" w:rsidP="003914C4">
      <w:pPr>
        <w:rPr>
          <w:del w:id="684" w:author="pjanssen" w:date="2015-11-10T17:47:00Z"/>
        </w:rPr>
      </w:pPr>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w:t>
      </w:r>
      <w:r w:rsidR="00BA4E04">
        <w:lastRenderedPageBreak/>
        <w:t>onderdeel van het INSPIRE Generic Conceptual Model, basismodellen en basistypen die generiek zijn voor 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aanduiding voor het domein waarbinnen de informatie-elementen gedefinieerd zijn. De namespace voor IMKL2015 is ‘IMKL’.</w:t>
      </w:r>
    </w:p>
    <w:p w:rsidR="006608EC" w:rsidRDefault="006608EC" w:rsidP="006608EC"/>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6" cstate="print"/>
                    <a:stretch>
                      <a:fillRect/>
                    </a:stretch>
                  </pic:blipFill>
                  <pic:spPr>
                    <a:xfrm>
                      <a:off x="0" y="0"/>
                      <a:ext cx="5500370" cy="3096260"/>
                    </a:xfrm>
                    <a:prstGeom prst="rect">
                      <a:avLst/>
                    </a:prstGeom>
                  </pic:spPr>
                </pic:pic>
              </a:graphicData>
            </a:graphic>
          </wp:inline>
        </w:drawing>
      </w:r>
    </w:p>
    <w:p w:rsidR="0065528A" w:rsidRDefault="008E1D55">
      <w:pPr>
        <w:pStyle w:val="Kop4"/>
        <w:spacing w:line="240" w:lineRule="exact"/>
        <w:jc w:val="left"/>
        <w:rPr>
          <w:rFonts w:ascii="Verdana" w:hAnsi="Verdana"/>
          <w:b w:val="0"/>
          <w:sz w:val="16"/>
          <w:szCs w:val="16"/>
        </w:rPr>
        <w:pPrChange w:id="685" w:author="pjanssen" w:date="2015-11-10T18:02:00Z">
          <w:pPr>
            <w:pStyle w:val="Kop4"/>
            <w:jc w:val="left"/>
          </w:pPr>
        </w:pPrChange>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D86ED4" w:rsidDel="00E11691" w:rsidRDefault="00D86ED4" w:rsidP="00B5584F">
      <w:pPr>
        <w:pStyle w:val="Kop4"/>
        <w:jc w:val="left"/>
        <w:rPr>
          <w:del w:id="686" w:author="pjanssen" w:date="2015-11-10T17:47:00Z"/>
          <w:rFonts w:ascii="Verdana" w:hAnsi="Verdana"/>
          <w:b w:val="0"/>
          <w:sz w:val="16"/>
          <w:szCs w:val="16"/>
        </w:rPr>
      </w:pP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687" w:name="_Toc434956093"/>
      <w:r>
        <w:lastRenderedPageBreak/>
        <w:t>UML</w:t>
      </w:r>
      <w:r w:rsidR="00CA2949">
        <w:t xml:space="preserve"> - WION</w:t>
      </w:r>
      <w:r>
        <w:t xml:space="preserve"> overzicht</w:t>
      </w:r>
      <w:ins w:id="688" w:author="pjanssen" w:date="2015-11-09T23:17:00Z">
        <w:r w:rsidR="00283BD6">
          <w:t>.</w:t>
        </w:r>
      </w:ins>
      <w:bookmarkEnd w:id="687"/>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 xml:space="preserve">Licht oranje: Niet instantieerbare objecttypen, datatypen en </w:t>
      </w:r>
      <w:r w:rsidR="00932116">
        <w:rPr>
          <w:bCs/>
        </w:rPr>
        <w:t>waardelijsten</w:t>
      </w:r>
      <w:r w:rsidRPr="00B656A3">
        <w:rPr>
          <w:bCs/>
        </w:rPr>
        <w:t>.</w:t>
      </w:r>
    </w:p>
    <w:p w:rsidR="00E778B3" w:rsidRDefault="009C2B75" w:rsidP="000A1A57">
      <w:pPr>
        <w:pStyle w:val="Lijstalinea"/>
        <w:numPr>
          <w:ilvl w:val="0"/>
          <w:numId w:val="31"/>
        </w:numPr>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330989" cy="9769642"/>
            <wp:effectExtent l="0" t="0" r="4011" b="0"/>
            <wp:docPr id="8" name="Afbeelding 7"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17" cstate="print"/>
                    <a:stretch>
                      <a:fillRect/>
                    </a:stretch>
                  </pic:blipFill>
                  <pic:spPr>
                    <a:xfrm>
                      <a:off x="0" y="0"/>
                      <a:ext cx="13342892" cy="9778365"/>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w:t>
      </w:r>
      <w:del w:id="689" w:author="pjanssen" w:date="2015-11-09T15:05:00Z">
        <w:r w:rsidR="000D422C" w:rsidDel="008835C1">
          <w:delText xml:space="preserve"> </w:delText>
        </w:r>
      </w:del>
      <w:r w:rsidR="000D422C">
        <w:t xml:space="preserve">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objectypen KabelOfLeiding,</w:t>
      </w:r>
      <w:r w:rsidR="00EA3404">
        <w:t xml:space="preserve"> </w:t>
      </w:r>
      <w:del w:id="690" w:author="pjanssen" w:date="2015-06-01T13:01:00Z">
        <w:r w:rsidR="00EA3404" w:rsidDel="00FB6A21">
          <w:delText xml:space="preserve">LeidingElement </w:delText>
        </w:r>
      </w:del>
      <w:ins w:id="691" w:author="pjanssen" w:date="2015-06-01T13:01:00Z">
        <w:r w:rsidR="00FB6A21">
          <w:t xml:space="preserve">Leidingelement </w:t>
        </w:r>
      </w:ins>
      <w:r w:rsidR="00EA3404">
        <w:t xml:space="preserve">en de </w:t>
      </w:r>
      <w:del w:id="692" w:author="pjanssen" w:date="2015-11-09T15:06:00Z">
        <w:r w:rsidR="00EA3404" w:rsidDel="008835C1">
          <w:delText>Container</w:delText>
        </w:r>
        <w:r w:rsidR="003513CF" w:rsidDel="008835C1">
          <w:delText xml:space="preserve">versies </w:delText>
        </w:r>
      </w:del>
      <w:ins w:id="693" w:author="pjanssen" w:date="2015-11-09T15:06:00Z">
        <w:r w:rsidR="008835C1">
          <w:t xml:space="preserve">containerversies </w:t>
        </w:r>
      </w:ins>
      <w:r w:rsidR="003513CF">
        <w:t>van beide.</w:t>
      </w:r>
    </w:p>
    <w:p w:rsidR="00EA3404" w:rsidRDefault="00EA3404" w:rsidP="00576E1A">
      <w:pPr>
        <w:spacing w:line="240" w:lineRule="atLeast"/>
      </w:pPr>
    </w:p>
    <w:p w:rsidR="00EA3404" w:rsidRDefault="00EA3404" w:rsidP="005854EC">
      <w:pPr>
        <w:spacing w:line="240" w:lineRule="atLeast"/>
        <w:rPr>
          <w:ins w:id="694" w:author="pjanssen" w:date="2015-10-15T16:51:00Z"/>
        </w:rPr>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del w:id="695" w:author="pjanssen" w:date="2015-11-09T15:06:00Z">
        <w:r w:rsidDel="008835C1">
          <w:delText xml:space="preserve">Netwerk </w:delText>
        </w:r>
      </w:del>
      <w:ins w:id="696" w:author="pjanssen" w:date="2015-11-09T15:06:00Z">
        <w:r w:rsidR="008835C1">
          <w:t xml:space="preserve">Network </w:t>
        </w:r>
      </w:ins>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rPr>
          <w:ins w:id="697" w:author="pjanssen" w:date="2015-10-15T16:51:00Z"/>
        </w:rPr>
      </w:pPr>
    </w:p>
    <w:p w:rsidR="0065528A" w:rsidRDefault="00CF23D1">
      <w:pPr>
        <w:pStyle w:val="subparagraaftitel"/>
        <w:pPrChange w:id="698" w:author="pjanssen" w:date="2015-10-15T16:51:00Z">
          <w:pPr>
            <w:spacing w:line="240" w:lineRule="atLeast"/>
          </w:pPr>
        </w:pPrChange>
      </w:pPr>
      <w:bookmarkStart w:id="699" w:name="_Toc434956094"/>
      <w:ins w:id="700" w:author="pjanssen" w:date="2015-10-15T16:51:00Z">
        <w:r>
          <w:t>Associaties in het model</w:t>
        </w:r>
      </w:ins>
      <w:ins w:id="701" w:author="pjanssen" w:date="2015-11-09T23:17:00Z">
        <w:r w:rsidR="00283BD6">
          <w:t>.</w:t>
        </w:r>
      </w:ins>
      <w:bookmarkEnd w:id="699"/>
    </w:p>
    <w:p w:rsidR="00CF23D1" w:rsidRPr="00241A3D" w:rsidRDefault="00636176" w:rsidP="00576E1A">
      <w:pPr>
        <w:spacing w:line="240" w:lineRule="atLeast"/>
        <w:rPr>
          <w:ins w:id="702" w:author="pjanssen" w:date="2015-10-15T16:55:00Z"/>
          <w:highlight w:val="yellow"/>
          <w:rPrChange w:id="703" w:author="pjanssen" w:date="2015-11-10T18:03:00Z">
            <w:rPr>
              <w:ins w:id="704" w:author="pjanssen" w:date="2015-10-15T16:55:00Z"/>
            </w:rPr>
          </w:rPrChange>
        </w:rPr>
      </w:pPr>
      <w:ins w:id="705" w:author="pjanssen" w:date="2015-10-15T16:55:00Z">
        <w:r w:rsidRPr="00636176">
          <w:rPr>
            <w:highlight w:val="yellow"/>
            <w:rPrChange w:id="706" w:author="pjanssen" w:date="2015-11-10T18:03:00Z">
              <w:rPr>
                <w:color w:val="0000FF"/>
                <w:u w:val="single"/>
              </w:rPr>
            </w:rPrChange>
          </w:rPr>
          <w:t xml:space="preserve">In het model zijn associaties opgenomen om de relatie tussen objecttypen te benoemen. In het IMKL gedeelte zijn regels opgenomen voor het bepalen van </w:t>
        </w:r>
      </w:ins>
      <w:ins w:id="707" w:author="pjanssen" w:date="2015-10-15T16:56:00Z">
        <w:r w:rsidRPr="00636176">
          <w:rPr>
            <w:highlight w:val="yellow"/>
            <w:rPrChange w:id="708" w:author="pjanssen" w:date="2015-11-10T18:03:00Z">
              <w:rPr>
                <w:color w:val="0000FF"/>
                <w:u w:val="single"/>
              </w:rPr>
            </w:rPrChange>
          </w:rPr>
          <w:t xml:space="preserve">de </w:t>
        </w:r>
      </w:ins>
      <w:ins w:id="709" w:author="pjanssen" w:date="2015-10-15T16:55:00Z">
        <w:r w:rsidRPr="00636176">
          <w:rPr>
            <w:highlight w:val="yellow"/>
            <w:rPrChange w:id="710" w:author="pjanssen" w:date="2015-11-10T18:03:00Z">
              <w:rPr>
                <w:color w:val="0000FF"/>
                <w:u w:val="single"/>
              </w:rPr>
            </w:rPrChange>
          </w:rPr>
          <w:t>richting</w:t>
        </w:r>
      </w:ins>
      <w:ins w:id="711" w:author="pjanssen" w:date="2015-10-15T16:56:00Z">
        <w:r w:rsidRPr="00636176">
          <w:rPr>
            <w:highlight w:val="yellow"/>
            <w:rPrChange w:id="712" w:author="pjanssen" w:date="2015-11-10T18:03:00Z">
              <w:rPr>
                <w:color w:val="0000FF"/>
                <w:u w:val="single"/>
              </w:rPr>
            </w:rPrChange>
          </w:rPr>
          <w:t xml:space="preserve"> waarin de associaties zijn bepaald.</w:t>
        </w:r>
      </w:ins>
    </w:p>
    <w:p w:rsidR="00CF23D1" w:rsidRPr="00241A3D" w:rsidRDefault="00CF23D1" w:rsidP="00576E1A">
      <w:pPr>
        <w:spacing w:line="240" w:lineRule="atLeast"/>
        <w:rPr>
          <w:ins w:id="713" w:author="pjanssen" w:date="2015-10-15T16:55:00Z"/>
          <w:highlight w:val="yellow"/>
          <w:rPrChange w:id="714" w:author="pjanssen" w:date="2015-11-10T18:03:00Z">
            <w:rPr>
              <w:ins w:id="715" w:author="pjanssen" w:date="2015-10-15T16:55:00Z"/>
            </w:rPr>
          </w:rPrChange>
        </w:rPr>
      </w:pPr>
    </w:p>
    <w:p w:rsidR="0065528A" w:rsidRDefault="00636176">
      <w:pPr>
        <w:pStyle w:val="Lijstalinea"/>
        <w:numPr>
          <w:ilvl w:val="0"/>
          <w:numId w:val="31"/>
        </w:numPr>
        <w:spacing w:line="240" w:lineRule="atLeast"/>
        <w:rPr>
          <w:ins w:id="716" w:author="pjanssen" w:date="2015-10-15T16:58:00Z"/>
          <w:highlight w:val="yellow"/>
          <w:rPrChange w:id="717" w:author="pjanssen" w:date="2015-11-10T18:03:00Z">
            <w:rPr>
              <w:ins w:id="718" w:author="pjanssen" w:date="2015-10-15T16:58:00Z"/>
            </w:rPr>
          </w:rPrChange>
        </w:rPr>
        <w:pPrChange w:id="719" w:author="pjanssen" w:date="2015-10-15T16:53:00Z">
          <w:pPr>
            <w:spacing w:line="240" w:lineRule="atLeast"/>
          </w:pPr>
        </w:pPrChange>
      </w:pPr>
      <w:ins w:id="720" w:author="pjanssen" w:date="2015-10-15T16:57:00Z">
        <w:r w:rsidRPr="00636176">
          <w:rPr>
            <w:highlight w:val="yellow"/>
            <w:rPrChange w:id="721" w:author="pjanssen" w:date="2015-11-10T18:03:00Z">
              <w:rPr>
                <w:color w:val="0000FF"/>
                <w:u w:val="single"/>
              </w:rPr>
            </w:rPrChange>
          </w:rPr>
          <w:t>E</w:t>
        </w:r>
      </w:ins>
      <w:ins w:id="722" w:author="pjanssen" w:date="2015-10-15T16:56:00Z">
        <w:r w:rsidRPr="00636176">
          <w:rPr>
            <w:highlight w:val="yellow"/>
            <w:rPrChange w:id="723" w:author="pjanssen" w:date="2015-11-10T18:03:00Z">
              <w:rPr>
                <w:color w:val="0000FF"/>
                <w:u w:val="single"/>
              </w:rPr>
            </w:rPrChange>
          </w:rPr>
          <w:t xml:space="preserve">lke associatie wijst één kant op. </w:t>
        </w:r>
      </w:ins>
      <w:ins w:id="724" w:author="pjanssen" w:date="2015-10-15T16:57:00Z">
        <w:r w:rsidRPr="00636176">
          <w:rPr>
            <w:highlight w:val="yellow"/>
            <w:rPrChange w:id="725" w:author="pjanssen" w:date="2015-11-10T18:03:00Z">
              <w:rPr>
                <w:color w:val="0000FF"/>
                <w:u w:val="single"/>
              </w:rPr>
            </w:rPrChange>
          </w:rPr>
          <w:t>Er zijn dus geen inverse associaties. Als er een verwijzing naar beide kanten nodig is worden er twee associaties opgenomen;</w:t>
        </w:r>
      </w:ins>
    </w:p>
    <w:p w:rsidR="0065528A" w:rsidRDefault="00636176">
      <w:pPr>
        <w:pStyle w:val="Lijstalinea"/>
        <w:numPr>
          <w:ilvl w:val="0"/>
          <w:numId w:val="31"/>
        </w:numPr>
        <w:spacing w:line="240" w:lineRule="atLeast"/>
        <w:rPr>
          <w:ins w:id="726" w:author="pjanssen" w:date="2015-10-15T17:01:00Z"/>
          <w:highlight w:val="yellow"/>
          <w:rPrChange w:id="727" w:author="pjanssen" w:date="2015-11-10T18:03:00Z">
            <w:rPr>
              <w:ins w:id="728" w:author="pjanssen" w:date="2015-10-15T17:01:00Z"/>
            </w:rPr>
          </w:rPrChange>
        </w:rPr>
        <w:pPrChange w:id="729" w:author="pjanssen" w:date="2015-10-15T16:53:00Z">
          <w:pPr>
            <w:spacing w:line="240" w:lineRule="atLeast"/>
          </w:pPr>
        </w:pPrChange>
      </w:pPr>
      <w:ins w:id="730" w:author="pjanssen" w:date="2015-10-15T16:58:00Z">
        <w:r w:rsidRPr="00636176">
          <w:rPr>
            <w:highlight w:val="yellow"/>
            <w:rPrChange w:id="731" w:author="pjanssen" w:date="2015-11-10T18:03:00Z">
              <w:rPr>
                <w:color w:val="0000FF"/>
                <w:u w:val="single"/>
              </w:rPr>
            </w:rPrChange>
          </w:rPr>
          <w:t>elk objecttype in IMKL verwijst direct naar het utiliteitsnet waar het bij hoort. Di</w:t>
        </w:r>
      </w:ins>
      <w:ins w:id="732" w:author="pjanssen" w:date="2015-11-06T16:04:00Z">
        <w:r w:rsidRPr="00636176">
          <w:rPr>
            <w:highlight w:val="yellow"/>
            <w:rPrChange w:id="733" w:author="pjanssen" w:date="2015-11-10T18:03:00Z">
              <w:rPr>
                <w:color w:val="0000FF"/>
                <w:u w:val="single"/>
              </w:rPr>
            </w:rPrChange>
          </w:rPr>
          <w:t xml:space="preserve">t </w:t>
        </w:r>
      </w:ins>
      <w:ins w:id="734" w:author="pjanssen" w:date="2015-10-15T16:58:00Z">
        <w:r w:rsidRPr="00636176">
          <w:rPr>
            <w:highlight w:val="yellow"/>
            <w:rPrChange w:id="735" w:author="pjanssen" w:date="2015-11-10T18:03:00Z">
              <w:rPr>
                <w:color w:val="0000FF"/>
                <w:u w:val="single"/>
              </w:rPr>
            </w:rPrChange>
          </w:rPr>
          <w:t xml:space="preserve">gebeurt in alle gevallen met een associatierol genaamd inNetwork. </w:t>
        </w:r>
      </w:ins>
      <w:ins w:id="736" w:author="pjanssen" w:date="2015-10-15T16:59:00Z">
        <w:r w:rsidRPr="00636176">
          <w:rPr>
            <w:highlight w:val="yellow"/>
            <w:rPrChange w:id="737" w:author="pjanssen" w:date="2015-11-10T18:03:00Z">
              <w:rPr>
                <w:color w:val="0000FF"/>
                <w:u w:val="single"/>
              </w:rPr>
            </w:rPrChange>
          </w:rPr>
          <w:t>Dat geldt ook voor objecttypen als Annotatie, Maatvoering,</w:t>
        </w:r>
      </w:ins>
      <w:ins w:id="738" w:author="pjanssen" w:date="2015-10-15T17:00:00Z">
        <w:r w:rsidRPr="00636176">
          <w:rPr>
            <w:highlight w:val="yellow"/>
            <w:rPrChange w:id="739" w:author="pjanssen" w:date="2015-11-10T18:03:00Z">
              <w:rPr>
                <w:color w:val="0000FF"/>
                <w:u w:val="single"/>
              </w:rPr>
            </w:rPrChange>
          </w:rPr>
          <w:t xml:space="preserve"> Bijlage en dergelijke. In alle gevallen kunnen de objecttypen maar bij </w:t>
        </w:r>
      </w:ins>
      <w:ins w:id="740" w:author="pjanssen" w:date="2015-10-15T17:01:00Z">
        <w:r w:rsidRPr="00636176">
          <w:rPr>
            <w:highlight w:val="yellow"/>
            <w:rPrChange w:id="741" w:author="pjanssen" w:date="2015-11-10T18:03:00Z">
              <w:rPr>
                <w:color w:val="0000FF"/>
                <w:u w:val="single"/>
              </w:rPr>
            </w:rPrChange>
          </w:rPr>
          <w:t xml:space="preserve">één utiliteitsnet horen. Een uitzondering is </w:t>
        </w:r>
      </w:ins>
      <w:ins w:id="742" w:author="pjanssen" w:date="2015-10-23T15:04:00Z">
        <w:r w:rsidRPr="00636176">
          <w:rPr>
            <w:highlight w:val="yellow"/>
            <w:rPrChange w:id="743" w:author="pjanssen" w:date="2015-11-10T18:03:00Z">
              <w:rPr>
                <w:color w:val="0000FF"/>
                <w:u w:val="single"/>
              </w:rPr>
            </w:rPrChange>
          </w:rPr>
          <w:t>EigenT</w:t>
        </w:r>
      </w:ins>
      <w:ins w:id="744" w:author="pjanssen" w:date="2015-10-15T17:01:00Z">
        <w:r w:rsidRPr="00636176">
          <w:rPr>
            <w:highlight w:val="yellow"/>
            <w:rPrChange w:id="745" w:author="pjanssen" w:date="2015-11-10T18:03:00Z">
              <w:rPr>
                <w:color w:val="0000FF"/>
                <w:u w:val="single"/>
              </w:rPr>
            </w:rPrChange>
          </w:rPr>
          <w:t>opografie, die kan naar meerdere utiliteitsnetten verwijzen;</w:t>
        </w:r>
      </w:ins>
    </w:p>
    <w:p w:rsidR="0065528A" w:rsidRDefault="00636176">
      <w:pPr>
        <w:pStyle w:val="Lijstalinea"/>
        <w:numPr>
          <w:ilvl w:val="0"/>
          <w:numId w:val="31"/>
        </w:numPr>
        <w:spacing w:line="240" w:lineRule="atLeast"/>
        <w:rPr>
          <w:ins w:id="746" w:author="pjanssen" w:date="2015-11-09T22:27:00Z"/>
          <w:highlight w:val="yellow"/>
          <w:rPrChange w:id="747" w:author="pjanssen" w:date="2015-11-10T18:03:00Z">
            <w:rPr>
              <w:ins w:id="748" w:author="pjanssen" w:date="2015-11-09T22:27:00Z"/>
            </w:rPr>
          </w:rPrChange>
        </w:rPr>
        <w:pPrChange w:id="749" w:author="pjanssen" w:date="2015-10-15T17:12:00Z">
          <w:pPr>
            <w:spacing w:line="240" w:lineRule="atLeast"/>
          </w:pPr>
        </w:pPrChange>
      </w:pPr>
      <w:ins w:id="750" w:author="pjanssen" w:date="2015-10-15T17:02:00Z">
        <w:r w:rsidRPr="00636176">
          <w:rPr>
            <w:highlight w:val="yellow"/>
            <w:rPrChange w:id="751" w:author="pjanssen" w:date="2015-11-10T18:03:00Z">
              <w:rPr>
                <w:color w:val="0000FF"/>
                <w:u w:val="single"/>
              </w:rPr>
            </w:rPrChange>
          </w:rPr>
          <w:t xml:space="preserve">voor netwerkelementen geldt </w:t>
        </w:r>
      </w:ins>
      <w:ins w:id="752" w:author="pjanssen" w:date="2015-10-15T17:05:00Z">
        <w:r w:rsidRPr="00636176">
          <w:rPr>
            <w:highlight w:val="yellow"/>
            <w:rPrChange w:id="753" w:author="pjanssen" w:date="2015-11-10T18:03:00Z">
              <w:rPr>
                <w:color w:val="0000FF"/>
                <w:u w:val="single"/>
              </w:rPr>
            </w:rPrChange>
          </w:rPr>
          <w:t xml:space="preserve">dat associaties verwijzen naar de objecten </w:t>
        </w:r>
      </w:ins>
      <w:ins w:id="754" w:author="pjanssen" w:date="2015-11-06T16:05:00Z">
        <w:r w:rsidRPr="00636176">
          <w:rPr>
            <w:highlight w:val="yellow"/>
            <w:rPrChange w:id="755" w:author="pjanssen" w:date="2015-11-10T18:03:00Z">
              <w:rPr>
                <w:color w:val="0000FF"/>
                <w:u w:val="single"/>
              </w:rPr>
            </w:rPrChange>
          </w:rPr>
          <w:t>E</w:t>
        </w:r>
      </w:ins>
      <w:ins w:id="756" w:author="pjanssen" w:date="2015-10-15T17:20:00Z">
        <w:r w:rsidRPr="00636176">
          <w:rPr>
            <w:highlight w:val="yellow"/>
            <w:rPrChange w:id="757" w:author="pjanssen" w:date="2015-11-10T18:03:00Z">
              <w:rPr>
                <w:color w:val="0000FF"/>
                <w:u w:val="single"/>
              </w:rPr>
            </w:rPrChange>
          </w:rPr>
          <w:t xml:space="preserve">xtraInformatie en Diepte </w:t>
        </w:r>
      </w:ins>
      <w:ins w:id="758" w:author="pjanssen" w:date="2015-10-15T17:05:00Z">
        <w:r w:rsidRPr="00636176">
          <w:rPr>
            <w:highlight w:val="yellow"/>
            <w:rPrChange w:id="759" w:author="pjanssen" w:date="2015-11-10T18:03:00Z">
              <w:rPr>
                <w:color w:val="0000FF"/>
                <w:u w:val="single"/>
              </w:rPr>
            </w:rPrChange>
          </w:rPr>
          <w:t>die er bij horen en niet andersom</w:t>
        </w:r>
      </w:ins>
      <w:ins w:id="760" w:author="pjanssen" w:date="2015-10-15T17:12:00Z">
        <w:r w:rsidRPr="00636176">
          <w:rPr>
            <w:highlight w:val="yellow"/>
            <w:rPrChange w:id="761" w:author="pjanssen" w:date="2015-11-10T18:03:00Z">
              <w:rPr>
                <w:color w:val="0000FF"/>
                <w:u w:val="single"/>
              </w:rPr>
            </w:rPrChange>
          </w:rPr>
          <w:t>.</w:t>
        </w:r>
      </w:ins>
    </w:p>
    <w:p w:rsidR="0065528A" w:rsidRDefault="00636176">
      <w:pPr>
        <w:pStyle w:val="subparagraaftitel"/>
        <w:rPr>
          <w:ins w:id="762" w:author="pjanssen" w:date="2015-11-09T22:26:00Z"/>
        </w:rPr>
        <w:pPrChange w:id="763" w:author="pjanssen" w:date="2015-11-09T22:26:00Z">
          <w:pPr>
            <w:pStyle w:val="subparagraaftitel"/>
            <w:numPr>
              <w:numId w:val="31"/>
            </w:numPr>
            <w:tabs>
              <w:tab w:val="clear" w:pos="567"/>
            </w:tabs>
            <w:ind w:left="2160" w:hanging="360"/>
          </w:pPr>
        </w:pPrChange>
      </w:pPr>
      <w:bookmarkStart w:id="764" w:name="_Toc434956095"/>
      <w:ins w:id="765" w:author="pjanssen" w:date="2015-11-09T22:26:00Z">
        <w:r w:rsidRPr="00636176">
          <w:rPr>
            <w:rPrChange w:id="766" w:author="pjanssen" w:date="2015-11-09T22:26:00Z">
              <w:rPr>
                <w:color w:val="0000FF"/>
                <w:u w:val="single"/>
              </w:rPr>
            </w:rPrChange>
          </w:rPr>
          <w:t>Numerieke</w:t>
        </w:r>
        <w:r w:rsidR="0047410C">
          <w:t xml:space="preserve"> waarden</w:t>
        </w:r>
      </w:ins>
      <w:ins w:id="767" w:author="pjanssen" w:date="2015-11-09T23:17:00Z">
        <w:r w:rsidR="00283BD6">
          <w:t>.</w:t>
        </w:r>
      </w:ins>
      <w:bookmarkEnd w:id="764"/>
    </w:p>
    <w:p w:rsidR="0047410C" w:rsidRDefault="0047410C" w:rsidP="0047410C">
      <w:pPr>
        <w:rPr>
          <w:ins w:id="768" w:author="pjanssen" w:date="2015-11-09T22:26:00Z"/>
        </w:rPr>
      </w:pPr>
      <w:ins w:id="769" w:author="pjanssen" w:date="2015-11-09T22:26:00Z">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ins>
    </w:p>
    <w:p w:rsidR="0065528A" w:rsidRDefault="0047410C">
      <w:pPr>
        <w:pStyle w:val="subparagraaftitel"/>
        <w:rPr>
          <w:ins w:id="770" w:author="pjanssen" w:date="2015-11-09T22:28:00Z"/>
        </w:rPr>
        <w:pPrChange w:id="771" w:author="pjanssen" w:date="2015-11-09T22:28:00Z">
          <w:pPr/>
        </w:pPrChange>
      </w:pPr>
      <w:bookmarkStart w:id="772" w:name="_Toc434956096"/>
      <w:ins w:id="773" w:author="pjanssen" w:date="2015-11-09T22:28:00Z">
        <w:r>
          <w:t>Waardelijsten zijn extern</w:t>
        </w:r>
      </w:ins>
      <w:ins w:id="774" w:author="pjanssen" w:date="2015-11-09T23:17:00Z">
        <w:r w:rsidR="00283BD6">
          <w:t>.</w:t>
        </w:r>
      </w:ins>
      <w:bookmarkEnd w:id="772"/>
    </w:p>
    <w:p w:rsidR="0047410C" w:rsidRDefault="00636176" w:rsidP="0047410C">
      <w:pPr>
        <w:rPr>
          <w:ins w:id="775" w:author="pjanssen" w:date="2015-11-09T22:28:00Z"/>
        </w:rPr>
      </w:pPr>
      <w:ins w:id="776" w:author="pjanssen" w:date="2015-11-09T22:28:00Z">
        <w:r w:rsidRPr="00636176">
          <w:rPr>
            <w:highlight w:val="yellow"/>
            <w:rPrChange w:id="777" w:author="pjanssen" w:date="2015-11-10T18:03:00Z">
              <w:rPr>
                <w:color w:val="0000FF"/>
                <w:u w:val="single"/>
              </w:rPr>
            </w:rPrChange>
          </w:rPr>
          <w:t>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beschrijving gehaald. Om het model toch leesbaar te houden zijn de startversies van die lijsten wel opgenomen in de UML diagrammen. Voor operationele toepassing is echter het waardelijstregister leidend.</w:t>
        </w:r>
      </w:ins>
    </w:p>
    <w:p w:rsidR="00CF23D1" w:rsidRDefault="00CF23D1" w:rsidP="00576E1A">
      <w:pPr>
        <w:spacing w:line="240" w:lineRule="atLeast"/>
      </w:pPr>
    </w:p>
    <w:p w:rsidR="00C45A7A" w:rsidRPr="00B656A3" w:rsidRDefault="00C45A7A" w:rsidP="00CF23D1">
      <w:pPr>
        <w:pStyle w:val="subparagraaftitel"/>
      </w:pPr>
      <w:bookmarkStart w:id="778" w:name="_Toc434956097"/>
      <w:r>
        <w:t xml:space="preserve">Basisattributen voor </w:t>
      </w:r>
      <w:r w:rsidRPr="00CF23D1">
        <w:t>identificatie</w:t>
      </w:r>
      <w:r>
        <w:t xml:space="preserve"> en labels</w:t>
      </w:r>
      <w:ins w:id="779" w:author="pjanssen" w:date="2015-11-09T23:17:00Z">
        <w:r w:rsidR="00283BD6">
          <w:t>.</w:t>
        </w:r>
      </w:ins>
      <w:bookmarkEnd w:id="778"/>
    </w:p>
    <w:p w:rsidR="00A26E72" w:rsidDel="0047410C" w:rsidRDefault="00A26E72" w:rsidP="00576E1A">
      <w:pPr>
        <w:spacing w:line="240" w:lineRule="atLeast"/>
        <w:rPr>
          <w:del w:id="780" w:author="pjanssen" w:date="2015-11-09T22:26:00Z"/>
        </w:rPr>
      </w:pPr>
    </w:p>
    <w:p w:rsidR="00C45A7A" w:rsidRDefault="00636176" w:rsidP="00576E1A">
      <w:pPr>
        <w:spacing w:line="240" w:lineRule="atLeast"/>
      </w:pPr>
      <w:r w:rsidRPr="00636176">
        <w:rPr>
          <w:rPrChange w:id="781" w:author="pjanssen" w:date="2015-11-10T15:39:00Z">
            <w:rPr>
              <w:color w:val="0000FF"/>
              <w:u w:val="single"/>
            </w:rPr>
          </w:rPrChange>
        </w:rPr>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ins w:id="782" w:author="pjanssen" w:date="2015-11-10T15:36:00Z">
        <w:r w:rsidR="00E70583">
          <w:t xml:space="preserve"> Zie ook paragraaf</w:t>
        </w:r>
      </w:ins>
      <w:ins w:id="783" w:author="pjanssen" w:date="2015-11-10T15:37:00Z">
        <w:r w:rsidR="00E70583">
          <w:t xml:space="preserve"> 5.2.</w:t>
        </w:r>
      </w:ins>
      <w:ins w:id="784" w:author="pjanssen" w:date="2015-11-10T15:38:00Z">
        <w:r w:rsidR="00E70583">
          <w:t>2</w:t>
        </w:r>
      </w:ins>
      <w:ins w:id="785" w:author="pjanssen" w:date="2015-11-10T15:37:00Z">
        <w:r w:rsidR="00E70583">
          <w:t>3 Identifier management.</w:t>
        </w:r>
      </w:ins>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ins w:id="786" w:author="pjanssen" w:date="2015-06-05T13:22:00Z">
        <w:r w:rsidR="00B902B9">
          <w:t>Bij de subklassen Maatvoering en Annotatie is het p</w:t>
        </w:r>
      </w:ins>
      <w:del w:id="787" w:author="pjanssen" w:date="2015-06-05T13:22:00Z">
        <w:r w:rsidR="008744E1" w:rsidDel="00B902B9">
          <w:delText>P</w:delText>
        </w:r>
      </w:del>
      <w:r w:rsidR="008744E1">
        <w:t>laatsingspunt</w:t>
      </w:r>
      <w:del w:id="788" w:author="pjanssen" w:date="2015-06-05T13:22:00Z">
        <w:r w:rsidR="008744E1" w:rsidDel="00B902B9">
          <w:delText>en</w:delText>
        </w:r>
      </w:del>
      <w:r w:rsidR="008744E1">
        <w:t xml:space="preserve"> van </w:t>
      </w:r>
      <w:ins w:id="789" w:author="pjanssen" w:date="2015-06-05T13:23:00Z">
        <w:r w:rsidR="00B902B9">
          <w:t xml:space="preserve">een </w:t>
        </w:r>
      </w:ins>
      <w:r w:rsidR="008744E1">
        <w:t>label</w:t>
      </w:r>
      <w:del w:id="790" w:author="pjanssen" w:date="2015-06-05T13:23:00Z">
        <w:r w:rsidR="008744E1" w:rsidDel="00B902B9">
          <w:delText>s</w:delText>
        </w:r>
      </w:del>
      <w:r w:rsidR="008744E1">
        <w:t xml:space="preserve"> </w:t>
      </w:r>
      <w:ins w:id="791" w:author="pjanssen" w:date="2015-06-05T13:23:00Z">
        <w:r w:rsidR="00B902B9">
          <w:t xml:space="preserve">bepaald met een attribuut ligging. </w:t>
        </w:r>
      </w:ins>
      <w:del w:id="792" w:author="pjanssen" w:date="2015-06-05T13:23:00Z">
        <w:r w:rsidR="008744E1" w:rsidDel="00B902B9">
          <w:delText>wordt geregeld door de attributen ligging bij de specifieke subklassen.</w:delText>
        </w:r>
      </w:del>
      <w:ins w:id="793" w:author="pjanssen" w:date="2015-06-05T13:23:00Z">
        <w:r w:rsidR="00B902B9">
          <w:t xml:space="preserve">Bij andere subklassen, bijvoorbeeld de netelementen wordt de plaatsing </w:t>
        </w:r>
      </w:ins>
      <w:ins w:id="794" w:author="pjanssen" w:date="2015-11-06T16:06:00Z">
        <w:r w:rsidR="002C3526">
          <w:t xml:space="preserve">van een eventueel label </w:t>
        </w:r>
      </w:ins>
      <w:ins w:id="795" w:author="pjanssen" w:date="2015-06-05T13:23:00Z">
        <w:r w:rsidR="00B902B9">
          <w:t>in een viewer bepaald.</w:t>
        </w:r>
      </w:ins>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 een reden opgenomen worden waarom er geen waarde is ingevuld. De geldige redenen zijn:</w:t>
      </w:r>
    </w:p>
    <w:p w:rsidR="005D453A" w:rsidRDefault="005D453A" w:rsidP="005854EC">
      <w:pPr>
        <w:spacing w:line="240" w:lineRule="atLeast"/>
      </w:pPr>
      <w:r w:rsidRPr="000D422C">
        <w:rPr>
          <w:b/>
        </w:rPr>
        <w:t>Unknown:</w:t>
      </w:r>
      <w:ins w:id="796" w:author="pjanssen" w:date="2015-11-09T15:09:00Z">
        <w:r w:rsidR="008835C1">
          <w:rPr>
            <w:b/>
          </w:rPr>
          <w:t xml:space="preserve"> </w:t>
        </w:r>
      </w:ins>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ins w:id="797" w:author="pjanssen" w:date="2015-11-09T15:09:00Z">
        <w:r w:rsidR="008835C1">
          <w:rPr>
            <w:b/>
          </w:rPr>
          <w:t xml:space="preserve"> </w:t>
        </w:r>
      </w:ins>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ins w:id="798" w:author="pjanssen" w:date="2015-11-09T15:09:00Z">
        <w:r w:rsidR="008835C1">
          <w:rPr>
            <w:b/>
          </w:rPr>
          <w:t xml:space="preserve"> </w:t>
        </w:r>
      </w:ins>
      <w:r w:rsidR="000B7212">
        <w:t>Niet geautoriseerd</w:t>
      </w:r>
      <w:ins w:id="799" w:author="pjanssen" w:date="2015-11-09T15:09:00Z">
        <w:r w:rsidR="008835C1">
          <w:t>:</w:t>
        </w:r>
      </w:ins>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65528A" w:rsidP="00576E1A">
      <w:pPr>
        <w:spacing w:line="240" w:lineRule="atLeast"/>
      </w:pPr>
      <w:ins w:id="800" w:author="pjanssen" w:date="2015-11-10T16:15:00Z">
        <w:r>
          <w:rPr>
            <w:noProof/>
            <w:rPrChange w:id="801" w:author="Unknown">
              <w:rPr>
                <w:noProof/>
                <w:color w:val="0000FF"/>
                <w:u w:val="single"/>
              </w:rPr>
            </w:rPrChange>
          </w:rPr>
          <w:lastRenderedPageBreak/>
          <w:drawing>
            <wp:inline distT="0" distB="0" distL="0" distR="0">
              <wp:extent cx="8099425" cy="4346575"/>
              <wp:effectExtent l="0" t="0" r="0" b="0"/>
              <wp:docPr id="41" name="Afbeelding 40"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18" cstate="print"/>
                      <a:stretch>
                        <a:fillRect/>
                      </a:stretch>
                    </pic:blipFill>
                    <pic:spPr>
                      <a:xfrm>
                        <a:off x="0" y="0"/>
                        <a:ext cx="8099425" cy="4346575"/>
                      </a:xfrm>
                      <a:prstGeom prst="rect">
                        <a:avLst/>
                      </a:prstGeom>
                    </pic:spPr>
                  </pic:pic>
                </a:graphicData>
              </a:graphic>
            </wp:inline>
          </w:drawing>
        </w:r>
      </w:ins>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del w:id="802" w:author="pjanssen" w:date="2015-06-01T10:34:00Z">
        <w:r w:rsidDel="00551821">
          <w:delText xml:space="preserve">een </w:delText>
        </w:r>
      </w:del>
      <w:ins w:id="803" w:author="pjanssen" w:date="2015-06-01T10:34:00Z">
        <w:r w:rsidR="00551821">
          <w:t xml:space="preserve">deze versie van een  </w:t>
        </w:r>
      </w:ins>
      <w:r>
        <w:t>data object in de registratie werd aangemaakt</w:t>
      </w:r>
      <w:ins w:id="804" w:author="pjanssen" w:date="2015-06-01T10:36:00Z">
        <w:r w:rsidR="00551821">
          <w:t xml:space="preserve"> of veranderd</w:t>
        </w:r>
      </w:ins>
      <w:del w:id="805" w:author="pjanssen" w:date="2015-11-06T16:08:00Z">
        <w:r w:rsidDel="002C3526">
          <w:delText xml:space="preserve">, </w:delText>
        </w:r>
      </w:del>
      <w:ins w:id="806" w:author="pjanssen" w:date="2015-11-06T16:08:00Z">
        <w:r w:rsidR="002C3526">
          <w:t xml:space="preserve">; </w:t>
        </w:r>
      </w:ins>
      <w:r>
        <w:t xml:space="preserve">het begin van de levenscyclus van </w:t>
      </w:r>
      <w:ins w:id="807" w:author="pjanssen" w:date="2015-06-01T10:34:00Z">
        <w:r w:rsidR="00551821">
          <w:t xml:space="preserve">deze versie van </w:t>
        </w:r>
      </w:ins>
      <w:r>
        <w:t xml:space="preserve">een data object. endLifespanVersion is </w:t>
      </w:r>
      <w:ins w:id="808" w:author="pjanssen" w:date="2015-06-01T10:37:00Z">
        <w:r w:rsidR="00551821">
          <w:t xml:space="preserve">de </w:t>
        </w:r>
      </w:ins>
      <w:r>
        <w:t xml:space="preserve">datum die het einde van een levenscyclus van </w:t>
      </w:r>
      <w:ins w:id="809" w:author="pjanssen" w:date="2015-06-01T10:37:00Z">
        <w:r w:rsidR="00551821">
          <w:t xml:space="preserve">deze versie van </w:t>
        </w:r>
      </w:ins>
      <w:r>
        <w:t>een data object aangeeft</w:t>
      </w:r>
      <w:del w:id="810" w:author="pjanssen" w:date="2015-11-06T16:08:00Z">
        <w:r w:rsidDel="002C3526">
          <w:delText xml:space="preserve">, </w:delText>
        </w:r>
      </w:del>
      <w:ins w:id="811" w:author="pjanssen" w:date="2015-11-06T16:08:00Z">
        <w:r w:rsidR="002C3526">
          <w:t xml:space="preserve">; </w:t>
        </w:r>
      </w:ins>
      <w:r>
        <w:t>het moment vanaf wa</w:t>
      </w:r>
      <w:r w:rsidR="00105063">
        <w:t>nneer</w:t>
      </w:r>
      <w:r>
        <w:t xml:space="preserve"> het geen onderdeel meer is van de actuele registratie.</w:t>
      </w:r>
      <w:ins w:id="812" w:author="pjanssen" w:date="2015-11-10T18:05:00Z">
        <w:r w:rsidR="00241A3D">
          <w:t xml:space="preserve"> Zie ook paragraaf</w:t>
        </w:r>
      </w:ins>
      <w:ins w:id="813" w:author="pjanssen" w:date="2015-11-10T18:06:00Z">
        <w:r w:rsidR="00241A3D">
          <w:t xml:space="preserve"> 5.2.24 </w:t>
        </w:r>
        <w:r w:rsidR="00241A3D" w:rsidRPr="00241A3D">
          <w:t>Tijd representatie en temporeel model.</w:t>
        </w:r>
      </w:ins>
    </w:p>
    <w:p w:rsidR="00C45A7A" w:rsidDel="0047410C" w:rsidRDefault="00C45A7A" w:rsidP="00576E1A">
      <w:pPr>
        <w:spacing w:line="240" w:lineRule="atLeast"/>
        <w:rPr>
          <w:del w:id="814" w:author="pjanssen" w:date="2015-11-09T22:29:00Z"/>
        </w:rPr>
      </w:pPr>
      <w:bookmarkStart w:id="815" w:name="_Toc434874127"/>
      <w:bookmarkStart w:id="816" w:name="_Toc434874196"/>
      <w:bookmarkStart w:id="817" w:name="_Toc434874279"/>
      <w:bookmarkStart w:id="818" w:name="_Toc434874347"/>
      <w:bookmarkStart w:id="819" w:name="_Toc434874624"/>
      <w:bookmarkStart w:id="820" w:name="_Toc434933257"/>
      <w:bookmarkStart w:id="821" w:name="_Toc434940485"/>
      <w:bookmarkStart w:id="822" w:name="_Toc434941802"/>
      <w:bookmarkStart w:id="823" w:name="_Toc434943343"/>
      <w:bookmarkStart w:id="824" w:name="_Toc434943774"/>
      <w:bookmarkStart w:id="825" w:name="_Toc434956098"/>
      <w:bookmarkEnd w:id="815"/>
      <w:bookmarkEnd w:id="816"/>
      <w:bookmarkEnd w:id="817"/>
      <w:bookmarkEnd w:id="818"/>
      <w:bookmarkEnd w:id="819"/>
      <w:bookmarkEnd w:id="820"/>
      <w:bookmarkEnd w:id="821"/>
      <w:bookmarkEnd w:id="822"/>
      <w:bookmarkEnd w:id="823"/>
      <w:bookmarkEnd w:id="824"/>
      <w:bookmarkEnd w:id="825"/>
    </w:p>
    <w:p w:rsidR="00EE7EF0" w:rsidRPr="00B656A3" w:rsidRDefault="00EE7EF0" w:rsidP="00EE7EF0">
      <w:pPr>
        <w:pStyle w:val="subparagraaftitel"/>
      </w:pPr>
      <w:bookmarkStart w:id="826" w:name="_Toc434956099"/>
      <w:r>
        <w:t xml:space="preserve">IMKL2015 </w:t>
      </w:r>
      <w:r w:rsidR="002C7B72">
        <w:t xml:space="preserve">semantische </w:t>
      </w:r>
      <w:r>
        <w:t>kern</w:t>
      </w:r>
      <w:ins w:id="827" w:author="pjanssen" w:date="2015-11-09T23:17:00Z">
        <w:r w:rsidR="00283BD6">
          <w:t>.</w:t>
        </w:r>
      </w:ins>
      <w:bookmarkEnd w:id="826"/>
    </w:p>
    <w:p w:rsidR="00A26E72" w:rsidDel="0047410C" w:rsidRDefault="00A26E72" w:rsidP="00A26E72">
      <w:pPr>
        <w:spacing w:line="240" w:lineRule="atLeast"/>
        <w:rPr>
          <w:del w:id="828" w:author="pjanssen" w:date="2015-11-09T22:29:00Z"/>
        </w:rPr>
      </w:pPr>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del w:id="829" w:author="pjanssen" w:date="2015-11-06T16:10:00Z">
        <w:r w:rsidDel="00FC0156">
          <w:delText xml:space="preserve">Inspire </w:delText>
        </w:r>
      </w:del>
      <w:ins w:id="830" w:author="pjanssen" w:date="2015-11-06T16:10:00Z">
        <w:r w:rsidR="00FC0156">
          <w:t xml:space="preserve">INSPIRE </w:t>
        </w:r>
      </w:ins>
      <w:r>
        <w:t>U</w:t>
      </w:r>
      <w:ins w:id="831" w:author="pjanssen" w:date="2015-11-09T15:14:00Z">
        <w:r w:rsidR="00D657E0">
          <w:t xml:space="preserve">tility networks </w:t>
        </w:r>
      </w:ins>
      <w:del w:id="832" w:author="pjanssen" w:date="2015-11-09T15:14:00Z">
        <w:r w:rsidDel="00D657E0">
          <w:delText>S</w:delText>
        </w:r>
      </w:del>
      <w:r>
        <w:t xml:space="preserve"> model zijn toegevoegd zijn afgebeeld. </w:t>
      </w:r>
      <w:r w:rsidR="00C73986">
        <w:t>Bijvoorbeeld g</w:t>
      </w:r>
      <w:r>
        <w:t xml:space="preserve">eometrie en netwerktopologie zitten in </w:t>
      </w:r>
      <w:del w:id="833" w:author="pjanssen" w:date="2015-11-06T16:10:00Z">
        <w:r w:rsidDel="00FC0156">
          <w:delText>Inspire</w:delText>
        </w:r>
        <w:r w:rsidR="000860FE" w:rsidDel="00FC0156">
          <w:delText xml:space="preserve"> </w:delText>
        </w:r>
      </w:del>
      <w:ins w:id="834" w:author="pjanssen" w:date="2015-11-06T16:10:00Z">
        <w:r w:rsidR="00FC0156">
          <w:t xml:space="preserve">INSPIRE </w:t>
        </w:r>
      </w:ins>
      <w:del w:id="835" w:author="pjanssen" w:date="2015-11-09T15:14:00Z">
        <w:r w:rsidR="000860FE" w:rsidDel="00D657E0">
          <w:delText xml:space="preserve">US </w:delText>
        </w:r>
      </w:del>
      <w:ins w:id="836" w:author="pjanssen" w:date="2015-11-09T15:14:00Z">
        <w:r w:rsidR="00D657E0">
          <w:t xml:space="preserve">Utility networks </w:t>
        </w:r>
      </w:ins>
      <w:r w:rsidR="000860FE">
        <w:t>en zijn niet afgebeeld.</w:t>
      </w:r>
      <w:del w:id="837" w:author="pjanssen" w:date="2015-11-06T16:16:00Z">
        <w:r w:rsidR="000860FE" w:rsidDel="003C01AC">
          <w:delText xml:space="preserve"> </w:delText>
        </w:r>
      </w:del>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65528A" w:rsidP="007B7303">
      <w:pPr>
        <w:jc w:val="left"/>
        <w:rPr>
          <w:b/>
          <w:noProof/>
        </w:rPr>
      </w:pPr>
      <w:ins w:id="838" w:author="pjanssen" w:date="2015-11-10T16:16:00Z">
        <w:r>
          <w:rPr>
            <w:b/>
            <w:noProof/>
            <w:rPrChange w:id="839" w:author="Unknown">
              <w:rPr>
                <w:noProof/>
                <w:color w:val="0000FF"/>
                <w:u w:val="single"/>
              </w:rPr>
            </w:rPrChange>
          </w:rPr>
          <w:lastRenderedPageBreak/>
          <w:drawing>
            <wp:anchor distT="0" distB="0" distL="114300" distR="114300" simplePos="0" relativeHeight="251796480" behindDoc="1" locked="0" layoutInCell="1" allowOverlap="1">
              <wp:simplePos x="0" y="0"/>
              <wp:positionH relativeFrom="column">
                <wp:posOffset>1270</wp:posOffset>
              </wp:positionH>
              <wp:positionV relativeFrom="paragraph">
                <wp:posOffset>276225</wp:posOffset>
              </wp:positionV>
              <wp:extent cx="8098790" cy="4916170"/>
              <wp:effectExtent l="0" t="0" r="0" b="0"/>
              <wp:wrapTopAndBottom/>
              <wp:docPr id="48" name="Afbeelding 47"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19" cstate="print"/>
                      <a:stretch>
                        <a:fillRect/>
                      </a:stretch>
                    </pic:blipFill>
                    <pic:spPr>
                      <a:xfrm>
                        <a:off x="0" y="0"/>
                        <a:ext cx="8098790" cy="4916170"/>
                      </a:xfrm>
                      <a:prstGeom prst="rect">
                        <a:avLst/>
                      </a:prstGeom>
                    </pic:spPr>
                  </pic:pic>
                </a:graphicData>
              </a:graphic>
            </wp:anchor>
          </w:drawing>
        </w:r>
      </w:ins>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w:t>
      </w:r>
      <w:del w:id="840" w:author="pjanssen" w:date="2015-06-04T14:34:00Z">
        <w:r w:rsidR="00F711F3" w:rsidDel="00B209F7">
          <w:delText>t</w:delText>
        </w:r>
      </w:del>
      <w:r w:rsidR="00F711F3">
        <w:t>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del w:id="841" w:author="pjanssen" w:date="2015-06-01T13:01:00Z">
        <w:r w:rsidR="00DB0C3A" w:rsidDel="00FB6A21">
          <w:delText>LeidingElement</w:delText>
        </w:r>
      </w:del>
      <w:ins w:id="842" w:author="pjanssen" w:date="2015-06-01T13:01:00Z">
        <w:r w:rsidR="00FB6A21">
          <w:t>Leidingelement</w:t>
        </w:r>
      </w:ins>
      <w:r w:rsidR="00DB0C3A">
        <w:t xml:space="preserve">, </w:t>
      </w:r>
      <w:r w:rsidR="00E97029">
        <w:t>KabelEnLeidingContainer</w:t>
      </w:r>
      <w:r w:rsidR="00DB0C3A">
        <w:t xml:space="preserve"> en ContainerLeidingelement</w:t>
      </w:r>
      <w:r w:rsidR="00E97029">
        <w:t xml:space="preserve">. </w:t>
      </w:r>
      <w:r>
        <w:t xml:space="preserve">Via het associatie attribuut elements worden deze gerefereerd aan één </w:t>
      </w:r>
      <w:r w:rsidR="005D453A">
        <w:t>Utiliteitsnet</w:t>
      </w:r>
      <w:r w:rsidR="00DB0C3A">
        <w:t xml:space="preserve"> van één thema</w:t>
      </w:r>
      <w:r>
        <w:t xml:space="preserve">. </w:t>
      </w:r>
      <w:r w:rsidR="00AB1384">
        <w:t>Deze associatie is alleen zichtbaar bij ContainerLeidingelement. De ander</w:t>
      </w:r>
      <w:ins w:id="843" w:author="pjanssen" w:date="2015-11-09T15:19:00Z">
        <w:r w:rsidR="00D657E0">
          <w:t>e</w:t>
        </w:r>
      </w:ins>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del w:id="844" w:author="pjanssen" w:date="2015-11-09T15:19:00Z">
        <w:r w:rsidR="00D96825" w:rsidDel="00D657E0">
          <w:delText xml:space="preserve">wordt </w:delText>
        </w:r>
      </w:del>
      <w:ins w:id="845" w:author="pjanssen" w:date="2015-11-09T15:19:00Z">
        <w:r w:rsidR="00D657E0">
          <w:t xml:space="preserve">worden </w:t>
        </w:r>
      </w:ins>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ins w:id="846" w:author="pjanssen" w:date="2015-11-09T15:24:00Z">
        <w:r w:rsidR="00D657E0">
          <w:t xml:space="preserve">middels het associatie attribuut inNetwork refereren aan </w:t>
        </w:r>
      </w:ins>
      <w:del w:id="847" w:author="pjanssen" w:date="2015-11-09T15:24:00Z">
        <w:r w:rsidR="00C84D52" w:rsidDel="00D657E0">
          <w:delText>gerefereerd worden vanuit</w:delText>
        </w:r>
      </w:del>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ins w:id="848" w:author="pjanssen" w:date="2015-11-09T15:25:00Z">
        <w:r w:rsidR="00D657E0">
          <w:t>Alle elementen kunnen d</w:t>
        </w:r>
      </w:ins>
      <w:del w:id="849" w:author="pjanssen" w:date="2015-11-09T15:25:00Z">
        <w:r w:rsidR="00C84D52" w:rsidDel="00D657E0">
          <w:delText>D</w:delText>
        </w:r>
      </w:del>
      <w:r w:rsidR="00C84D52">
        <w:t xml:space="preserve">aarmee </w:t>
      </w:r>
      <w:del w:id="850" w:author="pjanssen" w:date="2015-11-09T15:25:00Z">
        <w:r w:rsidR="00C84D52" w:rsidDel="00D657E0">
          <w:delText xml:space="preserve">kan annotatie en maatvoering </w:delText>
        </w:r>
      </w:del>
      <w:r w:rsidR="00C84D52">
        <w:t>per thema geselecteerd worden.</w:t>
      </w:r>
    </w:p>
    <w:p w:rsidR="00D96825" w:rsidRDefault="00D96825" w:rsidP="00E97029">
      <w:pPr>
        <w:jc w:val="left"/>
      </w:pPr>
    </w:p>
    <w:p w:rsidR="00E97029" w:rsidRDefault="00E97029" w:rsidP="00E97029">
      <w:pPr>
        <w:jc w:val="left"/>
        <w:rPr>
          <w:ins w:id="851" w:author="pjanssen" w:date="2015-11-09T22:42:00Z"/>
        </w:rPr>
      </w:pPr>
      <w:r>
        <w:t xml:space="preserve">Een </w:t>
      </w:r>
      <w:r w:rsidR="005D453A">
        <w:t>Utiliteitsnet</w:t>
      </w:r>
      <w:r>
        <w:t xml:space="preserve"> kan verwijzen naar een object ExtraTopografie voor het koppelen van een extra toegevoegde topografie.</w:t>
      </w:r>
      <w:r w:rsidR="00C84D52">
        <w:t xml:space="preserve"> Ook hier kan via de referentie naar het </w:t>
      </w:r>
      <w:r w:rsidR="005D453A">
        <w:t>Utiliteitsnet</w:t>
      </w:r>
      <w:r w:rsidR="00C84D52">
        <w:t xml:space="preserve"> de ExtraTopografie per thema ges</w:t>
      </w:r>
      <w:r w:rsidR="008C38D5">
        <w:t>e</w:t>
      </w:r>
      <w:r w:rsidR="00C84D52">
        <w:t>lecteerd worden.</w:t>
      </w:r>
    </w:p>
    <w:p w:rsidR="002F7FED" w:rsidRDefault="002F7FED" w:rsidP="00E97029">
      <w:pPr>
        <w:jc w:val="left"/>
      </w:pPr>
    </w:p>
    <w:p w:rsidR="0065528A" w:rsidRDefault="0065528A">
      <w:pPr>
        <w:rPr>
          <w:del w:id="852" w:author="pjanssen" w:date="2015-06-01T13:14:00Z"/>
          <w:b/>
          <w:rPrChange w:id="853" w:author="pjanssen" w:date="2015-11-09T22:42:00Z">
            <w:rPr>
              <w:del w:id="854" w:author="pjanssen" w:date="2015-06-01T13:14:00Z"/>
            </w:rPr>
          </w:rPrChange>
        </w:rPr>
        <w:pPrChange w:id="855" w:author="pjanssen" w:date="2015-11-09T22:42:00Z">
          <w:pPr>
            <w:jc w:val="left"/>
          </w:pPr>
        </w:pPrChange>
      </w:pPr>
      <w:bookmarkStart w:id="856" w:name="_Toc422408246"/>
      <w:bookmarkStart w:id="857" w:name="_Toc422478837"/>
      <w:bookmarkEnd w:id="856"/>
      <w:bookmarkEnd w:id="857"/>
    </w:p>
    <w:p w:rsidR="0065528A" w:rsidRDefault="0065528A">
      <w:pPr>
        <w:rPr>
          <w:del w:id="858" w:author="pjanssen" w:date="2015-06-01T12:07:00Z"/>
          <w:b/>
          <w:rPrChange w:id="859" w:author="pjanssen" w:date="2015-11-09T22:42:00Z">
            <w:rPr>
              <w:del w:id="860" w:author="pjanssen" w:date="2015-06-01T12:07:00Z"/>
            </w:rPr>
          </w:rPrChange>
        </w:rPr>
        <w:pPrChange w:id="861" w:author="pjanssen" w:date="2015-11-09T22:42:00Z">
          <w:pPr>
            <w:jc w:val="left"/>
          </w:pPr>
        </w:pPrChange>
      </w:pPr>
      <w:bookmarkStart w:id="862" w:name="_Toc422408247"/>
      <w:bookmarkStart w:id="863" w:name="_Toc422478838"/>
      <w:bookmarkEnd w:id="862"/>
      <w:bookmarkEnd w:id="863"/>
    </w:p>
    <w:p w:rsidR="0065528A" w:rsidRDefault="0065528A">
      <w:pPr>
        <w:rPr>
          <w:del w:id="864" w:author="pjanssen" w:date="2015-06-01T12:07:00Z"/>
          <w:b/>
          <w:rPrChange w:id="865" w:author="pjanssen" w:date="2015-11-09T22:42:00Z">
            <w:rPr>
              <w:del w:id="866" w:author="pjanssen" w:date="2015-06-01T12:07:00Z"/>
            </w:rPr>
          </w:rPrChange>
        </w:rPr>
        <w:pPrChange w:id="867" w:author="pjanssen" w:date="2015-11-09T22:42:00Z">
          <w:pPr>
            <w:jc w:val="left"/>
          </w:pPr>
        </w:pPrChange>
      </w:pPr>
      <w:bookmarkStart w:id="868" w:name="_Toc422408248"/>
      <w:bookmarkStart w:id="869" w:name="_Toc422478839"/>
      <w:bookmarkEnd w:id="868"/>
      <w:bookmarkEnd w:id="869"/>
    </w:p>
    <w:p w:rsidR="0065528A" w:rsidRDefault="00636176">
      <w:pPr>
        <w:pPrChange w:id="870" w:author="pjanssen" w:date="2015-11-09T22:42:00Z">
          <w:pPr>
            <w:pStyle w:val="subparagraaftitel"/>
          </w:pPr>
        </w:pPrChange>
      </w:pPr>
      <w:bookmarkStart w:id="871" w:name="_Toc399786888"/>
      <w:r w:rsidRPr="00636176">
        <w:rPr>
          <w:b/>
          <w:rPrChange w:id="872" w:author="pjanssen" w:date="2015-11-09T22:42:00Z">
            <w:rPr>
              <w:color w:val="0000FF"/>
              <w:u w:val="single"/>
            </w:rPr>
          </w:rPrChange>
        </w:rPr>
        <w:t xml:space="preserve">Extra toelichting: </w:t>
      </w:r>
      <w:ins w:id="873" w:author="pjanssen" w:date="2015-06-01T12:08:00Z">
        <w:r w:rsidRPr="00636176">
          <w:rPr>
            <w:b/>
            <w:rPrChange w:id="874" w:author="pjanssen" w:date="2015-11-09T22:42:00Z">
              <w:rPr>
                <w:color w:val="0000FF"/>
                <w:u w:val="single"/>
              </w:rPr>
            </w:rPrChange>
          </w:rPr>
          <w:t>Extra</w:t>
        </w:r>
      </w:ins>
      <w:ins w:id="875" w:author="pjanssen" w:date="2015-06-01T12:07:00Z">
        <w:r w:rsidRPr="00636176">
          <w:rPr>
            <w:b/>
            <w:rPrChange w:id="876" w:author="pjanssen" w:date="2015-11-09T22:42:00Z">
              <w:rPr>
                <w:color w:val="0000FF"/>
                <w:u w:val="single"/>
              </w:rPr>
            </w:rPrChange>
          </w:rPr>
          <w:t xml:space="preserve">Detailinfo, </w:t>
        </w:r>
      </w:ins>
      <w:del w:id="877" w:author="pjanssen" w:date="2015-06-01T13:14:00Z">
        <w:r w:rsidRPr="00636176">
          <w:rPr>
            <w:b/>
            <w:rPrChange w:id="878" w:author="pjanssen" w:date="2015-11-09T22:42:00Z">
              <w:rPr>
                <w:color w:val="0000FF"/>
                <w:u w:val="single"/>
              </w:rPr>
            </w:rPrChange>
          </w:rPr>
          <w:delText xml:space="preserve">Maatvoering </w:delText>
        </w:r>
      </w:del>
      <w:ins w:id="879" w:author="pjanssen" w:date="2015-06-01T13:14:00Z">
        <w:r w:rsidRPr="00636176">
          <w:rPr>
            <w:b/>
            <w:rPrChange w:id="880" w:author="pjanssen" w:date="2015-11-09T22:42:00Z">
              <w:rPr>
                <w:color w:val="0000FF"/>
                <w:u w:val="single"/>
              </w:rPr>
            </w:rPrChange>
          </w:rPr>
          <w:t>maatvoering</w:t>
        </w:r>
      </w:ins>
      <w:ins w:id="881" w:author="pjanssen" w:date="2015-06-01T13:20:00Z">
        <w:r w:rsidRPr="00636176">
          <w:rPr>
            <w:b/>
            <w:rPrChange w:id="882" w:author="pjanssen" w:date="2015-11-09T22:42:00Z">
              <w:rPr>
                <w:color w:val="0000FF"/>
                <w:u w:val="single"/>
              </w:rPr>
            </w:rPrChange>
          </w:rPr>
          <w:t>, annotatie</w:t>
        </w:r>
      </w:ins>
      <w:ins w:id="883" w:author="pjanssen" w:date="2015-06-01T13:41:00Z">
        <w:r w:rsidRPr="00636176">
          <w:rPr>
            <w:b/>
            <w:rPrChange w:id="884" w:author="pjanssen" w:date="2015-11-09T22:42:00Z">
              <w:rPr>
                <w:color w:val="0000FF"/>
                <w:u w:val="single"/>
              </w:rPr>
            </w:rPrChange>
          </w:rPr>
          <w:t>.</w:t>
        </w:r>
      </w:ins>
      <w:del w:id="885" w:author="pjanssen" w:date="2015-06-01T13:41:00Z">
        <w:r w:rsidRPr="00636176">
          <w:rPr>
            <w:b/>
            <w:rPrChange w:id="886" w:author="pjanssen" w:date="2015-11-09T22:42:00Z">
              <w:rPr>
                <w:color w:val="0000FF"/>
                <w:u w:val="single"/>
              </w:rPr>
            </w:rPrChange>
          </w:rPr>
          <w:delText>en extra topografie.</w:delText>
        </w:r>
      </w:del>
      <w:bookmarkEnd w:id="871"/>
    </w:p>
    <w:p w:rsidR="00D80AB5" w:rsidRDefault="00D80AB5" w:rsidP="00E06A8F">
      <w:pPr>
        <w:rPr>
          <w:ins w:id="887" w:author="pjanssen" w:date="2015-06-01T13:33:00Z"/>
        </w:rPr>
      </w:pPr>
      <w:bookmarkStart w:id="888" w:name="_Toc399786889"/>
      <w:ins w:id="889" w:author="pjanssen" w:date="2015-06-01T13:34:00Z">
        <w:r>
          <w:t xml:space="preserve">Een utiliteitsnet of individuele netelementen kunnen via het attribuut heeftExtraInformatie verwijzen naar extra informatie van toepassing op dat element. </w:t>
        </w:r>
      </w:ins>
      <w:ins w:id="890" w:author="pjanssen" w:date="2015-06-01T13:36:00Z">
        <w:r>
          <w:t>Extra inf</w:t>
        </w:r>
      </w:ins>
      <w:ins w:id="891" w:author="pjanssen" w:date="2015-06-01T13:37:00Z">
        <w:r>
          <w:t>or</w:t>
        </w:r>
      </w:ins>
      <w:ins w:id="892" w:author="pjanssen" w:date="2015-06-01T13:36:00Z">
        <w:r>
          <w:t xml:space="preserve">matie kan in de vorm </w:t>
        </w:r>
      </w:ins>
      <w:ins w:id="893" w:author="pjanssen" w:date="2015-06-01T13:37:00Z">
        <w:r w:rsidR="005125B7">
          <w:t>een gekoppeld bes</w:t>
        </w:r>
        <w:r w:rsidR="00D935C5">
          <w:t>tand, maatvoering, annotatie</w:t>
        </w:r>
      </w:ins>
      <w:ins w:id="894" w:author="pjanssen" w:date="2015-11-09T15:33:00Z">
        <w:r w:rsidR="00D935C5">
          <w:t>,</w:t>
        </w:r>
      </w:ins>
      <w:ins w:id="895" w:author="pjanssen" w:date="2015-06-01T13:37:00Z">
        <w:r w:rsidR="00D935C5">
          <w:t xml:space="preserve"> </w:t>
        </w:r>
        <w:r w:rsidR="005125B7">
          <w:t>een eis voorzorgsmaatregel</w:t>
        </w:r>
      </w:ins>
      <w:ins w:id="896" w:author="pjanssen" w:date="2015-11-09T15:32:00Z">
        <w:r w:rsidR="00D935C5">
          <w:t xml:space="preserve"> of </w:t>
        </w:r>
        <w:r w:rsidR="00636176" w:rsidRPr="00636176">
          <w:rPr>
            <w:highlight w:val="yellow"/>
            <w:rPrChange w:id="897" w:author="pjanssen" w:date="2015-11-10T18:07:00Z">
              <w:rPr>
                <w:color w:val="0000FF"/>
                <w:u w:val="single"/>
              </w:rPr>
            </w:rPrChange>
          </w:rPr>
          <w:t>een aanduiding</w:t>
        </w:r>
      </w:ins>
      <w:ins w:id="898" w:author="pjanssen" w:date="2015-11-09T15:33:00Z">
        <w:r w:rsidR="00636176" w:rsidRPr="00636176">
          <w:rPr>
            <w:highlight w:val="yellow"/>
            <w:rPrChange w:id="899" w:author="pjanssen" w:date="2015-11-10T18:07:00Z">
              <w:rPr>
                <w:color w:val="0000FF"/>
                <w:u w:val="single"/>
              </w:rPr>
            </w:rPrChange>
          </w:rPr>
          <w:t xml:space="preserve"> verzoek contact</w:t>
        </w:r>
      </w:ins>
      <w:ins w:id="900" w:author="pjanssen" w:date="2015-06-01T13:37:00Z">
        <w:r w:rsidR="005125B7">
          <w:t>.</w:t>
        </w:r>
      </w:ins>
    </w:p>
    <w:p w:rsidR="00D80AB5" w:rsidRDefault="00D80AB5" w:rsidP="00E06A8F">
      <w:pPr>
        <w:rPr>
          <w:ins w:id="901" w:author="pjanssen" w:date="2015-06-01T13:33:00Z"/>
        </w:rPr>
      </w:pPr>
    </w:p>
    <w:p w:rsidR="00D52AE2" w:rsidRDefault="00D52AE2" w:rsidP="00E06A8F">
      <w:pPr>
        <w:rPr>
          <w:ins w:id="902" w:author="pjanssen" w:date="2015-06-01T12:58:00Z"/>
        </w:rPr>
      </w:pPr>
      <w:ins w:id="903" w:author="pjanssen" w:date="2015-06-01T12:08:00Z">
        <w:r>
          <w:t>ExtraDetailinfo:</w:t>
        </w:r>
      </w:ins>
    </w:p>
    <w:p w:rsidR="00FB6A21" w:rsidRDefault="00FB6A21" w:rsidP="00E06A8F">
      <w:pPr>
        <w:rPr>
          <w:ins w:id="904" w:author="pjanssen" w:date="2015-06-01T13:12:00Z"/>
        </w:rPr>
      </w:pPr>
      <w:ins w:id="905" w:author="pjanssen" w:date="2015-06-01T12:58:00Z">
        <w:r>
          <w:t xml:space="preserve">Extra detailinformatie </w:t>
        </w:r>
      </w:ins>
      <w:ins w:id="906" w:author="pjanssen" w:date="2015-06-01T13:03:00Z">
        <w:r>
          <w:t xml:space="preserve">in de vorm van bestanden </w:t>
        </w:r>
      </w:ins>
      <w:ins w:id="907" w:author="pjanssen" w:date="2015-06-01T12:58:00Z">
        <w:r>
          <w:t>kan optioneel aan een utiliteitsnet</w:t>
        </w:r>
      </w:ins>
      <w:ins w:id="908" w:author="pjanssen" w:date="2015-06-01T12:59:00Z">
        <w:r>
          <w:t xml:space="preserve"> of </w:t>
        </w:r>
      </w:ins>
      <w:ins w:id="909" w:author="pjanssen" w:date="2015-06-01T13:02:00Z">
        <w:r>
          <w:t>net</w:t>
        </w:r>
      </w:ins>
      <w:ins w:id="910" w:author="pjanssen" w:date="2015-06-01T13:04:00Z">
        <w:r>
          <w:t>e</w:t>
        </w:r>
      </w:ins>
      <w:ins w:id="911" w:author="pjanssen" w:date="2015-06-01T13:02:00Z">
        <w:r>
          <w:t>lement worden gekoppeld</w:t>
        </w:r>
      </w:ins>
      <w:ins w:id="912" w:author="pjanssen" w:date="2015-06-01T13:13:00Z">
        <w:r w:rsidR="00523537">
          <w:t xml:space="preserve"> via het attribuut heeftExtraInformatie</w:t>
        </w:r>
      </w:ins>
      <w:ins w:id="913" w:author="pjanssen" w:date="2015-06-01T13:02:00Z">
        <w:r>
          <w:t xml:space="preserve">. </w:t>
        </w:r>
      </w:ins>
      <w:ins w:id="914" w:author="pjanssen" w:date="2015-06-01T13:05:00Z">
        <w:r>
          <w:t>Bestanden kunnen verschillend</w:t>
        </w:r>
      </w:ins>
      <w:ins w:id="915" w:author="pjanssen" w:date="2015-06-01T13:09:00Z">
        <w:r w:rsidR="00523537">
          <w:t>e</w:t>
        </w:r>
      </w:ins>
      <w:ins w:id="916" w:author="pjanssen" w:date="2015-06-01T13:05:00Z">
        <w:r>
          <w:t xml:space="preserve"> typen informatie beschrijven zoals een aansluiting</w:t>
        </w:r>
      </w:ins>
      <w:ins w:id="917" w:author="pjanssen" w:date="2015-11-09T15:34:00Z">
        <w:r w:rsidR="00D935C5">
          <w:t>, huisaansluiting</w:t>
        </w:r>
      </w:ins>
      <w:ins w:id="918" w:author="pjanssen" w:date="2015-06-01T13:05:00Z">
        <w:r>
          <w:t xml:space="preserve"> </w:t>
        </w:r>
      </w:ins>
      <w:ins w:id="919" w:author="pjanssen" w:date="2015-11-09T15:38:00Z">
        <w:r w:rsidR="00D935C5">
          <w:t xml:space="preserve">(zie ook 5.2.14) </w:t>
        </w:r>
      </w:ins>
      <w:ins w:id="920" w:author="pjanssen" w:date="2015-06-01T13:05:00Z">
        <w:r>
          <w:t xml:space="preserve">of een </w:t>
        </w:r>
      </w:ins>
      <w:ins w:id="921" w:author="pjanssen" w:date="2015-11-09T15:34:00Z">
        <w:r w:rsidR="00D935C5">
          <w:t xml:space="preserve">profielschets met een </w:t>
        </w:r>
      </w:ins>
      <w:ins w:id="922" w:author="pjanssen" w:date="2015-06-01T13:05:00Z">
        <w:r>
          <w:t>lengte</w:t>
        </w:r>
      </w:ins>
      <w:ins w:id="923" w:author="pjanssen" w:date="2015-06-01T13:07:00Z">
        <w:r>
          <w:t>-</w:t>
        </w:r>
      </w:ins>
      <w:ins w:id="924" w:author="pjanssen" w:date="2015-06-01T13:05:00Z">
        <w:r>
          <w:t xml:space="preserve"> of dwarsprofiel</w:t>
        </w:r>
      </w:ins>
      <w:ins w:id="925" w:author="pjanssen" w:date="2015-06-01T13:07:00Z">
        <w:r>
          <w:t xml:space="preserve">. </w:t>
        </w:r>
      </w:ins>
      <w:ins w:id="926" w:author="pjanssen" w:date="2015-06-01T13:47:00Z">
        <w:r w:rsidR="005125B7">
          <w:t>Het bestandstype moet worden gespecif</w:t>
        </w:r>
      </w:ins>
      <w:ins w:id="927" w:author="pjanssen" w:date="2015-06-01T13:48:00Z">
        <w:r w:rsidR="005125B7">
          <w:t>i</w:t>
        </w:r>
      </w:ins>
      <w:ins w:id="928" w:author="pjanssen" w:date="2015-06-01T13:47:00Z">
        <w:r w:rsidR="005125B7">
          <w:t>ceerd en is</w:t>
        </w:r>
      </w:ins>
      <w:ins w:id="929" w:author="pjanssen" w:date="2015-06-01T13:48:00Z">
        <w:r w:rsidR="005125B7">
          <w:t xml:space="preserve"> in alle gevallen pdf.</w:t>
        </w:r>
      </w:ins>
    </w:p>
    <w:p w:rsidR="00D52AE2" w:rsidRDefault="00084535" w:rsidP="00851632">
      <w:pPr>
        <w:rPr>
          <w:ins w:id="930" w:author="pjanssen" w:date="2015-09-30T11:20:00Z"/>
        </w:rPr>
      </w:pPr>
      <w:ins w:id="931" w:author="pjanssen" w:date="2015-06-01T13:12:00Z">
        <w:r w:rsidRPr="00D935C5">
          <w:t xml:space="preserve">Met het </w:t>
        </w:r>
      </w:ins>
      <w:ins w:id="932" w:author="pjanssen" w:date="2015-09-30T12:15:00Z">
        <w:r w:rsidR="00636176" w:rsidRPr="00636176">
          <w:rPr>
            <w:rPrChange w:id="933" w:author="pjanssen" w:date="2015-11-09T15:43:00Z">
              <w:rPr>
                <w:color w:val="0000FF"/>
                <w:highlight w:val="yellow"/>
                <w:u w:val="single"/>
              </w:rPr>
            </w:rPrChange>
          </w:rPr>
          <w:t xml:space="preserve">verplichte </w:t>
        </w:r>
      </w:ins>
      <w:ins w:id="934" w:author="pjanssen" w:date="2015-06-01T13:12:00Z">
        <w:r w:rsidRPr="00D935C5">
          <w:t>attribuut ligging wordt de locatie aangegeven waar de detailinformatie van toepassing is.</w:t>
        </w:r>
      </w:ins>
      <w:ins w:id="935" w:author="pjanssen" w:date="2015-09-30T12:14:00Z">
        <w:r w:rsidR="00636176" w:rsidRPr="00636176">
          <w:rPr>
            <w:rPrChange w:id="936" w:author="pjanssen" w:date="2015-11-09T15:43:00Z">
              <w:rPr>
                <w:color w:val="0000FF"/>
                <w:highlight w:val="yellow"/>
                <w:u w:val="single"/>
              </w:rPr>
            </w:rPrChange>
          </w:rPr>
          <w:t xml:space="preserve"> </w:t>
        </w:r>
      </w:ins>
      <w:ins w:id="937" w:author="pjanssen" w:date="2015-09-30T12:16:00Z">
        <w:r w:rsidRPr="00D935C5">
          <w:t>In een viewer kan die locatie dan gevisualiseerd worden.</w:t>
        </w:r>
      </w:ins>
    </w:p>
    <w:p w:rsidR="00047053" w:rsidRDefault="00047053" w:rsidP="00E06A8F">
      <w:pPr>
        <w:rPr>
          <w:ins w:id="938" w:author="pjanssen" w:date="2015-06-01T12:08:00Z"/>
        </w:rPr>
      </w:pPr>
    </w:p>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ins w:id="939" w:author="pjanssen" w:date="2015-10-23T13:53:00Z">
        <w:r w:rsidR="006F48BE" w:rsidRPr="009D6D54">
          <w:t xml:space="preserve">Als maatvoering is opgenomen dan zijn die gegevens leidend irt de afstanden die uit de coördinaten berekend kunnen worden. </w:t>
        </w:r>
      </w:ins>
      <w:r w:rsidR="00E06A8F">
        <w:t>De annotatie</w:t>
      </w:r>
      <w:del w:id="940" w:author="pjanssen" w:date="2015-11-09T15:39:00Z">
        <w:r w:rsidR="00E06A8F" w:rsidDel="00D935C5">
          <w:delText xml:space="preserve"> </w:delText>
        </w:r>
      </w:del>
      <w:r w:rsidR="00E06A8F">
        <w:t>typen voor maatvoering zijn: maatvoerin</w:t>
      </w:r>
      <w:r w:rsidR="001547D5">
        <w:t xml:space="preserve">gshulplijn, maatvoeringslijn </w:t>
      </w:r>
      <w:r w:rsidR="00E06A8F">
        <w:t>maatvoeringslabel</w:t>
      </w:r>
      <w:r w:rsidR="001547D5">
        <w:t xml:space="preserve"> of maatvoeringspijl</w:t>
      </w:r>
      <w:r w:rsidR="00E06A8F">
        <w:t>.</w:t>
      </w:r>
    </w:p>
    <w:p w:rsidR="00E06A8F" w:rsidRDefault="00E06A8F" w:rsidP="00E06A8F"/>
    <w:tbl>
      <w:tblPr>
        <w:tblStyle w:val="Tabelraster"/>
        <w:tblW w:w="0" w:type="auto"/>
        <w:tblInd w:w="108" w:type="dxa"/>
        <w:tblLook w:val="04A0"/>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r w:rsidRPr="00790D06">
              <w:t>Te gebruiken 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ins w:id="941" w:author="pjanssen" w:date="2015-10-23T13:44:00Z">
              <w:r w:rsidR="006F48BE">
                <w:rPr>
                  <w:b/>
                </w:rPr>
                <w:t>punt</w:t>
              </w:r>
            </w:ins>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547D5" w:rsidP="001547D5">
            <w:r w:rsidRPr="00790D06">
              <w:t xml:space="preserve">Te gebruiken om een </w:t>
            </w:r>
            <w:r>
              <w:t>pijl</w:t>
            </w:r>
            <w:r w:rsidRPr="00790D06">
              <w:t xml:space="preserve"> in een maatvoering te visualiseren</w:t>
            </w:r>
          </w:p>
        </w:tc>
      </w:tr>
    </w:tbl>
    <w:p w:rsidR="00E06A8F" w:rsidRDefault="00E06A8F" w:rsidP="00E06A8F"/>
    <w:p w:rsidR="00E06A8F" w:rsidDel="00E11691" w:rsidRDefault="00E06A8F" w:rsidP="00E06A8F">
      <w:pPr>
        <w:rPr>
          <w:del w:id="942" w:author="pjanssen" w:date="2015-11-10T17:48:00Z"/>
        </w:rPr>
      </w:pPr>
    </w:p>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w:t>
      </w:r>
      <w:r w:rsidR="003D6804">
        <w:lastRenderedPageBreak/>
        <w:t xml:space="preserve">nauwkeurigheid is 0,1. </w:t>
      </w:r>
      <w:ins w:id="943" w:author="pjanssen" w:date="2015-06-01T13:51:00Z">
        <w:r w:rsidR="005125B7">
          <w:t xml:space="preserve">Het decimale scheidingsteken is een komma. </w:t>
        </w:r>
      </w:ins>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del w:id="944" w:author="pjanssen" w:date="2015-06-01T13:50:00Z">
        <w:r w:rsidR="00D66759" w:rsidDel="005125B7">
          <w:delText xml:space="preserve"> </w:delText>
        </w:r>
      </w:del>
      <w:r>
        <w:t xml:space="preserve">. De locatie van het label en de geometrie van de maatvoeringslijnen wordt met het attribuut ligging opgenomen. Maatvoering is direct of </w:t>
      </w:r>
      <w:del w:id="945" w:author="pjanssen" w:date="2015-11-09T15:40:00Z">
        <w:r w:rsidDel="00D935C5">
          <w:delText xml:space="preserve">indirect </w:delText>
        </w:r>
      </w:del>
      <w:r>
        <w:t xml:space="preserve">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Pr>
        <w:rPr>
          <w:ins w:id="946" w:author="pjanssen" w:date="2015-06-01T13:38:00Z"/>
        </w:rPr>
      </w:pPr>
    </w:p>
    <w:p w:rsidR="00E06A8F" w:rsidRDefault="00523537" w:rsidP="00E06A8F">
      <w:pPr>
        <w:rPr>
          <w:ins w:id="947" w:author="pjanssen" w:date="2015-06-01T13:21:00Z"/>
        </w:rPr>
      </w:pPr>
      <w:ins w:id="948" w:author="pjanssen" w:date="2015-06-01T13:21:00Z">
        <w:r>
          <w:t>Annotatie:</w:t>
        </w:r>
      </w:ins>
    </w:p>
    <w:p w:rsidR="00523537" w:rsidRDefault="00523537" w:rsidP="00E06A8F">
      <w:pPr>
        <w:rPr>
          <w:ins w:id="949" w:author="pjanssen" w:date="2015-06-01T13:20:00Z"/>
        </w:rPr>
      </w:pPr>
      <w:ins w:id="950" w:author="pjanssen" w:date="2015-06-01T13:24:00Z">
        <w:r>
          <w:t xml:space="preserve">Pijlen, lijnen en labels die als annotatie op een kaartbeeld staan en niet als maatvoering </w:t>
        </w:r>
        <w:r w:rsidR="00D80AB5">
          <w:t>gelden worden met het object</w:t>
        </w:r>
        <w:r>
          <w:t xml:space="preserve"> Annotatie opgenomen.</w:t>
        </w:r>
      </w:ins>
      <w:ins w:id="951" w:author="pjanssen" w:date="2015-06-01T13:25:00Z">
        <w:r>
          <w:t xml:space="preserve"> Met </w:t>
        </w:r>
      </w:ins>
      <w:ins w:id="952" w:author="pjanssen" w:date="2015-06-01T13:26:00Z">
        <w:r>
          <w:t xml:space="preserve">het attribuut </w:t>
        </w:r>
      </w:ins>
      <w:ins w:id="953" w:author="pjanssen" w:date="2015-06-01T13:25:00Z">
        <w:r>
          <w:t xml:space="preserve">ligging wordt </w:t>
        </w:r>
      </w:ins>
      <w:ins w:id="954" w:author="pjanssen" w:date="2015-06-01T13:26:00Z">
        <w:r>
          <w:t xml:space="preserve">de geometrie van de annotatie </w:t>
        </w:r>
      </w:ins>
      <w:ins w:id="955" w:author="pjanssen" w:date="2015-06-01T13:29:00Z">
        <w:r w:rsidR="00D80AB5">
          <w:t>aangegeven</w:t>
        </w:r>
      </w:ins>
      <w:ins w:id="956" w:author="pjanssen" w:date="2015-06-01T13:26:00Z">
        <w:r>
          <w:t xml:space="preserve"> of de plaatsingpunt van het label.</w:t>
        </w:r>
      </w:ins>
      <w:ins w:id="957" w:author="pjanssen" w:date="2015-06-01T13:28:00Z">
        <w:r w:rsidR="00D80AB5">
          <w:t xml:space="preserve"> De tekst en eventueel betekenis van het label worden via het object Label opgenomen.</w:t>
        </w:r>
      </w:ins>
    </w:p>
    <w:p w:rsidR="00523537" w:rsidDel="00B77E45" w:rsidRDefault="00523537" w:rsidP="00E06A8F">
      <w:pPr>
        <w:rPr>
          <w:del w:id="958" w:author="pjanssen" w:date="2015-06-18T15:23:00Z"/>
        </w:rPr>
      </w:pPr>
    </w:p>
    <w:p w:rsidR="005B6963" w:rsidRDefault="00E06A8F">
      <w:pPr>
        <w:rPr>
          <w:del w:id="959" w:author="pjanssen" w:date="2015-11-09T22:41:00Z"/>
        </w:rPr>
      </w:pPr>
      <w:moveFromRangeStart w:id="960" w:author="pjanssen" w:date="2015-06-01T13:38:00Z" w:name="move420929261"/>
      <w:moveFrom w:id="961" w:author="pjanssen" w:date="2015-06-01T13:38:00Z">
        <w:r w:rsidDel="005125B7">
          <w:t>ExtraTopografie:</w:t>
        </w:r>
      </w:moveFrom>
    </w:p>
    <w:p w:rsidR="005B6963" w:rsidRDefault="00E06A8F">
      <w:pPr>
        <w:rPr>
          <w:del w:id="962" w:author="pjanssen" w:date="2015-06-18T15:24:00Z"/>
        </w:rPr>
      </w:pPr>
      <w:moveFrom w:id="963" w:author="pjanssen" w:date="2015-06-01T13:38:00Z">
        <w:del w:id="964" w:author="pjanssen" w:date="2015-06-18T15:24:00Z">
          <w:r w:rsidDel="00B77E45">
            <w:delText>Indien er extra topografie nodig is om de positie van netwerkelementen nader aan te geven kan dit middels het object ExtraTopografie. Er kan een eigen of ontwerp topografie worden meegegeven. Met het attribuut ligging wordt de geometrie van de ExtraTopografie opgenomen. De extra topografie wordt altijd gevectoriseerd aangeleverd. De topografische elementen worden getypeerd conform een typeringslijst</w:delText>
          </w:r>
          <w:r w:rsidR="00076C28" w:rsidDel="00B77E45">
            <w:delText>, TopografischObjectTypeValue,</w:delText>
          </w:r>
          <w:r w:rsidDel="00B77E45">
            <w:delText xml:space="preserve"> gebaseerd op IMGeo. Hiermee is het type </w:delText>
          </w:r>
          <w:r w:rsidR="00076C28" w:rsidDel="00B77E45">
            <w:delText xml:space="preserve">topografisch object </w:delText>
          </w:r>
          <w:r w:rsidDel="00B77E45">
            <w:delText xml:space="preserve">omschreven en is een koppeling met visualisatieregels mogelijk. ExtraTopografie is gekoppeld aan een </w:delText>
          </w:r>
          <w:r w:rsidR="005D453A" w:rsidDel="00B77E45">
            <w:delText>Utiliteitsnet</w:delText>
          </w:r>
          <w:r w:rsidDel="00B77E45">
            <w:delText xml:space="preserve"> en kan daardoor op de waarden van het attribuut thema worden getypeerd</w:delText>
          </w:r>
        </w:del>
      </w:moveFrom>
      <w:moveFromRangeEnd w:id="960"/>
      <w:del w:id="965" w:author="pjanssen" w:date="2015-06-18T15:24:00Z">
        <w:r w:rsidDel="00B77E45">
          <w:delText>.</w:delText>
        </w:r>
      </w:del>
    </w:p>
    <w:p w:rsidR="005B6963" w:rsidRDefault="005B6963">
      <w:pPr>
        <w:rPr>
          <w:del w:id="966" w:author="pjanssen" w:date="2015-11-09T22:41:00Z"/>
        </w:rPr>
      </w:pPr>
    </w:p>
    <w:p w:rsidR="0065528A" w:rsidRDefault="0065528A">
      <w:pPr>
        <w:rPr>
          <w:ins w:id="967" w:author="pjanssen" w:date="2015-11-09T22:41:00Z"/>
        </w:rPr>
        <w:pPrChange w:id="968" w:author="pjanssen" w:date="2015-11-09T22:41:00Z">
          <w:pPr>
            <w:pStyle w:val="subparagraaftitel"/>
          </w:pPr>
        </w:pPrChange>
      </w:pPr>
    </w:p>
    <w:p w:rsidR="0065528A" w:rsidRDefault="00636176">
      <w:pPr>
        <w:pPrChange w:id="969" w:author="pjanssen" w:date="2015-11-09T22:41:00Z">
          <w:pPr>
            <w:pStyle w:val="subparagraaftitel"/>
          </w:pPr>
        </w:pPrChange>
      </w:pPr>
      <w:r w:rsidRPr="00636176">
        <w:rPr>
          <w:b/>
          <w:rPrChange w:id="970" w:author="pjanssen" w:date="2015-11-09T22:41:00Z">
            <w:rPr>
              <w:color w:val="0000FF"/>
              <w:u w:val="single"/>
            </w:rPr>
          </w:rPrChange>
        </w:rPr>
        <w:t>Extra toelichting: Eis voorzorgsmaatregel</w:t>
      </w:r>
      <w:ins w:id="971" w:author="pjanssen" w:date="2015-10-22T18:17:00Z">
        <w:r w:rsidRPr="00636176">
          <w:rPr>
            <w:b/>
            <w:rPrChange w:id="972" w:author="pjanssen" w:date="2015-11-09T22:41:00Z">
              <w:rPr>
                <w:color w:val="0000FF"/>
                <w:u w:val="single"/>
              </w:rPr>
            </w:rPrChange>
          </w:rPr>
          <w:t xml:space="preserve">, </w:t>
        </w:r>
        <w:r w:rsidRPr="00636176">
          <w:rPr>
            <w:b/>
            <w:highlight w:val="yellow"/>
            <w:rPrChange w:id="973" w:author="pjanssen" w:date="2015-11-10T18:18:00Z">
              <w:rPr>
                <w:color w:val="0000FF"/>
                <w:u w:val="single"/>
              </w:rPr>
            </w:rPrChange>
          </w:rPr>
          <w:t>Verzoek tot contact</w:t>
        </w:r>
      </w:ins>
      <w:ins w:id="974" w:author="pjanssen" w:date="2015-06-04T14:26:00Z">
        <w:r w:rsidRPr="00636176">
          <w:rPr>
            <w:b/>
            <w:highlight w:val="yellow"/>
            <w:rPrChange w:id="975" w:author="pjanssen" w:date="2015-11-10T18:18:00Z">
              <w:rPr>
                <w:color w:val="0000FF"/>
                <w:u w:val="single"/>
              </w:rPr>
            </w:rPrChange>
          </w:rPr>
          <w:t xml:space="preserve"> en Bijlage</w:t>
        </w:r>
        <w:r w:rsidRPr="00636176">
          <w:rPr>
            <w:b/>
            <w:rPrChange w:id="976" w:author="pjanssen" w:date="2015-11-09T22:41:00Z">
              <w:rPr>
                <w:color w:val="0000FF"/>
                <w:u w:val="single"/>
              </w:rPr>
            </w:rPrChange>
          </w:rPr>
          <w:t>.</w:t>
        </w:r>
      </w:ins>
    </w:p>
    <w:p w:rsidR="00843564" w:rsidDel="00B77E45" w:rsidRDefault="00843564" w:rsidP="00843564">
      <w:pPr>
        <w:jc w:val="left"/>
        <w:rPr>
          <w:del w:id="977" w:author="pjanssen" w:date="2015-06-18T15:17:00Z"/>
        </w:rPr>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ins w:id="978" w:author="pjanssen" w:date="2015-10-22T18:20:00Z">
        <w:r w:rsidR="00531D25">
          <w:t xml:space="preserve">Dit betreft alleen de wettelijk geregelde eis voorzorgsmaatregel. </w:t>
        </w:r>
      </w:ins>
      <w:ins w:id="979" w:author="pjanssen" w:date="2015-06-04T14:16:00Z">
        <w:r w:rsidR="00377A2B">
          <w:t xml:space="preserve">Op het niveau van het </w:t>
        </w:r>
        <w:r w:rsidR="00084535" w:rsidRPr="00D935C5">
          <w:t>utiliteitsnet wordt de voor</w:t>
        </w:r>
      </w:ins>
      <w:ins w:id="980" w:author="pjanssen" w:date="2015-06-04T14:17:00Z">
        <w:r w:rsidR="00084535" w:rsidRPr="00D935C5">
          <w:t>zorgsmaatregel met de hoogste</w:t>
        </w:r>
        <w:r w:rsidR="00377A2B">
          <w:t xml:space="preserve"> prioriteit opgenomen. </w:t>
        </w:r>
      </w:ins>
      <w:ins w:id="981" w:author="pjanssen" w:date="2015-06-04T14:18:00Z">
        <w:r w:rsidR="00377A2B">
          <w:t>De tekst daarvan is middels een gekoppelde bijlage opgenomen</w:t>
        </w:r>
      </w:ins>
      <w:ins w:id="982" w:author="pjanssen" w:date="2015-06-04T14:24:00Z">
        <w:r w:rsidR="00377A2B">
          <w:t>: EisVoorzorgsmaatregelBijlage.</w:t>
        </w:r>
      </w:ins>
      <w:ins w:id="983" w:author="pjanssen" w:date="2015-06-04T14:18:00Z">
        <w:r w:rsidR="00377A2B">
          <w:t xml:space="preserve"> Op het niveau van de individuele netelementen is de eis voorzorgsmaatregel </w:t>
        </w:r>
      </w:ins>
      <w:ins w:id="984" w:author="pjanssen" w:date="2015-06-04T14:20:00Z">
        <w:r w:rsidR="00377A2B">
          <w:t>aangegeven</w:t>
        </w:r>
      </w:ins>
      <w:ins w:id="985" w:author="pjanssen" w:date="2015-06-04T14:18:00Z">
        <w:r w:rsidR="00377A2B">
          <w:t xml:space="preserve"> via een object AanduidingEis</w:t>
        </w:r>
      </w:ins>
      <w:ins w:id="986" w:author="pjanssen" w:date="2015-06-04T14:20:00Z">
        <w:r w:rsidR="00377A2B">
          <w:t>V</w:t>
        </w:r>
      </w:ins>
      <w:ins w:id="987" w:author="pjanssen" w:date="2015-06-04T14:18:00Z">
        <w:r w:rsidR="00377A2B">
          <w:t xml:space="preserve">oorzorgsmaatregel. </w:t>
        </w:r>
      </w:ins>
      <w:del w:id="988" w:author="pjanssen" w:date="2015-06-04T14:20:00Z">
        <w:r w:rsidRPr="00E41569" w:rsidDel="00377A2B">
          <w:delText>Aangegeven wordt wat de voorzorgsmaatregel is.</w:delText>
        </w:r>
        <w:r w:rsidDel="00377A2B">
          <w:delText xml:space="preserve"> Het attribuut bevat de </w:delText>
        </w:r>
        <w:r w:rsidR="001547D5" w:rsidDel="00377A2B">
          <w:delText xml:space="preserve">tekst van de </w:delText>
        </w:r>
        <w:r w:rsidDel="00377A2B">
          <w:delText xml:space="preserve">inhoudelijke omschrijving van de te nemen voorzorgsmaatregel. Deze tekst kan in applicaties getoond worden en of als input dienen voor automatisch te genereren </w:delText>
        </w:r>
        <w:r w:rsidR="002A0ED0" w:rsidDel="00377A2B">
          <w:delText>bericht</w:delText>
        </w:r>
        <w:r w:rsidDel="00377A2B">
          <w:delText>.</w:delText>
        </w:r>
      </w:del>
      <w:ins w:id="989" w:author="pjanssen" w:date="2015-06-04T14:20:00Z">
        <w:r w:rsidR="00377A2B">
          <w:t>In dat geval is het netelement en of de locatie aangegeven waar de voorzorgsmaatregel geldt.</w:t>
        </w:r>
      </w:ins>
    </w:p>
    <w:p w:rsidR="00182600" w:rsidDel="00B77E45" w:rsidRDefault="00182600" w:rsidP="00843564">
      <w:pPr>
        <w:jc w:val="left"/>
        <w:rPr>
          <w:del w:id="990" w:author="pjanssen" w:date="2015-06-18T15:17:00Z"/>
        </w:rPr>
      </w:pPr>
    </w:p>
    <w:p w:rsidR="008E6AEE" w:rsidDel="00377A2B" w:rsidRDefault="00182600" w:rsidP="00182600">
      <w:pPr>
        <w:jc w:val="left"/>
        <w:rPr>
          <w:del w:id="991" w:author="pjanssen" w:date="2015-06-04T14:21:00Z"/>
        </w:rPr>
      </w:pPr>
      <w:del w:id="992" w:author="pjanssen" w:date="2015-06-04T14:21:00Z">
        <w:r w:rsidDel="00377A2B">
          <w:delText xml:space="preserve">Een object AanduidingEisVoorzorgsmaatregel zorgt voor een koppeling tussen een voorzorgsmaatregel die van toepassing is op </w:delText>
        </w:r>
        <w:r w:rsidR="008E6AEE" w:rsidDel="00377A2B">
          <w:delText xml:space="preserve">een heel utiliteitsnet, </w:delText>
        </w:r>
        <w:r w:rsidDel="00377A2B">
          <w:delText xml:space="preserve">een netelement of deel daarvan. De aanduiding verwijst naar 1 </w:delText>
        </w:r>
        <w:r w:rsidR="008E6AEE" w:rsidDel="00377A2B">
          <w:delText xml:space="preserve">utiliteitsnet </w:delText>
        </w:r>
        <w:r w:rsidDel="00377A2B">
          <w:delText xml:space="preserve">of </w:delText>
        </w:r>
        <w:r w:rsidR="008E6AEE" w:rsidDel="00377A2B">
          <w:delText xml:space="preserve">1 of </w:delText>
        </w:r>
        <w:r w:rsidDel="00377A2B">
          <w:delText xml:space="preserve">meer netelementen waar de voorzorgsmaatregel op van toepassing is. Omdat een netelement altijd bij een thema hoort is typering van voorzorgsmaatregel naar thema mogelijk. </w:delText>
        </w:r>
      </w:del>
    </w:p>
    <w:p w:rsidR="008E6AEE" w:rsidRDefault="008E6AEE" w:rsidP="00182600">
      <w:pPr>
        <w:jc w:val="left"/>
      </w:pPr>
    </w:p>
    <w:p w:rsidR="008E6AEE" w:rsidDel="00377A2B" w:rsidRDefault="008E6AEE" w:rsidP="00182600">
      <w:pPr>
        <w:jc w:val="left"/>
        <w:rPr>
          <w:del w:id="993" w:author="pjanssen" w:date="2015-06-04T14:22:00Z"/>
        </w:rPr>
      </w:pPr>
      <w:del w:id="994" w:author="pjanssen" w:date="2015-06-04T14:22:00Z">
        <w:r w:rsidDel="00377A2B">
          <w:delText>Indien een eis voorzorgsmaatregel voor een heel utiliteitsnet geldt wordt het attribuut geometrie niet gebruikt. De voorzorgsmaatregel geldt immers voor het hele net. Indien de eis voorzorgsmaatregel verwijst naar onderdelen van het net is de geometrie verplicht. De geometrie geeft dan aan op welk deel van het net de specifieke maatregel van toepassing is.</w:delText>
        </w:r>
      </w:del>
    </w:p>
    <w:p w:rsidR="008E6AEE" w:rsidRDefault="008E6AEE" w:rsidP="00182600">
      <w:pPr>
        <w:jc w:val="left"/>
      </w:pPr>
    </w:p>
    <w:p w:rsidR="008E6AEE" w:rsidRDefault="008E6AEE" w:rsidP="00182600">
      <w:pPr>
        <w:jc w:val="left"/>
      </w:pPr>
      <w:r>
        <w:t xml:space="preserve">Standaard wordt de geometrie van </w:t>
      </w:r>
      <w:del w:id="995" w:author="pjanssen" w:date="2015-06-04T14:22:00Z">
        <w:r w:rsidDel="00377A2B">
          <w:delText xml:space="preserve">de </w:delText>
        </w:r>
      </w:del>
      <w:ins w:id="996" w:author="pjanssen" w:date="2015-06-04T14:22:00Z">
        <w:r w:rsidR="00377A2B">
          <w:t xml:space="preserve">het object </w:t>
        </w:r>
      </w:ins>
      <w:r>
        <w:t>AanduidingEisVoorzorgsmaatregel gebruikt om aan te geven op welke kabel of leiding of deel daarvan een voorzorgsmaatregel van toepassing is. De begrenzing van de geometrie is dan alleen om dit te visualiseren</w:t>
      </w:r>
      <w:r w:rsidR="009273F7">
        <w:t xml:space="preserve"> en eenvoudig ruimtelijke selecteerbaar te maken. De geometrie is in dat geval standaard een vlakgeometrie van 1 meter aan weerszijde van de centerlijn van de gerelateerde kabel of leiding. </w:t>
      </w:r>
      <w:r>
        <w:t>Het attribuut begrenzingFictief heeft dan de waarde Ja.</w:t>
      </w:r>
      <w:r w:rsidR="009273F7">
        <w:t xml:space="preserve"> Indien de begrenzing wel informatiewaarde heeft, bij het thema Buisleidingen gevaarlijke stoffen kan dit voorkomen, heeft</w:t>
      </w:r>
      <w:ins w:id="997" w:author="pjanssen" w:date="2015-06-04T14:23:00Z">
        <w:r w:rsidR="00377A2B">
          <w:t xml:space="preserve"> het </w:t>
        </w:r>
      </w:ins>
      <w:del w:id="998" w:author="pjanssen" w:date="2015-06-04T14:23:00Z">
        <w:r w:rsidR="009273F7" w:rsidDel="00377A2B">
          <w:delText xml:space="preserve"> </w:delText>
        </w:r>
      </w:del>
      <w:r w:rsidR="009273F7">
        <w:t xml:space="preserve">attribuut begrenzingFictief de waarde Nee en is strookbreedte </w:t>
      </w:r>
      <w:r w:rsidR="006933C8">
        <w:t>door de netbeheerder te bepalen</w:t>
      </w:r>
      <w:r w:rsidR="009273F7">
        <w:t>.</w:t>
      </w:r>
    </w:p>
    <w:p w:rsidR="00843564" w:rsidDel="00B77E45" w:rsidRDefault="00843564" w:rsidP="00843564">
      <w:pPr>
        <w:rPr>
          <w:del w:id="999" w:author="pjanssen" w:date="2015-06-18T15:17:00Z"/>
        </w:rPr>
      </w:pPr>
    </w:p>
    <w:p w:rsidR="00843564" w:rsidDel="00377A2B" w:rsidRDefault="00843564" w:rsidP="00843564">
      <w:pPr>
        <w:rPr>
          <w:del w:id="1000" w:author="pjanssen" w:date="2015-06-04T14:23:00Z"/>
        </w:rPr>
      </w:pPr>
      <w:del w:id="1001" w:author="pjanssen" w:date="2015-06-04T14:23:00Z">
        <w:r w:rsidDel="00377A2B">
          <w:lastRenderedPageBreak/>
          <w:delText xml:space="preserve">Het object </w:delText>
        </w:r>
        <w:r w:rsidR="005D453A" w:rsidDel="00377A2B">
          <w:delText>Utiliteitsnet</w:delText>
        </w:r>
        <w:r w:rsidDel="00377A2B">
          <w:delText xml:space="preserve"> heeft een attrib</w:delText>
        </w:r>
        <w:r w:rsidR="00E412C5" w:rsidDel="00377A2B">
          <w:delText>uut eisVoorzorgsmaatregel</w:delText>
        </w:r>
        <w:r w:rsidR="009273F7" w:rsidDel="00377A2B">
          <w:delText>HoogstePrioriteit</w:delText>
        </w:r>
        <w:r w:rsidR="00E412C5" w:rsidDel="00377A2B">
          <w:delText xml:space="preserve">. Hiermee </w:delText>
        </w:r>
        <w:r w:rsidDel="00377A2B">
          <w:delText xml:space="preserve">wordt de </w:delText>
        </w:r>
        <w:r w:rsidR="00E412C5" w:rsidDel="00377A2B">
          <w:delText xml:space="preserve">voorzorgsmaatregel met de hoogste prioriteit aangegeven die geldt </w:delText>
        </w:r>
        <w:r w:rsidDel="00377A2B">
          <w:delText>binnen het uitgewisselde deel van het netwerk</w:delText>
        </w:r>
        <w:r w:rsidR="00E412C5" w:rsidDel="00377A2B">
          <w:delText xml:space="preserve"> (van dit thema). De classificatie van voorzorgsmaatregelen naar prioriteit is geen onderdeel van het model.</w:delText>
        </w:r>
      </w:del>
    </w:p>
    <w:p w:rsidR="00843564" w:rsidRDefault="00843564" w:rsidP="00843564"/>
    <w:p w:rsidR="00843564" w:rsidRDefault="00843564" w:rsidP="00843564">
      <w:pPr>
        <w:rPr>
          <w:ins w:id="1002" w:author="pjanssen" w:date="2015-06-18T15:19:00Z"/>
        </w:rPr>
      </w:pPr>
      <w:r>
        <w:t>Opgemerkt wordt dat IMKL2015 het bericht beschrijft dat naar de eindgebruiker gaat en niet alle informatie bevat die nodig is om dat bericht te genereren. Met betrekking tot de eis voorzorgsmaatregel betekent dit dat alleen is opgenomen of er wel (en welke) of geen voorzorgsma</w:t>
      </w:r>
      <w:r w:rsidR="00456F46">
        <w:t>atregel dient te worden genomen</w:t>
      </w:r>
      <w:r>
        <w:t>.</w:t>
      </w:r>
      <w:del w:id="1003" w:author="pjanssen" w:date="2015-06-19T11:45:00Z">
        <w:r w:rsidR="00076C28" w:rsidDel="00B95936">
          <w:delText xml:space="preserve"> In bijlage </w:delText>
        </w:r>
        <w:r w:rsidR="009D655E" w:rsidDel="00B95936">
          <w:delText>4</w:delText>
        </w:r>
        <w:r w:rsidR="00076C28" w:rsidDel="00B95936">
          <w:delText xml:space="preserve"> is een </w:delText>
        </w:r>
        <w:r w:rsidR="009D655E" w:rsidDel="00B95936">
          <w:delText xml:space="preserve">eerste gedachtebepaling </w:delText>
        </w:r>
        <w:r w:rsidR="00076C28" w:rsidDel="00B95936">
          <w:delText>opgenomen over de aan- en uitlevering van informatie over de eis voorzorgsmaatregel.</w:delText>
        </w:r>
      </w:del>
    </w:p>
    <w:p w:rsidR="00B77E45" w:rsidRDefault="00B77E45" w:rsidP="00843564">
      <w:pPr>
        <w:rPr>
          <w:ins w:id="1004" w:author="pjanssen" w:date="2015-06-18T15:19:00Z"/>
        </w:rPr>
      </w:pPr>
    </w:p>
    <w:p w:rsidR="00B77E45" w:rsidRDefault="00B77E45" w:rsidP="00843564">
      <w:pPr>
        <w:rPr>
          <w:ins w:id="1005" w:author="pjanssen" w:date="2015-10-22T18:23:00Z"/>
        </w:rPr>
      </w:pPr>
      <w:ins w:id="1006" w:author="pjanssen" w:date="2015-06-18T15:19:00Z">
        <w:r>
          <w:t xml:space="preserve">Naast de bijlage voor de eis voorzorgsmaatregel </w:t>
        </w:r>
      </w:ins>
      <w:ins w:id="1007" w:author="pjanssen" w:date="2015-06-18T15:22:00Z">
        <w:r>
          <w:t>is er ook een mogelijkheid voor</w:t>
        </w:r>
      </w:ins>
      <w:ins w:id="1008" w:author="pjanssen" w:date="2015-06-18T15:19:00Z">
        <w:r>
          <w:t xml:space="preserve"> een algemene bijlage </w:t>
        </w:r>
      </w:ins>
      <w:ins w:id="1009" w:author="pjanssen" w:date="2015-10-22T18:04:00Z">
        <w:r w:rsidR="00531D25">
          <w:t>e</w:t>
        </w:r>
      </w:ins>
      <w:ins w:id="1010" w:author="pjanssen" w:date="2015-06-18T15:19:00Z">
        <w:r>
          <w:t xml:space="preserve">en bijlage </w:t>
        </w:r>
      </w:ins>
      <w:ins w:id="1011" w:author="pjanssen" w:date="2015-06-18T15:23:00Z">
        <w:r>
          <w:t>‘</w:t>
        </w:r>
      </w:ins>
      <w:ins w:id="1012" w:author="pjanssen" w:date="2015-06-18T15:22:00Z">
        <w:r>
          <w:t>niet betrokken</w:t>
        </w:r>
      </w:ins>
      <w:ins w:id="1013" w:author="pjanssen" w:date="2015-06-18T15:23:00Z">
        <w:r>
          <w:t>’</w:t>
        </w:r>
      </w:ins>
      <w:ins w:id="1014" w:author="pjanssen" w:date="2015-06-18T15:22:00Z">
        <w:r>
          <w:t xml:space="preserve"> </w:t>
        </w:r>
      </w:ins>
      <w:ins w:id="1015" w:author="pjanssen" w:date="2015-06-18T15:19:00Z">
        <w:r>
          <w:t xml:space="preserve">om aan te geven dat </w:t>
        </w:r>
      </w:ins>
      <w:ins w:id="1016" w:author="pjanssen" w:date="2015-06-18T15:21:00Z">
        <w:r>
          <w:t>netbeheerder een belang heeft bij deze melding maar geen utiliteitsnet in het gebied heeft</w:t>
        </w:r>
      </w:ins>
      <w:ins w:id="1017" w:author="pjanssen" w:date="2015-10-22T18:04:00Z">
        <w:r w:rsidR="00531D25">
          <w:t xml:space="preserve">, </w:t>
        </w:r>
        <w:r w:rsidR="00084535" w:rsidRPr="0073301A">
          <w:t>of een verzoekTotContact</w:t>
        </w:r>
      </w:ins>
      <w:ins w:id="1018" w:author="pjanssen" w:date="2015-10-22T18:05:00Z">
        <w:r w:rsidR="00084535" w:rsidRPr="0073301A">
          <w:t xml:space="preserve">. Dat laatste is het geval als er geen wettelijke eis voor een voorzorgsmaatregel is maar de beheerder </w:t>
        </w:r>
      </w:ins>
      <w:ins w:id="1019" w:author="pjanssen" w:date="2015-10-22T18:09:00Z">
        <w:r w:rsidR="00084535" w:rsidRPr="0073301A">
          <w:t>verzoekt om contact op te nemen voor</w:t>
        </w:r>
      </w:ins>
      <w:ins w:id="1020" w:author="pjanssen" w:date="2015-10-22T18:26:00Z">
        <w:r w:rsidR="00636176" w:rsidRPr="00636176">
          <w:rPr>
            <w:rPrChange w:id="1021" w:author="pjanssen" w:date="2015-11-09T15:46:00Z">
              <w:rPr>
                <w:color w:val="0000FF"/>
                <w:highlight w:val="yellow"/>
                <w:u w:val="single"/>
              </w:rPr>
            </w:rPrChange>
          </w:rPr>
          <w:t>dat</w:t>
        </w:r>
      </w:ins>
      <w:ins w:id="1022" w:author="pjanssen" w:date="2015-10-22T18:09:00Z">
        <w:r w:rsidR="00084535" w:rsidRPr="0073301A">
          <w:t xml:space="preserve"> er </w:t>
        </w:r>
      </w:ins>
      <w:ins w:id="1023" w:author="pjanssen" w:date="2015-10-22T18:26:00Z">
        <w:r w:rsidR="00636176" w:rsidRPr="00636176">
          <w:rPr>
            <w:rPrChange w:id="1024" w:author="pjanssen" w:date="2015-11-09T15:46:00Z">
              <w:rPr>
                <w:color w:val="0000FF"/>
                <w:highlight w:val="yellow"/>
                <w:u w:val="single"/>
              </w:rPr>
            </w:rPrChange>
          </w:rPr>
          <w:t xml:space="preserve">wordt </w:t>
        </w:r>
      </w:ins>
      <w:ins w:id="1025" w:author="pjanssen" w:date="2015-10-22T18:09:00Z">
        <w:r w:rsidR="00636176" w:rsidRPr="00636176">
          <w:rPr>
            <w:rPrChange w:id="1026" w:author="pjanssen" w:date="2015-11-09T15:46:00Z">
              <w:rPr>
                <w:color w:val="0000FF"/>
                <w:highlight w:val="yellow"/>
                <w:u w:val="single"/>
              </w:rPr>
            </w:rPrChange>
          </w:rPr>
          <w:t>gegraven</w:t>
        </w:r>
        <w:r w:rsidR="00084535" w:rsidRPr="0073301A">
          <w:t>.</w:t>
        </w:r>
      </w:ins>
    </w:p>
    <w:p w:rsidR="00531D25" w:rsidRDefault="00531D25" w:rsidP="00843564">
      <w:pPr>
        <w:rPr>
          <w:ins w:id="1027" w:author="pjanssen" w:date="2015-10-22T18:23:00Z"/>
        </w:rPr>
      </w:pPr>
    </w:p>
    <w:p w:rsidR="00531D25" w:rsidRDefault="00636176" w:rsidP="00843564">
      <w:ins w:id="1028" w:author="pjanssen" w:date="2015-10-22T18:23:00Z">
        <w:r w:rsidRPr="00636176">
          <w:rPr>
            <w:highlight w:val="yellow"/>
            <w:rPrChange w:id="1029" w:author="pjanssen" w:date="2015-11-10T18:18:00Z">
              <w:rPr>
                <w:color w:val="0000FF"/>
                <w:u w:val="single"/>
              </w:rPr>
            </w:rPrChange>
          </w:rPr>
          <w:t>Om het gebied aan te geven waarvoor er een verzoek tot contact is, maar er geen wettelijk vereiste is, is er een object</w:t>
        </w:r>
      </w:ins>
      <w:ins w:id="1030" w:author="pjanssen" w:date="2015-10-22T18:25:00Z">
        <w:r w:rsidRPr="00636176">
          <w:rPr>
            <w:highlight w:val="yellow"/>
            <w:rPrChange w:id="1031" w:author="pjanssen" w:date="2015-11-10T18:18:00Z">
              <w:rPr>
                <w:color w:val="0000FF"/>
                <w:u w:val="single"/>
              </w:rPr>
            </w:rPrChange>
          </w:rPr>
          <w:t>type AanduidingVerzoekContact.</w:t>
        </w:r>
      </w:ins>
      <w:ins w:id="1032" w:author="pjanssen" w:date="2015-10-22T18:26:00Z">
        <w:r w:rsidR="00CD50D4">
          <w:t xml:space="preserve"> </w:t>
        </w:r>
      </w:ins>
    </w:p>
    <w:p w:rsidR="00843564" w:rsidRDefault="00843564" w:rsidP="00843564">
      <w:pPr>
        <w:spacing w:line="288" w:lineRule="auto"/>
      </w:pPr>
    </w:p>
    <w:bookmarkEnd w:id="888"/>
    <w:p w:rsidR="005B6963" w:rsidRDefault="00636176">
      <w:pPr>
        <w:rPr>
          <w:b/>
          <w:rPrChange w:id="1033" w:author="pjanssen" w:date="2015-11-09T22:42:00Z">
            <w:rPr/>
          </w:rPrChange>
        </w:rPr>
      </w:pPr>
      <w:ins w:id="1034" w:author="pjanssen" w:date="2015-06-01T13:39:00Z">
        <w:r w:rsidRPr="00636176">
          <w:rPr>
            <w:b/>
            <w:rPrChange w:id="1035" w:author="pjanssen" w:date="2015-11-09T22:42:00Z">
              <w:rPr>
                <w:color w:val="0000FF"/>
                <w:u w:val="single"/>
              </w:rPr>
            </w:rPrChange>
          </w:rPr>
          <w:t xml:space="preserve">Extra toelichting: </w:t>
        </w:r>
      </w:ins>
      <w:moveToRangeStart w:id="1036" w:author="pjanssen" w:date="2015-06-01T13:38:00Z" w:name="move420929261"/>
      <w:moveTo w:id="1037" w:author="pjanssen" w:date="2015-06-01T13:38:00Z">
        <w:r w:rsidRPr="00636176">
          <w:rPr>
            <w:b/>
            <w:rPrChange w:id="1038" w:author="pjanssen" w:date="2015-11-09T22:42:00Z">
              <w:rPr>
                <w:color w:val="0000FF"/>
                <w:u w:val="single"/>
              </w:rPr>
            </w:rPrChange>
          </w:rPr>
          <w:t>ExtraTopografie</w:t>
        </w:r>
      </w:moveTo>
      <w:ins w:id="1039" w:author="pjanssen" w:date="2015-11-09T23:18:00Z">
        <w:r w:rsidR="00283BD6">
          <w:rPr>
            <w:b/>
          </w:rPr>
          <w:t>.</w:t>
        </w:r>
      </w:ins>
      <w:moveTo w:id="1040" w:author="pjanssen" w:date="2015-06-01T13:38:00Z">
        <w:del w:id="1041" w:author="pjanssen" w:date="2015-11-09T23:18:00Z">
          <w:r w:rsidRPr="00636176">
            <w:rPr>
              <w:b/>
              <w:rPrChange w:id="1042" w:author="pjanssen" w:date="2015-11-09T22:42:00Z">
                <w:rPr>
                  <w:color w:val="0000FF"/>
                  <w:u w:val="single"/>
                </w:rPr>
              </w:rPrChange>
            </w:rPr>
            <w:delText>:</w:delText>
          </w:r>
        </w:del>
      </w:moveTo>
    </w:p>
    <w:p w:rsidR="00E06A8F" w:rsidRDefault="005125B7" w:rsidP="005125B7">
      <w:pPr>
        <w:jc w:val="left"/>
        <w:rPr>
          <w:ins w:id="1043" w:author="pjanssen" w:date="2015-11-09T22:43:00Z"/>
        </w:rPr>
      </w:pPr>
      <w:moveTo w:id="1044" w:author="pjanssen" w:date="2015-06-01T13:38:00Z">
        <w:r>
          <w:t xml:space="preserve">Indien er extra topografie nodig is om de positie van netwerkelementen nader aan te geven kan dit middels het object ExtraTopografie. Er kan een </w:t>
        </w:r>
        <w:del w:id="1045" w:author="pjanssen" w:date="2015-11-09T15:46:00Z">
          <w:r w:rsidDel="0073301A">
            <w:delText xml:space="preserve">eigen </w:delText>
          </w:r>
        </w:del>
      </w:moveTo>
      <w:ins w:id="1046" w:author="pjanssen" w:date="2015-11-09T15:46:00Z">
        <w:r w:rsidR="0073301A">
          <w:t xml:space="preserve">bestaande </w:t>
        </w:r>
      </w:ins>
      <w:moveTo w:id="1047" w:author="pjanssen" w:date="2015-06-01T13:38:00Z">
        <w:r>
          <w:t xml:space="preserve">of </w:t>
        </w:r>
        <w:del w:id="1048" w:author="pjanssen" w:date="2015-11-09T15:46:00Z">
          <w:r w:rsidDel="0073301A">
            <w:delText xml:space="preserve">ontwerp </w:delText>
          </w:r>
        </w:del>
      </w:moveTo>
      <w:ins w:id="1049" w:author="pjanssen" w:date="2015-11-09T15:46:00Z">
        <w:r w:rsidR="0073301A">
          <w:t xml:space="preserve">plan </w:t>
        </w:r>
      </w:ins>
      <w:moveTo w:id="1050" w:author="pjanssen" w:date="2015-06-01T13:38:00Z">
        <w:r>
          <w:t>topografie worden meegegeven. Met het attribuut ligging wordt de geometrie van de ExtraTopografie opgenomen. De extra topografie wordt altijd gevectoriseerd aangeleverd. De topografische elementen worden getypeerd conform een typeringslijst, TopografischObjectTypeValue, gebaseerd op IMGeo. Hiermee is het type topografisch object omschreven en is een koppeling met visualisatieregels mogelijk. ExtraTopografie is gekoppeld aan een Utiliteitsnet en kan daardoor op de waarden van het attribuut thema worden getypeerd</w:t>
        </w:r>
      </w:moveTo>
      <w:moveToRangeEnd w:id="1036"/>
      <w:ins w:id="1051" w:author="pjanssen" w:date="2015-11-09T15:47:00Z">
        <w:r w:rsidR="0073301A">
          <w:t>.</w:t>
        </w:r>
      </w:ins>
    </w:p>
    <w:p w:rsidR="002F7FED" w:rsidRDefault="002F7FED" w:rsidP="005125B7">
      <w:pPr>
        <w:jc w:val="left"/>
      </w:pPr>
    </w:p>
    <w:p w:rsidR="0065528A" w:rsidRDefault="00636176">
      <w:pPr>
        <w:pPrChange w:id="1052" w:author="pjanssen" w:date="2015-11-09T22:43:00Z">
          <w:pPr>
            <w:pStyle w:val="subparagraaftitel"/>
          </w:pPr>
        </w:pPrChange>
      </w:pPr>
      <w:bookmarkStart w:id="1053" w:name="_Toc399786886"/>
      <w:r w:rsidRPr="00636176">
        <w:rPr>
          <w:b/>
          <w:rPrChange w:id="1054" w:author="pjanssen" w:date="2015-11-09T22:43:00Z">
            <w:rPr>
              <w:color w:val="0000FF"/>
              <w:u w:val="single"/>
            </w:rPr>
          </w:rPrChange>
        </w:rPr>
        <w:t>Extra toelichting: Geometrie en topologie.</w:t>
      </w:r>
      <w:bookmarkEnd w:id="1053"/>
    </w:p>
    <w:p w:rsidR="000816A6" w:rsidRDefault="000816A6" w:rsidP="007B7303"/>
    <w:p w:rsidR="000816A6" w:rsidRPr="000816A6" w:rsidRDefault="000816A6" w:rsidP="007B7303">
      <w:pPr>
        <w:rPr>
          <w:b/>
        </w:rPr>
      </w:pPr>
      <w:r w:rsidRPr="000816A6">
        <w:rPr>
          <w:b/>
        </w:rPr>
        <w:t>2D geometrie:</w:t>
      </w:r>
    </w:p>
    <w:p w:rsidR="008A3F7B" w:rsidRDefault="00A7057D" w:rsidP="007B7303">
      <w:pPr>
        <w:rPr>
          <w:ins w:id="1055" w:author="pjanssen" w:date="2015-11-10T16:17:00Z"/>
        </w:r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65528A" w:rsidP="007B7303">
      <w:ins w:id="1056" w:author="pjanssen" w:date="2015-11-10T16:26:00Z">
        <w:r>
          <w:rPr>
            <w:noProof/>
            <w:rPrChange w:id="1057" w:author="Unknown">
              <w:rPr>
                <w:noProof/>
                <w:color w:val="0000FF"/>
                <w:u w:val="single"/>
              </w:rPr>
            </w:rPrChange>
          </w:rPr>
          <w:lastRenderedPageBreak/>
          <w:drawing>
            <wp:anchor distT="0" distB="0" distL="114300" distR="114300" simplePos="0" relativeHeight="251797504" behindDoc="0" locked="0" layoutInCell="1" allowOverlap="1">
              <wp:simplePos x="0" y="0"/>
              <wp:positionH relativeFrom="column">
                <wp:posOffset>53340</wp:posOffset>
              </wp:positionH>
              <wp:positionV relativeFrom="paragraph">
                <wp:posOffset>-537210</wp:posOffset>
              </wp:positionV>
              <wp:extent cx="8094345" cy="5184140"/>
              <wp:effectExtent l="0" t="0" r="0" b="0"/>
              <wp:wrapTopAndBottom/>
              <wp:docPr id="49" name="Afbeelding 48"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0" cstate="print"/>
                      <a:stretch>
                        <a:fillRect/>
                      </a:stretch>
                    </pic:blipFill>
                    <pic:spPr>
                      <a:xfrm>
                        <a:off x="0" y="0"/>
                        <a:ext cx="8094345" cy="5184140"/>
                      </a:xfrm>
                      <a:prstGeom prst="rect">
                        <a:avLst/>
                      </a:prstGeom>
                    </pic:spPr>
                  </pic:pic>
                </a:graphicData>
              </a:graphic>
            </wp:anchor>
          </w:drawing>
        </w:r>
      </w:ins>
    </w:p>
    <w:p w:rsidR="005209C3" w:rsidDel="00953A6F" w:rsidRDefault="005209C3" w:rsidP="005209C3">
      <w:pPr>
        <w:rPr>
          <w:del w:id="1058" w:author="pjanssen" w:date="2015-11-10T16:26:00Z"/>
        </w:rPr>
      </w:pPr>
    </w:p>
    <w:p w:rsidR="003D6804" w:rsidDel="007A3A3D" w:rsidRDefault="003D6804" w:rsidP="005209C3">
      <w:pPr>
        <w:rPr>
          <w:del w:id="1059" w:author="pjanssen" w:date="2015-06-18T16:11:00Z"/>
        </w:rPr>
      </w:pPr>
    </w:p>
    <w:p w:rsidR="005209C3" w:rsidDel="007A3A3D" w:rsidRDefault="005209C3" w:rsidP="005209C3">
      <w:pPr>
        <w:rPr>
          <w:del w:id="1060" w:author="pjanssen" w:date="2015-06-18T16:11:00Z"/>
        </w:rPr>
      </w:pPr>
    </w:p>
    <w:p w:rsidR="005209C3" w:rsidDel="007A3A3D" w:rsidRDefault="005209C3" w:rsidP="005209C3">
      <w:pPr>
        <w:rPr>
          <w:del w:id="1061" w:author="pjanssen" w:date="2015-06-18T16:11:00Z"/>
        </w:rPr>
      </w:pPr>
    </w:p>
    <w:p w:rsidR="007A394B" w:rsidDel="007A3A3D" w:rsidRDefault="007A394B" w:rsidP="000816A6">
      <w:pPr>
        <w:rPr>
          <w:del w:id="1062" w:author="pjanssen" w:date="2015-06-18T16:11:00Z"/>
        </w:rPr>
      </w:pPr>
    </w:p>
    <w:p w:rsidR="00F43B64" w:rsidDel="008A3F7B" w:rsidRDefault="00F43B64" w:rsidP="000816A6">
      <w:pPr>
        <w:rPr>
          <w:del w:id="1063" w:author="pjanssen" w:date="2015-11-10T16:18:00Z"/>
        </w:rPr>
      </w:pPr>
    </w:p>
    <w:p w:rsidR="00F43B64" w:rsidDel="008A3F7B" w:rsidRDefault="00F43B64" w:rsidP="000816A6">
      <w:pPr>
        <w:rPr>
          <w:del w:id="1064" w:author="pjanssen" w:date="2015-11-10T16:18:00Z"/>
        </w:rPr>
      </w:pPr>
    </w:p>
    <w:p w:rsidR="007A394B" w:rsidDel="00953A6F" w:rsidRDefault="007A394B" w:rsidP="000816A6">
      <w:pPr>
        <w:rPr>
          <w:del w:id="1065" w:author="pjanssen" w:date="2015-11-10T16:26:00Z"/>
        </w:rPr>
      </w:pPr>
    </w:p>
    <w:p w:rsidR="007A394B" w:rsidDel="008A3F7B" w:rsidRDefault="007A394B" w:rsidP="000816A6">
      <w:pPr>
        <w:rPr>
          <w:del w:id="1066" w:author="pjanssen" w:date="2015-11-10T16:19:00Z"/>
        </w:rPr>
      </w:pPr>
      <w:r>
        <w:t xml:space="preserve">Figuur </w:t>
      </w:r>
      <w:r w:rsidR="003203DD">
        <w:t>5.4</w:t>
      </w:r>
      <w:r>
        <w:t>: Geometriemodel. Primair punten en (hart)lijnen. Optioneel vlakken en additioneel 3D.</w:t>
      </w:r>
    </w:p>
    <w:p w:rsidR="007A394B" w:rsidRDefault="007A394B" w:rsidP="000816A6"/>
    <w:p w:rsidR="008A3F7B" w:rsidRDefault="008A3F7B" w:rsidP="000816A6">
      <w:pPr>
        <w:rPr>
          <w:ins w:id="1067" w:author="pjanssen" w:date="2015-11-10T16:17:00Z"/>
        </w:rPr>
        <w:sectPr w:rsidR="008A3F7B" w:rsidSect="008A3F7B">
          <w:pgSz w:w="16838" w:h="11906" w:orient="landscape" w:code="9"/>
          <w:pgMar w:top="1622" w:right="2552" w:bottom="1622" w:left="1531" w:header="0" w:footer="57" w:gutter="0"/>
          <w:cols w:space="708"/>
          <w:docGrid w:linePitch="360"/>
          <w:sectPrChange w:id="1068" w:author="pjanssen" w:date="2015-11-10T16:18:00Z">
            <w:sectPr w:rsidR="008A3F7B" w:rsidSect="008A3F7B">
              <w:pgSz w:w="11906" w:h="16838" w:orient="portrait"/>
              <w:pgMar w:top="2552" w:right="1622" w:bottom="1531" w:left="1622"/>
            </w:sectPr>
          </w:sectPrChange>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bookmarkStart w:id="1069" w:name="_GoBack"/>
      <w:bookmarkEnd w:id="1069"/>
      <w:r>
        <w:t xml:space="preserve"> zijn verplicht punten of lijnen. Lijnen kunnen </w:t>
      </w:r>
      <w:del w:id="1070" w:author="pjanssen" w:date="2015-06-05T10:58:00Z">
        <w:r w:rsidDel="00005301">
          <w:delText>gebogen zijn</w:delText>
        </w:r>
      </w:del>
      <w:ins w:id="1071" w:author="pjanssen" w:date="2015-06-05T10:58:00Z">
        <w:r w:rsidR="00005301">
          <w:t>opgebouwd zijn uit meerdere lijnsegmenten</w:t>
        </w:r>
      </w:ins>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pPr>
        <w:rPr>
          <w:ins w:id="1072" w:author="pjanssen" w:date="2015-10-23T14:34:00Z"/>
        </w:rPr>
      </w:pPr>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6F48BE" w:rsidRDefault="006F48BE" w:rsidP="000816A6">
      <w:pPr>
        <w:rPr>
          <w:ins w:id="1073" w:author="pjanssen" w:date="2015-10-23T14:34:00Z"/>
        </w:rPr>
      </w:pPr>
    </w:p>
    <w:p w:rsidR="006F48BE" w:rsidRDefault="006F48BE" w:rsidP="000816A6">
      <w:pPr>
        <w:rPr>
          <w:ins w:id="1074" w:author="pjanssen" w:date="2015-10-23T14:35:00Z"/>
        </w:rPr>
      </w:pPr>
      <w:ins w:id="1075" w:author="pjanssen" w:date="2015-10-23T14:35:00Z">
        <w:r>
          <w:t xml:space="preserve">Meervoudig gebruik van geometrien </w:t>
        </w:r>
      </w:ins>
      <w:ins w:id="1076" w:author="pjanssen" w:date="2015-11-09T15:47:00Z">
        <w:r w:rsidR="0073301A">
          <w:t xml:space="preserve">is </w:t>
        </w:r>
      </w:ins>
      <w:ins w:id="1077" w:author="pjanssen" w:date="2015-10-23T14:35:00Z">
        <w:r>
          <w:t>niet toegestaan.</w:t>
        </w:r>
      </w:ins>
    </w:p>
    <w:p w:rsidR="006F48BE" w:rsidRDefault="006F48BE" w:rsidP="000816A6">
      <w:pPr>
        <w:rPr>
          <w:ins w:id="1078" w:author="pjanssen" w:date="2015-09-24T17:46:00Z"/>
        </w:rPr>
      </w:pPr>
      <w:ins w:id="1079" w:author="pjanssen" w:date="2015-10-23T14:35:00Z">
        <w:r>
          <w:t xml:space="preserve">In principe staat het INSPIRE model toe dat een link door meerdere netwerkelementen wordt gebruikt. </w:t>
        </w:r>
      </w:ins>
      <w:ins w:id="1080" w:author="pjanssen" w:date="2015-10-23T14:36:00Z">
        <w:r w:rsidR="00010898">
          <w:t xml:space="preserve">In de IMKL2015 uitwisseling is dat echter niet toegestaan. </w:t>
        </w:r>
      </w:ins>
      <w:ins w:id="1081" w:author="pjanssen" w:date="2015-10-23T14:39:00Z">
        <w:r w:rsidR="00010898">
          <w:t xml:space="preserve">Elke </w:t>
        </w:r>
      </w:ins>
      <w:ins w:id="1082" w:author="pjanssen" w:date="2015-10-23T14:36:00Z">
        <w:r w:rsidR="00010898">
          <w:t xml:space="preserve">link wordt maar door </w:t>
        </w:r>
      </w:ins>
      <w:ins w:id="1083" w:author="pjanssen" w:date="2015-10-23T14:37:00Z">
        <w:r w:rsidR="00010898">
          <w:t>één netwerkelement gebruikt.</w:t>
        </w:r>
      </w:ins>
    </w:p>
    <w:p w:rsidR="004A223C" w:rsidRDefault="004A223C" w:rsidP="000816A6"/>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9D655E" w:rsidDel="002F7FED" w:rsidRDefault="009D655E" w:rsidP="000816A6">
      <w:pPr>
        <w:rPr>
          <w:del w:id="1084" w:author="pjanssen" w:date="2015-11-09T22:44:00Z"/>
        </w:rPr>
      </w:pPr>
    </w:p>
    <w:p w:rsidR="00B95936" w:rsidDel="002F7FED" w:rsidRDefault="00B95936" w:rsidP="000816A6">
      <w:pPr>
        <w:rPr>
          <w:del w:id="1085" w:author="pjanssen" w:date="2015-11-09T22:44:00Z"/>
        </w:rPr>
      </w:pPr>
    </w:p>
    <w:p w:rsidR="009D655E" w:rsidDel="002F7FED" w:rsidRDefault="009D655E" w:rsidP="000816A6">
      <w:pPr>
        <w:rPr>
          <w:del w:id="1086" w:author="pjanssen" w:date="2015-11-09T22:44:00Z"/>
        </w:rPr>
      </w:pPr>
    </w:p>
    <w:p w:rsidR="000816A6" w:rsidRPr="000816A6" w:rsidRDefault="000816A6" w:rsidP="000816A6">
      <w:pPr>
        <w:rPr>
          <w:b/>
        </w:rPr>
      </w:pPr>
      <w:r w:rsidRPr="000816A6">
        <w:rPr>
          <w:b/>
        </w:rPr>
        <w:t>3D geometrie</w:t>
      </w:r>
      <w:ins w:id="1087" w:author="pjanssen" w:date="2015-11-09T23:18:00Z">
        <w:r w:rsidR="00283BD6">
          <w:rPr>
            <w:b/>
          </w:rPr>
          <w:t>.</w:t>
        </w:r>
      </w:ins>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65528A" w:rsidP="000816A6">
      <w:pPr>
        <w:spacing w:line="240" w:lineRule="atLeast"/>
      </w:pPr>
      <w:r>
        <w:rPr>
          <w:noProof/>
          <w:rPrChange w:id="1088" w:author="Unknown">
            <w:rPr>
              <w:noProof/>
              <w:color w:val="0000FF"/>
              <w:u w:val="single"/>
            </w:rPr>
          </w:rPrChange>
        </w:rPr>
        <w:lastRenderedPageBreak/>
        <w:drawing>
          <wp:inline distT="0" distB="0" distL="0" distR="0">
            <wp:extent cx="5696281" cy="3895725"/>
            <wp:effectExtent l="0" t="0" r="0" b="0"/>
            <wp:docPr id="52" name="Afbeelding 51"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1" cstate="print"/>
                    <a:stretch>
                      <a:fillRect/>
                    </a:stretch>
                  </pic:blipFill>
                  <pic:spPr>
                    <a:xfrm>
                      <a:off x="0" y="0"/>
                      <a:ext cx="5700888" cy="3898876"/>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del w:id="1089" w:author="pjanssen" w:date="2015-06-01T13:00:00Z">
        <w:r w:rsidDel="00FB6A21">
          <w:delText xml:space="preserve">LeidingElement </w:delText>
        </w:r>
      </w:del>
      <w:ins w:id="1090" w:author="pjanssen" w:date="2015-06-01T13:00:00Z">
        <w:r w:rsidR="00FB6A21">
          <w:t xml:space="preserve">Leidingelement </w:t>
        </w:r>
      </w:ins>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ins w:id="1091" w:author="pjanssen" w:date="2015-10-22T18:11:00Z">
        <w:r w:rsidR="00531D25">
          <w:t>a</w:t>
        </w:r>
      </w:ins>
      <w:r>
        <w:t xml:space="preserve">l </w:t>
      </w:r>
      <w:del w:id="1092" w:author="pjanssen" w:date="2015-10-22T18:11:00Z">
        <w:r w:rsidDel="00531D25">
          <w:delText xml:space="preserve">Terrain </w:delText>
        </w:r>
      </w:del>
      <w:ins w:id="1093" w:author="pjanssen" w:date="2015-10-22T18:11:00Z">
        <w:r w:rsidR="00531D25">
          <w:t xml:space="preserve">Terrein </w:t>
        </w:r>
      </w:ins>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636176">
        <w:fldChar w:fldCharType="begin"/>
      </w:r>
      <w:r>
        <w:instrText xml:space="preserve"> REF _Ref404325642 \h </w:instrText>
      </w:r>
      <w:r w:rsidR="00636176">
        <w:fldChar w:fldCharType="separate"/>
      </w:r>
      <w:r w:rsidR="00AF5625">
        <w:t xml:space="preserve">Figuur </w:t>
      </w:r>
      <w:r w:rsidR="00636176">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del w:id="1094" w:author="pjanssen" w:date="2015-11-09T15:49:00Z">
        <w:r w:rsidDel="0073301A">
          <w:delText xml:space="preserve">Spatial </w:delText>
        </w:r>
      </w:del>
      <w:ins w:id="1095" w:author="pjanssen" w:date="2015-11-09T15:50:00Z">
        <w:r w:rsidR="0073301A">
          <w:t>r</w:t>
        </w:r>
      </w:ins>
      <w:ins w:id="1096" w:author="pjanssen" w:date="2015-11-09T15:49:00Z">
        <w:r w:rsidR="0073301A">
          <w:t xml:space="preserve">uimtelijk </w:t>
        </w:r>
      </w:ins>
      <w:del w:id="1097" w:author="pjanssen" w:date="2015-11-09T15:49:00Z">
        <w:r w:rsidDel="0073301A">
          <w:delText xml:space="preserve">Reference </w:delText>
        </w:r>
      </w:del>
      <w:ins w:id="1098" w:author="pjanssen" w:date="2015-11-09T15:49:00Z">
        <w:r w:rsidR="0073301A">
          <w:t xml:space="preserve">Referentie </w:t>
        </w:r>
      </w:ins>
      <w:del w:id="1099" w:author="pjanssen" w:date="2015-11-09T15:49:00Z">
        <w:r w:rsidDel="0073301A">
          <w:delText xml:space="preserve">System </w:delText>
        </w:r>
      </w:del>
      <w:ins w:id="1100" w:author="pjanssen" w:date="2015-11-09T15:50:00Z">
        <w:r w:rsidR="0073301A">
          <w:t>s</w:t>
        </w:r>
      </w:ins>
      <w:ins w:id="1101" w:author="pjanssen" w:date="2015-11-09T15:49:00Z">
        <w:r w:rsidR="0073301A">
          <w:t xml:space="preserve">ysteem </w:t>
        </w:r>
      </w:ins>
      <w:r>
        <w:t xml:space="preserve">EPSG:7415 gehanteerd. Dit is een samengesteld </w:t>
      </w:r>
      <w:del w:id="1102" w:author="pjanssen" w:date="2015-11-09T15:50:00Z">
        <w:r w:rsidDel="0073301A">
          <w:delText xml:space="preserve">SRS </w:delText>
        </w:r>
      </w:del>
      <w:ins w:id="1103" w:author="pjanssen" w:date="2015-11-09T15:50:00Z">
        <w:r w:rsidR="0073301A">
          <w:t xml:space="preserve">referentiesysteem </w:t>
        </w:r>
      </w:ins>
      <w:r>
        <w:t>met RD voor de XY-dimensie (EPSG:28992) en NAP voor de Z dimensie (EPSG:5709). Zie ook hoofdstuk</w:t>
      </w:r>
      <w:ins w:id="1104" w:author="pjanssen" w:date="2015-06-18T16:12:00Z">
        <w:r w:rsidR="007A3A3D">
          <w:t xml:space="preserve"> </w:t>
        </w:r>
      </w:ins>
      <w:del w:id="1105" w:author="pjanssen" w:date="2015-06-18T16:12:00Z">
        <w:r w:rsidDel="007A3A3D">
          <w:delText xml:space="preserve"> </w:delText>
        </w:r>
      </w:del>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2"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1106" w:name="_Ref404325642"/>
      <w:r>
        <w:t xml:space="preserve">Figuur </w:t>
      </w:r>
      <w:bookmarkEnd w:id="1106"/>
      <w:r w:rsidR="00A212BA">
        <w:t>5.6</w:t>
      </w:r>
      <w:r w:rsidR="00A75399">
        <w:t>:</w:t>
      </w:r>
      <w:r>
        <w:t xml:space="preserve"> Leidingobject in 2.5D en 3D</w:t>
      </w:r>
    </w:p>
    <w:p w:rsidR="005209C3" w:rsidRDefault="005209C3" w:rsidP="005209C3">
      <w:pPr>
        <w:pStyle w:val="subparagraaftitel"/>
      </w:pPr>
      <w:bookmarkStart w:id="1107" w:name="_Toc399786887"/>
      <w:bookmarkStart w:id="1108" w:name="_Toc434956100"/>
      <w:r>
        <w:t>Diepte</w:t>
      </w:r>
      <w:bookmarkEnd w:id="1107"/>
      <w:ins w:id="1109" w:author="pjanssen" w:date="2015-11-09T23:18:00Z">
        <w:r w:rsidR="00283BD6">
          <w:t>.</w:t>
        </w:r>
      </w:ins>
      <w:bookmarkEnd w:id="1108"/>
    </w:p>
    <w:p w:rsidR="000816A6" w:rsidRPr="000816A6" w:rsidDel="002F7FED" w:rsidRDefault="000816A6" w:rsidP="000816A6">
      <w:pPr>
        <w:rPr>
          <w:del w:id="1110" w:author="pjanssen" w:date="2015-11-09T22:44:00Z"/>
        </w:rPr>
      </w:pPr>
    </w:p>
    <w:p w:rsidR="00241660" w:rsidRDefault="005209C3" w:rsidP="005209C3">
      <w:pPr>
        <w:jc w:val="left"/>
      </w:pPr>
      <w:r>
        <w:t xml:space="preserve">Diepte bevat informatie over de dieptelegging van netwerkelementen. Het is een uitvoerige beschrijving die </w:t>
      </w:r>
      <w:del w:id="1111" w:author="pjanssen" w:date="2015-11-09T16:34:00Z">
        <w:r w:rsidDel="004F44C9">
          <w:delText xml:space="preserve">relatieve </w:delText>
        </w:r>
      </w:del>
      <w:r>
        <w:t xml:space="preserve">diepte tov </w:t>
      </w:r>
      <w:ins w:id="1112" w:author="pjanssen" w:date="2015-11-09T16:34:00Z">
        <w:r w:rsidR="004F44C9">
          <w:t xml:space="preserve">het lokale </w:t>
        </w:r>
      </w:ins>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ins w:id="1113" w:author="pjanssen" w:date="2015-06-05T11:02:00Z">
        <w:r w:rsidR="00005301">
          <w:t>,</w:t>
        </w:r>
      </w:ins>
      <w:del w:id="1114" w:author="pjanssen" w:date="2015-06-05T11:02:00Z">
        <w:r w:rsidR="00241660" w:rsidDel="00005301">
          <w:delText xml:space="preserve"> of</w:delText>
        </w:r>
      </w:del>
      <w:r w:rsidR="00241660">
        <w:t xml:space="preserve"> KabelEnLeidingContainer</w:t>
      </w:r>
      <w:ins w:id="1115" w:author="pjanssen" w:date="2015-06-05T11:03:00Z">
        <w:r w:rsidR="00005301">
          <w:t xml:space="preserve">, </w:t>
        </w:r>
      </w:ins>
      <w:del w:id="1116" w:author="pjanssen" w:date="2015-06-05T11:03:00Z">
        <w:r w:rsidR="00241660" w:rsidDel="00005301">
          <w:delText xml:space="preserve"> </w:delText>
        </w:r>
      </w:del>
      <w:del w:id="1117" w:author="pjanssen" w:date="2015-06-05T11:02:00Z">
        <w:r w:rsidR="00241660" w:rsidDel="00005301">
          <w:delText xml:space="preserve">of de </w:delText>
        </w:r>
        <w:r w:rsidR="006F2CE2" w:rsidRPr="006F2CE2" w:rsidDel="00005301">
          <w:rPr>
            <w:u w:val="single"/>
          </w:rPr>
          <w:delText>onderkant</w:delText>
        </w:r>
        <w:r w:rsidR="00241660" w:rsidDel="00005301">
          <w:delText xml:space="preserve"> van een </w:delText>
        </w:r>
      </w:del>
      <w:del w:id="1118" w:author="pjanssen" w:date="2015-06-05T11:03:00Z">
        <w:r w:rsidR="00241660" w:rsidDel="00005301">
          <w:delText xml:space="preserve">object </w:delText>
        </w:r>
      </w:del>
      <w:r w:rsidR="00241660">
        <w:t xml:space="preserve">Leidingelement of Containerleidinglelement. </w:t>
      </w:r>
      <w:ins w:id="1119" w:author="pjanssen" w:date="2015-11-09T15:52:00Z">
        <w:r w:rsidR="00636176" w:rsidRPr="00636176">
          <w:rPr>
            <w:highlight w:val="yellow"/>
            <w:rPrChange w:id="1120" w:author="pjanssen" w:date="2015-11-10T18:20:00Z">
              <w:rPr>
                <w:color w:val="0000FF"/>
                <w:u w:val="single"/>
              </w:rPr>
            </w:rPrChange>
          </w:rPr>
          <w:t xml:space="preserve">Het attribuut diepteAangrijpingspunt geeft </w:t>
        </w:r>
      </w:ins>
      <w:ins w:id="1121" w:author="pjanssen" w:date="2015-11-09T15:54:00Z">
        <w:r w:rsidR="00636176" w:rsidRPr="00636176">
          <w:rPr>
            <w:highlight w:val="yellow"/>
            <w:rPrChange w:id="1122" w:author="pjanssen" w:date="2015-11-10T18:20:00Z">
              <w:rPr>
                <w:color w:val="0000FF"/>
                <w:u w:val="single"/>
              </w:rPr>
            </w:rPrChange>
          </w:rPr>
          <w:t xml:space="preserve">het aangrijpingspunt </w:t>
        </w:r>
      </w:ins>
      <w:ins w:id="1123" w:author="pjanssen" w:date="2015-11-09T15:55:00Z">
        <w:r w:rsidR="00636176" w:rsidRPr="00636176">
          <w:rPr>
            <w:highlight w:val="yellow"/>
            <w:rPrChange w:id="1124" w:author="pjanssen" w:date="2015-11-10T18:20:00Z">
              <w:rPr>
                <w:color w:val="0000FF"/>
                <w:u w:val="single"/>
              </w:rPr>
            </w:rPrChange>
          </w:rPr>
          <w:t>van het element weer dat geldt als punt</w:t>
        </w:r>
      </w:ins>
      <w:ins w:id="1125" w:author="pjanssen" w:date="2015-11-10T18:20:00Z">
        <w:r w:rsidR="00636176" w:rsidRPr="00636176">
          <w:rPr>
            <w:highlight w:val="yellow"/>
            <w:rPrChange w:id="1126" w:author="pjanssen" w:date="2015-11-10T18:20:00Z">
              <w:rPr>
                <w:color w:val="0000FF"/>
                <w:u w:val="single"/>
              </w:rPr>
            </w:rPrChange>
          </w:rPr>
          <w:t xml:space="preserve"> van meting</w:t>
        </w:r>
      </w:ins>
      <w:ins w:id="1127" w:author="pjanssen" w:date="2015-11-09T15:55:00Z">
        <w:r w:rsidR="00636176" w:rsidRPr="00636176">
          <w:rPr>
            <w:highlight w:val="yellow"/>
            <w:rPrChange w:id="1128" w:author="pjanssen" w:date="2015-11-10T18:20:00Z">
              <w:rPr>
                <w:color w:val="0000FF"/>
                <w:u w:val="single"/>
              </w:rPr>
            </w:rPrChange>
          </w:rPr>
          <w:t>. Standaard</w:t>
        </w:r>
      </w:ins>
      <w:ins w:id="1129" w:author="pjanssen" w:date="2015-11-09T15:54:00Z">
        <w:r w:rsidR="00636176" w:rsidRPr="00636176">
          <w:rPr>
            <w:highlight w:val="yellow"/>
            <w:rPrChange w:id="1130" w:author="pjanssen" w:date="2015-11-10T18:20:00Z">
              <w:rPr>
                <w:color w:val="0000FF"/>
                <w:u w:val="single"/>
              </w:rPr>
            </w:rPrChange>
          </w:rPr>
          <w:t xml:space="preserve"> </w:t>
        </w:r>
      </w:ins>
      <w:ins w:id="1131" w:author="pjanssen" w:date="2015-11-09T15:56:00Z">
        <w:r w:rsidR="00636176" w:rsidRPr="00636176">
          <w:rPr>
            <w:highlight w:val="yellow"/>
            <w:rPrChange w:id="1132" w:author="pjanssen" w:date="2015-11-10T18:20:00Z">
              <w:rPr>
                <w:color w:val="0000FF"/>
                <w:u w:val="single"/>
              </w:rPr>
            </w:rPrChange>
          </w:rPr>
          <w:t>wordt daar bovenkant ingevuld</w:t>
        </w:r>
      </w:ins>
      <w:ins w:id="1133" w:author="pjanssen" w:date="2015-11-09T15:58:00Z">
        <w:r w:rsidR="00636176" w:rsidRPr="00636176">
          <w:rPr>
            <w:highlight w:val="yellow"/>
            <w:rPrChange w:id="1134" w:author="pjanssen" w:date="2015-11-10T18:20:00Z">
              <w:rPr>
                <w:color w:val="0000FF"/>
                <w:u w:val="single"/>
              </w:rPr>
            </w:rPrChange>
          </w:rPr>
          <w:t xml:space="preserve"> maar </w:t>
        </w:r>
      </w:ins>
      <w:ins w:id="1135" w:author="pjanssen" w:date="2015-11-09T16:00:00Z">
        <w:r w:rsidR="00636176" w:rsidRPr="00636176">
          <w:rPr>
            <w:highlight w:val="yellow"/>
            <w:rPrChange w:id="1136" w:author="pjanssen" w:date="2015-11-10T18:20:00Z">
              <w:rPr>
                <w:color w:val="0000FF"/>
                <w:u w:val="single"/>
              </w:rPr>
            </w:rPrChange>
          </w:rPr>
          <w:t xml:space="preserve">het </w:t>
        </w:r>
      </w:ins>
      <w:ins w:id="1137" w:author="pjanssen" w:date="2015-11-09T15:56:00Z">
        <w:r w:rsidR="00636176" w:rsidRPr="00636176">
          <w:rPr>
            <w:highlight w:val="yellow"/>
            <w:rPrChange w:id="1138" w:author="pjanssen" w:date="2015-11-10T18:20:00Z">
              <w:rPr>
                <w:color w:val="0000FF"/>
                <w:u w:val="single"/>
              </w:rPr>
            </w:rPrChange>
          </w:rPr>
          <w:t xml:space="preserve">kan zinvol zijn om </w:t>
        </w:r>
      </w:ins>
      <w:ins w:id="1139" w:author="pjanssen" w:date="2015-11-09T15:57:00Z">
        <w:r w:rsidR="00636176" w:rsidRPr="00636176">
          <w:rPr>
            <w:highlight w:val="yellow"/>
            <w:rPrChange w:id="1140" w:author="pjanssen" w:date="2015-11-10T18:20:00Z">
              <w:rPr>
                <w:color w:val="0000FF"/>
                <w:u w:val="single"/>
              </w:rPr>
            </w:rPrChange>
          </w:rPr>
          <w:t xml:space="preserve">bij een buis (riolering) </w:t>
        </w:r>
      </w:ins>
      <w:ins w:id="1141" w:author="pjanssen" w:date="2015-11-09T15:58:00Z">
        <w:r w:rsidR="00636176" w:rsidRPr="00636176">
          <w:rPr>
            <w:highlight w:val="yellow"/>
            <w:u w:val="single"/>
            <w:rPrChange w:id="1142" w:author="pjanssen" w:date="2015-11-10T18:20:00Z">
              <w:rPr>
                <w:color w:val="0000FF"/>
                <w:u w:val="single"/>
              </w:rPr>
            </w:rPrChange>
          </w:rPr>
          <w:t xml:space="preserve">additioneel </w:t>
        </w:r>
      </w:ins>
      <w:ins w:id="1143" w:author="pjanssen" w:date="2015-11-09T15:56:00Z">
        <w:r w:rsidR="00636176" w:rsidRPr="00636176">
          <w:rPr>
            <w:highlight w:val="yellow"/>
            <w:rPrChange w:id="1144" w:author="pjanssen" w:date="2015-11-10T18:20:00Z">
              <w:rPr>
                <w:color w:val="0000FF"/>
                <w:u w:val="single"/>
              </w:rPr>
            </w:rPrChange>
          </w:rPr>
          <w:t xml:space="preserve">ook de binnenonderkant </w:t>
        </w:r>
      </w:ins>
      <w:ins w:id="1145" w:author="pjanssen" w:date="2015-11-09T15:59:00Z">
        <w:r w:rsidR="00636176" w:rsidRPr="00636176">
          <w:rPr>
            <w:highlight w:val="yellow"/>
            <w:rPrChange w:id="1146" w:author="pjanssen" w:date="2015-11-10T18:20:00Z">
              <w:rPr>
                <w:color w:val="0000FF"/>
                <w:u w:val="single"/>
              </w:rPr>
            </w:rPrChange>
          </w:rPr>
          <w:t xml:space="preserve">buis (BOB) </w:t>
        </w:r>
      </w:ins>
      <w:ins w:id="1147" w:author="pjanssen" w:date="2015-11-09T15:58:00Z">
        <w:r w:rsidR="00636176" w:rsidRPr="00636176">
          <w:rPr>
            <w:highlight w:val="yellow"/>
            <w:rPrChange w:id="1148" w:author="pjanssen" w:date="2015-11-10T18:20:00Z">
              <w:rPr>
                <w:color w:val="0000FF"/>
                <w:u w:val="single"/>
              </w:rPr>
            </w:rPrChange>
          </w:rPr>
          <w:t>als meetpunt op te nemen.</w:t>
        </w:r>
        <w:r w:rsidR="00BF1B2D">
          <w:t xml:space="preserve"> </w:t>
        </w:r>
      </w:ins>
      <w:r w:rsidR="00241660">
        <w:t xml:space="preserve">Het datatype </w:t>
      </w:r>
      <w:ins w:id="1149" w:author="pjanssen" w:date="2015-11-09T15:59:00Z">
        <w:r w:rsidR="00BF1B2D">
          <w:t xml:space="preserve">van dieptepeil </w:t>
        </w:r>
      </w:ins>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del w:id="1150" w:author="pjanssen" w:date="2015-06-19T11:46:00Z">
        <w:r w:rsidDel="00B95936">
          <w:delText>Aan een heel net kan optioneel een standaardDieptelegging zijn gekoppeld</w:delText>
        </w:r>
      </w:del>
      <w:ins w:id="1151" w:author="pjanssen" w:date="2015-06-19T11:46:00Z">
        <w:r w:rsidR="00B95936">
          <w:t>Bij het utilit</w:t>
        </w:r>
      </w:ins>
      <w:ins w:id="1152" w:author="pjanssen" w:date="2015-06-19T11:47:00Z">
        <w:r w:rsidR="00B95936">
          <w:t>eit</w:t>
        </w:r>
      </w:ins>
      <w:ins w:id="1153" w:author="pjanssen" w:date="2015-06-19T11:46:00Z">
        <w:r w:rsidR="00B95936">
          <w:t xml:space="preserve">snet is een attribuut </w:t>
        </w:r>
      </w:ins>
      <w:ins w:id="1154" w:author="pjanssen" w:date="2015-06-19T11:47:00Z">
        <w:r w:rsidR="00B95936">
          <w:t>standaardDieptelegging opgenomen</w:t>
        </w:r>
      </w:ins>
      <w:r>
        <w:t>, die is daarmee expliciet gemaakt.</w:t>
      </w:r>
      <w:del w:id="1155" w:author="pjanssen" w:date="2015-11-09T16:01:00Z">
        <w:r w:rsidR="004C0CA8" w:rsidDel="00BF1B2D">
          <w:delText xml:space="preserve"> (OPMERKING: </w:delText>
        </w:r>
      </w:del>
      <w:del w:id="1156" w:author="pjanssen" w:date="2015-06-18T12:09:00Z">
        <w:r w:rsidR="004C0CA8" w:rsidDel="009E08D3">
          <w:delText>Nett</w:delText>
        </w:r>
        <w:r w:rsidR="001A785C" w:rsidDel="009E08D3">
          <w:delText>en hebben een standaard dieptelegging. Deze kan verschillen per regio</w:delText>
        </w:r>
      </w:del>
      <w:del w:id="1157" w:author="pjanssen" w:date="2015-06-19T11:48:00Z">
        <w:r w:rsidR="001A785C" w:rsidDel="00B95936">
          <w:delText>.</w:delText>
        </w:r>
      </w:del>
      <w:del w:id="1158" w:author="pjanssen" w:date="2015-11-09T16:01:00Z">
        <w:r w:rsidR="001A785C" w:rsidDel="00BF1B2D">
          <w:delText xml:space="preserve"> Dat kan een moeilijkheid geven in het bepalen en uitwisselen van deze informatie.</w:delText>
        </w:r>
        <w:r w:rsidR="004C0CA8" w:rsidDel="00BF1B2D">
          <w:delText xml:space="preserve"> Voor waterleidingen is de standaarddieptelegging ook afhankelijk van de leidingdiameter</w:delText>
        </w:r>
      </w:del>
      <w:del w:id="1159" w:author="pjanssen" w:date="2015-06-19T11:48:00Z">
        <w:r w:rsidR="001A785C" w:rsidDel="00B95936">
          <w:delText>)</w:delText>
        </w:r>
        <w:r w:rsidR="004C11C4" w:rsidDel="00B95936">
          <w:delText>.</w:delText>
        </w:r>
      </w:del>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rPr>
          <w:ins w:id="1160" w:author="pjanssen" w:date="2015-11-10T16:20:00Z"/>
        </w:r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65528A" w:rsidP="005209C3">
      <w:pPr>
        <w:jc w:val="left"/>
        <w:rPr>
          <w:ins w:id="1161" w:author="pjanssen" w:date="2015-11-10T16:21:00Z"/>
        </w:rPr>
      </w:pPr>
      <w:ins w:id="1162" w:author="pjanssen" w:date="2015-11-10T16:27:00Z">
        <w:r>
          <w:rPr>
            <w:noProof/>
            <w:rPrChange w:id="1163" w:author="Unknown">
              <w:rPr>
                <w:noProof/>
                <w:color w:val="0000FF"/>
                <w:u w:val="single"/>
              </w:rPr>
            </w:rPrChange>
          </w:rPr>
          <w:lastRenderedPageBreak/>
          <w:drawing>
            <wp:anchor distT="0" distB="0" distL="114300" distR="114300" simplePos="0" relativeHeight="251798528" behindDoc="0" locked="0" layoutInCell="1" allowOverlap="1">
              <wp:simplePos x="0" y="0"/>
              <wp:positionH relativeFrom="column">
                <wp:posOffset>-193040</wp:posOffset>
              </wp:positionH>
              <wp:positionV relativeFrom="paragraph">
                <wp:posOffset>-76200</wp:posOffset>
              </wp:positionV>
              <wp:extent cx="8221345" cy="4006850"/>
              <wp:effectExtent l="0" t="0" r="0" b="0"/>
              <wp:wrapTopAndBottom/>
              <wp:docPr id="53" name="Afbeelding 52"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3" cstate="print"/>
                      <a:stretch>
                        <a:fillRect/>
                      </a:stretch>
                    </pic:blipFill>
                    <pic:spPr>
                      <a:xfrm>
                        <a:off x="0" y="0"/>
                        <a:ext cx="8221345" cy="4006850"/>
                      </a:xfrm>
                      <a:prstGeom prst="rect">
                        <a:avLst/>
                      </a:prstGeom>
                    </pic:spPr>
                  </pic:pic>
                </a:graphicData>
              </a:graphic>
            </wp:anchor>
          </w:drawing>
        </w:r>
      </w:ins>
    </w:p>
    <w:p w:rsidR="008A3F7B" w:rsidRDefault="008A3F7B" w:rsidP="005209C3">
      <w:pPr>
        <w:jc w:val="left"/>
        <w:rPr>
          <w:ins w:id="1164" w:author="pjanssen" w:date="2015-11-10T16:21:00Z"/>
        </w:rPr>
      </w:pPr>
    </w:p>
    <w:p w:rsidR="008A3F7B" w:rsidRDefault="008A3F7B" w:rsidP="008A3F7B">
      <w:pPr>
        <w:jc w:val="left"/>
        <w:rPr>
          <w:ins w:id="1165" w:author="pjanssen" w:date="2015-11-10T16:21:00Z"/>
        </w:rPr>
      </w:pPr>
      <w:ins w:id="1166" w:author="pjanssen" w:date="2015-11-10T16:21:00Z">
        <w:r>
          <w:t>Figuur 5.7: Dieptegegevens zijn gemodelleerd als aparte objecten waarin diepte ten opzicht van maaiveld en of NAP is opgenomen. Standaard dieptelegging wordt opgenomen bij het Utiliteitsnet,  afwijking daarvan bij de netelementen.</w:t>
        </w:r>
      </w:ins>
    </w:p>
    <w:p w:rsidR="008A3F7B" w:rsidRDefault="008A3F7B" w:rsidP="005209C3">
      <w:pPr>
        <w:jc w:val="left"/>
        <w:rPr>
          <w:ins w:id="1167" w:author="pjanssen" w:date="2015-11-10T16:21:00Z"/>
        </w:rPr>
        <w:sectPr w:rsidR="008A3F7B" w:rsidSect="008A3F7B">
          <w:pgSz w:w="16838" w:h="11906" w:orient="landscape" w:code="9"/>
          <w:pgMar w:top="1622" w:right="2552" w:bottom="1622" w:left="1531" w:header="0" w:footer="57" w:gutter="0"/>
          <w:cols w:space="708"/>
          <w:docGrid w:linePitch="360"/>
          <w:sectPrChange w:id="1168" w:author="pjanssen" w:date="2015-11-10T16:21:00Z">
            <w:sectPr w:rsidR="008A3F7B" w:rsidSect="008A3F7B">
              <w:pgSz w:w="11906" w:h="16838" w:orient="portrait"/>
              <w:pgMar w:top="2552" w:right="1622" w:bottom="1531" w:left="1622"/>
            </w:sectPr>
          </w:sectPrChange>
        </w:sectPr>
      </w:pPr>
    </w:p>
    <w:p w:rsidR="00017B8E" w:rsidDel="008A3F7B" w:rsidRDefault="00017B8E" w:rsidP="005209C3">
      <w:pPr>
        <w:jc w:val="left"/>
        <w:rPr>
          <w:del w:id="1169" w:author="pjanssen" w:date="2015-11-10T16:22:00Z"/>
        </w:rPr>
      </w:pPr>
      <w:bookmarkStart w:id="1170" w:name="_Toc434940488"/>
      <w:bookmarkStart w:id="1171" w:name="_Toc434941805"/>
      <w:bookmarkStart w:id="1172" w:name="_Toc434943346"/>
      <w:bookmarkStart w:id="1173" w:name="_Toc434943777"/>
      <w:bookmarkStart w:id="1174" w:name="_Toc434956101"/>
      <w:bookmarkEnd w:id="1170"/>
      <w:bookmarkEnd w:id="1171"/>
      <w:bookmarkEnd w:id="1172"/>
      <w:bookmarkEnd w:id="1173"/>
      <w:bookmarkEnd w:id="1174"/>
    </w:p>
    <w:p w:rsidR="005209C3" w:rsidDel="008A3F7B" w:rsidRDefault="005209C3" w:rsidP="005209C3">
      <w:pPr>
        <w:jc w:val="left"/>
        <w:rPr>
          <w:del w:id="1175" w:author="pjanssen" w:date="2015-11-10T16:22:00Z"/>
        </w:rPr>
      </w:pPr>
      <w:bookmarkStart w:id="1176" w:name="_Toc434940489"/>
      <w:bookmarkStart w:id="1177" w:name="_Toc434941806"/>
      <w:bookmarkStart w:id="1178" w:name="_Toc434943347"/>
      <w:bookmarkStart w:id="1179" w:name="_Toc434943778"/>
      <w:bookmarkStart w:id="1180" w:name="_Toc434956102"/>
      <w:bookmarkEnd w:id="1176"/>
      <w:bookmarkEnd w:id="1177"/>
      <w:bookmarkEnd w:id="1178"/>
      <w:bookmarkEnd w:id="1179"/>
      <w:bookmarkEnd w:id="1180"/>
    </w:p>
    <w:p w:rsidR="00B37CA0" w:rsidDel="008A3F7B" w:rsidRDefault="00B37CA0" w:rsidP="005209C3">
      <w:pPr>
        <w:jc w:val="left"/>
        <w:rPr>
          <w:del w:id="1181" w:author="pjanssen" w:date="2015-11-10T16:22:00Z"/>
        </w:rPr>
      </w:pPr>
      <w:bookmarkStart w:id="1182" w:name="_Toc434940490"/>
      <w:bookmarkStart w:id="1183" w:name="_Toc434941807"/>
      <w:bookmarkStart w:id="1184" w:name="_Toc434943348"/>
      <w:bookmarkStart w:id="1185" w:name="_Toc434943779"/>
      <w:bookmarkStart w:id="1186" w:name="_Toc434956103"/>
      <w:bookmarkEnd w:id="1182"/>
      <w:bookmarkEnd w:id="1183"/>
      <w:bookmarkEnd w:id="1184"/>
      <w:bookmarkEnd w:id="1185"/>
      <w:bookmarkEnd w:id="1186"/>
    </w:p>
    <w:p w:rsidR="005209C3" w:rsidDel="008A3F7B" w:rsidRDefault="00B37CA0" w:rsidP="005209C3">
      <w:pPr>
        <w:jc w:val="left"/>
        <w:rPr>
          <w:del w:id="1187" w:author="pjanssen" w:date="2015-11-10T16:21:00Z"/>
        </w:rPr>
      </w:pPr>
      <w:del w:id="1188" w:author="pjanssen" w:date="2015-11-10T16:21:00Z">
        <w:r w:rsidDel="008A3F7B">
          <w:delText xml:space="preserve">Figuur </w:delText>
        </w:r>
        <w:r w:rsidR="00F3608E" w:rsidDel="008A3F7B">
          <w:delText>5.7</w:delText>
        </w:r>
        <w:r w:rsidDel="008A3F7B">
          <w:delText xml:space="preserve">: </w:delText>
        </w:r>
        <w:r w:rsidR="00A75399" w:rsidDel="008A3F7B">
          <w:delText>Diepte</w:delText>
        </w:r>
        <w:r w:rsidDel="008A3F7B">
          <w:delText>gegevens zijn gemodelleerd als aparte objecten waarin diepte</w:delText>
        </w:r>
        <w:r w:rsidR="00A75399" w:rsidDel="008A3F7B">
          <w:delText xml:space="preserve"> </w:delText>
        </w:r>
        <w:r w:rsidDel="008A3F7B">
          <w:delText xml:space="preserve">ten opzicht van maaiveld en of NAP </w:delText>
        </w:r>
        <w:r w:rsidR="00A75399" w:rsidDel="008A3F7B">
          <w:delText>is</w:delText>
        </w:r>
        <w:r w:rsidDel="008A3F7B">
          <w:delText xml:space="preserve"> opgenomen.</w:delText>
        </w:r>
        <w:r w:rsidR="00A75399" w:rsidDel="008A3F7B">
          <w:delText xml:space="preserve"> Standaard dieptelegging </w:delText>
        </w:r>
      </w:del>
      <w:del w:id="1189" w:author="pjanssen" w:date="2015-11-09T17:09:00Z">
        <w:r w:rsidR="00A75399" w:rsidDel="000C24BC">
          <w:delText>of</w:delText>
        </w:r>
      </w:del>
      <w:del w:id="1190" w:author="pjanssen" w:date="2015-11-10T16:21:00Z">
        <w:r w:rsidR="00A75399" w:rsidDel="008A3F7B">
          <w:delText xml:space="preserve"> afwijking </w:delText>
        </w:r>
      </w:del>
      <w:del w:id="1191" w:author="pjanssen" w:date="2015-11-09T17:10:00Z">
        <w:r w:rsidR="00A75399" w:rsidDel="000C24BC">
          <w:delText>daarvan kan worden opgenomen</w:delText>
        </w:r>
      </w:del>
      <w:del w:id="1192" w:author="pjanssen" w:date="2015-11-10T16:21:00Z">
        <w:r w:rsidR="00A75399" w:rsidDel="008A3F7B">
          <w:delText>.</w:delText>
        </w:r>
        <w:bookmarkStart w:id="1193" w:name="_Toc434940491"/>
        <w:bookmarkStart w:id="1194" w:name="_Toc434941808"/>
        <w:bookmarkStart w:id="1195" w:name="_Toc434943349"/>
        <w:bookmarkStart w:id="1196" w:name="_Toc434943780"/>
        <w:bookmarkStart w:id="1197" w:name="_Toc434956104"/>
        <w:bookmarkEnd w:id="1193"/>
        <w:bookmarkEnd w:id="1194"/>
        <w:bookmarkEnd w:id="1195"/>
        <w:bookmarkEnd w:id="1196"/>
        <w:bookmarkEnd w:id="1197"/>
      </w:del>
    </w:p>
    <w:p w:rsidR="00382675" w:rsidDel="008A3F7B" w:rsidRDefault="00382675" w:rsidP="005209C3">
      <w:pPr>
        <w:jc w:val="left"/>
        <w:rPr>
          <w:del w:id="1198" w:author="pjanssen" w:date="2015-11-10T16:22:00Z"/>
        </w:rPr>
      </w:pPr>
      <w:bookmarkStart w:id="1199" w:name="_Toc434940492"/>
      <w:bookmarkStart w:id="1200" w:name="_Toc434941809"/>
      <w:bookmarkStart w:id="1201" w:name="_Toc434943350"/>
      <w:bookmarkStart w:id="1202" w:name="_Toc434943781"/>
      <w:bookmarkStart w:id="1203" w:name="_Toc434956105"/>
      <w:bookmarkEnd w:id="1199"/>
      <w:bookmarkEnd w:id="1200"/>
      <w:bookmarkEnd w:id="1201"/>
      <w:bookmarkEnd w:id="1202"/>
      <w:bookmarkEnd w:id="1203"/>
    </w:p>
    <w:p w:rsidR="000860FE" w:rsidRDefault="005D453A" w:rsidP="000860FE">
      <w:pPr>
        <w:pStyle w:val="subparagraaftitel"/>
      </w:pPr>
      <w:bookmarkStart w:id="1204" w:name="_Toc434956106"/>
      <w:r>
        <w:t>Utiliteitsnet</w:t>
      </w:r>
      <w:ins w:id="1205" w:author="pjanssen" w:date="2015-11-09T23:18:00Z">
        <w:r w:rsidR="00283BD6">
          <w:t>.</w:t>
        </w:r>
      </w:ins>
      <w:bookmarkEnd w:id="1204"/>
    </w:p>
    <w:p w:rsidR="000860FE" w:rsidRPr="000860FE" w:rsidDel="002F7FED" w:rsidRDefault="000860FE" w:rsidP="000860FE">
      <w:pPr>
        <w:rPr>
          <w:del w:id="1206" w:author="pjanssen" w:date="2015-11-09T22:44:00Z"/>
        </w:rPr>
      </w:pPr>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rPr>
          <w:ins w:id="1207" w:author="pjanssen" w:date="2015-11-10T16:22:00Z"/>
        </w:rPr>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del w:id="1208" w:author="pjanssen" w:date="2015-06-05T11:12:00Z">
        <w:r w:rsidR="00C84D52" w:rsidDel="002A26AD">
          <w:delText>Inspire</w:delText>
        </w:r>
      </w:del>
      <w:ins w:id="1209" w:author="pjanssen" w:date="2015-06-05T11:12:00Z">
        <w:r w:rsidR="002A26AD">
          <w:t>INSPIRE</w:t>
        </w:r>
      </w:ins>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ins w:id="1210" w:author="pjanssen" w:date="2015-11-09T16:06:00Z">
        <w:r w:rsidR="00CA5233">
          <w:t xml:space="preserve">Deze elements associatie wordt </w:t>
        </w:r>
      </w:ins>
      <w:ins w:id="1211" w:author="pjanssen" w:date="2015-11-09T16:07:00Z">
        <w:r w:rsidR="00CA5233">
          <w:t xml:space="preserve">echter </w:t>
        </w:r>
      </w:ins>
      <w:ins w:id="1212" w:author="pjanssen" w:date="2015-11-09T16:06:00Z">
        <w:r w:rsidR="00CA5233">
          <w:t xml:space="preserve">niet gebruikt omdat </w:t>
        </w:r>
      </w:ins>
      <w:ins w:id="1213" w:author="pjanssen" w:date="2015-11-09T16:05:00Z">
        <w:r w:rsidR="000C24BC">
          <w:t>de inverse associatie inNetwork</w:t>
        </w:r>
      </w:ins>
      <w:ins w:id="1214" w:author="pjanssen" w:date="2015-11-09T17:11:00Z">
        <w:r w:rsidR="000C24BC">
          <w:t xml:space="preserve"> </w:t>
        </w:r>
      </w:ins>
      <w:ins w:id="1215" w:author="pjanssen" w:date="2015-11-09T16:05:00Z">
        <w:r w:rsidR="00CA5233">
          <w:t xml:space="preserve"> </w:t>
        </w:r>
      </w:ins>
      <w:ins w:id="1216" w:author="pjanssen" w:date="2015-11-09T16:07:00Z">
        <w:r w:rsidR="00CA5233">
          <w:t>de associatie al realiseer</w:t>
        </w:r>
      </w:ins>
      <w:ins w:id="1217" w:author="pjanssen" w:date="2015-11-09T17:11:00Z">
        <w:r w:rsidR="000C24BC">
          <w:t>t</w:t>
        </w:r>
      </w:ins>
      <w:ins w:id="1218" w:author="pjanssen" w:date="2015-11-09T16:05:00Z">
        <w:r w:rsidR="00CA5233">
          <w:t xml:space="preserve">. </w:t>
        </w:r>
      </w:ins>
      <w:ins w:id="1219" w:author="pjanssen" w:date="2015-06-18T14:39:00Z">
        <w:r w:rsidR="00D00889">
          <w:t>Alle netwerkelementen van een Utiliteitsnet vallen onder het thema dat bij het utiliteitsnet hoort</w:t>
        </w:r>
      </w:ins>
      <w:ins w:id="1220" w:author="pjanssen" w:date="2015-06-18T14:42:00Z">
        <w:r w:rsidR="00D00889">
          <w:t xml:space="preserve"> en worden daar ook door getypeerd</w:t>
        </w:r>
      </w:ins>
      <w:ins w:id="1221" w:author="pjanssen" w:date="2015-06-18T14:39:00Z">
        <w:r w:rsidR="00D00889">
          <w:t xml:space="preserve">. </w:t>
        </w:r>
      </w:ins>
      <w:ins w:id="1222" w:author="pjanssen" w:date="2015-06-18T14:42:00Z">
        <w:r w:rsidR="00D00889">
          <w:t xml:space="preserve">Dat wil zeggen dat bijvoorbeeld een kathodische bescherming voor een waterleiding valt onder een utiliteitsnet </w:t>
        </w:r>
      </w:ins>
      <w:ins w:id="1223" w:author="pjanssen" w:date="2015-06-18T14:43:00Z">
        <w:r w:rsidR="00D00889">
          <w:t>met</w:t>
        </w:r>
      </w:ins>
      <w:ins w:id="1224" w:author="pjanssen" w:date="2015-06-18T14:42:00Z">
        <w:r w:rsidR="00D00889">
          <w:t xml:space="preserve"> het thema laagspanning. </w:t>
        </w:r>
      </w:ins>
      <w:r>
        <w:t xml:space="preserve">Via </w:t>
      </w:r>
      <w:del w:id="1225" w:author="pjanssen" w:date="2015-06-05T11:12:00Z">
        <w:r w:rsidDel="002A26AD">
          <w:delText>Inspire</w:delText>
        </w:r>
      </w:del>
      <w:ins w:id="1226" w:author="pjanssen" w:date="2015-06-05T11:12:00Z">
        <w:r w:rsidR="002A26AD">
          <w:t>INSPIRE</w:t>
        </w:r>
      </w:ins>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technischContactpersoon en </w:t>
      </w:r>
      <w:del w:id="1227" w:author="pjanssen" w:date="2015-06-18T14:37:00Z">
        <w:r w:rsidDel="00D00889">
          <w:delText>eisVoorzorgsmaatregel</w:delText>
        </w:r>
      </w:del>
      <w:ins w:id="1228" w:author="pjanssen" w:date="2015-06-18T14:37:00Z">
        <w:r w:rsidR="00D00889">
          <w:t>standaardDieptelegging</w:t>
        </w:r>
      </w:ins>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65528A" w:rsidP="000860FE">
      <w:pPr>
        <w:jc w:val="left"/>
      </w:pPr>
      <w:ins w:id="1229" w:author="pjanssen" w:date="2015-11-10T16:28:00Z">
        <w:r>
          <w:rPr>
            <w:noProof/>
            <w:rPrChange w:id="1230" w:author="Unknown">
              <w:rPr>
                <w:noProof/>
                <w:color w:val="0000FF"/>
                <w:u w:val="single"/>
              </w:rPr>
            </w:rPrChange>
          </w:rPr>
          <w:lastRenderedPageBreak/>
          <w:drawing>
            <wp:anchor distT="0" distB="0" distL="114300" distR="114300" simplePos="0" relativeHeight="251799552" behindDoc="0" locked="0" layoutInCell="1" allowOverlap="1">
              <wp:simplePos x="0" y="0"/>
              <wp:positionH relativeFrom="column">
                <wp:posOffset>-635</wp:posOffset>
              </wp:positionH>
              <wp:positionV relativeFrom="paragraph">
                <wp:posOffset>-134620</wp:posOffset>
              </wp:positionV>
              <wp:extent cx="8096250" cy="4467225"/>
              <wp:effectExtent l="0" t="0" r="0" b="0"/>
              <wp:wrapTopAndBottom/>
              <wp:docPr id="54" name="Afbeelding 53"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24" cstate="print"/>
                      <a:stretch>
                        <a:fillRect/>
                      </a:stretch>
                    </pic:blipFill>
                    <pic:spPr>
                      <a:xfrm>
                        <a:off x="0" y="0"/>
                        <a:ext cx="8096250" cy="4467225"/>
                      </a:xfrm>
                      <a:prstGeom prst="rect">
                        <a:avLst/>
                      </a:prstGeom>
                    </pic:spPr>
                  </pic:pic>
                </a:graphicData>
              </a:graphic>
            </wp:anchor>
          </w:drawing>
        </w:r>
      </w:ins>
    </w:p>
    <w:p w:rsidR="000860FE" w:rsidRDefault="000860FE" w:rsidP="000860FE">
      <w:pPr>
        <w:jc w:val="left"/>
      </w:pPr>
    </w:p>
    <w:p w:rsidR="00382675" w:rsidDel="00953A6F" w:rsidRDefault="00382675" w:rsidP="00CD4698">
      <w:pPr>
        <w:rPr>
          <w:del w:id="1231" w:author="pjanssen" w:date="2015-11-10T16:28:00Z"/>
        </w:rPr>
      </w:pPr>
      <w:bookmarkStart w:id="1232" w:name="_Toc399786891"/>
    </w:p>
    <w:p w:rsidR="00AB50E3" w:rsidDel="00AB50E3" w:rsidRDefault="00AB50E3" w:rsidP="00CD4698">
      <w:pPr>
        <w:rPr>
          <w:del w:id="1233" w:author="pjanssen" w:date="2015-06-04T14:13:00Z"/>
        </w:rPr>
      </w:pPr>
    </w:p>
    <w:p w:rsidR="00382675" w:rsidDel="00AB50E3" w:rsidRDefault="00382675" w:rsidP="00CD4698">
      <w:pPr>
        <w:rPr>
          <w:del w:id="1234" w:author="pjanssen" w:date="2015-06-04T14:13:00Z"/>
        </w:rPr>
      </w:pPr>
    </w:p>
    <w:p w:rsidR="00CD4698" w:rsidRDefault="00CD4698" w:rsidP="000E5149">
      <w:pPr>
        <w:jc w:val="left"/>
      </w:pPr>
      <w:r>
        <w:lastRenderedPageBreak/>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w:t>
      </w:r>
      <w:del w:id="1235" w:author="pjanssen" w:date="2015-06-04T14:14:00Z">
        <w:r w:rsidR="0044349D" w:rsidDel="00AB50E3">
          <w:delText>bij het object</w:delText>
        </w:r>
      </w:del>
      <w:ins w:id="1236" w:author="pjanssen" w:date="2015-06-04T14:14:00Z">
        <w:r w:rsidR="00AB50E3" w:rsidRPr="000C24BC">
          <w:t xml:space="preserve">in een gekoppelde bijlage: </w:t>
        </w:r>
        <w:r w:rsidR="00AB50E3">
          <w:t>Eisvoorzorgsmaatregel</w:t>
        </w:r>
      </w:ins>
      <w:ins w:id="1237" w:author="pjanssen" w:date="2015-06-04T14:15:00Z">
        <w:r w:rsidR="00AB50E3">
          <w:t>.</w:t>
        </w:r>
      </w:ins>
      <w:del w:id="1238" w:author="pjanssen" w:date="2015-06-04T14:15:00Z">
        <w:r w:rsidR="0044349D" w:rsidDel="00AB50E3">
          <w:delText xml:space="preserve"> AanduidingEisVoorzorgsmaatregel. De voorzorgsmaatregel </w:delText>
        </w:r>
        <w:r w:rsidDel="00AB50E3">
          <w:delText>met de hoogste prioriteit is opgenomen</w:delText>
        </w:r>
        <w:r w:rsidR="00A75399" w:rsidDel="00AB50E3">
          <w:delText xml:space="preserve"> </w:delText>
        </w:r>
        <w:r w:rsidR="0044349D" w:rsidDel="00AB50E3">
          <w:delText>bij het attrbuut EisVoorzorgsmaatregelHoogstePrioriteit.</w:delText>
        </w:r>
      </w:del>
    </w:p>
    <w:p w:rsidR="008A3F7B" w:rsidRDefault="008A3F7B" w:rsidP="00CD4698">
      <w:pPr>
        <w:rPr>
          <w:ins w:id="1239" w:author="pjanssen" w:date="2015-11-10T16:22:00Z"/>
        </w:rPr>
        <w:sectPr w:rsidR="008A3F7B" w:rsidSect="008A3F7B">
          <w:pgSz w:w="16838" w:h="11906" w:orient="landscape" w:code="9"/>
          <w:pgMar w:top="1622" w:right="2552" w:bottom="1622" w:left="1531" w:header="0" w:footer="57" w:gutter="0"/>
          <w:cols w:space="708"/>
          <w:docGrid w:linePitch="360"/>
          <w:sectPrChange w:id="1240" w:author="pjanssen" w:date="2015-11-10T16:23:00Z">
            <w:sectPr w:rsidR="008A3F7B" w:rsidSect="008A3F7B">
              <w:pgSz w:w="11906" w:h="16838" w:orient="portrait"/>
              <w:pgMar w:top="2552" w:right="1622" w:bottom="1531" w:left="1622"/>
            </w:sectPr>
          </w:sectPrChange>
        </w:sectPr>
      </w:pPr>
    </w:p>
    <w:p w:rsidR="000F3127" w:rsidRDefault="000F3127" w:rsidP="00CD4698"/>
    <w:p w:rsidR="000F3127" w:rsidRDefault="000F3127" w:rsidP="00CD4698">
      <w:r>
        <w:t xml:space="preserve">Via </w:t>
      </w:r>
      <w:del w:id="1241" w:author="pjanssen" w:date="2015-06-05T11:12:00Z">
        <w:r w:rsidDel="002A26AD">
          <w:delText>Inspire</w:delText>
        </w:r>
      </w:del>
      <w:ins w:id="1242" w:author="pjanssen" w:date="2015-06-05T11:12:00Z">
        <w:r w:rsidR="002A26AD">
          <w:t>INSPIRE</w:t>
        </w:r>
      </w:ins>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p>
    <w:p w:rsidR="00CD4698" w:rsidRDefault="00CD4698" w:rsidP="00CD4698"/>
    <w:p w:rsidR="00E65E36" w:rsidRDefault="00E65E36" w:rsidP="00E65E36">
      <w:pPr>
        <w:pStyle w:val="subparagraaftitel"/>
      </w:pPr>
      <w:bookmarkStart w:id="1243" w:name="_Toc434956107"/>
      <w:r>
        <w:t>Kabel</w:t>
      </w:r>
      <w:r w:rsidR="00BE48B5">
        <w:t>Of</w:t>
      </w:r>
      <w:r>
        <w:t>Leiding</w:t>
      </w:r>
      <w:bookmarkEnd w:id="1232"/>
      <w:ins w:id="1244" w:author="pjanssen" w:date="2015-11-09T23:18:00Z">
        <w:r w:rsidR="00283BD6">
          <w:t>.</w:t>
        </w:r>
      </w:ins>
      <w:bookmarkEnd w:id="1243"/>
    </w:p>
    <w:p w:rsidR="00E65E36" w:rsidDel="002F7FED" w:rsidRDefault="00E65E36" w:rsidP="00E65E36">
      <w:pPr>
        <w:jc w:val="left"/>
        <w:rPr>
          <w:del w:id="1245" w:author="pjanssen" w:date="2015-11-09T22:44:00Z"/>
        </w:rPr>
      </w:pPr>
    </w:p>
    <w:p w:rsidR="00D0110B" w:rsidRDefault="00D0110B" w:rsidP="00E65E36">
      <w:pPr>
        <w:jc w:val="left"/>
      </w:pPr>
      <w:r>
        <w:t>Definitie: Leidingen, buizen of kabels bestemd voor voortgeleiding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r>
        <w:t xml:space="preserve">KabelOfLeiding is de verzamelklasse voor </w:t>
      </w:r>
      <w:r w:rsidR="003203DD">
        <w:t xml:space="preserve">alle </w:t>
      </w:r>
      <w:r>
        <w:t xml:space="preserve"> kabel en leiding typen per type net (per  ‘thema’). </w:t>
      </w:r>
      <w:r w:rsidR="00882C7A">
        <w:t xml:space="preserve">In het INSPIRE </w:t>
      </w:r>
      <w:del w:id="1246" w:author="pjanssen" w:date="2015-11-09T15:15:00Z">
        <w:r w:rsidR="00882C7A" w:rsidDel="00D657E0">
          <w:delText xml:space="preserve">US </w:delText>
        </w:r>
      </w:del>
      <w:ins w:id="1247" w:author="pjanssen" w:date="2015-11-09T15:15:00Z">
        <w:r w:rsidR="00D657E0">
          <w:t xml:space="preserve">Utility networks </w:t>
        </w:r>
      </w:ins>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del w:id="1248" w:author="pjanssen" w:date="2015-06-01T13:19:00Z">
        <w:r w:rsidDel="00523537">
          <w:delText>.</w:delText>
        </w:r>
      </w:del>
    </w:p>
    <w:p w:rsidR="00E65E36" w:rsidRDefault="00A35E0B" w:rsidP="00E65E36">
      <w:pPr>
        <w:jc w:val="left"/>
      </w:pPr>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E65E36">
      <w:pPr>
        <w:jc w:val="left"/>
      </w:pPr>
    </w:p>
    <w:p w:rsidR="00E65E36" w:rsidRDefault="00E65E36" w:rsidP="00A35E0B">
      <w:pPr>
        <w:jc w:val="left"/>
      </w:pPr>
      <w:r>
        <w:t xml:space="preserve">KabelOfLeiding zijn individuele kabels en </w:t>
      </w:r>
      <w:ins w:id="1249" w:author="pjanssen" w:date="2015-06-18T12:11:00Z">
        <w:r w:rsidR="009E08D3">
          <w:t xml:space="preserve">of </w:t>
        </w:r>
      </w:ins>
      <w:r>
        <w:t>leidingen. Ze zijn dus niet een verzameling. Voor dat laatste wordt de klasse KabelEnLeidingContainer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636176" w:rsidRPr="00636176">
        <w:rPr>
          <w:highlight w:val="yellow"/>
          <w:rPrChange w:id="1250" w:author="pjanssen" w:date="2015-11-10T18:21:00Z">
            <w:rPr>
              <w:color w:val="0000FF"/>
              <w:u w:val="single"/>
            </w:rPr>
          </w:rPrChange>
        </w:rPr>
        <w:t>Optioneel is er via het associatie-attribuut extraGeometrie een buitenbegrenzing of contour van het object op te nemen.</w:t>
      </w:r>
      <w:ins w:id="1251" w:author="pjanssen" w:date="2015-10-23T16:25:00Z">
        <w:r w:rsidR="00636176" w:rsidRPr="00636176">
          <w:rPr>
            <w:highlight w:val="yellow"/>
            <w:rPrChange w:id="1252" w:author="pjanssen" w:date="2015-11-10T18:21:00Z">
              <w:rPr>
                <w:color w:val="0000FF"/>
                <w:u w:val="single"/>
              </w:rPr>
            </w:rPrChange>
          </w:rPr>
          <w:t xml:space="preserve"> De netbeheerder bepaalt zelf wanneer dat functioneel is.</w:t>
        </w:r>
      </w:ins>
    </w:p>
    <w:p w:rsidR="008A3F7B" w:rsidRDefault="008A3F7B" w:rsidP="00E65E36">
      <w:pPr>
        <w:jc w:val="left"/>
        <w:rPr>
          <w:ins w:id="1253" w:author="pjanssen" w:date="2015-11-10T16:23:00Z"/>
        </w:rPr>
        <w:sectPr w:rsidR="008A3F7B" w:rsidSect="00672722">
          <w:pgSz w:w="11906" w:h="16838" w:code="9"/>
          <w:pgMar w:top="2552" w:right="1622" w:bottom="1531" w:left="1622" w:header="0" w:footer="57" w:gutter="0"/>
          <w:cols w:space="708"/>
          <w:docGrid w:linePitch="360"/>
        </w:sectPr>
      </w:pPr>
    </w:p>
    <w:p w:rsidR="008A3F7B" w:rsidRDefault="0065528A" w:rsidP="00E65E36">
      <w:pPr>
        <w:jc w:val="left"/>
        <w:rPr>
          <w:ins w:id="1254" w:author="pjanssen" w:date="2015-11-10T16:23:00Z"/>
        </w:rPr>
        <w:sectPr w:rsidR="008A3F7B" w:rsidSect="008A3F7B">
          <w:pgSz w:w="16838" w:h="11906" w:orient="landscape" w:code="9"/>
          <w:pgMar w:top="1622" w:right="2552" w:bottom="1622" w:left="1531" w:header="0" w:footer="57" w:gutter="0"/>
          <w:cols w:space="708"/>
          <w:docGrid w:linePitch="360"/>
          <w:sectPrChange w:id="1255" w:author="pjanssen" w:date="2015-11-10T16:23:00Z">
            <w:sectPr w:rsidR="008A3F7B" w:rsidSect="008A3F7B">
              <w:pgSz w:w="11906" w:h="16838" w:orient="portrait"/>
              <w:pgMar w:top="2552" w:right="1622" w:bottom="1531" w:left="1622"/>
            </w:sectPr>
          </w:sectPrChange>
        </w:sectPr>
      </w:pPr>
      <w:ins w:id="1256" w:author="pjanssen" w:date="2015-11-10T16:28:00Z">
        <w:r>
          <w:rPr>
            <w:noProof/>
            <w:rPrChange w:id="1257" w:author="Unknown">
              <w:rPr>
                <w:noProof/>
                <w:color w:val="0000FF"/>
                <w:u w:val="single"/>
              </w:rPr>
            </w:rPrChange>
          </w:rPr>
          <w:lastRenderedPageBreak/>
          <w:drawing>
            <wp:anchor distT="0" distB="0" distL="114300" distR="114300" simplePos="0" relativeHeight="251800576" behindDoc="0" locked="0" layoutInCell="1" allowOverlap="1">
              <wp:simplePos x="0" y="0"/>
              <wp:positionH relativeFrom="column">
                <wp:posOffset>180340</wp:posOffset>
              </wp:positionH>
              <wp:positionV relativeFrom="paragraph">
                <wp:posOffset>-372745</wp:posOffset>
              </wp:positionV>
              <wp:extent cx="7639050" cy="5953125"/>
              <wp:effectExtent l="0" t="0" r="0" b="0"/>
              <wp:wrapTopAndBottom/>
              <wp:docPr id="55" name="Afbeelding 54"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25" cstate="print"/>
                      <a:stretch>
                        <a:fillRect/>
                      </a:stretch>
                    </pic:blipFill>
                    <pic:spPr>
                      <a:xfrm>
                        <a:off x="0" y="0"/>
                        <a:ext cx="7639050" cy="5953125"/>
                      </a:xfrm>
                      <a:prstGeom prst="rect">
                        <a:avLst/>
                      </a:prstGeom>
                    </pic:spPr>
                  </pic:pic>
                </a:graphicData>
              </a:graphic>
            </wp:anchor>
          </w:drawing>
        </w:r>
      </w:ins>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1258" w:name="_Toc399786892"/>
      <w:bookmarkStart w:id="1259" w:name="_Toc434956108"/>
      <w:r>
        <w:t>Leidingelement</w:t>
      </w:r>
      <w:bookmarkEnd w:id="1258"/>
      <w:ins w:id="1260" w:author="pjanssen" w:date="2015-11-09T23:18:00Z">
        <w:r w:rsidR="00283BD6">
          <w:t>.</w:t>
        </w:r>
      </w:ins>
      <w:bookmarkEnd w:id="1259"/>
    </w:p>
    <w:p w:rsidR="00E65E36" w:rsidDel="002F7FED" w:rsidRDefault="00E65E36" w:rsidP="00E65E36">
      <w:pPr>
        <w:jc w:val="left"/>
        <w:rPr>
          <w:del w:id="1261" w:author="pjanssen" w:date="2015-11-09T22:44:00Z"/>
        </w:rPr>
      </w:pPr>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kathodische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del w:id="1262" w:author="pjanssen" w:date="2015-06-05T11:12:00Z">
        <w:r w:rsidR="00E65E36" w:rsidDel="002A26AD">
          <w:delText>Inspire</w:delText>
        </w:r>
      </w:del>
      <w:ins w:id="1263" w:author="pjanssen" w:date="2015-06-05T11:12:00Z">
        <w:r w:rsidR="002A26AD">
          <w:t>INSPIRE</w:t>
        </w:r>
      </w:ins>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E31B57" w:rsidRDefault="0065528A" w:rsidP="00A35E0B">
      <w:pPr>
        <w:jc w:val="left"/>
      </w:pPr>
      <w:ins w:id="1264" w:author="pjanssen" w:date="2015-11-10T16:30:00Z">
        <w:r>
          <w:rPr>
            <w:noProof/>
            <w:rPrChange w:id="1265" w:author="Unknown">
              <w:rPr>
                <w:noProof/>
                <w:color w:val="0000FF"/>
                <w:u w:val="single"/>
              </w:rPr>
            </w:rPrChange>
          </w:rPr>
          <w:drawing>
            <wp:anchor distT="0" distB="0" distL="114300" distR="114300" simplePos="0" relativeHeight="251801600" behindDoc="0" locked="0" layoutInCell="1" allowOverlap="1">
              <wp:simplePos x="0" y="0"/>
              <wp:positionH relativeFrom="column">
                <wp:posOffset>-134620</wp:posOffset>
              </wp:positionH>
              <wp:positionV relativeFrom="paragraph">
                <wp:posOffset>360680</wp:posOffset>
              </wp:positionV>
              <wp:extent cx="5876925" cy="3228975"/>
              <wp:effectExtent l="0" t="0" r="0" b="0"/>
              <wp:wrapTopAndBottom/>
              <wp:docPr id="57" name="Afbeelding 5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26" cstate="print"/>
                      <a:stretch>
                        <a:fillRect/>
                      </a:stretch>
                    </pic:blipFill>
                    <pic:spPr>
                      <a:xfrm>
                        <a:off x="0" y="0"/>
                        <a:ext cx="5876925" cy="3228975"/>
                      </a:xfrm>
                      <a:prstGeom prst="rect">
                        <a:avLst/>
                      </a:prstGeom>
                    </pic:spPr>
                  </pic:pic>
                </a:graphicData>
              </a:graphic>
            </wp:anchor>
          </w:drawing>
        </w:r>
      </w:ins>
    </w:p>
    <w:p w:rsidR="00E31B57" w:rsidRDefault="00E31B57" w:rsidP="00A35E0B">
      <w:pPr>
        <w:jc w:val="left"/>
      </w:pPr>
    </w:p>
    <w:p w:rsidR="00246AC1" w:rsidDel="007A3A3D" w:rsidRDefault="00246AC1" w:rsidP="00A35E0B">
      <w:pPr>
        <w:jc w:val="left"/>
        <w:rPr>
          <w:del w:id="1266" w:author="pjanssen" w:date="2015-06-18T16:12:00Z"/>
        </w:rPr>
      </w:pPr>
    </w:p>
    <w:p w:rsidR="000E5149" w:rsidDel="007A3A3D" w:rsidRDefault="000E5149" w:rsidP="00A35E0B">
      <w:pPr>
        <w:jc w:val="left"/>
        <w:rPr>
          <w:del w:id="1267" w:author="pjanssen" w:date="2015-06-18T16:12:00Z"/>
        </w:rPr>
      </w:pPr>
    </w:p>
    <w:p w:rsidR="000E5149" w:rsidDel="007A3A3D" w:rsidRDefault="000E5149" w:rsidP="00A35E0B">
      <w:pPr>
        <w:jc w:val="left"/>
        <w:rPr>
          <w:del w:id="1268" w:author="pjanssen" w:date="2015-06-18T16:12:00Z"/>
        </w:rPr>
      </w:pPr>
    </w:p>
    <w:p w:rsidR="000E5149" w:rsidDel="007A3A3D" w:rsidRDefault="000E5149" w:rsidP="00A35E0B">
      <w:pPr>
        <w:jc w:val="left"/>
        <w:rPr>
          <w:del w:id="1269" w:author="pjanssen" w:date="2015-06-18T16:12:00Z"/>
        </w:rPr>
      </w:pPr>
    </w:p>
    <w:p w:rsidR="000E5149" w:rsidDel="007A3A3D" w:rsidRDefault="000E5149" w:rsidP="00A35E0B">
      <w:pPr>
        <w:jc w:val="left"/>
        <w:rPr>
          <w:del w:id="1270" w:author="pjanssen" w:date="2015-06-18T16:12:00Z"/>
        </w:rPr>
      </w:pPr>
    </w:p>
    <w:p w:rsidR="000E5149" w:rsidDel="007A3A3D" w:rsidRDefault="000E5149" w:rsidP="00A35E0B">
      <w:pPr>
        <w:jc w:val="left"/>
        <w:rPr>
          <w:del w:id="1271" w:author="pjanssen" w:date="2015-06-18T16:12:00Z"/>
        </w:rPr>
      </w:pPr>
    </w:p>
    <w:p w:rsidR="000E5149" w:rsidDel="007A3A3D" w:rsidRDefault="000E5149" w:rsidP="00A35E0B">
      <w:pPr>
        <w:jc w:val="left"/>
        <w:rPr>
          <w:del w:id="1272" w:author="pjanssen" w:date="2015-06-18T16:12:00Z"/>
        </w:rPr>
      </w:pPr>
    </w:p>
    <w:p w:rsidR="000E5149" w:rsidDel="007A3A3D" w:rsidRDefault="000E5149" w:rsidP="00A35E0B">
      <w:pPr>
        <w:jc w:val="left"/>
        <w:rPr>
          <w:del w:id="1273" w:author="pjanssen" w:date="2015-06-18T16:12:00Z"/>
        </w:rPr>
      </w:pPr>
    </w:p>
    <w:p w:rsidR="000E5149" w:rsidDel="007A3A3D" w:rsidRDefault="000E5149" w:rsidP="00A35E0B">
      <w:pPr>
        <w:jc w:val="left"/>
        <w:rPr>
          <w:del w:id="1274" w:author="pjanssen" w:date="2015-06-18T16:12:00Z"/>
        </w:rPr>
      </w:pPr>
    </w:p>
    <w:p w:rsidR="000E5149" w:rsidDel="007A3A3D" w:rsidRDefault="000E5149" w:rsidP="00A35E0B">
      <w:pPr>
        <w:jc w:val="left"/>
        <w:rPr>
          <w:del w:id="1275" w:author="pjanssen" w:date="2015-06-18T16:12:00Z"/>
        </w:rPr>
      </w:pPr>
    </w:p>
    <w:p w:rsidR="000E5149" w:rsidDel="007A3A3D" w:rsidRDefault="000E5149" w:rsidP="00A35E0B">
      <w:pPr>
        <w:jc w:val="left"/>
        <w:rPr>
          <w:del w:id="1276" w:author="pjanssen" w:date="2015-06-18T16:12:00Z"/>
        </w:rPr>
      </w:pPr>
    </w:p>
    <w:p w:rsidR="000E5149" w:rsidDel="007A3A3D" w:rsidRDefault="000E5149" w:rsidP="00A35E0B">
      <w:pPr>
        <w:jc w:val="left"/>
        <w:rPr>
          <w:del w:id="1277" w:author="pjanssen" w:date="2015-06-18T16:12:00Z"/>
        </w:rPr>
      </w:pPr>
    </w:p>
    <w:p w:rsidR="00246AC1" w:rsidDel="007A3A3D" w:rsidRDefault="00246AC1" w:rsidP="00A35E0B">
      <w:pPr>
        <w:jc w:val="left"/>
        <w:rPr>
          <w:del w:id="1278" w:author="pjanssen" w:date="2015-06-18T16:12:00Z"/>
        </w:rPr>
      </w:pPr>
    </w:p>
    <w:p w:rsidR="00246AC1" w:rsidDel="007A3A3D" w:rsidRDefault="00246AC1" w:rsidP="00A35E0B">
      <w:pPr>
        <w:jc w:val="left"/>
        <w:rPr>
          <w:del w:id="1279" w:author="pjanssen" w:date="2015-06-18T16:12:00Z"/>
        </w:rPr>
      </w:pPr>
    </w:p>
    <w:p w:rsidR="00246AC1" w:rsidDel="007A3A3D" w:rsidRDefault="00246AC1" w:rsidP="00A35E0B">
      <w:pPr>
        <w:jc w:val="left"/>
        <w:rPr>
          <w:del w:id="1280" w:author="pjanssen" w:date="2015-06-18T16:12:00Z"/>
        </w:rPr>
      </w:pPr>
    </w:p>
    <w:p w:rsidR="000E5149" w:rsidDel="007A3A3D" w:rsidRDefault="000E5149" w:rsidP="00A35E0B">
      <w:pPr>
        <w:jc w:val="left"/>
        <w:rPr>
          <w:del w:id="1281" w:author="pjanssen" w:date="2015-06-18T16:12:00Z"/>
        </w:rPr>
      </w:pP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636176" w:rsidRPr="00636176">
        <w:rPr>
          <w:highlight w:val="yellow"/>
          <w:rPrChange w:id="1282" w:author="pjanssen" w:date="2015-11-10T18:22:00Z">
            <w:rPr>
              <w:color w:val="0000FF"/>
              <w:u w:val="single"/>
            </w:rPr>
          </w:rPrChange>
        </w:rPr>
        <w:t xml:space="preserve">. </w:t>
      </w:r>
      <w:ins w:id="1283" w:author="pjanssen" w:date="2015-10-23T16:26:00Z">
        <w:r w:rsidR="00636176" w:rsidRPr="00636176">
          <w:rPr>
            <w:highlight w:val="yellow"/>
            <w:rPrChange w:id="1284" w:author="pjanssen" w:date="2015-11-10T18:22:00Z">
              <w:rPr>
                <w:color w:val="0000FF"/>
                <w:u w:val="single"/>
              </w:rPr>
            </w:rPrChange>
          </w:rPr>
          <w:t>De netbeheerder bepaalt zelf wanneer dat functioneel is.</w:t>
        </w:r>
        <w:r w:rsidR="0085017F">
          <w:t xml:space="preserve"> </w:t>
        </w:r>
      </w:ins>
      <w:r w:rsidRPr="00BA4E46">
        <w:t>Leidingen die aan een Leidingelement verbonden zijn hoeven niet tot aan de punt</w:t>
      </w:r>
      <w:del w:id="1285" w:author="pjanssen" w:date="2015-11-09T16:11:00Z">
        <w:r w:rsidRPr="00BA4E46" w:rsidDel="00CA5233">
          <w:delText xml:space="preserve"> </w:delText>
        </w:r>
      </w:del>
      <w:r w:rsidRPr="00BA4E46">
        <w:t xml:space="preserve">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ins w:id="1286" w:author="pjanssen" w:date="2015-06-19T11:48:00Z">
        <w:r>
          <w:t xml:space="preserve">Informatie over </w:t>
        </w:r>
      </w:ins>
      <w:ins w:id="1287" w:author="pjanssen" w:date="2015-06-19T11:49:00Z">
        <w:r>
          <w:t>e</w:t>
        </w:r>
      </w:ins>
      <w:del w:id="1288" w:author="pjanssen" w:date="2015-06-19T11:49:00Z">
        <w:r w:rsidR="005C7720" w:rsidDel="00B95936">
          <w:delText>E</w:delText>
        </w:r>
      </w:del>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F01E6C" w:rsidRPr="002F7FED" w:rsidDel="002F7FED" w:rsidRDefault="00F01E6C" w:rsidP="00A26E72">
      <w:pPr>
        <w:spacing w:line="240" w:lineRule="atLeast"/>
        <w:rPr>
          <w:del w:id="1289" w:author="pjanssen" w:date="2015-11-09T22:44:00Z"/>
          <w:b/>
          <w:rPrChange w:id="1290" w:author="pjanssen" w:date="2015-11-09T22:44:00Z">
            <w:rPr>
              <w:del w:id="1291" w:author="pjanssen" w:date="2015-11-09T22:44:00Z"/>
            </w:rPr>
          </w:rPrChange>
        </w:rPr>
      </w:pPr>
    </w:p>
    <w:p w:rsidR="0065528A" w:rsidRDefault="00636176">
      <w:pPr>
        <w:rPr>
          <w:kern w:val="24"/>
        </w:rPr>
        <w:pPrChange w:id="1292" w:author="pjanssen" w:date="2015-11-09T22:44:00Z">
          <w:pPr>
            <w:pStyle w:val="subparagraaftitel"/>
          </w:pPr>
        </w:pPrChange>
      </w:pPr>
      <w:bookmarkStart w:id="1293" w:name="_Toc399786894"/>
      <w:r w:rsidRPr="00636176">
        <w:rPr>
          <w:b/>
          <w:rPrChange w:id="1294" w:author="pjanssen" w:date="2015-11-09T22:44:00Z">
            <w:rPr>
              <w:color w:val="0000FF"/>
              <w:u w:val="single"/>
            </w:rPr>
          </w:rPrChange>
        </w:rPr>
        <w:t xml:space="preserve">Extra toelichting: </w:t>
      </w:r>
      <w:del w:id="1295" w:author="pjanssen" w:date="2015-11-09T17:15:00Z">
        <w:r w:rsidRPr="00636176">
          <w:rPr>
            <w:b/>
            <w:rPrChange w:id="1296" w:author="pjanssen" w:date="2015-11-09T22:44:00Z">
              <w:rPr>
                <w:color w:val="0000FF"/>
                <w:u w:val="single"/>
              </w:rPr>
            </w:rPrChange>
          </w:rPr>
          <w:delText>Aansluiting</w:delText>
        </w:r>
      </w:del>
      <w:ins w:id="1297" w:author="pjanssen" w:date="2015-11-09T17:15:00Z">
        <w:r w:rsidRPr="00636176">
          <w:rPr>
            <w:b/>
            <w:rPrChange w:id="1298" w:author="pjanssen" w:date="2015-11-09T22:44:00Z">
              <w:rPr>
                <w:color w:val="0000FF"/>
                <w:u w:val="single"/>
              </w:rPr>
            </w:rPrChange>
          </w:rPr>
          <w:t>aansluiting</w:t>
        </w:r>
      </w:ins>
      <w:ins w:id="1299" w:author="pjanssen" w:date="2015-11-09T17:14:00Z">
        <w:r w:rsidRPr="00636176">
          <w:rPr>
            <w:b/>
            <w:rPrChange w:id="1300" w:author="pjanssen" w:date="2015-11-09T22:44:00Z">
              <w:rPr>
                <w:color w:val="0000FF"/>
                <w:u w:val="single"/>
              </w:rPr>
            </w:rPrChange>
          </w:rPr>
          <w:t xml:space="preserve">, </w:t>
        </w:r>
      </w:ins>
      <w:ins w:id="1301" w:author="pjanssen" w:date="2015-11-09T17:15:00Z">
        <w:r w:rsidRPr="00636176">
          <w:rPr>
            <w:b/>
            <w:rPrChange w:id="1302" w:author="pjanssen" w:date="2015-11-09T22:44:00Z">
              <w:rPr>
                <w:color w:val="0000FF"/>
                <w:u w:val="single"/>
              </w:rPr>
            </w:rPrChange>
          </w:rPr>
          <w:t xml:space="preserve">huisaansluiting, </w:t>
        </w:r>
      </w:ins>
      <w:ins w:id="1303" w:author="pjanssen" w:date="2015-11-09T17:17:00Z">
        <w:r w:rsidRPr="00636176">
          <w:rPr>
            <w:b/>
            <w:rPrChange w:id="1304" w:author="pjanssen" w:date="2015-11-09T22:44:00Z">
              <w:rPr>
                <w:color w:val="0000FF"/>
                <w:u w:val="single"/>
              </w:rPr>
            </w:rPrChange>
          </w:rPr>
          <w:t>profielschets</w:t>
        </w:r>
      </w:ins>
      <w:ins w:id="1305" w:author="pjanssen" w:date="2015-11-09T23:18:00Z">
        <w:r w:rsidR="00283BD6">
          <w:rPr>
            <w:b/>
          </w:rPr>
          <w:t>.</w:t>
        </w:r>
      </w:ins>
    </w:p>
    <w:p w:rsidR="0033156E" w:rsidRDefault="00636176" w:rsidP="00BE48B5">
      <w:r w:rsidRPr="00636176">
        <w:rPr>
          <w:highlight w:val="yellow"/>
          <w:rPrChange w:id="1306" w:author="pjanssen" w:date="2015-11-10T18:22:00Z">
            <w:rPr>
              <w:color w:val="0000FF"/>
              <w:u w:val="single"/>
            </w:rPr>
          </w:rPrChange>
        </w:rPr>
        <w:t>Aansluitingen</w:t>
      </w:r>
      <w:ins w:id="1307" w:author="pjanssen" w:date="2015-11-09T17:14:00Z">
        <w:r w:rsidRPr="00636176">
          <w:rPr>
            <w:highlight w:val="yellow"/>
            <w:rPrChange w:id="1308" w:author="pjanssen" w:date="2015-11-10T18:22:00Z">
              <w:rPr>
                <w:color w:val="0000FF"/>
                <w:u w:val="single"/>
              </w:rPr>
            </w:rPrChange>
          </w:rPr>
          <w:t xml:space="preserve"> </w:t>
        </w:r>
      </w:ins>
      <w:del w:id="1309" w:author="pjanssen" w:date="2015-11-09T17:14:00Z">
        <w:r w:rsidRPr="00636176">
          <w:rPr>
            <w:highlight w:val="yellow"/>
            <w:rPrChange w:id="1310" w:author="pjanssen" w:date="2015-11-10T18:22:00Z">
              <w:rPr>
                <w:color w:val="0000FF"/>
                <w:u w:val="single"/>
              </w:rPr>
            </w:rPrChange>
          </w:rPr>
          <w:delText xml:space="preserve">, bijvoorbeeld </w:delText>
        </w:r>
      </w:del>
      <w:del w:id="1311" w:author="pjanssen" w:date="2015-11-09T17:20:00Z">
        <w:r w:rsidRPr="00636176">
          <w:rPr>
            <w:highlight w:val="yellow"/>
            <w:rPrChange w:id="1312" w:author="pjanssen" w:date="2015-11-10T18:22:00Z">
              <w:rPr>
                <w:color w:val="0000FF"/>
                <w:u w:val="single"/>
              </w:rPr>
            </w:rPrChange>
          </w:rPr>
          <w:delText>huisaansluitingen</w:delText>
        </w:r>
      </w:del>
      <w:del w:id="1313" w:author="pjanssen" w:date="2015-11-09T17:14:00Z">
        <w:r w:rsidRPr="00636176">
          <w:rPr>
            <w:highlight w:val="yellow"/>
            <w:rPrChange w:id="1314" w:author="pjanssen" w:date="2015-11-10T18:22:00Z">
              <w:rPr>
                <w:color w:val="0000FF"/>
                <w:u w:val="single"/>
              </w:rPr>
            </w:rPrChange>
          </w:rPr>
          <w:delText xml:space="preserve">, </w:delText>
        </w:r>
      </w:del>
      <w:r w:rsidRPr="00636176">
        <w:rPr>
          <w:highlight w:val="yellow"/>
          <w:rPrChange w:id="1315" w:author="pjanssen" w:date="2015-11-10T18:22:00Z">
            <w:rPr>
              <w:color w:val="0000FF"/>
              <w:u w:val="single"/>
            </w:rPr>
          </w:rPrChange>
        </w:rPr>
        <w:t xml:space="preserve">vormen de overgang tussen het net van de netbeheerder en de afnemers. De aansluiting </w:t>
      </w:r>
      <w:ins w:id="1316" w:author="pjanssen" w:date="2015-11-09T17:18:00Z">
        <w:r w:rsidRPr="00636176">
          <w:rPr>
            <w:highlight w:val="yellow"/>
            <w:rPrChange w:id="1317" w:author="pjanssen" w:date="2015-11-10T18:22:00Z">
              <w:rPr>
                <w:color w:val="0000FF"/>
                <w:u w:val="single"/>
              </w:rPr>
            </w:rPrChange>
          </w:rPr>
          <w:t>en huisaansluit</w:t>
        </w:r>
      </w:ins>
      <w:ins w:id="1318" w:author="pjanssen" w:date="2015-11-09T17:34:00Z">
        <w:r w:rsidRPr="00636176">
          <w:rPr>
            <w:highlight w:val="yellow"/>
            <w:rPrChange w:id="1319" w:author="pjanssen" w:date="2015-11-10T18:22:00Z">
              <w:rPr>
                <w:color w:val="0000FF"/>
                <w:u w:val="single"/>
              </w:rPr>
            </w:rPrChange>
          </w:rPr>
          <w:t>i</w:t>
        </w:r>
      </w:ins>
      <w:ins w:id="1320" w:author="pjanssen" w:date="2015-11-09T17:18:00Z">
        <w:r w:rsidRPr="00636176">
          <w:rPr>
            <w:highlight w:val="yellow"/>
            <w:rPrChange w:id="1321" w:author="pjanssen" w:date="2015-11-10T18:22:00Z">
              <w:rPr>
                <w:color w:val="0000FF"/>
                <w:u w:val="single"/>
              </w:rPr>
            </w:rPrChange>
          </w:rPr>
          <w:t xml:space="preserve">ng </w:t>
        </w:r>
      </w:ins>
      <w:r w:rsidRPr="00636176">
        <w:rPr>
          <w:highlight w:val="yellow"/>
          <w:rPrChange w:id="1322" w:author="pjanssen" w:date="2015-11-10T18:22:00Z">
            <w:rPr>
              <w:color w:val="0000FF"/>
              <w:u w:val="single"/>
            </w:rPr>
          </w:rPrChange>
        </w:rPr>
        <w:t>kan opgenomen worden als rasterbestan</w:t>
      </w:r>
      <w:ins w:id="1323" w:author="pjanssen" w:date="2015-11-09T17:35:00Z">
        <w:r w:rsidRPr="00636176">
          <w:rPr>
            <w:highlight w:val="yellow"/>
            <w:rPrChange w:id="1324" w:author="pjanssen" w:date="2015-11-10T18:22:00Z">
              <w:rPr>
                <w:color w:val="0000FF"/>
                <w:u w:val="single"/>
              </w:rPr>
            </w:rPrChange>
          </w:rPr>
          <w:t>d</w:t>
        </w:r>
      </w:ins>
      <w:del w:id="1325" w:author="pjanssen" w:date="2015-11-09T17:35:00Z">
        <w:r w:rsidRPr="00636176">
          <w:rPr>
            <w:highlight w:val="yellow"/>
            <w:rPrChange w:id="1326" w:author="pjanssen" w:date="2015-11-10T18:22:00Z">
              <w:rPr>
                <w:color w:val="0000FF"/>
                <w:u w:val="single"/>
              </w:rPr>
            </w:rPrChange>
          </w:rPr>
          <w:delText>d bij object</w:delText>
        </w:r>
      </w:del>
      <w:r w:rsidRPr="00636176">
        <w:rPr>
          <w:highlight w:val="yellow"/>
          <w:rPrChange w:id="1327" w:author="pjanssen" w:date="2015-11-10T18:22:00Z">
            <w:rPr>
              <w:color w:val="0000FF"/>
              <w:u w:val="single"/>
            </w:rPr>
          </w:rPrChange>
        </w:rPr>
        <w:t xml:space="preserve"> </w:t>
      </w:r>
      <w:del w:id="1328" w:author="pjanssen" w:date="2015-11-09T17:18:00Z">
        <w:r w:rsidRPr="00636176">
          <w:rPr>
            <w:highlight w:val="yellow"/>
            <w:rPrChange w:id="1329" w:author="pjanssen" w:date="2015-11-10T18:22:00Z">
              <w:rPr>
                <w:color w:val="0000FF"/>
                <w:u w:val="single"/>
              </w:rPr>
            </w:rPrChange>
          </w:rPr>
          <w:delText xml:space="preserve">Aansluitschets </w:delText>
        </w:r>
      </w:del>
      <w:r w:rsidRPr="00636176">
        <w:rPr>
          <w:highlight w:val="yellow"/>
          <w:rPrChange w:id="1330" w:author="pjanssen" w:date="2015-11-10T18:22:00Z">
            <w:rPr>
              <w:color w:val="0000FF"/>
              <w:u w:val="single"/>
            </w:rPr>
          </w:rPrChange>
        </w:rPr>
        <w:t xml:space="preserve">of als specifieke kabel of leidingelementen. Indien de aansluiting als schets wordt uitgewisseld is deze gecodeerd conform </w:t>
      </w:r>
      <w:del w:id="1331" w:author="pjanssen" w:date="2015-11-09T17:23:00Z">
        <w:r w:rsidRPr="00636176">
          <w:rPr>
            <w:highlight w:val="yellow"/>
            <w:rPrChange w:id="1332" w:author="pjanssen" w:date="2015-11-10T18:22:00Z">
              <w:rPr>
                <w:color w:val="0000FF"/>
                <w:u w:val="single"/>
              </w:rPr>
            </w:rPrChange>
          </w:rPr>
          <w:delText xml:space="preserve">Aansluitschets </w:delText>
        </w:r>
      </w:del>
      <w:ins w:id="1333" w:author="pjanssen" w:date="2015-11-09T17:23:00Z">
        <w:r w:rsidRPr="00636176">
          <w:rPr>
            <w:highlight w:val="yellow"/>
            <w:rPrChange w:id="1334" w:author="pjanssen" w:date="2015-11-10T18:22:00Z">
              <w:rPr>
                <w:color w:val="0000FF"/>
                <w:u w:val="single"/>
              </w:rPr>
            </w:rPrChange>
          </w:rPr>
          <w:t xml:space="preserve">ExtraDetailInfo. </w:t>
        </w:r>
      </w:ins>
      <w:ins w:id="1335" w:author="pjanssen" w:date="2015-11-09T17:24:00Z">
        <w:r w:rsidRPr="00636176">
          <w:rPr>
            <w:highlight w:val="yellow"/>
            <w:rPrChange w:id="1336" w:author="pjanssen" w:date="2015-11-10T18:22:00Z">
              <w:rPr>
                <w:color w:val="0000FF"/>
                <w:u w:val="single"/>
              </w:rPr>
            </w:rPrChange>
          </w:rPr>
          <w:t xml:space="preserve">Voor de schets is </w:t>
        </w:r>
      </w:ins>
      <w:ins w:id="1337" w:author="pjanssen" w:date="2015-11-09T17:25:00Z">
        <w:r w:rsidRPr="00636176">
          <w:rPr>
            <w:highlight w:val="yellow"/>
            <w:rPrChange w:id="1338" w:author="pjanssen" w:date="2015-11-10T18:22:00Z">
              <w:rPr>
                <w:color w:val="0000FF"/>
                <w:u w:val="single"/>
              </w:rPr>
            </w:rPrChange>
          </w:rPr>
          <w:t xml:space="preserve">er </w:t>
        </w:r>
      </w:ins>
      <w:ins w:id="1339" w:author="pjanssen" w:date="2015-11-09T17:24:00Z">
        <w:r w:rsidRPr="00636176">
          <w:rPr>
            <w:highlight w:val="yellow"/>
            <w:rPrChange w:id="1340" w:author="pjanssen" w:date="2015-11-10T18:22:00Z">
              <w:rPr>
                <w:color w:val="0000FF"/>
                <w:u w:val="single"/>
              </w:rPr>
            </w:rPrChange>
          </w:rPr>
          <w:t xml:space="preserve">een verschil gemaakt tussen een aansluiting en specifiek huisaansluiting. Een huisaansluiting is de verbinding met een huisaansluitpunt. Een aansluiting is een verbinding met andere dan huisaansluitpunten. </w:t>
        </w:r>
      </w:ins>
      <w:ins w:id="1341" w:author="pjanssen" w:date="2015-11-09T17:25:00Z">
        <w:r w:rsidRPr="00636176">
          <w:rPr>
            <w:highlight w:val="yellow"/>
            <w:rPrChange w:id="1342" w:author="pjanssen" w:date="2015-11-10T18:22:00Z">
              <w:rPr>
                <w:color w:val="0000FF"/>
                <w:u w:val="single"/>
              </w:rPr>
            </w:rPrChange>
          </w:rPr>
          <w:t>Een schets van een huisaansluiting heeft verplicht een BAG adres</w:t>
        </w:r>
      </w:ins>
      <w:ins w:id="1343" w:author="pjanssen" w:date="2015-11-09T17:26:00Z">
        <w:r w:rsidRPr="00636176">
          <w:rPr>
            <w:highlight w:val="yellow"/>
            <w:rPrChange w:id="1344" w:author="pjanssen" w:date="2015-11-10T18:22:00Z">
              <w:rPr>
                <w:color w:val="0000FF"/>
                <w:u w:val="single"/>
              </w:rPr>
            </w:rPrChange>
          </w:rPr>
          <w:t>. Voor een schets van een aansluiting geld</w:t>
        </w:r>
      </w:ins>
      <w:ins w:id="1345" w:author="pjanssen" w:date="2015-11-09T17:27:00Z">
        <w:r w:rsidRPr="00636176">
          <w:rPr>
            <w:highlight w:val="yellow"/>
            <w:rPrChange w:id="1346" w:author="pjanssen" w:date="2015-11-10T18:22:00Z">
              <w:rPr>
                <w:color w:val="0000FF"/>
                <w:u w:val="single"/>
              </w:rPr>
            </w:rPrChange>
          </w:rPr>
          <w:t>t die verplichting</w:t>
        </w:r>
      </w:ins>
      <w:ins w:id="1347" w:author="pjanssen" w:date="2015-11-09T17:26:00Z">
        <w:r w:rsidRPr="00636176">
          <w:rPr>
            <w:highlight w:val="yellow"/>
            <w:rPrChange w:id="1348" w:author="pjanssen" w:date="2015-11-10T18:22:00Z">
              <w:rPr>
                <w:color w:val="0000FF"/>
                <w:u w:val="single"/>
              </w:rPr>
            </w:rPrChange>
          </w:rPr>
          <w:t xml:space="preserve"> niet. Beide hebben verplicht een locatie middels het attribuut </w:t>
        </w:r>
        <w:r w:rsidRPr="00636176">
          <w:rPr>
            <w:highlight w:val="red"/>
            <w:rPrChange w:id="1349" w:author="pjanssen" w:date="2015-11-15T18:27:00Z">
              <w:rPr>
                <w:color w:val="0000FF"/>
                <w:u w:val="single"/>
              </w:rPr>
            </w:rPrChange>
          </w:rPr>
          <w:t>geometrie</w:t>
        </w:r>
        <w:r w:rsidRPr="00636176">
          <w:rPr>
            <w:highlight w:val="yellow"/>
            <w:rPrChange w:id="1350" w:author="pjanssen" w:date="2015-11-10T18:22:00Z">
              <w:rPr>
                <w:color w:val="0000FF"/>
                <w:u w:val="single"/>
              </w:rPr>
            </w:rPrChange>
          </w:rPr>
          <w:t>.</w:t>
        </w:r>
      </w:ins>
      <w:ins w:id="1351" w:author="pjanssen" w:date="2015-11-09T17:28:00Z">
        <w:r w:rsidRPr="00636176">
          <w:rPr>
            <w:highlight w:val="yellow"/>
            <w:rPrChange w:id="1352" w:author="pjanssen" w:date="2015-11-10T18:22:00Z">
              <w:rPr>
                <w:color w:val="0000FF"/>
                <w:u w:val="single"/>
              </w:rPr>
            </w:rPrChange>
          </w:rPr>
          <w:t xml:space="preserve"> </w:t>
        </w:r>
      </w:ins>
      <w:ins w:id="1353" w:author="pjanssen" w:date="2015-11-09T17:29:00Z">
        <w:r w:rsidRPr="00636176">
          <w:rPr>
            <w:highlight w:val="yellow"/>
            <w:rPrChange w:id="1354" w:author="pjanssen" w:date="2015-11-10T18:22:00Z">
              <w:rPr>
                <w:color w:val="0000FF"/>
                <w:u w:val="single"/>
              </w:rPr>
            </w:rPrChange>
          </w:rPr>
          <w:t>Voor de huisaansluiting</w:t>
        </w:r>
      </w:ins>
      <w:ins w:id="1355" w:author="pjanssen" w:date="2015-11-09T17:30:00Z">
        <w:r w:rsidRPr="00636176">
          <w:rPr>
            <w:highlight w:val="yellow"/>
            <w:rPrChange w:id="1356" w:author="pjanssen" w:date="2015-11-10T18:22:00Z">
              <w:rPr>
                <w:color w:val="0000FF"/>
                <w:u w:val="single"/>
              </w:rPr>
            </w:rPrChange>
          </w:rPr>
          <w:t xml:space="preserve"> is dit de </w:t>
        </w:r>
      </w:ins>
      <w:ins w:id="1357" w:author="pjanssen" w:date="2015-11-09T17:36:00Z">
        <w:r w:rsidRPr="00636176">
          <w:rPr>
            <w:highlight w:val="yellow"/>
            <w:rPrChange w:id="1358" w:author="pjanssen" w:date="2015-11-10T18:22:00Z">
              <w:rPr>
                <w:color w:val="0000FF"/>
                <w:u w:val="single"/>
              </w:rPr>
            </w:rPrChange>
          </w:rPr>
          <w:t xml:space="preserve">coördinaat van het </w:t>
        </w:r>
      </w:ins>
      <w:ins w:id="1359" w:author="pjanssen" w:date="2015-11-09T17:31:00Z">
        <w:r w:rsidRPr="00636176">
          <w:rPr>
            <w:highlight w:val="yellow"/>
            <w:rPrChange w:id="1360" w:author="pjanssen" w:date="2015-11-10T18:22:00Z">
              <w:rPr>
                <w:color w:val="0000FF"/>
                <w:u w:val="single"/>
              </w:rPr>
            </w:rPrChange>
          </w:rPr>
          <w:t xml:space="preserve">VBO (verblijfsobject) </w:t>
        </w:r>
      </w:ins>
      <w:ins w:id="1361" w:author="pjanssen" w:date="2015-11-09T17:36:00Z">
        <w:r w:rsidRPr="00636176">
          <w:rPr>
            <w:highlight w:val="yellow"/>
            <w:rPrChange w:id="1362" w:author="pjanssen" w:date="2015-11-10T18:22:00Z">
              <w:rPr>
                <w:color w:val="0000FF"/>
                <w:u w:val="single"/>
              </w:rPr>
            </w:rPrChange>
          </w:rPr>
          <w:t xml:space="preserve">uit de BAG; </w:t>
        </w:r>
      </w:ins>
      <w:ins w:id="1363" w:author="pjanssen" w:date="2015-11-09T17:30:00Z">
        <w:r w:rsidRPr="00636176">
          <w:rPr>
            <w:highlight w:val="yellow"/>
            <w:rPrChange w:id="1364" w:author="pjanssen" w:date="2015-11-10T18:22:00Z">
              <w:rPr>
                <w:color w:val="0000FF"/>
                <w:u w:val="single"/>
              </w:rPr>
            </w:rPrChange>
          </w:rPr>
          <w:t>voor de aansluiting een apart toegevoegde geometrie</w:t>
        </w:r>
      </w:ins>
      <w:ins w:id="1365" w:author="pjanssen" w:date="2015-11-09T17:37:00Z">
        <w:r w:rsidRPr="00636176">
          <w:rPr>
            <w:highlight w:val="yellow"/>
            <w:rPrChange w:id="1366" w:author="pjanssen" w:date="2015-11-10T18:22:00Z">
              <w:rPr>
                <w:color w:val="0000FF"/>
                <w:u w:val="single"/>
              </w:rPr>
            </w:rPrChange>
          </w:rPr>
          <w:t xml:space="preserve"> van het type punt, lijn of vlak</w:t>
        </w:r>
      </w:ins>
      <w:ins w:id="1367" w:author="pjanssen" w:date="2015-11-09T17:30:00Z">
        <w:r w:rsidRPr="00636176">
          <w:rPr>
            <w:highlight w:val="yellow"/>
            <w:rPrChange w:id="1368" w:author="pjanssen" w:date="2015-11-10T18:22:00Z">
              <w:rPr>
                <w:color w:val="0000FF"/>
                <w:u w:val="single"/>
              </w:rPr>
            </w:rPrChange>
          </w:rPr>
          <w:t>.</w:t>
        </w:r>
      </w:ins>
      <w:del w:id="1369" w:author="pjanssen" w:date="2015-11-09T17:26:00Z">
        <w:r w:rsidRPr="00636176">
          <w:rPr>
            <w:highlight w:val="yellow"/>
            <w:rPrChange w:id="1370" w:author="pjanssen" w:date="2015-11-10T18:22:00Z">
              <w:rPr>
                <w:color w:val="0000FF"/>
                <w:u w:val="single"/>
              </w:rPr>
            </w:rPrChange>
          </w:rPr>
          <w:delText>en heeft verplicht een adresaanduiding en voor ligging van het adres een puntlocatie.</w:delText>
        </w:r>
      </w:del>
    </w:p>
    <w:p w:rsidR="0033156E" w:rsidDel="004E2E87" w:rsidRDefault="0033156E" w:rsidP="00BE48B5">
      <w:pPr>
        <w:rPr>
          <w:del w:id="1371" w:author="pjanssen" w:date="2015-11-10T18:22:00Z"/>
        </w:rPr>
      </w:pPr>
    </w:p>
    <w:p w:rsidR="00120412" w:rsidDel="00E7294E" w:rsidRDefault="0033156E" w:rsidP="00120412">
      <w:pPr>
        <w:spacing w:line="288" w:lineRule="auto"/>
        <w:rPr>
          <w:del w:id="1372" w:author="pjanssen" w:date="2015-11-09T17:32:00Z"/>
          <w:color w:val="0070C0"/>
        </w:rPr>
      </w:pPr>
      <w:del w:id="1373" w:author="pjanssen" w:date="2015-11-09T17:32:00Z">
        <w:r w:rsidDel="00E7294E">
          <w:delText>De locatiereferentie van een Aansluitschets in een kaartbeeld is of via het overeenkomstige leidingelement (naamgeving daarvan hangt af van thema), of via de bij het adres horende VBO (verblijfsobject) coördinaat uit de BAG. Aansluitschetsen waarbij geen adres is kunnen met een adres in de nabijheid worden gepositioneerd. Het adres is in dat geval indicatief.</w:delText>
        </w:r>
        <w:r w:rsidR="00C81691" w:rsidDel="00E7294E">
          <w:delText xml:space="preserve"> </w:delText>
        </w:r>
        <w:r w:rsidR="00120412" w:rsidRPr="009D655E" w:rsidDel="00E7294E">
          <w:delText>Op de aansluitschets is herkenbaar waar de aansluiting tov het adres ligt.</w:delText>
        </w:r>
      </w:del>
    </w:p>
    <w:p w:rsidR="0033156E" w:rsidDel="00E7294E" w:rsidRDefault="0033156E" w:rsidP="00BE48B5">
      <w:pPr>
        <w:rPr>
          <w:del w:id="1374" w:author="pjanssen" w:date="2015-11-09T17:32:00Z"/>
        </w:rPr>
      </w:pPr>
    </w:p>
    <w:p w:rsidR="0033156E" w:rsidDel="00E7294E" w:rsidRDefault="0033156E" w:rsidP="00BE48B5">
      <w:pPr>
        <w:rPr>
          <w:del w:id="1375" w:author="pjanssen" w:date="2015-11-09T17:32:00Z"/>
        </w:rPr>
      </w:pPr>
      <w:del w:id="1376" w:author="pjanssen" w:date="2015-11-09T17:32:00Z">
        <w:r w:rsidDel="00E7294E">
          <w:delText xml:space="preserve">Een object Aansluitschets is altijd gekoppeld aan een netelement of aan het </w:delText>
        </w:r>
        <w:r w:rsidR="005C7720" w:rsidDel="00E7294E">
          <w:delText>u</w:delText>
        </w:r>
        <w:r w:rsidR="005D453A" w:rsidDel="00E7294E">
          <w:delText>tiliteitsnet</w:delText>
        </w:r>
        <w:r w:rsidDel="00E7294E">
          <w:delText xml:space="preserve"> zelf. Aansluitschetsen zijn daardoor te typeren naar het thema van een </w:delText>
        </w:r>
        <w:r w:rsidR="005C7720" w:rsidDel="00E7294E">
          <w:delText>u</w:delText>
        </w:r>
        <w:r w:rsidR="005D453A" w:rsidDel="00E7294E">
          <w:delText>tiliteitsnet</w:delText>
        </w:r>
        <w:r w:rsidDel="00E7294E">
          <w:delText>.</w:delText>
        </w:r>
      </w:del>
    </w:p>
    <w:p w:rsidR="00BE48B5" w:rsidRDefault="00BE48B5" w:rsidP="00BE48B5">
      <w:pPr>
        <w:rPr>
          <w:ins w:id="1377" w:author="pjanssen" w:date="2015-11-09T17:32:00Z"/>
        </w:rPr>
      </w:pPr>
    </w:p>
    <w:p w:rsidR="00E7294E" w:rsidRDefault="00E7294E" w:rsidP="00BE48B5">
      <w:pPr>
        <w:rPr>
          <w:ins w:id="1378" w:author="pjanssen" w:date="2015-11-09T17:59:00Z"/>
        </w:rPr>
      </w:pPr>
      <w:ins w:id="1379" w:author="pjanssen" w:date="2015-11-09T17:32:00Z">
        <w:r>
          <w:t xml:space="preserve">Het type profielschets wordt gebruikt indien er een dwars- en of lengteprofiel van een kunstwerk of gestuurde boring wordt meegeleverd. </w:t>
        </w:r>
      </w:ins>
      <w:ins w:id="1380" w:author="pjanssen" w:date="2015-11-09T17:33:00Z">
        <w:r>
          <w:t>Dit object heeft optioneel een adres en verplicht een ligging middels een punt, lijn of vlak.</w:t>
        </w:r>
      </w:ins>
    </w:p>
    <w:p w:rsidR="00E104DB" w:rsidRDefault="00E104DB" w:rsidP="00BE48B5">
      <w:pPr>
        <w:rPr>
          <w:ins w:id="1381" w:author="pjanssen" w:date="2015-11-09T17:59:00Z"/>
        </w:rPr>
      </w:pPr>
    </w:p>
    <w:p w:rsidR="00E104DB" w:rsidRDefault="00E104DB" w:rsidP="00BE48B5">
      <w:ins w:id="1382" w:author="pjanssen" w:date="2015-11-09T17:59:00Z">
        <w:r>
          <w:t xml:space="preserve">Het type overig wordt gebruikt voor alle andere detailschetsen. Een voorbeeld daarvan </w:t>
        </w:r>
      </w:ins>
      <w:ins w:id="1383" w:author="pjanssen" w:date="2015-11-09T18:00:00Z">
        <w:r>
          <w:t>is</w:t>
        </w:r>
      </w:ins>
      <w:ins w:id="1384" w:author="pjanssen" w:date="2015-11-09T17:59:00Z">
        <w:r>
          <w:t xml:space="preserve"> </w:t>
        </w:r>
      </w:ins>
      <w:ins w:id="1385" w:author="pjanssen" w:date="2015-11-09T18:00:00Z">
        <w:r>
          <w:rPr>
            <w:rFonts w:cs="Arial"/>
          </w:rPr>
          <w:t>een</w:t>
        </w:r>
      </w:ins>
      <w:ins w:id="1386" w:author="pjanssen" w:date="2015-11-09T17:59:00Z">
        <w:r>
          <w:rPr>
            <w:rFonts w:cs="Arial"/>
          </w:rPr>
          <w:t xml:space="preserve"> projecttekening van geplande netelementen</w:t>
        </w:r>
      </w:ins>
      <w:ins w:id="1387" w:author="pjanssen" w:date="2015-11-09T18:00:00Z">
        <w:r>
          <w:rPr>
            <w:rFonts w:cs="Arial"/>
          </w:rPr>
          <w:t>.</w:t>
        </w:r>
      </w:ins>
    </w:p>
    <w:p w:rsidR="00E65E36" w:rsidRDefault="00E65E36" w:rsidP="00E65E36">
      <w:pPr>
        <w:pStyle w:val="subparagraaftitel"/>
      </w:pPr>
      <w:bookmarkStart w:id="1388" w:name="_Toc434956109"/>
      <w:r>
        <w:t>KabelEnLeidingContainer</w:t>
      </w:r>
      <w:bookmarkEnd w:id="1293"/>
      <w:ins w:id="1389" w:author="pjanssen" w:date="2015-11-09T23:18:00Z">
        <w:r w:rsidR="00283BD6">
          <w:t>.</w:t>
        </w:r>
      </w:ins>
      <w:bookmarkEnd w:id="1388"/>
    </w:p>
    <w:p w:rsidR="0033156E" w:rsidDel="002F7FED" w:rsidRDefault="0033156E" w:rsidP="00E65E36">
      <w:pPr>
        <w:jc w:val="left"/>
        <w:rPr>
          <w:del w:id="1390" w:author="pjanssen" w:date="2015-11-09T22:44:00Z"/>
        </w:rPr>
      </w:pPr>
    </w:p>
    <w:p w:rsidR="0033156E" w:rsidRDefault="0033156E" w:rsidP="00E65E36">
      <w:pPr>
        <w:jc w:val="left"/>
      </w:pPr>
      <w:r>
        <w:lastRenderedPageBreak/>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Del="008A3F7B" w:rsidRDefault="000E5149" w:rsidP="00E65E36">
      <w:pPr>
        <w:jc w:val="left"/>
        <w:rPr>
          <w:del w:id="1391" w:author="pjanssen" w:date="2015-11-10T16:24:00Z"/>
        </w:rPr>
      </w:pPr>
    </w:p>
    <w:p w:rsidR="000E5149" w:rsidDel="008A3F7B" w:rsidRDefault="000E5149" w:rsidP="00E65E36">
      <w:pPr>
        <w:jc w:val="left"/>
        <w:rPr>
          <w:del w:id="1392" w:author="pjanssen" w:date="2015-11-10T16:24:00Z"/>
        </w:rPr>
      </w:pPr>
    </w:p>
    <w:p w:rsidR="000E5149" w:rsidDel="008A3F7B" w:rsidRDefault="000E5149" w:rsidP="00E65E36">
      <w:pPr>
        <w:jc w:val="left"/>
        <w:rPr>
          <w:del w:id="1393" w:author="pjanssen" w:date="2015-11-10T16:24:00Z"/>
        </w:rPr>
      </w:pPr>
    </w:p>
    <w:p w:rsidR="000E5149" w:rsidDel="00283BD6" w:rsidRDefault="000E5149" w:rsidP="00E65E36">
      <w:pPr>
        <w:jc w:val="left"/>
        <w:rPr>
          <w:del w:id="1394" w:author="pjanssen" w:date="2015-11-09T23:12:00Z"/>
        </w:rPr>
      </w:pPr>
    </w:p>
    <w:p w:rsidR="000E5149" w:rsidDel="007A3A3D" w:rsidRDefault="000E5149" w:rsidP="00E65E36">
      <w:pPr>
        <w:jc w:val="left"/>
        <w:rPr>
          <w:del w:id="1395" w:author="pjanssen" w:date="2015-06-18T16:13:00Z"/>
        </w:rPr>
      </w:pPr>
    </w:p>
    <w:p w:rsidR="000E5149" w:rsidDel="007A3A3D" w:rsidRDefault="000E5149" w:rsidP="00E65E36">
      <w:pPr>
        <w:jc w:val="left"/>
        <w:rPr>
          <w:del w:id="1396" w:author="pjanssen" w:date="2015-06-18T16:13:00Z"/>
        </w:rPr>
      </w:pPr>
    </w:p>
    <w:p w:rsidR="000E5149" w:rsidDel="007A3A3D" w:rsidRDefault="000E5149" w:rsidP="00E65E36">
      <w:pPr>
        <w:jc w:val="left"/>
        <w:rPr>
          <w:del w:id="1397" w:author="pjanssen" w:date="2015-06-18T16:13:00Z"/>
        </w:rPr>
      </w:pPr>
    </w:p>
    <w:p w:rsidR="000E5149" w:rsidDel="007A3A3D" w:rsidRDefault="000E5149" w:rsidP="00E65E36">
      <w:pPr>
        <w:jc w:val="left"/>
        <w:rPr>
          <w:del w:id="1398" w:author="pjanssen" w:date="2015-06-18T16:13:00Z"/>
        </w:rPr>
      </w:pPr>
    </w:p>
    <w:p w:rsidR="000E5149" w:rsidDel="007A3A3D" w:rsidRDefault="000E5149" w:rsidP="00E65E36">
      <w:pPr>
        <w:jc w:val="left"/>
        <w:rPr>
          <w:del w:id="1399" w:author="pjanssen" w:date="2015-06-18T16:13:00Z"/>
        </w:rPr>
      </w:pPr>
    </w:p>
    <w:p w:rsidR="000E5149" w:rsidRDefault="000E5149" w:rsidP="00E65E36">
      <w:pPr>
        <w:jc w:val="left"/>
      </w:pPr>
    </w:p>
    <w:p w:rsidR="00387CF5" w:rsidRDefault="0065528A" w:rsidP="00E65E36">
      <w:pPr>
        <w:jc w:val="left"/>
      </w:pPr>
      <w:ins w:id="1400" w:author="pjanssen" w:date="2015-11-10T16:31:00Z">
        <w:r>
          <w:rPr>
            <w:noProof/>
            <w:rPrChange w:id="1401" w:author="Unknown">
              <w:rPr>
                <w:noProof/>
                <w:color w:val="0000FF"/>
                <w:u w:val="single"/>
              </w:rPr>
            </w:rPrChange>
          </w:rPr>
          <w:lastRenderedPageBreak/>
          <w:drawing>
            <wp:anchor distT="0" distB="0" distL="114300" distR="114300" simplePos="0" relativeHeight="251802624" behindDoc="0" locked="0" layoutInCell="1" allowOverlap="1">
              <wp:simplePos x="0" y="0"/>
              <wp:positionH relativeFrom="column">
                <wp:posOffset>-296545</wp:posOffset>
              </wp:positionH>
              <wp:positionV relativeFrom="paragraph">
                <wp:posOffset>46355</wp:posOffset>
              </wp:positionV>
              <wp:extent cx="6332220" cy="5886450"/>
              <wp:effectExtent l="0" t="0" r="0" b="0"/>
              <wp:wrapTopAndBottom/>
              <wp:docPr id="58" name="Afbeelding 57"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27" cstate="print"/>
                      <a:stretch>
                        <a:fillRect/>
                      </a:stretch>
                    </pic:blipFill>
                    <pic:spPr>
                      <a:xfrm>
                        <a:off x="0" y="0"/>
                        <a:ext cx="6332220" cy="5886450"/>
                      </a:xfrm>
                      <a:prstGeom prst="rect">
                        <a:avLst/>
                      </a:prstGeom>
                    </pic:spPr>
                  </pic:pic>
                </a:graphicData>
              </a:graphic>
            </wp:anchor>
          </w:drawing>
        </w:r>
      </w:ins>
      <w:r w:rsidR="00387CF5">
        <w:t xml:space="preserve">Figuur </w:t>
      </w:r>
      <w:r w:rsidR="00F3608E">
        <w:t>5.11</w:t>
      </w:r>
      <w:r w:rsidR="00387CF5">
        <w:t>:</w:t>
      </w:r>
      <w:r w:rsidR="005C7720">
        <w:t xml:space="preserve"> KabelEnleidingContainer omvat kabelbedden en mantelbuizen.</w:t>
      </w:r>
    </w:p>
    <w:p w:rsidR="00387CF5" w:rsidRDefault="00387CF5" w:rsidP="00E65E36">
      <w:pPr>
        <w:jc w:val="left"/>
      </w:pPr>
    </w:p>
    <w:p w:rsidR="00E65E36" w:rsidRDefault="00E65E36" w:rsidP="00E65E36">
      <w:pPr>
        <w:jc w:val="left"/>
      </w:pPr>
      <w:r>
        <w:t>KabelEnLeidingContainer is de verzamelklasse voor een aantal objecten waarin kabel</w:t>
      </w:r>
      <w:r w:rsidR="004C0CA8">
        <w:t>s</w:t>
      </w:r>
      <w:r>
        <w:t xml:space="preserve"> of leidingen gegroepeerd</w:t>
      </w:r>
      <w:del w:id="1402" w:author="pjanssen" w:date="2015-11-09T17:55:00Z">
        <w:r w:rsidDel="00E104DB">
          <w:delText xml:space="preserve">, samengevoegd </w:delText>
        </w:r>
      </w:del>
      <w:ins w:id="1403" w:author="pjanssen" w:date="2015-11-09T17:55:00Z">
        <w:r w:rsidR="00E104DB">
          <w:t xml:space="preserve"> </w:t>
        </w:r>
      </w:ins>
      <w:r>
        <w:t xml:space="preserve">zijn. </w:t>
      </w:r>
      <w:r w:rsidR="00E10AC1">
        <w:t xml:space="preserve">In de praktijk is dat </w:t>
      </w:r>
      <w:r>
        <w:t>een duct of een kabelbed</w:t>
      </w:r>
      <w:r w:rsidR="00D841BA">
        <w:t xml:space="preserve"> (is geul)</w:t>
      </w:r>
      <w:r>
        <w:t xml:space="preserve">, of een mantelbuis. Een pipe is in </w:t>
      </w:r>
      <w:del w:id="1404" w:author="pjanssen" w:date="2015-06-05T11:12:00Z">
        <w:r w:rsidDel="002A26AD">
          <w:delText>Inspire</w:delText>
        </w:r>
      </w:del>
      <w:ins w:id="1405" w:author="pjanssen" w:date="2015-06-05T11:12:00Z">
        <w:r w:rsidR="002A26AD">
          <w:t>INSPIRE</w:t>
        </w:r>
      </w:ins>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D841BA" w:rsidRDefault="00D841BA" w:rsidP="00E65E36">
      <w:pPr>
        <w:jc w:val="left"/>
      </w:pPr>
    </w:p>
    <w:p w:rsidR="00E65E36" w:rsidRDefault="00E65E36" w:rsidP="00E65E36">
      <w:pPr>
        <w:jc w:val="left"/>
      </w:pPr>
      <w:r>
        <w:t xml:space="preserve">Een duct is een object uit </w:t>
      </w:r>
      <w:del w:id="1406" w:author="pjanssen" w:date="2015-06-05T11:12:00Z">
        <w:r w:rsidDel="002A26AD">
          <w:delText>Inspire</w:delText>
        </w:r>
      </w:del>
      <w:ins w:id="1407" w:author="pjanssen" w:date="2015-06-05T11:12:00Z">
        <w:r w:rsidR="002A26AD">
          <w:t>INSPIRE</w:t>
        </w:r>
      </w:ins>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387CF5"/>
    <w:p w:rsidR="005C7720" w:rsidRDefault="005C7720" w:rsidP="00387CF5">
      <w:r>
        <w:t>Net als KabelOfLeiding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1408" w:name="_Toc434956110"/>
      <w:r>
        <w:t>ContainerLeidingelement</w:t>
      </w:r>
      <w:ins w:id="1409" w:author="pjanssen" w:date="2015-11-09T23:18:00Z">
        <w:r w:rsidR="00283BD6">
          <w:t>.</w:t>
        </w:r>
      </w:ins>
      <w:bookmarkEnd w:id="1408"/>
    </w:p>
    <w:p w:rsidR="00E65E36" w:rsidDel="002F7FED" w:rsidRDefault="00E65E36" w:rsidP="00E65E36">
      <w:pPr>
        <w:jc w:val="left"/>
        <w:rPr>
          <w:del w:id="1410" w:author="pjanssen" w:date="2015-11-09T22:45:00Z"/>
        </w:rPr>
      </w:pPr>
    </w:p>
    <w:p w:rsidR="00482647" w:rsidRDefault="00482647" w:rsidP="00E65E36">
      <w:pPr>
        <w:jc w:val="left"/>
      </w:pPr>
      <w:r>
        <w:t>Definitie: Abstract data object dat de gemeenschappelijke attributen en associaties bevat voor alle containerleidingelement objecten.</w:t>
      </w:r>
    </w:p>
    <w:p w:rsidR="00482647" w:rsidRDefault="0065528A" w:rsidP="00E65E36">
      <w:pPr>
        <w:jc w:val="left"/>
        <w:rPr>
          <w:ins w:id="1411" w:author="pjanssen" w:date="2015-11-10T16:32:00Z"/>
        </w:rPr>
      </w:pPr>
      <w:del w:id="1412" w:author="pjanssen" w:date="2015-11-10T16:32:00Z">
        <w:r>
          <w:rPr>
            <w:noProof/>
            <w:rPrChange w:id="1413" w:author="Unknown">
              <w:rPr>
                <w:noProof/>
                <w:color w:val="0000FF"/>
                <w:u w:val="single"/>
              </w:rPr>
            </w:rPrChange>
          </w:rPr>
          <w:drawing>
            <wp:anchor distT="0" distB="0" distL="114300" distR="114300" simplePos="0" relativeHeight="251772928" behindDoc="0" locked="0" layoutInCell="1" allowOverlap="1">
              <wp:simplePos x="0" y="0"/>
              <wp:positionH relativeFrom="column">
                <wp:posOffset>-54610</wp:posOffset>
              </wp:positionH>
              <wp:positionV relativeFrom="paragraph">
                <wp:posOffset>326390</wp:posOffset>
              </wp:positionV>
              <wp:extent cx="5499735" cy="3275330"/>
              <wp:effectExtent l="0" t="0" r="0" b="0"/>
              <wp:wrapTopAndBottom/>
              <wp:docPr id="34" name="Afbeelding 33" descr="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ContainerLeidingElement.wmf"/>
                      <pic:cNvPicPr/>
                    </pic:nvPicPr>
                    <pic:blipFill>
                      <a:blip r:embed="rId28" cstate="print"/>
                      <a:stretch>
                        <a:fillRect/>
                      </a:stretch>
                    </pic:blipFill>
                    <pic:spPr>
                      <a:xfrm>
                        <a:off x="0" y="0"/>
                        <a:ext cx="5499735" cy="3275330"/>
                      </a:xfrm>
                      <a:prstGeom prst="rect">
                        <a:avLst/>
                      </a:prstGeom>
                    </pic:spPr>
                  </pic:pic>
                </a:graphicData>
              </a:graphic>
            </wp:anchor>
          </w:drawing>
        </w:r>
      </w:del>
      <w:r w:rsidR="00482647">
        <w:t>Bron:</w:t>
      </w:r>
      <w:r w:rsidR="004C0CA8">
        <w:t xml:space="preserve"> IMKL2015</w:t>
      </w:r>
    </w:p>
    <w:p w:rsidR="00953A6F" w:rsidRDefault="00953A6F" w:rsidP="00E65E36">
      <w:pPr>
        <w:jc w:val="left"/>
        <w:rPr>
          <w:ins w:id="1414" w:author="pjanssen" w:date="2015-11-10T16:32:00Z"/>
        </w:rPr>
      </w:pPr>
    </w:p>
    <w:p w:rsidR="00953A6F" w:rsidRDefault="00953A6F" w:rsidP="00E65E36">
      <w:pPr>
        <w:jc w:val="left"/>
      </w:pPr>
    </w:p>
    <w:p w:rsidR="00482647" w:rsidRDefault="0065528A" w:rsidP="00E65E36">
      <w:pPr>
        <w:jc w:val="left"/>
      </w:pPr>
      <w:r>
        <w:rPr>
          <w:noProof/>
          <w:rPrChange w:id="1415" w:author="Unknown">
            <w:rPr>
              <w:noProof/>
              <w:color w:val="0000FF"/>
              <w:u w:val="single"/>
            </w:rPr>
          </w:rPrChange>
        </w:rPr>
        <w:lastRenderedPageBreak/>
        <w:drawing>
          <wp:anchor distT="0" distB="0" distL="114300" distR="114300" simplePos="0" relativeHeight="251803648" behindDoc="0" locked="0" layoutInCell="1" allowOverlap="1">
            <wp:simplePos x="0" y="0"/>
            <wp:positionH relativeFrom="column">
              <wp:posOffset>-563245</wp:posOffset>
            </wp:positionH>
            <wp:positionV relativeFrom="paragraph">
              <wp:posOffset>170180</wp:posOffset>
            </wp:positionV>
            <wp:extent cx="6448425" cy="4076700"/>
            <wp:effectExtent l="0" t="0" r="0" b="0"/>
            <wp:wrapTopAndBottom/>
            <wp:docPr id="60" name="Afbeelding 5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29" cstate="print"/>
                    <a:stretch>
                      <a:fillRect/>
                    </a:stretch>
                  </pic:blipFill>
                  <pic:spPr>
                    <a:xfrm>
                      <a:off x="0" y="0"/>
                      <a:ext cx="6448425" cy="4076700"/>
                    </a:xfrm>
                    <a:prstGeom prst="rect">
                      <a:avLst/>
                    </a:prstGeom>
                  </pic:spPr>
                </pic:pic>
              </a:graphicData>
            </a:graphic>
          </wp:anchor>
        </w:drawing>
      </w:r>
    </w:p>
    <w:p w:rsidR="00482647" w:rsidRDefault="005C7720" w:rsidP="00E65E36">
      <w:pPr>
        <w:jc w:val="left"/>
      </w:pPr>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rPr>
          <w:ins w:id="1416" w:author="pjanssen" w:date="2015-11-09T18:05:00Z"/>
        </w:rPr>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del w:id="1417" w:author="pjanssen" w:date="2015-06-01T13:01:00Z">
        <w:r w:rsidR="00E65E36" w:rsidDel="00FB6A21">
          <w:delText xml:space="preserve">ContainerLeidingElementen </w:delText>
        </w:r>
      </w:del>
      <w:ins w:id="1418" w:author="pjanssen" w:date="2015-06-01T13:01:00Z">
        <w:r w:rsidR="00FB6A21">
          <w:t xml:space="preserve">ContainerLeidingelementen </w:t>
        </w:r>
      </w:ins>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ins w:id="1419" w:author="pjanssen" w:date="2015-10-23T15:25:00Z">
        <w:r w:rsidR="00146ECD">
          <w:t xml:space="preserve"> </w:t>
        </w:r>
      </w:ins>
      <w:ins w:id="1420" w:author="pjanssen" w:date="2015-11-09T18:05:00Z">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ins>
    </w:p>
    <w:p w:rsidR="00146ECD" w:rsidRDefault="00146ECD" w:rsidP="00482647">
      <w:pPr>
        <w:jc w:val="left"/>
        <w:rPr>
          <w:ins w:id="1421" w:author="pjanssen" w:date="2015-10-23T15:26:00Z"/>
        </w:rPr>
      </w:pPr>
    </w:p>
    <w:p w:rsidR="00146ECD" w:rsidDel="00146ECD" w:rsidRDefault="00636176" w:rsidP="00482647">
      <w:pPr>
        <w:jc w:val="left"/>
        <w:rPr>
          <w:del w:id="1422" w:author="pjanssen" w:date="2015-10-23T15:26:00Z"/>
        </w:rPr>
      </w:pPr>
      <w:ins w:id="1423" w:author="pjanssen" w:date="2015-10-23T15:26:00Z">
        <w:r w:rsidRPr="00636176">
          <w:rPr>
            <w:rPrChange w:id="1424" w:author="pjanssen" w:date="2015-11-09T17:57:00Z">
              <w:rPr>
                <w:color w:val="0000FF"/>
                <w:highlight w:val="yellow"/>
                <w:u w:val="single"/>
              </w:rPr>
            </w:rPrChange>
          </w:rPr>
          <w:t>Containerleidingelementen kunnen bij meerdere thema’s geregistreerd staan. Ze moeten bij minstens één thema weergegeven worden maar het mag bij meerdere.</w:t>
        </w:r>
      </w:ins>
    </w:p>
    <w:p w:rsidR="00E10AC1" w:rsidRDefault="00E10AC1" w:rsidP="00482647">
      <w:pPr>
        <w:jc w:val="left"/>
      </w:pPr>
    </w:p>
    <w:p w:rsidR="00E10AC1" w:rsidRDefault="00E10AC1" w:rsidP="00482647">
      <w:pPr>
        <w:jc w:val="left"/>
      </w:pPr>
      <w:r>
        <w:t>Net als bij individuele leidingelementen is er een mogelijkheid om een eis voorzorgsmaatregel op te nemen.</w:t>
      </w:r>
    </w:p>
    <w:p w:rsidR="00E31B57" w:rsidDel="002F7FED" w:rsidRDefault="00E31B57" w:rsidP="00482647">
      <w:pPr>
        <w:jc w:val="left"/>
        <w:rPr>
          <w:del w:id="1425" w:author="pjanssen" w:date="2015-11-09T22:45:00Z"/>
        </w:rPr>
      </w:pPr>
      <w:bookmarkStart w:id="1426" w:name="_Toc434874135"/>
      <w:bookmarkStart w:id="1427" w:name="_Toc434874204"/>
      <w:bookmarkStart w:id="1428" w:name="_Toc434874287"/>
      <w:bookmarkStart w:id="1429" w:name="_Toc434874355"/>
      <w:bookmarkStart w:id="1430" w:name="_Toc434874632"/>
      <w:bookmarkStart w:id="1431" w:name="_Toc434933265"/>
      <w:bookmarkStart w:id="1432" w:name="_Toc434940498"/>
      <w:bookmarkStart w:id="1433" w:name="_Toc434941815"/>
      <w:bookmarkStart w:id="1434" w:name="_Toc434943356"/>
      <w:bookmarkStart w:id="1435" w:name="_Toc434943787"/>
      <w:bookmarkStart w:id="1436" w:name="_Toc434956111"/>
      <w:bookmarkEnd w:id="1426"/>
      <w:bookmarkEnd w:id="1427"/>
      <w:bookmarkEnd w:id="1428"/>
      <w:bookmarkEnd w:id="1429"/>
      <w:bookmarkEnd w:id="1430"/>
      <w:bookmarkEnd w:id="1431"/>
      <w:bookmarkEnd w:id="1432"/>
      <w:bookmarkEnd w:id="1433"/>
      <w:bookmarkEnd w:id="1434"/>
      <w:bookmarkEnd w:id="1435"/>
      <w:bookmarkEnd w:id="1436"/>
    </w:p>
    <w:p w:rsidR="00E65E36" w:rsidRDefault="00E65E36" w:rsidP="00E65E36">
      <w:pPr>
        <w:pStyle w:val="subparagraaftitel"/>
      </w:pPr>
      <w:bookmarkStart w:id="1437" w:name="_Toc434956112"/>
      <w:bookmarkStart w:id="1438" w:name="_Toc399786896"/>
      <w:r>
        <w:t xml:space="preserve">Relaties tussen </w:t>
      </w:r>
      <w:r w:rsidR="00031B8A">
        <w:t>K</w:t>
      </w:r>
      <w:r>
        <w:t xml:space="preserve">abelEnLeiding, </w:t>
      </w:r>
      <w:del w:id="1439" w:author="pjanssen" w:date="2015-06-01T13:01:00Z">
        <w:r w:rsidDel="00FB6A21">
          <w:delText xml:space="preserve">LeidingElement </w:delText>
        </w:r>
      </w:del>
      <w:ins w:id="1440" w:author="pjanssen" w:date="2015-06-01T13:01:00Z">
        <w:r w:rsidR="00FB6A21">
          <w:t xml:space="preserve">Leidingelement </w:t>
        </w:r>
      </w:ins>
      <w:r>
        <w:t>en container objecten</w:t>
      </w:r>
      <w:ins w:id="1441" w:author="pjanssen" w:date="2015-11-09T23:18:00Z">
        <w:r w:rsidR="00283BD6">
          <w:t>.</w:t>
        </w:r>
      </w:ins>
      <w:bookmarkEnd w:id="1437"/>
      <w:del w:id="1442" w:author="pjanssen" w:date="2015-11-09T23:14:00Z">
        <w:r w:rsidDel="00283BD6">
          <w:delText>.</w:delText>
        </w:r>
      </w:del>
      <w:bookmarkEnd w:id="1438"/>
      <w:r>
        <w:t xml:space="preserve"> </w:t>
      </w:r>
    </w:p>
    <w:p w:rsidR="00482647" w:rsidDel="002F7FED" w:rsidRDefault="00482647" w:rsidP="00E65E36">
      <w:pPr>
        <w:spacing w:line="240" w:lineRule="auto"/>
        <w:jc w:val="left"/>
        <w:rPr>
          <w:del w:id="1443" w:author="pjanssen" w:date="2015-11-09T22:45:00Z"/>
        </w:rPr>
      </w:pPr>
    </w:p>
    <w:p w:rsidR="00F9684A" w:rsidRDefault="00E65E36" w:rsidP="00E10AC1">
      <w:pPr>
        <w:jc w:val="left"/>
      </w:pPr>
      <w:del w:id="1444" w:author="pjanssen" w:date="2015-06-05T11:12:00Z">
        <w:r w:rsidDel="002A26AD">
          <w:delText>Inspire</w:delText>
        </w:r>
      </w:del>
      <w:ins w:id="1445" w:author="pjanssen" w:date="2015-06-05T11:12:00Z">
        <w:r w:rsidR="002A26AD">
          <w:t>INSPIRE</w:t>
        </w:r>
      </w:ins>
      <w:r>
        <w:t xml:space="preserve"> modelleert de relatie tussen kabels en de mantelbuis of kabel</w:t>
      </w:r>
      <w:r w:rsidR="00482647">
        <w:t>bed</w:t>
      </w:r>
      <w:r>
        <w:t xml:space="preserve"> waar ze in liggen. </w:t>
      </w:r>
      <w:r w:rsidR="00E31B57">
        <w:t xml:space="preserve">Van belang is dat in IMKL2015 het kabelbed als aparte specialisatie van duct is gemodelleerd. Mantelbuis als specialisatie van Pipe. De buizen en leidingen zijn gemodelleerd op het niveau van de individuele leidingen. </w:t>
      </w:r>
      <w:r w:rsidR="00E31B57">
        <w:lastRenderedPageBreak/>
        <w:t>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r>
        <w:t xml:space="preserve">cables: </w:t>
      </w:r>
      <w:r w:rsidR="00E65E36">
        <w:t>mantelbuis verwijst naar de kabels die er in liggen;</w:t>
      </w:r>
    </w:p>
    <w:p w:rsidR="00E65E36" w:rsidRDefault="00F9684A" w:rsidP="00E10AC1">
      <w:pPr>
        <w:jc w:val="left"/>
      </w:pPr>
      <w:r>
        <w:t xml:space="preserve">pipes: </w:t>
      </w:r>
      <w:r w:rsidR="00E65E36">
        <w:t>mantelbuis verwijst naar buizen die er in liggen;</w:t>
      </w:r>
    </w:p>
    <w:p w:rsidR="00E65E36" w:rsidRDefault="00F9684A" w:rsidP="00E10AC1">
      <w:pPr>
        <w:jc w:val="left"/>
      </w:pPr>
      <w:r>
        <w:t xml:space="preserve">pipes: </w:t>
      </w:r>
      <w:r w:rsidR="00E65E36">
        <w:t xml:space="preserve"> mantelbuis verwijst naa</w:t>
      </w:r>
      <w:r>
        <w:t>r mantelbuizen die er in liggen;</w:t>
      </w:r>
    </w:p>
    <w:p w:rsidR="00E65E36" w:rsidRDefault="00F9684A" w:rsidP="00E10AC1">
      <w:pPr>
        <w:jc w:val="left"/>
      </w:pPr>
      <w:r>
        <w:t>cables: kabelbed</w:t>
      </w:r>
      <w:r w:rsidR="00E65E36">
        <w:t xml:space="preserve"> verwijst naar de kabels die er in liggen;</w:t>
      </w:r>
    </w:p>
    <w:p w:rsidR="00E65E36" w:rsidRDefault="00F9684A" w:rsidP="00E10AC1">
      <w:pPr>
        <w:jc w:val="left"/>
      </w:pPr>
      <w:r>
        <w:t>pipes: kabelbed</w:t>
      </w:r>
      <w:r w:rsidR="00E65E36">
        <w:t xml:space="preserve"> verwijst naar buizen die er in liggen;</w:t>
      </w:r>
    </w:p>
    <w:p w:rsidR="00F9684A" w:rsidRDefault="00F9684A" w:rsidP="00E10AC1">
      <w:pPr>
        <w:jc w:val="left"/>
      </w:pPr>
      <w:r>
        <w:t>pipes:kabelbed verwijst naar de mantelbuizen die er in liggen;</w:t>
      </w:r>
    </w:p>
    <w:p w:rsidR="00F9684A" w:rsidRDefault="00F9684A" w:rsidP="00E10AC1">
      <w:pPr>
        <w:jc w:val="left"/>
      </w:pPr>
      <w:r>
        <w:t>ducts: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Deze relaties zijn optioneel (want ze komen niet altijd voor) en voidable.</w:t>
      </w:r>
    </w:p>
    <w:p w:rsidR="003206BD" w:rsidRDefault="0065528A" w:rsidP="00E65E36">
      <w:pPr>
        <w:spacing w:line="240" w:lineRule="auto"/>
        <w:jc w:val="left"/>
      </w:pPr>
      <w:ins w:id="1446" w:author="pjanssen" w:date="2015-11-10T16:33:00Z">
        <w:r>
          <w:rPr>
            <w:noProof/>
            <w:rPrChange w:id="1447" w:author="Unknown">
              <w:rPr>
                <w:noProof/>
                <w:color w:val="0000FF"/>
                <w:u w:val="single"/>
              </w:rPr>
            </w:rPrChange>
          </w:rPr>
          <w:lastRenderedPageBreak/>
          <w:drawing>
            <wp:inline distT="0" distB="0" distL="0" distR="0">
              <wp:extent cx="5927440" cy="3067050"/>
              <wp:effectExtent l="0" t="0" r="0" b="0"/>
              <wp:docPr id="61" name="Afbeelding 6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30" cstate="print"/>
                      <a:stretch>
                        <a:fillRect/>
                      </a:stretch>
                    </pic:blipFill>
                    <pic:spPr>
                      <a:xfrm>
                        <a:off x="0" y="0"/>
                        <a:ext cx="5927440" cy="3067050"/>
                      </a:xfrm>
                      <a:prstGeom prst="rect">
                        <a:avLst/>
                      </a:prstGeom>
                    </pic:spPr>
                  </pic:pic>
                </a:graphicData>
              </a:graphic>
            </wp:inline>
          </w:drawing>
        </w:r>
      </w:ins>
      <w:del w:id="1448" w:author="pjanssen" w:date="2015-11-10T16:33:00Z">
        <w:r>
          <w:rPr>
            <w:noProof/>
            <w:rPrChange w:id="1449" w:author="Unknown">
              <w:rPr>
                <w:noProof/>
                <w:color w:val="0000FF"/>
                <w:u w:val="single"/>
              </w:rPr>
            </w:rPrChange>
          </w:rPr>
          <w:drawing>
            <wp:anchor distT="0" distB="0" distL="114300" distR="114300" simplePos="0" relativeHeight="251773952" behindDoc="0" locked="0" layoutInCell="1" allowOverlap="1">
              <wp:simplePos x="0" y="0"/>
              <wp:positionH relativeFrom="column">
                <wp:posOffset>0</wp:posOffset>
              </wp:positionH>
              <wp:positionV relativeFrom="paragraph">
                <wp:posOffset>120015</wp:posOffset>
              </wp:positionV>
              <wp:extent cx="5499735" cy="2749550"/>
              <wp:effectExtent l="0" t="0" r="0" b="0"/>
              <wp:wrapTopAndBottom/>
              <wp:docPr id="38" name="Afbeelding 37" descr="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RelatiesTussenCableDuctPipe.wmf"/>
                      <pic:cNvPicPr/>
                    </pic:nvPicPr>
                    <pic:blipFill>
                      <a:blip r:embed="rId31" cstate="print"/>
                      <a:stretch>
                        <a:fillRect/>
                      </a:stretch>
                    </pic:blipFill>
                    <pic:spPr>
                      <a:xfrm>
                        <a:off x="0" y="0"/>
                        <a:ext cx="5499735" cy="2749550"/>
                      </a:xfrm>
                      <a:prstGeom prst="rect">
                        <a:avLst/>
                      </a:prstGeom>
                    </pic:spPr>
                  </pic:pic>
                </a:graphicData>
              </a:graphic>
            </wp:anchor>
          </w:drawing>
        </w:r>
      </w:del>
    </w:p>
    <w:p w:rsidR="00DF5D89" w:rsidRDefault="003206BD" w:rsidP="00E65E36">
      <w:pPr>
        <w:spacing w:line="240" w:lineRule="auto"/>
        <w:jc w:val="left"/>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65528A" w:rsidP="00E65E36">
      <w:pPr>
        <w:spacing w:line="240" w:lineRule="auto"/>
        <w:jc w:val="left"/>
        <w:rPr>
          <w:noProof/>
        </w:rPr>
      </w:pPr>
      <w:ins w:id="1450" w:author="pjanssen" w:date="2015-11-10T16:33:00Z">
        <w:r>
          <w:rPr>
            <w:noProof/>
            <w:rPrChange w:id="1451" w:author="Unknown">
              <w:rPr>
                <w:noProof/>
                <w:color w:val="0000FF"/>
                <w:u w:val="single"/>
              </w:rPr>
            </w:rPrChange>
          </w:rPr>
          <w:drawing>
            <wp:anchor distT="0" distB="0" distL="114300" distR="114300" simplePos="0" relativeHeight="251722752"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2" cstate="print"/>
                      <a:stretch>
                        <a:fillRect/>
                      </a:stretch>
                    </pic:blipFill>
                    <pic:spPr>
                      <a:xfrm>
                        <a:off x="0" y="0"/>
                        <a:ext cx="2514600" cy="1905000"/>
                      </a:xfrm>
                      <a:prstGeom prst="rect">
                        <a:avLst/>
                      </a:prstGeom>
                    </pic:spPr>
                  </pic:pic>
                </a:graphicData>
              </a:graphic>
            </wp:anchor>
          </w:drawing>
        </w:r>
      </w:ins>
    </w:p>
    <w:p w:rsidR="0075108C" w:rsidRDefault="0075108C" w:rsidP="00E65E36">
      <w:pPr>
        <w:spacing w:line="240" w:lineRule="auto"/>
        <w:jc w:val="left"/>
        <w:rPr>
          <w:noProof/>
        </w:rPr>
      </w:pPr>
    </w:p>
    <w:p w:rsidR="007454FD" w:rsidRDefault="007454FD" w:rsidP="00E65E36">
      <w:pPr>
        <w:spacing w:line="240" w:lineRule="auto"/>
        <w:jc w:val="left"/>
        <w:rPr>
          <w:noProof/>
        </w:rPr>
      </w:pPr>
    </w:p>
    <w:p w:rsidR="003E3B48" w:rsidDel="007A3A3D" w:rsidRDefault="003E3B48" w:rsidP="00E65E36">
      <w:pPr>
        <w:spacing w:line="240" w:lineRule="auto"/>
        <w:jc w:val="left"/>
        <w:rPr>
          <w:del w:id="1452" w:author="pjanssen" w:date="2015-06-18T16:14:00Z"/>
          <w:noProof/>
        </w:rPr>
      </w:pPr>
    </w:p>
    <w:p w:rsidR="003E3B48" w:rsidDel="007A3A3D" w:rsidRDefault="003E3B48" w:rsidP="00E65E36">
      <w:pPr>
        <w:spacing w:line="240" w:lineRule="auto"/>
        <w:jc w:val="left"/>
        <w:rPr>
          <w:del w:id="1453" w:author="pjanssen" w:date="2015-06-18T16:14:00Z"/>
          <w:noProof/>
        </w:rPr>
      </w:pPr>
    </w:p>
    <w:p w:rsidR="0065528A" w:rsidRDefault="0065528A">
      <w:pPr>
        <w:spacing w:line="240" w:lineRule="auto"/>
        <w:ind w:left="708"/>
        <w:jc w:val="left"/>
        <w:rPr>
          <w:ins w:id="1454" w:author="pjanssen" w:date="2015-06-18T16:14:00Z"/>
          <w:noProof/>
        </w:rPr>
        <w:pPrChange w:id="1455" w:author="pjanssen" w:date="2015-06-18T12:12:00Z">
          <w:pPr>
            <w:spacing w:line="240" w:lineRule="auto"/>
            <w:jc w:val="left"/>
          </w:pPr>
        </w:pPrChange>
      </w:pPr>
    </w:p>
    <w:p w:rsidR="0065528A" w:rsidRDefault="007454FD">
      <w:pPr>
        <w:spacing w:line="240" w:lineRule="auto"/>
        <w:ind w:left="708"/>
        <w:jc w:val="left"/>
        <w:pPrChange w:id="1456" w:author="pjanssen" w:date="2015-06-18T12:12:00Z">
          <w:pPr>
            <w:spacing w:line="240" w:lineRule="auto"/>
            <w:jc w:val="left"/>
          </w:pPr>
        </w:pPrChange>
      </w:pPr>
      <w:r>
        <w:rPr>
          <w:noProof/>
        </w:rPr>
        <w:lastRenderedPageBreak/>
        <w:t xml:space="preserve">Figuur </w:t>
      </w:r>
      <w:r w:rsidR="00F3608E">
        <w:rPr>
          <w:noProof/>
        </w:rPr>
        <w:t>5.14</w:t>
      </w:r>
      <w:r>
        <w:rPr>
          <w:noProof/>
        </w:rPr>
        <w:t xml:space="preserve">: </w:t>
      </w:r>
      <w:ins w:id="1457" w:author="pjanssen" w:date="2015-06-18T12:12:00Z">
        <w:r w:rsidR="009E08D3" w:rsidRPr="009E7862">
          <w:t xml:space="preserve">Voorbeeld van een type mantelbuis met daarin weer een aantal mantelbuizen (hdpe-buizen), waarvan één met een telecomkabel. </w:t>
        </w:r>
      </w:ins>
      <w:del w:id="1458" w:author="pjanssen" w:date="2015-06-18T12:12:00Z">
        <w:r w:rsidR="00DF5D89" w:rsidDel="009E08D3">
          <w:rPr>
            <w:noProof/>
          </w:rPr>
          <w:delText xml:space="preserve">Voorbeeld van een </w:delText>
        </w:r>
        <w:r w:rsidR="00B27A2C" w:rsidDel="009E08D3">
          <w:rPr>
            <w:noProof/>
          </w:rPr>
          <w:delText xml:space="preserve">type </w:delText>
        </w:r>
        <w:r w:rsidR="00DF5D89" w:rsidDel="009E08D3">
          <w:rPr>
            <w:noProof/>
          </w:rPr>
          <w:delText>mantelbuis (HDPE-Buis) met daarin weer een aantal mantelbuizen, waarvan één met een aantal telecomkabels.</w:delText>
        </w:r>
        <w:r w:rsidDel="009E08D3">
          <w:rPr>
            <w:noProof/>
          </w:rPr>
          <w:delText xml:space="preserve"> </w:delText>
        </w:r>
      </w:del>
      <w:r>
        <w:rPr>
          <w:noProof/>
        </w:rPr>
        <w:t>Het model maakt verwijzingen tussen mantelbuizen en kabels mogelijk.</w:t>
      </w:r>
      <w:bookmarkStart w:id="1459" w:name="_Toc399786897"/>
    </w:p>
    <w:p w:rsidR="003E3B48" w:rsidRDefault="003E3B48" w:rsidP="003E3B48">
      <w:pPr>
        <w:spacing w:line="240" w:lineRule="auto"/>
        <w:jc w:val="left"/>
      </w:pPr>
    </w:p>
    <w:p w:rsidR="003E3B48" w:rsidRDefault="0065528A" w:rsidP="003E3B48">
      <w:pPr>
        <w:spacing w:line="240" w:lineRule="auto"/>
        <w:jc w:val="left"/>
      </w:pPr>
      <w:ins w:id="1460" w:author="pjanssen" w:date="2015-06-18T16:14:00Z">
        <w:r>
          <w:rPr>
            <w:noProof/>
            <w:rPrChange w:id="1461" w:author="Unknown">
              <w:rPr>
                <w:noProof/>
                <w:color w:val="0000FF"/>
                <w:u w:val="single"/>
              </w:rPr>
            </w:rPrChange>
          </w:rPr>
          <w:drawing>
            <wp:anchor distT="0" distB="0" distL="114300" distR="114300" simplePos="0" relativeHeight="251723776" behindDoc="1" locked="0" layoutInCell="1" allowOverlap="1">
              <wp:simplePos x="0" y="0"/>
              <wp:positionH relativeFrom="column">
                <wp:posOffset>14605</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ins>
    </w:p>
    <w:p w:rsidR="003E3B48" w:rsidRDefault="003E3B48" w:rsidP="003E3B48">
      <w:pPr>
        <w:spacing w:line="240" w:lineRule="auto"/>
        <w:jc w:val="left"/>
      </w:pPr>
    </w:p>
    <w:p w:rsidR="003E3B48" w:rsidDel="007A3A3D" w:rsidRDefault="003E3B48" w:rsidP="003E3B48">
      <w:pPr>
        <w:spacing w:line="240" w:lineRule="auto"/>
        <w:jc w:val="left"/>
        <w:rPr>
          <w:del w:id="1462" w:author="pjanssen" w:date="2015-06-18T16:14:00Z"/>
        </w:rPr>
      </w:pPr>
    </w:p>
    <w:p w:rsidR="003E3B48" w:rsidDel="007A3A3D" w:rsidRDefault="003E3B48" w:rsidP="003E3B48">
      <w:pPr>
        <w:spacing w:line="240" w:lineRule="auto"/>
        <w:jc w:val="left"/>
        <w:rPr>
          <w:del w:id="1463" w:author="pjanssen" w:date="2015-06-18T16:14:00Z"/>
        </w:rPr>
      </w:pPr>
    </w:p>
    <w:p w:rsidR="003E3B48" w:rsidDel="007A3A3D" w:rsidRDefault="003E3B48" w:rsidP="003E3B48">
      <w:pPr>
        <w:spacing w:line="240" w:lineRule="auto"/>
        <w:jc w:val="left"/>
        <w:rPr>
          <w:del w:id="1464" w:author="pjanssen" w:date="2015-06-18T16:14:00Z"/>
        </w:rPr>
      </w:pPr>
    </w:p>
    <w:p w:rsidR="003E3B48" w:rsidRDefault="003E3B48" w:rsidP="003E3B48">
      <w:pPr>
        <w:spacing w:line="240" w:lineRule="auto"/>
        <w:jc w:val="left"/>
      </w:pPr>
    </w:p>
    <w:p w:rsidR="003E3B48" w:rsidRDefault="003E3B48" w:rsidP="003E3B48">
      <w:pPr>
        <w:spacing w:line="240" w:lineRule="auto"/>
        <w:jc w:val="left"/>
        <w:rPr>
          <w:ins w:id="1465" w:author="pjanssen" w:date="2015-11-10T16:33:00Z"/>
        </w:rPr>
      </w:pPr>
    </w:p>
    <w:p w:rsidR="00953A6F" w:rsidRDefault="00953A6F" w:rsidP="003E3B48">
      <w:pPr>
        <w:spacing w:line="240" w:lineRule="auto"/>
        <w:jc w:val="left"/>
        <w:rPr>
          <w:ins w:id="1466" w:author="pjanssen" w:date="2015-11-10T16:33:00Z"/>
        </w:rPr>
      </w:pPr>
    </w:p>
    <w:p w:rsidR="00953A6F" w:rsidRDefault="00953A6F" w:rsidP="003E3B48">
      <w:pPr>
        <w:spacing w:line="240" w:lineRule="auto"/>
        <w:jc w:val="left"/>
        <w:rPr>
          <w:ins w:id="1467" w:author="pjanssen" w:date="2015-11-10T16:33:00Z"/>
        </w:rPr>
      </w:pPr>
    </w:p>
    <w:p w:rsidR="00953A6F" w:rsidRDefault="00953A6F" w:rsidP="003E3B48">
      <w:pPr>
        <w:spacing w:line="240" w:lineRule="auto"/>
        <w:jc w:val="left"/>
        <w:rPr>
          <w:ins w:id="1468" w:author="pjanssen" w:date="2015-11-10T16:33:00Z"/>
        </w:rPr>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E7BB1" w:rsidDel="002F7FED" w:rsidRDefault="00EE7BB1">
      <w:pPr>
        <w:rPr>
          <w:del w:id="1469" w:author="pjanssen" w:date="2015-11-09T22:45:00Z"/>
        </w:rPr>
      </w:pPr>
      <w:bookmarkStart w:id="1470" w:name="_Toc434874137"/>
      <w:bookmarkStart w:id="1471" w:name="_Toc434874206"/>
      <w:bookmarkStart w:id="1472" w:name="_Toc434874289"/>
      <w:bookmarkStart w:id="1473" w:name="_Toc434874357"/>
      <w:bookmarkStart w:id="1474" w:name="_Toc434874634"/>
      <w:bookmarkStart w:id="1475" w:name="_Toc434933267"/>
      <w:bookmarkStart w:id="1476" w:name="_Toc434940500"/>
      <w:bookmarkStart w:id="1477" w:name="_Toc434941817"/>
      <w:bookmarkStart w:id="1478" w:name="_Toc434943358"/>
      <w:bookmarkStart w:id="1479" w:name="_Toc434943789"/>
      <w:bookmarkStart w:id="1480" w:name="_Toc434956113"/>
      <w:bookmarkEnd w:id="1470"/>
      <w:bookmarkEnd w:id="1471"/>
      <w:bookmarkEnd w:id="1472"/>
      <w:bookmarkEnd w:id="1473"/>
      <w:bookmarkEnd w:id="1474"/>
      <w:bookmarkEnd w:id="1475"/>
      <w:bookmarkEnd w:id="1476"/>
      <w:bookmarkEnd w:id="1477"/>
      <w:bookmarkEnd w:id="1478"/>
      <w:bookmarkEnd w:id="1479"/>
      <w:bookmarkEnd w:id="1480"/>
    </w:p>
    <w:p w:rsidR="00EE7BB1" w:rsidDel="002F7FED" w:rsidRDefault="00EE7BB1">
      <w:pPr>
        <w:rPr>
          <w:del w:id="1481" w:author="pjanssen" w:date="2015-11-09T22:45:00Z"/>
        </w:rPr>
      </w:pPr>
      <w:bookmarkStart w:id="1482" w:name="_Toc434874138"/>
      <w:bookmarkStart w:id="1483" w:name="_Toc434874207"/>
      <w:bookmarkStart w:id="1484" w:name="_Toc434874290"/>
      <w:bookmarkStart w:id="1485" w:name="_Toc434874358"/>
      <w:bookmarkStart w:id="1486" w:name="_Toc434874635"/>
      <w:bookmarkStart w:id="1487" w:name="_Toc434933268"/>
      <w:bookmarkStart w:id="1488" w:name="_Toc434940501"/>
      <w:bookmarkStart w:id="1489" w:name="_Toc434941818"/>
      <w:bookmarkStart w:id="1490" w:name="_Toc434943359"/>
      <w:bookmarkStart w:id="1491" w:name="_Toc434943790"/>
      <w:bookmarkStart w:id="1492" w:name="_Toc434956114"/>
      <w:bookmarkEnd w:id="1482"/>
      <w:bookmarkEnd w:id="1483"/>
      <w:bookmarkEnd w:id="1484"/>
      <w:bookmarkEnd w:id="1485"/>
      <w:bookmarkEnd w:id="1486"/>
      <w:bookmarkEnd w:id="1487"/>
      <w:bookmarkEnd w:id="1488"/>
      <w:bookmarkEnd w:id="1489"/>
      <w:bookmarkEnd w:id="1490"/>
      <w:bookmarkEnd w:id="1491"/>
      <w:bookmarkEnd w:id="1492"/>
    </w:p>
    <w:p w:rsidR="00E65E36" w:rsidRPr="009D365E" w:rsidRDefault="00E65E36" w:rsidP="00E65E36">
      <w:pPr>
        <w:pStyle w:val="subparagraaftitel"/>
      </w:pPr>
      <w:bookmarkStart w:id="1493" w:name="_Toc434956115"/>
      <w:r w:rsidRPr="009D365E">
        <w:t>Diagram per type kabel of leiding</w:t>
      </w:r>
      <w:ins w:id="1494" w:author="pjanssen" w:date="2015-11-09T23:19:00Z">
        <w:r w:rsidR="00283BD6">
          <w:t>.</w:t>
        </w:r>
      </w:ins>
      <w:bookmarkEnd w:id="1493"/>
      <w:del w:id="1495" w:author="pjanssen" w:date="2015-11-09T23:15:00Z">
        <w:r w:rsidRPr="009D365E" w:rsidDel="00283BD6">
          <w:delText>.</w:delText>
        </w:r>
      </w:del>
      <w:bookmarkEnd w:id="1459"/>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496" w:name="_Toc399786898"/>
    </w:p>
    <w:p w:rsidR="00E65E36" w:rsidRDefault="00E65E36" w:rsidP="00E65E36">
      <w:pPr>
        <w:pStyle w:val="subparagraaftitel"/>
      </w:pPr>
      <w:bookmarkStart w:id="1497" w:name="_Toc434956116"/>
      <w:r>
        <w:lastRenderedPageBreak/>
        <w:t>Elektriciteitskabel</w:t>
      </w:r>
      <w:bookmarkEnd w:id="1496"/>
      <w:ins w:id="1498" w:author="pjanssen" w:date="2015-11-09T23:19:00Z">
        <w:r w:rsidR="00283BD6">
          <w:t>.</w:t>
        </w:r>
      </w:ins>
      <w:bookmarkEnd w:id="1497"/>
    </w:p>
    <w:p w:rsidR="00E65E36" w:rsidDel="00322340" w:rsidRDefault="00E65E36" w:rsidP="00E65E36">
      <w:pPr>
        <w:rPr>
          <w:del w:id="1499" w:author="pjanssen" w:date="2015-11-09T22:45:00Z"/>
        </w:rPr>
      </w:pPr>
    </w:p>
    <w:p w:rsidR="00322340" w:rsidRDefault="00322340" w:rsidP="00E65E36">
      <w:pPr>
        <w:jc w:val="left"/>
        <w:rPr>
          <w:ins w:id="1500" w:author="pjanssen" w:date="2015-11-09T22:46:00Z"/>
        </w:rPr>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65528A" w:rsidP="00E65E36">
      <w:pPr>
        <w:rPr>
          <w:ins w:id="1501" w:author="pjanssen" w:date="2015-11-10T16:33:00Z"/>
        </w:rPr>
      </w:pPr>
      <w:ins w:id="1502" w:author="pjanssen" w:date="2015-11-10T16:34:00Z">
        <w:r>
          <w:rPr>
            <w:noProof/>
            <w:rPrChange w:id="1503" w:author="Unknown">
              <w:rPr>
                <w:noProof/>
                <w:color w:val="0000FF"/>
                <w:u w:val="single"/>
              </w:rPr>
            </w:rPrChange>
          </w:rPr>
          <w:drawing>
            <wp:anchor distT="0" distB="0" distL="114300" distR="114300" simplePos="0" relativeHeight="251804672" behindDoc="0" locked="0" layoutInCell="1" allowOverlap="1">
              <wp:simplePos x="0" y="0"/>
              <wp:positionH relativeFrom="column">
                <wp:posOffset>-134620</wp:posOffset>
              </wp:positionH>
              <wp:positionV relativeFrom="paragraph">
                <wp:posOffset>1103630</wp:posOffset>
              </wp:positionV>
              <wp:extent cx="5838825" cy="5848350"/>
              <wp:effectExtent l="0" t="0" r="0" b="0"/>
              <wp:wrapTopAndBottom/>
              <wp:docPr id="62" name="Afbeelding 61"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34" cstate="print"/>
                      <a:stretch>
                        <a:fillRect/>
                      </a:stretch>
                    </pic:blipFill>
                    <pic:spPr>
                      <a:xfrm>
                        <a:off x="0" y="0"/>
                        <a:ext cx="5838825" cy="5848350"/>
                      </a:xfrm>
                      <a:prstGeom prst="rect">
                        <a:avLst/>
                      </a:prstGeom>
                    </pic:spPr>
                  </pic:pic>
                </a:graphicData>
              </a:graphic>
            </wp:anchor>
          </w:drawing>
        </w:r>
      </w:ins>
      <w:r w:rsidR="00E65E36">
        <w:t xml:space="preserve">De elektriciteitskabel overerft van </w:t>
      </w:r>
      <w:del w:id="1504" w:author="pjanssen" w:date="2015-06-05T11:12:00Z">
        <w:r w:rsidR="00E65E36" w:rsidDel="002A26AD">
          <w:delText>Inspire</w:delText>
        </w:r>
      </w:del>
      <w:ins w:id="1505" w:author="pjanssen" w:date="2015-06-05T11:12:00Z">
        <w:r w:rsidR="002A26AD">
          <w:t>INSPIRE</w:t>
        </w:r>
      </w:ins>
      <w:r w:rsidR="00E65E36">
        <w:t xml:space="preserve"> ope</w:t>
      </w:r>
      <w:r w:rsidR="00C01AE5">
        <w:t>ratingVoltage en nominalVoltage en via UtilityLinkSet is de status</w:t>
      </w:r>
      <w:r w:rsidR="004532E6">
        <w:t xml:space="preserve">, warningTypeen </w:t>
      </w:r>
      <w:r w:rsidR="00C01AE5">
        <w:t>het distributietype opgenomen</w:t>
      </w:r>
      <w:r w:rsidR="00E65E36">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00E65E36" w:rsidRPr="007F1136">
        <w:t>Het attribuut “operatingVoltage” beschrijft de gebruiks- of bedrijfsspanning op de leiding.</w:t>
      </w:r>
      <w:r w:rsidR="00E65E36">
        <w:t xml:space="preserve"> </w:t>
      </w:r>
      <w:r w:rsidR="00E65E36" w:rsidRPr="007F1136">
        <w:t>“nominalVoltage” beschrijft de nominale systeemspanning op de plaats van levering.</w:t>
      </w:r>
      <w:r w:rsidR="00C01AE5">
        <w:t xml:space="preserve"> Voor de rest gelden de KabelEnleiding attributen</w:t>
      </w:r>
      <w:r w:rsidR="003E45FA">
        <w:t>.</w:t>
      </w:r>
    </w:p>
    <w:p w:rsidR="00953A6F" w:rsidRDefault="00953A6F" w:rsidP="00E65E36"/>
    <w:p w:rsidR="003206BD" w:rsidRDefault="003206BD" w:rsidP="00E65E36"/>
    <w:p w:rsidR="003206BD" w:rsidRDefault="003206BD" w:rsidP="00E65E36"/>
    <w:p w:rsidR="00E65E36" w:rsidRDefault="00E65E36" w:rsidP="00E65E36">
      <w:pPr>
        <w:pStyle w:val="subparagraaftitel"/>
      </w:pPr>
      <w:bookmarkStart w:id="1506" w:name="_Toc399786899"/>
      <w:bookmarkStart w:id="1507" w:name="_Toc434956117"/>
      <w:r>
        <w:t>Telecom</w:t>
      </w:r>
      <w:r w:rsidR="00031B8A">
        <w:t>municatie</w:t>
      </w:r>
      <w:r>
        <w:t>kabel</w:t>
      </w:r>
      <w:bookmarkEnd w:id="1506"/>
      <w:ins w:id="1508" w:author="pjanssen" w:date="2015-11-09T23:19:00Z">
        <w:r w:rsidR="00283BD6">
          <w:t>.</w:t>
        </w:r>
      </w:ins>
      <w:bookmarkEnd w:id="1507"/>
    </w:p>
    <w:p w:rsidR="00E65E36" w:rsidDel="00322340" w:rsidRDefault="00E65E36" w:rsidP="00E65E36">
      <w:pPr>
        <w:rPr>
          <w:del w:id="1509" w:author="pjanssen" w:date="2015-11-09T22:45:00Z"/>
        </w:rPr>
      </w:pPr>
    </w:p>
    <w:p w:rsidR="00322340" w:rsidRDefault="00322340" w:rsidP="00E65E36">
      <w:pPr>
        <w:jc w:val="left"/>
        <w:rPr>
          <w:ins w:id="1510" w:author="pjanssen" w:date="2015-11-09T22:46:00Z"/>
        </w:rPr>
      </w:pPr>
    </w:p>
    <w:p w:rsidR="00150E41" w:rsidRDefault="00150E41" w:rsidP="00E65E36">
      <w:pPr>
        <w:rPr>
          <w:ins w:id="1511" w:author="pjanssen" w:date="2015-06-19T11:49:00Z"/>
        </w:rPr>
      </w:pPr>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ins w:id="1512" w:author="pjanssen" w:date="2015-06-19T11:49:00Z">
        <w:r>
          <w:t>Bron: INSPIRE</w:t>
        </w:r>
      </w:ins>
    </w:p>
    <w:p w:rsidR="00150E41" w:rsidRDefault="00150E41" w:rsidP="00E65E36"/>
    <w:p w:rsidR="004532E6" w:rsidRDefault="00D43A14" w:rsidP="004532E6">
      <w:r>
        <w:rPr>
          <w:noProof/>
        </w:rPr>
        <w:drawing>
          <wp:anchor distT="0" distB="0" distL="114300" distR="114300" simplePos="0" relativeHeight="251805696" behindDoc="0" locked="0" layoutInCell="1" allowOverlap="1">
            <wp:simplePos x="0" y="0"/>
            <wp:positionH relativeFrom="column">
              <wp:posOffset>-239395</wp:posOffset>
            </wp:positionH>
            <wp:positionV relativeFrom="paragraph">
              <wp:posOffset>808355</wp:posOffset>
            </wp:positionV>
            <wp:extent cx="6181725" cy="4829175"/>
            <wp:effectExtent l="0" t="0" r="0" b="0"/>
            <wp:wrapTopAndBottom/>
            <wp:docPr id="63" name="Afbeelding 62"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5" cstate="print"/>
                    <a:stretch>
                      <a:fillRect/>
                    </a:stretch>
                  </pic:blipFill>
                  <pic:spPr>
                    <a:xfrm>
                      <a:off x="0" y="0"/>
                      <a:ext cx="6181725" cy="4829175"/>
                    </a:xfrm>
                    <a:prstGeom prst="rect">
                      <a:avLst/>
                    </a:prstGeom>
                  </pic:spPr>
                </pic:pic>
              </a:graphicData>
            </a:graphic>
          </wp:anchor>
        </w:drawing>
      </w:r>
      <w:r w:rsidR="00E65E36">
        <w:t xml:space="preserve">Van </w:t>
      </w:r>
      <w:r w:rsidR="002A26AD">
        <w:t>INSPIRE</w:t>
      </w:r>
      <w:r w:rsidR="00E65E36">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1513" w:name="_Toc399786900"/>
      <w:bookmarkStart w:id="1514" w:name="_Toc434956118"/>
      <w:r>
        <w:lastRenderedPageBreak/>
        <w:t>Olie-gas-chemicalienpijpleiding</w:t>
      </w:r>
      <w:bookmarkEnd w:id="1513"/>
      <w:ins w:id="1515" w:author="pjanssen" w:date="2015-11-09T23:19:00Z">
        <w:r w:rsidR="00283BD6">
          <w:t>.</w:t>
        </w:r>
      </w:ins>
      <w:bookmarkEnd w:id="1514"/>
    </w:p>
    <w:p w:rsidR="00E65E36" w:rsidDel="00322340" w:rsidRDefault="00E65E36" w:rsidP="00E65E36">
      <w:pPr>
        <w:jc w:val="left"/>
        <w:rPr>
          <w:del w:id="1516" w:author="pjanssen" w:date="2015-11-09T22:45:00Z"/>
        </w:rPr>
      </w:pPr>
    </w:p>
    <w:p w:rsidR="00322340" w:rsidRDefault="00322340" w:rsidP="00E65E36">
      <w:pPr>
        <w:jc w:val="left"/>
        <w:rPr>
          <w:ins w:id="1517" w:author="pjanssen" w:date="2015-11-09T22:46:00Z"/>
        </w:rPr>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del w:id="1518" w:author="pjanssen" w:date="2015-06-05T11:12:00Z">
        <w:r w:rsidDel="002A26AD">
          <w:delText>Ins</w:delText>
        </w:r>
        <w:r w:rsidR="00C01AE5" w:rsidDel="002A26AD">
          <w:delText>pire</w:delText>
        </w:r>
      </w:del>
      <w:ins w:id="1519" w:author="pjanssen" w:date="2015-06-05T11:12:00Z">
        <w:r w:rsidR="002A26AD">
          <w:t>INSPIRE</w:t>
        </w:r>
      </w:ins>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38850" cy="5041903"/>
            <wp:effectExtent l="0" t="0" r="0" b="0"/>
            <wp:docPr id="64" name="Afbeelding 63"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36" cstate="print"/>
                    <a:stretch>
                      <a:fillRect/>
                    </a:stretch>
                  </pic:blipFill>
                  <pic:spPr>
                    <a:xfrm>
                      <a:off x="0" y="0"/>
                      <a:ext cx="6043734" cy="5045981"/>
                    </a:xfrm>
                    <a:prstGeom prst="rect">
                      <a:avLst/>
                    </a:prstGeom>
                  </pic:spPr>
                </pic:pic>
              </a:graphicData>
            </a:graphic>
          </wp:inline>
        </w:drawing>
      </w:r>
      <w:r w:rsidR="00E65E36">
        <w:br w:type="page"/>
      </w:r>
    </w:p>
    <w:p w:rsidR="00E65E36" w:rsidRDefault="00E65E36" w:rsidP="00E65E36">
      <w:pPr>
        <w:pStyle w:val="subparagraaftitel"/>
      </w:pPr>
      <w:bookmarkStart w:id="1520" w:name="_Toc399786901"/>
      <w:bookmarkStart w:id="1521" w:name="_Toc434956119"/>
      <w:r>
        <w:lastRenderedPageBreak/>
        <w:t>Rioolleiding</w:t>
      </w:r>
      <w:bookmarkEnd w:id="1520"/>
      <w:ins w:id="1522" w:author="pjanssen" w:date="2015-11-09T23:19:00Z">
        <w:r w:rsidR="00283BD6">
          <w:t>.</w:t>
        </w:r>
      </w:ins>
      <w:bookmarkEnd w:id="1521"/>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del w:id="1523" w:author="pjanssen" w:date="2015-06-05T11:12:00Z">
        <w:r w:rsidDel="002A26AD">
          <w:delText>Inspire</w:delText>
        </w:r>
      </w:del>
      <w:ins w:id="1524" w:author="pjanssen" w:date="2015-06-05T11:12:00Z">
        <w:r w:rsidR="002A26AD">
          <w:t>INSPIRE</w:t>
        </w:r>
      </w:ins>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65528A" w:rsidP="00E65E36">
      <w:pPr>
        <w:spacing w:line="240" w:lineRule="auto"/>
        <w:jc w:val="left"/>
        <w:rPr>
          <w:sz w:val="20"/>
        </w:rPr>
      </w:pPr>
      <w:ins w:id="1525" w:author="pjanssen" w:date="2015-11-10T16:35:00Z">
        <w:r>
          <w:rPr>
            <w:noProof/>
            <w:rPrChange w:id="1526" w:author="Unknown">
              <w:rPr>
                <w:noProof/>
                <w:color w:val="0000FF"/>
                <w:u w:val="single"/>
              </w:rPr>
            </w:rPrChange>
          </w:rPr>
          <w:drawing>
            <wp:inline distT="0" distB="0" distL="0" distR="0">
              <wp:extent cx="5924550" cy="5918395"/>
              <wp:effectExtent l="0" t="0" r="0" b="0"/>
              <wp:docPr id="65" name="Afbeelding 64"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37" cstate="print"/>
                      <a:stretch>
                        <a:fillRect/>
                      </a:stretch>
                    </pic:blipFill>
                    <pic:spPr>
                      <a:xfrm>
                        <a:off x="0" y="0"/>
                        <a:ext cx="5929342" cy="5923182"/>
                      </a:xfrm>
                      <a:prstGeom prst="rect">
                        <a:avLst/>
                      </a:prstGeom>
                    </pic:spPr>
                  </pic:pic>
                </a:graphicData>
              </a:graphic>
            </wp:inline>
          </w:drawing>
        </w:r>
      </w:ins>
      <w:r w:rsidR="00E65E36">
        <w:br w:type="page"/>
      </w:r>
    </w:p>
    <w:p w:rsidR="00E65E36" w:rsidRDefault="00E65E36" w:rsidP="00E65E36">
      <w:pPr>
        <w:pStyle w:val="subparagraaftitel"/>
      </w:pPr>
      <w:bookmarkStart w:id="1527" w:name="_Toc399786902"/>
      <w:bookmarkStart w:id="1528" w:name="_Toc434956120"/>
      <w:r>
        <w:lastRenderedPageBreak/>
        <w:t>Waterleiding</w:t>
      </w:r>
      <w:bookmarkEnd w:id="1527"/>
      <w:ins w:id="1529" w:author="pjanssen" w:date="2015-11-09T23:19:00Z">
        <w:r w:rsidR="00283BD6">
          <w:t>.</w:t>
        </w:r>
      </w:ins>
      <w:bookmarkEnd w:id="1528"/>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del w:id="1530" w:author="pjanssen" w:date="2015-06-05T11:12:00Z">
        <w:r w:rsidDel="002A26AD">
          <w:delText>Inspire</w:delText>
        </w:r>
      </w:del>
      <w:ins w:id="1531" w:author="pjanssen" w:date="2015-06-05T11:12:00Z">
        <w:r w:rsidR="002A26AD">
          <w:t>INSPIRE</w:t>
        </w:r>
      </w:ins>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D43A14" w:rsidP="00E65E36">
      <w:pPr>
        <w:spacing w:line="240" w:lineRule="auto"/>
        <w:jc w:val="left"/>
        <w:rPr>
          <w:sz w:val="20"/>
        </w:rPr>
      </w:pPr>
      <w:r>
        <w:rPr>
          <w:noProof/>
        </w:rPr>
        <w:lastRenderedPageBreak/>
        <w:drawing>
          <wp:inline distT="0" distB="0" distL="0" distR="0">
            <wp:extent cx="6064771" cy="6086475"/>
            <wp:effectExtent l="0" t="0" r="0" b="0"/>
            <wp:docPr id="66" name="Afbeelding 65"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38" cstate="print"/>
                    <a:stretch>
                      <a:fillRect/>
                    </a:stretch>
                  </pic:blipFill>
                  <pic:spPr>
                    <a:xfrm>
                      <a:off x="0" y="0"/>
                      <a:ext cx="6069676" cy="6091398"/>
                    </a:xfrm>
                    <a:prstGeom prst="rect">
                      <a:avLst/>
                    </a:prstGeom>
                  </pic:spPr>
                </pic:pic>
              </a:graphicData>
            </a:graphic>
          </wp:inline>
        </w:drawing>
      </w:r>
      <w:del w:id="1532" w:author="pjanssen" w:date="2015-11-10T16:35:00Z">
        <w:r w:rsidR="0065528A">
          <w:rPr>
            <w:noProof/>
            <w:rPrChange w:id="1533" w:author="Unknown">
              <w:rPr>
                <w:noProof/>
                <w:color w:val="0000FF"/>
                <w:u w:val="single"/>
              </w:rPr>
            </w:rPrChange>
          </w:rPr>
          <w:lastRenderedPageBreak/>
          <w:drawing>
            <wp:inline distT="0" distB="0" distL="0" distR="0">
              <wp:extent cx="5500370" cy="4901565"/>
              <wp:effectExtent l="0" t="0" r="0" b="0"/>
              <wp:docPr id="44" name="Afbeelding 43" descr="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KL2015 Waterleiding.wmf"/>
                      <pic:cNvPicPr/>
                    </pic:nvPicPr>
                    <pic:blipFill>
                      <a:blip r:embed="rId39" cstate="print"/>
                      <a:stretch>
                        <a:fillRect/>
                      </a:stretch>
                    </pic:blipFill>
                    <pic:spPr>
                      <a:xfrm>
                        <a:off x="0" y="0"/>
                        <a:ext cx="5500370" cy="4901565"/>
                      </a:xfrm>
                      <a:prstGeom prst="rect">
                        <a:avLst/>
                      </a:prstGeom>
                    </pic:spPr>
                  </pic:pic>
                </a:graphicData>
              </a:graphic>
            </wp:inline>
          </w:drawing>
        </w:r>
      </w:del>
      <w:r w:rsidR="00E65E36">
        <w:br w:type="page"/>
      </w:r>
    </w:p>
    <w:p w:rsidR="00E65E36" w:rsidRDefault="00E65E36" w:rsidP="00E65E36">
      <w:pPr>
        <w:pStyle w:val="subparagraaftitel"/>
      </w:pPr>
      <w:bookmarkStart w:id="1534" w:name="_Toc399786903"/>
      <w:bookmarkStart w:id="1535" w:name="_Toc434956121"/>
      <w:r>
        <w:lastRenderedPageBreak/>
        <w:t>Thermische pijpleiding</w:t>
      </w:r>
      <w:bookmarkEnd w:id="1534"/>
      <w:ins w:id="1536" w:author="pjanssen" w:date="2015-11-09T23:19:00Z">
        <w:r w:rsidR="00283BD6">
          <w:t>.</w:t>
        </w:r>
      </w:ins>
      <w:bookmarkEnd w:id="1535"/>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del w:id="1537" w:author="pjanssen" w:date="2015-06-05T11:12:00Z">
        <w:r w:rsidDel="002A26AD">
          <w:delText>Inspire</w:delText>
        </w:r>
      </w:del>
      <w:ins w:id="1538" w:author="pjanssen" w:date="2015-06-05T11:12:00Z">
        <w:r w:rsidR="002A26AD">
          <w:t>INSPIRE</w:t>
        </w:r>
      </w:ins>
      <w:r>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D43A14" w:rsidP="00E65E36">
      <w:pPr>
        <w:jc w:val="left"/>
        <w:rPr>
          <w:ins w:id="1539" w:author="pjanssen" w:date="2015-11-10T16:35:00Z"/>
        </w:rPr>
      </w:pPr>
      <w:r>
        <w:rPr>
          <w:noProof/>
        </w:rPr>
        <w:drawing>
          <wp:anchor distT="0" distB="0" distL="114300" distR="114300" simplePos="0" relativeHeight="251806720" behindDoc="0" locked="0" layoutInCell="1" allowOverlap="1">
            <wp:simplePos x="0" y="0"/>
            <wp:positionH relativeFrom="column">
              <wp:posOffset>-201295</wp:posOffset>
            </wp:positionH>
            <wp:positionV relativeFrom="paragraph">
              <wp:posOffset>341630</wp:posOffset>
            </wp:positionV>
            <wp:extent cx="5829300" cy="5895975"/>
            <wp:effectExtent l="0" t="0" r="0" b="0"/>
            <wp:wrapTopAndBottom/>
            <wp:docPr id="67" name="Afbeelding 66"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40" cstate="print"/>
                    <a:stretch>
                      <a:fillRect/>
                    </a:stretch>
                  </pic:blipFill>
                  <pic:spPr>
                    <a:xfrm>
                      <a:off x="0" y="0"/>
                      <a:ext cx="5829300" cy="5895975"/>
                    </a:xfrm>
                    <a:prstGeom prst="rect">
                      <a:avLst/>
                    </a:prstGeom>
                  </pic:spPr>
                </pic:pic>
              </a:graphicData>
            </a:graphic>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953A6F" w:rsidRDefault="00953A6F" w:rsidP="00E65E36">
      <w:pPr>
        <w:jc w:val="left"/>
      </w:pPr>
    </w:p>
    <w:p w:rsidR="00921722" w:rsidRDefault="00921722" w:rsidP="00E65E36">
      <w:pPr>
        <w:jc w:val="left"/>
      </w:pPr>
    </w:p>
    <w:p w:rsidR="00E65E36" w:rsidRDefault="00E65E36" w:rsidP="00E65E36">
      <w:pPr>
        <w:jc w:val="left"/>
      </w:pPr>
    </w:p>
    <w:p w:rsidR="00E65E36" w:rsidDel="00953A6F" w:rsidRDefault="00E65E36" w:rsidP="00E65E36">
      <w:pPr>
        <w:jc w:val="left"/>
        <w:rPr>
          <w:del w:id="1540" w:author="pjanssen" w:date="2015-11-10T16:36:00Z"/>
        </w:rPr>
      </w:pPr>
      <w:bookmarkStart w:id="1541" w:name="_Toc434940509"/>
      <w:bookmarkStart w:id="1542" w:name="_Toc434941826"/>
      <w:bookmarkStart w:id="1543" w:name="_Toc434943367"/>
      <w:bookmarkStart w:id="1544" w:name="_Toc434943798"/>
      <w:bookmarkStart w:id="1545" w:name="_Toc434956122"/>
      <w:bookmarkEnd w:id="1541"/>
      <w:bookmarkEnd w:id="1542"/>
      <w:bookmarkEnd w:id="1543"/>
      <w:bookmarkEnd w:id="1544"/>
      <w:bookmarkEnd w:id="1545"/>
    </w:p>
    <w:p w:rsidR="00E65E36" w:rsidDel="00953A6F" w:rsidRDefault="00E65E36" w:rsidP="00E65E36">
      <w:pPr>
        <w:jc w:val="left"/>
        <w:rPr>
          <w:del w:id="1546" w:author="pjanssen" w:date="2015-11-10T16:36:00Z"/>
        </w:rPr>
      </w:pPr>
      <w:bookmarkStart w:id="1547" w:name="_Toc434940510"/>
      <w:bookmarkStart w:id="1548" w:name="_Toc434941827"/>
      <w:bookmarkStart w:id="1549" w:name="_Toc434943368"/>
      <w:bookmarkStart w:id="1550" w:name="_Toc434943799"/>
      <w:bookmarkStart w:id="1551" w:name="_Toc434956123"/>
      <w:bookmarkEnd w:id="1547"/>
      <w:bookmarkEnd w:id="1548"/>
      <w:bookmarkEnd w:id="1549"/>
      <w:bookmarkEnd w:id="1550"/>
      <w:bookmarkEnd w:id="1551"/>
    </w:p>
    <w:p w:rsidR="00E65E36" w:rsidDel="00953A6F" w:rsidRDefault="00E65E36" w:rsidP="00E65E36">
      <w:pPr>
        <w:jc w:val="left"/>
        <w:rPr>
          <w:del w:id="1552" w:author="pjanssen" w:date="2015-11-10T16:36:00Z"/>
        </w:rPr>
      </w:pPr>
      <w:bookmarkStart w:id="1553" w:name="_Toc434940511"/>
      <w:bookmarkStart w:id="1554" w:name="_Toc434941828"/>
      <w:bookmarkStart w:id="1555" w:name="_Toc434943369"/>
      <w:bookmarkStart w:id="1556" w:name="_Toc434943800"/>
      <w:bookmarkStart w:id="1557" w:name="_Toc434956124"/>
      <w:bookmarkEnd w:id="1553"/>
      <w:bookmarkEnd w:id="1554"/>
      <w:bookmarkEnd w:id="1555"/>
      <w:bookmarkEnd w:id="1556"/>
      <w:bookmarkEnd w:id="1557"/>
    </w:p>
    <w:p w:rsidR="00E65E36" w:rsidDel="00953A6F" w:rsidRDefault="00E65E36" w:rsidP="00E65E36">
      <w:pPr>
        <w:jc w:val="left"/>
        <w:rPr>
          <w:del w:id="1558" w:author="pjanssen" w:date="2015-11-10T16:36:00Z"/>
        </w:rPr>
      </w:pPr>
      <w:bookmarkStart w:id="1559" w:name="_Toc434940512"/>
      <w:bookmarkStart w:id="1560" w:name="_Toc434941829"/>
      <w:bookmarkStart w:id="1561" w:name="_Toc434943370"/>
      <w:bookmarkStart w:id="1562" w:name="_Toc434943801"/>
      <w:bookmarkStart w:id="1563" w:name="_Toc434956125"/>
      <w:bookmarkEnd w:id="1559"/>
      <w:bookmarkEnd w:id="1560"/>
      <w:bookmarkEnd w:id="1561"/>
      <w:bookmarkEnd w:id="1562"/>
      <w:bookmarkEnd w:id="1563"/>
    </w:p>
    <w:p w:rsidR="00E65E36" w:rsidDel="00953A6F" w:rsidRDefault="00E65E36" w:rsidP="00E65E36">
      <w:pPr>
        <w:spacing w:line="240" w:lineRule="auto"/>
        <w:jc w:val="left"/>
        <w:rPr>
          <w:del w:id="1564" w:author="pjanssen" w:date="2015-11-10T16:36:00Z"/>
        </w:rPr>
      </w:pPr>
      <w:del w:id="1565" w:author="pjanssen" w:date="2015-11-10T16:36:00Z">
        <w:r w:rsidDel="00953A6F">
          <w:br w:type="page"/>
        </w:r>
      </w:del>
    </w:p>
    <w:p w:rsidR="00E65E36" w:rsidRDefault="00E65E36" w:rsidP="00E65E36">
      <w:pPr>
        <w:pStyle w:val="subparagraaftitel"/>
      </w:pPr>
      <w:bookmarkStart w:id="1566" w:name="_Toc399786904"/>
      <w:bookmarkStart w:id="1567" w:name="_Toc434956126"/>
      <w:r>
        <w:lastRenderedPageBreak/>
        <w:t>Leidingelementen per type net (thema)</w:t>
      </w:r>
      <w:bookmarkEnd w:id="1566"/>
      <w:ins w:id="1568" w:author="pjanssen" w:date="2015-11-09T23:19:00Z">
        <w:r w:rsidR="00283BD6">
          <w:t>.</w:t>
        </w:r>
      </w:ins>
      <w:bookmarkEnd w:id="1567"/>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3E3B48" w:rsidP="00E65E36"/>
    <w:p w:rsidR="003E3B48" w:rsidRDefault="0065528A" w:rsidP="00E65E36">
      <w:ins w:id="1569" w:author="pjanssen" w:date="2015-11-10T16:45:00Z">
        <w:r>
          <w:rPr>
            <w:noProof/>
            <w:rPrChange w:id="1570" w:author="Unknown">
              <w:rPr>
                <w:noProof/>
                <w:color w:val="0000FF"/>
                <w:u w:val="single"/>
              </w:rPr>
            </w:rPrChange>
          </w:rPr>
          <w:drawing>
            <wp:anchor distT="0" distB="0" distL="114300" distR="114300" simplePos="0" relativeHeight="251807744" behindDoc="0" locked="0" layoutInCell="1" allowOverlap="1">
              <wp:simplePos x="0" y="0"/>
              <wp:positionH relativeFrom="column">
                <wp:posOffset>-448945</wp:posOffset>
              </wp:positionH>
              <wp:positionV relativeFrom="paragraph">
                <wp:posOffset>303530</wp:posOffset>
              </wp:positionV>
              <wp:extent cx="6257925" cy="3524250"/>
              <wp:effectExtent l="0" t="0" r="0" b="0"/>
              <wp:wrapTopAndBottom/>
              <wp:docPr id="68" name="Afbeelding 67"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41" cstate="print"/>
                      <a:stretch>
                        <a:fillRect/>
                      </a:stretch>
                    </pic:blipFill>
                    <pic:spPr>
                      <a:xfrm>
                        <a:off x="0" y="0"/>
                        <a:ext cx="6257925" cy="3524250"/>
                      </a:xfrm>
                      <a:prstGeom prst="rect">
                        <a:avLst/>
                      </a:prstGeom>
                    </pic:spPr>
                  </pic:pic>
                </a:graphicData>
              </a:graphic>
            </wp:anchor>
          </w:drawing>
        </w:r>
      </w:ins>
    </w:p>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2" cstate="print"/>
                    <a:stretch>
                      <a:fillRect/>
                    </a:stretch>
                  </pic:blipFill>
                  <pic:spPr>
                    <a:xfrm>
                      <a:off x="0" y="0"/>
                      <a:ext cx="5496560" cy="1296670"/>
                    </a:xfrm>
                    <a:prstGeom prst="rect">
                      <a:avLst/>
                    </a:prstGeom>
                  </pic:spPr>
                </pic:pic>
              </a:graphicData>
            </a:graphic>
          </wp:anchor>
        </w:drawing>
      </w:r>
      <w:bookmarkStart w:id="1571" w:name="_Toc434956127"/>
      <w:r w:rsidR="00A26E72" w:rsidRPr="001724FE">
        <w:t>Identifier management</w:t>
      </w:r>
      <w:ins w:id="1572" w:author="pjanssen" w:date="2015-11-09T23:19:00Z">
        <w:r w:rsidR="00283BD6">
          <w:t>.</w:t>
        </w:r>
      </w:ins>
      <w:bookmarkEnd w:id="1571"/>
    </w:p>
    <w:p w:rsidR="003515CC" w:rsidRDefault="002370BA" w:rsidP="003515CC">
      <w:del w:id="1573" w:author="pjanssen" w:date="2015-11-09T22:55:00Z">
        <w:r w:rsidDel="00A67F65">
          <w:delText xml:space="preserve">Identifiers </w:delText>
        </w:r>
        <w:commentRangeStart w:id="1574"/>
        <w:r w:rsidDel="00A67F65">
          <w:delText xml:space="preserve">hebben als functie objecten te kunnen aanwijzen </w:delText>
        </w:r>
        <w:r w:rsidR="00A75399" w:rsidDel="00A67F65">
          <w:delText xml:space="preserve">en </w:delText>
        </w:r>
        <w:r w:rsidDel="00A67F65">
          <w:delText xml:space="preserve">om aan objecten te kunnen refereren. Ze moeten een object uniek </w:delText>
        </w:r>
        <w:commentRangeEnd w:id="1574"/>
        <w:r w:rsidR="00A3247A" w:rsidDel="00A67F65">
          <w:rPr>
            <w:rStyle w:val="Verwijzingopmerking"/>
          </w:rPr>
          <w:commentReference w:id="1574"/>
        </w:r>
        <w:r w:rsidDel="00A67F65">
          <w:delText xml:space="preserve">identificeerbaar maken. </w:delText>
        </w:r>
      </w:del>
      <w:r w:rsidR="003515CC">
        <w:t xml:space="preserve">De systematiek </w:t>
      </w:r>
      <w:r>
        <w:t xml:space="preserve">voor het format van een identifier </w:t>
      </w:r>
      <w:r w:rsidR="003515CC">
        <w:t xml:space="preserve">is gebaseerd op de combinatie van een uniek benoemde namespace voor een applicatiedomein </w:t>
      </w:r>
      <w:r w:rsidR="00A75399">
        <w:t xml:space="preserve">(of organisatie-bronhouder) </w:t>
      </w:r>
      <w:r w:rsidR="003515CC">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t>representeert</w:t>
      </w:r>
      <w:r w:rsidR="003515CC">
        <w:t xml:space="preserve"> wordt het  vo</w:t>
      </w:r>
      <w:r>
        <w:t xml:space="preserve">lgende voorstel </w:t>
      </w:r>
      <w:r w:rsidR="003515CC">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pPr>
        <w:rPr>
          <w:rPrChange w:id="1575" w:author="pjanssen" w:date="2015-11-09T22:48:00Z">
            <w:rPr>
              <w:b/>
            </w:rPr>
          </w:rPrChange>
        </w:rPr>
      </w:pPr>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636176" w:rsidRPr="00636176">
        <w:rPr>
          <w:rPrChange w:id="1576" w:author="pjanssen" w:date="2015-11-09T22:48:00Z">
            <w:rPr>
              <w:b/>
              <w:color w:val="0000FF"/>
              <w:u w:val="single"/>
            </w:rPr>
          </w:rPrChange>
        </w:rPr>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De code bestaat uit vijf alfanumerieke posities</w:t>
      </w:r>
      <w:r w:rsidR="00EA1048">
        <w:t>.</w:t>
      </w:r>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Pr>
        <w:rPr>
          <w:ins w:id="1577" w:author="pjanssen" w:date="2015-06-01T13:54:00Z"/>
        </w:rPr>
      </w:pPr>
    </w:p>
    <w:p w:rsidR="005B6963" w:rsidRPr="004E2E87" w:rsidRDefault="00636176">
      <w:pPr>
        <w:rPr>
          <w:ins w:id="1578" w:author="pjanssen" w:date="2015-10-12T12:00:00Z"/>
          <w:b/>
          <w:highlight w:val="yellow"/>
          <w:rPrChange w:id="1579" w:author="pjanssen" w:date="2015-11-10T18:24:00Z">
            <w:rPr>
              <w:ins w:id="1580" w:author="pjanssen" w:date="2015-10-12T12:00:00Z"/>
            </w:rPr>
          </w:rPrChange>
        </w:rPr>
      </w:pPr>
      <w:ins w:id="1581" w:author="pjanssen" w:date="2015-10-12T12:02:00Z">
        <w:r w:rsidRPr="00636176">
          <w:rPr>
            <w:b/>
            <w:highlight w:val="yellow"/>
            <w:rPrChange w:id="1582" w:author="pjanssen" w:date="2015-11-10T18:24:00Z">
              <w:rPr>
                <w:color w:val="0000FF"/>
                <w:u w:val="single"/>
              </w:rPr>
            </w:rPrChange>
          </w:rPr>
          <w:t xml:space="preserve">Extra </w:t>
        </w:r>
      </w:ins>
      <w:ins w:id="1583" w:author="pjanssen" w:date="2015-10-12T12:03:00Z">
        <w:r w:rsidRPr="00636176">
          <w:rPr>
            <w:b/>
            <w:highlight w:val="yellow"/>
            <w:rPrChange w:id="1584" w:author="pjanssen" w:date="2015-11-10T18:24:00Z">
              <w:rPr>
                <w:color w:val="0000FF"/>
                <w:u w:val="single"/>
              </w:rPr>
            </w:rPrChange>
          </w:rPr>
          <w:t>toelichting</w:t>
        </w:r>
      </w:ins>
      <w:ins w:id="1585" w:author="pjanssen" w:date="2015-11-09T23:19:00Z">
        <w:r w:rsidRPr="00636176">
          <w:rPr>
            <w:b/>
            <w:highlight w:val="yellow"/>
            <w:rPrChange w:id="1586" w:author="pjanssen" w:date="2015-11-10T18:24:00Z">
              <w:rPr>
                <w:b/>
                <w:color w:val="0000FF"/>
                <w:u w:val="single"/>
              </w:rPr>
            </w:rPrChange>
          </w:rPr>
          <w:t>.</w:t>
        </w:r>
      </w:ins>
    </w:p>
    <w:p w:rsidR="00F9768C" w:rsidRDefault="00636176" w:rsidP="00F9768C">
      <w:pPr>
        <w:rPr>
          <w:ins w:id="1587" w:author="pjanssen" w:date="2015-10-12T12:00:00Z"/>
        </w:rPr>
      </w:pPr>
      <w:ins w:id="1588" w:author="pjanssen" w:date="2015-10-12T12:00:00Z">
        <w:r w:rsidRPr="00636176">
          <w:rPr>
            <w:color w:val="010101"/>
            <w:highlight w:val="yellow"/>
            <w:rPrChange w:id="1589" w:author="pjanssen" w:date="2015-11-10T18:24:00Z">
              <w:rPr>
                <w:color w:val="010101"/>
                <w:u w:val="single"/>
              </w:rPr>
            </w:rPrChange>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ins>
    </w:p>
    <w:p w:rsidR="0065528A" w:rsidRDefault="00F9768C">
      <w:pPr>
        <w:pStyle w:val="Normaalweb"/>
        <w:numPr>
          <w:ilvl w:val="0"/>
          <w:numId w:val="40"/>
        </w:numPr>
        <w:spacing w:before="100" w:beforeAutospacing="1" w:after="100" w:afterAutospacing="1"/>
        <w:ind w:left="459" w:firstLine="0"/>
        <w:jc w:val="left"/>
        <w:rPr>
          <w:ins w:id="1590" w:author="pjanssen" w:date="2015-10-12T12:00:00Z"/>
          <w:rFonts w:ascii="Verdana" w:eastAsiaTheme="minorHAnsi" w:hAnsi="Verdana"/>
          <w:color w:val="010101"/>
          <w:sz w:val="16"/>
          <w:szCs w:val="16"/>
        </w:rPr>
        <w:pPrChange w:id="1591" w:author="pjanssen" w:date="2015-11-09T22:53:00Z">
          <w:pPr>
            <w:pStyle w:val="Normaalweb"/>
            <w:numPr>
              <w:numId w:val="40"/>
            </w:numPr>
            <w:tabs>
              <w:tab w:val="num" w:pos="720"/>
            </w:tabs>
            <w:spacing w:before="100" w:beforeAutospacing="1" w:after="100" w:afterAutospacing="1" w:line="240" w:lineRule="auto"/>
            <w:ind w:left="820" w:hanging="360"/>
            <w:jc w:val="left"/>
          </w:pPr>
        </w:pPrChange>
      </w:pPr>
      <w:ins w:id="1592" w:author="pjanssen" w:date="2015-10-12T12:00:00Z">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636176" w:rsidRPr="00636176">
          <w:rPr>
            <w:rFonts w:ascii="Verdana" w:hAnsi="Verdana"/>
            <w:color w:val="010101"/>
            <w:sz w:val="16"/>
            <w:szCs w:val="16"/>
            <w:highlight w:val="red"/>
            <w:rPrChange w:id="1593" w:author="pjanssen" w:date="2015-11-15T18:28:00Z">
              <w:rPr>
                <w:rFonts w:ascii="Verdana" w:hAnsi="Verdana"/>
                <w:color w:val="010101"/>
                <w:sz w:val="16"/>
                <w:szCs w:val="16"/>
              </w:rPr>
            </w:rPrChange>
          </w:rPr>
          <w:t>bronhoder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ins>
      <w:ins w:id="1594" w:author="pjanssen" w:date="2015-11-09T22:51:00Z">
        <w:r w:rsidR="00A67F65">
          <w:rPr>
            <w:rFonts w:ascii="Verdana" w:hAnsi="Verdana"/>
            <w:color w:val="010101"/>
            <w:sz w:val="16"/>
            <w:szCs w:val="16"/>
          </w:rPr>
          <w:t>k</w:t>
        </w:r>
      </w:ins>
      <w:ins w:id="1595" w:author="pjanssen" w:date="2015-10-12T12:00:00Z">
        <w:r>
          <w:rPr>
            <w:rFonts w:ascii="Verdana" w:hAnsi="Verdana"/>
            <w:color w:val="010101"/>
            <w:sz w:val="16"/>
            <w:szCs w:val="16"/>
          </w:rPr>
          <w:t>a</w:t>
        </w:r>
      </w:ins>
      <w:ins w:id="1596" w:author="pjanssen" w:date="2015-11-09T22:52:00Z">
        <w:r w:rsidR="00A67F65">
          <w:rPr>
            <w:rFonts w:ascii="Verdana" w:hAnsi="Verdana"/>
            <w:color w:val="010101"/>
            <w:sz w:val="16"/>
            <w:szCs w:val="16"/>
          </w:rPr>
          <w:t>a</w:t>
        </w:r>
      </w:ins>
      <w:ins w:id="1597" w:author="pjanssen" w:date="2015-10-12T12:00:00Z">
        <w:r w:rsidR="00A67F65">
          <w:rPr>
            <w:rFonts w:ascii="Verdana" w:hAnsi="Verdana"/>
            <w:color w:val="010101"/>
            <w:sz w:val="16"/>
            <w:szCs w:val="16"/>
          </w:rPr>
          <w:t>lI</w:t>
        </w:r>
      </w:ins>
      <w:ins w:id="1598" w:author="pjanssen" w:date="2015-11-09T22:52:00Z">
        <w:r w:rsidR="00A67F65">
          <w:rPr>
            <w:rFonts w:ascii="Verdana" w:hAnsi="Verdana"/>
            <w:color w:val="010101"/>
            <w:sz w:val="16"/>
            <w:szCs w:val="16"/>
          </w:rPr>
          <w:t>D</w:t>
        </w:r>
      </w:ins>
      <w:ins w:id="1599" w:author="pjanssen" w:date="2015-10-12T12:00:00Z">
        <w:r>
          <w:rPr>
            <w:rFonts w:ascii="Verdana" w:hAnsi="Verdana"/>
            <w:color w:val="010101"/>
            <w:sz w:val="16"/>
            <w:szCs w:val="16"/>
          </w:rPr>
          <w:t>.</w:t>
        </w:r>
      </w:ins>
    </w:p>
    <w:p w:rsidR="0065528A" w:rsidRDefault="00F9768C">
      <w:pPr>
        <w:pStyle w:val="Normaalweb"/>
        <w:numPr>
          <w:ilvl w:val="0"/>
          <w:numId w:val="40"/>
        </w:numPr>
        <w:spacing w:before="100" w:beforeAutospacing="1" w:after="100" w:afterAutospacing="1"/>
        <w:ind w:left="459" w:firstLine="0"/>
        <w:jc w:val="left"/>
        <w:rPr>
          <w:ins w:id="1600" w:author="pjanssen" w:date="2015-10-12T12:00:00Z"/>
          <w:rFonts w:ascii="Verdana" w:hAnsi="Verdana"/>
          <w:color w:val="010101"/>
          <w:sz w:val="16"/>
          <w:szCs w:val="16"/>
        </w:rPr>
        <w:pPrChange w:id="1601" w:author="pjanssen" w:date="2015-11-09T22:53:00Z">
          <w:pPr>
            <w:pStyle w:val="Normaalweb"/>
            <w:numPr>
              <w:numId w:val="40"/>
            </w:numPr>
            <w:tabs>
              <w:tab w:val="num" w:pos="720"/>
            </w:tabs>
            <w:spacing w:before="100" w:beforeAutospacing="1" w:after="100" w:afterAutospacing="1" w:line="240" w:lineRule="auto"/>
            <w:ind w:left="820" w:hanging="360"/>
            <w:jc w:val="left"/>
          </w:pPr>
        </w:pPrChange>
      </w:pPr>
      <w:ins w:id="1602" w:author="pjanssen" w:date="2015-10-12T12:00:00Z">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ins>
    </w:p>
    <w:p w:rsidR="0065528A" w:rsidRDefault="00F9768C">
      <w:pPr>
        <w:pStyle w:val="Normaalweb"/>
        <w:numPr>
          <w:ilvl w:val="0"/>
          <w:numId w:val="40"/>
        </w:numPr>
        <w:spacing w:before="100" w:beforeAutospacing="1" w:after="100" w:afterAutospacing="1"/>
        <w:ind w:left="459" w:firstLine="0"/>
        <w:jc w:val="left"/>
        <w:rPr>
          <w:ins w:id="1603" w:author="pjanssen" w:date="2015-10-12T12:00:00Z"/>
          <w:rFonts w:ascii="Verdana" w:hAnsi="Verdana"/>
          <w:color w:val="010101"/>
          <w:sz w:val="16"/>
          <w:szCs w:val="16"/>
        </w:rPr>
        <w:pPrChange w:id="1604" w:author="pjanssen" w:date="2015-11-09T22:53:00Z">
          <w:pPr>
            <w:pStyle w:val="Normaalweb"/>
            <w:numPr>
              <w:numId w:val="40"/>
            </w:numPr>
            <w:tabs>
              <w:tab w:val="num" w:pos="720"/>
            </w:tabs>
            <w:spacing w:before="100" w:beforeAutospacing="1" w:after="100" w:afterAutospacing="1" w:line="240" w:lineRule="auto"/>
            <w:ind w:left="820" w:hanging="360"/>
            <w:jc w:val="left"/>
          </w:pPr>
        </w:pPrChange>
      </w:pPr>
      <w:ins w:id="1605" w:author="pjanssen" w:date="2015-10-12T12:00:00Z">
        <w:r>
          <w:rPr>
            <w:rFonts w:ascii="Verdana" w:hAnsi="Verdana"/>
            <w:color w:val="010101"/>
            <w:sz w:val="16"/>
            <w:szCs w:val="16"/>
          </w:rPr>
          <w:t>Sommige objecten van IMKL zijn geen onderdeel van de INSPIRE specificaties en kunnen dus ook geen INSPIRE Identifier krijgen. Deze objecten krijgen een NEN3610ID, die binnen de context van NEN3610 uniek is. Hiervoor is de namespace ‘nl.imkl’ ook binnen NEN3610 geregistreerd.</w:t>
        </w:r>
      </w:ins>
    </w:p>
    <w:p w:rsidR="00F9768C" w:rsidRDefault="00F9768C" w:rsidP="00F9768C">
      <w:pPr>
        <w:rPr>
          <w:ins w:id="1606" w:author="pjanssen" w:date="2015-10-12T12:00:00Z"/>
          <w:rFonts w:ascii="Times New Roman" w:hAnsi="Times New Roman"/>
          <w:color w:val="000000"/>
          <w:sz w:val="24"/>
          <w:szCs w:val="24"/>
        </w:rPr>
      </w:pPr>
      <w:ins w:id="1607" w:author="pjanssen" w:date="2015-10-12T12:00:00Z">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ins>
    </w:p>
    <w:p w:rsidR="00F9768C" w:rsidRDefault="00F9768C" w:rsidP="00F9768C">
      <w:pPr>
        <w:pStyle w:val="Normaalweb"/>
        <w:rPr>
          <w:ins w:id="1608" w:author="pjanssen" w:date="2015-10-12T12:00:00Z"/>
          <w:rFonts w:eastAsiaTheme="minorHAnsi"/>
        </w:rPr>
      </w:pPr>
    </w:p>
    <w:p w:rsidR="005B6963" w:rsidRDefault="0065528A">
      <w:pPr>
        <w:rPr>
          <w:ins w:id="1609" w:author="pjanssen" w:date="2015-10-12T12:00:00Z"/>
        </w:rPr>
      </w:pPr>
      <w:ins w:id="1610" w:author="pjanssen" w:date="2015-11-09T22:56:00Z">
        <w:r>
          <w:rPr>
            <w:noProof/>
            <w:rPrChange w:id="1611" w:author="Unknown">
              <w:rPr>
                <w:noProof/>
                <w:color w:val="0000FF"/>
                <w:u w:val="single"/>
              </w:rPr>
            </w:rPrChange>
          </w:rPr>
          <w:drawing>
            <wp:anchor distT="0" distB="0" distL="114300" distR="114300" simplePos="0" relativeHeight="25178828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4" r:link="rId45"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ins>
    </w:p>
    <w:p w:rsidR="005B6963" w:rsidRDefault="00636176">
      <w:pPr>
        <w:rPr>
          <w:ins w:id="1612" w:author="pjanssen" w:date="2015-11-09T18:12:00Z"/>
        </w:rPr>
      </w:pPr>
      <w:ins w:id="1613" w:author="pjanssen" w:date="2015-11-09T18:12:00Z">
        <w:r w:rsidRPr="00636176">
          <w:rPr>
            <w:rPrChange w:id="1614" w:author="pjanssen" w:date="2015-11-09T22:56:00Z">
              <w:rPr>
                <w:color w:val="0000FF"/>
                <w:sz w:val="17"/>
                <w:szCs w:val="17"/>
                <w:u w:val="single"/>
              </w:rPr>
            </w:rPrChange>
          </w:rPr>
          <w:t>Omdat de identifiers die intern bij de bronhouders wordt gebruikt op verschillende manieren hergebruikt worden is er een aantal beperkingen op het formaat van de identifiers. </w:t>
        </w:r>
      </w:ins>
    </w:p>
    <w:p w:rsidR="0065528A" w:rsidRDefault="00636176">
      <w:pPr>
        <w:numPr>
          <w:ilvl w:val="0"/>
          <w:numId w:val="44"/>
        </w:numPr>
        <w:spacing w:before="100" w:beforeAutospacing="1" w:after="100" w:afterAutospacing="1"/>
        <w:ind w:firstLine="0"/>
        <w:jc w:val="left"/>
        <w:rPr>
          <w:ins w:id="1615" w:author="pjanssen" w:date="2015-11-09T18:12:00Z"/>
        </w:rPr>
        <w:pPrChange w:id="1616" w:author="pjanssen" w:date="2015-11-09T22:57:00Z">
          <w:pPr>
            <w:numPr>
              <w:numId w:val="44"/>
            </w:numPr>
            <w:tabs>
              <w:tab w:val="num" w:pos="720"/>
            </w:tabs>
            <w:spacing w:before="100" w:beforeAutospacing="1" w:after="100" w:afterAutospacing="1" w:line="240" w:lineRule="auto"/>
            <w:ind w:left="720" w:hanging="360"/>
            <w:jc w:val="left"/>
          </w:pPr>
        </w:pPrChange>
      </w:pPr>
      <w:ins w:id="1617" w:author="pjanssen" w:date="2015-11-09T18:12:00Z">
        <w:r w:rsidRPr="00636176">
          <w:rPr>
            <w:rPrChange w:id="1618" w:author="pjanssen" w:date="2015-11-09T22:56:00Z">
              <w:rPr>
                <w:color w:val="0000FF"/>
                <w:sz w:val="17"/>
                <w:szCs w:val="17"/>
                <w:u w:val="single"/>
              </w:rPr>
            </w:rPrChange>
          </w:rPr>
          <w:t>De volgende karakters mogen in een lokaalID voorkomen: {”A”…”Z”, “a”…”z”, ”0”…”9”, “_”, “-“, “,”, ”.”}. “  (bron: NEN3610)</w:t>
        </w:r>
      </w:ins>
    </w:p>
    <w:p w:rsidR="0065528A" w:rsidRDefault="00636176">
      <w:pPr>
        <w:numPr>
          <w:ilvl w:val="0"/>
          <w:numId w:val="44"/>
        </w:numPr>
        <w:spacing w:before="100" w:beforeAutospacing="1" w:after="100" w:afterAutospacing="1"/>
        <w:ind w:firstLine="0"/>
        <w:jc w:val="left"/>
        <w:rPr>
          <w:ins w:id="1619" w:author="pjanssen" w:date="2015-11-09T18:12:00Z"/>
        </w:rPr>
        <w:pPrChange w:id="1620" w:author="pjanssen" w:date="2015-11-09T22:57:00Z">
          <w:pPr>
            <w:numPr>
              <w:numId w:val="44"/>
            </w:numPr>
            <w:tabs>
              <w:tab w:val="num" w:pos="720"/>
            </w:tabs>
            <w:spacing w:before="100" w:beforeAutospacing="1" w:after="100" w:afterAutospacing="1" w:line="240" w:lineRule="auto"/>
            <w:ind w:left="720" w:hanging="360"/>
            <w:jc w:val="left"/>
          </w:pPr>
        </w:pPrChange>
      </w:pPr>
      <w:ins w:id="1621" w:author="pjanssen" w:date="2015-11-09T18:12:00Z">
        <w:r w:rsidRPr="00636176">
          <w:rPr>
            <w:rPrChange w:id="1622" w:author="pjanssen" w:date="2015-11-09T22:56:00Z">
              <w:rPr>
                <w:color w:val="0000FF"/>
                <w:sz w:val="17"/>
                <w:szCs w:val="17"/>
                <w:u w:val="single"/>
              </w:rPr>
            </w:rPrChange>
          </w:rPr>
          <w:t>INSPIRE had een vergelijkbare beperking op de structuur van identifiers, maar die is geschrapt.</w:t>
        </w:r>
      </w:ins>
    </w:p>
    <w:p w:rsidR="0065528A" w:rsidRDefault="00636176">
      <w:pPr>
        <w:numPr>
          <w:ilvl w:val="0"/>
          <w:numId w:val="44"/>
        </w:numPr>
        <w:spacing w:before="100" w:beforeAutospacing="1" w:after="100" w:afterAutospacing="1"/>
        <w:ind w:firstLine="0"/>
        <w:jc w:val="left"/>
        <w:rPr>
          <w:ins w:id="1623" w:author="pjanssen" w:date="2015-11-09T18:12:00Z"/>
        </w:rPr>
        <w:pPrChange w:id="1624" w:author="pjanssen" w:date="2015-11-09T22:57:00Z">
          <w:pPr>
            <w:numPr>
              <w:numId w:val="44"/>
            </w:numPr>
            <w:tabs>
              <w:tab w:val="num" w:pos="720"/>
            </w:tabs>
            <w:spacing w:before="100" w:beforeAutospacing="1" w:after="100" w:afterAutospacing="1" w:line="240" w:lineRule="auto"/>
            <w:ind w:left="720" w:hanging="360"/>
            <w:jc w:val="left"/>
          </w:pPr>
        </w:pPrChange>
      </w:pPr>
      <w:ins w:id="1625" w:author="pjanssen" w:date="2015-11-09T18:12:00Z">
        <w:r w:rsidRPr="00636176">
          <w:rPr>
            <w:rPrChange w:id="1626" w:author="pjanssen" w:date="2015-11-09T22:56:00Z">
              <w:rPr>
                <w:color w:val="0000FF"/>
                <w:sz w:val="17"/>
                <w:szCs w:val="17"/>
                <w:u w:val="single"/>
              </w:rPr>
            </w:rPrChange>
          </w:rPr>
          <w:t>De afspraak dat een identifier binnen een GML document ook gebruikt om een gml:id te construeren wordt legt ook beperkingen op aan de identifier. Deze worden echter al afgevangen door de NEN3610 beperkingen.</w:t>
        </w:r>
      </w:ins>
    </w:p>
    <w:p w:rsidR="00F9768C" w:rsidRPr="00A67F65" w:rsidRDefault="00F9768C" w:rsidP="00F9768C">
      <w:pPr>
        <w:rPr>
          <w:ins w:id="1627" w:author="pjanssen" w:date="2015-10-23T16:53:00Z"/>
          <w:rPrChange w:id="1628" w:author="pjanssen" w:date="2015-11-09T22:57:00Z">
            <w:rPr>
              <w:ins w:id="1629" w:author="pjanssen" w:date="2015-10-23T16:53:00Z"/>
              <w:sz w:val="17"/>
              <w:szCs w:val="17"/>
            </w:rPr>
          </w:rPrChange>
        </w:rPr>
      </w:pPr>
      <w:ins w:id="1630" w:author="pjanssen" w:date="2015-10-12T12:00:00Z">
        <w:r>
          <w:rPr>
            <w:sz w:val="17"/>
            <w:szCs w:val="17"/>
          </w:rPr>
          <w:t> </w:t>
        </w:r>
        <w:r w:rsidR="00636176" w:rsidRPr="00636176">
          <w:rPr>
            <w:rPrChange w:id="1631" w:author="pjanssen" w:date="2015-11-09T22:57:00Z">
              <w:rPr>
                <w:color w:val="0000FF"/>
                <w:sz w:val="17"/>
                <w:szCs w:val="17"/>
                <w:u w:val="single"/>
              </w:rPr>
            </w:rPrChange>
          </w:rPr>
          <w:t>In NEN3610 en INSPIRE kunnen identifiers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ins>
    </w:p>
    <w:p w:rsidR="006E60B5" w:rsidRDefault="006E60B5" w:rsidP="00F9768C">
      <w:pPr>
        <w:rPr>
          <w:ins w:id="1632" w:author="pjanssen" w:date="2015-10-23T16:53:00Z"/>
          <w:sz w:val="17"/>
          <w:szCs w:val="17"/>
        </w:rPr>
      </w:pPr>
    </w:p>
    <w:p w:rsidR="006E60B5" w:rsidRPr="004E2E87" w:rsidRDefault="00636176" w:rsidP="00F9768C">
      <w:pPr>
        <w:rPr>
          <w:ins w:id="1633" w:author="pjanssen" w:date="2015-10-23T16:53:00Z"/>
          <w:b/>
          <w:rPrChange w:id="1634" w:author="pjanssen" w:date="2015-11-10T18:24:00Z">
            <w:rPr>
              <w:ins w:id="1635" w:author="pjanssen" w:date="2015-10-23T16:53:00Z"/>
              <w:sz w:val="17"/>
              <w:szCs w:val="17"/>
            </w:rPr>
          </w:rPrChange>
        </w:rPr>
      </w:pPr>
      <w:ins w:id="1636" w:author="pjanssen" w:date="2015-10-23T16:53:00Z">
        <w:r w:rsidRPr="00636176">
          <w:rPr>
            <w:b/>
            <w:highlight w:val="yellow"/>
            <w:rPrChange w:id="1637" w:author="pjanssen" w:date="2015-11-10T18:24:00Z">
              <w:rPr>
                <w:color w:val="0000FF"/>
                <w:sz w:val="17"/>
                <w:szCs w:val="17"/>
                <w:u w:val="single"/>
              </w:rPr>
            </w:rPrChange>
          </w:rPr>
          <w:t>GML implemen</w:t>
        </w:r>
      </w:ins>
      <w:ins w:id="1638" w:author="pjanssen" w:date="2015-11-09T18:13:00Z">
        <w:r w:rsidRPr="00636176">
          <w:rPr>
            <w:b/>
            <w:highlight w:val="yellow"/>
            <w:rPrChange w:id="1639" w:author="pjanssen" w:date="2015-11-10T18:24:00Z">
              <w:rPr>
                <w:color w:val="0000FF"/>
                <w:sz w:val="17"/>
                <w:szCs w:val="17"/>
                <w:u w:val="single"/>
              </w:rPr>
            </w:rPrChange>
          </w:rPr>
          <w:t>t</w:t>
        </w:r>
      </w:ins>
      <w:ins w:id="1640" w:author="pjanssen" w:date="2015-10-23T16:53:00Z">
        <w:r w:rsidRPr="00636176">
          <w:rPr>
            <w:b/>
            <w:highlight w:val="yellow"/>
            <w:rPrChange w:id="1641" w:author="pjanssen" w:date="2015-11-10T18:24:00Z">
              <w:rPr>
                <w:color w:val="0000FF"/>
                <w:sz w:val="17"/>
                <w:szCs w:val="17"/>
                <w:u w:val="single"/>
              </w:rPr>
            </w:rPrChange>
          </w:rPr>
          <w:t>atie</w:t>
        </w:r>
      </w:ins>
      <w:ins w:id="1642" w:author="pjanssen" w:date="2015-11-09T22:58:00Z">
        <w:r w:rsidRPr="00636176">
          <w:rPr>
            <w:b/>
            <w:highlight w:val="yellow"/>
            <w:rPrChange w:id="1643" w:author="pjanssen" w:date="2015-11-10T18:24:00Z">
              <w:rPr>
                <w:color w:val="0000FF"/>
                <w:sz w:val="17"/>
                <w:szCs w:val="17"/>
                <w:u w:val="single"/>
              </w:rPr>
            </w:rPrChange>
          </w:rPr>
          <w:t>.</w:t>
        </w:r>
      </w:ins>
    </w:p>
    <w:p w:rsidR="006E60B5" w:rsidRDefault="00A67F65" w:rsidP="00F9768C">
      <w:pPr>
        <w:rPr>
          <w:ins w:id="1644" w:author="pjanssen" w:date="2015-10-12T12:00:00Z"/>
        </w:rPr>
      </w:pPr>
      <w:ins w:id="1645" w:author="pjanssen" w:date="2015-11-09T22:59:00Z">
        <w:r>
          <w:rPr>
            <w:rFonts w:cs="Arial"/>
          </w:rPr>
          <w:t xml:space="preserve">De in een GML bestand opgenomen en verplichte </w:t>
        </w:r>
      </w:ins>
      <w:ins w:id="1646" w:author="pjanssen" w:date="2015-10-23T16:53:00Z">
        <w:r w:rsidR="006E60B5" w:rsidRPr="0005684B">
          <w:rPr>
            <w:rFonts w:cs="Arial"/>
          </w:rPr>
          <w:t>GML-id is een concatenatie van de volledige identifier, bestaande uit de namespace en lokale id</w:t>
        </w:r>
        <w:r w:rsidR="006E60B5">
          <w:rPr>
            <w:rFonts w:cs="Arial"/>
          </w:rPr>
          <w:t>.</w:t>
        </w:r>
      </w:ins>
    </w:p>
    <w:p w:rsidR="00F9768C" w:rsidDel="008A21E1" w:rsidRDefault="00F9768C">
      <w:pPr>
        <w:rPr>
          <w:del w:id="1647" w:author="pjanssen" w:date="2015-11-09T23:05:00Z"/>
        </w:rPr>
      </w:pPr>
      <w:bookmarkStart w:id="1648" w:name="_Toc434874148"/>
      <w:bookmarkStart w:id="1649" w:name="_Toc434874217"/>
      <w:bookmarkStart w:id="1650" w:name="_Toc434874300"/>
      <w:bookmarkStart w:id="1651" w:name="_Toc434874368"/>
      <w:bookmarkStart w:id="1652" w:name="_Toc434874645"/>
      <w:bookmarkStart w:id="1653" w:name="_Toc434933278"/>
      <w:bookmarkStart w:id="1654" w:name="_Toc434940515"/>
      <w:bookmarkStart w:id="1655" w:name="_Toc434941832"/>
      <w:bookmarkStart w:id="1656" w:name="_Toc434943373"/>
      <w:bookmarkStart w:id="1657" w:name="_Toc434943804"/>
      <w:bookmarkStart w:id="1658" w:name="_Toc434956128"/>
      <w:bookmarkEnd w:id="1648"/>
      <w:bookmarkEnd w:id="1649"/>
      <w:bookmarkEnd w:id="1650"/>
      <w:bookmarkEnd w:id="1651"/>
      <w:bookmarkEnd w:id="1652"/>
      <w:bookmarkEnd w:id="1653"/>
      <w:bookmarkEnd w:id="1654"/>
      <w:bookmarkEnd w:id="1655"/>
      <w:bookmarkEnd w:id="1656"/>
      <w:bookmarkEnd w:id="1657"/>
      <w:bookmarkEnd w:id="1658"/>
    </w:p>
    <w:p w:rsidR="00EE7BB1" w:rsidRDefault="00A26E72">
      <w:pPr>
        <w:pStyle w:val="subparagraaftitel"/>
      </w:pPr>
      <w:bookmarkStart w:id="1659" w:name="_Toc410654851"/>
      <w:bookmarkStart w:id="1660" w:name="_Toc410654938"/>
      <w:bookmarkStart w:id="1661" w:name="_Toc410655437"/>
      <w:bookmarkStart w:id="1662" w:name="_Toc410656769"/>
      <w:bookmarkStart w:id="1663" w:name="_Toc410900193"/>
      <w:bookmarkStart w:id="1664" w:name="_Toc410900282"/>
      <w:bookmarkStart w:id="1665" w:name="_Toc410654852"/>
      <w:bookmarkStart w:id="1666" w:name="_Toc410654939"/>
      <w:bookmarkStart w:id="1667" w:name="_Toc410655438"/>
      <w:bookmarkStart w:id="1668" w:name="_Toc410656770"/>
      <w:bookmarkStart w:id="1669" w:name="_Toc410900194"/>
      <w:bookmarkStart w:id="1670" w:name="_Toc410900283"/>
      <w:bookmarkStart w:id="1671" w:name="_Toc410654853"/>
      <w:bookmarkStart w:id="1672" w:name="_Toc410654940"/>
      <w:bookmarkStart w:id="1673" w:name="_Toc410655439"/>
      <w:bookmarkStart w:id="1674" w:name="_Toc410656771"/>
      <w:bookmarkStart w:id="1675" w:name="_Toc410900195"/>
      <w:bookmarkStart w:id="1676" w:name="_Toc410900284"/>
      <w:bookmarkStart w:id="1677" w:name="_Toc410654854"/>
      <w:bookmarkStart w:id="1678" w:name="_Toc410654941"/>
      <w:bookmarkStart w:id="1679" w:name="_Toc410655440"/>
      <w:bookmarkStart w:id="1680" w:name="_Toc410656772"/>
      <w:bookmarkStart w:id="1681" w:name="_Toc410900196"/>
      <w:bookmarkStart w:id="1682" w:name="_Toc410900285"/>
      <w:bookmarkStart w:id="1683" w:name="_Toc410654855"/>
      <w:bookmarkStart w:id="1684" w:name="_Toc410654942"/>
      <w:bookmarkStart w:id="1685" w:name="_Toc410655441"/>
      <w:bookmarkStart w:id="1686" w:name="_Toc410656773"/>
      <w:bookmarkStart w:id="1687" w:name="_Toc410900197"/>
      <w:bookmarkStart w:id="1688" w:name="_Toc410900286"/>
      <w:bookmarkStart w:id="1689" w:name="_Toc410654856"/>
      <w:bookmarkStart w:id="1690" w:name="_Toc410654943"/>
      <w:bookmarkStart w:id="1691" w:name="_Toc410655442"/>
      <w:bookmarkStart w:id="1692" w:name="_Toc410656774"/>
      <w:bookmarkStart w:id="1693" w:name="_Toc410900198"/>
      <w:bookmarkStart w:id="1694" w:name="_Toc410900287"/>
      <w:bookmarkStart w:id="1695" w:name="_Toc410654857"/>
      <w:bookmarkStart w:id="1696" w:name="_Toc410654944"/>
      <w:bookmarkStart w:id="1697" w:name="_Toc410655443"/>
      <w:bookmarkStart w:id="1698" w:name="_Toc410656775"/>
      <w:bookmarkStart w:id="1699" w:name="_Toc410900199"/>
      <w:bookmarkStart w:id="1700" w:name="_Toc410900288"/>
      <w:bookmarkStart w:id="1701" w:name="_Toc410654858"/>
      <w:bookmarkStart w:id="1702" w:name="_Toc410654945"/>
      <w:bookmarkStart w:id="1703" w:name="_Toc410655444"/>
      <w:bookmarkStart w:id="1704" w:name="_Toc410656776"/>
      <w:bookmarkStart w:id="1705" w:name="_Toc410900200"/>
      <w:bookmarkStart w:id="1706" w:name="_Toc410900289"/>
      <w:bookmarkStart w:id="1707" w:name="_Toc410654859"/>
      <w:bookmarkStart w:id="1708" w:name="_Toc410654946"/>
      <w:bookmarkStart w:id="1709" w:name="_Toc410655445"/>
      <w:bookmarkStart w:id="1710" w:name="_Toc410656777"/>
      <w:bookmarkStart w:id="1711" w:name="_Toc410900201"/>
      <w:bookmarkStart w:id="1712" w:name="_Toc410900290"/>
      <w:bookmarkStart w:id="1713" w:name="_Toc410654860"/>
      <w:bookmarkStart w:id="1714" w:name="_Toc410654947"/>
      <w:bookmarkStart w:id="1715" w:name="_Toc410655446"/>
      <w:bookmarkStart w:id="1716" w:name="_Toc410656778"/>
      <w:bookmarkStart w:id="1717" w:name="_Toc410900202"/>
      <w:bookmarkStart w:id="1718" w:name="_Toc410900291"/>
      <w:bookmarkStart w:id="1719" w:name="_Toc410654861"/>
      <w:bookmarkStart w:id="1720" w:name="_Toc410654948"/>
      <w:bookmarkStart w:id="1721" w:name="_Toc410655447"/>
      <w:bookmarkStart w:id="1722" w:name="_Toc410656779"/>
      <w:bookmarkStart w:id="1723" w:name="_Toc410900203"/>
      <w:bookmarkStart w:id="1724" w:name="_Toc410900292"/>
      <w:bookmarkStart w:id="1725" w:name="_Toc410654862"/>
      <w:bookmarkStart w:id="1726" w:name="_Toc410654949"/>
      <w:bookmarkStart w:id="1727" w:name="_Toc410655448"/>
      <w:bookmarkStart w:id="1728" w:name="_Toc410656780"/>
      <w:bookmarkStart w:id="1729" w:name="_Toc410900204"/>
      <w:bookmarkStart w:id="1730" w:name="_Toc410900293"/>
      <w:bookmarkStart w:id="1731" w:name="_Toc410654863"/>
      <w:bookmarkStart w:id="1732" w:name="_Toc410654950"/>
      <w:bookmarkStart w:id="1733" w:name="_Toc410655449"/>
      <w:bookmarkStart w:id="1734" w:name="_Toc410656781"/>
      <w:bookmarkStart w:id="1735" w:name="_Toc410900205"/>
      <w:bookmarkStart w:id="1736" w:name="_Toc410900294"/>
      <w:bookmarkStart w:id="1737" w:name="_Toc410654864"/>
      <w:bookmarkStart w:id="1738" w:name="_Toc410654951"/>
      <w:bookmarkStart w:id="1739" w:name="_Toc410655450"/>
      <w:bookmarkStart w:id="1740" w:name="_Toc410656782"/>
      <w:bookmarkStart w:id="1741" w:name="_Toc410900206"/>
      <w:bookmarkStart w:id="1742" w:name="_Toc410900295"/>
      <w:bookmarkStart w:id="1743" w:name="_Toc410654865"/>
      <w:bookmarkStart w:id="1744" w:name="_Toc410654952"/>
      <w:bookmarkStart w:id="1745" w:name="_Toc410655451"/>
      <w:bookmarkStart w:id="1746" w:name="_Toc410656783"/>
      <w:bookmarkStart w:id="1747" w:name="_Toc410900207"/>
      <w:bookmarkStart w:id="1748" w:name="_Toc410900296"/>
      <w:bookmarkStart w:id="1749" w:name="_Toc410654866"/>
      <w:bookmarkStart w:id="1750" w:name="_Toc410654953"/>
      <w:bookmarkStart w:id="1751" w:name="_Toc410655452"/>
      <w:bookmarkStart w:id="1752" w:name="_Toc410656784"/>
      <w:bookmarkStart w:id="1753" w:name="_Toc410900208"/>
      <w:bookmarkStart w:id="1754" w:name="_Toc410900297"/>
      <w:bookmarkStart w:id="1755" w:name="_Toc410654867"/>
      <w:bookmarkStart w:id="1756" w:name="_Toc410654954"/>
      <w:bookmarkStart w:id="1757" w:name="_Toc410655453"/>
      <w:bookmarkStart w:id="1758" w:name="_Toc410656785"/>
      <w:bookmarkStart w:id="1759" w:name="_Toc410900209"/>
      <w:bookmarkStart w:id="1760" w:name="_Toc410900298"/>
      <w:bookmarkStart w:id="1761" w:name="_Toc410654868"/>
      <w:bookmarkStart w:id="1762" w:name="_Toc410654955"/>
      <w:bookmarkStart w:id="1763" w:name="_Toc410655454"/>
      <w:bookmarkStart w:id="1764" w:name="_Toc410656786"/>
      <w:bookmarkStart w:id="1765" w:name="_Toc410900210"/>
      <w:bookmarkStart w:id="1766" w:name="_Toc410900299"/>
      <w:bookmarkStart w:id="1767" w:name="_Toc410654869"/>
      <w:bookmarkStart w:id="1768" w:name="_Toc410654956"/>
      <w:bookmarkStart w:id="1769" w:name="_Toc410655455"/>
      <w:bookmarkStart w:id="1770" w:name="_Toc410656787"/>
      <w:bookmarkStart w:id="1771" w:name="_Toc410900211"/>
      <w:bookmarkStart w:id="1772" w:name="_Toc410900300"/>
      <w:bookmarkStart w:id="1773" w:name="_Toc406679708"/>
      <w:bookmarkStart w:id="1774" w:name="_Toc406684190"/>
      <w:bookmarkStart w:id="1775" w:name="_Toc410654870"/>
      <w:bookmarkStart w:id="1776" w:name="_Toc410654957"/>
      <w:bookmarkStart w:id="1777" w:name="_Toc410655456"/>
      <w:bookmarkStart w:id="1778" w:name="_Toc410656788"/>
      <w:bookmarkStart w:id="1779" w:name="_Toc410900212"/>
      <w:bookmarkStart w:id="1780" w:name="_Toc410900301"/>
      <w:bookmarkStart w:id="1781" w:name="_Toc434956129"/>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r>
        <w:t>Tijd representatie</w:t>
      </w:r>
      <w:ins w:id="1782" w:author="pjanssen" w:date="2015-10-12T12:01:00Z">
        <w:r w:rsidR="00F9768C">
          <w:t xml:space="preserve"> en temporeel model.</w:t>
        </w:r>
      </w:ins>
      <w:bookmarkEnd w:id="1781"/>
    </w:p>
    <w:p w:rsidR="0065371C" w:rsidRPr="0065371C" w:rsidDel="008A21E1" w:rsidRDefault="0065371C" w:rsidP="0065371C">
      <w:pPr>
        <w:rPr>
          <w:del w:id="1783" w:author="pjanssen" w:date="2015-11-09T23:05:00Z"/>
        </w:rPr>
      </w:pPr>
      <w:del w:id="1784" w:author="pjanssen" w:date="2015-11-09T23:05:00Z">
        <w:r w:rsidRPr="0065371C" w:rsidDel="008A21E1">
          <w:rPr>
            <w:highlight w:val="yellow"/>
          </w:rPr>
          <w:delText>NOG UITWERKEN.</w:delText>
        </w:r>
      </w:del>
    </w:p>
    <w:p w:rsidR="00A26E72" w:rsidDel="00F9768C" w:rsidRDefault="00613D81" w:rsidP="00A26E72">
      <w:pPr>
        <w:rPr>
          <w:del w:id="1785" w:author="pjanssen" w:date="2015-10-12T12:01:00Z"/>
        </w:rPr>
      </w:pPr>
      <w:r>
        <w:t>IMKL2015</w:t>
      </w:r>
      <w:r w:rsidRPr="00613D81">
        <w:t xml:space="preserve"> hanteert de ISO 8601 norm voor het beschrijven van tijdsaspecten.</w:t>
      </w:r>
    </w:p>
    <w:p w:rsidR="00F9768C" w:rsidRDefault="00F9768C" w:rsidP="00A26E72">
      <w:pPr>
        <w:rPr>
          <w:ins w:id="1786" w:author="pjanssen" w:date="2015-10-12T12:01:00Z"/>
        </w:rPr>
      </w:pPr>
    </w:p>
    <w:p w:rsidR="00F9768C" w:rsidRDefault="00F9768C" w:rsidP="00F9768C">
      <w:pPr>
        <w:rPr>
          <w:ins w:id="1787" w:author="pjanssen" w:date="2015-10-12T12:01:00Z"/>
        </w:rPr>
      </w:pPr>
      <w:ins w:id="1788" w:author="pjanssen" w:date="2015-10-12T12:01:00Z">
        <w:r>
          <w:t>Binnen het informatiemodel IMKL 2015 zijn twee tijdsdimensies gemodelleerd, deze worden in de volgende twee paragrafen beschreven.</w:t>
        </w:r>
      </w:ins>
    </w:p>
    <w:p w:rsidR="00F9768C" w:rsidRDefault="00F9768C" w:rsidP="00F9768C">
      <w:pPr>
        <w:rPr>
          <w:ins w:id="1789" w:author="pjanssen" w:date="2015-10-12T12:01:00Z"/>
        </w:rPr>
      </w:pPr>
      <w:ins w:id="1790" w:author="pjanssen" w:date="2015-10-12T12:01:00Z">
        <w:r>
          <w:br/>
        </w:r>
        <w:r w:rsidR="00636176" w:rsidRPr="00636176">
          <w:rPr>
            <w:b/>
            <w:bCs/>
            <w:highlight w:val="yellow"/>
            <w:rPrChange w:id="1791" w:author="pjanssen" w:date="2015-11-10T18:24:00Z">
              <w:rPr>
                <w:b/>
                <w:bCs/>
                <w:color w:val="0000FF"/>
                <w:u w:val="single"/>
              </w:rPr>
            </w:rPrChange>
          </w:rPr>
          <w:t>Temporele kenmerken in de werkelijkheid</w:t>
        </w:r>
      </w:ins>
      <w:ins w:id="1792" w:author="pjanssen" w:date="2015-11-09T23:19:00Z">
        <w:r w:rsidR="00636176" w:rsidRPr="00636176">
          <w:rPr>
            <w:b/>
            <w:bCs/>
            <w:highlight w:val="yellow"/>
            <w:rPrChange w:id="1793" w:author="pjanssen" w:date="2015-11-10T18:24:00Z">
              <w:rPr>
                <w:b/>
                <w:bCs/>
                <w:color w:val="0000FF"/>
                <w:u w:val="single"/>
              </w:rPr>
            </w:rPrChange>
          </w:rPr>
          <w:t>.</w:t>
        </w:r>
      </w:ins>
    </w:p>
    <w:p w:rsidR="00F9768C" w:rsidRDefault="00F9768C" w:rsidP="00F9768C">
      <w:pPr>
        <w:rPr>
          <w:ins w:id="1794" w:author="pjanssen" w:date="2015-10-12T12:01:00Z"/>
        </w:rPr>
      </w:pPr>
      <w:ins w:id="1795" w:author="pjanssen" w:date="2015-10-12T12:01:00Z">
        <w:r>
          <w:t>In IMKL2015 worden de temporele attributen ‘validFrom’ en ‘validTo’ van een object gebruikt om de aanwezigheid van een object in de werkelijkheid te beschrijven. Deze attributen worden gedefinieerd in INSPIRE. In de context van IMKL hebben ze de volgende betekenis: </w:t>
        </w:r>
      </w:ins>
    </w:p>
    <w:p w:rsidR="0065528A" w:rsidRDefault="00F9768C">
      <w:pPr>
        <w:pStyle w:val="Lijstalinea"/>
        <w:numPr>
          <w:ilvl w:val="0"/>
          <w:numId w:val="31"/>
        </w:numPr>
        <w:spacing w:before="100" w:beforeAutospacing="1" w:after="100" w:afterAutospacing="1"/>
        <w:jc w:val="left"/>
        <w:rPr>
          <w:ins w:id="1796" w:author="pjanssen" w:date="2015-11-10T12:17:00Z"/>
          <w:rFonts w:eastAsiaTheme="minorHAnsi"/>
          <w:rPrChange w:id="1797" w:author="pjanssen" w:date="2015-11-10T12:17:00Z">
            <w:rPr>
              <w:ins w:id="1798" w:author="pjanssen" w:date="2015-11-10T12:17:00Z"/>
            </w:rPr>
          </w:rPrChange>
        </w:rPr>
        <w:pPrChange w:id="1799" w:author="pjanssen" w:date="2015-11-10T12:17:00Z">
          <w:pPr>
            <w:numPr>
              <w:numId w:val="42"/>
            </w:numPr>
            <w:tabs>
              <w:tab w:val="num" w:pos="720"/>
            </w:tabs>
            <w:spacing w:before="100" w:beforeAutospacing="1" w:after="100" w:afterAutospacing="1" w:line="240" w:lineRule="auto"/>
            <w:ind w:left="720" w:hanging="360"/>
            <w:jc w:val="left"/>
          </w:pPr>
        </w:pPrChange>
      </w:pPr>
      <w:ins w:id="1800" w:author="pjanssen" w:date="2015-10-12T12:01:00Z">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ins>
    </w:p>
    <w:p w:rsidR="0065528A" w:rsidRDefault="0065528A">
      <w:pPr>
        <w:pStyle w:val="Lijstalinea"/>
        <w:spacing w:before="100" w:beforeAutospacing="1" w:after="100" w:afterAutospacing="1"/>
        <w:jc w:val="left"/>
        <w:rPr>
          <w:ins w:id="1801" w:author="pjanssen" w:date="2015-10-12T12:01:00Z"/>
          <w:rFonts w:eastAsiaTheme="minorHAnsi"/>
        </w:rPr>
        <w:pPrChange w:id="1802" w:author="pjanssen" w:date="2015-11-10T12:17:00Z">
          <w:pPr>
            <w:numPr>
              <w:numId w:val="42"/>
            </w:numPr>
            <w:tabs>
              <w:tab w:val="num" w:pos="720"/>
            </w:tabs>
            <w:spacing w:before="100" w:beforeAutospacing="1" w:after="100" w:afterAutospacing="1" w:line="240" w:lineRule="auto"/>
            <w:ind w:left="720" w:hanging="360"/>
            <w:jc w:val="left"/>
          </w:pPr>
        </w:pPrChange>
      </w:pPr>
    </w:p>
    <w:p w:rsidR="0065528A" w:rsidRDefault="00F9768C">
      <w:pPr>
        <w:pStyle w:val="Lijstalinea"/>
        <w:numPr>
          <w:ilvl w:val="0"/>
          <w:numId w:val="31"/>
        </w:numPr>
        <w:spacing w:before="100" w:beforeAutospacing="1" w:after="100" w:afterAutospacing="1"/>
        <w:jc w:val="left"/>
        <w:rPr>
          <w:ins w:id="1803" w:author="pjanssen" w:date="2015-10-12T12:01:00Z"/>
        </w:rPr>
        <w:pPrChange w:id="1804" w:author="pjanssen" w:date="2015-11-10T12:17:00Z">
          <w:pPr>
            <w:numPr>
              <w:numId w:val="42"/>
            </w:numPr>
            <w:tabs>
              <w:tab w:val="num" w:pos="720"/>
            </w:tabs>
            <w:spacing w:before="100" w:beforeAutospacing="1" w:after="100" w:afterAutospacing="1" w:line="240" w:lineRule="auto"/>
            <w:ind w:left="720" w:hanging="360"/>
            <w:jc w:val="left"/>
          </w:pPr>
        </w:pPrChange>
      </w:pPr>
      <w:ins w:id="1805" w:author="pjanssen" w:date="2015-10-12T12:01:00Z">
        <w:r>
          <w:t>‘validTo’ beschrijft het tijdstip vanaf wanneer het object niet meer in de werkelijkheid voorkomt. Dit attribuut is optioneel; wanneer het niet is ingevuld betekent dit dat er vooralsnog geen tijdstip bekend is waarop de geldigheid van dit object eindigt.</w:t>
        </w:r>
      </w:ins>
    </w:p>
    <w:p w:rsidR="00F9768C" w:rsidRDefault="00636176" w:rsidP="00F9768C">
      <w:pPr>
        <w:rPr>
          <w:ins w:id="1806" w:author="pjanssen" w:date="2015-10-12T12:01:00Z"/>
        </w:rPr>
      </w:pPr>
      <w:ins w:id="1807" w:author="pjanssen" w:date="2015-10-12T12:01:00Z">
        <w:r w:rsidRPr="00636176">
          <w:rPr>
            <w:b/>
            <w:bCs/>
            <w:highlight w:val="yellow"/>
            <w:rPrChange w:id="1808" w:author="pjanssen" w:date="2015-11-10T18:24:00Z">
              <w:rPr>
                <w:b/>
                <w:bCs/>
                <w:color w:val="0000FF"/>
                <w:u w:val="single"/>
              </w:rPr>
            </w:rPrChange>
          </w:rPr>
          <w:t>Temporele kenmerken in de registratie</w:t>
        </w:r>
      </w:ins>
      <w:ins w:id="1809" w:author="pjanssen" w:date="2015-11-09T23:19:00Z">
        <w:r w:rsidRPr="00636176">
          <w:rPr>
            <w:b/>
            <w:bCs/>
            <w:highlight w:val="yellow"/>
            <w:rPrChange w:id="1810" w:author="pjanssen" w:date="2015-11-10T18:24:00Z">
              <w:rPr>
                <w:b/>
                <w:bCs/>
                <w:color w:val="0000FF"/>
                <w:u w:val="single"/>
              </w:rPr>
            </w:rPrChange>
          </w:rPr>
          <w:t>.</w:t>
        </w:r>
      </w:ins>
    </w:p>
    <w:p w:rsidR="00F9768C" w:rsidRDefault="00F9768C" w:rsidP="00F9768C">
      <w:pPr>
        <w:rPr>
          <w:ins w:id="1811" w:author="pjanssen" w:date="2015-10-12T12:01:00Z"/>
        </w:rPr>
      </w:pPr>
      <w:ins w:id="1812" w:author="pjanssen" w:date="2015-10-12T12:01:00Z">
        <w:r>
          <w:t xml:space="preserve">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w:t>
        </w:r>
        <w:r>
          <w:lastRenderedPageBreak/>
          <w:t>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ins>
    </w:p>
    <w:p w:rsidR="00F9768C" w:rsidRDefault="00F9768C" w:rsidP="00F9768C">
      <w:pPr>
        <w:rPr>
          <w:ins w:id="1813" w:author="pjanssen" w:date="2015-10-12T12:01:00Z"/>
        </w:rPr>
      </w:pPr>
    </w:p>
    <w:p w:rsidR="00F9768C" w:rsidRDefault="00636176" w:rsidP="00F9768C">
      <w:pPr>
        <w:rPr>
          <w:ins w:id="1814" w:author="pjanssen" w:date="2015-10-12T12:01:00Z"/>
        </w:rPr>
      </w:pPr>
      <w:ins w:id="1815" w:author="pjanssen" w:date="2015-10-12T12:01:00Z">
        <w:r w:rsidRPr="00636176">
          <w:rPr>
            <w:b/>
            <w:bCs/>
            <w:highlight w:val="yellow"/>
            <w:rPrChange w:id="1816" w:author="pjanssen" w:date="2015-11-10T18:24:00Z">
              <w:rPr>
                <w:b/>
                <w:bCs/>
                <w:color w:val="0000FF"/>
                <w:u w:val="single"/>
              </w:rPr>
            </w:rPrChange>
          </w:rPr>
          <w:t>Voorbeelden</w:t>
        </w:r>
      </w:ins>
    </w:p>
    <w:p w:rsidR="00F9768C" w:rsidRDefault="00F9768C" w:rsidP="00F9768C">
      <w:pPr>
        <w:rPr>
          <w:ins w:id="1817" w:author="pjanssen" w:date="2015-10-12T12:01:00Z"/>
        </w:rPr>
      </w:pPr>
      <w:ins w:id="1818" w:author="pjanssen" w:date="2015-10-12T12:01:00Z">
        <w:r>
          <w:t>Een aantal voorkomende gevallen wordt hier</w:t>
        </w:r>
      </w:ins>
      <w:ins w:id="1819" w:author="pjanssen" w:date="2015-11-09T23:01:00Z">
        <w:r w:rsidR="008A21E1">
          <w:t>o</w:t>
        </w:r>
      </w:ins>
      <w:ins w:id="1820" w:author="pjanssen" w:date="2015-10-12T12:01:00Z">
        <w:r>
          <w:t>nder met een voorbeeld uitgewerk</w:t>
        </w:r>
      </w:ins>
      <w:ins w:id="1821" w:author="pjanssen" w:date="2015-11-09T23:02:00Z">
        <w:r w:rsidR="008A21E1">
          <w:t>t</w:t>
        </w:r>
      </w:ins>
      <w:ins w:id="1822" w:author="pjanssen" w:date="2015-10-12T12:01:00Z">
        <w:r>
          <w:t>:</w:t>
        </w:r>
      </w:ins>
    </w:p>
    <w:p w:rsidR="0065528A" w:rsidRDefault="00F9768C">
      <w:pPr>
        <w:numPr>
          <w:ilvl w:val="0"/>
          <w:numId w:val="43"/>
        </w:numPr>
        <w:spacing w:before="100" w:beforeAutospacing="1" w:after="100" w:afterAutospacing="1"/>
        <w:ind w:left="714" w:hanging="357"/>
        <w:jc w:val="left"/>
        <w:rPr>
          <w:ins w:id="1823" w:author="pjanssen" w:date="2015-10-12T12:01:00Z"/>
        </w:rPr>
        <w:pPrChange w:id="1824" w:author="pjanssen" w:date="2015-11-09T23:02:00Z">
          <w:pPr>
            <w:numPr>
              <w:numId w:val="43"/>
            </w:numPr>
            <w:tabs>
              <w:tab w:val="num" w:pos="720"/>
            </w:tabs>
            <w:spacing w:before="100" w:beforeAutospacing="1" w:after="100" w:afterAutospacing="1" w:line="240" w:lineRule="auto"/>
            <w:ind w:left="720" w:hanging="360"/>
            <w:jc w:val="left"/>
          </w:pPr>
        </w:pPrChange>
      </w:pPr>
      <w:ins w:id="1825" w:author="pjanssen" w:date="2015-10-12T12:01:00Z">
        <w:r>
          <w:t>Op 2 september 2016 wordt een kabel gelegd. Dit wordt een dag later (3 september 2016) in de computer ingevoerd.</w:t>
        </w:r>
        <w:r>
          <w:br/>
          <w:t>{ validFrom='2016-09-02' validTo=  beginLifespanVersion='2016-09-03'</w:t>
        </w:r>
      </w:ins>
      <w:ins w:id="1826" w:author="pjanssen" w:date="2015-11-09T23:02:00Z">
        <w:r w:rsidR="008A21E1">
          <w:t>}</w:t>
        </w:r>
      </w:ins>
    </w:p>
    <w:p w:rsidR="0065528A" w:rsidRDefault="00F9768C">
      <w:pPr>
        <w:numPr>
          <w:ilvl w:val="0"/>
          <w:numId w:val="43"/>
        </w:numPr>
        <w:spacing w:before="100" w:beforeAutospacing="1" w:after="100" w:afterAutospacing="1"/>
        <w:ind w:left="714" w:hanging="357"/>
        <w:jc w:val="left"/>
        <w:rPr>
          <w:ins w:id="1827" w:author="pjanssen" w:date="2015-10-12T12:01:00Z"/>
        </w:rPr>
        <w:pPrChange w:id="1828" w:author="pjanssen" w:date="2015-11-09T23:02:00Z">
          <w:pPr>
            <w:numPr>
              <w:numId w:val="43"/>
            </w:numPr>
            <w:tabs>
              <w:tab w:val="num" w:pos="720"/>
            </w:tabs>
            <w:spacing w:before="100" w:beforeAutospacing="1" w:after="100" w:afterAutospacing="1" w:line="240" w:lineRule="auto"/>
            <w:ind w:left="720" w:hanging="360"/>
            <w:jc w:val="left"/>
          </w:pPr>
        </w:pPrChange>
      </w:pPr>
      <w:ins w:id="1829" w:author="pjanssen" w:date="2015-10-12T12:01:00Z">
        <w:r>
          <w:t>Op 31 december 2015 wordt de status van een kabel die er al</w:t>
        </w:r>
        <w:r w:rsidR="00636176" w:rsidRPr="00636176">
          <w:rPr>
            <w:highlight w:val="red"/>
            <w:rPrChange w:id="1830" w:author="pjanssen" w:date="2015-11-15T18:32:00Z">
              <w:rPr/>
            </w:rPrChange>
          </w:rPr>
          <w:t>s</w:t>
        </w:r>
        <w:r>
          <w:t xml:space="preserve"> sinds 5 april 1968 lag in 'disused' veranderd. Dit wordt op 3 januari 2016 ingevoerd.</w:t>
        </w:r>
        <w:r>
          <w:br/>
          <w:t>{ validFrom='19</w:t>
        </w:r>
        <w:r w:rsidR="00636176" w:rsidRPr="00636176">
          <w:rPr>
            <w:highlight w:val="red"/>
            <w:rPrChange w:id="1831" w:author="pjanssen" w:date="2015-11-15T18:33:00Z">
              <w:rPr/>
            </w:rPrChange>
          </w:rPr>
          <w:t>86</w:t>
        </w:r>
        <w:r>
          <w:t>-04-05' validTo=  beginLifespanVersion='2016-01-03 currentStatus='disused'}</w:t>
        </w:r>
      </w:ins>
    </w:p>
    <w:p w:rsidR="0065528A" w:rsidRDefault="00F9768C">
      <w:pPr>
        <w:numPr>
          <w:ilvl w:val="0"/>
          <w:numId w:val="43"/>
        </w:numPr>
        <w:spacing w:before="100" w:beforeAutospacing="1" w:after="100" w:afterAutospacing="1"/>
        <w:ind w:left="714" w:hanging="357"/>
        <w:jc w:val="left"/>
        <w:rPr>
          <w:ins w:id="1832" w:author="pjanssen" w:date="2015-10-12T12:01:00Z"/>
        </w:rPr>
        <w:pPrChange w:id="1833" w:author="pjanssen" w:date="2015-11-09T23:02:00Z">
          <w:pPr>
            <w:numPr>
              <w:numId w:val="43"/>
            </w:numPr>
            <w:tabs>
              <w:tab w:val="num" w:pos="720"/>
            </w:tabs>
            <w:spacing w:before="100" w:beforeAutospacing="1" w:after="100" w:afterAutospacing="1" w:line="240" w:lineRule="auto"/>
            <w:ind w:left="720" w:hanging="360"/>
            <w:jc w:val="left"/>
          </w:pPr>
        </w:pPrChange>
      </w:pPr>
      <w:ins w:id="1834" w:author="pjanssen" w:date="2015-10-12T12:01:00Z">
        <w:r>
          <w:t>Op 6 mei 2014 wordt besloten dat er op 1 juli 2014 een leiding in de grond gelegd wordt.</w:t>
        </w:r>
        <w:r>
          <w:br/>
          <w:t>{ validFrom='2014-07-01' validTo=  beginLifespanVersion='2014-05-06' currentStatus='projected'}</w:t>
        </w:r>
      </w:ins>
    </w:p>
    <w:p w:rsidR="0065528A" w:rsidRDefault="00F9768C">
      <w:pPr>
        <w:numPr>
          <w:ilvl w:val="0"/>
          <w:numId w:val="43"/>
        </w:numPr>
        <w:spacing w:before="100" w:beforeAutospacing="1" w:after="100" w:afterAutospacing="1"/>
        <w:ind w:left="714" w:hanging="357"/>
        <w:jc w:val="left"/>
        <w:rPr>
          <w:ins w:id="1835" w:author="pjanssen" w:date="2015-10-12T12:01:00Z"/>
        </w:rPr>
        <w:pPrChange w:id="1836" w:author="pjanssen" w:date="2015-11-09T23:02:00Z">
          <w:pPr>
            <w:numPr>
              <w:numId w:val="43"/>
            </w:numPr>
            <w:tabs>
              <w:tab w:val="num" w:pos="720"/>
            </w:tabs>
            <w:spacing w:before="100" w:beforeAutospacing="1" w:after="100" w:afterAutospacing="1" w:line="240" w:lineRule="auto"/>
            <w:ind w:left="720" w:hanging="360"/>
            <w:jc w:val="left"/>
          </w:pPr>
        </w:pPrChange>
      </w:pPr>
      <w:ins w:id="1837" w:author="pjanssen" w:date="2015-10-12T12:01:00Z">
        <w:r>
          <w:t>Op 15 december 2013 wordt besloten dat op 21 december 2013 een kabel die er sinds 2 juni 2006 lag uit de grond gehaald zal worden.</w:t>
        </w:r>
        <w:r>
          <w:br/>
          <w:t>{ validFrom='2006-06-02' validTo='2013-12-21' beginLifespanVersion='2014-12-15'}</w:t>
        </w:r>
      </w:ins>
    </w:p>
    <w:p w:rsidR="00F9768C" w:rsidRDefault="00F9768C" w:rsidP="00F9768C">
      <w:pPr>
        <w:rPr>
          <w:ins w:id="1838" w:author="pjanssen" w:date="2015-11-09T23:03:00Z"/>
        </w:rPr>
      </w:pPr>
      <w:ins w:id="1839" w:author="pjanssen" w:date="2015-10-12T12:01:00Z">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ins>
      <w:ins w:id="1840" w:author="pjanssen" w:date="2015-11-09T23:03:00Z">
        <w:r w:rsidR="008A21E1">
          <w:t>s</w:t>
        </w:r>
      </w:ins>
      <w:ins w:id="1841" w:author="pjanssen" w:date="2015-10-12T12:01:00Z">
        <w:r>
          <w:t xml:space="preserve"> 1 versie hoeft te worden uitgewisseld.</w:t>
        </w:r>
      </w:ins>
    </w:p>
    <w:p w:rsidR="008A21E1" w:rsidRDefault="008A21E1" w:rsidP="00F9768C">
      <w:pPr>
        <w:rPr>
          <w:ins w:id="1842" w:author="pjanssen" w:date="2015-11-09T23:03:00Z"/>
        </w:rPr>
      </w:pPr>
    </w:p>
    <w:p w:rsidR="008A21E1" w:rsidRDefault="008A21E1" w:rsidP="00F9768C">
      <w:pPr>
        <w:rPr>
          <w:ins w:id="1843" w:author="pjanssen" w:date="2015-10-12T12:01:00Z"/>
        </w:rPr>
      </w:pPr>
    </w:p>
    <w:p w:rsidR="00F9768C" w:rsidRDefault="00F9768C" w:rsidP="00A26E72">
      <w:pPr>
        <w:rPr>
          <w:ins w:id="1844" w:author="pjanssen" w:date="2015-10-12T12:01:00Z"/>
        </w:rPr>
      </w:pPr>
    </w:p>
    <w:p w:rsidR="00F9768C" w:rsidRDefault="00F9768C" w:rsidP="00A26E72">
      <w:pPr>
        <w:rPr>
          <w:ins w:id="1845" w:author="pjanssen" w:date="2015-10-12T12:01:00Z"/>
        </w:rPr>
      </w:pPr>
    </w:p>
    <w:p w:rsidR="00CA2949" w:rsidRDefault="00CA2949" w:rsidP="00F9768C">
      <w:pPr>
        <w:sectPr w:rsidR="00CA2949" w:rsidSect="00672722">
          <w:pgSz w:w="11906" w:h="16838" w:code="9"/>
          <w:pgMar w:top="2552" w:right="1622" w:bottom="1531" w:left="1622" w:header="0" w:footer="57" w:gutter="0"/>
          <w:cols w:space="708"/>
          <w:docGrid w:linePitch="360"/>
        </w:sectPr>
      </w:pPr>
    </w:p>
    <w:p w:rsidR="00CA2949" w:rsidRDefault="0065528A" w:rsidP="001724FE">
      <w:pPr>
        <w:pStyle w:val="subparagraaftitel"/>
        <w:rPr>
          <w:ins w:id="1846" w:author="pjanssen" w:date="2015-11-10T16:46:00Z"/>
        </w:rPr>
      </w:pPr>
      <w:del w:id="1847" w:author="pjanssen" w:date="2015-06-18T15:54:00Z">
        <w:r>
          <w:rPr>
            <w:noProof/>
            <w:rPrChange w:id="1848" w:author="Unknown">
              <w:rPr>
                <w:noProof/>
                <w:color w:val="0000FF"/>
                <w:u w:val="single"/>
              </w:rPr>
            </w:rPrChange>
          </w:rPr>
          <w:lastRenderedPageBreak/>
          <w:drawing>
            <wp:anchor distT="0" distB="0" distL="114300" distR="114300" simplePos="0" relativeHeight="251762688" behindDoc="0" locked="0" layoutInCell="1" allowOverlap="1">
              <wp:simplePos x="0" y="0"/>
              <wp:positionH relativeFrom="column">
                <wp:posOffset>5715</wp:posOffset>
              </wp:positionH>
              <wp:positionV relativeFrom="paragraph">
                <wp:posOffset>349885</wp:posOffset>
              </wp:positionV>
              <wp:extent cx="14202410" cy="8110220"/>
              <wp:effectExtent l="0" t="0" r="0" b="0"/>
              <wp:wrapTopAndBottom/>
              <wp:docPr id="56" name="Afbeelding 55" descr="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61COM147.wmf"/>
                      <pic:cNvPicPr/>
                    </pic:nvPicPr>
                    <pic:blipFill>
                      <a:blip r:embed="rId46" cstate="print"/>
                      <a:stretch>
                        <a:fillRect/>
                      </a:stretch>
                    </pic:blipFill>
                    <pic:spPr>
                      <a:xfrm>
                        <a:off x="0" y="0"/>
                        <a:ext cx="14202410" cy="8110220"/>
                      </a:xfrm>
                      <a:prstGeom prst="rect">
                        <a:avLst/>
                      </a:prstGeom>
                    </pic:spPr>
                  </pic:pic>
                </a:graphicData>
              </a:graphic>
            </wp:anchor>
          </w:drawing>
        </w:r>
      </w:del>
      <w:bookmarkStart w:id="1849" w:name="_Toc434956130"/>
      <w:r w:rsidR="00CA2949">
        <w:t xml:space="preserve">UML </w:t>
      </w:r>
      <w:r w:rsidR="001724FE">
        <w:t>- EC61</w:t>
      </w:r>
      <w:r w:rsidR="00CA2949">
        <w:t xml:space="preserve"> overzicht.</w:t>
      </w:r>
      <w:bookmarkEnd w:id="1849"/>
    </w:p>
    <w:p w:rsidR="00D43A14" w:rsidRDefault="00D43A14">
      <w:r>
        <w:rPr>
          <w:noProof/>
        </w:rPr>
        <w:drawing>
          <wp:anchor distT="0" distB="0" distL="114300" distR="114300" simplePos="0" relativeHeight="251808768" behindDoc="0" locked="0" layoutInCell="1" allowOverlap="1">
            <wp:simplePos x="0" y="0"/>
            <wp:positionH relativeFrom="column">
              <wp:posOffset>6985</wp:posOffset>
            </wp:positionH>
            <wp:positionV relativeFrom="paragraph">
              <wp:posOffset>83820</wp:posOffset>
            </wp:positionV>
            <wp:extent cx="14206855" cy="8652510"/>
            <wp:effectExtent l="0" t="0" r="0" b="0"/>
            <wp:wrapTopAndBottom/>
            <wp:docPr id="69" name="Afbeelding 68"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47" cstate="print"/>
                    <a:stretch>
                      <a:fillRect/>
                    </a:stretch>
                  </pic:blipFill>
                  <pic:spPr>
                    <a:xfrm>
                      <a:off x="0" y="0"/>
                      <a:ext cx="14206855" cy="8652510"/>
                    </a:xfrm>
                    <a:prstGeom prst="rect">
                      <a:avLst/>
                    </a:prstGeom>
                  </pic:spPr>
                </pic:pic>
              </a:graphicData>
            </a:graphic>
          </wp:anchor>
        </w:drawing>
      </w:r>
    </w:p>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65528A" w:rsidP="00E331D9">
      <w:pPr>
        <w:pStyle w:val="subparagraaftitel"/>
      </w:pPr>
      <w:del w:id="1850" w:author="pjanssen" w:date="2015-11-10T16:47:00Z">
        <w:r>
          <w:rPr>
            <w:noProof/>
            <w:rPrChange w:id="1851" w:author="Unknown">
              <w:rPr>
                <w:noProof/>
                <w:color w:val="0000FF"/>
                <w:u w:val="single"/>
              </w:rPr>
            </w:rPrChange>
          </w:rPr>
          <w:lastRenderedPageBreak/>
          <w:drawing>
            <wp:anchor distT="0" distB="0" distL="114300" distR="114300" simplePos="0" relativeHeight="251780096" behindDoc="0" locked="0" layoutInCell="1" allowOverlap="1">
              <wp:simplePos x="0" y="0"/>
              <wp:positionH relativeFrom="column">
                <wp:posOffset>6350</wp:posOffset>
              </wp:positionH>
              <wp:positionV relativeFrom="paragraph">
                <wp:posOffset>402590</wp:posOffset>
              </wp:positionV>
              <wp:extent cx="13142595" cy="9279890"/>
              <wp:effectExtent l="0" t="0" r="0" b="0"/>
              <wp:wrapTopAndBottom/>
              <wp:docPr id="50" name="Afbeelding 49" descr="RRGS Semantiek.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RGS Semantiek.wmf"/>
                      <pic:cNvPicPr/>
                    </pic:nvPicPr>
                    <pic:blipFill>
                      <a:blip r:embed="rId48" cstate="print"/>
                      <a:stretch>
                        <a:fillRect/>
                      </a:stretch>
                    </pic:blipFill>
                    <pic:spPr>
                      <a:xfrm>
                        <a:off x="0" y="0"/>
                        <a:ext cx="13142595" cy="9279890"/>
                      </a:xfrm>
                      <a:prstGeom prst="rect">
                        <a:avLst/>
                      </a:prstGeom>
                    </pic:spPr>
                  </pic:pic>
                </a:graphicData>
              </a:graphic>
            </wp:anchor>
          </w:drawing>
        </w:r>
      </w:del>
      <w:bookmarkStart w:id="1852" w:name="_Toc434956131"/>
      <w:r w:rsidR="00E331D9">
        <w:t xml:space="preserve">UML </w:t>
      </w:r>
      <w:r w:rsidR="001724FE">
        <w:t xml:space="preserve">- Buisleidingen Risicoregister </w:t>
      </w:r>
      <w:r w:rsidR="00E331D9">
        <w:t>overzicht</w:t>
      </w:r>
      <w:ins w:id="1853" w:author="pjanssen" w:date="2015-11-09T23:19:00Z">
        <w:r w:rsidR="00283BD6">
          <w:t>.</w:t>
        </w:r>
      </w:ins>
      <w:bookmarkEnd w:id="1852"/>
      <w:del w:id="1854" w:author="pjanssen" w:date="2015-11-09T23:15:00Z">
        <w:r w:rsidR="00E331D9" w:rsidDel="00283BD6">
          <w:delText>.</w:delText>
        </w:r>
      </w:del>
    </w:p>
    <w:p w:rsidR="00135F6C" w:rsidRDefault="0065528A" w:rsidP="00135F6C">
      <w:pPr>
        <w:rPr>
          <w:ins w:id="1855" w:author="pjanssen" w:date="2015-11-10T16:47:00Z"/>
        </w:rPr>
      </w:pPr>
      <w:ins w:id="1856" w:author="pjanssen" w:date="2015-11-10T16:47:00Z">
        <w:r>
          <w:rPr>
            <w:noProof/>
            <w:rPrChange w:id="1857" w:author="Unknown">
              <w:rPr>
                <w:noProof/>
                <w:color w:val="0000FF"/>
                <w:u w:val="single"/>
              </w:rPr>
            </w:rPrChange>
          </w:rPr>
          <w:lastRenderedPageBreak/>
          <w:drawing>
            <wp:anchor distT="0" distB="0" distL="114300" distR="114300" simplePos="0" relativeHeight="251809792" behindDoc="0" locked="0" layoutInCell="1" allowOverlap="1">
              <wp:simplePos x="0" y="0"/>
              <wp:positionH relativeFrom="column">
                <wp:posOffset>33655</wp:posOffset>
              </wp:positionH>
              <wp:positionV relativeFrom="paragraph">
                <wp:posOffset>70485</wp:posOffset>
              </wp:positionV>
              <wp:extent cx="14206855" cy="9089390"/>
              <wp:effectExtent l="0" t="0" r="0" b="0"/>
              <wp:wrapTopAndBottom/>
              <wp:docPr id="70" name="Afbeelding 69"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49" cstate="print"/>
                      <a:stretch>
                        <a:fillRect/>
                      </a:stretch>
                    </pic:blipFill>
                    <pic:spPr>
                      <a:xfrm>
                        <a:off x="0" y="0"/>
                        <a:ext cx="14206855" cy="9089390"/>
                      </a:xfrm>
                      <a:prstGeom prst="rect">
                        <a:avLst/>
                      </a:prstGeom>
                    </pic:spPr>
                  </pic:pic>
                </a:graphicData>
              </a:graphic>
            </wp:anchor>
          </w:drawing>
        </w:r>
      </w:ins>
    </w:p>
    <w:p w:rsidR="00C5635B" w:rsidRPr="00135F6C" w:rsidRDefault="00C5635B" w:rsidP="00C5635B">
      <w:pPr>
        <w:sectPr w:rsidR="00C5635B"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636176" w:rsidRPr="00636176">
        <w:rPr>
          <w:rPrChange w:id="1858" w:author="pjanssen" w:date="2015-11-10T17:50:00Z">
            <w:rPr>
              <w:color w:val="0000FF"/>
              <w:u w:val="single"/>
            </w:rPr>
          </w:rPrChange>
        </w:rPr>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636176" w:rsidP="00EA1048">
      <w:pPr>
        <w:jc w:val="left"/>
        <w:sectPr w:rsidR="009152BE" w:rsidSect="00672722">
          <w:pgSz w:w="11906" w:h="16838" w:code="9"/>
          <w:pgMar w:top="2552" w:right="1622" w:bottom="1531" w:left="1622" w:header="0" w:footer="57" w:gutter="0"/>
          <w:cols w:space="708"/>
          <w:docGrid w:linePitch="360"/>
        </w:sectPr>
      </w:pPr>
      <w:r w:rsidRPr="00636176">
        <w:rPr>
          <w:highlight w:val="yellow"/>
          <w:rPrChange w:id="1859" w:author="pjanssen" w:date="2015-11-10T18:24:00Z">
            <w:rPr>
              <w:color w:val="0000FF"/>
              <w:u w:val="single"/>
            </w:rPr>
          </w:rPrChange>
        </w:rPr>
        <w:t xml:space="preserve">Een object OlieGasChemicalienPijpleiding van een net van het thema buisleiding gevaarlijke inhoud </w:t>
      </w:r>
      <w:ins w:id="1860" w:author="pjanssen" w:date="2015-11-10T17:50:00Z">
        <w:r w:rsidRPr="00636176">
          <w:rPr>
            <w:highlight w:val="yellow"/>
            <w:rPrChange w:id="1861" w:author="pjanssen" w:date="2015-11-10T18:24:00Z">
              <w:rPr>
                <w:color w:val="0000FF"/>
                <w:u w:val="single"/>
              </w:rPr>
            </w:rPrChange>
          </w:rPr>
          <w:t>wordt verbij</w:t>
        </w:r>
      </w:ins>
      <w:ins w:id="1862" w:author="pjanssen" w:date="2015-11-10T17:51:00Z">
        <w:r w:rsidRPr="00636176">
          <w:rPr>
            <w:highlight w:val="yellow"/>
            <w:rPrChange w:id="1863" w:author="pjanssen" w:date="2015-11-10T18:24:00Z">
              <w:rPr>
                <w:color w:val="0000FF"/>
                <w:u w:val="single"/>
              </w:rPr>
            </w:rPrChange>
          </w:rPr>
          <w:t>zonderd in een object Transportroutedeel</w:t>
        </w:r>
      </w:ins>
      <w:ins w:id="1864" w:author="pjanssen" w:date="2015-11-10T17:52:00Z">
        <w:r w:rsidRPr="00636176">
          <w:rPr>
            <w:highlight w:val="yellow"/>
            <w:rPrChange w:id="1865" w:author="pjanssen" w:date="2015-11-10T18:24:00Z">
              <w:rPr>
                <w:color w:val="0000FF"/>
                <w:u w:val="single"/>
              </w:rPr>
            </w:rPrChange>
          </w:rPr>
          <w:t xml:space="preserve"> waarin een paar specifieke attributen zijn opgenom</w:t>
        </w:r>
      </w:ins>
      <w:ins w:id="1866" w:author="pjanssen" w:date="2015-11-10T17:53:00Z">
        <w:r w:rsidRPr="00636176">
          <w:rPr>
            <w:highlight w:val="yellow"/>
            <w:rPrChange w:id="1867" w:author="pjanssen" w:date="2015-11-10T18:24:00Z">
              <w:rPr>
                <w:color w:val="0000FF"/>
                <w:u w:val="single"/>
              </w:rPr>
            </w:rPrChange>
          </w:rPr>
          <w:t>e</w:t>
        </w:r>
      </w:ins>
      <w:ins w:id="1868" w:author="pjanssen" w:date="2015-11-10T17:52:00Z">
        <w:r w:rsidRPr="00636176">
          <w:rPr>
            <w:highlight w:val="yellow"/>
            <w:rPrChange w:id="1869" w:author="pjanssen" w:date="2015-11-10T18:24:00Z">
              <w:rPr>
                <w:color w:val="0000FF"/>
                <w:u w:val="single"/>
              </w:rPr>
            </w:rPrChange>
          </w:rPr>
          <w:t xml:space="preserve">n. </w:t>
        </w:r>
      </w:ins>
      <w:ins w:id="1870" w:author="pjanssen" w:date="2015-11-10T17:57:00Z">
        <w:r w:rsidRPr="00636176">
          <w:rPr>
            <w:highlight w:val="yellow"/>
            <w:rPrChange w:id="1871" w:author="pjanssen" w:date="2015-11-10T18:24:00Z">
              <w:rPr>
                <w:color w:val="0000FF"/>
                <w:u w:val="single"/>
              </w:rPr>
            </w:rPrChange>
          </w:rPr>
          <w:t xml:space="preserve">Locatie van Transportroutedeel en een aantal basisattributen worden via INSPIRE en het WION model geleverd. </w:t>
        </w:r>
      </w:ins>
      <w:ins w:id="1872" w:author="pjanssen" w:date="2015-11-10T17:52:00Z">
        <w:r w:rsidRPr="00636176">
          <w:rPr>
            <w:highlight w:val="yellow"/>
            <w:rPrChange w:id="1873" w:author="pjanssen" w:date="2015-11-10T18:24:00Z">
              <w:rPr>
                <w:color w:val="0000FF"/>
                <w:u w:val="single"/>
              </w:rPr>
            </w:rPrChange>
          </w:rPr>
          <w:t>Een Transportroute</w:t>
        </w:r>
      </w:ins>
      <w:ins w:id="1874" w:author="pjanssen" w:date="2015-11-10T17:53:00Z">
        <w:r w:rsidRPr="00636176">
          <w:rPr>
            <w:highlight w:val="yellow"/>
            <w:rPrChange w:id="1875" w:author="pjanssen" w:date="2015-11-10T18:24:00Z">
              <w:rPr>
                <w:color w:val="0000FF"/>
                <w:u w:val="single"/>
              </w:rPr>
            </w:rPrChange>
          </w:rPr>
          <w:t>deel is een onderdeel van een Transportroute</w:t>
        </w:r>
      </w:ins>
      <w:ins w:id="1876" w:author="pjanssen" w:date="2015-11-10T17:54:00Z">
        <w:r w:rsidRPr="00636176">
          <w:rPr>
            <w:highlight w:val="yellow"/>
            <w:rPrChange w:id="1877" w:author="pjanssen" w:date="2015-11-10T18:24:00Z">
              <w:rPr>
                <w:color w:val="0000FF"/>
                <w:u w:val="single"/>
              </w:rPr>
            </w:rPrChange>
          </w:rPr>
          <w:t>. De Transportroute is de referentie voor TransportrouteRisico</w:t>
        </w:r>
      </w:ins>
      <w:ins w:id="1878" w:author="pjanssen" w:date="2015-11-10T17:55:00Z">
        <w:r w:rsidRPr="00636176">
          <w:rPr>
            <w:highlight w:val="yellow"/>
            <w:rPrChange w:id="1879" w:author="pjanssen" w:date="2015-11-10T18:24:00Z">
              <w:rPr>
                <w:color w:val="0000FF"/>
                <w:u w:val="single"/>
              </w:rPr>
            </w:rPrChange>
          </w:rPr>
          <w:t xml:space="preserve"> met een risicocontour en een EffectcontourDodelijk.</w:t>
        </w:r>
      </w:ins>
      <w:del w:id="1880" w:author="pjanssen" w:date="2015-11-10T17:56:00Z">
        <w:r w:rsidRPr="00636176">
          <w:rPr>
            <w:highlight w:val="yellow"/>
            <w:rPrChange w:id="1881" w:author="pjanssen" w:date="2015-11-10T18:24:00Z">
              <w:rPr>
                <w:color w:val="0000FF"/>
                <w:u w:val="single"/>
              </w:rPr>
            </w:rPrChange>
          </w:rPr>
          <w:delText xml:space="preserve">krijgt voor uitwisseling naar het risicoregister gevaarlijke stoffen een aantal in het object RRGSbuisleidingSpecifiek gegroepeerde extra attributen. </w:delText>
        </w:r>
      </w:del>
      <w:del w:id="1882" w:author="pjanssen" w:date="2015-11-10T17:57:00Z">
        <w:r w:rsidRPr="00636176">
          <w:rPr>
            <w:highlight w:val="yellow"/>
            <w:rPrChange w:id="1883" w:author="pjanssen" w:date="2015-11-10T18:24:00Z">
              <w:rPr>
                <w:color w:val="0000FF"/>
                <w:u w:val="single"/>
              </w:rPr>
            </w:rPrChange>
          </w:rPr>
          <w:delText>Locatie en een aantal basisattributen worden via INSPIRE en het WION model geleverd.</w:delText>
        </w:r>
      </w:del>
      <w:r w:rsidRPr="00636176">
        <w:rPr>
          <w:highlight w:val="yellow"/>
          <w:rPrChange w:id="1884" w:author="pjanssen" w:date="2015-11-10T18:24:00Z">
            <w:rPr>
              <w:color w:val="0000FF"/>
              <w:u w:val="single"/>
            </w:rPr>
          </w:rPrChange>
        </w:rPr>
        <w:t xml:space="preserve"> </w:t>
      </w:r>
      <w:del w:id="1885" w:author="pjanssen" w:date="2015-11-10T17:57:00Z">
        <w:r w:rsidRPr="00636176">
          <w:rPr>
            <w:highlight w:val="yellow"/>
            <w:rPrChange w:id="1886" w:author="pjanssen" w:date="2015-11-10T18:24:00Z">
              <w:rPr>
                <w:color w:val="0000FF"/>
                <w:u w:val="single"/>
              </w:rPr>
            </w:rPrChange>
          </w:rPr>
          <w:delText>Het object TransportRisico koppelt een risicocontour en een effectcontour aan één of meerdere buisleidingen.</w:delText>
        </w:r>
      </w:del>
    </w:p>
    <w:p w:rsidR="00C5635B" w:rsidRDefault="00D43A14" w:rsidP="001724FE">
      <w:pPr>
        <w:pStyle w:val="subparagraaftitel"/>
        <w:rPr>
          <w:ins w:id="1887" w:author="pjanssen" w:date="2015-11-10T16:48:00Z"/>
        </w:rPr>
      </w:pPr>
      <w:r>
        <w:rPr>
          <w:noProof/>
        </w:rPr>
        <w:lastRenderedPageBreak/>
        <w:drawing>
          <wp:anchor distT="0" distB="0" distL="114300" distR="114300" simplePos="0" relativeHeight="251810816" behindDoc="0" locked="0" layoutInCell="1" allowOverlap="1">
            <wp:simplePos x="0" y="0"/>
            <wp:positionH relativeFrom="column">
              <wp:posOffset>115570</wp:posOffset>
            </wp:positionH>
            <wp:positionV relativeFrom="paragraph">
              <wp:posOffset>415925</wp:posOffset>
            </wp:positionV>
            <wp:extent cx="14056995" cy="9498330"/>
            <wp:effectExtent l="0" t="0" r="0" b="0"/>
            <wp:wrapTopAndBottom/>
            <wp:docPr id="71" name="Afbeelding 70"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50" cstate="print"/>
                    <a:stretch>
                      <a:fillRect/>
                    </a:stretch>
                  </pic:blipFill>
                  <pic:spPr>
                    <a:xfrm>
                      <a:off x="0" y="0"/>
                      <a:ext cx="14056995" cy="9498330"/>
                    </a:xfrm>
                    <a:prstGeom prst="rect">
                      <a:avLst/>
                    </a:prstGeom>
                  </pic:spPr>
                </pic:pic>
              </a:graphicData>
            </a:graphic>
          </wp:anchor>
        </w:drawing>
      </w:r>
      <w:bookmarkStart w:id="1888" w:name="_Toc434956132"/>
      <w:r w:rsidR="00E331D9">
        <w:t xml:space="preserve">UML </w:t>
      </w:r>
      <w:r w:rsidR="001724FE">
        <w:t xml:space="preserve">- Stedelijk water </w:t>
      </w:r>
      <w:r w:rsidR="00E331D9">
        <w:t>overzicht</w:t>
      </w:r>
      <w:ins w:id="1889" w:author="pjanssen" w:date="2015-11-09T23:19:00Z">
        <w:r w:rsidR="00283BD6">
          <w:t>.</w:t>
        </w:r>
      </w:ins>
      <w:bookmarkEnd w:id="1888"/>
    </w:p>
    <w:p w:rsidR="0065528A" w:rsidRDefault="00E331D9">
      <w:pPr>
        <w:rPr>
          <w:del w:id="1890" w:author="pjanssen" w:date="2015-11-10T16:48:00Z"/>
        </w:rPr>
        <w:pPrChange w:id="1891" w:author="pjanssen" w:date="2015-11-10T16:48:00Z">
          <w:pPr>
            <w:pStyle w:val="subparagraaftitel"/>
          </w:pPr>
        </w:pPrChange>
      </w:pPr>
      <w:del w:id="1892" w:author="pjanssen" w:date="2015-11-09T23:16:00Z">
        <w:r w:rsidDel="00283BD6">
          <w:lastRenderedPageBreak/>
          <w:delText>.</w:delText>
        </w:r>
      </w:del>
    </w:p>
    <w:p w:rsidR="001724FE" w:rsidRPr="001724FE" w:rsidDel="00C5635B" w:rsidRDefault="001724FE" w:rsidP="001724FE">
      <w:pPr>
        <w:rPr>
          <w:del w:id="1893" w:author="pjanssen" w:date="2015-11-10T16:48:00Z"/>
        </w:rPr>
      </w:pPr>
    </w:p>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onderdruk en riool vrij 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1724FE">
        <w:br w:type="page"/>
      </w:r>
    </w:p>
    <w:p w:rsidR="002370BA" w:rsidRDefault="002370BA" w:rsidP="001724FE"/>
    <w:p w:rsidR="00576E1A" w:rsidRDefault="00F921B7" w:rsidP="008C2572">
      <w:pPr>
        <w:pStyle w:val="Paragraaftitel"/>
      </w:pPr>
      <w:bookmarkStart w:id="1894" w:name="_Toc434956133"/>
      <w:r>
        <w:t>Object</w:t>
      </w:r>
      <w:r w:rsidR="00A26E72">
        <w:t>catalogus</w:t>
      </w:r>
      <w:ins w:id="1895" w:author="pjanssen" w:date="2015-11-09T23:20:00Z">
        <w:r w:rsidR="00283BD6">
          <w:t>.</w:t>
        </w:r>
      </w:ins>
      <w:bookmarkEnd w:id="1894"/>
    </w:p>
    <w:p w:rsidR="00A26E72" w:rsidRDefault="00F003DD" w:rsidP="00576E1A">
      <w:pPr>
        <w:spacing w:line="240" w:lineRule="atLeast"/>
        <w:jc w:val="left"/>
        <w:rPr>
          <w:ins w:id="1896" w:author="pjanssen" w:date="2015-06-19T11:50:00Z"/>
        </w:rPr>
      </w:pPr>
      <w:r>
        <w:t xml:space="preserve">De IMKL2015 objectcatalogus is opgenomen in een apart document IMKL2015 – Objectcatalogus. In 5.4 en 5.5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rPr>
          <w:ins w:id="1897" w:author="pjanssen" w:date="2015-06-19T11:51:00Z"/>
        </w:rPr>
      </w:pPr>
    </w:p>
    <w:p w:rsidR="00A74AE5" w:rsidRDefault="00B95936" w:rsidP="00A74AE5">
      <w:pPr>
        <w:rPr>
          <w:ins w:id="1898" w:author="pjanssen" w:date="2015-11-10T17:59:00Z"/>
        </w:rPr>
      </w:pPr>
      <w:ins w:id="1899" w:author="pjanssen" w:date="2015-06-19T11:50:00Z">
        <w:r>
          <w:t>Objectcatalogus</w:t>
        </w:r>
      </w:ins>
      <w:ins w:id="1900" w:author="pjanssen" w:date="2015-11-10T17:59:00Z">
        <w:r w:rsidR="00A74AE5">
          <w:t xml:space="preserve"> </w:t>
        </w:r>
      </w:ins>
      <w:ins w:id="1901" w:author="pjanssen" w:date="2015-06-19T11:50:00Z">
        <w:r>
          <w:t>metadata:</w:t>
        </w:r>
      </w:ins>
    </w:p>
    <w:p w:rsidR="00B95936" w:rsidDel="00A74AE5" w:rsidRDefault="00A74AE5" w:rsidP="00A74AE5">
      <w:pPr>
        <w:spacing w:line="240" w:lineRule="atLeast"/>
        <w:jc w:val="left"/>
        <w:rPr>
          <w:del w:id="1902" w:author="pjanssen" w:date="2015-11-10T17:59:00Z"/>
        </w:rPr>
      </w:pPr>
      <w:ins w:id="1903" w:author="pjanssen" w:date="2015-11-10T17:59:00Z">
        <w:r w:rsidDel="00A74AE5">
          <w:t xml:space="preserve"> </w:t>
        </w:r>
      </w:ins>
    </w:p>
    <w:p w:rsidR="00526D5F" w:rsidDel="00A74AE5" w:rsidRDefault="00526D5F" w:rsidP="00A74AE5">
      <w:pPr>
        <w:spacing w:line="240" w:lineRule="atLeast"/>
        <w:jc w:val="left"/>
        <w:rPr>
          <w:del w:id="1904" w:author="pjanssen" w:date="2015-11-10T17:59:00Z"/>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8D4D0B" w:rsidRPr="001D7694" w:rsidDel="00A74AE5" w:rsidTr="008D4D0B">
        <w:trPr>
          <w:tblHeader/>
          <w:tblCellSpacing w:w="0" w:type="dxa"/>
          <w:del w:id="1905" w:author="pjanssen" w:date="2015-11-10T17:59:00Z"/>
        </w:trPr>
        <w:tc>
          <w:tcPr>
            <w:tcW w:w="3000" w:type="dxa"/>
            <w:tcBorders>
              <w:top w:val="outset" w:sz="6" w:space="0" w:color="auto"/>
              <w:left w:val="outset" w:sz="6" w:space="0" w:color="auto"/>
              <w:bottom w:val="outset" w:sz="6" w:space="0" w:color="auto"/>
              <w:right w:val="outset" w:sz="6" w:space="0" w:color="auto"/>
            </w:tcBorders>
            <w:hideMark/>
          </w:tcPr>
          <w:p w:rsidR="0065528A" w:rsidRDefault="001239D0">
            <w:pPr>
              <w:spacing w:line="240" w:lineRule="atLeast"/>
              <w:jc w:val="left"/>
              <w:rPr>
                <w:del w:id="1906" w:author="pjanssen" w:date="2015-11-10T17:59:00Z"/>
              </w:rPr>
              <w:pPrChange w:id="1907" w:author="pjanssen" w:date="2015-11-10T17:59:00Z">
                <w:pPr/>
              </w:pPrChange>
            </w:pPr>
            <w:bookmarkStart w:id="1908" w:name="_Toc406679388"/>
            <w:bookmarkEnd w:id="1908"/>
            <w:del w:id="1909" w:author="pjanssen" w:date="2015-06-19T11:50:00Z">
              <w:r w:rsidDel="00B95936">
                <w:delText>Objectcatalogus metadata</w:delText>
              </w:r>
            </w:del>
            <w:del w:id="1910" w:author="pjanssen" w:date="2015-11-10T17:59:00Z">
              <w:r w:rsidR="008D4D0B" w:rsidRPr="001D7694" w:rsidDel="00A74AE5">
                <w:delText xml:space="preserve">Naam van </w:delText>
              </w:r>
              <w:r w:rsidR="008D4D0B" w:rsidDel="00A74AE5">
                <w:delText>object</w:delText>
              </w:r>
              <w:r w:rsidR="008D4D0B" w:rsidRPr="001D7694" w:rsidDel="00A74AE5">
                <w:delText>catalogus</w:delText>
              </w:r>
            </w:del>
          </w:p>
        </w:tc>
        <w:tc>
          <w:tcPr>
            <w:tcW w:w="0" w:type="auto"/>
            <w:tcBorders>
              <w:top w:val="outset" w:sz="6" w:space="0" w:color="auto"/>
              <w:left w:val="outset" w:sz="6" w:space="0" w:color="auto"/>
              <w:bottom w:val="outset" w:sz="6" w:space="0" w:color="auto"/>
              <w:right w:val="outset" w:sz="6" w:space="0" w:color="auto"/>
            </w:tcBorders>
            <w:hideMark/>
          </w:tcPr>
          <w:p w:rsidR="0065528A" w:rsidRDefault="008D4D0B">
            <w:pPr>
              <w:spacing w:line="240" w:lineRule="atLeast"/>
              <w:jc w:val="left"/>
              <w:rPr>
                <w:del w:id="1911" w:author="pjanssen" w:date="2015-11-10T17:59:00Z"/>
              </w:rPr>
              <w:pPrChange w:id="1912" w:author="pjanssen" w:date="2015-11-10T17:59:00Z">
                <w:pPr/>
              </w:pPrChange>
            </w:pPr>
            <w:del w:id="1913" w:author="pjanssen" w:date="2015-11-10T17:59:00Z">
              <w:r w:rsidRPr="001D7694" w:rsidDel="00A74AE5">
                <w:delText>IMKL2015</w:delText>
              </w:r>
            </w:del>
          </w:p>
        </w:tc>
      </w:tr>
      <w:tr w:rsidR="008D4D0B" w:rsidRPr="001D7694" w:rsidDel="00A74AE5" w:rsidTr="008D4D0B">
        <w:trPr>
          <w:tblHeader/>
          <w:tblCellSpacing w:w="0" w:type="dxa"/>
          <w:del w:id="1914" w:author="pjanssen" w:date="2015-11-10T17:59:00Z"/>
        </w:trPr>
        <w:tc>
          <w:tcPr>
            <w:tcW w:w="3000" w:type="dxa"/>
            <w:tcBorders>
              <w:top w:val="outset" w:sz="6" w:space="0" w:color="auto"/>
              <w:left w:val="outset" w:sz="6" w:space="0" w:color="auto"/>
              <w:bottom w:val="outset" w:sz="6" w:space="0" w:color="auto"/>
              <w:right w:val="outset" w:sz="6" w:space="0" w:color="auto"/>
            </w:tcBorders>
            <w:hideMark/>
          </w:tcPr>
          <w:p w:rsidR="0065528A" w:rsidRDefault="008D4D0B">
            <w:pPr>
              <w:spacing w:line="240" w:lineRule="atLeast"/>
              <w:jc w:val="left"/>
              <w:rPr>
                <w:del w:id="1915" w:author="pjanssen" w:date="2015-11-10T17:59:00Z"/>
              </w:rPr>
              <w:pPrChange w:id="1916" w:author="pjanssen" w:date="2015-11-10T17:59:00Z">
                <w:pPr/>
              </w:pPrChange>
            </w:pPr>
            <w:del w:id="1917" w:author="pjanssen" w:date="2015-11-10T17:59:00Z">
              <w:r w:rsidRPr="001D7694" w:rsidDel="00A74AE5">
                <w:delText>Scope</w:delText>
              </w:r>
            </w:del>
          </w:p>
        </w:tc>
        <w:tc>
          <w:tcPr>
            <w:tcW w:w="0" w:type="auto"/>
            <w:tcBorders>
              <w:top w:val="outset" w:sz="6" w:space="0" w:color="auto"/>
              <w:left w:val="outset" w:sz="6" w:space="0" w:color="auto"/>
              <w:bottom w:val="outset" w:sz="6" w:space="0" w:color="auto"/>
              <w:right w:val="outset" w:sz="6" w:space="0" w:color="auto"/>
            </w:tcBorders>
            <w:hideMark/>
          </w:tcPr>
          <w:p w:rsidR="0065528A" w:rsidRDefault="008D4D0B">
            <w:pPr>
              <w:spacing w:line="240" w:lineRule="atLeast"/>
              <w:jc w:val="left"/>
              <w:rPr>
                <w:del w:id="1918" w:author="pjanssen" w:date="2015-11-10T17:59:00Z"/>
              </w:rPr>
              <w:pPrChange w:id="1919" w:author="pjanssen" w:date="2015-11-10T17:59:00Z">
                <w:pPr/>
              </w:pPrChange>
            </w:pPr>
            <w:del w:id="1920" w:author="pjanssen" w:date="2015-11-10T17:59:00Z">
              <w:r w:rsidRPr="001D7694" w:rsidDel="00A74AE5">
                <w:delText>IMKL2015</w:delText>
              </w:r>
            </w:del>
          </w:p>
        </w:tc>
      </w:tr>
      <w:tr w:rsidR="008D4D0B" w:rsidRPr="001D7694" w:rsidDel="00A74AE5" w:rsidTr="008D4D0B">
        <w:trPr>
          <w:tblHeader/>
          <w:tblCellSpacing w:w="0" w:type="dxa"/>
          <w:del w:id="1921" w:author="pjanssen" w:date="2015-11-10T17:59:00Z"/>
        </w:trPr>
        <w:tc>
          <w:tcPr>
            <w:tcW w:w="3000" w:type="dxa"/>
            <w:tcBorders>
              <w:top w:val="outset" w:sz="6" w:space="0" w:color="auto"/>
              <w:left w:val="outset" w:sz="6" w:space="0" w:color="auto"/>
              <w:bottom w:val="outset" w:sz="6" w:space="0" w:color="auto"/>
              <w:right w:val="outset" w:sz="6" w:space="0" w:color="auto"/>
            </w:tcBorders>
            <w:hideMark/>
          </w:tcPr>
          <w:p w:rsidR="0065528A" w:rsidRDefault="008D4D0B">
            <w:pPr>
              <w:spacing w:line="240" w:lineRule="atLeast"/>
              <w:jc w:val="left"/>
              <w:rPr>
                <w:del w:id="1922" w:author="pjanssen" w:date="2015-11-10T17:59:00Z"/>
              </w:rPr>
              <w:pPrChange w:id="1923" w:author="pjanssen" w:date="2015-11-10T17:59:00Z">
                <w:pPr/>
              </w:pPrChange>
            </w:pPr>
            <w:del w:id="1924" w:author="pjanssen" w:date="2015-11-10T17:59:00Z">
              <w:r w:rsidRPr="001D7694" w:rsidDel="00A74AE5">
                <w:delText>Versienummer</w:delText>
              </w:r>
            </w:del>
          </w:p>
        </w:tc>
        <w:tc>
          <w:tcPr>
            <w:tcW w:w="0" w:type="auto"/>
            <w:tcBorders>
              <w:top w:val="outset" w:sz="6" w:space="0" w:color="auto"/>
              <w:left w:val="outset" w:sz="6" w:space="0" w:color="auto"/>
              <w:bottom w:val="outset" w:sz="6" w:space="0" w:color="auto"/>
              <w:right w:val="outset" w:sz="6" w:space="0" w:color="auto"/>
            </w:tcBorders>
            <w:hideMark/>
          </w:tcPr>
          <w:p w:rsidR="0065528A" w:rsidRDefault="008D4D0B">
            <w:pPr>
              <w:spacing w:line="240" w:lineRule="atLeast"/>
              <w:jc w:val="left"/>
              <w:rPr>
                <w:del w:id="1925" w:author="pjanssen" w:date="2015-11-10T17:59:00Z"/>
              </w:rPr>
              <w:pPrChange w:id="1926" w:author="pjanssen" w:date="2015-11-10T17:59:00Z">
                <w:pPr/>
              </w:pPrChange>
            </w:pPr>
            <w:del w:id="1927" w:author="pjanssen" w:date="2015-11-10T17:59:00Z">
              <w:r w:rsidRPr="001D7694" w:rsidDel="00A74AE5">
                <w:delText>IMKL2015 (UML versie 08)</w:delText>
              </w:r>
            </w:del>
          </w:p>
        </w:tc>
      </w:tr>
      <w:tr w:rsidR="008D4D0B" w:rsidRPr="001D7694" w:rsidDel="00A74AE5" w:rsidTr="008D4D0B">
        <w:trPr>
          <w:tblHeader/>
          <w:tblCellSpacing w:w="0" w:type="dxa"/>
          <w:del w:id="1928" w:author="pjanssen" w:date="2015-11-10T17:59:00Z"/>
        </w:trPr>
        <w:tc>
          <w:tcPr>
            <w:tcW w:w="3000" w:type="dxa"/>
            <w:tcBorders>
              <w:top w:val="outset" w:sz="6" w:space="0" w:color="auto"/>
              <w:left w:val="outset" w:sz="6" w:space="0" w:color="auto"/>
              <w:bottom w:val="outset" w:sz="6" w:space="0" w:color="auto"/>
              <w:right w:val="outset" w:sz="6" w:space="0" w:color="auto"/>
            </w:tcBorders>
            <w:hideMark/>
          </w:tcPr>
          <w:p w:rsidR="0065528A" w:rsidRDefault="008D4D0B">
            <w:pPr>
              <w:spacing w:line="240" w:lineRule="atLeast"/>
              <w:jc w:val="left"/>
              <w:rPr>
                <w:del w:id="1929" w:author="pjanssen" w:date="2015-11-10T17:59:00Z"/>
              </w:rPr>
              <w:pPrChange w:id="1930" w:author="pjanssen" w:date="2015-11-10T17:59:00Z">
                <w:pPr/>
              </w:pPrChange>
            </w:pPr>
            <w:del w:id="1931" w:author="pjanssen" w:date="2015-11-10T17:59:00Z">
              <w:r w:rsidRPr="001D7694" w:rsidDel="00A74AE5">
                <w:delText>Versiedatum</w:delText>
              </w:r>
            </w:del>
          </w:p>
        </w:tc>
        <w:tc>
          <w:tcPr>
            <w:tcW w:w="0" w:type="auto"/>
            <w:tcBorders>
              <w:top w:val="outset" w:sz="6" w:space="0" w:color="auto"/>
              <w:left w:val="outset" w:sz="6" w:space="0" w:color="auto"/>
              <w:bottom w:val="outset" w:sz="6" w:space="0" w:color="auto"/>
              <w:right w:val="outset" w:sz="6" w:space="0" w:color="auto"/>
            </w:tcBorders>
            <w:hideMark/>
          </w:tcPr>
          <w:p w:rsidR="0065528A" w:rsidRDefault="008D4D0B">
            <w:pPr>
              <w:spacing w:line="240" w:lineRule="atLeast"/>
              <w:jc w:val="left"/>
              <w:rPr>
                <w:del w:id="1932" w:author="pjanssen" w:date="2015-11-10T17:59:00Z"/>
              </w:rPr>
              <w:pPrChange w:id="1933" w:author="pjanssen" w:date="2015-11-10T17:59:00Z">
                <w:pPr/>
              </w:pPrChange>
            </w:pPr>
            <w:del w:id="1934" w:author="pjanssen" w:date="2015-11-10T17:59:00Z">
              <w:r w:rsidRPr="001D7694" w:rsidDel="00A74AE5">
                <w:delText>2015-06-19</w:delText>
              </w:r>
            </w:del>
          </w:p>
        </w:tc>
      </w:tr>
      <w:tr w:rsidR="008D4D0B" w:rsidRPr="001D7694" w:rsidDel="00A74AE5" w:rsidTr="008D4D0B">
        <w:trPr>
          <w:tblHeader/>
          <w:tblCellSpacing w:w="0" w:type="dxa"/>
          <w:del w:id="1935" w:author="pjanssen" w:date="2015-11-10T17:59:00Z"/>
        </w:trPr>
        <w:tc>
          <w:tcPr>
            <w:tcW w:w="3000" w:type="dxa"/>
            <w:tcBorders>
              <w:top w:val="outset" w:sz="6" w:space="0" w:color="auto"/>
              <w:left w:val="outset" w:sz="6" w:space="0" w:color="auto"/>
              <w:bottom w:val="outset" w:sz="6" w:space="0" w:color="auto"/>
              <w:right w:val="outset" w:sz="6" w:space="0" w:color="auto"/>
            </w:tcBorders>
            <w:hideMark/>
          </w:tcPr>
          <w:p w:rsidR="0065528A" w:rsidRDefault="008D4D0B">
            <w:pPr>
              <w:spacing w:line="240" w:lineRule="atLeast"/>
              <w:jc w:val="left"/>
              <w:rPr>
                <w:del w:id="1936" w:author="pjanssen" w:date="2015-11-10T17:59:00Z"/>
              </w:rPr>
              <w:pPrChange w:id="1937" w:author="pjanssen" w:date="2015-11-10T17:59:00Z">
                <w:pPr/>
              </w:pPrChange>
            </w:pPr>
            <w:del w:id="1938" w:author="pjanssen" w:date="2015-11-10T17:59:00Z">
              <w:r w:rsidRPr="001D7694" w:rsidDel="00A74AE5">
                <w:delText>Herkomst Definities</w:delText>
              </w:r>
            </w:del>
          </w:p>
        </w:tc>
        <w:tc>
          <w:tcPr>
            <w:tcW w:w="0" w:type="auto"/>
            <w:tcBorders>
              <w:top w:val="outset" w:sz="6" w:space="0" w:color="auto"/>
              <w:left w:val="outset" w:sz="6" w:space="0" w:color="auto"/>
              <w:bottom w:val="outset" w:sz="6" w:space="0" w:color="auto"/>
              <w:right w:val="outset" w:sz="6" w:space="0" w:color="auto"/>
            </w:tcBorders>
            <w:hideMark/>
          </w:tcPr>
          <w:p w:rsidR="0065528A" w:rsidRDefault="008D4D0B">
            <w:pPr>
              <w:spacing w:line="240" w:lineRule="atLeast"/>
              <w:jc w:val="left"/>
              <w:rPr>
                <w:del w:id="1939" w:author="pjanssen" w:date="2015-11-10T17:59:00Z"/>
              </w:rPr>
              <w:pPrChange w:id="1940" w:author="pjanssen" w:date="2015-11-10T17:59:00Z">
                <w:pPr/>
              </w:pPrChange>
            </w:pPr>
            <w:del w:id="1941" w:author="pjanssen" w:date="2015-11-10T17:59:00Z">
              <w:r w:rsidRPr="001D7694" w:rsidDel="00A74AE5">
                <w:delText>Dataspecificatie IMKL2015</w:delText>
              </w:r>
            </w:del>
          </w:p>
        </w:tc>
      </w:tr>
      <w:tr w:rsidR="00A74AE5" w:rsidRPr="007175B7" w:rsidTr="00A74AE5">
        <w:trPr>
          <w:tblHeader/>
          <w:tblCellSpacing w:w="0" w:type="dxa"/>
          <w:ins w:id="1942" w:author="pjanssen" w:date="2015-11-10T17:59:00Z"/>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pPr>
              <w:rPr>
                <w:ins w:id="1943" w:author="pjanssen" w:date="2015-11-10T17:59:00Z"/>
              </w:rPr>
            </w:pPr>
            <w:ins w:id="1944" w:author="pjanssen" w:date="2015-11-10T17:59:00Z">
              <w:r w:rsidRPr="007175B7">
                <w:t>Naam van feature catalogus</w:t>
              </w:r>
            </w:ins>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pPr>
              <w:rPr>
                <w:ins w:id="1945" w:author="pjanssen" w:date="2015-11-10T17:59:00Z"/>
              </w:rPr>
            </w:pPr>
            <w:ins w:id="1946" w:author="pjanssen" w:date="2015-11-10T17:59:00Z">
              <w:r w:rsidRPr="007175B7">
                <w:t>IMKL2015</w:t>
              </w:r>
            </w:ins>
          </w:p>
        </w:tc>
      </w:tr>
      <w:tr w:rsidR="00A74AE5" w:rsidRPr="007175B7" w:rsidTr="00A74AE5">
        <w:trPr>
          <w:tblHeader/>
          <w:tblCellSpacing w:w="0" w:type="dxa"/>
          <w:ins w:id="1947" w:author="pjanssen" w:date="2015-11-10T17:59:00Z"/>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pPr>
              <w:rPr>
                <w:ins w:id="1948" w:author="pjanssen" w:date="2015-11-10T17:59:00Z"/>
              </w:rPr>
            </w:pPr>
            <w:ins w:id="1949" w:author="pjanssen" w:date="2015-11-10T17:59:00Z">
              <w:r w:rsidRPr="007175B7">
                <w:t>Scope</w:t>
              </w:r>
            </w:ins>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pPr>
              <w:rPr>
                <w:ins w:id="1950" w:author="pjanssen" w:date="2015-11-10T17:59:00Z"/>
              </w:rPr>
            </w:pPr>
            <w:ins w:id="1951" w:author="pjanssen" w:date="2015-11-10T17:59:00Z">
              <w:r w:rsidRPr="007175B7">
                <w:t>IMKL2015</w:t>
              </w:r>
            </w:ins>
          </w:p>
        </w:tc>
      </w:tr>
      <w:tr w:rsidR="00A74AE5" w:rsidRPr="007175B7" w:rsidTr="00A74AE5">
        <w:trPr>
          <w:tblHeader/>
          <w:tblCellSpacing w:w="0" w:type="dxa"/>
          <w:ins w:id="1952" w:author="pjanssen" w:date="2015-11-10T17:59:00Z"/>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pPr>
              <w:rPr>
                <w:ins w:id="1953" w:author="pjanssen" w:date="2015-11-10T17:59:00Z"/>
              </w:rPr>
            </w:pPr>
            <w:ins w:id="1954" w:author="pjanssen" w:date="2015-11-10T17:59:00Z">
              <w:r w:rsidRPr="007175B7">
                <w:t>Versienummer</w:t>
              </w:r>
            </w:ins>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pPr>
              <w:rPr>
                <w:ins w:id="1955" w:author="pjanssen" w:date="2015-11-10T17:59:00Z"/>
              </w:rPr>
            </w:pPr>
            <w:ins w:id="1956" w:author="pjanssen" w:date="2015-11-10T17:59:00Z">
              <w:r w:rsidRPr="007175B7">
                <w:t>IMKL2015 (UML versie 09)</w:t>
              </w:r>
            </w:ins>
          </w:p>
        </w:tc>
      </w:tr>
      <w:tr w:rsidR="00A74AE5" w:rsidRPr="007175B7" w:rsidTr="00A74AE5">
        <w:trPr>
          <w:tblHeader/>
          <w:tblCellSpacing w:w="0" w:type="dxa"/>
          <w:ins w:id="1957" w:author="pjanssen" w:date="2015-11-10T17:59:00Z"/>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pPr>
              <w:rPr>
                <w:ins w:id="1958" w:author="pjanssen" w:date="2015-11-10T17:59:00Z"/>
              </w:rPr>
            </w:pPr>
            <w:ins w:id="1959" w:author="pjanssen" w:date="2015-11-10T17:59:00Z">
              <w:r w:rsidRPr="007175B7">
                <w:t>Versiedatum</w:t>
              </w:r>
            </w:ins>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pPr>
              <w:rPr>
                <w:ins w:id="1960" w:author="pjanssen" w:date="2015-11-10T17:59:00Z"/>
              </w:rPr>
            </w:pPr>
            <w:ins w:id="1961" w:author="pjanssen" w:date="2015-11-10T17:59:00Z">
              <w:r w:rsidRPr="007175B7">
                <w:t>2015-11-10</w:t>
              </w:r>
            </w:ins>
          </w:p>
        </w:tc>
      </w:tr>
      <w:tr w:rsidR="00A74AE5" w:rsidRPr="007175B7" w:rsidTr="00A74AE5">
        <w:trPr>
          <w:tblHeader/>
          <w:tblCellSpacing w:w="0" w:type="dxa"/>
          <w:ins w:id="1962" w:author="pjanssen" w:date="2015-11-10T17:59:00Z"/>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pPr>
              <w:rPr>
                <w:ins w:id="1963" w:author="pjanssen" w:date="2015-11-10T17:59:00Z"/>
              </w:rPr>
            </w:pPr>
            <w:ins w:id="1964" w:author="pjanssen" w:date="2015-11-10T17:59:00Z">
              <w:r w:rsidRPr="007175B7">
                <w:t>Herkomst Definities</w:t>
              </w:r>
            </w:ins>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pPr>
              <w:rPr>
                <w:ins w:id="1965" w:author="pjanssen" w:date="2015-11-10T17:59:00Z"/>
              </w:rPr>
            </w:pPr>
            <w:ins w:id="1966" w:author="pjanssen" w:date="2015-11-10T17:59:00Z">
              <w:r w:rsidRPr="007175B7">
                <w:t>Dataspecificatie IMKL2015</w:t>
              </w:r>
            </w:ins>
          </w:p>
        </w:tc>
      </w:tr>
    </w:tbl>
    <w:p w:rsidR="0065528A" w:rsidRDefault="0065528A">
      <w:pPr>
        <w:spacing w:line="240" w:lineRule="atLeast"/>
        <w:jc w:val="left"/>
        <w:rPr>
          <w:del w:id="1967" w:author="pjanssen" w:date="2015-11-10T17:59:00Z"/>
        </w:rPr>
        <w:pPrChange w:id="1968" w:author="pjanssen" w:date="2015-11-10T17:59:00Z">
          <w:pPr>
            <w:pStyle w:val="Paragraaftitel"/>
          </w:pPr>
        </w:pPrChange>
      </w:pPr>
    </w:p>
    <w:p w:rsidR="0065528A" w:rsidRDefault="0065528A">
      <w:pPr>
        <w:spacing w:line="240" w:lineRule="atLeast"/>
        <w:jc w:val="left"/>
        <w:rPr>
          <w:ins w:id="1969" w:author="pjanssen" w:date="2015-11-10T17:59:00Z"/>
        </w:rPr>
        <w:pPrChange w:id="1970" w:author="pjanssen" w:date="2015-11-10T17:59:00Z">
          <w:pPr/>
        </w:pPrChange>
      </w:pPr>
    </w:p>
    <w:p w:rsidR="0065528A" w:rsidRDefault="0065528A">
      <w:pPr>
        <w:spacing w:line="240" w:lineRule="atLeast"/>
        <w:jc w:val="left"/>
        <w:rPr>
          <w:ins w:id="1971" w:author="pjanssen" w:date="2015-11-10T17:59:00Z"/>
        </w:rPr>
        <w:pPrChange w:id="1972" w:author="pjanssen" w:date="2015-11-10T17:59:00Z">
          <w:pPr/>
        </w:pPrChange>
      </w:pPr>
    </w:p>
    <w:p w:rsidR="0065528A" w:rsidRDefault="00BE3CB6">
      <w:pPr>
        <w:spacing w:line="240" w:lineRule="atLeast"/>
        <w:jc w:val="left"/>
        <w:rPr>
          <w:ins w:id="1973" w:author="pjanssen" w:date="2015-11-10T18:00:00Z"/>
        </w:rPr>
        <w:pPrChange w:id="1974" w:author="pjanssen" w:date="2015-11-10T17:59:00Z">
          <w:pPr>
            <w:pStyle w:val="Paragraaftitel"/>
          </w:pPr>
        </w:pPrChange>
      </w:pPr>
      <w:r>
        <w:t>Informatie-elementen</w:t>
      </w:r>
      <w:r w:rsidRPr="00BB3722">
        <w:t xml:space="preserve"> gedefinieerd in de </w:t>
      </w:r>
      <w:r>
        <w:t>object</w:t>
      </w:r>
      <w:r w:rsidRPr="00BB3722">
        <w:t>catalogu</w:t>
      </w:r>
      <w:r>
        <w:t>s</w:t>
      </w:r>
      <w:ins w:id="1975" w:author="pjanssen" w:date="2015-11-09T23:20:00Z">
        <w:r w:rsidR="00283BD6">
          <w:t>.</w:t>
        </w:r>
      </w:ins>
    </w:p>
    <w:p w:rsidR="0065528A" w:rsidRDefault="0065528A">
      <w:pPr>
        <w:spacing w:line="240" w:lineRule="atLeast"/>
        <w:jc w:val="left"/>
        <w:rPr>
          <w:ins w:id="1976" w:author="pjanssen" w:date="2015-11-10T17:01:00Z"/>
        </w:rPr>
        <w:pPrChange w:id="1977" w:author="pjanssen" w:date="2015-11-10T17:59:00Z">
          <w:pPr>
            <w:pStyle w:val="Paragraaftitel"/>
          </w:pPr>
        </w:pPrChange>
      </w:pPr>
    </w:p>
    <w:p w:rsidR="0065528A" w:rsidRDefault="00BE3CB6">
      <w:pPr>
        <w:pStyle w:val="subparagraaftitel"/>
        <w:numPr>
          <w:ilvl w:val="0"/>
          <w:numId w:val="0"/>
        </w:numPr>
        <w:rPr>
          <w:del w:id="1978" w:author="pjanssen" w:date="2015-11-10T17:01:00Z"/>
        </w:rPr>
        <w:pPrChange w:id="1979" w:author="pjanssen" w:date="2015-11-10T17:01:00Z">
          <w:pPr>
            <w:pStyle w:val="Paragraaftitel"/>
          </w:pPr>
        </w:pPrChange>
      </w:pPr>
      <w:del w:id="1980" w:author="pjanssen" w:date="2015-11-09T23:15:00Z">
        <w:r w:rsidDel="00283BD6">
          <w:lastRenderedPageBreak/>
          <w:delText>.</w:delText>
        </w:r>
      </w:del>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tblPr>
      <w:tblGrid>
        <w:gridCol w:w="4141"/>
        <w:gridCol w:w="3119"/>
        <w:gridCol w:w="1462"/>
      </w:tblGrid>
      <w:tr w:rsidR="008D4D0B" w:rsidRPr="001D7694" w:rsidDel="00D43A14" w:rsidTr="008D4D0B">
        <w:trPr>
          <w:trHeight w:val="225"/>
          <w:tblHeader/>
          <w:tblCellSpacing w:w="0" w:type="dxa"/>
          <w:del w:id="1981" w:author="pjanssen" w:date="2015-11-10T17:01:00Z"/>
        </w:trPr>
        <w:tc>
          <w:tcPr>
            <w:tcW w:w="4141"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65528A" w:rsidRDefault="008D4D0B">
            <w:pPr>
              <w:pStyle w:val="subparagraaftitel"/>
              <w:numPr>
                <w:ilvl w:val="0"/>
                <w:numId w:val="0"/>
              </w:numPr>
              <w:rPr>
                <w:del w:id="1982" w:author="pjanssen" w:date="2015-11-10T17:01:00Z"/>
              </w:rPr>
              <w:pPrChange w:id="1983" w:author="pjanssen" w:date="2015-11-10T17:01:00Z">
                <w:pPr>
                  <w:spacing w:line="225" w:lineRule="atLeast"/>
                </w:pPr>
              </w:pPrChange>
            </w:pPr>
            <w:del w:id="1984" w:author="pjanssen" w:date="2015-11-10T17:01:00Z">
              <w:r w:rsidRPr="001D7694" w:rsidDel="00D43A14">
                <w:rPr>
                  <w:bCs/>
                </w:rPr>
                <w:delText>Type</w:delText>
              </w:r>
            </w:del>
          </w:p>
        </w:tc>
        <w:tc>
          <w:tcPr>
            <w:tcW w:w="3119"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65528A" w:rsidRDefault="008D4D0B">
            <w:pPr>
              <w:pStyle w:val="subparagraaftitel"/>
              <w:numPr>
                <w:ilvl w:val="0"/>
                <w:numId w:val="0"/>
              </w:numPr>
              <w:rPr>
                <w:del w:id="1985" w:author="pjanssen" w:date="2015-11-10T17:01:00Z"/>
              </w:rPr>
              <w:pPrChange w:id="1986" w:author="pjanssen" w:date="2015-11-10T17:01:00Z">
                <w:pPr>
                  <w:spacing w:line="225" w:lineRule="atLeast"/>
                </w:pPr>
              </w:pPrChange>
            </w:pPr>
            <w:del w:id="1987" w:author="pjanssen" w:date="2015-11-10T17:01:00Z">
              <w:r w:rsidRPr="001D7694" w:rsidDel="00D43A14">
                <w:rPr>
                  <w:bCs/>
                </w:rPr>
                <w:delText>Package</w:delText>
              </w:r>
            </w:del>
          </w:p>
        </w:tc>
        <w:tc>
          <w:tcPr>
            <w:tcW w:w="146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65528A" w:rsidRDefault="008D4D0B">
            <w:pPr>
              <w:pStyle w:val="subparagraaftitel"/>
              <w:numPr>
                <w:ilvl w:val="0"/>
                <w:numId w:val="0"/>
              </w:numPr>
              <w:rPr>
                <w:del w:id="1988" w:author="pjanssen" w:date="2015-11-10T17:01:00Z"/>
              </w:rPr>
              <w:pPrChange w:id="1989" w:author="pjanssen" w:date="2015-11-10T17:01:00Z">
                <w:pPr>
                  <w:spacing w:line="225" w:lineRule="atLeast"/>
                </w:pPr>
              </w:pPrChange>
            </w:pPr>
            <w:del w:id="1990" w:author="pjanssen" w:date="2015-11-10T17:01:00Z">
              <w:r w:rsidRPr="001D7694" w:rsidDel="00D43A14">
                <w:rPr>
                  <w:bCs/>
                </w:rPr>
                <w:delText>Stereotypes</w:delText>
              </w:r>
            </w:del>
          </w:p>
        </w:tc>
      </w:tr>
      <w:tr w:rsidR="008D4D0B" w:rsidRPr="001D7694" w:rsidDel="00D43A14" w:rsidTr="008D4D0B">
        <w:trPr>
          <w:tblCellSpacing w:w="0" w:type="dxa"/>
          <w:del w:id="199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1992" w:author="pjanssen" w:date="2015-11-10T17:01:00Z"/>
              </w:rPr>
              <w:pPrChange w:id="1993" w:author="pjanssen" w:date="2015-11-10T17:01:00Z">
                <w:pPr/>
              </w:pPrChange>
            </w:pPr>
            <w:del w:id="1994" w:author="pjanssen" w:date="2015-11-10T17:01:00Z">
              <w:r w:rsidRPr="001D7694" w:rsidDel="00D43A14">
                <w:delText>AanduidingEisVoorzorgsmaatregel</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1995" w:author="pjanssen" w:date="2015-11-10T17:01:00Z"/>
              </w:rPr>
              <w:pPrChange w:id="1996" w:author="pjanssen" w:date="2015-11-10T17:01:00Z">
                <w:pPr/>
              </w:pPrChange>
            </w:pPr>
            <w:del w:id="199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1998" w:author="pjanssen" w:date="2015-11-10T17:01:00Z"/>
              </w:rPr>
              <w:pPrChange w:id="1999" w:author="pjanssen" w:date="2015-11-10T17:01:00Z">
                <w:pPr/>
              </w:pPrChange>
            </w:pPr>
            <w:del w:id="2000" w:author="pjanssen" w:date="2015-11-10T17:01:00Z">
              <w:r w:rsidRPr="001D7694" w:rsidDel="00D43A14">
                <w:delText>«featureType»</w:delText>
              </w:r>
            </w:del>
          </w:p>
        </w:tc>
      </w:tr>
      <w:tr w:rsidR="008D4D0B" w:rsidRPr="001D7694" w:rsidDel="00D43A14" w:rsidTr="008D4D0B">
        <w:trPr>
          <w:tblCellSpacing w:w="0" w:type="dxa"/>
          <w:del w:id="200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02" w:author="pjanssen" w:date="2015-11-10T17:01:00Z"/>
              </w:rPr>
              <w:pPrChange w:id="2003" w:author="pjanssen" w:date="2015-11-10T17:01:00Z">
                <w:pPr/>
              </w:pPrChange>
            </w:pPr>
            <w:del w:id="2004" w:author="pjanssen" w:date="2015-11-10T17:01:00Z">
              <w:r w:rsidRPr="001D7694" w:rsidDel="00D43A14">
                <w:delText>Aansluitschets</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05" w:author="pjanssen" w:date="2015-11-10T17:01:00Z"/>
              </w:rPr>
              <w:pPrChange w:id="2006" w:author="pjanssen" w:date="2015-11-10T17:01:00Z">
                <w:pPr/>
              </w:pPrChange>
            </w:pPr>
            <w:del w:id="200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08" w:author="pjanssen" w:date="2015-11-10T17:01:00Z"/>
              </w:rPr>
              <w:pPrChange w:id="2009" w:author="pjanssen" w:date="2015-11-10T17:01:00Z">
                <w:pPr/>
              </w:pPrChange>
            </w:pPr>
            <w:del w:id="2010" w:author="pjanssen" w:date="2015-11-10T17:01:00Z">
              <w:r w:rsidRPr="001D7694" w:rsidDel="00D43A14">
                <w:delText>«featureType»</w:delText>
              </w:r>
            </w:del>
          </w:p>
        </w:tc>
      </w:tr>
      <w:tr w:rsidR="008D4D0B" w:rsidRPr="001D7694" w:rsidDel="00D43A14" w:rsidTr="008D4D0B">
        <w:trPr>
          <w:tblCellSpacing w:w="0" w:type="dxa"/>
          <w:del w:id="201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12" w:author="pjanssen" w:date="2015-11-10T17:01:00Z"/>
              </w:rPr>
              <w:pPrChange w:id="2013" w:author="pjanssen" w:date="2015-11-10T17:01:00Z">
                <w:pPr/>
              </w:pPrChange>
            </w:pPr>
            <w:del w:id="2014" w:author="pjanssen" w:date="2015-11-10T17:01:00Z">
              <w:r w:rsidRPr="001D7694" w:rsidDel="00D43A14">
                <w:delText>Adres</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15" w:author="pjanssen" w:date="2015-11-10T17:01:00Z"/>
              </w:rPr>
              <w:pPrChange w:id="2016" w:author="pjanssen" w:date="2015-11-10T17:01:00Z">
                <w:pPr/>
              </w:pPrChange>
            </w:pPr>
            <w:del w:id="201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18" w:author="pjanssen" w:date="2015-11-10T17:01:00Z"/>
              </w:rPr>
              <w:pPrChange w:id="2019" w:author="pjanssen" w:date="2015-11-10T17:01:00Z">
                <w:pPr/>
              </w:pPrChange>
            </w:pPr>
            <w:del w:id="2020" w:author="pjanssen" w:date="2015-11-10T17:01:00Z">
              <w:r w:rsidRPr="001D7694" w:rsidDel="00D43A14">
                <w:delText>«dataType»</w:delText>
              </w:r>
            </w:del>
          </w:p>
        </w:tc>
      </w:tr>
      <w:tr w:rsidR="008D4D0B" w:rsidRPr="001D7694" w:rsidDel="00D43A14" w:rsidTr="008D4D0B">
        <w:trPr>
          <w:tblCellSpacing w:w="0" w:type="dxa"/>
          <w:del w:id="202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22" w:author="pjanssen" w:date="2015-11-10T17:01:00Z"/>
              </w:rPr>
              <w:pPrChange w:id="2023" w:author="pjanssen" w:date="2015-11-10T17:01:00Z">
                <w:pPr/>
              </w:pPrChange>
            </w:pPr>
            <w:del w:id="2024" w:author="pjanssen" w:date="2015-11-10T17:01:00Z">
              <w:r w:rsidRPr="001D7694" w:rsidDel="00D43A14">
                <w:delText>Annotatie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25" w:author="pjanssen" w:date="2015-11-10T17:01:00Z"/>
              </w:rPr>
              <w:pPrChange w:id="2026" w:author="pjanssen" w:date="2015-11-10T17:01:00Z">
                <w:pPr/>
              </w:pPrChange>
            </w:pPr>
            <w:del w:id="202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28" w:author="pjanssen" w:date="2015-11-10T17:01:00Z"/>
              </w:rPr>
              <w:pPrChange w:id="2029" w:author="pjanssen" w:date="2015-11-10T17:01:00Z">
                <w:pPr/>
              </w:pPrChange>
            </w:pPr>
            <w:del w:id="2030" w:author="pjanssen" w:date="2015-11-10T17:01:00Z">
              <w:r w:rsidRPr="001D7694" w:rsidDel="00D43A14">
                <w:delText>«featureType»</w:delText>
              </w:r>
            </w:del>
          </w:p>
        </w:tc>
      </w:tr>
      <w:tr w:rsidR="008D4D0B" w:rsidRPr="001D7694" w:rsidDel="00D43A14" w:rsidTr="008D4D0B">
        <w:trPr>
          <w:tblCellSpacing w:w="0" w:type="dxa"/>
          <w:del w:id="203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32" w:author="pjanssen" w:date="2015-11-10T17:01:00Z"/>
              </w:rPr>
              <w:pPrChange w:id="2033" w:author="pjanssen" w:date="2015-11-10T17:01:00Z">
                <w:pPr/>
              </w:pPrChange>
            </w:pPr>
            <w:del w:id="2034" w:author="pjanssen" w:date="2015-11-10T17:01:00Z">
              <w:r w:rsidRPr="001D7694" w:rsidDel="00D43A14">
                <w:delText>AnnotatieTypeValue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35" w:author="pjanssen" w:date="2015-11-10T17:01:00Z"/>
              </w:rPr>
              <w:pPrChange w:id="2036" w:author="pjanssen" w:date="2015-11-10T17:01:00Z">
                <w:pPr/>
              </w:pPrChange>
            </w:pPr>
            <w:del w:id="203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38" w:author="pjanssen" w:date="2015-11-10T17:01:00Z"/>
              </w:rPr>
              <w:pPrChange w:id="2039" w:author="pjanssen" w:date="2015-11-10T17:01:00Z">
                <w:pPr/>
              </w:pPrChange>
            </w:pPr>
            <w:del w:id="2040" w:author="pjanssen" w:date="2015-11-10T17:01:00Z">
              <w:r w:rsidRPr="001D7694" w:rsidDel="00D43A14">
                <w:delText>«codeList»</w:delText>
              </w:r>
            </w:del>
          </w:p>
        </w:tc>
      </w:tr>
      <w:tr w:rsidR="008D4D0B" w:rsidRPr="001D7694" w:rsidDel="00D43A14" w:rsidTr="008D4D0B">
        <w:trPr>
          <w:tblCellSpacing w:w="0" w:type="dxa"/>
          <w:del w:id="204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42" w:author="pjanssen" w:date="2015-11-10T17:01:00Z"/>
              </w:rPr>
              <w:pPrChange w:id="2043" w:author="pjanssen" w:date="2015-11-10T17:01:00Z">
                <w:pPr/>
              </w:pPrChange>
            </w:pPr>
            <w:del w:id="2044" w:author="pjanssen" w:date="2015-11-10T17:01:00Z">
              <w:r w:rsidRPr="001D7694" w:rsidDel="00D43A14">
                <w:delText>Appurtenance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45" w:author="pjanssen" w:date="2015-11-10T17:01:00Z"/>
              </w:rPr>
              <w:pPrChange w:id="2046" w:author="pjanssen" w:date="2015-11-10T17:01:00Z">
                <w:pPr>
                  <w:keepNext/>
                  <w:numPr>
                    <w:ilvl w:val="1"/>
                    <w:numId w:val="16"/>
                  </w:numPr>
                  <w:tabs>
                    <w:tab w:val="num" w:pos="567"/>
                  </w:tabs>
                  <w:spacing w:before="240" w:after="240"/>
                </w:pPr>
              </w:pPrChange>
            </w:pPr>
            <w:del w:id="204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48" w:author="pjanssen" w:date="2015-11-10T17:01:00Z"/>
              </w:rPr>
              <w:pPrChange w:id="2049" w:author="pjanssen" w:date="2015-11-10T17:01:00Z">
                <w:pPr>
                  <w:keepNext/>
                  <w:numPr>
                    <w:ilvl w:val="1"/>
                    <w:numId w:val="16"/>
                  </w:numPr>
                  <w:tabs>
                    <w:tab w:val="num" w:pos="567"/>
                  </w:tabs>
                  <w:spacing w:before="240" w:after="240"/>
                </w:pPr>
              </w:pPrChange>
            </w:pPr>
            <w:del w:id="2050" w:author="pjanssen" w:date="2015-11-10T17:01:00Z">
              <w:r w:rsidRPr="001D7694" w:rsidDel="00D43A14">
                <w:delText>«featureType»</w:delText>
              </w:r>
            </w:del>
          </w:p>
        </w:tc>
      </w:tr>
      <w:tr w:rsidR="008D4D0B" w:rsidRPr="001D7694" w:rsidDel="00D43A14" w:rsidTr="008D4D0B">
        <w:trPr>
          <w:tblCellSpacing w:w="0" w:type="dxa"/>
          <w:del w:id="205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52" w:author="pjanssen" w:date="2015-11-10T17:01:00Z"/>
              </w:rPr>
              <w:pPrChange w:id="2053" w:author="pjanssen" w:date="2015-11-10T17:01:00Z">
                <w:pPr>
                  <w:keepNext/>
                  <w:numPr>
                    <w:ilvl w:val="1"/>
                    <w:numId w:val="16"/>
                  </w:numPr>
                  <w:tabs>
                    <w:tab w:val="num" w:pos="567"/>
                  </w:tabs>
                  <w:spacing w:before="240" w:after="240"/>
                </w:pPr>
              </w:pPrChange>
            </w:pPr>
            <w:del w:id="2054" w:author="pjanssen" w:date="2015-11-10T17:01:00Z">
              <w:r w:rsidRPr="001D7694" w:rsidDel="00D43A14">
                <w:delText>BestandMediaTypeValue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55" w:author="pjanssen" w:date="2015-11-10T17:01:00Z"/>
              </w:rPr>
              <w:pPrChange w:id="2056" w:author="pjanssen" w:date="2015-11-10T17:01:00Z">
                <w:pPr>
                  <w:keepNext/>
                  <w:numPr>
                    <w:ilvl w:val="1"/>
                    <w:numId w:val="16"/>
                  </w:numPr>
                  <w:tabs>
                    <w:tab w:val="num" w:pos="567"/>
                  </w:tabs>
                  <w:spacing w:before="240" w:after="240"/>
                </w:pPr>
              </w:pPrChange>
            </w:pPr>
            <w:del w:id="205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58" w:author="pjanssen" w:date="2015-11-10T17:01:00Z"/>
              </w:rPr>
              <w:pPrChange w:id="2059" w:author="pjanssen" w:date="2015-11-10T17:01:00Z">
                <w:pPr>
                  <w:keepNext/>
                  <w:numPr>
                    <w:ilvl w:val="1"/>
                    <w:numId w:val="16"/>
                  </w:numPr>
                  <w:tabs>
                    <w:tab w:val="num" w:pos="567"/>
                  </w:tabs>
                  <w:spacing w:before="240" w:after="240"/>
                </w:pPr>
              </w:pPrChange>
            </w:pPr>
            <w:del w:id="2060" w:author="pjanssen" w:date="2015-11-10T17:01:00Z">
              <w:r w:rsidRPr="001D7694" w:rsidDel="00D43A14">
                <w:delText>«codeList»</w:delText>
              </w:r>
            </w:del>
          </w:p>
        </w:tc>
      </w:tr>
      <w:tr w:rsidR="008D4D0B" w:rsidRPr="001D7694" w:rsidDel="00D43A14" w:rsidTr="008D4D0B">
        <w:trPr>
          <w:tblCellSpacing w:w="0" w:type="dxa"/>
          <w:del w:id="206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62" w:author="pjanssen" w:date="2015-11-10T17:01:00Z"/>
              </w:rPr>
              <w:pPrChange w:id="2063" w:author="pjanssen" w:date="2015-11-10T17:01:00Z">
                <w:pPr>
                  <w:keepNext/>
                  <w:numPr>
                    <w:ilvl w:val="1"/>
                    <w:numId w:val="16"/>
                  </w:numPr>
                  <w:tabs>
                    <w:tab w:val="num" w:pos="567"/>
                  </w:tabs>
                  <w:spacing w:before="240" w:after="240"/>
                </w:pPr>
              </w:pPrChange>
            </w:pPr>
            <w:del w:id="2064" w:author="pjanssen" w:date="2015-11-10T17:01:00Z">
              <w:r w:rsidRPr="001D7694" w:rsidDel="00D43A14">
                <w:delText>Bijlage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65" w:author="pjanssen" w:date="2015-11-10T17:01:00Z"/>
              </w:rPr>
              <w:pPrChange w:id="2066" w:author="pjanssen" w:date="2015-11-10T17:01:00Z">
                <w:pPr>
                  <w:keepNext/>
                  <w:numPr>
                    <w:ilvl w:val="1"/>
                    <w:numId w:val="16"/>
                  </w:numPr>
                  <w:tabs>
                    <w:tab w:val="num" w:pos="567"/>
                  </w:tabs>
                  <w:spacing w:before="240" w:after="240"/>
                </w:pPr>
              </w:pPrChange>
            </w:pPr>
            <w:del w:id="206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68" w:author="pjanssen" w:date="2015-11-10T17:01:00Z"/>
              </w:rPr>
              <w:pPrChange w:id="2069" w:author="pjanssen" w:date="2015-11-10T17:01:00Z">
                <w:pPr>
                  <w:keepNext/>
                  <w:numPr>
                    <w:ilvl w:val="1"/>
                    <w:numId w:val="16"/>
                  </w:numPr>
                  <w:tabs>
                    <w:tab w:val="num" w:pos="567"/>
                  </w:tabs>
                  <w:spacing w:before="240" w:after="240"/>
                </w:pPr>
              </w:pPrChange>
            </w:pPr>
            <w:del w:id="2070" w:author="pjanssen" w:date="2015-11-10T17:01:00Z">
              <w:r w:rsidRPr="001D7694" w:rsidDel="00D43A14">
                <w:delText>«featureType»</w:delText>
              </w:r>
            </w:del>
          </w:p>
        </w:tc>
      </w:tr>
      <w:tr w:rsidR="008D4D0B" w:rsidRPr="001D7694" w:rsidDel="00D43A14" w:rsidTr="008D4D0B">
        <w:trPr>
          <w:tblCellSpacing w:w="0" w:type="dxa"/>
          <w:del w:id="207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72" w:author="pjanssen" w:date="2015-11-10T17:01:00Z"/>
              </w:rPr>
              <w:pPrChange w:id="2073" w:author="pjanssen" w:date="2015-11-10T17:01:00Z">
                <w:pPr>
                  <w:keepNext/>
                  <w:numPr>
                    <w:ilvl w:val="1"/>
                    <w:numId w:val="16"/>
                  </w:numPr>
                  <w:tabs>
                    <w:tab w:val="num" w:pos="567"/>
                  </w:tabs>
                  <w:spacing w:before="240" w:after="240"/>
                </w:pPr>
              </w:pPrChange>
            </w:pPr>
            <w:del w:id="2074" w:author="pjanssen" w:date="2015-11-10T17:01:00Z">
              <w:r w:rsidRPr="001D7694" w:rsidDel="00D43A14">
                <w:delText>BijlageTypeValue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75" w:author="pjanssen" w:date="2015-11-10T17:01:00Z"/>
              </w:rPr>
              <w:pPrChange w:id="2076" w:author="pjanssen" w:date="2015-11-10T17:01:00Z">
                <w:pPr>
                  <w:keepNext/>
                  <w:numPr>
                    <w:ilvl w:val="1"/>
                    <w:numId w:val="16"/>
                  </w:numPr>
                  <w:tabs>
                    <w:tab w:val="num" w:pos="567"/>
                  </w:tabs>
                  <w:spacing w:before="240" w:after="240"/>
                </w:pPr>
              </w:pPrChange>
            </w:pPr>
            <w:del w:id="207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78" w:author="pjanssen" w:date="2015-11-10T17:01:00Z"/>
              </w:rPr>
              <w:pPrChange w:id="2079" w:author="pjanssen" w:date="2015-11-10T17:01:00Z">
                <w:pPr>
                  <w:keepNext/>
                  <w:numPr>
                    <w:ilvl w:val="1"/>
                    <w:numId w:val="16"/>
                  </w:numPr>
                  <w:tabs>
                    <w:tab w:val="num" w:pos="567"/>
                  </w:tabs>
                  <w:spacing w:before="240" w:after="240"/>
                </w:pPr>
              </w:pPrChange>
            </w:pPr>
            <w:del w:id="2080" w:author="pjanssen" w:date="2015-11-10T17:01:00Z">
              <w:r w:rsidRPr="001D7694" w:rsidDel="00D43A14">
                <w:delText>«codeList»</w:delText>
              </w:r>
            </w:del>
          </w:p>
        </w:tc>
      </w:tr>
      <w:tr w:rsidR="008D4D0B" w:rsidRPr="001D7694" w:rsidDel="00D43A14" w:rsidTr="008D4D0B">
        <w:trPr>
          <w:tblCellSpacing w:w="0" w:type="dxa"/>
          <w:del w:id="208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82" w:author="pjanssen" w:date="2015-11-10T17:01:00Z"/>
              </w:rPr>
              <w:pPrChange w:id="2083" w:author="pjanssen" w:date="2015-11-10T17:01:00Z">
                <w:pPr>
                  <w:keepNext/>
                  <w:numPr>
                    <w:ilvl w:val="1"/>
                    <w:numId w:val="16"/>
                  </w:numPr>
                  <w:tabs>
                    <w:tab w:val="num" w:pos="567"/>
                  </w:tabs>
                  <w:spacing w:before="240" w:after="240"/>
                </w:pPr>
              </w:pPrChange>
            </w:pPr>
            <w:del w:id="2084" w:author="pjanssen" w:date="2015-11-10T17:01:00Z">
              <w:r w:rsidRPr="001D7694" w:rsidDel="00D43A14">
                <w:delText>Buis</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85" w:author="pjanssen" w:date="2015-11-10T17:01:00Z"/>
              </w:rPr>
              <w:pPrChange w:id="2086" w:author="pjanssen" w:date="2015-11-10T17:01:00Z">
                <w:pPr>
                  <w:keepNext/>
                  <w:numPr>
                    <w:ilvl w:val="1"/>
                    <w:numId w:val="16"/>
                  </w:numPr>
                  <w:tabs>
                    <w:tab w:val="num" w:pos="567"/>
                  </w:tabs>
                  <w:spacing w:before="240" w:after="240"/>
                </w:pPr>
              </w:pPrChange>
            </w:pPr>
            <w:del w:id="208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88" w:author="pjanssen" w:date="2015-11-10T17:01:00Z"/>
              </w:rPr>
              <w:pPrChange w:id="2089" w:author="pjanssen" w:date="2015-11-10T17:01:00Z">
                <w:pPr>
                  <w:keepNext/>
                  <w:numPr>
                    <w:ilvl w:val="1"/>
                    <w:numId w:val="16"/>
                  </w:numPr>
                  <w:tabs>
                    <w:tab w:val="num" w:pos="567"/>
                  </w:tabs>
                  <w:spacing w:before="240" w:after="240"/>
                </w:pPr>
              </w:pPrChange>
            </w:pPr>
            <w:del w:id="2090" w:author="pjanssen" w:date="2015-11-10T17:01:00Z">
              <w:r w:rsidRPr="001D7694" w:rsidDel="00D43A14">
                <w:delText>«featureType»</w:delText>
              </w:r>
            </w:del>
          </w:p>
        </w:tc>
      </w:tr>
      <w:tr w:rsidR="008D4D0B" w:rsidRPr="001D7694" w:rsidDel="00D43A14" w:rsidTr="008D4D0B">
        <w:trPr>
          <w:tblCellSpacing w:w="0" w:type="dxa"/>
          <w:del w:id="209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92" w:author="pjanssen" w:date="2015-11-10T17:01:00Z"/>
              </w:rPr>
              <w:pPrChange w:id="2093" w:author="pjanssen" w:date="2015-11-10T17:01:00Z">
                <w:pPr>
                  <w:keepNext/>
                  <w:numPr>
                    <w:ilvl w:val="1"/>
                    <w:numId w:val="16"/>
                  </w:numPr>
                  <w:tabs>
                    <w:tab w:val="num" w:pos="567"/>
                  </w:tabs>
                  <w:spacing w:before="240" w:after="240"/>
                </w:pPr>
              </w:pPrChange>
            </w:pPr>
            <w:del w:id="2094" w:author="pjanssen" w:date="2015-11-10T17:01:00Z">
              <w:r w:rsidRPr="001D7694" w:rsidDel="00D43A14">
                <w:delText>BuisleidingtypeType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95" w:author="pjanssen" w:date="2015-11-10T17:01:00Z"/>
              </w:rPr>
              <w:pPrChange w:id="2096" w:author="pjanssen" w:date="2015-11-10T17:01:00Z">
                <w:pPr>
                  <w:keepNext/>
                  <w:numPr>
                    <w:ilvl w:val="1"/>
                    <w:numId w:val="16"/>
                  </w:numPr>
                  <w:tabs>
                    <w:tab w:val="num" w:pos="567"/>
                  </w:tabs>
                  <w:spacing w:before="240" w:after="240"/>
                </w:pPr>
              </w:pPrChange>
            </w:pPr>
            <w:del w:id="209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098" w:author="pjanssen" w:date="2015-11-10T17:01:00Z"/>
              </w:rPr>
              <w:pPrChange w:id="2099" w:author="pjanssen" w:date="2015-11-10T17:01:00Z">
                <w:pPr>
                  <w:keepNext/>
                  <w:numPr>
                    <w:ilvl w:val="1"/>
                    <w:numId w:val="16"/>
                  </w:numPr>
                  <w:tabs>
                    <w:tab w:val="num" w:pos="567"/>
                  </w:tabs>
                  <w:spacing w:before="240" w:after="240"/>
                </w:pPr>
              </w:pPrChange>
            </w:pPr>
            <w:del w:id="2100" w:author="pjanssen" w:date="2015-11-10T17:01:00Z">
              <w:r w:rsidRPr="001D7694" w:rsidDel="00D43A14">
                <w:delText>«codeList»</w:delText>
              </w:r>
            </w:del>
          </w:p>
        </w:tc>
      </w:tr>
      <w:tr w:rsidR="008D4D0B" w:rsidRPr="001D7694" w:rsidDel="00D43A14" w:rsidTr="008D4D0B">
        <w:trPr>
          <w:tblCellSpacing w:w="0" w:type="dxa"/>
          <w:del w:id="210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02" w:author="pjanssen" w:date="2015-11-10T17:01:00Z"/>
              </w:rPr>
              <w:pPrChange w:id="2103" w:author="pjanssen" w:date="2015-11-10T17:01:00Z">
                <w:pPr>
                  <w:keepNext/>
                  <w:numPr>
                    <w:ilvl w:val="1"/>
                    <w:numId w:val="16"/>
                  </w:numPr>
                  <w:tabs>
                    <w:tab w:val="num" w:pos="567"/>
                  </w:tabs>
                  <w:spacing w:before="240" w:after="240"/>
                </w:pPr>
              </w:pPrChange>
            </w:pPr>
            <w:del w:id="2104" w:author="pjanssen" w:date="2015-11-10T17:01:00Z">
              <w:r w:rsidRPr="001D7694" w:rsidDel="00D43A14">
                <w:delText>ContainerLeidingelement</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05" w:author="pjanssen" w:date="2015-11-10T17:01:00Z"/>
              </w:rPr>
              <w:pPrChange w:id="2106" w:author="pjanssen" w:date="2015-11-10T17:01:00Z">
                <w:pPr>
                  <w:keepNext/>
                  <w:numPr>
                    <w:ilvl w:val="1"/>
                    <w:numId w:val="16"/>
                  </w:numPr>
                  <w:tabs>
                    <w:tab w:val="num" w:pos="567"/>
                  </w:tabs>
                  <w:spacing w:before="240" w:after="240"/>
                </w:pPr>
              </w:pPrChange>
            </w:pPr>
            <w:del w:id="210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08" w:author="pjanssen" w:date="2015-11-10T17:01:00Z"/>
              </w:rPr>
              <w:pPrChange w:id="2109" w:author="pjanssen" w:date="2015-11-10T17:01:00Z">
                <w:pPr>
                  <w:keepNext/>
                  <w:numPr>
                    <w:ilvl w:val="1"/>
                    <w:numId w:val="16"/>
                  </w:numPr>
                  <w:tabs>
                    <w:tab w:val="num" w:pos="567"/>
                  </w:tabs>
                  <w:spacing w:before="240" w:after="240"/>
                </w:pPr>
              </w:pPrChange>
            </w:pPr>
            <w:del w:id="2110" w:author="pjanssen" w:date="2015-11-10T17:01:00Z">
              <w:r w:rsidRPr="001D7694" w:rsidDel="00D43A14">
                <w:delText>«featureType»</w:delText>
              </w:r>
            </w:del>
          </w:p>
        </w:tc>
      </w:tr>
      <w:tr w:rsidR="008D4D0B" w:rsidRPr="001D7694" w:rsidDel="00D43A14" w:rsidTr="008D4D0B">
        <w:trPr>
          <w:tblCellSpacing w:w="0" w:type="dxa"/>
          <w:del w:id="211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12" w:author="pjanssen" w:date="2015-11-10T17:01:00Z"/>
              </w:rPr>
              <w:pPrChange w:id="2113" w:author="pjanssen" w:date="2015-11-10T17:01:00Z">
                <w:pPr>
                  <w:keepNext/>
                  <w:numPr>
                    <w:ilvl w:val="1"/>
                    <w:numId w:val="16"/>
                  </w:numPr>
                  <w:tabs>
                    <w:tab w:val="num" w:pos="567"/>
                  </w:tabs>
                  <w:spacing w:before="240" w:after="240"/>
                </w:pPr>
              </w:pPrChange>
            </w:pPr>
            <w:del w:id="2114" w:author="pjanssen" w:date="2015-11-10T17:01:00Z">
              <w:r w:rsidRPr="001D7694" w:rsidDel="00D43A14">
                <w:delText>ContainerLeidingelementTypeValue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15" w:author="pjanssen" w:date="2015-11-10T17:01:00Z"/>
              </w:rPr>
              <w:pPrChange w:id="2116" w:author="pjanssen" w:date="2015-11-10T17:01:00Z">
                <w:pPr>
                  <w:keepNext/>
                  <w:numPr>
                    <w:ilvl w:val="1"/>
                    <w:numId w:val="16"/>
                  </w:numPr>
                  <w:tabs>
                    <w:tab w:val="num" w:pos="567"/>
                  </w:tabs>
                  <w:spacing w:before="240" w:after="240"/>
                </w:pPr>
              </w:pPrChange>
            </w:pPr>
            <w:del w:id="211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18" w:author="pjanssen" w:date="2015-11-10T17:01:00Z"/>
              </w:rPr>
              <w:pPrChange w:id="2119" w:author="pjanssen" w:date="2015-11-10T17:01:00Z">
                <w:pPr>
                  <w:keepNext/>
                  <w:numPr>
                    <w:ilvl w:val="1"/>
                    <w:numId w:val="16"/>
                  </w:numPr>
                  <w:tabs>
                    <w:tab w:val="num" w:pos="567"/>
                  </w:tabs>
                  <w:spacing w:before="240" w:after="240"/>
                </w:pPr>
              </w:pPrChange>
            </w:pPr>
            <w:del w:id="2120" w:author="pjanssen" w:date="2015-11-10T17:01:00Z">
              <w:r w:rsidRPr="001D7694" w:rsidDel="00D43A14">
                <w:delText>«codeList»</w:delText>
              </w:r>
            </w:del>
          </w:p>
        </w:tc>
      </w:tr>
      <w:tr w:rsidR="008D4D0B" w:rsidRPr="001D7694" w:rsidDel="00D43A14" w:rsidTr="008D4D0B">
        <w:trPr>
          <w:tblCellSpacing w:w="0" w:type="dxa"/>
          <w:del w:id="212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22" w:author="pjanssen" w:date="2015-11-10T17:01:00Z"/>
              </w:rPr>
              <w:pPrChange w:id="2123" w:author="pjanssen" w:date="2015-11-10T17:01:00Z">
                <w:pPr>
                  <w:keepNext/>
                  <w:numPr>
                    <w:ilvl w:val="1"/>
                    <w:numId w:val="16"/>
                  </w:numPr>
                  <w:tabs>
                    <w:tab w:val="num" w:pos="567"/>
                  </w:tabs>
                  <w:spacing w:before="240" w:after="240"/>
                </w:pPr>
              </w:pPrChange>
            </w:pPr>
            <w:del w:id="2124" w:author="pjanssen" w:date="2015-11-10T17:01:00Z">
              <w:r w:rsidRPr="001D7694" w:rsidDel="00D43A14">
                <w:delText>Diepte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25" w:author="pjanssen" w:date="2015-11-10T17:01:00Z"/>
              </w:rPr>
              <w:pPrChange w:id="2126" w:author="pjanssen" w:date="2015-11-10T17:01:00Z">
                <w:pPr>
                  <w:keepNext/>
                  <w:numPr>
                    <w:ilvl w:val="1"/>
                    <w:numId w:val="16"/>
                  </w:numPr>
                  <w:tabs>
                    <w:tab w:val="num" w:pos="567"/>
                  </w:tabs>
                  <w:spacing w:before="240" w:after="240"/>
                </w:pPr>
              </w:pPrChange>
            </w:pPr>
            <w:del w:id="212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28" w:author="pjanssen" w:date="2015-11-10T17:01:00Z"/>
              </w:rPr>
              <w:pPrChange w:id="2129" w:author="pjanssen" w:date="2015-11-10T17:01:00Z">
                <w:pPr>
                  <w:keepNext/>
                  <w:numPr>
                    <w:ilvl w:val="1"/>
                    <w:numId w:val="16"/>
                  </w:numPr>
                  <w:tabs>
                    <w:tab w:val="num" w:pos="567"/>
                  </w:tabs>
                  <w:spacing w:before="240" w:after="240"/>
                </w:pPr>
              </w:pPrChange>
            </w:pPr>
            <w:del w:id="2130" w:author="pjanssen" w:date="2015-11-10T17:01:00Z">
              <w:r w:rsidRPr="001D7694" w:rsidDel="00D43A14">
                <w:delText>«featureType»</w:delText>
              </w:r>
            </w:del>
          </w:p>
        </w:tc>
      </w:tr>
      <w:tr w:rsidR="008D4D0B" w:rsidRPr="001D7694" w:rsidDel="00D43A14" w:rsidTr="008D4D0B">
        <w:trPr>
          <w:tblCellSpacing w:w="0" w:type="dxa"/>
          <w:del w:id="213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32" w:author="pjanssen" w:date="2015-11-10T17:01:00Z"/>
              </w:rPr>
              <w:pPrChange w:id="2133" w:author="pjanssen" w:date="2015-11-10T17:01:00Z">
                <w:pPr>
                  <w:keepNext/>
                  <w:numPr>
                    <w:ilvl w:val="1"/>
                    <w:numId w:val="16"/>
                  </w:numPr>
                  <w:tabs>
                    <w:tab w:val="num" w:pos="567"/>
                  </w:tabs>
                  <w:spacing w:before="240" w:after="240"/>
                </w:pPr>
              </w:pPrChange>
            </w:pPr>
            <w:del w:id="2134" w:author="pjanssen" w:date="2015-11-10T17:01:00Z">
              <w:r w:rsidRPr="001D7694" w:rsidDel="00D43A14">
                <w:delText>DiepteNAP</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35" w:author="pjanssen" w:date="2015-11-10T17:01:00Z"/>
              </w:rPr>
              <w:pPrChange w:id="2136" w:author="pjanssen" w:date="2015-11-10T17:01:00Z">
                <w:pPr>
                  <w:keepNext/>
                  <w:numPr>
                    <w:ilvl w:val="1"/>
                    <w:numId w:val="16"/>
                  </w:numPr>
                  <w:tabs>
                    <w:tab w:val="num" w:pos="567"/>
                  </w:tabs>
                  <w:spacing w:before="240" w:after="240"/>
                </w:pPr>
              </w:pPrChange>
            </w:pPr>
            <w:del w:id="213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38" w:author="pjanssen" w:date="2015-11-10T17:01:00Z"/>
              </w:rPr>
              <w:pPrChange w:id="2139" w:author="pjanssen" w:date="2015-11-10T17:01:00Z">
                <w:pPr>
                  <w:keepNext/>
                  <w:numPr>
                    <w:ilvl w:val="1"/>
                    <w:numId w:val="16"/>
                  </w:numPr>
                  <w:tabs>
                    <w:tab w:val="num" w:pos="567"/>
                  </w:tabs>
                  <w:spacing w:before="240" w:after="240"/>
                </w:pPr>
              </w:pPrChange>
            </w:pPr>
            <w:del w:id="2140" w:author="pjanssen" w:date="2015-11-10T17:01:00Z">
              <w:r w:rsidRPr="001D7694" w:rsidDel="00D43A14">
                <w:delText>«featureType»</w:delText>
              </w:r>
            </w:del>
          </w:p>
        </w:tc>
      </w:tr>
      <w:tr w:rsidR="008D4D0B" w:rsidRPr="001D7694" w:rsidDel="00D43A14" w:rsidTr="008D4D0B">
        <w:trPr>
          <w:tblCellSpacing w:w="0" w:type="dxa"/>
          <w:del w:id="214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42" w:author="pjanssen" w:date="2015-11-10T17:01:00Z"/>
              </w:rPr>
              <w:pPrChange w:id="2143" w:author="pjanssen" w:date="2015-11-10T17:01:00Z">
                <w:pPr>
                  <w:keepNext/>
                  <w:numPr>
                    <w:ilvl w:val="1"/>
                    <w:numId w:val="16"/>
                  </w:numPr>
                  <w:tabs>
                    <w:tab w:val="num" w:pos="567"/>
                  </w:tabs>
                  <w:spacing w:before="240" w:after="240"/>
                </w:pPr>
              </w:pPrChange>
            </w:pPr>
            <w:del w:id="2144" w:author="pjanssen" w:date="2015-11-10T17:01:00Z">
              <w:r w:rsidRPr="001D7694" w:rsidDel="00D43A14">
                <w:delText>DiepteReferentieValue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45" w:author="pjanssen" w:date="2015-11-10T17:01:00Z"/>
              </w:rPr>
              <w:pPrChange w:id="2146" w:author="pjanssen" w:date="2015-11-10T17:01:00Z">
                <w:pPr>
                  <w:keepNext/>
                  <w:numPr>
                    <w:ilvl w:val="1"/>
                    <w:numId w:val="16"/>
                  </w:numPr>
                  <w:tabs>
                    <w:tab w:val="num" w:pos="567"/>
                  </w:tabs>
                  <w:spacing w:before="240" w:after="240"/>
                </w:pPr>
              </w:pPrChange>
            </w:pPr>
            <w:del w:id="214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48" w:author="pjanssen" w:date="2015-11-10T17:01:00Z"/>
              </w:rPr>
              <w:pPrChange w:id="2149" w:author="pjanssen" w:date="2015-11-10T17:01:00Z">
                <w:pPr>
                  <w:keepNext/>
                  <w:numPr>
                    <w:ilvl w:val="1"/>
                    <w:numId w:val="16"/>
                  </w:numPr>
                  <w:tabs>
                    <w:tab w:val="num" w:pos="567"/>
                  </w:tabs>
                  <w:spacing w:before="240" w:after="240"/>
                </w:pPr>
              </w:pPrChange>
            </w:pPr>
            <w:del w:id="2150" w:author="pjanssen" w:date="2015-11-10T17:01:00Z">
              <w:r w:rsidRPr="001D7694" w:rsidDel="00D43A14">
                <w:delText>«codeList»</w:delText>
              </w:r>
            </w:del>
          </w:p>
        </w:tc>
      </w:tr>
      <w:tr w:rsidR="008D4D0B" w:rsidRPr="001D7694" w:rsidDel="00D43A14" w:rsidTr="008D4D0B">
        <w:trPr>
          <w:tblCellSpacing w:w="0" w:type="dxa"/>
          <w:del w:id="215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52" w:author="pjanssen" w:date="2015-11-10T17:01:00Z"/>
              </w:rPr>
              <w:pPrChange w:id="2153" w:author="pjanssen" w:date="2015-11-10T17:01:00Z">
                <w:pPr>
                  <w:keepNext/>
                  <w:numPr>
                    <w:ilvl w:val="1"/>
                    <w:numId w:val="16"/>
                  </w:numPr>
                  <w:tabs>
                    <w:tab w:val="num" w:pos="567"/>
                  </w:tabs>
                  <w:spacing w:before="240" w:after="240"/>
                </w:pPr>
              </w:pPrChange>
            </w:pPr>
            <w:del w:id="2154" w:author="pjanssen" w:date="2015-11-10T17:01:00Z">
              <w:r w:rsidRPr="001D7694" w:rsidDel="00D43A14">
                <w:delText>DiepteTovMaaiveld</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55" w:author="pjanssen" w:date="2015-11-10T17:01:00Z"/>
              </w:rPr>
              <w:pPrChange w:id="2156" w:author="pjanssen" w:date="2015-11-10T17:01:00Z">
                <w:pPr>
                  <w:keepNext/>
                  <w:numPr>
                    <w:ilvl w:val="1"/>
                    <w:numId w:val="16"/>
                  </w:numPr>
                  <w:tabs>
                    <w:tab w:val="num" w:pos="567"/>
                  </w:tabs>
                  <w:spacing w:before="240" w:after="240"/>
                </w:pPr>
              </w:pPrChange>
            </w:pPr>
            <w:del w:id="215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58" w:author="pjanssen" w:date="2015-11-10T17:01:00Z"/>
              </w:rPr>
              <w:pPrChange w:id="2159" w:author="pjanssen" w:date="2015-11-10T17:01:00Z">
                <w:pPr>
                  <w:keepNext/>
                  <w:numPr>
                    <w:ilvl w:val="1"/>
                    <w:numId w:val="16"/>
                  </w:numPr>
                  <w:tabs>
                    <w:tab w:val="num" w:pos="567"/>
                  </w:tabs>
                  <w:spacing w:before="240" w:after="240"/>
                </w:pPr>
              </w:pPrChange>
            </w:pPr>
            <w:del w:id="2160" w:author="pjanssen" w:date="2015-11-10T17:01:00Z">
              <w:r w:rsidRPr="001D7694" w:rsidDel="00D43A14">
                <w:delText>«featur</w:delText>
              </w:r>
              <w:r w:rsidRPr="001D7694" w:rsidDel="00D43A14">
                <w:lastRenderedPageBreak/>
                <w:delText>eType»</w:delText>
              </w:r>
            </w:del>
          </w:p>
        </w:tc>
      </w:tr>
      <w:tr w:rsidR="008D4D0B" w:rsidRPr="001D7694" w:rsidDel="00D43A14" w:rsidTr="008D4D0B">
        <w:trPr>
          <w:tblCellSpacing w:w="0" w:type="dxa"/>
          <w:del w:id="216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62" w:author="pjanssen" w:date="2015-11-10T17:01:00Z"/>
              </w:rPr>
              <w:pPrChange w:id="2163" w:author="pjanssen" w:date="2015-11-10T17:01:00Z">
                <w:pPr>
                  <w:keepNext/>
                  <w:numPr>
                    <w:ilvl w:val="1"/>
                    <w:numId w:val="16"/>
                  </w:numPr>
                  <w:tabs>
                    <w:tab w:val="num" w:pos="567"/>
                  </w:tabs>
                  <w:spacing w:before="240" w:after="240"/>
                </w:pPr>
              </w:pPrChange>
            </w:pPr>
            <w:del w:id="2164" w:author="pjanssen" w:date="2015-11-10T17:01:00Z">
              <w:r w:rsidRPr="001D7694" w:rsidDel="00D43A14">
                <w:lastRenderedPageBreak/>
                <w:delText>Duct</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65" w:author="pjanssen" w:date="2015-11-10T17:01:00Z"/>
              </w:rPr>
              <w:pPrChange w:id="2166" w:author="pjanssen" w:date="2015-11-10T17:01:00Z">
                <w:pPr>
                  <w:keepNext/>
                  <w:numPr>
                    <w:ilvl w:val="1"/>
                    <w:numId w:val="16"/>
                  </w:numPr>
                  <w:tabs>
                    <w:tab w:val="num" w:pos="567"/>
                  </w:tabs>
                  <w:spacing w:before="240" w:after="240"/>
                </w:pPr>
              </w:pPrChange>
            </w:pPr>
            <w:del w:id="216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68" w:author="pjanssen" w:date="2015-11-10T17:01:00Z"/>
              </w:rPr>
              <w:pPrChange w:id="2169" w:author="pjanssen" w:date="2015-11-10T17:01:00Z">
                <w:pPr>
                  <w:keepNext/>
                  <w:numPr>
                    <w:ilvl w:val="1"/>
                    <w:numId w:val="16"/>
                  </w:numPr>
                  <w:tabs>
                    <w:tab w:val="num" w:pos="567"/>
                  </w:tabs>
                  <w:spacing w:before="240" w:after="240"/>
                </w:pPr>
              </w:pPrChange>
            </w:pPr>
            <w:del w:id="2170" w:author="pjanssen" w:date="2015-11-10T17:01:00Z">
              <w:r w:rsidRPr="001D7694" w:rsidDel="00D43A14">
                <w:delText>«featureType»</w:delText>
              </w:r>
            </w:del>
          </w:p>
        </w:tc>
      </w:tr>
      <w:tr w:rsidR="008D4D0B" w:rsidRPr="001D7694" w:rsidDel="00D43A14" w:rsidTr="008D4D0B">
        <w:trPr>
          <w:tblCellSpacing w:w="0" w:type="dxa"/>
          <w:del w:id="217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72" w:author="pjanssen" w:date="2015-11-10T17:01:00Z"/>
              </w:rPr>
              <w:pPrChange w:id="2173" w:author="pjanssen" w:date="2015-11-10T17:01:00Z">
                <w:pPr>
                  <w:keepNext/>
                  <w:numPr>
                    <w:ilvl w:val="1"/>
                    <w:numId w:val="16"/>
                  </w:numPr>
                  <w:tabs>
                    <w:tab w:val="num" w:pos="567"/>
                  </w:tabs>
                  <w:spacing w:before="240" w:after="240"/>
                </w:pPr>
              </w:pPrChange>
            </w:pPr>
            <w:del w:id="2174" w:author="pjanssen" w:date="2015-11-10T17:01:00Z">
              <w:r w:rsidRPr="001D7694" w:rsidDel="00D43A14">
                <w:delText>EffectcontourDodelijk</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75" w:author="pjanssen" w:date="2015-11-10T17:01:00Z"/>
              </w:rPr>
              <w:pPrChange w:id="2176" w:author="pjanssen" w:date="2015-11-10T17:01:00Z">
                <w:pPr>
                  <w:keepNext/>
                  <w:numPr>
                    <w:ilvl w:val="1"/>
                    <w:numId w:val="16"/>
                  </w:numPr>
                  <w:tabs>
                    <w:tab w:val="num" w:pos="567"/>
                  </w:tabs>
                  <w:spacing w:before="240" w:after="240"/>
                </w:pPr>
              </w:pPrChange>
            </w:pPr>
            <w:del w:id="217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78" w:author="pjanssen" w:date="2015-11-10T17:01:00Z"/>
              </w:rPr>
              <w:pPrChange w:id="2179" w:author="pjanssen" w:date="2015-11-10T17:01:00Z">
                <w:pPr>
                  <w:keepNext/>
                  <w:numPr>
                    <w:ilvl w:val="1"/>
                    <w:numId w:val="16"/>
                  </w:numPr>
                  <w:tabs>
                    <w:tab w:val="num" w:pos="567"/>
                  </w:tabs>
                  <w:spacing w:before="240" w:after="240"/>
                </w:pPr>
              </w:pPrChange>
            </w:pPr>
            <w:del w:id="2180" w:author="pjanssen" w:date="2015-11-10T17:01:00Z">
              <w:r w:rsidRPr="001D7694" w:rsidDel="00D43A14">
                <w:delText>«featureType»</w:delText>
              </w:r>
            </w:del>
          </w:p>
        </w:tc>
      </w:tr>
      <w:tr w:rsidR="008D4D0B" w:rsidRPr="001D7694" w:rsidDel="00D43A14" w:rsidTr="008D4D0B">
        <w:trPr>
          <w:tblCellSpacing w:w="0" w:type="dxa"/>
          <w:del w:id="218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82" w:author="pjanssen" w:date="2015-11-10T17:01:00Z"/>
              </w:rPr>
              <w:pPrChange w:id="2183" w:author="pjanssen" w:date="2015-11-10T17:01:00Z">
                <w:pPr>
                  <w:keepNext/>
                  <w:numPr>
                    <w:ilvl w:val="1"/>
                    <w:numId w:val="16"/>
                  </w:numPr>
                  <w:tabs>
                    <w:tab w:val="num" w:pos="567"/>
                  </w:tabs>
                  <w:spacing w:before="240" w:after="240"/>
                </w:pPr>
              </w:pPrChange>
            </w:pPr>
            <w:del w:id="2184" w:author="pjanssen" w:date="2015-11-10T17:01:00Z">
              <w:r w:rsidRPr="001D7694" w:rsidDel="00D43A14">
                <w:delText>EffectScenarioType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85" w:author="pjanssen" w:date="2015-11-10T17:01:00Z"/>
              </w:rPr>
              <w:pPrChange w:id="2186" w:author="pjanssen" w:date="2015-11-10T17:01:00Z">
                <w:pPr>
                  <w:keepNext/>
                  <w:numPr>
                    <w:ilvl w:val="1"/>
                    <w:numId w:val="16"/>
                  </w:numPr>
                  <w:tabs>
                    <w:tab w:val="num" w:pos="567"/>
                  </w:tabs>
                  <w:spacing w:before="240" w:after="240"/>
                </w:pPr>
              </w:pPrChange>
            </w:pPr>
            <w:del w:id="218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88" w:author="pjanssen" w:date="2015-11-10T17:01:00Z"/>
              </w:rPr>
              <w:pPrChange w:id="2189" w:author="pjanssen" w:date="2015-11-10T17:01:00Z">
                <w:pPr>
                  <w:keepNext/>
                  <w:numPr>
                    <w:ilvl w:val="1"/>
                    <w:numId w:val="16"/>
                  </w:numPr>
                  <w:tabs>
                    <w:tab w:val="num" w:pos="567"/>
                  </w:tabs>
                  <w:spacing w:before="240" w:after="240"/>
                </w:pPr>
              </w:pPrChange>
            </w:pPr>
            <w:del w:id="2190" w:author="pjanssen" w:date="2015-11-10T17:01:00Z">
              <w:r w:rsidRPr="001D7694" w:rsidDel="00D43A14">
                <w:delText>«codeList»</w:delText>
              </w:r>
            </w:del>
          </w:p>
        </w:tc>
      </w:tr>
      <w:tr w:rsidR="008D4D0B" w:rsidRPr="001D7694" w:rsidDel="00D43A14" w:rsidTr="008D4D0B">
        <w:trPr>
          <w:tblCellSpacing w:w="0" w:type="dxa"/>
          <w:del w:id="219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92" w:author="pjanssen" w:date="2015-11-10T17:01:00Z"/>
              </w:rPr>
              <w:pPrChange w:id="2193" w:author="pjanssen" w:date="2015-11-10T17:01:00Z">
                <w:pPr>
                  <w:keepNext/>
                  <w:numPr>
                    <w:ilvl w:val="1"/>
                    <w:numId w:val="16"/>
                  </w:numPr>
                  <w:tabs>
                    <w:tab w:val="num" w:pos="567"/>
                  </w:tabs>
                  <w:spacing w:before="240" w:after="240"/>
                </w:pPr>
              </w:pPrChange>
            </w:pPr>
            <w:del w:id="2194" w:author="pjanssen" w:date="2015-11-10T17:01:00Z">
              <w:r w:rsidRPr="001D7694" w:rsidDel="00D43A14">
                <w:delText>EisVoorzorgsmaatregelBijlage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95" w:author="pjanssen" w:date="2015-11-10T17:01:00Z"/>
              </w:rPr>
              <w:pPrChange w:id="2196" w:author="pjanssen" w:date="2015-11-10T17:01:00Z">
                <w:pPr>
                  <w:keepNext/>
                  <w:numPr>
                    <w:ilvl w:val="1"/>
                    <w:numId w:val="16"/>
                  </w:numPr>
                  <w:tabs>
                    <w:tab w:val="num" w:pos="567"/>
                  </w:tabs>
                  <w:spacing w:before="240" w:after="240"/>
                </w:pPr>
              </w:pPrChange>
            </w:pPr>
            <w:del w:id="219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198" w:author="pjanssen" w:date="2015-11-10T17:01:00Z"/>
              </w:rPr>
              <w:pPrChange w:id="2199" w:author="pjanssen" w:date="2015-11-10T17:01:00Z">
                <w:pPr>
                  <w:keepNext/>
                  <w:numPr>
                    <w:ilvl w:val="1"/>
                    <w:numId w:val="16"/>
                  </w:numPr>
                  <w:tabs>
                    <w:tab w:val="num" w:pos="567"/>
                  </w:tabs>
                  <w:spacing w:before="240" w:after="240"/>
                </w:pPr>
              </w:pPrChange>
            </w:pPr>
            <w:del w:id="2200" w:author="pjanssen" w:date="2015-11-10T17:01:00Z">
              <w:r w:rsidRPr="001D7694" w:rsidDel="00D43A14">
                <w:delText>«featureType»</w:delText>
              </w:r>
            </w:del>
          </w:p>
        </w:tc>
      </w:tr>
      <w:tr w:rsidR="008D4D0B" w:rsidRPr="001D7694" w:rsidDel="00D43A14" w:rsidTr="008D4D0B">
        <w:trPr>
          <w:tblCellSpacing w:w="0" w:type="dxa"/>
          <w:del w:id="220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02" w:author="pjanssen" w:date="2015-11-10T17:01:00Z"/>
              </w:rPr>
              <w:pPrChange w:id="2203" w:author="pjanssen" w:date="2015-11-10T17:01:00Z">
                <w:pPr>
                  <w:keepNext/>
                  <w:numPr>
                    <w:ilvl w:val="1"/>
                    <w:numId w:val="16"/>
                  </w:numPr>
                  <w:tabs>
                    <w:tab w:val="num" w:pos="567"/>
                  </w:tabs>
                  <w:spacing w:before="240" w:after="240"/>
                </w:pPr>
              </w:pPrChange>
            </w:pPr>
            <w:del w:id="2204" w:author="pjanssen" w:date="2015-11-10T17:01:00Z">
              <w:r w:rsidRPr="001D7694" w:rsidDel="00D43A14">
                <w:delText>ElectricityAppurtenanceTypeIMKLValue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05" w:author="pjanssen" w:date="2015-11-10T17:01:00Z"/>
              </w:rPr>
              <w:pPrChange w:id="2206" w:author="pjanssen" w:date="2015-11-10T17:01:00Z">
                <w:pPr>
                  <w:keepNext/>
                  <w:numPr>
                    <w:ilvl w:val="1"/>
                    <w:numId w:val="16"/>
                  </w:numPr>
                  <w:tabs>
                    <w:tab w:val="num" w:pos="567"/>
                  </w:tabs>
                  <w:spacing w:before="240" w:after="240"/>
                </w:pPr>
              </w:pPrChange>
            </w:pPr>
            <w:del w:id="220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08" w:author="pjanssen" w:date="2015-11-10T17:01:00Z"/>
              </w:rPr>
              <w:pPrChange w:id="2209" w:author="pjanssen" w:date="2015-11-10T17:01:00Z">
                <w:pPr>
                  <w:keepNext/>
                  <w:numPr>
                    <w:ilvl w:val="1"/>
                    <w:numId w:val="16"/>
                  </w:numPr>
                  <w:tabs>
                    <w:tab w:val="num" w:pos="567"/>
                  </w:tabs>
                  <w:spacing w:before="240" w:after="240"/>
                </w:pPr>
              </w:pPrChange>
            </w:pPr>
            <w:del w:id="2210" w:author="pjanssen" w:date="2015-11-10T17:01:00Z">
              <w:r w:rsidRPr="001D7694" w:rsidDel="00D43A14">
                <w:delText>«codeList»</w:delText>
              </w:r>
            </w:del>
          </w:p>
        </w:tc>
      </w:tr>
      <w:tr w:rsidR="008D4D0B" w:rsidRPr="001D7694" w:rsidDel="00D43A14" w:rsidTr="008D4D0B">
        <w:trPr>
          <w:tblCellSpacing w:w="0" w:type="dxa"/>
          <w:del w:id="221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12" w:author="pjanssen" w:date="2015-11-10T17:01:00Z"/>
              </w:rPr>
              <w:pPrChange w:id="2213" w:author="pjanssen" w:date="2015-11-10T17:01:00Z">
                <w:pPr>
                  <w:keepNext/>
                  <w:numPr>
                    <w:ilvl w:val="1"/>
                    <w:numId w:val="16"/>
                  </w:numPr>
                  <w:tabs>
                    <w:tab w:val="num" w:pos="567"/>
                  </w:tabs>
                  <w:spacing w:before="240" w:after="240"/>
                </w:pPr>
              </w:pPrChange>
            </w:pPr>
            <w:del w:id="2214" w:author="pjanssen" w:date="2015-11-10T17:01:00Z">
              <w:r w:rsidRPr="001D7694" w:rsidDel="00D43A14">
                <w:delText>Elektriciteitskabel</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15" w:author="pjanssen" w:date="2015-11-10T17:01:00Z"/>
              </w:rPr>
              <w:pPrChange w:id="2216" w:author="pjanssen" w:date="2015-11-10T17:01:00Z">
                <w:pPr>
                  <w:keepNext/>
                  <w:numPr>
                    <w:ilvl w:val="1"/>
                    <w:numId w:val="16"/>
                  </w:numPr>
                  <w:tabs>
                    <w:tab w:val="num" w:pos="567"/>
                  </w:tabs>
                  <w:spacing w:before="240" w:after="240"/>
                </w:pPr>
              </w:pPrChange>
            </w:pPr>
            <w:del w:id="221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18" w:author="pjanssen" w:date="2015-11-10T17:01:00Z"/>
              </w:rPr>
              <w:pPrChange w:id="2219" w:author="pjanssen" w:date="2015-11-10T17:01:00Z">
                <w:pPr>
                  <w:keepNext/>
                  <w:numPr>
                    <w:ilvl w:val="1"/>
                    <w:numId w:val="16"/>
                  </w:numPr>
                  <w:tabs>
                    <w:tab w:val="num" w:pos="567"/>
                  </w:tabs>
                  <w:spacing w:before="240" w:after="240"/>
                </w:pPr>
              </w:pPrChange>
            </w:pPr>
            <w:del w:id="2220" w:author="pjanssen" w:date="2015-11-10T17:01:00Z">
              <w:r w:rsidRPr="001D7694" w:rsidDel="00D43A14">
                <w:delText>«featureType»</w:delText>
              </w:r>
            </w:del>
          </w:p>
        </w:tc>
      </w:tr>
      <w:tr w:rsidR="008D4D0B" w:rsidRPr="001D7694" w:rsidDel="00D43A14" w:rsidTr="008D4D0B">
        <w:trPr>
          <w:tblCellSpacing w:w="0" w:type="dxa"/>
          <w:del w:id="222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22" w:author="pjanssen" w:date="2015-11-10T17:01:00Z"/>
              </w:rPr>
              <w:pPrChange w:id="2223" w:author="pjanssen" w:date="2015-11-10T17:01:00Z">
                <w:pPr>
                  <w:keepNext/>
                  <w:numPr>
                    <w:ilvl w:val="1"/>
                    <w:numId w:val="16"/>
                  </w:numPr>
                  <w:tabs>
                    <w:tab w:val="num" w:pos="567"/>
                  </w:tabs>
                  <w:spacing w:before="240" w:after="240"/>
                </w:pPr>
              </w:pPrChange>
            </w:pPr>
            <w:del w:id="2224" w:author="pjanssen" w:date="2015-11-10T17:01:00Z">
              <w:r w:rsidRPr="001D7694" w:rsidDel="00D43A14">
                <w:delText>ExtraDetailinfo</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25" w:author="pjanssen" w:date="2015-11-10T17:01:00Z"/>
              </w:rPr>
              <w:pPrChange w:id="2226" w:author="pjanssen" w:date="2015-11-10T17:01:00Z">
                <w:pPr>
                  <w:keepNext/>
                  <w:numPr>
                    <w:ilvl w:val="1"/>
                    <w:numId w:val="16"/>
                  </w:numPr>
                  <w:tabs>
                    <w:tab w:val="num" w:pos="567"/>
                  </w:tabs>
                  <w:spacing w:before="240" w:after="240"/>
                </w:pPr>
              </w:pPrChange>
            </w:pPr>
            <w:del w:id="222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28" w:author="pjanssen" w:date="2015-11-10T17:01:00Z"/>
              </w:rPr>
              <w:pPrChange w:id="2229" w:author="pjanssen" w:date="2015-11-10T17:01:00Z">
                <w:pPr>
                  <w:keepNext/>
                  <w:numPr>
                    <w:ilvl w:val="1"/>
                    <w:numId w:val="16"/>
                  </w:numPr>
                  <w:tabs>
                    <w:tab w:val="num" w:pos="567"/>
                  </w:tabs>
                  <w:spacing w:before="240" w:after="240"/>
                </w:pPr>
              </w:pPrChange>
            </w:pPr>
            <w:del w:id="2230" w:author="pjanssen" w:date="2015-11-10T17:01:00Z">
              <w:r w:rsidRPr="001D7694" w:rsidDel="00D43A14">
                <w:delText>«featureType»</w:delText>
              </w:r>
            </w:del>
          </w:p>
        </w:tc>
      </w:tr>
      <w:tr w:rsidR="008D4D0B" w:rsidRPr="001D7694" w:rsidDel="00D43A14" w:rsidTr="008D4D0B">
        <w:trPr>
          <w:tblCellSpacing w:w="0" w:type="dxa"/>
          <w:del w:id="223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32" w:author="pjanssen" w:date="2015-11-10T17:01:00Z"/>
              </w:rPr>
              <w:pPrChange w:id="2233" w:author="pjanssen" w:date="2015-11-10T17:01:00Z">
                <w:pPr>
                  <w:keepNext/>
                  <w:numPr>
                    <w:ilvl w:val="1"/>
                    <w:numId w:val="16"/>
                  </w:numPr>
                  <w:tabs>
                    <w:tab w:val="num" w:pos="567"/>
                  </w:tabs>
                  <w:spacing w:before="240" w:after="240"/>
                </w:pPr>
              </w:pPrChange>
            </w:pPr>
            <w:del w:id="2234" w:author="pjanssen" w:date="2015-11-10T17:01:00Z">
              <w:r w:rsidRPr="001D7694" w:rsidDel="00D43A14">
                <w:delText>ExtraDetailInfoTypeValue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35" w:author="pjanssen" w:date="2015-11-10T17:01:00Z"/>
              </w:rPr>
              <w:pPrChange w:id="2236" w:author="pjanssen" w:date="2015-11-10T17:01:00Z">
                <w:pPr>
                  <w:keepNext/>
                  <w:numPr>
                    <w:ilvl w:val="1"/>
                    <w:numId w:val="16"/>
                  </w:numPr>
                  <w:tabs>
                    <w:tab w:val="num" w:pos="567"/>
                  </w:tabs>
                  <w:spacing w:before="240" w:after="240"/>
                </w:pPr>
              </w:pPrChange>
            </w:pPr>
            <w:del w:id="223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38" w:author="pjanssen" w:date="2015-11-10T17:01:00Z"/>
              </w:rPr>
              <w:pPrChange w:id="2239" w:author="pjanssen" w:date="2015-11-10T17:01:00Z">
                <w:pPr>
                  <w:keepNext/>
                  <w:numPr>
                    <w:ilvl w:val="1"/>
                    <w:numId w:val="16"/>
                  </w:numPr>
                  <w:tabs>
                    <w:tab w:val="num" w:pos="567"/>
                  </w:tabs>
                  <w:spacing w:before="240" w:after="240"/>
                </w:pPr>
              </w:pPrChange>
            </w:pPr>
            <w:del w:id="2240" w:author="pjanssen" w:date="2015-11-10T17:01:00Z">
              <w:r w:rsidRPr="001D7694" w:rsidDel="00D43A14">
                <w:delText>«codeList»</w:delText>
              </w:r>
            </w:del>
          </w:p>
        </w:tc>
      </w:tr>
      <w:tr w:rsidR="008D4D0B" w:rsidRPr="001D7694" w:rsidDel="00D43A14" w:rsidTr="008D4D0B">
        <w:trPr>
          <w:tblCellSpacing w:w="0" w:type="dxa"/>
          <w:del w:id="224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42" w:author="pjanssen" w:date="2015-11-10T17:01:00Z"/>
              </w:rPr>
              <w:pPrChange w:id="2243" w:author="pjanssen" w:date="2015-11-10T17:01:00Z">
                <w:pPr>
                  <w:keepNext/>
                  <w:numPr>
                    <w:ilvl w:val="1"/>
                    <w:numId w:val="16"/>
                  </w:numPr>
                  <w:tabs>
                    <w:tab w:val="num" w:pos="567"/>
                  </w:tabs>
                  <w:spacing w:before="240" w:after="240"/>
                </w:pPr>
              </w:pPrChange>
            </w:pPr>
            <w:del w:id="2244" w:author="pjanssen" w:date="2015-11-10T17:01:00Z">
              <w:r w:rsidRPr="001D7694" w:rsidDel="00D43A14">
                <w:delText>ExtraGeometrie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45" w:author="pjanssen" w:date="2015-11-10T17:01:00Z"/>
              </w:rPr>
              <w:pPrChange w:id="2246" w:author="pjanssen" w:date="2015-11-10T17:01:00Z">
                <w:pPr>
                  <w:keepNext/>
                  <w:numPr>
                    <w:ilvl w:val="1"/>
                    <w:numId w:val="16"/>
                  </w:numPr>
                  <w:tabs>
                    <w:tab w:val="num" w:pos="567"/>
                  </w:tabs>
                  <w:spacing w:before="240" w:after="240"/>
                </w:pPr>
              </w:pPrChange>
            </w:pPr>
            <w:del w:id="224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48" w:author="pjanssen" w:date="2015-11-10T17:01:00Z"/>
              </w:rPr>
              <w:pPrChange w:id="2249" w:author="pjanssen" w:date="2015-11-10T17:01:00Z">
                <w:pPr>
                  <w:keepNext/>
                  <w:numPr>
                    <w:ilvl w:val="1"/>
                    <w:numId w:val="16"/>
                  </w:numPr>
                  <w:tabs>
                    <w:tab w:val="num" w:pos="567"/>
                  </w:tabs>
                  <w:spacing w:before="240" w:after="240"/>
                </w:pPr>
              </w:pPrChange>
            </w:pPr>
            <w:del w:id="2250" w:author="pjanssen" w:date="2015-11-10T17:01:00Z">
              <w:r w:rsidRPr="001D7694" w:rsidDel="00D43A14">
                <w:delText>«featureType»</w:delText>
              </w:r>
            </w:del>
          </w:p>
        </w:tc>
      </w:tr>
      <w:tr w:rsidR="008D4D0B" w:rsidRPr="001D7694" w:rsidDel="00D43A14" w:rsidTr="008D4D0B">
        <w:trPr>
          <w:tblCellSpacing w:w="0" w:type="dxa"/>
          <w:del w:id="225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52" w:author="pjanssen" w:date="2015-11-10T17:01:00Z"/>
              </w:rPr>
              <w:pPrChange w:id="2253" w:author="pjanssen" w:date="2015-11-10T17:01:00Z">
                <w:pPr>
                  <w:keepNext/>
                  <w:numPr>
                    <w:ilvl w:val="1"/>
                    <w:numId w:val="16"/>
                  </w:numPr>
                  <w:tabs>
                    <w:tab w:val="num" w:pos="567"/>
                  </w:tabs>
                  <w:spacing w:before="240" w:after="240"/>
                </w:pPr>
              </w:pPrChange>
            </w:pPr>
            <w:del w:id="2254" w:author="pjanssen" w:date="2015-11-10T17:01:00Z">
              <w:r w:rsidRPr="001D7694" w:rsidDel="00D43A14">
                <w:delText>ExtraInformatie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55" w:author="pjanssen" w:date="2015-11-10T17:01:00Z"/>
              </w:rPr>
              <w:pPrChange w:id="2256" w:author="pjanssen" w:date="2015-11-10T17:01:00Z">
                <w:pPr>
                  <w:keepNext/>
                  <w:numPr>
                    <w:ilvl w:val="1"/>
                    <w:numId w:val="16"/>
                  </w:numPr>
                  <w:tabs>
                    <w:tab w:val="num" w:pos="567"/>
                  </w:tabs>
                  <w:spacing w:before="240" w:after="240"/>
                </w:pPr>
              </w:pPrChange>
            </w:pPr>
            <w:del w:id="225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58" w:author="pjanssen" w:date="2015-11-10T17:01:00Z"/>
              </w:rPr>
              <w:pPrChange w:id="2259" w:author="pjanssen" w:date="2015-11-10T17:01:00Z">
                <w:pPr>
                  <w:keepNext/>
                  <w:numPr>
                    <w:ilvl w:val="1"/>
                    <w:numId w:val="16"/>
                  </w:numPr>
                  <w:tabs>
                    <w:tab w:val="num" w:pos="567"/>
                  </w:tabs>
                  <w:spacing w:before="240" w:after="240"/>
                </w:pPr>
              </w:pPrChange>
            </w:pPr>
            <w:del w:id="2260" w:author="pjanssen" w:date="2015-11-10T17:01:00Z">
              <w:r w:rsidRPr="001D7694" w:rsidDel="00D43A14">
                <w:delText>«featureType»</w:delText>
              </w:r>
            </w:del>
          </w:p>
        </w:tc>
      </w:tr>
      <w:tr w:rsidR="008D4D0B" w:rsidRPr="001D7694" w:rsidDel="00D43A14" w:rsidTr="008D4D0B">
        <w:trPr>
          <w:tblCellSpacing w:w="0" w:type="dxa"/>
          <w:del w:id="226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62" w:author="pjanssen" w:date="2015-11-10T17:01:00Z"/>
              </w:rPr>
              <w:pPrChange w:id="2263" w:author="pjanssen" w:date="2015-11-10T17:01:00Z">
                <w:pPr>
                  <w:keepNext/>
                  <w:numPr>
                    <w:ilvl w:val="1"/>
                    <w:numId w:val="16"/>
                  </w:numPr>
                  <w:tabs>
                    <w:tab w:val="num" w:pos="567"/>
                  </w:tabs>
                  <w:spacing w:before="240" w:after="240"/>
                </w:pPr>
              </w:pPrChange>
            </w:pPr>
            <w:del w:id="2264" w:author="pjanssen" w:date="2015-11-10T17:01:00Z">
              <w:r w:rsidRPr="001D7694" w:rsidDel="00D43A14">
                <w:delText>ExtraTopografie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65" w:author="pjanssen" w:date="2015-11-10T17:01:00Z"/>
              </w:rPr>
              <w:pPrChange w:id="2266" w:author="pjanssen" w:date="2015-11-10T17:01:00Z">
                <w:pPr>
                  <w:keepNext/>
                  <w:numPr>
                    <w:ilvl w:val="1"/>
                    <w:numId w:val="16"/>
                  </w:numPr>
                  <w:tabs>
                    <w:tab w:val="num" w:pos="567"/>
                  </w:tabs>
                  <w:spacing w:before="240" w:after="240"/>
                </w:pPr>
              </w:pPrChange>
            </w:pPr>
            <w:del w:id="226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68" w:author="pjanssen" w:date="2015-11-10T17:01:00Z"/>
              </w:rPr>
              <w:pPrChange w:id="2269" w:author="pjanssen" w:date="2015-11-10T17:01:00Z">
                <w:pPr>
                  <w:keepNext/>
                  <w:numPr>
                    <w:ilvl w:val="1"/>
                    <w:numId w:val="16"/>
                  </w:numPr>
                  <w:tabs>
                    <w:tab w:val="num" w:pos="567"/>
                  </w:tabs>
                  <w:spacing w:before="240" w:after="240"/>
                </w:pPr>
              </w:pPrChange>
            </w:pPr>
            <w:del w:id="2270" w:author="pjanssen" w:date="2015-11-10T17:01:00Z">
              <w:r w:rsidRPr="001D7694" w:rsidDel="00D43A14">
                <w:delText>«featureType»</w:delText>
              </w:r>
            </w:del>
          </w:p>
        </w:tc>
      </w:tr>
      <w:tr w:rsidR="008D4D0B" w:rsidRPr="001D7694" w:rsidDel="00D43A14" w:rsidTr="008D4D0B">
        <w:trPr>
          <w:tblCellSpacing w:w="0" w:type="dxa"/>
          <w:del w:id="227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72" w:author="pjanssen" w:date="2015-11-10T17:01:00Z"/>
              </w:rPr>
              <w:pPrChange w:id="2273" w:author="pjanssen" w:date="2015-11-10T17:01:00Z">
                <w:pPr>
                  <w:keepNext/>
                  <w:numPr>
                    <w:ilvl w:val="1"/>
                    <w:numId w:val="16"/>
                  </w:numPr>
                  <w:tabs>
                    <w:tab w:val="num" w:pos="567"/>
                  </w:tabs>
                  <w:spacing w:before="240" w:after="240"/>
                </w:pPr>
              </w:pPrChange>
            </w:pPr>
            <w:del w:id="2274" w:author="pjanssen" w:date="2015-11-10T17:01:00Z">
              <w:r w:rsidRPr="001D7694" w:rsidDel="00D43A14">
                <w:delText>ExtraTopografieTypeValue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75" w:author="pjanssen" w:date="2015-11-10T17:01:00Z"/>
              </w:rPr>
              <w:pPrChange w:id="2276" w:author="pjanssen" w:date="2015-11-10T17:01:00Z">
                <w:pPr>
                  <w:keepNext/>
                  <w:numPr>
                    <w:ilvl w:val="1"/>
                    <w:numId w:val="16"/>
                  </w:numPr>
                  <w:tabs>
                    <w:tab w:val="num" w:pos="567"/>
                  </w:tabs>
                  <w:spacing w:before="240" w:after="240"/>
                </w:pPr>
              </w:pPrChange>
            </w:pPr>
            <w:del w:id="227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78" w:author="pjanssen" w:date="2015-11-10T17:01:00Z"/>
              </w:rPr>
              <w:pPrChange w:id="2279" w:author="pjanssen" w:date="2015-11-10T17:01:00Z">
                <w:pPr>
                  <w:keepNext/>
                  <w:numPr>
                    <w:ilvl w:val="1"/>
                    <w:numId w:val="16"/>
                  </w:numPr>
                  <w:tabs>
                    <w:tab w:val="num" w:pos="567"/>
                  </w:tabs>
                  <w:spacing w:before="240" w:after="240"/>
                </w:pPr>
              </w:pPrChange>
            </w:pPr>
            <w:del w:id="2280" w:author="pjanssen" w:date="2015-11-10T17:01:00Z">
              <w:r w:rsidRPr="001D7694" w:rsidDel="00D43A14">
                <w:delText>«codeList»</w:delText>
              </w:r>
            </w:del>
          </w:p>
        </w:tc>
      </w:tr>
      <w:tr w:rsidR="008D4D0B" w:rsidRPr="001D7694" w:rsidDel="00D43A14" w:rsidTr="008D4D0B">
        <w:trPr>
          <w:tblCellSpacing w:w="0" w:type="dxa"/>
          <w:del w:id="228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82" w:author="pjanssen" w:date="2015-11-10T17:01:00Z"/>
              </w:rPr>
              <w:pPrChange w:id="2283" w:author="pjanssen" w:date="2015-11-10T17:01:00Z">
                <w:pPr>
                  <w:keepNext/>
                  <w:numPr>
                    <w:ilvl w:val="1"/>
                    <w:numId w:val="16"/>
                  </w:numPr>
                  <w:tabs>
                    <w:tab w:val="num" w:pos="567"/>
                  </w:tabs>
                  <w:spacing w:before="240" w:after="240"/>
                </w:pPr>
              </w:pPrChange>
            </w:pPr>
            <w:del w:id="2284" w:author="pjanssen" w:date="2015-11-10T17:01:00Z">
              <w:r w:rsidRPr="001D7694" w:rsidDel="00D43A14">
                <w:delText>GasDistributieAppurtenanceTypeIMKLValue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85" w:author="pjanssen" w:date="2015-11-10T17:01:00Z"/>
              </w:rPr>
              <w:pPrChange w:id="2286" w:author="pjanssen" w:date="2015-11-10T17:01:00Z">
                <w:pPr>
                  <w:keepNext/>
                  <w:numPr>
                    <w:ilvl w:val="1"/>
                    <w:numId w:val="16"/>
                  </w:numPr>
                  <w:tabs>
                    <w:tab w:val="num" w:pos="567"/>
                  </w:tabs>
                  <w:spacing w:before="240" w:after="240"/>
                </w:pPr>
              </w:pPrChange>
            </w:pPr>
            <w:del w:id="228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88" w:author="pjanssen" w:date="2015-11-10T17:01:00Z"/>
              </w:rPr>
              <w:pPrChange w:id="2289" w:author="pjanssen" w:date="2015-11-10T17:01:00Z">
                <w:pPr>
                  <w:keepNext/>
                  <w:numPr>
                    <w:ilvl w:val="1"/>
                    <w:numId w:val="16"/>
                  </w:numPr>
                  <w:tabs>
                    <w:tab w:val="num" w:pos="567"/>
                  </w:tabs>
                  <w:spacing w:before="240" w:after="240"/>
                </w:pPr>
              </w:pPrChange>
            </w:pPr>
            <w:del w:id="2290" w:author="pjanssen" w:date="2015-11-10T17:01:00Z">
              <w:r w:rsidRPr="001D7694" w:rsidDel="00D43A14">
                <w:delText>«codeList»</w:delText>
              </w:r>
            </w:del>
          </w:p>
        </w:tc>
      </w:tr>
      <w:tr w:rsidR="008D4D0B" w:rsidRPr="001D7694" w:rsidDel="00D43A14" w:rsidTr="008D4D0B">
        <w:trPr>
          <w:tblCellSpacing w:w="0" w:type="dxa"/>
          <w:del w:id="229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92" w:author="pjanssen" w:date="2015-11-10T17:01:00Z"/>
              </w:rPr>
              <w:pPrChange w:id="2293" w:author="pjanssen" w:date="2015-11-10T17:01:00Z">
                <w:pPr>
                  <w:keepNext/>
                  <w:numPr>
                    <w:ilvl w:val="1"/>
                    <w:numId w:val="16"/>
                  </w:numPr>
                  <w:tabs>
                    <w:tab w:val="num" w:pos="567"/>
                  </w:tabs>
                  <w:spacing w:before="240" w:after="240"/>
                </w:pPr>
              </w:pPrChange>
            </w:pPr>
            <w:del w:id="2294" w:author="pjanssen" w:date="2015-11-10T17:01:00Z">
              <w:r w:rsidRPr="001D7694" w:rsidDel="00D43A14">
                <w:delText>GasunieAppurtenanceIMKLTypeValue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95" w:author="pjanssen" w:date="2015-11-10T17:01:00Z"/>
              </w:rPr>
              <w:pPrChange w:id="2296" w:author="pjanssen" w:date="2015-11-10T17:01:00Z">
                <w:pPr>
                  <w:keepNext/>
                  <w:numPr>
                    <w:ilvl w:val="1"/>
                    <w:numId w:val="16"/>
                  </w:numPr>
                  <w:tabs>
                    <w:tab w:val="num" w:pos="567"/>
                  </w:tabs>
                  <w:spacing w:before="240" w:after="240"/>
                </w:pPr>
              </w:pPrChange>
            </w:pPr>
            <w:del w:id="229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298" w:author="pjanssen" w:date="2015-11-10T17:01:00Z"/>
              </w:rPr>
              <w:pPrChange w:id="2299" w:author="pjanssen" w:date="2015-11-10T17:01:00Z">
                <w:pPr>
                  <w:keepNext/>
                  <w:numPr>
                    <w:ilvl w:val="1"/>
                    <w:numId w:val="16"/>
                  </w:numPr>
                  <w:tabs>
                    <w:tab w:val="num" w:pos="567"/>
                  </w:tabs>
                  <w:spacing w:before="240" w:after="240"/>
                </w:pPr>
              </w:pPrChange>
            </w:pPr>
            <w:del w:id="2300" w:author="pjanssen" w:date="2015-11-10T17:01:00Z">
              <w:r w:rsidRPr="001D7694" w:rsidDel="00D43A14">
                <w:delText>«codeList»</w:delText>
              </w:r>
            </w:del>
          </w:p>
        </w:tc>
      </w:tr>
      <w:tr w:rsidR="008D4D0B" w:rsidRPr="001D7694" w:rsidDel="00D43A14" w:rsidTr="008D4D0B">
        <w:trPr>
          <w:tblCellSpacing w:w="0" w:type="dxa"/>
          <w:del w:id="230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02" w:author="pjanssen" w:date="2015-11-10T17:01:00Z"/>
              </w:rPr>
              <w:pPrChange w:id="2303" w:author="pjanssen" w:date="2015-11-10T17:01:00Z">
                <w:pPr>
                  <w:keepNext/>
                  <w:numPr>
                    <w:ilvl w:val="1"/>
                    <w:numId w:val="16"/>
                  </w:numPr>
                  <w:tabs>
                    <w:tab w:val="num" w:pos="567"/>
                  </w:tabs>
                  <w:spacing w:before="240" w:after="240"/>
                </w:pPr>
              </w:pPrChange>
            </w:pPr>
            <w:del w:id="2304" w:author="pjanssen" w:date="2015-11-10T17:01:00Z">
              <w:r w:rsidRPr="001D7694" w:rsidDel="00D43A14">
                <w:delText>IMKLBasis</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05" w:author="pjanssen" w:date="2015-11-10T17:01:00Z"/>
              </w:rPr>
              <w:pPrChange w:id="2306" w:author="pjanssen" w:date="2015-11-10T17:01:00Z">
                <w:pPr>
                  <w:keepNext/>
                  <w:numPr>
                    <w:ilvl w:val="1"/>
                    <w:numId w:val="16"/>
                  </w:numPr>
                  <w:tabs>
                    <w:tab w:val="num" w:pos="567"/>
                  </w:tabs>
                  <w:spacing w:before="240" w:after="240"/>
                </w:pPr>
              </w:pPrChange>
            </w:pPr>
            <w:del w:id="230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08" w:author="pjanssen" w:date="2015-11-10T17:01:00Z"/>
              </w:rPr>
              <w:pPrChange w:id="2309" w:author="pjanssen" w:date="2015-11-10T17:01:00Z">
                <w:pPr>
                  <w:keepNext/>
                  <w:numPr>
                    <w:ilvl w:val="1"/>
                    <w:numId w:val="16"/>
                  </w:numPr>
                  <w:tabs>
                    <w:tab w:val="num" w:pos="567"/>
                  </w:tabs>
                  <w:spacing w:before="240" w:after="240"/>
                </w:pPr>
              </w:pPrChange>
            </w:pPr>
            <w:del w:id="2310" w:author="pjanssen" w:date="2015-11-10T17:01:00Z">
              <w:r w:rsidRPr="001D7694" w:rsidDel="00D43A14">
                <w:delText>«featureType»</w:delText>
              </w:r>
            </w:del>
          </w:p>
        </w:tc>
      </w:tr>
      <w:tr w:rsidR="008D4D0B" w:rsidRPr="001D7694" w:rsidDel="00D43A14" w:rsidTr="008D4D0B">
        <w:trPr>
          <w:tblCellSpacing w:w="0" w:type="dxa"/>
          <w:del w:id="231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12" w:author="pjanssen" w:date="2015-11-10T17:01:00Z"/>
              </w:rPr>
              <w:pPrChange w:id="2313" w:author="pjanssen" w:date="2015-11-10T17:01:00Z">
                <w:pPr>
                  <w:keepNext/>
                  <w:numPr>
                    <w:ilvl w:val="1"/>
                    <w:numId w:val="16"/>
                  </w:numPr>
                  <w:tabs>
                    <w:tab w:val="num" w:pos="567"/>
                  </w:tabs>
                  <w:spacing w:before="240" w:after="240"/>
                </w:pPr>
              </w:pPrChange>
            </w:pPr>
            <w:del w:id="2314" w:author="pjanssen" w:date="2015-11-10T17:01:00Z">
              <w:r w:rsidRPr="001D7694" w:rsidDel="00D43A14">
                <w:lastRenderedPageBreak/>
                <w:delText>Kabelbed</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15" w:author="pjanssen" w:date="2015-11-10T17:01:00Z"/>
              </w:rPr>
              <w:pPrChange w:id="2316" w:author="pjanssen" w:date="2015-11-10T17:01:00Z">
                <w:pPr>
                  <w:keepNext/>
                  <w:numPr>
                    <w:ilvl w:val="1"/>
                    <w:numId w:val="16"/>
                  </w:numPr>
                  <w:tabs>
                    <w:tab w:val="num" w:pos="567"/>
                  </w:tabs>
                  <w:spacing w:before="240" w:after="240"/>
                </w:pPr>
              </w:pPrChange>
            </w:pPr>
            <w:del w:id="231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18" w:author="pjanssen" w:date="2015-11-10T17:01:00Z"/>
              </w:rPr>
              <w:pPrChange w:id="2319" w:author="pjanssen" w:date="2015-11-10T17:01:00Z">
                <w:pPr>
                  <w:keepNext/>
                  <w:numPr>
                    <w:ilvl w:val="1"/>
                    <w:numId w:val="16"/>
                  </w:numPr>
                  <w:tabs>
                    <w:tab w:val="num" w:pos="567"/>
                  </w:tabs>
                  <w:spacing w:before="240" w:after="240"/>
                </w:pPr>
              </w:pPrChange>
            </w:pPr>
            <w:del w:id="2320" w:author="pjanssen" w:date="2015-11-10T17:01:00Z">
              <w:r w:rsidRPr="001D7694" w:rsidDel="00D43A14">
                <w:delText>«featureType»</w:delText>
              </w:r>
            </w:del>
          </w:p>
        </w:tc>
      </w:tr>
      <w:tr w:rsidR="008D4D0B" w:rsidRPr="001D7694" w:rsidDel="00D43A14" w:rsidTr="008D4D0B">
        <w:trPr>
          <w:tblCellSpacing w:w="0" w:type="dxa"/>
          <w:del w:id="232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22" w:author="pjanssen" w:date="2015-11-10T17:01:00Z"/>
              </w:rPr>
              <w:pPrChange w:id="2323" w:author="pjanssen" w:date="2015-11-10T17:01:00Z">
                <w:pPr>
                  <w:keepNext/>
                  <w:numPr>
                    <w:ilvl w:val="1"/>
                    <w:numId w:val="16"/>
                  </w:numPr>
                  <w:tabs>
                    <w:tab w:val="num" w:pos="567"/>
                  </w:tabs>
                  <w:spacing w:before="240" w:after="240"/>
                </w:pPr>
              </w:pPrChange>
            </w:pPr>
            <w:del w:id="2324" w:author="pjanssen" w:date="2015-11-10T17:01:00Z">
              <w:r w:rsidRPr="001D7694" w:rsidDel="00D43A14">
                <w:delText>KabelEnLeidingContainer</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25" w:author="pjanssen" w:date="2015-11-10T17:01:00Z"/>
              </w:rPr>
              <w:pPrChange w:id="2326" w:author="pjanssen" w:date="2015-11-10T17:01:00Z">
                <w:pPr>
                  <w:keepNext/>
                  <w:numPr>
                    <w:ilvl w:val="1"/>
                    <w:numId w:val="16"/>
                  </w:numPr>
                  <w:tabs>
                    <w:tab w:val="num" w:pos="567"/>
                  </w:tabs>
                  <w:spacing w:before="240" w:after="240"/>
                </w:pPr>
              </w:pPrChange>
            </w:pPr>
            <w:del w:id="232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28" w:author="pjanssen" w:date="2015-11-10T17:01:00Z"/>
              </w:rPr>
              <w:pPrChange w:id="2329" w:author="pjanssen" w:date="2015-11-10T17:01:00Z">
                <w:pPr>
                  <w:keepNext/>
                  <w:numPr>
                    <w:ilvl w:val="1"/>
                    <w:numId w:val="16"/>
                  </w:numPr>
                  <w:tabs>
                    <w:tab w:val="num" w:pos="567"/>
                  </w:tabs>
                  <w:spacing w:before="240" w:after="240"/>
                </w:pPr>
              </w:pPrChange>
            </w:pPr>
            <w:del w:id="2330" w:author="pjanssen" w:date="2015-11-10T17:01:00Z">
              <w:r w:rsidRPr="001D7694" w:rsidDel="00D43A14">
                <w:delText>«featureType»</w:delText>
              </w:r>
            </w:del>
          </w:p>
        </w:tc>
      </w:tr>
      <w:tr w:rsidR="008D4D0B" w:rsidRPr="001D7694" w:rsidDel="00D43A14" w:rsidTr="008D4D0B">
        <w:trPr>
          <w:tblCellSpacing w:w="0" w:type="dxa"/>
          <w:del w:id="233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32" w:author="pjanssen" w:date="2015-11-10T17:01:00Z"/>
              </w:rPr>
              <w:pPrChange w:id="2333" w:author="pjanssen" w:date="2015-11-10T17:01:00Z">
                <w:pPr>
                  <w:keepNext/>
                  <w:numPr>
                    <w:ilvl w:val="1"/>
                    <w:numId w:val="16"/>
                  </w:numPr>
                  <w:tabs>
                    <w:tab w:val="num" w:pos="567"/>
                  </w:tabs>
                  <w:spacing w:before="240" w:after="240"/>
                </w:pPr>
              </w:pPrChange>
            </w:pPr>
            <w:del w:id="2334" w:author="pjanssen" w:date="2015-11-10T17:01:00Z">
              <w:r w:rsidRPr="001D7694" w:rsidDel="00D43A14">
                <w:delText>KabelOfLeiding</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35" w:author="pjanssen" w:date="2015-11-10T17:01:00Z"/>
              </w:rPr>
              <w:pPrChange w:id="2336" w:author="pjanssen" w:date="2015-11-10T17:01:00Z">
                <w:pPr>
                  <w:keepNext/>
                  <w:numPr>
                    <w:ilvl w:val="1"/>
                    <w:numId w:val="16"/>
                  </w:numPr>
                  <w:tabs>
                    <w:tab w:val="num" w:pos="567"/>
                  </w:tabs>
                  <w:spacing w:before="240" w:after="240"/>
                </w:pPr>
              </w:pPrChange>
            </w:pPr>
            <w:del w:id="233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38" w:author="pjanssen" w:date="2015-11-10T17:01:00Z"/>
              </w:rPr>
              <w:pPrChange w:id="2339" w:author="pjanssen" w:date="2015-11-10T17:01:00Z">
                <w:pPr>
                  <w:keepNext/>
                  <w:numPr>
                    <w:ilvl w:val="1"/>
                    <w:numId w:val="16"/>
                  </w:numPr>
                  <w:tabs>
                    <w:tab w:val="num" w:pos="567"/>
                  </w:tabs>
                  <w:spacing w:before="240" w:after="240"/>
                </w:pPr>
              </w:pPrChange>
            </w:pPr>
            <w:del w:id="2340" w:author="pjanssen" w:date="2015-11-10T17:01:00Z">
              <w:r w:rsidRPr="001D7694" w:rsidDel="00D43A14">
                <w:delText>«featureType»</w:delText>
              </w:r>
            </w:del>
          </w:p>
        </w:tc>
      </w:tr>
      <w:tr w:rsidR="008D4D0B" w:rsidRPr="001D7694" w:rsidDel="00D43A14" w:rsidTr="008D4D0B">
        <w:trPr>
          <w:tblCellSpacing w:w="0" w:type="dxa"/>
          <w:del w:id="234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42" w:author="pjanssen" w:date="2015-11-10T17:01:00Z"/>
              </w:rPr>
              <w:pPrChange w:id="2343" w:author="pjanssen" w:date="2015-11-10T17:01:00Z">
                <w:pPr>
                  <w:keepNext/>
                  <w:numPr>
                    <w:ilvl w:val="1"/>
                    <w:numId w:val="16"/>
                  </w:numPr>
                  <w:tabs>
                    <w:tab w:val="num" w:pos="567"/>
                  </w:tabs>
                  <w:spacing w:before="240" w:after="240"/>
                </w:pPr>
              </w:pPrChange>
            </w:pPr>
            <w:del w:id="2344" w:author="pjanssen" w:date="2015-11-10T17:01:00Z">
              <w:r w:rsidRPr="001D7694" w:rsidDel="00D43A14">
                <w:delText>KabelSpecifiek</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45" w:author="pjanssen" w:date="2015-11-10T17:01:00Z"/>
              </w:rPr>
              <w:pPrChange w:id="2346" w:author="pjanssen" w:date="2015-11-10T17:01:00Z">
                <w:pPr>
                  <w:keepNext/>
                  <w:numPr>
                    <w:ilvl w:val="1"/>
                    <w:numId w:val="16"/>
                  </w:numPr>
                  <w:tabs>
                    <w:tab w:val="num" w:pos="567"/>
                  </w:tabs>
                  <w:spacing w:before="240" w:after="240"/>
                </w:pPr>
              </w:pPrChange>
            </w:pPr>
            <w:del w:id="234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48" w:author="pjanssen" w:date="2015-11-10T17:01:00Z"/>
              </w:rPr>
              <w:pPrChange w:id="2349" w:author="pjanssen" w:date="2015-11-10T17:01:00Z">
                <w:pPr>
                  <w:keepNext/>
                  <w:numPr>
                    <w:ilvl w:val="1"/>
                    <w:numId w:val="16"/>
                  </w:numPr>
                  <w:tabs>
                    <w:tab w:val="num" w:pos="567"/>
                  </w:tabs>
                  <w:spacing w:before="240" w:after="240"/>
                </w:pPr>
              </w:pPrChange>
            </w:pPr>
            <w:del w:id="2350" w:author="pjanssen" w:date="2015-11-10T17:01:00Z">
              <w:r w:rsidRPr="001D7694" w:rsidDel="00D43A14">
                <w:delText>«featureType»</w:delText>
              </w:r>
            </w:del>
          </w:p>
        </w:tc>
      </w:tr>
      <w:tr w:rsidR="008D4D0B" w:rsidRPr="001D7694" w:rsidDel="00D43A14" w:rsidTr="008D4D0B">
        <w:trPr>
          <w:tblCellSpacing w:w="0" w:type="dxa"/>
          <w:del w:id="235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52" w:author="pjanssen" w:date="2015-11-10T17:01:00Z"/>
              </w:rPr>
              <w:pPrChange w:id="2353" w:author="pjanssen" w:date="2015-11-10T17:01:00Z">
                <w:pPr>
                  <w:keepNext/>
                  <w:numPr>
                    <w:ilvl w:val="1"/>
                    <w:numId w:val="16"/>
                  </w:numPr>
                  <w:tabs>
                    <w:tab w:val="num" w:pos="567"/>
                  </w:tabs>
                  <w:spacing w:before="240" w:after="240"/>
                </w:pPr>
              </w:pPrChange>
            </w:pPr>
            <w:del w:id="2354" w:author="pjanssen" w:date="2015-11-10T17:01:00Z">
              <w:r w:rsidRPr="001D7694" w:rsidDel="00D43A14">
                <w:delText>Kast</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55" w:author="pjanssen" w:date="2015-11-10T17:01:00Z"/>
              </w:rPr>
              <w:pPrChange w:id="2356" w:author="pjanssen" w:date="2015-11-10T17:01:00Z">
                <w:pPr>
                  <w:keepNext/>
                  <w:numPr>
                    <w:ilvl w:val="1"/>
                    <w:numId w:val="16"/>
                  </w:numPr>
                  <w:tabs>
                    <w:tab w:val="num" w:pos="567"/>
                  </w:tabs>
                  <w:spacing w:before="240" w:after="240"/>
                </w:pPr>
              </w:pPrChange>
            </w:pPr>
            <w:del w:id="235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58" w:author="pjanssen" w:date="2015-11-10T17:01:00Z"/>
              </w:rPr>
              <w:pPrChange w:id="2359" w:author="pjanssen" w:date="2015-11-10T17:01:00Z">
                <w:pPr>
                  <w:keepNext/>
                  <w:numPr>
                    <w:ilvl w:val="1"/>
                    <w:numId w:val="16"/>
                  </w:numPr>
                  <w:tabs>
                    <w:tab w:val="num" w:pos="567"/>
                  </w:tabs>
                  <w:spacing w:before="240" w:after="240"/>
                </w:pPr>
              </w:pPrChange>
            </w:pPr>
            <w:del w:id="2360" w:author="pjanssen" w:date="2015-11-10T17:01:00Z">
              <w:r w:rsidRPr="001D7694" w:rsidDel="00D43A14">
                <w:delText>«featureType»</w:delText>
              </w:r>
            </w:del>
          </w:p>
        </w:tc>
      </w:tr>
      <w:tr w:rsidR="008D4D0B" w:rsidRPr="001D7694" w:rsidDel="00D43A14" w:rsidTr="008D4D0B">
        <w:trPr>
          <w:tblCellSpacing w:w="0" w:type="dxa"/>
          <w:del w:id="236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62" w:author="pjanssen" w:date="2015-11-10T17:01:00Z"/>
              </w:rPr>
              <w:pPrChange w:id="2363" w:author="pjanssen" w:date="2015-11-10T17:01:00Z">
                <w:pPr>
                  <w:keepNext/>
                  <w:numPr>
                    <w:ilvl w:val="1"/>
                    <w:numId w:val="16"/>
                  </w:numPr>
                  <w:tabs>
                    <w:tab w:val="num" w:pos="567"/>
                  </w:tabs>
                  <w:spacing w:before="240" w:after="240"/>
                </w:pPr>
              </w:pPrChange>
            </w:pPr>
            <w:del w:id="2364" w:author="pjanssen" w:date="2015-11-10T17:01:00Z">
              <w:r w:rsidRPr="001D7694" w:rsidDel="00D43A14">
                <w:delText>KunstwerkDetailschets</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65" w:author="pjanssen" w:date="2015-11-10T17:01:00Z"/>
              </w:rPr>
              <w:pPrChange w:id="2366" w:author="pjanssen" w:date="2015-11-10T17:01:00Z">
                <w:pPr>
                  <w:keepNext/>
                  <w:numPr>
                    <w:ilvl w:val="1"/>
                    <w:numId w:val="16"/>
                  </w:numPr>
                  <w:tabs>
                    <w:tab w:val="num" w:pos="567"/>
                  </w:tabs>
                  <w:spacing w:before="240" w:after="240"/>
                </w:pPr>
              </w:pPrChange>
            </w:pPr>
            <w:del w:id="236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68" w:author="pjanssen" w:date="2015-11-10T17:01:00Z"/>
              </w:rPr>
              <w:pPrChange w:id="2369" w:author="pjanssen" w:date="2015-11-10T17:01:00Z">
                <w:pPr>
                  <w:keepNext/>
                  <w:numPr>
                    <w:ilvl w:val="1"/>
                    <w:numId w:val="16"/>
                  </w:numPr>
                  <w:tabs>
                    <w:tab w:val="num" w:pos="567"/>
                  </w:tabs>
                  <w:spacing w:before="240" w:after="240"/>
                </w:pPr>
              </w:pPrChange>
            </w:pPr>
            <w:del w:id="2370" w:author="pjanssen" w:date="2015-11-10T17:01:00Z">
              <w:r w:rsidRPr="001D7694" w:rsidDel="00D43A14">
                <w:delText>«featureType»</w:delText>
              </w:r>
            </w:del>
          </w:p>
        </w:tc>
      </w:tr>
      <w:tr w:rsidR="008D4D0B" w:rsidRPr="001D7694" w:rsidDel="00D43A14" w:rsidTr="008D4D0B">
        <w:trPr>
          <w:tblCellSpacing w:w="0" w:type="dxa"/>
          <w:del w:id="237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72" w:author="pjanssen" w:date="2015-11-10T17:01:00Z"/>
              </w:rPr>
              <w:pPrChange w:id="2373" w:author="pjanssen" w:date="2015-11-10T17:01:00Z">
                <w:pPr>
                  <w:keepNext/>
                  <w:numPr>
                    <w:ilvl w:val="1"/>
                    <w:numId w:val="16"/>
                  </w:numPr>
                  <w:tabs>
                    <w:tab w:val="num" w:pos="567"/>
                  </w:tabs>
                  <w:spacing w:before="240" w:after="240"/>
                </w:pPr>
              </w:pPrChange>
            </w:pPr>
            <w:del w:id="2374" w:author="pjanssen" w:date="2015-11-10T17:01:00Z">
              <w:r w:rsidRPr="001D7694" w:rsidDel="00D43A14">
                <w:delText>Label</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75" w:author="pjanssen" w:date="2015-11-10T17:01:00Z"/>
              </w:rPr>
              <w:pPrChange w:id="2376" w:author="pjanssen" w:date="2015-11-10T17:01:00Z">
                <w:pPr>
                  <w:keepNext/>
                  <w:numPr>
                    <w:ilvl w:val="1"/>
                    <w:numId w:val="16"/>
                  </w:numPr>
                  <w:tabs>
                    <w:tab w:val="num" w:pos="567"/>
                  </w:tabs>
                  <w:spacing w:before="240" w:after="240"/>
                </w:pPr>
              </w:pPrChange>
            </w:pPr>
            <w:del w:id="237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78" w:author="pjanssen" w:date="2015-11-10T17:01:00Z"/>
              </w:rPr>
              <w:pPrChange w:id="2379" w:author="pjanssen" w:date="2015-11-10T17:01:00Z">
                <w:pPr>
                  <w:keepNext/>
                  <w:numPr>
                    <w:ilvl w:val="1"/>
                    <w:numId w:val="16"/>
                  </w:numPr>
                  <w:tabs>
                    <w:tab w:val="num" w:pos="567"/>
                  </w:tabs>
                  <w:spacing w:before="240" w:after="240"/>
                </w:pPr>
              </w:pPrChange>
            </w:pPr>
            <w:del w:id="2380" w:author="pjanssen" w:date="2015-11-10T17:01:00Z">
              <w:r w:rsidRPr="001D7694" w:rsidDel="00D43A14">
                <w:delText>«featureType»</w:delText>
              </w:r>
            </w:del>
          </w:p>
        </w:tc>
      </w:tr>
      <w:tr w:rsidR="008D4D0B" w:rsidRPr="001D7694" w:rsidDel="00D43A14" w:rsidTr="008D4D0B">
        <w:trPr>
          <w:tblCellSpacing w:w="0" w:type="dxa"/>
          <w:del w:id="238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82" w:author="pjanssen" w:date="2015-11-10T17:01:00Z"/>
              </w:rPr>
              <w:pPrChange w:id="2383" w:author="pjanssen" w:date="2015-11-10T17:01:00Z">
                <w:pPr>
                  <w:keepNext/>
                  <w:numPr>
                    <w:ilvl w:val="1"/>
                    <w:numId w:val="16"/>
                  </w:numPr>
                  <w:tabs>
                    <w:tab w:val="num" w:pos="567"/>
                  </w:tabs>
                  <w:spacing w:before="240" w:after="240"/>
                </w:pPr>
              </w:pPrChange>
            </w:pPr>
            <w:del w:id="2384" w:author="pjanssen" w:date="2015-11-10T17:01:00Z">
              <w:r w:rsidRPr="001D7694" w:rsidDel="00D43A14">
                <w:delText>Leidingelement</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85" w:author="pjanssen" w:date="2015-11-10T17:01:00Z"/>
              </w:rPr>
              <w:pPrChange w:id="2386" w:author="pjanssen" w:date="2015-11-10T17:01:00Z">
                <w:pPr>
                  <w:keepNext/>
                  <w:numPr>
                    <w:ilvl w:val="1"/>
                    <w:numId w:val="16"/>
                  </w:numPr>
                  <w:tabs>
                    <w:tab w:val="num" w:pos="567"/>
                  </w:tabs>
                  <w:spacing w:before="240" w:after="240"/>
                </w:pPr>
              </w:pPrChange>
            </w:pPr>
            <w:del w:id="238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88" w:author="pjanssen" w:date="2015-11-10T17:01:00Z"/>
              </w:rPr>
              <w:pPrChange w:id="2389" w:author="pjanssen" w:date="2015-11-10T17:01:00Z">
                <w:pPr>
                  <w:keepNext/>
                  <w:numPr>
                    <w:ilvl w:val="1"/>
                    <w:numId w:val="16"/>
                  </w:numPr>
                  <w:tabs>
                    <w:tab w:val="num" w:pos="567"/>
                  </w:tabs>
                  <w:spacing w:before="240" w:after="240"/>
                </w:pPr>
              </w:pPrChange>
            </w:pPr>
            <w:del w:id="2390" w:author="pjanssen" w:date="2015-11-10T17:01:00Z">
              <w:r w:rsidRPr="001D7694" w:rsidDel="00D43A14">
                <w:delText>«featureType»</w:delText>
              </w:r>
            </w:del>
          </w:p>
        </w:tc>
      </w:tr>
      <w:tr w:rsidR="008D4D0B" w:rsidRPr="001D7694" w:rsidDel="00D43A14" w:rsidTr="008D4D0B">
        <w:trPr>
          <w:tblCellSpacing w:w="0" w:type="dxa"/>
          <w:del w:id="239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92" w:author="pjanssen" w:date="2015-11-10T17:01:00Z"/>
              </w:rPr>
              <w:pPrChange w:id="2393" w:author="pjanssen" w:date="2015-11-10T17:01:00Z">
                <w:pPr>
                  <w:keepNext/>
                  <w:numPr>
                    <w:ilvl w:val="1"/>
                    <w:numId w:val="16"/>
                  </w:numPr>
                  <w:tabs>
                    <w:tab w:val="num" w:pos="567"/>
                  </w:tabs>
                  <w:spacing w:before="240" w:after="240"/>
                </w:pPr>
              </w:pPrChange>
            </w:pPr>
            <w:del w:id="2394" w:author="pjanssen" w:date="2015-11-10T17:01:00Z">
              <w:r w:rsidRPr="001D7694" w:rsidDel="00D43A14">
                <w:delText>Maatvoering</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95" w:author="pjanssen" w:date="2015-11-10T17:01:00Z"/>
              </w:rPr>
              <w:pPrChange w:id="2396" w:author="pjanssen" w:date="2015-11-10T17:01:00Z">
                <w:pPr>
                  <w:keepNext/>
                  <w:numPr>
                    <w:ilvl w:val="1"/>
                    <w:numId w:val="16"/>
                  </w:numPr>
                  <w:tabs>
                    <w:tab w:val="num" w:pos="567"/>
                  </w:tabs>
                  <w:spacing w:before="240" w:after="240"/>
                </w:pPr>
              </w:pPrChange>
            </w:pPr>
            <w:del w:id="239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398" w:author="pjanssen" w:date="2015-11-10T17:01:00Z"/>
              </w:rPr>
              <w:pPrChange w:id="2399" w:author="pjanssen" w:date="2015-11-10T17:01:00Z">
                <w:pPr>
                  <w:keepNext/>
                  <w:numPr>
                    <w:ilvl w:val="1"/>
                    <w:numId w:val="16"/>
                  </w:numPr>
                  <w:tabs>
                    <w:tab w:val="num" w:pos="567"/>
                  </w:tabs>
                  <w:spacing w:before="240" w:after="240"/>
                </w:pPr>
              </w:pPrChange>
            </w:pPr>
            <w:del w:id="2400" w:author="pjanssen" w:date="2015-11-10T17:01:00Z">
              <w:r w:rsidRPr="001D7694" w:rsidDel="00D43A14">
                <w:delText>«featureType»</w:delText>
              </w:r>
            </w:del>
          </w:p>
        </w:tc>
      </w:tr>
      <w:tr w:rsidR="008D4D0B" w:rsidRPr="001D7694" w:rsidDel="00D43A14" w:rsidTr="008D4D0B">
        <w:trPr>
          <w:tblCellSpacing w:w="0" w:type="dxa"/>
          <w:del w:id="240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02" w:author="pjanssen" w:date="2015-11-10T17:01:00Z"/>
              </w:rPr>
              <w:pPrChange w:id="2403" w:author="pjanssen" w:date="2015-11-10T17:01:00Z">
                <w:pPr>
                  <w:keepNext/>
                  <w:numPr>
                    <w:ilvl w:val="1"/>
                    <w:numId w:val="16"/>
                  </w:numPr>
                  <w:tabs>
                    <w:tab w:val="num" w:pos="567"/>
                  </w:tabs>
                  <w:spacing w:before="240" w:after="240"/>
                </w:pPr>
              </w:pPrChange>
            </w:pPr>
            <w:del w:id="2404" w:author="pjanssen" w:date="2015-11-10T17:01:00Z">
              <w:r w:rsidRPr="001D7694" w:rsidDel="00D43A14">
                <w:delText>MaatvoeringsTypeValue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05" w:author="pjanssen" w:date="2015-11-10T17:01:00Z"/>
              </w:rPr>
              <w:pPrChange w:id="2406" w:author="pjanssen" w:date="2015-11-10T17:01:00Z">
                <w:pPr>
                  <w:keepNext/>
                  <w:numPr>
                    <w:ilvl w:val="1"/>
                    <w:numId w:val="16"/>
                  </w:numPr>
                  <w:tabs>
                    <w:tab w:val="num" w:pos="567"/>
                  </w:tabs>
                  <w:spacing w:before="240" w:after="240"/>
                </w:pPr>
              </w:pPrChange>
            </w:pPr>
            <w:del w:id="240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08" w:author="pjanssen" w:date="2015-11-10T17:01:00Z"/>
              </w:rPr>
              <w:pPrChange w:id="2409" w:author="pjanssen" w:date="2015-11-10T17:01:00Z">
                <w:pPr>
                  <w:keepNext/>
                  <w:numPr>
                    <w:ilvl w:val="1"/>
                    <w:numId w:val="16"/>
                  </w:numPr>
                  <w:tabs>
                    <w:tab w:val="num" w:pos="567"/>
                  </w:tabs>
                  <w:spacing w:before="240" w:after="240"/>
                </w:pPr>
              </w:pPrChange>
            </w:pPr>
            <w:del w:id="2410" w:author="pjanssen" w:date="2015-11-10T17:01:00Z">
              <w:r w:rsidRPr="001D7694" w:rsidDel="00D43A14">
                <w:delText>«codeList»</w:delText>
              </w:r>
            </w:del>
          </w:p>
        </w:tc>
      </w:tr>
      <w:tr w:rsidR="008D4D0B" w:rsidRPr="001D7694" w:rsidDel="00D43A14" w:rsidTr="008D4D0B">
        <w:trPr>
          <w:tblCellSpacing w:w="0" w:type="dxa"/>
          <w:del w:id="241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12" w:author="pjanssen" w:date="2015-11-10T17:01:00Z"/>
              </w:rPr>
              <w:pPrChange w:id="2413" w:author="pjanssen" w:date="2015-11-10T17:01:00Z">
                <w:pPr>
                  <w:keepNext/>
                  <w:numPr>
                    <w:ilvl w:val="1"/>
                    <w:numId w:val="16"/>
                  </w:numPr>
                  <w:tabs>
                    <w:tab w:val="num" w:pos="567"/>
                  </w:tabs>
                  <w:spacing w:before="240" w:after="240"/>
                </w:pPr>
              </w:pPrChange>
            </w:pPr>
            <w:del w:id="2414" w:author="pjanssen" w:date="2015-11-10T17:01:00Z">
              <w:r w:rsidRPr="001D7694" w:rsidDel="00D43A14">
                <w:delText>Mangat</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15" w:author="pjanssen" w:date="2015-11-10T17:01:00Z"/>
              </w:rPr>
              <w:pPrChange w:id="2416" w:author="pjanssen" w:date="2015-11-10T17:01:00Z">
                <w:pPr>
                  <w:keepNext/>
                  <w:numPr>
                    <w:ilvl w:val="1"/>
                    <w:numId w:val="16"/>
                  </w:numPr>
                  <w:tabs>
                    <w:tab w:val="num" w:pos="567"/>
                  </w:tabs>
                  <w:spacing w:before="240" w:after="240"/>
                </w:pPr>
              </w:pPrChange>
            </w:pPr>
            <w:del w:id="241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18" w:author="pjanssen" w:date="2015-11-10T17:01:00Z"/>
              </w:rPr>
              <w:pPrChange w:id="2419" w:author="pjanssen" w:date="2015-11-10T17:01:00Z">
                <w:pPr>
                  <w:keepNext/>
                  <w:numPr>
                    <w:ilvl w:val="1"/>
                    <w:numId w:val="16"/>
                  </w:numPr>
                  <w:tabs>
                    <w:tab w:val="num" w:pos="567"/>
                  </w:tabs>
                  <w:spacing w:before="240" w:after="240"/>
                </w:pPr>
              </w:pPrChange>
            </w:pPr>
            <w:del w:id="2420" w:author="pjanssen" w:date="2015-11-10T17:01:00Z">
              <w:r w:rsidRPr="001D7694" w:rsidDel="00D43A14">
                <w:delText>«featureType»</w:delText>
              </w:r>
            </w:del>
          </w:p>
        </w:tc>
      </w:tr>
      <w:tr w:rsidR="008D4D0B" w:rsidRPr="001D7694" w:rsidDel="00D43A14" w:rsidTr="008D4D0B">
        <w:trPr>
          <w:tblCellSpacing w:w="0" w:type="dxa"/>
          <w:del w:id="242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22" w:author="pjanssen" w:date="2015-11-10T17:01:00Z"/>
              </w:rPr>
              <w:pPrChange w:id="2423" w:author="pjanssen" w:date="2015-11-10T17:01:00Z">
                <w:pPr>
                  <w:keepNext/>
                  <w:numPr>
                    <w:ilvl w:val="1"/>
                    <w:numId w:val="16"/>
                  </w:numPr>
                  <w:tabs>
                    <w:tab w:val="num" w:pos="567"/>
                  </w:tabs>
                  <w:spacing w:before="240" w:after="240"/>
                </w:pPr>
              </w:pPrChange>
            </w:pPr>
            <w:del w:id="2424" w:author="pjanssen" w:date="2015-11-10T17:01:00Z">
              <w:r w:rsidRPr="001D7694" w:rsidDel="00D43A14">
                <w:delText>Mantelbuis</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25" w:author="pjanssen" w:date="2015-11-10T17:01:00Z"/>
              </w:rPr>
              <w:pPrChange w:id="2426" w:author="pjanssen" w:date="2015-11-10T17:01:00Z">
                <w:pPr>
                  <w:keepNext/>
                  <w:numPr>
                    <w:ilvl w:val="1"/>
                    <w:numId w:val="16"/>
                  </w:numPr>
                  <w:tabs>
                    <w:tab w:val="num" w:pos="567"/>
                  </w:tabs>
                  <w:spacing w:before="240" w:after="240"/>
                </w:pPr>
              </w:pPrChange>
            </w:pPr>
            <w:del w:id="242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28" w:author="pjanssen" w:date="2015-11-10T17:01:00Z"/>
              </w:rPr>
              <w:pPrChange w:id="2429" w:author="pjanssen" w:date="2015-11-10T17:01:00Z">
                <w:pPr>
                  <w:keepNext/>
                  <w:numPr>
                    <w:ilvl w:val="1"/>
                    <w:numId w:val="16"/>
                  </w:numPr>
                  <w:tabs>
                    <w:tab w:val="num" w:pos="567"/>
                  </w:tabs>
                  <w:spacing w:before="240" w:after="240"/>
                </w:pPr>
              </w:pPrChange>
            </w:pPr>
            <w:del w:id="2430" w:author="pjanssen" w:date="2015-11-10T17:01:00Z">
              <w:r w:rsidRPr="001D7694" w:rsidDel="00D43A14">
                <w:delText>«featureType»</w:delText>
              </w:r>
            </w:del>
          </w:p>
        </w:tc>
      </w:tr>
      <w:tr w:rsidR="008D4D0B" w:rsidRPr="001D7694" w:rsidDel="00D43A14" w:rsidTr="008D4D0B">
        <w:trPr>
          <w:tblCellSpacing w:w="0" w:type="dxa"/>
          <w:del w:id="243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32" w:author="pjanssen" w:date="2015-11-10T17:01:00Z"/>
              </w:rPr>
              <w:pPrChange w:id="2433" w:author="pjanssen" w:date="2015-11-10T17:01:00Z">
                <w:pPr>
                  <w:keepNext/>
                  <w:numPr>
                    <w:ilvl w:val="1"/>
                    <w:numId w:val="16"/>
                  </w:numPr>
                  <w:tabs>
                    <w:tab w:val="num" w:pos="567"/>
                  </w:tabs>
                  <w:spacing w:before="240" w:after="240"/>
                </w:pPr>
              </w:pPrChange>
            </w:pPr>
            <w:del w:id="2434" w:author="pjanssen" w:date="2015-11-10T17:01:00Z">
              <w:r w:rsidRPr="001D7694" w:rsidDel="00D43A14">
                <w:delText>Mast</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35" w:author="pjanssen" w:date="2015-11-10T17:01:00Z"/>
              </w:rPr>
              <w:pPrChange w:id="2436" w:author="pjanssen" w:date="2015-11-10T17:01:00Z">
                <w:pPr>
                  <w:keepNext/>
                  <w:numPr>
                    <w:ilvl w:val="1"/>
                    <w:numId w:val="16"/>
                  </w:numPr>
                  <w:tabs>
                    <w:tab w:val="num" w:pos="567"/>
                  </w:tabs>
                  <w:spacing w:before="240" w:after="240"/>
                </w:pPr>
              </w:pPrChange>
            </w:pPr>
            <w:del w:id="243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38" w:author="pjanssen" w:date="2015-11-10T17:01:00Z"/>
              </w:rPr>
              <w:pPrChange w:id="2439" w:author="pjanssen" w:date="2015-11-10T17:01:00Z">
                <w:pPr>
                  <w:keepNext/>
                  <w:numPr>
                    <w:ilvl w:val="1"/>
                    <w:numId w:val="16"/>
                  </w:numPr>
                  <w:tabs>
                    <w:tab w:val="num" w:pos="567"/>
                  </w:tabs>
                  <w:spacing w:before="240" w:after="240"/>
                </w:pPr>
              </w:pPrChange>
            </w:pPr>
            <w:del w:id="2440" w:author="pjanssen" w:date="2015-11-10T17:01:00Z">
              <w:r w:rsidRPr="001D7694" w:rsidDel="00D43A14">
                <w:delText>«featureType»</w:delText>
              </w:r>
            </w:del>
          </w:p>
        </w:tc>
      </w:tr>
      <w:tr w:rsidR="008D4D0B" w:rsidRPr="001D7694" w:rsidDel="00D43A14" w:rsidTr="008D4D0B">
        <w:trPr>
          <w:tblCellSpacing w:w="0" w:type="dxa"/>
          <w:del w:id="244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42" w:author="pjanssen" w:date="2015-11-10T17:01:00Z"/>
              </w:rPr>
              <w:pPrChange w:id="2443" w:author="pjanssen" w:date="2015-11-10T17:01:00Z">
                <w:pPr>
                  <w:keepNext/>
                  <w:numPr>
                    <w:ilvl w:val="1"/>
                    <w:numId w:val="16"/>
                  </w:numPr>
                  <w:tabs>
                    <w:tab w:val="num" w:pos="567"/>
                  </w:tabs>
                  <w:spacing w:before="240" w:after="240"/>
                </w:pPr>
              </w:pPrChange>
            </w:pPr>
            <w:del w:id="2444" w:author="pjanssen" w:date="2015-11-10T17:01:00Z">
              <w:r w:rsidRPr="001D7694" w:rsidDel="00D43A14">
                <w:delText>MateriaalTypeValue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45" w:author="pjanssen" w:date="2015-11-10T17:01:00Z"/>
              </w:rPr>
              <w:pPrChange w:id="2446" w:author="pjanssen" w:date="2015-11-10T17:01:00Z">
                <w:pPr>
                  <w:keepNext/>
                  <w:numPr>
                    <w:ilvl w:val="1"/>
                    <w:numId w:val="16"/>
                  </w:numPr>
                  <w:tabs>
                    <w:tab w:val="num" w:pos="567"/>
                  </w:tabs>
                  <w:spacing w:before="240" w:after="240"/>
                </w:pPr>
              </w:pPrChange>
            </w:pPr>
            <w:del w:id="244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48" w:author="pjanssen" w:date="2015-11-10T17:01:00Z"/>
              </w:rPr>
              <w:pPrChange w:id="2449" w:author="pjanssen" w:date="2015-11-10T17:01:00Z">
                <w:pPr>
                  <w:keepNext/>
                  <w:numPr>
                    <w:ilvl w:val="1"/>
                    <w:numId w:val="16"/>
                  </w:numPr>
                  <w:tabs>
                    <w:tab w:val="num" w:pos="567"/>
                  </w:tabs>
                  <w:spacing w:before="240" w:after="240"/>
                </w:pPr>
              </w:pPrChange>
            </w:pPr>
            <w:del w:id="2450" w:author="pjanssen" w:date="2015-11-10T17:01:00Z">
              <w:r w:rsidRPr="001D7694" w:rsidDel="00D43A14">
                <w:delText>«codeList»</w:delText>
              </w:r>
            </w:del>
          </w:p>
        </w:tc>
      </w:tr>
      <w:tr w:rsidR="008D4D0B" w:rsidRPr="001D7694" w:rsidDel="00D43A14" w:rsidTr="008D4D0B">
        <w:trPr>
          <w:tblCellSpacing w:w="0" w:type="dxa"/>
          <w:del w:id="245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52" w:author="pjanssen" w:date="2015-11-10T17:01:00Z"/>
              </w:rPr>
              <w:pPrChange w:id="2453" w:author="pjanssen" w:date="2015-11-10T17:01:00Z">
                <w:pPr>
                  <w:keepNext/>
                  <w:numPr>
                    <w:ilvl w:val="1"/>
                    <w:numId w:val="16"/>
                  </w:numPr>
                  <w:tabs>
                    <w:tab w:val="num" w:pos="567"/>
                  </w:tabs>
                  <w:spacing w:before="240" w:after="240"/>
                </w:pPr>
              </w:pPrChange>
            </w:pPr>
            <w:del w:id="2454" w:author="pjanssen" w:date="2015-11-10T17:01:00Z">
              <w:r w:rsidRPr="001D7694" w:rsidDel="00D43A14">
                <w:delText>NauwkeurigheidDiepteValue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55" w:author="pjanssen" w:date="2015-11-10T17:01:00Z"/>
              </w:rPr>
              <w:pPrChange w:id="2456" w:author="pjanssen" w:date="2015-11-10T17:01:00Z">
                <w:pPr>
                  <w:keepNext/>
                  <w:numPr>
                    <w:ilvl w:val="1"/>
                    <w:numId w:val="16"/>
                  </w:numPr>
                  <w:tabs>
                    <w:tab w:val="num" w:pos="567"/>
                  </w:tabs>
                  <w:spacing w:before="240" w:after="240"/>
                </w:pPr>
              </w:pPrChange>
            </w:pPr>
            <w:del w:id="245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58" w:author="pjanssen" w:date="2015-11-10T17:01:00Z"/>
              </w:rPr>
              <w:pPrChange w:id="2459" w:author="pjanssen" w:date="2015-11-10T17:01:00Z">
                <w:pPr>
                  <w:keepNext/>
                  <w:numPr>
                    <w:ilvl w:val="1"/>
                    <w:numId w:val="16"/>
                  </w:numPr>
                  <w:tabs>
                    <w:tab w:val="num" w:pos="567"/>
                  </w:tabs>
                  <w:spacing w:before="240" w:after="240"/>
                </w:pPr>
              </w:pPrChange>
            </w:pPr>
            <w:del w:id="2460" w:author="pjanssen" w:date="2015-11-10T17:01:00Z">
              <w:r w:rsidRPr="001D7694" w:rsidDel="00D43A14">
                <w:delText>«codeList»</w:delText>
              </w:r>
            </w:del>
          </w:p>
        </w:tc>
      </w:tr>
      <w:tr w:rsidR="008D4D0B" w:rsidRPr="001D7694" w:rsidDel="00D43A14" w:rsidTr="008D4D0B">
        <w:trPr>
          <w:tblCellSpacing w:w="0" w:type="dxa"/>
          <w:del w:id="246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62" w:author="pjanssen" w:date="2015-11-10T17:01:00Z"/>
              </w:rPr>
              <w:pPrChange w:id="2463" w:author="pjanssen" w:date="2015-11-10T17:01:00Z">
                <w:pPr>
                  <w:keepNext/>
                  <w:numPr>
                    <w:ilvl w:val="1"/>
                    <w:numId w:val="16"/>
                  </w:numPr>
                  <w:tabs>
                    <w:tab w:val="num" w:pos="567"/>
                  </w:tabs>
                  <w:spacing w:before="240" w:after="240"/>
                </w:pPr>
              </w:pPrChange>
            </w:pPr>
            <w:del w:id="2464" w:author="pjanssen" w:date="2015-11-10T17:01:00Z">
              <w:r w:rsidRPr="001D7694" w:rsidDel="00D43A14">
                <w:lastRenderedPageBreak/>
                <w:delText>NauwkeurigheidXYvalue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65" w:author="pjanssen" w:date="2015-11-10T17:01:00Z"/>
              </w:rPr>
              <w:pPrChange w:id="2466" w:author="pjanssen" w:date="2015-11-10T17:01:00Z">
                <w:pPr>
                  <w:keepNext/>
                  <w:numPr>
                    <w:ilvl w:val="1"/>
                    <w:numId w:val="16"/>
                  </w:numPr>
                  <w:tabs>
                    <w:tab w:val="num" w:pos="567"/>
                  </w:tabs>
                  <w:spacing w:before="240" w:after="240"/>
                </w:pPr>
              </w:pPrChange>
            </w:pPr>
            <w:del w:id="246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68" w:author="pjanssen" w:date="2015-11-10T17:01:00Z"/>
              </w:rPr>
              <w:pPrChange w:id="2469" w:author="pjanssen" w:date="2015-11-10T17:01:00Z">
                <w:pPr>
                  <w:keepNext/>
                  <w:numPr>
                    <w:ilvl w:val="1"/>
                    <w:numId w:val="16"/>
                  </w:numPr>
                  <w:tabs>
                    <w:tab w:val="num" w:pos="567"/>
                  </w:tabs>
                  <w:spacing w:before="240" w:after="240"/>
                </w:pPr>
              </w:pPrChange>
            </w:pPr>
            <w:del w:id="2470" w:author="pjanssen" w:date="2015-11-10T17:01:00Z">
              <w:r w:rsidRPr="001D7694" w:rsidDel="00D43A14">
                <w:delText>«codeList»</w:delText>
              </w:r>
            </w:del>
          </w:p>
        </w:tc>
      </w:tr>
      <w:tr w:rsidR="008D4D0B" w:rsidRPr="001D7694" w:rsidDel="00D43A14" w:rsidTr="008D4D0B">
        <w:trPr>
          <w:tblCellSpacing w:w="0" w:type="dxa"/>
          <w:del w:id="247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72" w:author="pjanssen" w:date="2015-11-10T17:01:00Z"/>
              </w:rPr>
              <w:pPrChange w:id="2473" w:author="pjanssen" w:date="2015-11-10T17:01:00Z">
                <w:pPr>
                  <w:keepNext/>
                  <w:numPr>
                    <w:ilvl w:val="1"/>
                    <w:numId w:val="16"/>
                  </w:numPr>
                  <w:tabs>
                    <w:tab w:val="num" w:pos="567"/>
                  </w:tabs>
                  <w:spacing w:before="240" w:after="240"/>
                </w:pPr>
              </w:pPrChange>
            </w:pPr>
            <w:del w:id="2474" w:author="pjanssen" w:date="2015-11-10T17:01:00Z">
              <w:r w:rsidRPr="001D7694" w:rsidDel="00D43A14">
                <w:delText>OilGasChemicalsAppurtenanceITypeIMKLValue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75" w:author="pjanssen" w:date="2015-11-10T17:01:00Z"/>
              </w:rPr>
              <w:pPrChange w:id="2476" w:author="pjanssen" w:date="2015-11-10T17:01:00Z">
                <w:pPr>
                  <w:keepNext/>
                  <w:numPr>
                    <w:ilvl w:val="1"/>
                    <w:numId w:val="16"/>
                  </w:numPr>
                  <w:tabs>
                    <w:tab w:val="num" w:pos="567"/>
                  </w:tabs>
                  <w:spacing w:before="240" w:after="240"/>
                </w:pPr>
              </w:pPrChange>
            </w:pPr>
            <w:del w:id="247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78" w:author="pjanssen" w:date="2015-11-10T17:01:00Z"/>
              </w:rPr>
              <w:pPrChange w:id="2479" w:author="pjanssen" w:date="2015-11-10T17:01:00Z">
                <w:pPr>
                  <w:keepNext/>
                  <w:numPr>
                    <w:ilvl w:val="1"/>
                    <w:numId w:val="16"/>
                  </w:numPr>
                  <w:tabs>
                    <w:tab w:val="num" w:pos="567"/>
                  </w:tabs>
                  <w:spacing w:before="240" w:after="240"/>
                </w:pPr>
              </w:pPrChange>
            </w:pPr>
            <w:del w:id="2480" w:author="pjanssen" w:date="2015-11-10T17:01:00Z">
              <w:r w:rsidRPr="001D7694" w:rsidDel="00D43A14">
                <w:delText>«codeList»</w:delText>
              </w:r>
            </w:del>
          </w:p>
        </w:tc>
      </w:tr>
      <w:tr w:rsidR="008D4D0B" w:rsidRPr="001D7694" w:rsidDel="00D43A14" w:rsidTr="008D4D0B">
        <w:trPr>
          <w:tblCellSpacing w:w="0" w:type="dxa"/>
          <w:del w:id="248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82" w:author="pjanssen" w:date="2015-11-10T17:01:00Z"/>
              </w:rPr>
              <w:pPrChange w:id="2483" w:author="pjanssen" w:date="2015-11-10T17:01:00Z">
                <w:pPr>
                  <w:keepNext/>
                  <w:numPr>
                    <w:ilvl w:val="1"/>
                    <w:numId w:val="16"/>
                  </w:numPr>
                  <w:tabs>
                    <w:tab w:val="num" w:pos="567"/>
                  </w:tabs>
                  <w:spacing w:before="240" w:after="240"/>
                </w:pPr>
              </w:pPrChange>
            </w:pPr>
            <w:del w:id="2484" w:author="pjanssen" w:date="2015-11-10T17:01:00Z">
              <w:r w:rsidRPr="001D7694" w:rsidDel="00D43A14">
                <w:delText>OlieGasChemicalienPijpleiding</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85" w:author="pjanssen" w:date="2015-11-10T17:01:00Z"/>
              </w:rPr>
              <w:pPrChange w:id="2486" w:author="pjanssen" w:date="2015-11-10T17:01:00Z">
                <w:pPr>
                  <w:keepNext/>
                  <w:numPr>
                    <w:ilvl w:val="1"/>
                    <w:numId w:val="16"/>
                  </w:numPr>
                  <w:tabs>
                    <w:tab w:val="num" w:pos="567"/>
                  </w:tabs>
                  <w:spacing w:before="240" w:after="240"/>
                </w:pPr>
              </w:pPrChange>
            </w:pPr>
            <w:del w:id="248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88" w:author="pjanssen" w:date="2015-11-10T17:01:00Z"/>
              </w:rPr>
              <w:pPrChange w:id="2489" w:author="pjanssen" w:date="2015-11-10T17:01:00Z">
                <w:pPr>
                  <w:keepNext/>
                  <w:numPr>
                    <w:ilvl w:val="1"/>
                    <w:numId w:val="16"/>
                  </w:numPr>
                  <w:tabs>
                    <w:tab w:val="num" w:pos="567"/>
                  </w:tabs>
                  <w:spacing w:before="240" w:after="240"/>
                </w:pPr>
              </w:pPrChange>
            </w:pPr>
            <w:del w:id="2490" w:author="pjanssen" w:date="2015-11-10T17:01:00Z">
              <w:r w:rsidRPr="001D7694" w:rsidDel="00D43A14">
                <w:delText>«featureType»</w:delText>
              </w:r>
            </w:del>
          </w:p>
        </w:tc>
      </w:tr>
      <w:tr w:rsidR="008D4D0B" w:rsidRPr="001D7694" w:rsidDel="00D43A14" w:rsidTr="008D4D0B">
        <w:trPr>
          <w:tblCellSpacing w:w="0" w:type="dxa"/>
          <w:del w:id="249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92" w:author="pjanssen" w:date="2015-11-10T17:01:00Z"/>
              </w:rPr>
              <w:pPrChange w:id="2493" w:author="pjanssen" w:date="2015-11-10T17:01:00Z">
                <w:pPr>
                  <w:keepNext/>
                  <w:numPr>
                    <w:ilvl w:val="1"/>
                    <w:numId w:val="16"/>
                  </w:numPr>
                  <w:tabs>
                    <w:tab w:val="num" w:pos="567"/>
                  </w:tabs>
                  <w:spacing w:before="240" w:after="240"/>
                </w:pPr>
              </w:pPrChange>
            </w:pPr>
            <w:del w:id="2494" w:author="pjanssen" w:date="2015-11-10T17:01:00Z">
              <w:r w:rsidRPr="001D7694" w:rsidDel="00D43A14">
                <w:delText>PartyRoleExtendedValue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95" w:author="pjanssen" w:date="2015-11-10T17:01:00Z"/>
              </w:rPr>
              <w:pPrChange w:id="2496" w:author="pjanssen" w:date="2015-11-10T17:01:00Z">
                <w:pPr>
                  <w:keepNext/>
                  <w:numPr>
                    <w:ilvl w:val="1"/>
                    <w:numId w:val="16"/>
                  </w:numPr>
                  <w:tabs>
                    <w:tab w:val="num" w:pos="567"/>
                  </w:tabs>
                  <w:spacing w:before="240" w:after="240"/>
                </w:pPr>
              </w:pPrChange>
            </w:pPr>
            <w:del w:id="249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498" w:author="pjanssen" w:date="2015-11-10T17:01:00Z"/>
              </w:rPr>
              <w:pPrChange w:id="2499" w:author="pjanssen" w:date="2015-11-10T17:01:00Z">
                <w:pPr>
                  <w:keepNext/>
                  <w:numPr>
                    <w:ilvl w:val="1"/>
                    <w:numId w:val="16"/>
                  </w:numPr>
                  <w:tabs>
                    <w:tab w:val="num" w:pos="567"/>
                  </w:tabs>
                  <w:spacing w:before="240" w:after="240"/>
                </w:pPr>
              </w:pPrChange>
            </w:pPr>
            <w:del w:id="2500" w:author="pjanssen" w:date="2015-11-10T17:01:00Z">
              <w:r w:rsidRPr="001D7694" w:rsidDel="00D43A14">
                <w:delText>«codeList»</w:delText>
              </w:r>
            </w:del>
          </w:p>
        </w:tc>
      </w:tr>
      <w:tr w:rsidR="008D4D0B" w:rsidRPr="001D7694" w:rsidDel="00D43A14" w:rsidTr="008D4D0B">
        <w:trPr>
          <w:tblCellSpacing w:w="0" w:type="dxa"/>
          <w:del w:id="250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02" w:author="pjanssen" w:date="2015-11-10T17:01:00Z"/>
              </w:rPr>
              <w:pPrChange w:id="2503" w:author="pjanssen" w:date="2015-11-10T17:01:00Z">
                <w:pPr>
                  <w:keepNext/>
                  <w:numPr>
                    <w:ilvl w:val="1"/>
                    <w:numId w:val="16"/>
                  </w:numPr>
                  <w:tabs>
                    <w:tab w:val="num" w:pos="567"/>
                  </w:tabs>
                  <w:spacing w:before="240" w:after="240"/>
                </w:pPr>
              </w:pPrChange>
            </w:pPr>
            <w:del w:id="2504" w:author="pjanssen" w:date="2015-11-10T17:01:00Z">
              <w:r w:rsidRPr="001D7694" w:rsidDel="00D43A14">
                <w:delText>Rioolleiding</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05" w:author="pjanssen" w:date="2015-11-10T17:01:00Z"/>
              </w:rPr>
              <w:pPrChange w:id="2506" w:author="pjanssen" w:date="2015-11-10T17:01:00Z">
                <w:pPr>
                  <w:keepNext/>
                  <w:numPr>
                    <w:ilvl w:val="1"/>
                    <w:numId w:val="16"/>
                  </w:numPr>
                  <w:tabs>
                    <w:tab w:val="num" w:pos="567"/>
                  </w:tabs>
                  <w:spacing w:before="240" w:after="240"/>
                </w:pPr>
              </w:pPrChange>
            </w:pPr>
            <w:del w:id="250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08" w:author="pjanssen" w:date="2015-11-10T17:01:00Z"/>
              </w:rPr>
              <w:pPrChange w:id="2509" w:author="pjanssen" w:date="2015-11-10T17:01:00Z">
                <w:pPr>
                  <w:keepNext/>
                  <w:numPr>
                    <w:ilvl w:val="1"/>
                    <w:numId w:val="16"/>
                  </w:numPr>
                  <w:tabs>
                    <w:tab w:val="num" w:pos="567"/>
                  </w:tabs>
                  <w:spacing w:before="240" w:after="240"/>
                </w:pPr>
              </w:pPrChange>
            </w:pPr>
            <w:del w:id="2510" w:author="pjanssen" w:date="2015-11-10T17:01:00Z">
              <w:r w:rsidRPr="001D7694" w:rsidDel="00D43A14">
                <w:delText>«featureType»</w:delText>
              </w:r>
            </w:del>
          </w:p>
        </w:tc>
      </w:tr>
      <w:tr w:rsidR="008D4D0B" w:rsidRPr="001D7694" w:rsidDel="00D43A14" w:rsidTr="008D4D0B">
        <w:trPr>
          <w:tblCellSpacing w:w="0" w:type="dxa"/>
          <w:del w:id="251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12" w:author="pjanssen" w:date="2015-11-10T17:01:00Z"/>
              </w:rPr>
              <w:pPrChange w:id="2513" w:author="pjanssen" w:date="2015-11-10T17:01:00Z">
                <w:pPr>
                  <w:keepNext/>
                  <w:numPr>
                    <w:ilvl w:val="1"/>
                    <w:numId w:val="16"/>
                  </w:numPr>
                  <w:tabs>
                    <w:tab w:val="num" w:pos="567"/>
                  </w:tabs>
                  <w:spacing w:before="240" w:after="240"/>
                </w:pPr>
              </w:pPrChange>
            </w:pPr>
            <w:del w:id="2514" w:author="pjanssen" w:date="2015-11-10T17:01:00Z">
              <w:r w:rsidRPr="001D7694" w:rsidDel="00D43A14">
                <w:delText>RioolleidingTypeWaarde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15" w:author="pjanssen" w:date="2015-11-10T17:01:00Z"/>
              </w:rPr>
              <w:pPrChange w:id="2516" w:author="pjanssen" w:date="2015-11-10T17:01:00Z">
                <w:pPr>
                  <w:keepNext/>
                  <w:numPr>
                    <w:ilvl w:val="1"/>
                    <w:numId w:val="16"/>
                  </w:numPr>
                  <w:tabs>
                    <w:tab w:val="num" w:pos="567"/>
                  </w:tabs>
                  <w:spacing w:before="240" w:after="240"/>
                </w:pPr>
              </w:pPrChange>
            </w:pPr>
            <w:del w:id="251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18" w:author="pjanssen" w:date="2015-11-10T17:01:00Z"/>
              </w:rPr>
              <w:pPrChange w:id="2519" w:author="pjanssen" w:date="2015-11-10T17:01:00Z">
                <w:pPr>
                  <w:keepNext/>
                  <w:numPr>
                    <w:ilvl w:val="1"/>
                    <w:numId w:val="16"/>
                  </w:numPr>
                  <w:tabs>
                    <w:tab w:val="num" w:pos="567"/>
                  </w:tabs>
                  <w:spacing w:before="240" w:after="240"/>
                </w:pPr>
              </w:pPrChange>
            </w:pPr>
            <w:del w:id="2520" w:author="pjanssen" w:date="2015-11-10T17:01:00Z">
              <w:r w:rsidRPr="001D7694" w:rsidDel="00D43A14">
                <w:delText>«codeList»</w:delText>
              </w:r>
            </w:del>
          </w:p>
        </w:tc>
      </w:tr>
      <w:tr w:rsidR="008D4D0B" w:rsidRPr="001D7694" w:rsidDel="00D43A14" w:rsidTr="008D4D0B">
        <w:trPr>
          <w:tblCellSpacing w:w="0" w:type="dxa"/>
          <w:del w:id="252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22" w:author="pjanssen" w:date="2015-11-10T17:01:00Z"/>
              </w:rPr>
              <w:pPrChange w:id="2523" w:author="pjanssen" w:date="2015-11-10T17:01:00Z">
                <w:pPr>
                  <w:keepNext/>
                  <w:numPr>
                    <w:ilvl w:val="1"/>
                    <w:numId w:val="16"/>
                  </w:numPr>
                  <w:tabs>
                    <w:tab w:val="num" w:pos="567"/>
                  </w:tabs>
                  <w:spacing w:before="240" w:after="240"/>
                </w:pPr>
              </w:pPrChange>
            </w:pPr>
            <w:del w:id="2524" w:author="pjanssen" w:date="2015-11-10T17:01:00Z">
              <w:r w:rsidRPr="001D7694" w:rsidDel="00D43A14">
                <w:delText>RRGSbuisleidingSpecifiek</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25" w:author="pjanssen" w:date="2015-11-10T17:01:00Z"/>
              </w:rPr>
              <w:pPrChange w:id="2526" w:author="pjanssen" w:date="2015-11-10T17:01:00Z">
                <w:pPr>
                  <w:keepNext/>
                  <w:numPr>
                    <w:ilvl w:val="1"/>
                    <w:numId w:val="16"/>
                  </w:numPr>
                  <w:tabs>
                    <w:tab w:val="num" w:pos="567"/>
                  </w:tabs>
                  <w:spacing w:before="240" w:after="240"/>
                </w:pPr>
              </w:pPrChange>
            </w:pPr>
            <w:del w:id="252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28" w:author="pjanssen" w:date="2015-11-10T17:01:00Z"/>
              </w:rPr>
              <w:pPrChange w:id="2529" w:author="pjanssen" w:date="2015-11-10T17:01:00Z">
                <w:pPr>
                  <w:keepNext/>
                  <w:numPr>
                    <w:ilvl w:val="1"/>
                    <w:numId w:val="16"/>
                  </w:numPr>
                  <w:tabs>
                    <w:tab w:val="num" w:pos="567"/>
                  </w:tabs>
                  <w:spacing w:before="240" w:after="240"/>
                </w:pPr>
              </w:pPrChange>
            </w:pPr>
            <w:del w:id="2530" w:author="pjanssen" w:date="2015-11-10T17:01:00Z">
              <w:r w:rsidRPr="001D7694" w:rsidDel="00D43A14">
                <w:delText>«featureType»</w:delText>
              </w:r>
            </w:del>
          </w:p>
        </w:tc>
      </w:tr>
      <w:tr w:rsidR="008D4D0B" w:rsidRPr="001D7694" w:rsidDel="00D43A14" w:rsidTr="008D4D0B">
        <w:trPr>
          <w:tblCellSpacing w:w="0" w:type="dxa"/>
          <w:del w:id="253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32" w:author="pjanssen" w:date="2015-11-10T17:01:00Z"/>
              </w:rPr>
              <w:pPrChange w:id="2533" w:author="pjanssen" w:date="2015-11-10T17:01:00Z">
                <w:pPr>
                  <w:keepNext/>
                  <w:numPr>
                    <w:ilvl w:val="1"/>
                    <w:numId w:val="16"/>
                  </w:numPr>
                  <w:tabs>
                    <w:tab w:val="num" w:pos="567"/>
                  </w:tabs>
                  <w:spacing w:before="240" w:after="240"/>
                </w:pPr>
              </w:pPrChange>
            </w:pPr>
            <w:del w:id="2534" w:author="pjanssen" w:date="2015-11-10T17:01:00Z">
              <w:r w:rsidRPr="001D7694" w:rsidDel="00D43A14">
                <w:delText>SewerAppurtenanceTypeIMKLValue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35" w:author="pjanssen" w:date="2015-11-10T17:01:00Z"/>
              </w:rPr>
              <w:pPrChange w:id="2536" w:author="pjanssen" w:date="2015-11-10T17:01:00Z">
                <w:pPr>
                  <w:keepNext/>
                  <w:numPr>
                    <w:ilvl w:val="1"/>
                    <w:numId w:val="16"/>
                  </w:numPr>
                  <w:tabs>
                    <w:tab w:val="num" w:pos="567"/>
                  </w:tabs>
                  <w:spacing w:before="240" w:after="240"/>
                </w:pPr>
              </w:pPrChange>
            </w:pPr>
            <w:del w:id="253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38" w:author="pjanssen" w:date="2015-11-10T17:01:00Z"/>
              </w:rPr>
              <w:pPrChange w:id="2539" w:author="pjanssen" w:date="2015-11-10T17:01:00Z">
                <w:pPr>
                  <w:keepNext/>
                  <w:numPr>
                    <w:ilvl w:val="1"/>
                    <w:numId w:val="16"/>
                  </w:numPr>
                  <w:tabs>
                    <w:tab w:val="num" w:pos="567"/>
                  </w:tabs>
                  <w:spacing w:before="240" w:after="240"/>
                </w:pPr>
              </w:pPrChange>
            </w:pPr>
            <w:del w:id="2540" w:author="pjanssen" w:date="2015-11-10T17:01:00Z">
              <w:r w:rsidRPr="001D7694" w:rsidDel="00D43A14">
                <w:delText>«codeList»</w:delText>
              </w:r>
            </w:del>
          </w:p>
        </w:tc>
      </w:tr>
      <w:tr w:rsidR="008D4D0B" w:rsidRPr="001D7694" w:rsidDel="00D43A14" w:rsidTr="008D4D0B">
        <w:trPr>
          <w:tblCellSpacing w:w="0" w:type="dxa"/>
          <w:del w:id="254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42" w:author="pjanssen" w:date="2015-11-10T17:01:00Z"/>
              </w:rPr>
              <w:pPrChange w:id="2543" w:author="pjanssen" w:date="2015-11-10T17:01:00Z">
                <w:pPr>
                  <w:keepNext/>
                  <w:numPr>
                    <w:ilvl w:val="1"/>
                    <w:numId w:val="16"/>
                  </w:numPr>
                  <w:tabs>
                    <w:tab w:val="num" w:pos="567"/>
                  </w:tabs>
                  <w:spacing w:before="240" w:after="240"/>
                </w:pPr>
              </w:pPrChange>
            </w:pPr>
            <w:del w:id="2544" w:author="pjanssen" w:date="2015-11-10T17:01:00Z">
              <w:r w:rsidRPr="001D7694" w:rsidDel="00D43A14">
                <w:delText>StedelijkWaterSpecifiek</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45" w:author="pjanssen" w:date="2015-11-10T17:01:00Z"/>
              </w:rPr>
              <w:pPrChange w:id="2546" w:author="pjanssen" w:date="2015-11-10T17:01:00Z">
                <w:pPr>
                  <w:keepNext/>
                  <w:numPr>
                    <w:ilvl w:val="1"/>
                    <w:numId w:val="16"/>
                  </w:numPr>
                  <w:tabs>
                    <w:tab w:val="num" w:pos="567"/>
                  </w:tabs>
                  <w:spacing w:before="240" w:after="240"/>
                </w:pPr>
              </w:pPrChange>
            </w:pPr>
            <w:del w:id="254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48" w:author="pjanssen" w:date="2015-11-10T17:01:00Z"/>
              </w:rPr>
              <w:pPrChange w:id="2549" w:author="pjanssen" w:date="2015-11-10T17:01:00Z">
                <w:pPr>
                  <w:keepNext/>
                  <w:numPr>
                    <w:ilvl w:val="1"/>
                    <w:numId w:val="16"/>
                  </w:numPr>
                  <w:tabs>
                    <w:tab w:val="num" w:pos="567"/>
                  </w:tabs>
                  <w:spacing w:before="240" w:after="240"/>
                </w:pPr>
              </w:pPrChange>
            </w:pPr>
            <w:del w:id="2550" w:author="pjanssen" w:date="2015-11-10T17:01:00Z">
              <w:r w:rsidRPr="001D7694" w:rsidDel="00D43A14">
                <w:delText>«featureType»</w:delText>
              </w:r>
            </w:del>
          </w:p>
        </w:tc>
      </w:tr>
      <w:tr w:rsidR="008D4D0B" w:rsidRPr="001D7694" w:rsidDel="00D43A14" w:rsidTr="008D4D0B">
        <w:trPr>
          <w:tblCellSpacing w:w="0" w:type="dxa"/>
          <w:del w:id="255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52" w:author="pjanssen" w:date="2015-11-10T17:01:00Z"/>
              </w:rPr>
              <w:pPrChange w:id="2553" w:author="pjanssen" w:date="2015-11-10T17:01:00Z">
                <w:pPr>
                  <w:keepNext/>
                  <w:numPr>
                    <w:ilvl w:val="1"/>
                    <w:numId w:val="16"/>
                  </w:numPr>
                  <w:tabs>
                    <w:tab w:val="num" w:pos="567"/>
                  </w:tabs>
                  <w:spacing w:before="240" w:after="240"/>
                </w:pPr>
              </w:pPrChange>
            </w:pPr>
            <w:del w:id="2554" w:author="pjanssen" w:date="2015-11-10T17:01:00Z">
              <w:r w:rsidRPr="001D7694" w:rsidDel="00D43A14">
                <w:delText>TechnischContactpersoon</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55" w:author="pjanssen" w:date="2015-11-10T17:01:00Z"/>
              </w:rPr>
              <w:pPrChange w:id="2556" w:author="pjanssen" w:date="2015-11-10T17:01:00Z">
                <w:pPr>
                  <w:keepNext/>
                  <w:numPr>
                    <w:ilvl w:val="1"/>
                    <w:numId w:val="16"/>
                  </w:numPr>
                  <w:tabs>
                    <w:tab w:val="num" w:pos="567"/>
                  </w:tabs>
                  <w:spacing w:before="240" w:after="240"/>
                </w:pPr>
              </w:pPrChange>
            </w:pPr>
            <w:del w:id="255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58" w:author="pjanssen" w:date="2015-11-10T17:01:00Z"/>
              </w:rPr>
              <w:pPrChange w:id="2559" w:author="pjanssen" w:date="2015-11-10T17:01:00Z">
                <w:pPr>
                  <w:keepNext/>
                  <w:numPr>
                    <w:ilvl w:val="1"/>
                    <w:numId w:val="16"/>
                  </w:numPr>
                  <w:tabs>
                    <w:tab w:val="num" w:pos="567"/>
                  </w:tabs>
                  <w:spacing w:before="240" w:after="240"/>
                </w:pPr>
              </w:pPrChange>
            </w:pPr>
            <w:del w:id="2560" w:author="pjanssen" w:date="2015-11-10T17:01:00Z">
              <w:r w:rsidRPr="001D7694" w:rsidDel="00D43A14">
                <w:delText>«dataType»</w:delText>
              </w:r>
            </w:del>
          </w:p>
        </w:tc>
      </w:tr>
      <w:tr w:rsidR="008D4D0B" w:rsidRPr="001D7694" w:rsidDel="00D43A14" w:rsidTr="008D4D0B">
        <w:trPr>
          <w:tblCellSpacing w:w="0" w:type="dxa"/>
          <w:del w:id="256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62" w:author="pjanssen" w:date="2015-11-10T17:01:00Z"/>
              </w:rPr>
              <w:pPrChange w:id="2563" w:author="pjanssen" w:date="2015-11-10T17:01:00Z">
                <w:pPr>
                  <w:keepNext/>
                  <w:numPr>
                    <w:ilvl w:val="1"/>
                    <w:numId w:val="16"/>
                  </w:numPr>
                  <w:tabs>
                    <w:tab w:val="num" w:pos="567"/>
                  </w:tabs>
                  <w:spacing w:before="240" w:after="240"/>
                </w:pPr>
              </w:pPrChange>
            </w:pPr>
            <w:del w:id="2564" w:author="pjanssen" w:date="2015-11-10T17:01:00Z">
              <w:r w:rsidRPr="001D7694" w:rsidDel="00D43A14">
                <w:delText>Telecommunicatiekabel</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65" w:author="pjanssen" w:date="2015-11-10T17:01:00Z"/>
              </w:rPr>
              <w:pPrChange w:id="2566" w:author="pjanssen" w:date="2015-11-10T17:01:00Z">
                <w:pPr>
                  <w:keepNext/>
                  <w:numPr>
                    <w:ilvl w:val="1"/>
                    <w:numId w:val="16"/>
                  </w:numPr>
                  <w:tabs>
                    <w:tab w:val="num" w:pos="567"/>
                  </w:tabs>
                  <w:spacing w:before="240" w:after="240"/>
                </w:pPr>
              </w:pPrChange>
            </w:pPr>
            <w:del w:id="256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68" w:author="pjanssen" w:date="2015-11-10T17:01:00Z"/>
              </w:rPr>
              <w:pPrChange w:id="2569" w:author="pjanssen" w:date="2015-11-10T17:01:00Z">
                <w:pPr>
                  <w:keepNext/>
                  <w:numPr>
                    <w:ilvl w:val="1"/>
                    <w:numId w:val="16"/>
                  </w:numPr>
                  <w:tabs>
                    <w:tab w:val="num" w:pos="567"/>
                  </w:tabs>
                  <w:spacing w:before="240" w:after="240"/>
                </w:pPr>
              </w:pPrChange>
            </w:pPr>
            <w:del w:id="2570" w:author="pjanssen" w:date="2015-11-10T17:01:00Z">
              <w:r w:rsidRPr="001D7694" w:rsidDel="00D43A14">
                <w:delText>«featureType»</w:delText>
              </w:r>
            </w:del>
          </w:p>
        </w:tc>
      </w:tr>
      <w:tr w:rsidR="008D4D0B" w:rsidRPr="001D7694" w:rsidDel="00D43A14" w:rsidTr="008D4D0B">
        <w:trPr>
          <w:tblCellSpacing w:w="0" w:type="dxa"/>
          <w:del w:id="257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72" w:author="pjanssen" w:date="2015-11-10T17:01:00Z"/>
              </w:rPr>
              <w:pPrChange w:id="2573" w:author="pjanssen" w:date="2015-11-10T17:01:00Z">
                <w:pPr>
                  <w:keepNext/>
                  <w:numPr>
                    <w:ilvl w:val="1"/>
                    <w:numId w:val="16"/>
                  </w:numPr>
                  <w:tabs>
                    <w:tab w:val="num" w:pos="567"/>
                  </w:tabs>
                  <w:spacing w:before="240" w:after="240"/>
                </w:pPr>
              </w:pPrChange>
            </w:pPr>
            <w:del w:id="2574" w:author="pjanssen" w:date="2015-11-10T17:01:00Z">
              <w:r w:rsidRPr="001D7694" w:rsidDel="00D43A14">
                <w:delText>TelecommunicationsAppurtenanceTypeIMKLValue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75" w:author="pjanssen" w:date="2015-11-10T17:01:00Z"/>
              </w:rPr>
              <w:pPrChange w:id="2576" w:author="pjanssen" w:date="2015-11-10T17:01:00Z">
                <w:pPr>
                  <w:keepNext/>
                  <w:numPr>
                    <w:ilvl w:val="1"/>
                    <w:numId w:val="16"/>
                  </w:numPr>
                  <w:tabs>
                    <w:tab w:val="num" w:pos="567"/>
                  </w:tabs>
                  <w:spacing w:before="240" w:after="240"/>
                </w:pPr>
              </w:pPrChange>
            </w:pPr>
            <w:del w:id="257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78" w:author="pjanssen" w:date="2015-11-10T17:01:00Z"/>
              </w:rPr>
              <w:pPrChange w:id="2579" w:author="pjanssen" w:date="2015-11-10T17:01:00Z">
                <w:pPr>
                  <w:keepNext/>
                  <w:numPr>
                    <w:ilvl w:val="1"/>
                    <w:numId w:val="16"/>
                  </w:numPr>
                  <w:tabs>
                    <w:tab w:val="num" w:pos="567"/>
                  </w:tabs>
                  <w:spacing w:before="240" w:after="240"/>
                </w:pPr>
              </w:pPrChange>
            </w:pPr>
            <w:del w:id="2580" w:author="pjanssen" w:date="2015-11-10T17:01:00Z">
              <w:r w:rsidRPr="001D7694" w:rsidDel="00D43A14">
                <w:delText>«codeList»</w:delText>
              </w:r>
            </w:del>
          </w:p>
        </w:tc>
      </w:tr>
      <w:tr w:rsidR="008D4D0B" w:rsidRPr="001D7694" w:rsidDel="00D43A14" w:rsidTr="008D4D0B">
        <w:trPr>
          <w:tblCellSpacing w:w="0" w:type="dxa"/>
          <w:del w:id="258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82" w:author="pjanssen" w:date="2015-11-10T17:01:00Z"/>
              </w:rPr>
              <w:pPrChange w:id="2583" w:author="pjanssen" w:date="2015-11-10T17:01:00Z">
                <w:pPr>
                  <w:keepNext/>
                  <w:numPr>
                    <w:ilvl w:val="1"/>
                    <w:numId w:val="16"/>
                  </w:numPr>
                  <w:tabs>
                    <w:tab w:val="num" w:pos="567"/>
                  </w:tabs>
                  <w:spacing w:before="240" w:after="240"/>
                </w:pPr>
              </w:pPrChange>
            </w:pPr>
            <w:del w:id="2584" w:author="pjanssen" w:date="2015-11-10T17:01:00Z">
              <w:r w:rsidRPr="001D7694" w:rsidDel="00D43A14">
                <w:delText>Thema</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85" w:author="pjanssen" w:date="2015-11-10T17:01:00Z"/>
              </w:rPr>
              <w:pPrChange w:id="2586" w:author="pjanssen" w:date="2015-11-10T17:01:00Z">
                <w:pPr>
                  <w:keepNext/>
                  <w:numPr>
                    <w:ilvl w:val="1"/>
                    <w:numId w:val="16"/>
                  </w:numPr>
                  <w:tabs>
                    <w:tab w:val="num" w:pos="567"/>
                  </w:tabs>
                  <w:spacing w:before="240" w:after="240"/>
                </w:pPr>
              </w:pPrChange>
            </w:pPr>
            <w:del w:id="258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88" w:author="pjanssen" w:date="2015-11-10T17:01:00Z"/>
              </w:rPr>
              <w:pPrChange w:id="2589" w:author="pjanssen" w:date="2015-11-10T17:01:00Z">
                <w:pPr>
                  <w:keepNext/>
                  <w:numPr>
                    <w:ilvl w:val="1"/>
                    <w:numId w:val="16"/>
                  </w:numPr>
                  <w:tabs>
                    <w:tab w:val="num" w:pos="567"/>
                  </w:tabs>
                  <w:spacing w:before="240" w:after="240"/>
                </w:pPr>
              </w:pPrChange>
            </w:pPr>
            <w:del w:id="2590" w:author="pjanssen" w:date="2015-11-10T17:01:00Z">
              <w:r w:rsidRPr="001D7694" w:rsidDel="00D43A14">
                <w:delText>«codeList»</w:delText>
              </w:r>
            </w:del>
          </w:p>
        </w:tc>
      </w:tr>
      <w:tr w:rsidR="008D4D0B" w:rsidRPr="001D7694" w:rsidDel="00D43A14" w:rsidTr="008D4D0B">
        <w:trPr>
          <w:tblCellSpacing w:w="0" w:type="dxa"/>
          <w:del w:id="259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92" w:author="pjanssen" w:date="2015-11-10T17:01:00Z"/>
              </w:rPr>
              <w:pPrChange w:id="2593" w:author="pjanssen" w:date="2015-11-10T17:01:00Z">
                <w:pPr>
                  <w:keepNext/>
                  <w:numPr>
                    <w:ilvl w:val="1"/>
                    <w:numId w:val="16"/>
                  </w:numPr>
                  <w:tabs>
                    <w:tab w:val="num" w:pos="567"/>
                  </w:tabs>
                  <w:spacing w:before="240" w:after="240"/>
                </w:pPr>
              </w:pPrChange>
            </w:pPr>
            <w:del w:id="2594" w:author="pjanssen" w:date="2015-11-10T17:01:00Z">
              <w:r w:rsidRPr="001D7694" w:rsidDel="00D43A14">
                <w:delText>ThermalAppurtenanceTypeIMKLValue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95" w:author="pjanssen" w:date="2015-11-10T17:01:00Z"/>
              </w:rPr>
              <w:pPrChange w:id="2596" w:author="pjanssen" w:date="2015-11-10T17:01:00Z">
                <w:pPr>
                  <w:keepNext/>
                  <w:numPr>
                    <w:ilvl w:val="1"/>
                    <w:numId w:val="16"/>
                  </w:numPr>
                  <w:tabs>
                    <w:tab w:val="num" w:pos="567"/>
                  </w:tabs>
                  <w:spacing w:before="240" w:after="240"/>
                </w:pPr>
              </w:pPrChange>
            </w:pPr>
            <w:del w:id="259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598" w:author="pjanssen" w:date="2015-11-10T17:01:00Z"/>
              </w:rPr>
              <w:pPrChange w:id="2599" w:author="pjanssen" w:date="2015-11-10T17:01:00Z">
                <w:pPr>
                  <w:keepNext/>
                  <w:numPr>
                    <w:ilvl w:val="1"/>
                    <w:numId w:val="16"/>
                  </w:numPr>
                  <w:tabs>
                    <w:tab w:val="num" w:pos="567"/>
                  </w:tabs>
                  <w:spacing w:before="240" w:after="240"/>
                </w:pPr>
              </w:pPrChange>
            </w:pPr>
            <w:del w:id="2600" w:author="pjanssen" w:date="2015-11-10T17:01:00Z">
              <w:r w:rsidRPr="001D7694" w:rsidDel="00D43A14">
                <w:delText>«codeList»</w:delText>
              </w:r>
            </w:del>
          </w:p>
        </w:tc>
      </w:tr>
      <w:tr w:rsidR="008D4D0B" w:rsidRPr="001D7694" w:rsidDel="00D43A14" w:rsidTr="008D4D0B">
        <w:trPr>
          <w:tblCellSpacing w:w="0" w:type="dxa"/>
          <w:del w:id="260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02" w:author="pjanssen" w:date="2015-11-10T17:01:00Z"/>
              </w:rPr>
              <w:pPrChange w:id="2603" w:author="pjanssen" w:date="2015-11-10T17:01:00Z">
                <w:pPr>
                  <w:keepNext/>
                  <w:numPr>
                    <w:ilvl w:val="1"/>
                    <w:numId w:val="16"/>
                  </w:numPr>
                  <w:tabs>
                    <w:tab w:val="num" w:pos="567"/>
                  </w:tabs>
                  <w:spacing w:before="240" w:after="240"/>
                </w:pPr>
              </w:pPrChange>
            </w:pPr>
            <w:del w:id="2604" w:author="pjanssen" w:date="2015-11-10T17:01:00Z">
              <w:r w:rsidRPr="001D7694" w:rsidDel="00D43A14">
                <w:delText>ThermischePijpleiding</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05" w:author="pjanssen" w:date="2015-11-10T17:01:00Z"/>
              </w:rPr>
              <w:pPrChange w:id="2606" w:author="pjanssen" w:date="2015-11-10T17:01:00Z">
                <w:pPr>
                  <w:keepNext/>
                  <w:numPr>
                    <w:ilvl w:val="1"/>
                    <w:numId w:val="16"/>
                  </w:numPr>
                  <w:tabs>
                    <w:tab w:val="num" w:pos="567"/>
                  </w:tabs>
                  <w:spacing w:before="240" w:after="240"/>
                </w:pPr>
              </w:pPrChange>
            </w:pPr>
            <w:del w:id="260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08" w:author="pjanssen" w:date="2015-11-10T17:01:00Z"/>
              </w:rPr>
              <w:pPrChange w:id="2609" w:author="pjanssen" w:date="2015-11-10T17:01:00Z">
                <w:pPr>
                  <w:keepNext/>
                  <w:numPr>
                    <w:ilvl w:val="1"/>
                    <w:numId w:val="16"/>
                  </w:numPr>
                  <w:tabs>
                    <w:tab w:val="num" w:pos="567"/>
                  </w:tabs>
                  <w:spacing w:before="240" w:after="240"/>
                </w:pPr>
              </w:pPrChange>
            </w:pPr>
            <w:del w:id="2610" w:author="pjanssen" w:date="2015-11-10T17:01:00Z">
              <w:r w:rsidRPr="001D7694" w:rsidDel="00D43A14">
                <w:delText>«featureType»</w:delText>
              </w:r>
            </w:del>
          </w:p>
        </w:tc>
      </w:tr>
      <w:tr w:rsidR="008D4D0B" w:rsidRPr="001D7694" w:rsidDel="00D43A14" w:rsidTr="008D4D0B">
        <w:trPr>
          <w:tblCellSpacing w:w="0" w:type="dxa"/>
          <w:del w:id="261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12" w:author="pjanssen" w:date="2015-11-10T17:01:00Z"/>
              </w:rPr>
              <w:pPrChange w:id="2613" w:author="pjanssen" w:date="2015-11-10T17:01:00Z">
                <w:pPr>
                  <w:keepNext/>
                  <w:numPr>
                    <w:ilvl w:val="1"/>
                    <w:numId w:val="16"/>
                  </w:numPr>
                  <w:tabs>
                    <w:tab w:val="num" w:pos="567"/>
                  </w:tabs>
                  <w:spacing w:before="240" w:after="240"/>
                </w:pPr>
              </w:pPrChange>
            </w:pPr>
            <w:del w:id="2614" w:author="pjanssen" w:date="2015-11-10T17:01:00Z">
              <w:r w:rsidRPr="001D7694" w:rsidDel="00D43A14">
                <w:lastRenderedPageBreak/>
                <w:delText>TopografischObjectTypeValue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15" w:author="pjanssen" w:date="2015-11-10T17:01:00Z"/>
              </w:rPr>
              <w:pPrChange w:id="2616" w:author="pjanssen" w:date="2015-11-10T17:01:00Z">
                <w:pPr>
                  <w:keepNext/>
                  <w:numPr>
                    <w:ilvl w:val="1"/>
                    <w:numId w:val="16"/>
                  </w:numPr>
                  <w:tabs>
                    <w:tab w:val="num" w:pos="567"/>
                  </w:tabs>
                  <w:spacing w:before="240" w:after="240"/>
                </w:pPr>
              </w:pPrChange>
            </w:pPr>
            <w:del w:id="261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18" w:author="pjanssen" w:date="2015-11-10T17:01:00Z"/>
              </w:rPr>
              <w:pPrChange w:id="2619" w:author="pjanssen" w:date="2015-11-10T17:01:00Z">
                <w:pPr>
                  <w:keepNext/>
                  <w:numPr>
                    <w:ilvl w:val="1"/>
                    <w:numId w:val="16"/>
                  </w:numPr>
                  <w:tabs>
                    <w:tab w:val="num" w:pos="567"/>
                  </w:tabs>
                  <w:spacing w:before="240" w:after="240"/>
                </w:pPr>
              </w:pPrChange>
            </w:pPr>
            <w:del w:id="2620" w:author="pjanssen" w:date="2015-11-10T17:01:00Z">
              <w:r w:rsidRPr="001D7694" w:rsidDel="00D43A14">
                <w:delText>«codeList»</w:delText>
              </w:r>
            </w:del>
          </w:p>
        </w:tc>
      </w:tr>
      <w:tr w:rsidR="008D4D0B" w:rsidRPr="001D7694" w:rsidDel="00D43A14" w:rsidTr="008D4D0B">
        <w:trPr>
          <w:tblCellSpacing w:w="0" w:type="dxa"/>
          <w:del w:id="262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22" w:author="pjanssen" w:date="2015-11-10T17:01:00Z"/>
              </w:rPr>
              <w:pPrChange w:id="2623" w:author="pjanssen" w:date="2015-11-10T17:01:00Z">
                <w:pPr>
                  <w:keepNext/>
                  <w:numPr>
                    <w:ilvl w:val="1"/>
                    <w:numId w:val="16"/>
                  </w:numPr>
                  <w:tabs>
                    <w:tab w:val="num" w:pos="567"/>
                  </w:tabs>
                  <w:spacing w:before="240" w:after="240"/>
                </w:pPr>
              </w:pPrChange>
            </w:pPr>
            <w:del w:id="2624" w:author="pjanssen" w:date="2015-11-10T17:01:00Z">
              <w:r w:rsidRPr="001D7694" w:rsidDel="00D43A14">
                <w:delText>Toren</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25" w:author="pjanssen" w:date="2015-11-10T17:01:00Z"/>
              </w:rPr>
              <w:pPrChange w:id="2626" w:author="pjanssen" w:date="2015-11-10T17:01:00Z">
                <w:pPr>
                  <w:keepNext/>
                  <w:numPr>
                    <w:ilvl w:val="1"/>
                    <w:numId w:val="16"/>
                  </w:numPr>
                  <w:tabs>
                    <w:tab w:val="num" w:pos="567"/>
                  </w:tabs>
                  <w:spacing w:before="240" w:after="240"/>
                </w:pPr>
              </w:pPrChange>
            </w:pPr>
            <w:del w:id="262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28" w:author="pjanssen" w:date="2015-11-10T17:01:00Z"/>
              </w:rPr>
              <w:pPrChange w:id="2629" w:author="pjanssen" w:date="2015-11-10T17:01:00Z">
                <w:pPr>
                  <w:keepNext/>
                  <w:numPr>
                    <w:ilvl w:val="1"/>
                    <w:numId w:val="16"/>
                  </w:numPr>
                  <w:tabs>
                    <w:tab w:val="num" w:pos="567"/>
                  </w:tabs>
                  <w:spacing w:before="240" w:after="240"/>
                </w:pPr>
              </w:pPrChange>
            </w:pPr>
            <w:del w:id="2630" w:author="pjanssen" w:date="2015-11-10T17:01:00Z">
              <w:r w:rsidRPr="001D7694" w:rsidDel="00D43A14">
                <w:delText>«featureType»</w:delText>
              </w:r>
            </w:del>
          </w:p>
        </w:tc>
      </w:tr>
      <w:tr w:rsidR="008D4D0B" w:rsidRPr="001D7694" w:rsidDel="00D43A14" w:rsidTr="008D4D0B">
        <w:trPr>
          <w:tblCellSpacing w:w="0" w:type="dxa"/>
          <w:del w:id="263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32" w:author="pjanssen" w:date="2015-11-10T17:01:00Z"/>
              </w:rPr>
              <w:pPrChange w:id="2633" w:author="pjanssen" w:date="2015-11-10T17:01:00Z">
                <w:pPr>
                  <w:keepNext/>
                  <w:numPr>
                    <w:ilvl w:val="1"/>
                    <w:numId w:val="16"/>
                  </w:numPr>
                  <w:tabs>
                    <w:tab w:val="num" w:pos="567"/>
                  </w:tabs>
                  <w:spacing w:before="240" w:after="240"/>
                </w:pPr>
              </w:pPrChange>
            </w:pPr>
            <w:del w:id="2634" w:author="pjanssen" w:date="2015-11-10T17:01:00Z">
              <w:r w:rsidRPr="001D7694" w:rsidDel="00D43A14">
                <w:delText>TransportrouteRisico</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35" w:author="pjanssen" w:date="2015-11-10T17:01:00Z"/>
              </w:rPr>
              <w:pPrChange w:id="2636" w:author="pjanssen" w:date="2015-11-10T17:01:00Z">
                <w:pPr>
                  <w:keepNext/>
                  <w:numPr>
                    <w:ilvl w:val="1"/>
                    <w:numId w:val="16"/>
                  </w:numPr>
                  <w:tabs>
                    <w:tab w:val="num" w:pos="567"/>
                  </w:tabs>
                  <w:spacing w:before="240" w:after="240"/>
                </w:pPr>
              </w:pPrChange>
            </w:pPr>
            <w:del w:id="263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38" w:author="pjanssen" w:date="2015-11-10T17:01:00Z"/>
              </w:rPr>
              <w:pPrChange w:id="2639" w:author="pjanssen" w:date="2015-11-10T17:01:00Z">
                <w:pPr>
                  <w:keepNext/>
                  <w:numPr>
                    <w:ilvl w:val="1"/>
                    <w:numId w:val="16"/>
                  </w:numPr>
                  <w:tabs>
                    <w:tab w:val="num" w:pos="567"/>
                  </w:tabs>
                  <w:spacing w:before="240" w:after="240"/>
                </w:pPr>
              </w:pPrChange>
            </w:pPr>
            <w:del w:id="2640" w:author="pjanssen" w:date="2015-11-10T17:01:00Z">
              <w:r w:rsidRPr="001D7694" w:rsidDel="00D43A14">
                <w:delText>«featureType»</w:delText>
              </w:r>
            </w:del>
          </w:p>
        </w:tc>
      </w:tr>
      <w:tr w:rsidR="008D4D0B" w:rsidRPr="001D7694" w:rsidDel="00D43A14" w:rsidTr="008D4D0B">
        <w:trPr>
          <w:tblCellSpacing w:w="0" w:type="dxa"/>
          <w:del w:id="264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42" w:author="pjanssen" w:date="2015-11-10T17:01:00Z"/>
              </w:rPr>
              <w:pPrChange w:id="2643" w:author="pjanssen" w:date="2015-11-10T17:01:00Z">
                <w:pPr>
                  <w:keepNext/>
                  <w:numPr>
                    <w:ilvl w:val="1"/>
                    <w:numId w:val="16"/>
                  </w:numPr>
                  <w:tabs>
                    <w:tab w:val="num" w:pos="567"/>
                  </w:tabs>
                  <w:spacing w:before="240" w:after="240"/>
                </w:pPr>
              </w:pPrChange>
            </w:pPr>
            <w:del w:id="2644" w:author="pjanssen" w:date="2015-11-10T17:01:00Z">
              <w:r w:rsidRPr="001D7694" w:rsidDel="00D43A14">
                <w:delText>Utiliteitsnet</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45" w:author="pjanssen" w:date="2015-11-10T17:01:00Z"/>
              </w:rPr>
              <w:pPrChange w:id="2646" w:author="pjanssen" w:date="2015-11-10T17:01:00Z">
                <w:pPr>
                  <w:keepNext/>
                  <w:numPr>
                    <w:ilvl w:val="1"/>
                    <w:numId w:val="16"/>
                  </w:numPr>
                  <w:tabs>
                    <w:tab w:val="num" w:pos="567"/>
                  </w:tabs>
                  <w:spacing w:before="240" w:after="240"/>
                </w:pPr>
              </w:pPrChange>
            </w:pPr>
            <w:del w:id="264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48" w:author="pjanssen" w:date="2015-11-10T17:01:00Z"/>
              </w:rPr>
              <w:pPrChange w:id="2649" w:author="pjanssen" w:date="2015-11-10T17:01:00Z">
                <w:pPr>
                  <w:keepNext/>
                  <w:numPr>
                    <w:ilvl w:val="1"/>
                    <w:numId w:val="16"/>
                  </w:numPr>
                  <w:tabs>
                    <w:tab w:val="num" w:pos="567"/>
                  </w:tabs>
                  <w:spacing w:before="240" w:after="240"/>
                </w:pPr>
              </w:pPrChange>
            </w:pPr>
            <w:del w:id="2650" w:author="pjanssen" w:date="2015-11-10T17:01:00Z">
              <w:r w:rsidRPr="001D7694" w:rsidDel="00D43A14">
                <w:delText>«featureType»</w:delText>
              </w:r>
            </w:del>
          </w:p>
        </w:tc>
      </w:tr>
      <w:tr w:rsidR="008D4D0B" w:rsidRPr="001D7694" w:rsidDel="00D43A14" w:rsidTr="008D4D0B">
        <w:trPr>
          <w:tblCellSpacing w:w="0" w:type="dxa"/>
          <w:del w:id="265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52" w:author="pjanssen" w:date="2015-11-10T17:01:00Z"/>
              </w:rPr>
              <w:pPrChange w:id="2653" w:author="pjanssen" w:date="2015-11-10T17:01:00Z">
                <w:pPr>
                  <w:keepNext/>
                  <w:numPr>
                    <w:ilvl w:val="1"/>
                    <w:numId w:val="16"/>
                  </w:numPr>
                  <w:tabs>
                    <w:tab w:val="num" w:pos="567"/>
                  </w:tabs>
                  <w:spacing w:before="240" w:after="240"/>
                </w:pPr>
              </w:pPrChange>
            </w:pPr>
            <w:del w:id="2654" w:author="pjanssen" w:date="2015-11-10T17:01:00Z">
              <w:r w:rsidRPr="001D7694" w:rsidDel="00D43A14">
                <w:delText>WaterAppurtenanceTypeIMKLValue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55" w:author="pjanssen" w:date="2015-11-10T17:01:00Z"/>
              </w:rPr>
              <w:pPrChange w:id="2656" w:author="pjanssen" w:date="2015-11-10T17:01:00Z">
                <w:pPr>
                  <w:keepNext/>
                  <w:numPr>
                    <w:ilvl w:val="1"/>
                    <w:numId w:val="16"/>
                  </w:numPr>
                  <w:tabs>
                    <w:tab w:val="num" w:pos="567"/>
                  </w:tabs>
                  <w:spacing w:before="240" w:after="240"/>
                </w:pPr>
              </w:pPrChange>
            </w:pPr>
            <w:del w:id="265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58" w:author="pjanssen" w:date="2015-11-10T17:01:00Z"/>
              </w:rPr>
              <w:pPrChange w:id="2659" w:author="pjanssen" w:date="2015-11-10T17:01:00Z">
                <w:pPr>
                  <w:keepNext/>
                  <w:numPr>
                    <w:ilvl w:val="1"/>
                    <w:numId w:val="16"/>
                  </w:numPr>
                  <w:tabs>
                    <w:tab w:val="num" w:pos="567"/>
                  </w:tabs>
                  <w:spacing w:before="240" w:after="240"/>
                </w:pPr>
              </w:pPrChange>
            </w:pPr>
            <w:del w:id="2660" w:author="pjanssen" w:date="2015-11-10T17:01:00Z">
              <w:r w:rsidRPr="001D7694" w:rsidDel="00D43A14">
                <w:delText>«codeList»</w:delText>
              </w:r>
            </w:del>
          </w:p>
        </w:tc>
      </w:tr>
      <w:tr w:rsidR="008D4D0B" w:rsidRPr="001D7694" w:rsidDel="00D43A14" w:rsidTr="008D4D0B">
        <w:trPr>
          <w:tblCellSpacing w:w="0" w:type="dxa"/>
          <w:del w:id="266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62" w:author="pjanssen" w:date="2015-11-10T17:01:00Z"/>
              </w:rPr>
              <w:pPrChange w:id="2663" w:author="pjanssen" w:date="2015-11-10T17:01:00Z">
                <w:pPr>
                  <w:keepNext/>
                  <w:numPr>
                    <w:ilvl w:val="1"/>
                    <w:numId w:val="16"/>
                  </w:numPr>
                  <w:tabs>
                    <w:tab w:val="num" w:pos="567"/>
                  </w:tabs>
                  <w:spacing w:before="240" w:after="240"/>
                </w:pPr>
              </w:pPrChange>
            </w:pPr>
            <w:del w:id="2664" w:author="pjanssen" w:date="2015-11-10T17:01:00Z">
              <w:r w:rsidRPr="001D7694" w:rsidDel="00D43A14">
                <w:delText>Waterleiding</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65" w:author="pjanssen" w:date="2015-11-10T17:01:00Z"/>
              </w:rPr>
              <w:pPrChange w:id="2666" w:author="pjanssen" w:date="2015-11-10T17:01:00Z">
                <w:pPr>
                  <w:keepNext/>
                  <w:numPr>
                    <w:ilvl w:val="1"/>
                    <w:numId w:val="16"/>
                  </w:numPr>
                  <w:tabs>
                    <w:tab w:val="num" w:pos="567"/>
                  </w:tabs>
                  <w:spacing w:before="240" w:after="240"/>
                </w:pPr>
              </w:pPrChange>
            </w:pPr>
            <w:del w:id="266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68" w:author="pjanssen" w:date="2015-11-10T17:01:00Z"/>
              </w:rPr>
              <w:pPrChange w:id="2669" w:author="pjanssen" w:date="2015-11-10T17:01:00Z">
                <w:pPr>
                  <w:keepNext/>
                  <w:numPr>
                    <w:ilvl w:val="1"/>
                    <w:numId w:val="16"/>
                  </w:numPr>
                  <w:tabs>
                    <w:tab w:val="num" w:pos="567"/>
                  </w:tabs>
                  <w:spacing w:before="240" w:after="240"/>
                </w:pPr>
              </w:pPrChange>
            </w:pPr>
            <w:del w:id="2670" w:author="pjanssen" w:date="2015-11-10T17:01:00Z">
              <w:r w:rsidRPr="001D7694" w:rsidDel="00D43A14">
                <w:delText>«featureType»</w:delText>
              </w:r>
            </w:del>
          </w:p>
        </w:tc>
      </w:tr>
      <w:tr w:rsidR="008D4D0B" w:rsidRPr="001D7694" w:rsidDel="00D43A14" w:rsidTr="008D4D0B">
        <w:trPr>
          <w:tblCellSpacing w:w="0" w:type="dxa"/>
          <w:del w:id="267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72" w:author="pjanssen" w:date="2015-11-10T17:01:00Z"/>
              </w:rPr>
              <w:pPrChange w:id="2673" w:author="pjanssen" w:date="2015-11-10T17:01:00Z">
                <w:pPr>
                  <w:keepNext/>
                  <w:numPr>
                    <w:ilvl w:val="1"/>
                    <w:numId w:val="16"/>
                  </w:numPr>
                  <w:tabs>
                    <w:tab w:val="num" w:pos="567"/>
                  </w:tabs>
                  <w:spacing w:before="240" w:after="240"/>
                </w:pPr>
              </w:pPrChange>
            </w:pPr>
            <w:del w:id="2674" w:author="pjanssen" w:date="2015-11-10T17:01:00Z">
              <w:r w:rsidRPr="001D7694" w:rsidDel="00D43A14">
                <w:delText>NEN3610ID</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75" w:author="pjanssen" w:date="2015-11-10T17:01:00Z"/>
              </w:rPr>
              <w:pPrChange w:id="2676" w:author="pjanssen" w:date="2015-11-10T17:01:00Z">
                <w:pPr>
                  <w:keepNext/>
                  <w:numPr>
                    <w:ilvl w:val="1"/>
                    <w:numId w:val="16"/>
                  </w:numPr>
                  <w:tabs>
                    <w:tab w:val="num" w:pos="567"/>
                  </w:tabs>
                  <w:spacing w:before="240" w:after="240"/>
                </w:pPr>
              </w:pPrChange>
            </w:pPr>
            <w:del w:id="2677" w:author="pjanssen" w:date="2015-11-10T17:01:00Z">
              <w:r w:rsidRPr="001D7694" w:rsidDel="00D43A14">
                <w:delText>IMKL2015</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78" w:author="pjanssen" w:date="2015-11-10T17:01:00Z"/>
              </w:rPr>
              <w:pPrChange w:id="2679" w:author="pjanssen" w:date="2015-11-10T17:01:00Z">
                <w:pPr>
                  <w:keepNext/>
                  <w:numPr>
                    <w:ilvl w:val="1"/>
                    <w:numId w:val="16"/>
                  </w:numPr>
                  <w:tabs>
                    <w:tab w:val="num" w:pos="567"/>
                  </w:tabs>
                  <w:spacing w:before="240" w:after="240"/>
                </w:pPr>
              </w:pPrChange>
            </w:pPr>
            <w:del w:id="2680" w:author="pjanssen" w:date="2015-11-10T17:01:00Z">
              <w:r w:rsidRPr="001D7694" w:rsidDel="00D43A14">
                <w:delText>«dataType»</w:delText>
              </w:r>
            </w:del>
          </w:p>
        </w:tc>
      </w:tr>
      <w:tr w:rsidR="008D4D0B" w:rsidRPr="001D7694" w:rsidDel="00D43A14" w:rsidTr="008D4D0B">
        <w:trPr>
          <w:tblCellSpacing w:w="0" w:type="dxa"/>
          <w:del w:id="268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82" w:author="pjanssen" w:date="2015-11-10T17:01:00Z"/>
              </w:rPr>
              <w:pPrChange w:id="2683" w:author="pjanssen" w:date="2015-11-10T17:01:00Z">
                <w:pPr>
                  <w:keepNext/>
                  <w:numPr>
                    <w:ilvl w:val="1"/>
                    <w:numId w:val="16"/>
                  </w:numPr>
                  <w:tabs>
                    <w:tab w:val="num" w:pos="567"/>
                  </w:tabs>
                  <w:spacing w:before="240" w:after="240"/>
                </w:pPr>
              </w:pPrChange>
            </w:pPr>
            <w:del w:id="2684" w:author="pjanssen" w:date="2015-11-10T17:01:00Z">
              <w:r w:rsidRPr="001D7694" w:rsidDel="00D43A14">
                <w:delText>LocatorDesignatorTypeValue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85" w:author="pjanssen" w:date="2015-11-10T17:01:00Z"/>
              </w:rPr>
              <w:pPrChange w:id="2686" w:author="pjanssen" w:date="2015-11-10T17:01:00Z">
                <w:pPr>
                  <w:keepNext/>
                  <w:numPr>
                    <w:ilvl w:val="1"/>
                    <w:numId w:val="16"/>
                  </w:numPr>
                  <w:tabs>
                    <w:tab w:val="num" w:pos="567"/>
                  </w:tabs>
                  <w:spacing w:before="240" w:after="240"/>
                </w:pPr>
              </w:pPrChange>
            </w:pPr>
            <w:del w:id="2687"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88" w:author="pjanssen" w:date="2015-11-10T17:01:00Z"/>
              </w:rPr>
              <w:pPrChange w:id="2689" w:author="pjanssen" w:date="2015-11-10T17:01:00Z">
                <w:pPr>
                  <w:keepNext/>
                  <w:numPr>
                    <w:ilvl w:val="1"/>
                    <w:numId w:val="16"/>
                  </w:numPr>
                  <w:tabs>
                    <w:tab w:val="num" w:pos="567"/>
                  </w:tabs>
                  <w:spacing w:before="240" w:after="240"/>
                </w:pPr>
              </w:pPrChange>
            </w:pPr>
            <w:del w:id="2690" w:author="pjanssen" w:date="2015-11-10T17:01:00Z">
              <w:r w:rsidRPr="001D7694" w:rsidDel="00D43A14">
                <w:delText>«codeList»</w:delText>
              </w:r>
            </w:del>
          </w:p>
        </w:tc>
      </w:tr>
      <w:tr w:rsidR="008D4D0B" w:rsidRPr="001D7694" w:rsidDel="00D43A14" w:rsidTr="008D4D0B">
        <w:trPr>
          <w:tblCellSpacing w:w="0" w:type="dxa"/>
          <w:del w:id="269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92" w:author="pjanssen" w:date="2015-11-10T17:01:00Z"/>
              </w:rPr>
              <w:pPrChange w:id="2693" w:author="pjanssen" w:date="2015-11-10T17:01:00Z">
                <w:pPr>
                  <w:keepNext/>
                  <w:numPr>
                    <w:ilvl w:val="1"/>
                    <w:numId w:val="16"/>
                  </w:numPr>
                  <w:tabs>
                    <w:tab w:val="num" w:pos="567"/>
                  </w:tabs>
                  <w:spacing w:before="240" w:after="240"/>
                </w:pPr>
              </w:pPrChange>
            </w:pPr>
            <w:del w:id="2694" w:author="pjanssen" w:date="2015-11-10T17:01:00Z">
              <w:r w:rsidRPr="001D7694" w:rsidDel="00D43A14">
                <w:delText>LocatorLevelValue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95" w:author="pjanssen" w:date="2015-11-10T17:01:00Z"/>
              </w:rPr>
              <w:pPrChange w:id="2696" w:author="pjanssen" w:date="2015-11-10T17:01:00Z">
                <w:pPr>
                  <w:keepNext/>
                  <w:numPr>
                    <w:ilvl w:val="1"/>
                    <w:numId w:val="16"/>
                  </w:numPr>
                  <w:tabs>
                    <w:tab w:val="num" w:pos="567"/>
                  </w:tabs>
                  <w:spacing w:before="240" w:after="240"/>
                </w:pPr>
              </w:pPrChange>
            </w:pPr>
            <w:del w:id="2697"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698" w:author="pjanssen" w:date="2015-11-10T17:01:00Z"/>
              </w:rPr>
              <w:pPrChange w:id="2699" w:author="pjanssen" w:date="2015-11-10T17:01:00Z">
                <w:pPr>
                  <w:keepNext/>
                  <w:numPr>
                    <w:ilvl w:val="1"/>
                    <w:numId w:val="16"/>
                  </w:numPr>
                  <w:tabs>
                    <w:tab w:val="num" w:pos="567"/>
                  </w:tabs>
                  <w:spacing w:before="240" w:after="240"/>
                </w:pPr>
              </w:pPrChange>
            </w:pPr>
            <w:del w:id="2700" w:author="pjanssen" w:date="2015-11-10T17:01:00Z">
              <w:r w:rsidRPr="001D7694" w:rsidDel="00D43A14">
                <w:delText>«codeList»</w:delText>
              </w:r>
            </w:del>
          </w:p>
        </w:tc>
      </w:tr>
      <w:tr w:rsidR="008D4D0B" w:rsidRPr="001D7694" w:rsidDel="00D43A14" w:rsidTr="008D4D0B">
        <w:trPr>
          <w:tblCellSpacing w:w="0" w:type="dxa"/>
          <w:del w:id="270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02" w:author="pjanssen" w:date="2015-11-10T17:01:00Z"/>
              </w:rPr>
              <w:pPrChange w:id="2703" w:author="pjanssen" w:date="2015-11-10T17:01:00Z">
                <w:pPr>
                  <w:keepNext/>
                  <w:numPr>
                    <w:ilvl w:val="1"/>
                    <w:numId w:val="16"/>
                  </w:numPr>
                  <w:tabs>
                    <w:tab w:val="num" w:pos="567"/>
                  </w:tabs>
                  <w:spacing w:before="240" w:after="240"/>
                </w:pPr>
              </w:pPrChange>
            </w:pPr>
            <w:del w:id="2704" w:author="pjanssen" w:date="2015-11-10T17:01:00Z">
              <w:r w:rsidRPr="001D7694" w:rsidDel="00D43A14">
                <w:delText>GeometryMethodValue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05" w:author="pjanssen" w:date="2015-11-10T17:01:00Z"/>
              </w:rPr>
              <w:pPrChange w:id="2706" w:author="pjanssen" w:date="2015-11-10T17:01:00Z">
                <w:pPr>
                  <w:keepNext/>
                  <w:numPr>
                    <w:ilvl w:val="1"/>
                    <w:numId w:val="16"/>
                  </w:numPr>
                  <w:tabs>
                    <w:tab w:val="num" w:pos="567"/>
                  </w:tabs>
                  <w:spacing w:before="240" w:after="240"/>
                </w:pPr>
              </w:pPrChange>
            </w:pPr>
            <w:del w:id="2707"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08" w:author="pjanssen" w:date="2015-11-10T17:01:00Z"/>
              </w:rPr>
              <w:pPrChange w:id="2709" w:author="pjanssen" w:date="2015-11-10T17:01:00Z">
                <w:pPr>
                  <w:keepNext/>
                  <w:numPr>
                    <w:ilvl w:val="1"/>
                    <w:numId w:val="16"/>
                  </w:numPr>
                  <w:tabs>
                    <w:tab w:val="num" w:pos="567"/>
                  </w:tabs>
                  <w:spacing w:before="240" w:after="240"/>
                </w:pPr>
              </w:pPrChange>
            </w:pPr>
            <w:del w:id="2710" w:author="pjanssen" w:date="2015-11-10T17:01:00Z">
              <w:r w:rsidRPr="001D7694" w:rsidDel="00D43A14">
                <w:delText>«codeList»</w:delText>
              </w:r>
            </w:del>
          </w:p>
        </w:tc>
      </w:tr>
      <w:tr w:rsidR="008D4D0B" w:rsidRPr="001D7694" w:rsidDel="00D43A14" w:rsidTr="008D4D0B">
        <w:trPr>
          <w:tblCellSpacing w:w="0" w:type="dxa"/>
          <w:del w:id="271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12" w:author="pjanssen" w:date="2015-11-10T17:01:00Z"/>
              </w:rPr>
              <w:pPrChange w:id="2713" w:author="pjanssen" w:date="2015-11-10T17:01:00Z">
                <w:pPr>
                  <w:keepNext/>
                  <w:numPr>
                    <w:ilvl w:val="1"/>
                    <w:numId w:val="16"/>
                  </w:numPr>
                  <w:tabs>
                    <w:tab w:val="num" w:pos="567"/>
                  </w:tabs>
                  <w:spacing w:before="240" w:after="240"/>
                </w:pPr>
              </w:pPrChange>
            </w:pPr>
            <w:del w:id="2714" w:author="pjanssen" w:date="2015-11-10T17:01:00Z">
              <w:r w:rsidRPr="001D7694" w:rsidDel="00D43A14">
                <w:delText>AddressComponent</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15" w:author="pjanssen" w:date="2015-11-10T17:01:00Z"/>
              </w:rPr>
              <w:pPrChange w:id="2716" w:author="pjanssen" w:date="2015-11-10T17:01:00Z">
                <w:pPr>
                  <w:keepNext/>
                  <w:numPr>
                    <w:ilvl w:val="1"/>
                    <w:numId w:val="16"/>
                  </w:numPr>
                  <w:tabs>
                    <w:tab w:val="num" w:pos="567"/>
                  </w:tabs>
                  <w:spacing w:before="240" w:after="240"/>
                </w:pPr>
              </w:pPrChange>
            </w:pPr>
            <w:del w:id="2717"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18" w:author="pjanssen" w:date="2015-11-10T17:01:00Z"/>
              </w:rPr>
              <w:pPrChange w:id="2719" w:author="pjanssen" w:date="2015-11-10T17:01:00Z">
                <w:pPr>
                  <w:keepNext/>
                  <w:numPr>
                    <w:ilvl w:val="1"/>
                    <w:numId w:val="16"/>
                  </w:numPr>
                  <w:tabs>
                    <w:tab w:val="num" w:pos="567"/>
                  </w:tabs>
                  <w:spacing w:before="240" w:after="240"/>
                </w:pPr>
              </w:pPrChange>
            </w:pPr>
            <w:del w:id="2720" w:author="pjanssen" w:date="2015-11-10T17:01:00Z">
              <w:r w:rsidRPr="001D7694" w:rsidDel="00D43A14">
                <w:delText>«featureType»</w:delText>
              </w:r>
            </w:del>
          </w:p>
        </w:tc>
      </w:tr>
      <w:tr w:rsidR="008D4D0B" w:rsidRPr="001D7694" w:rsidDel="00D43A14" w:rsidTr="008D4D0B">
        <w:trPr>
          <w:tblCellSpacing w:w="0" w:type="dxa"/>
          <w:del w:id="272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22" w:author="pjanssen" w:date="2015-11-10T17:01:00Z"/>
              </w:rPr>
              <w:pPrChange w:id="2723" w:author="pjanssen" w:date="2015-11-10T17:01:00Z">
                <w:pPr>
                  <w:keepNext/>
                  <w:numPr>
                    <w:ilvl w:val="1"/>
                    <w:numId w:val="16"/>
                  </w:numPr>
                  <w:tabs>
                    <w:tab w:val="num" w:pos="567"/>
                  </w:tabs>
                  <w:spacing w:before="240" w:after="240"/>
                </w:pPr>
              </w:pPrChange>
            </w:pPr>
            <w:del w:id="2724" w:author="pjanssen" w:date="2015-11-10T17:01:00Z">
              <w:r w:rsidRPr="001D7694" w:rsidDel="00D43A14">
                <w:delText>Measure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25" w:author="pjanssen" w:date="2015-11-10T17:01:00Z"/>
              </w:rPr>
              <w:pPrChange w:id="2726" w:author="pjanssen" w:date="2015-11-10T17:01:00Z">
                <w:pPr>
                  <w:keepNext/>
                  <w:numPr>
                    <w:ilvl w:val="1"/>
                    <w:numId w:val="16"/>
                  </w:numPr>
                  <w:tabs>
                    <w:tab w:val="num" w:pos="567"/>
                  </w:tabs>
                  <w:spacing w:before="240" w:after="240"/>
                </w:pPr>
              </w:pPrChange>
            </w:pPr>
            <w:del w:id="2727" w:author="pjanssen" w:date="2015-11-10T17:01:00Z">
              <w:r w:rsidRPr="001D7694" w:rsidDel="00D43A14">
                <w:delText>ProductionAndIndustrialFacilitiesExtension</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28" w:author="pjanssen" w:date="2015-11-10T17:01:00Z"/>
              </w:rPr>
              <w:pPrChange w:id="2729" w:author="pjanssen" w:date="2015-11-10T17:01:00Z">
                <w:pPr>
                  <w:keepNext/>
                  <w:numPr>
                    <w:ilvl w:val="1"/>
                    <w:numId w:val="16"/>
                  </w:numPr>
                  <w:tabs>
                    <w:tab w:val="num" w:pos="567"/>
                  </w:tabs>
                  <w:spacing w:before="240" w:after="240"/>
                </w:pPr>
              </w:pPrChange>
            </w:pPr>
            <w:del w:id="2730" w:author="pjanssen" w:date="2015-11-10T17:01:00Z">
              <w:r w:rsidRPr="001D7694" w:rsidDel="00D43A14">
                <w:delText>«dataType»</w:delText>
              </w:r>
            </w:del>
          </w:p>
        </w:tc>
      </w:tr>
      <w:tr w:rsidR="008D4D0B" w:rsidRPr="001D7694" w:rsidDel="00D43A14" w:rsidTr="008D4D0B">
        <w:trPr>
          <w:tblCellSpacing w:w="0" w:type="dxa"/>
          <w:del w:id="273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32" w:author="pjanssen" w:date="2015-11-10T17:01:00Z"/>
              </w:rPr>
              <w:pPrChange w:id="2733" w:author="pjanssen" w:date="2015-11-10T17:01:00Z">
                <w:pPr>
                  <w:keepNext/>
                  <w:numPr>
                    <w:ilvl w:val="1"/>
                    <w:numId w:val="16"/>
                  </w:numPr>
                  <w:tabs>
                    <w:tab w:val="num" w:pos="567"/>
                  </w:tabs>
                  <w:spacing w:before="240" w:after="240"/>
                </w:pPr>
              </w:pPrChange>
            </w:pPr>
            <w:del w:id="2734" w:author="pjanssen" w:date="2015-11-10T17:01:00Z">
              <w:r w:rsidRPr="001D7694" w:rsidDel="00D43A14">
                <w:delText>LegalStatusValue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35" w:author="pjanssen" w:date="2015-11-10T17:01:00Z"/>
              </w:rPr>
              <w:pPrChange w:id="2736" w:author="pjanssen" w:date="2015-11-10T17:01:00Z">
                <w:pPr>
                  <w:keepNext/>
                  <w:numPr>
                    <w:ilvl w:val="1"/>
                    <w:numId w:val="16"/>
                  </w:numPr>
                  <w:tabs>
                    <w:tab w:val="num" w:pos="567"/>
                  </w:tabs>
                  <w:spacing w:before="240" w:after="240"/>
                </w:pPr>
              </w:pPrChange>
            </w:pPr>
            <w:del w:id="2737" w:author="pjanssen" w:date="2015-11-10T17:01:00Z">
              <w:r w:rsidRPr="001D7694" w:rsidDel="00D43A14">
                <w:delText>AdministrativeUnits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65528A">
            <w:pPr>
              <w:pStyle w:val="subparagraaftitel"/>
              <w:numPr>
                <w:ilvl w:val="0"/>
                <w:numId w:val="0"/>
              </w:numPr>
              <w:rPr>
                <w:del w:id="2738" w:author="pjanssen" w:date="2015-11-10T17:01:00Z"/>
              </w:rPr>
              <w:pPrChange w:id="2739" w:author="pjanssen" w:date="2015-11-10T17:01:00Z">
                <w:pPr/>
              </w:pPrChange>
            </w:pPr>
          </w:p>
        </w:tc>
      </w:tr>
      <w:tr w:rsidR="008D4D0B" w:rsidRPr="001D7694" w:rsidDel="00D43A14" w:rsidTr="008D4D0B">
        <w:trPr>
          <w:tblCellSpacing w:w="0" w:type="dxa"/>
          <w:del w:id="274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41" w:author="pjanssen" w:date="2015-11-10T17:01:00Z"/>
              </w:rPr>
              <w:pPrChange w:id="2742" w:author="pjanssen" w:date="2015-11-10T17:01:00Z">
                <w:pPr/>
              </w:pPrChange>
            </w:pPr>
            <w:del w:id="2743" w:author="pjanssen" w:date="2015-11-10T17:01:00Z">
              <w:r w:rsidRPr="001D7694" w:rsidDel="00D43A14">
                <w:delText>ResidenceOfAuthority</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44" w:author="pjanssen" w:date="2015-11-10T17:01:00Z"/>
              </w:rPr>
              <w:pPrChange w:id="2745" w:author="pjanssen" w:date="2015-11-10T17:01:00Z">
                <w:pPr/>
              </w:pPrChange>
            </w:pPr>
            <w:del w:id="2746" w:author="pjanssen" w:date="2015-11-10T17:01:00Z">
              <w:r w:rsidRPr="001D7694" w:rsidDel="00D43A14">
                <w:delText>AdministrativeUnits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47" w:author="pjanssen" w:date="2015-11-10T17:01:00Z"/>
              </w:rPr>
              <w:pPrChange w:id="2748" w:author="pjanssen" w:date="2015-11-10T17:01:00Z">
                <w:pPr/>
              </w:pPrChange>
            </w:pPr>
            <w:del w:id="2749" w:author="pjanssen" w:date="2015-11-10T17:01:00Z">
              <w:r w:rsidRPr="001D7694" w:rsidDel="00D43A14">
                <w:delText>«dataType»</w:delText>
              </w:r>
            </w:del>
          </w:p>
        </w:tc>
      </w:tr>
      <w:tr w:rsidR="008D4D0B" w:rsidRPr="001D7694" w:rsidDel="00D43A14" w:rsidTr="008D4D0B">
        <w:trPr>
          <w:tblCellSpacing w:w="0" w:type="dxa"/>
          <w:del w:id="275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51" w:author="pjanssen" w:date="2015-11-10T17:01:00Z"/>
              </w:rPr>
              <w:pPrChange w:id="2752" w:author="pjanssen" w:date="2015-11-10T17:01:00Z">
                <w:pPr/>
              </w:pPrChange>
            </w:pPr>
            <w:del w:id="2753" w:author="pjanssen" w:date="2015-11-10T17:01:00Z">
              <w:r w:rsidRPr="001D7694" w:rsidDel="00D43A14">
                <w:delText>TechnicalStatusValue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54" w:author="pjanssen" w:date="2015-11-10T17:01:00Z"/>
              </w:rPr>
              <w:pPrChange w:id="2755" w:author="pjanssen" w:date="2015-11-10T17:01:00Z">
                <w:pPr/>
              </w:pPrChange>
            </w:pPr>
            <w:del w:id="2756" w:author="pjanssen" w:date="2015-11-10T17:01:00Z">
              <w:r w:rsidRPr="001D7694" w:rsidDel="00D43A14">
                <w:delText>AdministrativeUnits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65528A">
            <w:pPr>
              <w:pStyle w:val="subparagraaftitel"/>
              <w:numPr>
                <w:ilvl w:val="0"/>
                <w:numId w:val="0"/>
              </w:numPr>
              <w:rPr>
                <w:del w:id="2757" w:author="pjanssen" w:date="2015-11-10T17:01:00Z"/>
              </w:rPr>
              <w:pPrChange w:id="2758" w:author="pjanssen" w:date="2015-11-10T17:01:00Z">
                <w:pPr/>
              </w:pPrChange>
            </w:pPr>
          </w:p>
        </w:tc>
      </w:tr>
      <w:tr w:rsidR="008D4D0B" w:rsidRPr="001D7694" w:rsidDel="00D43A14" w:rsidTr="008D4D0B">
        <w:trPr>
          <w:tblCellSpacing w:w="0" w:type="dxa"/>
          <w:del w:id="275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60" w:author="pjanssen" w:date="2015-11-10T17:01:00Z"/>
              </w:rPr>
              <w:pPrChange w:id="2761" w:author="pjanssen" w:date="2015-11-10T17:01:00Z">
                <w:pPr/>
              </w:pPrChange>
            </w:pPr>
            <w:del w:id="2762" w:author="pjanssen" w:date="2015-11-10T17:01:00Z">
              <w:r w:rsidRPr="001D7694" w:rsidDel="00D43A14">
                <w:delText>AdministrativeBoundary</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63" w:author="pjanssen" w:date="2015-11-10T17:01:00Z"/>
              </w:rPr>
              <w:pPrChange w:id="2764" w:author="pjanssen" w:date="2015-11-10T17:01:00Z">
                <w:pPr/>
              </w:pPrChange>
            </w:pPr>
            <w:del w:id="2765" w:author="pjanssen" w:date="2015-11-10T17:01:00Z">
              <w:r w:rsidRPr="001D7694" w:rsidDel="00D43A14">
                <w:delText>AdministrativeUnits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66" w:author="pjanssen" w:date="2015-11-10T17:01:00Z"/>
              </w:rPr>
              <w:pPrChange w:id="2767" w:author="pjanssen" w:date="2015-11-10T17:01:00Z">
                <w:pPr/>
              </w:pPrChange>
            </w:pPr>
            <w:del w:id="2768" w:author="pjanssen" w:date="2015-11-10T17:01:00Z">
              <w:r w:rsidRPr="001D7694" w:rsidDel="00D43A14">
                <w:delText>«featureType»</w:delText>
              </w:r>
            </w:del>
          </w:p>
        </w:tc>
      </w:tr>
      <w:tr w:rsidR="008D4D0B" w:rsidRPr="001D7694" w:rsidDel="00D43A14" w:rsidTr="008D4D0B">
        <w:trPr>
          <w:tblCellSpacing w:w="0" w:type="dxa"/>
          <w:del w:id="276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70" w:author="pjanssen" w:date="2015-11-10T17:01:00Z"/>
              </w:rPr>
              <w:pPrChange w:id="2771" w:author="pjanssen" w:date="2015-11-10T17:01:00Z">
                <w:pPr/>
              </w:pPrChange>
            </w:pPr>
            <w:del w:id="2772" w:author="pjanssen" w:date="2015-11-10T17:01:00Z">
              <w:r w:rsidRPr="001D7694" w:rsidDel="00D43A14">
                <w:delText>AdministrativeUnit</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73" w:author="pjanssen" w:date="2015-11-10T17:01:00Z"/>
              </w:rPr>
              <w:pPrChange w:id="2774" w:author="pjanssen" w:date="2015-11-10T17:01:00Z">
                <w:pPr/>
              </w:pPrChange>
            </w:pPr>
            <w:del w:id="2775" w:author="pjanssen" w:date="2015-11-10T17:01:00Z">
              <w:r w:rsidRPr="001D7694" w:rsidDel="00D43A14">
                <w:delText>AdministrativeUnits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76" w:author="pjanssen" w:date="2015-11-10T17:01:00Z"/>
              </w:rPr>
              <w:pPrChange w:id="2777" w:author="pjanssen" w:date="2015-11-10T17:01:00Z">
                <w:pPr/>
              </w:pPrChange>
            </w:pPr>
            <w:del w:id="2778" w:author="pjanssen" w:date="2015-11-10T17:01:00Z">
              <w:r w:rsidRPr="001D7694" w:rsidDel="00D43A14">
                <w:delText>«featureType»</w:delText>
              </w:r>
            </w:del>
          </w:p>
        </w:tc>
      </w:tr>
      <w:tr w:rsidR="008D4D0B" w:rsidRPr="001D7694" w:rsidDel="00D43A14" w:rsidTr="008D4D0B">
        <w:trPr>
          <w:tblCellSpacing w:w="0" w:type="dxa"/>
          <w:del w:id="277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80" w:author="pjanssen" w:date="2015-11-10T17:01:00Z"/>
              </w:rPr>
              <w:pPrChange w:id="2781" w:author="pjanssen" w:date="2015-11-10T17:01:00Z">
                <w:pPr/>
              </w:pPrChange>
            </w:pPr>
            <w:del w:id="2782" w:author="pjanssen" w:date="2015-11-10T17:01:00Z">
              <w:r w:rsidRPr="001D7694" w:rsidDel="00D43A14">
                <w:lastRenderedPageBreak/>
                <w:delText>AdministrativeHierarchyLevel</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83" w:author="pjanssen" w:date="2015-11-10T17:01:00Z"/>
              </w:rPr>
              <w:pPrChange w:id="2784" w:author="pjanssen" w:date="2015-11-10T17:01:00Z">
                <w:pPr/>
              </w:pPrChange>
            </w:pPr>
            <w:del w:id="2785" w:author="pjanssen" w:date="2015-11-10T17:01:00Z">
              <w:r w:rsidRPr="001D7694" w:rsidDel="00D43A14">
                <w:delText>AdministrativeUnits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86" w:author="pjanssen" w:date="2015-11-10T17:01:00Z"/>
              </w:rPr>
              <w:pPrChange w:id="2787" w:author="pjanssen" w:date="2015-11-10T17:01:00Z">
                <w:pPr/>
              </w:pPrChange>
            </w:pPr>
            <w:del w:id="2788" w:author="pjanssen" w:date="2015-11-10T17:01:00Z">
              <w:r w:rsidRPr="001D7694" w:rsidDel="00D43A14">
                <w:delText>«codeList»</w:delText>
              </w:r>
            </w:del>
          </w:p>
        </w:tc>
      </w:tr>
      <w:tr w:rsidR="008D4D0B" w:rsidRPr="001D7694" w:rsidDel="00D43A14" w:rsidTr="008D4D0B">
        <w:trPr>
          <w:tblCellSpacing w:w="0" w:type="dxa"/>
          <w:del w:id="278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90" w:author="pjanssen" w:date="2015-11-10T17:01:00Z"/>
              </w:rPr>
              <w:pPrChange w:id="2791" w:author="pjanssen" w:date="2015-11-10T17:01:00Z">
                <w:pPr/>
              </w:pPrChange>
            </w:pPr>
            <w:del w:id="2792" w:author="pjanssen" w:date="2015-11-10T17:01:00Z">
              <w:r w:rsidRPr="001D7694" w:rsidDel="00D43A14">
                <w:delText>Condominium</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93" w:author="pjanssen" w:date="2015-11-10T17:01:00Z"/>
              </w:rPr>
              <w:pPrChange w:id="2794" w:author="pjanssen" w:date="2015-11-10T17:01:00Z">
                <w:pPr/>
              </w:pPrChange>
            </w:pPr>
            <w:del w:id="2795" w:author="pjanssen" w:date="2015-11-10T17:01:00Z">
              <w:r w:rsidRPr="001D7694" w:rsidDel="00D43A14">
                <w:delText>AdministrativeUnits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796" w:author="pjanssen" w:date="2015-11-10T17:01:00Z"/>
              </w:rPr>
              <w:pPrChange w:id="2797" w:author="pjanssen" w:date="2015-11-10T17:01:00Z">
                <w:pPr/>
              </w:pPrChange>
            </w:pPr>
            <w:del w:id="2798" w:author="pjanssen" w:date="2015-11-10T17:01:00Z">
              <w:r w:rsidRPr="001D7694" w:rsidDel="00D43A14">
                <w:delText>«featureType»</w:delText>
              </w:r>
            </w:del>
          </w:p>
        </w:tc>
      </w:tr>
      <w:tr w:rsidR="008D4D0B" w:rsidRPr="001D7694" w:rsidDel="00D43A14" w:rsidTr="008D4D0B">
        <w:trPr>
          <w:tblCellSpacing w:w="0" w:type="dxa"/>
          <w:del w:id="279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00" w:author="pjanssen" w:date="2015-11-10T17:01:00Z"/>
              </w:rPr>
              <w:pPrChange w:id="2801" w:author="pjanssen" w:date="2015-11-10T17:01:00Z">
                <w:pPr/>
              </w:pPrChange>
            </w:pPr>
            <w:del w:id="2802" w:author="pjanssen" w:date="2015-11-10T17:01:00Z">
              <w:r w:rsidRPr="001D7694" w:rsidDel="00D43A14">
                <w:delText>Address</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03" w:author="pjanssen" w:date="2015-11-10T17:01:00Z"/>
              </w:rPr>
              <w:pPrChange w:id="2804" w:author="pjanssen" w:date="2015-11-10T17:01:00Z">
                <w:pPr/>
              </w:pPrChange>
            </w:pPr>
            <w:del w:id="2805"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06" w:author="pjanssen" w:date="2015-11-10T17:01:00Z"/>
              </w:rPr>
              <w:pPrChange w:id="2807" w:author="pjanssen" w:date="2015-11-10T17:01:00Z">
                <w:pPr/>
              </w:pPrChange>
            </w:pPr>
            <w:del w:id="2808" w:author="pjanssen" w:date="2015-11-10T17:01:00Z">
              <w:r w:rsidRPr="001D7694" w:rsidDel="00D43A14">
                <w:delText>«featureType»</w:delText>
              </w:r>
            </w:del>
          </w:p>
        </w:tc>
      </w:tr>
      <w:tr w:rsidR="008D4D0B" w:rsidRPr="001D7694" w:rsidDel="00D43A14" w:rsidTr="008D4D0B">
        <w:trPr>
          <w:tblCellSpacing w:w="0" w:type="dxa"/>
          <w:del w:id="280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10" w:author="pjanssen" w:date="2015-11-10T17:01:00Z"/>
              </w:rPr>
              <w:pPrChange w:id="2811" w:author="pjanssen" w:date="2015-11-10T17:01:00Z">
                <w:pPr>
                  <w:keepNext/>
                  <w:numPr>
                    <w:ilvl w:val="1"/>
                    <w:numId w:val="16"/>
                  </w:numPr>
                  <w:tabs>
                    <w:tab w:val="num" w:pos="567"/>
                  </w:tabs>
                  <w:spacing w:before="240" w:after="240"/>
                </w:pPr>
              </w:pPrChange>
            </w:pPr>
            <w:del w:id="2812" w:author="pjanssen" w:date="2015-11-10T17:01:00Z">
              <w:r w:rsidRPr="001D7694" w:rsidDel="00D43A14">
                <w:delText>GeographicPosition</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13" w:author="pjanssen" w:date="2015-11-10T17:01:00Z"/>
              </w:rPr>
              <w:pPrChange w:id="2814" w:author="pjanssen" w:date="2015-11-10T17:01:00Z">
                <w:pPr>
                  <w:keepNext/>
                  <w:numPr>
                    <w:ilvl w:val="1"/>
                    <w:numId w:val="16"/>
                  </w:numPr>
                  <w:tabs>
                    <w:tab w:val="num" w:pos="567"/>
                  </w:tabs>
                  <w:spacing w:before="240" w:after="240"/>
                </w:pPr>
              </w:pPrChange>
            </w:pPr>
            <w:del w:id="2815"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16" w:author="pjanssen" w:date="2015-11-10T17:01:00Z"/>
              </w:rPr>
              <w:pPrChange w:id="2817" w:author="pjanssen" w:date="2015-11-10T17:01:00Z">
                <w:pPr>
                  <w:keepNext/>
                  <w:numPr>
                    <w:ilvl w:val="1"/>
                    <w:numId w:val="16"/>
                  </w:numPr>
                  <w:tabs>
                    <w:tab w:val="num" w:pos="567"/>
                  </w:tabs>
                  <w:spacing w:before="240" w:after="240"/>
                </w:pPr>
              </w:pPrChange>
            </w:pPr>
            <w:del w:id="2818" w:author="pjanssen" w:date="2015-11-10T17:01:00Z">
              <w:r w:rsidRPr="001D7694" w:rsidDel="00D43A14">
                <w:delText>«dataType»</w:delText>
              </w:r>
            </w:del>
          </w:p>
        </w:tc>
      </w:tr>
      <w:tr w:rsidR="008D4D0B" w:rsidRPr="001D7694" w:rsidDel="00D43A14" w:rsidTr="008D4D0B">
        <w:trPr>
          <w:tblCellSpacing w:w="0" w:type="dxa"/>
          <w:del w:id="281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20" w:author="pjanssen" w:date="2015-11-10T17:01:00Z"/>
              </w:rPr>
              <w:pPrChange w:id="2821" w:author="pjanssen" w:date="2015-11-10T17:01:00Z">
                <w:pPr>
                  <w:keepNext/>
                  <w:numPr>
                    <w:ilvl w:val="1"/>
                    <w:numId w:val="16"/>
                  </w:numPr>
                  <w:tabs>
                    <w:tab w:val="num" w:pos="567"/>
                  </w:tabs>
                  <w:spacing w:before="240" w:after="240"/>
                </w:pPr>
              </w:pPrChange>
            </w:pPr>
            <w:del w:id="2822" w:author="pjanssen" w:date="2015-11-10T17:01:00Z">
              <w:r w:rsidRPr="001D7694" w:rsidDel="00D43A14">
                <w:delText>AddressRepresentation</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23" w:author="pjanssen" w:date="2015-11-10T17:01:00Z"/>
              </w:rPr>
              <w:pPrChange w:id="2824" w:author="pjanssen" w:date="2015-11-10T17:01:00Z">
                <w:pPr>
                  <w:keepNext/>
                  <w:numPr>
                    <w:ilvl w:val="1"/>
                    <w:numId w:val="16"/>
                  </w:numPr>
                  <w:tabs>
                    <w:tab w:val="num" w:pos="567"/>
                  </w:tabs>
                  <w:spacing w:before="240" w:after="240"/>
                </w:pPr>
              </w:pPrChange>
            </w:pPr>
            <w:del w:id="2825"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26" w:author="pjanssen" w:date="2015-11-10T17:01:00Z"/>
              </w:rPr>
              <w:pPrChange w:id="2827" w:author="pjanssen" w:date="2015-11-10T17:01:00Z">
                <w:pPr>
                  <w:keepNext/>
                  <w:numPr>
                    <w:ilvl w:val="1"/>
                    <w:numId w:val="16"/>
                  </w:numPr>
                  <w:tabs>
                    <w:tab w:val="num" w:pos="567"/>
                  </w:tabs>
                  <w:spacing w:before="240" w:after="240"/>
                </w:pPr>
              </w:pPrChange>
            </w:pPr>
            <w:del w:id="2828" w:author="pjanssen" w:date="2015-11-10T17:01:00Z">
              <w:r w:rsidRPr="001D7694" w:rsidDel="00D43A14">
                <w:delText>«dataType»</w:delText>
              </w:r>
            </w:del>
          </w:p>
        </w:tc>
      </w:tr>
      <w:tr w:rsidR="008D4D0B" w:rsidRPr="001D7694" w:rsidDel="00D43A14" w:rsidTr="008D4D0B">
        <w:trPr>
          <w:tblCellSpacing w:w="0" w:type="dxa"/>
          <w:del w:id="282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30" w:author="pjanssen" w:date="2015-11-10T17:01:00Z"/>
              </w:rPr>
              <w:pPrChange w:id="2831" w:author="pjanssen" w:date="2015-11-10T17:01:00Z">
                <w:pPr>
                  <w:keepNext/>
                  <w:numPr>
                    <w:ilvl w:val="1"/>
                    <w:numId w:val="16"/>
                  </w:numPr>
                  <w:tabs>
                    <w:tab w:val="num" w:pos="567"/>
                  </w:tabs>
                  <w:spacing w:before="240" w:after="240"/>
                </w:pPr>
              </w:pPrChange>
            </w:pPr>
            <w:del w:id="2832" w:author="pjanssen" w:date="2015-11-10T17:01:00Z">
              <w:r w:rsidRPr="001D7694" w:rsidDel="00D43A14">
                <w:delText>LocatorDesignator</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33" w:author="pjanssen" w:date="2015-11-10T17:01:00Z"/>
              </w:rPr>
              <w:pPrChange w:id="2834" w:author="pjanssen" w:date="2015-11-10T17:01:00Z">
                <w:pPr>
                  <w:keepNext/>
                  <w:numPr>
                    <w:ilvl w:val="1"/>
                    <w:numId w:val="16"/>
                  </w:numPr>
                  <w:tabs>
                    <w:tab w:val="num" w:pos="567"/>
                  </w:tabs>
                  <w:spacing w:before="240" w:after="240"/>
                </w:pPr>
              </w:pPrChange>
            </w:pPr>
            <w:del w:id="2835"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36" w:author="pjanssen" w:date="2015-11-10T17:01:00Z"/>
              </w:rPr>
              <w:pPrChange w:id="2837" w:author="pjanssen" w:date="2015-11-10T17:01:00Z">
                <w:pPr>
                  <w:keepNext/>
                  <w:numPr>
                    <w:ilvl w:val="1"/>
                    <w:numId w:val="16"/>
                  </w:numPr>
                  <w:tabs>
                    <w:tab w:val="num" w:pos="567"/>
                  </w:tabs>
                  <w:spacing w:before="240" w:after="240"/>
                </w:pPr>
              </w:pPrChange>
            </w:pPr>
            <w:del w:id="2838" w:author="pjanssen" w:date="2015-11-10T17:01:00Z">
              <w:r w:rsidRPr="001D7694" w:rsidDel="00D43A14">
                <w:delText>«dataType»</w:delText>
              </w:r>
            </w:del>
          </w:p>
        </w:tc>
      </w:tr>
      <w:tr w:rsidR="008D4D0B" w:rsidRPr="001D7694" w:rsidDel="00D43A14" w:rsidTr="008D4D0B">
        <w:trPr>
          <w:tblCellSpacing w:w="0" w:type="dxa"/>
          <w:del w:id="283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40" w:author="pjanssen" w:date="2015-11-10T17:01:00Z"/>
              </w:rPr>
              <w:pPrChange w:id="2841" w:author="pjanssen" w:date="2015-11-10T17:01:00Z">
                <w:pPr>
                  <w:keepNext/>
                  <w:numPr>
                    <w:ilvl w:val="1"/>
                    <w:numId w:val="16"/>
                  </w:numPr>
                  <w:tabs>
                    <w:tab w:val="num" w:pos="567"/>
                  </w:tabs>
                  <w:spacing w:before="240" w:after="240"/>
                </w:pPr>
              </w:pPrChange>
            </w:pPr>
            <w:del w:id="2842" w:author="pjanssen" w:date="2015-11-10T17:01:00Z">
              <w:r w:rsidRPr="001D7694" w:rsidDel="00D43A14">
                <w:delText>LocatorName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43" w:author="pjanssen" w:date="2015-11-10T17:01:00Z"/>
              </w:rPr>
              <w:pPrChange w:id="2844" w:author="pjanssen" w:date="2015-11-10T17:01:00Z">
                <w:pPr>
                  <w:keepNext/>
                  <w:numPr>
                    <w:ilvl w:val="1"/>
                    <w:numId w:val="16"/>
                  </w:numPr>
                  <w:tabs>
                    <w:tab w:val="num" w:pos="567"/>
                  </w:tabs>
                  <w:spacing w:before="240" w:after="240"/>
                </w:pPr>
              </w:pPrChange>
            </w:pPr>
            <w:del w:id="2845"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46" w:author="pjanssen" w:date="2015-11-10T17:01:00Z"/>
              </w:rPr>
              <w:pPrChange w:id="2847" w:author="pjanssen" w:date="2015-11-10T17:01:00Z">
                <w:pPr>
                  <w:keepNext/>
                  <w:numPr>
                    <w:ilvl w:val="1"/>
                    <w:numId w:val="16"/>
                  </w:numPr>
                  <w:tabs>
                    <w:tab w:val="num" w:pos="567"/>
                  </w:tabs>
                  <w:spacing w:before="240" w:after="240"/>
                </w:pPr>
              </w:pPrChange>
            </w:pPr>
            <w:del w:id="2848" w:author="pjanssen" w:date="2015-11-10T17:01:00Z">
              <w:r w:rsidRPr="001D7694" w:rsidDel="00D43A14">
                <w:delText>«dataType»</w:delText>
              </w:r>
            </w:del>
          </w:p>
        </w:tc>
      </w:tr>
      <w:tr w:rsidR="008D4D0B" w:rsidRPr="001D7694" w:rsidDel="00D43A14" w:rsidTr="008D4D0B">
        <w:trPr>
          <w:tblCellSpacing w:w="0" w:type="dxa"/>
          <w:del w:id="284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50" w:author="pjanssen" w:date="2015-11-10T17:01:00Z"/>
              </w:rPr>
              <w:pPrChange w:id="2851" w:author="pjanssen" w:date="2015-11-10T17:01:00Z">
                <w:pPr>
                  <w:keepNext/>
                  <w:numPr>
                    <w:ilvl w:val="1"/>
                    <w:numId w:val="16"/>
                  </w:numPr>
                  <w:tabs>
                    <w:tab w:val="num" w:pos="567"/>
                  </w:tabs>
                  <w:spacing w:before="240" w:after="240"/>
                </w:pPr>
              </w:pPrChange>
            </w:pPr>
            <w:del w:id="2852" w:author="pjanssen" w:date="2015-11-10T17:01:00Z">
              <w:r w:rsidRPr="001D7694" w:rsidDel="00D43A14">
                <w:delText>StatusValue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53" w:author="pjanssen" w:date="2015-11-10T17:01:00Z"/>
              </w:rPr>
              <w:pPrChange w:id="2854" w:author="pjanssen" w:date="2015-11-10T17:01:00Z">
                <w:pPr>
                  <w:keepNext/>
                  <w:numPr>
                    <w:ilvl w:val="1"/>
                    <w:numId w:val="16"/>
                  </w:numPr>
                  <w:tabs>
                    <w:tab w:val="num" w:pos="567"/>
                  </w:tabs>
                  <w:spacing w:before="240" w:after="240"/>
                </w:pPr>
              </w:pPrChange>
            </w:pPr>
            <w:del w:id="2855"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56" w:author="pjanssen" w:date="2015-11-10T17:01:00Z"/>
              </w:rPr>
              <w:pPrChange w:id="2857" w:author="pjanssen" w:date="2015-11-10T17:01:00Z">
                <w:pPr>
                  <w:keepNext/>
                  <w:numPr>
                    <w:ilvl w:val="1"/>
                    <w:numId w:val="16"/>
                  </w:numPr>
                  <w:tabs>
                    <w:tab w:val="num" w:pos="567"/>
                  </w:tabs>
                  <w:spacing w:before="240" w:after="240"/>
                </w:pPr>
              </w:pPrChange>
            </w:pPr>
            <w:del w:id="2858" w:author="pjanssen" w:date="2015-11-10T17:01:00Z">
              <w:r w:rsidRPr="001D7694" w:rsidDel="00D43A14">
                <w:delText>«codeList»</w:delText>
              </w:r>
            </w:del>
          </w:p>
        </w:tc>
      </w:tr>
      <w:tr w:rsidR="008D4D0B" w:rsidRPr="001D7694" w:rsidDel="00D43A14" w:rsidTr="008D4D0B">
        <w:trPr>
          <w:tblCellSpacing w:w="0" w:type="dxa"/>
          <w:del w:id="285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60" w:author="pjanssen" w:date="2015-11-10T17:01:00Z"/>
              </w:rPr>
              <w:pPrChange w:id="2861" w:author="pjanssen" w:date="2015-11-10T17:01:00Z">
                <w:pPr>
                  <w:keepNext/>
                  <w:numPr>
                    <w:ilvl w:val="1"/>
                    <w:numId w:val="16"/>
                  </w:numPr>
                  <w:tabs>
                    <w:tab w:val="num" w:pos="567"/>
                  </w:tabs>
                  <w:spacing w:before="240" w:after="240"/>
                </w:pPr>
              </w:pPrChange>
            </w:pPr>
            <w:del w:id="2862" w:author="pjanssen" w:date="2015-11-10T17:01:00Z">
              <w:r w:rsidRPr="001D7694" w:rsidDel="00D43A14">
                <w:delText>GeometrySpecificationValue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63" w:author="pjanssen" w:date="2015-11-10T17:01:00Z"/>
              </w:rPr>
              <w:pPrChange w:id="2864" w:author="pjanssen" w:date="2015-11-10T17:01:00Z">
                <w:pPr>
                  <w:keepNext/>
                  <w:numPr>
                    <w:ilvl w:val="1"/>
                    <w:numId w:val="16"/>
                  </w:numPr>
                  <w:tabs>
                    <w:tab w:val="num" w:pos="567"/>
                  </w:tabs>
                  <w:spacing w:before="240" w:after="240"/>
                </w:pPr>
              </w:pPrChange>
            </w:pPr>
            <w:del w:id="2865"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66" w:author="pjanssen" w:date="2015-11-10T17:01:00Z"/>
              </w:rPr>
              <w:pPrChange w:id="2867" w:author="pjanssen" w:date="2015-11-10T17:01:00Z">
                <w:pPr>
                  <w:keepNext/>
                  <w:numPr>
                    <w:ilvl w:val="1"/>
                    <w:numId w:val="16"/>
                  </w:numPr>
                  <w:tabs>
                    <w:tab w:val="num" w:pos="567"/>
                  </w:tabs>
                  <w:spacing w:before="240" w:after="240"/>
                </w:pPr>
              </w:pPrChange>
            </w:pPr>
            <w:del w:id="2868" w:author="pjanssen" w:date="2015-11-10T17:01:00Z">
              <w:r w:rsidRPr="001D7694" w:rsidDel="00D43A14">
                <w:delText>«codeList»</w:delText>
              </w:r>
            </w:del>
          </w:p>
        </w:tc>
      </w:tr>
      <w:tr w:rsidR="008D4D0B" w:rsidRPr="001D7694" w:rsidDel="00D43A14" w:rsidTr="008D4D0B">
        <w:trPr>
          <w:tblCellSpacing w:w="0" w:type="dxa"/>
          <w:del w:id="286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70" w:author="pjanssen" w:date="2015-11-10T17:01:00Z"/>
              </w:rPr>
              <w:pPrChange w:id="2871" w:author="pjanssen" w:date="2015-11-10T17:01:00Z">
                <w:pPr>
                  <w:keepNext/>
                  <w:numPr>
                    <w:ilvl w:val="1"/>
                    <w:numId w:val="16"/>
                  </w:numPr>
                  <w:tabs>
                    <w:tab w:val="num" w:pos="567"/>
                  </w:tabs>
                  <w:spacing w:before="240" w:after="240"/>
                </w:pPr>
              </w:pPrChange>
            </w:pPr>
            <w:del w:id="2872" w:author="pjanssen" w:date="2015-11-10T17:01:00Z">
              <w:r w:rsidRPr="001D7694" w:rsidDel="00D43A14">
                <w:delText>AddressLocator</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73" w:author="pjanssen" w:date="2015-11-10T17:01:00Z"/>
              </w:rPr>
              <w:pPrChange w:id="2874" w:author="pjanssen" w:date="2015-11-10T17:01:00Z">
                <w:pPr>
                  <w:keepNext/>
                  <w:numPr>
                    <w:ilvl w:val="1"/>
                    <w:numId w:val="16"/>
                  </w:numPr>
                  <w:tabs>
                    <w:tab w:val="num" w:pos="567"/>
                  </w:tabs>
                  <w:spacing w:before="240" w:after="240"/>
                </w:pPr>
              </w:pPrChange>
            </w:pPr>
            <w:del w:id="2875"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76" w:author="pjanssen" w:date="2015-11-10T17:01:00Z"/>
              </w:rPr>
              <w:pPrChange w:id="2877" w:author="pjanssen" w:date="2015-11-10T17:01:00Z">
                <w:pPr>
                  <w:keepNext/>
                  <w:numPr>
                    <w:ilvl w:val="1"/>
                    <w:numId w:val="16"/>
                  </w:numPr>
                  <w:tabs>
                    <w:tab w:val="num" w:pos="567"/>
                  </w:tabs>
                  <w:spacing w:before="240" w:after="240"/>
                </w:pPr>
              </w:pPrChange>
            </w:pPr>
            <w:del w:id="2878" w:author="pjanssen" w:date="2015-11-10T17:01:00Z">
              <w:r w:rsidRPr="001D7694" w:rsidDel="00D43A14">
                <w:delText>«dataType»</w:delText>
              </w:r>
            </w:del>
          </w:p>
        </w:tc>
      </w:tr>
      <w:tr w:rsidR="008D4D0B" w:rsidRPr="001D7694" w:rsidDel="00D43A14" w:rsidTr="008D4D0B">
        <w:trPr>
          <w:tblCellSpacing w:w="0" w:type="dxa"/>
          <w:del w:id="287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80" w:author="pjanssen" w:date="2015-11-10T17:01:00Z"/>
              </w:rPr>
              <w:pPrChange w:id="2881" w:author="pjanssen" w:date="2015-11-10T17:01:00Z">
                <w:pPr>
                  <w:keepNext/>
                  <w:numPr>
                    <w:ilvl w:val="1"/>
                    <w:numId w:val="16"/>
                  </w:numPr>
                  <w:tabs>
                    <w:tab w:val="num" w:pos="567"/>
                  </w:tabs>
                  <w:spacing w:before="240" w:after="240"/>
                </w:pPr>
              </w:pPrChange>
            </w:pPr>
            <w:del w:id="2882" w:author="pjanssen" w:date="2015-11-10T17:01:00Z">
              <w:r w:rsidRPr="001D7694" w:rsidDel="00D43A14">
                <w:delText>LocatorNameTypeValue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83" w:author="pjanssen" w:date="2015-11-10T17:01:00Z"/>
              </w:rPr>
              <w:pPrChange w:id="2884" w:author="pjanssen" w:date="2015-11-10T17:01:00Z">
                <w:pPr>
                  <w:keepNext/>
                  <w:numPr>
                    <w:ilvl w:val="1"/>
                    <w:numId w:val="16"/>
                  </w:numPr>
                  <w:tabs>
                    <w:tab w:val="num" w:pos="567"/>
                  </w:tabs>
                  <w:spacing w:before="240" w:after="240"/>
                </w:pPr>
              </w:pPrChange>
            </w:pPr>
            <w:del w:id="2885" w:author="pjanssen" w:date="2015-11-10T17:01:00Z">
              <w:r w:rsidRPr="001D7694" w:rsidDel="00D43A14">
                <w:delText>Addresses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86" w:author="pjanssen" w:date="2015-11-10T17:01:00Z"/>
              </w:rPr>
              <w:pPrChange w:id="2887" w:author="pjanssen" w:date="2015-11-10T17:01:00Z">
                <w:pPr>
                  <w:keepNext/>
                  <w:numPr>
                    <w:ilvl w:val="1"/>
                    <w:numId w:val="16"/>
                  </w:numPr>
                  <w:tabs>
                    <w:tab w:val="num" w:pos="567"/>
                  </w:tabs>
                  <w:spacing w:before="240" w:after="240"/>
                </w:pPr>
              </w:pPrChange>
            </w:pPr>
            <w:del w:id="2888" w:author="pjanssen" w:date="2015-11-10T17:01:00Z">
              <w:r w:rsidRPr="001D7694" w:rsidDel="00D43A14">
                <w:delText>«codeList»</w:delText>
              </w:r>
            </w:del>
          </w:p>
        </w:tc>
      </w:tr>
      <w:tr w:rsidR="008D4D0B" w:rsidRPr="001D7694" w:rsidDel="00D43A14" w:rsidTr="008D4D0B">
        <w:trPr>
          <w:tblCellSpacing w:w="0" w:type="dxa"/>
          <w:del w:id="288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90" w:author="pjanssen" w:date="2015-11-10T17:01:00Z"/>
              </w:rPr>
              <w:pPrChange w:id="2891" w:author="pjanssen" w:date="2015-11-10T17:01:00Z">
                <w:pPr>
                  <w:keepNext/>
                  <w:numPr>
                    <w:ilvl w:val="1"/>
                    <w:numId w:val="16"/>
                  </w:numPr>
                  <w:tabs>
                    <w:tab w:val="num" w:pos="567"/>
                  </w:tabs>
                  <w:spacing w:before="240" w:after="240"/>
                </w:pPr>
              </w:pPrChange>
            </w:pPr>
            <w:del w:id="2892" w:author="pjanssen" w:date="2015-11-10T17:01:00Z">
              <w:r w:rsidRPr="001D7694" w:rsidDel="00D43A14">
                <w:delText>ConditionOfConstructionValue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93" w:author="pjanssen" w:date="2015-11-10T17:01:00Z"/>
              </w:rPr>
              <w:pPrChange w:id="2894" w:author="pjanssen" w:date="2015-11-10T17:01:00Z">
                <w:pPr>
                  <w:keepNext/>
                  <w:numPr>
                    <w:ilvl w:val="1"/>
                    <w:numId w:val="16"/>
                  </w:numPr>
                  <w:tabs>
                    <w:tab w:val="num" w:pos="567"/>
                  </w:tabs>
                  <w:spacing w:before="240" w:after="240"/>
                </w:pPr>
              </w:pPrChange>
            </w:pPr>
            <w:del w:id="2895" w:author="pjanssen" w:date="2015-11-10T17:01:00Z">
              <w:r w:rsidRPr="001D7694" w:rsidDel="00D43A14">
                <w:delText>BuildingsBase</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896" w:author="pjanssen" w:date="2015-11-10T17:01:00Z"/>
              </w:rPr>
              <w:pPrChange w:id="2897" w:author="pjanssen" w:date="2015-11-10T17:01:00Z">
                <w:pPr>
                  <w:keepNext/>
                  <w:numPr>
                    <w:ilvl w:val="1"/>
                    <w:numId w:val="16"/>
                  </w:numPr>
                  <w:tabs>
                    <w:tab w:val="num" w:pos="567"/>
                  </w:tabs>
                  <w:spacing w:before="240" w:after="240"/>
                </w:pPr>
              </w:pPrChange>
            </w:pPr>
            <w:del w:id="2898" w:author="pjanssen" w:date="2015-11-10T17:01:00Z">
              <w:r w:rsidRPr="001D7694" w:rsidDel="00D43A14">
                <w:delText>«codeList»</w:delText>
              </w:r>
            </w:del>
          </w:p>
        </w:tc>
      </w:tr>
      <w:tr w:rsidR="008D4D0B" w:rsidRPr="001D7694" w:rsidDel="00D43A14" w:rsidTr="008D4D0B">
        <w:trPr>
          <w:tblCellSpacing w:w="0" w:type="dxa"/>
          <w:del w:id="289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00" w:author="pjanssen" w:date="2015-11-10T17:01:00Z"/>
              </w:rPr>
              <w:pPrChange w:id="2901" w:author="pjanssen" w:date="2015-11-10T17:01:00Z">
                <w:pPr>
                  <w:keepNext/>
                  <w:numPr>
                    <w:ilvl w:val="1"/>
                    <w:numId w:val="16"/>
                  </w:numPr>
                  <w:tabs>
                    <w:tab w:val="num" w:pos="567"/>
                  </w:tabs>
                  <w:spacing w:before="240" w:after="240"/>
                </w:pPr>
              </w:pPrChange>
            </w:pPr>
            <w:del w:id="2902" w:author="pjanssen" w:date="2015-11-10T17:01:00Z">
              <w:r w:rsidRPr="001D7694" w:rsidDel="00D43A14">
                <w:delText>ElevationReferenceValue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03" w:author="pjanssen" w:date="2015-11-10T17:01:00Z"/>
              </w:rPr>
              <w:pPrChange w:id="2904" w:author="pjanssen" w:date="2015-11-10T17:01:00Z">
                <w:pPr>
                  <w:keepNext/>
                  <w:numPr>
                    <w:ilvl w:val="1"/>
                    <w:numId w:val="16"/>
                  </w:numPr>
                  <w:tabs>
                    <w:tab w:val="num" w:pos="567"/>
                  </w:tabs>
                  <w:spacing w:before="240" w:after="240"/>
                </w:pPr>
              </w:pPrChange>
            </w:pPr>
            <w:del w:id="2905" w:author="pjanssen" w:date="2015-11-10T17:01:00Z">
              <w:r w:rsidRPr="001D7694" w:rsidDel="00D43A14">
                <w:delText>BuildingsBase</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06" w:author="pjanssen" w:date="2015-11-10T17:01:00Z"/>
              </w:rPr>
              <w:pPrChange w:id="2907" w:author="pjanssen" w:date="2015-11-10T17:01:00Z">
                <w:pPr>
                  <w:keepNext/>
                  <w:numPr>
                    <w:ilvl w:val="1"/>
                    <w:numId w:val="16"/>
                  </w:numPr>
                  <w:tabs>
                    <w:tab w:val="num" w:pos="567"/>
                  </w:tabs>
                  <w:spacing w:before="240" w:after="240"/>
                </w:pPr>
              </w:pPrChange>
            </w:pPr>
            <w:del w:id="2908" w:author="pjanssen" w:date="2015-11-10T17:01:00Z">
              <w:r w:rsidRPr="001D7694" w:rsidDel="00D43A14">
                <w:delText>«codeList»</w:delText>
              </w:r>
            </w:del>
          </w:p>
        </w:tc>
      </w:tr>
      <w:tr w:rsidR="008D4D0B" w:rsidRPr="001D7694" w:rsidDel="00D43A14" w:rsidTr="008D4D0B">
        <w:trPr>
          <w:tblCellSpacing w:w="0" w:type="dxa"/>
          <w:del w:id="290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10" w:author="pjanssen" w:date="2015-11-10T17:01:00Z"/>
              </w:rPr>
              <w:pPrChange w:id="2911" w:author="pjanssen" w:date="2015-11-10T17:01:00Z">
                <w:pPr>
                  <w:keepNext/>
                  <w:numPr>
                    <w:ilvl w:val="1"/>
                    <w:numId w:val="16"/>
                  </w:numPr>
                  <w:tabs>
                    <w:tab w:val="num" w:pos="567"/>
                  </w:tabs>
                  <w:spacing w:before="240" w:after="240"/>
                </w:pPr>
              </w:pPrChange>
            </w:pPr>
            <w:del w:id="2912" w:author="pjanssen" w:date="2015-11-10T17:01:00Z">
              <w:r w:rsidRPr="001D7694" w:rsidDel="00D43A14">
                <w:delText>DateOfEvent</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13" w:author="pjanssen" w:date="2015-11-10T17:01:00Z"/>
              </w:rPr>
              <w:pPrChange w:id="2914" w:author="pjanssen" w:date="2015-11-10T17:01:00Z">
                <w:pPr>
                  <w:keepNext/>
                  <w:numPr>
                    <w:ilvl w:val="1"/>
                    <w:numId w:val="16"/>
                  </w:numPr>
                  <w:tabs>
                    <w:tab w:val="num" w:pos="567"/>
                  </w:tabs>
                  <w:spacing w:before="240" w:after="240"/>
                </w:pPr>
              </w:pPrChange>
            </w:pPr>
            <w:del w:id="2915" w:author="pjanssen" w:date="2015-11-10T17:01:00Z">
              <w:r w:rsidRPr="001D7694" w:rsidDel="00D43A14">
                <w:delText>BuildingsBase</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16" w:author="pjanssen" w:date="2015-11-10T17:01:00Z"/>
              </w:rPr>
              <w:pPrChange w:id="2917" w:author="pjanssen" w:date="2015-11-10T17:01:00Z">
                <w:pPr>
                  <w:keepNext/>
                  <w:numPr>
                    <w:ilvl w:val="1"/>
                    <w:numId w:val="16"/>
                  </w:numPr>
                  <w:tabs>
                    <w:tab w:val="num" w:pos="567"/>
                  </w:tabs>
                  <w:spacing w:before="240" w:after="240"/>
                </w:pPr>
              </w:pPrChange>
            </w:pPr>
            <w:del w:id="2918" w:author="pjanssen" w:date="2015-11-10T17:01:00Z">
              <w:r w:rsidRPr="001D7694" w:rsidDel="00D43A14">
                <w:delText>«dataType»</w:delText>
              </w:r>
            </w:del>
          </w:p>
        </w:tc>
      </w:tr>
      <w:tr w:rsidR="008D4D0B" w:rsidRPr="001D7694" w:rsidDel="00D43A14" w:rsidTr="008D4D0B">
        <w:trPr>
          <w:tblCellSpacing w:w="0" w:type="dxa"/>
          <w:del w:id="291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20" w:author="pjanssen" w:date="2015-11-10T17:01:00Z"/>
              </w:rPr>
              <w:pPrChange w:id="2921" w:author="pjanssen" w:date="2015-11-10T17:01:00Z">
                <w:pPr>
                  <w:keepNext/>
                  <w:numPr>
                    <w:ilvl w:val="1"/>
                    <w:numId w:val="16"/>
                  </w:numPr>
                  <w:tabs>
                    <w:tab w:val="num" w:pos="567"/>
                  </w:tabs>
                  <w:spacing w:before="240" w:after="240"/>
                </w:pPr>
              </w:pPrChange>
            </w:pPr>
            <w:del w:id="2922" w:author="pjanssen" w:date="2015-11-10T17:01:00Z">
              <w:r w:rsidRPr="001D7694" w:rsidDel="00D43A14">
                <w:delText>ExternalReference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23" w:author="pjanssen" w:date="2015-11-10T17:01:00Z"/>
              </w:rPr>
              <w:pPrChange w:id="2924" w:author="pjanssen" w:date="2015-11-10T17:01:00Z">
                <w:pPr>
                  <w:keepNext/>
                  <w:numPr>
                    <w:ilvl w:val="1"/>
                    <w:numId w:val="16"/>
                  </w:numPr>
                  <w:tabs>
                    <w:tab w:val="num" w:pos="567"/>
                  </w:tabs>
                  <w:spacing w:before="240" w:after="240"/>
                </w:pPr>
              </w:pPrChange>
            </w:pPr>
            <w:del w:id="2925" w:author="pjanssen" w:date="2015-11-10T17:01:00Z">
              <w:r w:rsidRPr="001D7694" w:rsidDel="00D43A14">
                <w:delText>BuildingsBase</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26" w:author="pjanssen" w:date="2015-11-10T17:01:00Z"/>
              </w:rPr>
              <w:pPrChange w:id="2927" w:author="pjanssen" w:date="2015-11-10T17:01:00Z">
                <w:pPr>
                  <w:keepNext/>
                  <w:numPr>
                    <w:ilvl w:val="1"/>
                    <w:numId w:val="16"/>
                  </w:numPr>
                  <w:tabs>
                    <w:tab w:val="num" w:pos="567"/>
                  </w:tabs>
                  <w:spacing w:before="240" w:after="240"/>
                </w:pPr>
              </w:pPrChange>
            </w:pPr>
            <w:del w:id="2928" w:author="pjanssen" w:date="2015-11-10T17:01:00Z">
              <w:r w:rsidRPr="001D7694" w:rsidDel="00D43A14">
                <w:delText>«dataType»</w:delText>
              </w:r>
            </w:del>
          </w:p>
        </w:tc>
      </w:tr>
      <w:tr w:rsidR="008D4D0B" w:rsidRPr="001D7694" w:rsidDel="00D43A14" w:rsidTr="008D4D0B">
        <w:trPr>
          <w:tblCellSpacing w:w="0" w:type="dxa"/>
          <w:del w:id="292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30" w:author="pjanssen" w:date="2015-11-10T17:01:00Z"/>
              </w:rPr>
              <w:pPrChange w:id="2931" w:author="pjanssen" w:date="2015-11-10T17:01:00Z">
                <w:pPr>
                  <w:keepNext/>
                  <w:numPr>
                    <w:ilvl w:val="1"/>
                    <w:numId w:val="16"/>
                  </w:numPr>
                  <w:tabs>
                    <w:tab w:val="num" w:pos="567"/>
                  </w:tabs>
                  <w:spacing w:before="240" w:after="240"/>
                </w:pPr>
              </w:pPrChange>
            </w:pPr>
            <w:del w:id="2932" w:author="pjanssen" w:date="2015-11-10T17:01:00Z">
              <w:r w:rsidRPr="001D7694" w:rsidDel="00D43A14">
                <w:delText>HeightStatusValue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33" w:author="pjanssen" w:date="2015-11-10T17:01:00Z"/>
              </w:rPr>
              <w:pPrChange w:id="2934" w:author="pjanssen" w:date="2015-11-10T17:01:00Z">
                <w:pPr>
                  <w:keepNext/>
                  <w:numPr>
                    <w:ilvl w:val="1"/>
                    <w:numId w:val="16"/>
                  </w:numPr>
                  <w:tabs>
                    <w:tab w:val="num" w:pos="567"/>
                  </w:tabs>
                  <w:spacing w:before="240" w:after="240"/>
                </w:pPr>
              </w:pPrChange>
            </w:pPr>
            <w:del w:id="2935" w:author="pjanssen" w:date="2015-11-10T17:01:00Z">
              <w:r w:rsidRPr="001D7694" w:rsidDel="00D43A14">
                <w:delText>BuildingsBase</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36" w:author="pjanssen" w:date="2015-11-10T17:01:00Z"/>
              </w:rPr>
              <w:pPrChange w:id="2937" w:author="pjanssen" w:date="2015-11-10T17:01:00Z">
                <w:pPr>
                  <w:keepNext/>
                  <w:numPr>
                    <w:ilvl w:val="1"/>
                    <w:numId w:val="16"/>
                  </w:numPr>
                  <w:tabs>
                    <w:tab w:val="num" w:pos="567"/>
                  </w:tabs>
                  <w:spacing w:before="240" w:after="240"/>
                </w:pPr>
              </w:pPrChange>
            </w:pPr>
            <w:del w:id="2938" w:author="pjanssen" w:date="2015-11-10T17:01:00Z">
              <w:r w:rsidRPr="001D7694" w:rsidDel="00D43A14">
                <w:delText>«codeList»</w:delText>
              </w:r>
            </w:del>
          </w:p>
        </w:tc>
      </w:tr>
      <w:tr w:rsidR="008D4D0B" w:rsidRPr="001D7694" w:rsidDel="00D43A14" w:rsidTr="008D4D0B">
        <w:trPr>
          <w:tblCellSpacing w:w="0" w:type="dxa"/>
          <w:del w:id="293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40" w:author="pjanssen" w:date="2015-11-10T17:01:00Z"/>
              </w:rPr>
              <w:pPrChange w:id="2941" w:author="pjanssen" w:date="2015-11-10T17:01:00Z">
                <w:pPr>
                  <w:keepNext/>
                  <w:numPr>
                    <w:ilvl w:val="1"/>
                    <w:numId w:val="16"/>
                  </w:numPr>
                  <w:tabs>
                    <w:tab w:val="num" w:pos="567"/>
                  </w:tabs>
                  <w:spacing w:before="240" w:after="240"/>
                </w:pPr>
              </w:pPrChange>
            </w:pPr>
            <w:del w:id="2942" w:author="pjanssen" w:date="2015-11-10T17:01:00Z">
              <w:r w:rsidRPr="001D7694" w:rsidDel="00D43A14">
                <w:lastRenderedPageBreak/>
                <w:delText>Elevation</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43" w:author="pjanssen" w:date="2015-11-10T17:01:00Z"/>
              </w:rPr>
              <w:pPrChange w:id="2944" w:author="pjanssen" w:date="2015-11-10T17:01:00Z">
                <w:pPr>
                  <w:keepNext/>
                  <w:numPr>
                    <w:ilvl w:val="1"/>
                    <w:numId w:val="16"/>
                  </w:numPr>
                  <w:tabs>
                    <w:tab w:val="num" w:pos="567"/>
                  </w:tabs>
                  <w:spacing w:before="240" w:after="240"/>
                </w:pPr>
              </w:pPrChange>
            </w:pPr>
            <w:del w:id="2945" w:author="pjanssen" w:date="2015-11-10T17:01:00Z">
              <w:r w:rsidRPr="001D7694" w:rsidDel="00D43A14">
                <w:delText>BuildingsBase</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46" w:author="pjanssen" w:date="2015-11-10T17:01:00Z"/>
              </w:rPr>
              <w:pPrChange w:id="2947" w:author="pjanssen" w:date="2015-11-10T17:01:00Z">
                <w:pPr>
                  <w:keepNext/>
                  <w:numPr>
                    <w:ilvl w:val="1"/>
                    <w:numId w:val="16"/>
                  </w:numPr>
                  <w:tabs>
                    <w:tab w:val="num" w:pos="567"/>
                  </w:tabs>
                  <w:spacing w:before="240" w:after="240"/>
                </w:pPr>
              </w:pPrChange>
            </w:pPr>
            <w:del w:id="2948" w:author="pjanssen" w:date="2015-11-10T17:01:00Z">
              <w:r w:rsidRPr="001D7694" w:rsidDel="00D43A14">
                <w:delText>«dataType»</w:delText>
              </w:r>
            </w:del>
          </w:p>
        </w:tc>
      </w:tr>
      <w:tr w:rsidR="008D4D0B" w:rsidRPr="001D7694" w:rsidDel="00D43A14" w:rsidTr="008D4D0B">
        <w:trPr>
          <w:tblCellSpacing w:w="0" w:type="dxa"/>
          <w:del w:id="294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50" w:author="pjanssen" w:date="2015-11-10T17:01:00Z"/>
              </w:rPr>
              <w:pPrChange w:id="2951" w:author="pjanssen" w:date="2015-11-10T17:01:00Z">
                <w:pPr>
                  <w:keepNext/>
                  <w:numPr>
                    <w:ilvl w:val="1"/>
                    <w:numId w:val="16"/>
                  </w:numPr>
                  <w:tabs>
                    <w:tab w:val="num" w:pos="567"/>
                  </w:tabs>
                  <w:spacing w:before="240" w:after="240"/>
                </w:pPr>
              </w:pPrChange>
            </w:pPr>
            <w:del w:id="2952" w:author="pjanssen" w:date="2015-11-10T17:01:00Z">
              <w:r w:rsidRPr="001D7694" w:rsidDel="00D43A14">
                <w:delText>HeightAboveGround</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53" w:author="pjanssen" w:date="2015-11-10T17:01:00Z"/>
              </w:rPr>
              <w:pPrChange w:id="2954" w:author="pjanssen" w:date="2015-11-10T17:01:00Z">
                <w:pPr>
                  <w:keepNext/>
                  <w:numPr>
                    <w:ilvl w:val="1"/>
                    <w:numId w:val="16"/>
                  </w:numPr>
                  <w:tabs>
                    <w:tab w:val="num" w:pos="567"/>
                  </w:tabs>
                  <w:spacing w:before="240" w:after="240"/>
                </w:pPr>
              </w:pPrChange>
            </w:pPr>
            <w:del w:id="2955" w:author="pjanssen" w:date="2015-11-10T17:01:00Z">
              <w:r w:rsidRPr="001D7694" w:rsidDel="00D43A14">
                <w:delText>BuildingsBase</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56" w:author="pjanssen" w:date="2015-11-10T17:01:00Z"/>
              </w:rPr>
              <w:pPrChange w:id="2957" w:author="pjanssen" w:date="2015-11-10T17:01:00Z">
                <w:pPr>
                  <w:keepNext/>
                  <w:numPr>
                    <w:ilvl w:val="1"/>
                    <w:numId w:val="16"/>
                  </w:numPr>
                  <w:tabs>
                    <w:tab w:val="num" w:pos="567"/>
                  </w:tabs>
                  <w:spacing w:before="240" w:after="240"/>
                </w:pPr>
              </w:pPrChange>
            </w:pPr>
            <w:del w:id="2958" w:author="pjanssen" w:date="2015-11-10T17:01:00Z">
              <w:r w:rsidRPr="001D7694" w:rsidDel="00D43A14">
                <w:delText>«dataType»</w:delText>
              </w:r>
            </w:del>
          </w:p>
        </w:tc>
      </w:tr>
      <w:tr w:rsidR="008D4D0B" w:rsidRPr="001D7694" w:rsidDel="00D43A14" w:rsidTr="008D4D0B">
        <w:trPr>
          <w:tblCellSpacing w:w="0" w:type="dxa"/>
          <w:del w:id="295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60" w:author="pjanssen" w:date="2015-11-10T17:01:00Z"/>
              </w:rPr>
              <w:pPrChange w:id="2961" w:author="pjanssen" w:date="2015-11-10T17:01:00Z">
                <w:pPr>
                  <w:keepNext/>
                  <w:numPr>
                    <w:ilvl w:val="1"/>
                    <w:numId w:val="16"/>
                  </w:numPr>
                  <w:tabs>
                    <w:tab w:val="num" w:pos="567"/>
                  </w:tabs>
                  <w:spacing w:before="240" w:after="240"/>
                </w:pPr>
              </w:pPrChange>
            </w:pPr>
            <w:del w:id="2962" w:author="pjanssen" w:date="2015-11-10T17:01:00Z">
              <w:r w:rsidRPr="001D7694" w:rsidDel="00D43A14">
                <w:delText>AbstractConstruction</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63" w:author="pjanssen" w:date="2015-11-10T17:01:00Z"/>
              </w:rPr>
              <w:pPrChange w:id="2964" w:author="pjanssen" w:date="2015-11-10T17:01:00Z">
                <w:pPr>
                  <w:keepNext/>
                  <w:numPr>
                    <w:ilvl w:val="1"/>
                    <w:numId w:val="16"/>
                  </w:numPr>
                  <w:tabs>
                    <w:tab w:val="num" w:pos="567"/>
                  </w:tabs>
                  <w:spacing w:before="240" w:after="240"/>
                </w:pPr>
              </w:pPrChange>
            </w:pPr>
            <w:del w:id="2965" w:author="pjanssen" w:date="2015-11-10T17:01:00Z">
              <w:r w:rsidRPr="001D7694" w:rsidDel="00D43A14">
                <w:delText>BuildingsBase</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66" w:author="pjanssen" w:date="2015-11-10T17:01:00Z"/>
              </w:rPr>
              <w:pPrChange w:id="2967" w:author="pjanssen" w:date="2015-11-10T17:01:00Z">
                <w:pPr>
                  <w:keepNext/>
                  <w:numPr>
                    <w:ilvl w:val="1"/>
                    <w:numId w:val="16"/>
                  </w:numPr>
                  <w:tabs>
                    <w:tab w:val="num" w:pos="567"/>
                  </w:tabs>
                  <w:spacing w:before="240" w:after="240"/>
                </w:pPr>
              </w:pPrChange>
            </w:pPr>
            <w:del w:id="2968" w:author="pjanssen" w:date="2015-11-10T17:01:00Z">
              <w:r w:rsidRPr="001D7694" w:rsidDel="00D43A14">
                <w:delText>«featureType»</w:delText>
              </w:r>
            </w:del>
          </w:p>
        </w:tc>
      </w:tr>
      <w:tr w:rsidR="008D4D0B" w:rsidRPr="001D7694" w:rsidDel="00D43A14" w:rsidTr="008D4D0B">
        <w:trPr>
          <w:tblCellSpacing w:w="0" w:type="dxa"/>
          <w:del w:id="296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70" w:author="pjanssen" w:date="2015-11-10T17:01:00Z"/>
              </w:rPr>
              <w:pPrChange w:id="2971" w:author="pjanssen" w:date="2015-11-10T17:01:00Z">
                <w:pPr>
                  <w:keepNext/>
                  <w:numPr>
                    <w:ilvl w:val="1"/>
                    <w:numId w:val="16"/>
                  </w:numPr>
                  <w:tabs>
                    <w:tab w:val="num" w:pos="567"/>
                  </w:tabs>
                  <w:spacing w:before="240" w:after="240"/>
                </w:pPr>
              </w:pPrChange>
            </w:pPr>
            <w:del w:id="2972" w:author="pjanssen" w:date="2015-11-10T17:01:00Z">
              <w:r w:rsidRPr="001D7694" w:rsidDel="00D43A14">
                <w:delText>PipeMaterialTypeValue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636176">
            <w:pPr>
              <w:pStyle w:val="subparagraaftitel"/>
              <w:numPr>
                <w:ilvl w:val="0"/>
                <w:numId w:val="0"/>
              </w:numPr>
              <w:rPr>
                <w:del w:id="2973" w:author="pjanssen" w:date="2015-11-10T17:01:00Z"/>
                <w:rPrChange w:id="2974" w:author="pjanssen" w:date="2015-11-10T17:38:00Z">
                  <w:rPr>
                    <w:del w:id="2975" w:author="pjanssen" w:date="2015-11-10T17:01:00Z"/>
                    <w:lang w:val="en-GB"/>
                  </w:rPr>
                </w:rPrChange>
              </w:rPr>
              <w:pPrChange w:id="2976" w:author="pjanssen" w:date="2015-11-10T17:01:00Z">
                <w:pPr>
                  <w:keepNext/>
                  <w:numPr>
                    <w:ilvl w:val="1"/>
                    <w:numId w:val="16"/>
                  </w:numPr>
                  <w:tabs>
                    <w:tab w:val="num" w:pos="567"/>
                  </w:tabs>
                  <w:spacing w:before="240" w:after="240"/>
                </w:pPr>
              </w:pPrChange>
            </w:pPr>
            <w:del w:id="2977" w:author="pjanssen" w:date="2015-11-10T17:01:00Z">
              <w:r w:rsidRPr="00636176">
                <w:rPr>
                  <w:rPrChange w:id="2978" w:author="pjanssen" w:date="2015-11-10T17:38:00Z">
                    <w:rPr>
                      <w:color w:val="0000FF"/>
                      <w:u w:val="single"/>
                      <w:lang w:val="en-GB"/>
                    </w:rPr>
                  </w:rPrChange>
                </w:rPr>
                <w:delText>Common Extended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79" w:author="pjanssen" w:date="2015-11-10T17:01:00Z"/>
              </w:rPr>
              <w:pPrChange w:id="2980" w:author="pjanssen" w:date="2015-11-10T17:01:00Z">
                <w:pPr>
                  <w:keepNext/>
                  <w:numPr>
                    <w:ilvl w:val="1"/>
                    <w:numId w:val="16"/>
                  </w:numPr>
                  <w:tabs>
                    <w:tab w:val="num" w:pos="567"/>
                  </w:tabs>
                  <w:spacing w:before="240" w:after="240"/>
                </w:pPr>
              </w:pPrChange>
            </w:pPr>
            <w:del w:id="2981" w:author="pjanssen" w:date="2015-11-10T17:01:00Z">
              <w:r w:rsidRPr="001D7694" w:rsidDel="00D43A14">
                <w:delText>«codeList»</w:delText>
              </w:r>
            </w:del>
          </w:p>
        </w:tc>
      </w:tr>
      <w:tr w:rsidR="008D4D0B" w:rsidRPr="001D7694" w:rsidDel="00D43A14" w:rsidTr="008D4D0B">
        <w:trPr>
          <w:tblCellSpacing w:w="0" w:type="dxa"/>
          <w:del w:id="298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83" w:author="pjanssen" w:date="2015-11-10T17:01:00Z"/>
              </w:rPr>
              <w:pPrChange w:id="2984" w:author="pjanssen" w:date="2015-11-10T17:01:00Z">
                <w:pPr>
                  <w:keepNext/>
                  <w:numPr>
                    <w:ilvl w:val="1"/>
                    <w:numId w:val="16"/>
                  </w:numPr>
                  <w:tabs>
                    <w:tab w:val="num" w:pos="567"/>
                  </w:tabs>
                  <w:spacing w:before="240" w:after="240"/>
                </w:pPr>
              </w:pPrChange>
            </w:pPr>
            <w:del w:id="2985" w:author="pjanssen" w:date="2015-11-10T17:01:00Z">
              <w:r w:rsidRPr="001D7694" w:rsidDel="00D43A14">
                <w:delText>UtilityNetwork</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86" w:author="pjanssen" w:date="2015-11-10T17:01:00Z"/>
              </w:rPr>
              <w:pPrChange w:id="2987" w:author="pjanssen" w:date="2015-11-10T17:01:00Z">
                <w:pPr>
                  <w:keepNext/>
                  <w:numPr>
                    <w:ilvl w:val="1"/>
                    <w:numId w:val="16"/>
                  </w:numPr>
                  <w:tabs>
                    <w:tab w:val="num" w:pos="567"/>
                  </w:tabs>
                  <w:spacing w:before="240" w:after="240"/>
                </w:pPr>
              </w:pPrChange>
            </w:pPr>
            <w:del w:id="2988"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89" w:author="pjanssen" w:date="2015-11-10T17:01:00Z"/>
              </w:rPr>
              <w:pPrChange w:id="2990" w:author="pjanssen" w:date="2015-11-10T17:01:00Z">
                <w:pPr>
                  <w:keepNext/>
                  <w:numPr>
                    <w:ilvl w:val="1"/>
                    <w:numId w:val="16"/>
                  </w:numPr>
                  <w:tabs>
                    <w:tab w:val="num" w:pos="567"/>
                  </w:tabs>
                  <w:spacing w:before="240" w:after="240"/>
                </w:pPr>
              </w:pPrChange>
            </w:pPr>
            <w:del w:id="2991" w:author="pjanssen" w:date="2015-11-10T17:01:00Z">
              <w:r w:rsidRPr="001D7694" w:rsidDel="00D43A14">
                <w:delText>«featureType»</w:delText>
              </w:r>
            </w:del>
          </w:p>
        </w:tc>
      </w:tr>
      <w:tr w:rsidR="008D4D0B" w:rsidRPr="001D7694" w:rsidDel="00D43A14" w:rsidTr="008D4D0B">
        <w:trPr>
          <w:tblCellSpacing w:w="0" w:type="dxa"/>
          <w:del w:id="299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93" w:author="pjanssen" w:date="2015-11-10T17:01:00Z"/>
              </w:rPr>
              <w:pPrChange w:id="2994" w:author="pjanssen" w:date="2015-11-10T17:01:00Z">
                <w:pPr>
                  <w:keepNext/>
                  <w:numPr>
                    <w:ilvl w:val="1"/>
                    <w:numId w:val="16"/>
                  </w:numPr>
                  <w:tabs>
                    <w:tab w:val="num" w:pos="567"/>
                  </w:tabs>
                  <w:spacing w:before="240" w:after="240"/>
                </w:pPr>
              </w:pPrChange>
            </w:pPr>
            <w:del w:id="2995" w:author="pjanssen" w:date="2015-11-10T17:01:00Z">
              <w:r w:rsidRPr="001D7694" w:rsidDel="00D43A14">
                <w:delText>Cabinet</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96" w:author="pjanssen" w:date="2015-11-10T17:01:00Z"/>
              </w:rPr>
              <w:pPrChange w:id="2997" w:author="pjanssen" w:date="2015-11-10T17:01:00Z">
                <w:pPr>
                  <w:keepNext/>
                  <w:numPr>
                    <w:ilvl w:val="1"/>
                    <w:numId w:val="16"/>
                  </w:numPr>
                  <w:tabs>
                    <w:tab w:val="num" w:pos="567"/>
                  </w:tabs>
                  <w:spacing w:before="240" w:after="240"/>
                </w:pPr>
              </w:pPrChange>
            </w:pPr>
            <w:del w:id="2998"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2999" w:author="pjanssen" w:date="2015-11-10T17:01:00Z"/>
              </w:rPr>
              <w:pPrChange w:id="3000" w:author="pjanssen" w:date="2015-11-10T17:01:00Z">
                <w:pPr>
                  <w:keepNext/>
                  <w:numPr>
                    <w:ilvl w:val="1"/>
                    <w:numId w:val="16"/>
                  </w:numPr>
                  <w:tabs>
                    <w:tab w:val="num" w:pos="567"/>
                  </w:tabs>
                  <w:spacing w:before="240" w:after="240"/>
                </w:pPr>
              </w:pPrChange>
            </w:pPr>
            <w:del w:id="3001" w:author="pjanssen" w:date="2015-11-10T17:01:00Z">
              <w:r w:rsidRPr="001D7694" w:rsidDel="00D43A14">
                <w:delText>«featureType»</w:delText>
              </w:r>
            </w:del>
          </w:p>
        </w:tc>
      </w:tr>
      <w:tr w:rsidR="008D4D0B" w:rsidRPr="001D7694" w:rsidDel="00D43A14" w:rsidTr="008D4D0B">
        <w:trPr>
          <w:tblCellSpacing w:w="0" w:type="dxa"/>
          <w:del w:id="300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03" w:author="pjanssen" w:date="2015-11-10T17:01:00Z"/>
              </w:rPr>
              <w:pPrChange w:id="3004" w:author="pjanssen" w:date="2015-11-10T17:01:00Z">
                <w:pPr>
                  <w:keepNext/>
                  <w:numPr>
                    <w:ilvl w:val="1"/>
                    <w:numId w:val="16"/>
                  </w:numPr>
                  <w:tabs>
                    <w:tab w:val="num" w:pos="567"/>
                  </w:tabs>
                  <w:spacing w:before="240" w:after="240"/>
                </w:pPr>
              </w:pPrChange>
            </w:pPr>
            <w:del w:id="3005" w:author="pjanssen" w:date="2015-11-10T17:01:00Z">
              <w:r w:rsidRPr="001D7694" w:rsidDel="00D43A14">
                <w:delText>UtilityNetworkTypeValue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06" w:author="pjanssen" w:date="2015-11-10T17:01:00Z"/>
              </w:rPr>
              <w:pPrChange w:id="3007" w:author="pjanssen" w:date="2015-11-10T17:01:00Z">
                <w:pPr>
                  <w:keepNext/>
                  <w:numPr>
                    <w:ilvl w:val="1"/>
                    <w:numId w:val="16"/>
                  </w:numPr>
                  <w:tabs>
                    <w:tab w:val="num" w:pos="567"/>
                  </w:tabs>
                  <w:spacing w:before="240" w:after="240"/>
                </w:pPr>
              </w:pPrChange>
            </w:pPr>
            <w:del w:id="3008"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09" w:author="pjanssen" w:date="2015-11-10T17:01:00Z"/>
              </w:rPr>
              <w:pPrChange w:id="3010" w:author="pjanssen" w:date="2015-11-10T17:01:00Z">
                <w:pPr>
                  <w:keepNext/>
                  <w:numPr>
                    <w:ilvl w:val="1"/>
                    <w:numId w:val="16"/>
                  </w:numPr>
                  <w:tabs>
                    <w:tab w:val="num" w:pos="567"/>
                  </w:tabs>
                  <w:spacing w:before="240" w:after="240"/>
                </w:pPr>
              </w:pPrChange>
            </w:pPr>
            <w:del w:id="3011" w:author="pjanssen" w:date="2015-11-10T17:01:00Z">
              <w:r w:rsidRPr="001D7694" w:rsidDel="00D43A14">
                <w:delText>«codeList»</w:delText>
              </w:r>
            </w:del>
          </w:p>
        </w:tc>
      </w:tr>
      <w:tr w:rsidR="008D4D0B" w:rsidRPr="001D7694" w:rsidDel="00D43A14" w:rsidTr="008D4D0B">
        <w:trPr>
          <w:tblCellSpacing w:w="0" w:type="dxa"/>
          <w:del w:id="301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13" w:author="pjanssen" w:date="2015-11-10T17:01:00Z"/>
              </w:rPr>
              <w:pPrChange w:id="3014" w:author="pjanssen" w:date="2015-11-10T17:01:00Z">
                <w:pPr>
                  <w:keepNext/>
                  <w:numPr>
                    <w:ilvl w:val="1"/>
                    <w:numId w:val="16"/>
                  </w:numPr>
                  <w:tabs>
                    <w:tab w:val="num" w:pos="567"/>
                  </w:tabs>
                  <w:spacing w:before="240" w:after="240"/>
                </w:pPr>
              </w:pPrChange>
            </w:pPr>
            <w:del w:id="3015" w:author="pjanssen" w:date="2015-11-10T17:01:00Z">
              <w:r w:rsidRPr="001D7694" w:rsidDel="00D43A14">
                <w:delText>Pipe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16" w:author="pjanssen" w:date="2015-11-10T17:01:00Z"/>
              </w:rPr>
              <w:pPrChange w:id="3017" w:author="pjanssen" w:date="2015-11-10T17:01:00Z">
                <w:pPr>
                  <w:keepNext/>
                  <w:numPr>
                    <w:ilvl w:val="1"/>
                    <w:numId w:val="16"/>
                  </w:numPr>
                  <w:tabs>
                    <w:tab w:val="num" w:pos="567"/>
                  </w:tabs>
                  <w:spacing w:before="240" w:after="240"/>
                </w:pPr>
              </w:pPrChange>
            </w:pPr>
            <w:del w:id="3018"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19" w:author="pjanssen" w:date="2015-11-10T17:01:00Z"/>
              </w:rPr>
              <w:pPrChange w:id="3020" w:author="pjanssen" w:date="2015-11-10T17:01:00Z">
                <w:pPr>
                  <w:keepNext/>
                  <w:numPr>
                    <w:ilvl w:val="1"/>
                    <w:numId w:val="16"/>
                  </w:numPr>
                  <w:tabs>
                    <w:tab w:val="num" w:pos="567"/>
                  </w:tabs>
                  <w:spacing w:before="240" w:after="240"/>
                </w:pPr>
              </w:pPrChange>
            </w:pPr>
            <w:del w:id="3021" w:author="pjanssen" w:date="2015-11-10T17:01:00Z">
              <w:r w:rsidRPr="001D7694" w:rsidDel="00D43A14">
                <w:delText>«featureType»</w:delText>
              </w:r>
            </w:del>
          </w:p>
        </w:tc>
      </w:tr>
      <w:tr w:rsidR="008D4D0B" w:rsidRPr="001D7694" w:rsidDel="00D43A14" w:rsidTr="008D4D0B">
        <w:trPr>
          <w:tblCellSpacing w:w="0" w:type="dxa"/>
          <w:del w:id="302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23" w:author="pjanssen" w:date="2015-11-10T17:01:00Z"/>
              </w:rPr>
              <w:pPrChange w:id="3024" w:author="pjanssen" w:date="2015-11-10T17:01:00Z">
                <w:pPr>
                  <w:keepNext/>
                  <w:numPr>
                    <w:ilvl w:val="1"/>
                    <w:numId w:val="16"/>
                  </w:numPr>
                  <w:tabs>
                    <w:tab w:val="num" w:pos="567"/>
                  </w:tabs>
                  <w:spacing w:before="240" w:after="240"/>
                </w:pPr>
              </w:pPrChange>
            </w:pPr>
            <w:del w:id="3025" w:author="pjanssen" w:date="2015-11-10T17:01:00Z">
              <w:r w:rsidRPr="001D7694" w:rsidDel="00D43A14">
                <w:delText>Pole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26" w:author="pjanssen" w:date="2015-11-10T17:01:00Z"/>
              </w:rPr>
              <w:pPrChange w:id="3027" w:author="pjanssen" w:date="2015-11-10T17:01:00Z">
                <w:pPr>
                  <w:keepNext/>
                  <w:numPr>
                    <w:ilvl w:val="1"/>
                    <w:numId w:val="16"/>
                  </w:numPr>
                  <w:tabs>
                    <w:tab w:val="num" w:pos="567"/>
                  </w:tabs>
                  <w:spacing w:before="240" w:after="240"/>
                </w:pPr>
              </w:pPrChange>
            </w:pPr>
            <w:del w:id="3028"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29" w:author="pjanssen" w:date="2015-11-10T17:01:00Z"/>
              </w:rPr>
              <w:pPrChange w:id="3030" w:author="pjanssen" w:date="2015-11-10T17:01:00Z">
                <w:pPr>
                  <w:keepNext/>
                  <w:numPr>
                    <w:ilvl w:val="1"/>
                    <w:numId w:val="16"/>
                  </w:numPr>
                  <w:tabs>
                    <w:tab w:val="num" w:pos="567"/>
                  </w:tabs>
                  <w:spacing w:before="240" w:after="240"/>
                </w:pPr>
              </w:pPrChange>
            </w:pPr>
            <w:del w:id="3031" w:author="pjanssen" w:date="2015-11-10T17:01:00Z">
              <w:r w:rsidRPr="001D7694" w:rsidDel="00D43A14">
                <w:delText>«featureType»</w:delText>
              </w:r>
            </w:del>
          </w:p>
        </w:tc>
      </w:tr>
      <w:tr w:rsidR="008D4D0B" w:rsidRPr="001D7694" w:rsidDel="00D43A14" w:rsidTr="008D4D0B">
        <w:trPr>
          <w:tblCellSpacing w:w="0" w:type="dxa"/>
          <w:del w:id="303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33" w:author="pjanssen" w:date="2015-11-10T17:01:00Z"/>
              </w:rPr>
              <w:pPrChange w:id="3034" w:author="pjanssen" w:date="2015-11-10T17:01:00Z">
                <w:pPr>
                  <w:keepNext/>
                  <w:numPr>
                    <w:ilvl w:val="1"/>
                    <w:numId w:val="16"/>
                  </w:numPr>
                  <w:tabs>
                    <w:tab w:val="num" w:pos="567"/>
                  </w:tabs>
                  <w:spacing w:before="240" w:after="240"/>
                </w:pPr>
              </w:pPrChange>
            </w:pPr>
            <w:del w:id="3035" w:author="pjanssen" w:date="2015-11-10T17:01:00Z">
              <w:r w:rsidRPr="001D7694" w:rsidDel="00D43A14">
                <w:delText>Duct</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36" w:author="pjanssen" w:date="2015-11-10T17:01:00Z"/>
              </w:rPr>
              <w:pPrChange w:id="3037" w:author="pjanssen" w:date="2015-11-10T17:01:00Z">
                <w:pPr>
                  <w:keepNext/>
                  <w:numPr>
                    <w:ilvl w:val="1"/>
                    <w:numId w:val="16"/>
                  </w:numPr>
                  <w:tabs>
                    <w:tab w:val="num" w:pos="567"/>
                  </w:tabs>
                  <w:spacing w:before="240" w:after="240"/>
                </w:pPr>
              </w:pPrChange>
            </w:pPr>
            <w:del w:id="3038"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39" w:author="pjanssen" w:date="2015-11-10T17:01:00Z"/>
              </w:rPr>
              <w:pPrChange w:id="3040" w:author="pjanssen" w:date="2015-11-10T17:01:00Z">
                <w:pPr>
                  <w:keepNext/>
                  <w:numPr>
                    <w:ilvl w:val="1"/>
                    <w:numId w:val="16"/>
                  </w:numPr>
                  <w:tabs>
                    <w:tab w:val="num" w:pos="567"/>
                  </w:tabs>
                  <w:spacing w:before="240" w:after="240"/>
                </w:pPr>
              </w:pPrChange>
            </w:pPr>
            <w:del w:id="3041" w:author="pjanssen" w:date="2015-11-10T17:01:00Z">
              <w:r w:rsidRPr="001D7694" w:rsidDel="00D43A14">
                <w:delText>«featureType»</w:delText>
              </w:r>
            </w:del>
          </w:p>
        </w:tc>
      </w:tr>
      <w:tr w:rsidR="008D4D0B" w:rsidRPr="001D7694" w:rsidDel="00D43A14" w:rsidTr="008D4D0B">
        <w:trPr>
          <w:tblCellSpacing w:w="0" w:type="dxa"/>
          <w:del w:id="304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43" w:author="pjanssen" w:date="2015-11-10T17:01:00Z"/>
              </w:rPr>
              <w:pPrChange w:id="3044" w:author="pjanssen" w:date="2015-11-10T17:01:00Z">
                <w:pPr>
                  <w:keepNext/>
                  <w:numPr>
                    <w:ilvl w:val="1"/>
                    <w:numId w:val="16"/>
                  </w:numPr>
                  <w:tabs>
                    <w:tab w:val="num" w:pos="567"/>
                  </w:tabs>
                  <w:spacing w:before="240" w:after="240"/>
                </w:pPr>
              </w:pPrChange>
            </w:pPr>
            <w:del w:id="3045" w:author="pjanssen" w:date="2015-11-10T17:01:00Z">
              <w:r w:rsidRPr="001D7694" w:rsidDel="00D43A14">
                <w:delText>Tower</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46" w:author="pjanssen" w:date="2015-11-10T17:01:00Z"/>
              </w:rPr>
              <w:pPrChange w:id="3047" w:author="pjanssen" w:date="2015-11-10T17:01:00Z">
                <w:pPr>
                  <w:keepNext/>
                  <w:numPr>
                    <w:ilvl w:val="1"/>
                    <w:numId w:val="16"/>
                  </w:numPr>
                  <w:tabs>
                    <w:tab w:val="num" w:pos="567"/>
                  </w:tabs>
                  <w:spacing w:before="240" w:after="240"/>
                </w:pPr>
              </w:pPrChange>
            </w:pPr>
            <w:del w:id="3048"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49" w:author="pjanssen" w:date="2015-11-10T17:01:00Z"/>
              </w:rPr>
              <w:pPrChange w:id="3050" w:author="pjanssen" w:date="2015-11-10T17:01:00Z">
                <w:pPr>
                  <w:keepNext/>
                  <w:numPr>
                    <w:ilvl w:val="1"/>
                    <w:numId w:val="16"/>
                  </w:numPr>
                  <w:tabs>
                    <w:tab w:val="num" w:pos="567"/>
                  </w:tabs>
                  <w:spacing w:before="240" w:after="240"/>
                </w:pPr>
              </w:pPrChange>
            </w:pPr>
            <w:del w:id="3051" w:author="pjanssen" w:date="2015-11-10T17:01:00Z">
              <w:r w:rsidRPr="001D7694" w:rsidDel="00D43A14">
                <w:delText>«featureType»</w:delText>
              </w:r>
            </w:del>
          </w:p>
        </w:tc>
      </w:tr>
      <w:tr w:rsidR="008D4D0B" w:rsidRPr="001D7694" w:rsidDel="00D43A14" w:rsidTr="008D4D0B">
        <w:trPr>
          <w:tblCellSpacing w:w="0" w:type="dxa"/>
          <w:del w:id="305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53" w:author="pjanssen" w:date="2015-11-10T17:01:00Z"/>
              </w:rPr>
              <w:pPrChange w:id="3054" w:author="pjanssen" w:date="2015-11-10T17:01:00Z">
                <w:pPr>
                  <w:keepNext/>
                  <w:numPr>
                    <w:ilvl w:val="1"/>
                    <w:numId w:val="16"/>
                  </w:numPr>
                  <w:tabs>
                    <w:tab w:val="num" w:pos="567"/>
                  </w:tabs>
                  <w:spacing w:before="240" w:after="240"/>
                </w:pPr>
              </w:pPrChange>
            </w:pPr>
            <w:del w:id="3055" w:author="pjanssen" w:date="2015-11-10T17:01:00Z">
              <w:r w:rsidRPr="001D7694" w:rsidDel="00D43A14">
                <w:delText>Cable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56" w:author="pjanssen" w:date="2015-11-10T17:01:00Z"/>
              </w:rPr>
              <w:pPrChange w:id="3057" w:author="pjanssen" w:date="2015-11-10T17:01:00Z">
                <w:pPr>
                  <w:keepNext/>
                  <w:numPr>
                    <w:ilvl w:val="1"/>
                    <w:numId w:val="16"/>
                  </w:numPr>
                  <w:tabs>
                    <w:tab w:val="num" w:pos="567"/>
                  </w:tabs>
                  <w:spacing w:before="240" w:after="240"/>
                </w:pPr>
              </w:pPrChange>
            </w:pPr>
            <w:del w:id="3058"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59" w:author="pjanssen" w:date="2015-11-10T17:01:00Z"/>
              </w:rPr>
              <w:pPrChange w:id="3060" w:author="pjanssen" w:date="2015-11-10T17:01:00Z">
                <w:pPr>
                  <w:keepNext/>
                  <w:numPr>
                    <w:ilvl w:val="1"/>
                    <w:numId w:val="16"/>
                  </w:numPr>
                  <w:tabs>
                    <w:tab w:val="num" w:pos="567"/>
                  </w:tabs>
                  <w:spacing w:before="240" w:after="240"/>
                </w:pPr>
              </w:pPrChange>
            </w:pPr>
            <w:del w:id="3061" w:author="pjanssen" w:date="2015-11-10T17:01:00Z">
              <w:r w:rsidRPr="001D7694" w:rsidDel="00D43A14">
                <w:delText>«featureType»</w:delText>
              </w:r>
            </w:del>
          </w:p>
        </w:tc>
      </w:tr>
      <w:tr w:rsidR="008D4D0B" w:rsidRPr="001D7694" w:rsidDel="00D43A14" w:rsidTr="008D4D0B">
        <w:trPr>
          <w:tblCellSpacing w:w="0" w:type="dxa"/>
          <w:del w:id="306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63" w:author="pjanssen" w:date="2015-11-10T17:01:00Z"/>
              </w:rPr>
              <w:pPrChange w:id="3064" w:author="pjanssen" w:date="2015-11-10T17:01:00Z">
                <w:pPr>
                  <w:keepNext/>
                  <w:numPr>
                    <w:ilvl w:val="1"/>
                    <w:numId w:val="16"/>
                  </w:numPr>
                  <w:tabs>
                    <w:tab w:val="num" w:pos="567"/>
                  </w:tabs>
                  <w:spacing w:before="240" w:after="240"/>
                </w:pPr>
              </w:pPrChange>
            </w:pPr>
            <w:del w:id="3065" w:author="pjanssen" w:date="2015-11-10T17:01:00Z">
              <w:r w:rsidRPr="001D7694" w:rsidDel="00D43A14">
                <w:delText>Manhole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66" w:author="pjanssen" w:date="2015-11-10T17:01:00Z"/>
              </w:rPr>
              <w:pPrChange w:id="3067" w:author="pjanssen" w:date="2015-11-10T17:01:00Z">
                <w:pPr>
                  <w:keepNext/>
                  <w:numPr>
                    <w:ilvl w:val="1"/>
                    <w:numId w:val="16"/>
                  </w:numPr>
                  <w:tabs>
                    <w:tab w:val="num" w:pos="567"/>
                  </w:tabs>
                  <w:spacing w:before="240" w:after="240"/>
                </w:pPr>
              </w:pPrChange>
            </w:pPr>
            <w:del w:id="3068"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69" w:author="pjanssen" w:date="2015-11-10T17:01:00Z"/>
              </w:rPr>
              <w:pPrChange w:id="3070" w:author="pjanssen" w:date="2015-11-10T17:01:00Z">
                <w:pPr>
                  <w:keepNext/>
                  <w:numPr>
                    <w:ilvl w:val="1"/>
                    <w:numId w:val="16"/>
                  </w:numPr>
                  <w:tabs>
                    <w:tab w:val="num" w:pos="567"/>
                  </w:tabs>
                  <w:spacing w:before="240" w:after="240"/>
                </w:pPr>
              </w:pPrChange>
            </w:pPr>
            <w:del w:id="3071" w:author="pjanssen" w:date="2015-11-10T17:01:00Z">
              <w:r w:rsidRPr="001D7694" w:rsidDel="00D43A14">
                <w:delText>«featureType»</w:delText>
              </w:r>
            </w:del>
          </w:p>
        </w:tc>
      </w:tr>
      <w:tr w:rsidR="008D4D0B" w:rsidRPr="001D7694" w:rsidDel="00D43A14" w:rsidTr="008D4D0B">
        <w:trPr>
          <w:tblCellSpacing w:w="0" w:type="dxa"/>
          <w:del w:id="307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73" w:author="pjanssen" w:date="2015-11-10T17:01:00Z"/>
              </w:rPr>
              <w:pPrChange w:id="3074" w:author="pjanssen" w:date="2015-11-10T17:01:00Z">
                <w:pPr>
                  <w:keepNext/>
                  <w:numPr>
                    <w:ilvl w:val="1"/>
                    <w:numId w:val="16"/>
                  </w:numPr>
                  <w:tabs>
                    <w:tab w:val="num" w:pos="567"/>
                  </w:tabs>
                  <w:spacing w:before="240" w:after="240"/>
                </w:pPr>
              </w:pPrChange>
            </w:pPr>
            <w:del w:id="3075" w:author="pjanssen" w:date="2015-11-10T17:01:00Z">
              <w:r w:rsidRPr="001D7694" w:rsidDel="00D43A14">
                <w:delText>AppurtenanceTypeValue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76" w:author="pjanssen" w:date="2015-11-10T17:01:00Z"/>
              </w:rPr>
              <w:pPrChange w:id="3077" w:author="pjanssen" w:date="2015-11-10T17:01:00Z">
                <w:pPr>
                  <w:keepNext/>
                  <w:numPr>
                    <w:ilvl w:val="1"/>
                    <w:numId w:val="16"/>
                  </w:numPr>
                  <w:tabs>
                    <w:tab w:val="num" w:pos="567"/>
                  </w:tabs>
                  <w:spacing w:before="240" w:after="240"/>
                </w:pPr>
              </w:pPrChange>
            </w:pPr>
            <w:del w:id="3078"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79" w:author="pjanssen" w:date="2015-11-10T17:01:00Z"/>
              </w:rPr>
              <w:pPrChange w:id="3080" w:author="pjanssen" w:date="2015-11-10T17:01:00Z">
                <w:pPr>
                  <w:keepNext/>
                  <w:numPr>
                    <w:ilvl w:val="1"/>
                    <w:numId w:val="16"/>
                  </w:numPr>
                  <w:tabs>
                    <w:tab w:val="num" w:pos="567"/>
                  </w:tabs>
                  <w:spacing w:before="240" w:after="240"/>
                </w:pPr>
              </w:pPrChange>
            </w:pPr>
            <w:del w:id="3081" w:author="pjanssen" w:date="2015-11-10T17:01:00Z">
              <w:r w:rsidRPr="001D7694" w:rsidDel="00D43A14">
                <w:delText>«codeList»</w:delText>
              </w:r>
            </w:del>
          </w:p>
        </w:tc>
      </w:tr>
      <w:tr w:rsidR="008D4D0B" w:rsidRPr="001D7694" w:rsidDel="00D43A14" w:rsidTr="008D4D0B">
        <w:trPr>
          <w:tblCellSpacing w:w="0" w:type="dxa"/>
          <w:del w:id="308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83" w:author="pjanssen" w:date="2015-11-10T17:01:00Z"/>
              </w:rPr>
              <w:pPrChange w:id="3084" w:author="pjanssen" w:date="2015-11-10T17:01:00Z">
                <w:pPr>
                  <w:keepNext/>
                  <w:numPr>
                    <w:ilvl w:val="1"/>
                    <w:numId w:val="16"/>
                  </w:numPr>
                  <w:tabs>
                    <w:tab w:val="num" w:pos="567"/>
                  </w:tabs>
                  <w:spacing w:before="240" w:after="240"/>
                </w:pPr>
              </w:pPrChange>
            </w:pPr>
            <w:del w:id="3085" w:author="pjanssen" w:date="2015-11-10T17:01:00Z">
              <w:r w:rsidRPr="001D7694" w:rsidDel="00D43A14">
                <w:delText>Appurtenance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86" w:author="pjanssen" w:date="2015-11-10T17:01:00Z"/>
              </w:rPr>
              <w:pPrChange w:id="3087" w:author="pjanssen" w:date="2015-11-10T17:01:00Z">
                <w:pPr>
                  <w:keepNext/>
                  <w:numPr>
                    <w:ilvl w:val="1"/>
                    <w:numId w:val="16"/>
                  </w:numPr>
                  <w:tabs>
                    <w:tab w:val="num" w:pos="567"/>
                  </w:tabs>
                  <w:spacing w:before="240" w:after="240"/>
                </w:pPr>
              </w:pPrChange>
            </w:pPr>
            <w:del w:id="3088"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89" w:author="pjanssen" w:date="2015-11-10T17:01:00Z"/>
              </w:rPr>
              <w:pPrChange w:id="3090" w:author="pjanssen" w:date="2015-11-10T17:01:00Z">
                <w:pPr>
                  <w:keepNext/>
                  <w:numPr>
                    <w:ilvl w:val="1"/>
                    <w:numId w:val="16"/>
                  </w:numPr>
                  <w:tabs>
                    <w:tab w:val="num" w:pos="567"/>
                  </w:tabs>
                  <w:spacing w:before="240" w:after="240"/>
                </w:pPr>
              </w:pPrChange>
            </w:pPr>
            <w:del w:id="3091" w:author="pjanssen" w:date="2015-11-10T17:01:00Z">
              <w:r w:rsidRPr="001D7694" w:rsidDel="00D43A14">
                <w:delText>«featureType»</w:delText>
              </w:r>
            </w:del>
          </w:p>
        </w:tc>
      </w:tr>
      <w:tr w:rsidR="008D4D0B" w:rsidRPr="001D7694" w:rsidDel="00D43A14" w:rsidTr="008D4D0B">
        <w:trPr>
          <w:tblCellSpacing w:w="0" w:type="dxa"/>
          <w:del w:id="309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93" w:author="pjanssen" w:date="2015-11-10T17:01:00Z"/>
              </w:rPr>
              <w:pPrChange w:id="3094" w:author="pjanssen" w:date="2015-11-10T17:01:00Z">
                <w:pPr>
                  <w:keepNext/>
                  <w:numPr>
                    <w:ilvl w:val="1"/>
                    <w:numId w:val="16"/>
                  </w:numPr>
                  <w:tabs>
                    <w:tab w:val="num" w:pos="567"/>
                  </w:tabs>
                  <w:spacing w:before="240" w:after="240"/>
                </w:pPr>
              </w:pPrChange>
            </w:pPr>
            <w:del w:id="3095" w:author="pjanssen" w:date="2015-11-10T17:01:00Z">
              <w:r w:rsidRPr="001D7694" w:rsidDel="00D43A14">
                <w:lastRenderedPageBreak/>
                <w:delText>SpecificAppurtenanceTypeValue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96" w:author="pjanssen" w:date="2015-11-10T17:01:00Z"/>
              </w:rPr>
              <w:pPrChange w:id="3097" w:author="pjanssen" w:date="2015-11-10T17:01:00Z">
                <w:pPr>
                  <w:keepNext/>
                  <w:numPr>
                    <w:ilvl w:val="1"/>
                    <w:numId w:val="16"/>
                  </w:numPr>
                  <w:tabs>
                    <w:tab w:val="num" w:pos="567"/>
                  </w:tabs>
                  <w:spacing w:before="240" w:after="240"/>
                </w:pPr>
              </w:pPrChange>
            </w:pPr>
            <w:del w:id="3098" w:author="pjanssen" w:date="2015-11-10T17:01:00Z">
              <w:r w:rsidRPr="001D7694" w:rsidDel="00D43A14">
                <w:delText>Common Utility Network Elements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099" w:author="pjanssen" w:date="2015-11-10T17:01:00Z"/>
              </w:rPr>
              <w:pPrChange w:id="3100" w:author="pjanssen" w:date="2015-11-10T17:01:00Z">
                <w:pPr>
                  <w:keepNext/>
                  <w:numPr>
                    <w:ilvl w:val="1"/>
                    <w:numId w:val="16"/>
                  </w:numPr>
                  <w:tabs>
                    <w:tab w:val="num" w:pos="567"/>
                  </w:tabs>
                  <w:spacing w:before="240" w:after="240"/>
                </w:pPr>
              </w:pPrChange>
            </w:pPr>
            <w:del w:id="3101" w:author="pjanssen" w:date="2015-11-10T17:01:00Z">
              <w:r w:rsidRPr="001D7694" w:rsidDel="00D43A14">
                <w:delText>«codeList»</w:delText>
              </w:r>
            </w:del>
          </w:p>
        </w:tc>
      </w:tr>
      <w:tr w:rsidR="008D4D0B" w:rsidRPr="001D7694" w:rsidDel="00D43A14" w:rsidTr="008D4D0B">
        <w:trPr>
          <w:tblCellSpacing w:w="0" w:type="dxa"/>
          <w:del w:id="310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03" w:author="pjanssen" w:date="2015-11-10T17:01:00Z"/>
              </w:rPr>
              <w:pPrChange w:id="3104" w:author="pjanssen" w:date="2015-11-10T17:01:00Z">
                <w:pPr>
                  <w:keepNext/>
                  <w:numPr>
                    <w:ilvl w:val="1"/>
                    <w:numId w:val="16"/>
                  </w:numPr>
                  <w:tabs>
                    <w:tab w:val="num" w:pos="567"/>
                  </w:tabs>
                  <w:spacing w:before="240" w:after="240"/>
                </w:pPr>
              </w:pPrChange>
            </w:pPr>
            <w:del w:id="3105" w:author="pjanssen" w:date="2015-11-10T17:01:00Z">
              <w:r w:rsidRPr="001D7694" w:rsidDel="00D43A14">
                <w:delText>OilGasChemicalsProductTypeValue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06" w:author="pjanssen" w:date="2015-11-10T17:01:00Z"/>
              </w:rPr>
              <w:pPrChange w:id="3107" w:author="pjanssen" w:date="2015-11-10T17:01:00Z">
                <w:pPr>
                  <w:keepNext/>
                  <w:numPr>
                    <w:ilvl w:val="1"/>
                    <w:numId w:val="16"/>
                  </w:numPr>
                  <w:tabs>
                    <w:tab w:val="num" w:pos="567"/>
                  </w:tabs>
                  <w:spacing w:before="240" w:after="240"/>
                </w:pPr>
              </w:pPrChange>
            </w:pPr>
            <w:del w:id="3108" w:author="pjanssen" w:date="2015-11-10T17:01:00Z">
              <w:r w:rsidRPr="001D7694" w:rsidDel="00D43A14">
                <w:delText>Oil-Gas-Chemicals Network</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09" w:author="pjanssen" w:date="2015-11-10T17:01:00Z"/>
              </w:rPr>
              <w:pPrChange w:id="3110" w:author="pjanssen" w:date="2015-11-10T17:01:00Z">
                <w:pPr>
                  <w:keepNext/>
                  <w:numPr>
                    <w:ilvl w:val="1"/>
                    <w:numId w:val="16"/>
                  </w:numPr>
                  <w:tabs>
                    <w:tab w:val="num" w:pos="567"/>
                  </w:tabs>
                  <w:spacing w:before="240" w:after="240"/>
                </w:pPr>
              </w:pPrChange>
            </w:pPr>
            <w:del w:id="3111" w:author="pjanssen" w:date="2015-11-10T17:01:00Z">
              <w:r w:rsidRPr="001D7694" w:rsidDel="00D43A14">
                <w:delText>«codeList»</w:delText>
              </w:r>
            </w:del>
          </w:p>
        </w:tc>
      </w:tr>
      <w:tr w:rsidR="008D4D0B" w:rsidRPr="001D7694" w:rsidDel="00D43A14" w:rsidTr="008D4D0B">
        <w:trPr>
          <w:tblCellSpacing w:w="0" w:type="dxa"/>
          <w:del w:id="311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13" w:author="pjanssen" w:date="2015-11-10T17:01:00Z"/>
              </w:rPr>
              <w:pPrChange w:id="3114" w:author="pjanssen" w:date="2015-11-10T17:01:00Z">
                <w:pPr>
                  <w:keepNext/>
                  <w:numPr>
                    <w:ilvl w:val="1"/>
                    <w:numId w:val="16"/>
                  </w:numPr>
                  <w:tabs>
                    <w:tab w:val="num" w:pos="567"/>
                  </w:tabs>
                  <w:spacing w:before="240" w:after="240"/>
                </w:pPr>
              </w:pPrChange>
            </w:pPr>
            <w:del w:id="3115" w:author="pjanssen" w:date="2015-11-10T17:01:00Z">
              <w:r w:rsidRPr="001D7694" w:rsidDel="00D43A14">
                <w:delText>OilGasChemicalsPipe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16" w:author="pjanssen" w:date="2015-11-10T17:01:00Z"/>
              </w:rPr>
              <w:pPrChange w:id="3117" w:author="pjanssen" w:date="2015-11-10T17:01:00Z">
                <w:pPr>
                  <w:keepNext/>
                  <w:numPr>
                    <w:ilvl w:val="1"/>
                    <w:numId w:val="16"/>
                  </w:numPr>
                  <w:tabs>
                    <w:tab w:val="num" w:pos="567"/>
                  </w:tabs>
                  <w:spacing w:before="240" w:after="240"/>
                </w:pPr>
              </w:pPrChange>
            </w:pPr>
            <w:del w:id="3118" w:author="pjanssen" w:date="2015-11-10T17:01:00Z">
              <w:r w:rsidRPr="001D7694" w:rsidDel="00D43A14">
                <w:delText>Oil-Gas-Chemicals Network</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19" w:author="pjanssen" w:date="2015-11-10T17:01:00Z"/>
              </w:rPr>
              <w:pPrChange w:id="3120" w:author="pjanssen" w:date="2015-11-10T17:01:00Z">
                <w:pPr>
                  <w:keepNext/>
                  <w:numPr>
                    <w:ilvl w:val="1"/>
                    <w:numId w:val="16"/>
                  </w:numPr>
                  <w:tabs>
                    <w:tab w:val="num" w:pos="567"/>
                  </w:tabs>
                  <w:spacing w:before="240" w:after="240"/>
                </w:pPr>
              </w:pPrChange>
            </w:pPr>
            <w:del w:id="3121" w:author="pjanssen" w:date="2015-11-10T17:01:00Z">
              <w:r w:rsidRPr="001D7694" w:rsidDel="00D43A14">
                <w:delText>«featureType»</w:delText>
              </w:r>
            </w:del>
          </w:p>
        </w:tc>
      </w:tr>
      <w:tr w:rsidR="008D4D0B" w:rsidRPr="001D7694" w:rsidDel="00D43A14" w:rsidTr="008D4D0B">
        <w:trPr>
          <w:tblCellSpacing w:w="0" w:type="dxa"/>
          <w:del w:id="312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23" w:author="pjanssen" w:date="2015-11-10T17:01:00Z"/>
              </w:rPr>
              <w:pPrChange w:id="3124" w:author="pjanssen" w:date="2015-11-10T17:01:00Z">
                <w:pPr>
                  <w:keepNext/>
                  <w:numPr>
                    <w:ilvl w:val="1"/>
                    <w:numId w:val="16"/>
                  </w:numPr>
                  <w:tabs>
                    <w:tab w:val="num" w:pos="567"/>
                  </w:tabs>
                  <w:spacing w:before="240" w:after="240"/>
                </w:pPr>
              </w:pPrChange>
            </w:pPr>
            <w:del w:id="3125" w:author="pjanssen" w:date="2015-11-10T17:01:00Z">
              <w:r w:rsidRPr="001D7694" w:rsidDel="00D43A14">
                <w:delText>ElectricityCable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26" w:author="pjanssen" w:date="2015-11-10T17:01:00Z"/>
              </w:rPr>
              <w:pPrChange w:id="3127" w:author="pjanssen" w:date="2015-11-10T17:01:00Z">
                <w:pPr>
                  <w:keepNext/>
                  <w:numPr>
                    <w:ilvl w:val="1"/>
                    <w:numId w:val="16"/>
                  </w:numPr>
                  <w:tabs>
                    <w:tab w:val="num" w:pos="567"/>
                  </w:tabs>
                  <w:spacing w:before="240" w:after="240"/>
                </w:pPr>
              </w:pPrChange>
            </w:pPr>
            <w:del w:id="3128" w:author="pjanssen" w:date="2015-11-10T17:01:00Z">
              <w:r w:rsidRPr="001D7694" w:rsidDel="00D43A14">
                <w:delText>Electricity Network</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29" w:author="pjanssen" w:date="2015-11-10T17:01:00Z"/>
              </w:rPr>
              <w:pPrChange w:id="3130" w:author="pjanssen" w:date="2015-11-10T17:01:00Z">
                <w:pPr>
                  <w:keepNext/>
                  <w:numPr>
                    <w:ilvl w:val="1"/>
                    <w:numId w:val="16"/>
                  </w:numPr>
                  <w:tabs>
                    <w:tab w:val="num" w:pos="567"/>
                  </w:tabs>
                  <w:spacing w:before="240" w:after="240"/>
                </w:pPr>
              </w:pPrChange>
            </w:pPr>
            <w:del w:id="3131" w:author="pjanssen" w:date="2015-11-10T17:01:00Z">
              <w:r w:rsidRPr="001D7694" w:rsidDel="00D43A14">
                <w:delText>«featureType»</w:delText>
              </w:r>
            </w:del>
          </w:p>
        </w:tc>
      </w:tr>
      <w:tr w:rsidR="008D4D0B" w:rsidRPr="001D7694" w:rsidDel="00D43A14" w:rsidTr="008D4D0B">
        <w:trPr>
          <w:tblCellSpacing w:w="0" w:type="dxa"/>
          <w:del w:id="313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33" w:author="pjanssen" w:date="2015-11-10T17:01:00Z"/>
              </w:rPr>
              <w:pPrChange w:id="3134" w:author="pjanssen" w:date="2015-11-10T17:01:00Z">
                <w:pPr>
                  <w:keepNext/>
                  <w:numPr>
                    <w:ilvl w:val="1"/>
                    <w:numId w:val="16"/>
                  </w:numPr>
                  <w:tabs>
                    <w:tab w:val="num" w:pos="567"/>
                  </w:tabs>
                  <w:spacing w:before="240" w:after="240"/>
                </w:pPr>
              </w:pPrChange>
            </w:pPr>
            <w:del w:id="3135" w:author="pjanssen" w:date="2015-11-10T17:01:00Z">
              <w:r w:rsidRPr="001D7694" w:rsidDel="00D43A14">
                <w:delText>ElectricityAppurtenanceTypeValue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36" w:author="pjanssen" w:date="2015-11-10T17:01:00Z"/>
              </w:rPr>
              <w:pPrChange w:id="3137" w:author="pjanssen" w:date="2015-11-10T17:01:00Z">
                <w:pPr>
                  <w:keepNext/>
                  <w:numPr>
                    <w:ilvl w:val="1"/>
                    <w:numId w:val="16"/>
                  </w:numPr>
                  <w:tabs>
                    <w:tab w:val="num" w:pos="567"/>
                  </w:tabs>
                  <w:spacing w:before="240" w:after="240"/>
                </w:pPr>
              </w:pPrChange>
            </w:pPr>
            <w:del w:id="3138" w:author="pjanssen" w:date="2015-11-10T17:01:00Z">
              <w:r w:rsidRPr="001D7694" w:rsidDel="00D43A14">
                <w:delText>Electricity Network</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39" w:author="pjanssen" w:date="2015-11-10T17:01:00Z"/>
              </w:rPr>
              <w:pPrChange w:id="3140" w:author="pjanssen" w:date="2015-11-10T17:01:00Z">
                <w:pPr>
                  <w:keepNext/>
                  <w:numPr>
                    <w:ilvl w:val="1"/>
                    <w:numId w:val="16"/>
                  </w:numPr>
                  <w:tabs>
                    <w:tab w:val="num" w:pos="567"/>
                  </w:tabs>
                  <w:spacing w:before="240" w:after="240"/>
                </w:pPr>
              </w:pPrChange>
            </w:pPr>
            <w:del w:id="3141" w:author="pjanssen" w:date="2015-11-10T17:01:00Z">
              <w:r w:rsidRPr="001D7694" w:rsidDel="00D43A14">
                <w:delText>«codeList»</w:delText>
              </w:r>
            </w:del>
          </w:p>
        </w:tc>
      </w:tr>
      <w:tr w:rsidR="008D4D0B" w:rsidRPr="001D7694" w:rsidDel="00D43A14" w:rsidTr="008D4D0B">
        <w:trPr>
          <w:tblCellSpacing w:w="0" w:type="dxa"/>
          <w:del w:id="314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43" w:author="pjanssen" w:date="2015-11-10T17:01:00Z"/>
              </w:rPr>
              <w:pPrChange w:id="3144" w:author="pjanssen" w:date="2015-11-10T17:01:00Z">
                <w:pPr>
                  <w:keepNext/>
                  <w:numPr>
                    <w:ilvl w:val="1"/>
                    <w:numId w:val="16"/>
                  </w:numPr>
                  <w:tabs>
                    <w:tab w:val="num" w:pos="567"/>
                  </w:tabs>
                  <w:spacing w:before="240" w:after="240"/>
                </w:pPr>
              </w:pPrChange>
            </w:pPr>
            <w:del w:id="3145" w:author="pjanssen" w:date="2015-11-10T17:01:00Z">
              <w:r w:rsidRPr="001D7694" w:rsidDel="00D43A14">
                <w:delText>SewerAppurtenanceTypeValue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46" w:author="pjanssen" w:date="2015-11-10T17:01:00Z"/>
              </w:rPr>
              <w:pPrChange w:id="3147" w:author="pjanssen" w:date="2015-11-10T17:01:00Z">
                <w:pPr>
                  <w:keepNext/>
                  <w:numPr>
                    <w:ilvl w:val="1"/>
                    <w:numId w:val="16"/>
                  </w:numPr>
                  <w:tabs>
                    <w:tab w:val="num" w:pos="567"/>
                  </w:tabs>
                  <w:spacing w:before="240" w:after="240"/>
                </w:pPr>
              </w:pPrChange>
            </w:pPr>
            <w:del w:id="3148" w:author="pjanssen" w:date="2015-11-10T17:01:00Z">
              <w:r w:rsidRPr="001D7694" w:rsidDel="00D43A14">
                <w:delText>Sewer Network</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49" w:author="pjanssen" w:date="2015-11-10T17:01:00Z"/>
              </w:rPr>
              <w:pPrChange w:id="3150" w:author="pjanssen" w:date="2015-11-10T17:01:00Z">
                <w:pPr>
                  <w:keepNext/>
                  <w:numPr>
                    <w:ilvl w:val="1"/>
                    <w:numId w:val="16"/>
                  </w:numPr>
                  <w:tabs>
                    <w:tab w:val="num" w:pos="567"/>
                  </w:tabs>
                  <w:spacing w:before="240" w:after="240"/>
                </w:pPr>
              </w:pPrChange>
            </w:pPr>
            <w:del w:id="3151" w:author="pjanssen" w:date="2015-11-10T17:01:00Z">
              <w:r w:rsidRPr="001D7694" w:rsidDel="00D43A14">
                <w:delText>«codeList»</w:delText>
              </w:r>
            </w:del>
          </w:p>
        </w:tc>
      </w:tr>
      <w:tr w:rsidR="008D4D0B" w:rsidRPr="001D7694" w:rsidDel="00D43A14" w:rsidTr="008D4D0B">
        <w:trPr>
          <w:tblCellSpacing w:w="0" w:type="dxa"/>
          <w:del w:id="315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53" w:author="pjanssen" w:date="2015-11-10T17:01:00Z"/>
              </w:rPr>
              <w:pPrChange w:id="3154" w:author="pjanssen" w:date="2015-11-10T17:01:00Z">
                <w:pPr>
                  <w:keepNext/>
                  <w:numPr>
                    <w:ilvl w:val="1"/>
                    <w:numId w:val="16"/>
                  </w:numPr>
                  <w:tabs>
                    <w:tab w:val="num" w:pos="567"/>
                  </w:tabs>
                  <w:spacing w:before="240" w:after="240"/>
                </w:pPr>
              </w:pPrChange>
            </w:pPr>
            <w:del w:id="3155" w:author="pjanssen" w:date="2015-11-10T17:01:00Z">
              <w:r w:rsidRPr="001D7694" w:rsidDel="00D43A14">
                <w:delText>SewerPipe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56" w:author="pjanssen" w:date="2015-11-10T17:01:00Z"/>
              </w:rPr>
              <w:pPrChange w:id="3157" w:author="pjanssen" w:date="2015-11-10T17:01:00Z">
                <w:pPr>
                  <w:keepNext/>
                  <w:numPr>
                    <w:ilvl w:val="1"/>
                    <w:numId w:val="16"/>
                  </w:numPr>
                  <w:tabs>
                    <w:tab w:val="num" w:pos="567"/>
                  </w:tabs>
                  <w:spacing w:before="240" w:after="240"/>
                </w:pPr>
              </w:pPrChange>
            </w:pPr>
            <w:del w:id="3158" w:author="pjanssen" w:date="2015-11-10T17:01:00Z">
              <w:r w:rsidRPr="001D7694" w:rsidDel="00D43A14">
                <w:delText>Sewer Network</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59" w:author="pjanssen" w:date="2015-11-10T17:01:00Z"/>
              </w:rPr>
              <w:pPrChange w:id="3160" w:author="pjanssen" w:date="2015-11-10T17:01:00Z">
                <w:pPr>
                  <w:keepNext/>
                  <w:numPr>
                    <w:ilvl w:val="1"/>
                    <w:numId w:val="16"/>
                  </w:numPr>
                  <w:tabs>
                    <w:tab w:val="num" w:pos="567"/>
                  </w:tabs>
                  <w:spacing w:before="240" w:after="240"/>
                </w:pPr>
              </w:pPrChange>
            </w:pPr>
            <w:del w:id="3161" w:author="pjanssen" w:date="2015-11-10T17:01:00Z">
              <w:r w:rsidRPr="001D7694" w:rsidDel="00D43A14">
                <w:delText>«featureType»</w:delText>
              </w:r>
            </w:del>
          </w:p>
        </w:tc>
      </w:tr>
      <w:tr w:rsidR="008D4D0B" w:rsidRPr="001D7694" w:rsidDel="00D43A14" w:rsidTr="008D4D0B">
        <w:trPr>
          <w:tblCellSpacing w:w="0" w:type="dxa"/>
          <w:del w:id="316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63" w:author="pjanssen" w:date="2015-11-10T17:01:00Z"/>
              </w:rPr>
              <w:pPrChange w:id="3164" w:author="pjanssen" w:date="2015-11-10T17:01:00Z">
                <w:pPr>
                  <w:keepNext/>
                  <w:numPr>
                    <w:ilvl w:val="1"/>
                    <w:numId w:val="16"/>
                  </w:numPr>
                  <w:tabs>
                    <w:tab w:val="num" w:pos="567"/>
                  </w:tabs>
                  <w:spacing w:before="240" w:after="240"/>
                </w:pPr>
              </w:pPrChange>
            </w:pPr>
            <w:del w:id="3165" w:author="pjanssen" w:date="2015-11-10T17:01:00Z">
              <w:r w:rsidRPr="001D7694" w:rsidDel="00D43A14">
                <w:delText>SewerWaterTypeValue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66" w:author="pjanssen" w:date="2015-11-10T17:01:00Z"/>
              </w:rPr>
              <w:pPrChange w:id="3167" w:author="pjanssen" w:date="2015-11-10T17:01:00Z">
                <w:pPr>
                  <w:keepNext/>
                  <w:numPr>
                    <w:ilvl w:val="1"/>
                    <w:numId w:val="16"/>
                  </w:numPr>
                  <w:tabs>
                    <w:tab w:val="num" w:pos="567"/>
                  </w:tabs>
                  <w:spacing w:before="240" w:after="240"/>
                </w:pPr>
              </w:pPrChange>
            </w:pPr>
            <w:del w:id="3168" w:author="pjanssen" w:date="2015-11-10T17:01:00Z">
              <w:r w:rsidRPr="001D7694" w:rsidDel="00D43A14">
                <w:delText>Sewer Network</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69" w:author="pjanssen" w:date="2015-11-10T17:01:00Z"/>
              </w:rPr>
              <w:pPrChange w:id="3170" w:author="pjanssen" w:date="2015-11-10T17:01:00Z">
                <w:pPr>
                  <w:keepNext/>
                  <w:numPr>
                    <w:ilvl w:val="1"/>
                    <w:numId w:val="16"/>
                  </w:numPr>
                  <w:tabs>
                    <w:tab w:val="num" w:pos="567"/>
                  </w:tabs>
                  <w:spacing w:before="240" w:after="240"/>
                </w:pPr>
              </w:pPrChange>
            </w:pPr>
            <w:del w:id="3171" w:author="pjanssen" w:date="2015-11-10T17:01:00Z">
              <w:r w:rsidRPr="001D7694" w:rsidDel="00D43A14">
                <w:delText>«codeList»</w:delText>
              </w:r>
            </w:del>
          </w:p>
        </w:tc>
      </w:tr>
      <w:tr w:rsidR="008D4D0B" w:rsidRPr="001D7694" w:rsidDel="00D43A14" w:rsidTr="008D4D0B">
        <w:trPr>
          <w:tblCellSpacing w:w="0" w:type="dxa"/>
          <w:del w:id="317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73" w:author="pjanssen" w:date="2015-11-10T17:01:00Z"/>
              </w:rPr>
              <w:pPrChange w:id="3174" w:author="pjanssen" w:date="2015-11-10T17:01:00Z">
                <w:pPr>
                  <w:keepNext/>
                  <w:numPr>
                    <w:ilvl w:val="1"/>
                    <w:numId w:val="16"/>
                  </w:numPr>
                  <w:tabs>
                    <w:tab w:val="num" w:pos="567"/>
                  </w:tabs>
                  <w:spacing w:before="240" w:after="240"/>
                </w:pPr>
              </w:pPrChange>
            </w:pPr>
            <w:del w:id="3175" w:author="pjanssen" w:date="2015-11-10T17:01:00Z">
              <w:r w:rsidRPr="001D7694" w:rsidDel="00D43A14">
                <w:delText>OilGasChemicalsAppurtenanceTypeValue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76" w:author="pjanssen" w:date="2015-11-10T17:01:00Z"/>
              </w:rPr>
              <w:pPrChange w:id="3177" w:author="pjanssen" w:date="2015-11-10T17:01:00Z">
                <w:pPr>
                  <w:keepNext/>
                  <w:numPr>
                    <w:ilvl w:val="1"/>
                    <w:numId w:val="16"/>
                  </w:numPr>
                  <w:tabs>
                    <w:tab w:val="num" w:pos="567"/>
                  </w:tabs>
                  <w:spacing w:before="240" w:after="240"/>
                </w:pPr>
              </w:pPrChange>
            </w:pPr>
            <w:del w:id="3178" w:author="pjanssen" w:date="2015-11-10T17:01:00Z">
              <w:r w:rsidRPr="001D7694" w:rsidDel="00D43A14">
                <w:delText>Oil-Gas-Chemicals Network</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79" w:author="pjanssen" w:date="2015-11-10T17:01:00Z"/>
              </w:rPr>
              <w:pPrChange w:id="3180" w:author="pjanssen" w:date="2015-11-10T17:01:00Z">
                <w:pPr>
                  <w:keepNext/>
                  <w:numPr>
                    <w:ilvl w:val="1"/>
                    <w:numId w:val="16"/>
                  </w:numPr>
                  <w:tabs>
                    <w:tab w:val="num" w:pos="567"/>
                  </w:tabs>
                  <w:spacing w:before="240" w:after="240"/>
                </w:pPr>
              </w:pPrChange>
            </w:pPr>
            <w:del w:id="3181" w:author="pjanssen" w:date="2015-11-10T17:01:00Z">
              <w:r w:rsidRPr="001D7694" w:rsidDel="00D43A14">
                <w:delText>«codeList»</w:delText>
              </w:r>
            </w:del>
          </w:p>
        </w:tc>
      </w:tr>
      <w:tr w:rsidR="008D4D0B" w:rsidRPr="001D7694" w:rsidDel="00D43A14" w:rsidTr="008D4D0B">
        <w:trPr>
          <w:tblCellSpacing w:w="0" w:type="dxa"/>
          <w:del w:id="318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83" w:author="pjanssen" w:date="2015-11-10T17:01:00Z"/>
              </w:rPr>
              <w:pPrChange w:id="3184" w:author="pjanssen" w:date="2015-11-10T17:01:00Z">
                <w:pPr>
                  <w:keepNext/>
                  <w:numPr>
                    <w:ilvl w:val="1"/>
                    <w:numId w:val="16"/>
                  </w:numPr>
                  <w:tabs>
                    <w:tab w:val="num" w:pos="567"/>
                  </w:tabs>
                  <w:spacing w:before="240" w:after="240"/>
                </w:pPr>
              </w:pPrChange>
            </w:pPr>
            <w:del w:id="3185" w:author="pjanssen" w:date="2015-11-10T17:01:00Z">
              <w:r w:rsidRPr="001D7694" w:rsidDel="00D43A14">
                <w:delText>ThermalPipe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86" w:author="pjanssen" w:date="2015-11-10T17:01:00Z"/>
              </w:rPr>
              <w:pPrChange w:id="3187" w:author="pjanssen" w:date="2015-11-10T17:01:00Z">
                <w:pPr>
                  <w:keepNext/>
                  <w:numPr>
                    <w:ilvl w:val="1"/>
                    <w:numId w:val="16"/>
                  </w:numPr>
                  <w:tabs>
                    <w:tab w:val="num" w:pos="567"/>
                  </w:tabs>
                  <w:spacing w:before="240" w:after="240"/>
                </w:pPr>
              </w:pPrChange>
            </w:pPr>
            <w:del w:id="3188" w:author="pjanssen" w:date="2015-11-10T17:01:00Z">
              <w:r w:rsidRPr="001D7694" w:rsidDel="00D43A14">
                <w:delText>Thermal Network</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89" w:author="pjanssen" w:date="2015-11-10T17:01:00Z"/>
              </w:rPr>
              <w:pPrChange w:id="3190" w:author="pjanssen" w:date="2015-11-10T17:01:00Z">
                <w:pPr>
                  <w:keepNext/>
                  <w:numPr>
                    <w:ilvl w:val="1"/>
                    <w:numId w:val="16"/>
                  </w:numPr>
                  <w:tabs>
                    <w:tab w:val="num" w:pos="567"/>
                  </w:tabs>
                  <w:spacing w:before="240" w:after="240"/>
                </w:pPr>
              </w:pPrChange>
            </w:pPr>
            <w:del w:id="3191" w:author="pjanssen" w:date="2015-11-10T17:01:00Z">
              <w:r w:rsidRPr="001D7694" w:rsidDel="00D43A14">
                <w:delText>«featureType»</w:delText>
              </w:r>
            </w:del>
          </w:p>
        </w:tc>
      </w:tr>
      <w:tr w:rsidR="008D4D0B" w:rsidRPr="001D7694" w:rsidDel="00D43A14" w:rsidTr="008D4D0B">
        <w:trPr>
          <w:tblCellSpacing w:w="0" w:type="dxa"/>
          <w:del w:id="319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93" w:author="pjanssen" w:date="2015-11-10T17:01:00Z"/>
              </w:rPr>
              <w:pPrChange w:id="3194" w:author="pjanssen" w:date="2015-11-10T17:01:00Z">
                <w:pPr>
                  <w:keepNext/>
                  <w:numPr>
                    <w:ilvl w:val="1"/>
                    <w:numId w:val="16"/>
                  </w:numPr>
                  <w:tabs>
                    <w:tab w:val="num" w:pos="567"/>
                  </w:tabs>
                  <w:spacing w:before="240" w:after="240"/>
                </w:pPr>
              </w:pPrChange>
            </w:pPr>
            <w:del w:id="3195" w:author="pjanssen" w:date="2015-11-10T17:01:00Z">
              <w:r w:rsidRPr="001D7694" w:rsidDel="00D43A14">
                <w:delText>TelecommunicationsCable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96" w:author="pjanssen" w:date="2015-11-10T17:01:00Z"/>
              </w:rPr>
              <w:pPrChange w:id="3197" w:author="pjanssen" w:date="2015-11-10T17:01:00Z">
                <w:pPr>
                  <w:keepNext/>
                  <w:numPr>
                    <w:ilvl w:val="1"/>
                    <w:numId w:val="16"/>
                  </w:numPr>
                  <w:tabs>
                    <w:tab w:val="num" w:pos="567"/>
                  </w:tabs>
                  <w:spacing w:before="240" w:after="240"/>
                </w:pPr>
              </w:pPrChange>
            </w:pPr>
            <w:del w:id="3198" w:author="pjanssen" w:date="2015-11-10T17:01:00Z">
              <w:r w:rsidRPr="001D7694" w:rsidDel="00D43A14">
                <w:delText>Telecommunications Network</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199" w:author="pjanssen" w:date="2015-11-10T17:01:00Z"/>
              </w:rPr>
              <w:pPrChange w:id="3200" w:author="pjanssen" w:date="2015-11-10T17:01:00Z">
                <w:pPr>
                  <w:keepNext/>
                  <w:numPr>
                    <w:ilvl w:val="1"/>
                    <w:numId w:val="16"/>
                  </w:numPr>
                  <w:tabs>
                    <w:tab w:val="num" w:pos="567"/>
                  </w:tabs>
                  <w:spacing w:before="240" w:after="240"/>
                </w:pPr>
              </w:pPrChange>
            </w:pPr>
            <w:del w:id="3201" w:author="pjanssen" w:date="2015-11-10T17:01:00Z">
              <w:r w:rsidRPr="001D7694" w:rsidDel="00D43A14">
                <w:delText>«featureType»</w:delText>
              </w:r>
            </w:del>
          </w:p>
        </w:tc>
      </w:tr>
      <w:tr w:rsidR="008D4D0B" w:rsidRPr="001D7694" w:rsidDel="00D43A14" w:rsidTr="008D4D0B">
        <w:trPr>
          <w:tblCellSpacing w:w="0" w:type="dxa"/>
          <w:del w:id="320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03" w:author="pjanssen" w:date="2015-11-10T17:01:00Z"/>
              </w:rPr>
              <w:pPrChange w:id="3204" w:author="pjanssen" w:date="2015-11-10T17:01:00Z">
                <w:pPr>
                  <w:keepNext/>
                  <w:numPr>
                    <w:ilvl w:val="1"/>
                    <w:numId w:val="16"/>
                  </w:numPr>
                  <w:tabs>
                    <w:tab w:val="num" w:pos="567"/>
                  </w:tabs>
                  <w:spacing w:before="240" w:after="240"/>
                </w:pPr>
              </w:pPrChange>
            </w:pPr>
            <w:del w:id="3205" w:author="pjanssen" w:date="2015-11-10T17:01:00Z">
              <w:r w:rsidRPr="001D7694" w:rsidDel="00D43A14">
                <w:delText>TelecommunicationsCableMaterialTypeValue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06" w:author="pjanssen" w:date="2015-11-10T17:01:00Z"/>
              </w:rPr>
              <w:pPrChange w:id="3207" w:author="pjanssen" w:date="2015-11-10T17:01:00Z">
                <w:pPr>
                  <w:keepNext/>
                  <w:numPr>
                    <w:ilvl w:val="1"/>
                    <w:numId w:val="16"/>
                  </w:numPr>
                  <w:tabs>
                    <w:tab w:val="num" w:pos="567"/>
                  </w:tabs>
                  <w:spacing w:before="240" w:after="240"/>
                </w:pPr>
              </w:pPrChange>
            </w:pPr>
            <w:del w:id="3208" w:author="pjanssen" w:date="2015-11-10T17:01:00Z">
              <w:r w:rsidRPr="001D7694" w:rsidDel="00D43A14">
                <w:delText>Telecommunications Network</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09" w:author="pjanssen" w:date="2015-11-10T17:01:00Z"/>
              </w:rPr>
              <w:pPrChange w:id="3210" w:author="pjanssen" w:date="2015-11-10T17:01:00Z">
                <w:pPr>
                  <w:keepNext/>
                  <w:numPr>
                    <w:ilvl w:val="1"/>
                    <w:numId w:val="16"/>
                  </w:numPr>
                  <w:tabs>
                    <w:tab w:val="num" w:pos="567"/>
                  </w:tabs>
                  <w:spacing w:before="240" w:after="240"/>
                </w:pPr>
              </w:pPrChange>
            </w:pPr>
            <w:del w:id="3211" w:author="pjanssen" w:date="2015-11-10T17:01:00Z">
              <w:r w:rsidRPr="001D7694" w:rsidDel="00D43A14">
                <w:delText>«codeList»</w:delText>
              </w:r>
            </w:del>
          </w:p>
        </w:tc>
      </w:tr>
      <w:tr w:rsidR="008D4D0B" w:rsidRPr="001D7694" w:rsidDel="00D43A14" w:rsidTr="008D4D0B">
        <w:trPr>
          <w:tblCellSpacing w:w="0" w:type="dxa"/>
          <w:del w:id="321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13" w:author="pjanssen" w:date="2015-11-10T17:01:00Z"/>
              </w:rPr>
              <w:pPrChange w:id="3214" w:author="pjanssen" w:date="2015-11-10T17:01:00Z">
                <w:pPr>
                  <w:keepNext/>
                  <w:numPr>
                    <w:ilvl w:val="1"/>
                    <w:numId w:val="16"/>
                  </w:numPr>
                  <w:tabs>
                    <w:tab w:val="num" w:pos="567"/>
                  </w:tabs>
                  <w:spacing w:before="240" w:after="240"/>
                </w:pPr>
              </w:pPrChange>
            </w:pPr>
            <w:del w:id="3215" w:author="pjanssen" w:date="2015-11-10T17:01:00Z">
              <w:r w:rsidRPr="001D7694" w:rsidDel="00D43A14">
                <w:delText>TelecommunicationsAppurtenanceTypeValue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16" w:author="pjanssen" w:date="2015-11-10T17:01:00Z"/>
              </w:rPr>
              <w:pPrChange w:id="3217" w:author="pjanssen" w:date="2015-11-10T17:01:00Z">
                <w:pPr>
                  <w:keepNext/>
                  <w:numPr>
                    <w:ilvl w:val="1"/>
                    <w:numId w:val="16"/>
                  </w:numPr>
                  <w:tabs>
                    <w:tab w:val="num" w:pos="567"/>
                  </w:tabs>
                  <w:spacing w:before="240" w:after="240"/>
                </w:pPr>
              </w:pPrChange>
            </w:pPr>
            <w:del w:id="3218" w:author="pjanssen" w:date="2015-11-10T17:01:00Z">
              <w:r w:rsidRPr="001D7694" w:rsidDel="00D43A14">
                <w:delText>Telecommunications Network</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19" w:author="pjanssen" w:date="2015-11-10T17:01:00Z"/>
              </w:rPr>
              <w:pPrChange w:id="3220" w:author="pjanssen" w:date="2015-11-10T17:01:00Z">
                <w:pPr>
                  <w:keepNext/>
                  <w:numPr>
                    <w:ilvl w:val="1"/>
                    <w:numId w:val="16"/>
                  </w:numPr>
                  <w:tabs>
                    <w:tab w:val="num" w:pos="567"/>
                  </w:tabs>
                  <w:spacing w:before="240" w:after="240"/>
                </w:pPr>
              </w:pPrChange>
            </w:pPr>
            <w:del w:id="3221" w:author="pjanssen" w:date="2015-11-10T17:01:00Z">
              <w:r w:rsidRPr="001D7694" w:rsidDel="00D43A14">
                <w:delText>«codeList»</w:delText>
              </w:r>
            </w:del>
          </w:p>
        </w:tc>
      </w:tr>
      <w:tr w:rsidR="008D4D0B" w:rsidRPr="001D7694" w:rsidDel="00D43A14" w:rsidTr="008D4D0B">
        <w:trPr>
          <w:tblCellSpacing w:w="0" w:type="dxa"/>
          <w:del w:id="322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23" w:author="pjanssen" w:date="2015-11-10T17:01:00Z"/>
              </w:rPr>
              <w:pPrChange w:id="3224" w:author="pjanssen" w:date="2015-11-10T17:01:00Z">
                <w:pPr>
                  <w:keepNext/>
                  <w:numPr>
                    <w:ilvl w:val="1"/>
                    <w:numId w:val="16"/>
                  </w:numPr>
                  <w:tabs>
                    <w:tab w:val="num" w:pos="567"/>
                  </w:tabs>
                  <w:spacing w:before="240" w:after="240"/>
                </w:pPr>
              </w:pPrChange>
            </w:pPr>
            <w:del w:id="3225" w:author="pjanssen" w:date="2015-11-10T17:01:00Z">
              <w:r w:rsidRPr="001D7694" w:rsidDel="00D43A14">
                <w:delText>WaterAppurtenanceTypeValue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26" w:author="pjanssen" w:date="2015-11-10T17:01:00Z"/>
              </w:rPr>
              <w:pPrChange w:id="3227" w:author="pjanssen" w:date="2015-11-10T17:01:00Z">
                <w:pPr>
                  <w:keepNext/>
                  <w:numPr>
                    <w:ilvl w:val="1"/>
                    <w:numId w:val="16"/>
                  </w:numPr>
                  <w:tabs>
                    <w:tab w:val="num" w:pos="567"/>
                  </w:tabs>
                  <w:spacing w:before="240" w:after="240"/>
                </w:pPr>
              </w:pPrChange>
            </w:pPr>
            <w:del w:id="3228" w:author="pjanssen" w:date="2015-11-10T17:01:00Z">
              <w:r w:rsidRPr="001D7694" w:rsidDel="00D43A14">
                <w:delText>Water Network</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29" w:author="pjanssen" w:date="2015-11-10T17:01:00Z"/>
              </w:rPr>
              <w:pPrChange w:id="3230" w:author="pjanssen" w:date="2015-11-10T17:01:00Z">
                <w:pPr>
                  <w:keepNext/>
                  <w:numPr>
                    <w:ilvl w:val="1"/>
                    <w:numId w:val="16"/>
                  </w:numPr>
                  <w:tabs>
                    <w:tab w:val="num" w:pos="567"/>
                  </w:tabs>
                  <w:spacing w:before="240" w:after="240"/>
                </w:pPr>
              </w:pPrChange>
            </w:pPr>
            <w:del w:id="3231" w:author="pjanssen" w:date="2015-11-10T17:01:00Z">
              <w:r w:rsidRPr="001D7694" w:rsidDel="00D43A14">
                <w:delText>«codeList»</w:delText>
              </w:r>
            </w:del>
          </w:p>
        </w:tc>
      </w:tr>
      <w:tr w:rsidR="008D4D0B" w:rsidRPr="001D7694" w:rsidDel="00D43A14" w:rsidTr="008D4D0B">
        <w:trPr>
          <w:tblCellSpacing w:w="0" w:type="dxa"/>
          <w:del w:id="323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33" w:author="pjanssen" w:date="2015-11-10T17:01:00Z"/>
              </w:rPr>
              <w:pPrChange w:id="3234" w:author="pjanssen" w:date="2015-11-10T17:01:00Z">
                <w:pPr>
                  <w:keepNext/>
                  <w:numPr>
                    <w:ilvl w:val="1"/>
                    <w:numId w:val="16"/>
                  </w:numPr>
                  <w:tabs>
                    <w:tab w:val="num" w:pos="567"/>
                  </w:tabs>
                  <w:spacing w:before="240" w:after="240"/>
                </w:pPr>
              </w:pPrChange>
            </w:pPr>
            <w:del w:id="3235" w:author="pjanssen" w:date="2015-11-10T17:01:00Z">
              <w:r w:rsidRPr="001D7694" w:rsidDel="00D43A14">
                <w:delText>WaterTypeValue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36" w:author="pjanssen" w:date="2015-11-10T17:01:00Z"/>
              </w:rPr>
              <w:pPrChange w:id="3237" w:author="pjanssen" w:date="2015-11-10T17:01:00Z">
                <w:pPr>
                  <w:keepNext/>
                  <w:numPr>
                    <w:ilvl w:val="1"/>
                    <w:numId w:val="16"/>
                  </w:numPr>
                  <w:tabs>
                    <w:tab w:val="num" w:pos="567"/>
                  </w:tabs>
                  <w:spacing w:before="240" w:after="240"/>
                </w:pPr>
              </w:pPrChange>
            </w:pPr>
            <w:del w:id="3238" w:author="pjanssen" w:date="2015-11-10T17:01:00Z">
              <w:r w:rsidRPr="001D7694" w:rsidDel="00D43A14">
                <w:delText>Water Network</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39" w:author="pjanssen" w:date="2015-11-10T17:01:00Z"/>
              </w:rPr>
              <w:pPrChange w:id="3240" w:author="pjanssen" w:date="2015-11-10T17:01:00Z">
                <w:pPr>
                  <w:keepNext/>
                  <w:numPr>
                    <w:ilvl w:val="1"/>
                    <w:numId w:val="16"/>
                  </w:numPr>
                  <w:tabs>
                    <w:tab w:val="num" w:pos="567"/>
                  </w:tabs>
                  <w:spacing w:before="240" w:after="240"/>
                </w:pPr>
              </w:pPrChange>
            </w:pPr>
            <w:del w:id="3241" w:author="pjanssen" w:date="2015-11-10T17:01:00Z">
              <w:r w:rsidRPr="001D7694" w:rsidDel="00D43A14">
                <w:delText>«codeList»</w:delText>
              </w:r>
            </w:del>
          </w:p>
        </w:tc>
      </w:tr>
      <w:tr w:rsidR="008D4D0B" w:rsidRPr="001D7694" w:rsidDel="00D43A14" w:rsidTr="008D4D0B">
        <w:trPr>
          <w:tblCellSpacing w:w="0" w:type="dxa"/>
          <w:del w:id="324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43" w:author="pjanssen" w:date="2015-11-10T17:01:00Z"/>
              </w:rPr>
              <w:pPrChange w:id="3244" w:author="pjanssen" w:date="2015-11-10T17:01:00Z">
                <w:pPr>
                  <w:keepNext/>
                  <w:numPr>
                    <w:ilvl w:val="1"/>
                    <w:numId w:val="16"/>
                  </w:numPr>
                  <w:tabs>
                    <w:tab w:val="num" w:pos="567"/>
                  </w:tabs>
                  <w:spacing w:before="240" w:after="240"/>
                </w:pPr>
              </w:pPrChange>
            </w:pPr>
            <w:del w:id="3245" w:author="pjanssen" w:date="2015-11-10T17:01:00Z">
              <w:r w:rsidRPr="001D7694" w:rsidDel="00D43A14">
                <w:lastRenderedPageBreak/>
                <w:delText>ThermalAppurtenanceTypeValue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46" w:author="pjanssen" w:date="2015-11-10T17:01:00Z"/>
              </w:rPr>
              <w:pPrChange w:id="3247" w:author="pjanssen" w:date="2015-11-10T17:01:00Z">
                <w:pPr>
                  <w:keepNext/>
                  <w:numPr>
                    <w:ilvl w:val="1"/>
                    <w:numId w:val="16"/>
                  </w:numPr>
                  <w:tabs>
                    <w:tab w:val="num" w:pos="567"/>
                  </w:tabs>
                  <w:spacing w:before="240" w:after="240"/>
                </w:pPr>
              </w:pPrChange>
            </w:pPr>
            <w:del w:id="3248" w:author="pjanssen" w:date="2015-11-10T17:01:00Z">
              <w:r w:rsidRPr="001D7694" w:rsidDel="00D43A14">
                <w:delText>Thermal Network</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49" w:author="pjanssen" w:date="2015-11-10T17:01:00Z"/>
              </w:rPr>
              <w:pPrChange w:id="3250" w:author="pjanssen" w:date="2015-11-10T17:01:00Z">
                <w:pPr>
                  <w:keepNext/>
                  <w:numPr>
                    <w:ilvl w:val="1"/>
                    <w:numId w:val="16"/>
                  </w:numPr>
                  <w:tabs>
                    <w:tab w:val="num" w:pos="567"/>
                  </w:tabs>
                  <w:spacing w:before="240" w:after="240"/>
                </w:pPr>
              </w:pPrChange>
            </w:pPr>
            <w:del w:id="3251" w:author="pjanssen" w:date="2015-11-10T17:01:00Z">
              <w:r w:rsidRPr="001D7694" w:rsidDel="00D43A14">
                <w:delText>«codeList»</w:delText>
              </w:r>
            </w:del>
          </w:p>
        </w:tc>
      </w:tr>
      <w:tr w:rsidR="008D4D0B" w:rsidRPr="001D7694" w:rsidDel="00D43A14" w:rsidTr="008D4D0B">
        <w:trPr>
          <w:tblCellSpacing w:w="0" w:type="dxa"/>
          <w:del w:id="325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53" w:author="pjanssen" w:date="2015-11-10T17:01:00Z"/>
              </w:rPr>
              <w:pPrChange w:id="3254" w:author="pjanssen" w:date="2015-11-10T17:01:00Z">
                <w:pPr>
                  <w:keepNext/>
                  <w:numPr>
                    <w:ilvl w:val="1"/>
                    <w:numId w:val="16"/>
                  </w:numPr>
                  <w:tabs>
                    <w:tab w:val="num" w:pos="567"/>
                  </w:tabs>
                  <w:spacing w:before="240" w:after="240"/>
                </w:pPr>
              </w:pPrChange>
            </w:pPr>
            <w:del w:id="3255" w:author="pjanssen" w:date="2015-11-10T17:01:00Z">
              <w:r w:rsidRPr="001D7694" w:rsidDel="00D43A14">
                <w:delText>WaterPipe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56" w:author="pjanssen" w:date="2015-11-10T17:01:00Z"/>
              </w:rPr>
              <w:pPrChange w:id="3257" w:author="pjanssen" w:date="2015-11-10T17:01:00Z">
                <w:pPr>
                  <w:keepNext/>
                  <w:numPr>
                    <w:ilvl w:val="1"/>
                    <w:numId w:val="16"/>
                  </w:numPr>
                  <w:tabs>
                    <w:tab w:val="num" w:pos="567"/>
                  </w:tabs>
                  <w:spacing w:before="240" w:after="240"/>
                </w:pPr>
              </w:pPrChange>
            </w:pPr>
            <w:del w:id="3258" w:author="pjanssen" w:date="2015-11-10T17:01:00Z">
              <w:r w:rsidRPr="001D7694" w:rsidDel="00D43A14">
                <w:delText>Water Network</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59" w:author="pjanssen" w:date="2015-11-10T17:01:00Z"/>
              </w:rPr>
              <w:pPrChange w:id="3260" w:author="pjanssen" w:date="2015-11-10T17:01:00Z">
                <w:pPr>
                  <w:keepNext/>
                  <w:numPr>
                    <w:ilvl w:val="1"/>
                    <w:numId w:val="16"/>
                  </w:numPr>
                  <w:tabs>
                    <w:tab w:val="num" w:pos="567"/>
                  </w:tabs>
                  <w:spacing w:before="240" w:after="240"/>
                </w:pPr>
              </w:pPrChange>
            </w:pPr>
            <w:del w:id="3261" w:author="pjanssen" w:date="2015-11-10T17:01:00Z">
              <w:r w:rsidRPr="001D7694" w:rsidDel="00D43A14">
                <w:delText>«featureType»</w:delText>
              </w:r>
            </w:del>
          </w:p>
        </w:tc>
      </w:tr>
      <w:tr w:rsidR="008D4D0B" w:rsidRPr="001D7694" w:rsidDel="00D43A14" w:rsidTr="008D4D0B">
        <w:trPr>
          <w:tblCellSpacing w:w="0" w:type="dxa"/>
          <w:del w:id="326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63" w:author="pjanssen" w:date="2015-11-10T17:01:00Z"/>
              </w:rPr>
              <w:pPrChange w:id="3264" w:author="pjanssen" w:date="2015-11-10T17:01:00Z">
                <w:pPr>
                  <w:keepNext/>
                  <w:numPr>
                    <w:ilvl w:val="1"/>
                    <w:numId w:val="16"/>
                  </w:numPr>
                  <w:tabs>
                    <w:tab w:val="num" w:pos="567"/>
                  </w:tabs>
                  <w:spacing w:before="240" w:after="240"/>
                </w:pPr>
              </w:pPrChange>
            </w:pPr>
            <w:del w:id="3265" w:author="pjanssen" w:date="2015-11-10T17:01:00Z">
              <w:r w:rsidRPr="001D7694" w:rsidDel="00D43A14">
                <w:delText>CadastralParcel</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66" w:author="pjanssen" w:date="2015-11-10T17:01:00Z"/>
              </w:rPr>
              <w:pPrChange w:id="3267" w:author="pjanssen" w:date="2015-11-10T17:01:00Z">
                <w:pPr>
                  <w:keepNext/>
                  <w:numPr>
                    <w:ilvl w:val="1"/>
                    <w:numId w:val="16"/>
                  </w:numPr>
                  <w:tabs>
                    <w:tab w:val="num" w:pos="567"/>
                  </w:tabs>
                  <w:spacing w:before="240" w:after="240"/>
                </w:pPr>
              </w:pPrChange>
            </w:pPr>
            <w:del w:id="3268" w:author="pjanssen" w:date="2015-11-10T17:01:00Z">
              <w:r w:rsidRPr="001D7694" w:rsidDel="00D43A14">
                <w:delText>CadastralParcels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69" w:author="pjanssen" w:date="2015-11-10T17:01:00Z"/>
              </w:rPr>
              <w:pPrChange w:id="3270" w:author="pjanssen" w:date="2015-11-10T17:01:00Z">
                <w:pPr>
                  <w:keepNext/>
                  <w:numPr>
                    <w:ilvl w:val="1"/>
                    <w:numId w:val="16"/>
                  </w:numPr>
                  <w:tabs>
                    <w:tab w:val="num" w:pos="567"/>
                  </w:tabs>
                  <w:spacing w:before="240" w:after="240"/>
                </w:pPr>
              </w:pPrChange>
            </w:pPr>
            <w:del w:id="3271" w:author="pjanssen" w:date="2015-11-10T17:01:00Z">
              <w:r w:rsidRPr="001D7694" w:rsidDel="00D43A14">
                <w:delText>«featureType»</w:delText>
              </w:r>
            </w:del>
          </w:p>
        </w:tc>
      </w:tr>
      <w:tr w:rsidR="008D4D0B" w:rsidRPr="001D7694" w:rsidDel="00D43A14" w:rsidTr="008D4D0B">
        <w:trPr>
          <w:tblCellSpacing w:w="0" w:type="dxa"/>
          <w:del w:id="327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73" w:author="pjanssen" w:date="2015-11-10T17:01:00Z"/>
              </w:rPr>
              <w:pPrChange w:id="3274" w:author="pjanssen" w:date="2015-11-10T17:01:00Z">
                <w:pPr>
                  <w:keepNext/>
                  <w:numPr>
                    <w:ilvl w:val="1"/>
                    <w:numId w:val="16"/>
                  </w:numPr>
                  <w:tabs>
                    <w:tab w:val="num" w:pos="567"/>
                  </w:tabs>
                  <w:spacing w:before="240" w:after="240"/>
                </w:pPr>
              </w:pPrChange>
            </w:pPr>
            <w:del w:id="3275" w:author="pjanssen" w:date="2015-11-10T17:01:00Z">
              <w:r w:rsidRPr="001D7694" w:rsidDel="00D43A14">
                <w:delText>CadastralZoningLevelValue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76" w:author="pjanssen" w:date="2015-11-10T17:01:00Z"/>
              </w:rPr>
              <w:pPrChange w:id="3277" w:author="pjanssen" w:date="2015-11-10T17:01:00Z">
                <w:pPr>
                  <w:keepNext/>
                  <w:numPr>
                    <w:ilvl w:val="1"/>
                    <w:numId w:val="16"/>
                  </w:numPr>
                  <w:tabs>
                    <w:tab w:val="num" w:pos="567"/>
                  </w:tabs>
                  <w:spacing w:before="240" w:after="240"/>
                </w:pPr>
              </w:pPrChange>
            </w:pPr>
            <w:del w:id="3278" w:author="pjanssen" w:date="2015-11-10T17:01:00Z">
              <w:r w:rsidRPr="001D7694" w:rsidDel="00D43A14">
                <w:delText>CadastralParcels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79" w:author="pjanssen" w:date="2015-11-10T17:01:00Z"/>
              </w:rPr>
              <w:pPrChange w:id="3280" w:author="pjanssen" w:date="2015-11-10T17:01:00Z">
                <w:pPr>
                  <w:keepNext/>
                  <w:numPr>
                    <w:ilvl w:val="1"/>
                    <w:numId w:val="16"/>
                  </w:numPr>
                  <w:tabs>
                    <w:tab w:val="num" w:pos="567"/>
                  </w:tabs>
                  <w:spacing w:before="240" w:after="240"/>
                </w:pPr>
              </w:pPrChange>
            </w:pPr>
            <w:del w:id="3281" w:author="pjanssen" w:date="2015-11-10T17:01:00Z">
              <w:r w:rsidRPr="001D7694" w:rsidDel="00D43A14">
                <w:delText>«codeList»</w:delText>
              </w:r>
            </w:del>
          </w:p>
        </w:tc>
      </w:tr>
      <w:tr w:rsidR="008D4D0B" w:rsidRPr="001D7694" w:rsidDel="00D43A14" w:rsidTr="008D4D0B">
        <w:trPr>
          <w:tblCellSpacing w:w="0" w:type="dxa"/>
          <w:del w:id="328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83" w:author="pjanssen" w:date="2015-11-10T17:01:00Z"/>
              </w:rPr>
              <w:pPrChange w:id="3284" w:author="pjanssen" w:date="2015-11-10T17:01:00Z">
                <w:pPr>
                  <w:keepNext/>
                  <w:numPr>
                    <w:ilvl w:val="1"/>
                    <w:numId w:val="16"/>
                  </w:numPr>
                  <w:tabs>
                    <w:tab w:val="num" w:pos="567"/>
                  </w:tabs>
                  <w:spacing w:before="240" w:after="240"/>
                </w:pPr>
              </w:pPrChange>
            </w:pPr>
            <w:del w:id="3285" w:author="pjanssen" w:date="2015-11-10T17:01:00Z">
              <w:r w:rsidRPr="001D7694" w:rsidDel="00D43A14">
                <w:delText>CadastralZoning</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86" w:author="pjanssen" w:date="2015-11-10T17:01:00Z"/>
              </w:rPr>
              <w:pPrChange w:id="3287" w:author="pjanssen" w:date="2015-11-10T17:01:00Z">
                <w:pPr>
                  <w:keepNext/>
                  <w:numPr>
                    <w:ilvl w:val="1"/>
                    <w:numId w:val="16"/>
                  </w:numPr>
                  <w:tabs>
                    <w:tab w:val="num" w:pos="567"/>
                  </w:tabs>
                  <w:spacing w:before="240" w:after="240"/>
                </w:pPr>
              </w:pPrChange>
            </w:pPr>
            <w:del w:id="3288" w:author="pjanssen" w:date="2015-11-10T17:01:00Z">
              <w:r w:rsidRPr="001D7694" w:rsidDel="00D43A14">
                <w:delText>CadastralParcels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89" w:author="pjanssen" w:date="2015-11-10T17:01:00Z"/>
              </w:rPr>
              <w:pPrChange w:id="3290" w:author="pjanssen" w:date="2015-11-10T17:01:00Z">
                <w:pPr>
                  <w:keepNext/>
                  <w:numPr>
                    <w:ilvl w:val="1"/>
                    <w:numId w:val="16"/>
                  </w:numPr>
                  <w:tabs>
                    <w:tab w:val="num" w:pos="567"/>
                  </w:tabs>
                  <w:spacing w:before="240" w:after="240"/>
                </w:pPr>
              </w:pPrChange>
            </w:pPr>
            <w:del w:id="3291" w:author="pjanssen" w:date="2015-11-10T17:01:00Z">
              <w:r w:rsidRPr="001D7694" w:rsidDel="00D43A14">
                <w:delText>«featureType»</w:delText>
              </w:r>
            </w:del>
          </w:p>
        </w:tc>
      </w:tr>
      <w:tr w:rsidR="008D4D0B" w:rsidRPr="001D7694" w:rsidDel="00D43A14" w:rsidTr="008D4D0B">
        <w:trPr>
          <w:tblCellSpacing w:w="0" w:type="dxa"/>
          <w:del w:id="329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93" w:author="pjanssen" w:date="2015-11-10T17:01:00Z"/>
              </w:rPr>
              <w:pPrChange w:id="3294" w:author="pjanssen" w:date="2015-11-10T17:01:00Z">
                <w:pPr>
                  <w:keepNext/>
                  <w:numPr>
                    <w:ilvl w:val="1"/>
                    <w:numId w:val="16"/>
                  </w:numPr>
                  <w:tabs>
                    <w:tab w:val="num" w:pos="567"/>
                  </w:tabs>
                  <w:spacing w:before="240" w:after="240"/>
                </w:pPr>
              </w:pPrChange>
            </w:pPr>
            <w:del w:id="3295" w:author="pjanssen" w:date="2015-11-10T17:01:00Z">
              <w:r w:rsidRPr="001D7694" w:rsidDel="00D43A14">
                <w:delText>NameStatusValue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96" w:author="pjanssen" w:date="2015-11-10T17:01:00Z"/>
              </w:rPr>
              <w:pPrChange w:id="3297" w:author="pjanssen" w:date="2015-11-10T17:01:00Z">
                <w:pPr>
                  <w:keepNext/>
                  <w:numPr>
                    <w:ilvl w:val="1"/>
                    <w:numId w:val="16"/>
                  </w:numPr>
                  <w:tabs>
                    <w:tab w:val="num" w:pos="567"/>
                  </w:tabs>
                  <w:spacing w:before="240" w:after="240"/>
                </w:pPr>
              </w:pPrChange>
            </w:pPr>
            <w:del w:id="3298" w:author="pjanssen" w:date="2015-11-10T17:01:00Z">
              <w:r w:rsidRPr="001D7694" w:rsidDel="00D43A14">
                <w:delText>Geographical Names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299" w:author="pjanssen" w:date="2015-11-10T17:01:00Z"/>
              </w:rPr>
              <w:pPrChange w:id="3300" w:author="pjanssen" w:date="2015-11-10T17:01:00Z">
                <w:pPr>
                  <w:keepNext/>
                  <w:numPr>
                    <w:ilvl w:val="1"/>
                    <w:numId w:val="16"/>
                  </w:numPr>
                  <w:tabs>
                    <w:tab w:val="num" w:pos="567"/>
                  </w:tabs>
                  <w:spacing w:before="240" w:after="240"/>
                </w:pPr>
              </w:pPrChange>
            </w:pPr>
            <w:del w:id="3301" w:author="pjanssen" w:date="2015-11-10T17:01:00Z">
              <w:r w:rsidRPr="001D7694" w:rsidDel="00D43A14">
                <w:delText>«codeList»</w:delText>
              </w:r>
            </w:del>
          </w:p>
        </w:tc>
      </w:tr>
      <w:tr w:rsidR="008D4D0B" w:rsidRPr="001D7694" w:rsidDel="00D43A14" w:rsidTr="008D4D0B">
        <w:trPr>
          <w:tblCellSpacing w:w="0" w:type="dxa"/>
          <w:del w:id="330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303" w:author="pjanssen" w:date="2015-11-10T17:01:00Z"/>
              </w:rPr>
              <w:pPrChange w:id="3304" w:author="pjanssen" w:date="2015-11-10T17:01:00Z">
                <w:pPr>
                  <w:keepNext/>
                  <w:numPr>
                    <w:ilvl w:val="1"/>
                    <w:numId w:val="16"/>
                  </w:numPr>
                  <w:tabs>
                    <w:tab w:val="num" w:pos="567"/>
                  </w:tabs>
                  <w:spacing w:before="240" w:after="240"/>
                </w:pPr>
              </w:pPrChange>
            </w:pPr>
            <w:del w:id="3305" w:author="pjanssen" w:date="2015-11-10T17:01:00Z">
              <w:r w:rsidRPr="001D7694" w:rsidDel="00D43A14">
                <w:delText>GrammaticalNumberValue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306" w:author="pjanssen" w:date="2015-11-10T17:01:00Z"/>
              </w:rPr>
              <w:pPrChange w:id="3307" w:author="pjanssen" w:date="2015-11-10T17:01:00Z">
                <w:pPr>
                  <w:keepNext/>
                  <w:numPr>
                    <w:ilvl w:val="1"/>
                    <w:numId w:val="16"/>
                  </w:numPr>
                  <w:tabs>
                    <w:tab w:val="num" w:pos="567"/>
                  </w:tabs>
                  <w:spacing w:before="240" w:after="240"/>
                </w:pPr>
              </w:pPrChange>
            </w:pPr>
            <w:del w:id="3308" w:author="pjanssen" w:date="2015-11-10T17:01:00Z">
              <w:r w:rsidRPr="001D7694" w:rsidDel="00D43A14">
                <w:delText>Geographical Names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309" w:author="pjanssen" w:date="2015-11-10T17:01:00Z"/>
              </w:rPr>
              <w:pPrChange w:id="3310" w:author="pjanssen" w:date="2015-11-10T17:01:00Z">
                <w:pPr>
                  <w:keepNext/>
                  <w:numPr>
                    <w:ilvl w:val="1"/>
                    <w:numId w:val="16"/>
                  </w:numPr>
                  <w:tabs>
                    <w:tab w:val="num" w:pos="567"/>
                  </w:tabs>
                  <w:spacing w:before="240" w:after="240"/>
                </w:pPr>
              </w:pPrChange>
            </w:pPr>
            <w:del w:id="3311" w:author="pjanssen" w:date="2015-11-10T17:01:00Z">
              <w:r w:rsidRPr="001D7694" w:rsidDel="00D43A14">
                <w:delText>«codeList»</w:delText>
              </w:r>
            </w:del>
          </w:p>
        </w:tc>
      </w:tr>
      <w:tr w:rsidR="008D4D0B" w:rsidRPr="001D7694" w:rsidDel="00D43A14" w:rsidTr="008D4D0B">
        <w:trPr>
          <w:tblCellSpacing w:w="0" w:type="dxa"/>
          <w:del w:id="331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313" w:author="pjanssen" w:date="2015-11-10T17:01:00Z"/>
              </w:rPr>
              <w:pPrChange w:id="3314" w:author="pjanssen" w:date="2015-11-10T17:01:00Z">
                <w:pPr>
                  <w:keepNext/>
                  <w:numPr>
                    <w:ilvl w:val="1"/>
                    <w:numId w:val="16"/>
                  </w:numPr>
                  <w:tabs>
                    <w:tab w:val="num" w:pos="567"/>
                  </w:tabs>
                  <w:spacing w:before="240" w:after="240"/>
                </w:pPr>
              </w:pPrChange>
            </w:pPr>
            <w:del w:id="3315" w:author="pjanssen" w:date="2015-11-10T17:01:00Z">
              <w:r w:rsidRPr="001D7694" w:rsidDel="00D43A14">
                <w:delText>BasicPropertyUnit</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316" w:author="pjanssen" w:date="2015-11-10T17:01:00Z"/>
              </w:rPr>
              <w:pPrChange w:id="3317" w:author="pjanssen" w:date="2015-11-10T17:01:00Z">
                <w:pPr>
                  <w:keepNext/>
                  <w:numPr>
                    <w:ilvl w:val="1"/>
                    <w:numId w:val="16"/>
                  </w:numPr>
                  <w:tabs>
                    <w:tab w:val="num" w:pos="567"/>
                  </w:tabs>
                  <w:spacing w:before="240" w:after="240"/>
                </w:pPr>
              </w:pPrChange>
            </w:pPr>
            <w:del w:id="3318" w:author="pjanssen" w:date="2015-11-10T17:01:00Z">
              <w:r w:rsidRPr="001D7694" w:rsidDel="00D43A14">
                <w:delText>CadastralParcels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319" w:author="pjanssen" w:date="2015-11-10T17:01:00Z"/>
              </w:rPr>
              <w:pPrChange w:id="3320" w:author="pjanssen" w:date="2015-11-10T17:01:00Z">
                <w:pPr>
                  <w:keepNext/>
                  <w:numPr>
                    <w:ilvl w:val="1"/>
                    <w:numId w:val="16"/>
                  </w:numPr>
                  <w:tabs>
                    <w:tab w:val="num" w:pos="567"/>
                  </w:tabs>
                  <w:spacing w:before="240" w:after="240"/>
                </w:pPr>
              </w:pPrChange>
            </w:pPr>
            <w:del w:id="3321" w:author="pjanssen" w:date="2015-11-10T17:01:00Z">
              <w:r w:rsidRPr="001D7694" w:rsidDel="00D43A14">
                <w:delText>«featureType»</w:delText>
              </w:r>
            </w:del>
          </w:p>
        </w:tc>
      </w:tr>
      <w:tr w:rsidR="008D4D0B" w:rsidRPr="001D7694" w:rsidDel="00D43A14" w:rsidTr="008D4D0B">
        <w:trPr>
          <w:tblCellSpacing w:w="0" w:type="dxa"/>
          <w:del w:id="332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323" w:author="pjanssen" w:date="2015-11-10T17:01:00Z"/>
              </w:rPr>
              <w:pPrChange w:id="3324" w:author="pjanssen" w:date="2015-11-10T17:01:00Z">
                <w:pPr>
                  <w:keepNext/>
                  <w:numPr>
                    <w:ilvl w:val="1"/>
                    <w:numId w:val="16"/>
                  </w:numPr>
                  <w:tabs>
                    <w:tab w:val="num" w:pos="567"/>
                  </w:tabs>
                  <w:spacing w:before="240" w:after="240"/>
                </w:pPr>
              </w:pPrChange>
            </w:pPr>
            <w:del w:id="3325" w:author="pjanssen" w:date="2015-11-10T17:01:00Z">
              <w:r w:rsidRPr="001D7694" w:rsidDel="00D43A14">
                <w:delText>GeographicalName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326" w:author="pjanssen" w:date="2015-11-10T17:01:00Z"/>
              </w:rPr>
              <w:pPrChange w:id="3327" w:author="pjanssen" w:date="2015-11-10T17:01:00Z">
                <w:pPr>
                  <w:keepNext/>
                  <w:numPr>
                    <w:ilvl w:val="1"/>
                    <w:numId w:val="16"/>
                  </w:numPr>
                  <w:tabs>
                    <w:tab w:val="num" w:pos="567"/>
                  </w:tabs>
                  <w:spacing w:before="240" w:after="240"/>
                </w:pPr>
              </w:pPrChange>
            </w:pPr>
            <w:del w:id="3328" w:author="pjanssen" w:date="2015-11-10T17:01:00Z">
              <w:r w:rsidRPr="001D7694" w:rsidDel="00D43A14">
                <w:delText>Geographical Names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329" w:author="pjanssen" w:date="2015-11-10T17:01:00Z"/>
              </w:rPr>
              <w:pPrChange w:id="3330" w:author="pjanssen" w:date="2015-11-10T17:01:00Z">
                <w:pPr>
                  <w:keepNext/>
                  <w:numPr>
                    <w:ilvl w:val="1"/>
                    <w:numId w:val="16"/>
                  </w:numPr>
                  <w:tabs>
                    <w:tab w:val="num" w:pos="567"/>
                  </w:tabs>
                  <w:spacing w:before="240" w:after="240"/>
                </w:pPr>
              </w:pPrChange>
            </w:pPr>
            <w:del w:id="3331" w:author="pjanssen" w:date="2015-11-10T17:01:00Z">
              <w:r w:rsidRPr="001D7694" w:rsidDel="00D43A14">
                <w:delText>«dataType»</w:delText>
              </w:r>
            </w:del>
          </w:p>
        </w:tc>
      </w:tr>
      <w:tr w:rsidR="008D4D0B" w:rsidRPr="001D7694" w:rsidDel="00D43A14" w:rsidTr="008D4D0B">
        <w:trPr>
          <w:tblCellSpacing w:w="0" w:type="dxa"/>
          <w:del w:id="333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333" w:author="pjanssen" w:date="2015-11-10T17:01:00Z"/>
              </w:rPr>
              <w:pPrChange w:id="3334" w:author="pjanssen" w:date="2015-11-10T17:01:00Z">
                <w:pPr>
                  <w:keepNext/>
                  <w:numPr>
                    <w:ilvl w:val="1"/>
                    <w:numId w:val="16"/>
                  </w:numPr>
                  <w:tabs>
                    <w:tab w:val="num" w:pos="567"/>
                  </w:tabs>
                  <w:spacing w:before="240" w:after="240"/>
                </w:pPr>
              </w:pPrChange>
            </w:pPr>
            <w:del w:id="3335" w:author="pjanssen" w:date="2015-11-10T17:01:00Z">
              <w:r w:rsidRPr="001D7694" w:rsidDel="00D43A14">
                <w:delText>GrammaticalGenderValue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336" w:author="pjanssen" w:date="2015-11-10T17:01:00Z"/>
              </w:rPr>
              <w:pPrChange w:id="3337" w:author="pjanssen" w:date="2015-11-10T17:01:00Z">
                <w:pPr>
                  <w:keepNext/>
                  <w:numPr>
                    <w:ilvl w:val="1"/>
                    <w:numId w:val="16"/>
                  </w:numPr>
                  <w:tabs>
                    <w:tab w:val="num" w:pos="567"/>
                  </w:tabs>
                  <w:spacing w:before="240" w:after="240"/>
                </w:pPr>
              </w:pPrChange>
            </w:pPr>
            <w:del w:id="3338" w:author="pjanssen" w:date="2015-11-10T17:01:00Z">
              <w:r w:rsidRPr="001D7694" w:rsidDel="00D43A14">
                <w:delText>Geographical Names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339" w:author="pjanssen" w:date="2015-11-10T17:01:00Z"/>
              </w:rPr>
              <w:pPrChange w:id="3340" w:author="pjanssen" w:date="2015-11-10T17:01:00Z">
                <w:pPr>
                  <w:keepNext/>
                  <w:numPr>
                    <w:ilvl w:val="1"/>
                    <w:numId w:val="16"/>
                  </w:numPr>
                  <w:tabs>
                    <w:tab w:val="num" w:pos="567"/>
                  </w:tabs>
                  <w:spacing w:before="240" w:after="240"/>
                </w:pPr>
              </w:pPrChange>
            </w:pPr>
            <w:del w:id="3341" w:author="pjanssen" w:date="2015-11-10T17:01:00Z">
              <w:r w:rsidRPr="001D7694" w:rsidDel="00D43A14">
                <w:delText>«codeList»</w:delText>
              </w:r>
            </w:del>
          </w:p>
        </w:tc>
      </w:tr>
      <w:tr w:rsidR="008D4D0B" w:rsidRPr="001D7694" w:rsidDel="00D43A14" w:rsidTr="008D4D0B">
        <w:trPr>
          <w:tblCellSpacing w:w="0" w:type="dxa"/>
          <w:del w:id="334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343" w:author="pjanssen" w:date="2015-11-10T17:01:00Z"/>
              </w:rPr>
              <w:pPrChange w:id="3344" w:author="pjanssen" w:date="2015-11-10T17:01:00Z">
                <w:pPr>
                  <w:keepNext/>
                  <w:numPr>
                    <w:ilvl w:val="1"/>
                    <w:numId w:val="16"/>
                  </w:numPr>
                  <w:tabs>
                    <w:tab w:val="num" w:pos="567"/>
                  </w:tabs>
                  <w:spacing w:before="240" w:after="240"/>
                </w:pPr>
              </w:pPrChange>
            </w:pPr>
            <w:del w:id="3345" w:author="pjanssen" w:date="2015-11-10T17:01:00Z">
              <w:r w:rsidRPr="001D7694" w:rsidDel="00D43A14">
                <w:delText>SpellingOfName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346" w:author="pjanssen" w:date="2015-11-10T17:01:00Z"/>
              </w:rPr>
              <w:pPrChange w:id="3347" w:author="pjanssen" w:date="2015-11-10T17:01:00Z">
                <w:pPr>
                  <w:keepNext/>
                  <w:numPr>
                    <w:ilvl w:val="1"/>
                    <w:numId w:val="16"/>
                  </w:numPr>
                  <w:tabs>
                    <w:tab w:val="num" w:pos="567"/>
                  </w:tabs>
                  <w:spacing w:before="240" w:after="240"/>
                </w:pPr>
              </w:pPrChange>
            </w:pPr>
            <w:del w:id="3348" w:author="pjanssen" w:date="2015-11-10T17:01:00Z">
              <w:r w:rsidRPr="001D7694" w:rsidDel="00D43A14">
                <w:delText>Geographical Names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349" w:author="pjanssen" w:date="2015-11-10T17:01:00Z"/>
              </w:rPr>
              <w:pPrChange w:id="3350" w:author="pjanssen" w:date="2015-11-10T17:01:00Z">
                <w:pPr>
                  <w:keepNext/>
                  <w:numPr>
                    <w:ilvl w:val="1"/>
                    <w:numId w:val="16"/>
                  </w:numPr>
                  <w:tabs>
                    <w:tab w:val="num" w:pos="567"/>
                  </w:tabs>
                  <w:spacing w:before="240" w:after="240"/>
                </w:pPr>
              </w:pPrChange>
            </w:pPr>
            <w:del w:id="3351" w:author="pjanssen" w:date="2015-11-10T17:01:00Z">
              <w:r w:rsidRPr="001D7694" w:rsidDel="00D43A14">
                <w:delText>«dataType»</w:delText>
              </w:r>
            </w:del>
          </w:p>
        </w:tc>
      </w:tr>
      <w:tr w:rsidR="008D4D0B" w:rsidRPr="001D7694" w:rsidDel="00D43A14" w:rsidTr="008D4D0B">
        <w:trPr>
          <w:tblCellSpacing w:w="0" w:type="dxa"/>
          <w:del w:id="335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353" w:author="pjanssen" w:date="2015-11-10T17:01:00Z"/>
              </w:rPr>
              <w:pPrChange w:id="3354" w:author="pjanssen" w:date="2015-11-10T17:01:00Z">
                <w:pPr>
                  <w:keepNext/>
                  <w:numPr>
                    <w:ilvl w:val="1"/>
                    <w:numId w:val="16"/>
                  </w:numPr>
                  <w:tabs>
                    <w:tab w:val="num" w:pos="567"/>
                  </w:tabs>
                  <w:spacing w:before="240" w:after="240"/>
                </w:pPr>
              </w:pPrChange>
            </w:pPr>
            <w:del w:id="3355" w:author="pjanssen" w:date="2015-11-10T17:01:00Z">
              <w:r w:rsidRPr="001D7694" w:rsidDel="00D43A14">
                <w:delText>PronunciationOfName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356" w:author="pjanssen" w:date="2015-11-10T17:01:00Z"/>
              </w:rPr>
              <w:pPrChange w:id="3357" w:author="pjanssen" w:date="2015-11-10T17:01:00Z">
                <w:pPr>
                  <w:keepNext/>
                  <w:numPr>
                    <w:ilvl w:val="1"/>
                    <w:numId w:val="16"/>
                  </w:numPr>
                  <w:tabs>
                    <w:tab w:val="num" w:pos="567"/>
                  </w:tabs>
                  <w:spacing w:before="240" w:after="240"/>
                </w:pPr>
              </w:pPrChange>
            </w:pPr>
            <w:del w:id="3358" w:author="pjanssen" w:date="2015-11-10T17:01:00Z">
              <w:r w:rsidRPr="001D7694" w:rsidDel="00D43A14">
                <w:delText>Geographical Names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359" w:author="pjanssen" w:date="2015-11-10T17:01:00Z"/>
              </w:rPr>
              <w:pPrChange w:id="3360" w:author="pjanssen" w:date="2015-11-10T17:01:00Z">
                <w:pPr>
                  <w:keepNext/>
                  <w:numPr>
                    <w:ilvl w:val="1"/>
                    <w:numId w:val="16"/>
                  </w:numPr>
                  <w:tabs>
                    <w:tab w:val="num" w:pos="567"/>
                  </w:tabs>
                  <w:spacing w:before="240" w:after="240"/>
                </w:pPr>
              </w:pPrChange>
            </w:pPr>
            <w:del w:id="3361" w:author="pjanssen" w:date="2015-11-10T17:01:00Z">
              <w:r w:rsidRPr="001D7694" w:rsidDel="00D43A14">
                <w:delText>«dataType»</w:delText>
              </w:r>
            </w:del>
          </w:p>
        </w:tc>
      </w:tr>
      <w:tr w:rsidR="008D4D0B" w:rsidRPr="001D7694" w:rsidDel="00D43A14" w:rsidTr="008D4D0B">
        <w:trPr>
          <w:tblCellSpacing w:w="0" w:type="dxa"/>
          <w:del w:id="336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363" w:author="pjanssen" w:date="2015-11-10T17:01:00Z"/>
              </w:rPr>
              <w:pPrChange w:id="3364" w:author="pjanssen" w:date="2015-11-10T17:01:00Z">
                <w:pPr>
                  <w:keepNext/>
                  <w:numPr>
                    <w:ilvl w:val="1"/>
                    <w:numId w:val="16"/>
                  </w:numPr>
                  <w:tabs>
                    <w:tab w:val="num" w:pos="567"/>
                  </w:tabs>
                  <w:spacing w:before="240" w:after="240"/>
                </w:pPr>
              </w:pPrChange>
            </w:pPr>
            <w:del w:id="3365" w:author="pjanssen" w:date="2015-11-10T17:01:00Z">
              <w:r w:rsidRPr="001D7694" w:rsidDel="00D43A14">
                <w:delText>NativenessValue</w:delText>
              </w:r>
            </w:del>
          </w:p>
        </w:tc>
        <w:tc>
          <w:tcPr>
            <w:tcW w:w="3119"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366" w:author="pjanssen" w:date="2015-11-10T17:01:00Z"/>
              </w:rPr>
              <w:pPrChange w:id="3367" w:author="pjanssen" w:date="2015-11-10T17:01:00Z">
                <w:pPr>
                  <w:keepNext/>
                  <w:numPr>
                    <w:ilvl w:val="1"/>
                    <w:numId w:val="16"/>
                  </w:numPr>
                  <w:tabs>
                    <w:tab w:val="num" w:pos="567"/>
                  </w:tabs>
                  <w:spacing w:before="240" w:after="240"/>
                </w:pPr>
              </w:pPrChange>
            </w:pPr>
            <w:del w:id="3368" w:author="pjanssen" w:date="2015-11-10T17:01:00Z">
              <w:r w:rsidRPr="001D7694" w:rsidDel="00D43A14">
                <w:delText>Geographical Names</w:delText>
              </w:r>
            </w:del>
          </w:p>
        </w:tc>
        <w:tc>
          <w:tcPr>
            <w:tcW w:w="1462" w:type="dxa"/>
            <w:tcBorders>
              <w:top w:val="outset" w:sz="6" w:space="0" w:color="auto"/>
              <w:left w:val="outset" w:sz="6" w:space="0" w:color="auto"/>
              <w:bottom w:val="outset" w:sz="6" w:space="0" w:color="auto"/>
              <w:right w:val="outset" w:sz="6" w:space="0" w:color="auto"/>
            </w:tcBorders>
            <w:hideMark/>
          </w:tcPr>
          <w:p w:rsidR="0065528A" w:rsidRDefault="008D4D0B">
            <w:pPr>
              <w:pStyle w:val="subparagraaftitel"/>
              <w:numPr>
                <w:ilvl w:val="0"/>
                <w:numId w:val="0"/>
              </w:numPr>
              <w:rPr>
                <w:del w:id="3369" w:author="pjanssen" w:date="2015-11-10T17:01:00Z"/>
              </w:rPr>
              <w:pPrChange w:id="3370" w:author="pjanssen" w:date="2015-11-10T17:01:00Z">
                <w:pPr>
                  <w:keepNext/>
                  <w:numPr>
                    <w:ilvl w:val="1"/>
                    <w:numId w:val="16"/>
                  </w:numPr>
                  <w:tabs>
                    <w:tab w:val="num" w:pos="567"/>
                  </w:tabs>
                  <w:spacing w:before="240" w:after="240"/>
                </w:pPr>
              </w:pPrChange>
            </w:pPr>
            <w:del w:id="3371" w:author="pjanssen" w:date="2015-11-10T17:01:00Z">
              <w:r w:rsidRPr="001D7694" w:rsidDel="00D43A14">
                <w:delText>«codeList»</w:delText>
              </w:r>
            </w:del>
          </w:p>
        </w:tc>
      </w:tr>
      <w:tr w:rsidR="00D43A14" w:rsidRPr="007175B7" w:rsidTr="00D43A14">
        <w:trPr>
          <w:tblCellSpacing w:w="0" w:type="dxa"/>
          <w:ins w:id="3372" w:author="pjanssen" w:date="2015-11-10T17:01:00Z"/>
        </w:trPr>
        <w:tc>
          <w:tcPr>
            <w:tcW w:w="4141"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rPr>
                <w:ins w:id="3373" w:author="pjanssen" w:date="2015-11-10T17:01:00Z"/>
              </w:rPr>
            </w:pPr>
            <w:ins w:id="3374" w:author="pjanssen" w:date="2015-11-10T17:01:00Z">
              <w:r w:rsidRPr="00D43A14">
                <w:t>Type</w:t>
              </w:r>
            </w:ins>
          </w:p>
        </w:tc>
        <w:tc>
          <w:tcPr>
            <w:tcW w:w="3119"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rPr>
                <w:ins w:id="3375" w:author="pjanssen" w:date="2015-11-10T17:01:00Z"/>
              </w:rPr>
            </w:pPr>
            <w:ins w:id="3376" w:author="pjanssen" w:date="2015-11-10T17:01:00Z">
              <w:r w:rsidRPr="00D43A14">
                <w:t>Package</w:t>
              </w:r>
            </w:ins>
          </w:p>
        </w:tc>
        <w:tc>
          <w:tcPr>
            <w:tcW w:w="1462"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rPr>
                <w:ins w:id="3377" w:author="pjanssen" w:date="2015-11-10T17:01:00Z"/>
              </w:rPr>
            </w:pPr>
            <w:ins w:id="3378" w:author="pjanssen" w:date="2015-11-10T17:01:00Z">
              <w:r w:rsidRPr="00D43A14">
                <w:t>Stereotypes</w:t>
              </w:r>
            </w:ins>
          </w:p>
        </w:tc>
      </w:tr>
      <w:tr w:rsidR="00D43A14" w:rsidRPr="007175B7" w:rsidTr="00D43A14">
        <w:trPr>
          <w:tblCellSpacing w:w="0" w:type="dxa"/>
          <w:ins w:id="337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380" w:author="pjanssen" w:date="2015-11-10T17:01:00Z"/>
              </w:rPr>
            </w:pPr>
            <w:ins w:id="3381" w:author="pjanssen" w:date="2015-11-10T17:01:00Z">
              <w:r w:rsidRPr="007175B7">
                <w:t>AanduidingEisVoorzorgsmaatregel</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382" w:author="pjanssen" w:date="2015-11-10T17:01:00Z"/>
              </w:rPr>
            </w:pPr>
            <w:ins w:id="3383"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384" w:author="pjanssen" w:date="2015-11-10T17:01:00Z"/>
              </w:rPr>
            </w:pPr>
            <w:ins w:id="3385" w:author="pjanssen" w:date="2015-11-10T17:01:00Z">
              <w:r w:rsidRPr="007175B7">
                <w:t>«featureType»</w:t>
              </w:r>
            </w:ins>
          </w:p>
        </w:tc>
      </w:tr>
      <w:tr w:rsidR="00D43A14" w:rsidRPr="007175B7" w:rsidTr="00D43A14">
        <w:trPr>
          <w:tblCellSpacing w:w="0" w:type="dxa"/>
          <w:ins w:id="338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387" w:author="pjanssen" w:date="2015-11-10T17:01:00Z"/>
              </w:rPr>
            </w:pPr>
            <w:ins w:id="3388" w:author="pjanssen" w:date="2015-11-10T17:01:00Z">
              <w:r w:rsidRPr="007175B7">
                <w:t>AanduidingVerzoekContact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389" w:author="pjanssen" w:date="2015-11-10T17:01:00Z"/>
              </w:rPr>
            </w:pPr>
            <w:ins w:id="3390"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391" w:author="pjanssen" w:date="2015-11-10T17:01:00Z"/>
              </w:rPr>
            </w:pPr>
            <w:ins w:id="3392" w:author="pjanssen" w:date="2015-11-10T17:01:00Z">
              <w:r w:rsidRPr="007175B7">
                <w:t>«featureType»</w:t>
              </w:r>
            </w:ins>
          </w:p>
        </w:tc>
      </w:tr>
      <w:tr w:rsidR="00D43A14" w:rsidRPr="007175B7" w:rsidTr="00D43A14">
        <w:trPr>
          <w:tblCellSpacing w:w="0" w:type="dxa"/>
          <w:ins w:id="339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394" w:author="pjanssen" w:date="2015-11-10T17:01:00Z"/>
              </w:rPr>
            </w:pPr>
            <w:ins w:id="3395" w:author="pjanssen" w:date="2015-11-10T17:01:00Z">
              <w:r w:rsidRPr="007175B7">
                <w:t>Adres</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396" w:author="pjanssen" w:date="2015-11-10T17:01:00Z"/>
              </w:rPr>
            </w:pPr>
            <w:ins w:id="3397"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398" w:author="pjanssen" w:date="2015-11-10T17:01:00Z"/>
              </w:rPr>
            </w:pPr>
            <w:ins w:id="3399" w:author="pjanssen" w:date="2015-11-10T17:01:00Z">
              <w:r w:rsidRPr="007175B7">
                <w:t>«dataType»</w:t>
              </w:r>
            </w:ins>
          </w:p>
        </w:tc>
      </w:tr>
      <w:tr w:rsidR="00D43A14" w:rsidRPr="007175B7" w:rsidTr="00D43A14">
        <w:trPr>
          <w:tblCellSpacing w:w="0" w:type="dxa"/>
          <w:ins w:id="340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01" w:author="pjanssen" w:date="2015-11-10T17:01:00Z"/>
              </w:rPr>
            </w:pPr>
            <w:ins w:id="3402" w:author="pjanssen" w:date="2015-11-10T17:01:00Z">
              <w:r w:rsidRPr="007175B7">
                <w:t>Annotatie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03" w:author="pjanssen" w:date="2015-11-10T17:01:00Z"/>
              </w:rPr>
            </w:pPr>
            <w:ins w:id="3404"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05" w:author="pjanssen" w:date="2015-11-10T17:01:00Z"/>
              </w:rPr>
            </w:pPr>
            <w:ins w:id="3406" w:author="pjanssen" w:date="2015-11-10T17:01:00Z">
              <w:r w:rsidRPr="007175B7">
                <w:t>«featureType»</w:t>
              </w:r>
            </w:ins>
          </w:p>
        </w:tc>
      </w:tr>
      <w:tr w:rsidR="00D43A14" w:rsidRPr="007175B7" w:rsidTr="00D43A14">
        <w:trPr>
          <w:tblCellSpacing w:w="0" w:type="dxa"/>
          <w:ins w:id="340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08" w:author="pjanssen" w:date="2015-11-10T17:01:00Z"/>
              </w:rPr>
            </w:pPr>
            <w:ins w:id="3409" w:author="pjanssen" w:date="2015-11-10T17:01:00Z">
              <w:r w:rsidRPr="007175B7">
                <w:t>AnnotatieTypeValue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10" w:author="pjanssen" w:date="2015-11-10T17:01:00Z"/>
              </w:rPr>
            </w:pPr>
            <w:ins w:id="3411"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12" w:author="pjanssen" w:date="2015-11-10T17:01:00Z"/>
              </w:rPr>
            </w:pPr>
            <w:ins w:id="3413" w:author="pjanssen" w:date="2015-11-10T17:01:00Z">
              <w:r w:rsidRPr="007175B7">
                <w:t>«codeList»</w:t>
              </w:r>
            </w:ins>
          </w:p>
        </w:tc>
      </w:tr>
      <w:tr w:rsidR="00D43A14" w:rsidRPr="007175B7" w:rsidTr="00D43A14">
        <w:trPr>
          <w:tblCellSpacing w:w="0" w:type="dxa"/>
          <w:ins w:id="341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15" w:author="pjanssen" w:date="2015-11-10T17:01:00Z"/>
              </w:rPr>
            </w:pPr>
            <w:ins w:id="3416" w:author="pjanssen" w:date="2015-11-10T17:01:00Z">
              <w:r w:rsidRPr="007175B7">
                <w:t>Appurtenance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17" w:author="pjanssen" w:date="2015-11-10T17:01:00Z"/>
              </w:rPr>
            </w:pPr>
            <w:ins w:id="3418"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19" w:author="pjanssen" w:date="2015-11-10T17:01:00Z"/>
              </w:rPr>
            </w:pPr>
            <w:ins w:id="3420" w:author="pjanssen" w:date="2015-11-10T17:01:00Z">
              <w:r w:rsidRPr="007175B7">
                <w:t>«featureType»</w:t>
              </w:r>
            </w:ins>
          </w:p>
        </w:tc>
      </w:tr>
      <w:tr w:rsidR="00D43A14" w:rsidRPr="007175B7" w:rsidTr="00D43A14">
        <w:trPr>
          <w:tblCellSpacing w:w="0" w:type="dxa"/>
          <w:ins w:id="342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22" w:author="pjanssen" w:date="2015-11-10T17:01:00Z"/>
              </w:rPr>
            </w:pPr>
            <w:ins w:id="3423" w:author="pjanssen" w:date="2015-11-10T17:01:00Z">
              <w:r w:rsidRPr="007175B7">
                <w:lastRenderedPageBreak/>
                <w:t>BestandMediaTypeValue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24" w:author="pjanssen" w:date="2015-11-10T17:01:00Z"/>
              </w:rPr>
            </w:pPr>
            <w:ins w:id="3425"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26" w:author="pjanssen" w:date="2015-11-10T17:01:00Z"/>
              </w:rPr>
            </w:pPr>
            <w:ins w:id="3427" w:author="pjanssen" w:date="2015-11-10T17:01:00Z">
              <w:r w:rsidRPr="007175B7">
                <w:t>«codeList»</w:t>
              </w:r>
            </w:ins>
          </w:p>
        </w:tc>
      </w:tr>
      <w:tr w:rsidR="00D43A14" w:rsidRPr="007175B7" w:rsidTr="00D43A14">
        <w:trPr>
          <w:tblCellSpacing w:w="0" w:type="dxa"/>
          <w:ins w:id="342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29" w:author="pjanssen" w:date="2015-11-10T17:01:00Z"/>
              </w:rPr>
            </w:pPr>
            <w:ins w:id="3430" w:author="pjanssen" w:date="2015-11-10T17:01:00Z">
              <w:r w:rsidRPr="007175B7">
                <w:t>Bijlage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31" w:author="pjanssen" w:date="2015-11-10T17:01:00Z"/>
              </w:rPr>
            </w:pPr>
            <w:ins w:id="3432"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33" w:author="pjanssen" w:date="2015-11-10T17:01:00Z"/>
              </w:rPr>
            </w:pPr>
            <w:ins w:id="3434" w:author="pjanssen" w:date="2015-11-10T17:01:00Z">
              <w:r w:rsidRPr="007175B7">
                <w:t>«featureType»</w:t>
              </w:r>
            </w:ins>
          </w:p>
        </w:tc>
      </w:tr>
      <w:tr w:rsidR="00D43A14" w:rsidRPr="007175B7" w:rsidTr="00D43A14">
        <w:trPr>
          <w:tblCellSpacing w:w="0" w:type="dxa"/>
          <w:ins w:id="343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36" w:author="pjanssen" w:date="2015-11-10T17:01:00Z"/>
              </w:rPr>
            </w:pPr>
            <w:ins w:id="3437" w:author="pjanssen" w:date="2015-11-10T17:01:00Z">
              <w:r w:rsidRPr="007175B7">
                <w:t>BijlageTypeValue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38" w:author="pjanssen" w:date="2015-11-10T17:01:00Z"/>
              </w:rPr>
            </w:pPr>
            <w:ins w:id="3439"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40" w:author="pjanssen" w:date="2015-11-10T17:01:00Z"/>
              </w:rPr>
            </w:pPr>
            <w:ins w:id="3441" w:author="pjanssen" w:date="2015-11-10T17:01:00Z">
              <w:r w:rsidRPr="007175B7">
                <w:t>«codeList»</w:t>
              </w:r>
            </w:ins>
          </w:p>
        </w:tc>
      </w:tr>
      <w:tr w:rsidR="00D43A14" w:rsidRPr="007175B7" w:rsidTr="00D43A14">
        <w:trPr>
          <w:tblCellSpacing w:w="0" w:type="dxa"/>
          <w:ins w:id="344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43" w:author="pjanssen" w:date="2015-11-10T17:01:00Z"/>
              </w:rPr>
            </w:pPr>
            <w:ins w:id="3444" w:author="pjanssen" w:date="2015-11-10T17:01:00Z">
              <w:r w:rsidRPr="007175B7">
                <w:t>BuisleidingTypeValue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45" w:author="pjanssen" w:date="2015-11-10T17:01:00Z"/>
              </w:rPr>
            </w:pPr>
            <w:ins w:id="3446"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47" w:author="pjanssen" w:date="2015-11-10T17:01:00Z"/>
              </w:rPr>
            </w:pPr>
            <w:ins w:id="3448" w:author="pjanssen" w:date="2015-11-10T17:01:00Z">
              <w:r w:rsidRPr="007175B7">
                <w:t>«codeList»</w:t>
              </w:r>
            </w:ins>
          </w:p>
        </w:tc>
      </w:tr>
      <w:tr w:rsidR="00D43A14" w:rsidRPr="007175B7" w:rsidTr="00D43A14">
        <w:trPr>
          <w:tblCellSpacing w:w="0" w:type="dxa"/>
          <w:ins w:id="344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50" w:author="pjanssen" w:date="2015-11-10T17:01:00Z"/>
              </w:rPr>
            </w:pPr>
            <w:ins w:id="3451" w:author="pjanssen" w:date="2015-11-10T17:01:00Z">
              <w:r w:rsidRPr="007175B7">
                <w:t>BuisSpecifiek</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52" w:author="pjanssen" w:date="2015-11-10T17:01:00Z"/>
              </w:rPr>
            </w:pPr>
            <w:ins w:id="3453"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54" w:author="pjanssen" w:date="2015-11-10T17:01:00Z"/>
              </w:rPr>
            </w:pPr>
            <w:ins w:id="3455" w:author="pjanssen" w:date="2015-11-10T17:01:00Z">
              <w:r w:rsidRPr="007175B7">
                <w:t>«featureType»</w:t>
              </w:r>
            </w:ins>
          </w:p>
        </w:tc>
      </w:tr>
      <w:tr w:rsidR="00D43A14" w:rsidRPr="007175B7" w:rsidTr="00D43A14">
        <w:trPr>
          <w:tblCellSpacing w:w="0" w:type="dxa"/>
          <w:ins w:id="345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57" w:author="pjanssen" w:date="2015-11-10T17:01:00Z"/>
              </w:rPr>
            </w:pPr>
            <w:ins w:id="3458" w:author="pjanssen" w:date="2015-11-10T17:01:00Z">
              <w:r w:rsidRPr="007175B7">
                <w:t>ContainerLeidingelement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59" w:author="pjanssen" w:date="2015-11-10T17:01:00Z"/>
              </w:rPr>
            </w:pPr>
            <w:ins w:id="3460"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61" w:author="pjanssen" w:date="2015-11-10T17:01:00Z"/>
              </w:rPr>
            </w:pPr>
            <w:ins w:id="3462" w:author="pjanssen" w:date="2015-11-10T17:01:00Z">
              <w:r w:rsidRPr="007175B7">
                <w:t>«featureType»</w:t>
              </w:r>
            </w:ins>
          </w:p>
        </w:tc>
      </w:tr>
      <w:tr w:rsidR="00D43A14" w:rsidRPr="007175B7" w:rsidTr="00D43A14">
        <w:trPr>
          <w:tblCellSpacing w:w="0" w:type="dxa"/>
          <w:ins w:id="346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64" w:author="pjanssen" w:date="2015-11-10T17:01:00Z"/>
              </w:rPr>
            </w:pPr>
            <w:ins w:id="3465" w:author="pjanssen" w:date="2015-11-10T17:01:00Z">
              <w:r w:rsidRPr="007175B7">
                <w:t>ContainerLeidingelementTypeValue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66" w:author="pjanssen" w:date="2015-11-10T17:01:00Z"/>
              </w:rPr>
            </w:pPr>
            <w:ins w:id="3467"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68" w:author="pjanssen" w:date="2015-11-10T17:01:00Z"/>
              </w:rPr>
            </w:pPr>
            <w:ins w:id="3469" w:author="pjanssen" w:date="2015-11-10T17:01:00Z">
              <w:r w:rsidRPr="007175B7">
                <w:t>«codeList»</w:t>
              </w:r>
            </w:ins>
          </w:p>
        </w:tc>
      </w:tr>
      <w:tr w:rsidR="00D43A14" w:rsidRPr="007175B7" w:rsidTr="00D43A14">
        <w:trPr>
          <w:tblCellSpacing w:w="0" w:type="dxa"/>
          <w:ins w:id="347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71" w:author="pjanssen" w:date="2015-11-10T17:01:00Z"/>
              </w:rPr>
            </w:pPr>
            <w:ins w:id="3472" w:author="pjanssen" w:date="2015-11-10T17:01:00Z">
              <w:r w:rsidRPr="007175B7">
                <w:t>Diepte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73" w:author="pjanssen" w:date="2015-11-10T17:01:00Z"/>
              </w:rPr>
            </w:pPr>
            <w:ins w:id="3474"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75" w:author="pjanssen" w:date="2015-11-10T17:01:00Z"/>
              </w:rPr>
            </w:pPr>
            <w:ins w:id="3476" w:author="pjanssen" w:date="2015-11-10T17:01:00Z">
              <w:r w:rsidRPr="007175B7">
                <w:t>«featureType»</w:t>
              </w:r>
            </w:ins>
          </w:p>
        </w:tc>
      </w:tr>
      <w:tr w:rsidR="00D43A14" w:rsidRPr="007175B7" w:rsidTr="00D43A14">
        <w:trPr>
          <w:tblCellSpacing w:w="0" w:type="dxa"/>
          <w:ins w:id="347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78" w:author="pjanssen" w:date="2015-11-10T17:01:00Z"/>
              </w:rPr>
            </w:pPr>
            <w:ins w:id="3479" w:author="pjanssen" w:date="2015-11-10T17:01:00Z">
              <w:r w:rsidRPr="007175B7">
                <w:t>DiepteAangrijpingspuntValue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80" w:author="pjanssen" w:date="2015-11-10T17:01:00Z"/>
              </w:rPr>
            </w:pPr>
            <w:ins w:id="3481"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82" w:author="pjanssen" w:date="2015-11-10T17:01:00Z"/>
              </w:rPr>
            </w:pPr>
            <w:ins w:id="3483" w:author="pjanssen" w:date="2015-11-10T17:01:00Z">
              <w:r w:rsidRPr="007175B7">
                <w:t>«codeList»</w:t>
              </w:r>
            </w:ins>
          </w:p>
        </w:tc>
      </w:tr>
      <w:tr w:rsidR="00D43A14" w:rsidRPr="007175B7" w:rsidTr="00D43A14">
        <w:trPr>
          <w:tblCellSpacing w:w="0" w:type="dxa"/>
          <w:ins w:id="348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85" w:author="pjanssen" w:date="2015-11-10T17:01:00Z"/>
              </w:rPr>
            </w:pPr>
            <w:ins w:id="3486" w:author="pjanssen" w:date="2015-11-10T17:01:00Z">
              <w:r w:rsidRPr="007175B7">
                <w:t>DiepteNAP</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87" w:author="pjanssen" w:date="2015-11-10T17:01:00Z"/>
              </w:rPr>
            </w:pPr>
            <w:ins w:id="3488"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89" w:author="pjanssen" w:date="2015-11-10T17:01:00Z"/>
              </w:rPr>
            </w:pPr>
            <w:ins w:id="3490" w:author="pjanssen" w:date="2015-11-10T17:01:00Z">
              <w:r w:rsidRPr="007175B7">
                <w:t>«featureType»</w:t>
              </w:r>
            </w:ins>
          </w:p>
        </w:tc>
      </w:tr>
      <w:tr w:rsidR="00D43A14" w:rsidRPr="007175B7" w:rsidTr="00D43A14">
        <w:trPr>
          <w:tblCellSpacing w:w="0" w:type="dxa"/>
          <w:ins w:id="349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92" w:author="pjanssen" w:date="2015-11-10T17:01:00Z"/>
              </w:rPr>
            </w:pPr>
            <w:ins w:id="3493" w:author="pjanssen" w:date="2015-11-10T17:01:00Z">
              <w:r w:rsidRPr="007175B7">
                <w:t>DiepteTovMaaiveld</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94" w:author="pjanssen" w:date="2015-11-10T17:01:00Z"/>
              </w:rPr>
            </w:pPr>
            <w:ins w:id="3495"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96" w:author="pjanssen" w:date="2015-11-10T17:01:00Z"/>
              </w:rPr>
            </w:pPr>
            <w:ins w:id="3497" w:author="pjanssen" w:date="2015-11-10T17:01:00Z">
              <w:r w:rsidRPr="007175B7">
                <w:t>«featureType»</w:t>
              </w:r>
            </w:ins>
          </w:p>
        </w:tc>
      </w:tr>
      <w:tr w:rsidR="00D43A14" w:rsidRPr="007175B7" w:rsidTr="00D43A14">
        <w:trPr>
          <w:tblCellSpacing w:w="0" w:type="dxa"/>
          <w:ins w:id="349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499" w:author="pjanssen" w:date="2015-11-10T17:01:00Z"/>
              </w:rPr>
            </w:pPr>
            <w:ins w:id="3500" w:author="pjanssen" w:date="2015-11-10T17:01:00Z">
              <w:r w:rsidRPr="007175B7">
                <w:t>Duct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01" w:author="pjanssen" w:date="2015-11-10T17:01:00Z"/>
              </w:rPr>
            </w:pPr>
            <w:ins w:id="3502"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03" w:author="pjanssen" w:date="2015-11-10T17:01:00Z"/>
              </w:rPr>
            </w:pPr>
            <w:ins w:id="3504" w:author="pjanssen" w:date="2015-11-10T17:01:00Z">
              <w:r w:rsidRPr="007175B7">
                <w:t>«featureType»</w:t>
              </w:r>
            </w:ins>
          </w:p>
        </w:tc>
      </w:tr>
      <w:tr w:rsidR="00D43A14" w:rsidRPr="007175B7" w:rsidTr="00D43A14">
        <w:trPr>
          <w:tblCellSpacing w:w="0" w:type="dxa"/>
          <w:ins w:id="350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06" w:author="pjanssen" w:date="2015-11-10T17:01:00Z"/>
              </w:rPr>
            </w:pPr>
            <w:ins w:id="3507" w:author="pjanssen" w:date="2015-11-10T17:01:00Z">
              <w:r w:rsidRPr="007175B7">
                <w:t>EffectcontourDodelijk</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08" w:author="pjanssen" w:date="2015-11-10T17:01:00Z"/>
              </w:rPr>
            </w:pPr>
            <w:ins w:id="3509"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10" w:author="pjanssen" w:date="2015-11-10T17:01:00Z"/>
              </w:rPr>
            </w:pPr>
            <w:ins w:id="3511" w:author="pjanssen" w:date="2015-11-10T17:01:00Z">
              <w:r w:rsidRPr="007175B7">
                <w:t>«featureType»</w:t>
              </w:r>
            </w:ins>
          </w:p>
        </w:tc>
      </w:tr>
      <w:tr w:rsidR="00D43A14" w:rsidRPr="007175B7" w:rsidTr="00D43A14">
        <w:trPr>
          <w:tblCellSpacing w:w="0" w:type="dxa"/>
          <w:ins w:id="351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13" w:author="pjanssen" w:date="2015-11-10T17:01:00Z"/>
              </w:rPr>
            </w:pPr>
            <w:ins w:id="3514" w:author="pjanssen" w:date="2015-11-10T17:01:00Z">
              <w:r w:rsidRPr="007175B7">
                <w:t>EffectScenarioType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15" w:author="pjanssen" w:date="2015-11-10T17:01:00Z"/>
              </w:rPr>
            </w:pPr>
            <w:ins w:id="3516"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17" w:author="pjanssen" w:date="2015-11-10T17:01:00Z"/>
              </w:rPr>
            </w:pPr>
            <w:ins w:id="3518" w:author="pjanssen" w:date="2015-11-10T17:01:00Z">
              <w:r w:rsidRPr="007175B7">
                <w:t>«codeList»</w:t>
              </w:r>
            </w:ins>
          </w:p>
        </w:tc>
      </w:tr>
      <w:tr w:rsidR="00D43A14" w:rsidRPr="007175B7" w:rsidTr="00D43A14">
        <w:trPr>
          <w:tblCellSpacing w:w="0" w:type="dxa"/>
          <w:ins w:id="351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20" w:author="pjanssen" w:date="2015-11-10T17:01:00Z"/>
              </w:rPr>
            </w:pPr>
            <w:ins w:id="3521" w:author="pjanssen" w:date="2015-11-10T17:01:00Z">
              <w:r w:rsidRPr="007175B7">
                <w:t>EigenTopografie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22" w:author="pjanssen" w:date="2015-11-10T17:01:00Z"/>
              </w:rPr>
            </w:pPr>
            <w:ins w:id="3523"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24" w:author="pjanssen" w:date="2015-11-10T17:01:00Z"/>
              </w:rPr>
            </w:pPr>
            <w:ins w:id="3525" w:author="pjanssen" w:date="2015-11-10T17:01:00Z">
              <w:r w:rsidRPr="007175B7">
                <w:t>«featureType»</w:t>
              </w:r>
            </w:ins>
          </w:p>
        </w:tc>
      </w:tr>
      <w:tr w:rsidR="00D43A14" w:rsidRPr="007175B7" w:rsidTr="00D43A14">
        <w:trPr>
          <w:tblCellSpacing w:w="0" w:type="dxa"/>
          <w:ins w:id="352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27" w:author="pjanssen" w:date="2015-11-10T17:01:00Z"/>
              </w:rPr>
            </w:pPr>
            <w:ins w:id="3528" w:author="pjanssen" w:date="2015-11-10T17:01:00Z">
              <w:r w:rsidRPr="007175B7">
                <w:t>EigenTopografieStatusValue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29" w:author="pjanssen" w:date="2015-11-10T17:01:00Z"/>
              </w:rPr>
            </w:pPr>
            <w:ins w:id="3530"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31" w:author="pjanssen" w:date="2015-11-10T17:01:00Z"/>
              </w:rPr>
            </w:pPr>
            <w:ins w:id="3532" w:author="pjanssen" w:date="2015-11-10T17:01:00Z">
              <w:r w:rsidRPr="007175B7">
                <w:t>«codeList»</w:t>
              </w:r>
            </w:ins>
          </w:p>
        </w:tc>
      </w:tr>
      <w:tr w:rsidR="00D43A14" w:rsidRPr="007175B7" w:rsidTr="00D43A14">
        <w:trPr>
          <w:tblCellSpacing w:w="0" w:type="dxa"/>
          <w:ins w:id="353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34" w:author="pjanssen" w:date="2015-11-10T17:01:00Z"/>
              </w:rPr>
            </w:pPr>
            <w:ins w:id="3535" w:author="pjanssen" w:date="2015-11-10T17:01:00Z">
              <w:r w:rsidRPr="007175B7">
                <w:t>EisVoorzorgsmaatregelBijlage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36" w:author="pjanssen" w:date="2015-11-10T17:01:00Z"/>
              </w:rPr>
            </w:pPr>
            <w:ins w:id="3537"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38" w:author="pjanssen" w:date="2015-11-10T17:01:00Z"/>
              </w:rPr>
            </w:pPr>
            <w:ins w:id="3539" w:author="pjanssen" w:date="2015-11-10T17:01:00Z">
              <w:r w:rsidRPr="007175B7">
                <w:t>«featureType»</w:t>
              </w:r>
            </w:ins>
          </w:p>
        </w:tc>
      </w:tr>
      <w:tr w:rsidR="00D43A14" w:rsidRPr="007175B7" w:rsidTr="00D43A14">
        <w:trPr>
          <w:tblCellSpacing w:w="0" w:type="dxa"/>
          <w:ins w:id="354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41" w:author="pjanssen" w:date="2015-11-10T17:01:00Z"/>
              </w:rPr>
            </w:pPr>
            <w:ins w:id="3542" w:author="pjanssen" w:date="2015-11-10T17:01:00Z">
              <w:r w:rsidRPr="007175B7">
                <w:t>ElectricityAppurtenanceTypeIMKLValue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43" w:author="pjanssen" w:date="2015-11-10T17:01:00Z"/>
              </w:rPr>
            </w:pPr>
            <w:ins w:id="3544"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45" w:author="pjanssen" w:date="2015-11-10T17:01:00Z"/>
              </w:rPr>
            </w:pPr>
            <w:ins w:id="3546" w:author="pjanssen" w:date="2015-11-10T17:01:00Z">
              <w:r w:rsidRPr="007175B7">
                <w:t>«codeList»</w:t>
              </w:r>
            </w:ins>
          </w:p>
        </w:tc>
      </w:tr>
      <w:tr w:rsidR="00D43A14" w:rsidRPr="007175B7" w:rsidTr="00D43A14">
        <w:trPr>
          <w:tblCellSpacing w:w="0" w:type="dxa"/>
          <w:ins w:id="354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48" w:author="pjanssen" w:date="2015-11-10T17:01:00Z"/>
              </w:rPr>
            </w:pPr>
            <w:ins w:id="3549" w:author="pjanssen" w:date="2015-11-10T17:01:00Z">
              <w:r w:rsidRPr="007175B7">
                <w:t>Elektriciteitskabel</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50" w:author="pjanssen" w:date="2015-11-10T17:01:00Z"/>
              </w:rPr>
            </w:pPr>
            <w:ins w:id="3551"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52" w:author="pjanssen" w:date="2015-11-10T17:01:00Z"/>
              </w:rPr>
            </w:pPr>
            <w:ins w:id="3553" w:author="pjanssen" w:date="2015-11-10T17:01:00Z">
              <w:r w:rsidRPr="007175B7">
                <w:t>«featureType»</w:t>
              </w:r>
            </w:ins>
          </w:p>
        </w:tc>
      </w:tr>
      <w:tr w:rsidR="00D43A14" w:rsidRPr="007175B7" w:rsidTr="00D43A14">
        <w:trPr>
          <w:tblCellSpacing w:w="0" w:type="dxa"/>
          <w:ins w:id="355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55" w:author="pjanssen" w:date="2015-11-10T17:01:00Z"/>
              </w:rPr>
            </w:pPr>
            <w:ins w:id="3556" w:author="pjanssen" w:date="2015-11-10T17:01:00Z">
              <w:r w:rsidRPr="007175B7">
                <w:t>ExtraDetailinfo</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57" w:author="pjanssen" w:date="2015-11-10T17:01:00Z"/>
              </w:rPr>
            </w:pPr>
            <w:ins w:id="3558"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59" w:author="pjanssen" w:date="2015-11-10T17:01:00Z"/>
              </w:rPr>
            </w:pPr>
            <w:ins w:id="3560" w:author="pjanssen" w:date="2015-11-10T17:01:00Z">
              <w:r w:rsidRPr="007175B7">
                <w:t>«featureType»</w:t>
              </w:r>
            </w:ins>
          </w:p>
        </w:tc>
      </w:tr>
      <w:tr w:rsidR="00D43A14" w:rsidRPr="007175B7" w:rsidTr="00D43A14">
        <w:trPr>
          <w:tblCellSpacing w:w="0" w:type="dxa"/>
          <w:ins w:id="356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62" w:author="pjanssen" w:date="2015-11-10T17:01:00Z"/>
              </w:rPr>
            </w:pPr>
            <w:ins w:id="3563" w:author="pjanssen" w:date="2015-11-10T17:01:00Z">
              <w:r w:rsidRPr="007175B7">
                <w:t>ExtraDetailInfoTypeValue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64" w:author="pjanssen" w:date="2015-11-10T17:01:00Z"/>
              </w:rPr>
            </w:pPr>
            <w:ins w:id="3565"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66" w:author="pjanssen" w:date="2015-11-10T17:01:00Z"/>
              </w:rPr>
            </w:pPr>
            <w:ins w:id="3567" w:author="pjanssen" w:date="2015-11-10T17:01:00Z">
              <w:r w:rsidRPr="007175B7">
                <w:t>«codeList»</w:t>
              </w:r>
            </w:ins>
          </w:p>
        </w:tc>
      </w:tr>
      <w:tr w:rsidR="00D43A14" w:rsidRPr="007175B7" w:rsidTr="00D43A14">
        <w:trPr>
          <w:tblCellSpacing w:w="0" w:type="dxa"/>
          <w:ins w:id="356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69" w:author="pjanssen" w:date="2015-11-10T17:01:00Z"/>
              </w:rPr>
            </w:pPr>
            <w:ins w:id="3570" w:author="pjanssen" w:date="2015-11-10T17:01:00Z">
              <w:r w:rsidRPr="007175B7">
                <w:t>ExtraGeometrie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71" w:author="pjanssen" w:date="2015-11-10T17:01:00Z"/>
              </w:rPr>
            </w:pPr>
            <w:ins w:id="3572"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73" w:author="pjanssen" w:date="2015-11-10T17:01:00Z"/>
              </w:rPr>
            </w:pPr>
            <w:ins w:id="3574" w:author="pjanssen" w:date="2015-11-10T17:01:00Z">
              <w:r w:rsidRPr="007175B7">
                <w:t>«featureType»</w:t>
              </w:r>
            </w:ins>
          </w:p>
        </w:tc>
      </w:tr>
      <w:tr w:rsidR="00D43A14" w:rsidRPr="007175B7" w:rsidTr="00D43A14">
        <w:trPr>
          <w:tblCellSpacing w:w="0" w:type="dxa"/>
          <w:ins w:id="357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76" w:author="pjanssen" w:date="2015-11-10T17:01:00Z"/>
              </w:rPr>
            </w:pPr>
            <w:ins w:id="3577" w:author="pjanssen" w:date="2015-11-10T17:01:00Z">
              <w:r w:rsidRPr="007175B7">
                <w:t>ExtraInformatie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78" w:author="pjanssen" w:date="2015-11-10T17:01:00Z"/>
              </w:rPr>
            </w:pPr>
            <w:ins w:id="3579"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80" w:author="pjanssen" w:date="2015-11-10T17:01:00Z"/>
              </w:rPr>
            </w:pPr>
            <w:ins w:id="3581" w:author="pjanssen" w:date="2015-11-10T17:01:00Z">
              <w:r w:rsidRPr="007175B7">
                <w:t>«featureType»</w:t>
              </w:r>
            </w:ins>
          </w:p>
        </w:tc>
      </w:tr>
      <w:tr w:rsidR="00D43A14" w:rsidRPr="007175B7" w:rsidTr="00D43A14">
        <w:trPr>
          <w:tblCellSpacing w:w="0" w:type="dxa"/>
          <w:ins w:id="358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83" w:author="pjanssen" w:date="2015-11-10T17:01:00Z"/>
              </w:rPr>
            </w:pPr>
            <w:ins w:id="3584" w:author="pjanssen" w:date="2015-11-10T17:01:00Z">
              <w:r w:rsidRPr="007175B7">
                <w:t>GasDistributieAppurtenanceTypeIMKLValue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85" w:author="pjanssen" w:date="2015-11-10T17:01:00Z"/>
              </w:rPr>
            </w:pPr>
            <w:ins w:id="3586"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87" w:author="pjanssen" w:date="2015-11-10T17:01:00Z"/>
              </w:rPr>
            </w:pPr>
            <w:ins w:id="3588" w:author="pjanssen" w:date="2015-11-10T17:01:00Z">
              <w:r w:rsidRPr="007175B7">
                <w:t>«codeList»</w:t>
              </w:r>
            </w:ins>
          </w:p>
        </w:tc>
      </w:tr>
      <w:tr w:rsidR="00D43A14" w:rsidRPr="007175B7" w:rsidTr="00D43A14">
        <w:trPr>
          <w:tblCellSpacing w:w="0" w:type="dxa"/>
          <w:ins w:id="358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90" w:author="pjanssen" w:date="2015-11-10T17:01:00Z"/>
              </w:rPr>
            </w:pPr>
            <w:ins w:id="3591" w:author="pjanssen" w:date="2015-11-10T17:01:00Z">
              <w:r w:rsidRPr="007175B7">
                <w:t>GasunieAppurtenanceIMKLTypeValue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92" w:author="pjanssen" w:date="2015-11-10T17:01:00Z"/>
              </w:rPr>
            </w:pPr>
            <w:ins w:id="3593"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94" w:author="pjanssen" w:date="2015-11-10T17:01:00Z"/>
              </w:rPr>
            </w:pPr>
            <w:ins w:id="3595" w:author="pjanssen" w:date="2015-11-10T17:01:00Z">
              <w:r w:rsidRPr="007175B7">
                <w:t>«codeList»</w:t>
              </w:r>
            </w:ins>
          </w:p>
        </w:tc>
      </w:tr>
      <w:tr w:rsidR="00D43A14" w:rsidRPr="007175B7" w:rsidTr="00D43A14">
        <w:trPr>
          <w:tblCellSpacing w:w="0" w:type="dxa"/>
          <w:ins w:id="359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97" w:author="pjanssen" w:date="2015-11-10T17:01:00Z"/>
              </w:rPr>
            </w:pPr>
            <w:ins w:id="3598" w:author="pjanssen" w:date="2015-11-10T17:01:00Z">
              <w:r w:rsidRPr="007175B7">
                <w:t>IMKLBasis</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599" w:author="pjanssen" w:date="2015-11-10T17:01:00Z"/>
              </w:rPr>
            </w:pPr>
            <w:ins w:id="3600"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01" w:author="pjanssen" w:date="2015-11-10T17:01:00Z"/>
              </w:rPr>
            </w:pPr>
            <w:ins w:id="3602" w:author="pjanssen" w:date="2015-11-10T17:01:00Z">
              <w:r w:rsidRPr="007175B7">
                <w:t>«featureType»</w:t>
              </w:r>
            </w:ins>
          </w:p>
        </w:tc>
      </w:tr>
      <w:tr w:rsidR="00D43A14" w:rsidRPr="007175B7" w:rsidTr="00D43A14">
        <w:trPr>
          <w:tblCellSpacing w:w="0" w:type="dxa"/>
          <w:ins w:id="360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04" w:author="pjanssen" w:date="2015-11-10T17:01:00Z"/>
              </w:rPr>
            </w:pPr>
            <w:ins w:id="3605" w:author="pjanssen" w:date="2015-11-10T17:01:00Z">
              <w:r w:rsidRPr="007175B7">
                <w:t>Kabelbed</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06" w:author="pjanssen" w:date="2015-11-10T17:01:00Z"/>
              </w:rPr>
            </w:pPr>
            <w:ins w:id="3607"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08" w:author="pjanssen" w:date="2015-11-10T17:01:00Z"/>
              </w:rPr>
            </w:pPr>
            <w:ins w:id="3609" w:author="pjanssen" w:date="2015-11-10T17:01:00Z">
              <w:r w:rsidRPr="007175B7">
                <w:t>«featureType»</w:t>
              </w:r>
            </w:ins>
          </w:p>
        </w:tc>
      </w:tr>
      <w:tr w:rsidR="00D43A14" w:rsidRPr="007175B7" w:rsidTr="00D43A14">
        <w:trPr>
          <w:tblCellSpacing w:w="0" w:type="dxa"/>
          <w:ins w:id="361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11" w:author="pjanssen" w:date="2015-11-10T17:01:00Z"/>
              </w:rPr>
            </w:pPr>
            <w:ins w:id="3612" w:author="pjanssen" w:date="2015-11-10T17:01:00Z">
              <w:r w:rsidRPr="007175B7">
                <w:t>KabelEnLeidingContainer</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13" w:author="pjanssen" w:date="2015-11-10T17:01:00Z"/>
              </w:rPr>
            </w:pPr>
            <w:ins w:id="3614"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15" w:author="pjanssen" w:date="2015-11-10T17:01:00Z"/>
              </w:rPr>
            </w:pPr>
            <w:ins w:id="3616" w:author="pjanssen" w:date="2015-11-10T17:01:00Z">
              <w:r w:rsidRPr="007175B7">
                <w:t>«featureType»</w:t>
              </w:r>
            </w:ins>
          </w:p>
        </w:tc>
      </w:tr>
      <w:tr w:rsidR="00D43A14" w:rsidRPr="007175B7" w:rsidTr="00D43A14">
        <w:trPr>
          <w:tblCellSpacing w:w="0" w:type="dxa"/>
          <w:ins w:id="361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18" w:author="pjanssen" w:date="2015-11-10T17:01:00Z"/>
              </w:rPr>
            </w:pPr>
            <w:ins w:id="3619" w:author="pjanssen" w:date="2015-11-10T17:01:00Z">
              <w:r w:rsidRPr="007175B7">
                <w:t>KabelOfLeiding</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20" w:author="pjanssen" w:date="2015-11-10T17:01:00Z"/>
              </w:rPr>
            </w:pPr>
            <w:ins w:id="3621"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22" w:author="pjanssen" w:date="2015-11-10T17:01:00Z"/>
              </w:rPr>
            </w:pPr>
            <w:ins w:id="3623" w:author="pjanssen" w:date="2015-11-10T17:01:00Z">
              <w:r w:rsidRPr="007175B7">
                <w:t>«featureType»</w:t>
              </w:r>
            </w:ins>
          </w:p>
        </w:tc>
      </w:tr>
      <w:tr w:rsidR="00D43A14" w:rsidRPr="007175B7" w:rsidTr="00D43A14">
        <w:trPr>
          <w:tblCellSpacing w:w="0" w:type="dxa"/>
          <w:ins w:id="362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25" w:author="pjanssen" w:date="2015-11-10T17:01:00Z"/>
              </w:rPr>
            </w:pPr>
            <w:ins w:id="3626" w:author="pjanssen" w:date="2015-11-10T17:01:00Z">
              <w:r w:rsidRPr="007175B7">
                <w:t>KabelSpecifiek</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27" w:author="pjanssen" w:date="2015-11-10T17:01:00Z"/>
              </w:rPr>
            </w:pPr>
            <w:ins w:id="3628"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29" w:author="pjanssen" w:date="2015-11-10T17:01:00Z"/>
              </w:rPr>
            </w:pPr>
            <w:ins w:id="3630" w:author="pjanssen" w:date="2015-11-10T17:01:00Z">
              <w:r w:rsidRPr="007175B7">
                <w:t>«featureType»</w:t>
              </w:r>
            </w:ins>
          </w:p>
        </w:tc>
      </w:tr>
      <w:tr w:rsidR="00D43A14" w:rsidRPr="007175B7" w:rsidTr="00D43A14">
        <w:trPr>
          <w:tblCellSpacing w:w="0" w:type="dxa"/>
          <w:ins w:id="363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32" w:author="pjanssen" w:date="2015-11-10T17:01:00Z"/>
              </w:rPr>
            </w:pPr>
            <w:ins w:id="3633" w:author="pjanssen" w:date="2015-11-10T17:01:00Z">
              <w:r w:rsidRPr="007175B7">
                <w:t>Kast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34" w:author="pjanssen" w:date="2015-11-10T17:01:00Z"/>
              </w:rPr>
            </w:pPr>
            <w:ins w:id="3635"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36" w:author="pjanssen" w:date="2015-11-10T17:01:00Z"/>
              </w:rPr>
            </w:pPr>
            <w:ins w:id="3637" w:author="pjanssen" w:date="2015-11-10T17:01:00Z">
              <w:r w:rsidRPr="007175B7">
                <w:t>«featureType»</w:t>
              </w:r>
            </w:ins>
          </w:p>
        </w:tc>
      </w:tr>
      <w:tr w:rsidR="00D43A14" w:rsidRPr="007175B7" w:rsidTr="00D43A14">
        <w:trPr>
          <w:tblCellSpacing w:w="0" w:type="dxa"/>
          <w:ins w:id="363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39" w:author="pjanssen" w:date="2015-11-10T17:01:00Z"/>
              </w:rPr>
            </w:pPr>
            <w:ins w:id="3640" w:author="pjanssen" w:date="2015-11-10T17:01:00Z">
              <w:r w:rsidRPr="007175B7">
                <w:t>Label</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41" w:author="pjanssen" w:date="2015-11-10T17:01:00Z"/>
              </w:rPr>
            </w:pPr>
            <w:ins w:id="3642"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43" w:author="pjanssen" w:date="2015-11-10T17:01:00Z"/>
              </w:rPr>
            </w:pPr>
            <w:ins w:id="3644" w:author="pjanssen" w:date="2015-11-10T17:01:00Z">
              <w:r w:rsidRPr="007175B7">
                <w:t>«featureType»</w:t>
              </w:r>
            </w:ins>
          </w:p>
        </w:tc>
      </w:tr>
      <w:tr w:rsidR="00D43A14" w:rsidRPr="007175B7" w:rsidTr="00D43A14">
        <w:trPr>
          <w:tblCellSpacing w:w="0" w:type="dxa"/>
          <w:ins w:id="364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46" w:author="pjanssen" w:date="2015-11-10T17:01:00Z"/>
              </w:rPr>
            </w:pPr>
            <w:ins w:id="3647" w:author="pjanssen" w:date="2015-11-10T17:01:00Z">
              <w:r w:rsidRPr="007175B7">
                <w:t>Leidingelement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48" w:author="pjanssen" w:date="2015-11-10T17:01:00Z"/>
              </w:rPr>
            </w:pPr>
            <w:ins w:id="3649"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50" w:author="pjanssen" w:date="2015-11-10T17:01:00Z"/>
              </w:rPr>
            </w:pPr>
            <w:ins w:id="3651" w:author="pjanssen" w:date="2015-11-10T17:01:00Z">
              <w:r w:rsidRPr="007175B7">
                <w:t>«featureType»</w:t>
              </w:r>
            </w:ins>
          </w:p>
        </w:tc>
      </w:tr>
      <w:tr w:rsidR="00D43A14" w:rsidRPr="007175B7" w:rsidTr="00D43A14">
        <w:trPr>
          <w:tblCellSpacing w:w="0" w:type="dxa"/>
          <w:ins w:id="365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53" w:author="pjanssen" w:date="2015-11-10T17:01:00Z"/>
              </w:rPr>
            </w:pPr>
            <w:ins w:id="3654" w:author="pjanssen" w:date="2015-11-10T17:01:00Z">
              <w:r w:rsidRPr="007175B7">
                <w:t>Maatvoering</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55" w:author="pjanssen" w:date="2015-11-10T17:01:00Z"/>
              </w:rPr>
            </w:pPr>
            <w:ins w:id="3656"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57" w:author="pjanssen" w:date="2015-11-10T17:01:00Z"/>
              </w:rPr>
            </w:pPr>
            <w:ins w:id="3658" w:author="pjanssen" w:date="2015-11-10T17:01:00Z">
              <w:r w:rsidRPr="007175B7">
                <w:t>«featureType»</w:t>
              </w:r>
            </w:ins>
          </w:p>
        </w:tc>
      </w:tr>
      <w:tr w:rsidR="00D43A14" w:rsidRPr="007175B7" w:rsidTr="00D43A14">
        <w:trPr>
          <w:tblCellSpacing w:w="0" w:type="dxa"/>
          <w:ins w:id="365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60" w:author="pjanssen" w:date="2015-11-10T17:01:00Z"/>
              </w:rPr>
            </w:pPr>
            <w:ins w:id="3661" w:author="pjanssen" w:date="2015-11-10T17:01:00Z">
              <w:r w:rsidRPr="007175B7">
                <w:t>MaatvoeringsTypeValue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62" w:author="pjanssen" w:date="2015-11-10T17:01:00Z"/>
              </w:rPr>
            </w:pPr>
            <w:ins w:id="3663"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64" w:author="pjanssen" w:date="2015-11-10T17:01:00Z"/>
              </w:rPr>
            </w:pPr>
            <w:ins w:id="3665" w:author="pjanssen" w:date="2015-11-10T17:01:00Z">
              <w:r w:rsidRPr="007175B7">
                <w:t>«codeList»</w:t>
              </w:r>
            </w:ins>
          </w:p>
        </w:tc>
      </w:tr>
      <w:tr w:rsidR="00D43A14" w:rsidRPr="007175B7" w:rsidTr="00D43A14">
        <w:trPr>
          <w:tblCellSpacing w:w="0" w:type="dxa"/>
          <w:ins w:id="366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67" w:author="pjanssen" w:date="2015-11-10T17:01:00Z"/>
              </w:rPr>
            </w:pPr>
            <w:ins w:id="3668" w:author="pjanssen" w:date="2015-11-10T17:01:00Z">
              <w:r w:rsidRPr="007175B7">
                <w:t>Mangat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69" w:author="pjanssen" w:date="2015-11-10T17:01:00Z"/>
              </w:rPr>
            </w:pPr>
            <w:ins w:id="3670"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71" w:author="pjanssen" w:date="2015-11-10T17:01:00Z"/>
              </w:rPr>
            </w:pPr>
            <w:ins w:id="3672" w:author="pjanssen" w:date="2015-11-10T17:01:00Z">
              <w:r w:rsidRPr="007175B7">
                <w:t>«featureType»</w:t>
              </w:r>
            </w:ins>
          </w:p>
        </w:tc>
      </w:tr>
      <w:tr w:rsidR="00D43A14" w:rsidRPr="007175B7" w:rsidTr="00D43A14">
        <w:trPr>
          <w:tblCellSpacing w:w="0" w:type="dxa"/>
          <w:ins w:id="367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74" w:author="pjanssen" w:date="2015-11-10T17:01:00Z"/>
              </w:rPr>
            </w:pPr>
            <w:ins w:id="3675" w:author="pjanssen" w:date="2015-11-10T17:01:00Z">
              <w:r w:rsidRPr="007175B7">
                <w:t>Mantelbuis</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76" w:author="pjanssen" w:date="2015-11-10T17:01:00Z"/>
              </w:rPr>
            </w:pPr>
            <w:ins w:id="3677"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78" w:author="pjanssen" w:date="2015-11-10T17:01:00Z"/>
              </w:rPr>
            </w:pPr>
            <w:ins w:id="3679" w:author="pjanssen" w:date="2015-11-10T17:01:00Z">
              <w:r w:rsidRPr="007175B7">
                <w:t>«featureType»</w:t>
              </w:r>
            </w:ins>
          </w:p>
        </w:tc>
      </w:tr>
      <w:tr w:rsidR="00D43A14" w:rsidRPr="007175B7" w:rsidTr="00D43A14">
        <w:trPr>
          <w:tblCellSpacing w:w="0" w:type="dxa"/>
          <w:ins w:id="368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81" w:author="pjanssen" w:date="2015-11-10T17:01:00Z"/>
              </w:rPr>
            </w:pPr>
            <w:ins w:id="3682" w:author="pjanssen" w:date="2015-11-10T17:01:00Z">
              <w:r w:rsidRPr="007175B7">
                <w:t>Mast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83" w:author="pjanssen" w:date="2015-11-10T17:01:00Z"/>
              </w:rPr>
            </w:pPr>
            <w:ins w:id="3684"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85" w:author="pjanssen" w:date="2015-11-10T17:01:00Z"/>
              </w:rPr>
            </w:pPr>
            <w:ins w:id="3686" w:author="pjanssen" w:date="2015-11-10T17:01:00Z">
              <w:r w:rsidRPr="007175B7">
                <w:t>«featureType»</w:t>
              </w:r>
            </w:ins>
          </w:p>
        </w:tc>
      </w:tr>
      <w:tr w:rsidR="00D43A14" w:rsidRPr="007175B7" w:rsidTr="00D43A14">
        <w:trPr>
          <w:tblCellSpacing w:w="0" w:type="dxa"/>
          <w:ins w:id="368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88" w:author="pjanssen" w:date="2015-11-10T17:01:00Z"/>
              </w:rPr>
            </w:pPr>
            <w:ins w:id="3689" w:author="pjanssen" w:date="2015-11-10T17:01:00Z">
              <w:r w:rsidRPr="007175B7">
                <w:t>MateriaalTypeValue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90" w:author="pjanssen" w:date="2015-11-10T17:01:00Z"/>
              </w:rPr>
            </w:pPr>
            <w:ins w:id="3691"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92" w:author="pjanssen" w:date="2015-11-10T17:01:00Z"/>
              </w:rPr>
            </w:pPr>
            <w:ins w:id="3693" w:author="pjanssen" w:date="2015-11-10T17:01:00Z">
              <w:r w:rsidRPr="007175B7">
                <w:t>«codeList»</w:t>
              </w:r>
            </w:ins>
          </w:p>
        </w:tc>
      </w:tr>
      <w:tr w:rsidR="00D43A14" w:rsidRPr="007175B7" w:rsidTr="00D43A14">
        <w:trPr>
          <w:tblCellSpacing w:w="0" w:type="dxa"/>
          <w:ins w:id="369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95" w:author="pjanssen" w:date="2015-11-10T17:01:00Z"/>
              </w:rPr>
            </w:pPr>
            <w:ins w:id="3696" w:author="pjanssen" w:date="2015-11-10T17:01:00Z">
              <w:r w:rsidRPr="007175B7">
                <w:t>NauwkeurigheidDiepteValue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97" w:author="pjanssen" w:date="2015-11-10T17:01:00Z"/>
              </w:rPr>
            </w:pPr>
            <w:ins w:id="3698"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699" w:author="pjanssen" w:date="2015-11-10T17:01:00Z"/>
              </w:rPr>
            </w:pPr>
            <w:ins w:id="3700" w:author="pjanssen" w:date="2015-11-10T17:01:00Z">
              <w:r w:rsidRPr="007175B7">
                <w:t>«codeList»</w:t>
              </w:r>
            </w:ins>
          </w:p>
        </w:tc>
      </w:tr>
      <w:tr w:rsidR="00D43A14" w:rsidRPr="007175B7" w:rsidTr="00D43A14">
        <w:trPr>
          <w:tblCellSpacing w:w="0" w:type="dxa"/>
          <w:ins w:id="370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02" w:author="pjanssen" w:date="2015-11-10T17:01:00Z"/>
              </w:rPr>
            </w:pPr>
            <w:ins w:id="3703" w:author="pjanssen" w:date="2015-11-10T17:01:00Z">
              <w:r w:rsidRPr="007175B7">
                <w:t>NauwkeurigheidXYvalue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04" w:author="pjanssen" w:date="2015-11-10T17:01:00Z"/>
              </w:rPr>
            </w:pPr>
            <w:ins w:id="3705"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06" w:author="pjanssen" w:date="2015-11-10T17:01:00Z"/>
              </w:rPr>
            </w:pPr>
            <w:ins w:id="3707" w:author="pjanssen" w:date="2015-11-10T17:01:00Z">
              <w:r w:rsidRPr="007175B7">
                <w:t>«codeList»</w:t>
              </w:r>
            </w:ins>
          </w:p>
        </w:tc>
      </w:tr>
      <w:tr w:rsidR="00D43A14" w:rsidRPr="007175B7" w:rsidTr="00D43A14">
        <w:trPr>
          <w:tblCellSpacing w:w="0" w:type="dxa"/>
          <w:ins w:id="370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09" w:author="pjanssen" w:date="2015-11-10T17:01:00Z"/>
              </w:rPr>
            </w:pPr>
            <w:ins w:id="3710" w:author="pjanssen" w:date="2015-11-10T17:01:00Z">
              <w:r w:rsidRPr="007175B7">
                <w:t>NEN3610ID</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11" w:author="pjanssen" w:date="2015-11-10T17:01:00Z"/>
              </w:rPr>
            </w:pPr>
            <w:ins w:id="3712"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13" w:author="pjanssen" w:date="2015-11-10T17:01:00Z"/>
              </w:rPr>
            </w:pPr>
            <w:ins w:id="3714" w:author="pjanssen" w:date="2015-11-10T17:01:00Z">
              <w:r w:rsidRPr="007175B7">
                <w:t>«dataType»</w:t>
              </w:r>
            </w:ins>
          </w:p>
        </w:tc>
      </w:tr>
      <w:tr w:rsidR="00D43A14" w:rsidRPr="007175B7" w:rsidTr="00D43A14">
        <w:trPr>
          <w:tblCellSpacing w:w="0" w:type="dxa"/>
          <w:ins w:id="371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16" w:author="pjanssen" w:date="2015-11-10T17:01:00Z"/>
              </w:rPr>
            </w:pPr>
            <w:ins w:id="3717" w:author="pjanssen" w:date="2015-11-10T17:01:00Z">
              <w:r w:rsidRPr="007175B7">
                <w:lastRenderedPageBreak/>
                <w:t>OilGasChemicalsAppurtenanceITypeIMKLValue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18" w:author="pjanssen" w:date="2015-11-10T17:01:00Z"/>
              </w:rPr>
            </w:pPr>
            <w:ins w:id="3719"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20" w:author="pjanssen" w:date="2015-11-10T17:01:00Z"/>
              </w:rPr>
            </w:pPr>
            <w:ins w:id="3721" w:author="pjanssen" w:date="2015-11-10T17:01:00Z">
              <w:r w:rsidRPr="007175B7">
                <w:t>«codeList»</w:t>
              </w:r>
            </w:ins>
          </w:p>
        </w:tc>
      </w:tr>
      <w:tr w:rsidR="00D43A14" w:rsidRPr="007175B7" w:rsidTr="00D43A14">
        <w:trPr>
          <w:tblCellSpacing w:w="0" w:type="dxa"/>
          <w:ins w:id="372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23" w:author="pjanssen" w:date="2015-11-10T17:01:00Z"/>
              </w:rPr>
            </w:pPr>
            <w:ins w:id="3724" w:author="pjanssen" w:date="2015-11-10T17:01:00Z">
              <w:r w:rsidRPr="007175B7">
                <w:t>OlieGasChemicalienPijpleiding</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25" w:author="pjanssen" w:date="2015-11-10T17:01:00Z"/>
              </w:rPr>
            </w:pPr>
            <w:ins w:id="3726"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27" w:author="pjanssen" w:date="2015-11-10T17:01:00Z"/>
              </w:rPr>
            </w:pPr>
            <w:ins w:id="3728" w:author="pjanssen" w:date="2015-11-10T17:01:00Z">
              <w:r w:rsidRPr="007175B7">
                <w:t>«featureType»</w:t>
              </w:r>
            </w:ins>
          </w:p>
        </w:tc>
      </w:tr>
      <w:tr w:rsidR="00D43A14" w:rsidRPr="007175B7" w:rsidTr="00D43A14">
        <w:trPr>
          <w:tblCellSpacing w:w="0" w:type="dxa"/>
          <w:ins w:id="372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30" w:author="pjanssen" w:date="2015-11-10T17:01:00Z"/>
              </w:rPr>
            </w:pPr>
            <w:ins w:id="3731" w:author="pjanssen" w:date="2015-11-10T17:01:00Z">
              <w:r w:rsidRPr="007175B7">
                <w:t>Rioolleiding</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32" w:author="pjanssen" w:date="2015-11-10T17:01:00Z"/>
              </w:rPr>
            </w:pPr>
            <w:ins w:id="3733"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34" w:author="pjanssen" w:date="2015-11-10T17:01:00Z"/>
              </w:rPr>
            </w:pPr>
            <w:ins w:id="3735" w:author="pjanssen" w:date="2015-11-10T17:01:00Z">
              <w:r w:rsidRPr="007175B7">
                <w:t>«featureType»</w:t>
              </w:r>
            </w:ins>
          </w:p>
        </w:tc>
      </w:tr>
      <w:tr w:rsidR="00D43A14" w:rsidRPr="007175B7" w:rsidTr="00D43A14">
        <w:trPr>
          <w:tblCellSpacing w:w="0" w:type="dxa"/>
          <w:ins w:id="373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37" w:author="pjanssen" w:date="2015-11-10T17:01:00Z"/>
              </w:rPr>
            </w:pPr>
            <w:ins w:id="3738" w:author="pjanssen" w:date="2015-11-10T17:01:00Z">
              <w:r w:rsidRPr="007175B7">
                <w:t>RioolleidingTypeValue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39" w:author="pjanssen" w:date="2015-11-10T17:01:00Z"/>
              </w:rPr>
            </w:pPr>
            <w:ins w:id="3740"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41" w:author="pjanssen" w:date="2015-11-10T17:01:00Z"/>
              </w:rPr>
            </w:pPr>
            <w:ins w:id="3742" w:author="pjanssen" w:date="2015-11-10T17:01:00Z">
              <w:r w:rsidRPr="007175B7">
                <w:t>«codeList»</w:t>
              </w:r>
            </w:ins>
          </w:p>
        </w:tc>
      </w:tr>
      <w:tr w:rsidR="00D43A14" w:rsidRPr="007175B7" w:rsidTr="00D43A14">
        <w:trPr>
          <w:tblCellSpacing w:w="0" w:type="dxa"/>
          <w:ins w:id="374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44" w:author="pjanssen" w:date="2015-11-10T17:01:00Z"/>
              </w:rPr>
            </w:pPr>
            <w:ins w:id="3745" w:author="pjanssen" w:date="2015-11-10T17:01:00Z">
              <w:r w:rsidRPr="007175B7">
                <w:t>SewerAppurtenanceTypeIMKLValue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46" w:author="pjanssen" w:date="2015-11-10T17:01:00Z"/>
              </w:rPr>
            </w:pPr>
            <w:ins w:id="3747"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48" w:author="pjanssen" w:date="2015-11-10T17:01:00Z"/>
              </w:rPr>
            </w:pPr>
            <w:ins w:id="3749" w:author="pjanssen" w:date="2015-11-10T17:01:00Z">
              <w:r w:rsidRPr="007175B7">
                <w:t>«codeList»</w:t>
              </w:r>
            </w:ins>
          </w:p>
        </w:tc>
      </w:tr>
      <w:tr w:rsidR="00D43A14" w:rsidRPr="007175B7" w:rsidTr="00D43A14">
        <w:trPr>
          <w:tblCellSpacing w:w="0" w:type="dxa"/>
          <w:ins w:id="375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51" w:author="pjanssen" w:date="2015-11-10T17:01:00Z"/>
              </w:rPr>
            </w:pPr>
            <w:ins w:id="3752" w:author="pjanssen" w:date="2015-11-10T17:01:00Z">
              <w:r w:rsidRPr="007175B7">
                <w:t>StedelijkWaterSpecifiek</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53" w:author="pjanssen" w:date="2015-11-10T17:01:00Z"/>
              </w:rPr>
            </w:pPr>
            <w:ins w:id="3754"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55" w:author="pjanssen" w:date="2015-11-10T17:01:00Z"/>
              </w:rPr>
            </w:pPr>
            <w:ins w:id="3756" w:author="pjanssen" w:date="2015-11-10T17:01:00Z">
              <w:r w:rsidRPr="007175B7">
                <w:t>«featureType»</w:t>
              </w:r>
            </w:ins>
          </w:p>
        </w:tc>
      </w:tr>
      <w:tr w:rsidR="00D43A14" w:rsidRPr="007175B7" w:rsidTr="00D43A14">
        <w:trPr>
          <w:tblCellSpacing w:w="0" w:type="dxa"/>
          <w:ins w:id="375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58" w:author="pjanssen" w:date="2015-11-10T17:01:00Z"/>
              </w:rPr>
            </w:pPr>
            <w:ins w:id="3759" w:author="pjanssen" w:date="2015-11-10T17:01:00Z">
              <w:r w:rsidRPr="007175B7">
                <w:t>TechnischContactpersoon</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60" w:author="pjanssen" w:date="2015-11-10T17:01:00Z"/>
              </w:rPr>
            </w:pPr>
            <w:ins w:id="3761"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62" w:author="pjanssen" w:date="2015-11-10T17:01:00Z"/>
              </w:rPr>
            </w:pPr>
            <w:ins w:id="3763" w:author="pjanssen" w:date="2015-11-10T17:01:00Z">
              <w:r w:rsidRPr="007175B7">
                <w:t>«dataType»</w:t>
              </w:r>
            </w:ins>
          </w:p>
        </w:tc>
      </w:tr>
      <w:tr w:rsidR="00D43A14" w:rsidRPr="007175B7" w:rsidTr="00D43A14">
        <w:trPr>
          <w:tblCellSpacing w:w="0" w:type="dxa"/>
          <w:ins w:id="376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65" w:author="pjanssen" w:date="2015-11-10T17:01:00Z"/>
              </w:rPr>
            </w:pPr>
            <w:ins w:id="3766" w:author="pjanssen" w:date="2015-11-10T17:01:00Z">
              <w:r w:rsidRPr="007175B7">
                <w:t>Telecommunicatiekabel</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67" w:author="pjanssen" w:date="2015-11-10T17:01:00Z"/>
              </w:rPr>
            </w:pPr>
            <w:ins w:id="3768"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69" w:author="pjanssen" w:date="2015-11-10T17:01:00Z"/>
              </w:rPr>
            </w:pPr>
            <w:ins w:id="3770" w:author="pjanssen" w:date="2015-11-10T17:01:00Z">
              <w:r w:rsidRPr="007175B7">
                <w:t>«featureType»</w:t>
              </w:r>
            </w:ins>
          </w:p>
        </w:tc>
      </w:tr>
      <w:tr w:rsidR="00D43A14" w:rsidRPr="007175B7" w:rsidTr="00D43A14">
        <w:trPr>
          <w:tblCellSpacing w:w="0" w:type="dxa"/>
          <w:ins w:id="377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72" w:author="pjanssen" w:date="2015-11-10T17:01:00Z"/>
              </w:rPr>
            </w:pPr>
            <w:ins w:id="3773" w:author="pjanssen" w:date="2015-11-10T17:01:00Z">
              <w:r w:rsidRPr="007175B7">
                <w:t>TelecommunicationsAppurtenanceTypeIMKLValue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74" w:author="pjanssen" w:date="2015-11-10T17:01:00Z"/>
              </w:rPr>
            </w:pPr>
            <w:ins w:id="3775"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76" w:author="pjanssen" w:date="2015-11-10T17:01:00Z"/>
              </w:rPr>
            </w:pPr>
            <w:ins w:id="3777" w:author="pjanssen" w:date="2015-11-10T17:01:00Z">
              <w:r w:rsidRPr="007175B7">
                <w:t>«codeList»</w:t>
              </w:r>
            </w:ins>
          </w:p>
        </w:tc>
      </w:tr>
      <w:tr w:rsidR="00D43A14" w:rsidRPr="007175B7" w:rsidTr="00D43A14">
        <w:trPr>
          <w:tblCellSpacing w:w="0" w:type="dxa"/>
          <w:ins w:id="377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79" w:author="pjanssen" w:date="2015-11-10T17:01:00Z"/>
              </w:rPr>
            </w:pPr>
            <w:ins w:id="3780" w:author="pjanssen" w:date="2015-11-10T17:01:00Z">
              <w:r w:rsidRPr="007175B7">
                <w:t>Thema</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81" w:author="pjanssen" w:date="2015-11-10T17:01:00Z"/>
              </w:rPr>
            </w:pPr>
            <w:ins w:id="3782"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83" w:author="pjanssen" w:date="2015-11-10T17:01:00Z"/>
              </w:rPr>
            </w:pPr>
            <w:ins w:id="3784" w:author="pjanssen" w:date="2015-11-10T17:01:00Z">
              <w:r w:rsidRPr="007175B7">
                <w:t>«codeList»</w:t>
              </w:r>
            </w:ins>
          </w:p>
        </w:tc>
      </w:tr>
      <w:tr w:rsidR="00D43A14" w:rsidRPr="007175B7" w:rsidTr="00D43A14">
        <w:trPr>
          <w:tblCellSpacing w:w="0" w:type="dxa"/>
          <w:ins w:id="378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86" w:author="pjanssen" w:date="2015-11-10T17:01:00Z"/>
              </w:rPr>
            </w:pPr>
            <w:ins w:id="3787" w:author="pjanssen" w:date="2015-11-10T17:01:00Z">
              <w:r w:rsidRPr="007175B7">
                <w:t>ThermalAppurtenanceTypeIMKLValue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88" w:author="pjanssen" w:date="2015-11-10T17:01:00Z"/>
              </w:rPr>
            </w:pPr>
            <w:ins w:id="3789"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90" w:author="pjanssen" w:date="2015-11-10T17:01:00Z"/>
              </w:rPr>
            </w:pPr>
            <w:ins w:id="3791" w:author="pjanssen" w:date="2015-11-10T17:01:00Z">
              <w:r w:rsidRPr="007175B7">
                <w:t>«codeList»</w:t>
              </w:r>
            </w:ins>
          </w:p>
        </w:tc>
      </w:tr>
      <w:tr w:rsidR="00D43A14" w:rsidRPr="007175B7" w:rsidTr="00D43A14">
        <w:trPr>
          <w:tblCellSpacing w:w="0" w:type="dxa"/>
          <w:ins w:id="379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93" w:author="pjanssen" w:date="2015-11-10T17:01:00Z"/>
              </w:rPr>
            </w:pPr>
            <w:ins w:id="3794" w:author="pjanssen" w:date="2015-11-10T17:01:00Z">
              <w:r w:rsidRPr="007175B7">
                <w:t>ThermischePijpleiding</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95" w:author="pjanssen" w:date="2015-11-10T17:01:00Z"/>
              </w:rPr>
            </w:pPr>
            <w:ins w:id="3796"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797" w:author="pjanssen" w:date="2015-11-10T17:01:00Z"/>
              </w:rPr>
            </w:pPr>
            <w:ins w:id="3798" w:author="pjanssen" w:date="2015-11-10T17:01:00Z">
              <w:r w:rsidRPr="007175B7">
                <w:t>«featureType»</w:t>
              </w:r>
            </w:ins>
          </w:p>
        </w:tc>
      </w:tr>
      <w:tr w:rsidR="00D43A14" w:rsidRPr="007175B7" w:rsidTr="00D43A14">
        <w:trPr>
          <w:tblCellSpacing w:w="0" w:type="dxa"/>
          <w:ins w:id="379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00" w:author="pjanssen" w:date="2015-11-10T17:01:00Z"/>
              </w:rPr>
            </w:pPr>
            <w:ins w:id="3801" w:author="pjanssen" w:date="2015-11-10T17:01:00Z">
              <w:r w:rsidRPr="007175B7">
                <w:t>TopografischObjectTypeValue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02" w:author="pjanssen" w:date="2015-11-10T17:01:00Z"/>
              </w:rPr>
            </w:pPr>
            <w:ins w:id="3803"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04" w:author="pjanssen" w:date="2015-11-10T17:01:00Z"/>
              </w:rPr>
            </w:pPr>
            <w:ins w:id="3805" w:author="pjanssen" w:date="2015-11-10T17:01:00Z">
              <w:r w:rsidRPr="007175B7">
                <w:t>«codeList»</w:t>
              </w:r>
            </w:ins>
          </w:p>
        </w:tc>
      </w:tr>
      <w:tr w:rsidR="00D43A14" w:rsidRPr="007175B7" w:rsidTr="00D43A14">
        <w:trPr>
          <w:tblCellSpacing w:w="0" w:type="dxa"/>
          <w:ins w:id="380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07" w:author="pjanssen" w:date="2015-11-10T17:01:00Z"/>
              </w:rPr>
            </w:pPr>
            <w:ins w:id="3808" w:author="pjanssen" w:date="2015-11-10T17:01:00Z">
              <w:r w:rsidRPr="007175B7">
                <w:t>Toren</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09" w:author="pjanssen" w:date="2015-11-10T17:01:00Z"/>
              </w:rPr>
            </w:pPr>
            <w:ins w:id="3810"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11" w:author="pjanssen" w:date="2015-11-10T17:01:00Z"/>
              </w:rPr>
            </w:pPr>
            <w:ins w:id="3812" w:author="pjanssen" w:date="2015-11-10T17:01:00Z">
              <w:r w:rsidRPr="007175B7">
                <w:t>«featureType»</w:t>
              </w:r>
            </w:ins>
          </w:p>
        </w:tc>
      </w:tr>
      <w:tr w:rsidR="00D43A14" w:rsidRPr="007175B7" w:rsidTr="00D43A14">
        <w:trPr>
          <w:tblCellSpacing w:w="0" w:type="dxa"/>
          <w:ins w:id="381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14" w:author="pjanssen" w:date="2015-11-10T17:01:00Z"/>
              </w:rPr>
            </w:pPr>
            <w:ins w:id="3815" w:author="pjanssen" w:date="2015-11-10T17:01:00Z">
              <w:r w:rsidRPr="007175B7">
                <w:t>Transportroute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16" w:author="pjanssen" w:date="2015-11-10T17:01:00Z"/>
              </w:rPr>
            </w:pPr>
            <w:ins w:id="3817"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18" w:author="pjanssen" w:date="2015-11-10T17:01:00Z"/>
              </w:rPr>
            </w:pPr>
            <w:ins w:id="3819" w:author="pjanssen" w:date="2015-11-10T17:01:00Z">
              <w:r w:rsidRPr="007175B7">
                <w:t>«featureType»</w:t>
              </w:r>
            </w:ins>
          </w:p>
        </w:tc>
      </w:tr>
      <w:tr w:rsidR="00D43A14" w:rsidRPr="007175B7" w:rsidTr="00D43A14">
        <w:trPr>
          <w:tblCellSpacing w:w="0" w:type="dxa"/>
          <w:ins w:id="382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21" w:author="pjanssen" w:date="2015-11-10T17:01:00Z"/>
              </w:rPr>
            </w:pPr>
            <w:ins w:id="3822" w:author="pjanssen" w:date="2015-11-10T17:01:00Z">
              <w:r w:rsidRPr="007175B7">
                <w:t>Transportroutedeel</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23" w:author="pjanssen" w:date="2015-11-10T17:01:00Z"/>
              </w:rPr>
            </w:pPr>
            <w:ins w:id="3824"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25" w:author="pjanssen" w:date="2015-11-10T17:01:00Z"/>
              </w:rPr>
            </w:pPr>
            <w:ins w:id="3826" w:author="pjanssen" w:date="2015-11-10T17:01:00Z">
              <w:r w:rsidRPr="007175B7">
                <w:t>«featureType»</w:t>
              </w:r>
            </w:ins>
          </w:p>
        </w:tc>
      </w:tr>
      <w:tr w:rsidR="00D43A14" w:rsidRPr="007175B7" w:rsidTr="00D43A14">
        <w:trPr>
          <w:tblCellSpacing w:w="0" w:type="dxa"/>
          <w:ins w:id="382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28" w:author="pjanssen" w:date="2015-11-10T17:01:00Z"/>
              </w:rPr>
            </w:pPr>
            <w:ins w:id="3829" w:author="pjanssen" w:date="2015-11-10T17:01:00Z">
              <w:r w:rsidRPr="007175B7">
                <w:t>TransportrouteRisico</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30" w:author="pjanssen" w:date="2015-11-10T17:01:00Z"/>
              </w:rPr>
            </w:pPr>
            <w:ins w:id="3831"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32" w:author="pjanssen" w:date="2015-11-10T17:01:00Z"/>
              </w:rPr>
            </w:pPr>
            <w:ins w:id="3833" w:author="pjanssen" w:date="2015-11-10T17:01:00Z">
              <w:r w:rsidRPr="007175B7">
                <w:t>«featureType»</w:t>
              </w:r>
            </w:ins>
          </w:p>
        </w:tc>
      </w:tr>
      <w:tr w:rsidR="00D43A14" w:rsidRPr="007175B7" w:rsidTr="00D43A14">
        <w:trPr>
          <w:tblCellSpacing w:w="0" w:type="dxa"/>
          <w:ins w:id="383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35" w:author="pjanssen" w:date="2015-11-10T17:01:00Z"/>
              </w:rPr>
            </w:pPr>
            <w:ins w:id="3836" w:author="pjanssen" w:date="2015-11-10T17:01:00Z">
              <w:r w:rsidRPr="007175B7">
                <w:t>Utiliteitsnet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37" w:author="pjanssen" w:date="2015-11-10T17:01:00Z"/>
              </w:rPr>
            </w:pPr>
            <w:ins w:id="3838"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39" w:author="pjanssen" w:date="2015-11-10T17:01:00Z"/>
              </w:rPr>
            </w:pPr>
            <w:ins w:id="3840" w:author="pjanssen" w:date="2015-11-10T17:01:00Z">
              <w:r w:rsidRPr="007175B7">
                <w:t>«featureType»</w:t>
              </w:r>
            </w:ins>
          </w:p>
        </w:tc>
      </w:tr>
      <w:tr w:rsidR="00D43A14" w:rsidRPr="007175B7" w:rsidTr="00D43A14">
        <w:trPr>
          <w:tblCellSpacing w:w="0" w:type="dxa"/>
          <w:ins w:id="384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42" w:author="pjanssen" w:date="2015-11-10T17:01:00Z"/>
              </w:rPr>
            </w:pPr>
            <w:ins w:id="3843" w:author="pjanssen" w:date="2015-11-10T17:01:00Z">
              <w:r w:rsidRPr="007175B7">
                <w:t>WaterAppurtenanceTypeIMKLValue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44" w:author="pjanssen" w:date="2015-11-10T17:01:00Z"/>
              </w:rPr>
            </w:pPr>
            <w:ins w:id="3845"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46" w:author="pjanssen" w:date="2015-11-10T17:01:00Z"/>
              </w:rPr>
            </w:pPr>
            <w:ins w:id="3847" w:author="pjanssen" w:date="2015-11-10T17:01:00Z">
              <w:r w:rsidRPr="007175B7">
                <w:t>«codeList»</w:t>
              </w:r>
            </w:ins>
          </w:p>
        </w:tc>
      </w:tr>
      <w:tr w:rsidR="00D43A14" w:rsidRPr="007175B7" w:rsidTr="00D43A14">
        <w:trPr>
          <w:tblCellSpacing w:w="0" w:type="dxa"/>
          <w:ins w:id="384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49" w:author="pjanssen" w:date="2015-11-10T17:01:00Z"/>
              </w:rPr>
            </w:pPr>
            <w:ins w:id="3850" w:author="pjanssen" w:date="2015-11-10T17:01:00Z">
              <w:r w:rsidRPr="007175B7">
                <w:t>Waterleiding</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51" w:author="pjanssen" w:date="2015-11-10T17:01:00Z"/>
              </w:rPr>
            </w:pPr>
            <w:ins w:id="3852" w:author="pjanssen" w:date="2015-11-10T17:01:00Z">
              <w:r w:rsidRPr="007175B7">
                <w:t>IMKL2015</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53" w:author="pjanssen" w:date="2015-11-10T17:01:00Z"/>
              </w:rPr>
            </w:pPr>
            <w:ins w:id="3854" w:author="pjanssen" w:date="2015-11-10T17:01:00Z">
              <w:r w:rsidRPr="007175B7">
                <w:t>«featureType»</w:t>
              </w:r>
            </w:ins>
          </w:p>
        </w:tc>
      </w:tr>
      <w:tr w:rsidR="00D43A14" w:rsidRPr="007175B7" w:rsidTr="00D43A14">
        <w:trPr>
          <w:tblCellSpacing w:w="0" w:type="dxa"/>
          <w:ins w:id="385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56" w:author="pjanssen" w:date="2015-11-10T17:01:00Z"/>
              </w:rPr>
            </w:pPr>
            <w:ins w:id="3857" w:author="pjanssen" w:date="2015-11-10T17:01:00Z">
              <w:r w:rsidRPr="007175B7">
                <w:t>LocatorDesignatorTypeValue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58" w:author="pjanssen" w:date="2015-11-10T17:01:00Z"/>
              </w:rPr>
            </w:pPr>
            <w:ins w:id="3859"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60" w:author="pjanssen" w:date="2015-11-10T17:01:00Z"/>
              </w:rPr>
            </w:pPr>
            <w:ins w:id="3861" w:author="pjanssen" w:date="2015-11-10T17:01:00Z">
              <w:r w:rsidRPr="007175B7">
                <w:t>«codeList»</w:t>
              </w:r>
            </w:ins>
          </w:p>
        </w:tc>
      </w:tr>
      <w:tr w:rsidR="00D43A14" w:rsidRPr="007175B7" w:rsidTr="00D43A14">
        <w:trPr>
          <w:tblCellSpacing w:w="0" w:type="dxa"/>
          <w:ins w:id="386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63" w:author="pjanssen" w:date="2015-11-10T17:01:00Z"/>
              </w:rPr>
            </w:pPr>
            <w:ins w:id="3864" w:author="pjanssen" w:date="2015-11-10T17:01:00Z">
              <w:r w:rsidRPr="007175B7">
                <w:t>LocatorLevelValue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65" w:author="pjanssen" w:date="2015-11-10T17:01:00Z"/>
              </w:rPr>
            </w:pPr>
            <w:ins w:id="3866"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67" w:author="pjanssen" w:date="2015-11-10T17:01:00Z"/>
              </w:rPr>
            </w:pPr>
            <w:ins w:id="3868" w:author="pjanssen" w:date="2015-11-10T17:01:00Z">
              <w:r w:rsidRPr="007175B7">
                <w:t>«codeList»</w:t>
              </w:r>
            </w:ins>
          </w:p>
        </w:tc>
      </w:tr>
      <w:tr w:rsidR="00D43A14" w:rsidRPr="007175B7" w:rsidTr="00D43A14">
        <w:trPr>
          <w:tblCellSpacing w:w="0" w:type="dxa"/>
          <w:ins w:id="386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70" w:author="pjanssen" w:date="2015-11-10T17:01:00Z"/>
              </w:rPr>
            </w:pPr>
            <w:ins w:id="3871" w:author="pjanssen" w:date="2015-11-10T17:01:00Z">
              <w:r w:rsidRPr="007175B7">
                <w:t>GeometryMethodValue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72" w:author="pjanssen" w:date="2015-11-10T17:01:00Z"/>
              </w:rPr>
            </w:pPr>
            <w:ins w:id="3873"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74" w:author="pjanssen" w:date="2015-11-10T17:01:00Z"/>
              </w:rPr>
            </w:pPr>
            <w:ins w:id="3875" w:author="pjanssen" w:date="2015-11-10T17:01:00Z">
              <w:r w:rsidRPr="007175B7">
                <w:t>«codeList»</w:t>
              </w:r>
            </w:ins>
          </w:p>
        </w:tc>
      </w:tr>
      <w:tr w:rsidR="00D43A14" w:rsidRPr="007175B7" w:rsidTr="00D43A14">
        <w:trPr>
          <w:tblCellSpacing w:w="0" w:type="dxa"/>
          <w:ins w:id="387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77" w:author="pjanssen" w:date="2015-11-10T17:01:00Z"/>
              </w:rPr>
            </w:pPr>
            <w:ins w:id="3878" w:author="pjanssen" w:date="2015-11-10T17:01:00Z">
              <w:r w:rsidRPr="007175B7">
                <w:t>AddressComponent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79" w:author="pjanssen" w:date="2015-11-10T17:01:00Z"/>
              </w:rPr>
            </w:pPr>
            <w:ins w:id="3880"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81" w:author="pjanssen" w:date="2015-11-10T17:01:00Z"/>
              </w:rPr>
            </w:pPr>
            <w:ins w:id="3882" w:author="pjanssen" w:date="2015-11-10T17:01:00Z">
              <w:r w:rsidRPr="007175B7">
                <w:t>«featureType»</w:t>
              </w:r>
            </w:ins>
          </w:p>
        </w:tc>
      </w:tr>
      <w:tr w:rsidR="00D43A14" w:rsidRPr="007175B7" w:rsidTr="00D43A14">
        <w:trPr>
          <w:tblCellSpacing w:w="0" w:type="dxa"/>
          <w:ins w:id="388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84" w:author="pjanssen" w:date="2015-11-10T17:01:00Z"/>
              </w:rPr>
            </w:pPr>
            <w:ins w:id="3885" w:author="pjanssen" w:date="2015-11-10T17:01:00Z">
              <w:r w:rsidRPr="007175B7">
                <w:t>Measure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86" w:author="pjanssen" w:date="2015-11-10T17:01:00Z"/>
              </w:rPr>
            </w:pPr>
            <w:ins w:id="3887" w:author="pjanssen" w:date="2015-11-10T17:01:00Z">
              <w:r w:rsidRPr="007175B7">
                <w:t>ProductionAndIndustrialFacilitiesExtension</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88" w:author="pjanssen" w:date="2015-11-10T17:01:00Z"/>
              </w:rPr>
            </w:pPr>
            <w:ins w:id="3889" w:author="pjanssen" w:date="2015-11-10T17:01:00Z">
              <w:r w:rsidRPr="007175B7">
                <w:t>«dataType»</w:t>
              </w:r>
            </w:ins>
          </w:p>
        </w:tc>
      </w:tr>
      <w:tr w:rsidR="00D43A14" w:rsidRPr="007175B7" w:rsidTr="00D43A14">
        <w:trPr>
          <w:tblCellSpacing w:w="0" w:type="dxa"/>
          <w:ins w:id="389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91" w:author="pjanssen" w:date="2015-11-10T17:01:00Z"/>
              </w:rPr>
            </w:pPr>
            <w:ins w:id="3892" w:author="pjanssen" w:date="2015-11-10T17:01:00Z">
              <w:r w:rsidRPr="007175B7">
                <w:t>LegalStatusValue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93" w:author="pjanssen" w:date="2015-11-10T17:01:00Z"/>
              </w:rPr>
            </w:pPr>
            <w:ins w:id="3894" w:author="pjanssen" w:date="2015-11-10T17:01:00Z">
              <w:r w:rsidRPr="007175B7">
                <w:t>AdministrativeUnits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95" w:author="pjanssen" w:date="2015-11-10T17:01:00Z"/>
              </w:rPr>
            </w:pPr>
          </w:p>
        </w:tc>
      </w:tr>
      <w:tr w:rsidR="00D43A14" w:rsidRPr="007175B7" w:rsidTr="00D43A14">
        <w:trPr>
          <w:tblCellSpacing w:w="0" w:type="dxa"/>
          <w:ins w:id="389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97" w:author="pjanssen" w:date="2015-11-10T17:01:00Z"/>
              </w:rPr>
            </w:pPr>
            <w:ins w:id="3898" w:author="pjanssen" w:date="2015-11-10T17:01:00Z">
              <w:r w:rsidRPr="007175B7">
                <w:t>ResidenceOfAuthority</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899" w:author="pjanssen" w:date="2015-11-10T17:01:00Z"/>
              </w:rPr>
            </w:pPr>
            <w:ins w:id="3900" w:author="pjanssen" w:date="2015-11-10T17:01:00Z">
              <w:r w:rsidRPr="007175B7">
                <w:t>AdministrativeUnits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01" w:author="pjanssen" w:date="2015-11-10T17:01:00Z"/>
              </w:rPr>
            </w:pPr>
            <w:ins w:id="3902" w:author="pjanssen" w:date="2015-11-10T17:01:00Z">
              <w:r w:rsidRPr="007175B7">
                <w:t>«dataType»</w:t>
              </w:r>
            </w:ins>
          </w:p>
        </w:tc>
      </w:tr>
      <w:tr w:rsidR="00D43A14" w:rsidRPr="007175B7" w:rsidTr="00D43A14">
        <w:trPr>
          <w:tblCellSpacing w:w="0" w:type="dxa"/>
          <w:ins w:id="390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04" w:author="pjanssen" w:date="2015-11-10T17:01:00Z"/>
              </w:rPr>
            </w:pPr>
            <w:ins w:id="3905" w:author="pjanssen" w:date="2015-11-10T17:01:00Z">
              <w:r w:rsidRPr="007175B7">
                <w:t>TechnicalStatusValue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06" w:author="pjanssen" w:date="2015-11-10T17:01:00Z"/>
              </w:rPr>
            </w:pPr>
            <w:ins w:id="3907" w:author="pjanssen" w:date="2015-11-10T17:01:00Z">
              <w:r w:rsidRPr="007175B7">
                <w:t>AdministrativeUnits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08" w:author="pjanssen" w:date="2015-11-10T17:01:00Z"/>
              </w:rPr>
            </w:pPr>
          </w:p>
        </w:tc>
      </w:tr>
      <w:tr w:rsidR="00D43A14" w:rsidRPr="007175B7" w:rsidTr="00D43A14">
        <w:trPr>
          <w:tblCellSpacing w:w="0" w:type="dxa"/>
          <w:ins w:id="390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10" w:author="pjanssen" w:date="2015-11-10T17:01:00Z"/>
              </w:rPr>
            </w:pPr>
            <w:ins w:id="3911" w:author="pjanssen" w:date="2015-11-10T17:01:00Z">
              <w:r w:rsidRPr="007175B7">
                <w:t>AdministrativeBoundary</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12" w:author="pjanssen" w:date="2015-11-10T17:01:00Z"/>
              </w:rPr>
            </w:pPr>
            <w:ins w:id="3913" w:author="pjanssen" w:date="2015-11-10T17:01:00Z">
              <w:r w:rsidRPr="007175B7">
                <w:t>AdministrativeUnits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14" w:author="pjanssen" w:date="2015-11-10T17:01:00Z"/>
              </w:rPr>
            </w:pPr>
            <w:ins w:id="3915" w:author="pjanssen" w:date="2015-11-10T17:01:00Z">
              <w:r w:rsidRPr="007175B7">
                <w:t>«featureType»</w:t>
              </w:r>
            </w:ins>
          </w:p>
        </w:tc>
      </w:tr>
      <w:tr w:rsidR="00D43A14" w:rsidRPr="007175B7" w:rsidTr="00D43A14">
        <w:trPr>
          <w:tblCellSpacing w:w="0" w:type="dxa"/>
          <w:ins w:id="391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17" w:author="pjanssen" w:date="2015-11-10T17:01:00Z"/>
              </w:rPr>
            </w:pPr>
            <w:ins w:id="3918" w:author="pjanssen" w:date="2015-11-10T17:01:00Z">
              <w:r w:rsidRPr="007175B7">
                <w:t>AdministrativeUnit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19" w:author="pjanssen" w:date="2015-11-10T17:01:00Z"/>
              </w:rPr>
            </w:pPr>
            <w:ins w:id="3920" w:author="pjanssen" w:date="2015-11-10T17:01:00Z">
              <w:r w:rsidRPr="007175B7">
                <w:t>AdministrativeUnits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21" w:author="pjanssen" w:date="2015-11-10T17:01:00Z"/>
              </w:rPr>
            </w:pPr>
            <w:ins w:id="3922" w:author="pjanssen" w:date="2015-11-10T17:01:00Z">
              <w:r w:rsidRPr="007175B7">
                <w:t>«featureType»</w:t>
              </w:r>
            </w:ins>
          </w:p>
        </w:tc>
      </w:tr>
      <w:tr w:rsidR="00D43A14" w:rsidRPr="007175B7" w:rsidTr="00D43A14">
        <w:trPr>
          <w:tblCellSpacing w:w="0" w:type="dxa"/>
          <w:ins w:id="392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24" w:author="pjanssen" w:date="2015-11-10T17:01:00Z"/>
              </w:rPr>
            </w:pPr>
            <w:ins w:id="3925" w:author="pjanssen" w:date="2015-11-10T17:01:00Z">
              <w:r w:rsidRPr="007175B7">
                <w:t>AdministrativeHierarchyLevel</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26" w:author="pjanssen" w:date="2015-11-10T17:01:00Z"/>
              </w:rPr>
            </w:pPr>
            <w:ins w:id="3927" w:author="pjanssen" w:date="2015-11-10T17:01:00Z">
              <w:r w:rsidRPr="007175B7">
                <w:t>AdministrativeUnits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28" w:author="pjanssen" w:date="2015-11-10T17:01:00Z"/>
              </w:rPr>
            </w:pPr>
            <w:ins w:id="3929" w:author="pjanssen" w:date="2015-11-10T17:01:00Z">
              <w:r w:rsidRPr="007175B7">
                <w:t>«codeList»</w:t>
              </w:r>
            </w:ins>
          </w:p>
        </w:tc>
      </w:tr>
      <w:tr w:rsidR="00D43A14" w:rsidRPr="007175B7" w:rsidTr="00D43A14">
        <w:trPr>
          <w:tblCellSpacing w:w="0" w:type="dxa"/>
          <w:ins w:id="393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31" w:author="pjanssen" w:date="2015-11-10T17:01:00Z"/>
              </w:rPr>
            </w:pPr>
            <w:ins w:id="3932" w:author="pjanssen" w:date="2015-11-10T17:01:00Z">
              <w:r w:rsidRPr="007175B7">
                <w:t>Condominium</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33" w:author="pjanssen" w:date="2015-11-10T17:01:00Z"/>
              </w:rPr>
            </w:pPr>
            <w:ins w:id="3934" w:author="pjanssen" w:date="2015-11-10T17:01:00Z">
              <w:r w:rsidRPr="007175B7">
                <w:t>AdministrativeUnits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35" w:author="pjanssen" w:date="2015-11-10T17:01:00Z"/>
              </w:rPr>
            </w:pPr>
            <w:ins w:id="3936" w:author="pjanssen" w:date="2015-11-10T17:01:00Z">
              <w:r w:rsidRPr="007175B7">
                <w:t>«featureType»</w:t>
              </w:r>
            </w:ins>
          </w:p>
        </w:tc>
      </w:tr>
      <w:tr w:rsidR="00D43A14" w:rsidRPr="007175B7" w:rsidTr="00D43A14">
        <w:trPr>
          <w:tblCellSpacing w:w="0" w:type="dxa"/>
          <w:ins w:id="393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38" w:author="pjanssen" w:date="2015-11-10T17:01:00Z"/>
              </w:rPr>
            </w:pPr>
            <w:ins w:id="3939" w:author="pjanssen" w:date="2015-11-10T17:01:00Z">
              <w:r w:rsidRPr="007175B7">
                <w:t>Address</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40" w:author="pjanssen" w:date="2015-11-10T17:01:00Z"/>
              </w:rPr>
            </w:pPr>
            <w:ins w:id="3941"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42" w:author="pjanssen" w:date="2015-11-10T17:01:00Z"/>
              </w:rPr>
            </w:pPr>
            <w:ins w:id="3943" w:author="pjanssen" w:date="2015-11-10T17:01:00Z">
              <w:r w:rsidRPr="007175B7">
                <w:t>«featureType»</w:t>
              </w:r>
            </w:ins>
          </w:p>
        </w:tc>
      </w:tr>
      <w:tr w:rsidR="00D43A14" w:rsidRPr="007175B7" w:rsidTr="00D43A14">
        <w:trPr>
          <w:tblCellSpacing w:w="0" w:type="dxa"/>
          <w:ins w:id="394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45" w:author="pjanssen" w:date="2015-11-10T17:01:00Z"/>
              </w:rPr>
            </w:pPr>
            <w:ins w:id="3946" w:author="pjanssen" w:date="2015-11-10T17:01:00Z">
              <w:r w:rsidRPr="007175B7">
                <w:t>GeographicPosition</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47" w:author="pjanssen" w:date="2015-11-10T17:01:00Z"/>
              </w:rPr>
            </w:pPr>
            <w:ins w:id="3948"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49" w:author="pjanssen" w:date="2015-11-10T17:01:00Z"/>
              </w:rPr>
            </w:pPr>
            <w:ins w:id="3950" w:author="pjanssen" w:date="2015-11-10T17:01:00Z">
              <w:r w:rsidRPr="007175B7">
                <w:t>«dataType»</w:t>
              </w:r>
            </w:ins>
          </w:p>
        </w:tc>
      </w:tr>
      <w:tr w:rsidR="00D43A14" w:rsidRPr="007175B7" w:rsidTr="00D43A14">
        <w:trPr>
          <w:tblCellSpacing w:w="0" w:type="dxa"/>
          <w:ins w:id="395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52" w:author="pjanssen" w:date="2015-11-10T17:01:00Z"/>
              </w:rPr>
            </w:pPr>
            <w:ins w:id="3953" w:author="pjanssen" w:date="2015-11-10T17:01:00Z">
              <w:r w:rsidRPr="007175B7">
                <w:t>AddressRepresentation</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54" w:author="pjanssen" w:date="2015-11-10T17:01:00Z"/>
              </w:rPr>
            </w:pPr>
            <w:ins w:id="3955"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56" w:author="pjanssen" w:date="2015-11-10T17:01:00Z"/>
              </w:rPr>
            </w:pPr>
            <w:ins w:id="3957" w:author="pjanssen" w:date="2015-11-10T17:01:00Z">
              <w:r w:rsidRPr="007175B7">
                <w:t>«dataType»</w:t>
              </w:r>
            </w:ins>
          </w:p>
        </w:tc>
      </w:tr>
      <w:tr w:rsidR="00D43A14" w:rsidRPr="007175B7" w:rsidTr="00D43A14">
        <w:trPr>
          <w:tblCellSpacing w:w="0" w:type="dxa"/>
          <w:ins w:id="395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59" w:author="pjanssen" w:date="2015-11-10T17:01:00Z"/>
              </w:rPr>
            </w:pPr>
            <w:ins w:id="3960" w:author="pjanssen" w:date="2015-11-10T17:01:00Z">
              <w:r w:rsidRPr="007175B7">
                <w:t>LocatorDesignator</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61" w:author="pjanssen" w:date="2015-11-10T17:01:00Z"/>
              </w:rPr>
            </w:pPr>
            <w:ins w:id="3962"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63" w:author="pjanssen" w:date="2015-11-10T17:01:00Z"/>
              </w:rPr>
            </w:pPr>
            <w:ins w:id="3964" w:author="pjanssen" w:date="2015-11-10T17:01:00Z">
              <w:r w:rsidRPr="007175B7">
                <w:t>«dataType»</w:t>
              </w:r>
            </w:ins>
          </w:p>
        </w:tc>
      </w:tr>
      <w:tr w:rsidR="00D43A14" w:rsidRPr="007175B7" w:rsidTr="00D43A14">
        <w:trPr>
          <w:tblCellSpacing w:w="0" w:type="dxa"/>
          <w:ins w:id="396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66" w:author="pjanssen" w:date="2015-11-10T17:01:00Z"/>
              </w:rPr>
            </w:pPr>
            <w:ins w:id="3967" w:author="pjanssen" w:date="2015-11-10T17:01:00Z">
              <w:r w:rsidRPr="007175B7">
                <w:t>LocatorName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68" w:author="pjanssen" w:date="2015-11-10T17:01:00Z"/>
              </w:rPr>
            </w:pPr>
            <w:ins w:id="3969"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70" w:author="pjanssen" w:date="2015-11-10T17:01:00Z"/>
              </w:rPr>
            </w:pPr>
            <w:ins w:id="3971" w:author="pjanssen" w:date="2015-11-10T17:01:00Z">
              <w:r w:rsidRPr="007175B7">
                <w:t>«dataType»</w:t>
              </w:r>
            </w:ins>
          </w:p>
        </w:tc>
      </w:tr>
      <w:tr w:rsidR="00D43A14" w:rsidRPr="007175B7" w:rsidTr="00D43A14">
        <w:trPr>
          <w:tblCellSpacing w:w="0" w:type="dxa"/>
          <w:ins w:id="397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73" w:author="pjanssen" w:date="2015-11-10T17:01:00Z"/>
              </w:rPr>
            </w:pPr>
            <w:ins w:id="3974" w:author="pjanssen" w:date="2015-11-10T17:01:00Z">
              <w:r w:rsidRPr="007175B7">
                <w:t>StatusValue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75" w:author="pjanssen" w:date="2015-11-10T17:01:00Z"/>
              </w:rPr>
            </w:pPr>
            <w:ins w:id="3976"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77" w:author="pjanssen" w:date="2015-11-10T17:01:00Z"/>
              </w:rPr>
            </w:pPr>
            <w:ins w:id="3978" w:author="pjanssen" w:date="2015-11-10T17:01:00Z">
              <w:r w:rsidRPr="007175B7">
                <w:t>«codeList»</w:t>
              </w:r>
            </w:ins>
          </w:p>
        </w:tc>
      </w:tr>
      <w:tr w:rsidR="00D43A14" w:rsidRPr="007175B7" w:rsidTr="00D43A14">
        <w:trPr>
          <w:tblCellSpacing w:w="0" w:type="dxa"/>
          <w:ins w:id="397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80" w:author="pjanssen" w:date="2015-11-10T17:01:00Z"/>
              </w:rPr>
            </w:pPr>
            <w:ins w:id="3981" w:author="pjanssen" w:date="2015-11-10T17:01:00Z">
              <w:r w:rsidRPr="007175B7">
                <w:t>GeometrySpecificationValue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82" w:author="pjanssen" w:date="2015-11-10T17:01:00Z"/>
              </w:rPr>
            </w:pPr>
            <w:ins w:id="3983"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84" w:author="pjanssen" w:date="2015-11-10T17:01:00Z"/>
              </w:rPr>
            </w:pPr>
            <w:ins w:id="3985" w:author="pjanssen" w:date="2015-11-10T17:01:00Z">
              <w:r w:rsidRPr="007175B7">
                <w:t>«codeList»</w:t>
              </w:r>
            </w:ins>
          </w:p>
        </w:tc>
      </w:tr>
      <w:tr w:rsidR="00D43A14" w:rsidRPr="007175B7" w:rsidTr="00D43A14">
        <w:trPr>
          <w:tblCellSpacing w:w="0" w:type="dxa"/>
          <w:ins w:id="398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87" w:author="pjanssen" w:date="2015-11-10T17:01:00Z"/>
              </w:rPr>
            </w:pPr>
            <w:ins w:id="3988" w:author="pjanssen" w:date="2015-11-10T17:01:00Z">
              <w:r w:rsidRPr="007175B7">
                <w:t>AddressLocator</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89" w:author="pjanssen" w:date="2015-11-10T17:01:00Z"/>
              </w:rPr>
            </w:pPr>
            <w:ins w:id="3990"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91" w:author="pjanssen" w:date="2015-11-10T17:01:00Z"/>
              </w:rPr>
            </w:pPr>
            <w:ins w:id="3992" w:author="pjanssen" w:date="2015-11-10T17:01:00Z">
              <w:r w:rsidRPr="007175B7">
                <w:t>«dataType»</w:t>
              </w:r>
            </w:ins>
          </w:p>
        </w:tc>
      </w:tr>
      <w:tr w:rsidR="00D43A14" w:rsidRPr="007175B7" w:rsidTr="00D43A14">
        <w:trPr>
          <w:tblCellSpacing w:w="0" w:type="dxa"/>
          <w:ins w:id="399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94" w:author="pjanssen" w:date="2015-11-10T17:01:00Z"/>
              </w:rPr>
            </w:pPr>
            <w:ins w:id="3995" w:author="pjanssen" w:date="2015-11-10T17:01:00Z">
              <w:r w:rsidRPr="007175B7">
                <w:t>LocatorNameTypeValue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96" w:author="pjanssen" w:date="2015-11-10T17:01:00Z"/>
              </w:rPr>
            </w:pPr>
            <w:ins w:id="3997" w:author="pjanssen" w:date="2015-11-10T17:01:00Z">
              <w:r w:rsidRPr="007175B7">
                <w:t>Addresses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3998" w:author="pjanssen" w:date="2015-11-10T17:01:00Z"/>
              </w:rPr>
            </w:pPr>
            <w:ins w:id="3999" w:author="pjanssen" w:date="2015-11-10T17:01:00Z">
              <w:r w:rsidRPr="007175B7">
                <w:t>«codeList»</w:t>
              </w:r>
            </w:ins>
          </w:p>
        </w:tc>
      </w:tr>
      <w:tr w:rsidR="00D43A14" w:rsidRPr="007175B7" w:rsidTr="00D43A14">
        <w:trPr>
          <w:tblCellSpacing w:w="0" w:type="dxa"/>
          <w:ins w:id="400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01" w:author="pjanssen" w:date="2015-11-10T17:01:00Z"/>
              </w:rPr>
            </w:pPr>
            <w:ins w:id="4002" w:author="pjanssen" w:date="2015-11-10T17:01:00Z">
              <w:r w:rsidRPr="007175B7">
                <w:lastRenderedPageBreak/>
                <w:t>ConditionOfConstructionValue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03" w:author="pjanssen" w:date="2015-11-10T17:01:00Z"/>
              </w:rPr>
            </w:pPr>
            <w:ins w:id="4004" w:author="pjanssen" w:date="2015-11-10T17:01:00Z">
              <w:r w:rsidRPr="007175B7">
                <w:t>BuildingsBase</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05" w:author="pjanssen" w:date="2015-11-10T17:01:00Z"/>
              </w:rPr>
            </w:pPr>
            <w:ins w:id="4006" w:author="pjanssen" w:date="2015-11-10T17:01:00Z">
              <w:r w:rsidRPr="007175B7">
                <w:t>«codeList»</w:t>
              </w:r>
            </w:ins>
          </w:p>
        </w:tc>
      </w:tr>
      <w:tr w:rsidR="00D43A14" w:rsidRPr="007175B7" w:rsidTr="00D43A14">
        <w:trPr>
          <w:tblCellSpacing w:w="0" w:type="dxa"/>
          <w:ins w:id="400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08" w:author="pjanssen" w:date="2015-11-10T17:01:00Z"/>
              </w:rPr>
            </w:pPr>
            <w:ins w:id="4009" w:author="pjanssen" w:date="2015-11-10T17:01:00Z">
              <w:r w:rsidRPr="007175B7">
                <w:t>ElevationReferenceValue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10" w:author="pjanssen" w:date="2015-11-10T17:01:00Z"/>
              </w:rPr>
            </w:pPr>
            <w:ins w:id="4011" w:author="pjanssen" w:date="2015-11-10T17:01:00Z">
              <w:r w:rsidRPr="007175B7">
                <w:t>BuildingsBase</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12" w:author="pjanssen" w:date="2015-11-10T17:01:00Z"/>
              </w:rPr>
            </w:pPr>
            <w:ins w:id="4013" w:author="pjanssen" w:date="2015-11-10T17:01:00Z">
              <w:r w:rsidRPr="007175B7">
                <w:t>«codeList»</w:t>
              </w:r>
            </w:ins>
          </w:p>
        </w:tc>
      </w:tr>
      <w:tr w:rsidR="00D43A14" w:rsidRPr="007175B7" w:rsidTr="00D43A14">
        <w:trPr>
          <w:tblCellSpacing w:w="0" w:type="dxa"/>
          <w:ins w:id="401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15" w:author="pjanssen" w:date="2015-11-10T17:01:00Z"/>
              </w:rPr>
            </w:pPr>
            <w:ins w:id="4016" w:author="pjanssen" w:date="2015-11-10T17:01:00Z">
              <w:r w:rsidRPr="007175B7">
                <w:t>DateOfEvent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17" w:author="pjanssen" w:date="2015-11-10T17:01:00Z"/>
              </w:rPr>
            </w:pPr>
            <w:ins w:id="4018" w:author="pjanssen" w:date="2015-11-10T17:01:00Z">
              <w:r w:rsidRPr="007175B7">
                <w:t>BuildingsBase</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19" w:author="pjanssen" w:date="2015-11-10T17:01:00Z"/>
              </w:rPr>
            </w:pPr>
            <w:ins w:id="4020" w:author="pjanssen" w:date="2015-11-10T17:01:00Z">
              <w:r w:rsidRPr="007175B7">
                <w:t>«dataType»</w:t>
              </w:r>
            </w:ins>
          </w:p>
        </w:tc>
      </w:tr>
      <w:tr w:rsidR="00D43A14" w:rsidRPr="007175B7" w:rsidTr="00D43A14">
        <w:trPr>
          <w:tblCellSpacing w:w="0" w:type="dxa"/>
          <w:ins w:id="402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22" w:author="pjanssen" w:date="2015-11-10T17:01:00Z"/>
              </w:rPr>
            </w:pPr>
            <w:ins w:id="4023" w:author="pjanssen" w:date="2015-11-10T17:01:00Z">
              <w:r w:rsidRPr="007175B7">
                <w:t>ExternalReference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24" w:author="pjanssen" w:date="2015-11-10T17:01:00Z"/>
              </w:rPr>
            </w:pPr>
            <w:ins w:id="4025" w:author="pjanssen" w:date="2015-11-10T17:01:00Z">
              <w:r w:rsidRPr="007175B7">
                <w:t>BuildingsBase</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26" w:author="pjanssen" w:date="2015-11-10T17:01:00Z"/>
              </w:rPr>
            </w:pPr>
            <w:ins w:id="4027" w:author="pjanssen" w:date="2015-11-10T17:01:00Z">
              <w:r w:rsidRPr="007175B7">
                <w:t>«dataType»</w:t>
              </w:r>
            </w:ins>
          </w:p>
        </w:tc>
      </w:tr>
      <w:tr w:rsidR="00D43A14" w:rsidRPr="007175B7" w:rsidTr="00D43A14">
        <w:trPr>
          <w:tblCellSpacing w:w="0" w:type="dxa"/>
          <w:ins w:id="402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29" w:author="pjanssen" w:date="2015-11-10T17:01:00Z"/>
              </w:rPr>
            </w:pPr>
            <w:ins w:id="4030" w:author="pjanssen" w:date="2015-11-10T17:01:00Z">
              <w:r w:rsidRPr="007175B7">
                <w:t>HeightStatusValue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31" w:author="pjanssen" w:date="2015-11-10T17:01:00Z"/>
              </w:rPr>
            </w:pPr>
            <w:ins w:id="4032" w:author="pjanssen" w:date="2015-11-10T17:01:00Z">
              <w:r w:rsidRPr="007175B7">
                <w:t>BuildingsBase</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33" w:author="pjanssen" w:date="2015-11-10T17:01:00Z"/>
              </w:rPr>
            </w:pPr>
            <w:ins w:id="4034" w:author="pjanssen" w:date="2015-11-10T17:01:00Z">
              <w:r w:rsidRPr="007175B7">
                <w:t>«codeList»</w:t>
              </w:r>
            </w:ins>
          </w:p>
        </w:tc>
      </w:tr>
      <w:tr w:rsidR="00D43A14" w:rsidRPr="007175B7" w:rsidTr="00D43A14">
        <w:trPr>
          <w:tblCellSpacing w:w="0" w:type="dxa"/>
          <w:ins w:id="403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36" w:author="pjanssen" w:date="2015-11-10T17:01:00Z"/>
              </w:rPr>
            </w:pPr>
            <w:ins w:id="4037" w:author="pjanssen" w:date="2015-11-10T17:01:00Z">
              <w:r w:rsidRPr="007175B7">
                <w:t>Elevation</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38" w:author="pjanssen" w:date="2015-11-10T17:01:00Z"/>
              </w:rPr>
            </w:pPr>
            <w:ins w:id="4039" w:author="pjanssen" w:date="2015-11-10T17:01:00Z">
              <w:r w:rsidRPr="007175B7">
                <w:t>BuildingsBase</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40" w:author="pjanssen" w:date="2015-11-10T17:01:00Z"/>
              </w:rPr>
            </w:pPr>
            <w:ins w:id="4041" w:author="pjanssen" w:date="2015-11-10T17:01:00Z">
              <w:r w:rsidRPr="007175B7">
                <w:t>«dataType»</w:t>
              </w:r>
            </w:ins>
          </w:p>
        </w:tc>
      </w:tr>
      <w:tr w:rsidR="00D43A14" w:rsidRPr="007175B7" w:rsidTr="00D43A14">
        <w:trPr>
          <w:tblCellSpacing w:w="0" w:type="dxa"/>
          <w:ins w:id="404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43" w:author="pjanssen" w:date="2015-11-10T17:01:00Z"/>
              </w:rPr>
            </w:pPr>
            <w:ins w:id="4044" w:author="pjanssen" w:date="2015-11-10T17:01:00Z">
              <w:r w:rsidRPr="007175B7">
                <w:t>HeightAboveGround</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45" w:author="pjanssen" w:date="2015-11-10T17:01:00Z"/>
              </w:rPr>
            </w:pPr>
            <w:ins w:id="4046" w:author="pjanssen" w:date="2015-11-10T17:01:00Z">
              <w:r w:rsidRPr="007175B7">
                <w:t>BuildingsBase</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47" w:author="pjanssen" w:date="2015-11-10T17:01:00Z"/>
              </w:rPr>
            </w:pPr>
            <w:ins w:id="4048" w:author="pjanssen" w:date="2015-11-10T17:01:00Z">
              <w:r w:rsidRPr="007175B7">
                <w:t>«dataType»</w:t>
              </w:r>
            </w:ins>
          </w:p>
        </w:tc>
      </w:tr>
      <w:tr w:rsidR="00D43A14" w:rsidRPr="007175B7" w:rsidTr="00D43A14">
        <w:trPr>
          <w:tblCellSpacing w:w="0" w:type="dxa"/>
          <w:ins w:id="404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50" w:author="pjanssen" w:date="2015-11-10T17:01:00Z"/>
              </w:rPr>
            </w:pPr>
            <w:ins w:id="4051" w:author="pjanssen" w:date="2015-11-10T17:01:00Z">
              <w:r w:rsidRPr="007175B7">
                <w:t>AbstractConstruction</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52" w:author="pjanssen" w:date="2015-11-10T17:01:00Z"/>
              </w:rPr>
            </w:pPr>
            <w:ins w:id="4053" w:author="pjanssen" w:date="2015-11-10T17:01:00Z">
              <w:r w:rsidRPr="007175B7">
                <w:t>BuildingsBase</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54" w:author="pjanssen" w:date="2015-11-10T17:01:00Z"/>
              </w:rPr>
            </w:pPr>
            <w:ins w:id="4055" w:author="pjanssen" w:date="2015-11-10T17:01:00Z">
              <w:r w:rsidRPr="007175B7">
                <w:t>«featureType»</w:t>
              </w:r>
            </w:ins>
          </w:p>
        </w:tc>
      </w:tr>
      <w:tr w:rsidR="00D43A14" w:rsidRPr="007175B7" w:rsidTr="00D43A14">
        <w:trPr>
          <w:tblCellSpacing w:w="0" w:type="dxa"/>
          <w:ins w:id="405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57" w:author="pjanssen" w:date="2015-11-10T17:01:00Z"/>
              </w:rPr>
            </w:pPr>
            <w:ins w:id="4058" w:author="pjanssen" w:date="2015-11-10T17:01:00Z">
              <w:r w:rsidRPr="007175B7">
                <w:t>PipeMaterialTypeValue</w:t>
              </w:r>
            </w:ins>
          </w:p>
        </w:tc>
        <w:tc>
          <w:tcPr>
            <w:tcW w:w="3119" w:type="dxa"/>
            <w:tcBorders>
              <w:top w:val="outset" w:sz="6" w:space="0" w:color="auto"/>
              <w:left w:val="outset" w:sz="6" w:space="0" w:color="auto"/>
              <w:bottom w:val="outset" w:sz="6" w:space="0" w:color="auto"/>
              <w:right w:val="outset" w:sz="6" w:space="0" w:color="auto"/>
            </w:tcBorders>
            <w:hideMark/>
          </w:tcPr>
          <w:p w:rsidR="0065528A" w:rsidRDefault="00636176">
            <w:pPr>
              <w:rPr>
                <w:ins w:id="4059" w:author="pjanssen" w:date="2015-11-10T17:01:00Z"/>
                <w:lang w:val="en-GB"/>
                <w:rPrChange w:id="4060" w:author="pjanssen" w:date="2015-11-10T17:02:00Z">
                  <w:rPr>
                    <w:ins w:id="4061" w:author="pjanssen" w:date="2015-11-10T17:01:00Z"/>
                  </w:rPr>
                </w:rPrChange>
              </w:rPr>
              <w:pPrChange w:id="4062" w:author="pjanssen" w:date="2015-11-10T21:54:00Z">
                <w:pPr>
                  <w:keepNext/>
                  <w:numPr>
                    <w:ilvl w:val="1"/>
                    <w:numId w:val="16"/>
                  </w:numPr>
                  <w:tabs>
                    <w:tab w:val="num" w:pos="567"/>
                  </w:tabs>
                  <w:spacing w:before="240" w:after="240" w:line="225" w:lineRule="atLeast"/>
                </w:pPr>
              </w:pPrChange>
            </w:pPr>
            <w:ins w:id="4063" w:author="pjanssen" w:date="2015-11-10T17:01:00Z">
              <w:r w:rsidRPr="00636176">
                <w:rPr>
                  <w:lang w:val="en-GB"/>
                  <w:rPrChange w:id="4064" w:author="pjanssen" w:date="2015-11-10T17:02:00Z">
                    <w:rPr>
                      <w:color w:val="0000FF"/>
                      <w:u w:val="single"/>
                    </w:rPr>
                  </w:rPrChange>
                </w:rPr>
                <w:t>Common Extended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65" w:author="pjanssen" w:date="2015-11-10T17:01:00Z"/>
              </w:rPr>
            </w:pPr>
            <w:ins w:id="4066" w:author="pjanssen" w:date="2015-11-10T17:01:00Z">
              <w:r w:rsidRPr="007175B7">
                <w:t>«codeList»</w:t>
              </w:r>
            </w:ins>
          </w:p>
        </w:tc>
      </w:tr>
      <w:tr w:rsidR="00D43A14" w:rsidRPr="007175B7" w:rsidTr="00D43A14">
        <w:trPr>
          <w:tblCellSpacing w:w="0" w:type="dxa"/>
          <w:ins w:id="406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68" w:author="pjanssen" w:date="2015-11-10T17:01:00Z"/>
              </w:rPr>
            </w:pPr>
            <w:ins w:id="4069" w:author="pjanssen" w:date="2015-11-10T17:01:00Z">
              <w:r w:rsidRPr="007175B7">
                <w:t>UtilityNetwork</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70" w:author="pjanssen" w:date="2015-11-10T17:01:00Z"/>
              </w:rPr>
            </w:pPr>
            <w:ins w:id="4071"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72" w:author="pjanssen" w:date="2015-11-10T17:01:00Z"/>
              </w:rPr>
            </w:pPr>
            <w:ins w:id="4073" w:author="pjanssen" w:date="2015-11-10T17:01:00Z">
              <w:r w:rsidRPr="007175B7">
                <w:t>«featureType»</w:t>
              </w:r>
            </w:ins>
          </w:p>
        </w:tc>
      </w:tr>
      <w:tr w:rsidR="00D43A14" w:rsidRPr="007175B7" w:rsidTr="00D43A14">
        <w:trPr>
          <w:tblCellSpacing w:w="0" w:type="dxa"/>
          <w:ins w:id="407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75" w:author="pjanssen" w:date="2015-11-10T17:01:00Z"/>
              </w:rPr>
            </w:pPr>
            <w:ins w:id="4076" w:author="pjanssen" w:date="2015-11-10T17:01:00Z">
              <w:r w:rsidRPr="007175B7">
                <w:t>Cabinet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77" w:author="pjanssen" w:date="2015-11-10T17:01:00Z"/>
              </w:rPr>
            </w:pPr>
            <w:ins w:id="4078"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79" w:author="pjanssen" w:date="2015-11-10T17:01:00Z"/>
              </w:rPr>
            </w:pPr>
            <w:ins w:id="4080" w:author="pjanssen" w:date="2015-11-10T17:01:00Z">
              <w:r w:rsidRPr="007175B7">
                <w:t>«featureType»</w:t>
              </w:r>
            </w:ins>
          </w:p>
        </w:tc>
      </w:tr>
      <w:tr w:rsidR="00D43A14" w:rsidRPr="007175B7" w:rsidTr="00D43A14">
        <w:trPr>
          <w:tblCellSpacing w:w="0" w:type="dxa"/>
          <w:ins w:id="408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82" w:author="pjanssen" w:date="2015-11-10T17:01:00Z"/>
              </w:rPr>
            </w:pPr>
            <w:ins w:id="4083" w:author="pjanssen" w:date="2015-11-10T17:01:00Z">
              <w:r w:rsidRPr="007175B7">
                <w:t>UtilityNetworkTypeValue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84" w:author="pjanssen" w:date="2015-11-10T17:01:00Z"/>
              </w:rPr>
            </w:pPr>
            <w:ins w:id="4085"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86" w:author="pjanssen" w:date="2015-11-10T17:01:00Z"/>
              </w:rPr>
            </w:pPr>
            <w:ins w:id="4087" w:author="pjanssen" w:date="2015-11-10T17:01:00Z">
              <w:r w:rsidRPr="007175B7">
                <w:t>«codeList»</w:t>
              </w:r>
            </w:ins>
          </w:p>
        </w:tc>
      </w:tr>
      <w:tr w:rsidR="00D43A14" w:rsidRPr="007175B7" w:rsidTr="00D43A14">
        <w:trPr>
          <w:tblCellSpacing w:w="0" w:type="dxa"/>
          <w:ins w:id="408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89" w:author="pjanssen" w:date="2015-11-10T17:01:00Z"/>
              </w:rPr>
            </w:pPr>
            <w:ins w:id="4090" w:author="pjanssen" w:date="2015-11-10T17:01:00Z">
              <w:r w:rsidRPr="007175B7">
                <w:t>Pipe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91" w:author="pjanssen" w:date="2015-11-10T17:01:00Z"/>
              </w:rPr>
            </w:pPr>
            <w:ins w:id="4092"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93" w:author="pjanssen" w:date="2015-11-10T17:01:00Z"/>
              </w:rPr>
            </w:pPr>
            <w:ins w:id="4094" w:author="pjanssen" w:date="2015-11-10T17:01:00Z">
              <w:r w:rsidRPr="007175B7">
                <w:t>«featureType»</w:t>
              </w:r>
            </w:ins>
          </w:p>
        </w:tc>
      </w:tr>
      <w:tr w:rsidR="00D43A14" w:rsidRPr="007175B7" w:rsidTr="00D43A14">
        <w:trPr>
          <w:tblCellSpacing w:w="0" w:type="dxa"/>
          <w:ins w:id="409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96" w:author="pjanssen" w:date="2015-11-10T17:01:00Z"/>
              </w:rPr>
            </w:pPr>
            <w:ins w:id="4097" w:author="pjanssen" w:date="2015-11-10T17:01:00Z">
              <w:r w:rsidRPr="007175B7">
                <w:t>Pole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098" w:author="pjanssen" w:date="2015-11-10T17:01:00Z"/>
              </w:rPr>
            </w:pPr>
            <w:ins w:id="4099"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00" w:author="pjanssen" w:date="2015-11-10T17:01:00Z"/>
              </w:rPr>
            </w:pPr>
            <w:ins w:id="4101" w:author="pjanssen" w:date="2015-11-10T17:01:00Z">
              <w:r w:rsidRPr="007175B7">
                <w:t>«featureType»</w:t>
              </w:r>
            </w:ins>
          </w:p>
        </w:tc>
      </w:tr>
      <w:tr w:rsidR="00D43A14" w:rsidRPr="007175B7" w:rsidTr="00D43A14">
        <w:trPr>
          <w:tblCellSpacing w:w="0" w:type="dxa"/>
          <w:ins w:id="410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03" w:author="pjanssen" w:date="2015-11-10T17:01:00Z"/>
              </w:rPr>
            </w:pPr>
            <w:ins w:id="4104" w:author="pjanssen" w:date="2015-11-10T17:01:00Z">
              <w:r w:rsidRPr="007175B7">
                <w:t>Duct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05" w:author="pjanssen" w:date="2015-11-10T17:01:00Z"/>
              </w:rPr>
            </w:pPr>
            <w:ins w:id="4106"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07" w:author="pjanssen" w:date="2015-11-10T17:01:00Z"/>
              </w:rPr>
            </w:pPr>
            <w:ins w:id="4108" w:author="pjanssen" w:date="2015-11-10T17:01:00Z">
              <w:r w:rsidRPr="007175B7">
                <w:t>«featureType»</w:t>
              </w:r>
            </w:ins>
          </w:p>
        </w:tc>
      </w:tr>
      <w:tr w:rsidR="00D43A14" w:rsidRPr="007175B7" w:rsidTr="00D43A14">
        <w:trPr>
          <w:tblCellSpacing w:w="0" w:type="dxa"/>
          <w:ins w:id="410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10" w:author="pjanssen" w:date="2015-11-10T17:01:00Z"/>
              </w:rPr>
            </w:pPr>
            <w:ins w:id="4111" w:author="pjanssen" w:date="2015-11-10T17:01:00Z">
              <w:r w:rsidRPr="007175B7">
                <w:t>Tower</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12" w:author="pjanssen" w:date="2015-11-10T17:01:00Z"/>
              </w:rPr>
            </w:pPr>
            <w:ins w:id="4113"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14" w:author="pjanssen" w:date="2015-11-10T17:01:00Z"/>
              </w:rPr>
            </w:pPr>
            <w:ins w:id="4115" w:author="pjanssen" w:date="2015-11-10T17:01:00Z">
              <w:r w:rsidRPr="007175B7">
                <w:t>«featureType»</w:t>
              </w:r>
            </w:ins>
          </w:p>
        </w:tc>
      </w:tr>
      <w:tr w:rsidR="00D43A14" w:rsidRPr="007175B7" w:rsidTr="00D43A14">
        <w:trPr>
          <w:tblCellSpacing w:w="0" w:type="dxa"/>
          <w:ins w:id="411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17" w:author="pjanssen" w:date="2015-11-10T17:01:00Z"/>
              </w:rPr>
            </w:pPr>
            <w:ins w:id="4118" w:author="pjanssen" w:date="2015-11-10T17:01:00Z">
              <w:r w:rsidRPr="007175B7">
                <w:t>Cable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19" w:author="pjanssen" w:date="2015-11-10T17:01:00Z"/>
              </w:rPr>
            </w:pPr>
            <w:ins w:id="4120"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21" w:author="pjanssen" w:date="2015-11-10T17:01:00Z"/>
              </w:rPr>
            </w:pPr>
            <w:ins w:id="4122" w:author="pjanssen" w:date="2015-11-10T17:01:00Z">
              <w:r w:rsidRPr="007175B7">
                <w:t>«featureType»</w:t>
              </w:r>
            </w:ins>
          </w:p>
        </w:tc>
      </w:tr>
      <w:tr w:rsidR="00D43A14" w:rsidRPr="007175B7" w:rsidTr="00D43A14">
        <w:trPr>
          <w:tblCellSpacing w:w="0" w:type="dxa"/>
          <w:ins w:id="412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24" w:author="pjanssen" w:date="2015-11-10T17:01:00Z"/>
              </w:rPr>
            </w:pPr>
            <w:ins w:id="4125" w:author="pjanssen" w:date="2015-11-10T17:01:00Z">
              <w:r w:rsidRPr="007175B7">
                <w:t>Manhole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26" w:author="pjanssen" w:date="2015-11-10T17:01:00Z"/>
              </w:rPr>
            </w:pPr>
            <w:ins w:id="4127"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28" w:author="pjanssen" w:date="2015-11-10T17:01:00Z"/>
              </w:rPr>
            </w:pPr>
            <w:ins w:id="4129" w:author="pjanssen" w:date="2015-11-10T17:01:00Z">
              <w:r w:rsidRPr="007175B7">
                <w:t>«featureType»</w:t>
              </w:r>
            </w:ins>
          </w:p>
        </w:tc>
      </w:tr>
      <w:tr w:rsidR="00D43A14" w:rsidRPr="007175B7" w:rsidTr="00D43A14">
        <w:trPr>
          <w:tblCellSpacing w:w="0" w:type="dxa"/>
          <w:ins w:id="413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31" w:author="pjanssen" w:date="2015-11-10T17:01:00Z"/>
              </w:rPr>
            </w:pPr>
            <w:ins w:id="4132" w:author="pjanssen" w:date="2015-11-10T17:01:00Z">
              <w:r w:rsidRPr="007175B7">
                <w:t>AppurtenanceTypeValue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33" w:author="pjanssen" w:date="2015-11-10T17:01:00Z"/>
              </w:rPr>
            </w:pPr>
            <w:ins w:id="4134"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35" w:author="pjanssen" w:date="2015-11-10T17:01:00Z"/>
              </w:rPr>
            </w:pPr>
            <w:ins w:id="4136" w:author="pjanssen" w:date="2015-11-10T17:01:00Z">
              <w:r w:rsidRPr="007175B7">
                <w:t>«codeList»</w:t>
              </w:r>
            </w:ins>
          </w:p>
        </w:tc>
      </w:tr>
      <w:tr w:rsidR="00D43A14" w:rsidRPr="007175B7" w:rsidTr="00D43A14">
        <w:trPr>
          <w:tblCellSpacing w:w="0" w:type="dxa"/>
          <w:ins w:id="413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38" w:author="pjanssen" w:date="2015-11-10T17:01:00Z"/>
              </w:rPr>
            </w:pPr>
            <w:ins w:id="4139" w:author="pjanssen" w:date="2015-11-10T17:01:00Z">
              <w:r w:rsidRPr="007175B7">
                <w:t>Appurtenance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40" w:author="pjanssen" w:date="2015-11-10T17:01:00Z"/>
              </w:rPr>
            </w:pPr>
            <w:ins w:id="4141"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42" w:author="pjanssen" w:date="2015-11-10T17:01:00Z"/>
              </w:rPr>
            </w:pPr>
            <w:ins w:id="4143" w:author="pjanssen" w:date="2015-11-10T17:01:00Z">
              <w:r w:rsidRPr="007175B7">
                <w:t>«featureType»</w:t>
              </w:r>
            </w:ins>
          </w:p>
        </w:tc>
      </w:tr>
      <w:tr w:rsidR="00D43A14" w:rsidRPr="007175B7" w:rsidTr="00D43A14">
        <w:trPr>
          <w:tblCellSpacing w:w="0" w:type="dxa"/>
          <w:ins w:id="414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45" w:author="pjanssen" w:date="2015-11-10T17:01:00Z"/>
              </w:rPr>
            </w:pPr>
            <w:ins w:id="4146" w:author="pjanssen" w:date="2015-11-10T17:01:00Z">
              <w:r w:rsidRPr="007175B7">
                <w:t>SpecificAppurtenanceTypeValue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47" w:author="pjanssen" w:date="2015-11-10T17:01:00Z"/>
              </w:rPr>
            </w:pPr>
            <w:ins w:id="4148" w:author="pjanssen" w:date="2015-11-10T17:01:00Z">
              <w:r w:rsidRPr="007175B7">
                <w:t>Common Utility Network Elements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49" w:author="pjanssen" w:date="2015-11-10T17:01:00Z"/>
              </w:rPr>
            </w:pPr>
            <w:ins w:id="4150" w:author="pjanssen" w:date="2015-11-10T17:01:00Z">
              <w:r w:rsidRPr="007175B7">
                <w:t>«codeList»</w:t>
              </w:r>
            </w:ins>
          </w:p>
        </w:tc>
      </w:tr>
      <w:tr w:rsidR="00D43A14" w:rsidRPr="007175B7" w:rsidTr="00D43A14">
        <w:trPr>
          <w:tblCellSpacing w:w="0" w:type="dxa"/>
          <w:ins w:id="415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52" w:author="pjanssen" w:date="2015-11-10T17:01:00Z"/>
              </w:rPr>
            </w:pPr>
            <w:ins w:id="4153" w:author="pjanssen" w:date="2015-11-10T17:01:00Z">
              <w:r w:rsidRPr="007175B7">
                <w:t>OilGasChemicalsProductTypeValue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54" w:author="pjanssen" w:date="2015-11-10T17:01:00Z"/>
              </w:rPr>
            </w:pPr>
            <w:ins w:id="4155" w:author="pjanssen" w:date="2015-11-10T17:01:00Z">
              <w:r w:rsidRPr="007175B7">
                <w:t>Oil-Gas-Chemicals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56" w:author="pjanssen" w:date="2015-11-10T17:01:00Z"/>
              </w:rPr>
            </w:pPr>
            <w:ins w:id="4157" w:author="pjanssen" w:date="2015-11-10T17:01:00Z">
              <w:r w:rsidRPr="007175B7">
                <w:t>«codeList»</w:t>
              </w:r>
            </w:ins>
          </w:p>
        </w:tc>
      </w:tr>
      <w:tr w:rsidR="00D43A14" w:rsidRPr="007175B7" w:rsidTr="00D43A14">
        <w:trPr>
          <w:tblCellSpacing w:w="0" w:type="dxa"/>
          <w:ins w:id="415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59" w:author="pjanssen" w:date="2015-11-10T17:01:00Z"/>
              </w:rPr>
            </w:pPr>
            <w:ins w:id="4160" w:author="pjanssen" w:date="2015-11-10T17:01:00Z">
              <w:r w:rsidRPr="007175B7">
                <w:t>OilGasChemicalsPipe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61" w:author="pjanssen" w:date="2015-11-10T17:01:00Z"/>
              </w:rPr>
            </w:pPr>
            <w:ins w:id="4162" w:author="pjanssen" w:date="2015-11-10T17:01:00Z">
              <w:r w:rsidRPr="007175B7">
                <w:t>Oil-Gas-Chemicals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63" w:author="pjanssen" w:date="2015-11-10T17:01:00Z"/>
              </w:rPr>
            </w:pPr>
            <w:ins w:id="4164" w:author="pjanssen" w:date="2015-11-10T17:01:00Z">
              <w:r w:rsidRPr="007175B7">
                <w:t>«featureType»</w:t>
              </w:r>
            </w:ins>
          </w:p>
        </w:tc>
      </w:tr>
      <w:tr w:rsidR="00D43A14" w:rsidRPr="007175B7" w:rsidTr="00D43A14">
        <w:trPr>
          <w:tblCellSpacing w:w="0" w:type="dxa"/>
          <w:ins w:id="416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66" w:author="pjanssen" w:date="2015-11-10T17:01:00Z"/>
              </w:rPr>
            </w:pPr>
            <w:ins w:id="4167" w:author="pjanssen" w:date="2015-11-10T17:01:00Z">
              <w:r w:rsidRPr="007175B7">
                <w:t>ElectricityCable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68" w:author="pjanssen" w:date="2015-11-10T17:01:00Z"/>
              </w:rPr>
            </w:pPr>
            <w:ins w:id="4169" w:author="pjanssen" w:date="2015-11-10T17:01:00Z">
              <w:r w:rsidRPr="007175B7">
                <w:t>Electricity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70" w:author="pjanssen" w:date="2015-11-10T17:01:00Z"/>
              </w:rPr>
            </w:pPr>
            <w:ins w:id="4171" w:author="pjanssen" w:date="2015-11-10T17:01:00Z">
              <w:r w:rsidRPr="007175B7">
                <w:t>«featureType»</w:t>
              </w:r>
            </w:ins>
          </w:p>
        </w:tc>
      </w:tr>
      <w:tr w:rsidR="00D43A14" w:rsidRPr="007175B7" w:rsidTr="00D43A14">
        <w:trPr>
          <w:tblCellSpacing w:w="0" w:type="dxa"/>
          <w:ins w:id="417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73" w:author="pjanssen" w:date="2015-11-10T17:01:00Z"/>
              </w:rPr>
            </w:pPr>
            <w:ins w:id="4174" w:author="pjanssen" w:date="2015-11-10T17:01:00Z">
              <w:r w:rsidRPr="007175B7">
                <w:t>ElectricityAppurtenanceTypeValue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75" w:author="pjanssen" w:date="2015-11-10T17:01:00Z"/>
              </w:rPr>
            </w:pPr>
            <w:ins w:id="4176" w:author="pjanssen" w:date="2015-11-10T17:01:00Z">
              <w:r w:rsidRPr="007175B7">
                <w:t>Electricity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77" w:author="pjanssen" w:date="2015-11-10T17:01:00Z"/>
              </w:rPr>
            </w:pPr>
            <w:ins w:id="4178" w:author="pjanssen" w:date="2015-11-10T17:01:00Z">
              <w:r w:rsidRPr="007175B7">
                <w:t>«codeList»</w:t>
              </w:r>
            </w:ins>
          </w:p>
        </w:tc>
      </w:tr>
      <w:tr w:rsidR="00D43A14" w:rsidRPr="007175B7" w:rsidTr="00D43A14">
        <w:trPr>
          <w:tblCellSpacing w:w="0" w:type="dxa"/>
          <w:ins w:id="417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80" w:author="pjanssen" w:date="2015-11-10T17:01:00Z"/>
              </w:rPr>
            </w:pPr>
            <w:ins w:id="4181" w:author="pjanssen" w:date="2015-11-10T17:01:00Z">
              <w:r w:rsidRPr="007175B7">
                <w:t>SewerAppurtenanceTypeValue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82" w:author="pjanssen" w:date="2015-11-10T17:01:00Z"/>
              </w:rPr>
            </w:pPr>
            <w:ins w:id="4183" w:author="pjanssen" w:date="2015-11-10T17:01:00Z">
              <w:r w:rsidRPr="007175B7">
                <w:t>Sewer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84" w:author="pjanssen" w:date="2015-11-10T17:01:00Z"/>
              </w:rPr>
            </w:pPr>
            <w:ins w:id="4185" w:author="pjanssen" w:date="2015-11-10T17:01:00Z">
              <w:r w:rsidRPr="007175B7">
                <w:t>«codeList»</w:t>
              </w:r>
            </w:ins>
          </w:p>
        </w:tc>
      </w:tr>
      <w:tr w:rsidR="00D43A14" w:rsidRPr="007175B7" w:rsidTr="00D43A14">
        <w:trPr>
          <w:tblCellSpacing w:w="0" w:type="dxa"/>
          <w:ins w:id="418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87" w:author="pjanssen" w:date="2015-11-10T17:01:00Z"/>
              </w:rPr>
            </w:pPr>
            <w:ins w:id="4188" w:author="pjanssen" w:date="2015-11-10T17:01:00Z">
              <w:r w:rsidRPr="007175B7">
                <w:t>SewerPipe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89" w:author="pjanssen" w:date="2015-11-10T17:01:00Z"/>
              </w:rPr>
            </w:pPr>
            <w:ins w:id="4190" w:author="pjanssen" w:date="2015-11-10T17:01:00Z">
              <w:r w:rsidRPr="007175B7">
                <w:t>Sewer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91" w:author="pjanssen" w:date="2015-11-10T17:01:00Z"/>
              </w:rPr>
            </w:pPr>
            <w:ins w:id="4192" w:author="pjanssen" w:date="2015-11-10T17:01:00Z">
              <w:r w:rsidRPr="007175B7">
                <w:t>«featureType»</w:t>
              </w:r>
            </w:ins>
          </w:p>
        </w:tc>
      </w:tr>
      <w:tr w:rsidR="00D43A14" w:rsidRPr="007175B7" w:rsidTr="00D43A14">
        <w:trPr>
          <w:tblCellSpacing w:w="0" w:type="dxa"/>
          <w:ins w:id="419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94" w:author="pjanssen" w:date="2015-11-10T17:01:00Z"/>
              </w:rPr>
            </w:pPr>
            <w:ins w:id="4195" w:author="pjanssen" w:date="2015-11-10T17:01:00Z">
              <w:r w:rsidRPr="007175B7">
                <w:t>SewerWaterTypeValue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96" w:author="pjanssen" w:date="2015-11-10T17:01:00Z"/>
              </w:rPr>
            </w:pPr>
            <w:ins w:id="4197" w:author="pjanssen" w:date="2015-11-10T17:01:00Z">
              <w:r w:rsidRPr="007175B7">
                <w:t>Sewer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198" w:author="pjanssen" w:date="2015-11-10T17:01:00Z"/>
              </w:rPr>
            </w:pPr>
            <w:ins w:id="4199" w:author="pjanssen" w:date="2015-11-10T17:01:00Z">
              <w:r w:rsidRPr="007175B7">
                <w:t>«codeList»</w:t>
              </w:r>
            </w:ins>
          </w:p>
        </w:tc>
      </w:tr>
      <w:tr w:rsidR="00D43A14" w:rsidRPr="007175B7" w:rsidTr="00D43A14">
        <w:trPr>
          <w:tblCellSpacing w:w="0" w:type="dxa"/>
          <w:ins w:id="420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01" w:author="pjanssen" w:date="2015-11-10T17:01:00Z"/>
              </w:rPr>
            </w:pPr>
            <w:ins w:id="4202" w:author="pjanssen" w:date="2015-11-10T17:01:00Z">
              <w:r w:rsidRPr="007175B7">
                <w:t>OilGasChemicalsAppurtenanceTypeValue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03" w:author="pjanssen" w:date="2015-11-10T17:01:00Z"/>
              </w:rPr>
            </w:pPr>
            <w:ins w:id="4204" w:author="pjanssen" w:date="2015-11-10T17:01:00Z">
              <w:r w:rsidRPr="007175B7">
                <w:t>Oil-Gas-Chemicals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05" w:author="pjanssen" w:date="2015-11-10T17:01:00Z"/>
              </w:rPr>
            </w:pPr>
            <w:ins w:id="4206" w:author="pjanssen" w:date="2015-11-10T17:01:00Z">
              <w:r w:rsidRPr="007175B7">
                <w:t>«codeList»</w:t>
              </w:r>
            </w:ins>
          </w:p>
        </w:tc>
      </w:tr>
      <w:tr w:rsidR="00D43A14" w:rsidRPr="007175B7" w:rsidTr="00D43A14">
        <w:trPr>
          <w:tblCellSpacing w:w="0" w:type="dxa"/>
          <w:ins w:id="420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08" w:author="pjanssen" w:date="2015-11-10T17:01:00Z"/>
              </w:rPr>
            </w:pPr>
            <w:ins w:id="4209" w:author="pjanssen" w:date="2015-11-10T17:01:00Z">
              <w:r w:rsidRPr="007175B7">
                <w:t>ThermalPipe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10" w:author="pjanssen" w:date="2015-11-10T17:01:00Z"/>
              </w:rPr>
            </w:pPr>
            <w:ins w:id="4211" w:author="pjanssen" w:date="2015-11-10T17:01:00Z">
              <w:r w:rsidRPr="007175B7">
                <w:t>Thermal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12" w:author="pjanssen" w:date="2015-11-10T17:01:00Z"/>
              </w:rPr>
            </w:pPr>
            <w:ins w:id="4213" w:author="pjanssen" w:date="2015-11-10T17:01:00Z">
              <w:r w:rsidRPr="007175B7">
                <w:t>«featureType»</w:t>
              </w:r>
            </w:ins>
          </w:p>
        </w:tc>
      </w:tr>
      <w:tr w:rsidR="00D43A14" w:rsidRPr="007175B7" w:rsidTr="00D43A14">
        <w:trPr>
          <w:tblCellSpacing w:w="0" w:type="dxa"/>
          <w:ins w:id="421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15" w:author="pjanssen" w:date="2015-11-10T17:01:00Z"/>
              </w:rPr>
            </w:pPr>
            <w:ins w:id="4216" w:author="pjanssen" w:date="2015-11-10T17:01:00Z">
              <w:r w:rsidRPr="007175B7">
                <w:t>TelecommunicationsCable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17" w:author="pjanssen" w:date="2015-11-10T17:01:00Z"/>
              </w:rPr>
            </w:pPr>
            <w:ins w:id="4218" w:author="pjanssen" w:date="2015-11-10T17:01:00Z">
              <w:r w:rsidRPr="007175B7">
                <w:t>Telecommunications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19" w:author="pjanssen" w:date="2015-11-10T17:01:00Z"/>
              </w:rPr>
            </w:pPr>
            <w:ins w:id="4220" w:author="pjanssen" w:date="2015-11-10T17:01:00Z">
              <w:r w:rsidRPr="007175B7">
                <w:t>«featureType»</w:t>
              </w:r>
            </w:ins>
          </w:p>
        </w:tc>
      </w:tr>
      <w:tr w:rsidR="00D43A14" w:rsidRPr="007175B7" w:rsidTr="00D43A14">
        <w:trPr>
          <w:tblCellSpacing w:w="0" w:type="dxa"/>
          <w:ins w:id="422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22" w:author="pjanssen" w:date="2015-11-10T17:01:00Z"/>
              </w:rPr>
            </w:pPr>
            <w:ins w:id="4223" w:author="pjanssen" w:date="2015-11-10T17:01:00Z">
              <w:r w:rsidRPr="007175B7">
                <w:t>TelecommunicationsCableMaterialTypeValue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24" w:author="pjanssen" w:date="2015-11-10T17:01:00Z"/>
              </w:rPr>
            </w:pPr>
            <w:ins w:id="4225" w:author="pjanssen" w:date="2015-11-10T17:01:00Z">
              <w:r w:rsidRPr="007175B7">
                <w:t>Telecommunications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26" w:author="pjanssen" w:date="2015-11-10T17:01:00Z"/>
              </w:rPr>
            </w:pPr>
            <w:ins w:id="4227" w:author="pjanssen" w:date="2015-11-10T17:01:00Z">
              <w:r w:rsidRPr="007175B7">
                <w:t>«codeList»</w:t>
              </w:r>
            </w:ins>
          </w:p>
        </w:tc>
      </w:tr>
      <w:tr w:rsidR="00D43A14" w:rsidRPr="007175B7" w:rsidTr="00D43A14">
        <w:trPr>
          <w:tblCellSpacing w:w="0" w:type="dxa"/>
          <w:ins w:id="422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29" w:author="pjanssen" w:date="2015-11-10T17:01:00Z"/>
              </w:rPr>
            </w:pPr>
            <w:ins w:id="4230" w:author="pjanssen" w:date="2015-11-10T17:01:00Z">
              <w:r w:rsidRPr="007175B7">
                <w:t>TelecommunicationsAppurtenanceTypeValue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31" w:author="pjanssen" w:date="2015-11-10T17:01:00Z"/>
              </w:rPr>
            </w:pPr>
            <w:ins w:id="4232" w:author="pjanssen" w:date="2015-11-10T17:01:00Z">
              <w:r w:rsidRPr="007175B7">
                <w:t>Telecommunications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33" w:author="pjanssen" w:date="2015-11-10T17:01:00Z"/>
              </w:rPr>
            </w:pPr>
            <w:ins w:id="4234" w:author="pjanssen" w:date="2015-11-10T17:01:00Z">
              <w:r w:rsidRPr="007175B7">
                <w:t>«codeList»</w:t>
              </w:r>
            </w:ins>
          </w:p>
        </w:tc>
      </w:tr>
      <w:tr w:rsidR="00D43A14" w:rsidRPr="007175B7" w:rsidTr="00D43A14">
        <w:trPr>
          <w:tblCellSpacing w:w="0" w:type="dxa"/>
          <w:ins w:id="423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36" w:author="pjanssen" w:date="2015-11-10T17:01:00Z"/>
              </w:rPr>
            </w:pPr>
            <w:ins w:id="4237" w:author="pjanssen" w:date="2015-11-10T17:01:00Z">
              <w:r w:rsidRPr="007175B7">
                <w:t>WaterAppurtenanceTypeValue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38" w:author="pjanssen" w:date="2015-11-10T17:01:00Z"/>
              </w:rPr>
            </w:pPr>
            <w:ins w:id="4239" w:author="pjanssen" w:date="2015-11-10T17:01:00Z">
              <w:r w:rsidRPr="007175B7">
                <w:t>Water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40" w:author="pjanssen" w:date="2015-11-10T17:01:00Z"/>
              </w:rPr>
            </w:pPr>
            <w:ins w:id="4241" w:author="pjanssen" w:date="2015-11-10T17:01:00Z">
              <w:r w:rsidRPr="007175B7">
                <w:t>«codeList»</w:t>
              </w:r>
            </w:ins>
          </w:p>
        </w:tc>
      </w:tr>
      <w:tr w:rsidR="00D43A14" w:rsidRPr="007175B7" w:rsidTr="00D43A14">
        <w:trPr>
          <w:tblCellSpacing w:w="0" w:type="dxa"/>
          <w:ins w:id="424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43" w:author="pjanssen" w:date="2015-11-10T17:01:00Z"/>
              </w:rPr>
            </w:pPr>
            <w:ins w:id="4244" w:author="pjanssen" w:date="2015-11-10T17:01:00Z">
              <w:r w:rsidRPr="007175B7">
                <w:t>WaterTypeValue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45" w:author="pjanssen" w:date="2015-11-10T17:01:00Z"/>
              </w:rPr>
            </w:pPr>
            <w:ins w:id="4246" w:author="pjanssen" w:date="2015-11-10T17:01:00Z">
              <w:r w:rsidRPr="007175B7">
                <w:t>Water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47" w:author="pjanssen" w:date="2015-11-10T17:01:00Z"/>
              </w:rPr>
            </w:pPr>
            <w:ins w:id="4248" w:author="pjanssen" w:date="2015-11-10T17:01:00Z">
              <w:r w:rsidRPr="007175B7">
                <w:t>«codeList»</w:t>
              </w:r>
            </w:ins>
          </w:p>
        </w:tc>
      </w:tr>
      <w:tr w:rsidR="00D43A14" w:rsidRPr="007175B7" w:rsidTr="00D43A14">
        <w:trPr>
          <w:tblCellSpacing w:w="0" w:type="dxa"/>
          <w:ins w:id="424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50" w:author="pjanssen" w:date="2015-11-10T17:01:00Z"/>
              </w:rPr>
            </w:pPr>
            <w:ins w:id="4251" w:author="pjanssen" w:date="2015-11-10T17:01:00Z">
              <w:r w:rsidRPr="007175B7">
                <w:t>ThermalAppurtenanceTypeValue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52" w:author="pjanssen" w:date="2015-11-10T17:01:00Z"/>
              </w:rPr>
            </w:pPr>
            <w:ins w:id="4253" w:author="pjanssen" w:date="2015-11-10T17:01:00Z">
              <w:r w:rsidRPr="007175B7">
                <w:t>Thermal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54" w:author="pjanssen" w:date="2015-11-10T17:01:00Z"/>
              </w:rPr>
            </w:pPr>
            <w:ins w:id="4255" w:author="pjanssen" w:date="2015-11-10T17:01:00Z">
              <w:r w:rsidRPr="007175B7">
                <w:t>«codeList»</w:t>
              </w:r>
            </w:ins>
          </w:p>
        </w:tc>
      </w:tr>
      <w:tr w:rsidR="00D43A14" w:rsidRPr="007175B7" w:rsidTr="00D43A14">
        <w:trPr>
          <w:tblCellSpacing w:w="0" w:type="dxa"/>
          <w:ins w:id="425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57" w:author="pjanssen" w:date="2015-11-10T17:01:00Z"/>
              </w:rPr>
            </w:pPr>
            <w:ins w:id="4258" w:author="pjanssen" w:date="2015-11-10T17:01:00Z">
              <w:r w:rsidRPr="007175B7">
                <w:t>WaterPipe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59" w:author="pjanssen" w:date="2015-11-10T17:01:00Z"/>
              </w:rPr>
            </w:pPr>
            <w:ins w:id="4260" w:author="pjanssen" w:date="2015-11-10T17:01:00Z">
              <w:r w:rsidRPr="007175B7">
                <w:t>Water Network</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61" w:author="pjanssen" w:date="2015-11-10T17:01:00Z"/>
              </w:rPr>
            </w:pPr>
            <w:ins w:id="4262" w:author="pjanssen" w:date="2015-11-10T17:01:00Z">
              <w:r w:rsidRPr="007175B7">
                <w:t>«featureType»</w:t>
              </w:r>
            </w:ins>
          </w:p>
        </w:tc>
      </w:tr>
      <w:tr w:rsidR="00D43A14" w:rsidRPr="007175B7" w:rsidTr="00D43A14">
        <w:trPr>
          <w:tblCellSpacing w:w="0" w:type="dxa"/>
          <w:ins w:id="426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64" w:author="pjanssen" w:date="2015-11-10T17:01:00Z"/>
              </w:rPr>
            </w:pPr>
            <w:ins w:id="4265" w:author="pjanssen" w:date="2015-11-10T17:01:00Z">
              <w:r w:rsidRPr="007175B7">
                <w:t>CadastralParcel</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66" w:author="pjanssen" w:date="2015-11-10T17:01:00Z"/>
              </w:rPr>
            </w:pPr>
            <w:ins w:id="4267" w:author="pjanssen" w:date="2015-11-10T17:01:00Z">
              <w:r w:rsidRPr="007175B7">
                <w:t>CadastralParcels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68" w:author="pjanssen" w:date="2015-11-10T17:01:00Z"/>
              </w:rPr>
            </w:pPr>
            <w:ins w:id="4269" w:author="pjanssen" w:date="2015-11-10T17:01:00Z">
              <w:r w:rsidRPr="007175B7">
                <w:t>«featureType»</w:t>
              </w:r>
            </w:ins>
          </w:p>
        </w:tc>
      </w:tr>
      <w:tr w:rsidR="00D43A14" w:rsidRPr="007175B7" w:rsidTr="00D43A14">
        <w:trPr>
          <w:tblCellSpacing w:w="0" w:type="dxa"/>
          <w:ins w:id="4270"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71" w:author="pjanssen" w:date="2015-11-10T17:01:00Z"/>
              </w:rPr>
            </w:pPr>
            <w:ins w:id="4272" w:author="pjanssen" w:date="2015-11-10T17:01:00Z">
              <w:r w:rsidRPr="007175B7">
                <w:t>CadastralZoningLevelValue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73" w:author="pjanssen" w:date="2015-11-10T17:01:00Z"/>
              </w:rPr>
            </w:pPr>
            <w:ins w:id="4274" w:author="pjanssen" w:date="2015-11-10T17:01:00Z">
              <w:r w:rsidRPr="007175B7">
                <w:t>CadastralParcels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75" w:author="pjanssen" w:date="2015-11-10T17:01:00Z"/>
              </w:rPr>
            </w:pPr>
            <w:ins w:id="4276" w:author="pjanssen" w:date="2015-11-10T17:01:00Z">
              <w:r w:rsidRPr="007175B7">
                <w:t>«codeList»</w:t>
              </w:r>
            </w:ins>
          </w:p>
        </w:tc>
      </w:tr>
      <w:tr w:rsidR="00D43A14" w:rsidRPr="007175B7" w:rsidTr="00D43A14">
        <w:trPr>
          <w:tblCellSpacing w:w="0" w:type="dxa"/>
          <w:ins w:id="4277"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78" w:author="pjanssen" w:date="2015-11-10T17:01:00Z"/>
              </w:rPr>
            </w:pPr>
            <w:ins w:id="4279" w:author="pjanssen" w:date="2015-11-10T17:01:00Z">
              <w:r w:rsidRPr="007175B7">
                <w:t>CadastralZoning</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80" w:author="pjanssen" w:date="2015-11-10T17:01:00Z"/>
              </w:rPr>
            </w:pPr>
            <w:ins w:id="4281" w:author="pjanssen" w:date="2015-11-10T17:01:00Z">
              <w:r w:rsidRPr="007175B7">
                <w:t>CadastralParcels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82" w:author="pjanssen" w:date="2015-11-10T17:01:00Z"/>
              </w:rPr>
            </w:pPr>
            <w:ins w:id="4283" w:author="pjanssen" w:date="2015-11-10T17:01:00Z">
              <w:r w:rsidRPr="007175B7">
                <w:t>«featureType»</w:t>
              </w:r>
            </w:ins>
          </w:p>
        </w:tc>
      </w:tr>
      <w:tr w:rsidR="00D43A14" w:rsidRPr="007175B7" w:rsidTr="00D43A14">
        <w:trPr>
          <w:tblCellSpacing w:w="0" w:type="dxa"/>
          <w:ins w:id="4284"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85" w:author="pjanssen" w:date="2015-11-10T17:01:00Z"/>
              </w:rPr>
            </w:pPr>
            <w:ins w:id="4286" w:author="pjanssen" w:date="2015-11-10T17:01:00Z">
              <w:r w:rsidRPr="007175B7">
                <w:t>NameStatusValue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87" w:author="pjanssen" w:date="2015-11-10T17:01:00Z"/>
              </w:rPr>
            </w:pPr>
            <w:ins w:id="4288" w:author="pjanssen" w:date="2015-11-10T17:01:00Z">
              <w:r w:rsidRPr="007175B7">
                <w:t>Geographical Names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89" w:author="pjanssen" w:date="2015-11-10T17:01:00Z"/>
              </w:rPr>
            </w:pPr>
            <w:ins w:id="4290" w:author="pjanssen" w:date="2015-11-10T17:01:00Z">
              <w:r w:rsidRPr="007175B7">
                <w:t>«codeList»</w:t>
              </w:r>
            </w:ins>
          </w:p>
        </w:tc>
      </w:tr>
      <w:tr w:rsidR="00D43A14" w:rsidRPr="007175B7" w:rsidTr="00D43A14">
        <w:trPr>
          <w:tblCellSpacing w:w="0" w:type="dxa"/>
          <w:ins w:id="4291"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92" w:author="pjanssen" w:date="2015-11-10T17:01:00Z"/>
              </w:rPr>
            </w:pPr>
            <w:ins w:id="4293" w:author="pjanssen" w:date="2015-11-10T17:01:00Z">
              <w:r w:rsidRPr="007175B7">
                <w:lastRenderedPageBreak/>
                <w:t>GrammaticalNumberValue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94" w:author="pjanssen" w:date="2015-11-10T17:01:00Z"/>
              </w:rPr>
            </w:pPr>
            <w:ins w:id="4295" w:author="pjanssen" w:date="2015-11-10T17:01:00Z">
              <w:r w:rsidRPr="007175B7">
                <w:t>Geographical Names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96" w:author="pjanssen" w:date="2015-11-10T17:01:00Z"/>
              </w:rPr>
            </w:pPr>
            <w:ins w:id="4297" w:author="pjanssen" w:date="2015-11-10T17:01:00Z">
              <w:r w:rsidRPr="007175B7">
                <w:t>«codeList»</w:t>
              </w:r>
            </w:ins>
          </w:p>
        </w:tc>
      </w:tr>
      <w:tr w:rsidR="00D43A14" w:rsidRPr="007175B7" w:rsidTr="00D43A14">
        <w:trPr>
          <w:tblCellSpacing w:w="0" w:type="dxa"/>
          <w:ins w:id="4298"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299" w:author="pjanssen" w:date="2015-11-10T17:01:00Z"/>
              </w:rPr>
            </w:pPr>
            <w:ins w:id="4300" w:author="pjanssen" w:date="2015-11-10T17:01:00Z">
              <w:r w:rsidRPr="007175B7">
                <w:t>BasicPropertyUnit</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01" w:author="pjanssen" w:date="2015-11-10T17:01:00Z"/>
              </w:rPr>
            </w:pPr>
            <w:ins w:id="4302" w:author="pjanssen" w:date="2015-11-10T17:01:00Z">
              <w:r w:rsidRPr="007175B7">
                <w:t>CadastralParcels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03" w:author="pjanssen" w:date="2015-11-10T17:01:00Z"/>
              </w:rPr>
            </w:pPr>
            <w:ins w:id="4304" w:author="pjanssen" w:date="2015-11-10T17:01:00Z">
              <w:r w:rsidRPr="007175B7">
                <w:t>«featureType»</w:t>
              </w:r>
            </w:ins>
          </w:p>
        </w:tc>
      </w:tr>
      <w:tr w:rsidR="00D43A14" w:rsidRPr="007175B7" w:rsidTr="00D43A14">
        <w:trPr>
          <w:tblCellSpacing w:w="0" w:type="dxa"/>
          <w:ins w:id="4305"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06" w:author="pjanssen" w:date="2015-11-10T17:01:00Z"/>
              </w:rPr>
            </w:pPr>
            <w:ins w:id="4307" w:author="pjanssen" w:date="2015-11-10T17:01:00Z">
              <w:r w:rsidRPr="007175B7">
                <w:t>GeographicalName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08" w:author="pjanssen" w:date="2015-11-10T17:01:00Z"/>
              </w:rPr>
            </w:pPr>
            <w:ins w:id="4309" w:author="pjanssen" w:date="2015-11-10T17:01:00Z">
              <w:r w:rsidRPr="007175B7">
                <w:t>Geographical Names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10" w:author="pjanssen" w:date="2015-11-10T17:01:00Z"/>
              </w:rPr>
            </w:pPr>
            <w:ins w:id="4311" w:author="pjanssen" w:date="2015-11-10T17:01:00Z">
              <w:r w:rsidRPr="007175B7">
                <w:t>«dataType»</w:t>
              </w:r>
            </w:ins>
          </w:p>
        </w:tc>
      </w:tr>
      <w:tr w:rsidR="00D43A14" w:rsidRPr="007175B7" w:rsidTr="00D43A14">
        <w:trPr>
          <w:tblCellSpacing w:w="0" w:type="dxa"/>
          <w:ins w:id="4312"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13" w:author="pjanssen" w:date="2015-11-10T17:01:00Z"/>
              </w:rPr>
            </w:pPr>
            <w:ins w:id="4314" w:author="pjanssen" w:date="2015-11-10T17:01:00Z">
              <w:r w:rsidRPr="007175B7">
                <w:t>GrammaticalGenderValue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15" w:author="pjanssen" w:date="2015-11-10T17:01:00Z"/>
              </w:rPr>
            </w:pPr>
            <w:ins w:id="4316" w:author="pjanssen" w:date="2015-11-10T17:01:00Z">
              <w:r w:rsidRPr="007175B7">
                <w:t>Geographical Names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17" w:author="pjanssen" w:date="2015-11-10T17:01:00Z"/>
              </w:rPr>
            </w:pPr>
            <w:ins w:id="4318" w:author="pjanssen" w:date="2015-11-10T17:01:00Z">
              <w:r w:rsidRPr="007175B7">
                <w:t>«codeList»</w:t>
              </w:r>
            </w:ins>
          </w:p>
        </w:tc>
      </w:tr>
      <w:tr w:rsidR="00D43A14" w:rsidRPr="007175B7" w:rsidTr="00D43A14">
        <w:trPr>
          <w:tblCellSpacing w:w="0" w:type="dxa"/>
          <w:ins w:id="4319"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20" w:author="pjanssen" w:date="2015-11-10T17:01:00Z"/>
              </w:rPr>
            </w:pPr>
            <w:ins w:id="4321" w:author="pjanssen" w:date="2015-11-10T17:01:00Z">
              <w:r w:rsidRPr="007175B7">
                <w:t>SpellingOfName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22" w:author="pjanssen" w:date="2015-11-10T17:01:00Z"/>
              </w:rPr>
            </w:pPr>
            <w:ins w:id="4323" w:author="pjanssen" w:date="2015-11-10T17:01:00Z">
              <w:r w:rsidRPr="007175B7">
                <w:t>Geographical Names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24" w:author="pjanssen" w:date="2015-11-10T17:01:00Z"/>
              </w:rPr>
            </w:pPr>
            <w:ins w:id="4325" w:author="pjanssen" w:date="2015-11-10T17:01:00Z">
              <w:r w:rsidRPr="007175B7">
                <w:t>«dataType»</w:t>
              </w:r>
            </w:ins>
          </w:p>
        </w:tc>
      </w:tr>
      <w:tr w:rsidR="00D43A14" w:rsidRPr="007175B7" w:rsidTr="00D43A14">
        <w:trPr>
          <w:tblCellSpacing w:w="0" w:type="dxa"/>
          <w:ins w:id="4326"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27" w:author="pjanssen" w:date="2015-11-10T17:01:00Z"/>
              </w:rPr>
            </w:pPr>
            <w:ins w:id="4328" w:author="pjanssen" w:date="2015-11-10T17:01:00Z">
              <w:r w:rsidRPr="007175B7">
                <w:t>PronunciationOfName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29" w:author="pjanssen" w:date="2015-11-10T17:01:00Z"/>
              </w:rPr>
            </w:pPr>
            <w:ins w:id="4330" w:author="pjanssen" w:date="2015-11-10T17:01:00Z">
              <w:r w:rsidRPr="007175B7">
                <w:t>Geographical Names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31" w:author="pjanssen" w:date="2015-11-10T17:01:00Z"/>
              </w:rPr>
            </w:pPr>
            <w:ins w:id="4332" w:author="pjanssen" w:date="2015-11-10T17:01:00Z">
              <w:r w:rsidRPr="007175B7">
                <w:t>«dataType»</w:t>
              </w:r>
            </w:ins>
          </w:p>
        </w:tc>
      </w:tr>
      <w:tr w:rsidR="00D43A14" w:rsidRPr="007175B7" w:rsidTr="00D43A14">
        <w:trPr>
          <w:tblCellSpacing w:w="0" w:type="dxa"/>
          <w:ins w:id="4333" w:author="pjanssen" w:date="2015-11-10T17:01:00Z"/>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34" w:author="pjanssen" w:date="2015-11-10T17:01:00Z"/>
              </w:rPr>
            </w:pPr>
            <w:ins w:id="4335" w:author="pjanssen" w:date="2015-11-10T17:01:00Z">
              <w:r w:rsidRPr="007175B7">
                <w:t>NativenessValue</w:t>
              </w:r>
            </w:ins>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36" w:author="pjanssen" w:date="2015-11-10T17:01:00Z"/>
              </w:rPr>
            </w:pPr>
            <w:ins w:id="4337" w:author="pjanssen" w:date="2015-11-10T17:01:00Z">
              <w:r w:rsidRPr="007175B7">
                <w:t>Geographical Names</w:t>
              </w:r>
            </w:ins>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rPr>
                <w:ins w:id="4338" w:author="pjanssen" w:date="2015-11-10T17:01:00Z"/>
              </w:rPr>
            </w:pPr>
            <w:ins w:id="4339" w:author="pjanssen" w:date="2015-11-10T17:01:00Z">
              <w:r w:rsidRPr="007175B7">
                <w:t>«codeList»</w:t>
              </w:r>
            </w:ins>
          </w:p>
        </w:tc>
      </w:tr>
    </w:tbl>
    <w:p w:rsidR="0065528A" w:rsidRDefault="0065528A">
      <w:pPr>
        <w:pStyle w:val="subparagraaftitel"/>
        <w:numPr>
          <w:ilvl w:val="0"/>
          <w:numId w:val="0"/>
        </w:numPr>
        <w:pPrChange w:id="4340" w:author="pjanssen" w:date="2015-11-10T17:01:00Z">
          <w:pPr>
            <w:pStyle w:val="Hoofdstukx"/>
            <w:numPr>
              <w:numId w:val="0"/>
            </w:numPr>
          </w:pPr>
        </w:pPrChange>
      </w:pPr>
    </w:p>
    <w:p w:rsidR="0065528A" w:rsidRDefault="0065528A">
      <w:pPr>
        <w:rPr>
          <w:ins w:id="4341" w:author="pjanssen" w:date="2015-06-19T11:35:00Z"/>
        </w:rPr>
        <w:pPrChange w:id="4342" w:author="pjanssen" w:date="2015-06-19T11:36:00Z">
          <w:pPr>
            <w:pStyle w:val="Paragraaftitel"/>
          </w:pPr>
        </w:pPrChange>
      </w:pPr>
    </w:p>
    <w:p w:rsidR="00ED33F0" w:rsidRPr="00A26E72" w:rsidRDefault="00ED33F0" w:rsidP="001239D0">
      <w:pPr>
        <w:pStyle w:val="subparagraaftitel"/>
      </w:pPr>
      <w:bookmarkStart w:id="4343" w:name="_Toc406679648"/>
      <w:bookmarkStart w:id="4344" w:name="_Toc434956134"/>
      <w:bookmarkEnd w:id="4343"/>
      <w:r>
        <w:t>Geografische objecten</w:t>
      </w:r>
      <w:ins w:id="4345" w:author="pjanssen" w:date="2015-11-09T23:20:00Z">
        <w:r w:rsidR="00283BD6">
          <w:t>.</w:t>
        </w:r>
      </w:ins>
      <w:bookmarkEnd w:id="4344"/>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4346" w:name="_Toc434956135"/>
      <w:r w:rsidRPr="00ED33F0">
        <w:t>Data typen</w:t>
      </w:r>
      <w:ins w:id="4347" w:author="pjanssen" w:date="2015-11-09T23:20:00Z">
        <w:r w:rsidR="00283BD6">
          <w:t>.</w:t>
        </w:r>
      </w:ins>
      <w:bookmarkEnd w:id="4346"/>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4348" w:name="_Toc434956136"/>
      <w:r>
        <w:t>Waardelijsten</w:t>
      </w:r>
      <w:ins w:id="4349" w:author="pjanssen" w:date="2015-11-09T23:20:00Z">
        <w:r w:rsidR="00283BD6">
          <w:t>.</w:t>
        </w:r>
      </w:ins>
      <w:bookmarkEnd w:id="4348"/>
    </w:p>
    <w:p w:rsidR="00F921B7" w:rsidRPr="00F921B7" w:rsidRDefault="00F921B7" w:rsidP="00F921B7">
      <w:pPr>
        <w:spacing w:line="240" w:lineRule="atLeast"/>
        <w:jc w:val="left"/>
      </w:pPr>
      <w:r w:rsidRPr="00F921B7">
        <w:t xml:space="preserve">Zie IMKL2015 – </w:t>
      </w:r>
      <w:del w:id="4350" w:author="pjanssen" w:date="2015-11-10T12:18:00Z">
        <w:r w:rsidRPr="00F921B7" w:rsidDel="001D3ADF">
          <w:delText>Objectcatalogus.</w:delText>
        </w:r>
      </w:del>
      <w:ins w:id="4351" w:author="pjanssen" w:date="2015-11-10T12:18:00Z">
        <w:r w:rsidR="001D3ADF">
          <w:t>waardelijst register</w:t>
        </w:r>
      </w:ins>
      <w:ins w:id="4352" w:author="pjanssen" w:date="2015-11-10T12:19:00Z">
        <w:r w:rsidR="001D3ADF">
          <w:t>. (nu nog in Excel</w:t>
        </w:r>
      </w:ins>
      <w:ins w:id="4353" w:author="pjanssen" w:date="2015-11-10T12:20:00Z">
        <w:r w:rsidR="001D3ADF">
          <w:t xml:space="preserve">: </w:t>
        </w:r>
        <w:r w:rsidR="001D3ADF" w:rsidRPr="001D3ADF">
          <w:t>IMKL2015 - 0.</w:t>
        </w:r>
        <w:r w:rsidR="001D3ADF">
          <w:t>xx</w:t>
        </w:r>
        <w:r w:rsidR="001D3ADF" w:rsidRPr="001D3ADF">
          <w:t xml:space="preserve"> waardelijsten.xlsx</w:t>
        </w:r>
      </w:ins>
      <w:ins w:id="4354" w:author="pjanssen" w:date="2015-11-10T12:19:00Z">
        <w:r w:rsidR="001D3ADF">
          <w:t>)</w:t>
        </w:r>
      </w:ins>
    </w:p>
    <w:p w:rsidR="00ED33F0" w:rsidRPr="00635202" w:rsidRDefault="00ED33F0" w:rsidP="00ED33F0">
      <w:pPr>
        <w:spacing w:line="240" w:lineRule="atLeast"/>
        <w:jc w:val="left"/>
      </w:pPr>
    </w:p>
    <w:p w:rsidR="00ED33F0" w:rsidRPr="00ED33F0" w:rsidRDefault="00ED33F0" w:rsidP="001239D0">
      <w:pPr>
        <w:pStyle w:val="subparagraaftitel"/>
      </w:pPr>
      <w:bookmarkStart w:id="4355" w:name="_Toc434956137"/>
      <w:r w:rsidRPr="00ED33F0">
        <w:t>Ge</w:t>
      </w:r>
      <w:r>
        <w:t>ï</w:t>
      </w:r>
      <w:r w:rsidRPr="00ED33F0">
        <w:t>mporteerde typen (informatief)</w:t>
      </w:r>
      <w:ins w:id="4356" w:author="pjanssen" w:date="2015-11-09T23:20:00Z">
        <w:r w:rsidR="00283BD6">
          <w:t>.</w:t>
        </w:r>
      </w:ins>
      <w:bookmarkEnd w:id="4355"/>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576E1A" w:rsidP="00576E1A">
      <w:pPr>
        <w:pStyle w:val="Hoofdstuktitel"/>
        <w:spacing w:line="240" w:lineRule="atLeast"/>
      </w:pPr>
      <w:bookmarkStart w:id="4357" w:name="_Toc434956138"/>
      <w:r>
        <w:t>Referentie systemen</w:t>
      </w:r>
      <w:bookmarkEnd w:id="4357"/>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4358" w:name="_Toc434956139"/>
      <w:r>
        <w:t>Ruimtelijk</w:t>
      </w:r>
      <w:r w:rsidR="006B2CE6">
        <w:t xml:space="preserve"> referentiesysteem</w:t>
      </w:r>
      <w:ins w:id="4359" w:author="pjanssen" w:date="2015-11-09T23:20:00Z">
        <w:r w:rsidR="00283BD6">
          <w:t>.</w:t>
        </w:r>
      </w:ins>
      <w:bookmarkEnd w:id="4358"/>
    </w:p>
    <w:p w:rsidR="00C77FC2" w:rsidDel="008A21E1" w:rsidRDefault="00C77FC2" w:rsidP="00E62DE5">
      <w:pPr>
        <w:rPr>
          <w:del w:id="4360" w:author="pjanssen" w:date="2015-11-09T23:08:00Z"/>
        </w:rPr>
      </w:pPr>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B20C85" w:rsidP="00B20C85">
      <w:r w:rsidRPr="00C77FC2">
        <w:t>ETRS89 + EVRF2000 : 7409 (hoogte in meters tov EVRF2000 (=NAP)</w:t>
      </w:r>
      <w:r>
        <w:t>.</w:t>
      </w:r>
    </w:p>
    <w:p w:rsidR="00B20C85" w:rsidRPr="00C77FC2" w:rsidRDefault="00B20C85" w:rsidP="00B20C85">
      <w:r>
        <w:t>Zie voor meer detail hoofdstuk 6 van INSPIRE_Dataspcifications_US_v3.0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4361" w:name="_Toc434956140"/>
      <w:r>
        <w:t>Levering</w:t>
      </w:r>
      <w:bookmarkEnd w:id="4361"/>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4362" w:name="_Toc434956141"/>
      <w:r>
        <w:t>Leveringsmedium</w:t>
      </w:r>
      <w:ins w:id="4363" w:author="pjanssen" w:date="2015-11-09T23:20:00Z">
        <w:r w:rsidR="006C0D48">
          <w:t>.</w:t>
        </w:r>
      </w:ins>
      <w:bookmarkEnd w:id="4362"/>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4364" w:name="_Toc434956142"/>
      <w:r>
        <w:t>Formaten (encodings)</w:t>
      </w:r>
      <w:ins w:id="4365" w:author="pjanssen" w:date="2015-11-09T23:20:00Z">
        <w:r w:rsidR="006C0D48">
          <w:t>.</w:t>
        </w:r>
      </w:ins>
      <w:bookmarkEnd w:id="4364"/>
    </w:p>
    <w:p w:rsidR="00576E1A" w:rsidRDefault="00C34B62" w:rsidP="00B626FD">
      <w:pPr>
        <w:rPr>
          <w:ins w:id="4366" w:author="pjanssen" w:date="2015-11-10T12:21:00Z"/>
        </w:rPr>
      </w:pPr>
      <w:r>
        <w:t>Het format waarin data worden geleverd is GML 3.2.1. Voor IMKL2015</w:t>
      </w:r>
      <w:r w:rsidR="003C4C73">
        <w:t xml:space="preserve"> wordt een GML applicatieschema gemaakt. </w:t>
      </w:r>
      <w:del w:id="4367" w:author="pjanssen" w:date="2015-11-10T12:21:00Z">
        <w:r w:rsidR="003C4C73" w:rsidDel="001D3ADF">
          <w:delText>Voor deze versie van de specificaties is dat nog niet gedaan.</w:delText>
        </w:r>
        <w:r w:rsidR="00AE3F47" w:rsidDel="001D3ADF">
          <w:delText xml:space="preserve"> </w:delText>
        </w:r>
      </w:del>
      <w:r w:rsidR="00AE3F47">
        <w:t>Datasets van utiliteitsnetten die conform deze specificatie zijn gemaakt moeten foutloos valideren tegen het IMKL2015 applicatieschema.</w:t>
      </w:r>
    </w:p>
    <w:p w:rsidR="001D3ADF" w:rsidRDefault="001D3ADF" w:rsidP="00B626FD">
      <w:pPr>
        <w:rPr>
          <w:ins w:id="4368" w:author="pjanssen" w:date="2015-11-10T12:21:00Z"/>
        </w:rPr>
      </w:pPr>
    </w:p>
    <w:p w:rsidR="001D3ADF" w:rsidRDefault="001D3ADF" w:rsidP="00B626FD">
      <w:pPr>
        <w:rPr>
          <w:ins w:id="4369" w:author="pjanssen" w:date="2015-11-10T12:21:00Z"/>
        </w:rPr>
      </w:pPr>
      <w:ins w:id="4370" w:author="pjanssen" w:date="2015-11-10T12:21:00Z">
        <w:r>
          <w:t>Het IMKL2015 UML is toegepast in 4 profielen. Voor elk van die is er een GML applicatieschema gemaakt.</w:t>
        </w:r>
      </w:ins>
      <w:ins w:id="4371" w:author="pjanssen" w:date="2015-11-10T12:27:00Z">
        <w:r>
          <w:t xml:space="preserve"> Er zijn nu twee profielen beschikbaar.</w:t>
        </w:r>
      </w:ins>
    </w:p>
    <w:p w:rsidR="001D3ADF" w:rsidRDefault="001D3ADF" w:rsidP="00B626FD">
      <w:pPr>
        <w:rPr>
          <w:ins w:id="4372" w:author="pjanssen" w:date="2015-11-10T12:22:00Z"/>
        </w:rPr>
      </w:pPr>
    </w:p>
    <w:p w:rsidR="001D3ADF" w:rsidRDefault="001D3ADF" w:rsidP="00B626FD">
      <w:pPr>
        <w:rPr>
          <w:ins w:id="4373" w:author="pjanssen" w:date="2015-11-10T12:22:00Z"/>
        </w:rPr>
      </w:pPr>
      <w:ins w:id="4374" w:author="pjanssen" w:date="2015-11-10T12:22:00Z">
        <w:r>
          <w:t xml:space="preserve">WION profiel: </w:t>
        </w:r>
      </w:ins>
      <w:ins w:id="4375" w:author="pjanssen" w:date="2015-11-10T12:21:00Z">
        <w:r w:rsidRPr="001D3ADF">
          <w:t>IMKL2015-wion.xsd</w:t>
        </w:r>
      </w:ins>
    </w:p>
    <w:p w:rsidR="001D3ADF" w:rsidRDefault="001D3ADF" w:rsidP="00B626FD">
      <w:pPr>
        <w:rPr>
          <w:ins w:id="4376" w:author="pjanssen" w:date="2015-11-10T12:27:00Z"/>
        </w:rPr>
      </w:pPr>
      <w:ins w:id="4377" w:author="pjanssen" w:date="2015-11-10T12:22:00Z">
        <w:r>
          <w:t xml:space="preserve">Risicoregister profiel: </w:t>
        </w:r>
        <w:r w:rsidRPr="001D3ADF">
          <w:t>IMKL2015-rrb.xsd</w:t>
        </w:r>
      </w:ins>
    </w:p>
    <w:p w:rsidR="001D3ADF" w:rsidRDefault="001D3ADF" w:rsidP="00B626FD">
      <w:pPr>
        <w:rPr>
          <w:ins w:id="4378" w:author="pjanssen" w:date="2015-11-10T12:27:00Z"/>
        </w:rPr>
      </w:pPr>
      <w:ins w:id="4379" w:author="pjanssen" w:date="2015-11-10T12:27:00Z">
        <w:r>
          <w:t>Stedelijkwater profiel: in ontwikkeling</w:t>
        </w:r>
      </w:ins>
    </w:p>
    <w:p w:rsidR="001D3ADF" w:rsidRDefault="001D3ADF" w:rsidP="00B626FD">
      <w:pPr>
        <w:rPr>
          <w:ins w:id="4380" w:author="pjanssen" w:date="2015-11-10T12:23:00Z"/>
        </w:rPr>
      </w:pPr>
      <w:ins w:id="4381" w:author="pjanssen" w:date="2015-11-10T12:27:00Z">
        <w:r>
          <w:t>EC</w:t>
        </w:r>
      </w:ins>
      <w:ins w:id="4382" w:author="pjanssen" w:date="2015-11-10T12:28:00Z">
        <w:r w:rsidR="00E51DFC">
          <w:t>6</w:t>
        </w:r>
      </w:ins>
      <w:ins w:id="4383" w:author="pjanssen" w:date="2015-11-10T12:27:00Z">
        <w:r>
          <w:t>1 profiel: in</w:t>
        </w:r>
      </w:ins>
      <w:ins w:id="4384" w:author="pjanssen" w:date="2015-11-10T12:28:00Z">
        <w:r>
          <w:t xml:space="preserve"> </w:t>
        </w:r>
      </w:ins>
      <w:ins w:id="4385" w:author="pjanssen" w:date="2015-11-10T12:27:00Z">
        <w:r>
          <w:t>ontwikkeling</w:t>
        </w:r>
      </w:ins>
    </w:p>
    <w:p w:rsidR="001D3ADF" w:rsidRDefault="001D3ADF" w:rsidP="00B626FD">
      <w:pPr>
        <w:rPr>
          <w:ins w:id="4386" w:author="pjanssen" w:date="2015-11-10T12:23:00Z"/>
        </w:rPr>
      </w:pPr>
    </w:p>
    <w:p w:rsidR="001D3ADF" w:rsidRPr="004E2E87" w:rsidRDefault="00636176" w:rsidP="00B626FD">
      <w:pPr>
        <w:rPr>
          <w:ins w:id="4387" w:author="pjanssen" w:date="2015-11-10T12:23:00Z"/>
          <w:highlight w:val="yellow"/>
          <w:rPrChange w:id="4388" w:author="pjanssen" w:date="2015-11-10T18:25:00Z">
            <w:rPr>
              <w:ins w:id="4389" w:author="pjanssen" w:date="2015-11-10T12:23:00Z"/>
            </w:rPr>
          </w:rPrChange>
        </w:rPr>
      </w:pPr>
      <w:ins w:id="4390" w:author="pjanssen" w:date="2015-11-10T12:23:00Z">
        <w:r w:rsidRPr="00636176">
          <w:rPr>
            <w:highlight w:val="yellow"/>
            <w:rPrChange w:id="4391" w:author="pjanssen" w:date="2015-11-10T18:25:00Z">
              <w:rPr>
                <w:color w:val="0000FF"/>
                <w:u w:val="single"/>
              </w:rPr>
            </w:rPrChange>
          </w:rPr>
          <w:t>Waardelijsten van het type codeList zijn toegepast in RDF.</w:t>
        </w:r>
      </w:ins>
    </w:p>
    <w:p w:rsidR="001D3ADF" w:rsidRDefault="00636176" w:rsidP="00B626FD">
      <w:pPr>
        <w:rPr>
          <w:ins w:id="4392" w:author="pjanssen" w:date="2015-11-10T12:23:00Z"/>
        </w:rPr>
      </w:pPr>
      <w:ins w:id="4393" w:author="pjanssen" w:date="2015-11-10T12:26:00Z">
        <w:r w:rsidRPr="00636176">
          <w:rPr>
            <w:highlight w:val="yellow"/>
            <w:rPrChange w:id="4394" w:author="pjanssen" w:date="2015-11-10T18:25:00Z">
              <w:rPr>
                <w:color w:val="0000FF"/>
                <w:u w:val="single"/>
              </w:rPr>
            </w:rPrChange>
          </w:rPr>
          <w:t>IMKL2015.rdf</w:t>
        </w:r>
      </w:ins>
    </w:p>
    <w:p w:rsidR="001D3ADF" w:rsidRDefault="001D3ADF" w:rsidP="00B626FD">
      <w:pPr>
        <w:rPr>
          <w:ins w:id="4395" w:author="pjanssen" w:date="2015-11-10T12:23:00Z"/>
        </w:rPr>
      </w:pPr>
    </w:p>
    <w:p w:rsidR="001D3ADF" w:rsidRDefault="001D3ADF" w:rsidP="00B626FD">
      <w:pPr>
        <w:rPr>
          <w:ins w:id="4396" w:author="pjanssen" w:date="2015-11-10T12:22:00Z"/>
        </w:rPr>
      </w:pPr>
    </w:p>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4397" w:name="_Toc434956143"/>
      <w:r>
        <w:t>Visualisatie</w:t>
      </w:r>
      <w:bookmarkEnd w:id="4397"/>
    </w:p>
    <w:p w:rsidR="0065371C" w:rsidRPr="0065371C" w:rsidRDefault="00EE28D0" w:rsidP="0065371C">
      <w:del w:id="4398" w:author="pjanssen" w:date="2015-06-18T16:21:00Z">
        <w:r w:rsidDel="009C2C92">
          <w:delText>D</w:delText>
        </w:r>
        <w:r w:rsidR="001E38A5" w:rsidDel="009C2C92">
          <w:delText xml:space="preserve">it hoofdstuk </w:delText>
        </w:r>
        <w:r w:rsidDel="009C2C92">
          <w:delText>beschrijft d</w:delText>
        </w:r>
        <w:r w:rsidR="001E38A5" w:rsidDel="009C2C92">
          <w:delText xml:space="preserve">e verschillende visualisaties </w:delText>
        </w:r>
        <w:r w:rsidDel="009C2C92">
          <w:delText>van</w:delText>
        </w:r>
        <w:r w:rsidR="001E38A5" w:rsidDel="009C2C92">
          <w:delText xml:space="preserve"> dit data product.</w:delText>
        </w:r>
        <w:r w:rsidR="0065371C" w:rsidDel="009C2C92">
          <w:delText xml:space="preserve"> </w:delText>
        </w:r>
        <w:r w:rsidR="006F2CE2" w:rsidRPr="006F2CE2" w:rsidDel="009C2C92">
          <w:rPr>
            <w:b/>
            <w:highlight w:val="yellow"/>
          </w:rPr>
          <w:delText>NOG niet ingevuld voor deze versie.</w:delText>
        </w:r>
      </w:del>
      <w:ins w:id="4399" w:author="pjanssen" w:date="2015-06-18T16:21:00Z">
        <w:r w:rsidR="009C2C92">
          <w:t>Opgenomen in apart document</w:t>
        </w:r>
      </w:ins>
      <w:ins w:id="4400" w:author="pjanssen" w:date="2015-06-18T16:22:00Z">
        <w:r w:rsidR="002C6666">
          <w:t xml:space="preserve">: </w:t>
        </w:r>
        <w:r w:rsidR="00636176" w:rsidRPr="00636176">
          <w:rPr>
            <w:rPrChange w:id="4401" w:author="pjanssen" w:date="2015-11-10T12:29:00Z">
              <w:rPr>
                <w:color w:val="0000FF"/>
                <w:u w:val="single"/>
              </w:rPr>
            </w:rPrChange>
          </w:rPr>
          <w:t>Handreiking visualisatie – IMKL2015</w:t>
        </w:r>
        <w:r w:rsidR="002C6666">
          <w:t>,  versie 0.</w:t>
        </w:r>
      </w:ins>
      <w:ins w:id="4402" w:author="pjanssen" w:date="2015-11-10T12:29:00Z">
        <w:r w:rsidR="00E51DFC">
          <w:t>9</w:t>
        </w:r>
      </w:ins>
    </w:p>
    <w:p w:rsidR="00576E1A" w:rsidDel="009C2C92" w:rsidRDefault="00D372E2" w:rsidP="00576E1A">
      <w:pPr>
        <w:pStyle w:val="Paragraaftitel"/>
        <w:spacing w:line="240" w:lineRule="atLeast"/>
        <w:rPr>
          <w:del w:id="4403" w:author="pjanssen" w:date="2015-06-18T16:21:00Z"/>
        </w:rPr>
      </w:pPr>
      <w:del w:id="4404" w:author="pjanssen" w:date="2015-06-18T16:21:00Z">
        <w:r w:rsidDel="009C2C92">
          <w:delText>Laag soorten</w:delText>
        </w:r>
      </w:del>
    </w:p>
    <w:p w:rsidR="00576E1A" w:rsidDel="009C2C92" w:rsidRDefault="00D372E2" w:rsidP="00576E1A">
      <w:pPr>
        <w:rPr>
          <w:del w:id="4405" w:author="pjanssen" w:date="2015-06-18T16:21:00Z"/>
        </w:rPr>
      </w:pPr>
      <w:del w:id="4406" w:author="pjanssen" w:date="2015-06-18T16:21:00Z">
        <w:r w:rsidDel="009C2C92">
          <w:delText xml:space="preserve">Lagen voor dit data product. </w:delText>
        </w:r>
      </w:del>
    </w:p>
    <w:p w:rsidR="00D372E2" w:rsidDel="009C2C92" w:rsidRDefault="00D372E2" w:rsidP="00576E1A">
      <w:pPr>
        <w:rPr>
          <w:del w:id="4407" w:author="pjanssen" w:date="2015-06-18T16:21: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9"/>
        <w:gridCol w:w="2219"/>
        <w:gridCol w:w="2220"/>
        <w:gridCol w:w="2220"/>
      </w:tblGrid>
      <w:tr w:rsidR="00D372E2" w:rsidRPr="00EF7ACF" w:rsidDel="009C2C92" w:rsidTr="00D372E2">
        <w:trPr>
          <w:del w:id="4408" w:author="pjanssen" w:date="2015-06-18T16:21:00Z"/>
        </w:trPr>
        <w:tc>
          <w:tcPr>
            <w:tcW w:w="1250" w:type="pct"/>
          </w:tcPr>
          <w:p w:rsidR="00D372E2" w:rsidRPr="00EF7ACF" w:rsidDel="009C2C92" w:rsidRDefault="00D372E2" w:rsidP="00EE28D0">
            <w:pPr>
              <w:keepNext/>
              <w:spacing w:before="60" w:after="60"/>
              <w:jc w:val="left"/>
              <w:rPr>
                <w:del w:id="4409" w:author="pjanssen" w:date="2015-06-18T16:21:00Z"/>
                <w:rFonts w:cs="Arial"/>
                <w:b/>
              </w:rPr>
            </w:pPr>
            <w:del w:id="4410" w:author="pjanssen" w:date="2015-06-18T16:21:00Z">
              <w:r w:rsidRPr="00EF7ACF" w:rsidDel="009C2C92">
                <w:rPr>
                  <w:rFonts w:cs="Arial"/>
                  <w:b/>
                </w:rPr>
                <w:delText>Laag Type</w:delText>
              </w:r>
            </w:del>
          </w:p>
        </w:tc>
        <w:tc>
          <w:tcPr>
            <w:tcW w:w="1250" w:type="pct"/>
          </w:tcPr>
          <w:p w:rsidR="00D372E2" w:rsidRPr="00EF7ACF" w:rsidDel="009C2C92" w:rsidRDefault="00D372E2" w:rsidP="00EE28D0">
            <w:pPr>
              <w:keepNext/>
              <w:spacing w:before="60" w:after="60"/>
              <w:jc w:val="left"/>
              <w:rPr>
                <w:del w:id="4411" w:author="pjanssen" w:date="2015-06-18T16:21:00Z"/>
                <w:rFonts w:cs="Arial"/>
                <w:b/>
              </w:rPr>
            </w:pPr>
            <w:del w:id="4412" w:author="pjanssen" w:date="2015-06-18T16:21:00Z">
              <w:r w:rsidDel="009C2C92">
                <w:rPr>
                  <w:rFonts w:cs="Arial"/>
                  <w:b/>
                </w:rPr>
                <w:delText>Laag</w:delText>
              </w:r>
              <w:r w:rsidRPr="00EF7ACF" w:rsidDel="009C2C92">
                <w:rPr>
                  <w:rFonts w:cs="Arial"/>
                  <w:b/>
                </w:rPr>
                <w:delText xml:space="preserve"> Titel</w:delText>
              </w:r>
            </w:del>
          </w:p>
        </w:tc>
        <w:tc>
          <w:tcPr>
            <w:tcW w:w="1250" w:type="pct"/>
          </w:tcPr>
          <w:p w:rsidR="00D372E2" w:rsidRPr="00EF7ACF" w:rsidDel="009C2C92" w:rsidRDefault="00D372E2" w:rsidP="00EE28D0">
            <w:pPr>
              <w:keepNext/>
              <w:spacing w:before="60" w:after="60"/>
              <w:jc w:val="left"/>
              <w:rPr>
                <w:del w:id="4413" w:author="pjanssen" w:date="2015-06-18T16:21:00Z"/>
                <w:rFonts w:cs="Arial"/>
                <w:b/>
                <w:i/>
                <w:caps/>
              </w:rPr>
            </w:pPr>
            <w:del w:id="4414" w:author="pjanssen" w:date="2015-06-18T16:21:00Z">
              <w:r w:rsidDel="009C2C92">
                <w:rPr>
                  <w:rFonts w:cs="Arial"/>
                  <w:b/>
                </w:rPr>
                <w:delText>Ruimtelijk</w:delText>
              </w:r>
              <w:r w:rsidRPr="00EF7ACF" w:rsidDel="009C2C92">
                <w:rPr>
                  <w:rFonts w:cs="Arial"/>
                  <w:b/>
                </w:rPr>
                <w:delText xml:space="preserve"> object type(</w:delText>
              </w:r>
              <w:r w:rsidDel="009C2C92">
                <w:rPr>
                  <w:rFonts w:cs="Arial"/>
                  <w:b/>
                </w:rPr>
                <w:delText>n</w:delText>
              </w:r>
              <w:r w:rsidRPr="00EF7ACF" w:rsidDel="009C2C92">
                <w:rPr>
                  <w:rFonts w:cs="Arial"/>
                  <w:b/>
                </w:rPr>
                <w:delText>)</w:delText>
              </w:r>
            </w:del>
          </w:p>
        </w:tc>
        <w:tc>
          <w:tcPr>
            <w:tcW w:w="1250" w:type="pct"/>
          </w:tcPr>
          <w:p w:rsidR="00D372E2" w:rsidRPr="00EF7ACF" w:rsidDel="009C2C92" w:rsidRDefault="00D372E2" w:rsidP="00EE28D0">
            <w:pPr>
              <w:keepNext/>
              <w:spacing w:before="60" w:after="60"/>
              <w:jc w:val="left"/>
              <w:rPr>
                <w:del w:id="4415" w:author="pjanssen" w:date="2015-06-18T16:21:00Z"/>
                <w:rFonts w:cs="Arial"/>
                <w:b/>
              </w:rPr>
            </w:pPr>
            <w:del w:id="4416" w:author="pjanssen" w:date="2015-06-18T16:21:00Z">
              <w:r w:rsidDel="009C2C92">
                <w:rPr>
                  <w:rFonts w:cs="Arial"/>
                  <w:b/>
                </w:rPr>
                <w:delText>Sleutelwoorden</w:delText>
              </w:r>
            </w:del>
          </w:p>
        </w:tc>
      </w:tr>
      <w:tr w:rsidR="00D372E2" w:rsidRPr="00EF7ACF" w:rsidDel="009C2C92" w:rsidTr="00D372E2">
        <w:trPr>
          <w:del w:id="4417" w:author="pjanssen" w:date="2015-06-18T16:21:00Z"/>
        </w:trPr>
        <w:tc>
          <w:tcPr>
            <w:tcW w:w="1250" w:type="pct"/>
          </w:tcPr>
          <w:p w:rsidR="00D372E2" w:rsidRPr="00D372E2" w:rsidDel="009C2C92" w:rsidRDefault="00D372E2" w:rsidP="00EE28D0">
            <w:pPr>
              <w:jc w:val="left"/>
              <w:rPr>
                <w:del w:id="4418" w:author="pjanssen" w:date="2015-06-18T16:21:00Z"/>
                <w:color w:val="0000FF"/>
              </w:rPr>
            </w:pPr>
            <w:del w:id="4419" w:author="pjanssen" w:date="2015-06-18T16:21:00Z">
              <w:r w:rsidRPr="00D372E2" w:rsidDel="009C2C92">
                <w:rPr>
                  <w:color w:val="0000FF"/>
                </w:rPr>
                <w:delText>&lt;Naam t.b.v. gebruik in applicaties&gt;</w:delText>
              </w:r>
            </w:del>
          </w:p>
          <w:p w:rsidR="00D372E2" w:rsidRPr="00D372E2" w:rsidDel="009C2C92" w:rsidRDefault="00D372E2" w:rsidP="00EE28D0">
            <w:pPr>
              <w:jc w:val="left"/>
              <w:rPr>
                <w:del w:id="4420" w:author="pjanssen" w:date="2015-06-18T16:21:00Z"/>
                <w:i/>
                <w:color w:val="0000FF"/>
              </w:rPr>
            </w:pPr>
          </w:p>
          <w:p w:rsidR="00D372E2" w:rsidDel="009C2C92" w:rsidRDefault="00D372E2" w:rsidP="00EE28D0">
            <w:pPr>
              <w:jc w:val="left"/>
              <w:rPr>
                <w:del w:id="4421" w:author="pjanssen" w:date="2015-06-18T16:21:00Z"/>
                <w:i/>
                <w:color w:val="0000FF"/>
              </w:rPr>
            </w:pPr>
          </w:p>
          <w:p w:rsidR="00D372E2" w:rsidDel="009C2C92" w:rsidRDefault="00D372E2" w:rsidP="00EE28D0">
            <w:pPr>
              <w:jc w:val="left"/>
              <w:rPr>
                <w:del w:id="4422" w:author="pjanssen" w:date="2015-06-18T16:21:00Z"/>
                <w:i/>
                <w:color w:val="0000FF"/>
              </w:rPr>
            </w:pPr>
          </w:p>
          <w:p w:rsidR="00D372E2" w:rsidRPr="00D372E2" w:rsidDel="009C2C92" w:rsidRDefault="00D372E2" w:rsidP="00EE28D0">
            <w:pPr>
              <w:jc w:val="left"/>
              <w:rPr>
                <w:del w:id="4423" w:author="pjanssen" w:date="2015-06-18T16:21:00Z"/>
                <w:color w:val="0000FF"/>
              </w:rPr>
            </w:pPr>
            <w:del w:id="4424" w:author="pjanssen" w:date="2015-06-18T16:21:00Z">
              <w:r w:rsidRPr="00D372E2" w:rsidDel="009C2C92">
                <w:rPr>
                  <w:i/>
                  <w:color w:val="0000FF"/>
                </w:rPr>
                <w:delText>Naam voor intern gebruik.</w:delText>
              </w:r>
              <w:r w:rsidRPr="00D372E2" w:rsidDel="009C2C92">
                <w:rPr>
                  <w:rStyle w:val="Instruction"/>
                  <w:color w:val="0000FF"/>
                </w:rPr>
                <w:delText xml:space="preserve"> Samenvoeging van het INSPIRE theme, een punt, en de naam van het ruimtelijk object type in UpperCamelCase, bijvoorbeeld., "Geology.GeologicUnits"</w:delText>
              </w:r>
            </w:del>
          </w:p>
        </w:tc>
        <w:tc>
          <w:tcPr>
            <w:tcW w:w="1250" w:type="pct"/>
          </w:tcPr>
          <w:p w:rsidR="00D372E2" w:rsidRPr="00D372E2" w:rsidDel="009C2C92" w:rsidRDefault="00D372E2" w:rsidP="00EE28D0">
            <w:pPr>
              <w:jc w:val="left"/>
              <w:rPr>
                <w:del w:id="4425" w:author="pjanssen" w:date="2015-06-18T16:21:00Z"/>
                <w:color w:val="0000FF"/>
              </w:rPr>
            </w:pPr>
            <w:del w:id="4426" w:author="pjanssen" w:date="2015-06-18T16:21:00Z">
              <w:r w:rsidRPr="00D372E2" w:rsidDel="009C2C92">
                <w:rPr>
                  <w:color w:val="0000FF"/>
                </w:rPr>
                <w:delText>&lt;Titel laag&gt;</w:delText>
              </w:r>
            </w:del>
          </w:p>
          <w:p w:rsidR="00D372E2" w:rsidRPr="00D372E2" w:rsidDel="009C2C92" w:rsidRDefault="00D372E2" w:rsidP="00EE28D0">
            <w:pPr>
              <w:jc w:val="left"/>
              <w:rPr>
                <w:del w:id="4427" w:author="pjanssen" w:date="2015-06-18T16:21:00Z"/>
                <w:color w:val="0000FF"/>
              </w:rPr>
            </w:pPr>
          </w:p>
          <w:p w:rsidR="00D372E2" w:rsidRPr="00D372E2" w:rsidDel="009C2C92" w:rsidRDefault="00D372E2" w:rsidP="00EE28D0">
            <w:pPr>
              <w:jc w:val="left"/>
              <w:rPr>
                <w:del w:id="4428" w:author="pjanssen" w:date="2015-06-18T16:21:00Z"/>
                <w:color w:val="0000FF"/>
              </w:rPr>
            </w:pPr>
          </w:p>
          <w:p w:rsidR="00D372E2" w:rsidDel="009C2C92" w:rsidRDefault="00D372E2" w:rsidP="00EE28D0">
            <w:pPr>
              <w:jc w:val="left"/>
              <w:rPr>
                <w:del w:id="4429" w:author="pjanssen" w:date="2015-06-18T16:21:00Z"/>
                <w:i/>
                <w:color w:val="0000FF"/>
              </w:rPr>
            </w:pPr>
          </w:p>
          <w:p w:rsidR="00D372E2" w:rsidDel="009C2C92" w:rsidRDefault="00D372E2" w:rsidP="00EE28D0">
            <w:pPr>
              <w:jc w:val="left"/>
              <w:rPr>
                <w:del w:id="4430" w:author="pjanssen" w:date="2015-06-18T16:21:00Z"/>
                <w:i/>
                <w:color w:val="0000FF"/>
              </w:rPr>
            </w:pPr>
          </w:p>
          <w:p w:rsidR="00D372E2" w:rsidRPr="00D372E2" w:rsidDel="009C2C92" w:rsidRDefault="00D372E2" w:rsidP="00EE28D0">
            <w:pPr>
              <w:jc w:val="left"/>
              <w:rPr>
                <w:del w:id="4431" w:author="pjanssen" w:date="2015-06-18T16:21:00Z"/>
                <w:i/>
                <w:color w:val="0000FF"/>
              </w:rPr>
            </w:pPr>
            <w:del w:id="4432" w:author="pjanssen" w:date="2015-06-18T16:21:00Z">
              <w:r w:rsidRPr="00D372E2" w:rsidDel="009C2C92">
                <w:rPr>
                  <w:i/>
                  <w:color w:val="0000FF"/>
                </w:rPr>
                <w:delText>Deze laag verschijnt in de user interface en wordt getoond aan eindgebruikers</w:delText>
              </w:r>
            </w:del>
          </w:p>
          <w:p w:rsidR="00EE28D0" w:rsidDel="009C2C92" w:rsidRDefault="00D372E2" w:rsidP="00EE28D0">
            <w:pPr>
              <w:jc w:val="left"/>
              <w:rPr>
                <w:del w:id="4433" w:author="pjanssen" w:date="2015-06-18T16:21:00Z"/>
                <w:rStyle w:val="Instruction"/>
                <w:color w:val="0000FF"/>
              </w:rPr>
            </w:pPr>
            <w:del w:id="4434" w:author="pjanssen" w:date="2015-06-18T16:21:00Z">
              <w:r w:rsidRPr="00D372E2" w:rsidDel="009C2C92">
                <w:rPr>
                  <w:rStyle w:val="Instruction"/>
                  <w:color w:val="0000FF"/>
                </w:rPr>
                <w:delText>In principe de leesbare naam van het ruimtelijk object type zoals gespecificeerd in de INSPIRE Feature Concept Dictionary</w:delText>
              </w:r>
            </w:del>
          </w:p>
          <w:p w:rsidR="00D372E2" w:rsidRPr="00D372E2" w:rsidDel="009C2C92" w:rsidRDefault="00D372E2" w:rsidP="00EE28D0">
            <w:pPr>
              <w:jc w:val="left"/>
              <w:rPr>
                <w:del w:id="4435" w:author="pjanssen" w:date="2015-06-18T16:21:00Z"/>
                <w:color w:val="0000FF"/>
              </w:rPr>
            </w:pPr>
            <w:del w:id="4436" w:author="pjanssen" w:date="2015-06-18T16:21:00Z">
              <w:r w:rsidRPr="00D372E2" w:rsidDel="009C2C92">
                <w:rPr>
                  <w:rStyle w:val="Verwijzingopmerking"/>
                  <w:vanish/>
                  <w:color w:val="0000FF"/>
                </w:rPr>
                <w:delText xml:space="preserve"> </w:delText>
              </w:r>
            </w:del>
          </w:p>
        </w:tc>
        <w:tc>
          <w:tcPr>
            <w:tcW w:w="1250" w:type="pct"/>
          </w:tcPr>
          <w:p w:rsidR="00D372E2" w:rsidRPr="00D372E2" w:rsidDel="009C2C92" w:rsidRDefault="00D372E2" w:rsidP="00EE28D0">
            <w:pPr>
              <w:jc w:val="left"/>
              <w:rPr>
                <w:del w:id="4437" w:author="pjanssen" w:date="2015-06-18T16:21:00Z"/>
                <w:color w:val="0000FF"/>
              </w:rPr>
            </w:pPr>
            <w:del w:id="4438" w:author="pjanssen" w:date="2015-06-18T16:21:00Z">
              <w:r w:rsidRPr="00D372E2" w:rsidDel="009C2C92">
                <w:rPr>
                  <w:color w:val="0000FF"/>
                </w:rPr>
                <w:delText>&lt;ruimtelijk object type(n) of andere beschrijving van de inhoud van de laag &gt;</w:delText>
              </w:r>
            </w:del>
          </w:p>
          <w:p w:rsidR="00D372E2" w:rsidRPr="00D372E2" w:rsidDel="009C2C92" w:rsidRDefault="00D372E2" w:rsidP="00EE28D0">
            <w:pPr>
              <w:jc w:val="left"/>
              <w:rPr>
                <w:del w:id="4439" w:author="pjanssen" w:date="2015-06-18T16:21:00Z"/>
                <w:color w:val="0000FF"/>
              </w:rPr>
            </w:pPr>
          </w:p>
          <w:p w:rsidR="00D372E2" w:rsidRPr="002C6666" w:rsidDel="009C2C92" w:rsidRDefault="00636176" w:rsidP="00EE28D0">
            <w:pPr>
              <w:keepNext/>
              <w:numPr>
                <w:ilvl w:val="1"/>
                <w:numId w:val="16"/>
              </w:numPr>
              <w:spacing w:before="240" w:after="240"/>
              <w:jc w:val="left"/>
              <w:rPr>
                <w:del w:id="4440" w:author="pjanssen" w:date="2015-06-18T16:21:00Z"/>
                <w:i/>
                <w:color w:val="0000FF"/>
                <w:rPrChange w:id="4441" w:author="pjanssen" w:date="2015-06-18T16:22:00Z">
                  <w:rPr>
                    <w:del w:id="4442" w:author="pjanssen" w:date="2015-06-18T16:21:00Z"/>
                    <w:i/>
                    <w:color w:val="0000FF"/>
                    <w:lang w:val="en-US"/>
                  </w:rPr>
                </w:rPrChange>
              </w:rPr>
            </w:pPr>
            <w:del w:id="4443" w:author="pjanssen" w:date="2015-06-18T16:21:00Z">
              <w:r w:rsidRPr="00636176">
                <w:rPr>
                  <w:i/>
                  <w:color w:val="0000FF"/>
                  <w:rPrChange w:id="4444" w:author="pjanssen" w:date="2015-06-18T16:22:00Z">
                    <w:rPr>
                      <w:i/>
                      <w:color w:val="0000FF"/>
                      <w:u w:val="single"/>
                      <w:lang w:val="en-US"/>
                    </w:rPr>
                  </w:rPrChange>
                </w:rPr>
                <w:delText>E</w:delText>
              </w:r>
              <w:r w:rsidRPr="00636176">
                <w:rPr>
                  <w:rFonts w:cs="Arial"/>
                  <w:i/>
                  <w:color w:val="0000FF"/>
                  <w:rPrChange w:id="4445" w:author="pjanssen" w:date="2015-06-18T16:22:00Z">
                    <w:rPr>
                      <w:rFonts w:cs="Arial"/>
                      <w:i/>
                      <w:color w:val="0000FF"/>
                      <w:u w:val="single"/>
                      <w:lang w:val="en-US"/>
                    </w:rPr>
                  </w:rPrChange>
                </w:rPr>
                <w:delText>é</w:delText>
              </w:r>
              <w:r w:rsidRPr="00636176">
                <w:rPr>
                  <w:i/>
                  <w:color w:val="0000FF"/>
                  <w:rPrChange w:id="4446" w:author="pjanssen" w:date="2015-06-18T16:22:00Z">
                    <w:rPr>
                      <w:i/>
                      <w:color w:val="0000FF"/>
                      <w:u w:val="single"/>
                      <w:lang w:val="en-US"/>
                    </w:rPr>
                  </w:rPrChange>
                </w:rPr>
                <w:delText>n laag per spatial object type</w:delText>
              </w:r>
            </w:del>
          </w:p>
          <w:p w:rsidR="00D372E2" w:rsidRPr="002C6666" w:rsidDel="009C2C92" w:rsidRDefault="00D372E2" w:rsidP="00EE28D0">
            <w:pPr>
              <w:jc w:val="left"/>
              <w:rPr>
                <w:del w:id="4447" w:author="pjanssen" w:date="2015-06-18T16:21:00Z"/>
                <w:i/>
                <w:caps/>
                <w:color w:val="0000FF"/>
                <w:rPrChange w:id="4448" w:author="pjanssen" w:date="2015-06-18T16:22:00Z">
                  <w:rPr>
                    <w:del w:id="4449" w:author="pjanssen" w:date="2015-06-18T16:21:00Z"/>
                    <w:i/>
                    <w:caps/>
                    <w:color w:val="0000FF"/>
                    <w:lang w:val="en-US"/>
                  </w:rPr>
                </w:rPrChange>
              </w:rPr>
            </w:pPr>
          </w:p>
        </w:tc>
        <w:tc>
          <w:tcPr>
            <w:tcW w:w="1250" w:type="pct"/>
          </w:tcPr>
          <w:p w:rsidR="00D372E2" w:rsidRPr="00D372E2" w:rsidDel="009C2C92" w:rsidRDefault="00D372E2" w:rsidP="00EE28D0">
            <w:pPr>
              <w:jc w:val="left"/>
              <w:rPr>
                <w:del w:id="4450" w:author="pjanssen" w:date="2015-06-18T16:21:00Z"/>
                <w:color w:val="0000FF"/>
              </w:rPr>
            </w:pPr>
            <w:del w:id="4451" w:author="pjanssen" w:date="2015-06-18T16:21:00Z">
              <w:r w:rsidRPr="00D372E2" w:rsidDel="009C2C92">
                <w:rPr>
                  <w:color w:val="0000FF"/>
                </w:rPr>
                <w:delText>&lt;Sleutelwoorden&gt;</w:delText>
              </w:r>
            </w:del>
          </w:p>
          <w:p w:rsidR="00D372E2" w:rsidRPr="00D372E2" w:rsidDel="009C2C92" w:rsidRDefault="00D372E2" w:rsidP="00EE28D0">
            <w:pPr>
              <w:jc w:val="left"/>
              <w:rPr>
                <w:del w:id="4452" w:author="pjanssen" w:date="2015-06-18T16:21:00Z"/>
                <w:color w:val="0000FF"/>
              </w:rPr>
            </w:pPr>
          </w:p>
          <w:p w:rsidR="00D372E2" w:rsidRPr="00D372E2" w:rsidDel="009C2C92" w:rsidRDefault="00D372E2" w:rsidP="00EE28D0">
            <w:pPr>
              <w:jc w:val="left"/>
              <w:rPr>
                <w:del w:id="4453" w:author="pjanssen" w:date="2015-06-18T16:21:00Z"/>
                <w:color w:val="0000FF"/>
              </w:rPr>
            </w:pPr>
          </w:p>
          <w:p w:rsidR="00D372E2" w:rsidRPr="00D372E2" w:rsidDel="009C2C92" w:rsidRDefault="00D372E2" w:rsidP="00EE28D0">
            <w:pPr>
              <w:jc w:val="left"/>
              <w:rPr>
                <w:del w:id="4454" w:author="pjanssen" w:date="2015-06-18T16:21:00Z"/>
                <w:color w:val="0000FF"/>
              </w:rPr>
            </w:pPr>
          </w:p>
          <w:p w:rsidR="00D372E2" w:rsidDel="009C2C92" w:rsidRDefault="00D372E2" w:rsidP="00EE28D0">
            <w:pPr>
              <w:jc w:val="left"/>
              <w:rPr>
                <w:del w:id="4455" w:author="pjanssen" w:date="2015-06-18T16:21:00Z"/>
                <w:rStyle w:val="Instruction"/>
                <w:color w:val="0000FF"/>
              </w:rPr>
            </w:pPr>
          </w:p>
          <w:p w:rsidR="00D372E2" w:rsidRPr="00D372E2" w:rsidDel="009C2C92" w:rsidRDefault="00D372E2" w:rsidP="00EE28D0">
            <w:pPr>
              <w:jc w:val="left"/>
              <w:rPr>
                <w:del w:id="4456" w:author="pjanssen" w:date="2015-06-18T16:21:00Z"/>
                <w:color w:val="0000FF"/>
              </w:rPr>
            </w:pPr>
            <w:del w:id="4457" w:author="pjanssen" w:date="2015-06-18T16:21:00Z">
              <w:r w:rsidRPr="00D372E2" w:rsidDel="009C2C92">
                <w:rPr>
                  <w:rStyle w:val="Instruction"/>
                  <w:color w:val="0000FF"/>
                </w:rPr>
                <w:delText>Komma-gescheiden lijst van keywords. Deze kunnen worden gebruikt voor de ondersteuning van zoekmachines.Default is geen keyword.</w:delText>
              </w:r>
            </w:del>
          </w:p>
        </w:tc>
      </w:tr>
    </w:tbl>
    <w:p w:rsidR="00D372E2" w:rsidDel="009C2C92" w:rsidRDefault="00D372E2" w:rsidP="00576E1A">
      <w:pPr>
        <w:rPr>
          <w:del w:id="4458" w:author="pjanssen" w:date="2015-06-18T16:21:00Z"/>
        </w:rPr>
      </w:pPr>
    </w:p>
    <w:p w:rsidR="00576E1A" w:rsidDel="009C2C92" w:rsidRDefault="00D372E2" w:rsidP="00576E1A">
      <w:pPr>
        <w:pStyle w:val="Paragraaftitel"/>
        <w:spacing w:line="240" w:lineRule="atLeast"/>
        <w:rPr>
          <w:del w:id="4459" w:author="pjanssen" w:date="2015-06-18T16:21:00Z"/>
        </w:rPr>
      </w:pPr>
      <w:del w:id="4460" w:author="pjanssen" w:date="2015-06-18T16:21:00Z">
        <w:r w:rsidDel="009C2C92">
          <w:delText>Default stijlen</w:delText>
        </w:r>
      </w:del>
    </w:p>
    <w:p w:rsidR="00D372E2" w:rsidDel="009C2C92" w:rsidRDefault="00D372E2" w:rsidP="00D372E2">
      <w:pPr>
        <w:rPr>
          <w:del w:id="4461" w:author="pjanssen" w:date="2015-06-18T16:21:00Z"/>
        </w:rPr>
      </w:pPr>
      <w:del w:id="4462" w:author="pjanssen" w:date="2015-06-18T16:21:00Z">
        <w:r w:rsidRPr="00D372E2" w:rsidDel="009C2C92">
          <w:delText>Beschrijft de standaard weergave (stijl) van lagen. Het betreft aspecten als gebruik van kleuren, arceringen en symbologie maar ook schaalbereik van lagen</w:delText>
        </w:r>
        <w:r w:rsidDel="009C2C92">
          <w:delText>.</w:delText>
        </w:r>
      </w:del>
    </w:p>
    <w:p w:rsidR="00D372E2" w:rsidDel="009C2C92" w:rsidRDefault="00D372E2" w:rsidP="00D372E2">
      <w:pPr>
        <w:rPr>
          <w:del w:id="4463" w:author="pjanssen" w:date="2015-06-18T16:21: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86"/>
        <w:gridCol w:w="1336"/>
        <w:gridCol w:w="5856"/>
      </w:tblGrid>
      <w:tr w:rsidR="00D372E2" w:rsidRPr="00EF7ACF" w:rsidDel="009C2C92" w:rsidTr="00D372E2">
        <w:trPr>
          <w:del w:id="4464" w:author="pjanssen" w:date="2015-06-18T16:21:00Z"/>
        </w:trPr>
        <w:tc>
          <w:tcPr>
            <w:tcW w:w="833" w:type="pct"/>
          </w:tcPr>
          <w:p w:rsidR="00D372E2" w:rsidRPr="00EF7ACF" w:rsidDel="009C2C92" w:rsidRDefault="00D372E2" w:rsidP="00EE28D0">
            <w:pPr>
              <w:keepNext/>
              <w:spacing w:before="60" w:after="60"/>
              <w:jc w:val="left"/>
              <w:rPr>
                <w:del w:id="4465" w:author="pjanssen" w:date="2015-06-18T16:21:00Z"/>
                <w:rFonts w:cs="Arial"/>
                <w:b/>
              </w:rPr>
            </w:pPr>
            <w:del w:id="4466" w:author="pjanssen" w:date="2015-06-18T16:21:00Z">
              <w:r w:rsidDel="009C2C92">
                <w:rPr>
                  <w:rFonts w:cs="Arial"/>
                  <w:b/>
                </w:rPr>
                <w:delText xml:space="preserve">Laag </w:delText>
              </w:r>
              <w:r w:rsidRPr="00EF7ACF" w:rsidDel="009C2C92">
                <w:rPr>
                  <w:rFonts w:cs="Arial"/>
                  <w:b/>
                </w:rPr>
                <w:delText xml:space="preserve"> Type</w:delText>
              </w:r>
            </w:del>
          </w:p>
        </w:tc>
        <w:tc>
          <w:tcPr>
            <w:tcW w:w="4167" w:type="pct"/>
            <w:gridSpan w:val="2"/>
          </w:tcPr>
          <w:p w:rsidR="00D372E2" w:rsidRPr="00EF7ACF" w:rsidDel="009C2C92" w:rsidRDefault="00D372E2" w:rsidP="00EE28D0">
            <w:pPr>
              <w:keepNext/>
              <w:spacing w:before="60" w:after="60"/>
              <w:jc w:val="left"/>
              <w:rPr>
                <w:del w:id="4467" w:author="pjanssen" w:date="2015-06-18T16:21:00Z"/>
                <w:rFonts w:cs="Arial"/>
                <w:b/>
                <w:i/>
                <w:caps/>
              </w:rPr>
            </w:pPr>
            <w:del w:id="4468" w:author="pjanssen" w:date="2015-06-18T16:21:00Z">
              <w:r w:rsidRPr="00EF7ACF" w:rsidDel="009C2C92">
                <w:rPr>
                  <w:rFonts w:cs="Arial"/>
                  <w:b/>
                </w:rPr>
                <w:delText>Default Style</w:delText>
              </w:r>
            </w:del>
          </w:p>
        </w:tc>
      </w:tr>
      <w:tr w:rsidR="00D372E2" w:rsidRPr="00EF7ACF" w:rsidDel="009C2C92" w:rsidTr="00D372E2">
        <w:trPr>
          <w:del w:id="4469" w:author="pjanssen" w:date="2015-06-18T16:21:00Z"/>
        </w:trPr>
        <w:tc>
          <w:tcPr>
            <w:tcW w:w="833" w:type="pct"/>
            <w:vMerge w:val="restart"/>
          </w:tcPr>
          <w:p w:rsidR="00D372E2" w:rsidRPr="001E38A5" w:rsidDel="009C2C92" w:rsidRDefault="00D372E2" w:rsidP="00EE28D0">
            <w:pPr>
              <w:jc w:val="left"/>
              <w:rPr>
                <w:del w:id="4470" w:author="pjanssen" w:date="2015-06-18T16:21:00Z"/>
                <w:rFonts w:cs="Arial"/>
                <w:i/>
                <w:color w:val="0000FF"/>
              </w:rPr>
            </w:pPr>
            <w:del w:id="4471" w:author="pjanssen" w:date="2015-06-18T16:21:00Z">
              <w:r w:rsidRPr="001E38A5" w:rsidDel="009C2C92">
                <w:rPr>
                  <w:rFonts w:cs="Arial"/>
                  <w:i/>
                  <w:color w:val="0000FF"/>
                </w:rPr>
                <w:delText>&lt;Laagnaam zoals gebruikt door applicaties om de lag te benaderen &gt;</w:delText>
              </w:r>
            </w:del>
          </w:p>
          <w:p w:rsidR="00D372E2" w:rsidRPr="001E38A5" w:rsidDel="009C2C92" w:rsidRDefault="00D372E2" w:rsidP="00EE28D0">
            <w:pPr>
              <w:jc w:val="left"/>
              <w:rPr>
                <w:del w:id="4472" w:author="pjanssen" w:date="2015-06-18T16:21:00Z"/>
                <w:rFonts w:cs="Arial"/>
                <w:i/>
                <w:color w:val="0000FF"/>
              </w:rPr>
            </w:pPr>
          </w:p>
          <w:p w:rsidR="00D372E2" w:rsidRPr="001E38A5" w:rsidDel="009C2C92" w:rsidRDefault="00D372E2" w:rsidP="00EE28D0">
            <w:pPr>
              <w:jc w:val="left"/>
              <w:rPr>
                <w:del w:id="4473" w:author="pjanssen" w:date="2015-06-18T16:21:00Z"/>
                <w:rStyle w:val="Instruction"/>
                <w:rFonts w:cs="Arial"/>
                <w:color w:val="0000FF"/>
              </w:rPr>
            </w:pPr>
            <w:del w:id="4474" w:author="pjanssen" w:date="2015-06-18T16:21:00Z">
              <w:r w:rsidRPr="001E38A5" w:rsidDel="009C2C92">
                <w:rPr>
                  <w:rFonts w:cs="Arial"/>
                  <w:i/>
                  <w:color w:val="0000FF"/>
                </w:rPr>
                <w:delText xml:space="preserve">Benoem de aspecten rechts voor iedere lag Maak voor iedere laag zoals benoemd in </w:delText>
              </w:r>
              <w:r w:rsidR="00636176" w:rsidDel="009C2C92">
                <w:fldChar w:fldCharType="begin"/>
              </w:r>
              <w:r w:rsidR="000F60DE" w:rsidDel="009C2C92">
                <w:delInstrText xml:space="preserve"> REF _Ref251694830 \r \h  \* MERGEFORMAT </w:delInstrText>
              </w:r>
              <w:r w:rsidR="00636176" w:rsidDel="009C2C92">
                <w:fldChar w:fldCharType="separate"/>
              </w:r>
              <w:r w:rsidR="00F84DD5" w:rsidDel="009C2C92">
                <w:rPr>
                  <w:b/>
                  <w:bCs/>
                </w:rPr>
                <w:delText xml:space="preserve">Fout! Verwijzingsbron </w:delText>
              </w:r>
              <w:r w:rsidR="00F84DD5" w:rsidDel="009C2C92">
                <w:rPr>
                  <w:b/>
                  <w:bCs/>
                </w:rPr>
                <w:lastRenderedPageBreak/>
                <w:delText>niet gevonden.</w:delText>
              </w:r>
              <w:r w:rsidR="00636176" w:rsidDel="009C2C92">
                <w:fldChar w:fldCharType="end"/>
              </w:r>
            </w:del>
          </w:p>
          <w:p w:rsidR="00D372E2" w:rsidRPr="001E38A5" w:rsidDel="009C2C92" w:rsidRDefault="00D372E2" w:rsidP="00EE28D0">
            <w:pPr>
              <w:jc w:val="left"/>
              <w:rPr>
                <w:del w:id="4475" w:author="pjanssen" w:date="2015-06-18T16:21:00Z"/>
                <w:rFonts w:cs="Arial"/>
                <w:color w:val="0000FF"/>
                <w:highlight w:val="yellow"/>
              </w:rPr>
            </w:pPr>
          </w:p>
        </w:tc>
        <w:tc>
          <w:tcPr>
            <w:tcW w:w="767" w:type="pct"/>
          </w:tcPr>
          <w:p w:rsidR="00D372E2" w:rsidRPr="001E38A5" w:rsidDel="009C2C92" w:rsidRDefault="00D372E2" w:rsidP="00EE28D0">
            <w:pPr>
              <w:jc w:val="left"/>
              <w:rPr>
                <w:del w:id="4476" w:author="pjanssen" w:date="2015-06-18T16:21:00Z"/>
                <w:rFonts w:cs="Arial"/>
                <w:i/>
                <w:caps/>
              </w:rPr>
            </w:pPr>
            <w:del w:id="4477" w:author="pjanssen" w:date="2015-06-18T16:21:00Z">
              <w:r w:rsidRPr="001E38A5" w:rsidDel="009C2C92">
                <w:rPr>
                  <w:rFonts w:cs="Arial"/>
                  <w:lang w:eastAsia="fr-FR"/>
                </w:rPr>
                <w:lastRenderedPageBreak/>
                <w:delText>Naam</w:delText>
              </w:r>
            </w:del>
          </w:p>
        </w:tc>
        <w:tc>
          <w:tcPr>
            <w:tcW w:w="3400" w:type="pct"/>
          </w:tcPr>
          <w:p w:rsidR="00D372E2" w:rsidRPr="001E38A5" w:rsidDel="009C2C92" w:rsidRDefault="00D372E2" w:rsidP="00EE28D0">
            <w:pPr>
              <w:jc w:val="left"/>
              <w:rPr>
                <w:del w:id="4478" w:author="pjanssen" w:date="2015-06-18T16:21:00Z"/>
                <w:rFonts w:cs="Arial"/>
                <w:color w:val="0000FF"/>
              </w:rPr>
            </w:pPr>
            <w:del w:id="4479" w:author="pjanssen" w:date="2015-06-18T16:21:00Z">
              <w:r w:rsidRPr="001E38A5" w:rsidDel="009C2C92">
                <w:rPr>
                  <w:rFonts w:cs="Arial"/>
                  <w:color w:val="0000FF"/>
                </w:rPr>
                <w:delText>&lt;Naam van de stijl, zoals gebruikt door applicaties&gt;</w:delText>
              </w:r>
            </w:del>
          </w:p>
          <w:p w:rsidR="00D372E2" w:rsidRPr="001E38A5" w:rsidDel="009C2C92" w:rsidRDefault="00D372E2" w:rsidP="00EE28D0">
            <w:pPr>
              <w:jc w:val="left"/>
              <w:rPr>
                <w:del w:id="4480" w:author="pjanssen" w:date="2015-06-18T16:21:00Z"/>
                <w:rFonts w:cs="Arial"/>
                <w:caps/>
                <w:color w:val="0000FF"/>
              </w:rPr>
            </w:pPr>
          </w:p>
        </w:tc>
      </w:tr>
      <w:tr w:rsidR="00D372E2" w:rsidRPr="00EF7ACF" w:rsidDel="009C2C92" w:rsidTr="00D372E2">
        <w:trPr>
          <w:del w:id="4481" w:author="pjanssen" w:date="2015-06-18T16:21:00Z"/>
        </w:trPr>
        <w:tc>
          <w:tcPr>
            <w:tcW w:w="833" w:type="pct"/>
            <w:vMerge/>
          </w:tcPr>
          <w:p w:rsidR="00D372E2" w:rsidRPr="001E38A5" w:rsidDel="009C2C92" w:rsidRDefault="00D372E2" w:rsidP="00EE28D0">
            <w:pPr>
              <w:jc w:val="left"/>
              <w:rPr>
                <w:del w:id="4482" w:author="pjanssen" w:date="2015-06-18T16:21:00Z"/>
                <w:rFonts w:cs="Arial"/>
                <w:color w:val="FF0000"/>
              </w:rPr>
            </w:pPr>
          </w:p>
        </w:tc>
        <w:tc>
          <w:tcPr>
            <w:tcW w:w="767" w:type="pct"/>
          </w:tcPr>
          <w:p w:rsidR="00D372E2" w:rsidRPr="001E38A5" w:rsidDel="009C2C92" w:rsidRDefault="00D372E2" w:rsidP="00EE28D0">
            <w:pPr>
              <w:jc w:val="left"/>
              <w:rPr>
                <w:del w:id="4483" w:author="pjanssen" w:date="2015-06-18T16:21:00Z"/>
                <w:rFonts w:cs="Arial"/>
                <w:lang w:eastAsia="fr-FR"/>
              </w:rPr>
            </w:pPr>
            <w:del w:id="4484" w:author="pjanssen" w:date="2015-06-18T16:21:00Z">
              <w:r w:rsidRPr="001E38A5" w:rsidDel="009C2C92">
                <w:rPr>
                  <w:rFonts w:cs="Arial"/>
                  <w:lang w:eastAsia="fr-FR"/>
                </w:rPr>
                <w:delText>Titel</w:delText>
              </w:r>
            </w:del>
          </w:p>
        </w:tc>
        <w:tc>
          <w:tcPr>
            <w:tcW w:w="3400" w:type="pct"/>
          </w:tcPr>
          <w:p w:rsidR="00D372E2" w:rsidRPr="002C6666" w:rsidDel="009C2C92" w:rsidRDefault="00636176" w:rsidP="00EE28D0">
            <w:pPr>
              <w:jc w:val="left"/>
              <w:rPr>
                <w:del w:id="4485" w:author="pjanssen" w:date="2015-06-18T16:21:00Z"/>
                <w:rFonts w:cs="Arial"/>
                <w:color w:val="0000FF"/>
                <w:rPrChange w:id="4486" w:author="pjanssen" w:date="2015-06-18T16:22:00Z">
                  <w:rPr>
                    <w:del w:id="4487" w:author="pjanssen" w:date="2015-06-18T16:21:00Z"/>
                    <w:rFonts w:cs="Arial"/>
                    <w:color w:val="0000FF"/>
                    <w:lang w:val="en-US"/>
                  </w:rPr>
                </w:rPrChange>
              </w:rPr>
            </w:pPr>
            <w:del w:id="4488" w:author="pjanssen" w:date="2015-06-18T16:21:00Z">
              <w:r w:rsidRPr="00636176">
                <w:rPr>
                  <w:rFonts w:cs="Arial"/>
                  <w:color w:val="0000FF"/>
                  <w:rPrChange w:id="4489" w:author="pjanssen" w:date="2015-06-18T16:22:00Z">
                    <w:rPr>
                      <w:rFonts w:cs="Arial"/>
                      <w:color w:val="0000FF"/>
                      <w:u w:val="single"/>
                      <w:lang w:val="en-US"/>
                    </w:rPr>
                  </w:rPrChange>
                </w:rPr>
                <w:delText>&lt;Titel van de stijl&gt;</w:delText>
              </w:r>
            </w:del>
          </w:p>
          <w:p w:rsidR="00D372E2" w:rsidRPr="002C6666" w:rsidDel="009C2C92" w:rsidRDefault="00D372E2" w:rsidP="00EE28D0">
            <w:pPr>
              <w:jc w:val="left"/>
              <w:rPr>
                <w:del w:id="4490" w:author="pjanssen" w:date="2015-06-18T16:21:00Z"/>
                <w:rFonts w:cs="Arial"/>
                <w:color w:val="0000FF"/>
                <w:rPrChange w:id="4491" w:author="pjanssen" w:date="2015-06-18T16:22:00Z">
                  <w:rPr>
                    <w:del w:id="4492" w:author="pjanssen" w:date="2015-06-18T16:21:00Z"/>
                    <w:rFonts w:cs="Arial"/>
                    <w:color w:val="0000FF"/>
                    <w:lang w:val="en-US"/>
                  </w:rPr>
                </w:rPrChange>
              </w:rPr>
            </w:pPr>
          </w:p>
        </w:tc>
      </w:tr>
      <w:tr w:rsidR="00D372E2" w:rsidRPr="00EF7ACF" w:rsidDel="009C2C92" w:rsidTr="00D372E2">
        <w:trPr>
          <w:del w:id="4493" w:author="pjanssen" w:date="2015-06-18T16:21:00Z"/>
        </w:trPr>
        <w:tc>
          <w:tcPr>
            <w:tcW w:w="833" w:type="pct"/>
            <w:vMerge/>
          </w:tcPr>
          <w:p w:rsidR="00D372E2" w:rsidRPr="002C6666" w:rsidDel="009C2C92" w:rsidRDefault="00D372E2" w:rsidP="00EE28D0">
            <w:pPr>
              <w:jc w:val="left"/>
              <w:rPr>
                <w:del w:id="4494" w:author="pjanssen" w:date="2015-06-18T16:21:00Z"/>
                <w:rFonts w:cs="Arial"/>
                <w:color w:val="FF0000"/>
                <w:rPrChange w:id="4495" w:author="pjanssen" w:date="2015-06-18T16:22:00Z">
                  <w:rPr>
                    <w:del w:id="4496" w:author="pjanssen" w:date="2015-06-18T16:21:00Z"/>
                    <w:rFonts w:cs="Arial"/>
                    <w:color w:val="FF0000"/>
                    <w:lang w:val="en-US"/>
                  </w:rPr>
                </w:rPrChange>
              </w:rPr>
            </w:pPr>
          </w:p>
        </w:tc>
        <w:tc>
          <w:tcPr>
            <w:tcW w:w="767" w:type="pct"/>
          </w:tcPr>
          <w:p w:rsidR="00D372E2" w:rsidRPr="001E38A5" w:rsidDel="009C2C92" w:rsidRDefault="00D372E2" w:rsidP="00EE28D0">
            <w:pPr>
              <w:jc w:val="left"/>
              <w:rPr>
                <w:del w:id="4497" w:author="pjanssen" w:date="2015-06-18T16:21:00Z"/>
                <w:rFonts w:cs="Arial"/>
                <w:lang w:eastAsia="fr-FR"/>
              </w:rPr>
            </w:pPr>
            <w:del w:id="4498" w:author="pjanssen" w:date="2015-06-18T16:21:00Z">
              <w:r w:rsidRPr="001E38A5" w:rsidDel="009C2C92">
                <w:rPr>
                  <w:rFonts w:cs="Arial"/>
                  <w:lang w:eastAsia="fr-FR"/>
                </w:rPr>
                <w:delText>Samenvatting</w:delText>
              </w:r>
            </w:del>
          </w:p>
        </w:tc>
        <w:tc>
          <w:tcPr>
            <w:tcW w:w="3400" w:type="pct"/>
          </w:tcPr>
          <w:p w:rsidR="00D372E2" w:rsidRPr="001E38A5" w:rsidDel="009C2C92" w:rsidRDefault="00D372E2" w:rsidP="00EE28D0">
            <w:pPr>
              <w:jc w:val="left"/>
              <w:rPr>
                <w:del w:id="4499" w:author="pjanssen" w:date="2015-06-18T16:21:00Z"/>
                <w:rFonts w:cs="Arial"/>
                <w:color w:val="0000FF"/>
              </w:rPr>
            </w:pPr>
            <w:del w:id="4500" w:author="pjanssen" w:date="2015-06-18T16:21:00Z">
              <w:r w:rsidRPr="001E38A5" w:rsidDel="009C2C92">
                <w:rPr>
                  <w:rFonts w:cs="Arial"/>
                  <w:color w:val="0000FF"/>
                </w:rPr>
                <w:delText>&lt;Beschrijving van de stijl in woorden&gt;</w:delText>
              </w:r>
            </w:del>
          </w:p>
          <w:p w:rsidR="00D372E2" w:rsidRPr="001E38A5" w:rsidDel="009C2C92" w:rsidRDefault="00D372E2" w:rsidP="00EE28D0">
            <w:pPr>
              <w:jc w:val="left"/>
              <w:rPr>
                <w:del w:id="4501" w:author="pjanssen" w:date="2015-06-18T16:21:00Z"/>
                <w:rFonts w:cs="Arial"/>
                <w:color w:val="0000FF"/>
              </w:rPr>
            </w:pPr>
          </w:p>
        </w:tc>
      </w:tr>
      <w:tr w:rsidR="00D372E2" w:rsidRPr="00EF7ACF" w:rsidDel="009C2C92" w:rsidTr="00D372E2">
        <w:trPr>
          <w:del w:id="4502" w:author="pjanssen" w:date="2015-06-18T16:21:00Z"/>
        </w:trPr>
        <w:tc>
          <w:tcPr>
            <w:tcW w:w="833" w:type="pct"/>
            <w:vMerge/>
          </w:tcPr>
          <w:p w:rsidR="00D372E2" w:rsidRPr="001E38A5" w:rsidDel="009C2C92" w:rsidRDefault="00D372E2" w:rsidP="00EE28D0">
            <w:pPr>
              <w:jc w:val="left"/>
              <w:rPr>
                <w:del w:id="4503" w:author="pjanssen" w:date="2015-06-18T16:21:00Z"/>
                <w:rFonts w:cs="Arial"/>
                <w:color w:val="FF0000"/>
              </w:rPr>
            </w:pPr>
          </w:p>
        </w:tc>
        <w:tc>
          <w:tcPr>
            <w:tcW w:w="767" w:type="pct"/>
          </w:tcPr>
          <w:p w:rsidR="00D372E2" w:rsidRPr="001E38A5" w:rsidDel="009C2C92" w:rsidRDefault="00D372E2" w:rsidP="00EE28D0">
            <w:pPr>
              <w:jc w:val="left"/>
              <w:rPr>
                <w:del w:id="4504" w:author="pjanssen" w:date="2015-06-18T16:21:00Z"/>
                <w:rFonts w:cs="Arial"/>
                <w:lang w:eastAsia="fr-FR"/>
              </w:rPr>
            </w:pPr>
            <w:del w:id="4505" w:author="pjanssen" w:date="2015-06-18T16:21:00Z">
              <w:r w:rsidRPr="001E38A5" w:rsidDel="009C2C92">
                <w:rPr>
                  <w:rFonts w:cs="Arial"/>
                  <w:lang w:eastAsia="fr-FR"/>
                </w:rPr>
                <w:delText>Symbologie</w:delText>
              </w:r>
            </w:del>
          </w:p>
        </w:tc>
        <w:tc>
          <w:tcPr>
            <w:tcW w:w="3400" w:type="pct"/>
          </w:tcPr>
          <w:p w:rsidR="00D372E2" w:rsidRPr="001E38A5" w:rsidDel="009C2C92" w:rsidRDefault="00D372E2" w:rsidP="00EE28D0">
            <w:pPr>
              <w:jc w:val="left"/>
              <w:rPr>
                <w:del w:id="4506" w:author="pjanssen" w:date="2015-06-18T16:21:00Z"/>
                <w:rFonts w:cs="Arial"/>
                <w:i/>
                <w:color w:val="0000FF"/>
              </w:rPr>
            </w:pPr>
            <w:del w:id="4507" w:author="pjanssen" w:date="2015-06-18T16:21:00Z">
              <w:r w:rsidRPr="001E38A5" w:rsidDel="009C2C92">
                <w:rPr>
                  <w:rFonts w:cs="Arial"/>
                  <w:i/>
                  <w:color w:val="0000FF"/>
                </w:rPr>
                <w:delText>Beschrijving van de symbologie en classificatie van de laag conform de OpenGIS Symbology Encoding Implementation Specification, versie 1.1.0.</w:delText>
              </w:r>
            </w:del>
          </w:p>
          <w:p w:rsidR="00D372E2" w:rsidRPr="001E38A5" w:rsidDel="009C2C92" w:rsidRDefault="00D372E2" w:rsidP="00EE28D0">
            <w:pPr>
              <w:jc w:val="left"/>
              <w:rPr>
                <w:del w:id="4508" w:author="pjanssen" w:date="2015-06-18T16:21:00Z"/>
                <w:rFonts w:cs="Arial"/>
                <w:i/>
                <w:color w:val="0000FF"/>
              </w:rPr>
            </w:pPr>
          </w:p>
          <w:p w:rsidR="00D372E2" w:rsidRPr="001E38A5" w:rsidDel="009C2C92" w:rsidRDefault="00D372E2" w:rsidP="00EE28D0">
            <w:pPr>
              <w:jc w:val="left"/>
              <w:rPr>
                <w:del w:id="4509" w:author="pjanssen" w:date="2015-06-18T16:21:00Z"/>
                <w:rFonts w:cs="Arial"/>
                <w:i/>
                <w:color w:val="0000FF"/>
              </w:rPr>
            </w:pPr>
          </w:p>
          <w:p w:rsidR="00D372E2" w:rsidRPr="001E38A5" w:rsidDel="009C2C92" w:rsidRDefault="00D372E2" w:rsidP="00EE28D0">
            <w:pPr>
              <w:jc w:val="left"/>
              <w:rPr>
                <w:del w:id="4510" w:author="pjanssen" w:date="2015-06-18T16:21:00Z"/>
                <w:rFonts w:cs="Arial"/>
                <w:i/>
                <w:color w:val="0000FF"/>
              </w:rPr>
            </w:pPr>
          </w:p>
        </w:tc>
      </w:tr>
      <w:tr w:rsidR="00D372E2" w:rsidRPr="00EF7ACF" w:rsidDel="009C2C92" w:rsidTr="00D372E2">
        <w:trPr>
          <w:del w:id="4511" w:author="pjanssen" w:date="2015-06-18T16:21:00Z"/>
        </w:trPr>
        <w:tc>
          <w:tcPr>
            <w:tcW w:w="833" w:type="pct"/>
            <w:vMerge/>
          </w:tcPr>
          <w:p w:rsidR="00D372E2" w:rsidRPr="001E38A5" w:rsidDel="009C2C92" w:rsidRDefault="00D372E2" w:rsidP="00EE28D0">
            <w:pPr>
              <w:jc w:val="left"/>
              <w:rPr>
                <w:del w:id="4512" w:author="pjanssen" w:date="2015-06-18T16:21:00Z"/>
                <w:rFonts w:cs="Arial"/>
                <w:color w:val="FF0000"/>
                <w:highlight w:val="yellow"/>
              </w:rPr>
            </w:pPr>
          </w:p>
        </w:tc>
        <w:tc>
          <w:tcPr>
            <w:tcW w:w="767" w:type="pct"/>
          </w:tcPr>
          <w:p w:rsidR="00D372E2" w:rsidRPr="002C6666" w:rsidDel="009C2C92" w:rsidRDefault="00636176" w:rsidP="00EE28D0">
            <w:pPr>
              <w:jc w:val="left"/>
              <w:rPr>
                <w:del w:id="4513" w:author="pjanssen" w:date="2015-06-18T16:21:00Z"/>
                <w:rFonts w:cs="Arial"/>
                <w:highlight w:val="yellow"/>
                <w:lang w:eastAsia="fr-FR"/>
                <w:rPrChange w:id="4514" w:author="pjanssen" w:date="2015-06-18T16:22:00Z">
                  <w:rPr>
                    <w:del w:id="4515" w:author="pjanssen" w:date="2015-06-18T16:21:00Z"/>
                    <w:rFonts w:cs="Arial"/>
                    <w:highlight w:val="yellow"/>
                    <w:lang w:val="en-US" w:eastAsia="fr-FR"/>
                  </w:rPr>
                </w:rPrChange>
              </w:rPr>
            </w:pPr>
            <w:del w:id="4516" w:author="pjanssen" w:date="2015-06-18T16:21:00Z">
              <w:r w:rsidRPr="00636176">
                <w:rPr>
                  <w:rFonts w:cs="Arial"/>
                  <w:lang w:eastAsia="fr-FR"/>
                  <w:rPrChange w:id="4517" w:author="pjanssen" w:date="2015-06-18T16:22:00Z">
                    <w:rPr>
                      <w:rFonts w:cs="Arial"/>
                      <w:color w:val="0000FF"/>
                      <w:u w:val="single"/>
                      <w:lang w:val="en-US" w:eastAsia="fr-FR"/>
                    </w:rPr>
                  </w:rPrChange>
                </w:rPr>
                <w:delText xml:space="preserve">Minimum &amp; </w:delText>
              </w:r>
              <w:r w:rsidRPr="00636176">
                <w:rPr>
                  <w:rFonts w:cs="Arial"/>
                  <w:lang w:eastAsia="fr-FR"/>
                  <w:rPrChange w:id="4518" w:author="pjanssen" w:date="2015-06-18T16:22:00Z">
                    <w:rPr>
                      <w:rFonts w:cs="Arial"/>
                      <w:color w:val="0000FF"/>
                      <w:u w:val="single"/>
                      <w:lang w:val="en-US" w:eastAsia="fr-FR"/>
                    </w:rPr>
                  </w:rPrChange>
                </w:rPr>
                <w:lastRenderedPageBreak/>
                <w:delText>maximum schalen (optioneel)</w:delText>
              </w:r>
            </w:del>
          </w:p>
        </w:tc>
        <w:tc>
          <w:tcPr>
            <w:tcW w:w="3400" w:type="pct"/>
          </w:tcPr>
          <w:p w:rsidR="00D372E2" w:rsidRPr="001E38A5" w:rsidDel="009C2C92" w:rsidRDefault="00D372E2" w:rsidP="00EE28D0">
            <w:pPr>
              <w:autoSpaceDE w:val="0"/>
              <w:autoSpaceDN w:val="0"/>
              <w:adjustRightInd w:val="0"/>
              <w:jc w:val="left"/>
              <w:rPr>
                <w:del w:id="4519" w:author="pjanssen" w:date="2015-06-18T16:21:00Z"/>
                <w:rFonts w:cs="Arial"/>
                <w:color w:val="0000FF"/>
                <w:lang w:eastAsia="fr-FR"/>
              </w:rPr>
            </w:pPr>
            <w:del w:id="4520" w:author="pjanssen" w:date="2015-06-18T16:21:00Z">
              <w:r w:rsidRPr="001E38A5" w:rsidDel="009C2C92">
                <w:rPr>
                  <w:rFonts w:cs="Arial"/>
                  <w:color w:val="0000FF"/>
                  <w:lang w:eastAsia="fr-FR"/>
                </w:rPr>
                <w:lastRenderedPageBreak/>
                <w:delText xml:space="preserve">&lt;minimum schaal&gt; - &lt;maximum schaal&gt; </w:delText>
              </w:r>
            </w:del>
          </w:p>
          <w:p w:rsidR="00D372E2" w:rsidRPr="001E38A5" w:rsidDel="009C2C92" w:rsidRDefault="00D372E2" w:rsidP="00EE28D0">
            <w:pPr>
              <w:autoSpaceDE w:val="0"/>
              <w:autoSpaceDN w:val="0"/>
              <w:adjustRightInd w:val="0"/>
              <w:jc w:val="left"/>
              <w:rPr>
                <w:del w:id="4521" w:author="pjanssen" w:date="2015-06-18T16:21:00Z"/>
                <w:rFonts w:cs="Arial"/>
                <w:i/>
                <w:color w:val="0000FF"/>
                <w:lang w:eastAsia="fr-FR"/>
              </w:rPr>
            </w:pPr>
          </w:p>
          <w:p w:rsidR="00D372E2" w:rsidRPr="001E38A5" w:rsidDel="009C2C92" w:rsidRDefault="00D372E2" w:rsidP="00EE28D0">
            <w:pPr>
              <w:jc w:val="left"/>
              <w:rPr>
                <w:del w:id="4522" w:author="pjanssen" w:date="2015-06-18T16:21:00Z"/>
                <w:rStyle w:val="Instruction"/>
                <w:rFonts w:cs="Arial"/>
                <w:color w:val="0000FF"/>
              </w:rPr>
            </w:pPr>
            <w:del w:id="4523" w:author="pjanssen" w:date="2015-06-18T16:21:00Z">
              <w:r w:rsidRPr="001E38A5" w:rsidDel="009C2C92">
                <w:rPr>
                  <w:rStyle w:val="Instruction"/>
                  <w:rFonts w:cs="Arial"/>
                  <w:color w:val="0000FF"/>
                </w:rPr>
                <w:delText>Het schaalbereik waarbinnen de stijl gebruikt dient te worden. Default = geen schaallimiet. Er kunnen meerdere default stijlen worden gedefinieerd voor dezelfde laag; 1 voor iedere schaal range</w:delText>
              </w:r>
            </w:del>
          </w:p>
          <w:p w:rsidR="00D372E2" w:rsidRPr="001E38A5" w:rsidDel="009C2C92" w:rsidRDefault="00D372E2" w:rsidP="00EE28D0">
            <w:pPr>
              <w:jc w:val="left"/>
              <w:rPr>
                <w:del w:id="4524" w:author="pjanssen" w:date="2015-06-18T16:21:00Z"/>
                <w:rStyle w:val="Instruction"/>
                <w:rFonts w:cs="Arial"/>
                <w:color w:val="0000FF"/>
              </w:rPr>
            </w:pPr>
          </w:p>
        </w:tc>
      </w:tr>
    </w:tbl>
    <w:p w:rsidR="00D372E2" w:rsidDel="009C2C92" w:rsidRDefault="00D372E2" w:rsidP="00D372E2">
      <w:pPr>
        <w:rPr>
          <w:del w:id="4525" w:author="pjanssen" w:date="2015-06-18T16:21:00Z"/>
        </w:rPr>
      </w:pPr>
    </w:p>
    <w:p w:rsidR="00D372E2" w:rsidDel="009C2C92" w:rsidRDefault="00D372E2" w:rsidP="00D372E2">
      <w:pPr>
        <w:rPr>
          <w:del w:id="4526" w:author="pjanssen" w:date="2015-06-18T16:21: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79"/>
        <w:gridCol w:w="1362"/>
        <w:gridCol w:w="6037"/>
      </w:tblGrid>
      <w:tr w:rsidR="00D372E2" w:rsidRPr="00EF7ACF" w:rsidDel="009C2C92" w:rsidTr="00D372E2">
        <w:trPr>
          <w:del w:id="4527" w:author="pjanssen" w:date="2015-06-18T16:21:00Z"/>
        </w:trPr>
        <w:tc>
          <w:tcPr>
            <w:tcW w:w="833" w:type="pct"/>
          </w:tcPr>
          <w:p w:rsidR="00D372E2" w:rsidRPr="001E38A5" w:rsidDel="009C2C92" w:rsidRDefault="00D372E2" w:rsidP="00EE28D0">
            <w:pPr>
              <w:keepNext/>
              <w:spacing w:before="60" w:after="60"/>
              <w:jc w:val="left"/>
              <w:rPr>
                <w:del w:id="4528" w:author="pjanssen" w:date="2015-06-18T16:21:00Z"/>
                <w:rFonts w:cs="Arial"/>
                <w:b/>
              </w:rPr>
            </w:pPr>
            <w:del w:id="4529" w:author="pjanssen" w:date="2015-06-18T16:21:00Z">
              <w:r w:rsidRPr="001E38A5" w:rsidDel="009C2C92">
                <w:rPr>
                  <w:rFonts w:cs="Arial"/>
                  <w:b/>
                </w:rPr>
                <w:delText>Layer Type</w:delText>
              </w:r>
            </w:del>
          </w:p>
        </w:tc>
        <w:tc>
          <w:tcPr>
            <w:tcW w:w="4167" w:type="pct"/>
            <w:gridSpan w:val="2"/>
          </w:tcPr>
          <w:p w:rsidR="00D372E2" w:rsidRPr="001E38A5" w:rsidDel="009C2C92" w:rsidRDefault="00D372E2" w:rsidP="00EE28D0">
            <w:pPr>
              <w:keepNext/>
              <w:spacing w:before="60" w:after="60"/>
              <w:jc w:val="left"/>
              <w:rPr>
                <w:del w:id="4530" w:author="pjanssen" w:date="2015-06-18T16:21:00Z"/>
                <w:rFonts w:cs="Arial"/>
                <w:b/>
                <w:i/>
                <w:caps/>
              </w:rPr>
            </w:pPr>
            <w:del w:id="4531" w:author="pjanssen" w:date="2015-06-18T16:21:00Z">
              <w:r w:rsidRPr="001E38A5" w:rsidDel="009C2C92">
                <w:rPr>
                  <w:rFonts w:cs="Arial"/>
                  <w:b/>
                </w:rPr>
                <w:delText>Default Style</w:delText>
              </w:r>
            </w:del>
          </w:p>
        </w:tc>
      </w:tr>
      <w:tr w:rsidR="00D372E2" w:rsidRPr="00EF7ACF" w:rsidDel="009C2C92" w:rsidTr="00D372E2">
        <w:trPr>
          <w:del w:id="4532" w:author="pjanssen" w:date="2015-06-18T16:21:00Z"/>
        </w:trPr>
        <w:tc>
          <w:tcPr>
            <w:tcW w:w="833" w:type="pct"/>
            <w:vMerge w:val="restart"/>
          </w:tcPr>
          <w:p w:rsidR="00D372E2" w:rsidRPr="001E38A5" w:rsidDel="009C2C92" w:rsidRDefault="00D372E2" w:rsidP="00EE28D0">
            <w:pPr>
              <w:jc w:val="left"/>
              <w:rPr>
                <w:del w:id="4533" w:author="pjanssen" w:date="2015-06-18T16:21:00Z"/>
                <w:rFonts w:cs="Arial"/>
                <w:highlight w:val="yellow"/>
              </w:rPr>
            </w:pPr>
          </w:p>
        </w:tc>
        <w:tc>
          <w:tcPr>
            <w:tcW w:w="767" w:type="pct"/>
          </w:tcPr>
          <w:p w:rsidR="00D372E2" w:rsidRPr="001E38A5" w:rsidDel="009C2C92" w:rsidRDefault="00D372E2" w:rsidP="00EE28D0">
            <w:pPr>
              <w:jc w:val="left"/>
              <w:rPr>
                <w:del w:id="4534" w:author="pjanssen" w:date="2015-06-18T16:21:00Z"/>
                <w:rFonts w:cs="Arial"/>
                <w:i/>
                <w:caps/>
              </w:rPr>
            </w:pPr>
            <w:del w:id="4535" w:author="pjanssen" w:date="2015-06-18T16:21:00Z">
              <w:r w:rsidRPr="001E38A5" w:rsidDel="009C2C92">
                <w:rPr>
                  <w:rFonts w:cs="Arial"/>
                  <w:lang w:eastAsia="fr-FR"/>
                </w:rPr>
                <w:delText>Naam</w:delText>
              </w:r>
            </w:del>
          </w:p>
        </w:tc>
        <w:tc>
          <w:tcPr>
            <w:tcW w:w="3400" w:type="pct"/>
          </w:tcPr>
          <w:p w:rsidR="00D372E2" w:rsidRPr="001E38A5" w:rsidDel="009C2C92" w:rsidRDefault="00D372E2" w:rsidP="00EE28D0">
            <w:pPr>
              <w:jc w:val="left"/>
              <w:rPr>
                <w:del w:id="4536" w:author="pjanssen" w:date="2015-06-18T16:21:00Z"/>
                <w:rFonts w:cs="Arial"/>
                <w:i/>
                <w:caps/>
                <w:color w:val="3366FF"/>
              </w:rPr>
            </w:pPr>
          </w:p>
        </w:tc>
      </w:tr>
      <w:tr w:rsidR="00D372E2" w:rsidRPr="00EF7ACF" w:rsidDel="009C2C92" w:rsidTr="00D372E2">
        <w:trPr>
          <w:del w:id="4537" w:author="pjanssen" w:date="2015-06-18T16:21:00Z"/>
        </w:trPr>
        <w:tc>
          <w:tcPr>
            <w:tcW w:w="833" w:type="pct"/>
            <w:vMerge/>
          </w:tcPr>
          <w:p w:rsidR="00D372E2" w:rsidRPr="001E38A5" w:rsidDel="009C2C92" w:rsidRDefault="00D372E2" w:rsidP="00EE28D0">
            <w:pPr>
              <w:jc w:val="left"/>
              <w:rPr>
                <w:del w:id="4538" w:author="pjanssen" w:date="2015-06-18T16:21:00Z"/>
                <w:rFonts w:cs="Arial"/>
                <w:color w:val="FF0000"/>
              </w:rPr>
            </w:pPr>
          </w:p>
        </w:tc>
        <w:tc>
          <w:tcPr>
            <w:tcW w:w="767" w:type="pct"/>
          </w:tcPr>
          <w:p w:rsidR="00D372E2" w:rsidRPr="001E38A5" w:rsidDel="009C2C92" w:rsidRDefault="00D372E2" w:rsidP="00EE28D0">
            <w:pPr>
              <w:jc w:val="left"/>
              <w:rPr>
                <w:del w:id="4539" w:author="pjanssen" w:date="2015-06-18T16:21:00Z"/>
                <w:rFonts w:cs="Arial"/>
                <w:lang w:eastAsia="fr-FR"/>
              </w:rPr>
            </w:pPr>
            <w:del w:id="4540" w:author="pjanssen" w:date="2015-06-18T16:21:00Z">
              <w:r w:rsidRPr="001E38A5" w:rsidDel="009C2C92">
                <w:rPr>
                  <w:rFonts w:cs="Arial"/>
                  <w:lang w:eastAsia="fr-FR"/>
                </w:rPr>
                <w:delText>Titel</w:delText>
              </w:r>
            </w:del>
          </w:p>
        </w:tc>
        <w:tc>
          <w:tcPr>
            <w:tcW w:w="3400" w:type="pct"/>
          </w:tcPr>
          <w:p w:rsidR="00D372E2" w:rsidRPr="002C6666" w:rsidDel="009C2C92" w:rsidRDefault="00D372E2" w:rsidP="00EE28D0">
            <w:pPr>
              <w:jc w:val="left"/>
              <w:rPr>
                <w:del w:id="4541" w:author="pjanssen" w:date="2015-06-18T16:21:00Z"/>
                <w:rFonts w:cs="Arial"/>
                <w:color w:val="FF0000"/>
                <w:rPrChange w:id="4542" w:author="pjanssen" w:date="2015-06-18T16:22:00Z">
                  <w:rPr>
                    <w:del w:id="4543" w:author="pjanssen" w:date="2015-06-18T16:21:00Z"/>
                    <w:rFonts w:cs="Arial"/>
                    <w:color w:val="FF0000"/>
                    <w:lang w:val="en-US"/>
                  </w:rPr>
                </w:rPrChange>
              </w:rPr>
            </w:pPr>
          </w:p>
        </w:tc>
      </w:tr>
      <w:tr w:rsidR="00D372E2" w:rsidRPr="00EF7ACF" w:rsidDel="009C2C92" w:rsidTr="00D372E2">
        <w:trPr>
          <w:del w:id="4544" w:author="pjanssen" w:date="2015-06-18T16:21:00Z"/>
        </w:trPr>
        <w:tc>
          <w:tcPr>
            <w:tcW w:w="833" w:type="pct"/>
            <w:vMerge/>
          </w:tcPr>
          <w:p w:rsidR="00D372E2" w:rsidRPr="002C6666" w:rsidDel="009C2C92" w:rsidRDefault="00D372E2" w:rsidP="00EE28D0">
            <w:pPr>
              <w:jc w:val="left"/>
              <w:rPr>
                <w:del w:id="4545" w:author="pjanssen" w:date="2015-06-18T16:21:00Z"/>
                <w:rFonts w:cs="Arial"/>
                <w:color w:val="FF0000"/>
                <w:rPrChange w:id="4546" w:author="pjanssen" w:date="2015-06-18T16:22:00Z">
                  <w:rPr>
                    <w:del w:id="4547" w:author="pjanssen" w:date="2015-06-18T16:21:00Z"/>
                    <w:rFonts w:cs="Arial"/>
                    <w:color w:val="FF0000"/>
                    <w:lang w:val="en-US"/>
                  </w:rPr>
                </w:rPrChange>
              </w:rPr>
            </w:pPr>
          </w:p>
        </w:tc>
        <w:tc>
          <w:tcPr>
            <w:tcW w:w="767" w:type="pct"/>
          </w:tcPr>
          <w:p w:rsidR="00D372E2" w:rsidRPr="001E38A5" w:rsidDel="009C2C92" w:rsidRDefault="00D372E2" w:rsidP="00EE28D0">
            <w:pPr>
              <w:jc w:val="left"/>
              <w:rPr>
                <w:del w:id="4548" w:author="pjanssen" w:date="2015-06-18T16:21:00Z"/>
                <w:rFonts w:cs="Arial"/>
                <w:lang w:eastAsia="fr-FR"/>
              </w:rPr>
            </w:pPr>
            <w:del w:id="4549" w:author="pjanssen" w:date="2015-06-18T16:21:00Z">
              <w:r w:rsidRPr="001E38A5" w:rsidDel="009C2C92">
                <w:rPr>
                  <w:rFonts w:cs="Arial"/>
                  <w:lang w:eastAsia="fr-FR"/>
                </w:rPr>
                <w:delText>Samenvatting</w:delText>
              </w:r>
            </w:del>
          </w:p>
        </w:tc>
        <w:tc>
          <w:tcPr>
            <w:tcW w:w="3400" w:type="pct"/>
          </w:tcPr>
          <w:p w:rsidR="00D372E2" w:rsidRPr="002C6666" w:rsidDel="009C2C92" w:rsidRDefault="00D372E2" w:rsidP="00EE28D0">
            <w:pPr>
              <w:jc w:val="left"/>
              <w:rPr>
                <w:del w:id="4550" w:author="pjanssen" w:date="2015-06-18T16:21:00Z"/>
                <w:rFonts w:cs="Arial"/>
                <w:color w:val="FF0000"/>
                <w:rPrChange w:id="4551" w:author="pjanssen" w:date="2015-06-18T16:22:00Z">
                  <w:rPr>
                    <w:del w:id="4552" w:author="pjanssen" w:date="2015-06-18T16:21:00Z"/>
                    <w:rFonts w:cs="Arial"/>
                    <w:color w:val="FF0000"/>
                    <w:lang w:val="en-US"/>
                  </w:rPr>
                </w:rPrChange>
              </w:rPr>
            </w:pPr>
          </w:p>
        </w:tc>
      </w:tr>
      <w:tr w:rsidR="00D372E2" w:rsidRPr="00EF7ACF" w:rsidDel="009C2C92" w:rsidTr="00D372E2">
        <w:trPr>
          <w:del w:id="4553" w:author="pjanssen" w:date="2015-06-18T16:21:00Z"/>
        </w:trPr>
        <w:tc>
          <w:tcPr>
            <w:tcW w:w="833" w:type="pct"/>
            <w:vMerge/>
          </w:tcPr>
          <w:p w:rsidR="00D372E2" w:rsidRPr="002C6666" w:rsidDel="009C2C92" w:rsidRDefault="00D372E2" w:rsidP="00EE28D0">
            <w:pPr>
              <w:jc w:val="left"/>
              <w:rPr>
                <w:del w:id="4554" w:author="pjanssen" w:date="2015-06-18T16:21:00Z"/>
                <w:rFonts w:cs="Arial"/>
                <w:color w:val="FF0000"/>
                <w:rPrChange w:id="4555" w:author="pjanssen" w:date="2015-06-18T16:22:00Z">
                  <w:rPr>
                    <w:del w:id="4556" w:author="pjanssen" w:date="2015-06-18T16:21:00Z"/>
                    <w:rFonts w:cs="Arial"/>
                    <w:color w:val="FF0000"/>
                    <w:lang w:val="en-US"/>
                  </w:rPr>
                </w:rPrChange>
              </w:rPr>
            </w:pPr>
          </w:p>
        </w:tc>
        <w:tc>
          <w:tcPr>
            <w:tcW w:w="767" w:type="pct"/>
          </w:tcPr>
          <w:p w:rsidR="00D372E2" w:rsidRPr="001E38A5" w:rsidDel="009C2C92" w:rsidRDefault="00D372E2" w:rsidP="00EE28D0">
            <w:pPr>
              <w:jc w:val="left"/>
              <w:rPr>
                <w:del w:id="4557" w:author="pjanssen" w:date="2015-06-18T16:21:00Z"/>
                <w:rFonts w:cs="Arial"/>
                <w:lang w:eastAsia="fr-FR"/>
              </w:rPr>
            </w:pPr>
            <w:del w:id="4558" w:author="pjanssen" w:date="2015-06-18T16:21:00Z">
              <w:r w:rsidRPr="001E38A5" w:rsidDel="009C2C92">
                <w:rPr>
                  <w:rFonts w:cs="Arial"/>
                  <w:lang w:eastAsia="fr-FR"/>
                </w:rPr>
                <w:delText>Symbologie</w:delText>
              </w:r>
            </w:del>
          </w:p>
        </w:tc>
        <w:tc>
          <w:tcPr>
            <w:tcW w:w="3400" w:type="pct"/>
          </w:tcPr>
          <w:p w:rsidR="00D372E2" w:rsidRPr="001E38A5" w:rsidDel="009C2C92" w:rsidRDefault="00D372E2" w:rsidP="00EE28D0">
            <w:pPr>
              <w:jc w:val="left"/>
              <w:rPr>
                <w:del w:id="4559" w:author="pjanssen" w:date="2015-06-18T16:21:00Z"/>
                <w:rFonts w:cs="Arial"/>
                <w:i/>
                <w:color w:val="3366FF"/>
              </w:rPr>
            </w:pPr>
          </w:p>
        </w:tc>
      </w:tr>
      <w:tr w:rsidR="00D372E2" w:rsidRPr="00EF7ACF" w:rsidDel="009C2C92" w:rsidTr="00D372E2">
        <w:trPr>
          <w:del w:id="4560" w:author="pjanssen" w:date="2015-06-18T16:21:00Z"/>
        </w:trPr>
        <w:tc>
          <w:tcPr>
            <w:tcW w:w="833" w:type="pct"/>
            <w:vMerge/>
          </w:tcPr>
          <w:p w:rsidR="00D372E2" w:rsidRPr="001E38A5" w:rsidDel="009C2C92" w:rsidRDefault="00D372E2" w:rsidP="00EE28D0">
            <w:pPr>
              <w:jc w:val="left"/>
              <w:rPr>
                <w:del w:id="4561" w:author="pjanssen" w:date="2015-06-18T16:21:00Z"/>
                <w:rFonts w:cs="Arial"/>
                <w:color w:val="FF0000"/>
                <w:highlight w:val="yellow"/>
              </w:rPr>
            </w:pPr>
          </w:p>
        </w:tc>
        <w:tc>
          <w:tcPr>
            <w:tcW w:w="767" w:type="pct"/>
          </w:tcPr>
          <w:p w:rsidR="00D372E2" w:rsidRPr="002C6666" w:rsidDel="009C2C92" w:rsidRDefault="00636176" w:rsidP="00EE28D0">
            <w:pPr>
              <w:jc w:val="left"/>
              <w:rPr>
                <w:del w:id="4562" w:author="pjanssen" w:date="2015-06-18T16:21:00Z"/>
                <w:rFonts w:cs="Arial"/>
                <w:highlight w:val="yellow"/>
                <w:lang w:eastAsia="fr-FR"/>
                <w:rPrChange w:id="4563" w:author="pjanssen" w:date="2015-06-18T16:22:00Z">
                  <w:rPr>
                    <w:del w:id="4564" w:author="pjanssen" w:date="2015-06-18T16:21:00Z"/>
                    <w:rFonts w:cs="Arial"/>
                    <w:highlight w:val="yellow"/>
                    <w:lang w:val="en-US" w:eastAsia="fr-FR"/>
                  </w:rPr>
                </w:rPrChange>
              </w:rPr>
            </w:pPr>
            <w:del w:id="4565" w:author="pjanssen" w:date="2015-06-18T16:21:00Z">
              <w:r w:rsidRPr="00636176">
                <w:rPr>
                  <w:rFonts w:cs="Arial"/>
                  <w:lang w:eastAsia="fr-FR"/>
                  <w:rPrChange w:id="4566" w:author="pjanssen" w:date="2015-06-18T16:22:00Z">
                    <w:rPr>
                      <w:rFonts w:cs="Arial"/>
                      <w:color w:val="0000FF"/>
                      <w:u w:val="single"/>
                      <w:lang w:val="en-US" w:eastAsia="fr-FR"/>
                    </w:rPr>
                  </w:rPrChange>
                </w:rPr>
                <w:delText>Minimum &amp; maximum schalen (optioneel)</w:delText>
              </w:r>
            </w:del>
          </w:p>
        </w:tc>
        <w:tc>
          <w:tcPr>
            <w:tcW w:w="3400" w:type="pct"/>
          </w:tcPr>
          <w:p w:rsidR="00D372E2" w:rsidRPr="001E38A5" w:rsidDel="009C2C92" w:rsidRDefault="00D372E2" w:rsidP="00EE28D0">
            <w:pPr>
              <w:jc w:val="left"/>
              <w:rPr>
                <w:del w:id="4567" w:author="pjanssen" w:date="2015-06-18T16:21:00Z"/>
                <w:rStyle w:val="Instruction"/>
                <w:rFonts w:cs="Arial"/>
              </w:rPr>
            </w:pPr>
          </w:p>
        </w:tc>
      </w:tr>
    </w:tbl>
    <w:p w:rsidR="00D372E2" w:rsidDel="009C2C92" w:rsidRDefault="00D372E2" w:rsidP="00D372E2">
      <w:pPr>
        <w:rPr>
          <w:del w:id="4568" w:author="pjanssen" w:date="2015-06-18T16:21:00Z"/>
        </w:rPr>
      </w:pPr>
    </w:p>
    <w:p w:rsidR="00D372E2" w:rsidDel="009C2C92" w:rsidRDefault="00D372E2" w:rsidP="00D372E2">
      <w:pPr>
        <w:pStyle w:val="Paragraaftitel"/>
        <w:spacing w:line="240" w:lineRule="atLeast"/>
        <w:rPr>
          <w:del w:id="4569" w:author="pjanssen" w:date="2015-06-18T16:21:00Z"/>
        </w:rPr>
      </w:pPr>
      <w:del w:id="4570" w:author="pjanssen" w:date="2015-06-18T16:21:00Z">
        <w:r w:rsidDel="009C2C92">
          <w:delText>Overige stijlen</w:delText>
        </w:r>
      </w:del>
    </w:p>
    <w:p w:rsidR="00D372E2" w:rsidDel="009C2C92" w:rsidRDefault="00D372E2" w:rsidP="00D372E2">
      <w:pPr>
        <w:rPr>
          <w:del w:id="4571" w:author="pjanssen" w:date="2015-06-18T16:21:00Z"/>
        </w:rPr>
      </w:pPr>
      <w:del w:id="4572" w:author="pjanssen" w:date="2015-06-18T16:21:00Z">
        <w:r w:rsidRPr="00D372E2" w:rsidDel="009C2C92">
          <w:delText>Beschrijft alternatieve weergave van lagen. Denk bijvoorbeeld aan een stratenkaart, deze kan in standaard kleuren worden getoond maar ook in “softtone” variant (alternatieve kleurstelling, bijvoorbeeld pastelkleuren) of “grijstinten” variant</w:delText>
        </w:r>
        <w:r w:rsidDel="009C2C92">
          <w:delText>.</w:delText>
        </w:r>
      </w:del>
    </w:p>
    <w:p w:rsidR="00D372E2" w:rsidDel="009C2C92" w:rsidRDefault="00D372E2" w:rsidP="00D372E2">
      <w:pPr>
        <w:rPr>
          <w:del w:id="4573" w:author="pjanssen" w:date="2015-06-18T16:21: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86"/>
        <w:gridCol w:w="1336"/>
        <w:gridCol w:w="5856"/>
      </w:tblGrid>
      <w:tr w:rsidR="00D372E2" w:rsidRPr="00EF7ACF" w:rsidDel="009C2C92" w:rsidTr="00D372E2">
        <w:trPr>
          <w:del w:id="4574" w:author="pjanssen" w:date="2015-06-18T16:21:00Z"/>
        </w:trPr>
        <w:tc>
          <w:tcPr>
            <w:tcW w:w="833" w:type="pct"/>
          </w:tcPr>
          <w:p w:rsidR="00D372E2" w:rsidRPr="001E38A5" w:rsidDel="009C2C92" w:rsidRDefault="00D372E2" w:rsidP="00EE28D0">
            <w:pPr>
              <w:keepNext/>
              <w:spacing w:before="60" w:after="60"/>
              <w:jc w:val="left"/>
              <w:rPr>
                <w:del w:id="4575" w:author="pjanssen" w:date="2015-06-18T16:21:00Z"/>
                <w:rFonts w:cs="Arial"/>
                <w:b/>
              </w:rPr>
            </w:pPr>
            <w:del w:id="4576" w:author="pjanssen" w:date="2015-06-18T16:21:00Z">
              <w:r w:rsidRPr="001E38A5" w:rsidDel="009C2C92">
                <w:rPr>
                  <w:rFonts w:cs="Arial"/>
                  <w:b/>
                </w:rPr>
                <w:delText>Layer Type</w:delText>
              </w:r>
            </w:del>
          </w:p>
        </w:tc>
        <w:tc>
          <w:tcPr>
            <w:tcW w:w="4167" w:type="pct"/>
            <w:gridSpan w:val="2"/>
          </w:tcPr>
          <w:p w:rsidR="00D372E2" w:rsidRPr="001E38A5" w:rsidDel="009C2C92" w:rsidRDefault="00D372E2" w:rsidP="00EE28D0">
            <w:pPr>
              <w:keepNext/>
              <w:spacing w:before="60" w:after="60"/>
              <w:jc w:val="left"/>
              <w:rPr>
                <w:del w:id="4577" w:author="pjanssen" w:date="2015-06-18T16:21:00Z"/>
                <w:rFonts w:cs="Arial"/>
                <w:b/>
                <w:i/>
                <w:caps/>
              </w:rPr>
            </w:pPr>
            <w:del w:id="4578" w:author="pjanssen" w:date="2015-06-18T16:21:00Z">
              <w:r w:rsidRPr="001E38A5" w:rsidDel="009C2C92">
                <w:rPr>
                  <w:rFonts w:cs="Arial"/>
                  <w:b/>
                </w:rPr>
                <w:delText>Default Style</w:delText>
              </w:r>
            </w:del>
          </w:p>
        </w:tc>
      </w:tr>
      <w:tr w:rsidR="00D372E2" w:rsidRPr="00EF7ACF" w:rsidDel="009C2C92" w:rsidTr="00D372E2">
        <w:trPr>
          <w:del w:id="4579" w:author="pjanssen" w:date="2015-06-18T16:21:00Z"/>
        </w:trPr>
        <w:tc>
          <w:tcPr>
            <w:tcW w:w="833" w:type="pct"/>
            <w:vMerge w:val="restart"/>
          </w:tcPr>
          <w:p w:rsidR="00D372E2" w:rsidRPr="001E38A5" w:rsidDel="009C2C92" w:rsidRDefault="00D372E2" w:rsidP="00EE28D0">
            <w:pPr>
              <w:jc w:val="left"/>
              <w:rPr>
                <w:del w:id="4580" w:author="pjanssen" w:date="2015-06-18T16:21:00Z"/>
                <w:rFonts w:cs="Arial"/>
                <w:color w:val="0000FF"/>
              </w:rPr>
            </w:pPr>
            <w:del w:id="4581" w:author="pjanssen" w:date="2015-06-18T16:21:00Z">
              <w:r w:rsidRPr="001E38A5" w:rsidDel="009C2C92">
                <w:rPr>
                  <w:rFonts w:cs="Arial"/>
                  <w:color w:val="0000FF"/>
                </w:rPr>
                <w:delText>&lt;Laagnaam zoals gebruikt door applicaties om de lag te benaderen &gt;</w:delText>
              </w:r>
            </w:del>
          </w:p>
          <w:p w:rsidR="00D372E2" w:rsidRPr="001E38A5" w:rsidDel="009C2C92" w:rsidRDefault="00D372E2" w:rsidP="00EE28D0">
            <w:pPr>
              <w:jc w:val="left"/>
              <w:rPr>
                <w:del w:id="4582" w:author="pjanssen" w:date="2015-06-18T16:21:00Z"/>
                <w:rFonts w:cs="Arial"/>
                <w:i/>
                <w:color w:val="0000FF"/>
              </w:rPr>
            </w:pPr>
          </w:p>
          <w:p w:rsidR="00D372E2" w:rsidRPr="001E38A5" w:rsidDel="009C2C92" w:rsidRDefault="00D372E2" w:rsidP="00EE28D0">
            <w:pPr>
              <w:jc w:val="left"/>
              <w:rPr>
                <w:del w:id="4583" w:author="pjanssen" w:date="2015-06-18T16:21:00Z"/>
                <w:rStyle w:val="Instruction"/>
                <w:rFonts w:cs="Arial"/>
                <w:color w:val="0000FF"/>
              </w:rPr>
            </w:pPr>
            <w:del w:id="4584" w:author="pjanssen" w:date="2015-06-18T16:21:00Z">
              <w:r w:rsidRPr="001E38A5" w:rsidDel="009C2C92">
                <w:rPr>
                  <w:rFonts w:cs="Arial"/>
                  <w:i/>
                  <w:color w:val="0000FF"/>
                </w:rPr>
                <w:delText xml:space="preserve">Benoem de aspecten rechts voor iedere lag Maak voor iedere laag zoals benoemd in </w:delText>
              </w:r>
              <w:r w:rsidR="00636176" w:rsidDel="009C2C92">
                <w:fldChar w:fldCharType="begin"/>
              </w:r>
              <w:r w:rsidR="000F60DE" w:rsidDel="009C2C92">
                <w:delInstrText xml:space="preserve"> REF _Ref251694830 \r \h  \* MERGEFORMAT </w:delInstrText>
              </w:r>
              <w:r w:rsidR="00636176" w:rsidDel="009C2C92">
                <w:fldChar w:fldCharType="separate"/>
              </w:r>
              <w:r w:rsidR="00F84DD5" w:rsidDel="009C2C92">
                <w:rPr>
                  <w:b/>
                  <w:bCs/>
                </w:rPr>
                <w:delText>Fout! Verwijzingsbron niet gevonden.</w:delText>
              </w:r>
              <w:r w:rsidR="00636176" w:rsidDel="009C2C92">
                <w:fldChar w:fldCharType="end"/>
              </w:r>
            </w:del>
          </w:p>
          <w:p w:rsidR="00D372E2" w:rsidRPr="001E38A5" w:rsidDel="009C2C92" w:rsidRDefault="00D372E2" w:rsidP="00EE28D0">
            <w:pPr>
              <w:jc w:val="left"/>
              <w:rPr>
                <w:del w:id="4585" w:author="pjanssen" w:date="2015-06-18T16:21:00Z"/>
                <w:rFonts w:cs="Arial"/>
                <w:highlight w:val="yellow"/>
              </w:rPr>
            </w:pPr>
          </w:p>
        </w:tc>
        <w:tc>
          <w:tcPr>
            <w:tcW w:w="767" w:type="pct"/>
          </w:tcPr>
          <w:p w:rsidR="00D372E2" w:rsidRPr="001E38A5" w:rsidDel="009C2C92" w:rsidRDefault="00D372E2" w:rsidP="00EE28D0">
            <w:pPr>
              <w:jc w:val="left"/>
              <w:rPr>
                <w:del w:id="4586" w:author="pjanssen" w:date="2015-06-18T16:21:00Z"/>
                <w:rFonts w:cs="Arial"/>
                <w:i/>
                <w:caps/>
              </w:rPr>
            </w:pPr>
            <w:del w:id="4587" w:author="pjanssen" w:date="2015-06-18T16:21:00Z">
              <w:r w:rsidRPr="001E38A5" w:rsidDel="009C2C92">
                <w:rPr>
                  <w:rFonts w:cs="Arial"/>
                  <w:lang w:eastAsia="fr-FR"/>
                </w:rPr>
                <w:delText>Naam</w:delText>
              </w:r>
            </w:del>
          </w:p>
        </w:tc>
        <w:tc>
          <w:tcPr>
            <w:tcW w:w="3400" w:type="pct"/>
          </w:tcPr>
          <w:p w:rsidR="00D372E2" w:rsidRPr="001E38A5" w:rsidDel="009C2C92" w:rsidRDefault="00D372E2" w:rsidP="00EE28D0">
            <w:pPr>
              <w:jc w:val="left"/>
              <w:rPr>
                <w:del w:id="4588" w:author="pjanssen" w:date="2015-06-18T16:21:00Z"/>
                <w:rFonts w:cs="Arial"/>
                <w:color w:val="0000FF"/>
              </w:rPr>
            </w:pPr>
            <w:del w:id="4589" w:author="pjanssen" w:date="2015-06-18T16:21:00Z">
              <w:r w:rsidRPr="001E38A5" w:rsidDel="009C2C92">
                <w:rPr>
                  <w:rFonts w:cs="Arial"/>
                  <w:color w:val="0000FF"/>
                </w:rPr>
                <w:delText>&lt;Naam van de stijl, zoals gebruikt door applicaties&gt;</w:delText>
              </w:r>
            </w:del>
          </w:p>
          <w:p w:rsidR="00D372E2" w:rsidRPr="001E38A5" w:rsidDel="009C2C92" w:rsidRDefault="00D372E2" w:rsidP="00EE28D0">
            <w:pPr>
              <w:jc w:val="left"/>
              <w:rPr>
                <w:del w:id="4590" w:author="pjanssen" w:date="2015-06-18T16:21:00Z"/>
                <w:rFonts w:cs="Arial"/>
                <w:caps/>
                <w:color w:val="0000FF"/>
              </w:rPr>
            </w:pPr>
          </w:p>
        </w:tc>
      </w:tr>
      <w:tr w:rsidR="00D372E2" w:rsidRPr="00EF7ACF" w:rsidDel="009C2C92" w:rsidTr="00D372E2">
        <w:trPr>
          <w:del w:id="4591" w:author="pjanssen" w:date="2015-06-18T16:21:00Z"/>
        </w:trPr>
        <w:tc>
          <w:tcPr>
            <w:tcW w:w="833" w:type="pct"/>
            <w:vMerge/>
          </w:tcPr>
          <w:p w:rsidR="00D372E2" w:rsidRPr="001E38A5" w:rsidDel="009C2C92" w:rsidRDefault="00D372E2" w:rsidP="00EE28D0">
            <w:pPr>
              <w:jc w:val="left"/>
              <w:rPr>
                <w:del w:id="4592" w:author="pjanssen" w:date="2015-06-18T16:21:00Z"/>
                <w:rFonts w:cs="Arial"/>
                <w:color w:val="FF0000"/>
              </w:rPr>
            </w:pPr>
          </w:p>
        </w:tc>
        <w:tc>
          <w:tcPr>
            <w:tcW w:w="767" w:type="pct"/>
          </w:tcPr>
          <w:p w:rsidR="00D372E2" w:rsidRPr="001E38A5" w:rsidDel="009C2C92" w:rsidRDefault="00D372E2" w:rsidP="00EE28D0">
            <w:pPr>
              <w:jc w:val="left"/>
              <w:rPr>
                <w:del w:id="4593" w:author="pjanssen" w:date="2015-06-18T16:21:00Z"/>
                <w:rFonts w:cs="Arial"/>
                <w:lang w:eastAsia="fr-FR"/>
              </w:rPr>
            </w:pPr>
            <w:del w:id="4594" w:author="pjanssen" w:date="2015-06-18T16:21:00Z">
              <w:r w:rsidRPr="001E38A5" w:rsidDel="009C2C92">
                <w:rPr>
                  <w:rFonts w:cs="Arial"/>
                  <w:lang w:eastAsia="fr-FR"/>
                </w:rPr>
                <w:delText>Titel</w:delText>
              </w:r>
            </w:del>
          </w:p>
        </w:tc>
        <w:tc>
          <w:tcPr>
            <w:tcW w:w="3400" w:type="pct"/>
          </w:tcPr>
          <w:p w:rsidR="00D372E2" w:rsidRPr="002C6666" w:rsidDel="009C2C92" w:rsidRDefault="00636176" w:rsidP="00EE28D0">
            <w:pPr>
              <w:jc w:val="left"/>
              <w:rPr>
                <w:del w:id="4595" w:author="pjanssen" w:date="2015-06-18T16:21:00Z"/>
                <w:rFonts w:cs="Arial"/>
                <w:color w:val="0000FF"/>
                <w:rPrChange w:id="4596" w:author="pjanssen" w:date="2015-06-18T16:22:00Z">
                  <w:rPr>
                    <w:del w:id="4597" w:author="pjanssen" w:date="2015-06-18T16:21:00Z"/>
                    <w:rFonts w:cs="Arial"/>
                    <w:color w:val="0000FF"/>
                    <w:lang w:val="en-US"/>
                  </w:rPr>
                </w:rPrChange>
              </w:rPr>
            </w:pPr>
            <w:del w:id="4598" w:author="pjanssen" w:date="2015-06-18T16:21:00Z">
              <w:r w:rsidRPr="00636176">
                <w:rPr>
                  <w:rFonts w:cs="Arial"/>
                  <w:color w:val="0000FF"/>
                  <w:rPrChange w:id="4599" w:author="pjanssen" w:date="2015-06-18T16:22:00Z">
                    <w:rPr>
                      <w:rFonts w:cs="Arial"/>
                      <w:color w:val="0000FF"/>
                      <w:u w:val="single"/>
                      <w:lang w:val="en-US"/>
                    </w:rPr>
                  </w:rPrChange>
                </w:rPr>
                <w:delText>&lt;Titel van de stijl&gt;</w:delText>
              </w:r>
            </w:del>
          </w:p>
          <w:p w:rsidR="00D372E2" w:rsidRPr="002C6666" w:rsidDel="009C2C92" w:rsidRDefault="00D372E2" w:rsidP="00EE28D0">
            <w:pPr>
              <w:jc w:val="left"/>
              <w:rPr>
                <w:del w:id="4600" w:author="pjanssen" w:date="2015-06-18T16:21:00Z"/>
                <w:rFonts w:cs="Arial"/>
                <w:color w:val="0000FF"/>
                <w:rPrChange w:id="4601" w:author="pjanssen" w:date="2015-06-18T16:22:00Z">
                  <w:rPr>
                    <w:del w:id="4602" w:author="pjanssen" w:date="2015-06-18T16:21:00Z"/>
                    <w:rFonts w:cs="Arial"/>
                    <w:color w:val="0000FF"/>
                    <w:lang w:val="en-US"/>
                  </w:rPr>
                </w:rPrChange>
              </w:rPr>
            </w:pPr>
          </w:p>
        </w:tc>
      </w:tr>
      <w:tr w:rsidR="00D372E2" w:rsidRPr="00EF7ACF" w:rsidDel="009C2C92" w:rsidTr="00D372E2">
        <w:trPr>
          <w:del w:id="4603" w:author="pjanssen" w:date="2015-06-18T16:21:00Z"/>
        </w:trPr>
        <w:tc>
          <w:tcPr>
            <w:tcW w:w="833" w:type="pct"/>
            <w:vMerge/>
          </w:tcPr>
          <w:p w:rsidR="00D372E2" w:rsidRPr="002C6666" w:rsidDel="009C2C92" w:rsidRDefault="00D372E2" w:rsidP="00EE28D0">
            <w:pPr>
              <w:jc w:val="left"/>
              <w:rPr>
                <w:del w:id="4604" w:author="pjanssen" w:date="2015-06-18T16:21:00Z"/>
                <w:rFonts w:cs="Arial"/>
                <w:color w:val="FF0000"/>
                <w:rPrChange w:id="4605" w:author="pjanssen" w:date="2015-06-18T16:22:00Z">
                  <w:rPr>
                    <w:del w:id="4606" w:author="pjanssen" w:date="2015-06-18T16:21:00Z"/>
                    <w:rFonts w:cs="Arial"/>
                    <w:color w:val="FF0000"/>
                    <w:lang w:val="en-US"/>
                  </w:rPr>
                </w:rPrChange>
              </w:rPr>
            </w:pPr>
          </w:p>
        </w:tc>
        <w:tc>
          <w:tcPr>
            <w:tcW w:w="767" w:type="pct"/>
          </w:tcPr>
          <w:p w:rsidR="00D372E2" w:rsidRPr="001E38A5" w:rsidDel="009C2C92" w:rsidRDefault="00D372E2" w:rsidP="00EE28D0">
            <w:pPr>
              <w:jc w:val="left"/>
              <w:rPr>
                <w:del w:id="4607" w:author="pjanssen" w:date="2015-06-18T16:21:00Z"/>
                <w:rFonts w:cs="Arial"/>
                <w:lang w:eastAsia="fr-FR"/>
              </w:rPr>
            </w:pPr>
            <w:del w:id="4608" w:author="pjanssen" w:date="2015-06-18T16:21:00Z">
              <w:r w:rsidRPr="001E38A5" w:rsidDel="009C2C92">
                <w:rPr>
                  <w:rFonts w:cs="Arial"/>
                  <w:lang w:eastAsia="fr-FR"/>
                </w:rPr>
                <w:delText>Samenvatting</w:delText>
              </w:r>
            </w:del>
          </w:p>
        </w:tc>
        <w:tc>
          <w:tcPr>
            <w:tcW w:w="3400" w:type="pct"/>
          </w:tcPr>
          <w:p w:rsidR="00D372E2" w:rsidRPr="001E38A5" w:rsidDel="009C2C92" w:rsidRDefault="00D372E2" w:rsidP="00EE28D0">
            <w:pPr>
              <w:jc w:val="left"/>
              <w:rPr>
                <w:del w:id="4609" w:author="pjanssen" w:date="2015-06-18T16:21:00Z"/>
                <w:rFonts w:cs="Arial"/>
                <w:color w:val="0000FF"/>
              </w:rPr>
            </w:pPr>
            <w:del w:id="4610" w:author="pjanssen" w:date="2015-06-18T16:21:00Z">
              <w:r w:rsidRPr="001E38A5" w:rsidDel="009C2C92">
                <w:rPr>
                  <w:rFonts w:cs="Arial"/>
                  <w:color w:val="0000FF"/>
                </w:rPr>
                <w:delText>&lt;Beschrijving van de stijl in woorden&gt;</w:delText>
              </w:r>
            </w:del>
          </w:p>
          <w:p w:rsidR="00D372E2" w:rsidRPr="001E38A5" w:rsidDel="009C2C92" w:rsidRDefault="00D372E2" w:rsidP="00EE28D0">
            <w:pPr>
              <w:jc w:val="left"/>
              <w:rPr>
                <w:del w:id="4611" w:author="pjanssen" w:date="2015-06-18T16:21:00Z"/>
                <w:rFonts w:cs="Arial"/>
                <w:color w:val="0000FF"/>
              </w:rPr>
            </w:pPr>
          </w:p>
        </w:tc>
      </w:tr>
      <w:tr w:rsidR="00D372E2" w:rsidRPr="00EF7ACF" w:rsidDel="009C2C92" w:rsidTr="00D372E2">
        <w:trPr>
          <w:del w:id="4612" w:author="pjanssen" w:date="2015-06-18T16:21:00Z"/>
        </w:trPr>
        <w:tc>
          <w:tcPr>
            <w:tcW w:w="833" w:type="pct"/>
            <w:vMerge/>
          </w:tcPr>
          <w:p w:rsidR="00D372E2" w:rsidRPr="001E38A5" w:rsidDel="009C2C92" w:rsidRDefault="00D372E2" w:rsidP="00EE28D0">
            <w:pPr>
              <w:jc w:val="left"/>
              <w:rPr>
                <w:del w:id="4613" w:author="pjanssen" w:date="2015-06-18T16:21:00Z"/>
                <w:rFonts w:cs="Arial"/>
                <w:color w:val="FF0000"/>
              </w:rPr>
            </w:pPr>
          </w:p>
        </w:tc>
        <w:tc>
          <w:tcPr>
            <w:tcW w:w="767" w:type="pct"/>
          </w:tcPr>
          <w:p w:rsidR="00D372E2" w:rsidRPr="001E38A5" w:rsidDel="009C2C92" w:rsidRDefault="00D372E2" w:rsidP="00EE28D0">
            <w:pPr>
              <w:jc w:val="left"/>
              <w:rPr>
                <w:del w:id="4614" w:author="pjanssen" w:date="2015-06-18T16:21:00Z"/>
                <w:rFonts w:cs="Arial"/>
                <w:lang w:eastAsia="fr-FR"/>
              </w:rPr>
            </w:pPr>
            <w:del w:id="4615" w:author="pjanssen" w:date="2015-06-18T16:21:00Z">
              <w:r w:rsidRPr="001E38A5" w:rsidDel="009C2C92">
                <w:rPr>
                  <w:rFonts w:cs="Arial"/>
                  <w:lang w:eastAsia="fr-FR"/>
                </w:rPr>
                <w:delText>Symbologie</w:delText>
              </w:r>
            </w:del>
          </w:p>
        </w:tc>
        <w:tc>
          <w:tcPr>
            <w:tcW w:w="3400" w:type="pct"/>
          </w:tcPr>
          <w:p w:rsidR="00D372E2" w:rsidRPr="001E38A5" w:rsidDel="009C2C92" w:rsidRDefault="00D372E2" w:rsidP="00EE28D0">
            <w:pPr>
              <w:jc w:val="left"/>
              <w:rPr>
                <w:del w:id="4616" w:author="pjanssen" w:date="2015-06-18T16:21:00Z"/>
                <w:rFonts w:cs="Arial"/>
                <w:i/>
                <w:color w:val="0000FF"/>
              </w:rPr>
            </w:pPr>
            <w:del w:id="4617" w:author="pjanssen" w:date="2015-06-18T16:21:00Z">
              <w:r w:rsidRPr="001E38A5" w:rsidDel="009C2C92">
                <w:rPr>
                  <w:rFonts w:cs="Arial"/>
                  <w:i/>
                  <w:color w:val="0000FF"/>
                </w:rPr>
                <w:delText>Beschrijving van de symbologie en classificatie van de laag conform de OpenGIS Symbology Encoding Implementation Specification, versie 1.1.0.</w:delText>
              </w:r>
            </w:del>
          </w:p>
          <w:p w:rsidR="00D372E2" w:rsidRPr="001E38A5" w:rsidDel="009C2C92" w:rsidRDefault="00D372E2" w:rsidP="00EE28D0">
            <w:pPr>
              <w:jc w:val="left"/>
              <w:rPr>
                <w:del w:id="4618" w:author="pjanssen" w:date="2015-06-18T16:21:00Z"/>
                <w:rFonts w:cs="Arial"/>
                <w:i/>
                <w:color w:val="0000FF"/>
              </w:rPr>
            </w:pPr>
          </w:p>
          <w:p w:rsidR="00D372E2" w:rsidRPr="001E38A5" w:rsidDel="009C2C92" w:rsidRDefault="00D372E2" w:rsidP="00EE28D0">
            <w:pPr>
              <w:jc w:val="left"/>
              <w:rPr>
                <w:del w:id="4619" w:author="pjanssen" w:date="2015-06-18T16:21:00Z"/>
                <w:rFonts w:cs="Arial"/>
                <w:i/>
                <w:color w:val="0000FF"/>
              </w:rPr>
            </w:pPr>
          </w:p>
          <w:p w:rsidR="00D372E2" w:rsidRPr="001E38A5" w:rsidDel="009C2C92" w:rsidRDefault="00D372E2" w:rsidP="00EE28D0">
            <w:pPr>
              <w:jc w:val="left"/>
              <w:rPr>
                <w:del w:id="4620" w:author="pjanssen" w:date="2015-06-18T16:21:00Z"/>
                <w:rFonts w:cs="Arial"/>
                <w:i/>
                <w:color w:val="0000FF"/>
              </w:rPr>
            </w:pPr>
          </w:p>
        </w:tc>
      </w:tr>
      <w:tr w:rsidR="00D372E2" w:rsidRPr="00EF7ACF" w:rsidDel="009C2C92" w:rsidTr="00D372E2">
        <w:trPr>
          <w:del w:id="4621" w:author="pjanssen" w:date="2015-06-18T16:21:00Z"/>
        </w:trPr>
        <w:tc>
          <w:tcPr>
            <w:tcW w:w="833" w:type="pct"/>
            <w:vMerge/>
          </w:tcPr>
          <w:p w:rsidR="00D372E2" w:rsidRPr="001E38A5" w:rsidDel="009C2C92" w:rsidRDefault="00D372E2" w:rsidP="00EE28D0">
            <w:pPr>
              <w:jc w:val="left"/>
              <w:rPr>
                <w:del w:id="4622" w:author="pjanssen" w:date="2015-06-18T16:21:00Z"/>
                <w:rFonts w:cs="Arial"/>
                <w:color w:val="FF0000"/>
                <w:highlight w:val="yellow"/>
              </w:rPr>
            </w:pPr>
          </w:p>
        </w:tc>
        <w:tc>
          <w:tcPr>
            <w:tcW w:w="767" w:type="pct"/>
          </w:tcPr>
          <w:p w:rsidR="00D372E2" w:rsidRPr="002C6666" w:rsidDel="009C2C92" w:rsidRDefault="00636176" w:rsidP="00EE28D0">
            <w:pPr>
              <w:jc w:val="left"/>
              <w:rPr>
                <w:del w:id="4623" w:author="pjanssen" w:date="2015-06-18T16:21:00Z"/>
                <w:rFonts w:cs="Arial"/>
                <w:highlight w:val="yellow"/>
                <w:lang w:eastAsia="fr-FR"/>
                <w:rPrChange w:id="4624" w:author="pjanssen" w:date="2015-06-18T16:22:00Z">
                  <w:rPr>
                    <w:del w:id="4625" w:author="pjanssen" w:date="2015-06-18T16:21:00Z"/>
                    <w:rFonts w:cs="Arial"/>
                    <w:highlight w:val="yellow"/>
                    <w:lang w:val="en-US" w:eastAsia="fr-FR"/>
                  </w:rPr>
                </w:rPrChange>
              </w:rPr>
            </w:pPr>
            <w:del w:id="4626" w:author="pjanssen" w:date="2015-06-18T16:21:00Z">
              <w:r w:rsidRPr="00636176">
                <w:rPr>
                  <w:rFonts w:cs="Arial"/>
                  <w:lang w:eastAsia="fr-FR"/>
                  <w:rPrChange w:id="4627" w:author="pjanssen" w:date="2015-06-18T16:22:00Z">
                    <w:rPr>
                      <w:rFonts w:cs="Arial"/>
                      <w:color w:val="0000FF"/>
                      <w:u w:val="single"/>
                      <w:lang w:val="en-US" w:eastAsia="fr-FR"/>
                    </w:rPr>
                  </w:rPrChange>
                </w:rPr>
                <w:delText>Minimum &amp; maximum schalen (optioneel)</w:delText>
              </w:r>
            </w:del>
          </w:p>
        </w:tc>
        <w:tc>
          <w:tcPr>
            <w:tcW w:w="3400" w:type="pct"/>
          </w:tcPr>
          <w:p w:rsidR="00D372E2" w:rsidRPr="001E38A5" w:rsidDel="009C2C92" w:rsidRDefault="00D372E2" w:rsidP="00EE28D0">
            <w:pPr>
              <w:autoSpaceDE w:val="0"/>
              <w:autoSpaceDN w:val="0"/>
              <w:adjustRightInd w:val="0"/>
              <w:jc w:val="left"/>
              <w:rPr>
                <w:del w:id="4628" w:author="pjanssen" w:date="2015-06-18T16:21:00Z"/>
                <w:rFonts w:cs="Arial"/>
                <w:color w:val="0000FF"/>
                <w:lang w:eastAsia="fr-FR"/>
              </w:rPr>
            </w:pPr>
            <w:del w:id="4629" w:author="pjanssen" w:date="2015-06-18T16:21:00Z">
              <w:r w:rsidRPr="001E38A5" w:rsidDel="009C2C92">
                <w:rPr>
                  <w:rFonts w:cs="Arial"/>
                  <w:color w:val="0000FF"/>
                  <w:lang w:eastAsia="fr-FR"/>
                </w:rPr>
                <w:delText xml:space="preserve">&lt;minimum schaal&gt; - &lt;maximum schaal&gt; </w:delText>
              </w:r>
            </w:del>
          </w:p>
          <w:p w:rsidR="00D372E2" w:rsidRPr="001E38A5" w:rsidDel="009C2C92" w:rsidRDefault="00D372E2" w:rsidP="00EE28D0">
            <w:pPr>
              <w:autoSpaceDE w:val="0"/>
              <w:autoSpaceDN w:val="0"/>
              <w:adjustRightInd w:val="0"/>
              <w:jc w:val="left"/>
              <w:rPr>
                <w:del w:id="4630" w:author="pjanssen" w:date="2015-06-18T16:21:00Z"/>
                <w:rFonts w:cs="Arial"/>
                <w:i/>
                <w:color w:val="0000FF"/>
                <w:lang w:eastAsia="fr-FR"/>
              </w:rPr>
            </w:pPr>
          </w:p>
          <w:p w:rsidR="00D372E2" w:rsidRPr="001E38A5" w:rsidDel="009C2C92" w:rsidRDefault="00D372E2" w:rsidP="00EE28D0">
            <w:pPr>
              <w:jc w:val="left"/>
              <w:rPr>
                <w:del w:id="4631" w:author="pjanssen" w:date="2015-06-18T16:21:00Z"/>
                <w:rStyle w:val="Instruction"/>
                <w:rFonts w:cs="Arial"/>
                <w:color w:val="0000FF"/>
              </w:rPr>
            </w:pPr>
            <w:del w:id="4632" w:author="pjanssen" w:date="2015-06-18T16:21:00Z">
              <w:r w:rsidRPr="001E38A5" w:rsidDel="009C2C92">
                <w:rPr>
                  <w:rStyle w:val="Instruction"/>
                  <w:rFonts w:cs="Arial"/>
                  <w:color w:val="0000FF"/>
                </w:rPr>
                <w:delText>Het schaalbereik waarbinnen de stijl gebruikt dient te worden. Default = geen schaallimiet. Er kunnen meerdere default stijlen worden gedefinieerd voor dezelfde laag; 1 voor iedere schaal range</w:delText>
              </w:r>
            </w:del>
          </w:p>
          <w:p w:rsidR="00D372E2" w:rsidRPr="001E38A5" w:rsidDel="009C2C92" w:rsidRDefault="00D372E2" w:rsidP="00EE28D0">
            <w:pPr>
              <w:jc w:val="left"/>
              <w:rPr>
                <w:del w:id="4633" w:author="pjanssen" w:date="2015-06-18T16:21:00Z"/>
                <w:rStyle w:val="Instruction"/>
                <w:rFonts w:cs="Arial"/>
                <w:color w:val="0000FF"/>
              </w:rPr>
            </w:pPr>
          </w:p>
        </w:tc>
      </w:tr>
    </w:tbl>
    <w:p w:rsidR="00D372E2" w:rsidDel="009C2C92" w:rsidRDefault="00D372E2" w:rsidP="00D372E2">
      <w:pPr>
        <w:rPr>
          <w:del w:id="4634" w:author="pjanssen" w:date="2015-06-18T16:21:00Z"/>
        </w:rPr>
      </w:pPr>
    </w:p>
    <w:p w:rsidR="001E38A5" w:rsidDel="009C2C92" w:rsidRDefault="001E38A5" w:rsidP="00D372E2">
      <w:pPr>
        <w:rPr>
          <w:del w:id="4635" w:author="pjanssen" w:date="2015-06-18T16:21:00Z"/>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79"/>
        <w:gridCol w:w="1362"/>
        <w:gridCol w:w="6037"/>
      </w:tblGrid>
      <w:tr w:rsidR="00D372E2" w:rsidRPr="00EF7ACF" w:rsidDel="009C2C92" w:rsidTr="00D372E2">
        <w:trPr>
          <w:del w:id="4636" w:author="pjanssen" w:date="2015-06-18T16:21:00Z"/>
        </w:trPr>
        <w:tc>
          <w:tcPr>
            <w:tcW w:w="833" w:type="pct"/>
          </w:tcPr>
          <w:p w:rsidR="00D372E2" w:rsidRPr="001E38A5" w:rsidDel="009C2C92" w:rsidRDefault="00D372E2" w:rsidP="00EE28D0">
            <w:pPr>
              <w:keepNext/>
              <w:spacing w:before="60" w:after="60"/>
              <w:jc w:val="left"/>
              <w:rPr>
                <w:del w:id="4637" w:author="pjanssen" w:date="2015-06-18T16:21:00Z"/>
                <w:rFonts w:cs="Arial"/>
                <w:b/>
              </w:rPr>
            </w:pPr>
            <w:del w:id="4638" w:author="pjanssen" w:date="2015-06-18T16:21:00Z">
              <w:r w:rsidRPr="001E38A5" w:rsidDel="009C2C92">
                <w:rPr>
                  <w:rFonts w:cs="Arial"/>
                  <w:b/>
                </w:rPr>
                <w:delText>Layer Type</w:delText>
              </w:r>
            </w:del>
          </w:p>
        </w:tc>
        <w:tc>
          <w:tcPr>
            <w:tcW w:w="4167" w:type="pct"/>
            <w:gridSpan w:val="2"/>
          </w:tcPr>
          <w:p w:rsidR="00D372E2" w:rsidRPr="001E38A5" w:rsidDel="009C2C92" w:rsidRDefault="00D372E2" w:rsidP="00EE28D0">
            <w:pPr>
              <w:keepNext/>
              <w:spacing w:before="60" w:after="60"/>
              <w:jc w:val="left"/>
              <w:rPr>
                <w:del w:id="4639" w:author="pjanssen" w:date="2015-06-18T16:21:00Z"/>
                <w:rFonts w:cs="Arial"/>
                <w:b/>
                <w:i/>
                <w:caps/>
              </w:rPr>
            </w:pPr>
            <w:del w:id="4640" w:author="pjanssen" w:date="2015-06-18T16:21:00Z">
              <w:r w:rsidRPr="001E38A5" w:rsidDel="009C2C92">
                <w:rPr>
                  <w:rFonts w:cs="Arial"/>
                  <w:b/>
                </w:rPr>
                <w:delText>Default Style</w:delText>
              </w:r>
            </w:del>
          </w:p>
        </w:tc>
      </w:tr>
      <w:tr w:rsidR="00D372E2" w:rsidRPr="00EF7ACF" w:rsidDel="009C2C92" w:rsidTr="00D372E2">
        <w:trPr>
          <w:del w:id="4641" w:author="pjanssen" w:date="2015-06-18T16:21:00Z"/>
        </w:trPr>
        <w:tc>
          <w:tcPr>
            <w:tcW w:w="833" w:type="pct"/>
            <w:vMerge w:val="restart"/>
          </w:tcPr>
          <w:p w:rsidR="00D372E2" w:rsidRPr="001E38A5" w:rsidDel="009C2C92" w:rsidRDefault="00D372E2" w:rsidP="00EE28D0">
            <w:pPr>
              <w:jc w:val="left"/>
              <w:rPr>
                <w:del w:id="4642" w:author="pjanssen" w:date="2015-06-18T16:21:00Z"/>
                <w:rFonts w:cs="Arial"/>
                <w:highlight w:val="yellow"/>
              </w:rPr>
            </w:pPr>
          </w:p>
        </w:tc>
        <w:tc>
          <w:tcPr>
            <w:tcW w:w="767" w:type="pct"/>
          </w:tcPr>
          <w:p w:rsidR="00D372E2" w:rsidRPr="001E38A5" w:rsidDel="009C2C92" w:rsidRDefault="00D372E2" w:rsidP="00EE28D0">
            <w:pPr>
              <w:jc w:val="left"/>
              <w:rPr>
                <w:del w:id="4643" w:author="pjanssen" w:date="2015-06-18T16:21:00Z"/>
                <w:rFonts w:cs="Arial"/>
                <w:i/>
                <w:caps/>
              </w:rPr>
            </w:pPr>
            <w:del w:id="4644" w:author="pjanssen" w:date="2015-06-18T16:21:00Z">
              <w:r w:rsidRPr="001E38A5" w:rsidDel="009C2C92">
                <w:rPr>
                  <w:rFonts w:cs="Arial"/>
                  <w:lang w:eastAsia="fr-FR"/>
                </w:rPr>
                <w:delText>Naam</w:delText>
              </w:r>
            </w:del>
          </w:p>
        </w:tc>
        <w:tc>
          <w:tcPr>
            <w:tcW w:w="3400" w:type="pct"/>
          </w:tcPr>
          <w:p w:rsidR="00D372E2" w:rsidRPr="001E38A5" w:rsidDel="009C2C92" w:rsidRDefault="00D372E2" w:rsidP="00EE28D0">
            <w:pPr>
              <w:jc w:val="left"/>
              <w:rPr>
                <w:del w:id="4645" w:author="pjanssen" w:date="2015-06-18T16:21:00Z"/>
                <w:rFonts w:cs="Arial"/>
                <w:i/>
                <w:caps/>
                <w:color w:val="3366FF"/>
              </w:rPr>
            </w:pPr>
          </w:p>
        </w:tc>
      </w:tr>
      <w:tr w:rsidR="00D372E2" w:rsidRPr="00EF7ACF" w:rsidDel="009C2C92" w:rsidTr="00D372E2">
        <w:trPr>
          <w:del w:id="4646" w:author="pjanssen" w:date="2015-06-18T16:21:00Z"/>
        </w:trPr>
        <w:tc>
          <w:tcPr>
            <w:tcW w:w="833" w:type="pct"/>
            <w:vMerge/>
          </w:tcPr>
          <w:p w:rsidR="00D372E2" w:rsidRPr="001E38A5" w:rsidDel="009C2C92" w:rsidRDefault="00D372E2" w:rsidP="00EE28D0">
            <w:pPr>
              <w:jc w:val="left"/>
              <w:rPr>
                <w:del w:id="4647" w:author="pjanssen" w:date="2015-06-18T16:21:00Z"/>
                <w:rFonts w:cs="Arial"/>
                <w:color w:val="FF0000"/>
              </w:rPr>
            </w:pPr>
          </w:p>
        </w:tc>
        <w:tc>
          <w:tcPr>
            <w:tcW w:w="767" w:type="pct"/>
          </w:tcPr>
          <w:p w:rsidR="00D372E2" w:rsidRPr="001E38A5" w:rsidDel="009C2C92" w:rsidRDefault="00D372E2" w:rsidP="00EE28D0">
            <w:pPr>
              <w:jc w:val="left"/>
              <w:rPr>
                <w:del w:id="4648" w:author="pjanssen" w:date="2015-06-18T16:21:00Z"/>
                <w:rFonts w:cs="Arial"/>
                <w:lang w:eastAsia="fr-FR"/>
              </w:rPr>
            </w:pPr>
            <w:del w:id="4649" w:author="pjanssen" w:date="2015-06-18T16:21:00Z">
              <w:r w:rsidRPr="001E38A5" w:rsidDel="009C2C92">
                <w:rPr>
                  <w:rFonts w:cs="Arial"/>
                  <w:lang w:eastAsia="fr-FR"/>
                </w:rPr>
                <w:delText>Titel</w:delText>
              </w:r>
            </w:del>
          </w:p>
        </w:tc>
        <w:tc>
          <w:tcPr>
            <w:tcW w:w="3400" w:type="pct"/>
          </w:tcPr>
          <w:p w:rsidR="00D372E2" w:rsidRPr="002C6666" w:rsidDel="009C2C92" w:rsidRDefault="00D372E2" w:rsidP="00EE28D0">
            <w:pPr>
              <w:jc w:val="left"/>
              <w:rPr>
                <w:del w:id="4650" w:author="pjanssen" w:date="2015-06-18T16:21:00Z"/>
                <w:rFonts w:cs="Arial"/>
                <w:color w:val="FF0000"/>
                <w:rPrChange w:id="4651" w:author="pjanssen" w:date="2015-06-18T16:22:00Z">
                  <w:rPr>
                    <w:del w:id="4652" w:author="pjanssen" w:date="2015-06-18T16:21:00Z"/>
                    <w:rFonts w:cs="Arial"/>
                    <w:color w:val="FF0000"/>
                    <w:lang w:val="en-US"/>
                  </w:rPr>
                </w:rPrChange>
              </w:rPr>
            </w:pPr>
          </w:p>
        </w:tc>
      </w:tr>
      <w:tr w:rsidR="00D372E2" w:rsidRPr="00EF7ACF" w:rsidDel="009C2C92" w:rsidTr="00D372E2">
        <w:trPr>
          <w:del w:id="4653" w:author="pjanssen" w:date="2015-06-18T16:21:00Z"/>
        </w:trPr>
        <w:tc>
          <w:tcPr>
            <w:tcW w:w="833" w:type="pct"/>
            <w:vMerge/>
          </w:tcPr>
          <w:p w:rsidR="00D372E2" w:rsidRPr="002C6666" w:rsidDel="009C2C92" w:rsidRDefault="00D372E2" w:rsidP="00EE28D0">
            <w:pPr>
              <w:jc w:val="left"/>
              <w:rPr>
                <w:del w:id="4654" w:author="pjanssen" w:date="2015-06-18T16:21:00Z"/>
                <w:rFonts w:cs="Arial"/>
                <w:color w:val="FF0000"/>
                <w:rPrChange w:id="4655" w:author="pjanssen" w:date="2015-06-18T16:22:00Z">
                  <w:rPr>
                    <w:del w:id="4656" w:author="pjanssen" w:date="2015-06-18T16:21:00Z"/>
                    <w:rFonts w:cs="Arial"/>
                    <w:color w:val="FF0000"/>
                    <w:lang w:val="en-US"/>
                  </w:rPr>
                </w:rPrChange>
              </w:rPr>
            </w:pPr>
          </w:p>
        </w:tc>
        <w:tc>
          <w:tcPr>
            <w:tcW w:w="767" w:type="pct"/>
          </w:tcPr>
          <w:p w:rsidR="00D372E2" w:rsidRPr="001E38A5" w:rsidDel="009C2C92" w:rsidRDefault="00D372E2" w:rsidP="00EE28D0">
            <w:pPr>
              <w:jc w:val="left"/>
              <w:rPr>
                <w:del w:id="4657" w:author="pjanssen" w:date="2015-06-18T16:21:00Z"/>
                <w:rFonts w:cs="Arial"/>
                <w:lang w:eastAsia="fr-FR"/>
              </w:rPr>
            </w:pPr>
            <w:del w:id="4658" w:author="pjanssen" w:date="2015-06-18T16:21:00Z">
              <w:r w:rsidRPr="001E38A5" w:rsidDel="009C2C92">
                <w:rPr>
                  <w:rFonts w:cs="Arial"/>
                  <w:lang w:eastAsia="fr-FR"/>
                </w:rPr>
                <w:delText>Samenvatting</w:delText>
              </w:r>
            </w:del>
          </w:p>
        </w:tc>
        <w:tc>
          <w:tcPr>
            <w:tcW w:w="3400" w:type="pct"/>
          </w:tcPr>
          <w:p w:rsidR="00D372E2" w:rsidRPr="002C6666" w:rsidDel="009C2C92" w:rsidRDefault="00D372E2" w:rsidP="00EE28D0">
            <w:pPr>
              <w:jc w:val="left"/>
              <w:rPr>
                <w:del w:id="4659" w:author="pjanssen" w:date="2015-06-18T16:21:00Z"/>
                <w:rFonts w:cs="Arial"/>
                <w:color w:val="FF0000"/>
                <w:rPrChange w:id="4660" w:author="pjanssen" w:date="2015-06-18T16:22:00Z">
                  <w:rPr>
                    <w:del w:id="4661" w:author="pjanssen" w:date="2015-06-18T16:21:00Z"/>
                    <w:rFonts w:cs="Arial"/>
                    <w:color w:val="FF0000"/>
                    <w:lang w:val="en-US"/>
                  </w:rPr>
                </w:rPrChange>
              </w:rPr>
            </w:pPr>
          </w:p>
        </w:tc>
      </w:tr>
      <w:tr w:rsidR="00D372E2" w:rsidRPr="00EF7ACF" w:rsidDel="009C2C92" w:rsidTr="00D372E2">
        <w:trPr>
          <w:del w:id="4662" w:author="pjanssen" w:date="2015-06-18T16:21:00Z"/>
        </w:trPr>
        <w:tc>
          <w:tcPr>
            <w:tcW w:w="833" w:type="pct"/>
            <w:vMerge/>
          </w:tcPr>
          <w:p w:rsidR="00D372E2" w:rsidRPr="002C6666" w:rsidDel="009C2C92" w:rsidRDefault="00D372E2" w:rsidP="00EE28D0">
            <w:pPr>
              <w:jc w:val="left"/>
              <w:rPr>
                <w:del w:id="4663" w:author="pjanssen" w:date="2015-06-18T16:21:00Z"/>
                <w:rFonts w:cs="Arial"/>
                <w:color w:val="FF0000"/>
                <w:rPrChange w:id="4664" w:author="pjanssen" w:date="2015-06-18T16:22:00Z">
                  <w:rPr>
                    <w:del w:id="4665" w:author="pjanssen" w:date="2015-06-18T16:21:00Z"/>
                    <w:rFonts w:cs="Arial"/>
                    <w:color w:val="FF0000"/>
                    <w:lang w:val="en-US"/>
                  </w:rPr>
                </w:rPrChange>
              </w:rPr>
            </w:pPr>
          </w:p>
        </w:tc>
        <w:tc>
          <w:tcPr>
            <w:tcW w:w="767" w:type="pct"/>
          </w:tcPr>
          <w:p w:rsidR="00D372E2" w:rsidRPr="001E38A5" w:rsidDel="009C2C92" w:rsidRDefault="00D372E2" w:rsidP="00EE28D0">
            <w:pPr>
              <w:jc w:val="left"/>
              <w:rPr>
                <w:del w:id="4666" w:author="pjanssen" w:date="2015-06-18T16:21:00Z"/>
                <w:rFonts w:cs="Arial"/>
                <w:lang w:eastAsia="fr-FR"/>
              </w:rPr>
            </w:pPr>
            <w:del w:id="4667" w:author="pjanssen" w:date="2015-06-18T16:21:00Z">
              <w:r w:rsidRPr="001E38A5" w:rsidDel="009C2C92">
                <w:rPr>
                  <w:rFonts w:cs="Arial"/>
                  <w:lang w:eastAsia="fr-FR"/>
                </w:rPr>
                <w:delText>Symbologie</w:delText>
              </w:r>
            </w:del>
          </w:p>
        </w:tc>
        <w:tc>
          <w:tcPr>
            <w:tcW w:w="3400" w:type="pct"/>
          </w:tcPr>
          <w:p w:rsidR="00D372E2" w:rsidRPr="001E38A5" w:rsidDel="009C2C92" w:rsidRDefault="00D372E2" w:rsidP="00EE28D0">
            <w:pPr>
              <w:jc w:val="left"/>
              <w:rPr>
                <w:del w:id="4668" w:author="pjanssen" w:date="2015-06-18T16:21:00Z"/>
                <w:rFonts w:cs="Arial"/>
                <w:i/>
                <w:color w:val="3366FF"/>
              </w:rPr>
            </w:pPr>
          </w:p>
        </w:tc>
      </w:tr>
      <w:tr w:rsidR="00D372E2" w:rsidRPr="00EF7ACF" w:rsidDel="009C2C92" w:rsidTr="00D372E2">
        <w:trPr>
          <w:del w:id="4669" w:author="pjanssen" w:date="2015-06-18T16:21:00Z"/>
        </w:trPr>
        <w:tc>
          <w:tcPr>
            <w:tcW w:w="833" w:type="pct"/>
            <w:vMerge/>
          </w:tcPr>
          <w:p w:rsidR="00D372E2" w:rsidRPr="001E38A5" w:rsidDel="009C2C92" w:rsidRDefault="00D372E2" w:rsidP="00EE28D0">
            <w:pPr>
              <w:jc w:val="left"/>
              <w:rPr>
                <w:del w:id="4670" w:author="pjanssen" w:date="2015-06-18T16:21:00Z"/>
                <w:rFonts w:cs="Arial"/>
                <w:color w:val="FF0000"/>
                <w:highlight w:val="yellow"/>
              </w:rPr>
            </w:pPr>
          </w:p>
        </w:tc>
        <w:tc>
          <w:tcPr>
            <w:tcW w:w="767" w:type="pct"/>
          </w:tcPr>
          <w:p w:rsidR="00D372E2" w:rsidRPr="002C6666" w:rsidDel="009C2C92" w:rsidRDefault="00636176" w:rsidP="00EE28D0">
            <w:pPr>
              <w:jc w:val="left"/>
              <w:rPr>
                <w:del w:id="4671" w:author="pjanssen" w:date="2015-06-18T16:21:00Z"/>
                <w:rFonts w:cs="Arial"/>
                <w:highlight w:val="yellow"/>
                <w:lang w:eastAsia="fr-FR"/>
                <w:rPrChange w:id="4672" w:author="pjanssen" w:date="2015-06-18T16:22:00Z">
                  <w:rPr>
                    <w:del w:id="4673" w:author="pjanssen" w:date="2015-06-18T16:21:00Z"/>
                    <w:rFonts w:cs="Arial"/>
                    <w:highlight w:val="yellow"/>
                    <w:lang w:val="en-US" w:eastAsia="fr-FR"/>
                  </w:rPr>
                </w:rPrChange>
              </w:rPr>
            </w:pPr>
            <w:del w:id="4674" w:author="pjanssen" w:date="2015-06-18T16:21:00Z">
              <w:r w:rsidRPr="00636176">
                <w:rPr>
                  <w:rFonts w:cs="Arial"/>
                  <w:lang w:eastAsia="fr-FR"/>
                  <w:rPrChange w:id="4675" w:author="pjanssen" w:date="2015-06-18T16:22:00Z">
                    <w:rPr>
                      <w:rFonts w:cs="Arial"/>
                      <w:color w:val="0000FF"/>
                      <w:u w:val="single"/>
                      <w:lang w:val="en-US" w:eastAsia="fr-FR"/>
                    </w:rPr>
                  </w:rPrChange>
                </w:rPr>
                <w:delText>Minimum &amp; maximum schalen (optioneel)</w:delText>
              </w:r>
            </w:del>
          </w:p>
        </w:tc>
        <w:tc>
          <w:tcPr>
            <w:tcW w:w="3400" w:type="pct"/>
          </w:tcPr>
          <w:p w:rsidR="00D372E2" w:rsidRPr="001E38A5" w:rsidDel="009C2C92" w:rsidRDefault="00D372E2" w:rsidP="00EE28D0">
            <w:pPr>
              <w:jc w:val="left"/>
              <w:rPr>
                <w:del w:id="4676" w:author="pjanssen" w:date="2015-06-18T16:21:00Z"/>
                <w:rStyle w:val="Instruction"/>
                <w:rFonts w:cs="Arial"/>
              </w:rPr>
            </w:pPr>
          </w:p>
        </w:tc>
      </w:tr>
    </w:tbl>
    <w:p w:rsidR="00D372E2" w:rsidDel="009C2C92" w:rsidRDefault="00D372E2" w:rsidP="00D372E2">
      <w:pPr>
        <w:rPr>
          <w:del w:id="4677" w:author="pjanssen" w:date="2015-06-18T16:21:00Z"/>
        </w:rPr>
      </w:pPr>
    </w:p>
    <w:p w:rsidR="00D372E2" w:rsidDel="009C2C92" w:rsidRDefault="00D372E2" w:rsidP="00D372E2">
      <w:pPr>
        <w:pStyle w:val="Paragraaftitel"/>
        <w:spacing w:line="240" w:lineRule="atLeast"/>
        <w:rPr>
          <w:del w:id="4678" w:author="pjanssen" w:date="2015-06-18T16:21:00Z"/>
        </w:rPr>
      </w:pPr>
      <w:del w:id="4679" w:author="pjanssen" w:date="2015-06-18T16:21:00Z">
        <w:r w:rsidDel="009C2C92">
          <w:delText>Laag organisatie</w:delText>
        </w:r>
      </w:del>
    </w:p>
    <w:p w:rsidR="00D372E2" w:rsidDel="009C2C92" w:rsidRDefault="00D372E2" w:rsidP="00D372E2">
      <w:pPr>
        <w:rPr>
          <w:del w:id="4680" w:author="pjanssen" w:date="2015-06-18T16:21:00Z"/>
        </w:rPr>
      </w:pPr>
      <w:del w:id="4681" w:author="pjanssen" w:date="2015-06-18T16:21:00Z">
        <w:r w:rsidRPr="00D372E2" w:rsidDel="009C2C92">
          <w:rPr>
            <w:color w:val="0000FF"/>
          </w:rPr>
          <w:delText>De WMS ISO19128:2005 specificatie maakt het mogelijk om lagen te groeperen, bijvoorbeeld in een hiërarchie. Dergelijke groeperingen dienen in deze subparagraaf te worden benoemd. Bijvoorbeeld, de laag “Transport Netwerk” bestaat uit drie lagen: “Wegen”, “Waterwegen” en “Spoorwegen”</w:delText>
        </w:r>
        <w:r w:rsidRPr="00D372E2" w:rsidDel="009C2C92">
          <w:delText>.</w:delText>
        </w:r>
      </w:del>
    </w:p>
    <w:p w:rsidR="00D372E2" w:rsidDel="009C2C92" w:rsidRDefault="00D372E2" w:rsidP="00D372E2">
      <w:pPr>
        <w:pStyle w:val="Paragraaftitel"/>
        <w:numPr>
          <w:ilvl w:val="0"/>
          <w:numId w:val="0"/>
        </w:numPr>
        <w:spacing w:line="240" w:lineRule="atLeast"/>
        <w:rPr>
          <w:del w:id="4682" w:author="pjanssen" w:date="2015-06-18T16:21:00Z"/>
        </w:rPr>
      </w:pPr>
    </w:p>
    <w:p w:rsidR="00576E1A" w:rsidDel="009C2C92" w:rsidRDefault="00576E1A" w:rsidP="00B93692">
      <w:pPr>
        <w:spacing w:line="240" w:lineRule="atLeast"/>
        <w:jc w:val="left"/>
        <w:rPr>
          <w:del w:id="4683" w:author="pjanssen" w:date="2015-06-18T16:21:00Z"/>
        </w:rPr>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4684" w:name="_Toc434956144"/>
      <w:r>
        <w:t>Bibliografie</w:t>
      </w:r>
      <w:bookmarkEnd w:id="4684"/>
    </w:p>
    <w:p w:rsidR="00576E1A" w:rsidRPr="007C7339" w:rsidRDefault="00EE28D0" w:rsidP="00576E1A">
      <w:pPr>
        <w:pStyle w:val="Inleidingnatitel"/>
        <w:spacing w:line="240" w:lineRule="atLeast"/>
      </w:pPr>
      <w:r>
        <w:t>Dit hoofdstuk beschrijft</w:t>
      </w:r>
      <w:r w:rsidR="00D372E2">
        <w:t xml:space="preserve"> relevante documenten betrekking hebben op deze </w:t>
      </w:r>
      <w:ins w:id="4685" w:author="pjanssen" w:date="2015-06-18T16:20:00Z">
        <w:r w:rsidR="00900664">
          <w:t>d</w:t>
        </w:r>
      </w:ins>
      <w:del w:id="4686" w:author="pjanssen" w:date="2015-06-18T16:20:00Z">
        <w:r w:rsidR="005F591B" w:rsidDel="00900664">
          <w:delText>D</w:delText>
        </w:r>
      </w:del>
      <w:r w:rsidR="005F591B">
        <w:t>ata</w:t>
      </w:r>
      <w:del w:id="4687" w:author="pjanssen" w:date="2015-06-18T16:20:00Z">
        <w:r w:rsidR="005F591B" w:rsidDel="00900664">
          <w:delText xml:space="preserve"> Product</w:delText>
        </w:r>
      </w:del>
      <w:ins w:id="4688" w:author="pjanssen" w:date="2015-06-18T16:20:00Z">
        <w:r w:rsidR="00900664">
          <w:t>s</w:t>
        </w:r>
      </w:ins>
      <w:del w:id="4689" w:author="pjanssen" w:date="2015-06-18T16:20:00Z">
        <w:r w:rsidR="005F591B" w:rsidDel="00900664">
          <w:delText xml:space="preserve"> S</w:delText>
        </w:r>
      </w:del>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EE7BB1"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032207" w:rsidRPr="00032207">
        <w:rPr>
          <w:szCs w:val="20"/>
          <w:lang w:val="en-US"/>
        </w:rPr>
        <w:t>http://inspire.jrc.ec.europa.eu/documents/Data_Specifications/INSPIRE_DataSpecification_US_v3.0.pdf</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636176">
        <w:fldChar w:fldCharType="begin"/>
      </w:r>
      <w:r w:rsidR="00636176" w:rsidRPr="00636176">
        <w:rPr>
          <w:lang w:val="en-GB"/>
          <w:rPrChange w:id="4690" w:author="pjanssen" w:date="2015-06-01T10:34:00Z">
            <w:rPr>
              <w:color w:val="0000FF"/>
              <w:u w:val="single"/>
            </w:rPr>
          </w:rPrChange>
        </w:rPr>
        <w:instrText>HYPERLINK "http://inspire.jrc.ec.europa.eu/reports/ImplementingRules/DataSpecifications/D2.5_v3.1.pdf"</w:instrText>
      </w:r>
      <w:r w:rsidR="00636176">
        <w:fldChar w:fldCharType="separate"/>
      </w:r>
      <w:r w:rsidR="00DF04D9" w:rsidRPr="00834A6E">
        <w:rPr>
          <w:rStyle w:val="Hyperlink"/>
          <w:szCs w:val="20"/>
          <w:lang w:val="en-US"/>
        </w:rPr>
        <w:t>http://inspire.jrc.ec.europa.eu/reports/ImplementingRules/DataSpecifications/D2.5_v3.1.pdf</w:t>
      </w:r>
      <w:r w:rsidR="00636176">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Pr="00DF04D9">
        <w:rPr>
          <w:szCs w:val="20"/>
          <w:lang w:val="en-US"/>
        </w:rPr>
        <w:t>http://inspire.jrc.ec.europa.eu/documents/Data_Specifications/D2.10.1_GenericNetworkModel_v1.0rc3.pdf</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EE7BB1" w:rsidRDefault="006F2CE2">
      <w:pPr>
        <w:numPr>
          <w:ilvl w:val="0"/>
          <w:numId w:val="19"/>
        </w:numPr>
        <w:spacing w:line="240" w:lineRule="auto"/>
        <w:jc w:val="left"/>
        <w:rPr>
          <w:lang w:val="en-US"/>
        </w:rPr>
      </w:pPr>
      <w:r w:rsidRPr="006F2CE2">
        <w:rPr>
          <w:szCs w:val="20"/>
        </w:rPr>
        <w:t>NEN 3610</w:t>
      </w:r>
      <w:r w:rsidR="004305C4">
        <w:rPr>
          <w:szCs w:val="20"/>
        </w:rPr>
        <w:t>:</w:t>
      </w:r>
      <w:r w:rsidRPr="006F2CE2">
        <w:rPr>
          <w:szCs w:val="20"/>
        </w:rPr>
        <w:t>2011- Basismodel Geo-informatie - Termen, definities,relaties en algemene regels voor de uitwisseling van informatie over aan de aarde gerelateerde ruimtelijke objecten</w:t>
      </w:r>
      <w:r w:rsidR="00DF04D9">
        <w:rPr>
          <w:szCs w:val="20"/>
        </w:rPr>
        <w:t xml:space="preserve">. </w:t>
      </w:r>
      <w:r w:rsidRPr="006F2CE2">
        <w:rPr>
          <w:szCs w:val="20"/>
        </w:rPr>
        <w:t>Normcommissie 351 240 "Geo-informatie</w:t>
      </w:r>
      <w:ins w:id="4691" w:author="pjanssen" w:date="2015-11-09T23:10:00Z">
        <w:r w:rsidR="008A21E1">
          <w:rPr>
            <w:szCs w:val="20"/>
          </w:rPr>
          <w:t>”</w:t>
        </w:r>
      </w:ins>
      <w:r w:rsidRPr="006F2CE2">
        <w:rPr>
          <w:szCs w:val="20"/>
        </w:rPr>
        <w:t>, Nederlands Normalisatie-instituut</w:t>
      </w:r>
      <w:r w:rsidR="001239D0">
        <w:rPr>
          <w:szCs w:val="20"/>
        </w:rPr>
        <w:t>.</w:t>
      </w:r>
      <w:r w:rsidR="001239D0" w:rsidRPr="00DF04D9" w:rsidDel="001239D0">
        <w:rPr>
          <w:szCs w:val="20"/>
        </w:rPr>
        <w:t xml:space="preserve"> </w:t>
      </w:r>
    </w:p>
    <w:p w:rsidR="00D955F6" w:rsidRDefault="00D955F6" w:rsidP="001239D0">
      <w:pPr>
        <w:spacing w:line="240" w:lineRule="auto"/>
        <w:ind w:left="720"/>
        <w:jc w:val="left"/>
        <w:sectPr w:rsidR="00D955F6" w:rsidSect="00672722">
          <w:pgSz w:w="11906" w:h="16838" w:code="9"/>
          <w:pgMar w:top="2552" w:right="1622" w:bottom="1531" w:left="1622"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4692" w:name="_Toc434956145"/>
      <w:r>
        <w:t xml:space="preserve">Bijlage </w:t>
      </w:r>
      <w:r w:rsidR="00D955F6">
        <w:t>1: IMKL1.1 (2012)</w:t>
      </w:r>
      <w:bookmarkEnd w:id="4692"/>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6pt" o:ole="">
            <v:imagedata r:id="rId51" o:title="" croptop="3994f" cropbottom="5164f"/>
          </v:shape>
          <o:OLEObject Type="Embed" ProgID="PowerPoint.Slide.8" ShapeID="_x0000_i1025" DrawAspect="Content" ObjectID="_1509189931" r:id="rId52"/>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4693" w:name="_Toc434956146"/>
      <w:r>
        <w:t xml:space="preserve">Bijlage </w:t>
      </w:r>
      <w:r w:rsidR="00D955F6">
        <w:t xml:space="preserve">2: IMKL2015 </w:t>
      </w:r>
      <w:r w:rsidR="00932116">
        <w:t>waardelijst</w:t>
      </w:r>
      <w:r w:rsidR="00D955F6">
        <w:t>en.</w:t>
      </w:r>
      <w:bookmarkEnd w:id="4693"/>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921722" w:rsidDel="00E51DFC" w:rsidRDefault="00921722" w:rsidP="00D372E2">
      <w:pPr>
        <w:rPr>
          <w:del w:id="4694" w:author="pjanssen" w:date="2015-11-10T12:29:00Z"/>
        </w:rPr>
      </w:pPr>
    </w:p>
    <w:p w:rsidR="00EE7BB1" w:rsidDel="00E51DFC" w:rsidRDefault="00EE7BB1">
      <w:pPr>
        <w:pStyle w:val="Hoofdstukx"/>
        <w:rPr>
          <w:del w:id="4695" w:author="pjanssen" w:date="2015-11-10T12:29:00Z"/>
        </w:rPr>
      </w:pPr>
    </w:p>
    <w:p w:rsidR="002A0ED0" w:rsidDel="00E51DFC" w:rsidRDefault="002A0ED0" w:rsidP="00D372E2">
      <w:pPr>
        <w:rPr>
          <w:del w:id="4696" w:author="pjanssen" w:date="2015-11-10T12:29:00Z"/>
        </w:rPr>
      </w:pPr>
    </w:p>
    <w:p w:rsidR="00EE7BB1" w:rsidDel="00E51DFC" w:rsidRDefault="002A0ED0">
      <w:pPr>
        <w:pStyle w:val="Hoofdstuktitel"/>
        <w:rPr>
          <w:del w:id="4697" w:author="pjanssen" w:date="2015-11-10T12:29:00Z"/>
        </w:rPr>
      </w:pPr>
      <w:del w:id="4698" w:author="pjanssen" w:date="2015-11-10T12:29:00Z">
        <w:r w:rsidDel="00E51DFC">
          <w:delText>Bijlage 3: Model voor opnemen Belang en Belangenstrook</w:delText>
        </w:r>
      </w:del>
    </w:p>
    <w:p w:rsidR="002A0ED0" w:rsidRPr="002A0ED0" w:rsidDel="00E51DFC" w:rsidRDefault="002A0ED0" w:rsidP="002A0ED0">
      <w:pPr>
        <w:spacing w:line="240" w:lineRule="auto"/>
        <w:jc w:val="left"/>
        <w:rPr>
          <w:del w:id="4699" w:author="pjanssen" w:date="2015-11-10T12:29:00Z"/>
          <w:b/>
        </w:rPr>
      </w:pPr>
      <w:del w:id="4700" w:author="pjanssen" w:date="2015-11-10T12:29:00Z">
        <w:r w:rsidRPr="002A0ED0" w:rsidDel="00E51DFC">
          <w:rPr>
            <w:b/>
          </w:rPr>
          <w:delText>DIT HOOFDSTUK IS ONDER BEWERKING.</w:delText>
        </w:r>
      </w:del>
    </w:p>
    <w:p w:rsidR="00EE7BB1" w:rsidDel="00E51DFC" w:rsidRDefault="00EE7BB1">
      <w:pPr>
        <w:rPr>
          <w:del w:id="4701" w:author="pjanssen" w:date="2015-11-10T12:29:00Z"/>
        </w:rPr>
      </w:pPr>
    </w:p>
    <w:p w:rsidR="00EE7BB1" w:rsidDel="00E51DFC" w:rsidRDefault="00EE7BB1">
      <w:pPr>
        <w:rPr>
          <w:del w:id="4702" w:author="pjanssen" w:date="2015-11-10T12:29:00Z"/>
        </w:rPr>
      </w:pPr>
    </w:p>
    <w:p w:rsidR="00EE7BB1" w:rsidDel="00E51DFC" w:rsidRDefault="00D66553">
      <w:pPr>
        <w:rPr>
          <w:del w:id="4703" w:author="pjanssen" w:date="2015-11-10T12:29:00Z"/>
        </w:rPr>
      </w:pPr>
      <w:del w:id="4704" w:author="pjanssen" w:date="2015-11-10T12:29:00Z">
        <w:r w:rsidDel="00E51DFC">
          <w:rPr>
            <w:b/>
          </w:rPr>
          <w:delText>Belang, Belangenstrook</w:delText>
        </w:r>
      </w:del>
    </w:p>
    <w:p w:rsidR="002A0ED0" w:rsidDel="00E51DFC" w:rsidRDefault="002A0ED0" w:rsidP="002A0ED0">
      <w:pPr>
        <w:spacing w:line="240" w:lineRule="atLeast"/>
        <w:rPr>
          <w:del w:id="4705" w:author="pjanssen" w:date="2015-11-10T12:29:00Z"/>
        </w:rPr>
      </w:pPr>
    </w:p>
    <w:p w:rsidR="002A0ED0" w:rsidDel="00E51DFC" w:rsidRDefault="002A0ED0" w:rsidP="002A0ED0">
      <w:pPr>
        <w:spacing w:line="240" w:lineRule="auto"/>
        <w:jc w:val="left"/>
        <w:rPr>
          <w:del w:id="4706" w:author="pjanssen" w:date="2015-11-10T12:29:00Z"/>
        </w:rPr>
      </w:pPr>
      <w:del w:id="4707" w:author="pjanssen" w:date="2015-11-10T12:29:00Z">
        <w:r w:rsidDel="00E51DFC">
          <w:delText xml:space="preserve">Definitie: </w:delText>
        </w:r>
        <w:r w:rsidRPr="00D239F0" w:rsidDel="00E51DFC">
          <w:delText>Gebied waar een netbeheerder een belang, verantwoordelijkheid, heeft i</w:delText>
        </w:r>
        <w:r w:rsidDel="00E51DFC">
          <w:delText>n relatie tot een utiliteitsnet of delen daarvan.</w:delText>
        </w:r>
      </w:del>
    </w:p>
    <w:p w:rsidR="00921722" w:rsidDel="00E51DFC" w:rsidRDefault="00921722" w:rsidP="002A0ED0">
      <w:pPr>
        <w:spacing w:line="240" w:lineRule="auto"/>
        <w:jc w:val="left"/>
        <w:rPr>
          <w:del w:id="4708" w:author="pjanssen" w:date="2015-11-10T12:29:00Z"/>
        </w:rPr>
      </w:pPr>
    </w:p>
    <w:p w:rsidR="00921722" w:rsidDel="00E51DFC" w:rsidRDefault="0065528A" w:rsidP="002A0ED0">
      <w:pPr>
        <w:spacing w:line="240" w:lineRule="auto"/>
        <w:jc w:val="left"/>
        <w:rPr>
          <w:del w:id="4709" w:author="pjanssen" w:date="2015-11-10T12:29:00Z"/>
        </w:rPr>
      </w:pPr>
      <w:del w:id="4710" w:author="pjanssen" w:date="2015-11-10T12:29:00Z">
        <w:r>
          <w:rPr>
            <w:noProof/>
            <w:rPrChange w:id="4711" w:author="Unknown">
              <w:rPr>
                <w:noProof/>
                <w:color w:val="0000FF"/>
                <w:u w:val="single"/>
              </w:rPr>
            </w:rPrChange>
          </w:rPr>
          <w:drawing>
            <wp:inline distT="0" distB="0" distL="0" distR="0">
              <wp:extent cx="5500370" cy="3560445"/>
              <wp:effectExtent l="0" t="0" r="0" b="0"/>
              <wp:docPr id="59" name="Afbeelding 58" descr="Belanggebie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langgebied.wmf"/>
                      <pic:cNvPicPr/>
                    </pic:nvPicPr>
                    <pic:blipFill>
                      <a:blip r:embed="rId53" cstate="print"/>
                      <a:stretch>
                        <a:fillRect/>
                      </a:stretch>
                    </pic:blipFill>
                    <pic:spPr>
                      <a:xfrm>
                        <a:off x="0" y="0"/>
                        <a:ext cx="5500370" cy="3560445"/>
                      </a:xfrm>
                      <a:prstGeom prst="rect">
                        <a:avLst/>
                      </a:prstGeom>
                    </pic:spPr>
                  </pic:pic>
                </a:graphicData>
              </a:graphic>
            </wp:inline>
          </w:drawing>
        </w:r>
      </w:del>
    </w:p>
    <w:p w:rsidR="00921722" w:rsidDel="00E51DFC" w:rsidRDefault="00921722" w:rsidP="002A0ED0">
      <w:pPr>
        <w:spacing w:line="240" w:lineRule="auto"/>
        <w:jc w:val="left"/>
        <w:rPr>
          <w:del w:id="4712" w:author="pjanssen" w:date="2015-11-10T12:29:00Z"/>
        </w:rPr>
      </w:pPr>
    </w:p>
    <w:p w:rsidR="00921722" w:rsidDel="00E51DFC" w:rsidRDefault="00921722" w:rsidP="002A0ED0">
      <w:pPr>
        <w:spacing w:line="240" w:lineRule="auto"/>
        <w:jc w:val="left"/>
        <w:rPr>
          <w:del w:id="4713" w:author="pjanssen" w:date="2015-11-10T12:29:00Z"/>
        </w:rPr>
      </w:pPr>
    </w:p>
    <w:p w:rsidR="002A0ED0" w:rsidDel="00E51DFC" w:rsidRDefault="002A0ED0" w:rsidP="002A0ED0">
      <w:pPr>
        <w:spacing w:line="240" w:lineRule="auto"/>
        <w:jc w:val="left"/>
        <w:rPr>
          <w:del w:id="4714" w:author="pjanssen" w:date="2015-11-10T12:29:00Z"/>
        </w:rPr>
      </w:pPr>
    </w:p>
    <w:p w:rsidR="002A0ED0" w:rsidRDefault="002A0ED0" w:rsidP="002A0ED0">
      <w:pPr>
        <w:spacing w:line="240" w:lineRule="auto"/>
        <w:jc w:val="left"/>
      </w:pPr>
      <w:del w:id="4715" w:author="pjanssen" w:date="2015-11-10T12:29:00Z">
        <w:r w:rsidDel="00E51DFC">
          <w:delText>Figuur x: Belang, gegevens en gebied. Om het belang van een netbeheerder op een utiliteitsnet of delen daarvan middels een gebied aan te geven.</w:delText>
        </w:r>
        <w:r w:rsidDel="00E51DFC">
          <w:br w:type="page"/>
        </w:r>
      </w:del>
    </w:p>
    <w:p w:rsidR="002A0ED0" w:rsidRDefault="002A0ED0" w:rsidP="00D372E2"/>
    <w:p w:rsidR="00D372E2" w:rsidRDefault="00D372E2" w:rsidP="00D955F6">
      <w:pPr>
        <w:pStyle w:val="Hoofdstukx"/>
      </w:pPr>
    </w:p>
    <w:p w:rsidR="00D955F6" w:rsidRDefault="00D955F6" w:rsidP="00D955F6">
      <w:pPr>
        <w:pStyle w:val="Hoofdstuktitel"/>
      </w:pPr>
      <w:bookmarkStart w:id="4716" w:name="_Toc434956147"/>
      <w:r>
        <w:t xml:space="preserve">Bijlage </w:t>
      </w:r>
      <w:del w:id="4717" w:author="pjanssen" w:date="2015-11-10T12:30:00Z">
        <w:r w:rsidR="009D655E" w:rsidDel="00E51DFC">
          <w:delText>4</w:delText>
        </w:r>
      </w:del>
      <w:ins w:id="4718" w:author="pjanssen" w:date="2015-11-10T12:30:00Z">
        <w:r w:rsidR="00E51DFC">
          <w:t>3</w:t>
        </w:r>
      </w:ins>
      <w:r>
        <w:t xml:space="preserve">: </w:t>
      </w:r>
      <w:del w:id="4719" w:author="pjanssen" w:date="2015-11-10T12:30:00Z">
        <w:r w:rsidDel="00E51DFC">
          <w:delText>Aanlevering en uitlevering eis voorzorgsmaatregel.</w:delText>
        </w:r>
      </w:del>
      <w:ins w:id="4720" w:author="pjanssen" w:date="2015-11-10T12:30:00Z">
        <w:r w:rsidR="00E51DFC">
          <w:t>Toelichting op geometriemodel.</w:t>
        </w:r>
      </w:ins>
      <w:bookmarkEnd w:id="4716"/>
    </w:p>
    <w:p w:rsidR="0065528A" w:rsidRDefault="00636176">
      <w:pPr>
        <w:contextualSpacing/>
        <w:rPr>
          <w:ins w:id="4721" w:author="pjanssen" w:date="2015-11-10T12:48:00Z"/>
          <w:rPrChange w:id="4722" w:author="pjanssen" w:date="2015-11-10T12:51:00Z">
            <w:rPr>
              <w:ins w:id="4723" w:author="pjanssen" w:date="2015-11-10T12:48:00Z"/>
              <w:b/>
            </w:rPr>
          </w:rPrChange>
        </w:rPr>
        <w:pPrChange w:id="4724" w:author="pjanssen" w:date="2015-11-10T12:30:00Z">
          <w:pPr/>
        </w:pPrChange>
      </w:pPr>
      <w:ins w:id="4725" w:author="pjanssen" w:date="2015-11-10T12:33:00Z">
        <w:r w:rsidRPr="00636176">
          <w:rPr>
            <w:highlight w:val="yellow"/>
            <w:rPrChange w:id="4726" w:author="pjanssen" w:date="2015-11-10T18:25:00Z">
              <w:rPr>
                <w:b/>
                <w:color w:val="0000FF"/>
                <w:u w:val="single"/>
              </w:rPr>
            </w:rPrChange>
          </w:rPr>
          <w:t>Het geometriemodel van IMKL</w:t>
        </w:r>
      </w:ins>
      <w:ins w:id="4727" w:author="pjanssen" w:date="2015-11-10T18:25:00Z">
        <w:r w:rsidR="004E2E87">
          <w:rPr>
            <w:highlight w:val="yellow"/>
          </w:rPr>
          <w:t xml:space="preserve"> </w:t>
        </w:r>
      </w:ins>
      <w:ins w:id="4728" w:author="pjanssen" w:date="2015-11-10T12:33:00Z">
        <w:r w:rsidRPr="00636176">
          <w:rPr>
            <w:highlight w:val="yellow"/>
            <w:rPrChange w:id="4729" w:author="pjanssen" w:date="2015-11-10T18:25:00Z">
              <w:rPr>
                <w:b/>
                <w:color w:val="0000FF"/>
                <w:u w:val="single"/>
              </w:rPr>
            </w:rPrChange>
          </w:rPr>
          <w:t xml:space="preserve">is gebaseerd op het netwerk model van INSPIRE. </w:t>
        </w:r>
      </w:ins>
      <w:ins w:id="4730" w:author="pjanssen" w:date="2015-11-10T12:48:00Z">
        <w:r w:rsidRPr="00636176">
          <w:rPr>
            <w:highlight w:val="yellow"/>
            <w:rPrChange w:id="4731" w:author="pjanssen" w:date="2015-11-10T18:25:00Z">
              <w:rPr>
                <w:b/>
                <w:color w:val="0000FF"/>
                <w:u w:val="single"/>
              </w:rPr>
            </w:rPrChange>
          </w:rPr>
          <w:t>De volgende aspecten typeren de toepassing van het netwerk model in IMKL2015.</w:t>
        </w:r>
      </w:ins>
    </w:p>
    <w:p w:rsidR="0065528A" w:rsidRDefault="0065528A">
      <w:pPr>
        <w:contextualSpacing/>
        <w:rPr>
          <w:ins w:id="4732" w:author="pjanssen" w:date="2015-11-10T12:35:00Z"/>
          <w:rPrChange w:id="4733" w:author="pjanssen" w:date="2015-11-10T12:51:00Z">
            <w:rPr>
              <w:ins w:id="4734" w:author="pjanssen" w:date="2015-11-10T12:35:00Z"/>
              <w:b/>
            </w:rPr>
          </w:rPrChange>
        </w:rPr>
        <w:pPrChange w:id="4735" w:author="pjanssen" w:date="2015-11-10T12:30:00Z">
          <w:pPr/>
        </w:pPrChange>
      </w:pPr>
    </w:p>
    <w:p w:rsidR="0065528A" w:rsidRDefault="00636176">
      <w:pPr>
        <w:pStyle w:val="Lijstalinea"/>
        <w:numPr>
          <w:ilvl w:val="0"/>
          <w:numId w:val="45"/>
        </w:numPr>
        <w:rPr>
          <w:ins w:id="4736" w:author="pjanssen" w:date="2015-11-10T12:37:00Z"/>
          <w:rPrChange w:id="4737" w:author="pjanssen" w:date="2015-11-10T12:51:00Z">
            <w:rPr>
              <w:ins w:id="4738" w:author="pjanssen" w:date="2015-11-10T12:37:00Z"/>
              <w:b/>
            </w:rPr>
          </w:rPrChange>
        </w:rPr>
        <w:pPrChange w:id="4739" w:author="pjanssen" w:date="2015-11-10T12:47:00Z">
          <w:pPr/>
        </w:pPrChange>
      </w:pPr>
      <w:ins w:id="4740" w:author="pjanssen" w:date="2015-11-10T12:36:00Z">
        <w:r w:rsidRPr="00636176">
          <w:rPr>
            <w:rPrChange w:id="4741" w:author="pjanssen" w:date="2015-11-10T12:51:00Z">
              <w:rPr>
                <w:b/>
                <w:color w:val="0000FF"/>
                <w:u w:val="single"/>
              </w:rPr>
            </w:rPrChange>
          </w:rPr>
          <w:t>de geometrie wordt gedefinieerd in het netwerk model;</w:t>
        </w:r>
      </w:ins>
    </w:p>
    <w:p w:rsidR="0065528A" w:rsidRDefault="00636176">
      <w:pPr>
        <w:pStyle w:val="Lijstalinea"/>
        <w:numPr>
          <w:ilvl w:val="0"/>
          <w:numId w:val="45"/>
        </w:numPr>
        <w:rPr>
          <w:ins w:id="4742" w:author="pjanssen" w:date="2015-11-10T12:36:00Z"/>
          <w:rPrChange w:id="4743" w:author="pjanssen" w:date="2015-11-10T12:51:00Z">
            <w:rPr>
              <w:ins w:id="4744" w:author="pjanssen" w:date="2015-11-10T12:36:00Z"/>
              <w:b/>
            </w:rPr>
          </w:rPrChange>
        </w:rPr>
        <w:pPrChange w:id="4745" w:author="pjanssen" w:date="2015-11-10T12:47:00Z">
          <w:pPr/>
        </w:pPrChange>
      </w:pPr>
      <w:ins w:id="4746" w:author="pjanssen" w:date="2015-11-10T12:37:00Z">
        <w:r w:rsidRPr="00636176">
          <w:rPr>
            <w:rPrChange w:id="4747" w:author="pjanssen" w:date="2015-11-10T12:51:00Z">
              <w:rPr>
                <w:b/>
                <w:color w:val="0000FF"/>
                <w:u w:val="single"/>
              </w:rPr>
            </w:rPrChange>
          </w:rPr>
          <w:t>geometrie wordt gerealiseerd door de objectypen Link en Node</w:t>
        </w:r>
      </w:ins>
      <w:ins w:id="4748" w:author="pjanssen" w:date="2015-11-10T12:38:00Z">
        <w:r w:rsidRPr="00636176">
          <w:rPr>
            <w:rPrChange w:id="4749" w:author="pjanssen" w:date="2015-11-10T12:51:00Z">
              <w:rPr>
                <w:b/>
                <w:color w:val="0000FF"/>
                <w:u w:val="single"/>
              </w:rPr>
            </w:rPrChange>
          </w:rPr>
          <w:t>;</w:t>
        </w:r>
      </w:ins>
    </w:p>
    <w:p w:rsidR="0065528A" w:rsidRDefault="00636176">
      <w:pPr>
        <w:pStyle w:val="Lijstalinea"/>
        <w:numPr>
          <w:ilvl w:val="0"/>
          <w:numId w:val="45"/>
        </w:numPr>
        <w:rPr>
          <w:ins w:id="4750" w:author="pjanssen" w:date="2015-11-10T12:38:00Z"/>
          <w:rPrChange w:id="4751" w:author="pjanssen" w:date="2015-11-10T12:51:00Z">
            <w:rPr>
              <w:ins w:id="4752" w:author="pjanssen" w:date="2015-11-10T12:38:00Z"/>
              <w:b/>
            </w:rPr>
          </w:rPrChange>
        </w:rPr>
        <w:pPrChange w:id="4753" w:author="pjanssen" w:date="2015-11-10T12:47:00Z">
          <w:pPr/>
        </w:pPrChange>
      </w:pPr>
      <w:ins w:id="4754" w:author="pjanssen" w:date="2015-11-10T12:37:00Z">
        <w:r w:rsidRPr="00636176">
          <w:rPr>
            <w:rPrChange w:id="4755" w:author="pjanssen" w:date="2015-11-10T12:51:00Z">
              <w:rPr>
                <w:b/>
                <w:color w:val="0000FF"/>
                <w:u w:val="single"/>
              </w:rPr>
            </w:rPrChange>
          </w:rPr>
          <w:t>geometrische primitieven zijn punten of lijnen;</w:t>
        </w:r>
      </w:ins>
    </w:p>
    <w:p w:rsidR="0065528A" w:rsidRDefault="00636176">
      <w:pPr>
        <w:pStyle w:val="Lijstalinea"/>
        <w:numPr>
          <w:ilvl w:val="0"/>
          <w:numId w:val="45"/>
        </w:numPr>
        <w:rPr>
          <w:ins w:id="4756" w:author="pjanssen" w:date="2015-11-10T12:40:00Z"/>
          <w:rPrChange w:id="4757" w:author="pjanssen" w:date="2015-11-10T12:51:00Z">
            <w:rPr>
              <w:ins w:id="4758" w:author="pjanssen" w:date="2015-11-10T12:40:00Z"/>
              <w:b/>
            </w:rPr>
          </w:rPrChange>
        </w:rPr>
        <w:pPrChange w:id="4759" w:author="pjanssen" w:date="2015-11-10T12:47:00Z">
          <w:pPr/>
        </w:pPrChange>
      </w:pPr>
      <w:ins w:id="4760" w:author="pjanssen" w:date="2015-11-10T12:40:00Z">
        <w:r w:rsidRPr="00636176">
          <w:rPr>
            <w:rPrChange w:id="4761" w:author="pjanssen" w:date="2015-11-10T12:51:00Z">
              <w:rPr>
                <w:b/>
                <w:color w:val="0000FF"/>
                <w:u w:val="single"/>
              </w:rPr>
            </w:rPrChange>
          </w:rPr>
          <w:t>een IMKL:KabelOfleiding is een UtilityLinkSet</w:t>
        </w:r>
      </w:ins>
      <w:ins w:id="4762" w:author="pjanssen" w:date="2015-11-10T12:43:00Z">
        <w:r w:rsidRPr="00636176">
          <w:rPr>
            <w:rPrChange w:id="4763" w:author="pjanssen" w:date="2015-11-10T12:51:00Z">
              <w:rPr>
                <w:b/>
                <w:color w:val="0000FF"/>
                <w:u w:val="single"/>
              </w:rPr>
            </w:rPrChange>
          </w:rPr>
          <w:t>;</w:t>
        </w:r>
      </w:ins>
    </w:p>
    <w:p w:rsidR="0065528A" w:rsidRDefault="00636176">
      <w:pPr>
        <w:pStyle w:val="Lijstalinea"/>
        <w:numPr>
          <w:ilvl w:val="0"/>
          <w:numId w:val="45"/>
        </w:numPr>
        <w:rPr>
          <w:ins w:id="4764" w:author="pjanssen" w:date="2015-11-10T12:41:00Z"/>
          <w:rPrChange w:id="4765" w:author="pjanssen" w:date="2015-11-10T12:51:00Z">
            <w:rPr>
              <w:ins w:id="4766" w:author="pjanssen" w:date="2015-11-10T12:41:00Z"/>
              <w:b/>
            </w:rPr>
          </w:rPrChange>
        </w:rPr>
        <w:pPrChange w:id="4767" w:author="pjanssen" w:date="2015-11-10T12:47:00Z">
          <w:pPr/>
        </w:pPrChange>
      </w:pPr>
      <w:ins w:id="4768" w:author="pjanssen" w:date="2015-11-10T12:41:00Z">
        <w:r w:rsidRPr="00636176">
          <w:rPr>
            <w:rPrChange w:id="4769" w:author="pjanssen" w:date="2015-11-10T12:51:00Z">
              <w:rPr>
                <w:b/>
                <w:color w:val="0000FF"/>
                <w:u w:val="single"/>
              </w:rPr>
            </w:rPrChange>
          </w:rPr>
          <w:t>Een UtilityLinkSet verwijst naar 1..* Links</w:t>
        </w:r>
      </w:ins>
      <w:ins w:id="4770" w:author="pjanssen" w:date="2015-11-10T12:43:00Z">
        <w:r w:rsidRPr="00636176">
          <w:rPr>
            <w:rPrChange w:id="4771" w:author="pjanssen" w:date="2015-11-10T12:51:00Z">
              <w:rPr>
                <w:b/>
                <w:color w:val="0000FF"/>
                <w:u w:val="single"/>
              </w:rPr>
            </w:rPrChange>
          </w:rPr>
          <w:t>;</w:t>
        </w:r>
      </w:ins>
    </w:p>
    <w:p w:rsidR="0065528A" w:rsidRDefault="00636176">
      <w:pPr>
        <w:pStyle w:val="Lijstalinea"/>
        <w:numPr>
          <w:ilvl w:val="0"/>
          <w:numId w:val="45"/>
        </w:numPr>
        <w:rPr>
          <w:ins w:id="4772" w:author="pjanssen" w:date="2015-11-10T12:43:00Z"/>
          <w:rPrChange w:id="4773" w:author="pjanssen" w:date="2015-11-10T12:51:00Z">
            <w:rPr>
              <w:ins w:id="4774" w:author="pjanssen" w:date="2015-11-10T12:43:00Z"/>
              <w:b/>
            </w:rPr>
          </w:rPrChange>
        </w:rPr>
        <w:pPrChange w:id="4775" w:author="pjanssen" w:date="2015-11-10T12:47:00Z">
          <w:pPr/>
        </w:pPrChange>
      </w:pPr>
      <w:ins w:id="4776" w:author="pjanssen" w:date="2015-11-10T12:42:00Z">
        <w:r w:rsidRPr="00636176">
          <w:rPr>
            <w:rPrChange w:id="4777" w:author="pjanssen" w:date="2015-11-10T12:51:00Z">
              <w:rPr>
                <w:b/>
                <w:color w:val="0000FF"/>
                <w:u w:val="single"/>
              </w:rPr>
            </w:rPrChange>
          </w:rPr>
          <w:t>Een IMKL:Leidingelement is een Node</w:t>
        </w:r>
      </w:ins>
      <w:ins w:id="4778" w:author="pjanssen" w:date="2015-11-10T12:43:00Z">
        <w:r w:rsidRPr="00636176">
          <w:rPr>
            <w:rPrChange w:id="4779" w:author="pjanssen" w:date="2015-11-10T12:51:00Z">
              <w:rPr>
                <w:b/>
                <w:color w:val="0000FF"/>
                <w:u w:val="single"/>
              </w:rPr>
            </w:rPrChange>
          </w:rPr>
          <w:t>;</w:t>
        </w:r>
      </w:ins>
    </w:p>
    <w:p w:rsidR="0065528A" w:rsidRDefault="00636176">
      <w:pPr>
        <w:pStyle w:val="Lijstalinea"/>
        <w:numPr>
          <w:ilvl w:val="0"/>
          <w:numId w:val="45"/>
        </w:numPr>
        <w:rPr>
          <w:ins w:id="4780" w:author="pjanssen" w:date="2015-11-10T12:43:00Z"/>
          <w:rPrChange w:id="4781" w:author="pjanssen" w:date="2015-11-10T12:51:00Z">
            <w:rPr>
              <w:ins w:id="4782" w:author="pjanssen" w:date="2015-11-10T12:43:00Z"/>
              <w:b/>
            </w:rPr>
          </w:rPrChange>
        </w:rPr>
        <w:pPrChange w:id="4783" w:author="pjanssen" w:date="2015-11-10T12:47:00Z">
          <w:pPr/>
        </w:pPrChange>
      </w:pPr>
      <w:ins w:id="4784" w:author="pjanssen" w:date="2015-11-10T12:43:00Z">
        <w:r w:rsidRPr="00636176">
          <w:rPr>
            <w:rPrChange w:id="4785" w:author="pjanssen" w:date="2015-11-10T12:51:00Z">
              <w:rPr>
                <w:b/>
                <w:color w:val="0000FF"/>
                <w:u w:val="single"/>
              </w:rPr>
            </w:rPrChange>
          </w:rPr>
          <w:t>Het netwerk model bestaat uit een optionele relatie tussen Node en Link;</w:t>
        </w:r>
      </w:ins>
    </w:p>
    <w:p w:rsidR="0065528A" w:rsidRDefault="00636176">
      <w:pPr>
        <w:pStyle w:val="Lijstalinea"/>
        <w:numPr>
          <w:ilvl w:val="0"/>
          <w:numId w:val="45"/>
        </w:numPr>
        <w:rPr>
          <w:ins w:id="4786" w:author="pjanssen" w:date="2015-11-10T12:47:00Z"/>
          <w:rPrChange w:id="4787" w:author="pjanssen" w:date="2015-11-10T12:51:00Z">
            <w:rPr>
              <w:ins w:id="4788" w:author="pjanssen" w:date="2015-11-10T12:47:00Z"/>
              <w:b/>
            </w:rPr>
          </w:rPrChange>
        </w:rPr>
        <w:pPrChange w:id="4789" w:author="pjanssen" w:date="2015-11-10T12:47:00Z">
          <w:pPr/>
        </w:pPrChange>
      </w:pPr>
      <w:ins w:id="4790" w:author="pjanssen" w:date="2015-11-10T12:44:00Z">
        <w:r w:rsidRPr="00636176">
          <w:rPr>
            <w:rPrChange w:id="4791" w:author="pjanssen" w:date="2015-11-10T12:51:00Z">
              <w:rPr>
                <w:b/>
                <w:color w:val="0000FF"/>
                <w:u w:val="single"/>
              </w:rPr>
            </w:rPrChange>
          </w:rPr>
          <w:t>Een LinkSquence bevat DirectedLinks en wordt gebruikt om een route in een netwerk aan te geven.</w:t>
        </w:r>
      </w:ins>
    </w:p>
    <w:p w:rsidR="0065528A" w:rsidRDefault="0065528A">
      <w:pPr>
        <w:pStyle w:val="Lijstalinea"/>
        <w:rPr>
          <w:ins w:id="4792" w:author="pjanssen" w:date="2015-11-10T12:36:00Z"/>
        </w:rPr>
        <w:pPrChange w:id="4793" w:author="pjanssen" w:date="2015-11-10T12:47:00Z">
          <w:pPr/>
        </w:pPrChange>
      </w:pPr>
    </w:p>
    <w:p w:rsidR="0065528A" w:rsidRDefault="00636176">
      <w:pPr>
        <w:contextualSpacing/>
        <w:rPr>
          <w:ins w:id="4794" w:author="pjanssen" w:date="2015-11-10T21:55:00Z"/>
        </w:rPr>
        <w:pPrChange w:id="4795" w:author="pjanssen" w:date="2015-11-10T12:30:00Z">
          <w:pPr/>
        </w:pPrChange>
      </w:pPr>
      <w:ins w:id="4796" w:author="pjanssen" w:date="2015-11-10T12:48:00Z">
        <w:r w:rsidRPr="00636176">
          <w:rPr>
            <w:rPrChange w:id="4797" w:author="pjanssen" w:date="2015-11-10T12:51:00Z">
              <w:rPr>
                <w:b/>
                <w:color w:val="0000FF"/>
                <w:u w:val="single"/>
              </w:rPr>
            </w:rPrChange>
          </w:rPr>
          <w:t xml:space="preserve">Punt 5 maakt dat er een verwijzing is van een IMKL informatielement, bijvoorbeeld een </w:t>
        </w:r>
      </w:ins>
      <w:ins w:id="4798" w:author="pjanssen" w:date="2015-11-10T12:49:00Z">
        <w:r w:rsidRPr="00636176">
          <w:rPr>
            <w:rPrChange w:id="4799" w:author="pjanssen" w:date="2015-11-10T12:51:00Z">
              <w:rPr>
                <w:b/>
                <w:color w:val="0000FF"/>
                <w:u w:val="single"/>
              </w:rPr>
            </w:rPrChange>
          </w:rPr>
          <w:t xml:space="preserve">elektriciteitskabel naar een </w:t>
        </w:r>
      </w:ins>
      <w:ins w:id="4800" w:author="pjanssen" w:date="2015-11-10T12:50:00Z">
        <w:r w:rsidRPr="00636176">
          <w:rPr>
            <w:rPrChange w:id="4801" w:author="pjanssen" w:date="2015-11-10T12:51:00Z">
              <w:rPr>
                <w:b/>
                <w:color w:val="0000FF"/>
                <w:u w:val="single"/>
              </w:rPr>
            </w:rPrChange>
          </w:rPr>
          <w:t>Link (en dus de geometrie) en niet andersom. Punt 7, de optionele relatie tussen links en nodes maakt dat er verschillende niveaus van het toepassen van netwerktopologie zijn.</w:t>
        </w:r>
      </w:ins>
      <w:ins w:id="4802" w:author="pjanssen" w:date="2015-11-10T12:52:00Z">
        <w:r w:rsidR="00702D6F">
          <w:t xml:space="preserve"> Voorlopig gaan we er van uit dat al deze versies toegepast kunnen worden. Voor de uitleg daarvan een voorbeeld</w:t>
        </w:r>
      </w:ins>
      <w:ins w:id="4803" w:author="pjanssen" w:date="2015-11-10T12:53:00Z">
        <w:r w:rsidR="00702D6F">
          <w:t xml:space="preserve"> van een </w:t>
        </w:r>
      </w:ins>
      <w:ins w:id="4804" w:author="pjanssen" w:date="2015-11-10T13:34:00Z">
        <w:r w:rsidR="00306157">
          <w:t xml:space="preserve">leiding </w:t>
        </w:r>
      </w:ins>
      <w:ins w:id="4805" w:author="pjanssen" w:date="2015-11-10T12:53:00Z">
        <w:r w:rsidR="00702D6F">
          <w:t>met een aantal nodes</w:t>
        </w:r>
      </w:ins>
      <w:ins w:id="4806" w:author="pjanssen" w:date="2015-11-10T13:34:00Z">
        <w:r w:rsidR="00306157">
          <w:t xml:space="preserve"> (leidingelementen)</w:t>
        </w:r>
      </w:ins>
      <w:ins w:id="4807" w:author="pjanssen" w:date="2015-11-10T12:53:00Z">
        <w:r w:rsidR="00702D6F">
          <w:t>.</w:t>
        </w:r>
      </w:ins>
      <w:ins w:id="4808" w:author="pjanssen" w:date="2015-11-10T12:54:00Z">
        <w:r w:rsidR="00702D6F">
          <w:t xml:space="preserve"> A en J zijn begin en eindpunt van de </w:t>
        </w:r>
      </w:ins>
      <w:ins w:id="4809" w:author="pjanssen" w:date="2015-11-10T13:35:00Z">
        <w:r w:rsidR="00306157">
          <w:t>leiding</w:t>
        </w:r>
      </w:ins>
      <w:ins w:id="4810" w:author="pjanssen" w:date="2015-11-10T12:54:00Z">
        <w:r w:rsidR="00306157">
          <w:t xml:space="preserve">; </w:t>
        </w:r>
        <w:r w:rsidR="00702D6F">
          <w:t>B tot en met I zijn aansluitingen met aftakkingen.</w:t>
        </w:r>
      </w:ins>
    </w:p>
    <w:p w:rsidR="0065528A" w:rsidRDefault="0065528A">
      <w:pPr>
        <w:contextualSpacing/>
        <w:rPr>
          <w:ins w:id="4811" w:author="pjanssen" w:date="2015-11-10T21:55:00Z"/>
        </w:rPr>
        <w:pPrChange w:id="4812" w:author="pjanssen" w:date="2015-11-10T12:30:00Z">
          <w:pPr/>
        </w:pPrChange>
      </w:pPr>
    </w:p>
    <w:p w:rsidR="0065528A" w:rsidRDefault="0065528A">
      <w:pPr>
        <w:contextualSpacing/>
        <w:rPr>
          <w:ins w:id="4813" w:author="pjanssen" w:date="2015-11-10T21:55:00Z"/>
          <w:noProof/>
        </w:rPr>
        <w:pPrChange w:id="4814" w:author="pjanssen" w:date="2015-11-10T12:30:00Z">
          <w:pPr/>
        </w:pPrChange>
      </w:pPr>
      <w:ins w:id="4815" w:author="pjanssen" w:date="2015-11-10T21:55:00Z">
        <w:r>
          <w:rPr>
            <w:noProof/>
          </w:rPr>
          <w:drawing>
            <wp:anchor distT="0" distB="0" distL="114300" distR="114300" simplePos="0" relativeHeight="25178931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54"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ins>
    </w:p>
    <w:p w:rsidR="0065528A" w:rsidRDefault="0065528A">
      <w:pPr>
        <w:contextualSpacing/>
        <w:rPr>
          <w:ins w:id="4816" w:author="pjanssen" w:date="2015-11-10T21:55:00Z"/>
        </w:rPr>
        <w:pPrChange w:id="4817" w:author="pjanssen" w:date="2015-11-10T12:30:00Z">
          <w:pPr/>
        </w:pPrChange>
      </w:pPr>
    </w:p>
    <w:p w:rsidR="0065528A" w:rsidRDefault="0065528A">
      <w:pPr>
        <w:contextualSpacing/>
        <w:rPr>
          <w:ins w:id="4818" w:author="pjanssen" w:date="2015-11-10T21:55:00Z"/>
        </w:rPr>
        <w:pPrChange w:id="4819" w:author="pjanssen" w:date="2015-11-10T12:30:00Z">
          <w:pPr/>
        </w:pPrChange>
      </w:pPr>
    </w:p>
    <w:p w:rsidR="0065528A" w:rsidRDefault="0065528A">
      <w:pPr>
        <w:contextualSpacing/>
        <w:rPr>
          <w:ins w:id="4820" w:author="pjanssen" w:date="2015-11-10T21:55:00Z"/>
        </w:rPr>
        <w:pPrChange w:id="4821" w:author="pjanssen" w:date="2015-11-10T12:30:00Z">
          <w:pPr/>
        </w:pPrChange>
      </w:pPr>
    </w:p>
    <w:p w:rsidR="0065528A" w:rsidRDefault="0065528A">
      <w:pPr>
        <w:contextualSpacing/>
        <w:rPr>
          <w:ins w:id="4822" w:author="pjanssen" w:date="2015-11-10T21:55:00Z"/>
        </w:rPr>
        <w:pPrChange w:id="4823" w:author="pjanssen" w:date="2015-11-10T12:30:00Z">
          <w:pPr/>
        </w:pPrChange>
      </w:pPr>
    </w:p>
    <w:p w:rsidR="0065528A" w:rsidRDefault="0065528A">
      <w:pPr>
        <w:contextualSpacing/>
        <w:rPr>
          <w:ins w:id="4824" w:author="pjanssen" w:date="2015-11-10T12:52:00Z"/>
        </w:rPr>
        <w:pPrChange w:id="4825" w:author="pjanssen" w:date="2015-11-10T12:30:00Z">
          <w:pPr/>
        </w:pPrChange>
      </w:pPr>
    </w:p>
    <w:p w:rsidR="0065528A" w:rsidRDefault="0065528A">
      <w:pPr>
        <w:contextualSpacing/>
        <w:rPr>
          <w:ins w:id="4826" w:author="pjanssen" w:date="2015-11-10T12:52:00Z"/>
        </w:rPr>
        <w:pPrChange w:id="4827" w:author="pjanssen" w:date="2015-11-10T12:30:00Z">
          <w:pPr/>
        </w:pPrChange>
      </w:pPr>
    </w:p>
    <w:p w:rsidR="0065528A" w:rsidRDefault="00636176">
      <w:pPr>
        <w:contextualSpacing/>
        <w:rPr>
          <w:ins w:id="4828" w:author="pjanssen" w:date="2015-11-10T12:56:00Z"/>
          <w:b/>
          <w:rPrChange w:id="4829" w:author="pjanssen" w:date="2015-11-10T13:16:00Z">
            <w:rPr>
              <w:ins w:id="4830" w:author="pjanssen" w:date="2015-11-10T12:56:00Z"/>
            </w:rPr>
          </w:rPrChange>
        </w:rPr>
        <w:pPrChange w:id="4831" w:author="pjanssen" w:date="2015-11-10T12:30:00Z">
          <w:pPr/>
        </w:pPrChange>
      </w:pPr>
      <w:ins w:id="4832" w:author="pjanssen" w:date="2015-11-10T12:52:00Z">
        <w:r w:rsidRPr="00636176">
          <w:rPr>
            <w:b/>
            <w:rPrChange w:id="4833" w:author="pjanssen" w:date="2015-11-10T13:16:00Z">
              <w:rPr>
                <w:color w:val="0000FF"/>
                <w:u w:val="single"/>
              </w:rPr>
            </w:rPrChange>
          </w:rPr>
          <w:t xml:space="preserve">Versie 1: </w:t>
        </w:r>
      </w:ins>
      <w:ins w:id="4834" w:author="pjanssen" w:date="2015-11-10T12:56:00Z">
        <w:r w:rsidRPr="00636176">
          <w:rPr>
            <w:b/>
            <w:rPrChange w:id="4835" w:author="pjanssen" w:date="2015-11-10T13:16:00Z">
              <w:rPr>
                <w:color w:val="0000FF"/>
                <w:u w:val="single"/>
              </w:rPr>
            </w:rPrChange>
          </w:rPr>
          <w:t>Netwerktopologie volledig toegepast.</w:t>
        </w:r>
      </w:ins>
    </w:p>
    <w:p w:rsidR="0065528A" w:rsidRDefault="0065528A">
      <w:pPr>
        <w:contextualSpacing/>
        <w:rPr>
          <w:ins w:id="4836" w:author="pjanssen" w:date="2015-11-10T13:11:00Z"/>
        </w:rPr>
        <w:pPrChange w:id="4837" w:author="pjanssen" w:date="2015-11-10T12:30:00Z">
          <w:pPr/>
        </w:pPrChange>
      </w:pPr>
      <w:ins w:id="4838" w:author="pjanssen" w:date="2015-11-10T21:56:00Z">
        <w:r>
          <w:rPr>
            <w:noProof/>
          </w:rPr>
          <w:lastRenderedPageBreak/>
          <w:drawing>
            <wp:anchor distT="0" distB="0" distL="114300" distR="114300" simplePos="0" relativeHeight="251792384"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54"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ins>
      <w:ins w:id="4839" w:author="pjanssen" w:date="2015-11-10T13:09:00Z">
        <w:r w:rsidR="00397CE5">
          <w:t xml:space="preserve">De volledig toepassing van het netwerk model bestaat uit het maken van 1 linkset die </w:t>
        </w:r>
      </w:ins>
      <w:ins w:id="4840" w:author="pjanssen" w:date="2015-11-10T13:14:00Z">
        <w:r w:rsidR="00397CE5">
          <w:t xml:space="preserve">bestaat uit </w:t>
        </w:r>
      </w:ins>
      <w:ins w:id="4841" w:author="pjanssen" w:date="2015-11-10T13:09:00Z">
        <w:r w:rsidR="00397CE5">
          <w:t>links die nodes</w:t>
        </w:r>
      </w:ins>
      <w:ins w:id="4842" w:author="pjanssen" w:date="2015-11-10T13:11:00Z">
        <w:r w:rsidR="00397CE5">
          <w:t xml:space="preserve"> met elkaar verbinden.</w:t>
        </w:r>
      </w:ins>
      <w:ins w:id="4843" w:author="pjanssen" w:date="2015-11-10T13:28:00Z">
        <w:r w:rsidR="002144DC">
          <w:t xml:space="preserve"> Er is een verwijzing tussen de nodes en de links.</w:t>
        </w:r>
      </w:ins>
      <w:ins w:id="4844" w:author="pjanssen" w:date="2015-11-10T13:11:00Z">
        <w:r w:rsidR="00397CE5">
          <w:t xml:space="preserve"> </w:t>
        </w:r>
      </w:ins>
      <w:ins w:id="4845" w:author="pjanssen" w:date="2015-11-10T13:14:00Z">
        <w:r w:rsidR="00397CE5">
          <w:t>E</w:t>
        </w:r>
      </w:ins>
      <w:ins w:id="4846" w:author="pjanssen" w:date="2015-11-10T13:15:00Z">
        <w:r w:rsidR="00397CE5">
          <w:t xml:space="preserve">en </w:t>
        </w:r>
      </w:ins>
      <w:ins w:id="4847" w:author="pjanssen" w:date="2015-11-10T13:35:00Z">
        <w:r w:rsidR="00306157">
          <w:t>leiding</w:t>
        </w:r>
      </w:ins>
      <w:ins w:id="4848" w:author="pjanssen" w:date="2015-11-10T13:15:00Z">
        <w:r w:rsidR="00397CE5">
          <w:t xml:space="preserve"> verwijst naar de linkset die er bij hoort. </w:t>
        </w:r>
      </w:ins>
      <w:ins w:id="4849" w:author="pjanssen" w:date="2015-11-10T13:11:00Z">
        <w:r w:rsidR="00397CE5">
          <w:t>Zie onderstaand schema.</w:t>
        </w:r>
      </w:ins>
    </w:p>
    <w:p w:rsidR="0065528A" w:rsidRDefault="0065528A">
      <w:pPr>
        <w:contextualSpacing/>
        <w:rPr>
          <w:ins w:id="4850" w:author="pjanssen" w:date="2015-11-10T21:57:00Z"/>
        </w:rPr>
        <w:pPrChange w:id="4851" w:author="pjanssen" w:date="2015-11-10T12:30:00Z">
          <w:pPr/>
        </w:pPrChange>
      </w:pPr>
    </w:p>
    <w:p w:rsidR="0065528A" w:rsidRDefault="0065528A">
      <w:pPr>
        <w:contextualSpacing/>
        <w:rPr>
          <w:ins w:id="4852" w:author="pjanssen" w:date="2015-11-10T21:57:00Z"/>
        </w:rPr>
        <w:pPrChange w:id="4853" w:author="pjanssen" w:date="2015-11-10T12:30:00Z">
          <w:pPr/>
        </w:pPrChange>
      </w:pPr>
    </w:p>
    <w:p w:rsidR="0065528A" w:rsidRDefault="0065528A">
      <w:pPr>
        <w:contextualSpacing/>
        <w:rPr>
          <w:ins w:id="4854" w:author="pjanssen" w:date="2015-11-10T21:57:00Z"/>
        </w:rPr>
        <w:pPrChange w:id="4855" w:author="pjanssen" w:date="2015-11-10T12:30:00Z">
          <w:pPr/>
        </w:pPrChange>
      </w:pPr>
    </w:p>
    <w:p w:rsidR="0065528A" w:rsidRDefault="0065528A">
      <w:pPr>
        <w:contextualSpacing/>
        <w:rPr>
          <w:ins w:id="4856" w:author="pjanssen" w:date="2015-11-10T21:57:00Z"/>
        </w:rPr>
        <w:pPrChange w:id="4857" w:author="pjanssen" w:date="2015-11-10T12:30:00Z">
          <w:pPr/>
        </w:pPrChange>
      </w:pPr>
    </w:p>
    <w:p w:rsidR="0065528A" w:rsidRDefault="0065528A">
      <w:pPr>
        <w:contextualSpacing/>
        <w:rPr>
          <w:ins w:id="4858" w:author="pjanssen" w:date="2015-11-10T21:57:00Z"/>
        </w:rPr>
        <w:pPrChange w:id="4859" w:author="pjanssen" w:date="2015-11-10T12:30:00Z">
          <w:pPr/>
        </w:pPrChange>
      </w:pPr>
    </w:p>
    <w:p w:rsidR="0065528A" w:rsidRDefault="0065528A">
      <w:pPr>
        <w:contextualSpacing/>
        <w:rPr>
          <w:ins w:id="4860" w:author="pjanssen" w:date="2015-11-10T21:57:00Z"/>
        </w:rPr>
        <w:pPrChange w:id="4861" w:author="pjanssen" w:date="2015-11-10T12:30:00Z">
          <w:pPr/>
        </w:pPrChange>
      </w:pPr>
    </w:p>
    <w:p w:rsidR="0065528A" w:rsidRDefault="0065528A">
      <w:pPr>
        <w:contextualSpacing/>
        <w:rPr>
          <w:ins w:id="4862" w:author="pjanssen" w:date="2015-11-10T21:57:00Z"/>
        </w:rPr>
        <w:pPrChange w:id="4863" w:author="pjanssen" w:date="2015-11-10T12:30:00Z">
          <w:pPr/>
        </w:pPrChange>
      </w:pPr>
    </w:p>
    <w:p w:rsidR="0065528A" w:rsidRDefault="0065528A">
      <w:pPr>
        <w:contextualSpacing/>
        <w:rPr>
          <w:ins w:id="4864" w:author="pjanssen" w:date="2015-11-10T21:57:00Z"/>
        </w:rPr>
        <w:pPrChange w:id="4865" w:author="pjanssen" w:date="2015-11-10T12:30:00Z">
          <w:pPr/>
        </w:pPrChange>
      </w:pPr>
    </w:p>
    <w:p w:rsidR="0065528A" w:rsidRDefault="0065528A">
      <w:pPr>
        <w:contextualSpacing/>
        <w:rPr>
          <w:ins w:id="4866" w:author="pjanssen" w:date="2015-11-10T21:57:00Z"/>
        </w:rPr>
        <w:pPrChange w:id="4867" w:author="pjanssen" w:date="2015-11-10T12:30:00Z">
          <w:pPr/>
        </w:pPrChange>
      </w:pPr>
    </w:p>
    <w:p w:rsidR="0065528A" w:rsidRDefault="0065528A">
      <w:pPr>
        <w:contextualSpacing/>
        <w:rPr>
          <w:ins w:id="4868" w:author="pjanssen" w:date="2015-11-10T21:57:00Z"/>
        </w:rPr>
        <w:pPrChange w:id="4869" w:author="pjanssen" w:date="2015-11-10T12:30:00Z">
          <w:pPr/>
        </w:pPrChange>
      </w:pPr>
    </w:p>
    <w:p w:rsidR="0065528A" w:rsidRDefault="0065528A">
      <w:pPr>
        <w:contextualSpacing/>
        <w:rPr>
          <w:ins w:id="4870" w:author="pjanssen" w:date="2015-11-10T21:57:00Z"/>
        </w:rPr>
        <w:pPrChange w:id="4871" w:author="pjanssen" w:date="2015-11-10T12:30:00Z">
          <w:pPr/>
        </w:pPrChange>
      </w:pPr>
    </w:p>
    <w:p w:rsidR="0065528A" w:rsidRDefault="0065528A">
      <w:pPr>
        <w:contextualSpacing/>
        <w:rPr>
          <w:ins w:id="4872" w:author="pjanssen" w:date="2015-11-10T21:57:00Z"/>
        </w:rPr>
        <w:pPrChange w:id="4873" w:author="pjanssen" w:date="2015-11-10T12:30:00Z">
          <w:pPr/>
        </w:pPrChange>
      </w:pPr>
    </w:p>
    <w:p w:rsidR="0065528A" w:rsidRDefault="0065528A">
      <w:pPr>
        <w:contextualSpacing/>
        <w:rPr>
          <w:ins w:id="4874" w:author="pjanssen" w:date="2015-11-10T21:57:00Z"/>
        </w:rPr>
        <w:pPrChange w:id="4875" w:author="pjanssen" w:date="2015-11-10T12:30:00Z">
          <w:pPr/>
        </w:pPrChange>
      </w:pPr>
    </w:p>
    <w:p w:rsidR="0065528A" w:rsidRDefault="0065528A">
      <w:pPr>
        <w:contextualSpacing/>
        <w:rPr>
          <w:ins w:id="4876" w:author="pjanssen" w:date="2015-11-10T21:57:00Z"/>
        </w:rPr>
        <w:pPrChange w:id="4877" w:author="pjanssen" w:date="2015-11-10T12:30:00Z">
          <w:pPr/>
        </w:pPrChange>
      </w:pPr>
    </w:p>
    <w:p w:rsidR="0065528A" w:rsidRDefault="0065528A">
      <w:pPr>
        <w:contextualSpacing/>
        <w:rPr>
          <w:ins w:id="4878" w:author="pjanssen" w:date="2015-11-10T21:57:00Z"/>
        </w:rPr>
        <w:pPrChange w:id="4879" w:author="pjanssen" w:date="2015-11-10T12:30:00Z">
          <w:pPr/>
        </w:pPrChange>
      </w:pPr>
    </w:p>
    <w:p w:rsidR="0065528A" w:rsidRDefault="0065528A">
      <w:pPr>
        <w:contextualSpacing/>
        <w:rPr>
          <w:ins w:id="4880" w:author="pjanssen" w:date="2015-11-10T21:57:00Z"/>
        </w:rPr>
        <w:pPrChange w:id="4881" w:author="pjanssen" w:date="2015-11-10T12:30:00Z">
          <w:pPr/>
        </w:pPrChange>
      </w:pPr>
    </w:p>
    <w:p w:rsidR="0065528A" w:rsidRDefault="0065528A">
      <w:pPr>
        <w:contextualSpacing/>
        <w:rPr>
          <w:ins w:id="4882" w:author="pjanssen" w:date="2015-11-10T21:57:00Z"/>
        </w:rPr>
        <w:pPrChange w:id="4883" w:author="pjanssen" w:date="2015-11-10T12:30:00Z">
          <w:pPr/>
        </w:pPrChange>
      </w:pPr>
    </w:p>
    <w:p w:rsidR="0065528A" w:rsidRDefault="0065528A">
      <w:pPr>
        <w:contextualSpacing/>
        <w:rPr>
          <w:ins w:id="4884" w:author="pjanssen" w:date="2015-11-10T21:57:00Z"/>
        </w:rPr>
        <w:pPrChange w:id="4885" w:author="pjanssen" w:date="2015-11-10T12:30:00Z">
          <w:pPr/>
        </w:pPrChange>
      </w:pPr>
    </w:p>
    <w:p w:rsidR="0065528A" w:rsidRDefault="0065528A">
      <w:pPr>
        <w:contextualSpacing/>
        <w:rPr>
          <w:ins w:id="4886" w:author="pjanssen" w:date="2015-11-10T21:57:00Z"/>
        </w:rPr>
        <w:pPrChange w:id="4887" w:author="pjanssen" w:date="2015-11-10T12:30:00Z">
          <w:pPr/>
        </w:pPrChange>
      </w:pPr>
    </w:p>
    <w:p w:rsidR="0065528A" w:rsidRDefault="0065528A">
      <w:pPr>
        <w:contextualSpacing/>
        <w:rPr>
          <w:ins w:id="4888" w:author="pjanssen" w:date="2015-11-10T21:57:00Z"/>
        </w:rPr>
        <w:pPrChange w:id="4889" w:author="pjanssen" w:date="2015-11-10T12:30:00Z">
          <w:pPr/>
        </w:pPrChange>
      </w:pPr>
    </w:p>
    <w:p w:rsidR="0065528A" w:rsidRDefault="0065528A">
      <w:pPr>
        <w:contextualSpacing/>
        <w:rPr>
          <w:ins w:id="4890" w:author="pjanssen" w:date="2015-11-10T21:57:00Z"/>
        </w:rPr>
        <w:pPrChange w:id="4891" w:author="pjanssen" w:date="2015-11-10T12:30:00Z">
          <w:pPr/>
        </w:pPrChange>
      </w:pPr>
    </w:p>
    <w:p w:rsidR="0065528A" w:rsidRDefault="0065528A">
      <w:pPr>
        <w:contextualSpacing/>
        <w:rPr>
          <w:ins w:id="4892" w:author="pjanssen" w:date="2015-11-10T21:57:00Z"/>
        </w:rPr>
        <w:pPrChange w:id="4893" w:author="pjanssen" w:date="2015-11-10T12:30:00Z">
          <w:pPr/>
        </w:pPrChange>
      </w:pPr>
    </w:p>
    <w:p w:rsidR="0065528A" w:rsidRDefault="0065528A">
      <w:pPr>
        <w:contextualSpacing/>
        <w:rPr>
          <w:ins w:id="4894" w:author="pjanssen" w:date="2015-11-10T13:22:00Z"/>
        </w:rPr>
        <w:pPrChange w:id="4895" w:author="pjanssen" w:date="2015-11-10T12:30:00Z">
          <w:pPr/>
        </w:pPrChange>
      </w:pPr>
    </w:p>
    <w:p w:rsidR="0065528A" w:rsidRDefault="0065528A">
      <w:pPr>
        <w:contextualSpacing/>
        <w:rPr>
          <w:ins w:id="4896" w:author="pjanssen" w:date="2015-11-10T13:16:00Z"/>
        </w:rPr>
        <w:pPrChange w:id="4897" w:author="pjanssen" w:date="2015-11-10T12:30:00Z">
          <w:pPr/>
        </w:pPrChange>
      </w:pPr>
    </w:p>
    <w:p w:rsidR="00306157" w:rsidRDefault="00306157" w:rsidP="00397CE5">
      <w:pPr>
        <w:contextualSpacing/>
        <w:rPr>
          <w:ins w:id="4898" w:author="pjanssen" w:date="2015-11-10T13:36:00Z"/>
          <w:b/>
        </w:rPr>
      </w:pPr>
    </w:p>
    <w:p w:rsidR="00397CE5" w:rsidRPr="00397CE5" w:rsidRDefault="00397CE5" w:rsidP="00397CE5">
      <w:pPr>
        <w:contextualSpacing/>
        <w:rPr>
          <w:ins w:id="4899" w:author="pjanssen" w:date="2015-11-10T13:16:00Z"/>
          <w:b/>
        </w:rPr>
      </w:pPr>
      <w:ins w:id="4900" w:author="pjanssen" w:date="2015-11-10T13:16:00Z">
        <w:r w:rsidRPr="00397CE5">
          <w:rPr>
            <w:b/>
          </w:rPr>
          <w:lastRenderedPageBreak/>
          <w:t xml:space="preserve">Versie </w:t>
        </w:r>
        <w:r>
          <w:rPr>
            <w:b/>
          </w:rPr>
          <w:t>2</w:t>
        </w:r>
        <w:r w:rsidRPr="00397CE5">
          <w:rPr>
            <w:b/>
          </w:rPr>
          <w:t>: Netwerk</w:t>
        </w:r>
      </w:ins>
      <w:ins w:id="4901" w:author="pjanssen" w:date="2015-11-10T13:25:00Z">
        <w:r w:rsidR="002144DC">
          <w:rPr>
            <w:b/>
          </w:rPr>
          <w:t>topologie</w:t>
        </w:r>
      </w:ins>
      <w:ins w:id="4902" w:author="pjanssen" w:date="2015-11-10T13:16:00Z">
        <w:r w:rsidRPr="00397CE5">
          <w:rPr>
            <w:b/>
          </w:rPr>
          <w:t xml:space="preserve"> </w:t>
        </w:r>
      </w:ins>
      <w:ins w:id="4903" w:author="pjanssen" w:date="2015-11-10T13:19:00Z">
        <w:r>
          <w:rPr>
            <w:b/>
          </w:rPr>
          <w:t>niet toegepast</w:t>
        </w:r>
      </w:ins>
      <w:ins w:id="4904" w:author="pjanssen" w:date="2015-11-10T13:16:00Z">
        <w:r w:rsidRPr="00397CE5">
          <w:rPr>
            <w:b/>
          </w:rPr>
          <w:t>.</w:t>
        </w:r>
      </w:ins>
    </w:p>
    <w:p w:rsidR="0065528A" w:rsidRDefault="0065528A">
      <w:pPr>
        <w:contextualSpacing/>
        <w:rPr>
          <w:ins w:id="4905" w:author="pjanssen" w:date="2015-11-10T13:15:00Z"/>
        </w:rPr>
        <w:pPrChange w:id="4906" w:author="pjanssen" w:date="2015-11-10T12:30:00Z">
          <w:pPr/>
        </w:pPrChange>
      </w:pPr>
      <w:ins w:id="4907" w:author="pjanssen" w:date="2015-11-10T21:57:00Z">
        <w:r>
          <w:rPr>
            <w:noProof/>
          </w:rPr>
          <w:drawing>
            <wp:anchor distT="0" distB="0" distL="114300" distR="114300" simplePos="0" relativeHeight="25179545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54"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ins>
      <w:ins w:id="4908" w:author="pjanssen" w:date="2015-11-10T13:24:00Z">
        <w:r w:rsidR="002144DC">
          <w:t xml:space="preserve">In deze versie is </w:t>
        </w:r>
      </w:ins>
      <w:ins w:id="4909" w:author="pjanssen" w:date="2015-11-10T13:25:00Z">
        <w:r w:rsidR="002144DC">
          <w:t>de</w:t>
        </w:r>
      </w:ins>
      <w:ins w:id="4910" w:author="pjanssen" w:date="2015-11-10T13:24:00Z">
        <w:r w:rsidR="002144DC">
          <w:t xml:space="preserve"> netwerk</w:t>
        </w:r>
      </w:ins>
      <w:ins w:id="4911" w:author="pjanssen" w:date="2015-11-10T13:25:00Z">
        <w:r w:rsidR="002144DC">
          <w:t xml:space="preserve"> topologie niet toegepast</w:t>
        </w:r>
      </w:ins>
      <w:ins w:id="4912" w:author="pjanssen" w:date="2015-11-10T13:26:00Z">
        <w:r w:rsidR="002144DC">
          <w:t>. Er is 1 linkset die bestaat uit 9 links maar er is geen verwijzing tussen linkes en nodes.</w:t>
        </w:r>
      </w:ins>
    </w:p>
    <w:p w:rsidR="0065528A" w:rsidRDefault="0065528A">
      <w:pPr>
        <w:contextualSpacing/>
        <w:rPr>
          <w:ins w:id="4913" w:author="pjanssen" w:date="2015-11-10T13:40:00Z"/>
        </w:rPr>
        <w:pPrChange w:id="4914" w:author="pjanssen" w:date="2015-11-10T12:30:00Z">
          <w:pPr/>
        </w:pPrChange>
      </w:pPr>
    </w:p>
    <w:p w:rsidR="0065528A" w:rsidRDefault="0065528A">
      <w:pPr>
        <w:contextualSpacing/>
        <w:rPr>
          <w:ins w:id="4915" w:author="pjanssen" w:date="2015-11-10T13:41:00Z"/>
        </w:rPr>
        <w:pPrChange w:id="4916" w:author="pjanssen" w:date="2015-11-10T12:30:00Z">
          <w:pPr/>
        </w:pPrChange>
      </w:pPr>
    </w:p>
    <w:p w:rsidR="0065528A" w:rsidRDefault="0065528A">
      <w:pPr>
        <w:contextualSpacing/>
        <w:rPr>
          <w:ins w:id="4917" w:author="pjanssen" w:date="2015-11-10T13:41:00Z"/>
        </w:rPr>
        <w:pPrChange w:id="4918" w:author="pjanssen" w:date="2015-11-10T12:30:00Z">
          <w:pPr/>
        </w:pPrChange>
      </w:pPr>
    </w:p>
    <w:p w:rsidR="0065528A" w:rsidRDefault="0065528A">
      <w:pPr>
        <w:contextualSpacing/>
        <w:rPr>
          <w:ins w:id="4919" w:author="pjanssen" w:date="2015-11-10T12:51:00Z"/>
        </w:rPr>
        <w:pPrChange w:id="4920" w:author="pjanssen" w:date="2015-11-10T12:30:00Z">
          <w:pPr/>
        </w:pPrChange>
      </w:pPr>
    </w:p>
    <w:p w:rsidR="0065528A" w:rsidRDefault="0065528A">
      <w:pPr>
        <w:contextualSpacing/>
        <w:rPr>
          <w:ins w:id="4921" w:author="pjanssen" w:date="2015-11-10T12:51:00Z"/>
        </w:rPr>
        <w:pPrChange w:id="4922" w:author="pjanssen" w:date="2015-11-10T12:30:00Z">
          <w:pPr/>
        </w:pPrChange>
      </w:pPr>
    </w:p>
    <w:p w:rsidR="00306157" w:rsidRPr="00397CE5" w:rsidRDefault="00306157" w:rsidP="00306157">
      <w:pPr>
        <w:contextualSpacing/>
        <w:rPr>
          <w:ins w:id="4923" w:author="pjanssen" w:date="2015-11-10T13:29:00Z"/>
          <w:b/>
        </w:rPr>
      </w:pPr>
      <w:ins w:id="4924" w:author="pjanssen" w:date="2015-11-10T13:29:00Z">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ins>
    </w:p>
    <w:p w:rsidR="00D43A14" w:rsidRDefault="0065528A">
      <w:pPr>
        <w:pStyle w:val="Lijstalinea"/>
        <w:rPr>
          <w:del w:id="4925" w:author="pjanssen" w:date="2015-11-10T12:30:00Z"/>
          <w:rPrChange w:id="4926" w:author="pjanssen" w:date="2015-11-10T13:33:00Z">
            <w:rPr>
              <w:del w:id="4927" w:author="pjanssen" w:date="2015-11-10T12:30:00Z"/>
              <w:b/>
            </w:rPr>
          </w:rPrChange>
        </w:rPr>
      </w:pPr>
      <w:ins w:id="4928" w:author="pjanssen" w:date="2015-11-10T13:42:00Z">
        <w:r>
          <w:rPr>
            <w:noProof/>
            <w:rPrChange w:id="4929" w:author="Unknown">
              <w:rPr>
                <w:noProof/>
                <w:color w:val="0000FF"/>
                <w:u w:val="single"/>
              </w:rPr>
            </w:rPrChange>
          </w:rPr>
          <w:drawing>
            <wp:anchor distT="0" distB="0" distL="114300" distR="114300" simplePos="0" relativeHeight="25179443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54"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ins>
      <w:ins w:id="4930" w:author="pjanssen" w:date="2015-11-10T13:32:00Z">
        <w:r w:rsidR="00636176" w:rsidRPr="00636176">
          <w:rPr>
            <w:rPrChange w:id="4931" w:author="pjanssen" w:date="2015-11-10T13:33:00Z">
              <w:rPr>
                <w:b/>
                <w:color w:val="0000FF"/>
                <w:u w:val="single"/>
              </w:rPr>
            </w:rPrChange>
          </w:rPr>
          <w:t>In deze versie bestaat de linkset uit 1 link van A naar J. De nodes zijn apart ‘bovenop</w:t>
        </w:r>
      </w:ins>
      <w:ins w:id="4932" w:author="pjanssen" w:date="2015-11-10T13:33:00Z">
        <w:r w:rsidR="00636176" w:rsidRPr="00636176">
          <w:rPr>
            <w:rPrChange w:id="4933" w:author="pjanssen" w:date="2015-11-10T13:33:00Z">
              <w:rPr>
                <w:b/>
                <w:color w:val="0000FF"/>
                <w:u w:val="single"/>
              </w:rPr>
            </w:rPrChange>
          </w:rPr>
          <w:t>’ de leiding weergegeven. Er is geen enkele netwerk</w:t>
        </w:r>
      </w:ins>
      <w:ins w:id="4934" w:author="pjanssen" w:date="2015-11-10T13:44:00Z">
        <w:r w:rsidR="008C14E8">
          <w:t>t</w:t>
        </w:r>
      </w:ins>
      <w:ins w:id="4935" w:author="pjanssen" w:date="2015-11-10T13:33:00Z">
        <w:r w:rsidR="00636176" w:rsidRPr="00636176">
          <w:rPr>
            <w:rPrChange w:id="4936" w:author="pjanssen" w:date="2015-11-10T13:33:00Z">
              <w:rPr>
                <w:b/>
                <w:color w:val="0000FF"/>
                <w:u w:val="single"/>
              </w:rPr>
            </w:rPrChange>
          </w:rPr>
          <w:t>opologie.</w:t>
        </w:r>
      </w:ins>
      <w:del w:id="4937" w:author="pjanssen" w:date="2015-11-10T12:30:00Z">
        <w:r w:rsidR="00636176" w:rsidRPr="00636176">
          <w:rPr>
            <w:rPrChange w:id="4938" w:author="pjanssen" w:date="2015-11-10T13:33:00Z">
              <w:rPr>
                <w:b/>
                <w:color w:val="0000FF"/>
                <w:u w:val="single"/>
              </w:rPr>
            </w:rPrChange>
          </w:rPr>
          <w:delText xml:space="preserve">------- Informatief ------ </w:delText>
        </w:r>
      </w:del>
    </w:p>
    <w:p w:rsidR="00D43A14" w:rsidRDefault="00636176">
      <w:pPr>
        <w:pStyle w:val="Lijstalinea"/>
        <w:rPr>
          <w:del w:id="4939" w:author="pjanssen" w:date="2015-06-18T16:20:00Z"/>
          <w:rPrChange w:id="4940" w:author="pjanssen" w:date="2015-11-10T13:33:00Z">
            <w:rPr>
              <w:del w:id="4941" w:author="pjanssen" w:date="2015-06-18T16:20:00Z"/>
              <w:b/>
            </w:rPr>
          </w:rPrChange>
        </w:rPr>
      </w:pPr>
      <w:del w:id="4942" w:author="pjanssen" w:date="2015-06-18T16:20:00Z">
        <w:r w:rsidRPr="00636176">
          <w:rPr>
            <w:rPrChange w:id="4943" w:author="pjanssen" w:date="2015-11-10T13:33:00Z">
              <w:rPr>
                <w:b/>
                <w:color w:val="0000FF"/>
                <w:u w:val="single"/>
              </w:rPr>
            </w:rPrChange>
          </w:rPr>
          <w:delText xml:space="preserve">        Status: concept</w:delText>
        </w:r>
      </w:del>
    </w:p>
    <w:p w:rsidR="0065528A" w:rsidRDefault="0065528A">
      <w:pPr>
        <w:ind w:left="720"/>
        <w:contextualSpacing/>
        <w:rPr>
          <w:del w:id="4944" w:author="pjanssen" w:date="2015-06-18T16:20:00Z"/>
          <w:rPrChange w:id="4945" w:author="pjanssen" w:date="2015-11-10T13:33:00Z">
            <w:rPr>
              <w:del w:id="4946" w:author="pjanssen" w:date="2015-06-18T16:20:00Z"/>
              <w:b/>
            </w:rPr>
          </w:rPrChange>
        </w:rPr>
        <w:pPrChange w:id="4947" w:author="pjanssen" w:date="2015-11-10T12:30:00Z">
          <w:pPr/>
        </w:pPrChange>
      </w:pPr>
    </w:p>
    <w:p w:rsidR="0065528A" w:rsidRDefault="00636176">
      <w:pPr>
        <w:ind w:left="720"/>
        <w:contextualSpacing/>
        <w:rPr>
          <w:del w:id="4948" w:author="pjanssen" w:date="2015-06-18T16:20:00Z"/>
          <w:rPrChange w:id="4949" w:author="pjanssen" w:date="2015-11-10T13:33:00Z">
            <w:rPr>
              <w:del w:id="4950" w:author="pjanssen" w:date="2015-06-18T16:20:00Z"/>
              <w:b/>
            </w:rPr>
          </w:rPrChange>
        </w:rPr>
        <w:pPrChange w:id="4951" w:author="pjanssen" w:date="2015-11-10T12:30:00Z">
          <w:pPr/>
        </w:pPrChange>
      </w:pPr>
      <w:del w:id="4952" w:author="pjanssen" w:date="2015-06-18T16:20:00Z">
        <w:r w:rsidRPr="00636176">
          <w:rPr>
            <w:rPrChange w:id="4953" w:author="pjanssen" w:date="2015-11-10T13:33:00Z">
              <w:rPr>
                <w:b/>
                <w:color w:val="0000FF"/>
                <w:u w:val="single"/>
              </w:rPr>
            </w:rPrChange>
          </w:rPr>
          <w:delText xml:space="preserve">In deze bijlage is een notitie opgenomen over het </w:delText>
        </w:r>
        <w:r w:rsidRPr="00636176">
          <w:rPr>
            <w:u w:val="single"/>
            <w:rPrChange w:id="4954" w:author="pjanssen" w:date="2015-11-10T13:33:00Z">
              <w:rPr>
                <w:b/>
                <w:color w:val="0000FF"/>
                <w:u w:val="single"/>
              </w:rPr>
            </w:rPrChange>
          </w:rPr>
          <w:delText>proces</w:delText>
        </w:r>
        <w:r w:rsidRPr="00636176">
          <w:rPr>
            <w:rPrChange w:id="4955" w:author="pjanssen" w:date="2015-11-10T13:33:00Z">
              <w:rPr>
                <w:b/>
                <w:color w:val="0000FF"/>
                <w:u w:val="single"/>
              </w:rPr>
            </w:rPrChange>
          </w:rPr>
          <w:delText xml:space="preserve"> om te komen tot het bepalen van de eis voorzorgsmaatregel. Dit is geen onderdeel van IMKL2015. IMKL2015 beschrijft de informatie die in het eindproduct is opgenomen bij een WION datalevering bij een graafmelding. Ook de </w:delText>
        </w:r>
        <w:r w:rsidRPr="00636176">
          <w:rPr>
            <w:rPrChange w:id="4956" w:author="pjanssen" w:date="2015-11-10T13:33:00Z">
              <w:rPr>
                <w:b/>
                <w:color w:val="0000FF"/>
                <w:u w:val="single"/>
              </w:rPr>
            </w:rPrChange>
          </w:rPr>
          <w:lastRenderedPageBreak/>
          <w:delText>informatie over een eventuele eis voorzorgsmaatregel is daarin opgenomen. Deze bijlage gaat in op het proces om in een centrale WION voorziening een eis voorzorgsmaatregel te bepalen. De notitie is een eerste gedachtebepaling.</w:delText>
        </w:r>
      </w:del>
    </w:p>
    <w:p w:rsidR="0065528A" w:rsidRDefault="0065528A">
      <w:pPr>
        <w:ind w:left="720"/>
        <w:contextualSpacing/>
        <w:rPr>
          <w:del w:id="4957" w:author="pjanssen" w:date="2015-11-10T12:30:00Z"/>
          <w:rPrChange w:id="4958" w:author="pjanssen" w:date="2015-11-10T13:33:00Z">
            <w:rPr>
              <w:del w:id="4959" w:author="pjanssen" w:date="2015-11-10T12:30:00Z"/>
              <w:b/>
            </w:rPr>
          </w:rPrChange>
        </w:rPr>
        <w:pPrChange w:id="4960" w:author="pjanssen" w:date="2015-11-10T12:30:00Z">
          <w:pPr/>
        </w:pPrChange>
      </w:pPr>
    </w:p>
    <w:p w:rsidR="0065528A" w:rsidRDefault="0065528A">
      <w:pPr>
        <w:ind w:left="720"/>
        <w:contextualSpacing/>
        <w:rPr>
          <w:del w:id="4961" w:author="pjanssen" w:date="2015-11-10T12:30:00Z"/>
          <w:rPrChange w:id="4962" w:author="pjanssen" w:date="2015-11-10T13:33:00Z">
            <w:rPr>
              <w:del w:id="4963" w:author="pjanssen" w:date="2015-11-10T12:30:00Z"/>
              <w:b/>
            </w:rPr>
          </w:rPrChange>
        </w:rPr>
        <w:pPrChange w:id="4964" w:author="pjanssen" w:date="2015-11-10T12:30:00Z">
          <w:pPr/>
        </w:pPrChange>
      </w:pPr>
    </w:p>
    <w:p w:rsidR="0065528A" w:rsidRDefault="00636176">
      <w:pPr>
        <w:ind w:left="720"/>
        <w:contextualSpacing/>
        <w:rPr>
          <w:del w:id="4965" w:author="pjanssen" w:date="2015-06-18T16:19:00Z"/>
          <w:rPrChange w:id="4966" w:author="pjanssen" w:date="2015-11-10T13:33:00Z">
            <w:rPr>
              <w:del w:id="4967" w:author="pjanssen" w:date="2015-06-18T16:19:00Z"/>
              <w:b/>
            </w:rPr>
          </w:rPrChange>
        </w:rPr>
        <w:pPrChange w:id="4968" w:author="pjanssen" w:date="2015-11-10T12:30:00Z">
          <w:pPr/>
        </w:pPrChange>
      </w:pPr>
      <w:del w:id="4969" w:author="pjanssen" w:date="2015-06-18T16:19:00Z">
        <w:r w:rsidRPr="00636176">
          <w:rPr>
            <w:rPrChange w:id="4970" w:author="pjanssen" w:date="2015-11-10T13:33:00Z">
              <w:rPr>
                <w:b/>
                <w:color w:val="0000FF"/>
                <w:u w:val="single"/>
              </w:rPr>
            </w:rPrChange>
          </w:rPr>
          <w:delText>Notitie generieke Eis Voorzorgsmaatregel voorziening binnen een centrale WION oplossing</w:delText>
        </w:r>
      </w:del>
    </w:p>
    <w:p w:rsidR="0065528A" w:rsidRDefault="00636176">
      <w:pPr>
        <w:ind w:left="720"/>
        <w:contextualSpacing/>
        <w:rPr>
          <w:del w:id="4971" w:author="pjanssen" w:date="2015-06-18T16:19:00Z"/>
        </w:rPr>
        <w:pPrChange w:id="4972" w:author="pjanssen" w:date="2015-11-10T12:30:00Z">
          <w:pPr/>
        </w:pPrChange>
      </w:pPr>
      <w:del w:id="4973" w:author="pjanssen" w:date="2015-06-18T16:19:00Z">
        <w:r w:rsidRPr="00636176">
          <w:rPr>
            <w:rPrChange w:id="4974" w:author="pjanssen" w:date="2015-11-10T13:33:00Z">
              <w:rPr>
                <w:color w:val="0000FF"/>
                <w:u w:val="single"/>
              </w:rPr>
            </w:rPrChange>
          </w:rPr>
          <w:delText>Leden werkgroep:</w:delText>
        </w:r>
        <w:r w:rsidRPr="00636176">
          <w:rPr>
            <w:rPrChange w:id="4975" w:author="pjanssen" w:date="2015-11-10T13:33:00Z">
              <w:rPr>
                <w:color w:val="0000FF"/>
                <w:u w:val="single"/>
              </w:rPr>
            </w:rPrChange>
          </w:rPr>
          <w:tab/>
        </w:r>
      </w:del>
    </w:p>
    <w:p w:rsidR="0065528A" w:rsidRDefault="00636176">
      <w:pPr>
        <w:pStyle w:val="Lijstalinea"/>
        <w:numPr>
          <w:ilvl w:val="2"/>
          <w:numId w:val="38"/>
        </w:numPr>
        <w:spacing w:after="200" w:line="276" w:lineRule="auto"/>
        <w:ind w:left="720"/>
        <w:jc w:val="left"/>
        <w:rPr>
          <w:del w:id="4976" w:author="pjanssen" w:date="2015-06-18T16:19:00Z"/>
        </w:rPr>
        <w:pPrChange w:id="4977" w:author="pjanssen" w:date="2015-11-10T12:30:00Z">
          <w:pPr>
            <w:pStyle w:val="Lijstalinea"/>
            <w:numPr>
              <w:ilvl w:val="2"/>
              <w:numId w:val="38"/>
            </w:numPr>
            <w:spacing w:after="200" w:line="276" w:lineRule="auto"/>
            <w:ind w:left="2160" w:hanging="360"/>
            <w:jc w:val="left"/>
          </w:pPr>
        </w:pPrChange>
      </w:pPr>
      <w:del w:id="4978" w:author="pjanssen" w:date="2015-06-18T16:19:00Z">
        <w:r w:rsidRPr="00636176">
          <w:rPr>
            <w:rPrChange w:id="4979" w:author="pjanssen" w:date="2015-11-10T13:33:00Z">
              <w:rPr>
                <w:color w:val="0000FF"/>
                <w:u w:val="single"/>
              </w:rPr>
            </w:rPrChange>
          </w:rPr>
          <w:delText>Hendrik van de Berg (Liander)</w:delText>
        </w:r>
      </w:del>
    </w:p>
    <w:p w:rsidR="0065528A" w:rsidRDefault="00636176">
      <w:pPr>
        <w:pStyle w:val="Lijstalinea"/>
        <w:numPr>
          <w:ilvl w:val="2"/>
          <w:numId w:val="38"/>
        </w:numPr>
        <w:spacing w:after="200" w:line="276" w:lineRule="auto"/>
        <w:ind w:left="720"/>
        <w:jc w:val="left"/>
        <w:rPr>
          <w:del w:id="4980" w:author="pjanssen" w:date="2015-06-18T16:19:00Z"/>
        </w:rPr>
        <w:pPrChange w:id="4981" w:author="pjanssen" w:date="2015-11-10T12:30:00Z">
          <w:pPr>
            <w:pStyle w:val="Lijstalinea"/>
            <w:numPr>
              <w:ilvl w:val="2"/>
              <w:numId w:val="38"/>
            </w:numPr>
            <w:spacing w:after="200" w:line="276" w:lineRule="auto"/>
            <w:ind w:left="2160" w:hanging="360"/>
            <w:jc w:val="left"/>
          </w:pPr>
        </w:pPrChange>
      </w:pPr>
      <w:del w:id="4982" w:author="pjanssen" w:date="2015-06-18T16:19:00Z">
        <w:r w:rsidRPr="00636176">
          <w:rPr>
            <w:rPrChange w:id="4983" w:author="pjanssen" w:date="2015-11-10T13:33:00Z">
              <w:rPr>
                <w:color w:val="0000FF"/>
                <w:u w:val="single"/>
              </w:rPr>
            </w:rPrChange>
          </w:rPr>
          <w:delText>Frank Coumans (Eneco)</w:delText>
        </w:r>
      </w:del>
    </w:p>
    <w:p w:rsidR="0065528A" w:rsidRDefault="00636176">
      <w:pPr>
        <w:pStyle w:val="Lijstalinea"/>
        <w:numPr>
          <w:ilvl w:val="2"/>
          <w:numId w:val="38"/>
        </w:numPr>
        <w:spacing w:after="200" w:line="276" w:lineRule="auto"/>
        <w:ind w:left="720"/>
        <w:jc w:val="left"/>
        <w:rPr>
          <w:del w:id="4984" w:author="pjanssen" w:date="2015-06-18T16:19:00Z"/>
        </w:rPr>
        <w:pPrChange w:id="4985" w:author="pjanssen" w:date="2015-11-10T12:30:00Z">
          <w:pPr>
            <w:pStyle w:val="Lijstalinea"/>
            <w:numPr>
              <w:ilvl w:val="2"/>
              <w:numId w:val="38"/>
            </w:numPr>
            <w:spacing w:after="200" w:line="276" w:lineRule="auto"/>
            <w:ind w:left="2160" w:hanging="360"/>
            <w:jc w:val="left"/>
          </w:pPr>
        </w:pPrChange>
      </w:pPr>
      <w:del w:id="4986" w:author="pjanssen" w:date="2015-06-18T16:19:00Z">
        <w:r w:rsidRPr="00636176">
          <w:rPr>
            <w:rPrChange w:id="4987" w:author="pjanssen" w:date="2015-11-10T13:33:00Z">
              <w:rPr>
                <w:color w:val="0000FF"/>
                <w:u w:val="single"/>
              </w:rPr>
            </w:rPrChange>
          </w:rPr>
          <w:delText>Jorrit Hansson (Enexis)</w:delText>
        </w:r>
      </w:del>
    </w:p>
    <w:p w:rsidR="0065528A" w:rsidRDefault="00636176">
      <w:pPr>
        <w:pStyle w:val="Lijstalinea"/>
        <w:numPr>
          <w:ilvl w:val="2"/>
          <w:numId w:val="38"/>
        </w:numPr>
        <w:spacing w:after="200" w:line="276" w:lineRule="auto"/>
        <w:ind w:left="720"/>
        <w:jc w:val="left"/>
        <w:rPr>
          <w:del w:id="4988" w:author="pjanssen" w:date="2015-06-18T16:19:00Z"/>
        </w:rPr>
        <w:pPrChange w:id="4989" w:author="pjanssen" w:date="2015-11-10T12:30:00Z">
          <w:pPr>
            <w:pStyle w:val="Lijstalinea"/>
            <w:numPr>
              <w:ilvl w:val="2"/>
              <w:numId w:val="38"/>
            </w:numPr>
            <w:spacing w:after="200" w:line="276" w:lineRule="auto"/>
            <w:ind w:left="2160" w:hanging="360"/>
            <w:jc w:val="left"/>
          </w:pPr>
        </w:pPrChange>
      </w:pPr>
      <w:del w:id="4990" w:author="pjanssen" w:date="2015-06-18T16:19:00Z">
        <w:r w:rsidRPr="00636176">
          <w:rPr>
            <w:rPrChange w:id="4991" w:author="pjanssen" w:date="2015-11-10T13:33:00Z">
              <w:rPr>
                <w:color w:val="0000FF"/>
                <w:u w:val="single"/>
              </w:rPr>
            </w:rPrChange>
          </w:rPr>
          <w:delText>Hans Postema (Gasunie)</w:delText>
        </w:r>
      </w:del>
    </w:p>
    <w:p w:rsidR="0065528A" w:rsidRDefault="00636176">
      <w:pPr>
        <w:ind w:left="720"/>
        <w:contextualSpacing/>
        <w:rPr>
          <w:del w:id="4992" w:author="pjanssen" w:date="2015-06-18T16:19:00Z"/>
        </w:rPr>
        <w:pPrChange w:id="4993" w:author="pjanssen" w:date="2015-11-10T12:30:00Z">
          <w:pPr/>
        </w:pPrChange>
      </w:pPr>
      <w:del w:id="4994" w:author="pjanssen" w:date="2015-06-18T16:19:00Z">
        <w:r w:rsidRPr="00636176">
          <w:rPr>
            <w:rPrChange w:id="4995" w:author="pjanssen" w:date="2015-11-10T13:33:00Z">
              <w:rPr>
                <w:color w:val="0000FF"/>
                <w:u w:val="single"/>
              </w:rPr>
            </w:rPrChange>
          </w:rPr>
          <w:delText>Status:</w:delText>
        </w:r>
        <w:r w:rsidRPr="00636176">
          <w:rPr>
            <w:rPrChange w:id="4996" w:author="pjanssen" w:date="2015-11-10T13:33:00Z">
              <w:rPr>
                <w:color w:val="0000FF"/>
                <w:u w:val="single"/>
              </w:rPr>
            </w:rPrChange>
          </w:rPr>
          <w:tab/>
        </w:r>
        <w:r w:rsidRPr="00636176">
          <w:rPr>
            <w:rPrChange w:id="4997" w:author="pjanssen" w:date="2015-11-10T13:33:00Z">
              <w:rPr>
                <w:color w:val="0000FF"/>
                <w:u w:val="single"/>
              </w:rPr>
            </w:rPrChange>
          </w:rPr>
          <w:tab/>
        </w:r>
        <w:r w:rsidRPr="00636176">
          <w:rPr>
            <w:rPrChange w:id="4998" w:author="pjanssen" w:date="2015-11-10T13:33:00Z">
              <w:rPr>
                <w:color w:val="0000FF"/>
                <w:u w:val="single"/>
              </w:rPr>
            </w:rPrChange>
          </w:rPr>
          <w:tab/>
          <w:delText>Concept</w:delText>
        </w:r>
      </w:del>
    </w:p>
    <w:p w:rsidR="0065528A" w:rsidRDefault="0065528A">
      <w:pPr>
        <w:ind w:left="720"/>
        <w:contextualSpacing/>
        <w:rPr>
          <w:del w:id="4999" w:author="pjanssen" w:date="2015-06-18T16:19:00Z"/>
        </w:rPr>
        <w:pPrChange w:id="5000" w:author="pjanssen" w:date="2015-11-10T12:30:00Z">
          <w:pPr/>
        </w:pPrChange>
      </w:pPr>
    </w:p>
    <w:p w:rsidR="0065528A" w:rsidRDefault="00636176">
      <w:pPr>
        <w:ind w:left="720"/>
        <w:contextualSpacing/>
        <w:rPr>
          <w:del w:id="5001" w:author="pjanssen" w:date="2015-06-18T16:19:00Z"/>
        </w:rPr>
        <w:pPrChange w:id="5002" w:author="pjanssen" w:date="2015-11-10T12:30:00Z">
          <w:pPr/>
        </w:pPrChange>
      </w:pPr>
      <w:del w:id="5003" w:author="pjanssen" w:date="2015-06-18T16:19:00Z">
        <w:r w:rsidRPr="00636176">
          <w:rPr>
            <w:rPrChange w:id="5004" w:author="pjanssen" w:date="2015-11-10T13:33:00Z">
              <w:rPr>
                <w:color w:val="0000FF"/>
                <w:u w:val="single"/>
              </w:rPr>
            </w:rPrChange>
          </w:rPr>
          <w:delText>Het doel van deze notitie is het schetsen van de randvoorwaarden en de mogelijke werking van een generieke oplossing voor het bepalen van netbeheerder specifieke Eis Voorzorgsmaatregelen (EV) binnen een nieuwe KLIC centrale voorziening.</w:delText>
        </w:r>
      </w:del>
    </w:p>
    <w:p w:rsidR="0065528A" w:rsidRDefault="0065528A">
      <w:pPr>
        <w:ind w:left="720"/>
        <w:contextualSpacing/>
        <w:rPr>
          <w:del w:id="5005" w:author="pjanssen" w:date="2015-06-18T16:19:00Z"/>
        </w:rPr>
        <w:pPrChange w:id="5006" w:author="pjanssen" w:date="2015-11-10T12:30:00Z">
          <w:pPr/>
        </w:pPrChange>
      </w:pPr>
    </w:p>
    <w:p w:rsidR="0065528A" w:rsidRDefault="00636176">
      <w:pPr>
        <w:ind w:left="720"/>
        <w:contextualSpacing/>
        <w:rPr>
          <w:del w:id="5007" w:author="pjanssen" w:date="2015-06-18T16:19:00Z"/>
        </w:rPr>
        <w:pPrChange w:id="5008" w:author="pjanssen" w:date="2015-11-10T12:30:00Z">
          <w:pPr/>
        </w:pPrChange>
      </w:pPr>
      <w:del w:id="5009" w:author="pjanssen" w:date="2015-06-18T16:19:00Z">
        <w:r w:rsidRPr="00636176">
          <w:rPr>
            <w:rPrChange w:id="5010" w:author="pjanssen" w:date="2015-11-10T13:33:00Z">
              <w:rPr>
                <w:color w:val="0000FF"/>
                <w:u w:val="single"/>
              </w:rPr>
            </w:rPrChange>
          </w:rPr>
          <w:delText>De requirements voor een dergelijke oplossing zijn als volgt:</w:delText>
        </w:r>
      </w:del>
    </w:p>
    <w:p w:rsidR="00D43A14" w:rsidRDefault="00636176">
      <w:pPr>
        <w:pStyle w:val="Lijstalinea"/>
        <w:numPr>
          <w:ilvl w:val="0"/>
          <w:numId w:val="37"/>
        </w:numPr>
        <w:spacing w:after="200" w:line="276" w:lineRule="auto"/>
        <w:jc w:val="left"/>
        <w:rPr>
          <w:del w:id="5011" w:author="pjanssen" w:date="2015-06-18T16:19:00Z"/>
        </w:rPr>
      </w:pPr>
      <w:del w:id="5012" w:author="pjanssen" w:date="2015-06-18T16:19:00Z">
        <w:r w:rsidRPr="00636176">
          <w:rPr>
            <w:rPrChange w:id="5013" w:author="pjanssen" w:date="2015-11-10T13:33:00Z">
              <w:rPr>
                <w:color w:val="0000FF"/>
                <w:u w:val="single"/>
              </w:rPr>
            </w:rPrChange>
          </w:rPr>
          <w:delText>Het systeem dient rekening te kunnen houden met de specifieke omstandigheden waar netbeheerders EV voor willen stellen.</w:delText>
        </w:r>
      </w:del>
    </w:p>
    <w:p w:rsidR="00D43A14" w:rsidRDefault="00636176">
      <w:pPr>
        <w:pStyle w:val="Lijstalinea"/>
        <w:numPr>
          <w:ilvl w:val="0"/>
          <w:numId w:val="37"/>
        </w:numPr>
        <w:spacing w:after="200" w:line="276" w:lineRule="auto"/>
        <w:jc w:val="left"/>
        <w:rPr>
          <w:del w:id="5014" w:author="pjanssen" w:date="2015-06-18T16:19:00Z"/>
        </w:rPr>
      </w:pPr>
      <w:del w:id="5015" w:author="pjanssen" w:date="2015-06-18T16:19:00Z">
        <w:r w:rsidRPr="00636176">
          <w:rPr>
            <w:rPrChange w:id="5016" w:author="pjanssen" w:date="2015-11-10T13:33:00Z">
              <w:rPr>
                <w:color w:val="0000FF"/>
                <w:u w:val="single"/>
              </w:rPr>
            </w:rPrChange>
          </w:rPr>
          <w:delText xml:space="preserve">Het systeem heeft geen directe communicatie nodig met de netbeheerder </w:delText>
        </w:r>
      </w:del>
    </w:p>
    <w:p w:rsidR="00D43A14" w:rsidRDefault="00636176">
      <w:pPr>
        <w:pStyle w:val="Lijstalinea"/>
        <w:numPr>
          <w:ilvl w:val="0"/>
          <w:numId w:val="37"/>
        </w:numPr>
        <w:spacing w:after="200" w:line="276" w:lineRule="auto"/>
        <w:jc w:val="left"/>
        <w:rPr>
          <w:del w:id="5017" w:author="pjanssen" w:date="2015-06-18T16:19:00Z"/>
        </w:rPr>
      </w:pPr>
      <w:del w:id="5018" w:author="pjanssen" w:date="2015-06-18T16:19:00Z">
        <w:r w:rsidRPr="00636176">
          <w:rPr>
            <w:rPrChange w:id="5019" w:author="pjanssen" w:date="2015-11-10T13:33:00Z">
              <w:rPr>
                <w:color w:val="0000FF"/>
                <w:u w:val="single"/>
              </w:rPr>
            </w:rPrChange>
          </w:rPr>
          <w:delText>De regels voor het bepalen van EV zijn per netbeheerder apart in te stellen</w:delText>
        </w:r>
      </w:del>
    </w:p>
    <w:p w:rsidR="00D43A14" w:rsidRDefault="00636176">
      <w:pPr>
        <w:pStyle w:val="Lijstalinea"/>
        <w:numPr>
          <w:ilvl w:val="0"/>
          <w:numId w:val="37"/>
        </w:numPr>
        <w:spacing w:after="200" w:line="276" w:lineRule="auto"/>
        <w:jc w:val="left"/>
        <w:rPr>
          <w:del w:id="5020" w:author="pjanssen" w:date="2015-06-18T16:19:00Z"/>
        </w:rPr>
      </w:pPr>
      <w:del w:id="5021" w:author="pjanssen" w:date="2015-06-18T16:19:00Z">
        <w:r w:rsidRPr="00636176">
          <w:rPr>
            <w:rPrChange w:id="5022" w:author="pjanssen" w:date="2015-11-10T13:33:00Z">
              <w:rPr>
                <w:color w:val="0000FF"/>
                <w:u w:val="single"/>
              </w:rPr>
            </w:rPrChange>
          </w:rPr>
          <w:delText>Het instellen van regels en data met betrekking tot het bepalen van EV zijn zonder directe tussenkomst van het Kadaster in te voeren / up te loaden binnen de centrale voorziening. Er zijn dus geen software-aanpassingen nodig om een ‘business regel’ aan te passen, te verwijderen of toe te voegen.</w:delText>
        </w:r>
      </w:del>
    </w:p>
    <w:p w:rsidR="00D43A14" w:rsidRDefault="00636176">
      <w:pPr>
        <w:pStyle w:val="Lijstalinea"/>
        <w:numPr>
          <w:ilvl w:val="0"/>
          <w:numId w:val="37"/>
        </w:numPr>
        <w:spacing w:after="200" w:line="276" w:lineRule="auto"/>
        <w:jc w:val="left"/>
        <w:rPr>
          <w:del w:id="5023" w:author="pjanssen" w:date="2015-06-18T16:19:00Z"/>
        </w:rPr>
      </w:pPr>
      <w:del w:id="5024" w:author="pjanssen" w:date="2015-06-18T16:19:00Z">
        <w:r w:rsidRPr="00636176">
          <w:rPr>
            <w:rPrChange w:id="5025" w:author="pjanssen" w:date="2015-11-10T13:33:00Z">
              <w:rPr>
                <w:color w:val="0000FF"/>
                <w:u w:val="single"/>
              </w:rPr>
            </w:rPrChange>
          </w:rPr>
          <w:delText>Het instellen van een EV regel kan (onder gestelde omstandigheden) resulteren in een of meer AanduidingEisVoorzorgsmaatregel objecten in het outputbericht naar de grondroerder (de gebiedsinformatie). Deze zijn geografisch en relationeel te linken aan de objecten (of geografisch, delen van objecten) waarvoor de EV gesteld is.</w:delText>
        </w:r>
      </w:del>
    </w:p>
    <w:p w:rsidR="00D43A14" w:rsidRDefault="00636176">
      <w:pPr>
        <w:pStyle w:val="Lijstalinea"/>
        <w:numPr>
          <w:ilvl w:val="0"/>
          <w:numId w:val="37"/>
        </w:numPr>
        <w:spacing w:after="200" w:line="276" w:lineRule="auto"/>
        <w:jc w:val="left"/>
        <w:rPr>
          <w:del w:id="5026" w:author="pjanssen" w:date="2015-06-18T16:19:00Z"/>
        </w:rPr>
      </w:pPr>
      <w:del w:id="5027" w:author="pjanssen" w:date="2015-06-18T16:19:00Z">
        <w:r w:rsidRPr="00636176">
          <w:rPr>
            <w:rPrChange w:id="5028" w:author="pjanssen" w:date="2015-11-10T13:33:00Z">
              <w:rPr>
                <w:color w:val="0000FF"/>
                <w:u w:val="single"/>
              </w:rPr>
            </w:rPrChange>
          </w:rPr>
          <w:delText>Het instellen van een EV regel kan (onder gestelde omstandigheden) resulteren in een Eis Voorzorgsmaatregel aanduiding op het betreffende Utiliteitsnet (1 Eis Voorzorgsmaatregel tekst per Utiliteitsnet -thema + netbeheerder- combinatie). Deze algemene Utiliteitsnet EV geldt voor het gehele outputbericht (gebiedsinformatie). Dit betreft voor die netbeheerder en dat thema de hoogst geprioriteerde EV voor het relevante outputbericht.</w:delText>
        </w:r>
      </w:del>
    </w:p>
    <w:p w:rsidR="0065528A" w:rsidRDefault="00636176">
      <w:pPr>
        <w:ind w:left="720"/>
        <w:contextualSpacing/>
        <w:rPr>
          <w:del w:id="5029" w:author="pjanssen" w:date="2015-06-18T16:19:00Z"/>
        </w:rPr>
        <w:pPrChange w:id="5030" w:author="pjanssen" w:date="2015-11-10T12:30:00Z">
          <w:pPr/>
        </w:pPrChange>
      </w:pPr>
      <w:del w:id="5031" w:author="pjanssen" w:date="2015-06-18T16:19:00Z">
        <w:r w:rsidRPr="00636176">
          <w:rPr>
            <w:rPrChange w:id="5032" w:author="pjanssen" w:date="2015-11-10T13:33:00Z">
              <w:rPr>
                <w:color w:val="0000FF"/>
                <w:u w:val="single"/>
              </w:rPr>
            </w:rPrChange>
          </w:rPr>
          <w:delText>In de uitwerking van de requirements komt naar voren dat dit naar ons idee leidt tot de volgende concept eisen aan de uitvoering:</w:delText>
        </w:r>
      </w:del>
    </w:p>
    <w:p w:rsidR="00D43A14" w:rsidRDefault="00636176">
      <w:pPr>
        <w:pStyle w:val="Lijstalinea"/>
        <w:numPr>
          <w:ilvl w:val="0"/>
          <w:numId w:val="37"/>
        </w:numPr>
        <w:spacing w:after="200" w:line="276" w:lineRule="auto"/>
        <w:jc w:val="left"/>
        <w:rPr>
          <w:del w:id="5033" w:author="pjanssen" w:date="2015-06-18T16:19:00Z"/>
        </w:rPr>
      </w:pPr>
      <w:del w:id="5034" w:author="pjanssen" w:date="2015-06-18T16:19:00Z">
        <w:r w:rsidRPr="00636176">
          <w:rPr>
            <w:rPrChange w:id="5035" w:author="pjanssen" w:date="2015-11-10T13:33:00Z">
              <w:rPr>
                <w:color w:val="0000FF"/>
                <w:u w:val="single"/>
              </w:rPr>
            </w:rPrChange>
          </w:rPr>
          <w:delText xml:space="preserve">De basis informatie voor het bepalen van een Eis Voorzorgsmaatregel heeft grofweg 3 soorten IMKL input: </w:delText>
        </w:r>
      </w:del>
    </w:p>
    <w:p w:rsidR="0065528A" w:rsidRDefault="00636176">
      <w:pPr>
        <w:pStyle w:val="Lijstalinea"/>
        <w:numPr>
          <w:ilvl w:val="1"/>
          <w:numId w:val="37"/>
        </w:numPr>
        <w:spacing w:after="200" w:line="276" w:lineRule="auto"/>
        <w:ind w:left="720"/>
        <w:jc w:val="left"/>
        <w:rPr>
          <w:del w:id="5036" w:author="pjanssen" w:date="2015-06-18T16:19:00Z"/>
        </w:rPr>
        <w:pPrChange w:id="5037" w:author="pjanssen" w:date="2015-11-10T12:30:00Z">
          <w:pPr>
            <w:pStyle w:val="Lijstalinea"/>
            <w:numPr>
              <w:ilvl w:val="1"/>
              <w:numId w:val="37"/>
            </w:numPr>
            <w:spacing w:after="200" w:line="276" w:lineRule="auto"/>
            <w:ind w:left="1440" w:hanging="360"/>
            <w:jc w:val="left"/>
          </w:pPr>
        </w:pPrChange>
      </w:pPr>
      <w:del w:id="5038" w:author="pjanssen" w:date="2015-06-18T16:19:00Z">
        <w:r w:rsidRPr="00636176">
          <w:rPr>
            <w:rPrChange w:id="5039" w:author="pjanssen" w:date="2015-11-10T13:33:00Z">
              <w:rPr>
                <w:color w:val="0000FF"/>
                <w:u w:val="single"/>
              </w:rPr>
            </w:rPrChange>
          </w:rPr>
          <w:delText>Graafbericht informatie (graafpolygoon, soort werk, etc.)</w:delText>
        </w:r>
      </w:del>
    </w:p>
    <w:p w:rsidR="0065528A" w:rsidRDefault="00636176">
      <w:pPr>
        <w:pStyle w:val="Lijstalinea"/>
        <w:numPr>
          <w:ilvl w:val="1"/>
          <w:numId w:val="37"/>
        </w:numPr>
        <w:spacing w:after="200" w:line="276" w:lineRule="auto"/>
        <w:ind w:left="720"/>
        <w:jc w:val="left"/>
        <w:rPr>
          <w:del w:id="5040" w:author="pjanssen" w:date="2015-06-18T16:19:00Z"/>
        </w:rPr>
        <w:pPrChange w:id="5041" w:author="pjanssen" w:date="2015-11-10T12:30:00Z">
          <w:pPr>
            <w:pStyle w:val="Lijstalinea"/>
            <w:numPr>
              <w:ilvl w:val="1"/>
              <w:numId w:val="37"/>
            </w:numPr>
            <w:spacing w:after="200" w:line="276" w:lineRule="auto"/>
            <w:ind w:left="1440" w:hanging="360"/>
            <w:jc w:val="left"/>
          </w:pPr>
        </w:pPrChange>
      </w:pPr>
      <w:del w:id="5042" w:author="pjanssen" w:date="2015-06-18T16:19:00Z">
        <w:r w:rsidRPr="00636176">
          <w:rPr>
            <w:rPrChange w:id="5043" w:author="pjanssen" w:date="2015-11-10T13:33:00Z">
              <w:rPr>
                <w:color w:val="0000FF"/>
                <w:u w:val="single"/>
              </w:rPr>
            </w:rPrChange>
          </w:rPr>
          <w:delText>Omgeving informatie (EV input gebieden)</w:delText>
        </w:r>
      </w:del>
    </w:p>
    <w:p w:rsidR="0065528A" w:rsidRDefault="00636176">
      <w:pPr>
        <w:pStyle w:val="Lijstalinea"/>
        <w:numPr>
          <w:ilvl w:val="1"/>
          <w:numId w:val="37"/>
        </w:numPr>
        <w:spacing w:after="200" w:line="276" w:lineRule="auto"/>
        <w:ind w:left="720"/>
        <w:jc w:val="left"/>
        <w:rPr>
          <w:del w:id="5044" w:author="pjanssen" w:date="2015-06-18T16:19:00Z"/>
        </w:rPr>
        <w:pPrChange w:id="5045" w:author="pjanssen" w:date="2015-11-10T12:30:00Z">
          <w:pPr>
            <w:pStyle w:val="Lijstalinea"/>
            <w:numPr>
              <w:ilvl w:val="1"/>
              <w:numId w:val="37"/>
            </w:numPr>
            <w:spacing w:after="200" w:line="276" w:lineRule="auto"/>
            <w:ind w:left="1440" w:hanging="360"/>
            <w:jc w:val="left"/>
          </w:pPr>
        </w:pPrChange>
      </w:pPr>
      <w:del w:id="5046" w:author="pjanssen" w:date="2015-06-18T16:19:00Z">
        <w:r w:rsidRPr="00636176">
          <w:rPr>
            <w:rPrChange w:id="5047" w:author="pjanssen" w:date="2015-11-10T13:33:00Z">
              <w:rPr>
                <w:color w:val="0000FF"/>
                <w:u w:val="single"/>
              </w:rPr>
            </w:rPrChange>
          </w:rPr>
          <w:delText>Netwerk informatie (kenmerken van kabels, leidingen, waarvan enkele vrij instelbaar door de netbeheerder)</w:delText>
        </w:r>
      </w:del>
    </w:p>
    <w:p w:rsidR="00D43A14" w:rsidRDefault="00636176">
      <w:pPr>
        <w:pStyle w:val="Lijstalinea"/>
        <w:numPr>
          <w:ilvl w:val="0"/>
          <w:numId w:val="37"/>
        </w:numPr>
        <w:spacing w:after="200" w:line="276" w:lineRule="auto"/>
        <w:jc w:val="left"/>
        <w:rPr>
          <w:del w:id="5048" w:author="pjanssen" w:date="2015-06-18T16:19:00Z"/>
        </w:rPr>
      </w:pPr>
      <w:del w:id="5049" w:author="pjanssen" w:date="2015-06-18T16:19:00Z">
        <w:r w:rsidRPr="00636176">
          <w:rPr>
            <w:rPrChange w:id="5050" w:author="pjanssen" w:date="2015-11-10T13:33:00Z">
              <w:rPr>
                <w:color w:val="0000FF"/>
                <w:u w:val="single"/>
              </w:rPr>
            </w:rPrChange>
          </w:rPr>
          <w:delText>De netbeheerder kan voor het verwerken van een Eis Voorzorgsmaatregel procesinformatie uploaden. Dit betreft:</w:delText>
        </w:r>
      </w:del>
    </w:p>
    <w:p w:rsidR="0065528A" w:rsidRDefault="00636176">
      <w:pPr>
        <w:pStyle w:val="Lijstalinea"/>
        <w:numPr>
          <w:ilvl w:val="1"/>
          <w:numId w:val="37"/>
        </w:numPr>
        <w:spacing w:after="200" w:line="276" w:lineRule="auto"/>
        <w:ind w:left="720"/>
        <w:jc w:val="left"/>
        <w:rPr>
          <w:del w:id="5051" w:author="pjanssen" w:date="2015-06-18T16:19:00Z"/>
        </w:rPr>
        <w:pPrChange w:id="5052" w:author="pjanssen" w:date="2015-11-10T12:30:00Z">
          <w:pPr>
            <w:pStyle w:val="Lijstalinea"/>
            <w:numPr>
              <w:ilvl w:val="1"/>
              <w:numId w:val="37"/>
            </w:numPr>
            <w:spacing w:after="200" w:line="276" w:lineRule="auto"/>
            <w:ind w:left="1440" w:hanging="360"/>
            <w:jc w:val="left"/>
          </w:pPr>
        </w:pPrChange>
      </w:pPr>
      <w:del w:id="5053" w:author="pjanssen" w:date="2015-06-18T16:19:00Z">
        <w:r w:rsidRPr="00636176">
          <w:rPr>
            <w:rPrChange w:id="5054" w:author="pjanssen" w:date="2015-11-10T13:33:00Z">
              <w:rPr>
                <w:color w:val="0000FF"/>
                <w:u w:val="single"/>
              </w:rPr>
            </w:rPrChange>
          </w:rPr>
          <w:delText xml:space="preserve">regels (logica) voor de verwerking van de EV (de EV regels) en </w:delText>
        </w:r>
      </w:del>
    </w:p>
    <w:p w:rsidR="0065528A" w:rsidRDefault="00636176">
      <w:pPr>
        <w:pStyle w:val="Lijstalinea"/>
        <w:numPr>
          <w:ilvl w:val="1"/>
          <w:numId w:val="37"/>
        </w:numPr>
        <w:spacing w:after="200" w:line="276" w:lineRule="auto"/>
        <w:ind w:left="720"/>
        <w:jc w:val="left"/>
        <w:rPr>
          <w:del w:id="5055" w:author="pjanssen" w:date="2015-06-18T16:19:00Z"/>
        </w:rPr>
        <w:pPrChange w:id="5056" w:author="pjanssen" w:date="2015-11-10T12:30:00Z">
          <w:pPr>
            <w:pStyle w:val="Lijstalinea"/>
            <w:numPr>
              <w:ilvl w:val="1"/>
              <w:numId w:val="37"/>
            </w:numPr>
            <w:spacing w:after="200" w:line="276" w:lineRule="auto"/>
            <w:ind w:left="1440" w:hanging="360"/>
            <w:jc w:val="left"/>
          </w:pPr>
        </w:pPrChange>
      </w:pPr>
      <w:del w:id="5057" w:author="pjanssen" w:date="2015-06-18T16:19:00Z">
        <w:r w:rsidRPr="00636176">
          <w:rPr>
            <w:rPrChange w:id="5058" w:author="pjanssen" w:date="2015-11-10T13:33:00Z">
              <w:rPr>
                <w:color w:val="0000FF"/>
                <w:u w:val="single"/>
              </w:rPr>
            </w:rPrChange>
          </w:rPr>
          <w:delText>referentielijsten die de logica voor het verwerken van de EV regels ondersteunen (bijvoorbeeld een lijst schadelijke werkzaamheden of een lijst standaard teksten voor het vullen van de EV tekst).</w:delText>
        </w:r>
      </w:del>
    </w:p>
    <w:p w:rsidR="0065528A" w:rsidRDefault="00636176">
      <w:pPr>
        <w:pStyle w:val="Lijstalinea"/>
        <w:numPr>
          <w:ilvl w:val="1"/>
          <w:numId w:val="37"/>
        </w:numPr>
        <w:spacing w:after="200" w:line="276" w:lineRule="auto"/>
        <w:ind w:left="720"/>
        <w:jc w:val="left"/>
        <w:rPr>
          <w:del w:id="5059" w:author="pjanssen" w:date="2015-06-18T16:19:00Z"/>
        </w:rPr>
        <w:pPrChange w:id="5060" w:author="pjanssen" w:date="2015-11-10T12:30:00Z">
          <w:pPr>
            <w:pStyle w:val="Lijstalinea"/>
            <w:numPr>
              <w:ilvl w:val="1"/>
              <w:numId w:val="37"/>
            </w:numPr>
            <w:spacing w:after="200" w:line="276" w:lineRule="auto"/>
            <w:ind w:left="1440" w:hanging="360"/>
            <w:jc w:val="left"/>
          </w:pPr>
        </w:pPrChange>
      </w:pPr>
      <w:del w:id="5061" w:author="pjanssen" w:date="2015-06-18T16:19:00Z">
        <w:r w:rsidRPr="00636176">
          <w:rPr>
            <w:rPrChange w:id="5062" w:author="pjanssen" w:date="2015-11-10T13:33:00Z">
              <w:rPr>
                <w:color w:val="0000FF"/>
                <w:u w:val="single"/>
              </w:rPr>
            </w:rPrChange>
          </w:rPr>
          <w:delText>De verplichting om prioriteit toe te kennen aan verschillende EV bepalingen, zodat door het systeem automatisch per Utiliteitsnet een hoogst geprioriteerde EV kan worden bepaald.</w:delText>
        </w:r>
      </w:del>
    </w:p>
    <w:p w:rsidR="0065528A" w:rsidRDefault="00636176">
      <w:pPr>
        <w:ind w:left="720"/>
        <w:contextualSpacing/>
        <w:rPr>
          <w:del w:id="5063" w:author="pjanssen" w:date="2015-06-18T16:19:00Z"/>
        </w:rPr>
        <w:pPrChange w:id="5064" w:author="pjanssen" w:date="2015-11-10T12:30:00Z">
          <w:pPr/>
        </w:pPrChange>
      </w:pPr>
      <w:del w:id="5065" w:author="pjanssen" w:date="2015-06-18T16:19:00Z">
        <w:r w:rsidRPr="00636176">
          <w:rPr>
            <w:rPrChange w:id="5066" w:author="pjanssen" w:date="2015-11-10T13:33:00Z">
              <w:rPr>
                <w:color w:val="0000FF"/>
                <w:u w:val="single"/>
              </w:rPr>
            </w:rPrChange>
          </w:rPr>
          <w:lastRenderedPageBreak/>
          <w:delText>Onderstaand is een concept proces uitgewerkt waarmee binnen een centrale voorziening mogelijkerwijs omgegaan kan worden met het bepalen van EV die naar ons idee voldoet aan de requirements die de netbeheerders hieraan stellen.</w:delText>
        </w:r>
      </w:del>
    </w:p>
    <w:p w:rsidR="0065528A" w:rsidRDefault="0065528A">
      <w:pPr>
        <w:ind w:left="720"/>
        <w:contextualSpacing/>
        <w:rPr>
          <w:del w:id="5067" w:author="pjanssen" w:date="2015-06-18T16:19:00Z"/>
        </w:rPr>
        <w:pPrChange w:id="5068" w:author="pjanssen" w:date="2015-11-10T12:30:00Z">
          <w:pPr/>
        </w:pPrChange>
      </w:pPr>
      <w:del w:id="5069" w:author="pjanssen" w:date="2015-06-18T16:19:00Z">
        <w:r>
          <w:rPr>
            <w:noProof/>
            <w:rPrChange w:id="5070" w:author="Unknown">
              <w:rPr>
                <w:noProof/>
                <w:color w:val="0000FF"/>
                <w:u w:val="single"/>
              </w:rPr>
            </w:rPrChange>
          </w:rPr>
          <w:drawing>
            <wp:anchor distT="0" distB="0" distL="114300" distR="114300" simplePos="0" relativeHeight="251747328" behindDoc="0" locked="0" layoutInCell="1" allowOverlap="1">
              <wp:simplePos x="0" y="0"/>
              <wp:positionH relativeFrom="column">
                <wp:posOffset>17780</wp:posOffset>
              </wp:positionH>
              <wp:positionV relativeFrom="paragraph">
                <wp:posOffset>142240</wp:posOffset>
              </wp:positionV>
              <wp:extent cx="5500370" cy="3810000"/>
              <wp:effectExtent l="19050" t="0" r="5080" b="0"/>
              <wp:wrapTopAndBottom/>
              <wp:docPr id="10" name="Afbeelding 9" descr="eisVoorzorgsmaatreg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sVoorzorgsmaatregel.png"/>
                      <pic:cNvPicPr/>
                    </pic:nvPicPr>
                    <pic:blipFill>
                      <a:blip r:embed="rId55" cstate="print"/>
                      <a:stretch>
                        <a:fillRect/>
                      </a:stretch>
                    </pic:blipFill>
                    <pic:spPr>
                      <a:xfrm>
                        <a:off x="0" y="0"/>
                        <a:ext cx="5500370" cy="3810000"/>
                      </a:xfrm>
                      <a:prstGeom prst="rect">
                        <a:avLst/>
                      </a:prstGeom>
                    </pic:spPr>
                  </pic:pic>
                </a:graphicData>
              </a:graphic>
            </wp:anchor>
          </w:drawing>
        </w:r>
      </w:del>
    </w:p>
    <w:p w:rsidR="0065528A" w:rsidRDefault="00636176">
      <w:pPr>
        <w:ind w:left="720"/>
        <w:contextualSpacing/>
        <w:rPr>
          <w:del w:id="5071" w:author="pjanssen" w:date="2015-06-18T16:19:00Z"/>
          <w:rPrChange w:id="5072" w:author="pjanssen" w:date="2015-11-10T13:33:00Z">
            <w:rPr>
              <w:del w:id="5073" w:author="pjanssen" w:date="2015-06-18T16:19:00Z"/>
              <w:b/>
            </w:rPr>
          </w:rPrChange>
        </w:rPr>
        <w:pPrChange w:id="5074" w:author="pjanssen" w:date="2015-11-10T12:30:00Z">
          <w:pPr/>
        </w:pPrChange>
      </w:pPr>
      <w:del w:id="5075" w:author="pjanssen" w:date="2015-06-18T16:19:00Z">
        <w:r w:rsidRPr="00636176">
          <w:rPr>
            <w:rPrChange w:id="5076" w:author="pjanssen" w:date="2015-11-10T13:33:00Z">
              <w:rPr>
                <w:b/>
                <w:color w:val="0000FF"/>
                <w:u w:val="single"/>
              </w:rPr>
            </w:rPrChange>
          </w:rPr>
          <w:delText>High over proces KLIC Eis Voorzorgsmaatregel binnen een centrale voorziening</w:delText>
        </w:r>
      </w:del>
    </w:p>
    <w:p w:rsidR="0065528A" w:rsidRDefault="00636176">
      <w:pPr>
        <w:ind w:left="720"/>
        <w:contextualSpacing/>
        <w:rPr>
          <w:del w:id="5077" w:author="pjanssen" w:date="2015-06-18T16:19:00Z"/>
        </w:rPr>
        <w:pPrChange w:id="5078" w:author="pjanssen" w:date="2015-11-10T12:30:00Z">
          <w:pPr/>
        </w:pPrChange>
      </w:pPr>
      <w:del w:id="5079" w:author="pjanssen" w:date="2015-06-18T16:19:00Z">
        <w:r w:rsidRPr="00636176">
          <w:rPr>
            <w:rPrChange w:id="5080" w:author="pjanssen" w:date="2015-11-10T13:33:00Z">
              <w:rPr>
                <w:color w:val="0000FF"/>
                <w:u w:val="single"/>
              </w:rPr>
            </w:rPrChange>
          </w:rPr>
          <w:delText>Input (vanuit Netbeheerder en Grondroerder)</w:delText>
        </w:r>
      </w:del>
    </w:p>
    <w:p w:rsidR="0065528A" w:rsidRDefault="00636176">
      <w:pPr>
        <w:ind w:left="720"/>
        <w:contextualSpacing/>
        <w:rPr>
          <w:del w:id="5081" w:author="pjanssen" w:date="2015-06-18T16:19:00Z"/>
        </w:rPr>
        <w:pPrChange w:id="5082" w:author="pjanssen" w:date="2015-11-10T12:30:00Z">
          <w:pPr/>
        </w:pPrChange>
      </w:pPr>
      <w:del w:id="5083" w:author="pjanssen" w:date="2015-06-18T16:19:00Z">
        <w:r w:rsidRPr="00636176">
          <w:rPr>
            <w:rPrChange w:id="5084" w:author="pjanssen" w:date="2015-11-10T13:33:00Z">
              <w:rPr>
                <w:color w:val="0000FF"/>
                <w:u w:val="single"/>
              </w:rPr>
            </w:rPrChange>
          </w:rPr>
          <w:delText>Graafbericht</w:delText>
        </w:r>
      </w:del>
    </w:p>
    <w:p w:rsidR="0065528A" w:rsidRDefault="00636176">
      <w:pPr>
        <w:ind w:left="720"/>
        <w:contextualSpacing/>
        <w:rPr>
          <w:del w:id="5085" w:author="pjanssen" w:date="2015-06-18T16:19:00Z"/>
        </w:rPr>
        <w:pPrChange w:id="5086" w:author="pjanssen" w:date="2015-11-10T12:30:00Z">
          <w:pPr/>
        </w:pPrChange>
      </w:pPr>
      <w:del w:id="5087" w:author="pjanssen" w:date="2015-06-18T16:19:00Z">
        <w:r w:rsidRPr="00636176">
          <w:rPr>
            <w:rPrChange w:id="5088" w:author="pjanssen" w:date="2015-11-10T13:33:00Z">
              <w:rPr>
                <w:color w:val="0000FF"/>
                <w:u w:val="single"/>
              </w:rPr>
            </w:rPrChange>
          </w:rPr>
          <w:delText>Kadaster IMKL2015 Aanlevering database</w:delText>
        </w:r>
      </w:del>
    </w:p>
    <w:p w:rsidR="0065528A" w:rsidRDefault="00636176">
      <w:pPr>
        <w:ind w:left="720"/>
        <w:contextualSpacing/>
        <w:rPr>
          <w:del w:id="5089" w:author="pjanssen" w:date="2015-06-18T16:19:00Z"/>
        </w:rPr>
        <w:pPrChange w:id="5090" w:author="pjanssen" w:date="2015-11-10T12:30:00Z">
          <w:pPr/>
        </w:pPrChange>
      </w:pPr>
      <w:del w:id="5091" w:author="pjanssen" w:date="2015-06-18T16:19:00Z">
        <w:r w:rsidRPr="00636176">
          <w:rPr>
            <w:rPrChange w:id="5092" w:author="pjanssen" w:date="2015-11-10T13:33:00Z">
              <w:rPr>
                <w:color w:val="0000FF"/>
                <w:u w:val="single"/>
              </w:rPr>
            </w:rPrChange>
          </w:rPr>
          <w:delText>NBIMKL2015 Aanlevering</w:delText>
        </w:r>
      </w:del>
    </w:p>
    <w:p w:rsidR="0065528A" w:rsidRDefault="00636176">
      <w:pPr>
        <w:ind w:left="720"/>
        <w:contextualSpacing/>
        <w:rPr>
          <w:del w:id="5093" w:author="pjanssen" w:date="2015-06-18T16:19:00Z"/>
        </w:rPr>
        <w:pPrChange w:id="5094" w:author="pjanssen" w:date="2015-11-10T12:30:00Z">
          <w:pPr/>
        </w:pPrChange>
      </w:pPr>
      <w:del w:id="5095" w:author="pjanssen" w:date="2015-06-18T16:19:00Z">
        <w:r w:rsidRPr="00636176">
          <w:rPr>
            <w:rPrChange w:id="5096" w:author="pjanssen" w:date="2015-11-10T13:33:00Z">
              <w:rPr>
                <w:color w:val="0000FF"/>
                <w:u w:val="single"/>
              </w:rPr>
            </w:rPrChange>
          </w:rPr>
          <w:delText>KadasterEV Verwerking database</w:delText>
        </w:r>
      </w:del>
    </w:p>
    <w:p w:rsidR="0065528A" w:rsidRDefault="00636176">
      <w:pPr>
        <w:ind w:left="720"/>
        <w:contextualSpacing/>
        <w:rPr>
          <w:del w:id="5097" w:author="pjanssen" w:date="2015-06-18T16:19:00Z"/>
        </w:rPr>
        <w:pPrChange w:id="5098" w:author="pjanssen" w:date="2015-11-10T12:30:00Z">
          <w:pPr/>
        </w:pPrChange>
      </w:pPr>
      <w:del w:id="5099" w:author="pjanssen" w:date="2015-06-18T16:19:00Z">
        <w:r w:rsidRPr="00636176">
          <w:rPr>
            <w:rPrChange w:id="5100" w:author="pjanssen" w:date="2015-11-10T13:33:00Z">
              <w:rPr>
                <w:color w:val="0000FF"/>
                <w:u w:val="single"/>
              </w:rPr>
            </w:rPrChange>
          </w:rPr>
          <w:delText>NBEV Verwerkingsregels &amp;EV Waardelijsten</w:delText>
        </w:r>
      </w:del>
    </w:p>
    <w:p w:rsidR="0065528A" w:rsidRDefault="00636176">
      <w:pPr>
        <w:ind w:left="720"/>
        <w:contextualSpacing/>
        <w:rPr>
          <w:del w:id="5101" w:author="pjanssen" w:date="2015-06-18T16:19:00Z"/>
        </w:rPr>
        <w:pPrChange w:id="5102" w:author="pjanssen" w:date="2015-11-10T12:30:00Z">
          <w:pPr/>
        </w:pPrChange>
      </w:pPr>
      <w:del w:id="5103" w:author="pjanssen" w:date="2015-06-18T16:19:00Z">
        <w:r w:rsidRPr="00636176">
          <w:rPr>
            <w:rPrChange w:id="5104" w:author="pjanssen" w:date="2015-11-10T13:33:00Z">
              <w:rPr>
                <w:color w:val="0000FF"/>
                <w:u w:val="single"/>
              </w:rPr>
            </w:rPrChange>
          </w:rPr>
          <w:delText>Verwerking (door Kadaster)</w:delText>
        </w:r>
      </w:del>
    </w:p>
    <w:p w:rsidR="0065528A" w:rsidRDefault="00636176">
      <w:pPr>
        <w:ind w:left="720"/>
        <w:contextualSpacing/>
        <w:rPr>
          <w:del w:id="5105" w:author="pjanssen" w:date="2015-06-18T16:19:00Z"/>
        </w:rPr>
        <w:pPrChange w:id="5106" w:author="pjanssen" w:date="2015-11-10T12:30:00Z">
          <w:pPr/>
        </w:pPrChange>
      </w:pPr>
      <w:del w:id="5107" w:author="pjanssen" w:date="2015-06-18T16:19:00Z">
        <w:r w:rsidRPr="00636176">
          <w:rPr>
            <w:rPrChange w:id="5108" w:author="pjanssen" w:date="2015-11-10T13:33:00Z">
              <w:rPr>
                <w:color w:val="0000FF"/>
                <w:u w:val="single"/>
              </w:rPr>
            </w:rPrChange>
          </w:rPr>
          <w:delText>Output (richting Grondroerder)</w:delText>
        </w:r>
      </w:del>
    </w:p>
    <w:p w:rsidR="0065528A" w:rsidRDefault="00636176">
      <w:pPr>
        <w:ind w:left="720"/>
        <w:contextualSpacing/>
        <w:rPr>
          <w:del w:id="5109" w:author="pjanssen" w:date="2015-06-18T16:19:00Z"/>
        </w:rPr>
        <w:pPrChange w:id="5110" w:author="pjanssen" w:date="2015-11-10T12:30:00Z">
          <w:pPr/>
        </w:pPrChange>
      </w:pPr>
      <w:del w:id="5111" w:author="pjanssen" w:date="2015-06-18T16:19:00Z">
        <w:r w:rsidRPr="00636176">
          <w:rPr>
            <w:rPrChange w:id="5112" w:author="pjanssen" w:date="2015-11-10T13:33:00Z">
              <w:rPr>
                <w:color w:val="0000FF"/>
                <w:u w:val="single"/>
              </w:rPr>
            </w:rPrChange>
          </w:rPr>
          <w:delText>Verwerking KLIC inclusief EV</w:delText>
        </w:r>
      </w:del>
    </w:p>
    <w:p w:rsidR="0065528A" w:rsidRDefault="00636176">
      <w:pPr>
        <w:ind w:left="720"/>
        <w:contextualSpacing/>
        <w:rPr>
          <w:del w:id="5113" w:author="pjanssen" w:date="2015-06-18T16:19:00Z"/>
        </w:rPr>
        <w:pPrChange w:id="5114" w:author="pjanssen" w:date="2015-11-10T12:30:00Z">
          <w:pPr/>
        </w:pPrChange>
      </w:pPr>
      <w:del w:id="5115" w:author="pjanssen" w:date="2015-06-18T16:19:00Z">
        <w:r w:rsidRPr="00636176">
          <w:rPr>
            <w:rPrChange w:id="5116" w:author="pjanssen" w:date="2015-11-10T13:33:00Z">
              <w:rPr>
                <w:color w:val="0000FF"/>
                <w:u w:val="single"/>
              </w:rPr>
            </w:rPrChange>
          </w:rPr>
          <w:delText>Gebiedsinformatie inclusief EV</w:delText>
        </w:r>
      </w:del>
    </w:p>
    <w:p w:rsidR="0065528A" w:rsidRDefault="0065528A">
      <w:pPr>
        <w:ind w:left="720"/>
        <w:contextualSpacing/>
        <w:rPr>
          <w:del w:id="5117" w:author="pjanssen" w:date="2015-06-18T16:19:00Z"/>
        </w:rPr>
        <w:pPrChange w:id="5118" w:author="pjanssen" w:date="2015-11-10T12:30:00Z">
          <w:pPr/>
        </w:pPrChange>
      </w:pPr>
    </w:p>
    <w:p w:rsidR="0065528A" w:rsidRDefault="00636176">
      <w:pPr>
        <w:ind w:left="720"/>
        <w:contextualSpacing/>
        <w:rPr>
          <w:del w:id="5119" w:author="pjanssen" w:date="2015-06-18T16:19:00Z"/>
          <w:rPrChange w:id="5120" w:author="pjanssen" w:date="2015-11-10T13:33:00Z">
            <w:rPr>
              <w:del w:id="5121" w:author="pjanssen" w:date="2015-06-18T16:19:00Z"/>
              <w:b/>
            </w:rPr>
          </w:rPrChange>
        </w:rPr>
        <w:pPrChange w:id="5122" w:author="pjanssen" w:date="2015-11-10T12:30:00Z">
          <w:pPr/>
        </w:pPrChange>
      </w:pPr>
      <w:del w:id="5123" w:author="pjanssen" w:date="2015-06-18T16:19:00Z">
        <w:r w:rsidRPr="00636176">
          <w:rPr>
            <w:rPrChange w:id="5124" w:author="pjanssen" w:date="2015-11-10T13:33:00Z">
              <w:rPr>
                <w:b/>
                <w:color w:val="0000FF"/>
                <w:u w:val="single"/>
              </w:rPr>
            </w:rPrChange>
          </w:rPr>
          <w:delText>Input &amp; verwerking KLIC m.b.t. EV</w:delText>
        </w:r>
      </w:del>
    </w:p>
    <w:p w:rsidR="0065528A" w:rsidRDefault="00636176">
      <w:pPr>
        <w:ind w:left="720"/>
        <w:contextualSpacing/>
        <w:rPr>
          <w:del w:id="5125" w:author="pjanssen" w:date="2015-06-18T16:19:00Z"/>
        </w:rPr>
        <w:pPrChange w:id="5126" w:author="pjanssen" w:date="2015-11-10T12:30:00Z">
          <w:pPr/>
        </w:pPrChange>
      </w:pPr>
      <w:del w:id="5127" w:author="pjanssen" w:date="2015-06-18T16:19:00Z">
        <w:r w:rsidRPr="00636176">
          <w:rPr>
            <w:rPrChange w:id="5128" w:author="pjanssen" w:date="2015-11-10T13:33:00Z">
              <w:rPr>
                <w:color w:val="0000FF"/>
                <w:u w:val="single"/>
              </w:rPr>
            </w:rPrChange>
          </w:rPr>
          <w:delText>Graafbericht</w:delText>
        </w:r>
      </w:del>
    </w:p>
    <w:p w:rsidR="0065528A" w:rsidRDefault="00636176">
      <w:pPr>
        <w:ind w:left="720"/>
        <w:contextualSpacing/>
        <w:rPr>
          <w:del w:id="5129" w:author="pjanssen" w:date="2015-06-18T16:19:00Z"/>
        </w:rPr>
        <w:pPrChange w:id="5130" w:author="pjanssen" w:date="2015-11-10T12:30:00Z">
          <w:pPr/>
        </w:pPrChange>
      </w:pPr>
      <w:del w:id="5131" w:author="pjanssen" w:date="2015-06-18T16:19:00Z">
        <w:r w:rsidRPr="00636176">
          <w:rPr>
            <w:rPrChange w:id="5132" w:author="pjanssen" w:date="2015-11-10T13:33:00Z">
              <w:rPr>
                <w:color w:val="0000FF"/>
                <w:u w:val="single"/>
              </w:rPr>
            </w:rPrChange>
          </w:rPr>
          <w:delText>NBIMKL2015 Aanlevering</w:delText>
        </w:r>
      </w:del>
    </w:p>
    <w:p w:rsidR="0065528A" w:rsidRDefault="00636176">
      <w:pPr>
        <w:ind w:left="720"/>
        <w:contextualSpacing/>
        <w:rPr>
          <w:del w:id="5133" w:author="pjanssen" w:date="2015-06-18T16:19:00Z"/>
        </w:rPr>
        <w:pPrChange w:id="5134" w:author="pjanssen" w:date="2015-11-10T12:30:00Z">
          <w:pPr/>
        </w:pPrChange>
      </w:pPr>
      <w:del w:id="5135" w:author="pjanssen" w:date="2015-06-18T16:19:00Z">
        <w:r w:rsidRPr="00636176">
          <w:rPr>
            <w:rPrChange w:id="5136" w:author="pjanssen" w:date="2015-11-10T13:33:00Z">
              <w:rPr>
                <w:color w:val="0000FF"/>
                <w:u w:val="single"/>
              </w:rPr>
            </w:rPrChange>
          </w:rPr>
          <w:delText>NBEV Verwerkingsregels &amp;EV Waardelijsten</w:delText>
        </w:r>
      </w:del>
    </w:p>
    <w:p w:rsidR="0065528A" w:rsidRDefault="0065528A">
      <w:pPr>
        <w:ind w:left="720"/>
        <w:contextualSpacing/>
        <w:rPr>
          <w:del w:id="5137" w:author="pjanssen" w:date="2015-06-18T16:19:00Z"/>
        </w:rPr>
        <w:pPrChange w:id="5138" w:author="pjanssen" w:date="2015-11-10T12:30:00Z">
          <w:pPr/>
        </w:pPrChange>
      </w:pPr>
    </w:p>
    <w:p w:rsidR="0065528A" w:rsidRDefault="00636176">
      <w:pPr>
        <w:ind w:left="720"/>
        <w:contextualSpacing/>
        <w:rPr>
          <w:del w:id="5139" w:author="pjanssen" w:date="2015-06-18T16:19:00Z"/>
          <w:rPrChange w:id="5140" w:author="pjanssen" w:date="2015-11-10T13:33:00Z">
            <w:rPr>
              <w:del w:id="5141" w:author="pjanssen" w:date="2015-06-18T16:19:00Z"/>
              <w:b/>
            </w:rPr>
          </w:rPrChange>
        </w:rPr>
        <w:pPrChange w:id="5142" w:author="pjanssen" w:date="2015-11-10T12:30:00Z">
          <w:pPr/>
        </w:pPrChange>
      </w:pPr>
      <w:del w:id="5143" w:author="pjanssen" w:date="2015-06-18T16:19:00Z">
        <w:r w:rsidRPr="00636176">
          <w:rPr>
            <w:rPrChange w:id="5144" w:author="pjanssen" w:date="2015-11-10T13:33:00Z">
              <w:rPr>
                <w:b/>
                <w:color w:val="0000FF"/>
                <w:u w:val="single"/>
              </w:rPr>
            </w:rPrChange>
          </w:rPr>
          <w:delText>Graafbericht</w:delText>
        </w:r>
      </w:del>
    </w:p>
    <w:p w:rsidR="0065528A" w:rsidRDefault="00636176">
      <w:pPr>
        <w:ind w:left="720"/>
        <w:contextualSpacing/>
        <w:rPr>
          <w:del w:id="5145" w:author="pjanssen" w:date="2015-06-18T16:19:00Z"/>
        </w:rPr>
        <w:pPrChange w:id="5146" w:author="pjanssen" w:date="2015-11-10T12:30:00Z">
          <w:pPr/>
        </w:pPrChange>
      </w:pPr>
      <w:del w:id="5147" w:author="pjanssen" w:date="2015-06-18T16:19:00Z">
        <w:r w:rsidRPr="00636176">
          <w:rPr>
            <w:rPrChange w:id="5148" w:author="pjanssen" w:date="2015-11-10T13:33:00Z">
              <w:rPr>
                <w:color w:val="0000FF"/>
                <w:u w:val="single"/>
              </w:rPr>
            </w:rPrChange>
          </w:rPr>
          <w:delText>Het graafbericht bevat informatie zoals het soort werk en de graafpolygoon.</w:delText>
        </w:r>
      </w:del>
    </w:p>
    <w:p w:rsidR="0065528A" w:rsidRDefault="0065528A">
      <w:pPr>
        <w:ind w:left="720"/>
        <w:contextualSpacing/>
        <w:rPr>
          <w:del w:id="5149" w:author="pjanssen" w:date="2015-06-18T16:19:00Z"/>
        </w:rPr>
        <w:pPrChange w:id="5150" w:author="pjanssen" w:date="2015-11-10T12:30:00Z">
          <w:pPr/>
        </w:pPrChange>
      </w:pPr>
    </w:p>
    <w:p w:rsidR="0065528A" w:rsidRDefault="00636176">
      <w:pPr>
        <w:ind w:left="720"/>
        <w:contextualSpacing/>
        <w:rPr>
          <w:del w:id="5151" w:author="pjanssen" w:date="2015-06-18T16:19:00Z"/>
          <w:rPrChange w:id="5152" w:author="pjanssen" w:date="2015-11-10T13:33:00Z">
            <w:rPr>
              <w:del w:id="5153" w:author="pjanssen" w:date="2015-06-18T16:19:00Z"/>
              <w:b/>
            </w:rPr>
          </w:rPrChange>
        </w:rPr>
        <w:pPrChange w:id="5154" w:author="pjanssen" w:date="2015-11-10T12:30:00Z">
          <w:pPr/>
        </w:pPrChange>
      </w:pPr>
      <w:del w:id="5155" w:author="pjanssen" w:date="2015-06-18T16:19:00Z">
        <w:r w:rsidRPr="00636176">
          <w:rPr>
            <w:rPrChange w:id="5156" w:author="pjanssen" w:date="2015-11-10T13:33:00Z">
              <w:rPr>
                <w:b/>
                <w:color w:val="0000FF"/>
                <w:u w:val="single"/>
              </w:rPr>
            </w:rPrChange>
          </w:rPr>
          <w:delText>NBIMKL2015 Aanlevering</w:delText>
        </w:r>
      </w:del>
    </w:p>
    <w:p w:rsidR="0065528A" w:rsidRDefault="00636176">
      <w:pPr>
        <w:ind w:left="720"/>
        <w:contextualSpacing/>
        <w:rPr>
          <w:del w:id="5157" w:author="pjanssen" w:date="2015-06-18T16:19:00Z"/>
        </w:rPr>
        <w:pPrChange w:id="5158" w:author="pjanssen" w:date="2015-11-10T12:30:00Z">
          <w:pPr/>
        </w:pPrChange>
      </w:pPr>
      <w:del w:id="5159" w:author="pjanssen" w:date="2015-06-18T16:19:00Z">
        <w:r w:rsidRPr="00636176">
          <w:rPr>
            <w:rPrChange w:id="5160" w:author="pjanssen" w:date="2015-11-10T13:33:00Z">
              <w:rPr>
                <w:color w:val="0000FF"/>
                <w:u w:val="single"/>
              </w:rPr>
            </w:rPrChange>
          </w:rPr>
          <w:delText xml:space="preserve">Binnen de IMKL2015 aanlevering, levert de netbeheerder alle voor de KLIC (en indien nodig </w:delText>
        </w:r>
      </w:del>
      <w:del w:id="5161" w:author="pjanssen" w:date="2015-06-05T11:13:00Z">
        <w:r w:rsidRPr="00636176">
          <w:rPr>
            <w:rPrChange w:id="5162" w:author="pjanssen" w:date="2015-11-10T13:33:00Z">
              <w:rPr>
                <w:color w:val="0000FF"/>
                <w:u w:val="single"/>
              </w:rPr>
            </w:rPrChange>
          </w:rPr>
          <w:delText>Inspire</w:delText>
        </w:r>
      </w:del>
      <w:del w:id="5163" w:author="pjanssen" w:date="2015-06-18T16:19:00Z">
        <w:r w:rsidRPr="00636176">
          <w:rPr>
            <w:rPrChange w:id="5164" w:author="pjanssen" w:date="2015-11-10T13:33:00Z">
              <w:rPr>
                <w:color w:val="0000FF"/>
                <w:u w:val="single"/>
              </w:rPr>
            </w:rPrChange>
          </w:rPr>
          <w:delText xml:space="preserve">) relevante informatie. Om Eis Voorzorgsmaatregel goed te kunnen bepalen zijn op deze </w:delText>
        </w:r>
        <w:r w:rsidRPr="00636176">
          <w:rPr>
            <w:rPrChange w:id="5165" w:author="pjanssen" w:date="2015-11-10T13:33:00Z">
              <w:rPr>
                <w:color w:val="0000FF"/>
                <w:u w:val="single"/>
              </w:rPr>
            </w:rPrChange>
          </w:rPr>
          <w:lastRenderedPageBreak/>
          <w:delText>IMKL2015 aanlevering enkele toevoegingen nodig. Deze toevoegingen zorgen ervoor dat de netbeheerders in staat gesteld worden om Eis Voorzorgsmaatregelen te laten bepalen op basis van door hun gestelde criteria. Die criteria kunnen per netbeheerder verschillend zijn. Aangezien alle IMKL2015 elementen terug te redeneren zijn naar een netbeheerder (via het Nutsvoorzieningennet, thema specifiek) is dat werkbaar. De toevoegingen zijn er in 2 soorten: Kabelofleiding gebonden en Vlak gebonden. Kabelofleiding is een bestaand object waar extra attributen aan worden toegevoegd.Eis Voorzorgsmaatregel input vlak is een nieuw (multipolygoon-)object dat een relatie heeft met een Nutsvoorzieningennet.Kabelofleiding (gekoppeld aan Nutsvoorzieningennet) extra attributen- EV1 (integer)- EV2 (integer)- EV3 (integer)(Maximaal 3 door NB als integer vrij in te vullen attributen om eigen EV afwegingen te kunnen maken)Eis Voorzorgsmaatregel input vlakken (gekoppeld aan Nutsvoorzieningennet)- Evtype (integer)- Vlak (van het type multi-polygoon, om ook donuts en exclaves mogelijk te maken)(EV input vlakken zijn door NB vrij aan te leveren en te typeren. Ze moeten wel altijd aan een Nutsvoorzieningennet gekoppeld zijn)</w:delText>
        </w:r>
      </w:del>
    </w:p>
    <w:p w:rsidR="0065528A" w:rsidRDefault="0065528A">
      <w:pPr>
        <w:ind w:left="720"/>
        <w:contextualSpacing/>
        <w:rPr>
          <w:del w:id="5166" w:author="pjanssen" w:date="2015-06-18T16:19:00Z"/>
        </w:rPr>
        <w:pPrChange w:id="5167" w:author="pjanssen" w:date="2015-11-10T12:30:00Z">
          <w:pPr/>
        </w:pPrChange>
      </w:pPr>
    </w:p>
    <w:p w:rsidR="0065528A" w:rsidRDefault="00636176">
      <w:pPr>
        <w:ind w:left="720"/>
        <w:contextualSpacing/>
        <w:rPr>
          <w:del w:id="5168" w:author="pjanssen" w:date="2015-06-18T16:19:00Z"/>
          <w:rPrChange w:id="5169" w:author="pjanssen" w:date="2015-11-10T13:33:00Z">
            <w:rPr>
              <w:del w:id="5170" w:author="pjanssen" w:date="2015-06-18T16:19:00Z"/>
              <w:b/>
            </w:rPr>
          </w:rPrChange>
        </w:rPr>
        <w:pPrChange w:id="5171" w:author="pjanssen" w:date="2015-11-10T12:30:00Z">
          <w:pPr/>
        </w:pPrChange>
      </w:pPr>
      <w:del w:id="5172" w:author="pjanssen" w:date="2015-06-18T16:19:00Z">
        <w:r w:rsidRPr="00636176">
          <w:rPr>
            <w:rPrChange w:id="5173" w:author="pjanssen" w:date="2015-11-10T13:33:00Z">
              <w:rPr>
                <w:b/>
                <w:color w:val="0000FF"/>
                <w:u w:val="single"/>
              </w:rPr>
            </w:rPrChange>
          </w:rPr>
          <w:delText>NBEV Verwerkingsregels &amp;EV Waardelijsten</w:delText>
        </w:r>
      </w:del>
    </w:p>
    <w:p w:rsidR="0065528A" w:rsidRDefault="00636176">
      <w:pPr>
        <w:ind w:left="720"/>
        <w:contextualSpacing/>
        <w:rPr>
          <w:del w:id="5174" w:author="pjanssen" w:date="2015-06-18T16:19:00Z"/>
        </w:rPr>
        <w:pPrChange w:id="5175" w:author="pjanssen" w:date="2015-11-10T12:30:00Z">
          <w:pPr/>
        </w:pPrChange>
      </w:pPr>
      <w:del w:id="5176" w:author="pjanssen" w:date="2015-06-18T16:19:00Z">
        <w:r w:rsidRPr="00636176">
          <w:rPr>
            <w:rPrChange w:id="5177" w:author="pjanssen" w:date="2015-11-10T13:33:00Z">
              <w:rPr>
                <w:color w:val="0000FF"/>
                <w:u w:val="single"/>
              </w:rPr>
            </w:rPrChange>
          </w:rPr>
          <w:delText>Inleiding</w:delText>
        </w:r>
      </w:del>
    </w:p>
    <w:p w:rsidR="0065528A" w:rsidRDefault="00636176">
      <w:pPr>
        <w:ind w:left="720"/>
        <w:contextualSpacing/>
        <w:rPr>
          <w:del w:id="5178" w:author="pjanssen" w:date="2015-06-18T16:19:00Z"/>
        </w:rPr>
        <w:pPrChange w:id="5179" w:author="pjanssen" w:date="2015-11-10T12:30:00Z">
          <w:pPr/>
        </w:pPrChange>
      </w:pPr>
      <w:del w:id="5180" w:author="pjanssen" w:date="2015-06-18T16:19:00Z">
        <w:r w:rsidRPr="00636176">
          <w:rPr>
            <w:rPrChange w:id="5181" w:author="pjanssen" w:date="2015-11-10T13:33:00Z">
              <w:rPr>
                <w:color w:val="0000FF"/>
                <w:u w:val="single"/>
              </w:rPr>
            </w:rPrChange>
          </w:rPr>
          <w:delText>Om Eis Voorzorgsmaatregel goed te kunnen faciliteren is het nodig dat de netbeheerder de gelegenheid krijgt om zelf verwerkingsregels te formuleren. Deze verwerking dient volgens een logische taal te gebeuren. Van belang is dat er een geschikte logische taal gekozen wordt voor deze verwerking, bij voorkeur een open standaard(inclusief simulatie-omgeving). Bijv. regelar expressions (regex). (danwel xml formaat voor business rules (BR-XML). De achterliggende requirement is dat Netbeheerders op basis van door hun in te brengen businessregels, die zij -wanneer zij dat willen- kunnen aanpassen, de Eis Voorzorgsmaatregel bepaling rond hun assets kunnen aansturen. Dit vereist een oplossing waarin er op basis van seperate businessregels (logische verwerkingsregels) en op basis van een vaste set ingrediënten (bericht, IMKL aanlevering, waardelijsten) binnen de centrale voorziening een afweging kan worden gemaakt voor EV.Deze EV afweging resulteert vervolgens in EVoutputvlakken. Deze vlakken zijn een goed communicatiemiddel zodat een grondroerder meteen weet waar het probleem zich bevindt binnen de graafpolygoon. Dit faciliteert de communicatie tussen netbeheerder en grondroerder. Aan deze AanduidingEisVoorzorgsmaatregel zitten ook kenmerken die de EV omschrijven (uit waardelijsten) en die de prioriteit van EV aangeven.</w:delText>
        </w:r>
      </w:del>
    </w:p>
    <w:p w:rsidR="0065528A" w:rsidRDefault="00636176">
      <w:pPr>
        <w:ind w:left="720"/>
        <w:contextualSpacing/>
        <w:rPr>
          <w:del w:id="5182" w:author="pjanssen" w:date="2015-06-18T16:19:00Z"/>
        </w:rPr>
        <w:pPrChange w:id="5183" w:author="pjanssen" w:date="2015-11-10T12:30:00Z">
          <w:pPr/>
        </w:pPrChange>
      </w:pPr>
      <w:del w:id="5184" w:author="pjanssen" w:date="2015-06-18T16:19:00Z">
        <w:r w:rsidRPr="00636176">
          <w:rPr>
            <w:rPrChange w:id="5185" w:author="pjanssen" w:date="2015-11-10T13:33:00Z">
              <w:rPr>
                <w:color w:val="0000FF"/>
                <w:u w:val="single"/>
              </w:rPr>
            </w:rPrChange>
          </w:rPr>
          <w:delText>EV Verwerkingsregel Kabelofleiding</w:delText>
        </w:r>
      </w:del>
    </w:p>
    <w:p w:rsidR="0065528A" w:rsidRDefault="00636176">
      <w:pPr>
        <w:ind w:left="720"/>
        <w:contextualSpacing/>
        <w:rPr>
          <w:del w:id="5186" w:author="pjanssen" w:date="2015-06-18T16:19:00Z"/>
        </w:rPr>
        <w:pPrChange w:id="5187" w:author="pjanssen" w:date="2015-11-10T12:30:00Z">
          <w:pPr/>
        </w:pPrChange>
      </w:pPr>
      <w:del w:id="5188" w:author="pjanssen" w:date="2015-06-18T16:19:00Z">
        <w:r w:rsidRPr="00636176">
          <w:rPr>
            <w:rPrChange w:id="5189" w:author="pjanssen" w:date="2015-11-10T13:33:00Z">
              <w:rPr>
                <w:color w:val="0000FF"/>
                <w:u w:val="single"/>
              </w:rPr>
            </w:rPrChange>
          </w:rPr>
          <w:delText>Voorbeeld:Dit zijn de businessrules (verwerkingsregels) op basis waarvan EV afgeleid wordt.Bijvoorbeeld:IF Nutsvoorzieningennet.Netbeheerder = Liander AND Nutsvoorzieningennet.Thema = Gas Distributie (is lage druk) AND Kabelofleiding.EV1 = 1 (is GGY) AND Bericht.Soort Werk = Heien (danwel type 3 uit waardelijst) THEN Evoutputvlak.Eis Voorzorgsmaatregel = Liander10 (outputvlak tekst) ANDEvoutputvlak.vlak = Kabelofleiding.link.ligging.buffer(1) Evoutputvlak.Evprio = 3(N.B. Kadaster dient de betreffende kabel/leiding te bufferen met (instelbaar) {1} meter aan weerszijde, en dit als EV outputvlak mee te geven)Voorbeeld EV Verwerkingsregel EV input vlakDit zijn de businessrules (verwerkingsregels) op basis waarvan EV afgeleid wordt.Bijvoorbeeld:IF Nutsvoorzieningennet.Netbeheerder = Gasunie AND Nutsvoorzieningennet.Thema = BGI (is buis gevaarlijke inhoud) AND EVinputvlak.EVtype = 1 (RRM) THEN Evoutputvlak.Eis Voorzorgsmaatregel = Gasunie1 (soort EV outputvlak tekst) andEvoutputvlak.vlak = EvinputvlakEvoutputvlak.Evprio = 1 EV WaardelijstenDit zijn door de NB optioneel aan te leveren lijsten voor de verwerking van EV regels. Bijvoorbeeld: classificatie van Graafwerkzaamheden naar een classificatie van het soort werk (</w:delText>
        </w:r>
        <w:r w:rsidRPr="00636176">
          <w:rPr>
            <w:highlight w:val="yellow"/>
            <w:rPrChange w:id="5190" w:author="pjanssen" w:date="2015-11-10T13:33:00Z">
              <w:rPr>
                <w:color w:val="0000FF"/>
                <w:highlight w:val="yellow"/>
                <w:u w:val="single"/>
              </w:rPr>
            </w:rPrChange>
          </w:rPr>
          <w:delText>zie bijlage Enexis).</w:delText>
        </w:r>
        <w:r w:rsidRPr="00636176">
          <w:rPr>
            <w:rPrChange w:id="5191" w:author="pjanssen" w:date="2015-11-10T13:33:00Z">
              <w:rPr>
                <w:color w:val="0000FF"/>
                <w:u w:val="single"/>
              </w:rPr>
            </w:rPrChange>
          </w:rPr>
          <w:delText xml:space="preserve"> Ook de standaard EV teksten (vroeger de EV brieven) dienen in de vorm van EV waardelijsten te kunnen worden uitgewisseld. Dit om de aanlevering netbeheerder-specifieke teksten naar de gewenste outputvlak tekst te regelen.</w:delText>
        </w:r>
      </w:del>
    </w:p>
    <w:p w:rsidR="0065528A" w:rsidRDefault="0065528A">
      <w:pPr>
        <w:ind w:left="720"/>
        <w:contextualSpacing/>
        <w:rPr>
          <w:del w:id="5192" w:author="pjanssen" w:date="2015-06-18T16:19:00Z"/>
        </w:rPr>
        <w:pPrChange w:id="5193" w:author="pjanssen" w:date="2015-11-10T12:30:00Z">
          <w:pPr/>
        </w:pPrChange>
      </w:pPr>
    </w:p>
    <w:p w:rsidR="0065528A" w:rsidRDefault="0065528A">
      <w:pPr>
        <w:ind w:left="720"/>
        <w:contextualSpacing/>
        <w:rPr>
          <w:del w:id="5194" w:author="pjanssen" w:date="2015-06-18T16:19:00Z"/>
        </w:rPr>
        <w:pPrChange w:id="5195" w:author="pjanssen" w:date="2015-11-10T12:30:00Z">
          <w:pPr/>
        </w:pPrChange>
      </w:pPr>
    </w:p>
    <w:p w:rsidR="0065528A" w:rsidRDefault="00636176">
      <w:pPr>
        <w:ind w:left="720"/>
        <w:contextualSpacing/>
        <w:rPr>
          <w:del w:id="5196" w:author="pjanssen" w:date="2015-06-18T16:19:00Z"/>
          <w:lang w:val="en-US"/>
          <w:rPrChange w:id="5197" w:author="pjanssen" w:date="2015-11-10T13:33:00Z">
            <w:rPr>
              <w:del w:id="5198" w:author="pjanssen" w:date="2015-06-18T16:19:00Z"/>
              <w:b/>
              <w:lang w:val="en-US"/>
            </w:rPr>
          </w:rPrChange>
        </w:rPr>
        <w:pPrChange w:id="5199" w:author="pjanssen" w:date="2015-11-10T12:30:00Z">
          <w:pPr/>
        </w:pPrChange>
      </w:pPr>
      <w:del w:id="5200" w:author="pjanssen" w:date="2015-06-18T16:19:00Z">
        <w:r w:rsidRPr="00636176">
          <w:rPr>
            <w:lang w:val="en-US"/>
            <w:rPrChange w:id="5201" w:author="pjanssen" w:date="2015-11-10T13:33:00Z">
              <w:rPr>
                <w:b/>
                <w:color w:val="0000FF"/>
                <w:u w:val="single"/>
                <w:lang w:val="en-US"/>
              </w:rPr>
            </w:rPrChange>
          </w:rPr>
          <w:lastRenderedPageBreak/>
          <w:delText>Output KLIC m.b.t. EV</w:delText>
        </w:r>
      </w:del>
    </w:p>
    <w:p w:rsidR="0065528A" w:rsidRDefault="00636176">
      <w:pPr>
        <w:ind w:left="720"/>
        <w:contextualSpacing/>
        <w:rPr>
          <w:del w:id="5202" w:author="pjanssen" w:date="2015-06-18T16:19:00Z"/>
        </w:rPr>
        <w:pPrChange w:id="5203" w:author="pjanssen" w:date="2015-11-10T12:30:00Z">
          <w:pPr/>
        </w:pPrChange>
      </w:pPr>
      <w:del w:id="5204" w:author="pjanssen" w:date="2015-06-18T16:19:00Z">
        <w:r w:rsidRPr="00636176">
          <w:rPr>
            <w:rPrChange w:id="5205" w:author="pjanssen" w:date="2015-11-10T13:33:00Z">
              <w:rPr>
                <w:color w:val="0000FF"/>
                <w:u w:val="single"/>
              </w:rPr>
            </w:rPrChange>
          </w:rPr>
          <w:delText>Gebiedsinformatie inclusief EV</w:delText>
        </w:r>
      </w:del>
    </w:p>
    <w:p w:rsidR="0065528A" w:rsidRDefault="0065528A">
      <w:pPr>
        <w:ind w:left="720"/>
        <w:contextualSpacing/>
        <w:rPr>
          <w:del w:id="5206" w:author="pjanssen" w:date="2015-06-18T16:19:00Z"/>
        </w:rPr>
        <w:pPrChange w:id="5207" w:author="pjanssen" w:date="2015-11-10T12:30:00Z">
          <w:pPr/>
        </w:pPrChange>
      </w:pPr>
    </w:p>
    <w:p w:rsidR="0065528A" w:rsidRDefault="00636176">
      <w:pPr>
        <w:ind w:left="720"/>
        <w:contextualSpacing/>
        <w:rPr>
          <w:del w:id="5208" w:author="pjanssen" w:date="2015-06-18T16:19:00Z"/>
          <w:rPrChange w:id="5209" w:author="pjanssen" w:date="2015-11-10T13:33:00Z">
            <w:rPr>
              <w:del w:id="5210" w:author="pjanssen" w:date="2015-06-18T16:19:00Z"/>
              <w:b/>
            </w:rPr>
          </w:rPrChange>
        </w:rPr>
        <w:pPrChange w:id="5211" w:author="pjanssen" w:date="2015-11-10T12:30:00Z">
          <w:pPr/>
        </w:pPrChange>
      </w:pPr>
      <w:del w:id="5212" w:author="pjanssen" w:date="2015-06-18T16:19:00Z">
        <w:r w:rsidRPr="00636176">
          <w:rPr>
            <w:rPrChange w:id="5213" w:author="pjanssen" w:date="2015-11-10T13:33:00Z">
              <w:rPr>
                <w:b/>
                <w:color w:val="0000FF"/>
                <w:u w:val="single"/>
              </w:rPr>
            </w:rPrChange>
          </w:rPr>
          <w:delText>Gebiedsinformatie inclusief EV</w:delText>
        </w:r>
      </w:del>
    </w:p>
    <w:p w:rsidR="0065528A" w:rsidRDefault="00636176">
      <w:pPr>
        <w:ind w:left="720"/>
        <w:contextualSpacing/>
        <w:rPr>
          <w:del w:id="5214" w:author="pjanssen" w:date="2015-06-18T16:19:00Z"/>
        </w:rPr>
        <w:pPrChange w:id="5215" w:author="pjanssen" w:date="2015-11-10T12:30:00Z">
          <w:pPr/>
        </w:pPrChange>
      </w:pPr>
      <w:del w:id="5216" w:author="pjanssen" w:date="2015-06-18T16:19:00Z">
        <w:r w:rsidRPr="00636176">
          <w:rPr>
            <w:rPrChange w:id="5217" w:author="pjanssen" w:date="2015-11-10T13:33:00Z">
              <w:rPr>
                <w:color w:val="0000FF"/>
                <w:u w:val="single"/>
              </w:rPr>
            </w:rPrChange>
          </w:rPr>
          <w:delText>AanduidingEisVoorzorgsmaatregel Gekoppeld aan Nutsvoorzieningennet Voorzien van Eis Voorzorgsmaatregel tekst (per vlak)Voorzien van geometrie (vlak)EVPrioriteitNutsvoorzieningennet Tekst van Hoogste Eis Voorzorgsmaatregel voor die Netbeheerder voor dat Thema.Dit wordt bepaald door een analyse (maximale waarde EVprio, hoe hoger de EV hoe erger) van de AanduidingEisVoorzorgsmaatregel binnen het Gebiedsbericht (per Netbeheerder per thema)</w:delText>
        </w:r>
      </w:del>
    </w:p>
    <w:p w:rsidR="0065528A" w:rsidRDefault="0065528A">
      <w:pPr>
        <w:contextualSpacing/>
        <w:rPr>
          <w:rPrChange w:id="5218" w:author="pjanssen" w:date="2015-11-10T13:33:00Z">
            <w:rPr>
              <w:b/>
            </w:rPr>
          </w:rPrChange>
        </w:rPr>
        <w:pPrChange w:id="5219" w:author="pjanssen" w:date="2015-11-10T12:30:00Z">
          <w:pPr/>
        </w:pPrChange>
      </w:pPr>
    </w:p>
    <w:sectPr w:rsidR="0065528A" w:rsidSect="00672722">
      <w:pgSz w:w="11906" w:h="16838" w:code="9"/>
      <w:pgMar w:top="2552" w:right="1622" w:bottom="1531" w:left="1622" w:header="0" w:footer="57"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574" w:author="pjanssen" w:date="2015-11-09T18:15:00Z" w:initials="p">
    <w:p w:rsidR="0065528A" w:rsidRDefault="0065528A">
      <w:pPr>
        <w:pStyle w:val="Tekstopmerking"/>
      </w:pPr>
      <w:r>
        <w:rPr>
          <w:rStyle w:val="Verwijzingopmerking"/>
        </w:rPr>
        <w:annotationRef/>
      </w:r>
      <w:r>
        <w:t>lezen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704BF" w:rsidRDefault="006704BF">
      <w:r>
        <w:separator/>
      </w:r>
    </w:p>
    <w:p w:rsidR="006704BF" w:rsidRDefault="006704BF"/>
  </w:endnote>
  <w:endnote w:type="continuationSeparator" w:id="0">
    <w:p w:rsidR="006704BF" w:rsidRDefault="006704BF">
      <w:r>
        <w:continuationSeparator/>
      </w:r>
    </w:p>
    <w:p w:rsidR="006704BF" w:rsidRDefault="006704BF"/>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Sans Serif">
    <w:altName w:val="Times New Roman"/>
    <w:panose1 w:val="00000000000000000000"/>
    <w:charset w:val="00"/>
    <w:family w:val="roman"/>
    <w:notTrueType/>
    <w:pitch w:val="default"/>
    <w:sig w:usb0="00000000" w:usb1="00000000" w:usb2="00000000" w:usb3="00000000" w:csb0="00000000"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65528A" w:rsidRPr="00C7450D">
      <w:tc>
        <w:tcPr>
          <w:tcW w:w="648" w:type="dxa"/>
        </w:tcPr>
        <w:p w:rsidR="0065528A" w:rsidRPr="00E2691E" w:rsidRDefault="0065528A" w:rsidP="00BB25BB">
          <w:fldSimple w:instr=" PAGE ">
            <w:r>
              <w:rPr>
                <w:noProof/>
              </w:rPr>
              <w:t>2</w:t>
            </w:r>
          </w:fldSimple>
        </w:p>
      </w:tc>
      <w:tc>
        <w:tcPr>
          <w:tcW w:w="8820" w:type="dxa"/>
        </w:tcPr>
        <w:p w:rsidR="0065528A" w:rsidRPr="00C7450D" w:rsidRDefault="0065528A"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65528A" w:rsidRPr="00C7450D" w:rsidRDefault="0065528A" w:rsidP="00064FFB"/>
  <w:p w:rsidR="0065528A" w:rsidRPr="00C7450D" w:rsidRDefault="0065528A" w:rsidP="00064FFB"/>
  <w:p w:rsidR="0065528A" w:rsidRPr="00C7450D" w:rsidRDefault="0065528A"/>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528A" w:rsidRDefault="0065528A"/>
  <w:p w:rsidR="0065528A" w:rsidRDefault="0065528A"/>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65528A" w:rsidRPr="008A6C4C">
      <w:trPr>
        <w:trHeight w:val="182"/>
      </w:trPr>
      <w:tc>
        <w:tcPr>
          <w:tcW w:w="540" w:type="dxa"/>
        </w:tcPr>
        <w:p w:rsidR="0065528A" w:rsidRPr="007008A1" w:rsidRDefault="0065528A"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26</w:t>
          </w:r>
          <w:r w:rsidRPr="007008A1">
            <w:rPr>
              <w:sz w:val="14"/>
              <w:szCs w:val="14"/>
            </w:rPr>
            <w:fldChar w:fldCharType="end"/>
          </w:r>
        </w:p>
      </w:tc>
      <w:tc>
        <w:tcPr>
          <w:tcW w:w="8835" w:type="dxa"/>
        </w:tcPr>
        <w:p w:rsidR="0065528A" w:rsidRPr="000427A2" w:rsidRDefault="0065528A"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65528A" w:rsidRPr="000427A2" w:rsidRDefault="0065528A">
    <w:pPr>
      <w:rPr>
        <w:lang w:val="en-US"/>
      </w:rPr>
    </w:pPr>
  </w:p>
  <w:p w:rsidR="0065528A" w:rsidRPr="000427A2" w:rsidRDefault="0065528A">
    <w:pP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704BF" w:rsidRDefault="006704BF">
      <w:r>
        <w:separator/>
      </w:r>
    </w:p>
    <w:p w:rsidR="006704BF" w:rsidRDefault="006704BF"/>
  </w:footnote>
  <w:footnote w:type="continuationSeparator" w:id="0">
    <w:p w:rsidR="006704BF" w:rsidRDefault="006704BF">
      <w:r>
        <w:continuationSeparator/>
      </w:r>
    </w:p>
    <w:p w:rsidR="006704BF" w:rsidRDefault="006704B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528A" w:rsidRDefault="0065528A" w:rsidP="00064FFB">
    <w:pPr>
      <w:jc w:val="center"/>
    </w:pPr>
  </w:p>
  <w:p w:rsidR="0065528A" w:rsidRDefault="0065528A">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528A" w:rsidRDefault="0065528A"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65528A" w:rsidRDefault="0065528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1">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4">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5">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28">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5">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36">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2">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39"/>
  </w:num>
  <w:num w:numId="6">
    <w:abstractNumId w:val="29"/>
  </w:num>
  <w:num w:numId="7">
    <w:abstractNumId w:val="25"/>
  </w:num>
  <w:num w:numId="8">
    <w:abstractNumId w:val="28"/>
  </w:num>
  <w:num w:numId="9">
    <w:abstractNumId w:val="4"/>
  </w:num>
  <w:num w:numId="10">
    <w:abstractNumId w:val="8"/>
  </w:num>
  <w:num w:numId="11">
    <w:abstractNumId w:val="3"/>
  </w:num>
  <w:num w:numId="12">
    <w:abstractNumId w:val="2"/>
  </w:num>
  <w:num w:numId="13">
    <w:abstractNumId w:val="1"/>
  </w:num>
  <w:num w:numId="14">
    <w:abstractNumId w:val="0"/>
  </w:num>
  <w:num w:numId="15">
    <w:abstractNumId w:val="34"/>
  </w:num>
  <w:num w:numId="16">
    <w:abstractNumId w:val="23"/>
  </w:num>
  <w:num w:numId="17">
    <w:abstractNumId w:val="24"/>
  </w:num>
  <w:num w:numId="18">
    <w:abstractNumId w:val="14"/>
  </w:num>
  <w:num w:numId="19">
    <w:abstractNumId w:val="13"/>
  </w:num>
  <w:num w:numId="20">
    <w:abstractNumId w:val="30"/>
  </w:num>
  <w:num w:numId="21">
    <w:abstractNumId w:val="33"/>
  </w:num>
  <w:num w:numId="22">
    <w:abstractNumId w:val="35"/>
  </w:num>
  <w:num w:numId="23">
    <w:abstractNumId w:val="16"/>
  </w:num>
  <w:num w:numId="24">
    <w:abstractNumId w:val="36"/>
  </w:num>
  <w:num w:numId="25">
    <w:abstractNumId w:val="19"/>
  </w:num>
  <w:num w:numId="26">
    <w:abstractNumId w:val="42"/>
  </w:num>
  <w:num w:numId="27">
    <w:abstractNumId w:val="18"/>
  </w:num>
  <w:num w:numId="28">
    <w:abstractNumId w:val="37"/>
  </w:num>
  <w:num w:numId="29">
    <w:abstractNumId w:val="21"/>
  </w:num>
  <w:num w:numId="30">
    <w:abstractNumId w:val="41"/>
  </w:num>
  <w:num w:numId="31">
    <w:abstractNumId w:val="17"/>
  </w:num>
  <w:num w:numId="32">
    <w:abstractNumId w:val="15"/>
  </w:num>
  <w:num w:numId="33">
    <w:abstractNumId w:val="43"/>
  </w:num>
  <w:num w:numId="34">
    <w:abstractNumId w:val="27"/>
  </w:num>
  <w:num w:numId="35">
    <w:abstractNumId w:val="31"/>
  </w:num>
  <w:num w:numId="36">
    <w:abstractNumId w:val="20"/>
  </w:num>
  <w:num w:numId="37">
    <w:abstractNumId w:val="32"/>
  </w:num>
  <w:num w:numId="38">
    <w:abstractNumId w:val="26"/>
  </w:num>
  <w:num w:numId="39">
    <w:abstractNumId w:val="22"/>
  </w:num>
  <w:num w:numId="4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8"/>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stylePaneFormatFilter w:val="0008"/>
  <w:trackRevisions/>
  <w:defaultTabStop w:val="708"/>
  <w:hyphenationZone w:val="425"/>
  <w:drawingGridHorizontalSpacing w:val="80"/>
  <w:displayHorizontalDrawingGridEvery w:val="2"/>
  <w:characterSpacingControl w:val="doNotCompress"/>
  <w:hdrShapeDefaults>
    <o:shapedefaults v:ext="edit" spidmax="158722"/>
  </w:hdrShapeDefaults>
  <w:footnotePr>
    <w:footnote w:id="-1"/>
    <w:footnote w:id="0"/>
  </w:footnotePr>
  <w:endnotePr>
    <w:endnote w:id="-1"/>
    <w:endnote w:id="0"/>
  </w:endnotePr>
  <w:compat/>
  <w:rsids>
    <w:rsidRoot w:val="006E2148"/>
    <w:rsid w:val="00005301"/>
    <w:rsid w:val="00010898"/>
    <w:rsid w:val="00011C23"/>
    <w:rsid w:val="00017B8E"/>
    <w:rsid w:val="00020F2F"/>
    <w:rsid w:val="00024200"/>
    <w:rsid w:val="00031B8A"/>
    <w:rsid w:val="00032207"/>
    <w:rsid w:val="00033F42"/>
    <w:rsid w:val="00040D93"/>
    <w:rsid w:val="000427A2"/>
    <w:rsid w:val="00047053"/>
    <w:rsid w:val="00051A33"/>
    <w:rsid w:val="00055AC2"/>
    <w:rsid w:val="000623EF"/>
    <w:rsid w:val="00064B43"/>
    <w:rsid w:val="00064FFB"/>
    <w:rsid w:val="00076C28"/>
    <w:rsid w:val="000816A6"/>
    <w:rsid w:val="000830CA"/>
    <w:rsid w:val="00083139"/>
    <w:rsid w:val="00084535"/>
    <w:rsid w:val="000853F0"/>
    <w:rsid w:val="00085436"/>
    <w:rsid w:val="000860FE"/>
    <w:rsid w:val="00091444"/>
    <w:rsid w:val="00091499"/>
    <w:rsid w:val="00094327"/>
    <w:rsid w:val="000A042C"/>
    <w:rsid w:val="000A0CF9"/>
    <w:rsid w:val="000A1A57"/>
    <w:rsid w:val="000A567E"/>
    <w:rsid w:val="000A5775"/>
    <w:rsid w:val="000B15A6"/>
    <w:rsid w:val="000B23FC"/>
    <w:rsid w:val="000B37CB"/>
    <w:rsid w:val="000B5386"/>
    <w:rsid w:val="000B7212"/>
    <w:rsid w:val="000C1C49"/>
    <w:rsid w:val="000C24BC"/>
    <w:rsid w:val="000D0C03"/>
    <w:rsid w:val="000D422C"/>
    <w:rsid w:val="000D4FAA"/>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81A"/>
    <w:rsid w:val="00146ECD"/>
    <w:rsid w:val="0014782A"/>
    <w:rsid w:val="00147C9E"/>
    <w:rsid w:val="00150E41"/>
    <w:rsid w:val="001534B4"/>
    <w:rsid w:val="001547D5"/>
    <w:rsid w:val="00157658"/>
    <w:rsid w:val="00157F1C"/>
    <w:rsid w:val="00165DD8"/>
    <w:rsid w:val="0016693A"/>
    <w:rsid w:val="00167F21"/>
    <w:rsid w:val="001724FE"/>
    <w:rsid w:val="001812B9"/>
    <w:rsid w:val="00181F96"/>
    <w:rsid w:val="00182600"/>
    <w:rsid w:val="00190D59"/>
    <w:rsid w:val="0019772B"/>
    <w:rsid w:val="001A0123"/>
    <w:rsid w:val="001A4D44"/>
    <w:rsid w:val="001A785C"/>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330F9"/>
    <w:rsid w:val="002359B2"/>
    <w:rsid w:val="002370BA"/>
    <w:rsid w:val="00241660"/>
    <w:rsid w:val="00241A3D"/>
    <w:rsid w:val="00245B08"/>
    <w:rsid w:val="00246AC1"/>
    <w:rsid w:val="00253F30"/>
    <w:rsid w:val="00255B70"/>
    <w:rsid w:val="00260F25"/>
    <w:rsid w:val="0026425C"/>
    <w:rsid w:val="00264B25"/>
    <w:rsid w:val="00277A65"/>
    <w:rsid w:val="00277D2C"/>
    <w:rsid w:val="00283BD6"/>
    <w:rsid w:val="00291A96"/>
    <w:rsid w:val="002A0ED0"/>
    <w:rsid w:val="002A26AD"/>
    <w:rsid w:val="002C3526"/>
    <w:rsid w:val="002C4D6C"/>
    <w:rsid w:val="002C6666"/>
    <w:rsid w:val="002C7B72"/>
    <w:rsid w:val="002D1C0D"/>
    <w:rsid w:val="002D7CCA"/>
    <w:rsid w:val="002E0E6E"/>
    <w:rsid w:val="002E546F"/>
    <w:rsid w:val="002F1426"/>
    <w:rsid w:val="002F7FED"/>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29F4"/>
    <w:rsid w:val="00345679"/>
    <w:rsid w:val="00350199"/>
    <w:rsid w:val="00350F26"/>
    <w:rsid w:val="003513CF"/>
    <w:rsid w:val="003515CC"/>
    <w:rsid w:val="00374090"/>
    <w:rsid w:val="00377A2B"/>
    <w:rsid w:val="00381782"/>
    <w:rsid w:val="00382675"/>
    <w:rsid w:val="0038325B"/>
    <w:rsid w:val="00387A6B"/>
    <w:rsid w:val="00387CF5"/>
    <w:rsid w:val="00387DE5"/>
    <w:rsid w:val="003914C4"/>
    <w:rsid w:val="00392F89"/>
    <w:rsid w:val="00397CE5"/>
    <w:rsid w:val="003A3266"/>
    <w:rsid w:val="003A44A6"/>
    <w:rsid w:val="003A6ACC"/>
    <w:rsid w:val="003A7F44"/>
    <w:rsid w:val="003B10AE"/>
    <w:rsid w:val="003C01AC"/>
    <w:rsid w:val="003C4C73"/>
    <w:rsid w:val="003C4DDF"/>
    <w:rsid w:val="003D6804"/>
    <w:rsid w:val="003E1D31"/>
    <w:rsid w:val="003E3B48"/>
    <w:rsid w:val="003E45FA"/>
    <w:rsid w:val="003E5B40"/>
    <w:rsid w:val="00402252"/>
    <w:rsid w:val="00402AD4"/>
    <w:rsid w:val="00403A01"/>
    <w:rsid w:val="00406B80"/>
    <w:rsid w:val="004078AB"/>
    <w:rsid w:val="0041667C"/>
    <w:rsid w:val="0042522F"/>
    <w:rsid w:val="004305C4"/>
    <w:rsid w:val="00435BDB"/>
    <w:rsid w:val="004419AB"/>
    <w:rsid w:val="0044349D"/>
    <w:rsid w:val="00446095"/>
    <w:rsid w:val="004527CB"/>
    <w:rsid w:val="004532E6"/>
    <w:rsid w:val="00454238"/>
    <w:rsid w:val="00455D1F"/>
    <w:rsid w:val="00456DB2"/>
    <w:rsid w:val="00456F46"/>
    <w:rsid w:val="004571DD"/>
    <w:rsid w:val="004666FD"/>
    <w:rsid w:val="0047410C"/>
    <w:rsid w:val="0047444C"/>
    <w:rsid w:val="0048209D"/>
    <w:rsid w:val="00482647"/>
    <w:rsid w:val="004919B8"/>
    <w:rsid w:val="004921A7"/>
    <w:rsid w:val="004A223C"/>
    <w:rsid w:val="004A39FB"/>
    <w:rsid w:val="004A761C"/>
    <w:rsid w:val="004B60A9"/>
    <w:rsid w:val="004B713C"/>
    <w:rsid w:val="004C0CA8"/>
    <w:rsid w:val="004C11C4"/>
    <w:rsid w:val="004C365C"/>
    <w:rsid w:val="004C44A2"/>
    <w:rsid w:val="004D3480"/>
    <w:rsid w:val="004D4F6E"/>
    <w:rsid w:val="004D5723"/>
    <w:rsid w:val="004E2308"/>
    <w:rsid w:val="004E2E87"/>
    <w:rsid w:val="004F02D8"/>
    <w:rsid w:val="004F44C9"/>
    <w:rsid w:val="004F6BE9"/>
    <w:rsid w:val="005016D6"/>
    <w:rsid w:val="00502E20"/>
    <w:rsid w:val="00506829"/>
    <w:rsid w:val="005120DC"/>
    <w:rsid w:val="005125B7"/>
    <w:rsid w:val="00512EFD"/>
    <w:rsid w:val="005209C3"/>
    <w:rsid w:val="00521088"/>
    <w:rsid w:val="00523537"/>
    <w:rsid w:val="0052388B"/>
    <w:rsid w:val="00526D5F"/>
    <w:rsid w:val="00531D25"/>
    <w:rsid w:val="00536484"/>
    <w:rsid w:val="005366D4"/>
    <w:rsid w:val="00537E32"/>
    <w:rsid w:val="005439E2"/>
    <w:rsid w:val="00551821"/>
    <w:rsid w:val="00555EC5"/>
    <w:rsid w:val="00572677"/>
    <w:rsid w:val="00576E1A"/>
    <w:rsid w:val="00581B23"/>
    <w:rsid w:val="00581C62"/>
    <w:rsid w:val="005854EC"/>
    <w:rsid w:val="00587F7F"/>
    <w:rsid w:val="005904C1"/>
    <w:rsid w:val="00593DFC"/>
    <w:rsid w:val="005B0CA7"/>
    <w:rsid w:val="005B6963"/>
    <w:rsid w:val="005C7720"/>
    <w:rsid w:val="005D2BD5"/>
    <w:rsid w:val="005D453A"/>
    <w:rsid w:val="005E1AD7"/>
    <w:rsid w:val="005E66C5"/>
    <w:rsid w:val="005E7EEF"/>
    <w:rsid w:val="005F591B"/>
    <w:rsid w:val="005F777D"/>
    <w:rsid w:val="00607EB0"/>
    <w:rsid w:val="00610F19"/>
    <w:rsid w:val="00613BB2"/>
    <w:rsid w:val="00613D81"/>
    <w:rsid w:val="00614402"/>
    <w:rsid w:val="006162A5"/>
    <w:rsid w:val="00620CB1"/>
    <w:rsid w:val="00622867"/>
    <w:rsid w:val="00633F0C"/>
    <w:rsid w:val="00635202"/>
    <w:rsid w:val="00636176"/>
    <w:rsid w:val="0065371C"/>
    <w:rsid w:val="00653DF3"/>
    <w:rsid w:val="0065528A"/>
    <w:rsid w:val="006608EC"/>
    <w:rsid w:val="0066449E"/>
    <w:rsid w:val="006704BF"/>
    <w:rsid w:val="00670CE5"/>
    <w:rsid w:val="00672722"/>
    <w:rsid w:val="00673FC0"/>
    <w:rsid w:val="00674046"/>
    <w:rsid w:val="00680E42"/>
    <w:rsid w:val="006843B1"/>
    <w:rsid w:val="006933C8"/>
    <w:rsid w:val="00695BB9"/>
    <w:rsid w:val="0069792C"/>
    <w:rsid w:val="006A058D"/>
    <w:rsid w:val="006A0A99"/>
    <w:rsid w:val="006A1F5A"/>
    <w:rsid w:val="006B1BB3"/>
    <w:rsid w:val="006B2CE6"/>
    <w:rsid w:val="006B7DF9"/>
    <w:rsid w:val="006C0D48"/>
    <w:rsid w:val="006C7C50"/>
    <w:rsid w:val="006D66D2"/>
    <w:rsid w:val="006E15C3"/>
    <w:rsid w:val="006E2148"/>
    <w:rsid w:val="006E60B5"/>
    <w:rsid w:val="006F2CE2"/>
    <w:rsid w:val="006F48BE"/>
    <w:rsid w:val="006F4CEB"/>
    <w:rsid w:val="006F4F6F"/>
    <w:rsid w:val="006F7422"/>
    <w:rsid w:val="007001AC"/>
    <w:rsid w:val="007008A1"/>
    <w:rsid w:val="007013EA"/>
    <w:rsid w:val="00702D6F"/>
    <w:rsid w:val="007040F8"/>
    <w:rsid w:val="00705CDD"/>
    <w:rsid w:val="00706826"/>
    <w:rsid w:val="00712635"/>
    <w:rsid w:val="0071388C"/>
    <w:rsid w:val="007175D0"/>
    <w:rsid w:val="00724976"/>
    <w:rsid w:val="0073301A"/>
    <w:rsid w:val="00735463"/>
    <w:rsid w:val="00741FB7"/>
    <w:rsid w:val="007454FD"/>
    <w:rsid w:val="0075108C"/>
    <w:rsid w:val="00751479"/>
    <w:rsid w:val="0075577F"/>
    <w:rsid w:val="00756728"/>
    <w:rsid w:val="0075753A"/>
    <w:rsid w:val="00762481"/>
    <w:rsid w:val="00763758"/>
    <w:rsid w:val="007910BD"/>
    <w:rsid w:val="007911E4"/>
    <w:rsid w:val="00796267"/>
    <w:rsid w:val="007A394B"/>
    <w:rsid w:val="007A3A3D"/>
    <w:rsid w:val="007A3B5C"/>
    <w:rsid w:val="007B7303"/>
    <w:rsid w:val="007C0551"/>
    <w:rsid w:val="007C3AB4"/>
    <w:rsid w:val="007C5935"/>
    <w:rsid w:val="007C7339"/>
    <w:rsid w:val="007C7492"/>
    <w:rsid w:val="007D0342"/>
    <w:rsid w:val="007D09A7"/>
    <w:rsid w:val="007D2B05"/>
    <w:rsid w:val="007D3939"/>
    <w:rsid w:val="007D62D8"/>
    <w:rsid w:val="007E2785"/>
    <w:rsid w:val="007E78B5"/>
    <w:rsid w:val="007F134D"/>
    <w:rsid w:val="007F1638"/>
    <w:rsid w:val="0080083A"/>
    <w:rsid w:val="00800E07"/>
    <w:rsid w:val="0080210F"/>
    <w:rsid w:val="00804A6D"/>
    <w:rsid w:val="00805F4B"/>
    <w:rsid w:val="0080639F"/>
    <w:rsid w:val="0081034F"/>
    <w:rsid w:val="00811FE4"/>
    <w:rsid w:val="008275BC"/>
    <w:rsid w:val="008309AB"/>
    <w:rsid w:val="008331FB"/>
    <w:rsid w:val="00836D3F"/>
    <w:rsid w:val="00843564"/>
    <w:rsid w:val="0085017F"/>
    <w:rsid w:val="00851632"/>
    <w:rsid w:val="00852124"/>
    <w:rsid w:val="0086134C"/>
    <w:rsid w:val="00864C8E"/>
    <w:rsid w:val="008744E1"/>
    <w:rsid w:val="00875BD6"/>
    <w:rsid w:val="00876CA9"/>
    <w:rsid w:val="00882C7A"/>
    <w:rsid w:val="008835C1"/>
    <w:rsid w:val="00883948"/>
    <w:rsid w:val="00884B92"/>
    <w:rsid w:val="008A01A1"/>
    <w:rsid w:val="008A21E1"/>
    <w:rsid w:val="008A3F7B"/>
    <w:rsid w:val="008A6C4C"/>
    <w:rsid w:val="008A6E1A"/>
    <w:rsid w:val="008C14E8"/>
    <w:rsid w:val="008C2572"/>
    <w:rsid w:val="008C38D5"/>
    <w:rsid w:val="008D4D0B"/>
    <w:rsid w:val="008E0649"/>
    <w:rsid w:val="008E1D55"/>
    <w:rsid w:val="008E6AEE"/>
    <w:rsid w:val="008F18B4"/>
    <w:rsid w:val="008F743E"/>
    <w:rsid w:val="00900664"/>
    <w:rsid w:val="00905B40"/>
    <w:rsid w:val="00907237"/>
    <w:rsid w:val="009152BE"/>
    <w:rsid w:val="00921722"/>
    <w:rsid w:val="0092303D"/>
    <w:rsid w:val="009264C6"/>
    <w:rsid w:val="009273F7"/>
    <w:rsid w:val="00932116"/>
    <w:rsid w:val="00934D40"/>
    <w:rsid w:val="00942CD1"/>
    <w:rsid w:val="00945ADC"/>
    <w:rsid w:val="00953A6F"/>
    <w:rsid w:val="009603E3"/>
    <w:rsid w:val="00963092"/>
    <w:rsid w:val="009637AA"/>
    <w:rsid w:val="00981158"/>
    <w:rsid w:val="009833BD"/>
    <w:rsid w:val="0098448F"/>
    <w:rsid w:val="00994809"/>
    <w:rsid w:val="009A0400"/>
    <w:rsid w:val="009A4291"/>
    <w:rsid w:val="009A432E"/>
    <w:rsid w:val="009B01A0"/>
    <w:rsid w:val="009B6EDA"/>
    <w:rsid w:val="009C2B75"/>
    <w:rsid w:val="009C2C92"/>
    <w:rsid w:val="009C7103"/>
    <w:rsid w:val="009D49D9"/>
    <w:rsid w:val="009D54E6"/>
    <w:rsid w:val="009D655E"/>
    <w:rsid w:val="009E08D3"/>
    <w:rsid w:val="009E4694"/>
    <w:rsid w:val="009E6B28"/>
    <w:rsid w:val="009F7CB4"/>
    <w:rsid w:val="00A006BE"/>
    <w:rsid w:val="00A129EC"/>
    <w:rsid w:val="00A17906"/>
    <w:rsid w:val="00A20F45"/>
    <w:rsid w:val="00A212BA"/>
    <w:rsid w:val="00A24C94"/>
    <w:rsid w:val="00A26809"/>
    <w:rsid w:val="00A26E72"/>
    <w:rsid w:val="00A30F82"/>
    <w:rsid w:val="00A3247A"/>
    <w:rsid w:val="00A35CDB"/>
    <w:rsid w:val="00A35E0B"/>
    <w:rsid w:val="00A42A80"/>
    <w:rsid w:val="00A439FE"/>
    <w:rsid w:val="00A53ECB"/>
    <w:rsid w:val="00A557D9"/>
    <w:rsid w:val="00A60042"/>
    <w:rsid w:val="00A67D82"/>
    <w:rsid w:val="00A67F65"/>
    <w:rsid w:val="00A7057D"/>
    <w:rsid w:val="00A7297A"/>
    <w:rsid w:val="00A72CB9"/>
    <w:rsid w:val="00A74126"/>
    <w:rsid w:val="00A74AE5"/>
    <w:rsid w:val="00A75399"/>
    <w:rsid w:val="00A948C1"/>
    <w:rsid w:val="00AA1364"/>
    <w:rsid w:val="00AA4948"/>
    <w:rsid w:val="00AA4EE7"/>
    <w:rsid w:val="00AA7EF1"/>
    <w:rsid w:val="00AB1384"/>
    <w:rsid w:val="00AB50E3"/>
    <w:rsid w:val="00AD65AE"/>
    <w:rsid w:val="00AE3F47"/>
    <w:rsid w:val="00AF2344"/>
    <w:rsid w:val="00AF2F4B"/>
    <w:rsid w:val="00AF4EFF"/>
    <w:rsid w:val="00AF5625"/>
    <w:rsid w:val="00AF6602"/>
    <w:rsid w:val="00B05076"/>
    <w:rsid w:val="00B105CC"/>
    <w:rsid w:val="00B123EF"/>
    <w:rsid w:val="00B16FB6"/>
    <w:rsid w:val="00B209F7"/>
    <w:rsid w:val="00B20C85"/>
    <w:rsid w:val="00B21B34"/>
    <w:rsid w:val="00B250DA"/>
    <w:rsid w:val="00B27A2C"/>
    <w:rsid w:val="00B37CA0"/>
    <w:rsid w:val="00B40EFB"/>
    <w:rsid w:val="00B437F5"/>
    <w:rsid w:val="00B46C9A"/>
    <w:rsid w:val="00B5584F"/>
    <w:rsid w:val="00B57BF0"/>
    <w:rsid w:val="00B626FD"/>
    <w:rsid w:val="00B654CB"/>
    <w:rsid w:val="00B656A3"/>
    <w:rsid w:val="00B678C5"/>
    <w:rsid w:val="00B76D1E"/>
    <w:rsid w:val="00B77E45"/>
    <w:rsid w:val="00B82A0F"/>
    <w:rsid w:val="00B85A51"/>
    <w:rsid w:val="00B902B9"/>
    <w:rsid w:val="00B9273B"/>
    <w:rsid w:val="00B93692"/>
    <w:rsid w:val="00B95385"/>
    <w:rsid w:val="00B95936"/>
    <w:rsid w:val="00BA0423"/>
    <w:rsid w:val="00BA396B"/>
    <w:rsid w:val="00BA4E04"/>
    <w:rsid w:val="00BA6469"/>
    <w:rsid w:val="00BB090D"/>
    <w:rsid w:val="00BB0F40"/>
    <w:rsid w:val="00BB25BB"/>
    <w:rsid w:val="00BB3A1E"/>
    <w:rsid w:val="00BD29BA"/>
    <w:rsid w:val="00BD6B2D"/>
    <w:rsid w:val="00BD71B7"/>
    <w:rsid w:val="00BE1A5C"/>
    <w:rsid w:val="00BE3CB6"/>
    <w:rsid w:val="00BE48B5"/>
    <w:rsid w:val="00BE5435"/>
    <w:rsid w:val="00BF0428"/>
    <w:rsid w:val="00BF1B2D"/>
    <w:rsid w:val="00BF3CA0"/>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35B"/>
    <w:rsid w:val="00C56B43"/>
    <w:rsid w:val="00C65B40"/>
    <w:rsid w:val="00C7139A"/>
    <w:rsid w:val="00C73986"/>
    <w:rsid w:val="00C7450D"/>
    <w:rsid w:val="00C77FC2"/>
    <w:rsid w:val="00C81691"/>
    <w:rsid w:val="00C83E8A"/>
    <w:rsid w:val="00C84D52"/>
    <w:rsid w:val="00C94C38"/>
    <w:rsid w:val="00C96003"/>
    <w:rsid w:val="00C96623"/>
    <w:rsid w:val="00CA06AC"/>
    <w:rsid w:val="00CA2949"/>
    <w:rsid w:val="00CA43F5"/>
    <w:rsid w:val="00CA5233"/>
    <w:rsid w:val="00CA7AD3"/>
    <w:rsid w:val="00CC6C47"/>
    <w:rsid w:val="00CD2268"/>
    <w:rsid w:val="00CD405F"/>
    <w:rsid w:val="00CD4698"/>
    <w:rsid w:val="00CD50D4"/>
    <w:rsid w:val="00CD5CA5"/>
    <w:rsid w:val="00CD7648"/>
    <w:rsid w:val="00CE74FD"/>
    <w:rsid w:val="00CF23D1"/>
    <w:rsid w:val="00D00889"/>
    <w:rsid w:val="00D0110B"/>
    <w:rsid w:val="00D025C8"/>
    <w:rsid w:val="00D0351A"/>
    <w:rsid w:val="00D045DD"/>
    <w:rsid w:val="00D0633C"/>
    <w:rsid w:val="00D100A8"/>
    <w:rsid w:val="00D2625A"/>
    <w:rsid w:val="00D34018"/>
    <w:rsid w:val="00D372E2"/>
    <w:rsid w:val="00D43A14"/>
    <w:rsid w:val="00D4438A"/>
    <w:rsid w:val="00D50F3A"/>
    <w:rsid w:val="00D52AE2"/>
    <w:rsid w:val="00D57019"/>
    <w:rsid w:val="00D63719"/>
    <w:rsid w:val="00D64E83"/>
    <w:rsid w:val="00D657E0"/>
    <w:rsid w:val="00D66553"/>
    <w:rsid w:val="00D66759"/>
    <w:rsid w:val="00D736E9"/>
    <w:rsid w:val="00D73D7C"/>
    <w:rsid w:val="00D761FB"/>
    <w:rsid w:val="00D765B8"/>
    <w:rsid w:val="00D80AB5"/>
    <w:rsid w:val="00D83932"/>
    <w:rsid w:val="00D841BA"/>
    <w:rsid w:val="00D84E24"/>
    <w:rsid w:val="00D86ED4"/>
    <w:rsid w:val="00D87732"/>
    <w:rsid w:val="00D92DEC"/>
    <w:rsid w:val="00D935C5"/>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691E"/>
    <w:rsid w:val="00E3124D"/>
    <w:rsid w:val="00E31B57"/>
    <w:rsid w:val="00E32BEB"/>
    <w:rsid w:val="00E331D9"/>
    <w:rsid w:val="00E33E00"/>
    <w:rsid w:val="00E412C5"/>
    <w:rsid w:val="00E43079"/>
    <w:rsid w:val="00E512BF"/>
    <w:rsid w:val="00E51DFC"/>
    <w:rsid w:val="00E53A19"/>
    <w:rsid w:val="00E548CF"/>
    <w:rsid w:val="00E56DD7"/>
    <w:rsid w:val="00E600E4"/>
    <w:rsid w:val="00E62DE5"/>
    <w:rsid w:val="00E62F4B"/>
    <w:rsid w:val="00E65E36"/>
    <w:rsid w:val="00E67465"/>
    <w:rsid w:val="00E67A40"/>
    <w:rsid w:val="00E70583"/>
    <w:rsid w:val="00E7098A"/>
    <w:rsid w:val="00E7200A"/>
    <w:rsid w:val="00E7294E"/>
    <w:rsid w:val="00E73450"/>
    <w:rsid w:val="00E75138"/>
    <w:rsid w:val="00E76D04"/>
    <w:rsid w:val="00E778B3"/>
    <w:rsid w:val="00E93780"/>
    <w:rsid w:val="00E96A1C"/>
    <w:rsid w:val="00E97029"/>
    <w:rsid w:val="00EA1048"/>
    <w:rsid w:val="00EA10B1"/>
    <w:rsid w:val="00EA3317"/>
    <w:rsid w:val="00EA3404"/>
    <w:rsid w:val="00EA3638"/>
    <w:rsid w:val="00EA62E0"/>
    <w:rsid w:val="00EB29AB"/>
    <w:rsid w:val="00EB3BA5"/>
    <w:rsid w:val="00EC2E5F"/>
    <w:rsid w:val="00ED33F0"/>
    <w:rsid w:val="00ED4D55"/>
    <w:rsid w:val="00ED77B8"/>
    <w:rsid w:val="00EE1D08"/>
    <w:rsid w:val="00EE28D0"/>
    <w:rsid w:val="00EE70F5"/>
    <w:rsid w:val="00EE7BB1"/>
    <w:rsid w:val="00EE7EF0"/>
    <w:rsid w:val="00EF1617"/>
    <w:rsid w:val="00F003DD"/>
    <w:rsid w:val="00F01941"/>
    <w:rsid w:val="00F01E6C"/>
    <w:rsid w:val="00F04ECD"/>
    <w:rsid w:val="00F10FD5"/>
    <w:rsid w:val="00F14233"/>
    <w:rsid w:val="00F17E9F"/>
    <w:rsid w:val="00F23E21"/>
    <w:rsid w:val="00F3608E"/>
    <w:rsid w:val="00F43B64"/>
    <w:rsid w:val="00F4539E"/>
    <w:rsid w:val="00F51602"/>
    <w:rsid w:val="00F5337B"/>
    <w:rsid w:val="00F6049B"/>
    <w:rsid w:val="00F67134"/>
    <w:rsid w:val="00F711F3"/>
    <w:rsid w:val="00F72D0E"/>
    <w:rsid w:val="00F72F1E"/>
    <w:rsid w:val="00F84DD5"/>
    <w:rsid w:val="00F921B7"/>
    <w:rsid w:val="00F9684A"/>
    <w:rsid w:val="00F9768C"/>
    <w:rsid w:val="00FA4E0D"/>
    <w:rsid w:val="00FA6AA6"/>
    <w:rsid w:val="00FA7A29"/>
    <w:rsid w:val="00FB6A21"/>
    <w:rsid w:val="00FB7CA6"/>
    <w:rsid w:val="00FC0156"/>
    <w:rsid w:val="00FC30C6"/>
    <w:rsid w:val="00FD130F"/>
    <w:rsid w:val="00FD65D1"/>
    <w:rsid w:val="00FE02E4"/>
    <w:rsid w:val="00FE154F"/>
    <w:rsid w:val="00FE1681"/>
    <w:rsid w:val="00FF35A0"/>
    <w:rsid w:val="00FF37D9"/>
    <w:rsid w:val="00FF39B2"/>
    <w:rsid w:val="00FF4402"/>
    <w:rsid w:val="00FF489B"/>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58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Sub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wmf"/><Relationship Id="rId26" Type="http://schemas.openxmlformats.org/officeDocument/2006/relationships/image" Target="media/image15.wmf"/><Relationship Id="rId39" Type="http://schemas.openxmlformats.org/officeDocument/2006/relationships/image" Target="media/image28.wmf"/><Relationship Id="rId21" Type="http://schemas.openxmlformats.org/officeDocument/2006/relationships/image" Target="media/image10.wmf"/><Relationship Id="rId34" Type="http://schemas.openxmlformats.org/officeDocument/2006/relationships/image" Target="media/image23.wmf"/><Relationship Id="rId42" Type="http://schemas.openxmlformats.org/officeDocument/2006/relationships/image" Target="media/image31.wmf"/><Relationship Id="rId47" Type="http://schemas.openxmlformats.org/officeDocument/2006/relationships/image" Target="media/image34.wmf"/><Relationship Id="rId50" Type="http://schemas.openxmlformats.org/officeDocument/2006/relationships/image" Target="media/image37.wmf"/><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wmf"/><Relationship Id="rId25" Type="http://schemas.openxmlformats.org/officeDocument/2006/relationships/image" Target="media/image14.wmf"/><Relationship Id="rId33" Type="http://schemas.openxmlformats.org/officeDocument/2006/relationships/image" Target="media/image22.png"/><Relationship Id="rId38" Type="http://schemas.openxmlformats.org/officeDocument/2006/relationships/image" Target="media/image27.wmf"/><Relationship Id="rId46" Type="http://schemas.openxmlformats.org/officeDocument/2006/relationships/image" Target="media/image33.wmf"/><Relationship Id="rId6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9.wmf"/><Relationship Id="rId29" Type="http://schemas.openxmlformats.org/officeDocument/2006/relationships/image" Target="media/image18.wmf"/><Relationship Id="rId41" Type="http://schemas.openxmlformats.org/officeDocument/2006/relationships/image" Target="media/image30.wmf"/><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wmf"/><Relationship Id="rId32" Type="http://schemas.openxmlformats.org/officeDocument/2006/relationships/image" Target="media/image21.jpeg"/><Relationship Id="rId37" Type="http://schemas.openxmlformats.org/officeDocument/2006/relationships/image" Target="media/image26.wmf"/><Relationship Id="rId40" Type="http://schemas.openxmlformats.org/officeDocument/2006/relationships/image" Target="media/image29.wmf"/><Relationship Id="rId45" Type="http://schemas.openxmlformats.org/officeDocument/2006/relationships/image" Target="cid:part1.02020806.07060509@tudelft.nl" TargetMode="External"/><Relationship Id="rId53" Type="http://schemas.openxmlformats.org/officeDocument/2006/relationships/image" Target="media/image39.w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2.wmf"/><Relationship Id="rId28" Type="http://schemas.openxmlformats.org/officeDocument/2006/relationships/image" Target="media/image17.wmf"/><Relationship Id="rId36" Type="http://schemas.openxmlformats.org/officeDocument/2006/relationships/image" Target="media/image25.wmf"/><Relationship Id="rId49" Type="http://schemas.openxmlformats.org/officeDocument/2006/relationships/image" Target="media/image36.wmf"/><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wmf"/><Relationship Id="rId31" Type="http://schemas.openxmlformats.org/officeDocument/2006/relationships/image" Target="media/image20.wmf"/><Relationship Id="rId44" Type="http://schemas.openxmlformats.org/officeDocument/2006/relationships/image" Target="media/image32.png"/><Relationship Id="rId52"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wmf"/><Relationship Id="rId30" Type="http://schemas.openxmlformats.org/officeDocument/2006/relationships/image" Target="media/image19.wmf"/><Relationship Id="rId35" Type="http://schemas.openxmlformats.org/officeDocument/2006/relationships/image" Target="media/image24.wmf"/><Relationship Id="rId43" Type="http://schemas.openxmlformats.org/officeDocument/2006/relationships/comments" Target="comments.xml"/><Relationship Id="rId48" Type="http://schemas.openxmlformats.org/officeDocument/2006/relationships/image" Target="media/image35.w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9EBE4E-AA0E-4954-B9C7-862DF0EAA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100</Pages>
  <Words>18114</Words>
  <Characters>99629</Characters>
  <Application>Microsoft Office Word</Application>
  <DocSecurity>0</DocSecurity>
  <Lines>830</Lines>
  <Paragraphs>235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117508</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pjanssen</cp:lastModifiedBy>
  <cp:revision>32</cp:revision>
  <cp:lastPrinted>2015-11-10T17:44:00Z</cp:lastPrinted>
  <dcterms:created xsi:type="dcterms:W3CDTF">2015-08-31T11:44:00Z</dcterms:created>
  <dcterms:modified xsi:type="dcterms:W3CDTF">2015-11-16T13:39:00Z</dcterms:modified>
</cp:coreProperties>
</file>