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28723D"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rsidR="0028723D" w:rsidRDefault="0028723D" w:rsidP="007911E4">
                  <w:pPr>
                    <w:spacing w:line="360" w:lineRule="auto"/>
                    <w:ind w:left="14" w:hanging="14"/>
                    <w:rPr>
                      <w:sz w:val="28"/>
                      <w:szCs w:val="28"/>
                    </w:rPr>
                  </w:pPr>
                  <w:r>
                    <w:rPr>
                      <w:sz w:val="28"/>
                      <w:szCs w:val="28"/>
                    </w:rPr>
                    <w:t>Rapport</w:t>
                  </w:r>
                </w:p>
                <w:p w:rsidR="0028723D" w:rsidRDefault="0028723D"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28723D" w:rsidP="007C7339">
      <w:pPr>
        <w:spacing w:line="240" w:lineRule="atLeast"/>
        <w:jc w:val="left"/>
        <w:rPr>
          <w:sz w:val="28"/>
          <w:szCs w:val="28"/>
        </w:rPr>
      </w:pPr>
      <w:r>
        <w:rPr>
          <w:noProof/>
          <w:sz w:val="28"/>
          <w:szCs w:val="28"/>
        </w:rPr>
        <w:pict>
          <v:rect id="_x0000_s1034" style="position:absolute;margin-left:-420.2pt;margin-top:13.9pt;width:435.85pt;height:251.3pt;z-index:251666944"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44416"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28723D" w:rsidP="007C7339">
      <w:pPr>
        <w:spacing w:line="240" w:lineRule="atLeast"/>
        <w:jc w:val="left"/>
        <w:rPr>
          <w:sz w:val="28"/>
          <w:szCs w:val="28"/>
        </w:rPr>
      </w:pPr>
      <w:r>
        <w:rPr>
          <w:noProof/>
        </w:rPr>
        <w:pict>
          <v:shape id="_x0000_s1027" type="#_x0000_t202" style="position:absolute;margin-left:275.15pt;margin-top:6.25pt;width:167.25pt;height:67.5pt;z-index:251663872" stroked="f">
            <v:textbox style="mso-next-textbox:#_x0000_s1027">
              <w:txbxContent>
                <w:p w:rsidR="0028723D" w:rsidRDefault="0028723D">
                  <w:pPr>
                    <w:jc w:val="right"/>
                    <w:rPr>
                      <w:sz w:val="24"/>
                      <w:szCs w:val="24"/>
                    </w:rPr>
                  </w:pPr>
                  <w:bookmarkStart w:id="0" w:name="Opdrachtgever"/>
                  <w:r w:rsidRPr="00FD130F">
                    <w:rPr>
                      <w:sz w:val="24"/>
                      <w:szCs w:val="24"/>
                    </w:rPr>
                    <w:t>Geonovum</w:t>
                  </w:r>
                  <w:bookmarkEnd w:id="0"/>
                </w:p>
                <w:p w:rsidR="0028723D" w:rsidRDefault="0028723D">
                  <w:pPr>
                    <w:jc w:val="right"/>
                    <w:rPr>
                      <w:sz w:val="24"/>
                      <w:szCs w:val="24"/>
                    </w:rPr>
                  </w:pPr>
                </w:p>
                <w:p w:rsidR="0028723D" w:rsidRDefault="0028723D">
                  <w:pPr>
                    <w:jc w:val="right"/>
                    <w:rPr>
                      <w:sz w:val="24"/>
                      <w:szCs w:val="24"/>
                    </w:rPr>
                  </w:pPr>
                </w:p>
              </w:txbxContent>
            </v:textbox>
            <w10:wrap type="square"/>
          </v:shape>
        </w:pict>
      </w:r>
      <w:r>
        <w:rPr>
          <w:noProof/>
        </w:rPr>
        <w:pict>
          <v:shape id="_x0000_s1030" type="#_x0000_t202" style="position:absolute;margin-left:-6.2pt;margin-top:6.25pt;width:171pt;height:36pt;z-index:251664896" stroked="f">
            <v:textbox style="mso-next-textbox:#_x0000_s1030">
              <w:txbxContent>
                <w:p w:rsidR="0028723D" w:rsidRDefault="0028723D" w:rsidP="00672722">
                  <w:pPr>
                    <w:jc w:val="left"/>
                    <w:rPr>
                      <w:b/>
                    </w:rPr>
                  </w:pPr>
                  <w:r w:rsidRPr="00672722">
                    <w:rPr>
                      <w:b/>
                    </w:rPr>
                    <w:t>datum</w:t>
                  </w:r>
                </w:p>
                <w:p w:rsidR="0028723D" w:rsidRPr="004419AB" w:rsidRDefault="0028723D" w:rsidP="00672722">
                  <w:pPr>
                    <w:jc w:val="left"/>
                  </w:pPr>
                  <w:r>
                    <w:t>31 maart 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28723D" w:rsidP="007C7339">
      <w:pPr>
        <w:spacing w:line="240" w:lineRule="atLeast"/>
        <w:jc w:val="left"/>
        <w:rPr>
          <w:sz w:val="28"/>
          <w:szCs w:val="28"/>
        </w:rPr>
      </w:pPr>
      <w:r>
        <w:rPr>
          <w:noProof/>
        </w:rPr>
        <w:pict>
          <v:shape id="_x0000_s1031" type="#_x0000_t202" style="position:absolute;margin-left:-180.1pt;margin-top:11.95pt;width:171pt;height:36pt;z-index:251665920" stroked="f">
            <v:textbox style="mso-next-textbox:#_x0000_s1031">
              <w:txbxContent>
                <w:p w:rsidR="0028723D" w:rsidRPr="00672722" w:rsidRDefault="0028723D" w:rsidP="00796267">
                  <w:pPr>
                    <w:rPr>
                      <w:b/>
                    </w:rPr>
                  </w:pPr>
                  <w:r w:rsidRPr="00672722">
                    <w:rPr>
                      <w:b/>
                    </w:rPr>
                    <w:t>versie</w:t>
                  </w:r>
                </w:p>
                <w:p w:rsidR="0028723D" w:rsidRPr="00DC7808" w:rsidRDefault="0028723D" w:rsidP="00796267">
                  <w:r>
                    <w:t>1.2</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r w:rsidR="000C1E46">
              <w:rPr>
                <w:color w:val="0000FF"/>
              </w:rPr>
              <w:t>0</w:t>
            </w:r>
            <w:r w:rsidR="004F4FCB">
              <w:rPr>
                <w:color w:val="0000FF"/>
              </w:rPr>
              <w:t>3</w:t>
            </w:r>
            <w:r w:rsidRPr="005F591B">
              <w:rPr>
                <w:color w:val="0000FF"/>
              </w:rPr>
              <w:t>-</w:t>
            </w:r>
            <w:r w:rsidR="00446ECB">
              <w:rPr>
                <w:color w:val="0000FF"/>
              </w:rPr>
              <w:t>31</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446ECB" w:rsidRPr="00866987" w:rsidTr="00F25B55">
        <w:tc>
          <w:tcPr>
            <w:tcW w:w="445" w:type="pct"/>
          </w:tcPr>
          <w:p w:rsidR="00446ECB" w:rsidRPr="000E3C4F" w:rsidRDefault="00446ECB" w:rsidP="00446ECB">
            <w:pPr>
              <w:jc w:val="left"/>
              <w:rPr>
                <w:bCs/>
              </w:rPr>
            </w:pPr>
            <w:r>
              <w:rPr>
                <w:bCs/>
              </w:rPr>
              <w:t>1.2</w:t>
            </w:r>
          </w:p>
        </w:tc>
        <w:tc>
          <w:tcPr>
            <w:tcW w:w="725" w:type="pct"/>
          </w:tcPr>
          <w:p w:rsidR="00446ECB" w:rsidRPr="000E3C4F" w:rsidRDefault="00446ECB" w:rsidP="00446ECB">
            <w:pPr>
              <w:jc w:val="left"/>
              <w:rPr>
                <w:bCs/>
              </w:rPr>
            </w:pPr>
            <w:r w:rsidRPr="000E3C4F">
              <w:rPr>
                <w:bCs/>
              </w:rPr>
              <w:t>2017-03-</w:t>
            </w:r>
            <w:r>
              <w:rPr>
                <w:bCs/>
              </w:rPr>
              <w:t>31</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Pr>
                <w:bCs/>
              </w:rPr>
              <w:t>Definitieve versie, gepubliceerd</w:t>
            </w:r>
          </w:p>
        </w:tc>
      </w:tr>
      <w:tr w:rsidR="00446ECB" w:rsidRPr="00866987" w:rsidTr="00F25B55">
        <w:tc>
          <w:tcPr>
            <w:tcW w:w="445" w:type="pct"/>
          </w:tcPr>
          <w:p w:rsidR="00446ECB" w:rsidRPr="000E3C4F" w:rsidRDefault="00446ECB" w:rsidP="00446ECB">
            <w:pPr>
              <w:jc w:val="left"/>
              <w:rPr>
                <w:bCs/>
              </w:rPr>
            </w:pPr>
            <w:r w:rsidRPr="000E3C4F">
              <w:rPr>
                <w:bCs/>
              </w:rPr>
              <w:t>1.2RC1</w:t>
            </w:r>
          </w:p>
        </w:tc>
        <w:tc>
          <w:tcPr>
            <w:tcW w:w="725" w:type="pct"/>
          </w:tcPr>
          <w:p w:rsidR="00446ECB" w:rsidRPr="000E3C4F" w:rsidRDefault="00446ECB" w:rsidP="00446ECB">
            <w:pPr>
              <w:jc w:val="left"/>
              <w:rPr>
                <w:bCs/>
              </w:rPr>
            </w:pPr>
            <w:r w:rsidRPr="000E3C4F">
              <w:rPr>
                <w:bCs/>
              </w:rPr>
              <w:t>2017-03-10</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sidRPr="000E3C4F">
              <w:rPr>
                <w:bCs/>
              </w:rPr>
              <w:t>1.2 Release Candidate</w:t>
            </w:r>
          </w:p>
        </w:tc>
      </w:tr>
      <w:tr w:rsidR="00446ECB" w:rsidRPr="00866987" w:rsidTr="00F25B55">
        <w:tc>
          <w:tcPr>
            <w:tcW w:w="445" w:type="pct"/>
          </w:tcPr>
          <w:p w:rsidR="00446ECB" w:rsidRPr="000E3C4F" w:rsidRDefault="00446ECB" w:rsidP="00446ECB">
            <w:pPr>
              <w:jc w:val="left"/>
              <w:rPr>
                <w:bCs/>
              </w:rPr>
            </w:pPr>
            <w:r w:rsidRPr="000E3C4F">
              <w:rPr>
                <w:bCs/>
              </w:rPr>
              <w:t>1.2 ec</w:t>
            </w:r>
          </w:p>
        </w:tc>
        <w:tc>
          <w:tcPr>
            <w:tcW w:w="725" w:type="pct"/>
          </w:tcPr>
          <w:p w:rsidR="00446ECB" w:rsidRPr="000E3C4F" w:rsidRDefault="00446ECB" w:rsidP="00446ECB">
            <w:pPr>
              <w:jc w:val="left"/>
              <w:rPr>
                <w:bCs/>
              </w:rPr>
            </w:pPr>
            <w:r w:rsidRPr="000E3C4F">
              <w:rPr>
                <w:bCs/>
              </w:rPr>
              <w:t>2017-01-29</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r w:rsidRPr="000E3C4F">
              <w:rPr>
                <w:bCs/>
              </w:rPr>
              <w:t>divers</w:t>
            </w:r>
          </w:p>
        </w:tc>
        <w:tc>
          <w:tcPr>
            <w:tcW w:w="2497" w:type="pct"/>
          </w:tcPr>
          <w:p w:rsidR="00446ECB" w:rsidRPr="000E3C4F" w:rsidRDefault="00446ECB" w:rsidP="00446ECB">
            <w:pPr>
              <w:jc w:val="left"/>
              <w:rPr>
                <w:bCs/>
              </w:rPr>
            </w:pPr>
            <w:r w:rsidRPr="000E3C4F">
              <w:rPr>
                <w:bCs/>
              </w:rPr>
              <w:t>1.2 eindconcept voor review</w:t>
            </w:r>
          </w:p>
        </w:tc>
      </w:tr>
      <w:tr w:rsidR="00446ECB" w:rsidRPr="00866987" w:rsidTr="00F25B55">
        <w:tc>
          <w:tcPr>
            <w:tcW w:w="445" w:type="pct"/>
          </w:tcPr>
          <w:p w:rsidR="00446ECB" w:rsidRPr="000C1E46" w:rsidRDefault="00446ECB" w:rsidP="00446ECB">
            <w:pPr>
              <w:jc w:val="left"/>
              <w:rPr>
                <w:bCs/>
              </w:rPr>
            </w:pPr>
            <w:r w:rsidRPr="000C1E46">
              <w:rPr>
                <w:bCs/>
              </w:rPr>
              <w:t>1.2io</w:t>
            </w:r>
          </w:p>
        </w:tc>
        <w:tc>
          <w:tcPr>
            <w:tcW w:w="725" w:type="pct"/>
          </w:tcPr>
          <w:p w:rsidR="00446ECB" w:rsidRPr="000C1E46" w:rsidRDefault="00446ECB" w:rsidP="00446ECB">
            <w:pPr>
              <w:jc w:val="left"/>
              <w:rPr>
                <w:bCs/>
              </w:rPr>
            </w:pPr>
            <w:r w:rsidRPr="000C1E46">
              <w:rPr>
                <w:bCs/>
              </w:rPr>
              <w:t>2016-11-xx</w:t>
            </w:r>
          </w:p>
        </w:tc>
        <w:tc>
          <w:tcPr>
            <w:tcW w:w="641" w:type="pct"/>
          </w:tcPr>
          <w:p w:rsidR="00446ECB" w:rsidRPr="000C1E46" w:rsidRDefault="00446ECB" w:rsidP="00446ECB">
            <w:pPr>
              <w:jc w:val="left"/>
              <w:rPr>
                <w:bCs/>
              </w:rPr>
            </w:pPr>
            <w:r w:rsidRPr="000C1E46">
              <w:rPr>
                <w:bCs/>
              </w:rPr>
              <w:t>PJA</w:t>
            </w:r>
          </w:p>
        </w:tc>
        <w:tc>
          <w:tcPr>
            <w:tcW w:w="692" w:type="pct"/>
          </w:tcPr>
          <w:p w:rsidR="00446ECB" w:rsidRPr="000C1E46" w:rsidRDefault="00446ECB" w:rsidP="00446ECB">
            <w:pPr>
              <w:jc w:val="left"/>
              <w:rPr>
                <w:bCs/>
              </w:rPr>
            </w:pPr>
          </w:p>
        </w:tc>
        <w:tc>
          <w:tcPr>
            <w:tcW w:w="2497" w:type="pct"/>
          </w:tcPr>
          <w:p w:rsidR="00446ECB" w:rsidRPr="000C1E46" w:rsidRDefault="00446ECB" w:rsidP="00446ECB">
            <w:pPr>
              <w:jc w:val="left"/>
              <w:rPr>
                <w:bCs/>
              </w:rPr>
            </w:pPr>
            <w:r w:rsidRPr="000C1E46">
              <w:rPr>
                <w:bCs/>
              </w:rPr>
              <w:t>Versie 1.2 in ontwikkeling</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w:t>
            </w:r>
          </w:p>
        </w:tc>
        <w:tc>
          <w:tcPr>
            <w:tcW w:w="2497" w:type="pct"/>
          </w:tcPr>
          <w:p w:rsidR="00446ECB" w:rsidRDefault="00446ECB" w:rsidP="00446ECB">
            <w:pPr>
              <w:jc w:val="left"/>
              <w:rPr>
                <w:bCs/>
              </w:rPr>
            </w:pPr>
            <w:r>
              <w:rPr>
                <w:bCs/>
              </w:rPr>
              <w:t>Kleine tekst aanpassingen.</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2016-05-14</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Pr>
                <w:bCs/>
              </w:rPr>
              <w:t>Kleine aanpassingen van concept naar RC1</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2016-04-22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sidRPr="00DB2583">
              <w:rPr>
                <w:bCs/>
                <w:u w:val="single"/>
              </w:rPr>
              <w:t>Concept</w:t>
            </w:r>
            <w:r>
              <w:rPr>
                <w:bCs/>
              </w:rPr>
              <w:t xml:space="preserve"> Update naar 1.1</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H 3,9</w:t>
            </w:r>
          </w:p>
        </w:tc>
        <w:tc>
          <w:tcPr>
            <w:tcW w:w="2497" w:type="pct"/>
          </w:tcPr>
          <w:p w:rsidR="00446ECB" w:rsidRDefault="00446ECB" w:rsidP="00446ECB">
            <w:pPr>
              <w:jc w:val="left"/>
              <w:rPr>
                <w:bCs/>
              </w:rPr>
            </w:pPr>
            <w:r>
              <w:rPr>
                <w:bCs/>
              </w:rPr>
              <w:t>GWSW referenties</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2015-11-20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Publicatie als versie 1.0 release candidate 1</w:t>
            </w:r>
          </w:p>
        </w:tc>
      </w:tr>
      <w:tr w:rsidR="00446ECB" w:rsidRPr="00866987" w:rsidTr="00F25B55">
        <w:tc>
          <w:tcPr>
            <w:tcW w:w="445" w:type="pct"/>
          </w:tcPr>
          <w:p w:rsidR="00446ECB" w:rsidRDefault="00446ECB" w:rsidP="00446ECB">
            <w:pPr>
              <w:jc w:val="left"/>
              <w:rPr>
                <w:bCs/>
              </w:rPr>
            </w:pPr>
            <w:r>
              <w:rPr>
                <w:bCs/>
              </w:rPr>
              <w:t>0.99</w:t>
            </w:r>
          </w:p>
        </w:tc>
        <w:tc>
          <w:tcPr>
            <w:tcW w:w="725" w:type="pct"/>
          </w:tcPr>
          <w:p w:rsidR="00446ECB" w:rsidRDefault="00446ECB" w:rsidP="00446ECB">
            <w:pPr>
              <w:jc w:val="left"/>
              <w:rPr>
                <w:bCs/>
              </w:rPr>
            </w:pPr>
            <w:r>
              <w:rPr>
                <w:bCs/>
              </w:rPr>
              <w:t>2015-11-10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versie 0.96</w:t>
            </w:r>
          </w:p>
        </w:tc>
      </w:tr>
      <w:tr w:rsidR="00446ECB" w:rsidRPr="00866987" w:rsidTr="00F25B55">
        <w:tc>
          <w:tcPr>
            <w:tcW w:w="445" w:type="pct"/>
          </w:tcPr>
          <w:p w:rsidR="00446ECB" w:rsidRDefault="00446ECB" w:rsidP="00446ECB">
            <w:pPr>
              <w:jc w:val="left"/>
              <w:rPr>
                <w:bCs/>
              </w:rPr>
            </w:pPr>
            <w:r>
              <w:rPr>
                <w:bCs/>
              </w:rPr>
              <w:t>0.96</w:t>
            </w:r>
          </w:p>
        </w:tc>
        <w:tc>
          <w:tcPr>
            <w:tcW w:w="725" w:type="pct"/>
          </w:tcPr>
          <w:p w:rsidR="00446ECB" w:rsidRDefault="00446ECB" w:rsidP="00446ECB">
            <w:pPr>
              <w:jc w:val="left"/>
              <w:rPr>
                <w:bCs/>
              </w:rPr>
            </w:pPr>
            <w:r>
              <w:rPr>
                <w:bCs/>
              </w:rPr>
              <w:t>2015-06-18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en periode tot 18 juni.</w:t>
            </w:r>
          </w:p>
        </w:tc>
      </w:tr>
      <w:tr w:rsidR="00446ECB" w:rsidRPr="00866987" w:rsidTr="00F25B55">
        <w:tc>
          <w:tcPr>
            <w:tcW w:w="445" w:type="pct"/>
          </w:tcPr>
          <w:p w:rsidR="00446ECB" w:rsidRDefault="00446ECB" w:rsidP="00446ECB">
            <w:pPr>
              <w:jc w:val="left"/>
              <w:rPr>
                <w:bCs/>
              </w:rPr>
            </w:pPr>
            <w:r>
              <w:rPr>
                <w:bCs/>
              </w:rPr>
              <w:t>0.95</w:t>
            </w:r>
          </w:p>
        </w:tc>
        <w:tc>
          <w:tcPr>
            <w:tcW w:w="725" w:type="pct"/>
          </w:tcPr>
          <w:p w:rsidR="00446ECB" w:rsidRDefault="00446ECB" w:rsidP="00446ECB">
            <w:pPr>
              <w:jc w:val="left"/>
              <w:rPr>
                <w:bCs/>
              </w:rPr>
            </w:pPr>
            <w:r>
              <w:rPr>
                <w:bCs/>
              </w:rPr>
              <w:t>2015-02-02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van review werkgroep</w:t>
            </w:r>
          </w:p>
        </w:tc>
      </w:tr>
      <w:tr w:rsidR="00446ECB" w:rsidRPr="00866987" w:rsidTr="00F25B55">
        <w:tc>
          <w:tcPr>
            <w:tcW w:w="445" w:type="pct"/>
          </w:tcPr>
          <w:p w:rsidR="00446ECB" w:rsidRDefault="00446ECB" w:rsidP="00446ECB">
            <w:pPr>
              <w:jc w:val="left"/>
              <w:rPr>
                <w:bCs/>
              </w:rPr>
            </w:pPr>
            <w:r>
              <w:rPr>
                <w:bCs/>
              </w:rPr>
              <w:t>0.9</w:t>
            </w:r>
          </w:p>
        </w:tc>
        <w:tc>
          <w:tcPr>
            <w:tcW w:w="725" w:type="pct"/>
          </w:tcPr>
          <w:p w:rsidR="00446ECB" w:rsidRDefault="00446ECB" w:rsidP="00446ECB">
            <w:pPr>
              <w:jc w:val="left"/>
              <w:rPr>
                <w:bCs/>
              </w:rPr>
            </w:pPr>
            <w:r>
              <w:rPr>
                <w:bCs/>
              </w:rPr>
              <w:t>2014-12-18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Review op 0.3 verwerkt</w:t>
            </w:r>
          </w:p>
        </w:tc>
      </w:tr>
      <w:tr w:rsidR="00446ECB" w:rsidRPr="00866987" w:rsidTr="00F25B55">
        <w:tc>
          <w:tcPr>
            <w:tcW w:w="445" w:type="pct"/>
          </w:tcPr>
          <w:p w:rsidR="00446ECB" w:rsidRDefault="00446ECB" w:rsidP="00446ECB">
            <w:pPr>
              <w:jc w:val="left"/>
              <w:rPr>
                <w:bCs/>
              </w:rPr>
            </w:pPr>
            <w:r>
              <w:rPr>
                <w:bCs/>
              </w:rPr>
              <w:t>0.3</w:t>
            </w:r>
          </w:p>
        </w:tc>
        <w:tc>
          <w:tcPr>
            <w:tcW w:w="725" w:type="pct"/>
          </w:tcPr>
          <w:p w:rsidR="00446ECB" w:rsidRDefault="00446ECB" w:rsidP="00446ECB">
            <w:pPr>
              <w:jc w:val="left"/>
              <w:rPr>
                <w:bCs/>
              </w:rPr>
            </w:pPr>
            <w:r>
              <w:rPr>
                <w:bCs/>
              </w:rPr>
              <w:t>2014-11-26</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1,2,3,4,5,6</w:t>
            </w:r>
          </w:p>
        </w:tc>
        <w:tc>
          <w:tcPr>
            <w:tcW w:w="2497" w:type="pct"/>
          </w:tcPr>
          <w:p w:rsidR="00446ECB" w:rsidRDefault="00446ECB" w:rsidP="00446ECB">
            <w:pPr>
              <w:jc w:val="left"/>
              <w:rPr>
                <w:bCs/>
              </w:rPr>
            </w:pPr>
            <w:r>
              <w:rPr>
                <w:bCs/>
              </w:rPr>
              <w:t>Review verwerkt, andere dan WION modellen toegevoegd</w:t>
            </w:r>
          </w:p>
        </w:tc>
      </w:tr>
      <w:tr w:rsidR="00446ECB" w:rsidRPr="00866987" w:rsidTr="00F25B55">
        <w:tc>
          <w:tcPr>
            <w:tcW w:w="445" w:type="pct"/>
          </w:tcPr>
          <w:p w:rsidR="00446ECB" w:rsidRPr="000427A2" w:rsidRDefault="00446ECB" w:rsidP="00446ECB">
            <w:pPr>
              <w:jc w:val="left"/>
              <w:rPr>
                <w:bCs/>
              </w:rPr>
            </w:pPr>
            <w:r>
              <w:rPr>
                <w:bCs/>
              </w:rPr>
              <w:t>0.2</w:t>
            </w:r>
          </w:p>
        </w:tc>
        <w:tc>
          <w:tcPr>
            <w:tcW w:w="725" w:type="pct"/>
          </w:tcPr>
          <w:p w:rsidR="00446ECB" w:rsidRPr="000427A2" w:rsidRDefault="00446ECB" w:rsidP="00446ECB">
            <w:pPr>
              <w:jc w:val="left"/>
              <w:rPr>
                <w:bCs/>
              </w:rPr>
            </w:pPr>
            <w:r>
              <w:rPr>
                <w:bCs/>
              </w:rPr>
              <w:t>2014-11-03</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Pr>
                <w:bCs/>
              </w:rPr>
              <w:t>H 5</w:t>
            </w:r>
          </w:p>
        </w:tc>
        <w:tc>
          <w:tcPr>
            <w:tcW w:w="2497" w:type="pct"/>
          </w:tcPr>
          <w:p w:rsidR="00446ECB" w:rsidRPr="000427A2" w:rsidRDefault="00446ECB" w:rsidP="00446ECB">
            <w:pPr>
              <w:jc w:val="left"/>
              <w:rPr>
                <w:bCs/>
              </w:rPr>
            </w:pPr>
            <w:r>
              <w:rPr>
                <w:bCs/>
              </w:rPr>
              <w:t>Hoofdstuk 5 ingevuld</w:t>
            </w:r>
          </w:p>
        </w:tc>
      </w:tr>
      <w:tr w:rsidR="00446ECB" w:rsidRPr="00866987" w:rsidTr="00F25B55">
        <w:tc>
          <w:tcPr>
            <w:tcW w:w="445" w:type="pct"/>
          </w:tcPr>
          <w:p w:rsidR="00446ECB" w:rsidRPr="000427A2" w:rsidRDefault="00446ECB" w:rsidP="00446ECB">
            <w:pPr>
              <w:jc w:val="left"/>
              <w:rPr>
                <w:bCs/>
              </w:rPr>
            </w:pPr>
            <w:r w:rsidRPr="000427A2">
              <w:rPr>
                <w:bCs/>
              </w:rPr>
              <w:t>0.1</w:t>
            </w:r>
          </w:p>
        </w:tc>
        <w:tc>
          <w:tcPr>
            <w:tcW w:w="725" w:type="pct"/>
          </w:tcPr>
          <w:p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sidRPr="000427A2">
              <w:rPr>
                <w:bCs/>
              </w:rPr>
              <w:t>Geheel</w:t>
            </w:r>
          </w:p>
        </w:tc>
        <w:tc>
          <w:tcPr>
            <w:tcW w:w="2497" w:type="pct"/>
          </w:tcPr>
          <w:p w:rsidR="00446ECB" w:rsidRPr="000427A2" w:rsidRDefault="00446ECB" w:rsidP="00446ECB">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643392" behindDoc="0" locked="0" layoutInCell="1" allowOverlap="1">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28723D">
        <w:rPr>
          <w:noProof/>
          <w:sz w:val="28"/>
          <w:szCs w:val="28"/>
        </w:rPr>
        <w:pict>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28723D" w:rsidRPr="00672722" w:rsidRDefault="0028723D" w:rsidP="0071388C">
                  <w:pPr>
                    <w:rPr>
                      <w:b/>
                    </w:rPr>
                  </w:pPr>
                  <w:r>
                    <w:rPr>
                      <w:b/>
                    </w:rPr>
                    <w:t>rechtenbeleid</w:t>
                  </w:r>
                </w:p>
                <w:p w:rsidR="0028723D" w:rsidRDefault="0028723D" w:rsidP="0071388C">
                  <w:pPr>
                    <w:ind w:left="709" w:firstLine="709"/>
                  </w:pPr>
                  <w:r w:rsidRPr="00D774FF">
                    <w:t>Naamsvermelding-GeenAfgeleideWerken 3.0 Nederland</w:t>
                  </w:r>
                </w:p>
                <w:p w:rsidR="0028723D" w:rsidRDefault="0028723D" w:rsidP="0071388C">
                  <w:pPr>
                    <w:ind w:left="709" w:firstLine="709"/>
                  </w:pPr>
                  <w:r w:rsidRPr="00D774FF">
                    <w:t>(CC BY-ND 3.0)</w:t>
                  </w:r>
                  <w:r>
                    <w:t xml:space="preserve"> </w:t>
                  </w:r>
                  <w:r>
                    <w:tab/>
                  </w:r>
                </w:p>
                <w:p w:rsidR="0028723D" w:rsidRDefault="0028723D" w:rsidP="0071388C">
                  <w:pPr>
                    <w:ind w:left="709" w:firstLine="709"/>
                  </w:pPr>
                </w:p>
                <w:p w:rsidR="0028723D" w:rsidRPr="002564CF" w:rsidRDefault="0028723D"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Ad van Houtum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(Enexis)</w:t>
      </w:r>
    </w:p>
    <w:p w:rsidR="00C25750" w:rsidRPr="000E7FD9" w:rsidRDefault="00C25750" w:rsidP="000E7FD9">
      <w:pPr>
        <w:rPr>
          <w:lang w:val="fr-FR"/>
        </w:rPr>
      </w:pPr>
      <w:r>
        <w:rPr>
          <w:lang w:val="fr-FR"/>
        </w:rPr>
        <w:t>Bart Thevis (Enexis)</w:t>
      </w:r>
    </w:p>
    <w:p w:rsidR="008E0649" w:rsidRDefault="00AD512E" w:rsidP="000E7FD9">
      <w:pPr>
        <w:rPr>
          <w:lang w:val="en-GB"/>
        </w:rPr>
      </w:pPr>
      <w:r w:rsidRPr="00DB2583">
        <w:rPr>
          <w:lang w:val="en-GB"/>
        </w:rPr>
        <w:t>Patrick Straver (BAM)</w:t>
      </w:r>
    </w:p>
    <w:p w:rsidR="004F4FCB" w:rsidRPr="000E3C4F" w:rsidRDefault="004F4FCB" w:rsidP="004F4FCB">
      <w:pPr>
        <w:rPr>
          <w:lang w:val="en-GB"/>
        </w:rPr>
      </w:pPr>
      <w:r w:rsidRPr="000E3C4F">
        <w:rPr>
          <w:lang w:val="en-GB"/>
        </w:rPr>
        <w:t>Hans Postema (Gasunie)</w:t>
      </w:r>
    </w:p>
    <w:p w:rsidR="000E7FD9" w:rsidRDefault="000E7FD9" w:rsidP="000E7FD9">
      <w:r>
        <w:t>Ron Dijkstra (Gasunie)</w:t>
      </w:r>
    </w:p>
    <w:p w:rsidR="000E7FD9" w:rsidRDefault="000E7FD9" w:rsidP="000E7FD9">
      <w:r>
        <w:t>Hendrik van de Berg (A</w:t>
      </w:r>
      <w:r w:rsidR="00E76D04">
        <w:t>l</w:t>
      </w:r>
      <w:r>
        <w:t>liander)</w:t>
      </w:r>
    </w:p>
    <w:p w:rsidR="00C25750" w:rsidRDefault="00C25750" w:rsidP="000E7FD9">
      <w:r>
        <w:t>Jan van der Tol (Ziggo)</w:t>
      </w:r>
    </w:p>
    <w:p w:rsidR="000E7FD9" w:rsidRDefault="000E7FD9" w:rsidP="000E7FD9">
      <w:r>
        <w:t>Henny Nouwens (Ziggo)</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w:t>
      </w:r>
      <w:r w:rsidR="00446ECB">
        <w:t>Stichting RIONED</w:t>
      </w:r>
      <w:r>
        <w:t>)</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F2A01"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78989147" w:history="1">
        <w:r w:rsidR="006F2A01" w:rsidRPr="006E2F88">
          <w:rPr>
            <w:rStyle w:val="Hyperlink"/>
            <w:noProof/>
          </w:rPr>
          <w:t>Inleiding en leeswijzer.</w:t>
        </w:r>
        <w:r w:rsidR="006F2A01">
          <w:rPr>
            <w:noProof/>
            <w:webHidden/>
          </w:rPr>
          <w:tab/>
        </w:r>
        <w:r w:rsidR="006F2A01">
          <w:rPr>
            <w:noProof/>
            <w:webHidden/>
          </w:rPr>
          <w:fldChar w:fldCharType="begin"/>
        </w:r>
        <w:r w:rsidR="006F2A01">
          <w:rPr>
            <w:noProof/>
            <w:webHidden/>
          </w:rPr>
          <w:instrText xml:space="preserve"> PAGEREF _Toc478989147 \h </w:instrText>
        </w:r>
        <w:r w:rsidR="006F2A01">
          <w:rPr>
            <w:noProof/>
            <w:webHidden/>
          </w:rPr>
        </w:r>
        <w:r w:rsidR="006F2A01">
          <w:rPr>
            <w:noProof/>
            <w:webHidden/>
          </w:rPr>
          <w:fldChar w:fldCharType="separate"/>
        </w:r>
        <w:r w:rsidR="00ED34D8">
          <w:rPr>
            <w:noProof/>
            <w:webHidden/>
          </w:rPr>
          <w:t>7</w:t>
        </w:r>
        <w:r w:rsidR="006F2A01">
          <w:rPr>
            <w:noProof/>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148" w:history="1">
        <w:r w:rsidR="006F2A01" w:rsidRPr="006E2F88">
          <w:rPr>
            <w:rStyle w:val="Hyperlink"/>
            <w:noProof/>
          </w:rPr>
          <w:t>Scope</w:t>
        </w:r>
        <w:r w:rsidR="006F2A01">
          <w:rPr>
            <w:noProof/>
            <w:webHidden/>
          </w:rPr>
          <w:tab/>
        </w:r>
        <w:r w:rsidR="006F2A01">
          <w:rPr>
            <w:noProof/>
            <w:webHidden/>
          </w:rPr>
          <w:tab/>
        </w:r>
        <w:r w:rsidR="006F2A01">
          <w:rPr>
            <w:noProof/>
            <w:webHidden/>
          </w:rPr>
          <w:fldChar w:fldCharType="begin"/>
        </w:r>
        <w:r w:rsidR="006F2A01">
          <w:rPr>
            <w:noProof/>
            <w:webHidden/>
          </w:rPr>
          <w:instrText xml:space="preserve"> PAGEREF _Toc478989148 \h </w:instrText>
        </w:r>
        <w:r w:rsidR="006F2A01">
          <w:rPr>
            <w:noProof/>
            <w:webHidden/>
          </w:rPr>
        </w:r>
        <w:r w:rsidR="006F2A01">
          <w:rPr>
            <w:noProof/>
            <w:webHidden/>
          </w:rPr>
          <w:fldChar w:fldCharType="separate"/>
        </w:r>
        <w:r w:rsidR="00ED34D8">
          <w:rPr>
            <w:noProof/>
            <w:webHidden/>
          </w:rPr>
          <w:t>8</w:t>
        </w:r>
        <w:r w:rsidR="006F2A01">
          <w:rPr>
            <w:noProof/>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49" w:history="1">
        <w:r w:rsidR="006F2A01" w:rsidRPr="006E2F88">
          <w:rPr>
            <w:rStyle w:val="Hyperlink"/>
          </w:rPr>
          <w:t>2.1</w:t>
        </w:r>
        <w:r w:rsidR="006F2A01">
          <w:rPr>
            <w:rFonts w:asciiTheme="minorHAnsi" w:eastAsiaTheme="minorEastAsia" w:hAnsiTheme="minorHAnsi" w:cstheme="minorBidi"/>
            <w:sz w:val="22"/>
            <w:szCs w:val="22"/>
          </w:rPr>
          <w:tab/>
        </w:r>
        <w:r w:rsidR="006F2A01" w:rsidRPr="006E2F88">
          <w:rPr>
            <w:rStyle w:val="Hyperlink"/>
          </w:rPr>
          <w:t>Scope.</w:t>
        </w:r>
        <w:r w:rsidR="006F2A01">
          <w:rPr>
            <w:webHidden/>
          </w:rPr>
          <w:tab/>
        </w:r>
        <w:r w:rsidR="006F2A01">
          <w:rPr>
            <w:webHidden/>
          </w:rPr>
          <w:fldChar w:fldCharType="begin"/>
        </w:r>
        <w:r w:rsidR="006F2A01">
          <w:rPr>
            <w:webHidden/>
          </w:rPr>
          <w:instrText xml:space="preserve"> PAGEREF _Toc478989149 \h </w:instrText>
        </w:r>
        <w:r w:rsidR="006F2A01">
          <w:rPr>
            <w:webHidden/>
          </w:rPr>
        </w:r>
        <w:r w:rsidR="006F2A01">
          <w:rPr>
            <w:webHidden/>
          </w:rPr>
          <w:fldChar w:fldCharType="separate"/>
        </w:r>
        <w:r w:rsidR="00ED34D8">
          <w:rPr>
            <w:webHidden/>
          </w:rPr>
          <w:t>8</w:t>
        </w:r>
        <w:r w:rsidR="006F2A01">
          <w:rPr>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150" w:history="1">
        <w:r w:rsidR="006F2A01" w:rsidRPr="006E2F88">
          <w:rPr>
            <w:rStyle w:val="Hyperlink"/>
            <w:noProof/>
          </w:rPr>
          <w:t>Overzicht</w:t>
        </w:r>
        <w:r w:rsidR="006F2A01">
          <w:rPr>
            <w:noProof/>
            <w:webHidden/>
          </w:rPr>
          <w:tab/>
        </w:r>
        <w:r w:rsidR="006F2A01">
          <w:rPr>
            <w:noProof/>
            <w:webHidden/>
          </w:rPr>
          <w:tab/>
        </w:r>
        <w:r w:rsidR="006F2A01">
          <w:rPr>
            <w:noProof/>
            <w:webHidden/>
          </w:rPr>
          <w:fldChar w:fldCharType="begin"/>
        </w:r>
        <w:r w:rsidR="006F2A01">
          <w:rPr>
            <w:noProof/>
            <w:webHidden/>
          </w:rPr>
          <w:instrText xml:space="preserve"> PAGEREF _Toc478989150 \h </w:instrText>
        </w:r>
        <w:r w:rsidR="006F2A01">
          <w:rPr>
            <w:noProof/>
            <w:webHidden/>
          </w:rPr>
        </w:r>
        <w:r w:rsidR="006F2A01">
          <w:rPr>
            <w:noProof/>
            <w:webHidden/>
          </w:rPr>
          <w:fldChar w:fldCharType="separate"/>
        </w:r>
        <w:r w:rsidR="00ED34D8">
          <w:rPr>
            <w:noProof/>
            <w:webHidden/>
          </w:rPr>
          <w:t>9</w:t>
        </w:r>
        <w:r w:rsidR="006F2A01">
          <w:rPr>
            <w:noProof/>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51" w:history="1">
        <w:r w:rsidR="006F2A01" w:rsidRPr="006E2F88">
          <w:rPr>
            <w:rStyle w:val="Hyperlink"/>
          </w:rPr>
          <w:t>3.1</w:t>
        </w:r>
        <w:r w:rsidR="006F2A01">
          <w:rPr>
            <w:rFonts w:asciiTheme="minorHAnsi" w:eastAsiaTheme="minorEastAsia" w:hAnsiTheme="minorHAnsi" w:cstheme="minorBidi"/>
            <w:sz w:val="22"/>
            <w:szCs w:val="22"/>
          </w:rPr>
          <w:tab/>
        </w:r>
        <w:r w:rsidR="006F2A01" w:rsidRPr="006E2F88">
          <w:rPr>
            <w:rStyle w:val="Hyperlink"/>
          </w:rPr>
          <w:t>Naam en Acroniemen.</w:t>
        </w:r>
        <w:r w:rsidR="006F2A01">
          <w:rPr>
            <w:webHidden/>
          </w:rPr>
          <w:tab/>
        </w:r>
        <w:r w:rsidR="006F2A01">
          <w:rPr>
            <w:webHidden/>
          </w:rPr>
          <w:fldChar w:fldCharType="begin"/>
        </w:r>
        <w:r w:rsidR="006F2A01">
          <w:rPr>
            <w:webHidden/>
          </w:rPr>
          <w:instrText xml:space="preserve"> PAGEREF _Toc478989151 \h </w:instrText>
        </w:r>
        <w:r w:rsidR="006F2A01">
          <w:rPr>
            <w:webHidden/>
          </w:rPr>
        </w:r>
        <w:r w:rsidR="006F2A01">
          <w:rPr>
            <w:webHidden/>
          </w:rPr>
          <w:fldChar w:fldCharType="separate"/>
        </w:r>
        <w:r w:rsidR="00ED34D8">
          <w:rPr>
            <w:webHidden/>
          </w:rPr>
          <w:t>9</w:t>
        </w:r>
        <w:r w:rsidR="006F2A01">
          <w:rPr>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52" w:history="1">
        <w:r w:rsidR="006F2A01" w:rsidRPr="006E2F88">
          <w:rPr>
            <w:rStyle w:val="Hyperlink"/>
          </w:rPr>
          <w:t>3.2</w:t>
        </w:r>
        <w:r w:rsidR="006F2A01">
          <w:rPr>
            <w:rFonts w:asciiTheme="minorHAnsi" w:eastAsiaTheme="minorEastAsia" w:hAnsiTheme="minorHAnsi" w:cstheme="minorBidi"/>
            <w:sz w:val="22"/>
            <w:szCs w:val="22"/>
          </w:rPr>
          <w:tab/>
        </w:r>
        <w:r w:rsidR="006F2A01" w:rsidRPr="006E2F88">
          <w:rPr>
            <w:rStyle w:val="Hyperlink"/>
          </w:rPr>
          <w:t>Informele beschrijving.</w:t>
        </w:r>
        <w:r w:rsidR="006F2A01">
          <w:rPr>
            <w:webHidden/>
          </w:rPr>
          <w:tab/>
        </w:r>
        <w:r w:rsidR="006F2A01">
          <w:rPr>
            <w:webHidden/>
          </w:rPr>
          <w:fldChar w:fldCharType="begin"/>
        </w:r>
        <w:r w:rsidR="006F2A01">
          <w:rPr>
            <w:webHidden/>
          </w:rPr>
          <w:instrText xml:space="preserve"> PAGEREF _Toc478989152 \h </w:instrText>
        </w:r>
        <w:r w:rsidR="006F2A01">
          <w:rPr>
            <w:webHidden/>
          </w:rPr>
        </w:r>
        <w:r w:rsidR="006F2A01">
          <w:rPr>
            <w:webHidden/>
          </w:rPr>
          <w:fldChar w:fldCharType="separate"/>
        </w:r>
        <w:r w:rsidR="00ED34D8">
          <w:rPr>
            <w:webHidden/>
          </w:rPr>
          <w:t>9</w:t>
        </w:r>
        <w:r w:rsidR="006F2A01">
          <w:rPr>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53" w:history="1">
        <w:r w:rsidR="006F2A01" w:rsidRPr="006E2F88">
          <w:rPr>
            <w:rStyle w:val="Hyperlink"/>
            <w:noProof/>
          </w:rPr>
          <w:t>3.2.1</w:t>
        </w:r>
        <w:r w:rsidR="006F2A01">
          <w:rPr>
            <w:rFonts w:asciiTheme="minorHAnsi" w:eastAsiaTheme="minorEastAsia" w:hAnsiTheme="minorHAnsi" w:cstheme="minorBidi"/>
            <w:noProof/>
            <w:sz w:val="22"/>
            <w:szCs w:val="22"/>
          </w:rPr>
          <w:tab/>
        </w:r>
        <w:r w:rsidR="006F2A01" w:rsidRPr="006E2F88">
          <w:rPr>
            <w:rStyle w:val="Hyperlink"/>
            <w:noProof/>
          </w:rPr>
          <w:t>Definitie.</w:t>
        </w:r>
        <w:r w:rsidR="006F2A01">
          <w:rPr>
            <w:noProof/>
            <w:webHidden/>
          </w:rPr>
          <w:tab/>
        </w:r>
        <w:r w:rsidR="006F2A01">
          <w:rPr>
            <w:noProof/>
            <w:webHidden/>
          </w:rPr>
          <w:fldChar w:fldCharType="begin"/>
        </w:r>
        <w:r w:rsidR="006F2A01">
          <w:rPr>
            <w:noProof/>
            <w:webHidden/>
          </w:rPr>
          <w:instrText xml:space="preserve"> PAGEREF _Toc478989153 \h </w:instrText>
        </w:r>
        <w:r w:rsidR="006F2A01">
          <w:rPr>
            <w:noProof/>
            <w:webHidden/>
          </w:rPr>
        </w:r>
        <w:r w:rsidR="006F2A01">
          <w:rPr>
            <w:noProof/>
            <w:webHidden/>
          </w:rPr>
          <w:fldChar w:fldCharType="separate"/>
        </w:r>
        <w:r w:rsidR="00ED34D8">
          <w:rPr>
            <w:noProof/>
            <w:webHidden/>
          </w:rPr>
          <w:t>9</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54" w:history="1">
        <w:r w:rsidR="006F2A01" w:rsidRPr="006E2F88">
          <w:rPr>
            <w:rStyle w:val="Hyperlink"/>
            <w:noProof/>
          </w:rPr>
          <w:t>3.2.2</w:t>
        </w:r>
        <w:r w:rsidR="006F2A01">
          <w:rPr>
            <w:rFonts w:asciiTheme="minorHAnsi" w:eastAsiaTheme="minorEastAsia" w:hAnsiTheme="minorHAnsi" w:cstheme="minorBidi"/>
            <w:noProof/>
            <w:sz w:val="22"/>
            <w:szCs w:val="22"/>
          </w:rPr>
          <w:tab/>
        </w:r>
        <w:r w:rsidR="006F2A01" w:rsidRPr="006E2F88">
          <w:rPr>
            <w:rStyle w:val="Hyperlink"/>
            <w:noProof/>
          </w:rPr>
          <w:t>Beschrijving.</w:t>
        </w:r>
        <w:r w:rsidR="006F2A01">
          <w:rPr>
            <w:noProof/>
            <w:webHidden/>
          </w:rPr>
          <w:tab/>
        </w:r>
        <w:r w:rsidR="006F2A01">
          <w:rPr>
            <w:noProof/>
            <w:webHidden/>
          </w:rPr>
          <w:fldChar w:fldCharType="begin"/>
        </w:r>
        <w:r w:rsidR="006F2A01">
          <w:rPr>
            <w:noProof/>
            <w:webHidden/>
          </w:rPr>
          <w:instrText xml:space="preserve"> PAGEREF _Toc478989154 \h </w:instrText>
        </w:r>
        <w:r w:rsidR="006F2A01">
          <w:rPr>
            <w:noProof/>
            <w:webHidden/>
          </w:rPr>
        </w:r>
        <w:r w:rsidR="006F2A01">
          <w:rPr>
            <w:noProof/>
            <w:webHidden/>
          </w:rPr>
          <w:fldChar w:fldCharType="separate"/>
        </w:r>
        <w:r w:rsidR="00ED34D8">
          <w:rPr>
            <w:noProof/>
            <w:webHidden/>
          </w:rPr>
          <w:t>9</w:t>
        </w:r>
        <w:r w:rsidR="006F2A01">
          <w:rPr>
            <w:noProof/>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55" w:history="1">
        <w:r w:rsidR="006F2A01" w:rsidRPr="006E2F88">
          <w:rPr>
            <w:rStyle w:val="Hyperlink"/>
          </w:rPr>
          <w:t>3.3</w:t>
        </w:r>
        <w:r w:rsidR="006F2A01">
          <w:rPr>
            <w:rFonts w:asciiTheme="minorHAnsi" w:eastAsiaTheme="minorEastAsia" w:hAnsiTheme="minorHAnsi" w:cstheme="minorBidi"/>
            <w:sz w:val="22"/>
            <w:szCs w:val="22"/>
          </w:rPr>
          <w:tab/>
        </w:r>
        <w:r w:rsidR="006F2A01" w:rsidRPr="006E2F88">
          <w:rPr>
            <w:rStyle w:val="Hyperlink"/>
          </w:rPr>
          <w:t>Normatieve referenties.</w:t>
        </w:r>
        <w:r w:rsidR="006F2A01">
          <w:rPr>
            <w:webHidden/>
          </w:rPr>
          <w:tab/>
        </w:r>
        <w:r w:rsidR="006F2A01">
          <w:rPr>
            <w:webHidden/>
          </w:rPr>
          <w:fldChar w:fldCharType="begin"/>
        </w:r>
        <w:r w:rsidR="006F2A01">
          <w:rPr>
            <w:webHidden/>
          </w:rPr>
          <w:instrText xml:space="preserve"> PAGEREF _Toc478989155 \h </w:instrText>
        </w:r>
        <w:r w:rsidR="006F2A01">
          <w:rPr>
            <w:webHidden/>
          </w:rPr>
        </w:r>
        <w:r w:rsidR="006F2A01">
          <w:rPr>
            <w:webHidden/>
          </w:rPr>
          <w:fldChar w:fldCharType="separate"/>
        </w:r>
        <w:r w:rsidR="00ED34D8">
          <w:rPr>
            <w:webHidden/>
          </w:rPr>
          <w:t>12</w:t>
        </w:r>
        <w:r w:rsidR="006F2A01">
          <w:rPr>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56" w:history="1">
        <w:r w:rsidR="006F2A01" w:rsidRPr="006E2F88">
          <w:rPr>
            <w:rStyle w:val="Hyperlink"/>
          </w:rPr>
          <w:t>3.4</w:t>
        </w:r>
        <w:r w:rsidR="006F2A01">
          <w:rPr>
            <w:rFonts w:asciiTheme="minorHAnsi" w:eastAsiaTheme="minorEastAsia" w:hAnsiTheme="minorHAnsi" w:cstheme="minorBidi"/>
            <w:sz w:val="22"/>
            <w:szCs w:val="22"/>
          </w:rPr>
          <w:tab/>
        </w:r>
        <w:r w:rsidR="006F2A01" w:rsidRPr="006E2F88">
          <w:rPr>
            <w:rStyle w:val="Hyperlink"/>
          </w:rPr>
          <w:t>Totstandkoming.</w:t>
        </w:r>
        <w:r w:rsidR="006F2A01">
          <w:rPr>
            <w:webHidden/>
          </w:rPr>
          <w:tab/>
        </w:r>
        <w:r w:rsidR="006F2A01">
          <w:rPr>
            <w:webHidden/>
          </w:rPr>
          <w:fldChar w:fldCharType="begin"/>
        </w:r>
        <w:r w:rsidR="006F2A01">
          <w:rPr>
            <w:webHidden/>
          </w:rPr>
          <w:instrText xml:space="preserve"> PAGEREF _Toc478989156 \h </w:instrText>
        </w:r>
        <w:r w:rsidR="006F2A01">
          <w:rPr>
            <w:webHidden/>
          </w:rPr>
        </w:r>
        <w:r w:rsidR="006F2A01">
          <w:rPr>
            <w:webHidden/>
          </w:rPr>
          <w:fldChar w:fldCharType="separate"/>
        </w:r>
        <w:r w:rsidR="00ED34D8">
          <w:rPr>
            <w:webHidden/>
          </w:rPr>
          <w:t>12</w:t>
        </w:r>
        <w:r w:rsidR="006F2A01">
          <w:rPr>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57" w:history="1">
        <w:r w:rsidR="006F2A01" w:rsidRPr="006E2F88">
          <w:rPr>
            <w:rStyle w:val="Hyperlink"/>
          </w:rPr>
          <w:t>3.5</w:t>
        </w:r>
        <w:r w:rsidR="006F2A01">
          <w:rPr>
            <w:rFonts w:asciiTheme="minorHAnsi" w:eastAsiaTheme="minorEastAsia" w:hAnsiTheme="minorHAnsi" w:cstheme="minorBidi"/>
            <w:sz w:val="22"/>
            <w:szCs w:val="22"/>
          </w:rPr>
          <w:tab/>
        </w:r>
        <w:r w:rsidR="006F2A01" w:rsidRPr="006E2F88">
          <w:rPr>
            <w:rStyle w:val="Hyperlink"/>
          </w:rPr>
          <w:t>Termen en definities.</w:t>
        </w:r>
        <w:r w:rsidR="006F2A01">
          <w:rPr>
            <w:webHidden/>
          </w:rPr>
          <w:tab/>
        </w:r>
        <w:r w:rsidR="006F2A01">
          <w:rPr>
            <w:webHidden/>
          </w:rPr>
          <w:fldChar w:fldCharType="begin"/>
        </w:r>
        <w:r w:rsidR="006F2A01">
          <w:rPr>
            <w:webHidden/>
          </w:rPr>
          <w:instrText xml:space="preserve"> PAGEREF _Toc478989157 \h </w:instrText>
        </w:r>
        <w:r w:rsidR="006F2A01">
          <w:rPr>
            <w:webHidden/>
          </w:rPr>
        </w:r>
        <w:r w:rsidR="006F2A01">
          <w:rPr>
            <w:webHidden/>
          </w:rPr>
          <w:fldChar w:fldCharType="separate"/>
        </w:r>
        <w:r w:rsidR="00ED34D8">
          <w:rPr>
            <w:webHidden/>
          </w:rPr>
          <w:t>12</w:t>
        </w:r>
        <w:r w:rsidR="006F2A01">
          <w:rPr>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58" w:history="1">
        <w:r w:rsidR="006F2A01" w:rsidRPr="006E2F88">
          <w:rPr>
            <w:rStyle w:val="Hyperlink"/>
          </w:rPr>
          <w:t>3.6</w:t>
        </w:r>
        <w:r w:rsidR="006F2A01">
          <w:rPr>
            <w:rFonts w:asciiTheme="minorHAnsi" w:eastAsiaTheme="minorEastAsia" w:hAnsiTheme="minorHAnsi" w:cstheme="minorBidi"/>
            <w:sz w:val="22"/>
            <w:szCs w:val="22"/>
          </w:rPr>
          <w:tab/>
        </w:r>
        <w:r w:rsidR="006F2A01" w:rsidRPr="006E2F88">
          <w:rPr>
            <w:rStyle w:val="Hyperlink"/>
          </w:rPr>
          <w:t>Symbolen en afkortingen.</w:t>
        </w:r>
        <w:r w:rsidR="006F2A01">
          <w:rPr>
            <w:webHidden/>
          </w:rPr>
          <w:tab/>
        </w:r>
        <w:r w:rsidR="006F2A01">
          <w:rPr>
            <w:webHidden/>
          </w:rPr>
          <w:fldChar w:fldCharType="begin"/>
        </w:r>
        <w:r w:rsidR="006F2A01">
          <w:rPr>
            <w:webHidden/>
          </w:rPr>
          <w:instrText xml:space="preserve"> PAGEREF _Toc478989158 \h </w:instrText>
        </w:r>
        <w:r w:rsidR="006F2A01">
          <w:rPr>
            <w:webHidden/>
          </w:rPr>
        </w:r>
        <w:r w:rsidR="006F2A01">
          <w:rPr>
            <w:webHidden/>
          </w:rPr>
          <w:fldChar w:fldCharType="separate"/>
        </w:r>
        <w:r w:rsidR="00ED34D8">
          <w:rPr>
            <w:webHidden/>
          </w:rPr>
          <w:t>16</w:t>
        </w:r>
        <w:r w:rsidR="006F2A01">
          <w:rPr>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159" w:history="1">
        <w:r w:rsidR="006F2A01" w:rsidRPr="006E2F88">
          <w:rPr>
            <w:rStyle w:val="Hyperlink"/>
            <w:noProof/>
          </w:rPr>
          <w:t>Identificatie document</w:t>
        </w:r>
        <w:r w:rsidR="006F2A01">
          <w:rPr>
            <w:noProof/>
            <w:webHidden/>
          </w:rPr>
          <w:tab/>
        </w:r>
        <w:r w:rsidR="006F2A01">
          <w:rPr>
            <w:noProof/>
            <w:webHidden/>
          </w:rPr>
          <w:fldChar w:fldCharType="begin"/>
        </w:r>
        <w:r w:rsidR="006F2A01">
          <w:rPr>
            <w:noProof/>
            <w:webHidden/>
          </w:rPr>
          <w:instrText xml:space="preserve"> PAGEREF _Toc478989159 \h </w:instrText>
        </w:r>
        <w:r w:rsidR="006F2A01">
          <w:rPr>
            <w:noProof/>
            <w:webHidden/>
          </w:rPr>
        </w:r>
        <w:r w:rsidR="006F2A01">
          <w:rPr>
            <w:noProof/>
            <w:webHidden/>
          </w:rPr>
          <w:fldChar w:fldCharType="separate"/>
        </w:r>
        <w:r w:rsidR="00ED34D8">
          <w:rPr>
            <w:noProof/>
            <w:webHidden/>
          </w:rPr>
          <w:t>18</w:t>
        </w:r>
        <w:r w:rsidR="006F2A01">
          <w:rPr>
            <w:noProof/>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160" w:history="1">
        <w:r w:rsidR="006F2A01" w:rsidRPr="006E2F88">
          <w:rPr>
            <w:rStyle w:val="Hyperlink"/>
            <w:noProof/>
          </w:rPr>
          <w:t>Data content en structuur</w:t>
        </w:r>
        <w:r w:rsidR="006F2A01">
          <w:rPr>
            <w:noProof/>
            <w:webHidden/>
          </w:rPr>
          <w:tab/>
        </w:r>
        <w:r w:rsidR="006F2A01">
          <w:rPr>
            <w:noProof/>
            <w:webHidden/>
          </w:rPr>
          <w:fldChar w:fldCharType="begin"/>
        </w:r>
        <w:r w:rsidR="006F2A01">
          <w:rPr>
            <w:noProof/>
            <w:webHidden/>
          </w:rPr>
          <w:instrText xml:space="preserve"> PAGEREF _Toc478989160 \h </w:instrText>
        </w:r>
        <w:r w:rsidR="006F2A01">
          <w:rPr>
            <w:noProof/>
            <w:webHidden/>
          </w:rPr>
        </w:r>
        <w:r w:rsidR="006F2A01">
          <w:rPr>
            <w:noProof/>
            <w:webHidden/>
          </w:rPr>
          <w:fldChar w:fldCharType="separate"/>
        </w:r>
        <w:r w:rsidR="00ED34D8">
          <w:rPr>
            <w:noProof/>
            <w:webHidden/>
          </w:rPr>
          <w:t>19</w:t>
        </w:r>
        <w:r w:rsidR="006F2A01">
          <w:rPr>
            <w:noProof/>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61" w:history="1">
        <w:r w:rsidR="006F2A01" w:rsidRPr="006E2F88">
          <w:rPr>
            <w:rStyle w:val="Hyperlink"/>
          </w:rPr>
          <w:t>5.1</w:t>
        </w:r>
        <w:r w:rsidR="006F2A01">
          <w:rPr>
            <w:rFonts w:asciiTheme="minorHAnsi" w:eastAsiaTheme="minorEastAsia" w:hAnsiTheme="minorHAnsi" w:cstheme="minorBidi"/>
            <w:sz w:val="22"/>
            <w:szCs w:val="22"/>
          </w:rPr>
          <w:tab/>
        </w:r>
        <w:r w:rsidR="006F2A01" w:rsidRPr="006E2F88">
          <w:rPr>
            <w:rStyle w:val="Hyperlink"/>
          </w:rPr>
          <w:t>Inleiding.</w:t>
        </w:r>
        <w:r w:rsidR="006F2A01">
          <w:rPr>
            <w:webHidden/>
          </w:rPr>
          <w:tab/>
        </w:r>
        <w:r w:rsidR="006F2A01">
          <w:rPr>
            <w:webHidden/>
          </w:rPr>
          <w:fldChar w:fldCharType="begin"/>
        </w:r>
        <w:r w:rsidR="006F2A01">
          <w:rPr>
            <w:webHidden/>
          </w:rPr>
          <w:instrText xml:space="preserve"> PAGEREF _Toc478989161 \h </w:instrText>
        </w:r>
        <w:r w:rsidR="006F2A01">
          <w:rPr>
            <w:webHidden/>
          </w:rPr>
        </w:r>
        <w:r w:rsidR="006F2A01">
          <w:rPr>
            <w:webHidden/>
          </w:rPr>
          <w:fldChar w:fldCharType="separate"/>
        </w:r>
        <w:r w:rsidR="00ED34D8">
          <w:rPr>
            <w:webHidden/>
          </w:rPr>
          <w:t>19</w:t>
        </w:r>
        <w:r w:rsidR="006F2A01">
          <w:rPr>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62" w:history="1">
        <w:r w:rsidR="006F2A01" w:rsidRPr="006E2F88">
          <w:rPr>
            <w:rStyle w:val="Hyperlink"/>
          </w:rPr>
          <w:t>5.2</w:t>
        </w:r>
        <w:r w:rsidR="006F2A01">
          <w:rPr>
            <w:rFonts w:asciiTheme="minorHAnsi" w:eastAsiaTheme="minorEastAsia" w:hAnsiTheme="minorHAnsi" w:cstheme="minorBidi"/>
            <w:sz w:val="22"/>
            <w:szCs w:val="22"/>
          </w:rPr>
          <w:tab/>
        </w:r>
        <w:r w:rsidR="006F2A01" w:rsidRPr="006E2F88">
          <w:rPr>
            <w:rStyle w:val="Hyperlink"/>
          </w:rPr>
          <w:t>UML diagrammen.</w:t>
        </w:r>
        <w:r w:rsidR="006F2A01">
          <w:rPr>
            <w:webHidden/>
          </w:rPr>
          <w:tab/>
        </w:r>
        <w:r w:rsidR="006F2A01">
          <w:rPr>
            <w:webHidden/>
          </w:rPr>
          <w:fldChar w:fldCharType="begin"/>
        </w:r>
        <w:r w:rsidR="006F2A01">
          <w:rPr>
            <w:webHidden/>
          </w:rPr>
          <w:instrText xml:space="preserve"> PAGEREF _Toc478989162 \h </w:instrText>
        </w:r>
        <w:r w:rsidR="006F2A01">
          <w:rPr>
            <w:webHidden/>
          </w:rPr>
        </w:r>
        <w:r w:rsidR="006F2A01">
          <w:rPr>
            <w:webHidden/>
          </w:rPr>
          <w:fldChar w:fldCharType="separate"/>
        </w:r>
        <w:r w:rsidR="00ED34D8">
          <w:rPr>
            <w:webHidden/>
          </w:rPr>
          <w:t>19</w:t>
        </w:r>
        <w:r w:rsidR="006F2A01">
          <w:rPr>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63" w:history="1">
        <w:r w:rsidR="006F2A01" w:rsidRPr="006E2F88">
          <w:rPr>
            <w:rStyle w:val="Hyperlink"/>
            <w:noProof/>
          </w:rPr>
          <w:t>3.2.3</w:t>
        </w:r>
        <w:r w:rsidR="006F2A01">
          <w:rPr>
            <w:rFonts w:asciiTheme="minorHAnsi" w:eastAsiaTheme="minorEastAsia" w:hAnsiTheme="minorHAnsi" w:cstheme="minorBidi"/>
            <w:noProof/>
            <w:sz w:val="22"/>
            <w:szCs w:val="22"/>
          </w:rPr>
          <w:tab/>
        </w:r>
        <w:r w:rsidR="006F2A01" w:rsidRPr="006E2F88">
          <w:rPr>
            <w:rStyle w:val="Hyperlink"/>
            <w:noProof/>
          </w:rPr>
          <w:t>Beschrijving algemeen principe: IMKL2015 als extensie op INSPIRE.</w:t>
        </w:r>
        <w:r w:rsidR="006F2A01">
          <w:rPr>
            <w:noProof/>
            <w:webHidden/>
          </w:rPr>
          <w:tab/>
        </w:r>
        <w:r w:rsidR="006F2A01">
          <w:rPr>
            <w:noProof/>
            <w:webHidden/>
          </w:rPr>
          <w:fldChar w:fldCharType="begin"/>
        </w:r>
        <w:r w:rsidR="006F2A01">
          <w:rPr>
            <w:noProof/>
            <w:webHidden/>
          </w:rPr>
          <w:instrText xml:space="preserve"> PAGEREF _Toc478989163 \h </w:instrText>
        </w:r>
        <w:r w:rsidR="006F2A01">
          <w:rPr>
            <w:noProof/>
            <w:webHidden/>
          </w:rPr>
        </w:r>
        <w:r w:rsidR="006F2A01">
          <w:rPr>
            <w:noProof/>
            <w:webHidden/>
          </w:rPr>
          <w:fldChar w:fldCharType="separate"/>
        </w:r>
        <w:r w:rsidR="00ED34D8">
          <w:rPr>
            <w:noProof/>
            <w:webHidden/>
          </w:rPr>
          <w:t>19</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64" w:history="1">
        <w:r w:rsidR="006F2A01" w:rsidRPr="006E2F88">
          <w:rPr>
            <w:rStyle w:val="Hyperlink"/>
            <w:noProof/>
          </w:rPr>
          <w:t>3.2.4</w:t>
        </w:r>
        <w:r w:rsidR="006F2A01">
          <w:rPr>
            <w:rFonts w:asciiTheme="minorHAnsi" w:eastAsiaTheme="minorEastAsia" w:hAnsiTheme="minorHAnsi" w:cstheme="minorBidi"/>
            <w:noProof/>
            <w:sz w:val="22"/>
            <w:szCs w:val="22"/>
          </w:rPr>
          <w:tab/>
        </w:r>
        <w:r w:rsidR="006F2A01" w:rsidRPr="006E2F88">
          <w:rPr>
            <w:rStyle w:val="Hyperlink"/>
            <w:noProof/>
          </w:rPr>
          <w:t>UML - WION overzicht.</w:t>
        </w:r>
        <w:r w:rsidR="006F2A01">
          <w:rPr>
            <w:noProof/>
            <w:webHidden/>
          </w:rPr>
          <w:tab/>
        </w:r>
        <w:r w:rsidR="006F2A01">
          <w:rPr>
            <w:noProof/>
            <w:webHidden/>
          </w:rPr>
          <w:fldChar w:fldCharType="begin"/>
        </w:r>
        <w:r w:rsidR="006F2A01">
          <w:rPr>
            <w:noProof/>
            <w:webHidden/>
          </w:rPr>
          <w:instrText xml:space="preserve"> PAGEREF _Toc478989164 \h </w:instrText>
        </w:r>
        <w:r w:rsidR="006F2A01">
          <w:rPr>
            <w:noProof/>
            <w:webHidden/>
          </w:rPr>
        </w:r>
        <w:r w:rsidR="006F2A01">
          <w:rPr>
            <w:noProof/>
            <w:webHidden/>
          </w:rPr>
          <w:fldChar w:fldCharType="separate"/>
        </w:r>
        <w:r w:rsidR="00ED34D8">
          <w:rPr>
            <w:noProof/>
            <w:webHidden/>
          </w:rPr>
          <w:t>20</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65" w:history="1">
        <w:r w:rsidR="006F2A01" w:rsidRPr="006E2F88">
          <w:rPr>
            <w:rStyle w:val="Hyperlink"/>
            <w:noProof/>
          </w:rPr>
          <w:t>3.2.5</w:t>
        </w:r>
        <w:r w:rsidR="006F2A01">
          <w:rPr>
            <w:rFonts w:asciiTheme="minorHAnsi" w:eastAsiaTheme="minorEastAsia" w:hAnsiTheme="minorHAnsi" w:cstheme="minorBidi"/>
            <w:noProof/>
            <w:sz w:val="22"/>
            <w:szCs w:val="22"/>
          </w:rPr>
          <w:tab/>
        </w:r>
        <w:r w:rsidR="006F2A01" w:rsidRPr="006E2F88">
          <w:rPr>
            <w:rStyle w:val="Hyperlink"/>
            <w:noProof/>
          </w:rPr>
          <w:t>Associaties in het model.</w:t>
        </w:r>
        <w:r w:rsidR="006F2A01">
          <w:rPr>
            <w:noProof/>
            <w:webHidden/>
          </w:rPr>
          <w:tab/>
        </w:r>
        <w:r w:rsidR="006F2A01">
          <w:rPr>
            <w:noProof/>
            <w:webHidden/>
          </w:rPr>
          <w:fldChar w:fldCharType="begin"/>
        </w:r>
        <w:r w:rsidR="006F2A01">
          <w:rPr>
            <w:noProof/>
            <w:webHidden/>
          </w:rPr>
          <w:instrText xml:space="preserve"> PAGEREF _Toc478989165 \h </w:instrText>
        </w:r>
        <w:r w:rsidR="006F2A01">
          <w:rPr>
            <w:noProof/>
            <w:webHidden/>
          </w:rPr>
        </w:r>
        <w:r w:rsidR="006F2A01">
          <w:rPr>
            <w:noProof/>
            <w:webHidden/>
          </w:rPr>
          <w:fldChar w:fldCharType="separate"/>
        </w:r>
        <w:r w:rsidR="00ED34D8">
          <w:rPr>
            <w:noProof/>
            <w:webHidden/>
          </w:rPr>
          <w:t>23</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66" w:history="1">
        <w:r w:rsidR="006F2A01" w:rsidRPr="006E2F88">
          <w:rPr>
            <w:rStyle w:val="Hyperlink"/>
            <w:noProof/>
          </w:rPr>
          <w:t>3.2.6</w:t>
        </w:r>
        <w:r w:rsidR="006F2A01">
          <w:rPr>
            <w:rFonts w:asciiTheme="minorHAnsi" w:eastAsiaTheme="minorEastAsia" w:hAnsiTheme="minorHAnsi" w:cstheme="minorBidi"/>
            <w:noProof/>
            <w:sz w:val="22"/>
            <w:szCs w:val="22"/>
          </w:rPr>
          <w:tab/>
        </w:r>
        <w:r w:rsidR="006F2A01" w:rsidRPr="006E2F88">
          <w:rPr>
            <w:rStyle w:val="Hyperlink"/>
            <w:noProof/>
          </w:rPr>
          <w:t>Numerieke waarden.</w:t>
        </w:r>
        <w:r w:rsidR="006F2A01">
          <w:rPr>
            <w:noProof/>
            <w:webHidden/>
          </w:rPr>
          <w:tab/>
        </w:r>
        <w:r w:rsidR="006F2A01">
          <w:rPr>
            <w:noProof/>
            <w:webHidden/>
          </w:rPr>
          <w:fldChar w:fldCharType="begin"/>
        </w:r>
        <w:r w:rsidR="006F2A01">
          <w:rPr>
            <w:noProof/>
            <w:webHidden/>
          </w:rPr>
          <w:instrText xml:space="preserve"> PAGEREF _Toc478989166 \h </w:instrText>
        </w:r>
        <w:r w:rsidR="006F2A01">
          <w:rPr>
            <w:noProof/>
            <w:webHidden/>
          </w:rPr>
        </w:r>
        <w:r w:rsidR="006F2A01">
          <w:rPr>
            <w:noProof/>
            <w:webHidden/>
          </w:rPr>
          <w:fldChar w:fldCharType="separate"/>
        </w:r>
        <w:r w:rsidR="00ED34D8">
          <w:rPr>
            <w:noProof/>
            <w:webHidden/>
          </w:rPr>
          <w:t>23</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67" w:history="1">
        <w:r w:rsidR="006F2A01" w:rsidRPr="006E2F88">
          <w:rPr>
            <w:rStyle w:val="Hyperlink"/>
            <w:noProof/>
          </w:rPr>
          <w:t>3.2.7</w:t>
        </w:r>
        <w:r w:rsidR="006F2A01">
          <w:rPr>
            <w:rFonts w:asciiTheme="minorHAnsi" w:eastAsiaTheme="minorEastAsia" w:hAnsiTheme="minorHAnsi" w:cstheme="minorBidi"/>
            <w:noProof/>
            <w:sz w:val="22"/>
            <w:szCs w:val="22"/>
          </w:rPr>
          <w:tab/>
        </w:r>
        <w:r w:rsidR="006F2A01" w:rsidRPr="006E2F88">
          <w:rPr>
            <w:rStyle w:val="Hyperlink"/>
            <w:noProof/>
          </w:rPr>
          <w:t>Waardelijsten zijn extern.</w:t>
        </w:r>
        <w:r w:rsidR="006F2A01">
          <w:rPr>
            <w:noProof/>
            <w:webHidden/>
          </w:rPr>
          <w:tab/>
        </w:r>
        <w:r w:rsidR="006F2A01">
          <w:rPr>
            <w:noProof/>
            <w:webHidden/>
          </w:rPr>
          <w:fldChar w:fldCharType="begin"/>
        </w:r>
        <w:r w:rsidR="006F2A01">
          <w:rPr>
            <w:noProof/>
            <w:webHidden/>
          </w:rPr>
          <w:instrText xml:space="preserve"> PAGEREF _Toc478989167 \h </w:instrText>
        </w:r>
        <w:r w:rsidR="006F2A01">
          <w:rPr>
            <w:noProof/>
            <w:webHidden/>
          </w:rPr>
        </w:r>
        <w:r w:rsidR="006F2A01">
          <w:rPr>
            <w:noProof/>
            <w:webHidden/>
          </w:rPr>
          <w:fldChar w:fldCharType="separate"/>
        </w:r>
        <w:r w:rsidR="00ED34D8">
          <w:rPr>
            <w:noProof/>
            <w:webHidden/>
          </w:rPr>
          <w:t>23</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68" w:history="1">
        <w:r w:rsidR="006F2A01" w:rsidRPr="006E2F88">
          <w:rPr>
            <w:rStyle w:val="Hyperlink"/>
            <w:noProof/>
          </w:rPr>
          <w:t>3.2.8</w:t>
        </w:r>
        <w:r w:rsidR="006F2A01">
          <w:rPr>
            <w:rFonts w:asciiTheme="minorHAnsi" w:eastAsiaTheme="minorEastAsia" w:hAnsiTheme="minorHAnsi" w:cstheme="minorBidi"/>
            <w:noProof/>
            <w:sz w:val="22"/>
            <w:szCs w:val="22"/>
          </w:rPr>
          <w:tab/>
        </w:r>
        <w:r w:rsidR="006F2A01" w:rsidRPr="006E2F88">
          <w:rPr>
            <w:rStyle w:val="Hyperlink"/>
            <w:noProof/>
          </w:rPr>
          <w:t>Basisattributen voor identificatie en labels.</w:t>
        </w:r>
        <w:r w:rsidR="006F2A01">
          <w:rPr>
            <w:noProof/>
            <w:webHidden/>
          </w:rPr>
          <w:tab/>
        </w:r>
        <w:r w:rsidR="006F2A01">
          <w:rPr>
            <w:noProof/>
            <w:webHidden/>
          </w:rPr>
          <w:fldChar w:fldCharType="begin"/>
        </w:r>
        <w:r w:rsidR="006F2A01">
          <w:rPr>
            <w:noProof/>
            <w:webHidden/>
          </w:rPr>
          <w:instrText xml:space="preserve"> PAGEREF _Toc478989168 \h </w:instrText>
        </w:r>
        <w:r w:rsidR="006F2A01">
          <w:rPr>
            <w:noProof/>
            <w:webHidden/>
          </w:rPr>
        </w:r>
        <w:r w:rsidR="006F2A01">
          <w:rPr>
            <w:noProof/>
            <w:webHidden/>
          </w:rPr>
          <w:fldChar w:fldCharType="separate"/>
        </w:r>
        <w:r w:rsidR="00ED34D8">
          <w:rPr>
            <w:noProof/>
            <w:webHidden/>
          </w:rPr>
          <w:t>24</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69" w:history="1">
        <w:r w:rsidR="006F2A01" w:rsidRPr="006E2F88">
          <w:rPr>
            <w:rStyle w:val="Hyperlink"/>
            <w:noProof/>
          </w:rPr>
          <w:t>3.2.9</w:t>
        </w:r>
        <w:r w:rsidR="006F2A01">
          <w:rPr>
            <w:rFonts w:asciiTheme="minorHAnsi" w:eastAsiaTheme="minorEastAsia" w:hAnsiTheme="minorHAnsi" w:cstheme="minorBidi"/>
            <w:noProof/>
            <w:sz w:val="22"/>
            <w:szCs w:val="22"/>
          </w:rPr>
          <w:tab/>
        </w:r>
        <w:r w:rsidR="006F2A01" w:rsidRPr="006E2F88">
          <w:rPr>
            <w:rStyle w:val="Hyperlink"/>
            <w:noProof/>
          </w:rPr>
          <w:t>IMKL2015 semantische kern.</w:t>
        </w:r>
        <w:r w:rsidR="006F2A01">
          <w:rPr>
            <w:noProof/>
            <w:webHidden/>
          </w:rPr>
          <w:tab/>
        </w:r>
        <w:r w:rsidR="006F2A01">
          <w:rPr>
            <w:noProof/>
            <w:webHidden/>
          </w:rPr>
          <w:fldChar w:fldCharType="begin"/>
        </w:r>
        <w:r w:rsidR="006F2A01">
          <w:rPr>
            <w:noProof/>
            <w:webHidden/>
          </w:rPr>
          <w:instrText xml:space="preserve"> PAGEREF _Toc478989169 \h </w:instrText>
        </w:r>
        <w:r w:rsidR="006F2A01">
          <w:rPr>
            <w:noProof/>
            <w:webHidden/>
          </w:rPr>
        </w:r>
        <w:r w:rsidR="006F2A01">
          <w:rPr>
            <w:noProof/>
            <w:webHidden/>
          </w:rPr>
          <w:fldChar w:fldCharType="separate"/>
        </w:r>
        <w:r w:rsidR="00ED34D8">
          <w:rPr>
            <w:noProof/>
            <w:webHidden/>
          </w:rPr>
          <w:t>26</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0" w:history="1">
        <w:r w:rsidR="006F2A01" w:rsidRPr="006E2F88">
          <w:rPr>
            <w:rStyle w:val="Hyperlink"/>
            <w:noProof/>
          </w:rPr>
          <w:t>3.2.10</w:t>
        </w:r>
        <w:r w:rsidR="006F2A01">
          <w:rPr>
            <w:rFonts w:asciiTheme="minorHAnsi" w:eastAsiaTheme="minorEastAsia" w:hAnsiTheme="minorHAnsi" w:cstheme="minorBidi"/>
            <w:noProof/>
            <w:sz w:val="22"/>
            <w:szCs w:val="22"/>
          </w:rPr>
          <w:tab/>
        </w:r>
        <w:r w:rsidR="006F2A01" w:rsidRPr="006E2F88">
          <w:rPr>
            <w:rStyle w:val="Hyperlink"/>
            <w:noProof/>
          </w:rPr>
          <w:t>Diepte.</w:t>
        </w:r>
        <w:r w:rsidR="006F2A01">
          <w:rPr>
            <w:noProof/>
            <w:webHidden/>
          </w:rPr>
          <w:tab/>
        </w:r>
        <w:r w:rsidR="006F2A01">
          <w:rPr>
            <w:noProof/>
            <w:webHidden/>
          </w:rPr>
          <w:fldChar w:fldCharType="begin"/>
        </w:r>
        <w:r w:rsidR="006F2A01">
          <w:rPr>
            <w:noProof/>
            <w:webHidden/>
          </w:rPr>
          <w:instrText xml:space="preserve"> PAGEREF _Toc478989170 \h </w:instrText>
        </w:r>
        <w:r w:rsidR="006F2A01">
          <w:rPr>
            <w:noProof/>
            <w:webHidden/>
          </w:rPr>
        </w:r>
        <w:r w:rsidR="006F2A01">
          <w:rPr>
            <w:noProof/>
            <w:webHidden/>
          </w:rPr>
          <w:fldChar w:fldCharType="separate"/>
        </w:r>
        <w:r w:rsidR="00ED34D8">
          <w:rPr>
            <w:noProof/>
            <w:webHidden/>
          </w:rPr>
          <w:t>34</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1" w:history="1">
        <w:r w:rsidR="006F2A01" w:rsidRPr="006E2F88">
          <w:rPr>
            <w:rStyle w:val="Hyperlink"/>
            <w:noProof/>
          </w:rPr>
          <w:t>3.2.11</w:t>
        </w:r>
        <w:r w:rsidR="006F2A01">
          <w:rPr>
            <w:rFonts w:asciiTheme="minorHAnsi" w:eastAsiaTheme="minorEastAsia" w:hAnsiTheme="minorHAnsi" w:cstheme="minorBidi"/>
            <w:noProof/>
            <w:sz w:val="22"/>
            <w:szCs w:val="22"/>
          </w:rPr>
          <w:tab/>
        </w:r>
        <w:r w:rsidR="006F2A01" w:rsidRPr="006E2F88">
          <w:rPr>
            <w:rStyle w:val="Hyperlink"/>
            <w:noProof/>
          </w:rPr>
          <w:t>Utiliteitsnet.</w:t>
        </w:r>
        <w:r w:rsidR="006F2A01">
          <w:rPr>
            <w:noProof/>
            <w:webHidden/>
          </w:rPr>
          <w:tab/>
        </w:r>
        <w:r w:rsidR="006F2A01">
          <w:rPr>
            <w:noProof/>
            <w:webHidden/>
          </w:rPr>
          <w:fldChar w:fldCharType="begin"/>
        </w:r>
        <w:r w:rsidR="006F2A01">
          <w:rPr>
            <w:noProof/>
            <w:webHidden/>
          </w:rPr>
          <w:instrText xml:space="preserve"> PAGEREF _Toc478989171 \h </w:instrText>
        </w:r>
        <w:r w:rsidR="006F2A01">
          <w:rPr>
            <w:noProof/>
            <w:webHidden/>
          </w:rPr>
        </w:r>
        <w:r w:rsidR="006F2A01">
          <w:rPr>
            <w:noProof/>
            <w:webHidden/>
          </w:rPr>
          <w:fldChar w:fldCharType="separate"/>
        </w:r>
        <w:r w:rsidR="00ED34D8">
          <w:rPr>
            <w:noProof/>
            <w:webHidden/>
          </w:rPr>
          <w:t>36</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2" w:history="1">
        <w:r w:rsidR="006F2A01" w:rsidRPr="006E2F88">
          <w:rPr>
            <w:rStyle w:val="Hyperlink"/>
            <w:noProof/>
          </w:rPr>
          <w:t>3.2.12</w:t>
        </w:r>
        <w:r w:rsidR="006F2A01">
          <w:rPr>
            <w:rFonts w:asciiTheme="minorHAnsi" w:eastAsiaTheme="minorEastAsia" w:hAnsiTheme="minorHAnsi" w:cstheme="minorBidi"/>
            <w:noProof/>
            <w:sz w:val="22"/>
            <w:szCs w:val="22"/>
          </w:rPr>
          <w:tab/>
        </w:r>
        <w:r w:rsidR="006F2A01" w:rsidRPr="006E2F88">
          <w:rPr>
            <w:rStyle w:val="Hyperlink"/>
            <w:noProof/>
          </w:rPr>
          <w:t>KabelOfLeiding.</w:t>
        </w:r>
        <w:r w:rsidR="006F2A01">
          <w:rPr>
            <w:noProof/>
            <w:webHidden/>
          </w:rPr>
          <w:tab/>
        </w:r>
        <w:r w:rsidR="006F2A01">
          <w:rPr>
            <w:noProof/>
            <w:webHidden/>
          </w:rPr>
          <w:fldChar w:fldCharType="begin"/>
        </w:r>
        <w:r w:rsidR="006F2A01">
          <w:rPr>
            <w:noProof/>
            <w:webHidden/>
          </w:rPr>
          <w:instrText xml:space="preserve"> PAGEREF _Toc478989172 \h </w:instrText>
        </w:r>
        <w:r w:rsidR="006F2A01">
          <w:rPr>
            <w:noProof/>
            <w:webHidden/>
          </w:rPr>
        </w:r>
        <w:r w:rsidR="006F2A01">
          <w:rPr>
            <w:noProof/>
            <w:webHidden/>
          </w:rPr>
          <w:fldChar w:fldCharType="separate"/>
        </w:r>
        <w:r w:rsidR="00ED34D8">
          <w:rPr>
            <w:noProof/>
            <w:webHidden/>
          </w:rPr>
          <w:t>38</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3" w:history="1">
        <w:r w:rsidR="006F2A01" w:rsidRPr="006E2F88">
          <w:rPr>
            <w:rStyle w:val="Hyperlink"/>
            <w:noProof/>
          </w:rPr>
          <w:t>3.2.13</w:t>
        </w:r>
        <w:r w:rsidR="006F2A01">
          <w:rPr>
            <w:rFonts w:asciiTheme="minorHAnsi" w:eastAsiaTheme="minorEastAsia" w:hAnsiTheme="minorHAnsi" w:cstheme="minorBidi"/>
            <w:noProof/>
            <w:sz w:val="22"/>
            <w:szCs w:val="22"/>
          </w:rPr>
          <w:tab/>
        </w:r>
        <w:r w:rsidR="006F2A01" w:rsidRPr="006E2F88">
          <w:rPr>
            <w:rStyle w:val="Hyperlink"/>
            <w:noProof/>
          </w:rPr>
          <w:t>Leidingelement.</w:t>
        </w:r>
        <w:r w:rsidR="006F2A01">
          <w:rPr>
            <w:noProof/>
            <w:webHidden/>
          </w:rPr>
          <w:tab/>
        </w:r>
        <w:r w:rsidR="006F2A01">
          <w:rPr>
            <w:noProof/>
            <w:webHidden/>
          </w:rPr>
          <w:fldChar w:fldCharType="begin"/>
        </w:r>
        <w:r w:rsidR="006F2A01">
          <w:rPr>
            <w:noProof/>
            <w:webHidden/>
          </w:rPr>
          <w:instrText xml:space="preserve"> PAGEREF _Toc478989173 \h </w:instrText>
        </w:r>
        <w:r w:rsidR="006F2A01">
          <w:rPr>
            <w:noProof/>
            <w:webHidden/>
          </w:rPr>
        </w:r>
        <w:r w:rsidR="006F2A01">
          <w:rPr>
            <w:noProof/>
            <w:webHidden/>
          </w:rPr>
          <w:fldChar w:fldCharType="separate"/>
        </w:r>
        <w:r w:rsidR="00ED34D8">
          <w:rPr>
            <w:noProof/>
            <w:webHidden/>
          </w:rPr>
          <w:t>40</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4" w:history="1">
        <w:r w:rsidR="006F2A01" w:rsidRPr="006E2F88">
          <w:rPr>
            <w:rStyle w:val="Hyperlink"/>
            <w:noProof/>
          </w:rPr>
          <w:t>3.2.14</w:t>
        </w:r>
        <w:r w:rsidR="006F2A01">
          <w:rPr>
            <w:rFonts w:asciiTheme="minorHAnsi" w:eastAsiaTheme="minorEastAsia" w:hAnsiTheme="minorHAnsi" w:cstheme="minorBidi"/>
            <w:noProof/>
            <w:sz w:val="22"/>
            <w:szCs w:val="22"/>
          </w:rPr>
          <w:tab/>
        </w:r>
        <w:r w:rsidR="006F2A01" w:rsidRPr="006E2F88">
          <w:rPr>
            <w:rStyle w:val="Hyperlink"/>
            <w:noProof/>
          </w:rPr>
          <w:t>KabelEnLeidingContainer.</w:t>
        </w:r>
        <w:r w:rsidR="006F2A01">
          <w:rPr>
            <w:noProof/>
            <w:webHidden/>
          </w:rPr>
          <w:tab/>
        </w:r>
        <w:r w:rsidR="006F2A01">
          <w:rPr>
            <w:noProof/>
            <w:webHidden/>
          </w:rPr>
          <w:fldChar w:fldCharType="begin"/>
        </w:r>
        <w:r w:rsidR="006F2A01">
          <w:rPr>
            <w:noProof/>
            <w:webHidden/>
          </w:rPr>
          <w:instrText xml:space="preserve"> PAGEREF _Toc478989174 \h </w:instrText>
        </w:r>
        <w:r w:rsidR="006F2A01">
          <w:rPr>
            <w:noProof/>
            <w:webHidden/>
          </w:rPr>
        </w:r>
        <w:r w:rsidR="006F2A01">
          <w:rPr>
            <w:noProof/>
            <w:webHidden/>
          </w:rPr>
          <w:fldChar w:fldCharType="separate"/>
        </w:r>
        <w:r w:rsidR="00ED34D8">
          <w:rPr>
            <w:noProof/>
            <w:webHidden/>
          </w:rPr>
          <w:t>41</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5" w:history="1">
        <w:r w:rsidR="006F2A01" w:rsidRPr="006E2F88">
          <w:rPr>
            <w:rStyle w:val="Hyperlink"/>
            <w:noProof/>
          </w:rPr>
          <w:t>3.2.15</w:t>
        </w:r>
        <w:r w:rsidR="006F2A01">
          <w:rPr>
            <w:rFonts w:asciiTheme="minorHAnsi" w:eastAsiaTheme="minorEastAsia" w:hAnsiTheme="minorHAnsi" w:cstheme="minorBidi"/>
            <w:noProof/>
            <w:sz w:val="22"/>
            <w:szCs w:val="22"/>
          </w:rPr>
          <w:tab/>
        </w:r>
        <w:r w:rsidR="006F2A01" w:rsidRPr="006E2F88">
          <w:rPr>
            <w:rStyle w:val="Hyperlink"/>
            <w:noProof/>
          </w:rPr>
          <w:t>ContainerLeidingelement.</w:t>
        </w:r>
        <w:r w:rsidR="006F2A01">
          <w:rPr>
            <w:noProof/>
            <w:webHidden/>
          </w:rPr>
          <w:tab/>
        </w:r>
        <w:r w:rsidR="006F2A01">
          <w:rPr>
            <w:noProof/>
            <w:webHidden/>
          </w:rPr>
          <w:fldChar w:fldCharType="begin"/>
        </w:r>
        <w:r w:rsidR="006F2A01">
          <w:rPr>
            <w:noProof/>
            <w:webHidden/>
          </w:rPr>
          <w:instrText xml:space="preserve"> PAGEREF _Toc478989175 \h </w:instrText>
        </w:r>
        <w:r w:rsidR="006F2A01">
          <w:rPr>
            <w:noProof/>
            <w:webHidden/>
          </w:rPr>
        </w:r>
        <w:r w:rsidR="006F2A01">
          <w:rPr>
            <w:noProof/>
            <w:webHidden/>
          </w:rPr>
          <w:fldChar w:fldCharType="separate"/>
        </w:r>
        <w:r w:rsidR="00ED34D8">
          <w:rPr>
            <w:noProof/>
            <w:webHidden/>
          </w:rPr>
          <w:t>43</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6" w:history="1">
        <w:r w:rsidR="006F2A01" w:rsidRPr="006E2F88">
          <w:rPr>
            <w:rStyle w:val="Hyperlink"/>
            <w:noProof/>
          </w:rPr>
          <w:t>3.2.16</w:t>
        </w:r>
        <w:r w:rsidR="006F2A01">
          <w:rPr>
            <w:rFonts w:asciiTheme="minorHAnsi" w:eastAsiaTheme="minorEastAsia" w:hAnsiTheme="minorHAnsi" w:cstheme="minorBidi"/>
            <w:noProof/>
            <w:sz w:val="22"/>
            <w:szCs w:val="22"/>
          </w:rPr>
          <w:tab/>
        </w:r>
        <w:r w:rsidR="006F2A01" w:rsidRPr="006E2F88">
          <w:rPr>
            <w:rStyle w:val="Hyperlink"/>
            <w:noProof/>
          </w:rPr>
          <w:t>Relaties tussen KabelEnLeiding, Leidingelement en container objecten.</w:t>
        </w:r>
        <w:r w:rsidR="006F2A01">
          <w:rPr>
            <w:noProof/>
            <w:webHidden/>
          </w:rPr>
          <w:tab/>
        </w:r>
        <w:r w:rsidR="006F2A01">
          <w:rPr>
            <w:noProof/>
            <w:webHidden/>
          </w:rPr>
          <w:fldChar w:fldCharType="begin"/>
        </w:r>
        <w:r w:rsidR="006F2A01">
          <w:rPr>
            <w:noProof/>
            <w:webHidden/>
          </w:rPr>
          <w:instrText xml:space="preserve"> PAGEREF _Toc478989176 \h </w:instrText>
        </w:r>
        <w:r w:rsidR="006F2A01">
          <w:rPr>
            <w:noProof/>
            <w:webHidden/>
          </w:rPr>
        </w:r>
        <w:r w:rsidR="006F2A01">
          <w:rPr>
            <w:noProof/>
            <w:webHidden/>
          </w:rPr>
          <w:fldChar w:fldCharType="separate"/>
        </w:r>
        <w:r w:rsidR="00ED34D8">
          <w:rPr>
            <w:noProof/>
            <w:webHidden/>
          </w:rPr>
          <w:t>44</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7" w:history="1">
        <w:r w:rsidR="006F2A01" w:rsidRPr="006E2F88">
          <w:rPr>
            <w:rStyle w:val="Hyperlink"/>
            <w:noProof/>
          </w:rPr>
          <w:t>3.2.17</w:t>
        </w:r>
        <w:r w:rsidR="006F2A01">
          <w:rPr>
            <w:rFonts w:asciiTheme="minorHAnsi" w:eastAsiaTheme="minorEastAsia" w:hAnsiTheme="minorHAnsi" w:cstheme="minorBidi"/>
            <w:noProof/>
            <w:sz w:val="22"/>
            <w:szCs w:val="22"/>
          </w:rPr>
          <w:tab/>
        </w:r>
        <w:r w:rsidR="006F2A01" w:rsidRPr="006E2F88">
          <w:rPr>
            <w:rStyle w:val="Hyperlink"/>
            <w:noProof/>
          </w:rPr>
          <w:t>Diagram per type kabel of leiding.</w:t>
        </w:r>
        <w:r w:rsidR="006F2A01">
          <w:rPr>
            <w:noProof/>
            <w:webHidden/>
          </w:rPr>
          <w:tab/>
        </w:r>
        <w:r w:rsidR="006F2A01">
          <w:rPr>
            <w:noProof/>
            <w:webHidden/>
          </w:rPr>
          <w:fldChar w:fldCharType="begin"/>
        </w:r>
        <w:r w:rsidR="006F2A01">
          <w:rPr>
            <w:noProof/>
            <w:webHidden/>
          </w:rPr>
          <w:instrText xml:space="preserve"> PAGEREF _Toc478989177 \h </w:instrText>
        </w:r>
        <w:r w:rsidR="006F2A01">
          <w:rPr>
            <w:noProof/>
            <w:webHidden/>
          </w:rPr>
        </w:r>
        <w:r w:rsidR="006F2A01">
          <w:rPr>
            <w:noProof/>
            <w:webHidden/>
          </w:rPr>
          <w:fldChar w:fldCharType="separate"/>
        </w:r>
        <w:r w:rsidR="00ED34D8">
          <w:rPr>
            <w:noProof/>
            <w:webHidden/>
          </w:rPr>
          <w:t>45</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8" w:history="1">
        <w:r w:rsidR="006F2A01" w:rsidRPr="006E2F88">
          <w:rPr>
            <w:rStyle w:val="Hyperlink"/>
            <w:noProof/>
          </w:rPr>
          <w:t>3.2.18</w:t>
        </w:r>
        <w:r w:rsidR="006F2A01">
          <w:rPr>
            <w:rFonts w:asciiTheme="minorHAnsi" w:eastAsiaTheme="minorEastAsia" w:hAnsiTheme="minorHAnsi" w:cstheme="minorBidi"/>
            <w:noProof/>
            <w:sz w:val="22"/>
            <w:szCs w:val="22"/>
          </w:rPr>
          <w:tab/>
        </w:r>
        <w:r w:rsidR="006F2A01" w:rsidRPr="006E2F88">
          <w:rPr>
            <w:rStyle w:val="Hyperlink"/>
            <w:noProof/>
          </w:rPr>
          <w:t>Elektriciteitskabel.</w:t>
        </w:r>
        <w:r w:rsidR="006F2A01">
          <w:rPr>
            <w:noProof/>
            <w:webHidden/>
          </w:rPr>
          <w:tab/>
        </w:r>
        <w:r w:rsidR="006F2A01">
          <w:rPr>
            <w:noProof/>
            <w:webHidden/>
          </w:rPr>
          <w:fldChar w:fldCharType="begin"/>
        </w:r>
        <w:r w:rsidR="006F2A01">
          <w:rPr>
            <w:noProof/>
            <w:webHidden/>
          </w:rPr>
          <w:instrText xml:space="preserve"> PAGEREF _Toc478989178 \h </w:instrText>
        </w:r>
        <w:r w:rsidR="006F2A01">
          <w:rPr>
            <w:noProof/>
            <w:webHidden/>
          </w:rPr>
        </w:r>
        <w:r w:rsidR="006F2A01">
          <w:rPr>
            <w:noProof/>
            <w:webHidden/>
          </w:rPr>
          <w:fldChar w:fldCharType="separate"/>
        </w:r>
        <w:r w:rsidR="00ED34D8">
          <w:rPr>
            <w:noProof/>
            <w:webHidden/>
          </w:rPr>
          <w:t>46</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79" w:history="1">
        <w:r w:rsidR="006F2A01" w:rsidRPr="006E2F88">
          <w:rPr>
            <w:rStyle w:val="Hyperlink"/>
            <w:noProof/>
          </w:rPr>
          <w:t>3.2.19</w:t>
        </w:r>
        <w:r w:rsidR="006F2A01">
          <w:rPr>
            <w:rFonts w:asciiTheme="minorHAnsi" w:eastAsiaTheme="minorEastAsia" w:hAnsiTheme="minorHAnsi" w:cstheme="minorBidi"/>
            <w:noProof/>
            <w:sz w:val="22"/>
            <w:szCs w:val="22"/>
          </w:rPr>
          <w:tab/>
        </w:r>
        <w:r w:rsidR="006F2A01" w:rsidRPr="006E2F88">
          <w:rPr>
            <w:rStyle w:val="Hyperlink"/>
            <w:noProof/>
          </w:rPr>
          <w:t>Telecommunicatiekabel.</w:t>
        </w:r>
        <w:r w:rsidR="006F2A01">
          <w:rPr>
            <w:noProof/>
            <w:webHidden/>
          </w:rPr>
          <w:tab/>
        </w:r>
        <w:r w:rsidR="006F2A01">
          <w:rPr>
            <w:noProof/>
            <w:webHidden/>
          </w:rPr>
          <w:fldChar w:fldCharType="begin"/>
        </w:r>
        <w:r w:rsidR="006F2A01">
          <w:rPr>
            <w:noProof/>
            <w:webHidden/>
          </w:rPr>
          <w:instrText xml:space="preserve"> PAGEREF _Toc478989179 \h </w:instrText>
        </w:r>
        <w:r w:rsidR="006F2A01">
          <w:rPr>
            <w:noProof/>
            <w:webHidden/>
          </w:rPr>
        </w:r>
        <w:r w:rsidR="006F2A01">
          <w:rPr>
            <w:noProof/>
            <w:webHidden/>
          </w:rPr>
          <w:fldChar w:fldCharType="separate"/>
        </w:r>
        <w:r w:rsidR="00ED34D8">
          <w:rPr>
            <w:noProof/>
            <w:webHidden/>
          </w:rPr>
          <w:t>47</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0" w:history="1">
        <w:r w:rsidR="006F2A01" w:rsidRPr="006E2F88">
          <w:rPr>
            <w:rStyle w:val="Hyperlink"/>
            <w:noProof/>
          </w:rPr>
          <w:t>3.2.20</w:t>
        </w:r>
        <w:r w:rsidR="006F2A01">
          <w:rPr>
            <w:rFonts w:asciiTheme="minorHAnsi" w:eastAsiaTheme="minorEastAsia" w:hAnsiTheme="minorHAnsi" w:cstheme="minorBidi"/>
            <w:noProof/>
            <w:sz w:val="22"/>
            <w:szCs w:val="22"/>
          </w:rPr>
          <w:tab/>
        </w:r>
        <w:r w:rsidR="006F2A01" w:rsidRPr="006E2F88">
          <w:rPr>
            <w:rStyle w:val="Hyperlink"/>
            <w:noProof/>
          </w:rPr>
          <w:t>Olie-gas-chemicalienpijpleiding.</w:t>
        </w:r>
        <w:r w:rsidR="006F2A01">
          <w:rPr>
            <w:noProof/>
            <w:webHidden/>
          </w:rPr>
          <w:tab/>
        </w:r>
        <w:r w:rsidR="006F2A01">
          <w:rPr>
            <w:noProof/>
            <w:webHidden/>
          </w:rPr>
          <w:fldChar w:fldCharType="begin"/>
        </w:r>
        <w:r w:rsidR="006F2A01">
          <w:rPr>
            <w:noProof/>
            <w:webHidden/>
          </w:rPr>
          <w:instrText xml:space="preserve"> PAGEREF _Toc478989180 \h </w:instrText>
        </w:r>
        <w:r w:rsidR="006F2A01">
          <w:rPr>
            <w:noProof/>
            <w:webHidden/>
          </w:rPr>
        </w:r>
        <w:r w:rsidR="006F2A01">
          <w:rPr>
            <w:noProof/>
            <w:webHidden/>
          </w:rPr>
          <w:fldChar w:fldCharType="separate"/>
        </w:r>
        <w:r w:rsidR="00ED34D8">
          <w:rPr>
            <w:noProof/>
            <w:webHidden/>
          </w:rPr>
          <w:t>48</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1" w:history="1">
        <w:r w:rsidR="006F2A01" w:rsidRPr="006E2F88">
          <w:rPr>
            <w:rStyle w:val="Hyperlink"/>
            <w:noProof/>
          </w:rPr>
          <w:t>3.2.21</w:t>
        </w:r>
        <w:r w:rsidR="006F2A01">
          <w:rPr>
            <w:rFonts w:asciiTheme="minorHAnsi" w:eastAsiaTheme="minorEastAsia" w:hAnsiTheme="minorHAnsi" w:cstheme="minorBidi"/>
            <w:noProof/>
            <w:sz w:val="22"/>
            <w:szCs w:val="22"/>
          </w:rPr>
          <w:tab/>
        </w:r>
        <w:r w:rsidR="006F2A01" w:rsidRPr="006E2F88">
          <w:rPr>
            <w:rStyle w:val="Hyperlink"/>
            <w:noProof/>
          </w:rPr>
          <w:t>Rioolleiding.</w:t>
        </w:r>
        <w:r w:rsidR="006F2A01">
          <w:rPr>
            <w:noProof/>
            <w:webHidden/>
          </w:rPr>
          <w:tab/>
        </w:r>
        <w:r w:rsidR="006F2A01">
          <w:rPr>
            <w:noProof/>
            <w:webHidden/>
          </w:rPr>
          <w:fldChar w:fldCharType="begin"/>
        </w:r>
        <w:r w:rsidR="006F2A01">
          <w:rPr>
            <w:noProof/>
            <w:webHidden/>
          </w:rPr>
          <w:instrText xml:space="preserve"> PAGEREF _Toc478989181 \h </w:instrText>
        </w:r>
        <w:r w:rsidR="006F2A01">
          <w:rPr>
            <w:noProof/>
            <w:webHidden/>
          </w:rPr>
        </w:r>
        <w:r w:rsidR="006F2A01">
          <w:rPr>
            <w:noProof/>
            <w:webHidden/>
          </w:rPr>
          <w:fldChar w:fldCharType="separate"/>
        </w:r>
        <w:r w:rsidR="00ED34D8">
          <w:rPr>
            <w:noProof/>
            <w:webHidden/>
          </w:rPr>
          <w:t>49</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2" w:history="1">
        <w:r w:rsidR="006F2A01" w:rsidRPr="006E2F88">
          <w:rPr>
            <w:rStyle w:val="Hyperlink"/>
            <w:noProof/>
          </w:rPr>
          <w:t>3.2.22</w:t>
        </w:r>
        <w:r w:rsidR="006F2A01">
          <w:rPr>
            <w:rFonts w:asciiTheme="minorHAnsi" w:eastAsiaTheme="minorEastAsia" w:hAnsiTheme="minorHAnsi" w:cstheme="minorBidi"/>
            <w:noProof/>
            <w:sz w:val="22"/>
            <w:szCs w:val="22"/>
          </w:rPr>
          <w:tab/>
        </w:r>
        <w:r w:rsidR="006F2A01" w:rsidRPr="006E2F88">
          <w:rPr>
            <w:rStyle w:val="Hyperlink"/>
            <w:noProof/>
          </w:rPr>
          <w:t>Waterleiding.</w:t>
        </w:r>
        <w:r w:rsidR="006F2A01">
          <w:rPr>
            <w:noProof/>
            <w:webHidden/>
          </w:rPr>
          <w:tab/>
        </w:r>
        <w:r w:rsidR="006F2A01">
          <w:rPr>
            <w:noProof/>
            <w:webHidden/>
          </w:rPr>
          <w:fldChar w:fldCharType="begin"/>
        </w:r>
        <w:r w:rsidR="006F2A01">
          <w:rPr>
            <w:noProof/>
            <w:webHidden/>
          </w:rPr>
          <w:instrText xml:space="preserve"> PAGEREF _Toc478989182 \h </w:instrText>
        </w:r>
        <w:r w:rsidR="006F2A01">
          <w:rPr>
            <w:noProof/>
            <w:webHidden/>
          </w:rPr>
        </w:r>
        <w:r w:rsidR="006F2A01">
          <w:rPr>
            <w:noProof/>
            <w:webHidden/>
          </w:rPr>
          <w:fldChar w:fldCharType="separate"/>
        </w:r>
        <w:r w:rsidR="00ED34D8">
          <w:rPr>
            <w:noProof/>
            <w:webHidden/>
          </w:rPr>
          <w:t>50</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3" w:history="1">
        <w:r w:rsidR="006F2A01" w:rsidRPr="006E2F88">
          <w:rPr>
            <w:rStyle w:val="Hyperlink"/>
            <w:noProof/>
          </w:rPr>
          <w:t>3.2.23</w:t>
        </w:r>
        <w:r w:rsidR="006F2A01">
          <w:rPr>
            <w:rFonts w:asciiTheme="minorHAnsi" w:eastAsiaTheme="minorEastAsia" w:hAnsiTheme="minorHAnsi" w:cstheme="minorBidi"/>
            <w:noProof/>
            <w:sz w:val="22"/>
            <w:szCs w:val="22"/>
          </w:rPr>
          <w:tab/>
        </w:r>
        <w:r w:rsidR="006F2A01" w:rsidRPr="006E2F88">
          <w:rPr>
            <w:rStyle w:val="Hyperlink"/>
            <w:noProof/>
          </w:rPr>
          <w:t>Thermische pijpleiding.</w:t>
        </w:r>
        <w:r w:rsidR="006F2A01">
          <w:rPr>
            <w:noProof/>
            <w:webHidden/>
          </w:rPr>
          <w:tab/>
        </w:r>
        <w:r w:rsidR="006F2A01">
          <w:rPr>
            <w:noProof/>
            <w:webHidden/>
          </w:rPr>
          <w:fldChar w:fldCharType="begin"/>
        </w:r>
        <w:r w:rsidR="006F2A01">
          <w:rPr>
            <w:noProof/>
            <w:webHidden/>
          </w:rPr>
          <w:instrText xml:space="preserve"> PAGEREF _Toc478989183 \h </w:instrText>
        </w:r>
        <w:r w:rsidR="006F2A01">
          <w:rPr>
            <w:noProof/>
            <w:webHidden/>
          </w:rPr>
        </w:r>
        <w:r w:rsidR="006F2A01">
          <w:rPr>
            <w:noProof/>
            <w:webHidden/>
          </w:rPr>
          <w:fldChar w:fldCharType="separate"/>
        </w:r>
        <w:r w:rsidR="00ED34D8">
          <w:rPr>
            <w:noProof/>
            <w:webHidden/>
          </w:rPr>
          <w:t>51</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4" w:history="1">
        <w:r w:rsidR="006F2A01" w:rsidRPr="006E2F88">
          <w:rPr>
            <w:rStyle w:val="Hyperlink"/>
            <w:noProof/>
          </w:rPr>
          <w:t>3.2.24</w:t>
        </w:r>
        <w:r w:rsidR="006F2A01">
          <w:rPr>
            <w:rFonts w:asciiTheme="minorHAnsi" w:eastAsiaTheme="minorEastAsia" w:hAnsiTheme="minorHAnsi" w:cstheme="minorBidi"/>
            <w:noProof/>
            <w:sz w:val="22"/>
            <w:szCs w:val="22"/>
          </w:rPr>
          <w:tab/>
        </w:r>
        <w:r w:rsidR="006F2A01" w:rsidRPr="006E2F88">
          <w:rPr>
            <w:rStyle w:val="Hyperlink"/>
            <w:noProof/>
          </w:rPr>
          <w:t>Overig en Weesleiding.</w:t>
        </w:r>
        <w:r w:rsidR="006F2A01">
          <w:rPr>
            <w:noProof/>
            <w:webHidden/>
          </w:rPr>
          <w:tab/>
        </w:r>
        <w:r w:rsidR="006F2A01">
          <w:rPr>
            <w:noProof/>
            <w:webHidden/>
          </w:rPr>
          <w:fldChar w:fldCharType="begin"/>
        </w:r>
        <w:r w:rsidR="006F2A01">
          <w:rPr>
            <w:noProof/>
            <w:webHidden/>
          </w:rPr>
          <w:instrText xml:space="preserve"> PAGEREF _Toc478989184 \h </w:instrText>
        </w:r>
        <w:r w:rsidR="006F2A01">
          <w:rPr>
            <w:noProof/>
            <w:webHidden/>
          </w:rPr>
        </w:r>
        <w:r w:rsidR="006F2A01">
          <w:rPr>
            <w:noProof/>
            <w:webHidden/>
          </w:rPr>
          <w:fldChar w:fldCharType="separate"/>
        </w:r>
        <w:r w:rsidR="00ED34D8">
          <w:rPr>
            <w:noProof/>
            <w:webHidden/>
          </w:rPr>
          <w:t>52</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5" w:history="1">
        <w:r w:rsidR="006F2A01" w:rsidRPr="006E2F88">
          <w:rPr>
            <w:rStyle w:val="Hyperlink"/>
            <w:noProof/>
          </w:rPr>
          <w:t>3.2.25</w:t>
        </w:r>
        <w:r w:rsidR="006F2A01">
          <w:rPr>
            <w:rFonts w:asciiTheme="minorHAnsi" w:eastAsiaTheme="minorEastAsia" w:hAnsiTheme="minorHAnsi" w:cstheme="minorBidi"/>
            <w:noProof/>
            <w:sz w:val="22"/>
            <w:szCs w:val="22"/>
          </w:rPr>
          <w:tab/>
        </w:r>
        <w:r w:rsidR="006F2A01" w:rsidRPr="006E2F88">
          <w:rPr>
            <w:rStyle w:val="Hyperlink"/>
            <w:noProof/>
          </w:rPr>
          <w:t>Leidingelementen per type net (thema).</w:t>
        </w:r>
        <w:r w:rsidR="006F2A01">
          <w:rPr>
            <w:noProof/>
            <w:webHidden/>
          </w:rPr>
          <w:tab/>
        </w:r>
        <w:r w:rsidR="006F2A01">
          <w:rPr>
            <w:noProof/>
            <w:webHidden/>
          </w:rPr>
          <w:fldChar w:fldCharType="begin"/>
        </w:r>
        <w:r w:rsidR="006F2A01">
          <w:rPr>
            <w:noProof/>
            <w:webHidden/>
          </w:rPr>
          <w:instrText xml:space="preserve"> PAGEREF _Toc478989185 \h </w:instrText>
        </w:r>
        <w:r w:rsidR="006F2A01">
          <w:rPr>
            <w:noProof/>
            <w:webHidden/>
          </w:rPr>
        </w:r>
        <w:r w:rsidR="006F2A01">
          <w:rPr>
            <w:noProof/>
            <w:webHidden/>
          </w:rPr>
          <w:fldChar w:fldCharType="separate"/>
        </w:r>
        <w:r w:rsidR="00ED34D8">
          <w:rPr>
            <w:noProof/>
            <w:webHidden/>
          </w:rPr>
          <w:t>53</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6" w:history="1">
        <w:r w:rsidR="006F2A01" w:rsidRPr="006E2F88">
          <w:rPr>
            <w:rStyle w:val="Hyperlink"/>
            <w:noProof/>
          </w:rPr>
          <w:t>3.2.26</w:t>
        </w:r>
        <w:r w:rsidR="006F2A01">
          <w:rPr>
            <w:rFonts w:asciiTheme="minorHAnsi" w:eastAsiaTheme="minorEastAsia" w:hAnsiTheme="minorHAnsi" w:cstheme="minorBidi"/>
            <w:noProof/>
            <w:sz w:val="22"/>
            <w:szCs w:val="22"/>
          </w:rPr>
          <w:tab/>
        </w:r>
        <w:r w:rsidR="006F2A01" w:rsidRPr="006E2F88">
          <w:rPr>
            <w:rStyle w:val="Hyperlink"/>
            <w:noProof/>
          </w:rPr>
          <w:t>WION – Uitleveren van gebiedsinformatie.</w:t>
        </w:r>
        <w:r w:rsidR="006F2A01">
          <w:rPr>
            <w:noProof/>
            <w:webHidden/>
          </w:rPr>
          <w:tab/>
        </w:r>
        <w:r w:rsidR="006F2A01">
          <w:rPr>
            <w:noProof/>
            <w:webHidden/>
          </w:rPr>
          <w:fldChar w:fldCharType="begin"/>
        </w:r>
        <w:r w:rsidR="006F2A01">
          <w:rPr>
            <w:noProof/>
            <w:webHidden/>
          </w:rPr>
          <w:instrText xml:space="preserve"> PAGEREF _Toc478989186 \h </w:instrText>
        </w:r>
        <w:r w:rsidR="006F2A01">
          <w:rPr>
            <w:noProof/>
            <w:webHidden/>
          </w:rPr>
        </w:r>
        <w:r w:rsidR="006F2A01">
          <w:rPr>
            <w:noProof/>
            <w:webHidden/>
          </w:rPr>
          <w:fldChar w:fldCharType="separate"/>
        </w:r>
        <w:r w:rsidR="00ED34D8">
          <w:rPr>
            <w:noProof/>
            <w:webHidden/>
          </w:rPr>
          <w:t>54</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7" w:history="1">
        <w:r w:rsidR="006F2A01" w:rsidRPr="006E2F88">
          <w:rPr>
            <w:rStyle w:val="Hyperlink"/>
            <w:noProof/>
          </w:rPr>
          <w:t>3.2.27</w:t>
        </w:r>
        <w:r w:rsidR="006F2A01">
          <w:rPr>
            <w:rFonts w:asciiTheme="minorHAnsi" w:eastAsiaTheme="minorEastAsia" w:hAnsiTheme="minorHAnsi" w:cstheme="minorBidi"/>
            <w:noProof/>
            <w:sz w:val="22"/>
            <w:szCs w:val="22"/>
          </w:rPr>
          <w:tab/>
        </w:r>
        <w:r w:rsidR="006F2A01" w:rsidRPr="006E2F88">
          <w:rPr>
            <w:rStyle w:val="Hyperlink"/>
            <w:noProof/>
          </w:rPr>
          <w:t>Identifier management.</w:t>
        </w:r>
        <w:r w:rsidR="006F2A01">
          <w:rPr>
            <w:noProof/>
            <w:webHidden/>
          </w:rPr>
          <w:tab/>
        </w:r>
        <w:r w:rsidR="006F2A01">
          <w:rPr>
            <w:noProof/>
            <w:webHidden/>
          </w:rPr>
          <w:fldChar w:fldCharType="begin"/>
        </w:r>
        <w:r w:rsidR="006F2A01">
          <w:rPr>
            <w:noProof/>
            <w:webHidden/>
          </w:rPr>
          <w:instrText xml:space="preserve"> PAGEREF _Toc478989187 \h </w:instrText>
        </w:r>
        <w:r w:rsidR="006F2A01">
          <w:rPr>
            <w:noProof/>
            <w:webHidden/>
          </w:rPr>
        </w:r>
        <w:r w:rsidR="006F2A01">
          <w:rPr>
            <w:noProof/>
            <w:webHidden/>
          </w:rPr>
          <w:fldChar w:fldCharType="separate"/>
        </w:r>
        <w:r w:rsidR="00ED34D8">
          <w:rPr>
            <w:noProof/>
            <w:webHidden/>
          </w:rPr>
          <w:t>57</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88" w:history="1">
        <w:r w:rsidR="006F2A01" w:rsidRPr="006E2F88">
          <w:rPr>
            <w:rStyle w:val="Hyperlink"/>
            <w:noProof/>
          </w:rPr>
          <w:t>3.2.28</w:t>
        </w:r>
        <w:r w:rsidR="006F2A01">
          <w:rPr>
            <w:rFonts w:asciiTheme="minorHAnsi" w:eastAsiaTheme="minorEastAsia" w:hAnsiTheme="minorHAnsi" w:cstheme="minorBidi"/>
            <w:noProof/>
            <w:sz w:val="22"/>
            <w:szCs w:val="22"/>
          </w:rPr>
          <w:tab/>
        </w:r>
        <w:r w:rsidR="006F2A01" w:rsidRPr="006E2F88">
          <w:rPr>
            <w:rStyle w:val="Hyperlink"/>
            <w:noProof/>
          </w:rPr>
          <w:t>Tijd representatie en temporeel model.</w:t>
        </w:r>
        <w:r w:rsidR="006F2A01">
          <w:rPr>
            <w:noProof/>
            <w:webHidden/>
          </w:rPr>
          <w:tab/>
        </w:r>
        <w:r w:rsidR="006F2A01">
          <w:rPr>
            <w:noProof/>
            <w:webHidden/>
          </w:rPr>
          <w:fldChar w:fldCharType="begin"/>
        </w:r>
        <w:r w:rsidR="006F2A01">
          <w:rPr>
            <w:noProof/>
            <w:webHidden/>
          </w:rPr>
          <w:instrText xml:space="preserve"> PAGEREF _Toc478989188 \h </w:instrText>
        </w:r>
        <w:r w:rsidR="006F2A01">
          <w:rPr>
            <w:noProof/>
            <w:webHidden/>
          </w:rPr>
        </w:r>
        <w:r w:rsidR="006F2A01">
          <w:rPr>
            <w:noProof/>
            <w:webHidden/>
          </w:rPr>
          <w:fldChar w:fldCharType="separate"/>
        </w:r>
        <w:r w:rsidR="00ED34D8">
          <w:rPr>
            <w:noProof/>
            <w:webHidden/>
          </w:rPr>
          <w:t>59</w:t>
        </w:r>
        <w:r w:rsidR="006F2A01">
          <w:rPr>
            <w:noProof/>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89" w:history="1">
        <w:r w:rsidR="006F2A01" w:rsidRPr="006E2F88">
          <w:rPr>
            <w:rStyle w:val="Hyperlink"/>
          </w:rPr>
          <w:t>5.3</w:t>
        </w:r>
        <w:r w:rsidR="006F2A01">
          <w:rPr>
            <w:rFonts w:asciiTheme="minorHAnsi" w:eastAsiaTheme="minorEastAsia" w:hAnsiTheme="minorHAnsi" w:cstheme="minorBidi"/>
            <w:sz w:val="22"/>
            <w:szCs w:val="22"/>
          </w:rPr>
          <w:tab/>
        </w:r>
        <w:r w:rsidR="006F2A01" w:rsidRPr="006E2F88">
          <w:rPr>
            <w:rStyle w:val="Hyperlink"/>
          </w:rPr>
          <w:t>Andere toepassingen van IMKL2015.</w:t>
        </w:r>
        <w:r w:rsidR="006F2A01">
          <w:rPr>
            <w:webHidden/>
          </w:rPr>
          <w:tab/>
        </w:r>
        <w:r w:rsidR="006F2A01">
          <w:rPr>
            <w:webHidden/>
          </w:rPr>
          <w:fldChar w:fldCharType="begin"/>
        </w:r>
        <w:r w:rsidR="006F2A01">
          <w:rPr>
            <w:webHidden/>
          </w:rPr>
          <w:instrText xml:space="preserve"> PAGEREF _Toc478989189 \h </w:instrText>
        </w:r>
        <w:r w:rsidR="006F2A01">
          <w:rPr>
            <w:webHidden/>
          </w:rPr>
        </w:r>
        <w:r w:rsidR="006F2A01">
          <w:rPr>
            <w:webHidden/>
          </w:rPr>
          <w:fldChar w:fldCharType="separate"/>
        </w:r>
        <w:r w:rsidR="00ED34D8">
          <w:rPr>
            <w:webHidden/>
          </w:rPr>
          <w:t>60</w:t>
        </w:r>
        <w:r w:rsidR="006F2A01">
          <w:rPr>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90" w:history="1">
        <w:r w:rsidR="006F2A01" w:rsidRPr="006E2F88">
          <w:rPr>
            <w:rStyle w:val="Hyperlink"/>
            <w:noProof/>
          </w:rPr>
          <w:t>3.2.29</w:t>
        </w:r>
        <w:r w:rsidR="006F2A01">
          <w:rPr>
            <w:rFonts w:asciiTheme="minorHAnsi" w:eastAsiaTheme="minorEastAsia" w:hAnsiTheme="minorHAnsi" w:cstheme="minorBidi"/>
            <w:noProof/>
            <w:sz w:val="22"/>
            <w:szCs w:val="22"/>
          </w:rPr>
          <w:tab/>
        </w:r>
        <w:r w:rsidR="006F2A01" w:rsidRPr="006E2F88">
          <w:rPr>
            <w:rStyle w:val="Hyperlink"/>
            <w:noProof/>
          </w:rPr>
          <w:t>UML - EC61 overzicht.</w:t>
        </w:r>
        <w:r w:rsidR="006F2A01">
          <w:rPr>
            <w:noProof/>
            <w:webHidden/>
          </w:rPr>
          <w:tab/>
        </w:r>
        <w:r w:rsidR="006F2A01">
          <w:rPr>
            <w:noProof/>
            <w:webHidden/>
          </w:rPr>
          <w:fldChar w:fldCharType="begin"/>
        </w:r>
        <w:r w:rsidR="006F2A01">
          <w:rPr>
            <w:noProof/>
            <w:webHidden/>
          </w:rPr>
          <w:instrText xml:space="preserve"> PAGEREF _Toc478989190 \h </w:instrText>
        </w:r>
        <w:r w:rsidR="006F2A01">
          <w:rPr>
            <w:noProof/>
            <w:webHidden/>
          </w:rPr>
        </w:r>
        <w:r w:rsidR="006F2A01">
          <w:rPr>
            <w:noProof/>
            <w:webHidden/>
          </w:rPr>
          <w:fldChar w:fldCharType="separate"/>
        </w:r>
        <w:r w:rsidR="00ED34D8">
          <w:rPr>
            <w:noProof/>
            <w:webHidden/>
          </w:rPr>
          <w:t>61</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91" w:history="1">
        <w:r w:rsidR="006F2A01" w:rsidRPr="006E2F88">
          <w:rPr>
            <w:rStyle w:val="Hyperlink"/>
            <w:noProof/>
          </w:rPr>
          <w:t>3.2.30</w:t>
        </w:r>
        <w:r w:rsidR="006F2A01">
          <w:rPr>
            <w:rFonts w:asciiTheme="minorHAnsi" w:eastAsiaTheme="minorEastAsia" w:hAnsiTheme="minorHAnsi" w:cstheme="minorBidi"/>
            <w:noProof/>
            <w:sz w:val="22"/>
            <w:szCs w:val="22"/>
          </w:rPr>
          <w:tab/>
        </w:r>
        <w:r w:rsidR="006F2A01" w:rsidRPr="006E2F88">
          <w:rPr>
            <w:rStyle w:val="Hyperlink"/>
            <w:noProof/>
          </w:rPr>
          <w:t>UML - Buisleidingen Risicoregister overzicht.</w:t>
        </w:r>
        <w:r w:rsidR="006F2A01">
          <w:rPr>
            <w:noProof/>
            <w:webHidden/>
          </w:rPr>
          <w:tab/>
        </w:r>
        <w:r w:rsidR="006F2A01">
          <w:rPr>
            <w:noProof/>
            <w:webHidden/>
          </w:rPr>
          <w:fldChar w:fldCharType="begin"/>
        </w:r>
        <w:r w:rsidR="006F2A01">
          <w:rPr>
            <w:noProof/>
            <w:webHidden/>
          </w:rPr>
          <w:instrText xml:space="preserve"> PAGEREF _Toc478989191 \h </w:instrText>
        </w:r>
        <w:r w:rsidR="006F2A01">
          <w:rPr>
            <w:noProof/>
            <w:webHidden/>
          </w:rPr>
        </w:r>
        <w:r w:rsidR="006F2A01">
          <w:rPr>
            <w:noProof/>
            <w:webHidden/>
          </w:rPr>
          <w:fldChar w:fldCharType="separate"/>
        </w:r>
        <w:r w:rsidR="00ED34D8">
          <w:rPr>
            <w:noProof/>
            <w:webHidden/>
          </w:rPr>
          <w:t>63</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92" w:history="1">
        <w:r w:rsidR="006F2A01" w:rsidRPr="006E2F88">
          <w:rPr>
            <w:rStyle w:val="Hyperlink"/>
            <w:noProof/>
          </w:rPr>
          <w:t>3.2.31</w:t>
        </w:r>
        <w:r w:rsidR="006F2A01">
          <w:rPr>
            <w:rFonts w:asciiTheme="minorHAnsi" w:eastAsiaTheme="minorEastAsia" w:hAnsiTheme="minorHAnsi" w:cstheme="minorBidi"/>
            <w:noProof/>
            <w:sz w:val="22"/>
            <w:szCs w:val="22"/>
          </w:rPr>
          <w:tab/>
        </w:r>
        <w:r w:rsidR="006F2A01" w:rsidRPr="006E2F88">
          <w:rPr>
            <w:rStyle w:val="Hyperlink"/>
            <w:noProof/>
          </w:rPr>
          <w:t>UML - Stedelijk water overzicht.</w:t>
        </w:r>
        <w:r w:rsidR="006F2A01">
          <w:rPr>
            <w:noProof/>
            <w:webHidden/>
          </w:rPr>
          <w:tab/>
        </w:r>
        <w:r w:rsidR="006F2A01">
          <w:rPr>
            <w:noProof/>
            <w:webHidden/>
          </w:rPr>
          <w:fldChar w:fldCharType="begin"/>
        </w:r>
        <w:r w:rsidR="006F2A01">
          <w:rPr>
            <w:noProof/>
            <w:webHidden/>
          </w:rPr>
          <w:instrText xml:space="preserve"> PAGEREF _Toc478989192 \h </w:instrText>
        </w:r>
        <w:r w:rsidR="006F2A01">
          <w:rPr>
            <w:noProof/>
            <w:webHidden/>
          </w:rPr>
        </w:r>
        <w:r w:rsidR="006F2A01">
          <w:rPr>
            <w:noProof/>
            <w:webHidden/>
          </w:rPr>
          <w:fldChar w:fldCharType="separate"/>
        </w:r>
        <w:r w:rsidR="00ED34D8">
          <w:rPr>
            <w:noProof/>
            <w:webHidden/>
          </w:rPr>
          <w:t>65</w:t>
        </w:r>
        <w:r w:rsidR="006F2A01">
          <w:rPr>
            <w:noProof/>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93" w:history="1">
        <w:r w:rsidR="006F2A01" w:rsidRPr="006E2F88">
          <w:rPr>
            <w:rStyle w:val="Hyperlink"/>
          </w:rPr>
          <w:t>5.4</w:t>
        </w:r>
        <w:r w:rsidR="006F2A01">
          <w:rPr>
            <w:rFonts w:asciiTheme="minorHAnsi" w:eastAsiaTheme="minorEastAsia" w:hAnsiTheme="minorHAnsi" w:cstheme="minorBidi"/>
            <w:sz w:val="22"/>
            <w:szCs w:val="22"/>
          </w:rPr>
          <w:tab/>
        </w:r>
        <w:r w:rsidR="006F2A01" w:rsidRPr="006E2F88">
          <w:rPr>
            <w:rStyle w:val="Hyperlink"/>
          </w:rPr>
          <w:t>Objectcatalogus.</w:t>
        </w:r>
        <w:r w:rsidR="006F2A01">
          <w:rPr>
            <w:webHidden/>
          </w:rPr>
          <w:tab/>
        </w:r>
        <w:r w:rsidR="006F2A01">
          <w:rPr>
            <w:webHidden/>
          </w:rPr>
          <w:fldChar w:fldCharType="begin"/>
        </w:r>
        <w:r w:rsidR="006F2A01">
          <w:rPr>
            <w:webHidden/>
          </w:rPr>
          <w:instrText xml:space="preserve"> PAGEREF _Toc478989193 \h </w:instrText>
        </w:r>
        <w:r w:rsidR="006F2A01">
          <w:rPr>
            <w:webHidden/>
          </w:rPr>
        </w:r>
        <w:r w:rsidR="006F2A01">
          <w:rPr>
            <w:webHidden/>
          </w:rPr>
          <w:fldChar w:fldCharType="separate"/>
        </w:r>
        <w:r w:rsidR="00ED34D8">
          <w:rPr>
            <w:webHidden/>
          </w:rPr>
          <w:t>67</w:t>
        </w:r>
        <w:r w:rsidR="006F2A01">
          <w:rPr>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94" w:history="1">
        <w:r w:rsidR="006F2A01" w:rsidRPr="006E2F88">
          <w:rPr>
            <w:rStyle w:val="Hyperlink"/>
            <w:noProof/>
          </w:rPr>
          <w:t>3.2.32</w:t>
        </w:r>
        <w:r w:rsidR="006F2A01">
          <w:rPr>
            <w:rFonts w:asciiTheme="minorHAnsi" w:eastAsiaTheme="minorEastAsia" w:hAnsiTheme="minorHAnsi" w:cstheme="minorBidi"/>
            <w:noProof/>
            <w:sz w:val="22"/>
            <w:szCs w:val="22"/>
          </w:rPr>
          <w:tab/>
        </w:r>
        <w:r w:rsidR="006F2A01" w:rsidRPr="006E2F88">
          <w:rPr>
            <w:rStyle w:val="Hyperlink"/>
            <w:noProof/>
          </w:rPr>
          <w:t>Geografische objecten.</w:t>
        </w:r>
        <w:r w:rsidR="006F2A01">
          <w:rPr>
            <w:noProof/>
            <w:webHidden/>
          </w:rPr>
          <w:tab/>
        </w:r>
        <w:r w:rsidR="006F2A01">
          <w:rPr>
            <w:noProof/>
            <w:webHidden/>
          </w:rPr>
          <w:fldChar w:fldCharType="begin"/>
        </w:r>
        <w:r w:rsidR="006F2A01">
          <w:rPr>
            <w:noProof/>
            <w:webHidden/>
          </w:rPr>
          <w:instrText xml:space="preserve"> PAGEREF _Toc478989194 \h </w:instrText>
        </w:r>
        <w:r w:rsidR="006F2A01">
          <w:rPr>
            <w:noProof/>
            <w:webHidden/>
          </w:rPr>
        </w:r>
        <w:r w:rsidR="006F2A01">
          <w:rPr>
            <w:noProof/>
            <w:webHidden/>
          </w:rPr>
          <w:fldChar w:fldCharType="separate"/>
        </w:r>
        <w:r w:rsidR="00ED34D8">
          <w:rPr>
            <w:noProof/>
            <w:webHidden/>
          </w:rPr>
          <w:t>70</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95" w:history="1">
        <w:r w:rsidR="006F2A01" w:rsidRPr="006E2F88">
          <w:rPr>
            <w:rStyle w:val="Hyperlink"/>
            <w:noProof/>
          </w:rPr>
          <w:t>3.2.33</w:t>
        </w:r>
        <w:r w:rsidR="006F2A01">
          <w:rPr>
            <w:rFonts w:asciiTheme="minorHAnsi" w:eastAsiaTheme="minorEastAsia" w:hAnsiTheme="minorHAnsi" w:cstheme="minorBidi"/>
            <w:noProof/>
            <w:sz w:val="22"/>
            <w:szCs w:val="22"/>
          </w:rPr>
          <w:tab/>
        </w:r>
        <w:r w:rsidR="006F2A01" w:rsidRPr="006E2F88">
          <w:rPr>
            <w:rStyle w:val="Hyperlink"/>
            <w:noProof/>
          </w:rPr>
          <w:t>Data typen.</w:t>
        </w:r>
        <w:r w:rsidR="006F2A01">
          <w:rPr>
            <w:noProof/>
            <w:webHidden/>
          </w:rPr>
          <w:tab/>
        </w:r>
        <w:r w:rsidR="006F2A01">
          <w:rPr>
            <w:noProof/>
            <w:webHidden/>
          </w:rPr>
          <w:fldChar w:fldCharType="begin"/>
        </w:r>
        <w:r w:rsidR="006F2A01">
          <w:rPr>
            <w:noProof/>
            <w:webHidden/>
          </w:rPr>
          <w:instrText xml:space="preserve"> PAGEREF _Toc478989195 \h </w:instrText>
        </w:r>
        <w:r w:rsidR="006F2A01">
          <w:rPr>
            <w:noProof/>
            <w:webHidden/>
          </w:rPr>
        </w:r>
        <w:r w:rsidR="006F2A01">
          <w:rPr>
            <w:noProof/>
            <w:webHidden/>
          </w:rPr>
          <w:fldChar w:fldCharType="separate"/>
        </w:r>
        <w:r w:rsidR="00ED34D8">
          <w:rPr>
            <w:noProof/>
            <w:webHidden/>
          </w:rPr>
          <w:t>70</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96" w:history="1">
        <w:r w:rsidR="006F2A01" w:rsidRPr="006E2F88">
          <w:rPr>
            <w:rStyle w:val="Hyperlink"/>
            <w:noProof/>
          </w:rPr>
          <w:t>3.2.34</w:t>
        </w:r>
        <w:r w:rsidR="006F2A01">
          <w:rPr>
            <w:rFonts w:asciiTheme="minorHAnsi" w:eastAsiaTheme="minorEastAsia" w:hAnsiTheme="minorHAnsi" w:cstheme="minorBidi"/>
            <w:noProof/>
            <w:sz w:val="22"/>
            <w:szCs w:val="22"/>
          </w:rPr>
          <w:tab/>
        </w:r>
        <w:r w:rsidR="006F2A01" w:rsidRPr="006E2F88">
          <w:rPr>
            <w:rStyle w:val="Hyperlink"/>
            <w:noProof/>
          </w:rPr>
          <w:t>Waardelijsten.</w:t>
        </w:r>
        <w:r w:rsidR="006F2A01">
          <w:rPr>
            <w:noProof/>
            <w:webHidden/>
          </w:rPr>
          <w:tab/>
        </w:r>
        <w:r w:rsidR="006F2A01">
          <w:rPr>
            <w:noProof/>
            <w:webHidden/>
          </w:rPr>
          <w:fldChar w:fldCharType="begin"/>
        </w:r>
        <w:r w:rsidR="006F2A01">
          <w:rPr>
            <w:noProof/>
            <w:webHidden/>
          </w:rPr>
          <w:instrText xml:space="preserve"> PAGEREF _Toc478989196 \h </w:instrText>
        </w:r>
        <w:r w:rsidR="006F2A01">
          <w:rPr>
            <w:noProof/>
            <w:webHidden/>
          </w:rPr>
        </w:r>
        <w:r w:rsidR="006F2A01">
          <w:rPr>
            <w:noProof/>
            <w:webHidden/>
          </w:rPr>
          <w:fldChar w:fldCharType="separate"/>
        </w:r>
        <w:r w:rsidR="00ED34D8">
          <w:rPr>
            <w:noProof/>
            <w:webHidden/>
          </w:rPr>
          <w:t>70</w:t>
        </w:r>
        <w:r w:rsidR="006F2A01">
          <w:rPr>
            <w:noProof/>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197" w:history="1">
        <w:r w:rsidR="006F2A01" w:rsidRPr="006E2F88">
          <w:rPr>
            <w:rStyle w:val="Hyperlink"/>
            <w:noProof/>
          </w:rPr>
          <w:t>3.2.35</w:t>
        </w:r>
        <w:r w:rsidR="006F2A01">
          <w:rPr>
            <w:rFonts w:asciiTheme="minorHAnsi" w:eastAsiaTheme="minorEastAsia" w:hAnsiTheme="minorHAnsi" w:cstheme="minorBidi"/>
            <w:noProof/>
            <w:sz w:val="22"/>
            <w:szCs w:val="22"/>
          </w:rPr>
          <w:tab/>
        </w:r>
        <w:r w:rsidR="006F2A01" w:rsidRPr="006E2F88">
          <w:rPr>
            <w:rStyle w:val="Hyperlink"/>
            <w:noProof/>
          </w:rPr>
          <w:t>Geïmporteerde typen (informatief).</w:t>
        </w:r>
        <w:r w:rsidR="006F2A01">
          <w:rPr>
            <w:noProof/>
            <w:webHidden/>
          </w:rPr>
          <w:tab/>
        </w:r>
        <w:r w:rsidR="006F2A01">
          <w:rPr>
            <w:noProof/>
            <w:webHidden/>
          </w:rPr>
          <w:fldChar w:fldCharType="begin"/>
        </w:r>
        <w:r w:rsidR="006F2A01">
          <w:rPr>
            <w:noProof/>
            <w:webHidden/>
          </w:rPr>
          <w:instrText xml:space="preserve"> PAGEREF _Toc478989197 \h </w:instrText>
        </w:r>
        <w:r w:rsidR="006F2A01">
          <w:rPr>
            <w:noProof/>
            <w:webHidden/>
          </w:rPr>
        </w:r>
        <w:r w:rsidR="006F2A01">
          <w:rPr>
            <w:noProof/>
            <w:webHidden/>
          </w:rPr>
          <w:fldChar w:fldCharType="separate"/>
        </w:r>
        <w:r w:rsidR="00ED34D8">
          <w:rPr>
            <w:noProof/>
            <w:webHidden/>
          </w:rPr>
          <w:t>70</w:t>
        </w:r>
        <w:r w:rsidR="006F2A01">
          <w:rPr>
            <w:noProof/>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198" w:history="1">
        <w:r w:rsidR="006F2A01" w:rsidRPr="006E2F88">
          <w:rPr>
            <w:rStyle w:val="Hyperlink"/>
            <w:noProof/>
          </w:rPr>
          <w:t>Referentiesystemen</w:t>
        </w:r>
        <w:r w:rsidR="006F2A01">
          <w:rPr>
            <w:noProof/>
            <w:webHidden/>
          </w:rPr>
          <w:tab/>
        </w:r>
        <w:r w:rsidR="006F2A01">
          <w:rPr>
            <w:noProof/>
            <w:webHidden/>
          </w:rPr>
          <w:fldChar w:fldCharType="begin"/>
        </w:r>
        <w:r w:rsidR="006F2A01">
          <w:rPr>
            <w:noProof/>
            <w:webHidden/>
          </w:rPr>
          <w:instrText xml:space="preserve"> PAGEREF _Toc478989198 \h </w:instrText>
        </w:r>
        <w:r w:rsidR="006F2A01">
          <w:rPr>
            <w:noProof/>
            <w:webHidden/>
          </w:rPr>
        </w:r>
        <w:r w:rsidR="006F2A01">
          <w:rPr>
            <w:noProof/>
            <w:webHidden/>
          </w:rPr>
          <w:fldChar w:fldCharType="separate"/>
        </w:r>
        <w:r w:rsidR="00ED34D8">
          <w:rPr>
            <w:noProof/>
            <w:webHidden/>
          </w:rPr>
          <w:t>71</w:t>
        </w:r>
        <w:r w:rsidR="006F2A01">
          <w:rPr>
            <w:noProof/>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199" w:history="1">
        <w:r w:rsidR="006F2A01" w:rsidRPr="006E2F88">
          <w:rPr>
            <w:rStyle w:val="Hyperlink"/>
          </w:rPr>
          <w:t>6.1</w:t>
        </w:r>
        <w:r w:rsidR="006F2A01">
          <w:rPr>
            <w:rFonts w:asciiTheme="minorHAnsi" w:eastAsiaTheme="minorEastAsia" w:hAnsiTheme="minorHAnsi" w:cstheme="minorBidi"/>
            <w:sz w:val="22"/>
            <w:szCs w:val="22"/>
          </w:rPr>
          <w:tab/>
        </w:r>
        <w:r w:rsidR="006F2A01" w:rsidRPr="006E2F88">
          <w:rPr>
            <w:rStyle w:val="Hyperlink"/>
          </w:rPr>
          <w:t>Ruimtelijk referentiesysteem.</w:t>
        </w:r>
        <w:r w:rsidR="006F2A01">
          <w:rPr>
            <w:webHidden/>
          </w:rPr>
          <w:tab/>
        </w:r>
        <w:r w:rsidR="006F2A01">
          <w:rPr>
            <w:webHidden/>
          </w:rPr>
          <w:fldChar w:fldCharType="begin"/>
        </w:r>
        <w:r w:rsidR="006F2A01">
          <w:rPr>
            <w:webHidden/>
          </w:rPr>
          <w:instrText xml:space="preserve"> PAGEREF _Toc478989199 \h </w:instrText>
        </w:r>
        <w:r w:rsidR="006F2A01">
          <w:rPr>
            <w:webHidden/>
          </w:rPr>
        </w:r>
        <w:r w:rsidR="006F2A01">
          <w:rPr>
            <w:webHidden/>
          </w:rPr>
          <w:fldChar w:fldCharType="separate"/>
        </w:r>
        <w:r w:rsidR="00ED34D8">
          <w:rPr>
            <w:webHidden/>
          </w:rPr>
          <w:t>71</w:t>
        </w:r>
        <w:r w:rsidR="006F2A01">
          <w:rPr>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200" w:history="1">
        <w:r w:rsidR="006F2A01" w:rsidRPr="006E2F88">
          <w:rPr>
            <w:rStyle w:val="Hyperlink"/>
            <w:noProof/>
          </w:rPr>
          <w:t>Levering</w:t>
        </w:r>
        <w:r w:rsidR="006F2A01">
          <w:rPr>
            <w:noProof/>
            <w:webHidden/>
          </w:rPr>
          <w:tab/>
        </w:r>
        <w:r w:rsidR="006F2A01">
          <w:rPr>
            <w:noProof/>
            <w:webHidden/>
          </w:rPr>
          <w:tab/>
        </w:r>
        <w:r w:rsidR="006F2A01">
          <w:rPr>
            <w:noProof/>
            <w:webHidden/>
          </w:rPr>
          <w:fldChar w:fldCharType="begin"/>
        </w:r>
        <w:r w:rsidR="006F2A01">
          <w:rPr>
            <w:noProof/>
            <w:webHidden/>
          </w:rPr>
          <w:instrText xml:space="preserve"> PAGEREF _Toc478989200 \h </w:instrText>
        </w:r>
        <w:r w:rsidR="006F2A01">
          <w:rPr>
            <w:noProof/>
            <w:webHidden/>
          </w:rPr>
        </w:r>
        <w:r w:rsidR="006F2A01">
          <w:rPr>
            <w:noProof/>
            <w:webHidden/>
          </w:rPr>
          <w:fldChar w:fldCharType="separate"/>
        </w:r>
        <w:r w:rsidR="00ED34D8">
          <w:rPr>
            <w:noProof/>
            <w:webHidden/>
          </w:rPr>
          <w:t>72</w:t>
        </w:r>
        <w:r w:rsidR="006F2A01">
          <w:rPr>
            <w:noProof/>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201" w:history="1">
        <w:r w:rsidR="006F2A01" w:rsidRPr="006E2F88">
          <w:rPr>
            <w:rStyle w:val="Hyperlink"/>
          </w:rPr>
          <w:t>7.1</w:t>
        </w:r>
        <w:r w:rsidR="006F2A01">
          <w:rPr>
            <w:rFonts w:asciiTheme="minorHAnsi" w:eastAsiaTheme="minorEastAsia" w:hAnsiTheme="minorHAnsi" w:cstheme="minorBidi"/>
            <w:sz w:val="22"/>
            <w:szCs w:val="22"/>
          </w:rPr>
          <w:tab/>
        </w:r>
        <w:r w:rsidR="006F2A01" w:rsidRPr="006E2F88">
          <w:rPr>
            <w:rStyle w:val="Hyperlink"/>
          </w:rPr>
          <w:t>Leveringsmedium.</w:t>
        </w:r>
        <w:r w:rsidR="006F2A01">
          <w:rPr>
            <w:webHidden/>
          </w:rPr>
          <w:tab/>
        </w:r>
        <w:r w:rsidR="006F2A01">
          <w:rPr>
            <w:webHidden/>
          </w:rPr>
          <w:fldChar w:fldCharType="begin"/>
        </w:r>
        <w:r w:rsidR="006F2A01">
          <w:rPr>
            <w:webHidden/>
          </w:rPr>
          <w:instrText xml:space="preserve"> PAGEREF _Toc478989201 \h </w:instrText>
        </w:r>
        <w:r w:rsidR="006F2A01">
          <w:rPr>
            <w:webHidden/>
          </w:rPr>
        </w:r>
        <w:r w:rsidR="006F2A01">
          <w:rPr>
            <w:webHidden/>
          </w:rPr>
          <w:fldChar w:fldCharType="separate"/>
        </w:r>
        <w:r w:rsidR="00ED34D8">
          <w:rPr>
            <w:webHidden/>
          </w:rPr>
          <w:t>72</w:t>
        </w:r>
        <w:r w:rsidR="006F2A01">
          <w:rPr>
            <w:webHidden/>
          </w:rPr>
          <w:fldChar w:fldCharType="end"/>
        </w:r>
      </w:hyperlink>
    </w:p>
    <w:p w:rsidR="006F2A01" w:rsidRDefault="0028723D">
      <w:pPr>
        <w:pStyle w:val="Inhopg2"/>
        <w:rPr>
          <w:rFonts w:asciiTheme="minorHAnsi" w:eastAsiaTheme="minorEastAsia" w:hAnsiTheme="minorHAnsi" w:cstheme="minorBidi"/>
          <w:sz w:val="22"/>
          <w:szCs w:val="22"/>
        </w:rPr>
      </w:pPr>
      <w:hyperlink w:anchor="_Toc478989202" w:history="1">
        <w:r w:rsidR="006F2A01" w:rsidRPr="006E2F88">
          <w:rPr>
            <w:rStyle w:val="Hyperlink"/>
          </w:rPr>
          <w:t>7.2</w:t>
        </w:r>
        <w:r w:rsidR="006F2A01">
          <w:rPr>
            <w:rFonts w:asciiTheme="minorHAnsi" w:eastAsiaTheme="minorEastAsia" w:hAnsiTheme="minorHAnsi" w:cstheme="minorBidi"/>
            <w:sz w:val="22"/>
            <w:szCs w:val="22"/>
          </w:rPr>
          <w:tab/>
        </w:r>
        <w:r w:rsidR="006F2A01" w:rsidRPr="006E2F88">
          <w:rPr>
            <w:rStyle w:val="Hyperlink"/>
          </w:rPr>
          <w:t>Formaten (encodings).</w:t>
        </w:r>
        <w:r w:rsidR="006F2A01">
          <w:rPr>
            <w:webHidden/>
          </w:rPr>
          <w:tab/>
        </w:r>
        <w:r w:rsidR="006F2A01">
          <w:rPr>
            <w:webHidden/>
          </w:rPr>
          <w:fldChar w:fldCharType="begin"/>
        </w:r>
        <w:r w:rsidR="006F2A01">
          <w:rPr>
            <w:webHidden/>
          </w:rPr>
          <w:instrText xml:space="preserve"> PAGEREF _Toc478989202 \h </w:instrText>
        </w:r>
        <w:r w:rsidR="006F2A01">
          <w:rPr>
            <w:webHidden/>
          </w:rPr>
        </w:r>
        <w:r w:rsidR="006F2A01">
          <w:rPr>
            <w:webHidden/>
          </w:rPr>
          <w:fldChar w:fldCharType="separate"/>
        </w:r>
        <w:r w:rsidR="00ED34D8">
          <w:rPr>
            <w:webHidden/>
          </w:rPr>
          <w:t>72</w:t>
        </w:r>
        <w:r w:rsidR="006F2A01">
          <w:rPr>
            <w:webHidden/>
          </w:rPr>
          <w:fldChar w:fldCharType="end"/>
        </w:r>
      </w:hyperlink>
    </w:p>
    <w:p w:rsidR="006F2A01" w:rsidRDefault="0028723D">
      <w:pPr>
        <w:pStyle w:val="Inhopg3"/>
        <w:rPr>
          <w:rFonts w:asciiTheme="minorHAnsi" w:eastAsiaTheme="minorEastAsia" w:hAnsiTheme="minorHAnsi" w:cstheme="minorBidi"/>
          <w:noProof/>
          <w:sz w:val="22"/>
          <w:szCs w:val="22"/>
        </w:rPr>
      </w:pPr>
      <w:hyperlink w:anchor="_Toc478989203" w:history="1">
        <w:r w:rsidR="006F2A01" w:rsidRPr="006E2F88">
          <w:rPr>
            <w:rStyle w:val="Hyperlink"/>
            <w:noProof/>
          </w:rPr>
          <w:t>3.2.36</w:t>
        </w:r>
        <w:r w:rsidR="006F2A01">
          <w:rPr>
            <w:rFonts w:asciiTheme="minorHAnsi" w:eastAsiaTheme="minorEastAsia" w:hAnsiTheme="minorHAnsi" w:cstheme="minorBidi"/>
            <w:noProof/>
            <w:sz w:val="22"/>
            <w:szCs w:val="22"/>
          </w:rPr>
          <w:tab/>
        </w:r>
        <w:r w:rsidR="006F2A01" w:rsidRPr="006E2F88">
          <w:rPr>
            <w:rStyle w:val="Hyperlink"/>
            <w:noProof/>
          </w:rPr>
          <w:t>Nadere GML implementatie specificaties</w:t>
        </w:r>
        <w:r w:rsidR="006F2A01">
          <w:rPr>
            <w:noProof/>
            <w:webHidden/>
          </w:rPr>
          <w:tab/>
        </w:r>
        <w:r w:rsidR="006F2A01">
          <w:rPr>
            <w:noProof/>
            <w:webHidden/>
          </w:rPr>
          <w:fldChar w:fldCharType="begin"/>
        </w:r>
        <w:r w:rsidR="006F2A01">
          <w:rPr>
            <w:noProof/>
            <w:webHidden/>
          </w:rPr>
          <w:instrText xml:space="preserve"> PAGEREF _Toc478989203 \h </w:instrText>
        </w:r>
        <w:r w:rsidR="006F2A01">
          <w:rPr>
            <w:noProof/>
            <w:webHidden/>
          </w:rPr>
        </w:r>
        <w:r w:rsidR="006F2A01">
          <w:rPr>
            <w:noProof/>
            <w:webHidden/>
          </w:rPr>
          <w:fldChar w:fldCharType="separate"/>
        </w:r>
        <w:r w:rsidR="00ED34D8">
          <w:rPr>
            <w:noProof/>
            <w:webHidden/>
          </w:rPr>
          <w:t>72</w:t>
        </w:r>
        <w:r w:rsidR="006F2A01">
          <w:rPr>
            <w:noProof/>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204" w:history="1">
        <w:r w:rsidR="006F2A01" w:rsidRPr="006E2F88">
          <w:rPr>
            <w:rStyle w:val="Hyperlink"/>
            <w:noProof/>
          </w:rPr>
          <w:t>Visualisatie</w:t>
        </w:r>
        <w:r w:rsidR="006F2A01">
          <w:rPr>
            <w:noProof/>
            <w:webHidden/>
          </w:rPr>
          <w:tab/>
        </w:r>
        <w:r w:rsidR="006F2A01">
          <w:rPr>
            <w:noProof/>
            <w:webHidden/>
          </w:rPr>
          <w:fldChar w:fldCharType="begin"/>
        </w:r>
        <w:r w:rsidR="006F2A01">
          <w:rPr>
            <w:noProof/>
            <w:webHidden/>
          </w:rPr>
          <w:instrText xml:space="preserve"> PAGEREF _Toc478989204 \h </w:instrText>
        </w:r>
        <w:r w:rsidR="006F2A01">
          <w:rPr>
            <w:noProof/>
            <w:webHidden/>
          </w:rPr>
        </w:r>
        <w:r w:rsidR="006F2A01">
          <w:rPr>
            <w:noProof/>
            <w:webHidden/>
          </w:rPr>
          <w:fldChar w:fldCharType="separate"/>
        </w:r>
        <w:r w:rsidR="00ED34D8">
          <w:rPr>
            <w:noProof/>
            <w:webHidden/>
          </w:rPr>
          <w:t>75</w:t>
        </w:r>
        <w:r w:rsidR="006F2A01">
          <w:rPr>
            <w:noProof/>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205" w:history="1">
        <w:r w:rsidR="006F2A01" w:rsidRPr="006E2F88">
          <w:rPr>
            <w:rStyle w:val="Hyperlink"/>
            <w:noProof/>
          </w:rPr>
          <w:t>Bibliografie</w:t>
        </w:r>
        <w:r w:rsidR="006F2A01">
          <w:rPr>
            <w:noProof/>
            <w:webHidden/>
          </w:rPr>
          <w:tab/>
        </w:r>
        <w:r w:rsidR="006F2A01">
          <w:rPr>
            <w:noProof/>
            <w:webHidden/>
          </w:rPr>
          <w:fldChar w:fldCharType="begin"/>
        </w:r>
        <w:r w:rsidR="006F2A01">
          <w:rPr>
            <w:noProof/>
            <w:webHidden/>
          </w:rPr>
          <w:instrText xml:space="preserve"> PAGEREF _Toc478989205 \h </w:instrText>
        </w:r>
        <w:r w:rsidR="006F2A01">
          <w:rPr>
            <w:noProof/>
            <w:webHidden/>
          </w:rPr>
        </w:r>
        <w:r w:rsidR="006F2A01">
          <w:rPr>
            <w:noProof/>
            <w:webHidden/>
          </w:rPr>
          <w:fldChar w:fldCharType="separate"/>
        </w:r>
        <w:r w:rsidR="00ED34D8">
          <w:rPr>
            <w:noProof/>
            <w:webHidden/>
          </w:rPr>
          <w:t>76</w:t>
        </w:r>
        <w:r w:rsidR="006F2A01">
          <w:rPr>
            <w:noProof/>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206" w:history="1">
        <w:r w:rsidR="006F2A01" w:rsidRPr="006E2F88">
          <w:rPr>
            <w:rStyle w:val="Hyperlink"/>
            <w:noProof/>
          </w:rPr>
          <w:t>Bijlage 1: IMKL1.1 (2012)</w:t>
        </w:r>
        <w:r w:rsidR="006F2A01">
          <w:rPr>
            <w:noProof/>
            <w:webHidden/>
          </w:rPr>
          <w:tab/>
        </w:r>
        <w:r w:rsidR="006F2A01">
          <w:rPr>
            <w:noProof/>
            <w:webHidden/>
          </w:rPr>
          <w:fldChar w:fldCharType="begin"/>
        </w:r>
        <w:r w:rsidR="006F2A01">
          <w:rPr>
            <w:noProof/>
            <w:webHidden/>
          </w:rPr>
          <w:instrText xml:space="preserve"> PAGEREF _Toc478989206 \h </w:instrText>
        </w:r>
        <w:r w:rsidR="006F2A01">
          <w:rPr>
            <w:noProof/>
            <w:webHidden/>
          </w:rPr>
        </w:r>
        <w:r w:rsidR="006F2A01">
          <w:rPr>
            <w:noProof/>
            <w:webHidden/>
          </w:rPr>
          <w:fldChar w:fldCharType="separate"/>
        </w:r>
        <w:r w:rsidR="00ED34D8">
          <w:rPr>
            <w:noProof/>
            <w:webHidden/>
          </w:rPr>
          <w:t>77</w:t>
        </w:r>
        <w:r w:rsidR="006F2A01">
          <w:rPr>
            <w:noProof/>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207" w:history="1">
        <w:r w:rsidR="006F2A01" w:rsidRPr="006E2F88">
          <w:rPr>
            <w:rStyle w:val="Hyperlink"/>
            <w:noProof/>
          </w:rPr>
          <w:t>Bijlage 2: IMKL2015 waardelijsten.</w:t>
        </w:r>
        <w:r w:rsidR="006F2A01">
          <w:rPr>
            <w:noProof/>
            <w:webHidden/>
          </w:rPr>
          <w:tab/>
        </w:r>
        <w:r w:rsidR="006F2A01">
          <w:rPr>
            <w:noProof/>
            <w:webHidden/>
          </w:rPr>
          <w:fldChar w:fldCharType="begin"/>
        </w:r>
        <w:r w:rsidR="006F2A01">
          <w:rPr>
            <w:noProof/>
            <w:webHidden/>
          </w:rPr>
          <w:instrText xml:space="preserve"> PAGEREF _Toc478989207 \h </w:instrText>
        </w:r>
        <w:r w:rsidR="006F2A01">
          <w:rPr>
            <w:noProof/>
            <w:webHidden/>
          </w:rPr>
        </w:r>
        <w:r w:rsidR="006F2A01">
          <w:rPr>
            <w:noProof/>
            <w:webHidden/>
          </w:rPr>
          <w:fldChar w:fldCharType="separate"/>
        </w:r>
        <w:r w:rsidR="00ED34D8">
          <w:rPr>
            <w:noProof/>
            <w:webHidden/>
          </w:rPr>
          <w:t>78</w:t>
        </w:r>
        <w:r w:rsidR="006F2A01">
          <w:rPr>
            <w:noProof/>
            <w:webHidden/>
          </w:rPr>
          <w:fldChar w:fldCharType="end"/>
        </w:r>
      </w:hyperlink>
    </w:p>
    <w:p w:rsidR="006F2A01" w:rsidRDefault="0028723D">
      <w:pPr>
        <w:pStyle w:val="Inhopg1"/>
        <w:rPr>
          <w:rFonts w:asciiTheme="minorHAnsi" w:eastAsiaTheme="minorEastAsia" w:hAnsiTheme="minorHAnsi" w:cstheme="minorBidi"/>
          <w:noProof/>
          <w:sz w:val="22"/>
          <w:szCs w:val="22"/>
        </w:rPr>
      </w:pPr>
      <w:hyperlink w:anchor="_Toc478989208" w:history="1">
        <w:r w:rsidR="006F2A01" w:rsidRPr="006E2F88">
          <w:rPr>
            <w:rStyle w:val="Hyperlink"/>
            <w:noProof/>
          </w:rPr>
          <w:t>Bijlage 3: Toelichting op geometriemodel.</w:t>
        </w:r>
        <w:r w:rsidR="006F2A01">
          <w:rPr>
            <w:noProof/>
            <w:webHidden/>
          </w:rPr>
          <w:tab/>
        </w:r>
        <w:r w:rsidR="006F2A01">
          <w:rPr>
            <w:noProof/>
            <w:webHidden/>
          </w:rPr>
          <w:fldChar w:fldCharType="begin"/>
        </w:r>
        <w:r w:rsidR="006F2A01">
          <w:rPr>
            <w:noProof/>
            <w:webHidden/>
          </w:rPr>
          <w:instrText xml:space="preserve"> PAGEREF _Toc478989208 \h </w:instrText>
        </w:r>
        <w:r w:rsidR="006F2A01">
          <w:rPr>
            <w:noProof/>
            <w:webHidden/>
          </w:rPr>
        </w:r>
        <w:r w:rsidR="006F2A01">
          <w:rPr>
            <w:noProof/>
            <w:webHidden/>
          </w:rPr>
          <w:fldChar w:fldCharType="separate"/>
        </w:r>
        <w:r w:rsidR="00ED34D8">
          <w:rPr>
            <w:noProof/>
            <w:webHidden/>
          </w:rPr>
          <w:t>78</w:t>
        </w:r>
        <w:r w:rsidR="006F2A01">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78989147"/>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78989148"/>
      <w:bookmarkEnd w:id="2"/>
      <w:r>
        <w:t>Scope</w:t>
      </w:r>
      <w:bookmarkEnd w:id="3"/>
    </w:p>
    <w:p w:rsidR="00AA1364" w:rsidRPr="007C7339" w:rsidRDefault="00576E1A" w:rsidP="007C7339">
      <w:pPr>
        <w:pStyle w:val="Paragraaftitel"/>
        <w:spacing w:line="240" w:lineRule="atLeast"/>
      </w:pPr>
      <w:bookmarkStart w:id="4" w:name="_Toc478989149"/>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78989150"/>
      <w:r>
        <w:t>Over</w:t>
      </w:r>
      <w:r w:rsidR="00D0633C">
        <w:t>zicht</w:t>
      </w:r>
      <w:bookmarkEnd w:id="5"/>
    </w:p>
    <w:p w:rsidR="003C4DDF" w:rsidRDefault="00576E1A" w:rsidP="007C7339">
      <w:pPr>
        <w:pStyle w:val="Paragraaftitel"/>
        <w:spacing w:line="240" w:lineRule="atLeast"/>
      </w:pPr>
      <w:bookmarkStart w:id="6" w:name="_Toc478989151"/>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78989152"/>
      <w:r>
        <w:t>Informele beschrijving</w:t>
      </w:r>
      <w:r w:rsidR="00283BD6">
        <w:t>.</w:t>
      </w:r>
      <w:bookmarkEnd w:id="7"/>
    </w:p>
    <w:p w:rsidR="00E548CF" w:rsidRPr="00653DF3" w:rsidRDefault="00E548CF" w:rsidP="00361936">
      <w:pPr>
        <w:pStyle w:val="subparagraaftitel"/>
      </w:pPr>
      <w:bookmarkStart w:id="8" w:name="_Toc478989153"/>
      <w:r w:rsidRPr="00446ECB">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78989154"/>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28723D" w:rsidP="00E548CF">
      <w:pPr>
        <w:spacing w:line="240" w:lineRule="atLeast"/>
        <w:jc w:val="left"/>
      </w:pPr>
      <w:r>
        <w:rPr>
          <w:noProof/>
        </w:rPr>
        <w:lastRenderedPageBreak/>
        <w:pict>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28723D" w:rsidRDefault="0028723D">
                  <w:r>
                    <w:t>IMKL2015-wion</w:t>
                  </w:r>
                </w:p>
              </w:txbxContent>
            </v:textbox>
            <w10:wrap type="square"/>
          </v:shape>
        </w:pict>
      </w:r>
      <w:r w:rsidR="00F3608E" w:rsidRPr="00F3608E">
        <w:rPr>
          <w:noProof/>
        </w:rPr>
        <w:drawing>
          <wp:anchor distT="0" distB="0" distL="114300" distR="114300" simplePos="0" relativeHeight="251641344"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r w:rsidR="00170B60" w:rsidRPr="00514379">
        <w:t>IM</w:t>
      </w:r>
      <w:r w:rsidR="00170B60">
        <w:t>KL2015-wion</w:t>
      </w:r>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IMKL2015 ook heeft. IMKL2015 maakt gebruik van de ervaring die </w:t>
      </w:r>
      <w:r w:rsidR="001D2BA4">
        <w:t>in AGIV – IMKL2.1 is opgedaan</w:t>
      </w:r>
      <w:r w:rsidR="001D2BA4"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geldt dat er vier gegevensuitwisseltrajecten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0" w:name="_Toc478989155"/>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28723D"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 xml:space="preserve">NEN 3610/A1:2016 </w:t>
      </w:r>
      <w:r w:rsidRPr="008119F2">
        <w:t>Basismodel Geo-informatie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1" w:name="_Toc478989156"/>
      <w:r>
        <w:t>Totstandkoming</w:t>
      </w:r>
      <w:r w:rsidR="00283BD6">
        <w:t>.</w:t>
      </w:r>
      <w:bookmarkEnd w:id="11"/>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B8526C" w:rsidRPr="000E3C4F">
        <w:t>3</w:t>
      </w:r>
      <w:r w:rsidR="006F2CE2" w:rsidRPr="000E3C4F">
        <w:t>-</w:t>
      </w:r>
      <w:r w:rsidR="008313A1">
        <w:t>31</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78989157"/>
      <w:r>
        <w:t>Termen en definities</w:t>
      </w:r>
      <w:r w:rsidR="00283BD6">
        <w:t>.</w:t>
      </w:r>
      <w:bookmarkEnd w:id="1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28723D"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47898915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9" w:name="_Toc478989159"/>
      <w:r>
        <w:t>Identificatie</w:t>
      </w:r>
      <w:r w:rsidR="001724FE">
        <w:t xml:space="preserve"> document</w:t>
      </w:r>
      <w:bookmarkEnd w:id="2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30098D">
              <w:rPr>
                <w:rFonts w:cs="Arial"/>
              </w:rPr>
              <w:t>KLIC</w:t>
            </w:r>
            <w:r w:rsidR="0080639F">
              <w:rPr>
                <w:rFonts w:cs="Arial"/>
              </w:rPr>
              <w:t>.</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78989160"/>
      <w:r>
        <w:t>Data content en structuur</w:t>
      </w:r>
      <w:bookmarkEnd w:id="3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1" w:name="_Toc478989161"/>
      <w:r>
        <w:t>Inleiding</w:t>
      </w:r>
      <w:r w:rsidR="00283BD6">
        <w:t>.</w:t>
      </w:r>
      <w:bookmarkEnd w:id="3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30098D">
      <w:pPr>
        <w:pStyle w:val="Paragraaftitel"/>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478989162"/>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rsidR="00576E1A" w:rsidRPr="005E1AD7" w:rsidRDefault="00A26E72" w:rsidP="0030098D">
      <w:pPr>
        <w:pStyle w:val="subparagraaftitel"/>
      </w:pPr>
      <w:bookmarkStart w:id="55" w:name="_Toc478989163"/>
      <w:r w:rsidRPr="005E1AD7">
        <w:t>Beschrijving</w:t>
      </w:r>
      <w:r w:rsidR="00253F30">
        <w:t xml:space="preserve"> algemeen principe</w:t>
      </w:r>
      <w:r w:rsidR="00E24632">
        <w:t>: IMKL2015 als extensie op INSPIRE</w:t>
      </w:r>
      <w:r w:rsidR="00283BD6">
        <w:t>.</w:t>
      </w:r>
      <w:bookmarkEnd w:id="5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6" w:name="_Toc478989164"/>
      <w:r>
        <w:t>UML</w:t>
      </w:r>
      <w:r w:rsidR="00CA2949">
        <w:t xml:space="preserve"> - WION</w:t>
      </w:r>
      <w:r>
        <w:t xml:space="preserve"> overzicht</w:t>
      </w:r>
      <w:r w:rsidR="00283BD6">
        <w:t>.</w:t>
      </w:r>
      <w:bookmarkEnd w:id="5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 xml:space="preserve">Bij objectypen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8313A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75267" cy="9134257"/>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IMKL2015 Model compleet.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80511" cy="9137734"/>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7" w:name="_Toc478989165"/>
      <w:r>
        <w:t>Associaties in het model</w:t>
      </w:r>
      <w:r w:rsidR="00283BD6">
        <w:t>.</w:t>
      </w:r>
      <w:bookmarkEnd w:id="5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w:t>
      </w:r>
      <w:del w:id="58" w:author="Paul Janssen" w:date="2017-06-22T16:45:00Z">
        <w:r w:rsidRPr="003657E7" w:rsidDel="00083805">
          <w:delText xml:space="preserve"> In alle gevallen kunnen d</w:delText>
        </w:r>
      </w:del>
      <w:ins w:id="59" w:author="Paul Janssen" w:date="2017-06-22T16:45:00Z">
        <w:r w:rsidR="00083805">
          <w:t xml:space="preserve"> D</w:t>
        </w:r>
      </w:ins>
      <w:r w:rsidRPr="003657E7">
        <w:t xml:space="preserve">e objecttypen </w:t>
      </w:r>
      <w:r w:rsidR="0028723D">
        <w:t xml:space="preserve">van KabelOfleiding en </w:t>
      </w:r>
      <w:ins w:id="60" w:author="Paul Janssen" w:date="2017-06-22T16:45:00Z">
        <w:r w:rsidR="00083805">
          <w:t xml:space="preserve">Leidingelement kunnen </w:t>
        </w:r>
      </w:ins>
      <w:r w:rsidRPr="003657E7">
        <w:t xml:space="preserve">maar bij één </w:t>
      </w:r>
      <w:r w:rsidRPr="002C45B6">
        <w:rPr>
          <w:highlight w:val="yellow"/>
        </w:rPr>
        <w:t>utiliteitsnet horen</w:t>
      </w:r>
      <w:ins w:id="61" w:author="Paul Janssen" w:date="2017-06-22T16:45:00Z">
        <w:r w:rsidR="00083805">
          <w:rPr>
            <w:highlight w:val="yellow"/>
          </w:rPr>
          <w:t>, Objecttypen van KabelEnLei</w:t>
        </w:r>
      </w:ins>
      <w:ins w:id="62" w:author="Paul Janssen" w:date="2017-06-22T16:46:00Z">
        <w:r w:rsidR="00083805">
          <w:rPr>
            <w:highlight w:val="yellow"/>
          </w:rPr>
          <w:t>di</w:t>
        </w:r>
      </w:ins>
      <w:ins w:id="63" w:author="Paul Janssen" w:date="2017-06-22T16:45:00Z">
        <w:r w:rsidR="00083805">
          <w:rPr>
            <w:highlight w:val="yellow"/>
          </w:rPr>
          <w:t>ngContainer</w:t>
        </w:r>
      </w:ins>
      <w:ins w:id="64" w:author="Paul Janssen" w:date="2017-06-22T16:46:00Z">
        <w:r w:rsidR="00083805">
          <w:rPr>
            <w:highlight w:val="yellow"/>
          </w:rPr>
          <w:t xml:space="preserve"> en ContainerLeidingelement</w:t>
        </w:r>
      </w:ins>
      <w:ins w:id="65" w:author="Paul Janssen" w:date="2017-06-22T16:47:00Z">
        <w:r w:rsidR="00083805">
          <w:rPr>
            <w:highlight w:val="yellow"/>
          </w:rPr>
          <w:t xml:space="preserve"> kunnen tot meerdere netten horen</w:t>
        </w:r>
      </w:ins>
      <w:ins w:id="66" w:author="Paul Janssen" w:date="2017-06-22T16:48:00Z">
        <w:r w:rsidR="00083805">
          <w:rPr>
            <w:highlight w:val="yellow"/>
          </w:rPr>
          <w:t>;</w:t>
        </w:r>
      </w:ins>
      <w:bookmarkStart w:id="67" w:name="_GoBack"/>
      <w:bookmarkEnd w:id="67"/>
      <w:del w:id="68" w:author="Paul Janssen" w:date="2017-06-22T16:48:00Z">
        <w:r w:rsidRPr="002C45B6" w:rsidDel="00083805">
          <w:rPr>
            <w:highlight w:val="yellow"/>
          </w:rPr>
          <w:delText>. Een uitzondering is EigenTopografie, die kan naar meerdere utiliteitsnetten verwijzen;</w:delText>
        </w:r>
      </w:del>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69" w:name="_Toc478989166"/>
      <w:r w:rsidRPr="00971241">
        <w:t>Numerieke</w:t>
      </w:r>
      <w:r w:rsidR="0047410C">
        <w:t xml:space="preserve"> waarden</w:t>
      </w:r>
      <w:r w:rsidR="00283BD6">
        <w:t>.</w:t>
      </w:r>
      <w:bookmarkEnd w:id="69"/>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70" w:name="_Toc478989167"/>
      <w:r>
        <w:t>Waardelijsten zijn extern</w:t>
      </w:r>
      <w:r w:rsidR="00283BD6">
        <w:t>.</w:t>
      </w:r>
      <w:bookmarkEnd w:id="70"/>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71" w:name="_Toc478989168"/>
      <w:r>
        <w:t xml:space="preserve">Basisattributen voor </w:t>
      </w:r>
      <w:r w:rsidRPr="00CF23D1">
        <w:t>identificatie</w:t>
      </w:r>
      <w:r>
        <w:t xml:space="preserve"> en labels</w:t>
      </w:r>
      <w:r w:rsidR="00283BD6">
        <w:t>.</w:t>
      </w:r>
      <w:bookmarkEnd w:id="71"/>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0358F7" w:rsidP="00576E1A">
      <w:pPr>
        <w:spacing w:line="240" w:lineRule="atLeast"/>
      </w:pPr>
      <w:r>
        <w:rPr>
          <w:noProof/>
        </w:rPr>
        <w:lastRenderedPageBreak/>
        <w:drawing>
          <wp:inline distT="0" distB="0" distL="0" distR="0">
            <wp:extent cx="8099425" cy="48488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IMKL2015 Basis_informatie.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72" w:name="_Toc434874127"/>
      <w:bookmarkStart w:id="73" w:name="_Toc434874196"/>
      <w:bookmarkStart w:id="74" w:name="_Toc434874279"/>
      <w:bookmarkStart w:id="75" w:name="_Toc434874347"/>
      <w:bookmarkStart w:id="76" w:name="_Toc434874624"/>
      <w:bookmarkStart w:id="77" w:name="_Toc434933257"/>
      <w:bookmarkStart w:id="78" w:name="_Toc434940485"/>
      <w:bookmarkStart w:id="79" w:name="_Toc434941802"/>
      <w:bookmarkStart w:id="80" w:name="_Toc434943343"/>
      <w:bookmarkStart w:id="81" w:name="_Toc434943774"/>
      <w:bookmarkStart w:id="82" w:name="_Toc434956098"/>
      <w:bookmarkStart w:id="83" w:name="_Toc478989169"/>
      <w:bookmarkEnd w:id="72"/>
      <w:bookmarkEnd w:id="73"/>
      <w:bookmarkEnd w:id="74"/>
      <w:bookmarkEnd w:id="75"/>
      <w:bookmarkEnd w:id="76"/>
      <w:bookmarkEnd w:id="77"/>
      <w:bookmarkEnd w:id="78"/>
      <w:bookmarkEnd w:id="79"/>
      <w:bookmarkEnd w:id="80"/>
      <w:bookmarkEnd w:id="81"/>
      <w:bookmarkEnd w:id="82"/>
      <w:r>
        <w:t xml:space="preserve">IMKL2015 </w:t>
      </w:r>
      <w:r w:rsidR="002C7B72">
        <w:t xml:space="preserve">semantische </w:t>
      </w:r>
      <w:r>
        <w:t>kern</w:t>
      </w:r>
      <w:r w:rsidR="00283BD6">
        <w:t>.</w:t>
      </w:r>
      <w:bookmarkEnd w:id="8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0358F7"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2608" behindDoc="0" locked="0" layoutInCell="1" allowOverlap="1">
            <wp:simplePos x="0" y="0"/>
            <wp:positionH relativeFrom="column">
              <wp:posOffset>596274</wp:posOffset>
            </wp:positionH>
            <wp:positionV relativeFrom="paragraph">
              <wp:posOffset>-210659</wp:posOffset>
            </wp:positionV>
            <wp:extent cx="7487285" cy="528193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IMKL2015 Semantische kern.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87285" cy="528193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2C45B6">
        <w:rPr>
          <w:highlight w:val="yellow"/>
        </w:rPr>
        <w:t>Containerelement, Kabelbed, Mantelbuis en Duct kunnen bij meerdere utiliteitsnetten geregistreerd zijn.</w:t>
      </w:r>
      <w:r>
        <w:t xml:space="preserve">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r w:rsidR="002C2CC5">
        <w:t xml:space="preserve">EigenTopografie </w:t>
      </w:r>
      <w:r>
        <w:t>voor het koppelen van een extra toegevoegde topografie.</w:t>
      </w:r>
      <w:r w:rsidR="00C84D52">
        <w:t xml:space="preserve"> </w:t>
      </w:r>
    </w:p>
    <w:p w:rsidR="002F7FED" w:rsidRDefault="002F7FED" w:rsidP="00E97029">
      <w:pPr>
        <w:jc w:val="left"/>
      </w:pPr>
    </w:p>
    <w:p w:rsidR="00A11BC4" w:rsidRDefault="00971241">
      <w:bookmarkStart w:id="84" w:name="_Toc422408246"/>
      <w:bookmarkStart w:id="85" w:name="_Toc422478837"/>
      <w:bookmarkStart w:id="86" w:name="_Toc422408247"/>
      <w:bookmarkStart w:id="87" w:name="_Toc422478838"/>
      <w:bookmarkStart w:id="88" w:name="_Toc422408248"/>
      <w:bookmarkStart w:id="89" w:name="_Toc422478839"/>
      <w:bookmarkStart w:id="90" w:name="_Toc399786888"/>
      <w:bookmarkEnd w:id="84"/>
      <w:bookmarkEnd w:id="85"/>
      <w:bookmarkEnd w:id="86"/>
      <w:bookmarkEnd w:id="87"/>
      <w:bookmarkEnd w:id="88"/>
      <w:bookmarkEnd w:id="89"/>
      <w:r w:rsidRPr="00971241">
        <w:rPr>
          <w:b/>
        </w:rPr>
        <w:t>Extra toelichting: ExtraDetailinfo, maatvoering, annotatie.</w:t>
      </w:r>
      <w:bookmarkEnd w:id="90"/>
    </w:p>
    <w:p w:rsidR="00D80AB5" w:rsidRDefault="00D80AB5" w:rsidP="00E06A8F">
      <w:bookmarkStart w:id="91"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rsidR="00531D25" w:rsidRDefault="00531D25" w:rsidP="000E3C4F"/>
    <w:p w:rsidR="00531D25" w:rsidRDefault="00971241" w:rsidP="000E3C4F">
      <w:r w:rsidRPr="003657E7">
        <w:t>Om het gebied aan te geven waarvoor er een verzoek tot contact is, maar er geen wettelijk vereiste is, is er een objecttype AanduidingVerzoekContact.</w:t>
      </w:r>
      <w:r w:rsidR="00CD50D4">
        <w:t xml:space="preserve"> </w:t>
      </w:r>
    </w:p>
    <w:p w:rsidR="00843564" w:rsidRDefault="00843564" w:rsidP="000E3C4F">
      <w:pPr>
        <w:spacing w:line="288" w:lineRule="auto"/>
      </w:pPr>
    </w:p>
    <w:bookmarkEnd w:id="91"/>
    <w:p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 xml:space="preserve">topografie wordt altijd gevectoriseerd aangeleverd. De topografische elementen worden getypeerd conform een typeringslijst, </w:t>
      </w:r>
      <w:r>
        <w:lastRenderedPageBreak/>
        <w:t>TopografischObjectTypeValue, gebaseerd op IMGeo. Hiermee is het type topografisch object omschreven en is een koppeling met visualisatieregels mogelijk.</w:t>
      </w:r>
    </w:p>
    <w:p w:rsidR="002F7FED" w:rsidRDefault="002F7FED" w:rsidP="000E3C4F"/>
    <w:p w:rsidR="00A11BC4" w:rsidRDefault="00971241" w:rsidP="000E3C4F">
      <w:bookmarkStart w:id="92" w:name="_Toc399786886"/>
      <w:r w:rsidRPr="00971241">
        <w:rPr>
          <w:b/>
        </w:rPr>
        <w:t>Extra toelichting: Geometrie en topologie.</w:t>
      </w:r>
      <w:bookmarkEnd w:id="92"/>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5209C3" w:rsidP="007B7303"/>
    <w:p w:rsidR="007A394B" w:rsidRDefault="000358F7" w:rsidP="000816A6">
      <w:r>
        <w:rPr>
          <w:noProof/>
        </w:rPr>
        <w:drawing>
          <wp:anchor distT="0" distB="0" distL="114300" distR="114300" simplePos="0" relativeHeight="251634176" behindDoc="0" locked="0" layoutInCell="1" allowOverlap="1">
            <wp:simplePos x="0" y="0"/>
            <wp:positionH relativeFrom="column">
              <wp:posOffset>-3175</wp:posOffset>
            </wp:positionH>
            <wp:positionV relativeFrom="paragraph">
              <wp:posOffset>141463</wp:posOffset>
            </wp:positionV>
            <wp:extent cx="8099425" cy="5034915"/>
            <wp:effectExtent l="0" t="0" r="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IMKL2015 Geometrie.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r w:rsidR="007A394B">
        <w:t xml:space="preserve">Figuur </w:t>
      </w:r>
      <w:r w:rsidR="003203DD">
        <w:t>5.4</w:t>
      </w:r>
      <w:r w:rsidR="007A394B">
        <w:t xml:space="preserve">: Geometriemodel. Primair </w:t>
      </w:r>
      <w:r w:rsidR="006D6D0B">
        <w:t xml:space="preserve">en verplicht </w:t>
      </w:r>
      <w:r w:rsidR="007A394B">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0816A6" w:rsidP="000816A6">
      <w:pPr>
        <w:spacing w:line="240" w:lineRule="atLeast"/>
      </w:pPr>
    </w:p>
    <w:p w:rsidR="003203DD" w:rsidRDefault="000358F7" w:rsidP="000816A6">
      <w:pPr>
        <w:spacing w:line="240" w:lineRule="atLeast"/>
      </w:pPr>
      <w:r>
        <w:rPr>
          <w:noProof/>
        </w:rPr>
        <w:lastRenderedPageBreak/>
        <w:drawing>
          <wp:inline distT="0" distB="0" distL="0" distR="0">
            <wp:extent cx="5435194" cy="4058107"/>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IMKL2015 Geometrie 2.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93" w:name="_Ref404325642"/>
      <w:r>
        <w:t xml:space="preserve">Figuur </w:t>
      </w:r>
      <w:bookmarkEnd w:id="93"/>
      <w:r w:rsidR="00A212BA">
        <w:t>5.6</w:t>
      </w:r>
      <w:r w:rsidR="00A75399">
        <w:t>:</w:t>
      </w:r>
      <w:r>
        <w:t xml:space="preserve"> Leidingobject in 2.5D en 3D</w:t>
      </w:r>
    </w:p>
    <w:p w:rsidR="005209C3" w:rsidRDefault="005209C3" w:rsidP="000E3C4F">
      <w:pPr>
        <w:pStyle w:val="subparagraaftitel"/>
      </w:pPr>
      <w:bookmarkStart w:id="94" w:name="_Toc399786887"/>
      <w:bookmarkStart w:id="95" w:name="_Toc478989170"/>
      <w:r>
        <w:t>Diepte</w:t>
      </w:r>
      <w:bookmarkEnd w:id="94"/>
      <w:r w:rsidR="00283BD6">
        <w:t>.</w:t>
      </w:r>
      <w:bookmarkEnd w:id="95"/>
    </w:p>
    <w:p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0358F7" w:rsidP="005209C3">
      <w:pPr>
        <w:jc w:val="left"/>
      </w:pPr>
      <w:r>
        <w:rPr>
          <w:noProof/>
        </w:rPr>
        <w:lastRenderedPageBreak/>
        <w:drawing>
          <wp:anchor distT="0" distB="0" distL="114300" distR="114300" simplePos="0" relativeHeight="251636224" behindDoc="0" locked="0" layoutInCell="1" allowOverlap="1">
            <wp:simplePos x="0" y="0"/>
            <wp:positionH relativeFrom="column">
              <wp:posOffset>-3175</wp:posOffset>
            </wp:positionH>
            <wp:positionV relativeFrom="paragraph">
              <wp:posOffset>-6388</wp:posOffset>
            </wp:positionV>
            <wp:extent cx="8099425" cy="4585335"/>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 IMKL2015 Diepte.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6" w:name="_Toc434940488"/>
      <w:bookmarkStart w:id="97" w:name="_Toc434941805"/>
      <w:bookmarkStart w:id="98" w:name="_Toc434943346"/>
      <w:bookmarkStart w:id="99" w:name="_Toc434943777"/>
      <w:bookmarkStart w:id="100" w:name="_Toc434956101"/>
      <w:bookmarkStart w:id="101" w:name="_Toc434940489"/>
      <w:bookmarkStart w:id="102" w:name="_Toc434941806"/>
      <w:bookmarkStart w:id="103" w:name="_Toc434943347"/>
      <w:bookmarkStart w:id="104" w:name="_Toc434943778"/>
      <w:bookmarkStart w:id="105" w:name="_Toc434956102"/>
      <w:bookmarkStart w:id="106" w:name="_Toc434940490"/>
      <w:bookmarkStart w:id="107" w:name="_Toc434941807"/>
      <w:bookmarkStart w:id="108" w:name="_Toc434943348"/>
      <w:bookmarkStart w:id="109" w:name="_Toc434943779"/>
      <w:bookmarkStart w:id="110" w:name="_Toc434956103"/>
      <w:bookmarkStart w:id="111" w:name="_Toc434940491"/>
      <w:bookmarkStart w:id="112" w:name="_Toc434941808"/>
      <w:bookmarkStart w:id="113" w:name="_Toc434943349"/>
      <w:bookmarkStart w:id="114" w:name="_Toc434943780"/>
      <w:bookmarkStart w:id="115" w:name="_Toc434956104"/>
      <w:bookmarkStart w:id="116" w:name="_Toc434940492"/>
      <w:bookmarkStart w:id="117" w:name="_Toc434941809"/>
      <w:bookmarkStart w:id="118" w:name="_Toc434943350"/>
      <w:bookmarkStart w:id="119" w:name="_Toc434943781"/>
      <w:bookmarkStart w:id="120" w:name="_Toc434956105"/>
      <w:bookmarkStart w:id="121" w:name="_Toc47898917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lastRenderedPageBreak/>
        <w:t>Utiliteitsnet</w:t>
      </w:r>
      <w:r w:rsidR="00283BD6">
        <w:t>.</w:t>
      </w:r>
      <w:bookmarkEnd w:id="121"/>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FE2DB2" w:rsidRDefault="00FE2DB2" w:rsidP="000E3C4F">
      <w:pPr>
        <w:sectPr w:rsidR="00FE2DB2" w:rsidSect="00672722">
          <w:pgSz w:w="11906" w:h="16838" w:code="9"/>
          <w:pgMar w:top="2552" w:right="1622" w:bottom="1531" w:left="1622" w:header="0" w:footer="57" w:gutter="0"/>
          <w:cols w:space="708"/>
          <w:docGrid w:linePitch="360"/>
        </w:sectPr>
      </w:pPr>
    </w:p>
    <w:p w:rsidR="00382675" w:rsidRDefault="000358F7" w:rsidP="000860FE">
      <w:pPr>
        <w:jc w:val="left"/>
      </w:pPr>
      <w:r>
        <w:rPr>
          <w:noProof/>
        </w:rPr>
        <w:lastRenderedPageBreak/>
        <w:drawing>
          <wp:anchor distT="0" distB="0" distL="114300" distR="114300" simplePos="0" relativeHeight="251640320" behindDoc="0" locked="0" layoutInCell="1" allowOverlap="1">
            <wp:simplePos x="0" y="0"/>
            <wp:positionH relativeFrom="column">
              <wp:posOffset>747423</wp:posOffset>
            </wp:positionH>
            <wp:positionV relativeFrom="paragraph">
              <wp:posOffset>-61548</wp:posOffset>
            </wp:positionV>
            <wp:extent cx="6277610" cy="4939665"/>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 IMKL2015 Utiliteitsn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7610" cy="4939665"/>
                    </a:xfrm>
                    <a:prstGeom prst="rect">
                      <a:avLst/>
                    </a:prstGeom>
                  </pic:spPr>
                </pic:pic>
              </a:graphicData>
            </a:graphic>
            <wp14:sizeRelH relativeFrom="page">
              <wp14:pctWidth>0</wp14:pctWidth>
            </wp14:sizeRelH>
            <wp14:sizeRelV relativeFrom="page">
              <wp14:pctHeight>0</wp14:pctHeight>
            </wp14:sizeRelV>
          </wp:anchor>
        </w:drawing>
      </w:r>
    </w:p>
    <w:p w:rsidR="000860FE" w:rsidRDefault="000860FE" w:rsidP="000860FE">
      <w:pPr>
        <w:jc w:val="left"/>
      </w:pPr>
    </w:p>
    <w:p w:rsidR="00CD4698" w:rsidRPr="000E3C4F" w:rsidRDefault="00CD4698" w:rsidP="000E5149">
      <w:pPr>
        <w:jc w:val="left"/>
        <w:rPr>
          <w:color w:val="FF0000"/>
        </w:rPr>
      </w:pPr>
      <w:bookmarkStart w:id="122"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ghebbende. Utiliteitsnet is een verbijzondering van INSPIRE UtilityNetwork.</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123" w:name="_Toc478989172"/>
      <w:r>
        <w:t>Kabel</w:t>
      </w:r>
      <w:r w:rsidR="00BE48B5">
        <w:t>Of</w:t>
      </w:r>
      <w:r>
        <w:t>Leiding</w:t>
      </w:r>
      <w:bookmarkEnd w:id="122"/>
      <w:r w:rsidR="00283BD6">
        <w:t>.</w:t>
      </w:r>
      <w:bookmarkEnd w:id="123"/>
    </w:p>
    <w:p w:rsidR="00D0110B" w:rsidRDefault="00D0110B" w:rsidP="000E3C4F">
      <w:r>
        <w:t>Definitie: Leidingen, buizen of kabels bestemd voor voortgeleiding van energie, materie of data.</w:t>
      </w:r>
    </w:p>
    <w:p w:rsidR="001E71F6" w:rsidRDefault="001E71F6" w:rsidP="000E3C4F">
      <w:r>
        <w:t>Bron: IMKL2015</w:t>
      </w:r>
    </w:p>
    <w:p w:rsidR="00D0110B" w:rsidRDefault="00D0110B" w:rsidP="000E3C4F"/>
    <w:p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0E3C4F"/>
    <w:p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847B0"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simplePos x="0" y="0"/>
            <wp:positionH relativeFrom="column">
              <wp:posOffset>-3175</wp:posOffset>
            </wp:positionH>
            <wp:positionV relativeFrom="paragraph">
              <wp:posOffset>-320286</wp:posOffset>
            </wp:positionV>
            <wp:extent cx="8099425" cy="545528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 IMKL2015 KabelOfLeiding.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24" w:name="_Toc399786892"/>
      <w:bookmarkStart w:id="125" w:name="_Toc478989173"/>
      <w:r>
        <w:t>Leidingelement</w:t>
      </w:r>
      <w:bookmarkEnd w:id="124"/>
      <w:r w:rsidR="00283BD6">
        <w:t>.</w:t>
      </w:r>
      <w:bookmarkEnd w:id="125"/>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8847B0" w:rsidP="00A35E0B">
      <w:pPr>
        <w:jc w:val="left"/>
      </w:pPr>
      <w:r>
        <w:rPr>
          <w:noProof/>
        </w:rPr>
        <w:drawing>
          <wp:anchor distT="0" distB="0" distL="114300" distR="114300" simplePos="0" relativeHeight="251642368" behindDoc="0" locked="0" layoutInCell="1" allowOverlap="1">
            <wp:simplePos x="0" y="0"/>
            <wp:positionH relativeFrom="column">
              <wp:posOffset>-6350</wp:posOffset>
            </wp:positionH>
            <wp:positionV relativeFrom="paragraph">
              <wp:posOffset>256606</wp:posOffset>
            </wp:positionV>
            <wp:extent cx="5500370" cy="352107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 IMKL2015 Leidingelement.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E31B57" w:rsidRDefault="00E31B57"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26"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27" w:name="_Toc478989174"/>
      <w:r>
        <w:t>KabelEnLeidingContainer</w:t>
      </w:r>
      <w:bookmarkEnd w:id="126"/>
      <w:r w:rsidR="00283BD6">
        <w:t>.</w:t>
      </w:r>
      <w:bookmarkEnd w:id="127"/>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847B0" w:rsidP="00E65E36">
      <w:pPr>
        <w:jc w:val="left"/>
      </w:pPr>
      <w:r>
        <w:rPr>
          <w:noProof/>
        </w:rPr>
        <w:lastRenderedPageBreak/>
        <w:drawing>
          <wp:anchor distT="0" distB="0" distL="114300" distR="114300" simplePos="0" relativeHeight="251645440" behindDoc="0" locked="0" layoutInCell="1" allowOverlap="1">
            <wp:simplePos x="0" y="0"/>
            <wp:positionH relativeFrom="column">
              <wp:posOffset>-6350</wp:posOffset>
            </wp:positionH>
            <wp:positionV relativeFrom="paragraph">
              <wp:posOffset>-10141</wp:posOffset>
            </wp:positionV>
            <wp:extent cx="5500370" cy="495363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 IMKL2015 KabelEnLeidingContainer.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Indien er meerdere kabels in een kabelbed liggen wordt het aantal kabels verplicht opgenomen.</w:t>
      </w:r>
    </w:p>
    <w:p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0E3C4F"/>
    <w:p w:rsidR="005C7720" w:rsidRDefault="005C7720" w:rsidP="000E3C4F">
      <w:r>
        <w:t>Net als KabelOfLeiding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128" w:name="_Toc478989175"/>
      <w:r>
        <w:t>ContainerLeidingelement</w:t>
      </w:r>
      <w:r w:rsidR="00283BD6">
        <w:t>.</w:t>
      </w:r>
      <w:bookmarkEnd w:id="128"/>
    </w:p>
    <w:p w:rsidR="00482647" w:rsidRDefault="00482647" w:rsidP="000E3C4F">
      <w:r>
        <w:t>Definitie: Abstract data object dat de gemeenschappelijke attributen en associaties bevat voor alle containerleidingelement objecten.</w:t>
      </w:r>
    </w:p>
    <w:p w:rsidR="005D648B" w:rsidRDefault="00482647" w:rsidP="000E3C4F">
      <w:r>
        <w:t>Bron:</w:t>
      </w:r>
      <w:r w:rsidR="004C0CA8">
        <w:t xml:space="preserve"> IMKL2015</w:t>
      </w:r>
    </w:p>
    <w:p w:rsidR="005D648B" w:rsidRDefault="008847B0" w:rsidP="000E3C4F">
      <w:r>
        <w:rPr>
          <w:noProof/>
        </w:rPr>
        <w:drawing>
          <wp:anchor distT="0" distB="0" distL="114300" distR="114300" simplePos="0" relativeHeight="251650560" behindDoc="0" locked="0" layoutInCell="1" allowOverlap="1">
            <wp:simplePos x="0" y="0"/>
            <wp:positionH relativeFrom="column">
              <wp:posOffset>31055</wp:posOffset>
            </wp:positionH>
            <wp:positionV relativeFrom="paragraph">
              <wp:posOffset>208412</wp:posOffset>
            </wp:positionV>
            <wp:extent cx="5500370" cy="4165600"/>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 IMKL2015 ContainerLeidingElement.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p>
    <w:p w:rsidR="005D648B" w:rsidRDefault="005D648B" w:rsidP="000E3C4F"/>
    <w:p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129" w:name="_Toc434874135"/>
      <w:bookmarkStart w:id="130" w:name="_Toc434874204"/>
      <w:bookmarkStart w:id="131" w:name="_Toc434874287"/>
      <w:bookmarkStart w:id="132" w:name="_Toc434874355"/>
      <w:bookmarkStart w:id="133" w:name="_Toc434874632"/>
      <w:bookmarkStart w:id="134" w:name="_Toc434933265"/>
      <w:bookmarkStart w:id="135" w:name="_Toc434940498"/>
      <w:bookmarkStart w:id="136" w:name="_Toc434941815"/>
      <w:bookmarkStart w:id="137" w:name="_Toc434943356"/>
      <w:bookmarkStart w:id="138" w:name="_Toc434943787"/>
      <w:bookmarkStart w:id="139" w:name="_Toc434956111"/>
      <w:bookmarkStart w:id="140" w:name="_Toc399786896"/>
      <w:bookmarkStart w:id="141" w:name="_Toc478989176"/>
      <w:bookmarkEnd w:id="129"/>
      <w:bookmarkEnd w:id="130"/>
      <w:bookmarkEnd w:id="131"/>
      <w:bookmarkEnd w:id="132"/>
      <w:bookmarkEnd w:id="133"/>
      <w:bookmarkEnd w:id="134"/>
      <w:bookmarkEnd w:id="135"/>
      <w:bookmarkEnd w:id="136"/>
      <w:bookmarkEnd w:id="137"/>
      <w:bookmarkEnd w:id="138"/>
      <w:bookmarkEnd w:id="139"/>
      <w:r>
        <w:lastRenderedPageBreak/>
        <w:t xml:space="preserve">Relaties tussen </w:t>
      </w:r>
      <w:r w:rsidR="00031B8A">
        <w:t>K</w:t>
      </w:r>
      <w:r>
        <w:t xml:space="preserve">abelEnLeiding, </w:t>
      </w:r>
      <w:r w:rsidR="00FB6A21">
        <w:t xml:space="preserve">Leidingelement </w:t>
      </w:r>
      <w:r>
        <w:t>en container objecten</w:t>
      </w:r>
      <w:r w:rsidR="00283BD6">
        <w:t>.</w:t>
      </w:r>
      <w:bookmarkEnd w:id="140"/>
      <w:bookmarkEnd w:id="141"/>
      <w:r>
        <w:t xml:space="preserve"> </w:t>
      </w:r>
    </w:p>
    <w:p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r>
        <w:t xml:space="preserve">cables: </w:t>
      </w:r>
      <w:r w:rsidR="00E65E36">
        <w:t>mantelbuis verwijst naar de kabels die er in liggen;</w:t>
      </w:r>
    </w:p>
    <w:p w:rsidR="00E65E36" w:rsidRDefault="00F9684A" w:rsidP="000E3C4F">
      <w:r>
        <w:t xml:space="preserve">pipes: </w:t>
      </w:r>
      <w:r w:rsidR="00E65E36">
        <w:t>mantelbuis verwijst naar buizen die er in liggen;</w:t>
      </w:r>
    </w:p>
    <w:p w:rsidR="00E65E36" w:rsidRDefault="00F9684A" w:rsidP="000E3C4F">
      <w:r>
        <w:t xml:space="preserve">pipes: </w:t>
      </w:r>
      <w:r w:rsidR="00E65E36">
        <w:t xml:space="preserve"> mantelbuis verwijst naa</w:t>
      </w:r>
      <w:r>
        <w:t>r mantelbuizen die er in liggen;</w:t>
      </w:r>
    </w:p>
    <w:p w:rsidR="00E65E36" w:rsidRDefault="00F9684A" w:rsidP="000E3C4F">
      <w:r>
        <w:t>cables: kabelbed</w:t>
      </w:r>
      <w:r w:rsidR="00E65E36">
        <w:t xml:space="preserve"> verwijst naar de kabels die er in liggen;</w:t>
      </w:r>
    </w:p>
    <w:p w:rsidR="00E65E36" w:rsidRDefault="00F9684A" w:rsidP="000E3C4F">
      <w:r>
        <w:t>pipes: kabelbed</w:t>
      </w:r>
      <w:r w:rsidR="00E65E36">
        <w:t xml:space="preserve"> verwijst naar buizen die er in liggen;</w:t>
      </w:r>
    </w:p>
    <w:p w:rsidR="00F9684A" w:rsidRDefault="00F9684A" w:rsidP="000E3C4F">
      <w:r>
        <w:t>pipes:kabelbed verwijst naar de mantelbuizen die er in liggen;</w:t>
      </w:r>
    </w:p>
    <w:p w:rsidR="00F9684A" w:rsidRDefault="00F9684A" w:rsidP="000E3C4F">
      <w:r>
        <w:t>ducts: kabelbed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Deze relaties zijn optioneel (want ze komen niet altijd voor) en voidable.</w:t>
      </w:r>
    </w:p>
    <w:p w:rsidR="003206BD" w:rsidRDefault="008847B0" w:rsidP="00E65E36">
      <w:pPr>
        <w:spacing w:line="240" w:lineRule="auto"/>
        <w:jc w:val="left"/>
      </w:pPr>
      <w:r>
        <w:rPr>
          <w:noProof/>
        </w:rPr>
        <w:drawing>
          <wp:inline distT="0" distB="0" distL="0" distR="0">
            <wp:extent cx="5500370" cy="298323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 IMKL2015 RelatiesTussenCableDuctPip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724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42" w:name="_Toc399786897"/>
    </w:p>
    <w:p w:rsidR="003E3B48" w:rsidRDefault="003E3B48" w:rsidP="003E3B48">
      <w:pPr>
        <w:spacing w:line="240" w:lineRule="auto"/>
        <w:jc w:val="left"/>
      </w:pPr>
    </w:p>
    <w:p w:rsidR="003E3B48" w:rsidRDefault="00587F2F" w:rsidP="003E3B48">
      <w:pPr>
        <w:spacing w:line="240" w:lineRule="auto"/>
        <w:jc w:val="left"/>
      </w:pPr>
      <w:r>
        <w:rPr>
          <w:noProof/>
        </w:rPr>
        <w:lastRenderedPageBreak/>
        <w:drawing>
          <wp:anchor distT="0" distB="0" distL="114300" distR="114300" simplePos="0" relativeHeight="251638272"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FE2DB2" w:rsidRDefault="00FE2DB2"/>
    <w:p w:rsidR="00E65E36" w:rsidRPr="009D365E" w:rsidRDefault="00E65E36" w:rsidP="00E65E36">
      <w:pPr>
        <w:pStyle w:val="subparagraaftitel"/>
      </w:pPr>
      <w:bookmarkStart w:id="143" w:name="_Toc434874137"/>
      <w:bookmarkStart w:id="144" w:name="_Toc434874206"/>
      <w:bookmarkStart w:id="145" w:name="_Toc434874289"/>
      <w:bookmarkStart w:id="146" w:name="_Toc434874357"/>
      <w:bookmarkStart w:id="147" w:name="_Toc434874634"/>
      <w:bookmarkStart w:id="148" w:name="_Toc434933267"/>
      <w:bookmarkStart w:id="149" w:name="_Toc434940500"/>
      <w:bookmarkStart w:id="150" w:name="_Toc434941817"/>
      <w:bookmarkStart w:id="151" w:name="_Toc434943358"/>
      <w:bookmarkStart w:id="152" w:name="_Toc434943789"/>
      <w:bookmarkStart w:id="153" w:name="_Toc434956113"/>
      <w:bookmarkStart w:id="154" w:name="_Toc434874138"/>
      <w:bookmarkStart w:id="155" w:name="_Toc434874207"/>
      <w:bookmarkStart w:id="156" w:name="_Toc434874290"/>
      <w:bookmarkStart w:id="157" w:name="_Toc434874358"/>
      <w:bookmarkStart w:id="158" w:name="_Toc434874635"/>
      <w:bookmarkStart w:id="159" w:name="_Toc434933268"/>
      <w:bookmarkStart w:id="160" w:name="_Toc434940501"/>
      <w:bookmarkStart w:id="161" w:name="_Toc434941818"/>
      <w:bookmarkStart w:id="162" w:name="_Toc434943359"/>
      <w:bookmarkStart w:id="163" w:name="_Toc434943790"/>
      <w:bookmarkStart w:id="164" w:name="_Toc434956114"/>
      <w:bookmarkStart w:id="165" w:name="_Toc47898917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9D365E">
        <w:t>Diagram per type kabel of leiding</w:t>
      </w:r>
      <w:r w:rsidR="00283BD6">
        <w:t>.</w:t>
      </w:r>
      <w:bookmarkEnd w:id="142"/>
      <w:bookmarkEnd w:id="165"/>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66" w:name="_Toc399786898"/>
    </w:p>
    <w:p w:rsidR="00E65E36" w:rsidRDefault="00E65E36" w:rsidP="00E65E36">
      <w:pPr>
        <w:pStyle w:val="subparagraaftitel"/>
      </w:pPr>
      <w:bookmarkStart w:id="167" w:name="_Toc478989178"/>
      <w:r>
        <w:lastRenderedPageBreak/>
        <w:t>Elektriciteitskabel</w:t>
      </w:r>
      <w:bookmarkEnd w:id="166"/>
      <w:r w:rsidR="00283BD6">
        <w:t>.</w:t>
      </w:r>
      <w:bookmarkEnd w:id="167"/>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E65E36" w:rsidP="00E65E36">
      <w:r>
        <w:t xml:space="preserve">De elektriciteitskabel overerft van </w:t>
      </w:r>
      <w:r w:rsidR="002A26AD">
        <w:t>INSPIRE</w:t>
      </w:r>
      <w:r>
        <w:t xml:space="preserve"> ope</w:t>
      </w:r>
      <w:r w:rsidR="00C01AE5">
        <w:t>ratingVoltage en nominalVoltage en via UtilityLinkSet is de status</w:t>
      </w:r>
      <w:r w:rsidR="004532E6">
        <w:t xml:space="preserve">, warningTypeen </w:t>
      </w:r>
      <w:r w:rsidR="00C01AE5">
        <w:t>het distributietype opgenomen</w:t>
      </w:r>
      <w:r>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Pr="007F1136">
        <w:t>Het attribuut “operatingVoltage” beschrijft de gebruiks- of bedrijfsspanning op de leiding.</w:t>
      </w:r>
      <w:r>
        <w:t xml:space="preserve"> </w:t>
      </w:r>
      <w:r w:rsidRPr="007F1136">
        <w:t>“nominalVoltage” beschrijft de nominale systeemspanning op de plaats van levering.</w:t>
      </w:r>
      <w:r w:rsidR="00C01AE5">
        <w:t xml:space="preserve"> Voor de rest gelden de KabelEnleiding attributen</w:t>
      </w:r>
      <w:r w:rsidR="003E45FA">
        <w:t>.</w:t>
      </w:r>
    </w:p>
    <w:p w:rsidR="005D648B" w:rsidRDefault="008847B0" w:rsidP="00E65E36">
      <w:r>
        <w:rPr>
          <w:noProof/>
        </w:rPr>
        <w:drawing>
          <wp:anchor distT="0" distB="0" distL="114300" distR="114300" simplePos="0" relativeHeight="251651584" behindDoc="0" locked="0" layoutInCell="1" allowOverlap="1">
            <wp:simplePos x="0" y="0"/>
            <wp:positionH relativeFrom="column">
              <wp:posOffset>-3127</wp:posOffset>
            </wp:positionH>
            <wp:positionV relativeFrom="paragraph">
              <wp:posOffset>159385</wp:posOffset>
            </wp:positionV>
            <wp:extent cx="5500370" cy="551307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 IMKL2015 Elektriciteitskabel.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168" w:name="_Toc473467877"/>
      <w:bookmarkStart w:id="169" w:name="_Toc473473896"/>
      <w:bookmarkStart w:id="170" w:name="_Toc476914324"/>
      <w:bookmarkStart w:id="171" w:name="_Toc476916666"/>
      <w:bookmarkStart w:id="172" w:name="_Toc476917795"/>
      <w:bookmarkStart w:id="173" w:name="_Toc476917901"/>
      <w:bookmarkStart w:id="174" w:name="_Toc476917970"/>
      <w:bookmarkStart w:id="175" w:name="_Toc473467878"/>
      <w:bookmarkStart w:id="176" w:name="_Toc473473897"/>
      <w:bookmarkStart w:id="177" w:name="_Toc476914325"/>
      <w:bookmarkStart w:id="178" w:name="_Toc476916667"/>
      <w:bookmarkStart w:id="179" w:name="_Toc476917796"/>
      <w:bookmarkStart w:id="180" w:name="_Toc476917902"/>
      <w:bookmarkStart w:id="181" w:name="_Toc476917971"/>
      <w:bookmarkStart w:id="182" w:name="_Toc399786899"/>
      <w:bookmarkStart w:id="183" w:name="_Toc47898917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t>Telecom</w:t>
      </w:r>
      <w:r w:rsidR="00031B8A">
        <w:t>municatie</w:t>
      </w:r>
      <w:r>
        <w:t>kabel</w:t>
      </w:r>
      <w:bookmarkEnd w:id="182"/>
      <w:r w:rsidR="00283BD6">
        <w:t>.</w:t>
      </w:r>
      <w:bookmarkEnd w:id="183"/>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8847B0" w:rsidP="00E65E36">
      <w:r>
        <w:rPr>
          <w:noProof/>
        </w:rPr>
        <w:drawing>
          <wp:anchor distT="0" distB="0" distL="114300" distR="114300" simplePos="0" relativeHeight="251655680" behindDoc="0" locked="0" layoutInCell="1" allowOverlap="1">
            <wp:simplePos x="0" y="0"/>
            <wp:positionH relativeFrom="column">
              <wp:posOffset>-28887</wp:posOffset>
            </wp:positionH>
            <wp:positionV relativeFrom="paragraph">
              <wp:posOffset>170898</wp:posOffset>
            </wp:positionV>
            <wp:extent cx="5500370" cy="439801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 IMKL2015 TelecommunicationsCable.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84" w:name="_Toc399786900"/>
      <w:bookmarkStart w:id="185" w:name="_Toc478989180"/>
      <w:r>
        <w:lastRenderedPageBreak/>
        <w:t>Olie-gas-chemicalienpijpleiding</w:t>
      </w:r>
      <w:bookmarkEnd w:id="184"/>
      <w:r w:rsidR="00283BD6">
        <w:t>.</w:t>
      </w:r>
      <w:bookmarkEnd w:id="185"/>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448056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 IMKL2015 Olie-gas-chemicaliënpijp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186" w:name="_Toc399786901"/>
      <w:bookmarkStart w:id="187" w:name="_Toc478989181"/>
      <w:r>
        <w:lastRenderedPageBreak/>
        <w:t>Rioolleiding</w:t>
      </w:r>
      <w:bookmarkEnd w:id="186"/>
      <w:r w:rsidR="00283BD6">
        <w:t>.</w:t>
      </w:r>
      <w:bookmarkEnd w:id="187"/>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545084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7. IMKL2015 Riool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188" w:name="_Toc399786902"/>
      <w:bookmarkStart w:id="189" w:name="_Toc478989182"/>
      <w:r>
        <w:lastRenderedPageBreak/>
        <w:t>Waterleiding</w:t>
      </w:r>
      <w:bookmarkEnd w:id="188"/>
      <w:r w:rsidR="00283BD6">
        <w:t>.</w:t>
      </w:r>
      <w:bookmarkEnd w:id="189"/>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552005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8. IMKL2015 Water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190" w:name="_Toc399786903"/>
      <w:bookmarkStart w:id="191" w:name="_Toc478989183"/>
      <w:r>
        <w:lastRenderedPageBreak/>
        <w:t>Thermische pijpleiding</w:t>
      </w:r>
      <w:bookmarkEnd w:id="190"/>
      <w:r w:rsidR="00283BD6">
        <w:t>.</w:t>
      </w:r>
      <w:bookmarkEnd w:id="191"/>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8847B0" w:rsidP="00E65E36">
      <w:pPr>
        <w:jc w:val="left"/>
      </w:pPr>
      <w:r>
        <w:rPr>
          <w:noProof/>
        </w:rPr>
        <w:drawing>
          <wp:anchor distT="0" distB="0" distL="114300" distR="114300" simplePos="0" relativeHeight="251656704" behindDoc="0" locked="0" layoutInCell="1" allowOverlap="1">
            <wp:simplePos x="0" y="0"/>
            <wp:positionH relativeFrom="column">
              <wp:posOffset>-19949</wp:posOffset>
            </wp:positionH>
            <wp:positionV relativeFrom="paragraph">
              <wp:posOffset>277027</wp:posOffset>
            </wp:positionV>
            <wp:extent cx="5500370" cy="5638800"/>
            <wp:effectExtent l="0" t="0" r="0" b="0"/>
            <wp:wrapTopAndBottom/>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 IMKL2015 Thermische pijp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8847B0" w:rsidRDefault="008847B0" w:rsidP="00E65E36">
      <w:pPr>
        <w:jc w:val="left"/>
      </w:pP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192" w:name="_Toc478989184"/>
      <w:r w:rsidRPr="000E3C4F">
        <w:lastRenderedPageBreak/>
        <w:t xml:space="preserve">Overig </w:t>
      </w:r>
      <w:r w:rsidR="004E51D4" w:rsidRPr="000E3C4F">
        <w:t xml:space="preserve">en </w:t>
      </w:r>
      <w:r w:rsidRPr="000E3C4F">
        <w:t>Weesleiding.</w:t>
      </w:r>
      <w:bookmarkEnd w:id="192"/>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rsidR="00DB2583" w:rsidRDefault="00DB2583" w:rsidP="00E65E36">
      <w:pPr>
        <w:jc w:val="left"/>
      </w:pPr>
    </w:p>
    <w:p w:rsidR="00DB2583" w:rsidRDefault="008847B0">
      <w:pPr>
        <w:spacing w:line="240" w:lineRule="auto"/>
        <w:jc w:val="left"/>
      </w:pPr>
      <w:r>
        <w:rPr>
          <w:noProof/>
        </w:rPr>
        <w:drawing>
          <wp:inline distT="0" distB="0" distL="0" distR="0">
            <wp:extent cx="5500370" cy="5247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b. IMKL2015 Overig - Weesleiding.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93" w:name="_Toc434940509"/>
      <w:bookmarkStart w:id="194" w:name="_Toc434941826"/>
      <w:bookmarkStart w:id="195" w:name="_Toc434943367"/>
      <w:bookmarkStart w:id="196" w:name="_Toc434943798"/>
      <w:bookmarkStart w:id="197" w:name="_Toc434956122"/>
      <w:bookmarkStart w:id="198" w:name="_Toc434940510"/>
      <w:bookmarkStart w:id="199" w:name="_Toc434941827"/>
      <w:bookmarkStart w:id="200" w:name="_Toc434943368"/>
      <w:bookmarkStart w:id="201" w:name="_Toc434943799"/>
      <w:bookmarkStart w:id="202" w:name="_Toc434956123"/>
      <w:bookmarkStart w:id="203" w:name="_Toc434940511"/>
      <w:bookmarkStart w:id="204" w:name="_Toc434941828"/>
      <w:bookmarkStart w:id="205" w:name="_Toc434943369"/>
      <w:bookmarkStart w:id="206" w:name="_Toc434943800"/>
      <w:bookmarkStart w:id="207" w:name="_Toc434956124"/>
      <w:bookmarkStart w:id="208" w:name="_Toc434940512"/>
      <w:bookmarkStart w:id="209" w:name="_Toc434941829"/>
      <w:bookmarkStart w:id="210" w:name="_Toc434943370"/>
      <w:bookmarkStart w:id="211" w:name="_Toc434943801"/>
      <w:bookmarkStart w:id="212" w:name="_Toc434956125"/>
      <w:bookmarkStart w:id="213" w:name="_Toc399786904"/>
      <w:bookmarkStart w:id="214" w:name="_Toc478989185"/>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t>Leidingelementen per type net (thema)</w:t>
      </w:r>
      <w:bookmarkEnd w:id="213"/>
      <w:r w:rsidR="00283BD6">
        <w:t>.</w:t>
      </w:r>
      <w:bookmarkEnd w:id="214"/>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8847B0" w:rsidP="00E65E36">
      <w:r>
        <w:rPr>
          <w:noProof/>
        </w:rPr>
        <w:drawing>
          <wp:anchor distT="0" distB="0" distL="114300" distR="114300" simplePos="0" relativeHeight="251657728" behindDoc="0" locked="0" layoutInCell="1" allowOverlap="1">
            <wp:simplePos x="0" y="0"/>
            <wp:positionH relativeFrom="column">
              <wp:posOffset>-3175</wp:posOffset>
            </wp:positionH>
            <wp:positionV relativeFrom="paragraph">
              <wp:posOffset>288925</wp:posOffset>
            </wp:positionV>
            <wp:extent cx="5500370" cy="3137535"/>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 IMKL2015 Leidingelement per thema.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215" w:name="_Toc478989186"/>
      <w:r w:rsidRPr="000E3C4F">
        <w:t>WION – Uitleveren van gebiedsinformatie</w:t>
      </w:r>
      <w:r>
        <w:t>.</w:t>
      </w:r>
      <w:bookmarkEnd w:id="215"/>
    </w:p>
    <w:p w:rsidR="00BE4C6E" w:rsidRDefault="00BE4C6E" w:rsidP="00BE4C6E"/>
    <w:p w:rsidR="00BE4C6E" w:rsidRDefault="0028723D" w:rsidP="00BE4C6E">
      <w:r>
        <w:rPr>
          <w:noProof/>
        </w:rPr>
        <w:pict>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28723D" w:rsidRDefault="0028723D"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28723D" w:rsidRDefault="0028723D"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28723D" w:rsidRDefault="0028723D"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28723D" w:rsidRDefault="0028723D"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28723D" w:rsidRDefault="0028723D"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28723D" w:rsidRDefault="0028723D"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28723D" w:rsidRDefault="0028723D"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064" fillcolor="#feedce"/>
        </w:pict>
      </w:r>
      <w:r>
        <w:rPr>
          <w:noProof/>
        </w:rPr>
        <w:pict>
          <v:rect id="_x0000_s1065" style="position:absolute;left:0;text-align:left;margin-left:7.75pt;margin-top:122.95pt;width:266.25pt;height:52.5pt;z-index:251671040" fillcolor="#feedce"/>
        </w:pict>
      </w:r>
      <w:r>
        <w:rPr>
          <w:noProof/>
        </w:rPr>
        <w:pict>
          <v:rect id="_x0000_s1064" style="position:absolute;left:0;text-align:left;margin-left:7.75pt;margin-top:66.7pt;width:266.25pt;height:52.5pt;z-index:251670016" fillcolor="#feedce"/>
        </w:pict>
      </w:r>
      <w:r>
        <w:rPr>
          <w:noProof/>
        </w:rPr>
        <w:pict>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28723D" w:rsidP="00BE4C6E">
      <w:r>
        <w:rPr>
          <w:noProof/>
        </w:rPr>
        <w:pict>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28723D" w:rsidRDefault="0028723D"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Beheerdersinformatie: De belanghebbende beheerder, bijlagen inclusief ev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A91F27" w:rsidP="00BE4C6E">
      <w:r>
        <w:rPr>
          <w:noProof/>
        </w:rPr>
        <w:lastRenderedPageBreak/>
        <w:drawing>
          <wp:anchor distT="0" distB="0" distL="114300" distR="114300" simplePos="0" relativeHeight="251654656" behindDoc="0" locked="0" layoutInCell="1" allowOverlap="1">
            <wp:simplePos x="0" y="0"/>
            <wp:positionH relativeFrom="column">
              <wp:posOffset>1151890</wp:posOffset>
            </wp:positionH>
            <wp:positionV relativeFrom="paragraph">
              <wp:posOffset>-920</wp:posOffset>
            </wp:positionV>
            <wp:extent cx="10310495" cy="889254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a. IMKL2015 Levering Gebiedsinformati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A91F27" w:rsidP="00BE4C6E">
      <w:r>
        <w:rPr>
          <w:noProof/>
        </w:rPr>
        <w:drawing>
          <wp:anchor distT="0" distB="0" distL="114300" distR="114300" simplePos="0" relativeHeight="251658752" behindDoc="0" locked="0" layoutInCell="1" allowOverlap="1">
            <wp:simplePos x="0" y="0"/>
            <wp:positionH relativeFrom="column">
              <wp:posOffset>-67291</wp:posOffset>
            </wp:positionH>
            <wp:positionV relativeFrom="paragraph">
              <wp:posOffset>256218</wp:posOffset>
            </wp:positionV>
            <wp:extent cx="5760720" cy="52190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b. IMKL2015 Belangenregistratie WION.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de graafmelding, calamiteitenmelding of orientatieverzoek.</w:t>
      </w:r>
    </w:p>
    <w:p w:rsidR="004475AB" w:rsidRDefault="004475AB" w:rsidP="00BE4C6E"/>
    <w:p w:rsidR="00EE7BB1" w:rsidRDefault="003515CC">
      <w:pPr>
        <w:pStyle w:val="subparagraaftitel"/>
      </w:pPr>
      <w:bookmarkStart w:id="216" w:name="_Toc473473906"/>
      <w:bookmarkStart w:id="217" w:name="_Toc476914334"/>
      <w:bookmarkStart w:id="218" w:name="_Toc476916676"/>
      <w:bookmarkStart w:id="219" w:name="_Toc476917805"/>
      <w:bookmarkStart w:id="220" w:name="_Toc476917911"/>
      <w:bookmarkStart w:id="221" w:name="_Toc476917980"/>
      <w:bookmarkStart w:id="222" w:name="_Toc478989187"/>
      <w:bookmarkEnd w:id="216"/>
      <w:bookmarkEnd w:id="217"/>
      <w:bookmarkEnd w:id="218"/>
      <w:bookmarkEnd w:id="219"/>
      <w:bookmarkEnd w:id="220"/>
      <w:bookmarkEnd w:id="221"/>
      <w:r>
        <w:rPr>
          <w:noProof/>
        </w:rPr>
        <w:drawing>
          <wp:anchor distT="0" distB="0" distL="114300" distR="114300" simplePos="0" relativeHeight="25163520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6"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222"/>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lastRenderedPageBreak/>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9296"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7" r:link="rId48"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lastRenderedPageBreak/>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223" w:name="_Toc434874148"/>
      <w:bookmarkStart w:id="224" w:name="_Toc434874217"/>
      <w:bookmarkStart w:id="225" w:name="_Toc434874300"/>
      <w:bookmarkStart w:id="226" w:name="_Toc434874368"/>
      <w:bookmarkStart w:id="227" w:name="_Toc434874645"/>
      <w:bookmarkStart w:id="228" w:name="_Toc434933278"/>
      <w:bookmarkStart w:id="229" w:name="_Toc434940515"/>
      <w:bookmarkStart w:id="230" w:name="_Toc434941832"/>
      <w:bookmarkStart w:id="231" w:name="_Toc434943373"/>
      <w:bookmarkStart w:id="232" w:name="_Toc434943804"/>
      <w:bookmarkStart w:id="233" w:name="_Toc434956128"/>
      <w:bookmarkStart w:id="234" w:name="_Toc410654851"/>
      <w:bookmarkStart w:id="235" w:name="_Toc410654938"/>
      <w:bookmarkStart w:id="236" w:name="_Toc410655437"/>
      <w:bookmarkStart w:id="237" w:name="_Toc410656769"/>
      <w:bookmarkStart w:id="238" w:name="_Toc410900193"/>
      <w:bookmarkStart w:id="239" w:name="_Toc410900282"/>
      <w:bookmarkStart w:id="240" w:name="_Toc410654852"/>
      <w:bookmarkStart w:id="241" w:name="_Toc410654939"/>
      <w:bookmarkStart w:id="242" w:name="_Toc410655438"/>
      <w:bookmarkStart w:id="243" w:name="_Toc410656770"/>
      <w:bookmarkStart w:id="244" w:name="_Toc410900194"/>
      <w:bookmarkStart w:id="245" w:name="_Toc410900283"/>
      <w:bookmarkStart w:id="246" w:name="_Toc410654853"/>
      <w:bookmarkStart w:id="247" w:name="_Toc410654940"/>
      <w:bookmarkStart w:id="248" w:name="_Toc410655439"/>
      <w:bookmarkStart w:id="249" w:name="_Toc410656771"/>
      <w:bookmarkStart w:id="250" w:name="_Toc410900195"/>
      <w:bookmarkStart w:id="251" w:name="_Toc410900284"/>
      <w:bookmarkStart w:id="252" w:name="_Toc410654854"/>
      <w:bookmarkStart w:id="253" w:name="_Toc410654941"/>
      <w:bookmarkStart w:id="254" w:name="_Toc410655440"/>
      <w:bookmarkStart w:id="255" w:name="_Toc410656772"/>
      <w:bookmarkStart w:id="256" w:name="_Toc410900196"/>
      <w:bookmarkStart w:id="257" w:name="_Toc410900285"/>
      <w:bookmarkStart w:id="258" w:name="_Toc410654855"/>
      <w:bookmarkStart w:id="259" w:name="_Toc410654942"/>
      <w:bookmarkStart w:id="260" w:name="_Toc410655441"/>
      <w:bookmarkStart w:id="261" w:name="_Toc410656773"/>
      <w:bookmarkStart w:id="262" w:name="_Toc410900197"/>
      <w:bookmarkStart w:id="263" w:name="_Toc410900286"/>
      <w:bookmarkStart w:id="264" w:name="_Toc410654856"/>
      <w:bookmarkStart w:id="265" w:name="_Toc410654943"/>
      <w:bookmarkStart w:id="266" w:name="_Toc410655442"/>
      <w:bookmarkStart w:id="267" w:name="_Toc410656774"/>
      <w:bookmarkStart w:id="268" w:name="_Toc410900198"/>
      <w:bookmarkStart w:id="269" w:name="_Toc410900287"/>
      <w:bookmarkStart w:id="270" w:name="_Toc410654857"/>
      <w:bookmarkStart w:id="271" w:name="_Toc410654944"/>
      <w:bookmarkStart w:id="272" w:name="_Toc410655443"/>
      <w:bookmarkStart w:id="273" w:name="_Toc410656775"/>
      <w:bookmarkStart w:id="274" w:name="_Toc410900199"/>
      <w:bookmarkStart w:id="275" w:name="_Toc410900288"/>
      <w:bookmarkStart w:id="276" w:name="_Toc410654858"/>
      <w:bookmarkStart w:id="277" w:name="_Toc410654945"/>
      <w:bookmarkStart w:id="278" w:name="_Toc410655444"/>
      <w:bookmarkStart w:id="279" w:name="_Toc410656776"/>
      <w:bookmarkStart w:id="280" w:name="_Toc410900200"/>
      <w:bookmarkStart w:id="281" w:name="_Toc410900289"/>
      <w:bookmarkStart w:id="282" w:name="_Toc410654859"/>
      <w:bookmarkStart w:id="283" w:name="_Toc410654946"/>
      <w:bookmarkStart w:id="284" w:name="_Toc410655445"/>
      <w:bookmarkStart w:id="285" w:name="_Toc410656777"/>
      <w:bookmarkStart w:id="286" w:name="_Toc410900201"/>
      <w:bookmarkStart w:id="287" w:name="_Toc410900290"/>
      <w:bookmarkStart w:id="288" w:name="_Toc410654860"/>
      <w:bookmarkStart w:id="289" w:name="_Toc410654947"/>
      <w:bookmarkStart w:id="290" w:name="_Toc410655446"/>
      <w:bookmarkStart w:id="291" w:name="_Toc410656778"/>
      <w:bookmarkStart w:id="292" w:name="_Toc410900202"/>
      <w:bookmarkStart w:id="293" w:name="_Toc410900291"/>
      <w:bookmarkStart w:id="294" w:name="_Toc410654861"/>
      <w:bookmarkStart w:id="295" w:name="_Toc410654948"/>
      <w:bookmarkStart w:id="296" w:name="_Toc410655447"/>
      <w:bookmarkStart w:id="297" w:name="_Toc410656779"/>
      <w:bookmarkStart w:id="298" w:name="_Toc410900203"/>
      <w:bookmarkStart w:id="299" w:name="_Toc410900292"/>
      <w:bookmarkStart w:id="300" w:name="_Toc410654862"/>
      <w:bookmarkStart w:id="301" w:name="_Toc410654949"/>
      <w:bookmarkStart w:id="302" w:name="_Toc410655448"/>
      <w:bookmarkStart w:id="303" w:name="_Toc410656780"/>
      <w:bookmarkStart w:id="304" w:name="_Toc410900204"/>
      <w:bookmarkStart w:id="305" w:name="_Toc410900293"/>
      <w:bookmarkStart w:id="306" w:name="_Toc410654863"/>
      <w:bookmarkStart w:id="307" w:name="_Toc410654950"/>
      <w:bookmarkStart w:id="308" w:name="_Toc410655449"/>
      <w:bookmarkStart w:id="309" w:name="_Toc410656781"/>
      <w:bookmarkStart w:id="310" w:name="_Toc410900205"/>
      <w:bookmarkStart w:id="311" w:name="_Toc410900294"/>
      <w:bookmarkStart w:id="312" w:name="_Toc410654864"/>
      <w:bookmarkStart w:id="313" w:name="_Toc410654951"/>
      <w:bookmarkStart w:id="314" w:name="_Toc410655450"/>
      <w:bookmarkStart w:id="315" w:name="_Toc410656782"/>
      <w:bookmarkStart w:id="316" w:name="_Toc410900206"/>
      <w:bookmarkStart w:id="317" w:name="_Toc410900295"/>
      <w:bookmarkStart w:id="318" w:name="_Toc410654865"/>
      <w:bookmarkStart w:id="319" w:name="_Toc410654952"/>
      <w:bookmarkStart w:id="320" w:name="_Toc410655451"/>
      <w:bookmarkStart w:id="321" w:name="_Toc410656783"/>
      <w:bookmarkStart w:id="322" w:name="_Toc410900207"/>
      <w:bookmarkStart w:id="323" w:name="_Toc410900296"/>
      <w:bookmarkStart w:id="324" w:name="_Toc410654866"/>
      <w:bookmarkStart w:id="325" w:name="_Toc410654953"/>
      <w:bookmarkStart w:id="326" w:name="_Toc410655452"/>
      <w:bookmarkStart w:id="327" w:name="_Toc410656784"/>
      <w:bookmarkStart w:id="328" w:name="_Toc410900208"/>
      <w:bookmarkStart w:id="329" w:name="_Toc410900297"/>
      <w:bookmarkStart w:id="330" w:name="_Toc410654867"/>
      <w:bookmarkStart w:id="331" w:name="_Toc410654954"/>
      <w:bookmarkStart w:id="332" w:name="_Toc410655453"/>
      <w:bookmarkStart w:id="333" w:name="_Toc410656785"/>
      <w:bookmarkStart w:id="334" w:name="_Toc410900209"/>
      <w:bookmarkStart w:id="335" w:name="_Toc410900298"/>
      <w:bookmarkStart w:id="336" w:name="_Toc410654868"/>
      <w:bookmarkStart w:id="337" w:name="_Toc410654955"/>
      <w:bookmarkStart w:id="338" w:name="_Toc410655454"/>
      <w:bookmarkStart w:id="339" w:name="_Toc410656786"/>
      <w:bookmarkStart w:id="340" w:name="_Toc410900210"/>
      <w:bookmarkStart w:id="341" w:name="_Toc410900299"/>
      <w:bookmarkStart w:id="342" w:name="_Toc410654869"/>
      <w:bookmarkStart w:id="343" w:name="_Toc410654956"/>
      <w:bookmarkStart w:id="344" w:name="_Toc410655455"/>
      <w:bookmarkStart w:id="345" w:name="_Toc410656787"/>
      <w:bookmarkStart w:id="346" w:name="_Toc410900211"/>
      <w:bookmarkStart w:id="347" w:name="_Toc410900300"/>
      <w:bookmarkStart w:id="348" w:name="_Toc406679708"/>
      <w:bookmarkStart w:id="349" w:name="_Toc406684190"/>
      <w:bookmarkStart w:id="350" w:name="_Toc410654870"/>
      <w:bookmarkStart w:id="351" w:name="_Toc410654957"/>
      <w:bookmarkStart w:id="352" w:name="_Toc410655456"/>
      <w:bookmarkStart w:id="353" w:name="_Toc410656788"/>
      <w:bookmarkStart w:id="354" w:name="_Toc410900212"/>
      <w:bookmarkStart w:id="355" w:name="_Toc410900301"/>
      <w:bookmarkStart w:id="356" w:name="_Toc478989188"/>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t>Tijd representatie</w:t>
      </w:r>
      <w:r w:rsidR="00F9768C">
        <w:t xml:space="preserve"> en temporeel model.</w:t>
      </w:r>
      <w:bookmarkEnd w:id="356"/>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357" w:name="_Toc478989189"/>
      <w:r>
        <w:t>Andere</w:t>
      </w:r>
      <w:r w:rsidR="00DC3A2E">
        <w:t xml:space="preserve"> toepassingen van IMKL2015.</w:t>
      </w:r>
      <w:bookmarkEnd w:id="357"/>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utilities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CA2949" w:rsidP="001724FE">
      <w:pPr>
        <w:pStyle w:val="subparagraaftitel"/>
      </w:pPr>
      <w:bookmarkStart w:id="358" w:name="_Toc478989190"/>
      <w:r>
        <w:lastRenderedPageBreak/>
        <w:t xml:space="preserve">UML </w:t>
      </w:r>
      <w:r w:rsidR="001724FE">
        <w:t>- EC61</w:t>
      </w:r>
      <w:r>
        <w:t xml:space="preserve"> overzicht.</w:t>
      </w:r>
      <w:bookmarkEnd w:id="358"/>
    </w:p>
    <w:p w:rsidR="00D43A14" w:rsidRDefault="00D43A14"/>
    <w:p w:rsidR="00135F6C" w:rsidRPr="00135F6C" w:rsidRDefault="00135F6C" w:rsidP="00135F6C"/>
    <w:p w:rsidR="00CA2949" w:rsidRDefault="00A91F27" w:rsidP="00CA2949">
      <w:r>
        <w:rPr>
          <w:noProof/>
        </w:rPr>
        <w:drawing>
          <wp:anchor distT="0" distB="0" distL="114300" distR="114300" simplePos="0" relativeHeight="251659776" behindDoc="0" locked="0" layoutInCell="1" allowOverlap="1">
            <wp:simplePos x="0" y="0"/>
            <wp:positionH relativeFrom="column">
              <wp:posOffset>6350</wp:posOffset>
            </wp:positionH>
            <wp:positionV relativeFrom="paragraph">
              <wp:posOffset>434160</wp:posOffset>
            </wp:positionV>
            <wp:extent cx="14207490" cy="814832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 EC61COM147.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p>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E331D9" w:rsidP="00E331D9">
      <w:pPr>
        <w:pStyle w:val="subparagraaftitel"/>
      </w:pPr>
      <w:bookmarkStart w:id="359" w:name="_Toc478989191"/>
      <w:r>
        <w:lastRenderedPageBreak/>
        <w:t xml:space="preserve">UML </w:t>
      </w:r>
      <w:r w:rsidR="001724FE">
        <w:t xml:space="preserve">- Buisleidingen Risicoregister </w:t>
      </w:r>
      <w:r>
        <w:t>overzicht</w:t>
      </w:r>
      <w:r w:rsidR="00283BD6">
        <w:t>.</w:t>
      </w:r>
      <w:bookmarkEnd w:id="359"/>
    </w:p>
    <w:p w:rsidR="00135F6C" w:rsidRDefault="00135F6C" w:rsidP="00135F6C"/>
    <w:p w:rsidR="00C5635B" w:rsidRDefault="00F43B44" w:rsidP="00C5635B">
      <w:r>
        <w:rPr>
          <w:noProof/>
        </w:rPr>
        <w:drawing>
          <wp:anchor distT="0" distB="0" distL="114300" distR="114300" simplePos="0" relativeHeight="251660800" behindDoc="0" locked="0" layoutInCell="1" allowOverlap="1">
            <wp:simplePos x="0" y="0"/>
            <wp:positionH relativeFrom="column">
              <wp:posOffset>220126</wp:posOffset>
            </wp:positionH>
            <wp:positionV relativeFrom="paragraph">
              <wp:posOffset>186274</wp:posOffset>
            </wp:positionV>
            <wp:extent cx="12895580" cy="8619490"/>
            <wp:effectExtent l="0" t="0" r="0" b="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 RRGS compleet.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95580" cy="8619490"/>
                    </a:xfrm>
                    <a:prstGeom prst="rect">
                      <a:avLst/>
                    </a:prstGeom>
                  </pic:spPr>
                </pic:pic>
              </a:graphicData>
            </a:graphic>
            <wp14:sizeRelH relativeFrom="page">
              <wp14:pctWidth>0</wp14:pctWidth>
            </wp14:sizeRelH>
            <wp14:sizeRelV relativeFrom="page">
              <wp14:pctHeight>0</wp14:pctHeight>
            </wp14:sizeRelV>
          </wp:anchor>
        </w:drawing>
      </w:r>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F43B44" w:rsidRPr="00F43B44" w:rsidRDefault="00F43B44" w:rsidP="00FE2DB2">
      <w:pPr>
        <w:pStyle w:val="subparagraaftitel"/>
      </w:pPr>
      <w:bookmarkStart w:id="360" w:name="_Toc478989192"/>
      <w:r>
        <w:rPr>
          <w:noProof/>
        </w:rPr>
        <w:lastRenderedPageBreak/>
        <w:drawing>
          <wp:anchor distT="0" distB="0" distL="114300" distR="114300" simplePos="0" relativeHeight="251661824" behindDoc="0" locked="0" layoutInCell="1" allowOverlap="1">
            <wp:simplePos x="0" y="0"/>
            <wp:positionH relativeFrom="column">
              <wp:posOffset>361315</wp:posOffset>
            </wp:positionH>
            <wp:positionV relativeFrom="paragraph">
              <wp:posOffset>415925</wp:posOffset>
            </wp:positionV>
            <wp:extent cx="13108305" cy="9075420"/>
            <wp:effectExtent l="0" t="0" r="0" b="0"/>
            <wp:wrapTopAndBottom/>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 IMSW_totaal.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108305" cy="9075420"/>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61" w:name="_Toc473467893"/>
      <w:bookmarkStart w:id="362" w:name="_Toc473473913"/>
      <w:bookmarkStart w:id="363" w:name="_Toc476914341"/>
      <w:bookmarkStart w:id="364" w:name="_Toc476916683"/>
      <w:bookmarkStart w:id="365" w:name="_Toc476917812"/>
      <w:bookmarkStart w:id="366" w:name="_Toc476917918"/>
      <w:bookmarkStart w:id="367" w:name="_Toc476917987"/>
      <w:bookmarkStart w:id="368" w:name="_Toc473467894"/>
      <w:bookmarkStart w:id="369" w:name="_Toc473473914"/>
      <w:bookmarkStart w:id="370" w:name="_Toc476914342"/>
      <w:bookmarkStart w:id="371" w:name="_Toc476916684"/>
      <w:bookmarkStart w:id="372" w:name="_Toc476917813"/>
      <w:bookmarkStart w:id="373" w:name="_Toc476917919"/>
      <w:bookmarkStart w:id="374" w:name="_Toc476917988"/>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2" w:history="1">
        <w:r w:rsidR="00BF55BB" w:rsidRPr="00BF55BB">
          <w:rPr>
            <w:rStyle w:val="Hyperlink"/>
          </w:rPr>
          <w:t>http://data.gwsw.nl</w:t>
        </w:r>
      </w:hyperlink>
      <w:r w:rsidR="00BF55BB" w:rsidRPr="00BF55BB">
        <w:t xml:space="preserve"> (de volledige soortenboom in html) en als linked open data via </w:t>
      </w:r>
      <w:hyperlink r:id="rId53"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4"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5"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75" w:name="_Toc478989193"/>
      <w:r>
        <w:t>Object</w:t>
      </w:r>
      <w:r w:rsidR="00A26E72">
        <w:t>catalogus</w:t>
      </w:r>
      <w:r w:rsidR="00283BD6">
        <w:t>.</w:t>
      </w:r>
      <w:bookmarkEnd w:id="375"/>
    </w:p>
    <w:p w:rsidR="00FE2DB2" w:rsidRDefault="00F003DD" w:rsidP="00FE2DB2">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bookmarkStart w:id="376" w:name="_Toc449098876"/>
    </w:p>
    <w:p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 versie 1.2</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2017-03-</w:t>
            </w:r>
            <w:r>
              <w:t>31</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Dataspecificatie IMKL2015</w:t>
            </w:r>
          </w:p>
        </w:tc>
      </w:tr>
    </w:tbl>
    <w:p w:rsidR="00FE2DB2" w:rsidRDefault="00FE2DB2" w:rsidP="00FE2DB2">
      <w:pPr>
        <w:spacing w:line="240" w:lineRule="atLeast"/>
        <w:jc w:val="left"/>
      </w:pPr>
    </w:p>
    <w:p w:rsidR="00573FDF" w:rsidRDefault="00573FDF" w:rsidP="00A066AD"/>
    <w:p w:rsidR="00FE2DB2" w:rsidRDefault="00A066AD" w:rsidP="00FE2DB2">
      <w:pPr>
        <w:jc w:val="left"/>
      </w:pPr>
      <w:r w:rsidRPr="00F73526">
        <w:t xml:space="preserve">Types gedefinieerd in de </w:t>
      </w:r>
      <w:r>
        <w:t>object</w:t>
      </w:r>
      <w:r w:rsidRPr="00F73526">
        <w:t>catalogus</w:t>
      </w:r>
      <w:bookmarkEnd w:id="376"/>
      <w:r>
        <w:t>:</w:t>
      </w:r>
      <w:r w:rsidR="00573FDF">
        <w:t xml:space="preserve"> </w:t>
      </w:r>
      <w:bookmarkStart w:id="377" w:name="_Toc406679648"/>
      <w:bookmarkEnd w:id="377"/>
    </w:p>
    <w:p w:rsidR="00FE2DB2" w:rsidRPr="006B0035" w:rsidRDefault="00FE2DB2" w:rsidP="00FE2DB2">
      <w:pPr>
        <w:pStyle w:val="Normaalweb"/>
        <w:jc w:val="left"/>
        <w:rPr>
          <w:rFonts w:ascii="Verdana" w:hAnsi="Verdana"/>
          <w:sz w:val="16"/>
          <w:szCs w:val="16"/>
        </w:rPr>
      </w:pPr>
    </w:p>
    <w:tbl>
      <w:tblPr>
        <w:tblW w:w="9206"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50"/>
        <w:gridCol w:w="3632"/>
        <w:gridCol w:w="1524"/>
      </w:tblGrid>
      <w:tr w:rsidR="00FE2DB2" w:rsidRPr="006B0035" w:rsidTr="00FE2DB2">
        <w:trPr>
          <w:trHeight w:val="225"/>
          <w:tblHeader/>
          <w:tblCellSpacing w:w="0" w:type="dxa"/>
        </w:trPr>
        <w:tc>
          <w:tcPr>
            <w:tcW w:w="405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Type</w:t>
            </w:r>
          </w:p>
        </w:tc>
        <w:tc>
          <w:tcPr>
            <w:tcW w:w="363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Package</w:t>
            </w:r>
          </w:p>
        </w:tc>
        <w:tc>
          <w:tcPr>
            <w:tcW w:w="1524"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Stereotypes</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AanduidingEisVoorzorgsmaatregel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AanvraagSoortContact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AanvraagSoortValue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Aanvrager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Achtergrondkaart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AchtergrondkaartSoortValue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Adres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Annotatie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AnnotatieTypeValue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Appurtenance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Beheerder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BelangGeneriek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Belanghebbende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BestandMediaTypeValue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Bijlage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BijlageTypeValue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BuisleidingTypeValue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BuisSpecifiek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ConditionOfFacilityIMKLValue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Contact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ContainerLeidingelement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DiepteAangrijpingspuntValue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DiepteNAP</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DiepteTovMaaiveld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Duct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EffectcontourDodelijk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EffectScenarioType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EigenTopografie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EigenTopografieStatusValue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EisVoorzorgsmaatregelBijlage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Elektriciteitskabel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ExtraDetailinfo</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ExtraDetailInfoTypeValue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ExtraGeometrie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ExtraInformatie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GebiedsinformatieAanvraag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GebiedsinformatieLevering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Graafpolygoon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IMKLBasis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Informatiepolygoon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Kabelbed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KabelEnLeidingContainer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KabelOfLeiding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Kast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Labelpositie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LabelpositieValue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Leidingelement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Maatvoering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MaatvoeringsTypeValue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Mangat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Mantelbuis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Mast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NauwkeurigheidDiepteValue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NauwkeurigheidXYvalue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NEN3610ID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OilGasChemicalsProductTypeIMKLValue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OlieGasChemicalienPijpleiding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Opdrachtgever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Organisatie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Orientatiepolygoon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Overig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OverigSpecifiek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PipeMaterialTypeIMKLValue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PostbusAdres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Rioolleiding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RioolleidingTypeValue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SoortWerkzaamhedenValue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StedelijkWaterSpecifiek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TechnischGebouw</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Telecommunicatiekabel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TelecommunicationsCableMaterialTypeIMKLValue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Thema</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ThermalProductTypeIMKLValue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ThermischePijpleiding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TopografischObjectTypeValue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Toren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Transportroutedeel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TransportrouteRisico</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Utiliteitsnet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Veiligheidsgebied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PipeMaterialTypeValue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rPr>
                <w:lang w:val="en-GB"/>
              </w:rPr>
            </w:pPr>
            <w:r w:rsidRPr="006B0035">
              <w:rPr>
                <w:lang w:val="en-GB"/>
              </w:rPr>
              <w:t>Common Extended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Cabinet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UtilityLinkSet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Pole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Duct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Tower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UtilityDeliveryTypeValue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Manhole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Appurtenance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WarningTypeValue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SewerWaterTypeValue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ThermalProductTypeValue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bl>
    <w:p w:rsidR="00FE2DB2" w:rsidRPr="000E0786" w:rsidRDefault="00FE2DB2" w:rsidP="00FE2DB2">
      <w:pPr>
        <w:jc w:val="left"/>
      </w:pPr>
    </w:p>
    <w:p w:rsidR="00ED33F0" w:rsidRPr="00A26E72" w:rsidRDefault="00ED33F0" w:rsidP="00FE2DB2">
      <w:pPr>
        <w:pStyle w:val="subparagraaftitel"/>
      </w:pPr>
      <w:bookmarkStart w:id="378" w:name="_Toc478989194"/>
      <w:r>
        <w:t>Geografische objecten</w:t>
      </w:r>
      <w:r w:rsidR="00283BD6">
        <w:t>.</w:t>
      </w:r>
      <w:bookmarkEnd w:id="378"/>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79" w:name="_Toc478989195"/>
      <w:r w:rsidRPr="00ED33F0">
        <w:t>Data typen</w:t>
      </w:r>
      <w:r w:rsidR="00283BD6">
        <w:t>.</w:t>
      </w:r>
      <w:bookmarkEnd w:id="379"/>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80" w:name="_Toc478989196"/>
      <w:r>
        <w:t>Waardelijsten</w:t>
      </w:r>
      <w:r w:rsidR="00283BD6">
        <w:t>.</w:t>
      </w:r>
      <w:bookmarkEnd w:id="380"/>
    </w:p>
    <w:p w:rsidR="00F921B7" w:rsidRPr="00F921B7" w:rsidRDefault="00F921B7" w:rsidP="00F921B7">
      <w:pPr>
        <w:spacing w:line="240" w:lineRule="atLeast"/>
        <w:jc w:val="left"/>
      </w:pPr>
      <w:r w:rsidRPr="00F921B7">
        <w:t xml:space="preserve">Zie IMKL2015 – </w:t>
      </w:r>
      <w:r w:rsidR="001D3ADF" w:rsidRPr="00B76BD4">
        <w:t>waardelijst register. (</w:t>
      </w:r>
      <w:r w:rsidR="005D68B2" w:rsidRPr="00B76BD4">
        <w:t>en</w:t>
      </w:r>
      <w:r w:rsidR="001D3ADF" w:rsidRPr="00B76BD4">
        <w:t xml:space="preserve"> in Excel: </w:t>
      </w:r>
      <w:r w:rsidR="002B4B6E" w:rsidRPr="00B76BD4">
        <w:t>IMKL2015 - 1.</w:t>
      </w:r>
      <w:r w:rsidR="005D68B2" w:rsidRPr="00B76BD4">
        <w:t xml:space="preserve">2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381" w:name="_Toc478989197"/>
      <w:r w:rsidRPr="00ED33F0">
        <w:t>Ge</w:t>
      </w:r>
      <w:r>
        <w:t>ï</w:t>
      </w:r>
      <w:r w:rsidRPr="00ED33F0">
        <w:t>mporteerde typen (informatief)</w:t>
      </w:r>
      <w:r w:rsidR="00283BD6">
        <w:t>.</w:t>
      </w:r>
      <w:bookmarkEnd w:id="381"/>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82" w:name="_Toc478989198"/>
      <w:r>
        <w:t>Referentie</w:t>
      </w:r>
      <w:r w:rsidR="00576E1A">
        <w:t>systemen</w:t>
      </w:r>
      <w:bookmarkEnd w:id="382"/>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83" w:name="_Toc478989199"/>
      <w:r>
        <w:t>Ruimtelijk</w:t>
      </w:r>
      <w:r w:rsidR="006B2CE6">
        <w:t xml:space="preserve"> referentiesysteem</w:t>
      </w:r>
      <w:r w:rsidR="00283BD6">
        <w:t>.</w:t>
      </w:r>
      <w:bookmarkEnd w:id="383"/>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6F2A01" w:rsidP="00B20C85">
      <w:r>
        <w:t>ETRS89 + EVRS</w:t>
      </w:r>
      <w:r w:rsidR="00B20C85" w:rsidRPr="00C77FC2">
        <w:t> : 74</w:t>
      </w:r>
      <w:r>
        <w:t>23</w:t>
      </w:r>
      <w:r w:rsidR="00B20C85" w:rsidRPr="00C77FC2">
        <w:t xml:space="preserve"> (hoogte in meters tov EVRF2000 (=NAP)</w:t>
      </w:r>
      <w:r w:rsidR="00B20C85">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84" w:name="_Toc478989200"/>
      <w:r>
        <w:t>Levering</w:t>
      </w:r>
      <w:bookmarkEnd w:id="384"/>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85" w:name="_Toc478989201"/>
      <w:r>
        <w:t>Leveringsmedium</w:t>
      </w:r>
      <w:r w:rsidR="006C0D48">
        <w:t>.</w:t>
      </w:r>
      <w:bookmarkEnd w:id="385"/>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86" w:name="_Toc478989202"/>
      <w:r>
        <w:t>Formaten (encodings)</w:t>
      </w:r>
      <w:r w:rsidR="006C0D48">
        <w:t>.</w:t>
      </w:r>
      <w:bookmarkEnd w:id="386"/>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6"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387" w:name="_Toc449102276"/>
      <w:bookmarkStart w:id="388" w:name="_Toc449109275"/>
      <w:bookmarkStart w:id="389" w:name="_Toc298239783"/>
      <w:bookmarkStart w:id="390" w:name="_Toc298240527"/>
      <w:bookmarkStart w:id="391" w:name="_Toc310955916"/>
      <w:bookmarkStart w:id="392" w:name="_Toc478989203"/>
      <w:bookmarkEnd w:id="387"/>
      <w:bookmarkEnd w:id="388"/>
      <w:bookmarkEnd w:id="389"/>
      <w:bookmarkEnd w:id="390"/>
      <w:r w:rsidRPr="001A1B81">
        <w:t xml:space="preserve">Nadere </w:t>
      </w:r>
      <w:r>
        <w:t xml:space="preserve">GML </w:t>
      </w:r>
      <w:r w:rsidRPr="001A1B81">
        <w:t>implementatie specificaties</w:t>
      </w:r>
      <w:bookmarkEnd w:id="391"/>
      <w:bookmarkEnd w:id="392"/>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rsidR="00B631E8" w:rsidRDefault="00455BC2" w:rsidP="000E3C4F">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Voor het concateneren van nameSpace,LokaalId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extent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r w:rsidRPr="000E3C4F">
        <w:rPr>
          <w:b/>
          <w:lang w:val="en-GB"/>
        </w:rPr>
        <w:t>Voorbeeld:</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rsidR="00F42CD4" w:rsidRDefault="00F42CD4" w:rsidP="00F42CD4"/>
    <w:p w:rsidR="00F42CD4" w:rsidRPr="00305FF6" w:rsidRDefault="00F42CD4" w:rsidP="00F42CD4">
      <w:pPr>
        <w:rPr>
          <w:b/>
        </w:rPr>
      </w:pPr>
      <w:bookmarkStart w:id="393" w:name="_Toc297652024"/>
      <w:bookmarkStart w:id="394" w:name="_Toc298239789"/>
      <w:bookmarkStart w:id="395" w:name="_Toc298240533"/>
      <w:bookmarkEnd w:id="393"/>
      <w:bookmarkEnd w:id="394"/>
      <w:bookmarkEnd w:id="395"/>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0E3C4F" w:rsidRDefault="00F42CD4" w:rsidP="00F42CD4">
      <w:r w:rsidRPr="000E3C4F">
        <w:t>srsName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Bij 2D is dat epsg code 28992 en bij 2.5D en 3D epsg code 7415.</w:t>
      </w:r>
    </w:p>
    <w:p w:rsidR="00D25D0C" w:rsidRDefault="00D25D0C" w:rsidP="00F42CD4"/>
    <w:p w:rsidR="00F42CD4" w:rsidRDefault="00D25D0C" w:rsidP="00F42CD4">
      <w:r>
        <w:t>De srsName wordt als volgt ingevuld:</w:t>
      </w:r>
    </w:p>
    <w:p w:rsidR="00F42CD4" w:rsidRPr="000E3C4F" w:rsidRDefault="00F42CD4" w:rsidP="00F42CD4">
      <w:pPr>
        <w:rPr>
          <w:lang w:val="en-GB"/>
        </w:rPr>
      </w:pPr>
      <w:r w:rsidRPr="000E3C4F">
        <w:rPr>
          <w:color w:val="FF0000"/>
          <w:lang w:val="en-GB"/>
        </w:rPr>
        <w:t>srsName</w:t>
      </w:r>
      <w:r w:rsidRPr="000E3C4F">
        <w:rPr>
          <w:lang w:val="en-GB"/>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96" w:name="_Toc478989204"/>
      <w:r>
        <w:t>Visualisatie</w:t>
      </w:r>
      <w:bookmarkEnd w:id="396"/>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97" w:name="_Toc478989205"/>
      <w:r>
        <w:t>Bibliografie</w:t>
      </w:r>
      <w:bookmarkEnd w:id="397"/>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7"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8"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59"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0E3C4F" w:rsidRDefault="009E31C9" w:rsidP="00BF55BB">
      <w:pPr>
        <w:numPr>
          <w:ilvl w:val="0"/>
          <w:numId w:val="19"/>
        </w:numPr>
        <w:spacing w:line="240" w:lineRule="auto"/>
        <w:jc w:val="left"/>
      </w:pPr>
      <w:r>
        <w:rPr>
          <w:rFonts w:ascii="ArialMT" w:hAnsi="ArialMT"/>
          <w:sz w:val="18"/>
          <w:szCs w:val="18"/>
        </w:rPr>
        <w:t xml:space="preserve">NEN 3610/A1:2016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0"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r>
        <w:t xml:space="preserve">GegevensWoordenboek Stedelijk Water (GWSW). </w:t>
      </w:r>
      <w:hyperlink r:id="rId61" w:history="1">
        <w:r w:rsidRPr="00793FB2">
          <w:rPr>
            <w:rStyle w:val="Hyperlink"/>
          </w:rPr>
          <w:t>http://www.riool.net/gegevenswoordenboek</w:t>
        </w:r>
      </w:hyperlink>
      <w:r>
        <w:t xml:space="preserve">. Stichting </w:t>
      </w:r>
      <w:r w:rsidR="00D25D0C" w:rsidRPr="00894953">
        <w:rPr>
          <w:rFonts w:cs="Arial"/>
        </w:rPr>
        <w:t>RIONED</w:t>
      </w:r>
      <w:r>
        <w:t>.</w:t>
      </w:r>
    </w:p>
    <w:p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rsidR="00FE2DB2" w:rsidRDefault="00FE2DB2" w:rsidP="00FE2DB2">
      <w:pPr>
        <w:spacing w:line="240" w:lineRule="auto"/>
        <w:jc w:val="left"/>
      </w:pPr>
    </w:p>
    <w:p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98" w:name="_Toc478989206"/>
      <w:r>
        <w:t xml:space="preserve">Bijlage </w:t>
      </w:r>
      <w:r w:rsidR="00D955F6">
        <w:t>1: IMKL1.1 (2012)</w:t>
      </w:r>
      <w:bookmarkEnd w:id="39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4" o:title="" croptop="3994f" cropbottom="5164f"/>
          </v:shape>
          <o:OLEObject Type="Embed" ProgID="PowerPoint.Slide.8" ShapeID="_x0000_i1025" DrawAspect="Content" ObjectID="_1559660047" r:id="rId6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99" w:name="_Toc478989207"/>
      <w:r>
        <w:t xml:space="preserve">Bijlage </w:t>
      </w:r>
      <w:r w:rsidR="00D955F6">
        <w:t xml:space="preserve">2: IMKL2015 </w:t>
      </w:r>
      <w:r w:rsidR="00932116">
        <w:t>waardelijst</w:t>
      </w:r>
      <w:r w:rsidR="00D955F6">
        <w:t>en.</w:t>
      </w:r>
      <w:bookmarkEnd w:id="39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400" w:name="_Toc478989208"/>
      <w:r>
        <w:t xml:space="preserve">Bijlage </w:t>
      </w:r>
      <w:r w:rsidR="00E51DFC">
        <w:t>3</w:t>
      </w:r>
      <w:r>
        <w:t xml:space="preserve">: </w:t>
      </w:r>
      <w:r w:rsidR="00E51DFC">
        <w:t>Toelichting op geometriemodel.</w:t>
      </w:r>
      <w:bookmarkEnd w:id="40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6464"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7488"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953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85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BE3" w:rsidRDefault="00C53BE3">
      <w:r>
        <w:separator/>
      </w:r>
    </w:p>
    <w:p w:rsidR="00C53BE3" w:rsidRDefault="00C53BE3"/>
  </w:endnote>
  <w:endnote w:type="continuationSeparator" w:id="0">
    <w:p w:rsidR="00C53BE3" w:rsidRDefault="00C53BE3">
      <w:r>
        <w:continuationSeparator/>
      </w:r>
    </w:p>
    <w:p w:rsidR="00C53BE3" w:rsidRDefault="00C53B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28723D" w:rsidRPr="00C7450D">
      <w:tc>
        <w:tcPr>
          <w:tcW w:w="648" w:type="dxa"/>
        </w:tcPr>
        <w:p w:rsidR="0028723D" w:rsidRPr="00E2691E" w:rsidRDefault="0028723D" w:rsidP="00BB25BB">
          <w:r>
            <w:fldChar w:fldCharType="begin"/>
          </w:r>
          <w:r>
            <w:instrText xml:space="preserve"> PAGE </w:instrText>
          </w:r>
          <w:r>
            <w:fldChar w:fldCharType="separate"/>
          </w:r>
          <w:r>
            <w:rPr>
              <w:noProof/>
            </w:rPr>
            <w:t>2</w:t>
          </w:r>
          <w:r>
            <w:rPr>
              <w:noProof/>
            </w:rPr>
            <w:fldChar w:fldCharType="end"/>
          </w:r>
        </w:p>
      </w:tc>
      <w:tc>
        <w:tcPr>
          <w:tcW w:w="8820" w:type="dxa"/>
        </w:tcPr>
        <w:p w:rsidR="0028723D" w:rsidRPr="00C7450D" w:rsidRDefault="0028723D"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28723D" w:rsidRPr="00C7450D" w:rsidRDefault="0028723D" w:rsidP="00064FFB"/>
  <w:p w:rsidR="0028723D" w:rsidRPr="00C7450D" w:rsidRDefault="0028723D" w:rsidP="00064FFB"/>
  <w:p w:rsidR="0028723D" w:rsidRPr="00C7450D" w:rsidRDefault="002872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23D" w:rsidRDefault="0028723D"/>
  <w:p w:rsidR="0028723D" w:rsidRDefault="0028723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28723D" w:rsidRPr="008A6C4C">
      <w:trPr>
        <w:trHeight w:val="182"/>
      </w:trPr>
      <w:tc>
        <w:tcPr>
          <w:tcW w:w="540" w:type="dxa"/>
        </w:tcPr>
        <w:p w:rsidR="0028723D" w:rsidRPr="007008A1" w:rsidRDefault="0028723D"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143CD8">
            <w:rPr>
              <w:noProof/>
              <w:sz w:val="14"/>
              <w:szCs w:val="14"/>
            </w:rPr>
            <w:t>28</w:t>
          </w:r>
          <w:r w:rsidRPr="007008A1">
            <w:rPr>
              <w:sz w:val="14"/>
              <w:szCs w:val="14"/>
            </w:rPr>
            <w:fldChar w:fldCharType="end"/>
          </w:r>
        </w:p>
      </w:tc>
      <w:tc>
        <w:tcPr>
          <w:tcW w:w="8835" w:type="dxa"/>
        </w:tcPr>
        <w:p w:rsidR="0028723D" w:rsidRPr="000427A2" w:rsidRDefault="0028723D"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28723D" w:rsidRPr="000427A2" w:rsidRDefault="0028723D">
    <w:pPr>
      <w:rPr>
        <w:lang w:val="en-US"/>
      </w:rPr>
    </w:pPr>
  </w:p>
  <w:p w:rsidR="0028723D" w:rsidRPr="000427A2" w:rsidRDefault="0028723D">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BE3" w:rsidRDefault="00C53BE3">
      <w:r>
        <w:separator/>
      </w:r>
    </w:p>
    <w:p w:rsidR="00C53BE3" w:rsidRDefault="00C53BE3"/>
  </w:footnote>
  <w:footnote w:type="continuationSeparator" w:id="0">
    <w:p w:rsidR="00C53BE3" w:rsidRDefault="00C53BE3">
      <w:r>
        <w:continuationSeparator/>
      </w:r>
    </w:p>
    <w:p w:rsidR="00C53BE3" w:rsidRDefault="00C53B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23D" w:rsidRDefault="0028723D" w:rsidP="00064FFB">
    <w:pPr>
      <w:jc w:val="center"/>
    </w:pPr>
  </w:p>
  <w:p w:rsidR="0028723D" w:rsidRDefault="0028723D">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23D" w:rsidRDefault="0028723D" w:rsidP="00064FFB">
    <w:pPr>
      <w:jc w:val="center"/>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28723D" w:rsidRDefault="002872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A7CA93A"/>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1242CFDA"/>
    <w:lvl w:ilvl="0" w:tplc="3CB66A8C">
      <w:start w:val="1"/>
      <w:numFmt w:val="decimal"/>
      <w:pStyle w:val="subparagraaftite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3CD8"/>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0410"/>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E6E41"/>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4006"/>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692"/>
    <w:rsid w:val="00B95004"/>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71330E34"/>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numId w:val="54"/>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styleId="Vermelding">
    <w:name w:val="Mention"/>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wmf"/><Relationship Id="rId47" Type="http://schemas.openxmlformats.org/officeDocument/2006/relationships/image" Target="media/image32.png"/><Relationship Id="rId50" Type="http://schemas.openxmlformats.org/officeDocument/2006/relationships/image" Target="media/image34.wmf"/><Relationship Id="rId55" Type="http://schemas.openxmlformats.org/officeDocument/2006/relationships/hyperlink" Target="http://data.gwsw.nl/vrijvervalrioolleiding" TargetMode="External"/><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wmf"/><Relationship Id="rId53" Type="http://schemas.openxmlformats.org/officeDocument/2006/relationships/hyperlink" Target="http://sparql.gwsw.nl" TargetMode="External"/><Relationship Id="rId58" Type="http://schemas.openxmlformats.org/officeDocument/2006/relationships/hyperlink" Target="http://inspire.jrc.ec.europa.eu/reports/ImplementingRules/DataSpecifications/D2.5_v3.1.pdf" TargetMode="External"/><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wmf"/><Relationship Id="rId49" Type="http://schemas.openxmlformats.org/officeDocument/2006/relationships/image" Target="media/image33.wmf"/><Relationship Id="rId57" Type="http://schemas.openxmlformats.org/officeDocument/2006/relationships/hyperlink" Target="http://inspire.jrc.ec.europa.eu/documents/Data_Specifications/INSPIRE_DataSpecification_US_v3.0.pdf" TargetMode="External"/><Relationship Id="rId61" Type="http://schemas.openxmlformats.org/officeDocument/2006/relationships/hyperlink" Target="http://www.riool.net/gegevenswoordenboek" TargetMode="External"/><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hyperlink" Target="http://data.gwsw.nl" TargetMode="External"/><Relationship Id="rId60" Type="http://schemas.openxmlformats.org/officeDocument/2006/relationships/hyperlink" Target="http://www.riool.net/-/informatiemodel-stedelijk-water-ter-visie"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image" Target="cid:part1.02020806.07060509@tudelft.nl" TargetMode="External"/><Relationship Id="rId56" Type="http://schemas.openxmlformats.org/officeDocument/2006/relationships/hyperlink" Target="http://www.geonovum.nl/sites/default/files/Geometrieinmodelengml_1.0.pdf" TargetMode="External"/><Relationship Id="rId64" Type="http://schemas.openxmlformats.org/officeDocument/2006/relationships/image" Target="media/image36.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1.wmf"/><Relationship Id="rId59" Type="http://schemas.openxmlformats.org/officeDocument/2006/relationships/hyperlink" Target="http://inspire.jrc.ec.europa.eu/documents/Data_Specifications/D2.10.1_GenericNetworkModel_v1.0rc3.pdf" TargetMode="External"/><Relationship Id="rId67"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image" Target="media/image26.wmf"/><Relationship Id="rId54" Type="http://schemas.openxmlformats.org/officeDocument/2006/relationships/hyperlink" Target="http://data.gwsw.nl/%7bterm%7d" TargetMode="External"/><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A162E-A955-4FDC-8C97-93EF9EB46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80</Pages>
  <Words>16898</Words>
  <Characters>92943</Characters>
  <Application>Microsoft Office Word</Application>
  <DocSecurity>0</DocSecurity>
  <Lines>774</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109622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cp:revision>
  <cp:lastPrinted>2017-04-03T11:24:00Z</cp:lastPrinted>
  <dcterms:created xsi:type="dcterms:W3CDTF">2017-06-22T16:07:00Z</dcterms:created>
  <dcterms:modified xsi:type="dcterms:W3CDTF">2017-06-22T16:07:00Z</dcterms:modified>
</cp:coreProperties>
</file>