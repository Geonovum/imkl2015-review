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6A5E30"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B2550D" w:rsidRDefault="00B2550D" w:rsidP="007911E4">
                  <w:pPr>
                    <w:spacing w:line="360" w:lineRule="auto"/>
                    <w:ind w:left="14" w:hanging="14"/>
                    <w:rPr>
                      <w:sz w:val="28"/>
                      <w:szCs w:val="28"/>
                    </w:rPr>
                  </w:pPr>
                  <w:r>
                    <w:rPr>
                      <w:sz w:val="28"/>
                      <w:szCs w:val="28"/>
                    </w:rPr>
                    <w:t>Rapport</w:t>
                  </w:r>
                </w:p>
                <w:p w:rsidR="00B2550D" w:rsidRDefault="00B2550D"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6A5E30"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6A5E30" w:rsidP="007C7339">
      <w:pPr>
        <w:spacing w:line="240" w:lineRule="atLeast"/>
        <w:jc w:val="left"/>
        <w:rPr>
          <w:sz w:val="28"/>
          <w:szCs w:val="28"/>
        </w:rPr>
      </w:pPr>
      <w:r w:rsidRPr="006A5E30">
        <w:rPr>
          <w:noProof/>
        </w:rPr>
        <w:pict>
          <v:shape id="_x0000_s1027" type="#_x0000_t202" style="position:absolute;margin-left:275.15pt;margin-top:6.25pt;width:167.25pt;height:67.5pt;z-index:251656192" stroked="f">
            <v:textbox style="mso-next-textbox:#_x0000_s1027">
              <w:txbxContent>
                <w:p w:rsidR="00B2550D" w:rsidRDefault="00B2550D">
                  <w:pPr>
                    <w:jc w:val="right"/>
                    <w:rPr>
                      <w:sz w:val="24"/>
                      <w:szCs w:val="24"/>
                    </w:rPr>
                  </w:pPr>
                  <w:bookmarkStart w:id="0" w:name="Opdrachtgever"/>
                  <w:r w:rsidRPr="00FD130F">
                    <w:rPr>
                      <w:sz w:val="24"/>
                      <w:szCs w:val="24"/>
                    </w:rPr>
                    <w:t>Geonovum</w:t>
                  </w:r>
                  <w:bookmarkEnd w:id="0"/>
                </w:p>
                <w:p w:rsidR="00B2550D" w:rsidRDefault="00B2550D">
                  <w:pPr>
                    <w:jc w:val="right"/>
                    <w:rPr>
                      <w:sz w:val="24"/>
                      <w:szCs w:val="24"/>
                    </w:rPr>
                  </w:pPr>
                </w:p>
                <w:p w:rsidR="00B2550D" w:rsidRDefault="00B2550D">
                  <w:pPr>
                    <w:jc w:val="right"/>
                    <w:rPr>
                      <w:sz w:val="24"/>
                      <w:szCs w:val="24"/>
                    </w:rPr>
                  </w:pPr>
                </w:p>
              </w:txbxContent>
            </v:textbox>
            <w10:wrap type="square"/>
          </v:shape>
        </w:pict>
      </w:r>
      <w:r w:rsidRPr="006A5E30">
        <w:rPr>
          <w:noProof/>
        </w:rPr>
        <w:pict>
          <v:shape id="_x0000_s1030" type="#_x0000_t202" style="position:absolute;margin-left:-6.2pt;margin-top:6.25pt;width:171pt;height:36pt;z-index:251657216" stroked="f">
            <v:textbox style="mso-next-textbox:#_x0000_s1030">
              <w:txbxContent>
                <w:p w:rsidR="00B2550D" w:rsidRDefault="00B2550D" w:rsidP="00672722">
                  <w:pPr>
                    <w:jc w:val="left"/>
                    <w:rPr>
                      <w:b/>
                    </w:rPr>
                  </w:pPr>
                  <w:r w:rsidRPr="00672722">
                    <w:rPr>
                      <w:b/>
                    </w:rPr>
                    <w:t>datum</w:t>
                  </w:r>
                </w:p>
                <w:p w:rsidR="00B2550D" w:rsidRPr="004419AB" w:rsidRDefault="00B2550D" w:rsidP="00672722">
                  <w:pPr>
                    <w:jc w:val="left"/>
                  </w:pPr>
                  <w:del w:id="1" w:author="pjanssen" w:date="2016-05-14T11:06:00Z">
                    <w:r w:rsidDel="0027065E">
                      <w:delText xml:space="preserve">22 </w:delText>
                    </w:r>
                  </w:del>
                  <w:ins w:id="2" w:author="pjanssen" w:date="2016-05-14T11:06:00Z">
                    <w:r w:rsidR="0027065E">
                      <w:t>1</w:t>
                    </w:r>
                  </w:ins>
                  <w:ins w:id="3" w:author="pjanssen" w:date="2016-05-14T11:07:00Z">
                    <w:r w:rsidR="0027065E">
                      <w:t>4</w:t>
                    </w:r>
                  </w:ins>
                  <w:ins w:id="4" w:author="pjanssen" w:date="2016-05-14T11:06:00Z">
                    <w:r w:rsidR="0027065E">
                      <w:t xml:space="preserve"> </w:t>
                    </w:r>
                  </w:ins>
                  <w:del w:id="5" w:author="pjanssen" w:date="2016-05-14T11:06:00Z">
                    <w:r w:rsidDel="0027065E">
                      <w:delText xml:space="preserve">april </w:delText>
                    </w:r>
                  </w:del>
                  <w:ins w:id="6" w:author="pjanssen" w:date="2016-05-14T11:06:00Z">
                    <w:r w:rsidR="0027065E">
                      <w:t>mei</w:t>
                    </w:r>
                    <w:r w:rsidR="0027065E">
                      <w:t xml:space="preserve"> </w:t>
                    </w:r>
                  </w:ins>
                  <w:r>
                    <w:t>2016</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6A5E30" w:rsidP="007C7339">
      <w:pPr>
        <w:spacing w:line="240" w:lineRule="atLeast"/>
        <w:jc w:val="left"/>
        <w:rPr>
          <w:sz w:val="28"/>
          <w:szCs w:val="28"/>
        </w:rPr>
      </w:pPr>
      <w:r w:rsidRPr="006A5E30">
        <w:rPr>
          <w:noProof/>
        </w:rPr>
        <w:pict>
          <v:shape id="_x0000_s1031" type="#_x0000_t202" style="position:absolute;margin-left:-180.1pt;margin-top:11.95pt;width:171pt;height:36pt;z-index:251658240" stroked="f">
            <v:textbox style="mso-next-textbox:#_x0000_s1031">
              <w:txbxContent>
                <w:p w:rsidR="00B2550D" w:rsidRPr="00672722" w:rsidRDefault="00B2550D" w:rsidP="00796267">
                  <w:pPr>
                    <w:rPr>
                      <w:b/>
                    </w:rPr>
                  </w:pPr>
                  <w:r w:rsidRPr="00672722">
                    <w:rPr>
                      <w:b/>
                    </w:rPr>
                    <w:t>versie</w:t>
                  </w:r>
                </w:p>
                <w:p w:rsidR="00B2550D" w:rsidRPr="00DC7808" w:rsidRDefault="00B2550D" w:rsidP="00796267">
                  <w:r>
                    <w:t>1.1RC1</w:t>
                  </w:r>
                  <w:del w:id="7" w:author="pjanssen" w:date="2016-05-14T11:06:00Z">
                    <w:r w:rsidDel="0027065E">
                      <w:delText xml:space="preserve"> concept</w:delText>
                    </w:r>
                  </w:del>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27065E">
            <w:pPr>
              <w:jc w:val="left"/>
              <w:rPr>
                <w:color w:val="0000FF"/>
              </w:rPr>
            </w:pPr>
            <w:r w:rsidRPr="005F591B">
              <w:t>D</w:t>
            </w:r>
            <w:r w:rsidR="000427A2" w:rsidRPr="005F591B">
              <w:t>atum laatste wijziging</w:t>
            </w:r>
            <w:r w:rsidRPr="005F591B">
              <w:t xml:space="preserve"> </w:t>
            </w:r>
            <w:r w:rsidRPr="005F591B">
              <w:rPr>
                <w:color w:val="0000FF"/>
              </w:rPr>
              <w:t>&lt;</w:t>
            </w:r>
            <w:r w:rsidR="00C67CD4">
              <w:rPr>
                <w:color w:val="0000FF"/>
              </w:rPr>
              <w:t>2016</w:t>
            </w:r>
            <w:r w:rsidR="001239D0">
              <w:rPr>
                <w:color w:val="0000FF"/>
              </w:rPr>
              <w:t>-</w:t>
            </w:r>
            <w:del w:id="8" w:author="pjanssen" w:date="2016-05-14T11:06:00Z">
              <w:r w:rsidR="00C67CD4" w:rsidDel="0027065E">
                <w:rPr>
                  <w:color w:val="0000FF"/>
                </w:rPr>
                <w:delText>04</w:delText>
              </w:r>
            </w:del>
            <w:ins w:id="9" w:author="pjanssen" w:date="2016-05-14T11:06:00Z">
              <w:r w:rsidR="0027065E">
                <w:rPr>
                  <w:color w:val="0000FF"/>
                </w:rPr>
                <w:t>0</w:t>
              </w:r>
              <w:r w:rsidR="0027065E">
                <w:rPr>
                  <w:color w:val="0000FF"/>
                </w:rPr>
                <w:t>5</w:t>
              </w:r>
            </w:ins>
            <w:r w:rsidRPr="005F591B">
              <w:rPr>
                <w:color w:val="0000FF"/>
              </w:rPr>
              <w:t>-</w:t>
            </w:r>
            <w:del w:id="10" w:author="pjanssen" w:date="2016-05-14T11:07:00Z">
              <w:r w:rsidR="00C67CD4" w:rsidDel="0027065E">
                <w:rPr>
                  <w:color w:val="0000FF"/>
                </w:rPr>
                <w:delText>2</w:delText>
              </w:r>
              <w:r w:rsidR="000C2971" w:rsidDel="0027065E">
                <w:rPr>
                  <w:color w:val="0000FF"/>
                </w:rPr>
                <w:delText>2</w:delText>
              </w:r>
            </w:del>
            <w:ins w:id="11" w:author="pjanssen" w:date="2016-05-14T11:07:00Z">
              <w:r w:rsidR="0027065E">
                <w:rPr>
                  <w:color w:val="0000FF"/>
                </w:rPr>
                <w:t>14</w:t>
              </w:r>
            </w:ins>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C67CD4">
            <w:pPr>
              <w:jc w:val="left"/>
              <w:rPr>
                <w:color w:val="0000FF"/>
              </w:rPr>
            </w:pPr>
            <w:r>
              <w:rPr>
                <w:color w:val="0000FF"/>
              </w:rPr>
              <w:t>IMKL_Dataspecificatie_</w:t>
            </w:r>
            <w:r w:rsidR="003657E7">
              <w:rPr>
                <w:color w:val="0000FF"/>
              </w:rPr>
              <w:t>1.</w:t>
            </w:r>
            <w:r w:rsidR="00C67CD4">
              <w:rPr>
                <w:color w:val="0000FF"/>
              </w:rPr>
              <w:t>1RC1</w:t>
            </w:r>
            <w:r>
              <w:rPr>
                <w:color w:val="0000FF"/>
              </w:rPr>
              <w:t>.</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84"/>
        <w:gridCol w:w="1276"/>
        <w:gridCol w:w="1128"/>
        <w:gridCol w:w="1218"/>
        <w:gridCol w:w="4396"/>
      </w:tblGrid>
      <w:tr w:rsidR="000427A2" w:rsidRPr="00866987" w:rsidTr="00D64E83">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8" w:type="pct"/>
          </w:tcPr>
          <w:p w:rsidR="000427A2" w:rsidRPr="000427A2" w:rsidRDefault="000427A2" w:rsidP="00E67465">
            <w:pPr>
              <w:jc w:val="left"/>
              <w:rPr>
                <w:b/>
                <w:bCs/>
              </w:rPr>
            </w:pPr>
            <w:r w:rsidRPr="000427A2">
              <w:rPr>
                <w:b/>
                <w:bCs/>
              </w:rPr>
              <w:t>Omschrijving aanpassing(en)</w:t>
            </w:r>
          </w:p>
        </w:tc>
      </w:tr>
      <w:tr w:rsidR="0027065E" w:rsidRPr="00866987" w:rsidTr="00D64E83">
        <w:trPr>
          <w:ins w:id="12" w:author="pjanssen" w:date="2016-05-14T11:07:00Z"/>
        </w:trPr>
        <w:tc>
          <w:tcPr>
            <w:tcW w:w="445" w:type="pct"/>
          </w:tcPr>
          <w:p w:rsidR="0027065E" w:rsidRDefault="0027065E" w:rsidP="00DD5E22">
            <w:pPr>
              <w:jc w:val="left"/>
              <w:rPr>
                <w:ins w:id="13" w:author="pjanssen" w:date="2016-05-14T11:07:00Z"/>
                <w:bCs/>
              </w:rPr>
            </w:pPr>
            <w:ins w:id="14" w:author="pjanssen" w:date="2016-05-14T11:07:00Z">
              <w:r>
                <w:rPr>
                  <w:bCs/>
                </w:rPr>
                <w:t>1.1RC1</w:t>
              </w:r>
            </w:ins>
          </w:p>
        </w:tc>
        <w:tc>
          <w:tcPr>
            <w:tcW w:w="725" w:type="pct"/>
          </w:tcPr>
          <w:p w:rsidR="0027065E" w:rsidRDefault="0027065E" w:rsidP="0027065E">
            <w:pPr>
              <w:jc w:val="left"/>
              <w:rPr>
                <w:ins w:id="15" w:author="pjanssen" w:date="2016-05-14T11:07:00Z"/>
                <w:bCs/>
              </w:rPr>
            </w:pPr>
            <w:ins w:id="16" w:author="pjanssen" w:date="2016-05-14T11:07:00Z">
              <w:r>
                <w:rPr>
                  <w:bCs/>
                </w:rPr>
                <w:t>2016-0</w:t>
              </w:r>
              <w:r>
                <w:rPr>
                  <w:bCs/>
                </w:rPr>
                <w:t>5</w:t>
              </w:r>
              <w:r>
                <w:rPr>
                  <w:bCs/>
                </w:rPr>
                <w:t>-</w:t>
              </w:r>
              <w:r>
                <w:rPr>
                  <w:bCs/>
                </w:rPr>
                <w:t>14</w:t>
              </w:r>
            </w:ins>
          </w:p>
        </w:tc>
        <w:tc>
          <w:tcPr>
            <w:tcW w:w="641" w:type="pct"/>
          </w:tcPr>
          <w:p w:rsidR="0027065E" w:rsidRDefault="0027065E" w:rsidP="00E67465">
            <w:pPr>
              <w:jc w:val="left"/>
              <w:rPr>
                <w:ins w:id="17" w:author="pjanssen" w:date="2016-05-14T11:07:00Z"/>
                <w:bCs/>
              </w:rPr>
            </w:pPr>
            <w:ins w:id="18" w:author="pjanssen" w:date="2016-05-14T11:08:00Z">
              <w:r>
                <w:rPr>
                  <w:bCs/>
                </w:rPr>
                <w:t>PJA</w:t>
              </w:r>
            </w:ins>
          </w:p>
        </w:tc>
        <w:tc>
          <w:tcPr>
            <w:tcW w:w="692" w:type="pct"/>
          </w:tcPr>
          <w:p w:rsidR="0027065E" w:rsidRDefault="0027065E" w:rsidP="00A905F8">
            <w:pPr>
              <w:jc w:val="left"/>
              <w:rPr>
                <w:ins w:id="19" w:author="pjanssen" w:date="2016-05-14T11:07:00Z"/>
                <w:bCs/>
              </w:rPr>
            </w:pPr>
            <w:ins w:id="20" w:author="pjanssen" w:date="2016-05-14T11:08:00Z">
              <w:r>
                <w:rPr>
                  <w:bCs/>
                </w:rPr>
                <w:t>divers</w:t>
              </w:r>
            </w:ins>
          </w:p>
        </w:tc>
        <w:tc>
          <w:tcPr>
            <w:tcW w:w="2498" w:type="pct"/>
          </w:tcPr>
          <w:p w:rsidR="0027065E" w:rsidRDefault="0027065E" w:rsidP="00E67465">
            <w:pPr>
              <w:jc w:val="left"/>
              <w:rPr>
                <w:ins w:id="21" w:author="pjanssen" w:date="2016-05-14T11:07:00Z"/>
                <w:bCs/>
              </w:rPr>
            </w:pPr>
            <w:ins w:id="22" w:author="pjanssen" w:date="2016-05-14T11:08:00Z">
              <w:r>
                <w:rPr>
                  <w:bCs/>
                </w:rPr>
                <w:t>Kleine aanpassingen van concept naar RC1</w:t>
              </w:r>
            </w:ins>
          </w:p>
        </w:tc>
      </w:tr>
      <w:tr w:rsidR="00C67CD4" w:rsidRPr="00866987" w:rsidTr="00D64E83">
        <w:tc>
          <w:tcPr>
            <w:tcW w:w="445" w:type="pct"/>
          </w:tcPr>
          <w:p w:rsidR="00C67CD4" w:rsidRDefault="00F43960" w:rsidP="00DD5E22">
            <w:pPr>
              <w:jc w:val="left"/>
              <w:rPr>
                <w:bCs/>
              </w:rPr>
            </w:pPr>
            <w:r>
              <w:rPr>
                <w:bCs/>
              </w:rPr>
              <w:t>1.</w:t>
            </w:r>
            <w:r w:rsidR="00C67CD4">
              <w:rPr>
                <w:bCs/>
              </w:rPr>
              <w:t>1RC1</w:t>
            </w:r>
          </w:p>
        </w:tc>
        <w:tc>
          <w:tcPr>
            <w:tcW w:w="725" w:type="pct"/>
          </w:tcPr>
          <w:p w:rsidR="00C67CD4" w:rsidRDefault="00C67CD4" w:rsidP="000C2971">
            <w:pPr>
              <w:jc w:val="left"/>
              <w:rPr>
                <w:bCs/>
              </w:rPr>
            </w:pPr>
            <w:r>
              <w:rPr>
                <w:bCs/>
              </w:rPr>
              <w:t>2016-04-22</w:t>
            </w:r>
          </w:p>
        </w:tc>
        <w:tc>
          <w:tcPr>
            <w:tcW w:w="641" w:type="pct"/>
          </w:tcPr>
          <w:p w:rsidR="00C67CD4" w:rsidRDefault="00C67CD4" w:rsidP="00E67465">
            <w:pPr>
              <w:jc w:val="left"/>
              <w:rPr>
                <w:bCs/>
              </w:rPr>
            </w:pPr>
            <w:r>
              <w:rPr>
                <w:bCs/>
              </w:rPr>
              <w:t>PJA</w:t>
            </w:r>
          </w:p>
        </w:tc>
        <w:tc>
          <w:tcPr>
            <w:tcW w:w="692" w:type="pct"/>
          </w:tcPr>
          <w:p w:rsidR="00C67CD4" w:rsidRDefault="00C67CD4" w:rsidP="00A905F8">
            <w:pPr>
              <w:jc w:val="left"/>
              <w:rPr>
                <w:bCs/>
              </w:rPr>
            </w:pPr>
            <w:r>
              <w:rPr>
                <w:bCs/>
              </w:rPr>
              <w:t>divers</w:t>
            </w:r>
          </w:p>
        </w:tc>
        <w:tc>
          <w:tcPr>
            <w:tcW w:w="2498" w:type="pct"/>
          </w:tcPr>
          <w:p w:rsidR="00C67CD4" w:rsidRDefault="00F43960" w:rsidP="00E67465">
            <w:pPr>
              <w:jc w:val="left"/>
              <w:rPr>
                <w:bCs/>
              </w:rPr>
            </w:pPr>
            <w:r w:rsidRPr="0027065E">
              <w:rPr>
                <w:bCs/>
                <w:u w:val="single"/>
                <w:rPrChange w:id="23" w:author="pjanssen" w:date="2016-05-14T11:09:00Z">
                  <w:rPr>
                    <w:bCs/>
                  </w:rPr>
                </w:rPrChange>
              </w:rPr>
              <w:t>Concept</w:t>
            </w:r>
            <w:r>
              <w:rPr>
                <w:bCs/>
              </w:rPr>
              <w:t xml:space="preserve"> </w:t>
            </w:r>
            <w:r w:rsidR="00C67CD4">
              <w:rPr>
                <w:bCs/>
              </w:rPr>
              <w:t>Update naar 1.1</w:t>
            </w:r>
          </w:p>
        </w:tc>
      </w:tr>
      <w:tr w:rsidR="000C2971" w:rsidRPr="00866987" w:rsidTr="00D64E83">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8" w:type="pct"/>
          </w:tcPr>
          <w:p w:rsidR="000C2971" w:rsidRDefault="000C2971" w:rsidP="00E67465">
            <w:pPr>
              <w:jc w:val="left"/>
              <w:rPr>
                <w:bCs/>
              </w:rPr>
            </w:pPr>
            <w:r>
              <w:rPr>
                <w:bCs/>
              </w:rPr>
              <w:t>GWSW referenties</w:t>
            </w:r>
          </w:p>
        </w:tc>
      </w:tr>
      <w:tr w:rsidR="003657E7" w:rsidRPr="00866987" w:rsidTr="00D64E83">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8" w:type="pct"/>
          </w:tcPr>
          <w:p w:rsidR="003657E7" w:rsidRDefault="003657E7" w:rsidP="00E67465">
            <w:pPr>
              <w:jc w:val="left"/>
              <w:rPr>
                <w:bCs/>
              </w:rPr>
            </w:pPr>
            <w:r>
              <w:rPr>
                <w:bCs/>
              </w:rPr>
              <w:t>Publicatie als versie 1.0 release candidate 1</w:t>
            </w:r>
          </w:p>
        </w:tc>
      </w:tr>
      <w:tr w:rsidR="00157658" w:rsidRPr="00866987" w:rsidTr="00D64E83">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8" w:type="pct"/>
          </w:tcPr>
          <w:p w:rsidR="00157658" w:rsidRDefault="00157658" w:rsidP="00E67465">
            <w:pPr>
              <w:jc w:val="left"/>
              <w:rPr>
                <w:bCs/>
              </w:rPr>
            </w:pPr>
            <w:r>
              <w:rPr>
                <w:bCs/>
              </w:rPr>
              <w:t>Nav review versie 0.96</w:t>
            </w:r>
          </w:p>
        </w:tc>
      </w:tr>
      <w:tr w:rsidR="00751479" w:rsidRPr="00866987" w:rsidTr="00D64E83">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8" w:type="pct"/>
          </w:tcPr>
          <w:p w:rsidR="00751479" w:rsidRDefault="001D1C63" w:rsidP="00E67465">
            <w:pPr>
              <w:jc w:val="left"/>
              <w:rPr>
                <w:bCs/>
              </w:rPr>
            </w:pPr>
            <w:r>
              <w:rPr>
                <w:bCs/>
              </w:rPr>
              <w:t>Nav review en periode tot 18 juni.</w:t>
            </w:r>
          </w:p>
        </w:tc>
      </w:tr>
      <w:tr w:rsidR="007D62D8" w:rsidRPr="00866987" w:rsidTr="00D64E83">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8" w:type="pct"/>
          </w:tcPr>
          <w:p w:rsidR="007D62D8" w:rsidRDefault="007D62D8" w:rsidP="00E67465">
            <w:pPr>
              <w:jc w:val="left"/>
              <w:rPr>
                <w:bCs/>
              </w:rPr>
            </w:pPr>
            <w:r>
              <w:rPr>
                <w:bCs/>
              </w:rPr>
              <w:t>Nav van review werkgroep</w:t>
            </w:r>
          </w:p>
        </w:tc>
      </w:tr>
      <w:tr w:rsidR="006F7422" w:rsidRPr="00866987" w:rsidTr="00D64E83">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8" w:type="pct"/>
          </w:tcPr>
          <w:p w:rsidR="006F7422" w:rsidRDefault="006F7422" w:rsidP="00E67465">
            <w:pPr>
              <w:jc w:val="left"/>
              <w:rPr>
                <w:bCs/>
              </w:rPr>
            </w:pPr>
            <w:r>
              <w:rPr>
                <w:bCs/>
              </w:rPr>
              <w:t>Review op 0.3 verwerkt</w:t>
            </w:r>
          </w:p>
        </w:tc>
      </w:tr>
      <w:tr w:rsidR="00E62DE5" w:rsidRPr="00866987" w:rsidTr="00D64E83">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8" w:type="pct"/>
          </w:tcPr>
          <w:p w:rsidR="00E62DE5" w:rsidRDefault="00387DE5" w:rsidP="00E67465">
            <w:pPr>
              <w:jc w:val="left"/>
              <w:rPr>
                <w:bCs/>
              </w:rPr>
            </w:pPr>
            <w:r>
              <w:rPr>
                <w:bCs/>
              </w:rPr>
              <w:t>Review verwerkt, andere dan WION modellen toegevoegd</w:t>
            </w:r>
          </w:p>
        </w:tc>
      </w:tr>
      <w:tr w:rsidR="000427A2" w:rsidRPr="00866987" w:rsidTr="00D64E83">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8" w:type="pct"/>
          </w:tcPr>
          <w:p w:rsidR="000427A2" w:rsidRPr="000427A2" w:rsidRDefault="00635202" w:rsidP="00E67465">
            <w:pPr>
              <w:jc w:val="left"/>
              <w:rPr>
                <w:bCs/>
              </w:rPr>
            </w:pPr>
            <w:r>
              <w:rPr>
                <w:bCs/>
              </w:rPr>
              <w:t>Hoofdstuk 5 ingevuld</w:t>
            </w:r>
          </w:p>
        </w:tc>
      </w:tr>
      <w:tr w:rsidR="00D64E83" w:rsidRPr="00866987" w:rsidTr="00D64E83">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8" w:type="pct"/>
          </w:tcPr>
          <w:p w:rsidR="00D64E83" w:rsidRPr="000427A2" w:rsidRDefault="00D64E83" w:rsidP="0080083A">
            <w:pPr>
              <w:jc w:val="left"/>
              <w:rPr>
                <w:bCs/>
              </w:rPr>
            </w:pPr>
            <w:r w:rsidRPr="00546004">
              <w:rPr>
                <w:rFonts w:ascii="Arial" w:hAnsi="Arial" w:cs="Arial"/>
                <w:bCs/>
              </w:rPr>
              <w:t>Start op basis van PDOK DPS Template</w:t>
            </w:r>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drawing>
          <wp:anchor distT="0" distB="0" distL="114300" distR="114300" simplePos="0" relativeHeight="251787264"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38200" cy="304800"/>
                    </a:xfrm>
                    <a:prstGeom prst="rect">
                      <a:avLst/>
                    </a:prstGeom>
                    <a:noFill/>
                    <a:ln>
                      <a:noFill/>
                    </a:ln>
                  </pic:spPr>
                </pic:pic>
              </a:graphicData>
            </a:graphic>
          </wp:anchor>
        </w:drawing>
      </w:r>
      <w:r w:rsidR="006A5E30">
        <w:rPr>
          <w:noProof/>
          <w:sz w:val="28"/>
          <w:szCs w:val="28"/>
        </w:rPr>
        <w:pict>
          <v:shape id="Tekstvak 7" o:spid="_x0000_s1039" type="#_x0000_t202" style="position:absolute;margin-left:-17.9pt;margin-top:72.35pt;width:501.05pt;height:44.8pt;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B2550D" w:rsidRPr="00672722" w:rsidRDefault="00B2550D" w:rsidP="0071388C">
                  <w:pPr>
                    <w:rPr>
                      <w:b/>
                    </w:rPr>
                  </w:pPr>
                  <w:r>
                    <w:rPr>
                      <w:b/>
                    </w:rPr>
                    <w:t>rechtenbeleid</w:t>
                  </w:r>
                </w:p>
                <w:p w:rsidR="00B2550D" w:rsidRDefault="00B2550D" w:rsidP="0071388C">
                  <w:pPr>
                    <w:ind w:left="709" w:firstLine="709"/>
                  </w:pPr>
                  <w:r w:rsidRPr="00D774FF">
                    <w:t>Naamsvermelding-GeenAfgeleideWerken 3.0 Nederland</w:t>
                  </w:r>
                </w:p>
                <w:p w:rsidR="00B2550D" w:rsidRDefault="00B2550D" w:rsidP="0071388C">
                  <w:pPr>
                    <w:ind w:left="709" w:firstLine="709"/>
                  </w:pPr>
                  <w:r w:rsidRPr="00D774FF">
                    <w:t>(CC BY-ND 3.0)</w:t>
                  </w:r>
                  <w:r>
                    <w:t xml:space="preserve"> </w:t>
                  </w:r>
                  <w:r>
                    <w:tab/>
                  </w:r>
                </w:p>
                <w:p w:rsidR="00B2550D" w:rsidRDefault="00B2550D" w:rsidP="0071388C">
                  <w:pPr>
                    <w:ind w:left="709" w:firstLine="709"/>
                  </w:pPr>
                </w:p>
                <w:p w:rsidR="00B2550D" w:rsidRPr="002564CF" w:rsidRDefault="00B2550D"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 Rioned,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(Webmapper)</w:t>
      </w:r>
    </w:p>
    <w:p w:rsidR="008E0649" w:rsidRDefault="008E0649" w:rsidP="000E7FD9">
      <w:r>
        <w:t>Wilko Quak (Geonovum)</w:t>
      </w:r>
    </w:p>
    <w:p w:rsidR="008E0649" w:rsidRDefault="008E0649" w:rsidP="000E7FD9"/>
    <w:p w:rsidR="008E0649" w:rsidRDefault="008E0649" w:rsidP="000E7FD9">
      <w:r>
        <w:t>Werkgroep:</w:t>
      </w:r>
    </w:p>
    <w:p w:rsidR="000E7FD9" w:rsidRDefault="000E7FD9" w:rsidP="000E7FD9">
      <w:r>
        <w:t>Ad van Houtum (Kadaster)</w:t>
      </w:r>
    </w:p>
    <w:p w:rsidR="000E7FD9" w:rsidRDefault="000E7FD9" w:rsidP="000E7FD9">
      <w:r>
        <w:t>Wil Lambo (KPN)</w:t>
      </w:r>
    </w:p>
    <w:p w:rsidR="00CD35A6" w:rsidRDefault="00CD35A6" w:rsidP="000E7FD9">
      <w:r w:rsidRPr="00BA09AC">
        <w:t>Martin van Vaale</w:t>
      </w:r>
      <w:r>
        <w:t>n (KPN)</w:t>
      </w:r>
    </w:p>
    <w:p w:rsidR="000E7FD9" w:rsidRDefault="000E7FD9" w:rsidP="000E7FD9">
      <w:r>
        <w:t>Daan van Os (Brabant Water)</w:t>
      </w:r>
    </w:p>
    <w:p w:rsidR="000E7FD9" w:rsidRPr="000E7FD9" w:rsidRDefault="006F2CE2" w:rsidP="000E7FD9">
      <w:pPr>
        <w:rPr>
          <w:lang w:val="fr-FR"/>
        </w:rPr>
      </w:pPr>
      <w:r w:rsidRPr="006F2CE2">
        <w:rPr>
          <w:lang w:val="fr-FR"/>
        </w:rPr>
        <w:t>Jorrit Hans</w:t>
      </w:r>
      <w:r w:rsidR="00C67CD4">
        <w:rPr>
          <w:lang w:val="fr-FR"/>
        </w:rPr>
        <w:t>s</w:t>
      </w:r>
      <w:r w:rsidRPr="006F2CE2">
        <w:rPr>
          <w:lang w:val="fr-FR"/>
        </w:rPr>
        <w:t>on (Enexis)</w:t>
      </w:r>
    </w:p>
    <w:p w:rsidR="000E7FD9" w:rsidRDefault="006F2CE2" w:rsidP="000E7FD9">
      <w:pPr>
        <w:rPr>
          <w:lang w:val="fr-FR"/>
        </w:rPr>
      </w:pPr>
      <w:r w:rsidRPr="006F2CE2">
        <w:rPr>
          <w:lang w:val="fr-FR"/>
        </w:rPr>
        <w:t>Marcel Busser (BAM)</w:t>
      </w:r>
    </w:p>
    <w:p w:rsidR="00735463" w:rsidRPr="00C67CD4" w:rsidRDefault="00AD512E" w:rsidP="000E7FD9">
      <w:r w:rsidRPr="00C67CD4">
        <w:t>Felix Parmentier (BAM)</w:t>
      </w:r>
    </w:p>
    <w:p w:rsidR="008E0649" w:rsidRPr="00C67CD4" w:rsidRDefault="00AD512E" w:rsidP="000E7FD9">
      <w:r w:rsidRPr="00C67CD4">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(A</w:t>
      </w:r>
      <w:r w:rsidR="00E76D04">
        <w:t>l</w:t>
      </w:r>
      <w:r>
        <w:t>liander)</w:t>
      </w:r>
    </w:p>
    <w:p w:rsidR="000E7FD9" w:rsidRDefault="000E7FD9" w:rsidP="000E7FD9">
      <w:r>
        <w:t>Henny Nouwens (Ziggo)</w:t>
      </w:r>
    </w:p>
    <w:p w:rsidR="000E7FD9" w:rsidRDefault="000E7FD9" w:rsidP="000E7FD9">
      <w:r>
        <w:t>Hans Postema (Gasunie)</w:t>
      </w:r>
    </w:p>
    <w:p w:rsidR="000E7FD9" w:rsidRDefault="000E7FD9" w:rsidP="000E7FD9">
      <w:r>
        <w:t>Fuat Akdeniz (Kadaster)</w:t>
      </w:r>
    </w:p>
    <w:p w:rsidR="00CD35A6" w:rsidRDefault="00CD35A6" w:rsidP="000E7FD9">
      <w:r>
        <w:t>Herman van den Berg (Kadaster)</w:t>
      </w:r>
    </w:p>
    <w:p w:rsidR="00735463" w:rsidRPr="00CF79BA" w:rsidRDefault="006A5E30" w:rsidP="000E7FD9">
      <w:pPr>
        <w:rPr>
          <w:lang w:val="en-GB"/>
        </w:rPr>
      </w:pPr>
      <w:r w:rsidRPr="006A5E30">
        <w:rPr>
          <w:lang w:val="en-GB"/>
        </w:rPr>
        <w:t>Bas Heite (B12)</w:t>
      </w:r>
    </w:p>
    <w:p w:rsidR="000E7FD9" w:rsidRPr="00CF79BA" w:rsidRDefault="006A5E30" w:rsidP="000E7FD9">
      <w:pPr>
        <w:rPr>
          <w:lang w:val="en-GB"/>
        </w:rPr>
      </w:pPr>
      <w:r w:rsidRPr="006A5E30">
        <w:rPr>
          <w:lang w:val="en-GB"/>
        </w:rPr>
        <w:t>Frank Coumans (Eneco)</w:t>
      </w:r>
    </w:p>
    <w:p w:rsidR="000E7FD9" w:rsidRDefault="000E7FD9" w:rsidP="000E7FD9">
      <w:r>
        <w:t>Hans Meijer (Gemeente Den Haag)</w:t>
      </w:r>
    </w:p>
    <w:p w:rsidR="000E7FD9" w:rsidRDefault="000E7FD9" w:rsidP="000E7FD9">
      <w:r>
        <w:t>Eric Oosterom (Stichting Rioned)</w:t>
      </w:r>
    </w:p>
    <w:p w:rsidR="00CD35A6" w:rsidRDefault="00CD35A6" w:rsidP="000E7FD9">
      <w:r w:rsidRPr="00BA09AC">
        <w:t>Hendrik Kingma</w:t>
      </w:r>
      <w:r>
        <w:t xml:space="preserve"> (Riodesk)</w:t>
      </w:r>
    </w:p>
    <w:p w:rsidR="00735463" w:rsidRDefault="00735463" w:rsidP="000E7FD9">
      <w:r>
        <w:t>John Peeters (Gemeente Maasgouw)</w:t>
      </w:r>
    </w:p>
    <w:p w:rsidR="00CD35A6" w:rsidRDefault="00CD35A6" w:rsidP="000E7FD9">
      <w:r>
        <w:t>Jan van der Leij (Cumela)</w:t>
      </w:r>
    </w:p>
    <w:p w:rsidR="006F7422" w:rsidRDefault="006F7422" w:rsidP="000427A2"/>
    <w:p w:rsidR="000427A2" w:rsidRDefault="000E7FD9" w:rsidP="000427A2">
      <w:r>
        <w:lastRenderedPageBreak/>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27065E" w:rsidRDefault="006A5E30">
      <w:pPr>
        <w:pStyle w:val="Inhopg1"/>
        <w:rPr>
          <w:rFonts w:asciiTheme="minorHAnsi" w:eastAsiaTheme="minorEastAsia" w:hAnsiTheme="minorHAnsi" w:cstheme="minorBidi"/>
          <w:noProof/>
          <w:sz w:val="22"/>
          <w:szCs w:val="22"/>
        </w:rPr>
      </w:pPr>
      <w:r w:rsidRPr="006A5E30">
        <w:fldChar w:fldCharType="begin"/>
      </w:r>
      <w:r w:rsidR="00A26809" w:rsidRPr="007C7339">
        <w:instrText xml:space="preserve"> TOC \h \z \t "Hoofdstuktitel;1;Paragraaftitel;2;subparagraaftitel;3" </w:instrText>
      </w:r>
      <w:r w:rsidRPr="006A5E30">
        <w:fldChar w:fldCharType="separate"/>
      </w:r>
      <w:hyperlink w:anchor="_Toc450987500" w:history="1">
        <w:r w:rsidR="0027065E" w:rsidRPr="00B856A3">
          <w:rPr>
            <w:rStyle w:val="Hyperlink"/>
            <w:noProof/>
          </w:rPr>
          <w:t>Inleiding en leeswijzer.</w:t>
        </w:r>
        <w:r w:rsidR="0027065E">
          <w:rPr>
            <w:noProof/>
            <w:webHidden/>
          </w:rPr>
          <w:tab/>
        </w:r>
        <w:r w:rsidR="0027065E">
          <w:rPr>
            <w:noProof/>
            <w:webHidden/>
          </w:rPr>
          <w:fldChar w:fldCharType="begin"/>
        </w:r>
        <w:r w:rsidR="0027065E">
          <w:rPr>
            <w:noProof/>
            <w:webHidden/>
          </w:rPr>
          <w:instrText xml:space="preserve"> PAGEREF _Toc450987500 \h </w:instrText>
        </w:r>
        <w:r w:rsidR="0027065E">
          <w:rPr>
            <w:noProof/>
            <w:webHidden/>
          </w:rPr>
        </w:r>
        <w:r w:rsidR="0027065E">
          <w:rPr>
            <w:noProof/>
            <w:webHidden/>
          </w:rPr>
          <w:fldChar w:fldCharType="separate"/>
        </w:r>
        <w:r w:rsidR="0027065E">
          <w:rPr>
            <w:noProof/>
            <w:webHidden/>
          </w:rPr>
          <w:t>7</w:t>
        </w:r>
        <w:r w:rsidR="0027065E">
          <w:rPr>
            <w:noProof/>
            <w:webHidden/>
          </w:rPr>
          <w:fldChar w:fldCharType="end"/>
        </w:r>
      </w:hyperlink>
    </w:p>
    <w:p w:rsidR="0027065E" w:rsidRDefault="0027065E">
      <w:pPr>
        <w:pStyle w:val="Inhopg1"/>
        <w:rPr>
          <w:rFonts w:asciiTheme="minorHAnsi" w:eastAsiaTheme="minorEastAsia" w:hAnsiTheme="minorHAnsi" w:cstheme="minorBidi"/>
          <w:noProof/>
          <w:sz w:val="22"/>
          <w:szCs w:val="22"/>
        </w:rPr>
      </w:pPr>
      <w:hyperlink w:anchor="_Toc450987501" w:history="1">
        <w:r w:rsidRPr="00B856A3">
          <w:rPr>
            <w:rStyle w:val="Hyperlink"/>
            <w:noProof/>
          </w:rPr>
          <w:t>Scope</w:t>
        </w:r>
        <w:r>
          <w:rPr>
            <w:noProof/>
            <w:webHidden/>
          </w:rPr>
          <w:tab/>
        </w:r>
        <w:r>
          <w:rPr>
            <w:noProof/>
            <w:webHidden/>
          </w:rPr>
          <w:fldChar w:fldCharType="begin"/>
        </w:r>
        <w:r>
          <w:rPr>
            <w:noProof/>
            <w:webHidden/>
          </w:rPr>
          <w:instrText xml:space="preserve"> PAGEREF _Toc450987501 \h </w:instrText>
        </w:r>
        <w:r>
          <w:rPr>
            <w:noProof/>
            <w:webHidden/>
          </w:rPr>
        </w:r>
        <w:r>
          <w:rPr>
            <w:noProof/>
            <w:webHidden/>
          </w:rPr>
          <w:fldChar w:fldCharType="separate"/>
        </w:r>
        <w:r>
          <w:rPr>
            <w:noProof/>
            <w:webHidden/>
          </w:rPr>
          <w:t>8</w:t>
        </w:r>
        <w:r>
          <w:rPr>
            <w:noProof/>
            <w:webHidden/>
          </w:rPr>
          <w:fldChar w:fldCharType="end"/>
        </w:r>
      </w:hyperlink>
    </w:p>
    <w:p w:rsidR="0027065E" w:rsidRDefault="0027065E">
      <w:pPr>
        <w:pStyle w:val="Inhopg2"/>
        <w:rPr>
          <w:rFonts w:asciiTheme="minorHAnsi" w:eastAsiaTheme="minorEastAsia" w:hAnsiTheme="minorHAnsi" w:cstheme="minorBidi"/>
          <w:sz w:val="22"/>
          <w:szCs w:val="22"/>
        </w:rPr>
      </w:pPr>
      <w:hyperlink w:anchor="_Toc450987502" w:history="1">
        <w:r w:rsidRPr="00B856A3">
          <w:rPr>
            <w:rStyle w:val="Hyperlink"/>
          </w:rPr>
          <w:t>2.1</w:t>
        </w:r>
        <w:r>
          <w:rPr>
            <w:rFonts w:asciiTheme="minorHAnsi" w:eastAsiaTheme="minorEastAsia" w:hAnsiTheme="minorHAnsi" w:cstheme="minorBidi"/>
            <w:sz w:val="22"/>
            <w:szCs w:val="22"/>
          </w:rPr>
          <w:tab/>
        </w:r>
        <w:r w:rsidRPr="00B856A3">
          <w:rPr>
            <w:rStyle w:val="Hyperlink"/>
          </w:rPr>
          <w:t>Scope.</w:t>
        </w:r>
        <w:r>
          <w:rPr>
            <w:webHidden/>
          </w:rPr>
          <w:tab/>
        </w:r>
        <w:r>
          <w:rPr>
            <w:webHidden/>
          </w:rPr>
          <w:fldChar w:fldCharType="begin"/>
        </w:r>
        <w:r>
          <w:rPr>
            <w:webHidden/>
          </w:rPr>
          <w:instrText xml:space="preserve"> PAGEREF _Toc450987502 \h </w:instrText>
        </w:r>
        <w:r>
          <w:rPr>
            <w:webHidden/>
          </w:rPr>
        </w:r>
        <w:r>
          <w:rPr>
            <w:webHidden/>
          </w:rPr>
          <w:fldChar w:fldCharType="separate"/>
        </w:r>
        <w:r>
          <w:rPr>
            <w:webHidden/>
          </w:rPr>
          <w:t>8</w:t>
        </w:r>
        <w:r>
          <w:rPr>
            <w:webHidden/>
          </w:rPr>
          <w:fldChar w:fldCharType="end"/>
        </w:r>
      </w:hyperlink>
    </w:p>
    <w:p w:rsidR="0027065E" w:rsidRDefault="0027065E">
      <w:pPr>
        <w:pStyle w:val="Inhopg1"/>
        <w:rPr>
          <w:rFonts w:asciiTheme="minorHAnsi" w:eastAsiaTheme="minorEastAsia" w:hAnsiTheme="minorHAnsi" w:cstheme="minorBidi"/>
          <w:noProof/>
          <w:sz w:val="22"/>
          <w:szCs w:val="22"/>
        </w:rPr>
      </w:pPr>
      <w:hyperlink w:anchor="_Toc450987503" w:history="1">
        <w:r w:rsidRPr="00B856A3">
          <w:rPr>
            <w:rStyle w:val="Hyperlink"/>
            <w:noProof/>
          </w:rPr>
          <w:t>Overzicht</w:t>
        </w:r>
        <w:r>
          <w:rPr>
            <w:noProof/>
            <w:webHidden/>
          </w:rPr>
          <w:tab/>
        </w:r>
        <w:r>
          <w:rPr>
            <w:noProof/>
            <w:webHidden/>
          </w:rPr>
          <w:fldChar w:fldCharType="begin"/>
        </w:r>
        <w:r>
          <w:rPr>
            <w:noProof/>
            <w:webHidden/>
          </w:rPr>
          <w:instrText xml:space="preserve"> PAGEREF _Toc450987503 \h </w:instrText>
        </w:r>
        <w:r>
          <w:rPr>
            <w:noProof/>
            <w:webHidden/>
          </w:rPr>
        </w:r>
        <w:r>
          <w:rPr>
            <w:noProof/>
            <w:webHidden/>
          </w:rPr>
          <w:fldChar w:fldCharType="separate"/>
        </w:r>
        <w:r>
          <w:rPr>
            <w:noProof/>
            <w:webHidden/>
          </w:rPr>
          <w:t>9</w:t>
        </w:r>
        <w:r>
          <w:rPr>
            <w:noProof/>
            <w:webHidden/>
          </w:rPr>
          <w:fldChar w:fldCharType="end"/>
        </w:r>
      </w:hyperlink>
    </w:p>
    <w:p w:rsidR="0027065E" w:rsidRDefault="0027065E">
      <w:pPr>
        <w:pStyle w:val="Inhopg2"/>
        <w:rPr>
          <w:rFonts w:asciiTheme="minorHAnsi" w:eastAsiaTheme="minorEastAsia" w:hAnsiTheme="minorHAnsi" w:cstheme="minorBidi"/>
          <w:sz w:val="22"/>
          <w:szCs w:val="22"/>
        </w:rPr>
      </w:pPr>
      <w:hyperlink w:anchor="_Toc450987504" w:history="1">
        <w:r w:rsidRPr="00B856A3">
          <w:rPr>
            <w:rStyle w:val="Hyperlink"/>
          </w:rPr>
          <w:t>3.1</w:t>
        </w:r>
        <w:r>
          <w:rPr>
            <w:rFonts w:asciiTheme="minorHAnsi" w:eastAsiaTheme="minorEastAsia" w:hAnsiTheme="minorHAnsi" w:cstheme="minorBidi"/>
            <w:sz w:val="22"/>
            <w:szCs w:val="22"/>
          </w:rPr>
          <w:tab/>
        </w:r>
        <w:r w:rsidRPr="00B856A3">
          <w:rPr>
            <w:rStyle w:val="Hyperlink"/>
          </w:rPr>
          <w:t>Naam en Acroniemen.</w:t>
        </w:r>
        <w:r>
          <w:rPr>
            <w:webHidden/>
          </w:rPr>
          <w:tab/>
        </w:r>
        <w:r>
          <w:rPr>
            <w:webHidden/>
          </w:rPr>
          <w:fldChar w:fldCharType="begin"/>
        </w:r>
        <w:r>
          <w:rPr>
            <w:webHidden/>
          </w:rPr>
          <w:instrText xml:space="preserve"> PAGEREF _Toc450987504 \h </w:instrText>
        </w:r>
        <w:r>
          <w:rPr>
            <w:webHidden/>
          </w:rPr>
        </w:r>
        <w:r>
          <w:rPr>
            <w:webHidden/>
          </w:rPr>
          <w:fldChar w:fldCharType="separate"/>
        </w:r>
        <w:r>
          <w:rPr>
            <w:webHidden/>
          </w:rPr>
          <w:t>9</w:t>
        </w:r>
        <w:r>
          <w:rPr>
            <w:webHidden/>
          </w:rPr>
          <w:fldChar w:fldCharType="end"/>
        </w:r>
      </w:hyperlink>
    </w:p>
    <w:p w:rsidR="0027065E" w:rsidRDefault="0027065E">
      <w:pPr>
        <w:pStyle w:val="Inhopg2"/>
        <w:rPr>
          <w:rFonts w:asciiTheme="minorHAnsi" w:eastAsiaTheme="minorEastAsia" w:hAnsiTheme="minorHAnsi" w:cstheme="minorBidi"/>
          <w:sz w:val="22"/>
          <w:szCs w:val="22"/>
        </w:rPr>
      </w:pPr>
      <w:hyperlink w:anchor="_Toc450987505" w:history="1">
        <w:r w:rsidRPr="00B856A3">
          <w:rPr>
            <w:rStyle w:val="Hyperlink"/>
          </w:rPr>
          <w:t>3.2</w:t>
        </w:r>
        <w:r>
          <w:rPr>
            <w:rFonts w:asciiTheme="minorHAnsi" w:eastAsiaTheme="minorEastAsia" w:hAnsiTheme="minorHAnsi" w:cstheme="minorBidi"/>
            <w:sz w:val="22"/>
            <w:szCs w:val="22"/>
          </w:rPr>
          <w:tab/>
        </w:r>
        <w:r w:rsidRPr="00B856A3">
          <w:rPr>
            <w:rStyle w:val="Hyperlink"/>
          </w:rPr>
          <w:t>Informele beschrijving.</w:t>
        </w:r>
        <w:r>
          <w:rPr>
            <w:webHidden/>
          </w:rPr>
          <w:tab/>
        </w:r>
        <w:r>
          <w:rPr>
            <w:webHidden/>
          </w:rPr>
          <w:fldChar w:fldCharType="begin"/>
        </w:r>
        <w:r>
          <w:rPr>
            <w:webHidden/>
          </w:rPr>
          <w:instrText xml:space="preserve"> PAGEREF _Toc450987505 \h </w:instrText>
        </w:r>
        <w:r>
          <w:rPr>
            <w:webHidden/>
          </w:rPr>
        </w:r>
        <w:r>
          <w:rPr>
            <w:webHidden/>
          </w:rPr>
          <w:fldChar w:fldCharType="separate"/>
        </w:r>
        <w:r>
          <w:rPr>
            <w:webHidden/>
          </w:rPr>
          <w:t>9</w:t>
        </w:r>
        <w:r>
          <w:rPr>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06" w:history="1">
        <w:r w:rsidRPr="00B856A3">
          <w:rPr>
            <w:rStyle w:val="Hyperlink"/>
            <w:noProof/>
          </w:rPr>
          <w:t>3.2.1</w:t>
        </w:r>
        <w:r>
          <w:rPr>
            <w:rFonts w:asciiTheme="minorHAnsi" w:eastAsiaTheme="minorEastAsia" w:hAnsiTheme="minorHAnsi" w:cstheme="minorBidi"/>
            <w:noProof/>
            <w:sz w:val="22"/>
            <w:szCs w:val="22"/>
          </w:rPr>
          <w:tab/>
        </w:r>
        <w:r w:rsidRPr="00B856A3">
          <w:rPr>
            <w:rStyle w:val="Hyperlink"/>
            <w:noProof/>
          </w:rPr>
          <w:t>Definitie.</w:t>
        </w:r>
        <w:r>
          <w:rPr>
            <w:noProof/>
            <w:webHidden/>
          </w:rPr>
          <w:tab/>
        </w:r>
        <w:r>
          <w:rPr>
            <w:noProof/>
            <w:webHidden/>
          </w:rPr>
          <w:fldChar w:fldCharType="begin"/>
        </w:r>
        <w:r>
          <w:rPr>
            <w:noProof/>
            <w:webHidden/>
          </w:rPr>
          <w:instrText xml:space="preserve"> PAGEREF _Toc450987506 \h </w:instrText>
        </w:r>
        <w:r>
          <w:rPr>
            <w:noProof/>
            <w:webHidden/>
          </w:rPr>
        </w:r>
        <w:r>
          <w:rPr>
            <w:noProof/>
            <w:webHidden/>
          </w:rPr>
          <w:fldChar w:fldCharType="separate"/>
        </w:r>
        <w:r>
          <w:rPr>
            <w:noProof/>
            <w:webHidden/>
          </w:rPr>
          <w:t>9</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07" w:history="1">
        <w:r w:rsidRPr="00B856A3">
          <w:rPr>
            <w:rStyle w:val="Hyperlink"/>
            <w:noProof/>
          </w:rPr>
          <w:t>3.2.2</w:t>
        </w:r>
        <w:r>
          <w:rPr>
            <w:rFonts w:asciiTheme="minorHAnsi" w:eastAsiaTheme="minorEastAsia" w:hAnsiTheme="minorHAnsi" w:cstheme="minorBidi"/>
            <w:noProof/>
            <w:sz w:val="22"/>
            <w:szCs w:val="22"/>
          </w:rPr>
          <w:tab/>
        </w:r>
        <w:r w:rsidRPr="00B856A3">
          <w:rPr>
            <w:rStyle w:val="Hyperlink"/>
            <w:noProof/>
          </w:rPr>
          <w:t>Beschrijving.</w:t>
        </w:r>
        <w:r>
          <w:rPr>
            <w:noProof/>
            <w:webHidden/>
          </w:rPr>
          <w:tab/>
        </w:r>
        <w:r>
          <w:rPr>
            <w:noProof/>
            <w:webHidden/>
          </w:rPr>
          <w:fldChar w:fldCharType="begin"/>
        </w:r>
        <w:r>
          <w:rPr>
            <w:noProof/>
            <w:webHidden/>
          </w:rPr>
          <w:instrText xml:space="preserve"> PAGEREF _Toc450987507 \h </w:instrText>
        </w:r>
        <w:r>
          <w:rPr>
            <w:noProof/>
            <w:webHidden/>
          </w:rPr>
        </w:r>
        <w:r>
          <w:rPr>
            <w:noProof/>
            <w:webHidden/>
          </w:rPr>
          <w:fldChar w:fldCharType="separate"/>
        </w:r>
        <w:r>
          <w:rPr>
            <w:noProof/>
            <w:webHidden/>
          </w:rPr>
          <w:t>9</w:t>
        </w:r>
        <w:r>
          <w:rPr>
            <w:noProof/>
            <w:webHidden/>
          </w:rPr>
          <w:fldChar w:fldCharType="end"/>
        </w:r>
      </w:hyperlink>
    </w:p>
    <w:p w:rsidR="0027065E" w:rsidRDefault="0027065E">
      <w:pPr>
        <w:pStyle w:val="Inhopg2"/>
        <w:rPr>
          <w:rFonts w:asciiTheme="minorHAnsi" w:eastAsiaTheme="minorEastAsia" w:hAnsiTheme="minorHAnsi" w:cstheme="minorBidi"/>
          <w:sz w:val="22"/>
          <w:szCs w:val="22"/>
        </w:rPr>
      </w:pPr>
      <w:hyperlink w:anchor="_Toc450987508" w:history="1">
        <w:r w:rsidRPr="00B856A3">
          <w:rPr>
            <w:rStyle w:val="Hyperlink"/>
          </w:rPr>
          <w:t>3.3</w:t>
        </w:r>
        <w:r>
          <w:rPr>
            <w:rFonts w:asciiTheme="minorHAnsi" w:eastAsiaTheme="minorEastAsia" w:hAnsiTheme="minorHAnsi" w:cstheme="minorBidi"/>
            <w:sz w:val="22"/>
            <w:szCs w:val="22"/>
          </w:rPr>
          <w:tab/>
        </w:r>
        <w:r w:rsidRPr="00B856A3">
          <w:rPr>
            <w:rStyle w:val="Hyperlink"/>
          </w:rPr>
          <w:t>Normatieve referenties.</w:t>
        </w:r>
        <w:r>
          <w:rPr>
            <w:webHidden/>
          </w:rPr>
          <w:tab/>
        </w:r>
        <w:r>
          <w:rPr>
            <w:webHidden/>
          </w:rPr>
          <w:fldChar w:fldCharType="begin"/>
        </w:r>
        <w:r>
          <w:rPr>
            <w:webHidden/>
          </w:rPr>
          <w:instrText xml:space="preserve"> PAGEREF _Toc450987508 \h </w:instrText>
        </w:r>
        <w:r>
          <w:rPr>
            <w:webHidden/>
          </w:rPr>
        </w:r>
        <w:r>
          <w:rPr>
            <w:webHidden/>
          </w:rPr>
          <w:fldChar w:fldCharType="separate"/>
        </w:r>
        <w:r>
          <w:rPr>
            <w:webHidden/>
          </w:rPr>
          <w:t>11</w:t>
        </w:r>
        <w:r>
          <w:rPr>
            <w:webHidden/>
          </w:rPr>
          <w:fldChar w:fldCharType="end"/>
        </w:r>
      </w:hyperlink>
    </w:p>
    <w:p w:rsidR="0027065E" w:rsidRDefault="0027065E">
      <w:pPr>
        <w:pStyle w:val="Inhopg2"/>
        <w:rPr>
          <w:rFonts w:asciiTheme="minorHAnsi" w:eastAsiaTheme="minorEastAsia" w:hAnsiTheme="minorHAnsi" w:cstheme="minorBidi"/>
          <w:sz w:val="22"/>
          <w:szCs w:val="22"/>
        </w:rPr>
      </w:pPr>
      <w:hyperlink w:anchor="_Toc450987509" w:history="1">
        <w:r w:rsidRPr="00B856A3">
          <w:rPr>
            <w:rStyle w:val="Hyperlink"/>
          </w:rPr>
          <w:t>3.4</w:t>
        </w:r>
        <w:r>
          <w:rPr>
            <w:rFonts w:asciiTheme="minorHAnsi" w:eastAsiaTheme="minorEastAsia" w:hAnsiTheme="minorHAnsi" w:cstheme="minorBidi"/>
            <w:sz w:val="22"/>
            <w:szCs w:val="22"/>
          </w:rPr>
          <w:tab/>
        </w:r>
        <w:r w:rsidRPr="00B856A3">
          <w:rPr>
            <w:rStyle w:val="Hyperlink"/>
          </w:rPr>
          <w:t>Totstandkoming.</w:t>
        </w:r>
        <w:r>
          <w:rPr>
            <w:webHidden/>
          </w:rPr>
          <w:tab/>
        </w:r>
        <w:r>
          <w:rPr>
            <w:webHidden/>
          </w:rPr>
          <w:fldChar w:fldCharType="begin"/>
        </w:r>
        <w:r>
          <w:rPr>
            <w:webHidden/>
          </w:rPr>
          <w:instrText xml:space="preserve"> PAGEREF _Toc450987509 \h </w:instrText>
        </w:r>
        <w:r>
          <w:rPr>
            <w:webHidden/>
          </w:rPr>
        </w:r>
        <w:r>
          <w:rPr>
            <w:webHidden/>
          </w:rPr>
          <w:fldChar w:fldCharType="separate"/>
        </w:r>
        <w:r>
          <w:rPr>
            <w:webHidden/>
          </w:rPr>
          <w:t>12</w:t>
        </w:r>
        <w:r>
          <w:rPr>
            <w:webHidden/>
          </w:rPr>
          <w:fldChar w:fldCharType="end"/>
        </w:r>
      </w:hyperlink>
    </w:p>
    <w:p w:rsidR="0027065E" w:rsidRDefault="0027065E">
      <w:pPr>
        <w:pStyle w:val="Inhopg2"/>
        <w:rPr>
          <w:rFonts w:asciiTheme="minorHAnsi" w:eastAsiaTheme="minorEastAsia" w:hAnsiTheme="minorHAnsi" w:cstheme="minorBidi"/>
          <w:sz w:val="22"/>
          <w:szCs w:val="22"/>
        </w:rPr>
      </w:pPr>
      <w:hyperlink w:anchor="_Toc450987510" w:history="1">
        <w:r w:rsidRPr="00B856A3">
          <w:rPr>
            <w:rStyle w:val="Hyperlink"/>
          </w:rPr>
          <w:t>3.5</w:t>
        </w:r>
        <w:r>
          <w:rPr>
            <w:rFonts w:asciiTheme="minorHAnsi" w:eastAsiaTheme="minorEastAsia" w:hAnsiTheme="minorHAnsi" w:cstheme="minorBidi"/>
            <w:sz w:val="22"/>
            <w:szCs w:val="22"/>
          </w:rPr>
          <w:tab/>
        </w:r>
        <w:r w:rsidRPr="00B856A3">
          <w:rPr>
            <w:rStyle w:val="Hyperlink"/>
          </w:rPr>
          <w:t>Termen en definities.</w:t>
        </w:r>
        <w:r>
          <w:rPr>
            <w:webHidden/>
          </w:rPr>
          <w:tab/>
        </w:r>
        <w:r>
          <w:rPr>
            <w:webHidden/>
          </w:rPr>
          <w:fldChar w:fldCharType="begin"/>
        </w:r>
        <w:r>
          <w:rPr>
            <w:webHidden/>
          </w:rPr>
          <w:instrText xml:space="preserve"> PAGEREF _Toc450987510 \h </w:instrText>
        </w:r>
        <w:r>
          <w:rPr>
            <w:webHidden/>
          </w:rPr>
        </w:r>
        <w:r>
          <w:rPr>
            <w:webHidden/>
          </w:rPr>
          <w:fldChar w:fldCharType="separate"/>
        </w:r>
        <w:r>
          <w:rPr>
            <w:webHidden/>
          </w:rPr>
          <w:t>12</w:t>
        </w:r>
        <w:r>
          <w:rPr>
            <w:webHidden/>
          </w:rPr>
          <w:fldChar w:fldCharType="end"/>
        </w:r>
      </w:hyperlink>
    </w:p>
    <w:p w:rsidR="0027065E" w:rsidRDefault="0027065E">
      <w:pPr>
        <w:pStyle w:val="Inhopg2"/>
        <w:rPr>
          <w:rFonts w:asciiTheme="minorHAnsi" w:eastAsiaTheme="minorEastAsia" w:hAnsiTheme="minorHAnsi" w:cstheme="minorBidi"/>
          <w:sz w:val="22"/>
          <w:szCs w:val="22"/>
        </w:rPr>
      </w:pPr>
      <w:hyperlink w:anchor="_Toc450987511" w:history="1">
        <w:r w:rsidRPr="00B856A3">
          <w:rPr>
            <w:rStyle w:val="Hyperlink"/>
          </w:rPr>
          <w:t>3.6</w:t>
        </w:r>
        <w:r>
          <w:rPr>
            <w:rFonts w:asciiTheme="minorHAnsi" w:eastAsiaTheme="minorEastAsia" w:hAnsiTheme="minorHAnsi" w:cstheme="minorBidi"/>
            <w:sz w:val="22"/>
            <w:szCs w:val="22"/>
          </w:rPr>
          <w:tab/>
        </w:r>
        <w:r w:rsidRPr="00B856A3">
          <w:rPr>
            <w:rStyle w:val="Hyperlink"/>
          </w:rPr>
          <w:t>Symbolen en afkortingen.</w:t>
        </w:r>
        <w:r>
          <w:rPr>
            <w:webHidden/>
          </w:rPr>
          <w:tab/>
        </w:r>
        <w:r>
          <w:rPr>
            <w:webHidden/>
          </w:rPr>
          <w:fldChar w:fldCharType="begin"/>
        </w:r>
        <w:r>
          <w:rPr>
            <w:webHidden/>
          </w:rPr>
          <w:instrText xml:space="preserve"> PAGEREF _Toc450987511 \h </w:instrText>
        </w:r>
        <w:r>
          <w:rPr>
            <w:webHidden/>
          </w:rPr>
        </w:r>
        <w:r>
          <w:rPr>
            <w:webHidden/>
          </w:rPr>
          <w:fldChar w:fldCharType="separate"/>
        </w:r>
        <w:r>
          <w:rPr>
            <w:webHidden/>
          </w:rPr>
          <w:t>15</w:t>
        </w:r>
        <w:r>
          <w:rPr>
            <w:webHidden/>
          </w:rPr>
          <w:fldChar w:fldCharType="end"/>
        </w:r>
      </w:hyperlink>
    </w:p>
    <w:p w:rsidR="0027065E" w:rsidRDefault="0027065E">
      <w:pPr>
        <w:pStyle w:val="Inhopg1"/>
        <w:rPr>
          <w:rFonts w:asciiTheme="minorHAnsi" w:eastAsiaTheme="minorEastAsia" w:hAnsiTheme="minorHAnsi" w:cstheme="minorBidi"/>
          <w:noProof/>
          <w:sz w:val="22"/>
          <w:szCs w:val="22"/>
        </w:rPr>
      </w:pPr>
      <w:hyperlink w:anchor="_Toc450987512" w:history="1">
        <w:r w:rsidRPr="00B856A3">
          <w:rPr>
            <w:rStyle w:val="Hyperlink"/>
            <w:noProof/>
          </w:rPr>
          <w:t>Identificatie document</w:t>
        </w:r>
        <w:r>
          <w:rPr>
            <w:noProof/>
            <w:webHidden/>
          </w:rPr>
          <w:tab/>
        </w:r>
        <w:r>
          <w:rPr>
            <w:noProof/>
            <w:webHidden/>
          </w:rPr>
          <w:fldChar w:fldCharType="begin"/>
        </w:r>
        <w:r>
          <w:rPr>
            <w:noProof/>
            <w:webHidden/>
          </w:rPr>
          <w:instrText xml:space="preserve"> PAGEREF _Toc450987512 \h </w:instrText>
        </w:r>
        <w:r>
          <w:rPr>
            <w:noProof/>
            <w:webHidden/>
          </w:rPr>
        </w:r>
        <w:r>
          <w:rPr>
            <w:noProof/>
            <w:webHidden/>
          </w:rPr>
          <w:fldChar w:fldCharType="separate"/>
        </w:r>
        <w:r>
          <w:rPr>
            <w:noProof/>
            <w:webHidden/>
          </w:rPr>
          <w:t>17</w:t>
        </w:r>
        <w:r>
          <w:rPr>
            <w:noProof/>
            <w:webHidden/>
          </w:rPr>
          <w:fldChar w:fldCharType="end"/>
        </w:r>
      </w:hyperlink>
    </w:p>
    <w:p w:rsidR="0027065E" w:rsidRDefault="0027065E">
      <w:pPr>
        <w:pStyle w:val="Inhopg1"/>
        <w:rPr>
          <w:rFonts w:asciiTheme="minorHAnsi" w:eastAsiaTheme="minorEastAsia" w:hAnsiTheme="minorHAnsi" w:cstheme="minorBidi"/>
          <w:noProof/>
          <w:sz w:val="22"/>
          <w:szCs w:val="22"/>
        </w:rPr>
      </w:pPr>
      <w:hyperlink w:anchor="_Toc450987513" w:history="1">
        <w:r w:rsidRPr="00B856A3">
          <w:rPr>
            <w:rStyle w:val="Hyperlink"/>
            <w:noProof/>
          </w:rPr>
          <w:t>Data content en structuur</w:t>
        </w:r>
        <w:r>
          <w:rPr>
            <w:noProof/>
            <w:webHidden/>
          </w:rPr>
          <w:tab/>
        </w:r>
        <w:r>
          <w:rPr>
            <w:noProof/>
            <w:webHidden/>
          </w:rPr>
          <w:fldChar w:fldCharType="begin"/>
        </w:r>
        <w:r>
          <w:rPr>
            <w:noProof/>
            <w:webHidden/>
          </w:rPr>
          <w:instrText xml:space="preserve"> PAGEREF _Toc450987513 \h </w:instrText>
        </w:r>
        <w:r>
          <w:rPr>
            <w:noProof/>
            <w:webHidden/>
          </w:rPr>
        </w:r>
        <w:r>
          <w:rPr>
            <w:noProof/>
            <w:webHidden/>
          </w:rPr>
          <w:fldChar w:fldCharType="separate"/>
        </w:r>
        <w:r>
          <w:rPr>
            <w:noProof/>
            <w:webHidden/>
          </w:rPr>
          <w:t>18</w:t>
        </w:r>
        <w:r>
          <w:rPr>
            <w:noProof/>
            <w:webHidden/>
          </w:rPr>
          <w:fldChar w:fldCharType="end"/>
        </w:r>
      </w:hyperlink>
    </w:p>
    <w:p w:rsidR="0027065E" w:rsidRDefault="0027065E">
      <w:pPr>
        <w:pStyle w:val="Inhopg2"/>
        <w:rPr>
          <w:rFonts w:asciiTheme="minorHAnsi" w:eastAsiaTheme="minorEastAsia" w:hAnsiTheme="minorHAnsi" w:cstheme="minorBidi"/>
          <w:sz w:val="22"/>
          <w:szCs w:val="22"/>
        </w:rPr>
      </w:pPr>
      <w:hyperlink w:anchor="_Toc450987514" w:history="1">
        <w:r w:rsidRPr="00B856A3">
          <w:rPr>
            <w:rStyle w:val="Hyperlink"/>
          </w:rPr>
          <w:t>5.1</w:t>
        </w:r>
        <w:r>
          <w:rPr>
            <w:rFonts w:asciiTheme="minorHAnsi" w:eastAsiaTheme="minorEastAsia" w:hAnsiTheme="minorHAnsi" w:cstheme="minorBidi"/>
            <w:sz w:val="22"/>
            <w:szCs w:val="22"/>
          </w:rPr>
          <w:tab/>
        </w:r>
        <w:r w:rsidRPr="00B856A3">
          <w:rPr>
            <w:rStyle w:val="Hyperlink"/>
          </w:rPr>
          <w:t>Inleiding.</w:t>
        </w:r>
        <w:r>
          <w:rPr>
            <w:webHidden/>
          </w:rPr>
          <w:tab/>
        </w:r>
        <w:r>
          <w:rPr>
            <w:webHidden/>
          </w:rPr>
          <w:fldChar w:fldCharType="begin"/>
        </w:r>
        <w:r>
          <w:rPr>
            <w:webHidden/>
          </w:rPr>
          <w:instrText xml:space="preserve"> PAGEREF _Toc450987514 \h </w:instrText>
        </w:r>
        <w:r>
          <w:rPr>
            <w:webHidden/>
          </w:rPr>
        </w:r>
        <w:r>
          <w:rPr>
            <w:webHidden/>
          </w:rPr>
          <w:fldChar w:fldCharType="separate"/>
        </w:r>
        <w:r>
          <w:rPr>
            <w:webHidden/>
          </w:rPr>
          <w:t>18</w:t>
        </w:r>
        <w:r>
          <w:rPr>
            <w:webHidden/>
          </w:rPr>
          <w:fldChar w:fldCharType="end"/>
        </w:r>
      </w:hyperlink>
    </w:p>
    <w:p w:rsidR="0027065E" w:rsidRDefault="0027065E">
      <w:pPr>
        <w:pStyle w:val="Inhopg2"/>
        <w:rPr>
          <w:rFonts w:asciiTheme="minorHAnsi" w:eastAsiaTheme="minorEastAsia" w:hAnsiTheme="minorHAnsi" w:cstheme="minorBidi"/>
          <w:sz w:val="22"/>
          <w:szCs w:val="22"/>
        </w:rPr>
      </w:pPr>
      <w:hyperlink w:anchor="_Toc450987515" w:history="1">
        <w:r w:rsidRPr="00B856A3">
          <w:rPr>
            <w:rStyle w:val="Hyperlink"/>
          </w:rPr>
          <w:t>5.2</w:t>
        </w:r>
        <w:r>
          <w:rPr>
            <w:rFonts w:asciiTheme="minorHAnsi" w:eastAsiaTheme="minorEastAsia" w:hAnsiTheme="minorHAnsi" w:cstheme="minorBidi"/>
            <w:sz w:val="22"/>
            <w:szCs w:val="22"/>
          </w:rPr>
          <w:tab/>
        </w:r>
        <w:r w:rsidRPr="00B856A3">
          <w:rPr>
            <w:rStyle w:val="Hyperlink"/>
          </w:rPr>
          <w:t>UML diagrammen.</w:t>
        </w:r>
        <w:r>
          <w:rPr>
            <w:webHidden/>
          </w:rPr>
          <w:tab/>
        </w:r>
        <w:r>
          <w:rPr>
            <w:webHidden/>
          </w:rPr>
          <w:fldChar w:fldCharType="begin"/>
        </w:r>
        <w:r>
          <w:rPr>
            <w:webHidden/>
          </w:rPr>
          <w:instrText xml:space="preserve"> PAGEREF _Toc450987515 \h </w:instrText>
        </w:r>
        <w:r>
          <w:rPr>
            <w:webHidden/>
          </w:rPr>
        </w:r>
        <w:r>
          <w:rPr>
            <w:webHidden/>
          </w:rPr>
          <w:fldChar w:fldCharType="separate"/>
        </w:r>
        <w:r>
          <w:rPr>
            <w:webHidden/>
          </w:rPr>
          <w:t>18</w:t>
        </w:r>
        <w:r>
          <w:rPr>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16" w:history="1">
        <w:r w:rsidRPr="00B856A3">
          <w:rPr>
            <w:rStyle w:val="Hyperlink"/>
            <w:noProof/>
          </w:rPr>
          <w:t>5.2.1</w:t>
        </w:r>
        <w:r>
          <w:rPr>
            <w:rFonts w:asciiTheme="minorHAnsi" w:eastAsiaTheme="minorEastAsia" w:hAnsiTheme="minorHAnsi" w:cstheme="minorBidi"/>
            <w:noProof/>
            <w:sz w:val="22"/>
            <w:szCs w:val="22"/>
          </w:rPr>
          <w:tab/>
        </w:r>
        <w:r w:rsidRPr="00B856A3">
          <w:rPr>
            <w:rStyle w:val="Hyperlink"/>
            <w:noProof/>
          </w:rPr>
          <w:t>Beschrijving algemeen principe: IMKL2015 als extensie op INSPIRE.</w:t>
        </w:r>
        <w:r>
          <w:rPr>
            <w:noProof/>
            <w:webHidden/>
          </w:rPr>
          <w:tab/>
        </w:r>
        <w:r>
          <w:rPr>
            <w:noProof/>
            <w:webHidden/>
          </w:rPr>
          <w:fldChar w:fldCharType="begin"/>
        </w:r>
        <w:r>
          <w:rPr>
            <w:noProof/>
            <w:webHidden/>
          </w:rPr>
          <w:instrText xml:space="preserve"> PAGEREF _Toc450987516 \h </w:instrText>
        </w:r>
        <w:r>
          <w:rPr>
            <w:noProof/>
            <w:webHidden/>
          </w:rPr>
        </w:r>
        <w:r>
          <w:rPr>
            <w:noProof/>
            <w:webHidden/>
          </w:rPr>
          <w:fldChar w:fldCharType="separate"/>
        </w:r>
        <w:r>
          <w:rPr>
            <w:noProof/>
            <w:webHidden/>
          </w:rPr>
          <w:t>18</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17" w:history="1">
        <w:r w:rsidRPr="00B856A3">
          <w:rPr>
            <w:rStyle w:val="Hyperlink"/>
            <w:noProof/>
          </w:rPr>
          <w:t>5.2.2</w:t>
        </w:r>
        <w:r>
          <w:rPr>
            <w:rFonts w:asciiTheme="minorHAnsi" w:eastAsiaTheme="minorEastAsia" w:hAnsiTheme="minorHAnsi" w:cstheme="minorBidi"/>
            <w:noProof/>
            <w:sz w:val="22"/>
            <w:szCs w:val="22"/>
          </w:rPr>
          <w:tab/>
        </w:r>
        <w:r w:rsidRPr="00B856A3">
          <w:rPr>
            <w:rStyle w:val="Hyperlink"/>
            <w:noProof/>
          </w:rPr>
          <w:t>UML - WION overzicht.</w:t>
        </w:r>
        <w:r>
          <w:rPr>
            <w:noProof/>
            <w:webHidden/>
          </w:rPr>
          <w:tab/>
        </w:r>
        <w:r>
          <w:rPr>
            <w:noProof/>
            <w:webHidden/>
          </w:rPr>
          <w:fldChar w:fldCharType="begin"/>
        </w:r>
        <w:r>
          <w:rPr>
            <w:noProof/>
            <w:webHidden/>
          </w:rPr>
          <w:instrText xml:space="preserve"> PAGEREF _Toc450987517 \h </w:instrText>
        </w:r>
        <w:r>
          <w:rPr>
            <w:noProof/>
            <w:webHidden/>
          </w:rPr>
        </w:r>
        <w:r>
          <w:rPr>
            <w:noProof/>
            <w:webHidden/>
          </w:rPr>
          <w:fldChar w:fldCharType="separate"/>
        </w:r>
        <w:r>
          <w:rPr>
            <w:noProof/>
            <w:webHidden/>
          </w:rPr>
          <w:t>19</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18" w:history="1">
        <w:r w:rsidRPr="00B856A3">
          <w:rPr>
            <w:rStyle w:val="Hyperlink"/>
            <w:noProof/>
          </w:rPr>
          <w:t>5.2.3</w:t>
        </w:r>
        <w:r>
          <w:rPr>
            <w:rFonts w:asciiTheme="minorHAnsi" w:eastAsiaTheme="minorEastAsia" w:hAnsiTheme="minorHAnsi" w:cstheme="minorBidi"/>
            <w:noProof/>
            <w:sz w:val="22"/>
            <w:szCs w:val="22"/>
          </w:rPr>
          <w:tab/>
        </w:r>
        <w:r w:rsidRPr="00B856A3">
          <w:rPr>
            <w:rStyle w:val="Hyperlink"/>
            <w:noProof/>
          </w:rPr>
          <w:t>Associaties in het model.</w:t>
        </w:r>
        <w:r>
          <w:rPr>
            <w:noProof/>
            <w:webHidden/>
          </w:rPr>
          <w:tab/>
        </w:r>
        <w:r>
          <w:rPr>
            <w:noProof/>
            <w:webHidden/>
          </w:rPr>
          <w:fldChar w:fldCharType="begin"/>
        </w:r>
        <w:r>
          <w:rPr>
            <w:noProof/>
            <w:webHidden/>
          </w:rPr>
          <w:instrText xml:space="preserve"> PAGEREF _Toc450987518 \h </w:instrText>
        </w:r>
        <w:r>
          <w:rPr>
            <w:noProof/>
            <w:webHidden/>
          </w:rPr>
        </w:r>
        <w:r>
          <w:rPr>
            <w:noProof/>
            <w:webHidden/>
          </w:rPr>
          <w:fldChar w:fldCharType="separate"/>
        </w:r>
        <w:r>
          <w:rPr>
            <w:noProof/>
            <w:webHidden/>
          </w:rPr>
          <w:t>22</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19" w:history="1">
        <w:r w:rsidRPr="00B856A3">
          <w:rPr>
            <w:rStyle w:val="Hyperlink"/>
            <w:noProof/>
          </w:rPr>
          <w:t>5.2.4</w:t>
        </w:r>
        <w:r>
          <w:rPr>
            <w:rFonts w:asciiTheme="minorHAnsi" w:eastAsiaTheme="minorEastAsia" w:hAnsiTheme="minorHAnsi" w:cstheme="minorBidi"/>
            <w:noProof/>
            <w:sz w:val="22"/>
            <w:szCs w:val="22"/>
          </w:rPr>
          <w:tab/>
        </w:r>
        <w:r w:rsidRPr="00B856A3">
          <w:rPr>
            <w:rStyle w:val="Hyperlink"/>
            <w:noProof/>
          </w:rPr>
          <w:t>Numerieke waarden.</w:t>
        </w:r>
        <w:r>
          <w:rPr>
            <w:noProof/>
            <w:webHidden/>
          </w:rPr>
          <w:tab/>
        </w:r>
        <w:r>
          <w:rPr>
            <w:noProof/>
            <w:webHidden/>
          </w:rPr>
          <w:fldChar w:fldCharType="begin"/>
        </w:r>
        <w:r>
          <w:rPr>
            <w:noProof/>
            <w:webHidden/>
          </w:rPr>
          <w:instrText xml:space="preserve"> PAGEREF _Toc450987519 \h </w:instrText>
        </w:r>
        <w:r>
          <w:rPr>
            <w:noProof/>
            <w:webHidden/>
          </w:rPr>
        </w:r>
        <w:r>
          <w:rPr>
            <w:noProof/>
            <w:webHidden/>
          </w:rPr>
          <w:fldChar w:fldCharType="separate"/>
        </w:r>
        <w:r>
          <w:rPr>
            <w:noProof/>
            <w:webHidden/>
          </w:rPr>
          <w:t>22</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20" w:history="1">
        <w:r w:rsidRPr="00B856A3">
          <w:rPr>
            <w:rStyle w:val="Hyperlink"/>
            <w:noProof/>
          </w:rPr>
          <w:t>5.2.5</w:t>
        </w:r>
        <w:r>
          <w:rPr>
            <w:rFonts w:asciiTheme="minorHAnsi" w:eastAsiaTheme="minorEastAsia" w:hAnsiTheme="minorHAnsi" w:cstheme="minorBidi"/>
            <w:noProof/>
            <w:sz w:val="22"/>
            <w:szCs w:val="22"/>
          </w:rPr>
          <w:tab/>
        </w:r>
        <w:r w:rsidRPr="00B856A3">
          <w:rPr>
            <w:rStyle w:val="Hyperlink"/>
            <w:noProof/>
          </w:rPr>
          <w:t>Waardelijsten zijn extern.</w:t>
        </w:r>
        <w:r>
          <w:rPr>
            <w:noProof/>
            <w:webHidden/>
          </w:rPr>
          <w:tab/>
        </w:r>
        <w:r>
          <w:rPr>
            <w:noProof/>
            <w:webHidden/>
          </w:rPr>
          <w:fldChar w:fldCharType="begin"/>
        </w:r>
        <w:r>
          <w:rPr>
            <w:noProof/>
            <w:webHidden/>
          </w:rPr>
          <w:instrText xml:space="preserve"> PAGEREF _Toc450987520 \h </w:instrText>
        </w:r>
        <w:r>
          <w:rPr>
            <w:noProof/>
            <w:webHidden/>
          </w:rPr>
        </w:r>
        <w:r>
          <w:rPr>
            <w:noProof/>
            <w:webHidden/>
          </w:rPr>
          <w:fldChar w:fldCharType="separate"/>
        </w:r>
        <w:r>
          <w:rPr>
            <w:noProof/>
            <w:webHidden/>
          </w:rPr>
          <w:t>22</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21" w:history="1">
        <w:r w:rsidRPr="00B856A3">
          <w:rPr>
            <w:rStyle w:val="Hyperlink"/>
            <w:noProof/>
          </w:rPr>
          <w:t>5.2.6</w:t>
        </w:r>
        <w:r>
          <w:rPr>
            <w:rFonts w:asciiTheme="minorHAnsi" w:eastAsiaTheme="minorEastAsia" w:hAnsiTheme="minorHAnsi" w:cstheme="minorBidi"/>
            <w:noProof/>
            <w:sz w:val="22"/>
            <w:szCs w:val="22"/>
          </w:rPr>
          <w:tab/>
        </w:r>
        <w:r w:rsidRPr="00B856A3">
          <w:rPr>
            <w:rStyle w:val="Hyperlink"/>
            <w:noProof/>
          </w:rPr>
          <w:t>Basisattributen voor identificatie en labels.</w:t>
        </w:r>
        <w:r>
          <w:rPr>
            <w:noProof/>
            <w:webHidden/>
          </w:rPr>
          <w:tab/>
        </w:r>
        <w:r>
          <w:rPr>
            <w:noProof/>
            <w:webHidden/>
          </w:rPr>
          <w:fldChar w:fldCharType="begin"/>
        </w:r>
        <w:r>
          <w:rPr>
            <w:noProof/>
            <w:webHidden/>
          </w:rPr>
          <w:instrText xml:space="preserve"> PAGEREF _Toc450987521 \h </w:instrText>
        </w:r>
        <w:r>
          <w:rPr>
            <w:noProof/>
            <w:webHidden/>
          </w:rPr>
        </w:r>
        <w:r>
          <w:rPr>
            <w:noProof/>
            <w:webHidden/>
          </w:rPr>
          <w:fldChar w:fldCharType="separate"/>
        </w:r>
        <w:r>
          <w:rPr>
            <w:noProof/>
            <w:webHidden/>
          </w:rPr>
          <w:t>23</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22" w:history="1">
        <w:r w:rsidRPr="00B856A3">
          <w:rPr>
            <w:rStyle w:val="Hyperlink"/>
            <w:noProof/>
          </w:rPr>
          <w:t>5.2.7</w:t>
        </w:r>
        <w:r>
          <w:rPr>
            <w:rFonts w:asciiTheme="minorHAnsi" w:eastAsiaTheme="minorEastAsia" w:hAnsiTheme="minorHAnsi" w:cstheme="minorBidi"/>
            <w:noProof/>
            <w:sz w:val="22"/>
            <w:szCs w:val="22"/>
          </w:rPr>
          <w:tab/>
        </w:r>
        <w:r w:rsidRPr="00B856A3">
          <w:rPr>
            <w:rStyle w:val="Hyperlink"/>
            <w:noProof/>
          </w:rPr>
          <w:t>IMKL2015 semantische kern.</w:t>
        </w:r>
        <w:r>
          <w:rPr>
            <w:noProof/>
            <w:webHidden/>
          </w:rPr>
          <w:tab/>
        </w:r>
        <w:r>
          <w:rPr>
            <w:noProof/>
            <w:webHidden/>
          </w:rPr>
          <w:fldChar w:fldCharType="begin"/>
        </w:r>
        <w:r>
          <w:rPr>
            <w:noProof/>
            <w:webHidden/>
          </w:rPr>
          <w:instrText xml:space="preserve"> PAGEREF _Toc450987522 \h </w:instrText>
        </w:r>
        <w:r>
          <w:rPr>
            <w:noProof/>
            <w:webHidden/>
          </w:rPr>
        </w:r>
        <w:r>
          <w:rPr>
            <w:noProof/>
            <w:webHidden/>
          </w:rPr>
          <w:fldChar w:fldCharType="separate"/>
        </w:r>
        <w:r>
          <w:rPr>
            <w:noProof/>
            <w:webHidden/>
          </w:rPr>
          <w:t>25</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23" w:history="1">
        <w:r w:rsidRPr="00B856A3">
          <w:rPr>
            <w:rStyle w:val="Hyperlink"/>
            <w:noProof/>
          </w:rPr>
          <w:t>5.2.8</w:t>
        </w:r>
        <w:r>
          <w:rPr>
            <w:rFonts w:asciiTheme="minorHAnsi" w:eastAsiaTheme="minorEastAsia" w:hAnsiTheme="minorHAnsi" w:cstheme="minorBidi"/>
            <w:noProof/>
            <w:sz w:val="22"/>
            <w:szCs w:val="22"/>
          </w:rPr>
          <w:tab/>
        </w:r>
        <w:r w:rsidRPr="00B856A3">
          <w:rPr>
            <w:rStyle w:val="Hyperlink"/>
            <w:noProof/>
          </w:rPr>
          <w:t>Diepte.</w:t>
        </w:r>
        <w:r>
          <w:rPr>
            <w:noProof/>
            <w:webHidden/>
          </w:rPr>
          <w:tab/>
        </w:r>
        <w:r>
          <w:rPr>
            <w:noProof/>
            <w:webHidden/>
          </w:rPr>
          <w:fldChar w:fldCharType="begin"/>
        </w:r>
        <w:r>
          <w:rPr>
            <w:noProof/>
            <w:webHidden/>
          </w:rPr>
          <w:instrText xml:space="preserve"> PAGEREF _Toc450987523 \h </w:instrText>
        </w:r>
        <w:r>
          <w:rPr>
            <w:noProof/>
            <w:webHidden/>
          </w:rPr>
        </w:r>
        <w:r>
          <w:rPr>
            <w:noProof/>
            <w:webHidden/>
          </w:rPr>
          <w:fldChar w:fldCharType="separate"/>
        </w:r>
        <w:r>
          <w:rPr>
            <w:noProof/>
            <w:webHidden/>
          </w:rPr>
          <w:t>33</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24" w:history="1">
        <w:r w:rsidRPr="00B856A3">
          <w:rPr>
            <w:rStyle w:val="Hyperlink"/>
            <w:noProof/>
          </w:rPr>
          <w:t>5.2.9</w:t>
        </w:r>
        <w:r>
          <w:rPr>
            <w:rFonts w:asciiTheme="minorHAnsi" w:eastAsiaTheme="minorEastAsia" w:hAnsiTheme="minorHAnsi" w:cstheme="minorBidi"/>
            <w:noProof/>
            <w:sz w:val="22"/>
            <w:szCs w:val="22"/>
          </w:rPr>
          <w:tab/>
        </w:r>
        <w:r w:rsidRPr="00B856A3">
          <w:rPr>
            <w:rStyle w:val="Hyperlink"/>
            <w:noProof/>
          </w:rPr>
          <w:t>Utiliteitsnet.</w:t>
        </w:r>
        <w:r>
          <w:rPr>
            <w:noProof/>
            <w:webHidden/>
          </w:rPr>
          <w:tab/>
        </w:r>
        <w:r>
          <w:rPr>
            <w:noProof/>
            <w:webHidden/>
          </w:rPr>
          <w:fldChar w:fldCharType="begin"/>
        </w:r>
        <w:r>
          <w:rPr>
            <w:noProof/>
            <w:webHidden/>
          </w:rPr>
          <w:instrText xml:space="preserve"> PAGEREF _Toc450987524 \h </w:instrText>
        </w:r>
        <w:r>
          <w:rPr>
            <w:noProof/>
            <w:webHidden/>
          </w:rPr>
        </w:r>
        <w:r>
          <w:rPr>
            <w:noProof/>
            <w:webHidden/>
          </w:rPr>
          <w:fldChar w:fldCharType="separate"/>
        </w:r>
        <w:r>
          <w:rPr>
            <w:noProof/>
            <w:webHidden/>
          </w:rPr>
          <w:t>35</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25" w:history="1">
        <w:r w:rsidRPr="00B856A3">
          <w:rPr>
            <w:rStyle w:val="Hyperlink"/>
            <w:noProof/>
          </w:rPr>
          <w:t>5.2.10</w:t>
        </w:r>
        <w:r>
          <w:rPr>
            <w:rFonts w:asciiTheme="minorHAnsi" w:eastAsiaTheme="minorEastAsia" w:hAnsiTheme="minorHAnsi" w:cstheme="minorBidi"/>
            <w:noProof/>
            <w:sz w:val="22"/>
            <w:szCs w:val="22"/>
          </w:rPr>
          <w:tab/>
        </w:r>
        <w:r w:rsidRPr="00B856A3">
          <w:rPr>
            <w:rStyle w:val="Hyperlink"/>
            <w:noProof/>
          </w:rPr>
          <w:t>KabelOfLeiding.</w:t>
        </w:r>
        <w:r>
          <w:rPr>
            <w:noProof/>
            <w:webHidden/>
          </w:rPr>
          <w:tab/>
        </w:r>
        <w:r>
          <w:rPr>
            <w:noProof/>
            <w:webHidden/>
          </w:rPr>
          <w:fldChar w:fldCharType="begin"/>
        </w:r>
        <w:r>
          <w:rPr>
            <w:noProof/>
            <w:webHidden/>
          </w:rPr>
          <w:instrText xml:space="preserve"> PAGEREF _Toc450987525 \h </w:instrText>
        </w:r>
        <w:r>
          <w:rPr>
            <w:noProof/>
            <w:webHidden/>
          </w:rPr>
        </w:r>
        <w:r>
          <w:rPr>
            <w:noProof/>
            <w:webHidden/>
          </w:rPr>
          <w:fldChar w:fldCharType="separate"/>
        </w:r>
        <w:r>
          <w:rPr>
            <w:noProof/>
            <w:webHidden/>
          </w:rPr>
          <w:t>37</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26" w:history="1">
        <w:r w:rsidRPr="00B856A3">
          <w:rPr>
            <w:rStyle w:val="Hyperlink"/>
            <w:noProof/>
          </w:rPr>
          <w:t>5.2.11</w:t>
        </w:r>
        <w:r>
          <w:rPr>
            <w:rFonts w:asciiTheme="minorHAnsi" w:eastAsiaTheme="minorEastAsia" w:hAnsiTheme="minorHAnsi" w:cstheme="minorBidi"/>
            <w:noProof/>
            <w:sz w:val="22"/>
            <w:szCs w:val="22"/>
          </w:rPr>
          <w:tab/>
        </w:r>
        <w:r w:rsidRPr="00B856A3">
          <w:rPr>
            <w:rStyle w:val="Hyperlink"/>
            <w:noProof/>
          </w:rPr>
          <w:t>Leidingelement.</w:t>
        </w:r>
        <w:r>
          <w:rPr>
            <w:noProof/>
            <w:webHidden/>
          </w:rPr>
          <w:tab/>
        </w:r>
        <w:r>
          <w:rPr>
            <w:noProof/>
            <w:webHidden/>
          </w:rPr>
          <w:fldChar w:fldCharType="begin"/>
        </w:r>
        <w:r>
          <w:rPr>
            <w:noProof/>
            <w:webHidden/>
          </w:rPr>
          <w:instrText xml:space="preserve"> PAGEREF _Toc450987526 \h </w:instrText>
        </w:r>
        <w:r>
          <w:rPr>
            <w:noProof/>
            <w:webHidden/>
          </w:rPr>
        </w:r>
        <w:r>
          <w:rPr>
            <w:noProof/>
            <w:webHidden/>
          </w:rPr>
          <w:fldChar w:fldCharType="separate"/>
        </w:r>
        <w:r>
          <w:rPr>
            <w:noProof/>
            <w:webHidden/>
          </w:rPr>
          <w:t>39</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27" w:history="1">
        <w:r w:rsidRPr="00B856A3">
          <w:rPr>
            <w:rStyle w:val="Hyperlink"/>
            <w:noProof/>
          </w:rPr>
          <w:t>5.2.12</w:t>
        </w:r>
        <w:r>
          <w:rPr>
            <w:rFonts w:asciiTheme="minorHAnsi" w:eastAsiaTheme="minorEastAsia" w:hAnsiTheme="minorHAnsi" w:cstheme="minorBidi"/>
            <w:noProof/>
            <w:sz w:val="22"/>
            <w:szCs w:val="22"/>
          </w:rPr>
          <w:tab/>
        </w:r>
        <w:r w:rsidRPr="00B856A3">
          <w:rPr>
            <w:rStyle w:val="Hyperlink"/>
            <w:noProof/>
          </w:rPr>
          <w:t>KabelEnLeidingContainer.</w:t>
        </w:r>
        <w:r>
          <w:rPr>
            <w:noProof/>
            <w:webHidden/>
          </w:rPr>
          <w:tab/>
        </w:r>
        <w:r>
          <w:rPr>
            <w:noProof/>
            <w:webHidden/>
          </w:rPr>
          <w:fldChar w:fldCharType="begin"/>
        </w:r>
        <w:r>
          <w:rPr>
            <w:noProof/>
            <w:webHidden/>
          </w:rPr>
          <w:instrText xml:space="preserve"> PAGEREF _Toc450987527 \h </w:instrText>
        </w:r>
        <w:r>
          <w:rPr>
            <w:noProof/>
            <w:webHidden/>
          </w:rPr>
        </w:r>
        <w:r>
          <w:rPr>
            <w:noProof/>
            <w:webHidden/>
          </w:rPr>
          <w:fldChar w:fldCharType="separate"/>
        </w:r>
        <w:r>
          <w:rPr>
            <w:noProof/>
            <w:webHidden/>
          </w:rPr>
          <w:t>40</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28" w:history="1">
        <w:r w:rsidRPr="00B856A3">
          <w:rPr>
            <w:rStyle w:val="Hyperlink"/>
            <w:noProof/>
          </w:rPr>
          <w:t>5.2.13</w:t>
        </w:r>
        <w:r>
          <w:rPr>
            <w:rFonts w:asciiTheme="minorHAnsi" w:eastAsiaTheme="minorEastAsia" w:hAnsiTheme="minorHAnsi" w:cstheme="minorBidi"/>
            <w:noProof/>
            <w:sz w:val="22"/>
            <w:szCs w:val="22"/>
          </w:rPr>
          <w:tab/>
        </w:r>
        <w:r w:rsidRPr="00B856A3">
          <w:rPr>
            <w:rStyle w:val="Hyperlink"/>
            <w:noProof/>
          </w:rPr>
          <w:t>ContainerLeidingelement.</w:t>
        </w:r>
        <w:r>
          <w:rPr>
            <w:noProof/>
            <w:webHidden/>
          </w:rPr>
          <w:tab/>
        </w:r>
        <w:r>
          <w:rPr>
            <w:noProof/>
            <w:webHidden/>
          </w:rPr>
          <w:fldChar w:fldCharType="begin"/>
        </w:r>
        <w:r>
          <w:rPr>
            <w:noProof/>
            <w:webHidden/>
          </w:rPr>
          <w:instrText xml:space="preserve"> PAGEREF _Toc450987528 \h </w:instrText>
        </w:r>
        <w:r>
          <w:rPr>
            <w:noProof/>
            <w:webHidden/>
          </w:rPr>
        </w:r>
        <w:r>
          <w:rPr>
            <w:noProof/>
            <w:webHidden/>
          </w:rPr>
          <w:fldChar w:fldCharType="separate"/>
        </w:r>
        <w:r>
          <w:rPr>
            <w:noProof/>
            <w:webHidden/>
          </w:rPr>
          <w:t>42</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29" w:history="1">
        <w:r w:rsidRPr="00B856A3">
          <w:rPr>
            <w:rStyle w:val="Hyperlink"/>
            <w:noProof/>
          </w:rPr>
          <w:t>5.2.14</w:t>
        </w:r>
        <w:r>
          <w:rPr>
            <w:rFonts w:asciiTheme="minorHAnsi" w:eastAsiaTheme="minorEastAsia" w:hAnsiTheme="minorHAnsi" w:cstheme="minorBidi"/>
            <w:noProof/>
            <w:sz w:val="22"/>
            <w:szCs w:val="22"/>
          </w:rPr>
          <w:tab/>
        </w:r>
        <w:r w:rsidRPr="00B856A3">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_Toc450987529 \h </w:instrText>
        </w:r>
        <w:r>
          <w:rPr>
            <w:noProof/>
            <w:webHidden/>
          </w:rPr>
        </w:r>
        <w:r>
          <w:rPr>
            <w:noProof/>
            <w:webHidden/>
          </w:rPr>
          <w:fldChar w:fldCharType="separate"/>
        </w:r>
        <w:r>
          <w:rPr>
            <w:noProof/>
            <w:webHidden/>
          </w:rPr>
          <w:t>43</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30" w:history="1">
        <w:r w:rsidRPr="00B856A3">
          <w:rPr>
            <w:rStyle w:val="Hyperlink"/>
            <w:noProof/>
          </w:rPr>
          <w:t>5.2.15</w:t>
        </w:r>
        <w:r>
          <w:rPr>
            <w:rFonts w:asciiTheme="minorHAnsi" w:eastAsiaTheme="minorEastAsia" w:hAnsiTheme="minorHAnsi" w:cstheme="minorBidi"/>
            <w:noProof/>
            <w:sz w:val="22"/>
            <w:szCs w:val="22"/>
          </w:rPr>
          <w:tab/>
        </w:r>
        <w:r w:rsidRPr="00B856A3">
          <w:rPr>
            <w:rStyle w:val="Hyperlink"/>
            <w:noProof/>
          </w:rPr>
          <w:t>Diagram per type kabel of leiding.</w:t>
        </w:r>
        <w:r>
          <w:rPr>
            <w:noProof/>
            <w:webHidden/>
          </w:rPr>
          <w:tab/>
        </w:r>
        <w:r>
          <w:rPr>
            <w:noProof/>
            <w:webHidden/>
          </w:rPr>
          <w:fldChar w:fldCharType="begin"/>
        </w:r>
        <w:r>
          <w:rPr>
            <w:noProof/>
            <w:webHidden/>
          </w:rPr>
          <w:instrText xml:space="preserve"> PAGEREF _Toc450987530 \h </w:instrText>
        </w:r>
        <w:r>
          <w:rPr>
            <w:noProof/>
            <w:webHidden/>
          </w:rPr>
        </w:r>
        <w:r>
          <w:rPr>
            <w:noProof/>
            <w:webHidden/>
          </w:rPr>
          <w:fldChar w:fldCharType="separate"/>
        </w:r>
        <w:r>
          <w:rPr>
            <w:noProof/>
            <w:webHidden/>
          </w:rPr>
          <w:t>44</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31" w:history="1">
        <w:r w:rsidRPr="00B856A3">
          <w:rPr>
            <w:rStyle w:val="Hyperlink"/>
            <w:noProof/>
          </w:rPr>
          <w:t>5.2.16</w:t>
        </w:r>
        <w:r>
          <w:rPr>
            <w:rFonts w:asciiTheme="minorHAnsi" w:eastAsiaTheme="minorEastAsia" w:hAnsiTheme="minorHAnsi" w:cstheme="minorBidi"/>
            <w:noProof/>
            <w:sz w:val="22"/>
            <w:szCs w:val="22"/>
          </w:rPr>
          <w:tab/>
        </w:r>
        <w:r w:rsidRPr="00B856A3">
          <w:rPr>
            <w:rStyle w:val="Hyperlink"/>
            <w:noProof/>
          </w:rPr>
          <w:t>Elektriciteitskabel.</w:t>
        </w:r>
        <w:r>
          <w:rPr>
            <w:noProof/>
            <w:webHidden/>
          </w:rPr>
          <w:tab/>
        </w:r>
        <w:r>
          <w:rPr>
            <w:noProof/>
            <w:webHidden/>
          </w:rPr>
          <w:fldChar w:fldCharType="begin"/>
        </w:r>
        <w:r>
          <w:rPr>
            <w:noProof/>
            <w:webHidden/>
          </w:rPr>
          <w:instrText xml:space="preserve"> PAGEREF _Toc450987531 \h </w:instrText>
        </w:r>
        <w:r>
          <w:rPr>
            <w:noProof/>
            <w:webHidden/>
          </w:rPr>
        </w:r>
        <w:r>
          <w:rPr>
            <w:noProof/>
            <w:webHidden/>
          </w:rPr>
          <w:fldChar w:fldCharType="separate"/>
        </w:r>
        <w:r>
          <w:rPr>
            <w:noProof/>
            <w:webHidden/>
          </w:rPr>
          <w:t>45</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32" w:history="1">
        <w:r w:rsidRPr="00B856A3">
          <w:rPr>
            <w:rStyle w:val="Hyperlink"/>
            <w:noProof/>
          </w:rPr>
          <w:t>5.2.17</w:t>
        </w:r>
        <w:r>
          <w:rPr>
            <w:rFonts w:asciiTheme="minorHAnsi" w:eastAsiaTheme="minorEastAsia" w:hAnsiTheme="minorHAnsi" w:cstheme="minorBidi"/>
            <w:noProof/>
            <w:sz w:val="22"/>
            <w:szCs w:val="22"/>
          </w:rPr>
          <w:tab/>
        </w:r>
        <w:r w:rsidRPr="00B856A3">
          <w:rPr>
            <w:rStyle w:val="Hyperlink"/>
            <w:noProof/>
          </w:rPr>
          <w:t>Telecommunicatiekabel.</w:t>
        </w:r>
        <w:r>
          <w:rPr>
            <w:noProof/>
            <w:webHidden/>
          </w:rPr>
          <w:tab/>
        </w:r>
        <w:r>
          <w:rPr>
            <w:noProof/>
            <w:webHidden/>
          </w:rPr>
          <w:fldChar w:fldCharType="begin"/>
        </w:r>
        <w:r>
          <w:rPr>
            <w:noProof/>
            <w:webHidden/>
          </w:rPr>
          <w:instrText xml:space="preserve"> PAGEREF _Toc450987532 \h </w:instrText>
        </w:r>
        <w:r>
          <w:rPr>
            <w:noProof/>
            <w:webHidden/>
          </w:rPr>
        </w:r>
        <w:r>
          <w:rPr>
            <w:noProof/>
            <w:webHidden/>
          </w:rPr>
          <w:fldChar w:fldCharType="separate"/>
        </w:r>
        <w:r>
          <w:rPr>
            <w:noProof/>
            <w:webHidden/>
          </w:rPr>
          <w:t>46</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33" w:history="1">
        <w:r w:rsidRPr="00B856A3">
          <w:rPr>
            <w:rStyle w:val="Hyperlink"/>
            <w:noProof/>
          </w:rPr>
          <w:t>5.2.18</w:t>
        </w:r>
        <w:r>
          <w:rPr>
            <w:rFonts w:asciiTheme="minorHAnsi" w:eastAsiaTheme="minorEastAsia" w:hAnsiTheme="minorHAnsi" w:cstheme="minorBidi"/>
            <w:noProof/>
            <w:sz w:val="22"/>
            <w:szCs w:val="22"/>
          </w:rPr>
          <w:tab/>
        </w:r>
        <w:r w:rsidRPr="00B856A3">
          <w:rPr>
            <w:rStyle w:val="Hyperlink"/>
            <w:noProof/>
          </w:rPr>
          <w:t>Olie-gas-chemicalienpijpleiding.</w:t>
        </w:r>
        <w:r>
          <w:rPr>
            <w:noProof/>
            <w:webHidden/>
          </w:rPr>
          <w:tab/>
        </w:r>
        <w:r>
          <w:rPr>
            <w:noProof/>
            <w:webHidden/>
          </w:rPr>
          <w:fldChar w:fldCharType="begin"/>
        </w:r>
        <w:r>
          <w:rPr>
            <w:noProof/>
            <w:webHidden/>
          </w:rPr>
          <w:instrText xml:space="preserve"> PAGEREF _Toc450987533 \h </w:instrText>
        </w:r>
        <w:r>
          <w:rPr>
            <w:noProof/>
            <w:webHidden/>
          </w:rPr>
        </w:r>
        <w:r>
          <w:rPr>
            <w:noProof/>
            <w:webHidden/>
          </w:rPr>
          <w:fldChar w:fldCharType="separate"/>
        </w:r>
        <w:r>
          <w:rPr>
            <w:noProof/>
            <w:webHidden/>
          </w:rPr>
          <w:t>47</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34" w:history="1">
        <w:r w:rsidRPr="00B856A3">
          <w:rPr>
            <w:rStyle w:val="Hyperlink"/>
            <w:noProof/>
          </w:rPr>
          <w:t>5.2.19</w:t>
        </w:r>
        <w:r>
          <w:rPr>
            <w:rFonts w:asciiTheme="minorHAnsi" w:eastAsiaTheme="minorEastAsia" w:hAnsiTheme="minorHAnsi" w:cstheme="minorBidi"/>
            <w:noProof/>
            <w:sz w:val="22"/>
            <w:szCs w:val="22"/>
          </w:rPr>
          <w:tab/>
        </w:r>
        <w:r w:rsidRPr="00B856A3">
          <w:rPr>
            <w:rStyle w:val="Hyperlink"/>
            <w:noProof/>
          </w:rPr>
          <w:t>Rioolleiding.</w:t>
        </w:r>
        <w:r>
          <w:rPr>
            <w:noProof/>
            <w:webHidden/>
          </w:rPr>
          <w:tab/>
        </w:r>
        <w:r>
          <w:rPr>
            <w:noProof/>
            <w:webHidden/>
          </w:rPr>
          <w:fldChar w:fldCharType="begin"/>
        </w:r>
        <w:r>
          <w:rPr>
            <w:noProof/>
            <w:webHidden/>
          </w:rPr>
          <w:instrText xml:space="preserve"> PAGEREF _Toc450987534 \h </w:instrText>
        </w:r>
        <w:r>
          <w:rPr>
            <w:noProof/>
            <w:webHidden/>
          </w:rPr>
        </w:r>
        <w:r>
          <w:rPr>
            <w:noProof/>
            <w:webHidden/>
          </w:rPr>
          <w:fldChar w:fldCharType="separate"/>
        </w:r>
        <w:r>
          <w:rPr>
            <w:noProof/>
            <w:webHidden/>
          </w:rPr>
          <w:t>48</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35" w:history="1">
        <w:r w:rsidRPr="00B856A3">
          <w:rPr>
            <w:rStyle w:val="Hyperlink"/>
            <w:noProof/>
          </w:rPr>
          <w:t>5.2.20</w:t>
        </w:r>
        <w:r>
          <w:rPr>
            <w:rFonts w:asciiTheme="minorHAnsi" w:eastAsiaTheme="minorEastAsia" w:hAnsiTheme="minorHAnsi" w:cstheme="minorBidi"/>
            <w:noProof/>
            <w:sz w:val="22"/>
            <w:szCs w:val="22"/>
          </w:rPr>
          <w:tab/>
        </w:r>
        <w:r w:rsidRPr="00B856A3">
          <w:rPr>
            <w:rStyle w:val="Hyperlink"/>
            <w:noProof/>
          </w:rPr>
          <w:t>Waterleiding.</w:t>
        </w:r>
        <w:r>
          <w:rPr>
            <w:noProof/>
            <w:webHidden/>
          </w:rPr>
          <w:tab/>
        </w:r>
        <w:r>
          <w:rPr>
            <w:noProof/>
            <w:webHidden/>
          </w:rPr>
          <w:fldChar w:fldCharType="begin"/>
        </w:r>
        <w:r>
          <w:rPr>
            <w:noProof/>
            <w:webHidden/>
          </w:rPr>
          <w:instrText xml:space="preserve"> PAGEREF _Toc450987535 \h </w:instrText>
        </w:r>
        <w:r>
          <w:rPr>
            <w:noProof/>
            <w:webHidden/>
          </w:rPr>
        </w:r>
        <w:r>
          <w:rPr>
            <w:noProof/>
            <w:webHidden/>
          </w:rPr>
          <w:fldChar w:fldCharType="separate"/>
        </w:r>
        <w:r>
          <w:rPr>
            <w:noProof/>
            <w:webHidden/>
          </w:rPr>
          <w:t>49</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36" w:history="1">
        <w:r w:rsidRPr="00B856A3">
          <w:rPr>
            <w:rStyle w:val="Hyperlink"/>
            <w:noProof/>
          </w:rPr>
          <w:t>5.2.21</w:t>
        </w:r>
        <w:r>
          <w:rPr>
            <w:rFonts w:asciiTheme="minorHAnsi" w:eastAsiaTheme="minorEastAsia" w:hAnsiTheme="minorHAnsi" w:cstheme="minorBidi"/>
            <w:noProof/>
            <w:sz w:val="22"/>
            <w:szCs w:val="22"/>
          </w:rPr>
          <w:tab/>
        </w:r>
        <w:r w:rsidRPr="00B856A3">
          <w:rPr>
            <w:rStyle w:val="Hyperlink"/>
            <w:noProof/>
          </w:rPr>
          <w:t>Thermische pijpleiding.</w:t>
        </w:r>
        <w:r>
          <w:rPr>
            <w:noProof/>
            <w:webHidden/>
          </w:rPr>
          <w:tab/>
        </w:r>
        <w:r>
          <w:rPr>
            <w:noProof/>
            <w:webHidden/>
          </w:rPr>
          <w:fldChar w:fldCharType="begin"/>
        </w:r>
        <w:r>
          <w:rPr>
            <w:noProof/>
            <w:webHidden/>
          </w:rPr>
          <w:instrText xml:space="preserve"> PAGEREF _Toc450987536 \h </w:instrText>
        </w:r>
        <w:r>
          <w:rPr>
            <w:noProof/>
            <w:webHidden/>
          </w:rPr>
        </w:r>
        <w:r>
          <w:rPr>
            <w:noProof/>
            <w:webHidden/>
          </w:rPr>
          <w:fldChar w:fldCharType="separate"/>
        </w:r>
        <w:r>
          <w:rPr>
            <w:noProof/>
            <w:webHidden/>
          </w:rPr>
          <w:t>50</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37" w:history="1">
        <w:r w:rsidRPr="00B856A3">
          <w:rPr>
            <w:rStyle w:val="Hyperlink"/>
            <w:noProof/>
          </w:rPr>
          <w:t>5.2.22</w:t>
        </w:r>
        <w:r>
          <w:rPr>
            <w:rFonts w:asciiTheme="minorHAnsi" w:eastAsiaTheme="minorEastAsia" w:hAnsiTheme="minorHAnsi" w:cstheme="minorBidi"/>
            <w:noProof/>
            <w:sz w:val="22"/>
            <w:szCs w:val="22"/>
          </w:rPr>
          <w:tab/>
        </w:r>
        <w:r w:rsidRPr="00B856A3">
          <w:rPr>
            <w:rStyle w:val="Hyperlink"/>
            <w:noProof/>
          </w:rPr>
          <w:t>Leidingelementen per type net (thema).</w:t>
        </w:r>
        <w:r>
          <w:rPr>
            <w:noProof/>
            <w:webHidden/>
          </w:rPr>
          <w:tab/>
        </w:r>
        <w:r>
          <w:rPr>
            <w:noProof/>
            <w:webHidden/>
          </w:rPr>
          <w:fldChar w:fldCharType="begin"/>
        </w:r>
        <w:r>
          <w:rPr>
            <w:noProof/>
            <w:webHidden/>
          </w:rPr>
          <w:instrText xml:space="preserve"> PAGEREF _Toc450987537 \h </w:instrText>
        </w:r>
        <w:r>
          <w:rPr>
            <w:noProof/>
            <w:webHidden/>
          </w:rPr>
        </w:r>
        <w:r>
          <w:rPr>
            <w:noProof/>
            <w:webHidden/>
          </w:rPr>
          <w:fldChar w:fldCharType="separate"/>
        </w:r>
        <w:r>
          <w:rPr>
            <w:noProof/>
            <w:webHidden/>
          </w:rPr>
          <w:t>51</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38" w:history="1">
        <w:r w:rsidRPr="00B856A3">
          <w:rPr>
            <w:rStyle w:val="Hyperlink"/>
            <w:noProof/>
          </w:rPr>
          <w:t>5.2.23</w:t>
        </w:r>
        <w:r>
          <w:rPr>
            <w:rFonts w:asciiTheme="minorHAnsi" w:eastAsiaTheme="minorEastAsia" w:hAnsiTheme="minorHAnsi" w:cstheme="minorBidi"/>
            <w:noProof/>
            <w:sz w:val="22"/>
            <w:szCs w:val="22"/>
          </w:rPr>
          <w:tab/>
        </w:r>
        <w:r w:rsidRPr="00B856A3">
          <w:rPr>
            <w:rStyle w:val="Hyperlink"/>
            <w:noProof/>
          </w:rPr>
          <w:t>Identifier management.</w:t>
        </w:r>
        <w:r>
          <w:rPr>
            <w:noProof/>
            <w:webHidden/>
          </w:rPr>
          <w:tab/>
        </w:r>
        <w:r>
          <w:rPr>
            <w:noProof/>
            <w:webHidden/>
          </w:rPr>
          <w:fldChar w:fldCharType="begin"/>
        </w:r>
        <w:r>
          <w:rPr>
            <w:noProof/>
            <w:webHidden/>
          </w:rPr>
          <w:instrText xml:space="preserve"> PAGEREF _Toc450987538 \h </w:instrText>
        </w:r>
        <w:r>
          <w:rPr>
            <w:noProof/>
            <w:webHidden/>
          </w:rPr>
        </w:r>
        <w:r>
          <w:rPr>
            <w:noProof/>
            <w:webHidden/>
          </w:rPr>
          <w:fldChar w:fldCharType="separate"/>
        </w:r>
        <w:r>
          <w:rPr>
            <w:noProof/>
            <w:webHidden/>
          </w:rPr>
          <w:t>52</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39" w:history="1">
        <w:r w:rsidRPr="00B856A3">
          <w:rPr>
            <w:rStyle w:val="Hyperlink"/>
            <w:noProof/>
          </w:rPr>
          <w:t>5.2.24</w:t>
        </w:r>
        <w:r>
          <w:rPr>
            <w:rFonts w:asciiTheme="minorHAnsi" w:eastAsiaTheme="minorEastAsia" w:hAnsiTheme="minorHAnsi" w:cstheme="minorBidi"/>
            <w:noProof/>
            <w:sz w:val="22"/>
            <w:szCs w:val="22"/>
          </w:rPr>
          <w:tab/>
        </w:r>
        <w:r w:rsidRPr="00B856A3">
          <w:rPr>
            <w:rStyle w:val="Hyperlink"/>
            <w:noProof/>
          </w:rPr>
          <w:t>Tijd representatie en temporeel model.</w:t>
        </w:r>
        <w:r>
          <w:rPr>
            <w:noProof/>
            <w:webHidden/>
          </w:rPr>
          <w:tab/>
        </w:r>
        <w:r>
          <w:rPr>
            <w:noProof/>
            <w:webHidden/>
          </w:rPr>
          <w:fldChar w:fldCharType="begin"/>
        </w:r>
        <w:r>
          <w:rPr>
            <w:noProof/>
            <w:webHidden/>
          </w:rPr>
          <w:instrText xml:space="preserve"> PAGEREF _Toc450987539 \h </w:instrText>
        </w:r>
        <w:r>
          <w:rPr>
            <w:noProof/>
            <w:webHidden/>
          </w:rPr>
        </w:r>
        <w:r>
          <w:rPr>
            <w:noProof/>
            <w:webHidden/>
          </w:rPr>
          <w:fldChar w:fldCharType="separate"/>
        </w:r>
        <w:r>
          <w:rPr>
            <w:noProof/>
            <w:webHidden/>
          </w:rPr>
          <w:t>53</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40" w:history="1">
        <w:r w:rsidRPr="00B856A3">
          <w:rPr>
            <w:rStyle w:val="Hyperlink"/>
            <w:noProof/>
          </w:rPr>
          <w:t>5.2.25</w:t>
        </w:r>
        <w:r>
          <w:rPr>
            <w:rFonts w:asciiTheme="minorHAnsi" w:eastAsiaTheme="minorEastAsia" w:hAnsiTheme="minorHAnsi" w:cstheme="minorBidi"/>
            <w:noProof/>
            <w:sz w:val="22"/>
            <w:szCs w:val="22"/>
          </w:rPr>
          <w:tab/>
        </w:r>
        <w:r w:rsidRPr="00B856A3">
          <w:rPr>
            <w:rStyle w:val="Hyperlink"/>
            <w:noProof/>
          </w:rPr>
          <w:t>UML - EC61 overzicht.</w:t>
        </w:r>
        <w:r>
          <w:rPr>
            <w:noProof/>
            <w:webHidden/>
          </w:rPr>
          <w:tab/>
        </w:r>
        <w:r>
          <w:rPr>
            <w:noProof/>
            <w:webHidden/>
          </w:rPr>
          <w:fldChar w:fldCharType="begin"/>
        </w:r>
        <w:r>
          <w:rPr>
            <w:noProof/>
            <w:webHidden/>
          </w:rPr>
          <w:instrText xml:space="preserve"> PAGEREF _Toc450987540 \h </w:instrText>
        </w:r>
        <w:r>
          <w:rPr>
            <w:noProof/>
            <w:webHidden/>
          </w:rPr>
        </w:r>
        <w:r>
          <w:rPr>
            <w:noProof/>
            <w:webHidden/>
          </w:rPr>
          <w:fldChar w:fldCharType="separate"/>
        </w:r>
        <w:r>
          <w:rPr>
            <w:noProof/>
            <w:webHidden/>
          </w:rPr>
          <w:t>55</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41" w:history="1">
        <w:r w:rsidRPr="00B856A3">
          <w:rPr>
            <w:rStyle w:val="Hyperlink"/>
            <w:noProof/>
          </w:rPr>
          <w:t>5.2.26</w:t>
        </w:r>
        <w:r>
          <w:rPr>
            <w:rFonts w:asciiTheme="minorHAnsi" w:eastAsiaTheme="minorEastAsia" w:hAnsiTheme="minorHAnsi" w:cstheme="minorBidi"/>
            <w:noProof/>
            <w:sz w:val="22"/>
            <w:szCs w:val="22"/>
          </w:rPr>
          <w:tab/>
        </w:r>
        <w:r w:rsidRPr="00B856A3">
          <w:rPr>
            <w:rStyle w:val="Hyperlink"/>
            <w:noProof/>
          </w:rPr>
          <w:t>UML - Buisleidingen Risicoregister overzicht.</w:t>
        </w:r>
        <w:r>
          <w:rPr>
            <w:noProof/>
            <w:webHidden/>
          </w:rPr>
          <w:tab/>
        </w:r>
        <w:r>
          <w:rPr>
            <w:noProof/>
            <w:webHidden/>
          </w:rPr>
          <w:fldChar w:fldCharType="begin"/>
        </w:r>
        <w:r>
          <w:rPr>
            <w:noProof/>
            <w:webHidden/>
          </w:rPr>
          <w:instrText xml:space="preserve"> PAGEREF _Toc450987541 \h </w:instrText>
        </w:r>
        <w:r>
          <w:rPr>
            <w:noProof/>
            <w:webHidden/>
          </w:rPr>
        </w:r>
        <w:r>
          <w:rPr>
            <w:noProof/>
            <w:webHidden/>
          </w:rPr>
          <w:fldChar w:fldCharType="separate"/>
        </w:r>
        <w:r>
          <w:rPr>
            <w:noProof/>
            <w:webHidden/>
          </w:rPr>
          <w:t>57</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42" w:history="1">
        <w:r w:rsidRPr="00B856A3">
          <w:rPr>
            <w:rStyle w:val="Hyperlink"/>
            <w:noProof/>
          </w:rPr>
          <w:t>5.2.27</w:t>
        </w:r>
        <w:r>
          <w:rPr>
            <w:rFonts w:asciiTheme="minorHAnsi" w:eastAsiaTheme="minorEastAsia" w:hAnsiTheme="minorHAnsi" w:cstheme="minorBidi"/>
            <w:noProof/>
            <w:sz w:val="22"/>
            <w:szCs w:val="22"/>
          </w:rPr>
          <w:tab/>
        </w:r>
        <w:r w:rsidRPr="00B856A3">
          <w:rPr>
            <w:rStyle w:val="Hyperlink"/>
            <w:noProof/>
          </w:rPr>
          <w:t>UML - Stedelijk water overzicht.</w:t>
        </w:r>
        <w:r>
          <w:rPr>
            <w:noProof/>
            <w:webHidden/>
          </w:rPr>
          <w:tab/>
        </w:r>
        <w:r>
          <w:rPr>
            <w:noProof/>
            <w:webHidden/>
          </w:rPr>
          <w:fldChar w:fldCharType="begin"/>
        </w:r>
        <w:r>
          <w:rPr>
            <w:noProof/>
            <w:webHidden/>
          </w:rPr>
          <w:instrText xml:space="preserve"> PAGEREF _Toc450987542 \h </w:instrText>
        </w:r>
        <w:r>
          <w:rPr>
            <w:noProof/>
            <w:webHidden/>
          </w:rPr>
        </w:r>
        <w:r>
          <w:rPr>
            <w:noProof/>
            <w:webHidden/>
          </w:rPr>
          <w:fldChar w:fldCharType="separate"/>
        </w:r>
        <w:r>
          <w:rPr>
            <w:noProof/>
            <w:webHidden/>
          </w:rPr>
          <w:t>59</w:t>
        </w:r>
        <w:r>
          <w:rPr>
            <w:noProof/>
            <w:webHidden/>
          </w:rPr>
          <w:fldChar w:fldCharType="end"/>
        </w:r>
      </w:hyperlink>
    </w:p>
    <w:p w:rsidR="0027065E" w:rsidRDefault="0027065E">
      <w:pPr>
        <w:pStyle w:val="Inhopg2"/>
        <w:rPr>
          <w:rFonts w:asciiTheme="minorHAnsi" w:eastAsiaTheme="minorEastAsia" w:hAnsiTheme="minorHAnsi" w:cstheme="minorBidi"/>
          <w:sz w:val="22"/>
          <w:szCs w:val="22"/>
        </w:rPr>
      </w:pPr>
      <w:hyperlink w:anchor="_Toc450987543" w:history="1">
        <w:r w:rsidRPr="00B856A3">
          <w:rPr>
            <w:rStyle w:val="Hyperlink"/>
          </w:rPr>
          <w:t>5.3</w:t>
        </w:r>
        <w:r>
          <w:rPr>
            <w:rFonts w:asciiTheme="minorHAnsi" w:eastAsiaTheme="minorEastAsia" w:hAnsiTheme="minorHAnsi" w:cstheme="minorBidi"/>
            <w:sz w:val="22"/>
            <w:szCs w:val="22"/>
          </w:rPr>
          <w:tab/>
        </w:r>
        <w:r w:rsidRPr="00B856A3">
          <w:rPr>
            <w:rStyle w:val="Hyperlink"/>
          </w:rPr>
          <w:t>Objectcatalogus.</w:t>
        </w:r>
        <w:r>
          <w:rPr>
            <w:webHidden/>
          </w:rPr>
          <w:tab/>
        </w:r>
        <w:r>
          <w:rPr>
            <w:webHidden/>
          </w:rPr>
          <w:fldChar w:fldCharType="begin"/>
        </w:r>
        <w:r>
          <w:rPr>
            <w:webHidden/>
          </w:rPr>
          <w:instrText xml:space="preserve"> PAGEREF _Toc450987543 \h </w:instrText>
        </w:r>
        <w:r>
          <w:rPr>
            <w:webHidden/>
          </w:rPr>
        </w:r>
        <w:r>
          <w:rPr>
            <w:webHidden/>
          </w:rPr>
          <w:fldChar w:fldCharType="separate"/>
        </w:r>
        <w:r>
          <w:rPr>
            <w:webHidden/>
          </w:rPr>
          <w:t>61</w:t>
        </w:r>
        <w:r>
          <w:rPr>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44" w:history="1">
        <w:r w:rsidRPr="00B856A3">
          <w:rPr>
            <w:rStyle w:val="Hyperlink"/>
            <w:noProof/>
          </w:rPr>
          <w:t>5.3.1</w:t>
        </w:r>
        <w:r>
          <w:rPr>
            <w:rFonts w:asciiTheme="minorHAnsi" w:eastAsiaTheme="minorEastAsia" w:hAnsiTheme="minorHAnsi" w:cstheme="minorBidi"/>
            <w:noProof/>
            <w:sz w:val="22"/>
            <w:szCs w:val="22"/>
          </w:rPr>
          <w:tab/>
        </w:r>
        <w:r w:rsidRPr="00B856A3">
          <w:rPr>
            <w:rStyle w:val="Hyperlink"/>
            <w:noProof/>
          </w:rPr>
          <w:t>Geografische objecten.</w:t>
        </w:r>
        <w:r>
          <w:rPr>
            <w:noProof/>
            <w:webHidden/>
          </w:rPr>
          <w:tab/>
        </w:r>
        <w:r>
          <w:rPr>
            <w:noProof/>
            <w:webHidden/>
          </w:rPr>
          <w:fldChar w:fldCharType="begin"/>
        </w:r>
        <w:r>
          <w:rPr>
            <w:noProof/>
            <w:webHidden/>
          </w:rPr>
          <w:instrText xml:space="preserve"> PAGEREF _Toc450987544 \h </w:instrText>
        </w:r>
        <w:r>
          <w:rPr>
            <w:noProof/>
            <w:webHidden/>
          </w:rPr>
        </w:r>
        <w:r>
          <w:rPr>
            <w:noProof/>
            <w:webHidden/>
          </w:rPr>
          <w:fldChar w:fldCharType="separate"/>
        </w:r>
        <w:r>
          <w:rPr>
            <w:noProof/>
            <w:webHidden/>
          </w:rPr>
          <w:t>64</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45" w:history="1">
        <w:r w:rsidRPr="00B856A3">
          <w:rPr>
            <w:rStyle w:val="Hyperlink"/>
            <w:noProof/>
          </w:rPr>
          <w:t>5.3.2</w:t>
        </w:r>
        <w:r>
          <w:rPr>
            <w:rFonts w:asciiTheme="minorHAnsi" w:eastAsiaTheme="minorEastAsia" w:hAnsiTheme="minorHAnsi" w:cstheme="minorBidi"/>
            <w:noProof/>
            <w:sz w:val="22"/>
            <w:szCs w:val="22"/>
          </w:rPr>
          <w:tab/>
        </w:r>
        <w:r w:rsidRPr="00B856A3">
          <w:rPr>
            <w:rStyle w:val="Hyperlink"/>
            <w:noProof/>
          </w:rPr>
          <w:t>Data typen.</w:t>
        </w:r>
        <w:r>
          <w:rPr>
            <w:noProof/>
            <w:webHidden/>
          </w:rPr>
          <w:tab/>
        </w:r>
        <w:r>
          <w:rPr>
            <w:noProof/>
            <w:webHidden/>
          </w:rPr>
          <w:fldChar w:fldCharType="begin"/>
        </w:r>
        <w:r>
          <w:rPr>
            <w:noProof/>
            <w:webHidden/>
          </w:rPr>
          <w:instrText xml:space="preserve"> PAGEREF _Toc450987545 \h </w:instrText>
        </w:r>
        <w:r>
          <w:rPr>
            <w:noProof/>
            <w:webHidden/>
          </w:rPr>
        </w:r>
        <w:r>
          <w:rPr>
            <w:noProof/>
            <w:webHidden/>
          </w:rPr>
          <w:fldChar w:fldCharType="separate"/>
        </w:r>
        <w:r>
          <w:rPr>
            <w:noProof/>
            <w:webHidden/>
          </w:rPr>
          <w:t>65</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46" w:history="1">
        <w:r w:rsidRPr="00B856A3">
          <w:rPr>
            <w:rStyle w:val="Hyperlink"/>
            <w:noProof/>
          </w:rPr>
          <w:t>5.3.3</w:t>
        </w:r>
        <w:r>
          <w:rPr>
            <w:rFonts w:asciiTheme="minorHAnsi" w:eastAsiaTheme="minorEastAsia" w:hAnsiTheme="minorHAnsi" w:cstheme="minorBidi"/>
            <w:noProof/>
            <w:sz w:val="22"/>
            <w:szCs w:val="22"/>
          </w:rPr>
          <w:tab/>
        </w:r>
        <w:r w:rsidRPr="00B856A3">
          <w:rPr>
            <w:rStyle w:val="Hyperlink"/>
            <w:noProof/>
          </w:rPr>
          <w:t>Waardelijsten.</w:t>
        </w:r>
        <w:r>
          <w:rPr>
            <w:noProof/>
            <w:webHidden/>
          </w:rPr>
          <w:tab/>
        </w:r>
        <w:r>
          <w:rPr>
            <w:noProof/>
            <w:webHidden/>
          </w:rPr>
          <w:fldChar w:fldCharType="begin"/>
        </w:r>
        <w:r>
          <w:rPr>
            <w:noProof/>
            <w:webHidden/>
          </w:rPr>
          <w:instrText xml:space="preserve"> PAGEREF _Toc450987546 \h </w:instrText>
        </w:r>
        <w:r>
          <w:rPr>
            <w:noProof/>
            <w:webHidden/>
          </w:rPr>
        </w:r>
        <w:r>
          <w:rPr>
            <w:noProof/>
            <w:webHidden/>
          </w:rPr>
          <w:fldChar w:fldCharType="separate"/>
        </w:r>
        <w:r>
          <w:rPr>
            <w:noProof/>
            <w:webHidden/>
          </w:rPr>
          <w:t>65</w:t>
        </w:r>
        <w:r>
          <w:rPr>
            <w:noProof/>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47" w:history="1">
        <w:r w:rsidRPr="00B856A3">
          <w:rPr>
            <w:rStyle w:val="Hyperlink"/>
            <w:noProof/>
          </w:rPr>
          <w:t>5.3.4</w:t>
        </w:r>
        <w:r>
          <w:rPr>
            <w:rFonts w:asciiTheme="minorHAnsi" w:eastAsiaTheme="minorEastAsia" w:hAnsiTheme="minorHAnsi" w:cstheme="minorBidi"/>
            <w:noProof/>
            <w:sz w:val="22"/>
            <w:szCs w:val="22"/>
          </w:rPr>
          <w:tab/>
        </w:r>
        <w:r w:rsidRPr="00B856A3">
          <w:rPr>
            <w:rStyle w:val="Hyperlink"/>
            <w:noProof/>
          </w:rPr>
          <w:t>Geïmporteerde typen (informatief).</w:t>
        </w:r>
        <w:r>
          <w:rPr>
            <w:noProof/>
            <w:webHidden/>
          </w:rPr>
          <w:tab/>
        </w:r>
        <w:r>
          <w:rPr>
            <w:noProof/>
            <w:webHidden/>
          </w:rPr>
          <w:fldChar w:fldCharType="begin"/>
        </w:r>
        <w:r>
          <w:rPr>
            <w:noProof/>
            <w:webHidden/>
          </w:rPr>
          <w:instrText xml:space="preserve"> PAGEREF _Toc450987547 \h </w:instrText>
        </w:r>
        <w:r>
          <w:rPr>
            <w:noProof/>
            <w:webHidden/>
          </w:rPr>
        </w:r>
        <w:r>
          <w:rPr>
            <w:noProof/>
            <w:webHidden/>
          </w:rPr>
          <w:fldChar w:fldCharType="separate"/>
        </w:r>
        <w:r>
          <w:rPr>
            <w:noProof/>
            <w:webHidden/>
          </w:rPr>
          <w:t>65</w:t>
        </w:r>
        <w:r>
          <w:rPr>
            <w:noProof/>
            <w:webHidden/>
          </w:rPr>
          <w:fldChar w:fldCharType="end"/>
        </w:r>
      </w:hyperlink>
    </w:p>
    <w:p w:rsidR="0027065E" w:rsidRDefault="0027065E">
      <w:pPr>
        <w:pStyle w:val="Inhopg1"/>
        <w:rPr>
          <w:rFonts w:asciiTheme="minorHAnsi" w:eastAsiaTheme="minorEastAsia" w:hAnsiTheme="minorHAnsi" w:cstheme="minorBidi"/>
          <w:noProof/>
          <w:sz w:val="22"/>
          <w:szCs w:val="22"/>
        </w:rPr>
      </w:pPr>
      <w:hyperlink w:anchor="_Toc450987548" w:history="1">
        <w:r w:rsidRPr="00B856A3">
          <w:rPr>
            <w:rStyle w:val="Hyperlink"/>
            <w:noProof/>
          </w:rPr>
          <w:t>Referentiesystemen</w:t>
        </w:r>
        <w:r>
          <w:rPr>
            <w:noProof/>
            <w:webHidden/>
          </w:rPr>
          <w:tab/>
        </w:r>
        <w:r>
          <w:rPr>
            <w:noProof/>
            <w:webHidden/>
          </w:rPr>
          <w:fldChar w:fldCharType="begin"/>
        </w:r>
        <w:r>
          <w:rPr>
            <w:noProof/>
            <w:webHidden/>
          </w:rPr>
          <w:instrText xml:space="preserve"> PAGEREF _Toc450987548 \h </w:instrText>
        </w:r>
        <w:r>
          <w:rPr>
            <w:noProof/>
            <w:webHidden/>
          </w:rPr>
        </w:r>
        <w:r>
          <w:rPr>
            <w:noProof/>
            <w:webHidden/>
          </w:rPr>
          <w:fldChar w:fldCharType="separate"/>
        </w:r>
        <w:r>
          <w:rPr>
            <w:noProof/>
            <w:webHidden/>
          </w:rPr>
          <w:t>66</w:t>
        </w:r>
        <w:r>
          <w:rPr>
            <w:noProof/>
            <w:webHidden/>
          </w:rPr>
          <w:fldChar w:fldCharType="end"/>
        </w:r>
      </w:hyperlink>
    </w:p>
    <w:p w:rsidR="0027065E" w:rsidRDefault="0027065E">
      <w:pPr>
        <w:pStyle w:val="Inhopg2"/>
        <w:rPr>
          <w:rFonts w:asciiTheme="minorHAnsi" w:eastAsiaTheme="minorEastAsia" w:hAnsiTheme="minorHAnsi" w:cstheme="minorBidi"/>
          <w:sz w:val="22"/>
          <w:szCs w:val="22"/>
        </w:rPr>
      </w:pPr>
      <w:hyperlink w:anchor="_Toc450987549" w:history="1">
        <w:r w:rsidRPr="00B856A3">
          <w:rPr>
            <w:rStyle w:val="Hyperlink"/>
          </w:rPr>
          <w:t>6.1</w:t>
        </w:r>
        <w:r>
          <w:rPr>
            <w:rFonts w:asciiTheme="minorHAnsi" w:eastAsiaTheme="minorEastAsia" w:hAnsiTheme="minorHAnsi" w:cstheme="minorBidi"/>
            <w:sz w:val="22"/>
            <w:szCs w:val="22"/>
          </w:rPr>
          <w:tab/>
        </w:r>
        <w:r w:rsidRPr="00B856A3">
          <w:rPr>
            <w:rStyle w:val="Hyperlink"/>
          </w:rPr>
          <w:t>Ruimtelijk referentiesysteem.</w:t>
        </w:r>
        <w:r>
          <w:rPr>
            <w:webHidden/>
          </w:rPr>
          <w:tab/>
        </w:r>
        <w:r>
          <w:rPr>
            <w:webHidden/>
          </w:rPr>
          <w:fldChar w:fldCharType="begin"/>
        </w:r>
        <w:r>
          <w:rPr>
            <w:webHidden/>
          </w:rPr>
          <w:instrText xml:space="preserve"> PAGEREF _Toc450987549 \h </w:instrText>
        </w:r>
        <w:r>
          <w:rPr>
            <w:webHidden/>
          </w:rPr>
        </w:r>
        <w:r>
          <w:rPr>
            <w:webHidden/>
          </w:rPr>
          <w:fldChar w:fldCharType="separate"/>
        </w:r>
        <w:r>
          <w:rPr>
            <w:webHidden/>
          </w:rPr>
          <w:t>66</w:t>
        </w:r>
        <w:r>
          <w:rPr>
            <w:webHidden/>
          </w:rPr>
          <w:fldChar w:fldCharType="end"/>
        </w:r>
      </w:hyperlink>
    </w:p>
    <w:p w:rsidR="0027065E" w:rsidRDefault="0027065E">
      <w:pPr>
        <w:pStyle w:val="Inhopg1"/>
        <w:rPr>
          <w:rFonts w:asciiTheme="minorHAnsi" w:eastAsiaTheme="minorEastAsia" w:hAnsiTheme="minorHAnsi" w:cstheme="minorBidi"/>
          <w:noProof/>
          <w:sz w:val="22"/>
          <w:szCs w:val="22"/>
        </w:rPr>
      </w:pPr>
      <w:hyperlink w:anchor="_Toc450987550" w:history="1">
        <w:r w:rsidRPr="00B856A3">
          <w:rPr>
            <w:rStyle w:val="Hyperlink"/>
            <w:noProof/>
          </w:rPr>
          <w:t>Levering</w:t>
        </w:r>
        <w:r>
          <w:rPr>
            <w:noProof/>
            <w:webHidden/>
          </w:rPr>
          <w:tab/>
        </w:r>
        <w:r>
          <w:rPr>
            <w:noProof/>
            <w:webHidden/>
          </w:rPr>
          <w:fldChar w:fldCharType="begin"/>
        </w:r>
        <w:r>
          <w:rPr>
            <w:noProof/>
            <w:webHidden/>
          </w:rPr>
          <w:instrText xml:space="preserve"> PAGEREF _Toc450987550 \h </w:instrText>
        </w:r>
        <w:r>
          <w:rPr>
            <w:noProof/>
            <w:webHidden/>
          </w:rPr>
        </w:r>
        <w:r>
          <w:rPr>
            <w:noProof/>
            <w:webHidden/>
          </w:rPr>
          <w:fldChar w:fldCharType="separate"/>
        </w:r>
        <w:r>
          <w:rPr>
            <w:noProof/>
            <w:webHidden/>
          </w:rPr>
          <w:t>67</w:t>
        </w:r>
        <w:r>
          <w:rPr>
            <w:noProof/>
            <w:webHidden/>
          </w:rPr>
          <w:fldChar w:fldCharType="end"/>
        </w:r>
      </w:hyperlink>
    </w:p>
    <w:p w:rsidR="0027065E" w:rsidRDefault="0027065E">
      <w:pPr>
        <w:pStyle w:val="Inhopg2"/>
        <w:rPr>
          <w:rFonts w:asciiTheme="minorHAnsi" w:eastAsiaTheme="minorEastAsia" w:hAnsiTheme="minorHAnsi" w:cstheme="minorBidi"/>
          <w:sz w:val="22"/>
          <w:szCs w:val="22"/>
        </w:rPr>
      </w:pPr>
      <w:hyperlink w:anchor="_Toc450987551" w:history="1">
        <w:r w:rsidRPr="00B856A3">
          <w:rPr>
            <w:rStyle w:val="Hyperlink"/>
          </w:rPr>
          <w:t>7.1</w:t>
        </w:r>
        <w:r>
          <w:rPr>
            <w:rFonts w:asciiTheme="minorHAnsi" w:eastAsiaTheme="minorEastAsia" w:hAnsiTheme="minorHAnsi" w:cstheme="minorBidi"/>
            <w:sz w:val="22"/>
            <w:szCs w:val="22"/>
          </w:rPr>
          <w:tab/>
        </w:r>
        <w:r w:rsidRPr="00B856A3">
          <w:rPr>
            <w:rStyle w:val="Hyperlink"/>
          </w:rPr>
          <w:t>Leveringsmedium.</w:t>
        </w:r>
        <w:r>
          <w:rPr>
            <w:webHidden/>
          </w:rPr>
          <w:tab/>
        </w:r>
        <w:r>
          <w:rPr>
            <w:webHidden/>
          </w:rPr>
          <w:fldChar w:fldCharType="begin"/>
        </w:r>
        <w:r>
          <w:rPr>
            <w:webHidden/>
          </w:rPr>
          <w:instrText xml:space="preserve"> PAGEREF _Toc450987551 \h </w:instrText>
        </w:r>
        <w:r>
          <w:rPr>
            <w:webHidden/>
          </w:rPr>
        </w:r>
        <w:r>
          <w:rPr>
            <w:webHidden/>
          </w:rPr>
          <w:fldChar w:fldCharType="separate"/>
        </w:r>
        <w:r>
          <w:rPr>
            <w:webHidden/>
          </w:rPr>
          <w:t>67</w:t>
        </w:r>
        <w:r>
          <w:rPr>
            <w:webHidden/>
          </w:rPr>
          <w:fldChar w:fldCharType="end"/>
        </w:r>
      </w:hyperlink>
    </w:p>
    <w:p w:rsidR="0027065E" w:rsidRDefault="0027065E">
      <w:pPr>
        <w:pStyle w:val="Inhopg2"/>
        <w:rPr>
          <w:rFonts w:asciiTheme="minorHAnsi" w:eastAsiaTheme="minorEastAsia" w:hAnsiTheme="minorHAnsi" w:cstheme="minorBidi"/>
          <w:sz w:val="22"/>
          <w:szCs w:val="22"/>
        </w:rPr>
      </w:pPr>
      <w:hyperlink w:anchor="_Toc450987552" w:history="1">
        <w:r w:rsidRPr="00B856A3">
          <w:rPr>
            <w:rStyle w:val="Hyperlink"/>
          </w:rPr>
          <w:t>7.2</w:t>
        </w:r>
        <w:r>
          <w:rPr>
            <w:rFonts w:asciiTheme="minorHAnsi" w:eastAsiaTheme="minorEastAsia" w:hAnsiTheme="minorHAnsi" w:cstheme="minorBidi"/>
            <w:sz w:val="22"/>
            <w:szCs w:val="22"/>
          </w:rPr>
          <w:tab/>
        </w:r>
        <w:r w:rsidRPr="00B856A3">
          <w:rPr>
            <w:rStyle w:val="Hyperlink"/>
          </w:rPr>
          <w:t>Formaten (encodings).</w:t>
        </w:r>
        <w:r>
          <w:rPr>
            <w:webHidden/>
          </w:rPr>
          <w:tab/>
        </w:r>
        <w:r>
          <w:rPr>
            <w:webHidden/>
          </w:rPr>
          <w:fldChar w:fldCharType="begin"/>
        </w:r>
        <w:r>
          <w:rPr>
            <w:webHidden/>
          </w:rPr>
          <w:instrText xml:space="preserve"> PAGEREF _Toc450987552 \h </w:instrText>
        </w:r>
        <w:r>
          <w:rPr>
            <w:webHidden/>
          </w:rPr>
        </w:r>
        <w:r>
          <w:rPr>
            <w:webHidden/>
          </w:rPr>
          <w:fldChar w:fldCharType="separate"/>
        </w:r>
        <w:r>
          <w:rPr>
            <w:webHidden/>
          </w:rPr>
          <w:t>67</w:t>
        </w:r>
        <w:r>
          <w:rPr>
            <w:webHidden/>
          </w:rPr>
          <w:fldChar w:fldCharType="end"/>
        </w:r>
      </w:hyperlink>
    </w:p>
    <w:p w:rsidR="0027065E" w:rsidRDefault="0027065E">
      <w:pPr>
        <w:pStyle w:val="Inhopg3"/>
        <w:rPr>
          <w:rFonts w:asciiTheme="minorHAnsi" w:eastAsiaTheme="minorEastAsia" w:hAnsiTheme="minorHAnsi" w:cstheme="minorBidi"/>
          <w:noProof/>
          <w:sz w:val="22"/>
          <w:szCs w:val="22"/>
        </w:rPr>
      </w:pPr>
      <w:hyperlink w:anchor="_Toc450987553" w:history="1">
        <w:r w:rsidRPr="00B856A3">
          <w:rPr>
            <w:rStyle w:val="Hyperlink"/>
            <w:noProof/>
          </w:rPr>
          <w:t>7.2.1</w:t>
        </w:r>
        <w:r>
          <w:rPr>
            <w:rFonts w:asciiTheme="minorHAnsi" w:eastAsiaTheme="minorEastAsia" w:hAnsiTheme="minorHAnsi" w:cstheme="minorBidi"/>
            <w:noProof/>
            <w:sz w:val="22"/>
            <w:szCs w:val="22"/>
          </w:rPr>
          <w:tab/>
        </w:r>
        <w:r w:rsidRPr="00B856A3">
          <w:rPr>
            <w:rStyle w:val="Hyperlink"/>
            <w:noProof/>
          </w:rPr>
          <w:t>Nadere GML implementatie specificaties</w:t>
        </w:r>
        <w:r>
          <w:rPr>
            <w:noProof/>
            <w:webHidden/>
          </w:rPr>
          <w:tab/>
        </w:r>
        <w:r>
          <w:rPr>
            <w:noProof/>
            <w:webHidden/>
          </w:rPr>
          <w:fldChar w:fldCharType="begin"/>
        </w:r>
        <w:r>
          <w:rPr>
            <w:noProof/>
            <w:webHidden/>
          </w:rPr>
          <w:instrText xml:space="preserve"> PAGEREF _Toc450987553 \h </w:instrText>
        </w:r>
        <w:r>
          <w:rPr>
            <w:noProof/>
            <w:webHidden/>
          </w:rPr>
        </w:r>
        <w:r>
          <w:rPr>
            <w:noProof/>
            <w:webHidden/>
          </w:rPr>
          <w:fldChar w:fldCharType="separate"/>
        </w:r>
        <w:r>
          <w:rPr>
            <w:noProof/>
            <w:webHidden/>
          </w:rPr>
          <w:t>67</w:t>
        </w:r>
        <w:r>
          <w:rPr>
            <w:noProof/>
            <w:webHidden/>
          </w:rPr>
          <w:fldChar w:fldCharType="end"/>
        </w:r>
      </w:hyperlink>
    </w:p>
    <w:p w:rsidR="0027065E" w:rsidRDefault="0027065E">
      <w:pPr>
        <w:pStyle w:val="Inhopg1"/>
        <w:rPr>
          <w:rFonts w:asciiTheme="minorHAnsi" w:eastAsiaTheme="minorEastAsia" w:hAnsiTheme="minorHAnsi" w:cstheme="minorBidi"/>
          <w:noProof/>
          <w:sz w:val="22"/>
          <w:szCs w:val="22"/>
        </w:rPr>
      </w:pPr>
      <w:hyperlink w:anchor="_Toc450987554" w:history="1">
        <w:r w:rsidRPr="00B856A3">
          <w:rPr>
            <w:rStyle w:val="Hyperlink"/>
            <w:noProof/>
          </w:rPr>
          <w:t>Visualisatie</w:t>
        </w:r>
        <w:r>
          <w:rPr>
            <w:noProof/>
            <w:webHidden/>
          </w:rPr>
          <w:tab/>
        </w:r>
        <w:r>
          <w:rPr>
            <w:noProof/>
            <w:webHidden/>
          </w:rPr>
          <w:fldChar w:fldCharType="begin"/>
        </w:r>
        <w:r>
          <w:rPr>
            <w:noProof/>
            <w:webHidden/>
          </w:rPr>
          <w:instrText xml:space="preserve"> PAGEREF _Toc450987554 \h </w:instrText>
        </w:r>
        <w:r>
          <w:rPr>
            <w:noProof/>
            <w:webHidden/>
          </w:rPr>
        </w:r>
        <w:r>
          <w:rPr>
            <w:noProof/>
            <w:webHidden/>
          </w:rPr>
          <w:fldChar w:fldCharType="separate"/>
        </w:r>
        <w:r>
          <w:rPr>
            <w:noProof/>
            <w:webHidden/>
          </w:rPr>
          <w:t>69</w:t>
        </w:r>
        <w:r>
          <w:rPr>
            <w:noProof/>
            <w:webHidden/>
          </w:rPr>
          <w:fldChar w:fldCharType="end"/>
        </w:r>
      </w:hyperlink>
    </w:p>
    <w:p w:rsidR="0027065E" w:rsidRDefault="0027065E">
      <w:pPr>
        <w:pStyle w:val="Inhopg1"/>
        <w:rPr>
          <w:rFonts w:asciiTheme="minorHAnsi" w:eastAsiaTheme="minorEastAsia" w:hAnsiTheme="minorHAnsi" w:cstheme="minorBidi"/>
          <w:noProof/>
          <w:sz w:val="22"/>
          <w:szCs w:val="22"/>
        </w:rPr>
      </w:pPr>
      <w:hyperlink w:anchor="_Toc450987555" w:history="1">
        <w:r w:rsidRPr="00B856A3">
          <w:rPr>
            <w:rStyle w:val="Hyperlink"/>
            <w:noProof/>
          </w:rPr>
          <w:t>Bibliografie</w:t>
        </w:r>
        <w:r>
          <w:rPr>
            <w:noProof/>
            <w:webHidden/>
          </w:rPr>
          <w:tab/>
        </w:r>
        <w:r>
          <w:rPr>
            <w:noProof/>
            <w:webHidden/>
          </w:rPr>
          <w:fldChar w:fldCharType="begin"/>
        </w:r>
        <w:r>
          <w:rPr>
            <w:noProof/>
            <w:webHidden/>
          </w:rPr>
          <w:instrText xml:space="preserve"> PAGEREF _Toc450987555 \h </w:instrText>
        </w:r>
        <w:r>
          <w:rPr>
            <w:noProof/>
            <w:webHidden/>
          </w:rPr>
        </w:r>
        <w:r>
          <w:rPr>
            <w:noProof/>
            <w:webHidden/>
          </w:rPr>
          <w:fldChar w:fldCharType="separate"/>
        </w:r>
        <w:r>
          <w:rPr>
            <w:noProof/>
            <w:webHidden/>
          </w:rPr>
          <w:t>70</w:t>
        </w:r>
        <w:r>
          <w:rPr>
            <w:noProof/>
            <w:webHidden/>
          </w:rPr>
          <w:fldChar w:fldCharType="end"/>
        </w:r>
      </w:hyperlink>
    </w:p>
    <w:p w:rsidR="0027065E" w:rsidRDefault="0027065E">
      <w:pPr>
        <w:pStyle w:val="Inhopg1"/>
        <w:rPr>
          <w:rFonts w:asciiTheme="minorHAnsi" w:eastAsiaTheme="minorEastAsia" w:hAnsiTheme="minorHAnsi" w:cstheme="minorBidi"/>
          <w:noProof/>
          <w:sz w:val="22"/>
          <w:szCs w:val="22"/>
        </w:rPr>
      </w:pPr>
      <w:hyperlink w:anchor="_Toc450987556" w:history="1">
        <w:r w:rsidRPr="00B856A3">
          <w:rPr>
            <w:rStyle w:val="Hyperlink"/>
            <w:noProof/>
          </w:rPr>
          <w:t>Bijlage 1: IMKL1.1 (2012)</w:t>
        </w:r>
        <w:r>
          <w:rPr>
            <w:noProof/>
            <w:webHidden/>
          </w:rPr>
          <w:tab/>
        </w:r>
        <w:r>
          <w:rPr>
            <w:noProof/>
            <w:webHidden/>
          </w:rPr>
          <w:fldChar w:fldCharType="begin"/>
        </w:r>
        <w:r>
          <w:rPr>
            <w:noProof/>
            <w:webHidden/>
          </w:rPr>
          <w:instrText xml:space="preserve"> PAGEREF _Toc450987556 \h </w:instrText>
        </w:r>
        <w:r>
          <w:rPr>
            <w:noProof/>
            <w:webHidden/>
          </w:rPr>
        </w:r>
        <w:r>
          <w:rPr>
            <w:noProof/>
            <w:webHidden/>
          </w:rPr>
          <w:fldChar w:fldCharType="separate"/>
        </w:r>
        <w:r>
          <w:rPr>
            <w:noProof/>
            <w:webHidden/>
          </w:rPr>
          <w:t>71</w:t>
        </w:r>
        <w:r>
          <w:rPr>
            <w:noProof/>
            <w:webHidden/>
          </w:rPr>
          <w:fldChar w:fldCharType="end"/>
        </w:r>
      </w:hyperlink>
    </w:p>
    <w:p w:rsidR="0027065E" w:rsidRDefault="0027065E">
      <w:pPr>
        <w:pStyle w:val="Inhopg1"/>
        <w:rPr>
          <w:rFonts w:asciiTheme="minorHAnsi" w:eastAsiaTheme="minorEastAsia" w:hAnsiTheme="minorHAnsi" w:cstheme="minorBidi"/>
          <w:noProof/>
          <w:sz w:val="22"/>
          <w:szCs w:val="22"/>
        </w:rPr>
      </w:pPr>
      <w:hyperlink w:anchor="_Toc450987557" w:history="1">
        <w:r w:rsidRPr="00B856A3">
          <w:rPr>
            <w:rStyle w:val="Hyperlink"/>
            <w:noProof/>
          </w:rPr>
          <w:t>Bijlage 2: IMKL2015 waardelijsten.</w:t>
        </w:r>
        <w:r>
          <w:rPr>
            <w:noProof/>
            <w:webHidden/>
          </w:rPr>
          <w:tab/>
        </w:r>
        <w:r>
          <w:rPr>
            <w:noProof/>
            <w:webHidden/>
          </w:rPr>
          <w:fldChar w:fldCharType="begin"/>
        </w:r>
        <w:r>
          <w:rPr>
            <w:noProof/>
            <w:webHidden/>
          </w:rPr>
          <w:instrText xml:space="preserve"> PAGEREF _Toc450987557 \h </w:instrText>
        </w:r>
        <w:r>
          <w:rPr>
            <w:noProof/>
            <w:webHidden/>
          </w:rPr>
        </w:r>
        <w:r>
          <w:rPr>
            <w:noProof/>
            <w:webHidden/>
          </w:rPr>
          <w:fldChar w:fldCharType="separate"/>
        </w:r>
        <w:r>
          <w:rPr>
            <w:noProof/>
            <w:webHidden/>
          </w:rPr>
          <w:t>72</w:t>
        </w:r>
        <w:r>
          <w:rPr>
            <w:noProof/>
            <w:webHidden/>
          </w:rPr>
          <w:fldChar w:fldCharType="end"/>
        </w:r>
      </w:hyperlink>
    </w:p>
    <w:p w:rsidR="0027065E" w:rsidRDefault="0027065E">
      <w:pPr>
        <w:pStyle w:val="Inhopg1"/>
        <w:rPr>
          <w:rFonts w:asciiTheme="minorHAnsi" w:eastAsiaTheme="minorEastAsia" w:hAnsiTheme="minorHAnsi" w:cstheme="minorBidi"/>
          <w:noProof/>
          <w:sz w:val="22"/>
          <w:szCs w:val="22"/>
        </w:rPr>
      </w:pPr>
      <w:hyperlink w:anchor="_Toc450987558" w:history="1">
        <w:r w:rsidRPr="00B856A3">
          <w:rPr>
            <w:rStyle w:val="Hyperlink"/>
            <w:noProof/>
          </w:rPr>
          <w:t>Bijlage 3: Toelichting op geometriemodel.</w:t>
        </w:r>
        <w:r>
          <w:rPr>
            <w:noProof/>
            <w:webHidden/>
          </w:rPr>
          <w:tab/>
        </w:r>
        <w:r>
          <w:rPr>
            <w:noProof/>
            <w:webHidden/>
          </w:rPr>
          <w:fldChar w:fldCharType="begin"/>
        </w:r>
        <w:r>
          <w:rPr>
            <w:noProof/>
            <w:webHidden/>
          </w:rPr>
          <w:instrText xml:space="preserve"> PAGEREF _Toc450987558 \h </w:instrText>
        </w:r>
        <w:r>
          <w:rPr>
            <w:noProof/>
            <w:webHidden/>
          </w:rPr>
        </w:r>
        <w:r>
          <w:rPr>
            <w:noProof/>
            <w:webHidden/>
          </w:rPr>
          <w:fldChar w:fldCharType="separate"/>
        </w:r>
        <w:r>
          <w:rPr>
            <w:noProof/>
            <w:webHidden/>
          </w:rPr>
          <w:t>72</w:t>
        </w:r>
        <w:r>
          <w:rPr>
            <w:noProof/>
            <w:webHidden/>
          </w:rPr>
          <w:fldChar w:fldCharType="end"/>
        </w:r>
      </w:hyperlink>
    </w:p>
    <w:p w:rsidR="00085436" w:rsidRDefault="006A5E30"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24" w:name="_Toc450987500"/>
      <w:r>
        <w:t>Inleiding en leeswijzer.</w:t>
      </w:r>
      <w:bookmarkEnd w:id="24"/>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ins w:id="25" w:author="pjanssen" w:date="2016-05-14T11:09:00Z">
        <w:r w:rsidR="0027065E">
          <w:t xml:space="preserve"> </w:t>
        </w:r>
      </w:ins>
      <w:del w:id="26" w:author="pjanssen" w:date="2016-05-14T11:09:00Z">
        <w:r w:rsidDel="0027065E">
          <w:delText>-</w:delText>
        </w:r>
      </w:del>
      <w:r w:rsidRPr="00E47D8B">
        <w:t>Objectcatalogus</w:t>
      </w:r>
    </w:p>
    <w:p w:rsidR="00E47D8B" w:rsidRDefault="00E47D8B" w:rsidP="00E47D8B">
      <w:pPr>
        <w:pStyle w:val="Lijstalinea"/>
        <w:numPr>
          <w:ilvl w:val="0"/>
          <w:numId w:val="48"/>
        </w:numPr>
      </w:pPr>
      <w:r w:rsidRPr="00E47D8B">
        <w:t>IMKL2015 object-attributen-ExtraRegels</w:t>
      </w:r>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27" w:name="_Toc188091997"/>
    </w:p>
    <w:p w:rsidR="00BB25BB" w:rsidRPr="007C7339" w:rsidRDefault="00576E1A" w:rsidP="007C7339">
      <w:pPr>
        <w:pStyle w:val="Hoofdstuktitel"/>
        <w:spacing w:line="240" w:lineRule="atLeast"/>
      </w:pPr>
      <w:bookmarkStart w:id="28" w:name="_Toc450987501"/>
      <w:bookmarkEnd w:id="27"/>
      <w:r>
        <w:t>Scope</w:t>
      </w:r>
      <w:bookmarkEnd w:id="28"/>
    </w:p>
    <w:p w:rsidR="00AA1364" w:rsidRPr="007C7339" w:rsidRDefault="00576E1A" w:rsidP="007C7339">
      <w:pPr>
        <w:pStyle w:val="Paragraaftitel"/>
        <w:spacing w:line="240" w:lineRule="atLeast"/>
      </w:pPr>
      <w:bookmarkStart w:id="29" w:name="_Toc450987502"/>
      <w:r>
        <w:t>Scope</w:t>
      </w:r>
      <w:r w:rsidR="00283BD6">
        <w:t>.</w:t>
      </w:r>
      <w:bookmarkEnd w:id="29"/>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30" w:name="_Toc450987503"/>
      <w:r>
        <w:t>Over</w:t>
      </w:r>
      <w:r w:rsidR="00D0633C">
        <w:t>zicht</w:t>
      </w:r>
      <w:bookmarkEnd w:id="30"/>
    </w:p>
    <w:p w:rsidR="003C4DDF" w:rsidRDefault="00576E1A" w:rsidP="007C7339">
      <w:pPr>
        <w:pStyle w:val="Paragraaftitel"/>
        <w:spacing w:line="240" w:lineRule="atLeast"/>
      </w:pPr>
      <w:bookmarkStart w:id="31" w:name="_Toc450987504"/>
      <w:r>
        <w:t>Naam en Acroniemen</w:t>
      </w:r>
      <w:r w:rsidR="00283BD6">
        <w:t>.</w:t>
      </w:r>
      <w:bookmarkEnd w:id="31"/>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32" w:name="_Toc450987505"/>
      <w:r>
        <w:t>Informele beschrijving</w:t>
      </w:r>
      <w:r w:rsidR="00283BD6">
        <w:t>.</w:t>
      </w:r>
      <w:bookmarkEnd w:id="32"/>
    </w:p>
    <w:p w:rsidR="00E548CF" w:rsidRPr="00653DF3" w:rsidRDefault="00E548CF" w:rsidP="00E548CF">
      <w:pPr>
        <w:pStyle w:val="subparagraaftitel"/>
      </w:pPr>
      <w:bookmarkStart w:id="33" w:name="_Toc450987506"/>
      <w:r w:rsidRPr="00653DF3">
        <w:t>Definitie</w:t>
      </w:r>
      <w:r w:rsidR="00283BD6">
        <w:t>.</w:t>
      </w:r>
      <w:bookmarkEnd w:id="33"/>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34" w:name="_Toc450987507"/>
      <w:r>
        <w:t>Beschrijving</w:t>
      </w:r>
      <w:r w:rsidR="00283BD6">
        <w:t>.</w:t>
      </w:r>
      <w:bookmarkEnd w:id="34"/>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Bij de implementatie van IMKL2015 wordt er voor elk dataleveringsproces een apart profiel gemaakt. Elk profiel bevat alleen die informatie die bij dat profiel hoort. Zo is er een WION profiel, een SWater profiel, een BevB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Pr="00514379">
        <w:t>(bestaat al), IMWION,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netwerkelementen.</w:t>
      </w:r>
    </w:p>
    <w:p w:rsidR="001D2BA4" w:rsidRPr="00514379" w:rsidRDefault="00932116" w:rsidP="001D2BA4">
      <w:pPr>
        <w:pStyle w:val="Lijstalinea"/>
        <w:numPr>
          <w:ilvl w:val="0"/>
          <w:numId w:val="36"/>
        </w:numPr>
        <w:spacing w:line="288" w:lineRule="auto"/>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551821" w:rsidRDefault="008275BC" w:rsidP="00253F30">
      <w:pPr>
        <w:spacing w:line="240" w:lineRule="atLeast"/>
        <w:jc w:val="left"/>
      </w:pPr>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die nodig is om tussenproducten of voorzieningen te realiseren die met die gegevens instaat zijn om de eindproducten te realiseren. De IMKL2015 dataspecificatie betreft alleen de beschrijving van de semantiek van het uitleveringsproces</w:t>
      </w:r>
      <w:r w:rsidR="009A432E">
        <w:t>. Voor het aanleverproces kan de IMKL2015 specificatie ook een rol spelen, met name bij de met A en B aangegeven datastroom. Dit is echter geen onderwerp in deze specificatie.</w:t>
      </w:r>
    </w:p>
    <w:p w:rsidR="00FF4402" w:rsidRDefault="00FF4402"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Pr="0041667C" w:rsidRDefault="009A432E" w:rsidP="00253F30">
      <w:pPr>
        <w:spacing w:line="240" w:lineRule="atLeast"/>
        <w:jc w:val="left"/>
      </w:pPr>
      <w:r>
        <w:t xml:space="preserve">Figuur 3.2: </w:t>
      </w:r>
      <w:r w:rsidR="00F14233">
        <w:t xml:space="preserve">Data-uitwisselarchitectuur. </w:t>
      </w:r>
      <w:r>
        <w:t>Illustratief figuur van data-uitwisseling voor realisatie van WION en INSPIRE voorziening. IMKL2015 beschrijft de semantiek van de eindproducten in de data-uitlevering. De inhoud van de data-aanlevering van netbeheerder naar voorziening is niet beschreven.</w:t>
      </w:r>
    </w:p>
    <w:p w:rsidR="0041667C" w:rsidRDefault="0041667C" w:rsidP="00E548CF">
      <w:pPr>
        <w:spacing w:line="240" w:lineRule="atLeast"/>
        <w:jc w:val="left"/>
      </w:pPr>
    </w:p>
    <w:p w:rsidR="00576E1A" w:rsidRDefault="00576E1A" w:rsidP="00576E1A">
      <w:pPr>
        <w:pStyle w:val="Paragraaftitel"/>
        <w:spacing w:line="240" w:lineRule="atLeast"/>
      </w:pPr>
      <w:bookmarkStart w:id="35" w:name="_Toc450987508"/>
      <w:r>
        <w:t>Normatieve referenties</w:t>
      </w:r>
      <w:r w:rsidR="00283BD6">
        <w:t>.</w:t>
      </w:r>
      <w:bookmarkEnd w:id="35"/>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6A5E30"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3657E7" w:rsidRDefault="00E548CF" w:rsidP="00E548CF">
      <w:pPr>
        <w:numPr>
          <w:ilvl w:val="0"/>
          <w:numId w:val="21"/>
        </w:numPr>
        <w:spacing w:line="240" w:lineRule="auto"/>
        <w:jc w:val="left"/>
      </w:pPr>
      <w:r w:rsidRPr="003657E7">
        <w:t>NEN 3610:201</w:t>
      </w:r>
      <w:r w:rsidR="0080639F" w:rsidRPr="003657E7">
        <w:t>1</w:t>
      </w:r>
      <w:r w:rsidRPr="003657E7">
        <w:t xml:space="preserve"> Basismodel Geo-informatie</w:t>
      </w:r>
      <w:r w:rsidR="00620CB1" w:rsidRPr="003657E7">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17"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r>
        <w:lastRenderedPageBreak/>
        <w:t xml:space="preserve">GegevensWoordenboek Stedelijk Water (GWSW). </w:t>
      </w:r>
      <w:hyperlink r:id="rId18"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36" w:name="_Toc450987509"/>
      <w:r>
        <w:t>Totstandkoming</w:t>
      </w:r>
      <w:r w:rsidR="00283BD6">
        <w:t>.</w:t>
      </w:r>
      <w:bookmarkEnd w:id="36"/>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r w:rsidR="00C67CD4" w:rsidRPr="006F2CE2">
        <w:t>201</w:t>
      </w:r>
      <w:r w:rsidR="00C67CD4">
        <w:t>6</w:t>
      </w:r>
      <w:r w:rsidR="006F2CE2" w:rsidRPr="006F2CE2">
        <w:t>-</w:t>
      </w:r>
      <w:del w:id="37" w:author="pjanssen" w:date="2016-05-14T10:02:00Z">
        <w:r w:rsidR="00C67CD4" w:rsidDel="0022319C">
          <w:delText>04</w:delText>
        </w:r>
      </w:del>
      <w:ins w:id="38" w:author="pjanssen" w:date="2016-05-14T10:02:00Z">
        <w:r w:rsidR="0022319C">
          <w:t>0</w:t>
        </w:r>
        <w:r w:rsidR="0022319C">
          <w:t>5</w:t>
        </w:r>
      </w:ins>
      <w:r w:rsidR="006F2CE2" w:rsidRPr="006F2CE2">
        <w:t>-</w:t>
      </w:r>
      <w:del w:id="39" w:author="pjanssen" w:date="2016-05-14T10:02:00Z">
        <w:r w:rsidR="00C67CD4" w:rsidDel="0022319C">
          <w:delText>2</w:delText>
        </w:r>
        <w:r w:rsidR="000C2971" w:rsidDel="0022319C">
          <w:delText>2</w:delText>
        </w:r>
      </w:del>
      <w:ins w:id="40" w:author="pjanssen" w:date="2016-05-14T10:02:00Z">
        <w:r w:rsidR="0022319C">
          <w:t>15</w:t>
        </w:r>
      </w:ins>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41" w:name="_Toc450987510"/>
      <w:r>
        <w:t>Termen en definities</w:t>
      </w:r>
      <w:r w:rsidR="00283BD6">
        <w:t>.</w:t>
      </w:r>
      <w:bookmarkEnd w:id="41"/>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78"/>
      </w:tblGrid>
      <w:tr w:rsidR="00E11691" w:rsidRPr="00961F55" w:rsidTr="00E11691">
        <w:tc>
          <w:tcPr>
            <w:tcW w:w="9212" w:type="dxa"/>
          </w:tcPr>
          <w:p w:rsidR="00E11691" w:rsidRPr="00A67056" w:rsidRDefault="00CD35A6" w:rsidP="00E11691">
            <w:pPr>
              <w:rPr>
                <w:b/>
              </w:rPr>
            </w:pPr>
            <w:r>
              <w:rPr>
                <w:b/>
              </w:rPr>
              <w:t>a</w:t>
            </w:r>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E11691" w:rsidP="00E11691">
            <w:del w:id="42" w:author="pjanssen" w:date="2016-05-14T10:02:00Z">
              <w:r w:rsidDel="0022319C">
                <w:delText xml:space="preserve">Semantische </w:delText>
              </w:r>
            </w:del>
            <w:ins w:id="43" w:author="pjanssen" w:date="2016-05-14T10:02:00Z">
              <w:r w:rsidR="0022319C">
                <w:t>s</w:t>
              </w:r>
              <w:r w:rsidR="0022319C">
                <w:t xml:space="preserve">emantische </w:t>
              </w:r>
            </w:ins>
            <w:r>
              <w:t>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a</w:t>
            </w:r>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r>
              <w:rPr>
                <w:b/>
              </w:rPr>
              <w:t>d</w:t>
            </w:r>
            <w:r w:rsidR="00E11691" w:rsidRPr="002A4103">
              <w:rPr>
                <w:b/>
              </w:rPr>
              <w:t>atatype</w:t>
            </w:r>
          </w:p>
          <w:p w:rsidR="00E11691" w:rsidRPr="0027065E" w:rsidRDefault="0027065E" w:rsidP="00E11691">
            <w:pPr>
              <w:rPr>
                <w:ins w:id="44" w:author="pjanssen" w:date="2016-05-14T11:13:00Z"/>
                <w:lang w:eastAsia="en-US"/>
                <w:rPrChange w:id="45" w:author="pjanssen" w:date="2016-05-14T11:13:00Z">
                  <w:rPr>
                    <w:ins w:id="46" w:author="pjanssen" w:date="2016-05-14T11:13:00Z"/>
                    <w:b/>
                  </w:rPr>
                </w:rPrChange>
              </w:rPr>
            </w:pPr>
            <w:ins w:id="47" w:author="pjanssen" w:date="2016-05-14T11:13:00Z">
              <w:r w:rsidRPr="0027065E">
                <w:rPr>
                  <w:lang w:eastAsia="en-US"/>
                  <w:rPrChange w:id="48" w:author="pjanssen" w:date="2016-05-14T11:13:00Z">
                    <w:rPr>
                      <w:b/>
                    </w:rPr>
                  </w:rPrChange>
                </w:rPr>
                <w:t>gestructureerd</w:t>
              </w:r>
            </w:ins>
            <w:ins w:id="49" w:author="pjanssen" w:date="2016-05-14T11:14:00Z">
              <w:r>
                <w:rPr>
                  <w:lang w:eastAsia="en-US"/>
                </w:rPr>
                <w:t>e</w:t>
              </w:r>
            </w:ins>
            <w:ins w:id="50" w:author="pjanssen" w:date="2016-05-14T11:13:00Z">
              <w:r w:rsidRPr="0027065E">
                <w:rPr>
                  <w:lang w:eastAsia="en-US"/>
                  <w:rPrChange w:id="51" w:author="pjanssen" w:date="2016-05-14T11:13:00Z">
                    <w:rPr>
                      <w:b/>
                    </w:rPr>
                  </w:rPrChange>
                </w:rPr>
                <w:t xml:space="preserve"> </w:t>
              </w:r>
            </w:ins>
            <w:ins w:id="52" w:author="pjanssen" w:date="2016-05-14T11:14:00Z">
              <w:r>
                <w:rPr>
                  <w:lang w:eastAsia="en-US"/>
                </w:rPr>
                <w:t>gegevens</w:t>
              </w:r>
            </w:ins>
            <w:ins w:id="53" w:author="pjanssen" w:date="2016-05-14T11:13:00Z">
              <w:r w:rsidRPr="0027065E">
                <w:rPr>
                  <w:lang w:eastAsia="en-US"/>
                  <w:rPrChange w:id="54" w:author="pjanssen" w:date="2016-05-14T11:13:00Z">
                    <w:rPr>
                      <w:b/>
                    </w:rPr>
                  </w:rPrChange>
                </w:rPr>
                <w:t xml:space="preserve"> zonder identiteit</w:t>
              </w:r>
            </w:ins>
          </w:p>
          <w:p w:rsidR="0027065E" w:rsidRPr="002A4103" w:rsidRDefault="0027065E"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r>
              <w:rPr>
                <w:b/>
              </w:rPr>
              <w:t>d</w:t>
            </w:r>
            <w:r w:rsidR="00E11691" w:rsidRPr="00A67056">
              <w:rPr>
                <w:b/>
              </w:rPr>
              <w:t>iepte</w:t>
            </w:r>
          </w:p>
          <w:p w:rsidR="00E11691" w:rsidRPr="00A478E4" w:rsidRDefault="00E11691" w:rsidP="00E11691">
            <w:r>
              <w:t>A</w:t>
            </w:r>
            <w:r w:rsidRPr="00A478E4">
              <w:t xml:space="preserve">fstand van een punt tot een gekozen referentievlak neerwaarts gemeten langs een lijn welke loodrecht </w:t>
            </w:r>
            <w:r w:rsidRPr="00A478E4">
              <w:lastRenderedPageBreak/>
              <w:t>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lastRenderedPageBreak/>
              <w:t>download service</w:t>
            </w:r>
          </w:p>
          <w:p w:rsidR="00E11691" w:rsidRDefault="00E11691" w:rsidP="00E11691">
            <w:pPr>
              <w:rPr>
                <w:lang w:val="en-GB"/>
              </w:rPr>
            </w:pPr>
            <w:del w:id="55" w:author="pjanssen" w:date="2016-05-14T10:03:00Z">
              <w:r w:rsidRPr="00A67056" w:rsidDel="0022319C">
                <w:rPr>
                  <w:lang w:val="en-GB"/>
                </w:rPr>
                <w:delText xml:space="preserve">Service </w:delText>
              </w:r>
            </w:del>
            <w:ins w:id="56" w:author="pjanssen" w:date="2016-05-14T10:03:00Z">
              <w:r w:rsidR="0022319C">
                <w:rPr>
                  <w:lang w:val="en-GB"/>
                </w:rPr>
                <w:t>s</w:t>
              </w:r>
              <w:r w:rsidR="0022319C" w:rsidRPr="00A67056">
                <w:rPr>
                  <w:lang w:val="en-GB"/>
                </w:rPr>
                <w:t xml:space="preserve">ervice </w:t>
              </w:r>
            </w:ins>
            <w:r w:rsidRPr="00A67056">
              <w:rPr>
                <w:lang w:val="en-GB"/>
              </w:rPr>
              <w:t>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r>
              <w:rPr>
                <w:b/>
              </w:rPr>
              <w:t>e</w:t>
            </w:r>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geo-informatie (geo-information, geographic information)</w:t>
            </w:r>
          </w:p>
          <w:p w:rsidR="00E11691" w:rsidRPr="00961F55" w:rsidDel="0027065E" w:rsidRDefault="00E11691" w:rsidP="00E11691">
            <w:pPr>
              <w:pStyle w:val="Definitie"/>
              <w:rPr>
                <w:del w:id="57" w:author="pjanssen" w:date="2016-05-14T11:14:00Z"/>
                <w:rFonts w:ascii="Verdana" w:hAnsi="Verdana" w:cs="Arial"/>
                <w:sz w:val="16"/>
                <w:szCs w:val="16"/>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27065E" w:rsidRDefault="0027065E" w:rsidP="0027065E">
            <w:pPr>
              <w:pStyle w:val="Definitie"/>
              <w:rPr>
                <w:ins w:id="58" w:author="pjanssen" w:date="2016-05-14T11:14:00Z"/>
                <w:rFonts w:cs="Arial"/>
                <w:color w:val="000000"/>
              </w:rPr>
              <w:pPrChange w:id="59" w:author="pjanssen" w:date="2016-05-14T11:14:00Z">
                <w:pPr/>
              </w:pPrChange>
            </w:pPr>
          </w:p>
          <w:p w:rsidR="00E11691" w:rsidRPr="0027065E" w:rsidRDefault="00E11691" w:rsidP="0027065E">
            <w:pPr>
              <w:pStyle w:val="Definitie"/>
              <w:rPr>
                <w:rFonts w:cs="Arial"/>
                <w:color w:val="000000"/>
                <w:lang w:val="nl-NL"/>
                <w:rPrChange w:id="60" w:author="pjanssen" w:date="2016-05-14T11:14:00Z">
                  <w:rPr>
                    <w:rFonts w:cs="Arial"/>
                    <w:color w:val="000000"/>
                  </w:rPr>
                </w:rPrChange>
              </w:rPr>
              <w:pPrChange w:id="61" w:author="pjanssen" w:date="2016-05-14T11:14:00Z">
                <w:pPr/>
              </w:pPrChange>
            </w:pPr>
            <w:r w:rsidRPr="0027065E">
              <w:rPr>
                <w:rFonts w:ascii="Verdana" w:hAnsi="Verdana" w:cs="Arial"/>
                <w:color w:val="000000"/>
                <w:sz w:val="16"/>
                <w:szCs w:val="16"/>
                <w:lang w:val="nl-NL"/>
                <w:rPrChange w:id="62" w:author="pjanssen" w:date="2016-05-14T11:15:00Z">
                  <w:rPr>
                    <w:rFonts w:cs="Arial"/>
                    <w:color w:val="000000"/>
                  </w:rPr>
                </w:rPrChange>
              </w:rPr>
              <w:t>OPMERKING</w:t>
            </w:r>
            <w:r w:rsidRPr="0027065E">
              <w:rPr>
                <w:rFonts w:ascii="Verdana" w:hAnsi="Verdana" w:cs="Arial"/>
                <w:color w:val="000000"/>
                <w:sz w:val="16"/>
                <w:szCs w:val="16"/>
                <w:lang w:val="nl-NL"/>
                <w:rPrChange w:id="63" w:author="pjanssen" w:date="2016-05-14T11:15:00Z">
                  <w:rPr>
                    <w:rFonts w:cs="Arial"/>
                    <w:color w:val="000000"/>
                  </w:rPr>
                </w:rPrChange>
              </w:rPr>
              <w:tab/>
            </w:r>
            <w:r w:rsidRPr="0027065E">
              <w:rPr>
                <w:rFonts w:ascii="Verdana" w:hAnsi="Verdana"/>
                <w:sz w:val="16"/>
                <w:szCs w:val="16"/>
                <w:lang w:val="nl-NL"/>
                <w:rPrChange w:id="64" w:author="pjanssen" w:date="2016-05-14T11:14:00Z">
                  <w:rPr>
                    <w:rFonts w:cs="Arial"/>
                    <w:color w:val="000000"/>
                  </w:rPr>
                </w:rPrChange>
              </w:rPr>
              <w:t>Geo-informatie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Default="0022319C" w:rsidP="00E11691">
            <w:pPr>
              <w:rPr>
                <w:ins w:id="65" w:author="pjanssen" w:date="2016-05-14T10:08:00Z"/>
              </w:rPr>
            </w:pPr>
            <w:ins w:id="66" w:author="pjanssen" w:date="2016-05-14T10:07:00Z">
              <w:r>
                <w:t>t</w:t>
              </w:r>
              <w:r>
                <w:t>ekst of getal dat een eigenschap omschrijft of kwantificeert</w:t>
              </w:r>
              <w:r>
                <w:t xml:space="preserve"> en als annotatie op een kaartbeeld wordt afgebeeld</w:t>
              </w:r>
            </w:ins>
          </w:p>
          <w:p w:rsidR="0022319C" w:rsidRPr="002A4103" w:rsidRDefault="0022319C" w:rsidP="00E11691">
            <w:pPr>
              <w:rPr>
                <w:b/>
              </w:rPr>
            </w:pPr>
          </w:p>
        </w:tc>
      </w:tr>
      <w:tr w:rsidR="00E11691" w:rsidRPr="00961F55" w:rsidTr="00E11691">
        <w:tc>
          <w:tcPr>
            <w:tcW w:w="9212" w:type="dxa"/>
          </w:tcPr>
          <w:p w:rsidR="00E11691" w:rsidRPr="00A67056" w:rsidRDefault="00E11691" w:rsidP="00E11691">
            <w:pPr>
              <w:rPr>
                <w:b/>
              </w:rPr>
            </w:pPr>
            <w:r>
              <w:rPr>
                <w:b/>
              </w:rPr>
              <w:t>n</w:t>
            </w:r>
            <w:r w:rsidRPr="00A67056">
              <w:rPr>
                <w:b/>
              </w:rPr>
              <w:t>amespace</w:t>
            </w:r>
          </w:p>
          <w:p w:rsidR="00E11691" w:rsidRDefault="00E11691" w:rsidP="00E11691">
            <w:r>
              <w:t>collectie van namen die in XML documenten gebruikt worden als element en attribuutnamen</w:t>
            </w:r>
          </w:p>
          <w:p w:rsidR="0027065E" w:rsidRDefault="0027065E" w:rsidP="00E11691">
            <w:pPr>
              <w:rPr>
                <w:ins w:id="67" w:author="pjanssen" w:date="2016-05-14T11:15:00Z"/>
              </w:rPr>
            </w:pPr>
          </w:p>
          <w:p w:rsidR="00E11691" w:rsidRDefault="00E11691" w:rsidP="00E11691">
            <w:r>
              <w:t>OPMERKING</w:t>
            </w:r>
            <w:ins w:id="68" w:author="pjanssen" w:date="2016-05-14T11:15:00Z">
              <w:r w:rsidR="0027065E">
                <w:t xml:space="preserve">      </w:t>
              </w:r>
            </w:ins>
            <w:del w:id="69" w:author="pjanssen" w:date="2016-05-14T11:15:00Z">
              <w:r w:rsidDel="0027065E">
                <w:delText xml:space="preserve">: </w:delText>
              </w:r>
            </w:del>
            <w:r>
              <w:t>Een namespace wordt geïdentificeerd door een URI.</w:t>
            </w:r>
          </w:p>
          <w:p w:rsidR="00E11691" w:rsidRPr="00961F55" w:rsidRDefault="00E11691" w:rsidP="00E11691"/>
        </w:tc>
      </w:tr>
      <w:tr w:rsidR="00E11691" w:rsidRPr="00561216" w:rsidTr="00E11691">
        <w:tc>
          <w:tcPr>
            <w:tcW w:w="9212" w:type="dxa"/>
          </w:tcPr>
          <w:p w:rsidR="00E11691" w:rsidRPr="00561216" w:rsidRDefault="00E11691" w:rsidP="00E11691">
            <w:pPr>
              <w:rPr>
                <w:b/>
                <w:lang w:val="en-GB"/>
                <w:rPrChange w:id="70" w:author="pjanssen" w:date="2016-05-14T10:16:00Z">
                  <w:rPr>
                    <w:b/>
                  </w:rPr>
                </w:rPrChange>
              </w:rPr>
            </w:pPr>
            <w:r w:rsidRPr="00561216">
              <w:rPr>
                <w:b/>
                <w:lang w:val="en-GB"/>
                <w:rPrChange w:id="71" w:author="pjanssen" w:date="2016-05-14T10:16:00Z">
                  <w:rPr>
                    <w:b/>
                  </w:rPr>
                </w:rPrChange>
              </w:rPr>
              <w:t>netwerk service</w:t>
            </w:r>
          </w:p>
          <w:p w:rsidR="00E11691" w:rsidRDefault="00561216" w:rsidP="00E11691">
            <w:pPr>
              <w:rPr>
                <w:ins w:id="72" w:author="pjanssen" w:date="2016-05-14T10:16:00Z"/>
                <w:lang w:val="en-GB"/>
              </w:rPr>
            </w:pPr>
            <w:ins w:id="73" w:author="pjanssen" w:date="2016-05-14T10:16:00Z">
              <w:r w:rsidRPr="00561216">
                <w:rPr>
                  <w:lang w:val="en-GB"/>
                  <w:rPrChange w:id="74" w:author="pjanssen" w:date="2016-05-14T10:16:00Z">
                    <w:rPr/>
                  </w:rPrChange>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Pr>
                  <w:lang w:val="en-GB"/>
                </w:rPr>
                <w:t xml:space="preserve"> (</w:t>
              </w:r>
              <w:r>
                <w:rPr>
                  <w:lang w:val="en-GB"/>
                </w:rPr>
                <w:t>Wikipedia</w:t>
              </w:r>
              <w:r>
                <w:rPr>
                  <w:lang w:val="en-GB"/>
                </w:rPr>
                <w:t>)</w:t>
              </w:r>
            </w:ins>
          </w:p>
          <w:p w:rsidR="00561216" w:rsidRPr="00561216" w:rsidRDefault="00561216" w:rsidP="00E11691">
            <w:pPr>
              <w:rPr>
                <w:lang w:val="en-GB"/>
                <w:rPrChange w:id="75" w:author="pjanssen" w:date="2016-05-14T10:16:00Z">
                  <w:rPr/>
                </w:rPrChange>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Default="00E11691" w:rsidP="00E11691">
            <w:pPr>
              <w:rPr>
                <w:ins w:id="76" w:author="pjanssen" w:date="2016-05-14T10:17:00Z"/>
              </w:rPr>
            </w:pPr>
            <w:del w:id="77" w:author="pjanssen" w:date="2016-05-14T10:03:00Z">
              <w:r w:rsidDel="0022319C">
                <w:delText xml:space="preserve">Informatiemodel </w:delText>
              </w:r>
            </w:del>
            <w:ins w:id="78" w:author="pjanssen" w:date="2016-05-14T10:03:00Z">
              <w:r w:rsidR="0022319C">
                <w:t>i</w:t>
              </w:r>
              <w:r w:rsidR="0022319C">
                <w:t xml:space="preserve">nformatiemodel </w:t>
              </w:r>
            </w:ins>
            <w:r>
              <w:t>afgeleid van een ander informatiemodel om de toepassing in een dataproduct te realiseren</w:t>
            </w:r>
          </w:p>
          <w:p w:rsidR="00561216" w:rsidRPr="00961F55" w:rsidRDefault="00561216"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r>
              <w:rPr>
                <w:b/>
              </w:rPr>
              <w:t>n</w:t>
            </w:r>
            <w:r w:rsidR="00E11691" w:rsidRPr="002A4103">
              <w:rPr>
                <w:b/>
              </w:rPr>
              <w:t>etwerktopologie</w:t>
            </w:r>
          </w:p>
          <w:p w:rsidR="00E11691" w:rsidRDefault="00561216" w:rsidP="00E11691">
            <w:pPr>
              <w:rPr>
                <w:ins w:id="79" w:author="pjanssen" w:date="2016-05-14T10:23:00Z"/>
                <w:lang w:eastAsia="en-US"/>
              </w:rPr>
            </w:pPr>
            <w:ins w:id="80" w:author="pjanssen" w:date="2016-05-14T10:24:00Z">
              <w:r>
                <w:rPr>
                  <w:lang w:eastAsia="en-US"/>
                </w:rPr>
                <w:t>beschrijving van</w:t>
              </w:r>
            </w:ins>
            <w:ins w:id="81" w:author="pjanssen" w:date="2016-05-14T10:23:00Z">
              <w:r w:rsidRPr="00561216">
                <w:rPr>
                  <w:lang w:eastAsia="en-US"/>
                  <w:rPrChange w:id="82" w:author="pjanssen" w:date="2016-05-14T10:23:00Z">
                    <w:rPr>
                      <w:rFonts w:ascii="Arial" w:hAnsi="Arial" w:cs="Arial"/>
                      <w:color w:val="000000"/>
                      <w:sz w:val="21"/>
                      <w:szCs w:val="21"/>
                      <w:shd w:val="clear" w:color="auto" w:fill="FFFFFF"/>
                    </w:rPr>
                  </w:rPrChange>
                </w:rPr>
                <w:t xml:space="preserve"> de plaats van de knooppunten en de onderlinge verbindingen</w:t>
              </w:r>
            </w:ins>
            <w:ins w:id="83" w:author="pjanssen" w:date="2016-05-14T10:24:00Z">
              <w:r>
                <w:rPr>
                  <w:lang w:eastAsia="en-US"/>
                </w:rPr>
                <w:t xml:space="preserve"> in een netwerk</w:t>
              </w:r>
            </w:ins>
          </w:p>
          <w:p w:rsidR="00561216" w:rsidRPr="00961F55" w:rsidRDefault="00561216" w:rsidP="00E11691"/>
        </w:tc>
      </w:tr>
      <w:tr w:rsidR="00E11691" w:rsidRPr="00961F55" w:rsidTr="00E11691">
        <w:tc>
          <w:tcPr>
            <w:tcW w:w="9212" w:type="dxa"/>
          </w:tcPr>
          <w:p w:rsidR="00E11691" w:rsidRPr="00A67056" w:rsidRDefault="00E11691" w:rsidP="00E11691">
            <w:pPr>
              <w:rPr>
                <w:b/>
              </w:rPr>
            </w:pPr>
            <w:del w:id="84" w:author="pjanssen" w:date="2016-05-14T10:17:00Z">
              <w:r w:rsidDel="00561216">
                <w:rPr>
                  <w:b/>
                </w:rPr>
                <w:delText>v</w:delText>
              </w:r>
              <w:r w:rsidRPr="00A67056" w:rsidDel="00561216">
                <w:rPr>
                  <w:b/>
                </w:rPr>
                <w:delText>asterformaat</w:delText>
              </w:r>
            </w:del>
            <w:ins w:id="85" w:author="pjanssen" w:date="2016-05-14T10:17:00Z">
              <w:r w:rsidR="00561216">
                <w:rPr>
                  <w:b/>
                </w:rPr>
                <w:t>r</w:t>
              </w:r>
              <w:r w:rsidR="00561216" w:rsidRPr="00A67056">
                <w:rPr>
                  <w:b/>
                </w:rPr>
                <w:t>asterformaat</w:t>
              </w:r>
            </w:ins>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E11691" w:rsidP="00E11691">
            <w:pPr>
              <w:rPr>
                <w:lang w:val="en-GB"/>
              </w:rPr>
            </w:pPr>
            <w:del w:id="86" w:author="pjanssen" w:date="2016-05-14T10:03:00Z">
              <w:r w:rsidRPr="00B15657" w:rsidDel="0022319C">
                <w:rPr>
                  <w:lang w:val="en-GB"/>
                </w:rPr>
                <w:lastRenderedPageBreak/>
                <w:delText xml:space="preserve">Service </w:delText>
              </w:r>
            </w:del>
            <w:ins w:id="87" w:author="pjanssen" w:date="2016-05-14T10:03:00Z">
              <w:r w:rsidR="0022319C">
                <w:rPr>
                  <w:lang w:val="en-GB"/>
                </w:rPr>
                <w:t>s</w:t>
              </w:r>
              <w:r w:rsidR="0022319C" w:rsidRPr="00B15657">
                <w:rPr>
                  <w:lang w:val="en-GB"/>
                </w:rPr>
                <w:t xml:space="preserve">ervice </w:t>
              </w:r>
            </w:ins>
            <w:r w:rsidRPr="00B15657">
              <w:rPr>
                <w:lang w:val="en-GB"/>
              </w:rPr>
              <w:t>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void</w:t>
            </w:r>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t>w</w:t>
            </w:r>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88" w:name="_Toc434956070"/>
      <w:bookmarkStart w:id="89" w:name="_Toc434956071"/>
      <w:bookmarkStart w:id="90" w:name="_Toc434956072"/>
      <w:bookmarkStart w:id="91" w:name="_Toc434956073"/>
      <w:bookmarkStart w:id="92" w:name="_Toc434956074"/>
      <w:bookmarkStart w:id="93" w:name="_Toc434956075"/>
      <w:bookmarkStart w:id="94" w:name="_Toc434956076"/>
      <w:bookmarkStart w:id="95" w:name="_Toc434956077"/>
      <w:bookmarkStart w:id="96" w:name="_Toc434956078"/>
      <w:bookmarkStart w:id="97" w:name="_Toc434956079"/>
      <w:bookmarkStart w:id="98" w:name="_Toc434956080"/>
      <w:bookmarkStart w:id="99" w:name="_Toc434956081"/>
      <w:bookmarkStart w:id="100" w:name="_Toc434956082"/>
      <w:bookmarkStart w:id="101" w:name="_Toc434956083"/>
      <w:bookmarkStart w:id="102" w:name="_Toc434956084"/>
      <w:bookmarkStart w:id="103" w:name="_Toc450987511"/>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t>Symbolen en afkortingen</w:t>
      </w:r>
      <w:r w:rsidR="00283BD6">
        <w:t>.</w:t>
      </w:r>
      <w:bookmarkEnd w:id="103"/>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BevB</w:t>
            </w:r>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r w:rsidRPr="00EE3063">
              <w:t>Geography Markup Language</w:t>
            </w:r>
          </w:p>
          <w:p w:rsidR="00E11691" w:rsidRPr="00B15657" w:rsidRDefault="00E11691" w:rsidP="00E11691">
            <w:pPr>
              <w:rPr>
                <w:b/>
              </w:rPr>
            </w:pPr>
          </w:p>
        </w:tc>
      </w:tr>
      <w:tr w:rsidR="00E11691" w:rsidRPr="00B15657" w:rsidTr="00E11691">
        <w:tc>
          <w:tcPr>
            <w:tcW w:w="8802" w:type="dxa"/>
          </w:tcPr>
          <w:p w:rsidR="00E11691" w:rsidRPr="00C67CD4" w:rsidRDefault="00AD512E" w:rsidP="00E11691">
            <w:pPr>
              <w:rPr>
                <w:b/>
              </w:rPr>
            </w:pPr>
            <w:r w:rsidRPr="00C67CD4">
              <w:rPr>
                <w:b/>
              </w:rPr>
              <w:t>INSPIRE</w:t>
            </w:r>
          </w:p>
          <w:p w:rsidR="00E11691" w:rsidRPr="00C67CD4" w:rsidRDefault="00AD512E" w:rsidP="00E11691">
            <w:r w:rsidRPr="00C67CD4">
              <w:t>Infrastructure for Spatial Information in Europe.</w:t>
            </w:r>
          </w:p>
          <w:p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r w:rsidRPr="00EE3063">
              <w:lastRenderedPageBreak/>
              <w:t>Unified Modeling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t>Web Mapping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t>XML</w:t>
            </w:r>
          </w:p>
          <w:p w:rsidR="00E11691" w:rsidRPr="00EE3063" w:rsidRDefault="00E11691" w:rsidP="00E11691">
            <w:r w:rsidRPr="00EE3063">
              <w:t>Extensible Markup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104" w:name="_Toc450987512"/>
      <w:r>
        <w:t>Identificatie</w:t>
      </w:r>
      <w:r w:rsidR="001724FE">
        <w:t xml:space="preserve"> document</w:t>
      </w:r>
      <w:bookmarkEnd w:id="104"/>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105" w:name="_Toc450987513"/>
      <w:r>
        <w:t>Data content en structuur</w:t>
      </w:r>
      <w:bookmarkEnd w:id="105"/>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106" w:name="_Toc450987514"/>
      <w:r>
        <w:t>Inleiding</w:t>
      </w:r>
      <w:r w:rsidR="00283BD6">
        <w:t>.</w:t>
      </w:r>
      <w:bookmarkEnd w:id="106"/>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107" w:name="_Toc434874118"/>
      <w:bookmarkStart w:id="108" w:name="_Toc434874187"/>
      <w:bookmarkStart w:id="109" w:name="_Toc434874270"/>
      <w:bookmarkStart w:id="110" w:name="_Toc434874338"/>
      <w:bookmarkStart w:id="111" w:name="_Toc434874615"/>
      <w:bookmarkStart w:id="112" w:name="_Toc434933248"/>
      <w:bookmarkStart w:id="113" w:name="_Toc434940476"/>
      <w:bookmarkStart w:id="114" w:name="_Toc434941793"/>
      <w:bookmarkStart w:id="115" w:name="_Toc434943334"/>
      <w:bookmarkStart w:id="116" w:name="_Toc434943765"/>
      <w:bookmarkStart w:id="117" w:name="_Toc434956089"/>
      <w:bookmarkStart w:id="118" w:name="_Toc434874119"/>
      <w:bookmarkStart w:id="119" w:name="_Toc434874188"/>
      <w:bookmarkStart w:id="120" w:name="_Toc434874271"/>
      <w:bookmarkStart w:id="121" w:name="_Toc434874339"/>
      <w:bookmarkStart w:id="122" w:name="_Toc434874616"/>
      <w:bookmarkStart w:id="123" w:name="_Toc434933249"/>
      <w:bookmarkStart w:id="124" w:name="_Toc434940477"/>
      <w:bookmarkStart w:id="125" w:name="_Toc434941794"/>
      <w:bookmarkStart w:id="126" w:name="_Toc434943335"/>
      <w:bookmarkStart w:id="127" w:name="_Toc434943766"/>
      <w:bookmarkStart w:id="128" w:name="_Toc434956090"/>
      <w:bookmarkStart w:id="129" w:name="_Toc450987515"/>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r>
        <w:t>UML diagrammen</w:t>
      </w:r>
      <w:r w:rsidR="00283BD6">
        <w:t>.</w:t>
      </w:r>
      <w:bookmarkEnd w:id="129"/>
    </w:p>
    <w:p w:rsidR="00576E1A" w:rsidRPr="005E1AD7" w:rsidRDefault="00A26E72" w:rsidP="00576E1A">
      <w:pPr>
        <w:pStyle w:val="subparagraaftitel"/>
      </w:pPr>
      <w:bookmarkStart w:id="130" w:name="_Toc450987516"/>
      <w:r w:rsidRPr="005E1AD7">
        <w:t>Beschrijving</w:t>
      </w:r>
      <w:r w:rsidR="00253F30">
        <w:t xml:space="preserve"> algemeen principe</w:t>
      </w:r>
      <w:r w:rsidR="00E24632">
        <w:t>: IMKL2015 als extensie op INSPIRE</w:t>
      </w:r>
      <w:r w:rsidR="00283BD6">
        <w:t>.</w:t>
      </w:r>
      <w:bookmarkEnd w:id="130"/>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ins w:id="131" w:author="pjanssen" w:date="2016-05-14T10:52:00Z">
        <w:r w:rsidR="0038226A">
          <w:rPr>
            <w:rFonts w:ascii="Verdana" w:hAnsi="Verdana"/>
            <w:b w:val="0"/>
            <w:bCs w:val="0"/>
            <w:sz w:val="16"/>
            <w:szCs w:val="16"/>
          </w:rPr>
          <w:t xml:space="preserve"> Er is hierbij </w:t>
        </w:r>
      </w:ins>
      <w:ins w:id="132" w:author="pjanssen" w:date="2016-05-14T10:53:00Z">
        <w:r w:rsidR="0038226A">
          <w:rPr>
            <w:rFonts w:ascii="Verdana" w:hAnsi="Verdana"/>
            <w:b w:val="0"/>
            <w:bCs w:val="0"/>
            <w:sz w:val="16"/>
            <w:szCs w:val="16"/>
          </w:rPr>
          <w:t xml:space="preserve">opgemerkt dat </w:t>
        </w:r>
      </w:ins>
      <w:ins w:id="133" w:author="pjanssen" w:date="2016-05-14T10:54:00Z">
        <w:r w:rsidR="0038226A">
          <w:rPr>
            <w:rFonts w:ascii="Verdana" w:hAnsi="Verdana"/>
            <w:b w:val="0"/>
            <w:bCs w:val="0"/>
            <w:sz w:val="16"/>
            <w:szCs w:val="16"/>
          </w:rPr>
          <w:t xml:space="preserve">IMKL2015 als een modelmatige extensie van de INSPIRE </w:t>
        </w:r>
      </w:ins>
      <w:ins w:id="134" w:author="pjanssen" w:date="2016-05-14T10:55:00Z">
        <w:r w:rsidR="0038226A">
          <w:rPr>
            <w:rFonts w:ascii="Verdana" w:hAnsi="Verdana"/>
            <w:b w:val="0"/>
            <w:bCs w:val="0"/>
            <w:sz w:val="16"/>
            <w:szCs w:val="16"/>
          </w:rPr>
          <w:t>niet betekent dat de in IMKL2015 geleverde data automatisch INSPIRE data zijn</w:t>
        </w:r>
        <w:r w:rsidR="00234581">
          <w:rPr>
            <w:rFonts w:ascii="Verdana" w:hAnsi="Verdana"/>
            <w:b w:val="0"/>
            <w:bCs w:val="0"/>
            <w:sz w:val="16"/>
            <w:szCs w:val="16"/>
          </w:rPr>
          <w:t>.</w:t>
        </w:r>
      </w:ins>
      <w:ins w:id="135" w:author="pjanssen" w:date="2016-05-14T10:56:00Z">
        <w:r w:rsidR="00234581">
          <w:rPr>
            <w:rFonts w:ascii="Verdana" w:hAnsi="Verdana"/>
            <w:b w:val="0"/>
            <w:bCs w:val="0"/>
            <w:sz w:val="16"/>
            <w:szCs w:val="16"/>
          </w:rPr>
          <w:t xml:space="preserve"> Dit geldt zeker voor thema</w:t>
        </w:r>
        <w:r w:rsidR="00234581">
          <w:rPr>
            <w:rFonts w:ascii="Verdana" w:hAnsi="Verdana"/>
            <w:b w:val="0"/>
            <w:bCs w:val="0"/>
            <w:sz w:val="16"/>
            <w:szCs w:val="16"/>
          </w:rPr>
          <w:t>’</w:t>
        </w:r>
        <w:r w:rsidR="00234581">
          <w:rPr>
            <w:rFonts w:ascii="Verdana" w:hAnsi="Verdana"/>
            <w:b w:val="0"/>
            <w:bCs w:val="0"/>
            <w:sz w:val="16"/>
            <w:szCs w:val="16"/>
          </w:rPr>
          <w:t>s die niet INSPIRE</w:t>
        </w:r>
      </w:ins>
      <w:ins w:id="136" w:author="pjanssen" w:date="2016-05-14T10:57:00Z">
        <w:r w:rsidR="00234581">
          <w:rPr>
            <w:rFonts w:ascii="Verdana" w:hAnsi="Verdana"/>
            <w:b w:val="0"/>
            <w:bCs w:val="0"/>
            <w:sz w:val="16"/>
            <w:szCs w:val="16"/>
          </w:rPr>
          <w:t>-</w:t>
        </w:r>
      </w:ins>
      <w:ins w:id="137" w:author="pjanssen" w:date="2016-05-14T10:56:00Z">
        <w:r w:rsidR="00234581">
          <w:rPr>
            <w:rFonts w:ascii="Verdana" w:hAnsi="Verdana"/>
            <w:b w:val="0"/>
            <w:bCs w:val="0"/>
            <w:sz w:val="16"/>
            <w:szCs w:val="16"/>
          </w:rPr>
          <w:t>plichtig zijn.</w:t>
        </w:r>
      </w:ins>
    </w:p>
    <w:p w:rsidR="006608EC" w:rsidRDefault="006608EC" w:rsidP="006608EC">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w:t>
      </w:r>
      <w:r w:rsidR="00BA4E04">
        <w:lastRenderedPageBreak/>
        <w:t>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aanduiding voor het domein waarbinnen de informatie-elementen gedefinieerd zijn. De namespace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9"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138" w:name="_Toc450987517"/>
      <w:r>
        <w:t>UML</w:t>
      </w:r>
      <w:r w:rsidR="00CA2949">
        <w:t xml:space="preserve"> - WION</w:t>
      </w:r>
      <w:r>
        <w:t xml:space="preserve"> overzicht</w:t>
      </w:r>
      <w:r w:rsidR="00283BD6">
        <w:t>.</w:t>
      </w:r>
      <w:bookmarkEnd w:id="138"/>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lastRenderedPageBreak/>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Licht oranje</w:t>
      </w:r>
      <w:r w:rsidR="00BA0892">
        <w:rPr>
          <w:bCs/>
        </w:rPr>
        <w:t xml:space="preserve"> en grijs</w:t>
      </w:r>
      <w:r w:rsidRPr="00B656A3">
        <w:rPr>
          <w:bCs/>
        </w:rPr>
        <w:t xml:space="preserve">: Niet instantieerbare objecttypen, datatypen en </w:t>
      </w:r>
      <w:r w:rsidR="00932116">
        <w:rPr>
          <w:bCs/>
        </w:rPr>
        <w:t>waardelijsten</w:t>
      </w:r>
      <w:r w:rsidRPr="00B656A3">
        <w:rPr>
          <w:bCs/>
        </w:rPr>
        <w:t>.</w:t>
      </w:r>
    </w:p>
    <w:p w:rsidR="00E778B3" w:rsidRDefault="00B2550D"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544550" cy="9770274"/>
            <wp:effectExtent l="0" t="0" r="0" b="0"/>
            <wp:docPr id="12" name="Afbeelding 11"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20" cstate="print"/>
                    <a:stretch>
                      <a:fillRect/>
                    </a:stretch>
                  </pic:blipFill>
                  <pic:spPr>
                    <a:xfrm>
                      <a:off x="0" y="0"/>
                      <a:ext cx="13555766" cy="9778365"/>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w:t>
      </w:r>
      <w:r w:rsidR="006D6D0B">
        <w:t>t</w:t>
      </w:r>
      <w:r w:rsidR="003513CF">
        <w:t>typen KabelOfLeiding,</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pPr>
    </w:p>
    <w:p w:rsidR="00A11BC4" w:rsidRDefault="00CF23D1">
      <w:pPr>
        <w:pStyle w:val="subparagraaftitel"/>
      </w:pPr>
      <w:bookmarkStart w:id="139" w:name="_Toc450987518"/>
      <w:r>
        <w:t>Associaties in het model</w:t>
      </w:r>
      <w:r w:rsidR="00283BD6">
        <w:t>.</w:t>
      </w:r>
      <w:bookmarkEnd w:id="139"/>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elk objecttype in IMKL verwijst direct naar het utiliteitsnet waar het bij hoort. Dit gebeurt in alle gevallen met een associatierol genaamd inNetwork. Dat geldt ook voor objecttypen als Annotatie, Maatvoering, Bijlage en dergelijke. In alle gevallen kunnen de objecttypen maar bij één utiliteitsnet horen. Een uitzondering is EigenTopografie, die kan naar meerdere utiliteitsnetten verwijzen;</w:t>
      </w:r>
    </w:p>
    <w:p w:rsidR="00A11BC4"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rsidR="00A11BC4" w:rsidRDefault="00971241">
      <w:pPr>
        <w:pStyle w:val="subparagraaftitel"/>
      </w:pPr>
      <w:bookmarkStart w:id="140" w:name="_Toc450987519"/>
      <w:r w:rsidRPr="00971241">
        <w:t>Numerieke</w:t>
      </w:r>
      <w:r w:rsidR="0047410C">
        <w:t xml:space="preserve"> waarden</w:t>
      </w:r>
      <w:r w:rsidR="00283BD6">
        <w:t>.</w:t>
      </w:r>
      <w:bookmarkEnd w:id="140"/>
    </w:p>
    <w:p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rsidR="00A11BC4" w:rsidRDefault="0047410C">
      <w:pPr>
        <w:pStyle w:val="subparagraaftitel"/>
      </w:pPr>
      <w:bookmarkStart w:id="141" w:name="_Toc450987520"/>
      <w:r>
        <w:t>Waardelijsten zijn extern</w:t>
      </w:r>
      <w:r w:rsidR="00283BD6">
        <w:t>.</w:t>
      </w:r>
      <w:bookmarkEnd w:id="141"/>
    </w:p>
    <w:p w:rsidR="0047410C" w:rsidRDefault="00971241" w:rsidP="0047410C">
      <w:r w:rsidRPr="003657E7">
        <w:t>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beschrijving gehaald. Om het model toch leesbaar te houden zijn de startversies van die lijsten wel opgenomen in de UML diagrammen. Voor operationele toepassing is echter het waardelijstregister leidend.</w:t>
      </w:r>
    </w:p>
    <w:p w:rsidR="00CF23D1" w:rsidRDefault="00CF23D1" w:rsidP="00576E1A">
      <w:pPr>
        <w:spacing w:line="240" w:lineRule="atLeast"/>
      </w:pPr>
    </w:p>
    <w:p w:rsidR="00C45A7A" w:rsidRPr="00B656A3" w:rsidRDefault="00C45A7A" w:rsidP="00CF23D1">
      <w:pPr>
        <w:pStyle w:val="subparagraaftitel"/>
      </w:pPr>
      <w:bookmarkStart w:id="142" w:name="_Toc450987521"/>
      <w:r>
        <w:t xml:space="preserve">Basisattributen voor </w:t>
      </w:r>
      <w:r w:rsidRPr="00CF23D1">
        <w:t>identificatie</w:t>
      </w:r>
      <w:r>
        <w:t xml:space="preserve"> en labels</w:t>
      </w:r>
      <w:r w:rsidR="00283BD6">
        <w:t>.</w:t>
      </w:r>
      <w:bookmarkEnd w:id="142"/>
    </w:p>
    <w:p w:rsidR="00C45A7A" w:rsidRDefault="00971241" w:rsidP="00576E1A">
      <w:pPr>
        <w:spacing w:line="240" w:lineRule="atLeast"/>
      </w:pPr>
      <w:r w:rsidRPr="00971241">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Identifier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 een reden opgenomen worden waarom er geen waarde is ingevuld. De geldige redenen zijn:</w:t>
      </w:r>
    </w:p>
    <w:p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B2550D" w:rsidP="00576E1A">
      <w:pPr>
        <w:spacing w:line="240" w:lineRule="atLeast"/>
      </w:pPr>
      <w:r>
        <w:rPr>
          <w:noProof/>
        </w:rPr>
        <w:lastRenderedPageBreak/>
        <w:drawing>
          <wp:inline distT="0" distB="0" distL="0" distR="0">
            <wp:extent cx="8099425" cy="4609465"/>
            <wp:effectExtent l="0" t="0" r="0" b="0"/>
            <wp:docPr id="13" name="Afbeelding 12"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1" cstate="print"/>
                    <a:stretch>
                      <a:fillRect/>
                    </a:stretch>
                  </pic:blipFill>
                  <pic:spPr>
                    <a:xfrm>
                      <a:off x="0" y="0"/>
                      <a:ext cx="8099425" cy="4609465"/>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143" w:name="_Toc434874127"/>
      <w:bookmarkStart w:id="144" w:name="_Toc434874196"/>
      <w:bookmarkStart w:id="145" w:name="_Toc434874279"/>
      <w:bookmarkStart w:id="146" w:name="_Toc434874347"/>
      <w:bookmarkStart w:id="147" w:name="_Toc434874624"/>
      <w:bookmarkStart w:id="148" w:name="_Toc434933257"/>
      <w:bookmarkStart w:id="149" w:name="_Toc434940485"/>
      <w:bookmarkStart w:id="150" w:name="_Toc434941802"/>
      <w:bookmarkStart w:id="151" w:name="_Toc434943343"/>
      <w:bookmarkStart w:id="152" w:name="_Toc434943774"/>
      <w:bookmarkStart w:id="153" w:name="_Toc434956098"/>
      <w:bookmarkStart w:id="154" w:name="_Toc450987522"/>
      <w:bookmarkEnd w:id="143"/>
      <w:bookmarkEnd w:id="144"/>
      <w:bookmarkEnd w:id="145"/>
      <w:bookmarkEnd w:id="146"/>
      <w:bookmarkEnd w:id="147"/>
      <w:bookmarkEnd w:id="148"/>
      <w:bookmarkEnd w:id="149"/>
      <w:bookmarkEnd w:id="150"/>
      <w:bookmarkEnd w:id="151"/>
      <w:bookmarkEnd w:id="152"/>
      <w:bookmarkEnd w:id="153"/>
      <w:r>
        <w:t xml:space="preserve">IMKL2015 </w:t>
      </w:r>
      <w:r w:rsidR="002C7B72">
        <w:t xml:space="preserve">semantische </w:t>
      </w:r>
      <w:r>
        <w:t>kern</w:t>
      </w:r>
      <w:r w:rsidR="00283BD6">
        <w:t>.</w:t>
      </w:r>
      <w:bookmarkEnd w:id="154"/>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B2550D" w:rsidP="007B7303">
      <w:pPr>
        <w:jc w:val="left"/>
        <w:rPr>
          <w:b/>
          <w:noProof/>
        </w:rPr>
      </w:pPr>
      <w:r>
        <w:rPr>
          <w:b/>
          <w:noProof/>
        </w:rPr>
        <w:lastRenderedPageBreak/>
        <w:drawing>
          <wp:anchor distT="0" distB="0" distL="114300" distR="114300" simplePos="0" relativeHeight="251828224" behindDoc="0" locked="0" layoutInCell="1" allowOverlap="1">
            <wp:simplePos x="0" y="0"/>
            <wp:positionH relativeFrom="column">
              <wp:posOffset>-635</wp:posOffset>
            </wp:positionH>
            <wp:positionV relativeFrom="paragraph">
              <wp:posOffset>-229870</wp:posOffset>
            </wp:positionV>
            <wp:extent cx="8096250" cy="5048250"/>
            <wp:effectExtent l="0" t="0" r="0" b="0"/>
            <wp:wrapTopAndBottom/>
            <wp:docPr id="15" name="Afbeelding 14"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2" cstate="print"/>
                    <a:stretch>
                      <a:fillRect/>
                    </a:stretch>
                  </pic:blipFill>
                  <pic:spPr>
                    <a:xfrm>
                      <a:off x="0" y="0"/>
                      <a:ext cx="8096250" cy="5048250"/>
                    </a:xfrm>
                    <a:prstGeom prst="rect">
                      <a:avLst/>
                    </a:prstGeom>
                  </pic:spPr>
                </pic:pic>
              </a:graphicData>
            </a:graphic>
          </wp:anchor>
        </w:drawing>
      </w:r>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Mantelbuis en Duct</w:t>
      </w:r>
      <w:r>
        <w:t xml:space="preserve"> kunnen bij meerdere utiliteitsnetten geregistreerd zijn. KabelOfLeiding en Leidingelement mogen maar naar 1 utiliteitsnet verwijzen. Dit is met een aparte constraint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kan verwijzen naar een object ExtraTopografie voor het koppelen van een extra toegevoegde topografie.</w:t>
      </w:r>
      <w:r w:rsidR="00C84D52">
        <w:t xml:space="preserve"> Ook hier kan via de referentie naar het </w:t>
      </w:r>
      <w:r w:rsidR="005D453A">
        <w:t>Utiliteitsnet</w:t>
      </w:r>
      <w:r w:rsidR="00C84D52">
        <w:t xml:space="preserve"> de ExtraTopografie per thema ges</w:t>
      </w:r>
      <w:r w:rsidR="008C38D5">
        <w:t>e</w:t>
      </w:r>
      <w:r w:rsidR="00C84D52">
        <w:t>lecteerd worden.</w:t>
      </w:r>
    </w:p>
    <w:p w:rsidR="002F7FED" w:rsidRDefault="002F7FED" w:rsidP="00E97029">
      <w:pPr>
        <w:jc w:val="left"/>
      </w:pPr>
    </w:p>
    <w:p w:rsidR="00A11BC4" w:rsidRDefault="00971241">
      <w:bookmarkStart w:id="155" w:name="_Toc422408246"/>
      <w:bookmarkStart w:id="156" w:name="_Toc422478837"/>
      <w:bookmarkStart w:id="157" w:name="_Toc422408247"/>
      <w:bookmarkStart w:id="158" w:name="_Toc422478838"/>
      <w:bookmarkStart w:id="159" w:name="_Toc422408248"/>
      <w:bookmarkStart w:id="160" w:name="_Toc422478839"/>
      <w:bookmarkStart w:id="161" w:name="_Toc399786888"/>
      <w:bookmarkEnd w:id="155"/>
      <w:bookmarkEnd w:id="156"/>
      <w:bookmarkEnd w:id="157"/>
      <w:bookmarkEnd w:id="158"/>
      <w:bookmarkEnd w:id="159"/>
      <w:bookmarkEnd w:id="160"/>
      <w:r w:rsidRPr="00971241">
        <w:rPr>
          <w:b/>
        </w:rPr>
        <w:t>Extra toelichting: ExtraDetailinfo, maatvoering, annotatie.</w:t>
      </w:r>
      <w:bookmarkEnd w:id="161"/>
    </w:p>
    <w:p w:rsidR="00D80AB5" w:rsidRDefault="00D80AB5" w:rsidP="00E06A8F">
      <w:bookmarkStart w:id="162"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A36B23" w:rsidRDefault="00A36B23" w:rsidP="00E06A8F"/>
    <w:p w:rsidR="00A36B23" w:rsidRDefault="00A36B23" w:rsidP="00A36B23">
      <w:r>
        <w:t>Annotatie:</w:t>
      </w:r>
    </w:p>
    <w:p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p>
    <w:p w:rsidR="00A36B23" w:rsidRDefault="00A36B23" w:rsidP="00A36B23"/>
    <w:p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rsidR="00D80AB5" w:rsidRDefault="00D80AB5" w:rsidP="00E06A8F"/>
    <w:p w:rsidR="00D52AE2" w:rsidRDefault="00D52AE2" w:rsidP="00E06A8F">
      <w:r>
        <w:t>ExtraDetailinfo:</w:t>
      </w:r>
    </w:p>
    <w:p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maatvoeringslijn </w:t>
      </w:r>
      <w:r w:rsidR="00E06A8F">
        <w:t>maatvoeringslabel</w:t>
      </w:r>
      <w:r w:rsidR="001547D5">
        <w:t xml:space="preserve"> of maatvoeringspijl</w:t>
      </w:r>
      <w:r w:rsidR="002C1DC6">
        <w:t>punt</w:t>
      </w:r>
      <w:r w:rsidR="00E06A8F">
        <w:t>.</w:t>
      </w:r>
      <w:r w:rsidR="002C1DC6">
        <w:t xml:space="preserve"> </w:t>
      </w:r>
      <w:r w:rsidR="00D125F2">
        <w:t>Een maatvoeringspijlpunt wordt middels een puntsymbool uitgewisseld.</w:t>
      </w:r>
    </w:p>
    <w:p w:rsidR="00E06A8F" w:rsidRDefault="00E06A8F" w:rsidP="00E06A8F"/>
    <w:tbl>
      <w:tblPr>
        <w:tblStyle w:val="Tabelraster"/>
        <w:tblW w:w="0" w:type="auto"/>
        <w:tblInd w:w="108" w:type="dxa"/>
        <w:tblLook w:val="04A0"/>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r>
              <w:t xml:space="preserve">Punt en label </w:t>
            </w:r>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r w:rsidRPr="001C0E3F">
              <w:t>Punt om een pijlpunt in een maatvoering te visualiseren. Is een punt met een bijbehorend puntsymbool</w:t>
            </w:r>
          </w:p>
        </w:tc>
      </w:tr>
    </w:tbl>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EisVoorzorgsmaatregelBijlage. Op het niveau van de individuele netelementen is de eis voorzorgsmaatregel aangegeven via een object AanduidingEisVoorzorgsmaatregel.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r>
        <w:t>AanduidingEisVoorzorgsmaatregel gebruikt om aan te geven op welke kabel of leiding of deel daarvan een voorzorgsmaatregel van toepassing is. De begrenzing van de geometrie is dan om dit te visualiseren</w:t>
      </w:r>
      <w:r w:rsidR="009273F7">
        <w:t xml:space="preserve"> en eenvoudig ruimtelijke selecteerbaar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of een verzoekTotContact.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Om het gebied aan te geven waarvoor er een verzoek tot contact is, maar er geen wettelijk vereiste is, is er een objecttype AanduidingVerzoekContact.</w:t>
      </w:r>
      <w:r w:rsidR="00CD50D4">
        <w:t xml:space="preserve"> </w:t>
      </w:r>
    </w:p>
    <w:p w:rsidR="00843564" w:rsidRDefault="00843564" w:rsidP="00843564">
      <w:pPr>
        <w:spacing w:line="288" w:lineRule="auto"/>
      </w:pPr>
    </w:p>
    <w:bookmarkEnd w:id="162"/>
    <w:p w:rsidR="005B6963" w:rsidRDefault="00971241">
      <w:pPr>
        <w:rPr>
          <w:b/>
        </w:rPr>
      </w:pPr>
      <w:r w:rsidRPr="00971241">
        <w:rPr>
          <w:b/>
        </w:rPr>
        <w:t>Extra toelichting: ExtraTopografie</w:t>
      </w:r>
      <w:r w:rsidR="00283BD6">
        <w:rPr>
          <w:b/>
        </w:rPr>
        <w:t>.</w:t>
      </w:r>
    </w:p>
    <w:p w:rsidR="00E06A8F" w:rsidRDefault="005125B7" w:rsidP="005125B7">
      <w:pPr>
        <w:jc w:val="left"/>
      </w:pPr>
      <w:r>
        <w:t xml:space="preserve">Indien er extra topografie nodig is om de positie van netwerkelementen nader aan te geven kan dit middels het object ExtraTopografie. Er kan een </w:t>
      </w:r>
      <w:r w:rsidR="0073301A">
        <w:t xml:space="preserve">bestaande </w:t>
      </w:r>
      <w:r>
        <w:t xml:space="preserve">of </w:t>
      </w:r>
      <w:r w:rsidR="0073301A">
        <w:t xml:space="preserve">plan </w:t>
      </w:r>
      <w:r>
        <w:t xml:space="preserve">topografie worden meegegeven. Met het attribuut ligging wordt de geometrie van de ExtraTopografie opgenomen. De extra topografie wordt altijd gevectoriseerd aangeleverd. De topografische elementen worden getypeerd conform een typeringslijst, TopografischObjectTypeValue, gebaseerd op IMGeo. Hiermee is het type topografisch object omschreven </w:t>
      </w:r>
      <w:r>
        <w:lastRenderedPageBreak/>
        <w:t>en is een koppeling met visualisatieregels mogelijk. ExtraTopografie is gekoppeld aan een Utiliteitsnet en kan daardoor op de waarden van het attribuut thema worden getypeerd</w:t>
      </w:r>
      <w:r w:rsidR="0073301A">
        <w:t>.</w:t>
      </w:r>
    </w:p>
    <w:p w:rsidR="002F7FED" w:rsidRDefault="002F7FED" w:rsidP="005125B7">
      <w:pPr>
        <w:jc w:val="left"/>
      </w:pPr>
    </w:p>
    <w:p w:rsidR="00A11BC4" w:rsidRDefault="00971241">
      <w:bookmarkStart w:id="163" w:name="_Toc399786886"/>
      <w:r w:rsidRPr="00971241">
        <w:rPr>
          <w:b/>
        </w:rPr>
        <w:t>Extra toelichting: Geometrie en topologie.</w:t>
      </w:r>
      <w:bookmarkEnd w:id="163"/>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B2550D" w:rsidP="007B7303">
      <w:r>
        <w:rPr>
          <w:noProof/>
        </w:rPr>
        <w:lastRenderedPageBreak/>
        <w:drawing>
          <wp:anchor distT="0" distB="0" distL="114300" distR="114300" simplePos="0" relativeHeight="251829248" behindDoc="0" locked="0" layoutInCell="1" allowOverlap="1">
            <wp:simplePos x="0" y="0"/>
            <wp:positionH relativeFrom="column">
              <wp:posOffset>-635</wp:posOffset>
            </wp:positionH>
            <wp:positionV relativeFrom="paragraph">
              <wp:posOffset>113030</wp:posOffset>
            </wp:positionV>
            <wp:extent cx="8096250" cy="5048250"/>
            <wp:effectExtent l="0" t="0" r="0" b="0"/>
            <wp:wrapTopAndBottom/>
            <wp:docPr id="17" name="Afbeelding 16"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3" cstate="print"/>
                    <a:stretch>
                      <a:fillRect/>
                    </a:stretch>
                  </pic:blipFill>
                  <pic:spPr>
                    <a:xfrm>
                      <a:off x="0" y="0"/>
                      <a:ext cx="8096250" cy="5048250"/>
                    </a:xfrm>
                    <a:prstGeom prst="rect">
                      <a:avLst/>
                    </a:prstGeom>
                  </pic:spPr>
                </pic:pic>
              </a:graphicData>
            </a:graphic>
          </wp:anchor>
        </w:drawing>
      </w:r>
    </w:p>
    <w:p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4F6969" w:rsidRDefault="004F6969" w:rsidP="000816A6"/>
    <w:p w:rsidR="004F6969" w:rsidRDefault="004F6969" w:rsidP="000816A6">
      <w:r>
        <w:t xml:space="preserve">Lijnen zijn in het INSPIRE netwerkmodel gemodelleerd als een LinkSet die bestaat uit een verzameling van 1 of meer GeneralisedLinks. Dit kunnen Links zijn van het type Curve of een LinkSequence, een geordende </w:t>
      </w:r>
      <w:r w:rsidR="006E3EB4">
        <w:t>verzameling Directed</w:t>
      </w:r>
      <w:r>
        <w:t xml:space="preserve">Links. De LinkSequence </w:t>
      </w:r>
      <w:r w:rsidR="00CF79BA">
        <w:t xml:space="preserve">kan worden </w:t>
      </w:r>
      <w:r>
        <w:t>toegepast als er een route, met een richting</w:t>
      </w:r>
      <w:r w:rsidR="006E3EB4">
        <w:t>, uitgewisseld moet worden</w:t>
      </w:r>
      <w:r w:rsidR="006E3EB4" w:rsidRPr="0038226A">
        <w:t>.</w:t>
      </w:r>
      <w:ins w:id="164" w:author="pjanssen" w:date="2016-05-14T09:47:00Z">
        <w:r w:rsidR="00B2550D" w:rsidRPr="0038226A">
          <w:rPr>
            <w:rPrChange w:id="165" w:author="pjanssen" w:date="2016-05-14T10:34:00Z">
              <w:rPr>
                <w:highlight w:val="yellow"/>
              </w:rPr>
            </w:rPrChange>
          </w:rPr>
          <w:t xml:space="preserve"> </w:t>
        </w:r>
      </w:ins>
      <w:ins w:id="166" w:author="pjanssen" w:date="2016-05-14T09:48:00Z">
        <w:r w:rsidR="00B2550D" w:rsidRPr="0038226A">
          <w:rPr>
            <w:rPrChange w:id="167" w:author="pjanssen" w:date="2016-05-14T10:34:00Z">
              <w:rPr>
                <w:highlight w:val="yellow"/>
              </w:rPr>
            </w:rPrChange>
          </w:rPr>
          <w:t>Voor IMKL2015 is dit niet relevant en wordt de LinkSequence derhalve niet toegepast</w:t>
        </w:r>
      </w:ins>
      <w:del w:id="168" w:author="pjanssen" w:date="2016-05-14T09:47:00Z">
        <w:r w:rsidR="006A5E30" w:rsidRPr="0038226A" w:rsidDel="00B2550D">
          <w:rPr>
            <w:rPrChange w:id="169" w:author="pjanssen" w:date="2016-05-14T10:34:00Z">
              <w:rPr>
                <w:highlight w:val="yellow"/>
              </w:rPr>
            </w:rPrChange>
          </w:rPr>
          <w:delText>.</w:delText>
        </w:r>
      </w:del>
    </w:p>
    <w:p w:rsidR="006F48BE" w:rsidRDefault="006F48BE" w:rsidP="000816A6"/>
    <w:p w:rsidR="006F48BE" w:rsidRDefault="006F48BE" w:rsidP="000816A6">
      <w:r>
        <w:t xml:space="preserve">Meervoudig gebruik van geometrien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B2550D" w:rsidP="000816A6">
      <w:pPr>
        <w:spacing w:line="240" w:lineRule="atLeast"/>
      </w:pPr>
      <w:r>
        <w:rPr>
          <w:noProof/>
        </w:rPr>
        <w:lastRenderedPageBreak/>
        <w:drawing>
          <wp:inline distT="0" distB="0" distL="0" distR="0">
            <wp:extent cx="5500370" cy="4142105"/>
            <wp:effectExtent l="0" t="0" r="0" b="0"/>
            <wp:docPr id="19" name="Afbeelding 18"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4" cstate="print"/>
                    <a:stretch>
                      <a:fillRect/>
                    </a:stretch>
                  </pic:blipFill>
                  <pic:spPr>
                    <a:xfrm>
                      <a:off x="0" y="0"/>
                      <a:ext cx="5500370" cy="4142105"/>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6A5E30">
        <w:fldChar w:fldCharType="begin"/>
      </w:r>
      <w:r>
        <w:instrText xml:space="preserve"> REF _Ref404325642 \h </w:instrText>
      </w:r>
      <w:r w:rsidR="006A5E30">
        <w:fldChar w:fldCharType="separate"/>
      </w:r>
      <w:r w:rsidR="002C1DC6">
        <w:t xml:space="preserve">Figuur </w:t>
      </w:r>
      <w:r w:rsidR="006A5E30">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5"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170" w:name="_Ref404325642"/>
      <w:r>
        <w:t xml:space="preserve">Figuur </w:t>
      </w:r>
      <w:bookmarkEnd w:id="170"/>
      <w:r w:rsidR="00A212BA">
        <w:t>5.6</w:t>
      </w:r>
      <w:r w:rsidR="00A75399">
        <w:t>:</w:t>
      </w:r>
      <w:r>
        <w:t xml:space="preserve"> Leidingobject in 2.5D en 3D</w:t>
      </w:r>
    </w:p>
    <w:p w:rsidR="005209C3" w:rsidRDefault="005209C3" w:rsidP="005209C3">
      <w:pPr>
        <w:pStyle w:val="subparagraaftitel"/>
      </w:pPr>
      <w:bookmarkStart w:id="171" w:name="_Toc399786887"/>
      <w:bookmarkStart w:id="172" w:name="_Toc450987523"/>
      <w:r>
        <w:t>Diepte</w:t>
      </w:r>
      <w:bookmarkEnd w:id="171"/>
      <w:r w:rsidR="00283BD6">
        <w:t>.</w:t>
      </w:r>
      <w:bookmarkEnd w:id="172"/>
    </w:p>
    <w:p w:rsidR="00241660" w:rsidRDefault="005209C3" w:rsidP="005209C3">
      <w:pPr>
        <w:jc w:val="left"/>
      </w:pPr>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6"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B2550D" w:rsidP="005209C3">
      <w:pPr>
        <w:jc w:val="left"/>
      </w:pPr>
      <w:r>
        <w:rPr>
          <w:noProof/>
        </w:rPr>
        <w:lastRenderedPageBreak/>
        <w:drawing>
          <wp:anchor distT="0" distB="0" distL="114300" distR="114300" simplePos="0" relativeHeight="251830272" behindDoc="0" locked="0" layoutInCell="1" allowOverlap="1">
            <wp:simplePos x="0" y="0"/>
            <wp:positionH relativeFrom="column">
              <wp:posOffset>-635</wp:posOffset>
            </wp:positionH>
            <wp:positionV relativeFrom="paragraph">
              <wp:posOffset>-77470</wp:posOffset>
            </wp:positionV>
            <wp:extent cx="8096250" cy="4495800"/>
            <wp:effectExtent l="0" t="0" r="0" b="0"/>
            <wp:wrapTopAndBottom/>
            <wp:docPr id="23" name="Afbeelding 22"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7" cstate="print"/>
                    <a:stretch>
                      <a:fillRect/>
                    </a:stretch>
                  </pic:blipFill>
                  <pic:spPr>
                    <a:xfrm>
                      <a:off x="0" y="0"/>
                      <a:ext cx="8096250" cy="4495800"/>
                    </a:xfrm>
                    <a:prstGeom prst="rect">
                      <a:avLst/>
                    </a:prstGeom>
                  </pic:spPr>
                </pic:pic>
              </a:graphicData>
            </a:graphic>
          </wp:anchor>
        </w:drawing>
      </w:r>
      <w:r w:rsidR="00910148">
        <w:rPr>
          <w:noProof/>
        </w:rPr>
        <w:drawing>
          <wp:inline distT="0" distB="0" distL="0" distR="0">
            <wp:extent cx="8099425" cy="4244340"/>
            <wp:effectExtent l="0" t="0" r="0" b="0"/>
            <wp:docPr id="22" name="Afbeelding 21"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8" cstate="print"/>
                    <a:stretch>
                      <a:fillRect/>
                    </a:stretch>
                  </pic:blipFill>
                  <pic:spPr>
                    <a:xfrm>
                      <a:off x="0" y="0"/>
                      <a:ext cx="8099425" cy="4244340"/>
                    </a:xfrm>
                    <a:prstGeom prst="rect">
                      <a:avLst/>
                    </a:prstGeom>
                  </pic:spPr>
                </pic:pic>
              </a:graphicData>
            </a:graphic>
          </wp:inline>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173" w:name="_Toc434940488"/>
      <w:bookmarkStart w:id="174" w:name="_Toc434941805"/>
      <w:bookmarkStart w:id="175" w:name="_Toc434943346"/>
      <w:bookmarkStart w:id="176" w:name="_Toc434943777"/>
      <w:bookmarkStart w:id="177" w:name="_Toc434956101"/>
      <w:bookmarkStart w:id="178" w:name="_Toc434940489"/>
      <w:bookmarkStart w:id="179" w:name="_Toc434941806"/>
      <w:bookmarkStart w:id="180" w:name="_Toc434943347"/>
      <w:bookmarkStart w:id="181" w:name="_Toc434943778"/>
      <w:bookmarkStart w:id="182" w:name="_Toc434956102"/>
      <w:bookmarkStart w:id="183" w:name="_Toc434940490"/>
      <w:bookmarkStart w:id="184" w:name="_Toc434941807"/>
      <w:bookmarkStart w:id="185" w:name="_Toc434943348"/>
      <w:bookmarkStart w:id="186" w:name="_Toc434943779"/>
      <w:bookmarkStart w:id="187" w:name="_Toc434956103"/>
      <w:bookmarkStart w:id="188" w:name="_Toc434940491"/>
      <w:bookmarkStart w:id="189" w:name="_Toc434941808"/>
      <w:bookmarkStart w:id="190" w:name="_Toc434943349"/>
      <w:bookmarkStart w:id="191" w:name="_Toc434943780"/>
      <w:bookmarkStart w:id="192" w:name="_Toc434956104"/>
      <w:bookmarkStart w:id="193" w:name="_Toc434940492"/>
      <w:bookmarkStart w:id="194" w:name="_Toc434941809"/>
      <w:bookmarkStart w:id="195" w:name="_Toc434943350"/>
      <w:bookmarkStart w:id="196" w:name="_Toc434943781"/>
      <w:bookmarkStart w:id="197" w:name="_Toc434956105"/>
      <w:bookmarkStart w:id="198" w:name="_Toc450987524"/>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r>
        <w:lastRenderedPageBreak/>
        <w:t>Utiliteitsnet</w:t>
      </w:r>
      <w:r w:rsidR="00283BD6">
        <w:t>.</w:t>
      </w:r>
      <w:bookmarkEnd w:id="198"/>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technischContactpersoon en </w:t>
      </w:r>
      <w:r w:rsidR="00D00889">
        <w:t>standaardDieptelegging</w:t>
      </w:r>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B2550D" w:rsidP="000860FE">
      <w:pPr>
        <w:jc w:val="left"/>
      </w:pPr>
      <w:r>
        <w:rPr>
          <w:noProof/>
        </w:rPr>
        <w:lastRenderedPageBreak/>
        <w:drawing>
          <wp:anchor distT="0" distB="0" distL="114300" distR="114300" simplePos="0" relativeHeight="251831296" behindDoc="0" locked="0" layoutInCell="1" allowOverlap="1">
            <wp:simplePos x="0" y="0"/>
            <wp:positionH relativeFrom="column">
              <wp:posOffset>-635</wp:posOffset>
            </wp:positionH>
            <wp:positionV relativeFrom="paragraph">
              <wp:posOffset>-77470</wp:posOffset>
            </wp:positionV>
            <wp:extent cx="8096250" cy="4953000"/>
            <wp:effectExtent l="0" t="0" r="0" b="0"/>
            <wp:wrapTopAndBottom/>
            <wp:docPr id="45" name="Afbeelding 44"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29" cstate="print"/>
                    <a:stretch>
                      <a:fillRect/>
                    </a:stretch>
                  </pic:blipFill>
                  <pic:spPr>
                    <a:xfrm>
                      <a:off x="0" y="0"/>
                      <a:ext cx="8096250" cy="4953000"/>
                    </a:xfrm>
                    <a:prstGeom prst="rect">
                      <a:avLst/>
                    </a:prstGeom>
                  </pic:spPr>
                </pic:pic>
              </a:graphicData>
            </a:graphic>
          </wp:anchor>
        </w:drawing>
      </w:r>
    </w:p>
    <w:p w:rsidR="000860FE" w:rsidRDefault="000860FE" w:rsidP="000860FE">
      <w:pPr>
        <w:jc w:val="left"/>
      </w:pPr>
    </w:p>
    <w:p w:rsidR="00CD4698" w:rsidRDefault="00CD4698" w:rsidP="000E5149">
      <w:pPr>
        <w:jc w:val="left"/>
      </w:pPr>
      <w:bookmarkStart w:id="199" w:name="_Toc399786891"/>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w:t>
      </w:r>
      <w:r w:rsidR="00AB50E3" w:rsidRPr="000C24BC">
        <w:t xml:space="preserve">in een gekoppelde bijlage: </w:t>
      </w:r>
      <w:r w:rsidR="00AB50E3">
        <w:t>Eisvoorzorgsmaatregel.</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r w:rsidR="006E3EB4">
        <w:t>Wel of niet verbieden in WION?</w:t>
      </w:r>
    </w:p>
    <w:p w:rsidR="00CD4698" w:rsidRDefault="00CD4698" w:rsidP="00CD4698"/>
    <w:p w:rsidR="00E65E36" w:rsidRDefault="00E65E36" w:rsidP="00E65E36">
      <w:pPr>
        <w:pStyle w:val="subparagraaftitel"/>
      </w:pPr>
      <w:bookmarkStart w:id="200" w:name="_Toc450987525"/>
      <w:r>
        <w:t>Kabel</w:t>
      </w:r>
      <w:r w:rsidR="00BE48B5">
        <w:t>Of</w:t>
      </w:r>
      <w:r>
        <w:t>Leiding</w:t>
      </w:r>
      <w:bookmarkEnd w:id="199"/>
      <w:r w:rsidR="00283BD6">
        <w:t>.</w:t>
      </w:r>
      <w:bookmarkEnd w:id="200"/>
    </w:p>
    <w:p w:rsidR="00D0110B" w:rsidRDefault="00D0110B" w:rsidP="00E65E36">
      <w:pPr>
        <w:jc w:val="left"/>
      </w:pPr>
      <w:r>
        <w:t>Definitie: Leidingen, buizen of kabels bestemd voor voortgeleiding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E65E36">
      <w:pPr>
        <w:jc w:val="left"/>
      </w:pPr>
    </w:p>
    <w:p w:rsidR="00E65E36" w:rsidRDefault="00E65E36" w:rsidP="00A35E0B">
      <w:pPr>
        <w:jc w:val="left"/>
      </w:pPr>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B2550D"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832320" behindDoc="0" locked="0" layoutInCell="1" allowOverlap="1">
            <wp:simplePos x="0" y="0"/>
            <wp:positionH relativeFrom="column">
              <wp:posOffset>998220</wp:posOffset>
            </wp:positionH>
            <wp:positionV relativeFrom="paragraph">
              <wp:posOffset>-273685</wp:posOffset>
            </wp:positionV>
            <wp:extent cx="6873240" cy="5501640"/>
            <wp:effectExtent l="0" t="0" r="0" b="0"/>
            <wp:wrapTopAndBottom/>
            <wp:docPr id="46" name="Afbeelding 45"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30" cstate="print"/>
                    <a:stretch>
                      <a:fillRect/>
                    </a:stretch>
                  </pic:blipFill>
                  <pic:spPr>
                    <a:xfrm>
                      <a:off x="0" y="0"/>
                      <a:ext cx="6873240" cy="5501640"/>
                    </a:xfrm>
                    <a:prstGeom prst="rect">
                      <a:avLst/>
                    </a:prstGeom>
                  </pic:spPr>
                </pic:pic>
              </a:graphicData>
            </a:graphic>
          </wp:anchor>
        </w:drawing>
      </w:r>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201" w:name="_Toc399786892"/>
      <w:bookmarkStart w:id="202" w:name="_Toc450987526"/>
      <w:r>
        <w:t>Leidingelement</w:t>
      </w:r>
      <w:bookmarkEnd w:id="201"/>
      <w:r w:rsidR="00283BD6">
        <w:t>.</w:t>
      </w:r>
      <w:bookmarkEnd w:id="202"/>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kathodische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910148" w:rsidRDefault="00910148" w:rsidP="00A35E0B">
      <w:pPr>
        <w:jc w:val="left"/>
      </w:pPr>
    </w:p>
    <w:p w:rsidR="00E31B57" w:rsidRDefault="00B2550D" w:rsidP="00A35E0B">
      <w:pPr>
        <w:jc w:val="left"/>
      </w:pPr>
      <w:r>
        <w:rPr>
          <w:noProof/>
        </w:rPr>
        <w:drawing>
          <wp:anchor distT="0" distB="0" distL="114300" distR="114300" simplePos="0" relativeHeight="251833344" behindDoc="0" locked="0" layoutInCell="1" allowOverlap="1">
            <wp:simplePos x="0" y="0"/>
            <wp:positionH relativeFrom="column">
              <wp:posOffset>-52705</wp:posOffset>
            </wp:positionH>
            <wp:positionV relativeFrom="paragraph">
              <wp:posOffset>412750</wp:posOffset>
            </wp:positionV>
            <wp:extent cx="5501640" cy="3531235"/>
            <wp:effectExtent l="0" t="0" r="0" b="0"/>
            <wp:wrapTopAndBottom/>
            <wp:docPr id="47" name="Afbeelding 4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31" cstate="print"/>
                    <a:stretch>
                      <a:fillRect/>
                    </a:stretch>
                  </pic:blipFill>
                  <pic:spPr>
                    <a:xfrm>
                      <a:off x="0" y="0"/>
                      <a:ext cx="5501640" cy="3531235"/>
                    </a:xfrm>
                    <a:prstGeom prst="rect">
                      <a:avLst/>
                    </a:prstGeom>
                  </pic:spPr>
                </pic:pic>
              </a:graphicData>
            </a:graphic>
          </wp:anchor>
        </w:drawing>
      </w:r>
    </w:p>
    <w:p w:rsidR="00E31B57" w:rsidRDefault="00E31B57" w:rsidP="00A35E0B">
      <w:pPr>
        <w:jc w:val="left"/>
      </w:pP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203"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204" w:name="_Toc450987527"/>
      <w:r>
        <w:t>KabelEnLeidingContainer</w:t>
      </w:r>
      <w:bookmarkEnd w:id="203"/>
      <w:r w:rsidR="00283BD6">
        <w:t>.</w:t>
      </w:r>
      <w:bookmarkEnd w:id="204"/>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7D61BE" w:rsidP="00E65E36">
      <w:pPr>
        <w:jc w:val="left"/>
      </w:pPr>
      <w:r>
        <w:rPr>
          <w:noProof/>
        </w:rPr>
        <w:drawing>
          <wp:anchor distT="0" distB="0" distL="114300" distR="114300" simplePos="0" relativeHeight="251834368" behindDoc="0" locked="0" layoutInCell="1" allowOverlap="1">
            <wp:simplePos x="0" y="0"/>
            <wp:positionH relativeFrom="column">
              <wp:posOffset>-100330</wp:posOffset>
            </wp:positionH>
            <wp:positionV relativeFrom="paragraph">
              <wp:posOffset>244475</wp:posOffset>
            </wp:positionV>
            <wp:extent cx="5501640" cy="4981575"/>
            <wp:effectExtent l="0" t="0" r="0" b="0"/>
            <wp:wrapTopAndBottom/>
            <wp:docPr id="48" name="Afbeelding 47"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32" cstate="print"/>
                    <a:stretch>
                      <a:fillRect/>
                    </a:stretch>
                  </pic:blipFill>
                  <pic:spPr>
                    <a:xfrm>
                      <a:off x="0" y="0"/>
                      <a:ext cx="5501640" cy="4981575"/>
                    </a:xfrm>
                    <a:prstGeom prst="rect">
                      <a:avLst/>
                    </a:prstGeom>
                  </pic:spPr>
                </pic:pic>
              </a:graphicData>
            </a:graphic>
          </wp:anchor>
        </w:drawing>
      </w:r>
    </w:p>
    <w:p w:rsidR="00387CF5" w:rsidRDefault="00387CF5" w:rsidP="00E65E36">
      <w:pPr>
        <w:jc w:val="left"/>
      </w:pPr>
      <w:r>
        <w:t xml:space="preserve">Figuur </w:t>
      </w:r>
      <w:r w:rsidR="00F3608E">
        <w:t>5.11</w:t>
      </w:r>
      <w:r>
        <w:t>:</w:t>
      </w:r>
      <w:r w:rsidR="005C7720">
        <w:t xml:space="preserve"> KabelEnleidingContainer omvat kabelbedden en mantelbuizen.</w:t>
      </w:r>
    </w:p>
    <w:p w:rsidR="00387CF5" w:rsidRDefault="00387CF5" w:rsidP="00E65E36">
      <w:pPr>
        <w:jc w:val="left"/>
      </w:pPr>
    </w:p>
    <w:p w:rsidR="00E65E36" w:rsidRDefault="00E65E36" w:rsidP="00E65E36">
      <w:pPr>
        <w:jc w:val="left"/>
      </w:pPr>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E65E36">
      <w:pPr>
        <w:jc w:val="left"/>
      </w:pPr>
    </w:p>
    <w:p w:rsidR="00D841BA" w:rsidRDefault="00A14AA4" w:rsidP="00E65E36">
      <w:pPr>
        <w:jc w:val="left"/>
      </w:pPr>
      <w:r>
        <w:t>Indien er meerdere kabels in een kabelbed liggen wordt het aantal kabels verplicht opgenomen.</w:t>
      </w:r>
    </w:p>
    <w:p w:rsidR="00E65E36" w:rsidRDefault="00E65E36" w:rsidP="00E65E36">
      <w:pPr>
        <w:jc w:val="left"/>
      </w:pPr>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lastRenderedPageBreak/>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387CF5"/>
    <w:p w:rsidR="005C7720" w:rsidRDefault="005C7720" w:rsidP="00387CF5">
      <w:r>
        <w:t>Net als KabelOfLeiding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205" w:name="_Toc450987528"/>
      <w:r>
        <w:t>ContainerLeidingelement</w:t>
      </w:r>
      <w:r w:rsidR="00283BD6">
        <w:t>.</w:t>
      </w:r>
      <w:bookmarkEnd w:id="205"/>
    </w:p>
    <w:p w:rsidR="00482647" w:rsidRDefault="00482647" w:rsidP="00E65E36">
      <w:pPr>
        <w:jc w:val="left"/>
      </w:pPr>
      <w:r>
        <w:t>Definitie: Abstract data object dat de gemeenschappelijke attributen en associaties bevat voor alle containerleidingelement objecten.</w:t>
      </w:r>
    </w:p>
    <w:p w:rsidR="00482647" w:rsidRDefault="00482647" w:rsidP="00E65E36">
      <w:pPr>
        <w:jc w:val="left"/>
      </w:pPr>
      <w:r>
        <w:t>Bron:</w:t>
      </w:r>
      <w:r w:rsidR="004C0CA8">
        <w:t xml:space="preserve"> IMKL2015</w:t>
      </w:r>
    </w:p>
    <w:p w:rsidR="00953A6F" w:rsidRDefault="00953A6F" w:rsidP="00E65E36">
      <w:pPr>
        <w:jc w:val="left"/>
      </w:pPr>
    </w:p>
    <w:p w:rsidR="00953A6F" w:rsidRDefault="007D61BE" w:rsidP="00E65E36">
      <w:pPr>
        <w:jc w:val="left"/>
      </w:pPr>
      <w:r>
        <w:rPr>
          <w:noProof/>
        </w:rPr>
        <w:drawing>
          <wp:anchor distT="0" distB="0" distL="114300" distR="114300" simplePos="0" relativeHeight="251835392" behindDoc="0" locked="0" layoutInCell="1" allowOverlap="1">
            <wp:simplePos x="0" y="0"/>
            <wp:positionH relativeFrom="column">
              <wp:posOffset>-5080</wp:posOffset>
            </wp:positionH>
            <wp:positionV relativeFrom="paragraph">
              <wp:posOffset>186690</wp:posOffset>
            </wp:positionV>
            <wp:extent cx="5501640" cy="4177665"/>
            <wp:effectExtent l="0" t="0" r="0" b="0"/>
            <wp:wrapTopAndBottom/>
            <wp:docPr id="50" name="Afbeelding 4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33" cstate="print"/>
                    <a:stretch>
                      <a:fillRect/>
                    </a:stretch>
                  </pic:blipFill>
                  <pic:spPr>
                    <a:xfrm>
                      <a:off x="0" y="0"/>
                      <a:ext cx="5501640" cy="4177665"/>
                    </a:xfrm>
                    <a:prstGeom prst="rect">
                      <a:avLst/>
                    </a:prstGeom>
                  </pic:spPr>
                </pic:pic>
              </a:graphicData>
            </a:graphic>
          </wp:anchor>
        </w:drawing>
      </w:r>
    </w:p>
    <w:p w:rsidR="00482647" w:rsidRDefault="00482647" w:rsidP="00E65E36">
      <w:pPr>
        <w:jc w:val="left"/>
      </w:pPr>
    </w:p>
    <w:p w:rsidR="00482647" w:rsidRDefault="005C7720" w:rsidP="00E65E36">
      <w:pPr>
        <w:jc w:val="left"/>
      </w:pPr>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r w:rsidRPr="00971241">
        <w:lastRenderedPageBreak/>
        <w:t>Containerleidingelementen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206" w:name="_Toc434874135"/>
      <w:bookmarkStart w:id="207" w:name="_Toc434874204"/>
      <w:bookmarkStart w:id="208" w:name="_Toc434874287"/>
      <w:bookmarkStart w:id="209" w:name="_Toc434874355"/>
      <w:bookmarkStart w:id="210" w:name="_Toc434874632"/>
      <w:bookmarkStart w:id="211" w:name="_Toc434933265"/>
      <w:bookmarkStart w:id="212" w:name="_Toc434940498"/>
      <w:bookmarkStart w:id="213" w:name="_Toc434941815"/>
      <w:bookmarkStart w:id="214" w:name="_Toc434943356"/>
      <w:bookmarkStart w:id="215" w:name="_Toc434943787"/>
      <w:bookmarkStart w:id="216" w:name="_Toc434956111"/>
      <w:bookmarkStart w:id="217" w:name="_Toc399786896"/>
      <w:bookmarkStart w:id="218" w:name="_Toc450987529"/>
      <w:bookmarkEnd w:id="206"/>
      <w:bookmarkEnd w:id="207"/>
      <w:bookmarkEnd w:id="208"/>
      <w:bookmarkEnd w:id="209"/>
      <w:bookmarkEnd w:id="210"/>
      <w:bookmarkEnd w:id="211"/>
      <w:bookmarkEnd w:id="212"/>
      <w:bookmarkEnd w:id="213"/>
      <w:bookmarkEnd w:id="214"/>
      <w:bookmarkEnd w:id="215"/>
      <w:bookmarkEnd w:id="216"/>
      <w:r>
        <w:t xml:space="preserve">Relaties tussen </w:t>
      </w:r>
      <w:r w:rsidR="00031B8A">
        <w:t>K</w:t>
      </w:r>
      <w:r>
        <w:t xml:space="preserve">abelEnLeiding, </w:t>
      </w:r>
      <w:r w:rsidR="00FB6A21">
        <w:t xml:space="preserve">Leidingelement </w:t>
      </w:r>
      <w:r>
        <w:t>en container objecten</w:t>
      </w:r>
      <w:r w:rsidR="00283BD6">
        <w:t>.</w:t>
      </w:r>
      <w:bookmarkEnd w:id="217"/>
      <w:bookmarkEnd w:id="218"/>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r>
        <w:t xml:space="preserve">cables: </w:t>
      </w:r>
      <w:r w:rsidR="00E65E36">
        <w:t>mantelbuis verwijst naar de kabels die er in liggen;</w:t>
      </w:r>
    </w:p>
    <w:p w:rsidR="00E65E36" w:rsidRDefault="00F9684A" w:rsidP="00E10AC1">
      <w:pPr>
        <w:jc w:val="left"/>
      </w:pPr>
      <w:r>
        <w:t xml:space="preserve">pipes: </w:t>
      </w:r>
      <w:r w:rsidR="00E65E36">
        <w:t>mantelbuis verwijst naar buizen die er in liggen;</w:t>
      </w:r>
    </w:p>
    <w:p w:rsidR="00E65E36" w:rsidRDefault="00F9684A" w:rsidP="00E10AC1">
      <w:pPr>
        <w:jc w:val="left"/>
      </w:pPr>
      <w:r>
        <w:t xml:space="preserve">pipes: </w:t>
      </w:r>
      <w:r w:rsidR="00E65E36">
        <w:t xml:space="preserve"> mantelbuis verwijst naa</w:t>
      </w:r>
      <w:r>
        <w:t>r mantelbuizen die er in liggen;</w:t>
      </w:r>
    </w:p>
    <w:p w:rsidR="00E65E36" w:rsidRDefault="00F9684A" w:rsidP="00E10AC1">
      <w:pPr>
        <w:jc w:val="left"/>
      </w:pPr>
      <w:r>
        <w:t>cables: kabelbed</w:t>
      </w:r>
      <w:r w:rsidR="00E65E36">
        <w:t xml:space="preserve"> verwijst naar de kabels die er in liggen;</w:t>
      </w:r>
    </w:p>
    <w:p w:rsidR="00E65E36" w:rsidRDefault="00F9684A" w:rsidP="00E10AC1">
      <w:pPr>
        <w:jc w:val="left"/>
      </w:pPr>
      <w:r>
        <w:t>pipes: kabelbed</w:t>
      </w:r>
      <w:r w:rsidR="00E65E36">
        <w:t xml:space="preserve"> verwijst naar buizen die er in liggen;</w:t>
      </w:r>
    </w:p>
    <w:p w:rsidR="00F9684A" w:rsidRDefault="00F9684A" w:rsidP="00E10AC1">
      <w:pPr>
        <w:jc w:val="left"/>
      </w:pPr>
      <w:r>
        <w:t>pipes:kabelbed verwijst naar de mantelbuizen die er in liggen;</w:t>
      </w:r>
    </w:p>
    <w:p w:rsidR="00F9684A" w:rsidRDefault="00F9684A" w:rsidP="00E10AC1">
      <w:pPr>
        <w:jc w:val="left"/>
      </w:pPr>
      <w:r>
        <w:t>ducts: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Deze relaties zijn optioneel (want ze komen niet altijd voor) en voidable.</w:t>
      </w:r>
    </w:p>
    <w:p w:rsidR="00910148" w:rsidRDefault="00910148" w:rsidP="00E65E36">
      <w:pPr>
        <w:spacing w:line="240" w:lineRule="auto"/>
        <w:jc w:val="left"/>
      </w:pPr>
    </w:p>
    <w:p w:rsidR="003206BD" w:rsidRDefault="007D61BE" w:rsidP="00E65E36">
      <w:pPr>
        <w:spacing w:line="240" w:lineRule="auto"/>
        <w:jc w:val="left"/>
      </w:pPr>
      <w:r>
        <w:rPr>
          <w:noProof/>
        </w:rPr>
        <w:drawing>
          <wp:inline distT="0" distB="0" distL="0" distR="0">
            <wp:extent cx="5500370" cy="2873375"/>
            <wp:effectExtent l="0" t="0" r="0" b="0"/>
            <wp:docPr id="51" name="Afbeelding 5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34" cstate="print"/>
                    <a:stretch>
                      <a:fillRect/>
                    </a:stretch>
                  </pic:blipFill>
                  <pic:spPr>
                    <a:xfrm>
                      <a:off x="0" y="0"/>
                      <a:ext cx="5500370" cy="2873375"/>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855A12" w:rsidP="00E65E36">
      <w:pPr>
        <w:spacing w:line="240" w:lineRule="auto"/>
        <w:jc w:val="left"/>
        <w:rPr>
          <w:noProof/>
        </w:rPr>
      </w:pPr>
      <w:r>
        <w:rPr>
          <w:noProof/>
        </w:rPr>
        <w:lastRenderedPageBreak/>
        <w:drawing>
          <wp:anchor distT="0" distB="0" distL="114300" distR="114300" simplePos="0" relativeHeight="251722752"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5" cstate="print"/>
                    <a:stretch>
                      <a:fillRect/>
                    </a:stretch>
                  </pic:blipFill>
                  <pic:spPr>
                    <a:xfrm>
                      <a:off x="0" y="0"/>
                      <a:ext cx="2514600" cy="1905000"/>
                    </a:xfrm>
                    <a:prstGeom prst="rect">
                      <a:avLst/>
                    </a:prstGeom>
                  </pic:spPr>
                </pic:pic>
              </a:graphicData>
            </a:graphic>
          </wp:anchor>
        </w:drawing>
      </w:r>
    </w:p>
    <w:p w:rsidR="0075108C" w:rsidRDefault="0075108C" w:rsidP="00E65E36">
      <w:pPr>
        <w:spacing w:line="240" w:lineRule="auto"/>
        <w:jc w:val="left"/>
        <w:rPr>
          <w:noProof/>
        </w:rPr>
      </w:pPr>
    </w:p>
    <w:p w:rsidR="007454FD" w:rsidRDefault="007454FD" w:rsidP="00E65E36">
      <w:pPr>
        <w:spacing w:line="240" w:lineRule="auto"/>
        <w:jc w:val="left"/>
        <w:rPr>
          <w:noProof/>
        </w:rPr>
      </w:pP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219" w:name="_Toc399786897"/>
    </w:p>
    <w:p w:rsidR="003E3B48" w:rsidRDefault="003E3B48" w:rsidP="003E3B48">
      <w:pPr>
        <w:spacing w:line="240" w:lineRule="auto"/>
        <w:jc w:val="left"/>
      </w:pPr>
    </w:p>
    <w:p w:rsidR="003E3B48" w:rsidRDefault="00855A12" w:rsidP="003E3B48">
      <w:pPr>
        <w:spacing w:line="240" w:lineRule="auto"/>
        <w:jc w:val="left"/>
      </w:pPr>
      <w:r>
        <w:rPr>
          <w:noProof/>
        </w:rPr>
        <w:drawing>
          <wp:anchor distT="0" distB="0" distL="114300" distR="114300" simplePos="0" relativeHeight="251723776" behindDoc="1" locked="0" layoutInCell="1" allowOverlap="1">
            <wp:simplePos x="0" y="0"/>
            <wp:positionH relativeFrom="column">
              <wp:posOffset>14605</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220" w:name="_Toc434874137"/>
      <w:bookmarkStart w:id="221" w:name="_Toc434874206"/>
      <w:bookmarkStart w:id="222" w:name="_Toc434874289"/>
      <w:bookmarkStart w:id="223" w:name="_Toc434874357"/>
      <w:bookmarkStart w:id="224" w:name="_Toc434874634"/>
      <w:bookmarkStart w:id="225" w:name="_Toc434933267"/>
      <w:bookmarkStart w:id="226" w:name="_Toc434940500"/>
      <w:bookmarkStart w:id="227" w:name="_Toc434941817"/>
      <w:bookmarkStart w:id="228" w:name="_Toc434943358"/>
      <w:bookmarkStart w:id="229" w:name="_Toc434943789"/>
      <w:bookmarkStart w:id="230" w:name="_Toc434956113"/>
      <w:bookmarkStart w:id="231" w:name="_Toc434874138"/>
      <w:bookmarkStart w:id="232" w:name="_Toc434874207"/>
      <w:bookmarkStart w:id="233" w:name="_Toc434874290"/>
      <w:bookmarkStart w:id="234" w:name="_Toc434874358"/>
      <w:bookmarkStart w:id="235" w:name="_Toc434874635"/>
      <w:bookmarkStart w:id="236" w:name="_Toc434933268"/>
      <w:bookmarkStart w:id="237" w:name="_Toc434940501"/>
      <w:bookmarkStart w:id="238" w:name="_Toc434941818"/>
      <w:bookmarkStart w:id="239" w:name="_Toc434943359"/>
      <w:bookmarkStart w:id="240" w:name="_Toc434943790"/>
      <w:bookmarkStart w:id="241" w:name="_Toc434956114"/>
      <w:bookmarkStart w:id="242" w:name="_Toc450987530"/>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r w:rsidRPr="009D365E">
        <w:t>Diagram per type kabel of leiding</w:t>
      </w:r>
      <w:r w:rsidR="00283BD6">
        <w:t>.</w:t>
      </w:r>
      <w:bookmarkEnd w:id="219"/>
      <w:bookmarkEnd w:id="242"/>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243" w:name="_Toc399786898"/>
    </w:p>
    <w:p w:rsidR="00E65E36" w:rsidRDefault="00E65E36" w:rsidP="00E65E36">
      <w:pPr>
        <w:pStyle w:val="subparagraaftitel"/>
      </w:pPr>
      <w:bookmarkStart w:id="244" w:name="_Toc450987531"/>
      <w:r>
        <w:lastRenderedPageBreak/>
        <w:t>Elektriciteitskabel</w:t>
      </w:r>
      <w:bookmarkEnd w:id="243"/>
      <w:r w:rsidR="00283BD6">
        <w:t>.</w:t>
      </w:r>
      <w:bookmarkEnd w:id="244"/>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7D61BE" w:rsidP="00E65E36">
      <w:r>
        <w:rPr>
          <w:noProof/>
        </w:rPr>
        <w:drawing>
          <wp:anchor distT="0" distB="0" distL="114300" distR="114300" simplePos="0" relativeHeight="251836416" behindDoc="0" locked="0" layoutInCell="1" allowOverlap="1">
            <wp:simplePos x="0" y="0"/>
            <wp:positionH relativeFrom="column">
              <wp:posOffset>-5715</wp:posOffset>
            </wp:positionH>
            <wp:positionV relativeFrom="paragraph">
              <wp:posOffset>1143635</wp:posOffset>
            </wp:positionV>
            <wp:extent cx="5501640" cy="5470525"/>
            <wp:effectExtent l="0" t="0" r="0" b="0"/>
            <wp:wrapTopAndBottom/>
            <wp:docPr id="52" name="Afbeelding 51"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37" cstate="print"/>
                    <a:stretch>
                      <a:fillRect/>
                    </a:stretch>
                  </pic:blipFill>
                  <pic:spPr>
                    <a:xfrm>
                      <a:off x="0" y="0"/>
                      <a:ext cx="5501640" cy="5470525"/>
                    </a:xfrm>
                    <a:prstGeom prst="rect">
                      <a:avLst/>
                    </a:prstGeom>
                  </pic:spPr>
                </pic:pic>
              </a:graphicData>
            </a:graphic>
          </wp:anchor>
        </w:drawing>
      </w:r>
      <w:r w:rsidR="00E65E36">
        <w:t xml:space="preserve">De elektriciteitskabel overerft van </w:t>
      </w:r>
      <w:r w:rsidR="002A26AD">
        <w:t>INSPIRE</w:t>
      </w:r>
      <w:r w:rsidR="00E65E36">
        <w:t xml:space="preserve"> ope</w:t>
      </w:r>
      <w:r w:rsidR="00C01AE5">
        <w:t>ratingVoltage en nominalVoltage en via UtilityLinkSet is de status</w:t>
      </w:r>
      <w:r w:rsidR="004532E6">
        <w:t xml:space="preserve">, warningTypeen </w:t>
      </w:r>
      <w:r w:rsidR="00C01AE5">
        <w:t>het distributietype opgenomen</w:t>
      </w:r>
      <w:r w:rsidR="00E65E36">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00E65E36" w:rsidRPr="007F1136">
        <w:t>Het attribuut “operatingVoltage” beschrijft de gebruiks- of bedrijfsspanning op de leiding.</w:t>
      </w:r>
      <w:r w:rsidR="00E65E36">
        <w:t xml:space="preserve"> </w:t>
      </w:r>
      <w:r w:rsidR="00E65E36" w:rsidRPr="007F1136">
        <w:t>“nominalVoltage” beschrijft de nominale systeemspanning op de plaats van levering.</w:t>
      </w:r>
      <w:r w:rsidR="00C01AE5">
        <w:t xml:space="preserve"> Voor de rest gelden de KabelEnleiding attributen</w:t>
      </w:r>
      <w:r w:rsidR="003E45FA">
        <w:t>.</w:t>
      </w:r>
    </w:p>
    <w:p w:rsidR="00910148" w:rsidRDefault="00910148" w:rsidP="00E65E36"/>
    <w:p w:rsidR="00910148" w:rsidRDefault="00910148" w:rsidP="00E65E36"/>
    <w:p w:rsidR="00953A6F" w:rsidRDefault="00953A6F" w:rsidP="00E65E36"/>
    <w:p w:rsidR="003206BD" w:rsidRDefault="003206BD" w:rsidP="00E65E36"/>
    <w:p w:rsidR="003206BD" w:rsidRDefault="003206BD" w:rsidP="00E65E36"/>
    <w:p w:rsidR="00E65E36" w:rsidRDefault="00E65E36" w:rsidP="00E65E36">
      <w:pPr>
        <w:pStyle w:val="subparagraaftitel"/>
      </w:pPr>
      <w:bookmarkStart w:id="245" w:name="_Toc399786899"/>
      <w:bookmarkStart w:id="246" w:name="_Toc450987532"/>
      <w:r>
        <w:t>Telecom</w:t>
      </w:r>
      <w:r w:rsidR="00031B8A">
        <w:t>municatie</w:t>
      </w:r>
      <w:r>
        <w:t>kabel</w:t>
      </w:r>
      <w:bookmarkEnd w:id="245"/>
      <w:r w:rsidR="00283BD6">
        <w:t>.</w:t>
      </w:r>
      <w:bookmarkEnd w:id="246"/>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E65E36" w:rsidP="004532E6">
      <w:r>
        <w:t xml:space="preserve">Van </w:t>
      </w:r>
      <w:r w:rsidR="002A26AD">
        <w:t>INSPIRE</w:t>
      </w:r>
      <w:r>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 w:rsidR="00910148" w:rsidRDefault="007D61BE" w:rsidP="00E65E36">
      <w:r>
        <w:rPr>
          <w:noProof/>
        </w:rPr>
        <w:drawing>
          <wp:anchor distT="0" distB="0" distL="114300" distR="114300" simplePos="0" relativeHeight="251837440" behindDoc="0" locked="0" layoutInCell="1" allowOverlap="1">
            <wp:simplePos x="0" y="0"/>
            <wp:positionH relativeFrom="column">
              <wp:posOffset>10160</wp:posOffset>
            </wp:positionH>
            <wp:positionV relativeFrom="paragraph">
              <wp:posOffset>76835</wp:posOffset>
            </wp:positionV>
            <wp:extent cx="5501640" cy="4413885"/>
            <wp:effectExtent l="0" t="0" r="0" b="0"/>
            <wp:wrapTopAndBottom/>
            <wp:docPr id="54" name="Afbeelding 53"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8" cstate="print"/>
                    <a:stretch>
                      <a:fillRect/>
                    </a:stretch>
                  </pic:blipFill>
                  <pic:spPr>
                    <a:xfrm>
                      <a:off x="0" y="0"/>
                      <a:ext cx="5501640" cy="4413885"/>
                    </a:xfrm>
                    <a:prstGeom prst="rect">
                      <a:avLst/>
                    </a:prstGeom>
                  </pic:spPr>
                </pic:pic>
              </a:graphicData>
            </a:graphic>
          </wp:anchor>
        </w:drawing>
      </w:r>
    </w:p>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247" w:name="_Toc399786900"/>
      <w:bookmarkStart w:id="248" w:name="_Toc450987533"/>
      <w:r>
        <w:lastRenderedPageBreak/>
        <w:t>Olie-gas-chemicalienpijpleiding</w:t>
      </w:r>
      <w:bookmarkEnd w:id="247"/>
      <w:r w:rsidR="00283BD6">
        <w:t>.</w:t>
      </w:r>
      <w:bookmarkEnd w:id="248"/>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7D61BE" w:rsidP="00E65E36">
      <w:pPr>
        <w:spacing w:line="240" w:lineRule="auto"/>
        <w:jc w:val="left"/>
        <w:rPr>
          <w:sz w:val="20"/>
        </w:rPr>
      </w:pPr>
      <w:r>
        <w:rPr>
          <w:noProof/>
        </w:rPr>
        <w:drawing>
          <wp:inline distT="0" distB="0" distL="0" distR="0">
            <wp:extent cx="5500370" cy="4500245"/>
            <wp:effectExtent l="0" t="0" r="0" b="0"/>
            <wp:docPr id="55" name="Afbeelding 54"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39" cstate="print"/>
                    <a:stretch>
                      <a:fillRect/>
                    </a:stretch>
                  </pic:blipFill>
                  <pic:spPr>
                    <a:xfrm>
                      <a:off x="0" y="0"/>
                      <a:ext cx="5500370" cy="4500245"/>
                    </a:xfrm>
                    <a:prstGeom prst="rect">
                      <a:avLst/>
                    </a:prstGeom>
                  </pic:spPr>
                </pic:pic>
              </a:graphicData>
            </a:graphic>
          </wp:inline>
        </w:drawing>
      </w:r>
      <w:r w:rsidR="00E65E36">
        <w:br w:type="page"/>
      </w:r>
    </w:p>
    <w:p w:rsidR="00E65E36" w:rsidRDefault="00E65E36" w:rsidP="00E65E36">
      <w:pPr>
        <w:pStyle w:val="subparagraaftitel"/>
      </w:pPr>
      <w:bookmarkStart w:id="249" w:name="_Toc399786901"/>
      <w:bookmarkStart w:id="250" w:name="_Toc450987534"/>
      <w:r>
        <w:lastRenderedPageBreak/>
        <w:t>Rioolleiding</w:t>
      </w:r>
      <w:bookmarkEnd w:id="249"/>
      <w:r w:rsidR="00283BD6">
        <w:t>.</w:t>
      </w:r>
      <w:bookmarkEnd w:id="250"/>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7D61BE" w:rsidP="00E65E36">
      <w:pPr>
        <w:spacing w:line="240" w:lineRule="auto"/>
        <w:jc w:val="left"/>
        <w:rPr>
          <w:sz w:val="20"/>
        </w:rPr>
      </w:pPr>
      <w:r>
        <w:rPr>
          <w:noProof/>
        </w:rPr>
        <w:drawing>
          <wp:inline distT="0" distB="0" distL="0" distR="0">
            <wp:extent cx="5500370" cy="5367020"/>
            <wp:effectExtent l="0" t="0" r="0" b="0"/>
            <wp:docPr id="56" name="Afbeelding 55"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40" cstate="print"/>
                    <a:stretch>
                      <a:fillRect/>
                    </a:stretch>
                  </pic:blipFill>
                  <pic:spPr>
                    <a:xfrm>
                      <a:off x="0" y="0"/>
                      <a:ext cx="5500370" cy="5367020"/>
                    </a:xfrm>
                    <a:prstGeom prst="rect">
                      <a:avLst/>
                    </a:prstGeom>
                  </pic:spPr>
                </pic:pic>
              </a:graphicData>
            </a:graphic>
          </wp:inline>
        </w:drawing>
      </w:r>
      <w:r w:rsidR="00E65E36">
        <w:br w:type="page"/>
      </w:r>
    </w:p>
    <w:p w:rsidR="00E65E36" w:rsidRDefault="00E65E36" w:rsidP="00E65E36">
      <w:pPr>
        <w:pStyle w:val="subparagraaftitel"/>
      </w:pPr>
      <w:bookmarkStart w:id="251" w:name="_Toc399786902"/>
      <w:bookmarkStart w:id="252" w:name="_Toc450987535"/>
      <w:r>
        <w:lastRenderedPageBreak/>
        <w:t>Waterleiding</w:t>
      </w:r>
      <w:bookmarkEnd w:id="251"/>
      <w:r w:rsidR="00283BD6">
        <w:t>.</w:t>
      </w:r>
      <w:bookmarkEnd w:id="252"/>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7D61BE" w:rsidP="00E65E36">
      <w:pPr>
        <w:spacing w:line="240" w:lineRule="auto"/>
        <w:jc w:val="left"/>
        <w:rPr>
          <w:sz w:val="20"/>
        </w:rPr>
      </w:pPr>
      <w:r>
        <w:rPr>
          <w:noProof/>
        </w:rPr>
        <w:drawing>
          <wp:inline distT="0" distB="0" distL="0" distR="0">
            <wp:extent cx="5500370" cy="5327650"/>
            <wp:effectExtent l="0" t="0" r="0" b="0"/>
            <wp:docPr id="57" name="Afbeelding 56"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41" cstate="print"/>
                    <a:stretch>
                      <a:fillRect/>
                    </a:stretch>
                  </pic:blipFill>
                  <pic:spPr>
                    <a:xfrm>
                      <a:off x="0" y="0"/>
                      <a:ext cx="5500370" cy="5327650"/>
                    </a:xfrm>
                    <a:prstGeom prst="rect">
                      <a:avLst/>
                    </a:prstGeom>
                  </pic:spPr>
                </pic:pic>
              </a:graphicData>
            </a:graphic>
          </wp:inline>
        </w:drawing>
      </w:r>
      <w:r w:rsidR="00E65E36">
        <w:br w:type="page"/>
      </w:r>
    </w:p>
    <w:p w:rsidR="00E65E36" w:rsidRDefault="00E65E36" w:rsidP="00E65E36">
      <w:pPr>
        <w:pStyle w:val="subparagraaftitel"/>
      </w:pPr>
      <w:bookmarkStart w:id="253" w:name="_Toc399786903"/>
      <w:bookmarkStart w:id="254" w:name="_Toc450987536"/>
      <w:r>
        <w:lastRenderedPageBreak/>
        <w:t>Thermische pijpleiding</w:t>
      </w:r>
      <w:bookmarkEnd w:id="253"/>
      <w:r w:rsidR="00283BD6">
        <w:t>.</w:t>
      </w:r>
      <w:bookmarkEnd w:id="254"/>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C01AE5" w:rsidP="00E65E36">
      <w:pPr>
        <w:jc w:val="left"/>
      </w:pPr>
      <w:r>
        <w:t xml:space="preserve">In bijlage </w:t>
      </w:r>
      <w:r w:rsidR="00FE1681">
        <w:t>2</w:t>
      </w:r>
      <w:r>
        <w:t xml:space="preserve"> staan</w:t>
      </w:r>
      <w:r w:rsidR="00E65E36">
        <w:t xml:space="preserve"> de waarden</w:t>
      </w:r>
      <w:r>
        <w:t xml:space="preserve"> voor </w:t>
      </w:r>
      <w:r w:rsidR="00B105CC">
        <w:t>de producttypen.</w:t>
      </w:r>
    </w:p>
    <w:p w:rsidR="00A066AD" w:rsidRDefault="00A066AD" w:rsidP="00E65E36">
      <w:pPr>
        <w:jc w:val="left"/>
      </w:pPr>
    </w:p>
    <w:p w:rsidR="00A066AD" w:rsidRDefault="007D61BE" w:rsidP="00E65E36">
      <w:pPr>
        <w:jc w:val="left"/>
      </w:pPr>
      <w:r>
        <w:rPr>
          <w:noProof/>
        </w:rPr>
        <w:drawing>
          <wp:anchor distT="0" distB="0" distL="114300" distR="114300" simplePos="0" relativeHeight="251838464" behindDoc="0" locked="0" layoutInCell="1" allowOverlap="1">
            <wp:simplePos x="0" y="0"/>
            <wp:positionH relativeFrom="column">
              <wp:posOffset>10160</wp:posOffset>
            </wp:positionH>
            <wp:positionV relativeFrom="paragraph">
              <wp:posOffset>-2540</wp:posOffset>
            </wp:positionV>
            <wp:extent cx="5501640" cy="5549265"/>
            <wp:effectExtent l="0" t="0" r="0" b="0"/>
            <wp:wrapTopAndBottom/>
            <wp:docPr id="58" name="Afbeelding 57"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42" cstate="print"/>
                    <a:stretch>
                      <a:fillRect/>
                    </a:stretch>
                  </pic:blipFill>
                  <pic:spPr>
                    <a:xfrm>
                      <a:off x="0" y="0"/>
                      <a:ext cx="5501640" cy="5549265"/>
                    </a:xfrm>
                    <a:prstGeom prst="rect">
                      <a:avLst/>
                    </a:prstGeom>
                  </pic:spPr>
                </pic:pic>
              </a:graphicData>
            </a:graphic>
          </wp:anchor>
        </w:drawing>
      </w: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255" w:name="_Toc434940509"/>
      <w:bookmarkStart w:id="256" w:name="_Toc434941826"/>
      <w:bookmarkStart w:id="257" w:name="_Toc434943367"/>
      <w:bookmarkStart w:id="258" w:name="_Toc434943798"/>
      <w:bookmarkStart w:id="259" w:name="_Toc434956122"/>
      <w:bookmarkStart w:id="260" w:name="_Toc434940510"/>
      <w:bookmarkStart w:id="261" w:name="_Toc434941827"/>
      <w:bookmarkStart w:id="262" w:name="_Toc434943368"/>
      <w:bookmarkStart w:id="263" w:name="_Toc434943799"/>
      <w:bookmarkStart w:id="264" w:name="_Toc434956123"/>
      <w:bookmarkStart w:id="265" w:name="_Toc434940511"/>
      <w:bookmarkStart w:id="266" w:name="_Toc434941828"/>
      <w:bookmarkStart w:id="267" w:name="_Toc434943369"/>
      <w:bookmarkStart w:id="268" w:name="_Toc434943800"/>
      <w:bookmarkStart w:id="269" w:name="_Toc434956124"/>
      <w:bookmarkStart w:id="270" w:name="_Toc434940512"/>
      <w:bookmarkStart w:id="271" w:name="_Toc434941829"/>
      <w:bookmarkStart w:id="272" w:name="_Toc434943370"/>
      <w:bookmarkStart w:id="273" w:name="_Toc434943801"/>
      <w:bookmarkStart w:id="274" w:name="_Toc434956125"/>
      <w:bookmarkStart w:id="275" w:name="_Toc399786904"/>
      <w:bookmarkStart w:id="276" w:name="_Toc450987537"/>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r>
        <w:lastRenderedPageBreak/>
        <w:t>Leidingelementen per type net (thema)</w:t>
      </w:r>
      <w:bookmarkEnd w:id="275"/>
      <w:r w:rsidR="00283BD6">
        <w:t>.</w:t>
      </w:r>
      <w:bookmarkEnd w:id="276"/>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3E3B48" w:rsidP="00E65E36"/>
    <w:p w:rsidR="003E3B48" w:rsidRDefault="007D61BE" w:rsidP="00E65E36">
      <w:r>
        <w:rPr>
          <w:noProof/>
        </w:rPr>
        <w:drawing>
          <wp:anchor distT="0" distB="0" distL="114300" distR="114300" simplePos="0" relativeHeight="251839488" behindDoc="0" locked="0" layoutInCell="1" allowOverlap="1">
            <wp:simplePos x="0" y="0"/>
            <wp:positionH relativeFrom="column">
              <wp:posOffset>-5715</wp:posOffset>
            </wp:positionH>
            <wp:positionV relativeFrom="paragraph">
              <wp:posOffset>97790</wp:posOffset>
            </wp:positionV>
            <wp:extent cx="5501640" cy="3152775"/>
            <wp:effectExtent l="0" t="0" r="0" b="0"/>
            <wp:wrapTopAndBottom/>
            <wp:docPr id="59" name="Afbeelding 58"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43" cstate="print"/>
                    <a:stretch>
                      <a:fillRect/>
                    </a:stretch>
                  </pic:blipFill>
                  <pic:spPr>
                    <a:xfrm>
                      <a:off x="0" y="0"/>
                      <a:ext cx="5501640" cy="3152775"/>
                    </a:xfrm>
                    <a:prstGeom prst="rect">
                      <a:avLst/>
                    </a:prstGeom>
                  </pic:spPr>
                </pic:pic>
              </a:graphicData>
            </a:graphic>
          </wp:anchor>
        </w:drawing>
      </w:r>
    </w:p>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4" cstate="print"/>
                    <a:stretch>
                      <a:fillRect/>
                    </a:stretch>
                  </pic:blipFill>
                  <pic:spPr>
                    <a:xfrm>
                      <a:off x="0" y="0"/>
                      <a:ext cx="5496560" cy="1296670"/>
                    </a:xfrm>
                    <a:prstGeom prst="rect">
                      <a:avLst/>
                    </a:prstGeom>
                  </pic:spPr>
                </pic:pic>
              </a:graphicData>
            </a:graphic>
          </wp:anchor>
        </w:drawing>
      </w:r>
      <w:bookmarkStart w:id="277" w:name="_Toc450987538"/>
      <w:r w:rsidR="00A26E72" w:rsidRPr="001724FE">
        <w:t>Identifier management</w:t>
      </w:r>
      <w:r w:rsidR="00283BD6">
        <w:t>.</w:t>
      </w:r>
      <w:bookmarkEnd w:id="277"/>
    </w:p>
    <w:p w:rsidR="0038226A" w:rsidRDefault="0038226A" w:rsidP="003515CC">
      <w:pPr>
        <w:rPr>
          <w:ins w:id="278" w:author="pjanssen" w:date="2016-05-14T10:40:00Z"/>
        </w:rPr>
      </w:pPr>
      <w:ins w:id="279" w:author="pjanssen" w:date="2016-05-14T10:40:00Z">
        <w:r>
          <w:t>Identifiers van objecten worden in IMKL2015 toegekend via het attribuut inspireI</w:t>
        </w:r>
      </w:ins>
      <w:ins w:id="280" w:author="pjanssen" w:date="2016-05-14T11:22:00Z">
        <w:r w:rsidR="0027065E">
          <w:t>d</w:t>
        </w:r>
      </w:ins>
      <w:ins w:id="281" w:author="pjanssen" w:date="2016-05-14T10:40:00Z">
        <w:r>
          <w:t xml:space="preserve"> </w:t>
        </w:r>
      </w:ins>
      <w:ins w:id="282" w:author="pjanssen" w:date="2016-05-14T10:42:00Z">
        <w:r>
          <w:t xml:space="preserve">en het datatype Identifier </w:t>
        </w:r>
      </w:ins>
      <w:ins w:id="283" w:author="pjanssen" w:date="2016-05-14T10:40:00Z">
        <w:r>
          <w:t xml:space="preserve">als het object vanuit INSPIRE beschreven is of met het attribuut identificatie </w:t>
        </w:r>
      </w:ins>
      <w:ins w:id="284" w:author="pjanssen" w:date="2016-05-14T10:42:00Z">
        <w:r>
          <w:t>en het datatype NEN3610ID als het specifiek voor IMKL is toegevoegd.</w:t>
        </w:r>
      </w:ins>
      <w:ins w:id="285" w:author="pjanssen" w:date="2016-05-14T10:59:00Z">
        <w:r w:rsidR="00234581">
          <w:t xml:space="preserve"> </w:t>
        </w:r>
      </w:ins>
      <w:ins w:id="286" w:author="pjanssen" w:date="2016-05-14T11:01:00Z">
        <w:r w:rsidR="00234581">
          <w:t>Het toekennen van een inspireI</w:t>
        </w:r>
      </w:ins>
      <w:ins w:id="287" w:author="pjanssen" w:date="2016-05-14T11:22:00Z">
        <w:r w:rsidR="0027065E">
          <w:t>d</w:t>
        </w:r>
      </w:ins>
      <w:ins w:id="288" w:author="pjanssen" w:date="2016-05-14T11:01:00Z">
        <w:r w:rsidR="00234581">
          <w:t xml:space="preserve"> betekent niet </w:t>
        </w:r>
      </w:ins>
      <w:ins w:id="289" w:author="pjanssen" w:date="2016-05-14T11:02:00Z">
        <w:r w:rsidR="00234581">
          <w:t xml:space="preserve">automatisch </w:t>
        </w:r>
      </w:ins>
      <w:ins w:id="290" w:author="pjanssen" w:date="2016-05-14T11:01:00Z">
        <w:r w:rsidR="00234581">
          <w:t xml:space="preserve">dat het </w:t>
        </w:r>
      </w:ins>
      <w:ins w:id="291" w:author="pjanssen" w:date="2016-05-14T11:02:00Z">
        <w:r w:rsidR="00234581">
          <w:t>INSPIRE data</w:t>
        </w:r>
      </w:ins>
      <w:ins w:id="292" w:author="pjanssen" w:date="2016-05-14T11:04:00Z">
        <w:r w:rsidR="00234581">
          <w:t>-objecten</w:t>
        </w:r>
      </w:ins>
      <w:ins w:id="293" w:author="pjanssen" w:date="2016-05-14T11:02:00Z">
        <w:r w:rsidR="00234581">
          <w:t xml:space="preserve"> betreft. Een voorbeeld waar dat niet het geval is, is het thema </w:t>
        </w:r>
      </w:ins>
      <w:ins w:id="294" w:author="pjanssen" w:date="2016-05-14T11:05:00Z">
        <w:r w:rsidR="00234581">
          <w:t>Datatransport (telecommunicatie)</w:t>
        </w:r>
      </w:ins>
      <w:ins w:id="295" w:author="pjanssen" w:date="2016-05-14T11:02:00Z">
        <w:r w:rsidR="00234581">
          <w:t xml:space="preserve"> waar de leiding en leidingelementen wel een inspireI</w:t>
        </w:r>
      </w:ins>
      <w:ins w:id="296" w:author="pjanssen" w:date="2016-05-14T11:22:00Z">
        <w:r w:rsidR="0027065E">
          <w:t>d</w:t>
        </w:r>
      </w:ins>
      <w:ins w:id="297" w:author="pjanssen" w:date="2016-05-14T11:02:00Z">
        <w:r w:rsidR="00234581">
          <w:t xml:space="preserve"> hebben maar het geen INSPIRE data</w:t>
        </w:r>
      </w:ins>
      <w:ins w:id="298" w:author="pjanssen" w:date="2016-05-14T11:04:00Z">
        <w:r w:rsidR="00234581">
          <w:t>-objecten</w:t>
        </w:r>
      </w:ins>
      <w:ins w:id="299" w:author="pjanssen" w:date="2016-05-14T11:02:00Z">
        <w:r w:rsidR="00234581">
          <w:t xml:space="preserve"> be</w:t>
        </w:r>
      </w:ins>
      <w:ins w:id="300" w:author="pjanssen" w:date="2016-05-14T11:04:00Z">
        <w:r w:rsidR="00234581">
          <w:t>t</w:t>
        </w:r>
      </w:ins>
      <w:ins w:id="301" w:author="pjanssen" w:date="2016-05-14T11:02:00Z">
        <w:r w:rsidR="00234581">
          <w:t>reft</w:t>
        </w:r>
      </w:ins>
      <w:ins w:id="302" w:author="pjanssen" w:date="2016-05-14T11:03:00Z">
        <w:r w:rsidR="00234581">
          <w:t xml:space="preserve">. </w:t>
        </w:r>
      </w:ins>
    </w:p>
    <w:p w:rsidR="003515CC" w:rsidRDefault="003515CC" w:rsidP="003515CC">
      <w:r>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 xml:space="preserve">De code bestaat uit </w:t>
      </w:r>
      <w:r w:rsidR="007B73AF" w:rsidRPr="0038226A">
        <w:rPr>
          <w:rPrChange w:id="303" w:author="pjanssen" w:date="2016-05-14T10:36:00Z">
            <w:rPr>
              <w:highlight w:val="yellow"/>
            </w:rPr>
          </w:rPrChange>
        </w:rPr>
        <w:t>zes</w:t>
      </w:r>
      <w:r w:rsidR="006A5E30" w:rsidRPr="0038226A">
        <w:rPr>
          <w:rPrChange w:id="304" w:author="pjanssen" w:date="2016-05-14T10:36:00Z">
            <w:rPr>
              <w:highlight w:val="yellow"/>
            </w:rPr>
          </w:rPrChange>
        </w:rPr>
        <w:t xml:space="preserve"> alfanumerieke posities</w:t>
      </w:r>
      <w:r w:rsidR="007B73AF">
        <w:t>. Dit is afgestemd met het format van  CBS codes voor gemeenten en provincies.</w:t>
      </w:r>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lastRenderedPageBreak/>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78828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5" r:link="rId4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Omdat de identifiers die intern bij de bronhouders wordt gebruikt op verschillende manieren hergebruikt worden is er een aantal beperkingen op het formaat van de identifiers. </w:t>
      </w:r>
    </w:p>
    <w:p w:rsidR="00A11BC4"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rsidR="00A11BC4" w:rsidRDefault="00971241" w:rsidP="003657E7">
      <w:pPr>
        <w:numPr>
          <w:ilvl w:val="0"/>
          <w:numId w:val="47"/>
        </w:numPr>
        <w:spacing w:before="100" w:beforeAutospacing="1" w:after="100" w:afterAutospacing="1"/>
        <w:jc w:val="left"/>
      </w:pPr>
      <w:r w:rsidRPr="00971241">
        <w:t>INSPIRE had een vergelijkbare beperking op de structuur van identifiers, maar die is geschrapt.</w:t>
      </w:r>
    </w:p>
    <w:p w:rsidR="00A11BC4" w:rsidRDefault="00971241" w:rsidP="003657E7">
      <w:pPr>
        <w:numPr>
          <w:ilvl w:val="0"/>
          <w:numId w:val="47"/>
        </w:numPr>
        <w:spacing w:before="100" w:beforeAutospacing="1" w:after="100" w:afterAutospacing="1"/>
        <w:jc w:val="left"/>
      </w:pPr>
      <w:r w:rsidRPr="00971241">
        <w:t>De afspraak dat een identifier binnen een GML document ook gebruikt om een gml:id te construeren wordt legt ook beperkingen op aan de identifier. Deze worden echter al afgevangen door de NEN3610 beperkingen.</w:t>
      </w:r>
    </w:p>
    <w:p w:rsidR="00F9768C" w:rsidRPr="00A67F65" w:rsidRDefault="00971241" w:rsidP="00F9768C">
      <w:r w:rsidRPr="00971241">
        <w:t>In NEN3610 en INSPIRE kunnen identifiers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305" w:name="_Toc434874148"/>
      <w:bookmarkStart w:id="306" w:name="_Toc434874217"/>
      <w:bookmarkStart w:id="307" w:name="_Toc434874300"/>
      <w:bookmarkStart w:id="308" w:name="_Toc434874368"/>
      <w:bookmarkStart w:id="309" w:name="_Toc434874645"/>
      <w:bookmarkStart w:id="310" w:name="_Toc434933278"/>
      <w:bookmarkStart w:id="311" w:name="_Toc434940515"/>
      <w:bookmarkStart w:id="312" w:name="_Toc434941832"/>
      <w:bookmarkStart w:id="313" w:name="_Toc434943373"/>
      <w:bookmarkStart w:id="314" w:name="_Toc434943804"/>
      <w:bookmarkStart w:id="315" w:name="_Toc434956128"/>
      <w:bookmarkStart w:id="316" w:name="_Toc410654851"/>
      <w:bookmarkStart w:id="317" w:name="_Toc410654938"/>
      <w:bookmarkStart w:id="318" w:name="_Toc410655437"/>
      <w:bookmarkStart w:id="319" w:name="_Toc410656769"/>
      <w:bookmarkStart w:id="320" w:name="_Toc410900193"/>
      <w:bookmarkStart w:id="321" w:name="_Toc410900282"/>
      <w:bookmarkStart w:id="322" w:name="_Toc410654852"/>
      <w:bookmarkStart w:id="323" w:name="_Toc410654939"/>
      <w:bookmarkStart w:id="324" w:name="_Toc410655438"/>
      <w:bookmarkStart w:id="325" w:name="_Toc410656770"/>
      <w:bookmarkStart w:id="326" w:name="_Toc410900194"/>
      <w:bookmarkStart w:id="327" w:name="_Toc410900283"/>
      <w:bookmarkStart w:id="328" w:name="_Toc410654853"/>
      <w:bookmarkStart w:id="329" w:name="_Toc410654940"/>
      <w:bookmarkStart w:id="330" w:name="_Toc410655439"/>
      <w:bookmarkStart w:id="331" w:name="_Toc410656771"/>
      <w:bookmarkStart w:id="332" w:name="_Toc410900195"/>
      <w:bookmarkStart w:id="333" w:name="_Toc410900284"/>
      <w:bookmarkStart w:id="334" w:name="_Toc410654854"/>
      <w:bookmarkStart w:id="335" w:name="_Toc410654941"/>
      <w:bookmarkStart w:id="336" w:name="_Toc410655440"/>
      <w:bookmarkStart w:id="337" w:name="_Toc410656772"/>
      <w:bookmarkStart w:id="338" w:name="_Toc410900196"/>
      <w:bookmarkStart w:id="339" w:name="_Toc410900285"/>
      <w:bookmarkStart w:id="340" w:name="_Toc410654855"/>
      <w:bookmarkStart w:id="341" w:name="_Toc410654942"/>
      <w:bookmarkStart w:id="342" w:name="_Toc410655441"/>
      <w:bookmarkStart w:id="343" w:name="_Toc410656773"/>
      <w:bookmarkStart w:id="344" w:name="_Toc410900197"/>
      <w:bookmarkStart w:id="345" w:name="_Toc410900286"/>
      <w:bookmarkStart w:id="346" w:name="_Toc410654856"/>
      <w:bookmarkStart w:id="347" w:name="_Toc410654943"/>
      <w:bookmarkStart w:id="348" w:name="_Toc410655442"/>
      <w:bookmarkStart w:id="349" w:name="_Toc410656774"/>
      <w:bookmarkStart w:id="350" w:name="_Toc410900198"/>
      <w:bookmarkStart w:id="351" w:name="_Toc410900287"/>
      <w:bookmarkStart w:id="352" w:name="_Toc410654857"/>
      <w:bookmarkStart w:id="353" w:name="_Toc410654944"/>
      <w:bookmarkStart w:id="354" w:name="_Toc410655443"/>
      <w:bookmarkStart w:id="355" w:name="_Toc410656775"/>
      <w:bookmarkStart w:id="356" w:name="_Toc410900199"/>
      <w:bookmarkStart w:id="357" w:name="_Toc410900288"/>
      <w:bookmarkStart w:id="358" w:name="_Toc410654858"/>
      <w:bookmarkStart w:id="359" w:name="_Toc410654945"/>
      <w:bookmarkStart w:id="360" w:name="_Toc410655444"/>
      <w:bookmarkStart w:id="361" w:name="_Toc410656776"/>
      <w:bookmarkStart w:id="362" w:name="_Toc410900200"/>
      <w:bookmarkStart w:id="363" w:name="_Toc410900289"/>
      <w:bookmarkStart w:id="364" w:name="_Toc410654859"/>
      <w:bookmarkStart w:id="365" w:name="_Toc410654946"/>
      <w:bookmarkStart w:id="366" w:name="_Toc410655445"/>
      <w:bookmarkStart w:id="367" w:name="_Toc410656777"/>
      <w:bookmarkStart w:id="368" w:name="_Toc410900201"/>
      <w:bookmarkStart w:id="369" w:name="_Toc410900290"/>
      <w:bookmarkStart w:id="370" w:name="_Toc410654860"/>
      <w:bookmarkStart w:id="371" w:name="_Toc410654947"/>
      <w:bookmarkStart w:id="372" w:name="_Toc410655446"/>
      <w:bookmarkStart w:id="373" w:name="_Toc410656778"/>
      <w:bookmarkStart w:id="374" w:name="_Toc410900202"/>
      <w:bookmarkStart w:id="375" w:name="_Toc410900291"/>
      <w:bookmarkStart w:id="376" w:name="_Toc410654861"/>
      <w:bookmarkStart w:id="377" w:name="_Toc410654948"/>
      <w:bookmarkStart w:id="378" w:name="_Toc410655447"/>
      <w:bookmarkStart w:id="379" w:name="_Toc410656779"/>
      <w:bookmarkStart w:id="380" w:name="_Toc410900203"/>
      <w:bookmarkStart w:id="381" w:name="_Toc410900292"/>
      <w:bookmarkStart w:id="382" w:name="_Toc410654862"/>
      <w:bookmarkStart w:id="383" w:name="_Toc410654949"/>
      <w:bookmarkStart w:id="384" w:name="_Toc410655448"/>
      <w:bookmarkStart w:id="385" w:name="_Toc410656780"/>
      <w:bookmarkStart w:id="386" w:name="_Toc410900204"/>
      <w:bookmarkStart w:id="387" w:name="_Toc410900293"/>
      <w:bookmarkStart w:id="388" w:name="_Toc410654863"/>
      <w:bookmarkStart w:id="389" w:name="_Toc410654950"/>
      <w:bookmarkStart w:id="390" w:name="_Toc410655449"/>
      <w:bookmarkStart w:id="391" w:name="_Toc410656781"/>
      <w:bookmarkStart w:id="392" w:name="_Toc410900205"/>
      <w:bookmarkStart w:id="393" w:name="_Toc410900294"/>
      <w:bookmarkStart w:id="394" w:name="_Toc410654864"/>
      <w:bookmarkStart w:id="395" w:name="_Toc410654951"/>
      <w:bookmarkStart w:id="396" w:name="_Toc410655450"/>
      <w:bookmarkStart w:id="397" w:name="_Toc410656782"/>
      <w:bookmarkStart w:id="398" w:name="_Toc410900206"/>
      <w:bookmarkStart w:id="399" w:name="_Toc410900295"/>
      <w:bookmarkStart w:id="400" w:name="_Toc410654865"/>
      <w:bookmarkStart w:id="401" w:name="_Toc410654952"/>
      <w:bookmarkStart w:id="402" w:name="_Toc410655451"/>
      <w:bookmarkStart w:id="403" w:name="_Toc410656783"/>
      <w:bookmarkStart w:id="404" w:name="_Toc410900207"/>
      <w:bookmarkStart w:id="405" w:name="_Toc410900296"/>
      <w:bookmarkStart w:id="406" w:name="_Toc410654866"/>
      <w:bookmarkStart w:id="407" w:name="_Toc410654953"/>
      <w:bookmarkStart w:id="408" w:name="_Toc410655452"/>
      <w:bookmarkStart w:id="409" w:name="_Toc410656784"/>
      <w:bookmarkStart w:id="410" w:name="_Toc410900208"/>
      <w:bookmarkStart w:id="411" w:name="_Toc410900297"/>
      <w:bookmarkStart w:id="412" w:name="_Toc410654867"/>
      <w:bookmarkStart w:id="413" w:name="_Toc410654954"/>
      <w:bookmarkStart w:id="414" w:name="_Toc410655453"/>
      <w:bookmarkStart w:id="415" w:name="_Toc410656785"/>
      <w:bookmarkStart w:id="416" w:name="_Toc410900209"/>
      <w:bookmarkStart w:id="417" w:name="_Toc410900298"/>
      <w:bookmarkStart w:id="418" w:name="_Toc410654868"/>
      <w:bookmarkStart w:id="419" w:name="_Toc410654955"/>
      <w:bookmarkStart w:id="420" w:name="_Toc410655454"/>
      <w:bookmarkStart w:id="421" w:name="_Toc410656786"/>
      <w:bookmarkStart w:id="422" w:name="_Toc410900210"/>
      <w:bookmarkStart w:id="423" w:name="_Toc410900299"/>
      <w:bookmarkStart w:id="424" w:name="_Toc410654869"/>
      <w:bookmarkStart w:id="425" w:name="_Toc410654956"/>
      <w:bookmarkStart w:id="426" w:name="_Toc410655455"/>
      <w:bookmarkStart w:id="427" w:name="_Toc410656787"/>
      <w:bookmarkStart w:id="428" w:name="_Toc410900211"/>
      <w:bookmarkStart w:id="429" w:name="_Toc410900300"/>
      <w:bookmarkStart w:id="430" w:name="_Toc406679708"/>
      <w:bookmarkStart w:id="431" w:name="_Toc406684190"/>
      <w:bookmarkStart w:id="432" w:name="_Toc410654870"/>
      <w:bookmarkStart w:id="433" w:name="_Toc410654957"/>
      <w:bookmarkStart w:id="434" w:name="_Toc410655456"/>
      <w:bookmarkStart w:id="435" w:name="_Toc410656788"/>
      <w:bookmarkStart w:id="436" w:name="_Toc410900212"/>
      <w:bookmarkStart w:id="437" w:name="_Toc410900301"/>
      <w:bookmarkStart w:id="438" w:name="_Toc450987539"/>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r>
        <w:t>Tijd representatie</w:t>
      </w:r>
      <w:r w:rsidR="00F9768C">
        <w:t xml:space="preserve"> en temporeel model.</w:t>
      </w:r>
      <w:bookmarkEnd w:id="438"/>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‘validFrom’ en ‘validTo’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lastRenderedPageBreak/>
        <w:t>‘validTo’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rsidR="00F9768C"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8A21E1" w:rsidRDefault="008A21E1" w:rsidP="00F9768C"/>
    <w:p w:rsidR="008A21E1" w:rsidRDefault="008A21E1" w:rsidP="00F9768C"/>
    <w:p w:rsidR="00F9768C" w:rsidRDefault="00F9768C" w:rsidP="00A26E72"/>
    <w:p w:rsidR="00F9768C" w:rsidRDefault="00F9768C" w:rsidP="00A26E72"/>
    <w:p w:rsidR="00CA2949" w:rsidRDefault="00CA2949" w:rsidP="00F9768C">
      <w:pPr>
        <w:sectPr w:rsidR="00CA2949" w:rsidSect="00672722">
          <w:pgSz w:w="11906" w:h="16838" w:code="9"/>
          <w:pgMar w:top="2552" w:right="1622" w:bottom="1531" w:left="1622" w:header="0" w:footer="57" w:gutter="0"/>
          <w:cols w:space="708"/>
          <w:docGrid w:linePitch="360"/>
        </w:sectPr>
      </w:pPr>
    </w:p>
    <w:p w:rsidR="00CA2949" w:rsidRDefault="0038226A" w:rsidP="001724FE">
      <w:pPr>
        <w:pStyle w:val="subparagraaftitel"/>
      </w:pPr>
      <w:r>
        <w:rPr>
          <w:noProof/>
        </w:rPr>
        <w:lastRenderedPageBreak/>
        <w:drawing>
          <wp:anchor distT="0" distB="0" distL="114300" distR="114300" simplePos="0" relativeHeight="251840512" behindDoc="0" locked="0" layoutInCell="1" allowOverlap="1">
            <wp:simplePos x="0" y="0"/>
            <wp:positionH relativeFrom="column">
              <wp:posOffset>142875</wp:posOffset>
            </wp:positionH>
            <wp:positionV relativeFrom="paragraph">
              <wp:posOffset>415925</wp:posOffset>
            </wp:positionV>
            <wp:extent cx="14206855" cy="8256270"/>
            <wp:effectExtent l="0" t="0" r="0" b="0"/>
            <wp:wrapTopAndBottom/>
            <wp:docPr id="60" name="Afbeelding 59"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47" cstate="print"/>
                    <a:stretch>
                      <a:fillRect/>
                    </a:stretch>
                  </pic:blipFill>
                  <pic:spPr>
                    <a:xfrm>
                      <a:off x="0" y="0"/>
                      <a:ext cx="14206855" cy="8256270"/>
                    </a:xfrm>
                    <a:prstGeom prst="rect">
                      <a:avLst/>
                    </a:prstGeom>
                  </pic:spPr>
                </pic:pic>
              </a:graphicData>
            </a:graphic>
          </wp:anchor>
        </w:drawing>
      </w:r>
      <w:bookmarkStart w:id="439" w:name="_Toc450987540"/>
      <w:r w:rsidR="00CA2949">
        <w:t xml:space="preserve">UML </w:t>
      </w:r>
      <w:r w:rsidR="001724FE">
        <w:t>- EC61</w:t>
      </w:r>
      <w:r w:rsidR="00CA2949">
        <w:t xml:space="preserve"> overzicht.</w:t>
      </w:r>
      <w:bookmarkEnd w:id="439"/>
    </w:p>
    <w:p w:rsidR="00D43A14" w:rsidRDefault="00D43A14"/>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38226A" w:rsidP="00E331D9">
      <w:pPr>
        <w:pStyle w:val="subparagraaftitel"/>
      </w:pPr>
      <w:r>
        <w:rPr>
          <w:noProof/>
        </w:rPr>
        <w:lastRenderedPageBreak/>
        <w:drawing>
          <wp:anchor distT="0" distB="0" distL="114300" distR="114300" simplePos="0" relativeHeight="251841536" behindDoc="0" locked="0" layoutInCell="1" allowOverlap="1">
            <wp:simplePos x="0" y="0"/>
            <wp:positionH relativeFrom="column">
              <wp:posOffset>0</wp:posOffset>
            </wp:positionH>
            <wp:positionV relativeFrom="paragraph">
              <wp:posOffset>408940</wp:posOffset>
            </wp:positionV>
            <wp:extent cx="14196695" cy="9119870"/>
            <wp:effectExtent l="0" t="0" r="0" b="0"/>
            <wp:wrapTopAndBottom/>
            <wp:docPr id="61" name="Afbeelding 60"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48" cstate="print"/>
                    <a:stretch>
                      <a:fillRect/>
                    </a:stretch>
                  </pic:blipFill>
                  <pic:spPr>
                    <a:xfrm>
                      <a:off x="0" y="0"/>
                      <a:ext cx="14196695" cy="9119870"/>
                    </a:xfrm>
                    <a:prstGeom prst="rect">
                      <a:avLst/>
                    </a:prstGeom>
                  </pic:spPr>
                </pic:pic>
              </a:graphicData>
            </a:graphic>
          </wp:anchor>
        </w:drawing>
      </w:r>
      <w:bookmarkStart w:id="440" w:name="_Toc450987541"/>
      <w:r w:rsidR="00E331D9">
        <w:t xml:space="preserve">UML </w:t>
      </w:r>
      <w:r w:rsidR="001724FE">
        <w:t xml:space="preserve">- Buisleidingen Risicoregister </w:t>
      </w:r>
      <w:r w:rsidR="00E331D9">
        <w:t>overzicht</w:t>
      </w:r>
      <w:r w:rsidR="00283BD6">
        <w:t>.</w:t>
      </w:r>
      <w:bookmarkEnd w:id="440"/>
    </w:p>
    <w:p w:rsidR="00135F6C" w:rsidRDefault="00135F6C" w:rsidP="00135F6C"/>
    <w:p w:rsidR="00C5635B" w:rsidRPr="00135F6C" w:rsidRDefault="00C5635B" w:rsidP="00C5635B">
      <w:pPr>
        <w:sectPr w:rsidR="00C5635B"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rsidR="00C5635B" w:rsidRDefault="00E331D9" w:rsidP="001724FE">
      <w:pPr>
        <w:pStyle w:val="subparagraaftitel"/>
      </w:pPr>
      <w:bookmarkStart w:id="441" w:name="_Toc450987542"/>
      <w:r>
        <w:lastRenderedPageBreak/>
        <w:t xml:space="preserve">UML </w:t>
      </w:r>
      <w:r w:rsidR="001724FE">
        <w:t xml:space="preserve">- Stedelijk water </w:t>
      </w:r>
      <w:r>
        <w:t>overzicht</w:t>
      </w:r>
      <w:r w:rsidR="00283BD6">
        <w:t>.</w:t>
      </w:r>
      <w:bookmarkEnd w:id="441"/>
    </w:p>
    <w:p w:rsidR="00A066AD" w:rsidRDefault="00A066AD" w:rsidP="00A066AD"/>
    <w:p w:rsidR="00A066AD" w:rsidRPr="00A066AD" w:rsidRDefault="00A066AD" w:rsidP="00A066AD"/>
    <w:p w:rsidR="003657E7" w:rsidRDefault="0038226A" w:rsidP="00E331D9">
      <w:r>
        <w:rPr>
          <w:noProof/>
        </w:rPr>
        <w:drawing>
          <wp:anchor distT="0" distB="0" distL="114300" distR="114300" simplePos="0" relativeHeight="251842560" behindDoc="0" locked="0" layoutInCell="1" allowOverlap="1">
            <wp:simplePos x="0" y="0"/>
            <wp:positionH relativeFrom="column">
              <wp:posOffset>0</wp:posOffset>
            </wp:positionH>
            <wp:positionV relativeFrom="paragraph">
              <wp:posOffset>448945</wp:posOffset>
            </wp:positionV>
            <wp:extent cx="14052550" cy="8758555"/>
            <wp:effectExtent l="0" t="0" r="0" b="0"/>
            <wp:wrapTopAndBottom/>
            <wp:docPr id="62" name="Afbeelding 61"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49" cstate="print"/>
                    <a:stretch>
                      <a:fillRect/>
                    </a:stretch>
                  </pic:blipFill>
                  <pic:spPr>
                    <a:xfrm>
                      <a:off x="0" y="0"/>
                      <a:ext cx="14052550" cy="8758555"/>
                    </a:xfrm>
                    <a:prstGeom prst="rect">
                      <a:avLst/>
                    </a:prstGeom>
                  </pic:spPr>
                </pic:pic>
              </a:graphicData>
            </a:graphic>
          </wp:anchor>
        </w:drawing>
      </w:r>
    </w:p>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50" w:history="1">
        <w:r w:rsidR="00BF55BB" w:rsidRPr="00BF55BB">
          <w:rPr>
            <w:rStyle w:val="Hyperlink"/>
          </w:rPr>
          <w:t>http://data.gwsw.nl</w:t>
        </w:r>
      </w:hyperlink>
      <w:r w:rsidR="00BF55BB" w:rsidRPr="00BF55BB">
        <w:t xml:space="preserve"> (de volledige soortenboom in html) en als linked open data via </w:t>
      </w:r>
      <w:hyperlink r:id="rId51" w:history="1">
        <w:r w:rsidR="00BF55BB" w:rsidRPr="00BF55BB">
          <w:rPr>
            <w:rStyle w:val="Hyperlink"/>
          </w:rPr>
          <w:t>http://sparql.gwsw.nl</w:t>
        </w:r>
      </w:hyperlink>
      <w:r w:rsidR="00BF55BB" w:rsidRPr="00BF55BB">
        <w:t xml:space="preserve"> (semantische server, te ontsluiten via SPARQL queries). Elke term, definitie en attribuut is te direct bekijken via </w:t>
      </w:r>
      <w:hyperlink r:id="rId52"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3"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442" w:name="_Toc450987543"/>
      <w:r>
        <w:t>Object</w:t>
      </w:r>
      <w:r w:rsidR="00A26E72">
        <w:t>catalogus</w:t>
      </w:r>
      <w:r w:rsidR="00283BD6">
        <w:t>.</w:t>
      </w:r>
      <w:bookmarkEnd w:id="442"/>
    </w:p>
    <w:p w:rsidR="00A26E72" w:rsidRDefault="00F003DD" w:rsidP="00576E1A">
      <w:pPr>
        <w:spacing w:line="240" w:lineRule="atLeast"/>
        <w:jc w:val="left"/>
      </w:pPr>
      <w:r>
        <w:t xml:space="preserve">De IMKL2015 objectcatalogus is opgenomen in een apart document IMKL2015 – Objectcatalogus. </w:t>
      </w:r>
      <w:r w:rsidR="001750A2">
        <w:t>In deze paragraaf</w:t>
      </w:r>
      <w:r>
        <w:t xml:space="preserve">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p w:rsidR="00A066AD" w:rsidRDefault="00A066AD" w:rsidP="00A066AD">
      <w:pPr>
        <w:rPr>
          <w:lang w:val="fr-FR"/>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A066AD" w:rsidRPr="00F73526" w:rsidTr="00B31BBE">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r>
      <w:tr w:rsidR="00A066AD" w:rsidRPr="00F73526" w:rsidTr="00B31BBE">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Scope</w:t>
            </w:r>
          </w:p>
        </w:tc>
        <w:tc>
          <w:tcPr>
            <w:tcW w:w="0" w:type="auto"/>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r>
      <w:tr w:rsidR="00A066AD" w:rsidRPr="00F73526" w:rsidTr="00B31BBE">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Versienummer</w:t>
            </w:r>
          </w:p>
        </w:tc>
        <w:tc>
          <w:tcPr>
            <w:tcW w:w="0" w:type="auto"/>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 1.1RC1</w:t>
            </w:r>
            <w:r>
              <w:t xml:space="preserve"> concept</w:t>
            </w:r>
          </w:p>
        </w:tc>
      </w:tr>
      <w:tr w:rsidR="00A066AD" w:rsidRPr="00F73526" w:rsidTr="00B31BBE">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Versiedatum</w:t>
            </w:r>
          </w:p>
        </w:tc>
        <w:tc>
          <w:tcPr>
            <w:tcW w:w="0" w:type="auto"/>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2016-04-22</w:t>
            </w:r>
          </w:p>
        </w:tc>
      </w:tr>
      <w:tr w:rsidR="00A066AD" w:rsidRPr="00F73526" w:rsidTr="00B31BBE">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Herkomst Definities</w:t>
            </w:r>
          </w:p>
        </w:tc>
        <w:tc>
          <w:tcPr>
            <w:tcW w:w="0" w:type="auto"/>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Dataspecificatie IMKL2015</w:t>
            </w:r>
          </w:p>
        </w:tc>
      </w:tr>
    </w:tbl>
    <w:p w:rsidR="00A066AD" w:rsidRDefault="00A066AD" w:rsidP="00A066AD">
      <w:pPr>
        <w:pStyle w:val="Normaalweb"/>
        <w:rPr>
          <w:rFonts w:ascii="Verdana" w:hAnsi="Verdana"/>
          <w:b/>
          <w:bCs/>
          <w:sz w:val="16"/>
          <w:szCs w:val="16"/>
        </w:rPr>
      </w:pPr>
    </w:p>
    <w:p w:rsidR="00A066AD" w:rsidRDefault="00A066AD" w:rsidP="00A066AD">
      <w:bookmarkStart w:id="443" w:name="_Toc449098876"/>
      <w:r w:rsidRPr="00F73526">
        <w:t xml:space="preserve">Types gedefinieerd in de </w:t>
      </w:r>
      <w:r>
        <w:t>object</w:t>
      </w:r>
      <w:r w:rsidRPr="00F73526">
        <w:t>catalogus</w:t>
      </w:r>
      <w:bookmarkEnd w:id="443"/>
      <w:r>
        <w:t>:</w:t>
      </w:r>
    </w:p>
    <w:p w:rsidR="00A066AD" w:rsidRDefault="00A066AD" w:rsidP="00A066AD">
      <w:pPr>
        <w:rPr>
          <w:rFonts w:eastAsiaTheme="minorEastAsia"/>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tblPr>
      <w:tblGrid>
        <w:gridCol w:w="4042"/>
        <w:gridCol w:w="2934"/>
        <w:gridCol w:w="1746"/>
      </w:tblGrid>
      <w:tr w:rsidR="00A066AD" w:rsidRPr="00F73526" w:rsidTr="00A066AD">
        <w:trPr>
          <w:trHeight w:val="225"/>
          <w:tblHeader/>
          <w:tblCellSpacing w:w="0" w:type="dxa"/>
        </w:trPr>
        <w:tc>
          <w:tcPr>
            <w:tcW w:w="404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A066AD" w:rsidRPr="00F73526" w:rsidRDefault="00A066AD" w:rsidP="00B31BBE">
            <w:pPr>
              <w:spacing w:line="225" w:lineRule="atLeast"/>
            </w:pPr>
            <w:r w:rsidRPr="00F73526">
              <w:rPr>
                <w:b/>
                <w:bCs/>
              </w:rPr>
              <w:t>Type</w:t>
            </w:r>
          </w:p>
        </w:tc>
        <w:tc>
          <w:tcPr>
            <w:tcW w:w="2934"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A066AD" w:rsidRPr="00F73526" w:rsidRDefault="00A066AD" w:rsidP="00B31BBE">
            <w:pPr>
              <w:spacing w:line="225" w:lineRule="atLeast"/>
            </w:pPr>
            <w:r w:rsidRPr="00F73526">
              <w:rPr>
                <w:b/>
                <w:bCs/>
              </w:rPr>
              <w:t>Package</w:t>
            </w:r>
          </w:p>
        </w:tc>
        <w:tc>
          <w:tcPr>
            <w:tcW w:w="1746"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A066AD" w:rsidRPr="00F73526" w:rsidRDefault="00A066AD" w:rsidP="00B31BBE">
            <w:pPr>
              <w:spacing w:line="225" w:lineRule="atLeast"/>
            </w:pPr>
            <w:r w:rsidRPr="00F73526">
              <w:rPr>
                <w:b/>
                <w:bCs/>
              </w:rPr>
              <w:t>Stereotypes</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AanduidingEisVoorzorgsmaatregel</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AanduidingVerzoekContact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Adres</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Annotatie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AnnotatieTypeValue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Appurtenance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BestandMediaTypeValue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Bijlage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BijlageTypeValue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BuisleidingTypeValue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BuisSpecifiek</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ConditionOfFacilityIMKLValue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ContainerLeidingelement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Diepte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DiepteAangrijpingspuntValue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DiepteNAP</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DiepteTovMaaiveld</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Duct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EffectcontourDodelijk</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EffectScenarioType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EigenTopografie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EigenTopografieStatusValue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EisVoorzorgsmaatregelBijlage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ElectricityAppurtenanceTypeIMKLValue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Elektriciteitskabel</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lastRenderedPageBreak/>
              <w:t>ExtraDetailinfo</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ExtraDetailInfoTypeValue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ExtraGeometrie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ExtraInformatie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IMKLBasis</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Kabelbed</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KabelEnLeidingContainer</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KabelOfLeiding</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KabelSpecifiek</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Kast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Label</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Labelpositie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LabelpositieValue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Leidingelement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Maatvoering</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MaatvoeringsTypeValue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Mangat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Mantelbuis</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Mast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NauwkeurigheidDiepteValue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NauwkeurigheidXYvalue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NEN3610ID</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OilGasChemicalsAppurtenanceITypeIMKLValue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OilGasChemicalsProductTypeIMKLValue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OlieGasChemicalienPijpleiding</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PipeMaterialTypeIMKLValue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Rioolleiding</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RioolleidingTypeValue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SewerAppurtenanceTypeIMKLValue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StedelijkWaterSpecifiek</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TechnischContactpersoon</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TechnischGebouw</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Telecommunicatiekabel</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TelecommunicationsAppurtenanceTypeIMKLValue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Thema</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ThermalAppurtenanceTypeIMKLValue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ThermischePijpleiding</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TopografischObjectTypeValue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Toren</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Transportroute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lastRenderedPageBreak/>
              <w:t>Transportroutedeel</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TransportrouteRisico</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Utiliteitsnet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UtilityNetworkTypeIMKLValue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WaterAppurtenanceTypeIMKLValue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Waterleiding</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IMKL2015</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PipeMaterialTypeValue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pPr>
              <w:rPr>
                <w:lang w:val="en-GB"/>
              </w:rPr>
            </w:pPr>
            <w:r w:rsidRPr="00F73526">
              <w:rPr>
                <w:lang w:val="en-GB"/>
              </w:rPr>
              <w:t>Common Extended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UtilityNetwork</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Cabinet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UtilityNetworkTypeValue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Pipe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Pole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Duct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Tower</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Cable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Manhole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AppurtenanceTypeValue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Appurtenance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SpecificAppurtenanceTypeValue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Common Utility Network Elements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ElectricityAppurtenanceTypeValue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Electricity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ElectricityCable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Electricity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OilGasChemicalsPipe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Oil-Gas-Chemicals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OilGasChemicalsProductTypeValue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Oil-Gas-Chemicals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OilGasChemicalsAppurtenanceTypeValue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Oil-Gas-Chemicals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SewerWaterTypeValue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Sewer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SewerPipe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Sewer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SewerAppurtenanceTypeValue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Sewer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TelecommunicationsAppurtenanceTypeValue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Telecommunications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TelecommunicationsCableMaterialTypeValue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Telecommunications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TelecommunicationsCable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Telecommunications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ThermalPipe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Thermal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ThermalAppurtenanceTypeValue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Thermal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WaterPipe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Water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WaterAppurtenanceTypeValue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Water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WaterTypeValue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Water Network</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GeometryMethodValue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AddressComponent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LocatorLevelValue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LocatorDesignatorTypeValue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LocatorName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lastRenderedPageBreak/>
              <w:t>LocatorDesignator</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StatusValue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GeometrySpecificationValue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LocatorNameTypeValue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AddressLocator</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AddressRepresentation</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GeographicPosition</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Addresses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TechnicalStatusValue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AdministrativeUnits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AdministrativeBoundary</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AdministrativeUnits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AdministrativeUnit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AdministrativeUnits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AdministrativeHierarchyLevel</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AdministrativeUnits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Condominium</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AdministrativeUnits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ResidenceOfAuthority</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AdministrativeUnits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LegalStatusValue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AdministrativeUnits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CadastralZoning</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CadastralParcels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Measure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ProductionAndIndustrialFacilitiesExtension</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CadastralParcel</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CadastralParcels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CadastralZoningLevelValue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CadastralParcels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BasicPropertyUnit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CadastralParcels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GrammaticalNumberValue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Geographical Names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NameStatusValue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Geographical Names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NativenessValue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Geographical Names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PronunciationOfName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Geographical Names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SpellingOfName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Geographical Names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GrammaticalGenderValue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Geographical Names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GeographicalName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Geographical Names</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ConditionOfConstructionValue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BuildingsBase</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ElevationReferenceValue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BuildingsBase</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HeightStatusValue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BuildingsBase</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«codeList»</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Elevation</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BuildingsBase</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DateOfEvent</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BuildingsBase</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ExternalReference</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BuildingsBase</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AbstractConstruction</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BuildingsBase</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«featureType»</w:t>
            </w:r>
          </w:p>
        </w:tc>
      </w:tr>
      <w:tr w:rsidR="00A066AD" w:rsidRPr="00F73526" w:rsidTr="00A066AD">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HeightAboveGround</w:t>
            </w:r>
          </w:p>
        </w:tc>
        <w:tc>
          <w:tcPr>
            <w:tcW w:w="2934"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BuildingsBase</w:t>
            </w:r>
          </w:p>
        </w:tc>
        <w:tc>
          <w:tcPr>
            <w:tcW w:w="1746" w:type="dxa"/>
            <w:tcBorders>
              <w:top w:val="outset" w:sz="6" w:space="0" w:color="auto"/>
              <w:left w:val="outset" w:sz="6" w:space="0" w:color="auto"/>
              <w:bottom w:val="outset" w:sz="6" w:space="0" w:color="auto"/>
              <w:right w:val="outset" w:sz="6" w:space="0" w:color="auto"/>
            </w:tcBorders>
            <w:hideMark/>
          </w:tcPr>
          <w:p w:rsidR="00A066AD" w:rsidRPr="00F73526" w:rsidRDefault="00A066AD" w:rsidP="00B31BBE">
            <w:r w:rsidRPr="00F73526">
              <w:t>«dataType»</w:t>
            </w:r>
          </w:p>
        </w:tc>
      </w:tr>
    </w:tbl>
    <w:p w:rsidR="00A11BC4" w:rsidRDefault="00A11BC4">
      <w:pPr>
        <w:pStyle w:val="subparagraaftitel"/>
        <w:numPr>
          <w:ilvl w:val="0"/>
          <w:numId w:val="0"/>
        </w:numPr>
      </w:pPr>
    </w:p>
    <w:p w:rsidR="00A11BC4" w:rsidRDefault="00A11BC4"/>
    <w:p w:rsidR="00ED33F0" w:rsidRPr="00A26E72" w:rsidRDefault="00ED33F0" w:rsidP="001239D0">
      <w:pPr>
        <w:pStyle w:val="subparagraaftitel"/>
      </w:pPr>
      <w:bookmarkStart w:id="444" w:name="_Toc406679648"/>
      <w:bookmarkStart w:id="445" w:name="_Toc450987544"/>
      <w:bookmarkEnd w:id="444"/>
      <w:r>
        <w:t>Geografische objecten</w:t>
      </w:r>
      <w:r w:rsidR="00283BD6">
        <w:t>.</w:t>
      </w:r>
      <w:bookmarkEnd w:id="445"/>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446" w:name="_Toc450987545"/>
      <w:r w:rsidRPr="00ED33F0">
        <w:lastRenderedPageBreak/>
        <w:t>Data typen</w:t>
      </w:r>
      <w:r w:rsidR="00283BD6">
        <w:t>.</w:t>
      </w:r>
      <w:bookmarkEnd w:id="446"/>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447" w:name="_Toc450987546"/>
      <w:r>
        <w:t>Waardelijsten</w:t>
      </w:r>
      <w:r w:rsidR="00283BD6">
        <w:t>.</w:t>
      </w:r>
      <w:bookmarkEnd w:id="447"/>
    </w:p>
    <w:p w:rsidR="00F921B7" w:rsidRPr="00F921B7" w:rsidRDefault="00F921B7" w:rsidP="00F921B7">
      <w:pPr>
        <w:spacing w:line="240" w:lineRule="atLeast"/>
        <w:jc w:val="left"/>
      </w:pPr>
      <w:r w:rsidRPr="00F921B7">
        <w:t xml:space="preserve">Zie IMKL2015 – </w:t>
      </w:r>
      <w:r w:rsidR="001D3ADF">
        <w:t xml:space="preserve">waardelijst register. (nu nog in Excel: </w:t>
      </w:r>
      <w:r w:rsidR="006D6D0B" w:rsidRPr="006D6D0B">
        <w:t>IMKL2015 - 1.1RC1 IMKL waardelijsten.xlsx</w:t>
      </w:r>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448" w:name="_Toc450987547"/>
      <w:r w:rsidRPr="00ED33F0">
        <w:t>Ge</w:t>
      </w:r>
      <w:r>
        <w:t>ï</w:t>
      </w:r>
      <w:r w:rsidRPr="00ED33F0">
        <w:t>mporteerde typen (informatief)</w:t>
      </w:r>
      <w:r w:rsidR="00283BD6">
        <w:t>.</w:t>
      </w:r>
      <w:bookmarkEnd w:id="448"/>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449" w:name="_Toc450987548"/>
      <w:r>
        <w:t>Referentie</w:t>
      </w:r>
      <w:r w:rsidR="00576E1A">
        <w:t>systemen</w:t>
      </w:r>
      <w:bookmarkEnd w:id="449"/>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450" w:name="_Toc450987549"/>
      <w:r>
        <w:t>Ruimtelijk</w:t>
      </w:r>
      <w:r w:rsidR="006B2CE6">
        <w:t xml:space="preserve"> referentiesysteem</w:t>
      </w:r>
      <w:r w:rsidR="00283BD6">
        <w:t>.</w:t>
      </w:r>
      <w:bookmarkEnd w:id="450"/>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B20C85" w:rsidP="00B20C85">
      <w:r w:rsidRPr="00C77FC2">
        <w:t>ETRS89 + EVRF2000 : 7409 (hoogte in meters tov EVRF2000 (=NAP)</w:t>
      </w:r>
      <w:r>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451" w:name="_Toc450987550"/>
      <w:r>
        <w:t>Levering</w:t>
      </w:r>
      <w:bookmarkEnd w:id="451"/>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452" w:name="_Toc450987551"/>
      <w:r>
        <w:t>Leveringsmedium</w:t>
      </w:r>
      <w:r w:rsidR="006C0D48">
        <w:t>.</w:t>
      </w:r>
      <w:bookmarkEnd w:id="452"/>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453" w:name="_Toc450987552"/>
      <w:r>
        <w:t>Formaten (encodings)</w:t>
      </w:r>
      <w:r w:rsidR="006C0D48">
        <w:t>.</w:t>
      </w:r>
      <w:bookmarkEnd w:id="453"/>
    </w:p>
    <w:p w:rsidR="00576E1A" w:rsidRDefault="00C34B62" w:rsidP="00B626FD">
      <w:r>
        <w:t xml:space="preserve">Het format waarin data worden geleverd is GML 3.2.1. </w:t>
      </w:r>
      <w:r w:rsidR="003B5017">
        <w:t xml:space="preserve">simple features profile 2 (SF-2). Dit profiel heeft een beperkt aantal GML constructies en bevat o.a. geen 3D volume objecten. Als 3D volume objecten nodig zijn moet er van SF-2 afgeweken worden. Meer informatie over simple feature profiles in: </w:t>
      </w:r>
      <w:hyperlink r:id="rId54" w:history="1">
        <w:r w:rsidR="003B5017" w:rsidRPr="003C6F9D">
          <w:rPr>
            <w:rStyle w:val="Hyperlink"/>
          </w:rPr>
          <w:t>http://www.geonovum.nl/sites/default/files/Geometrieinmodelengml_1.0.pdf</w:t>
        </w:r>
      </w:hyperlink>
      <w:r w:rsidR="003B5017">
        <w:t xml:space="preserve"> . </w:t>
      </w:r>
      <w:r>
        <w:t>Voor IMKL2015</w:t>
      </w:r>
      <w:r w:rsidR="003C4C73">
        <w:t xml:space="preserve"> </w:t>
      </w:r>
      <w:r w:rsidR="003B5017">
        <w:t xml:space="preserve">is </w:t>
      </w:r>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r>
        <w:t xml:space="preserve">Stedelijkwater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Waardelijsten van het type codeList zijn toegepast in RDF.</w:t>
      </w:r>
    </w:p>
    <w:p w:rsidR="001D3ADF" w:rsidRDefault="00971241" w:rsidP="00B626FD">
      <w:r w:rsidRPr="003657E7">
        <w:t>IMKL2015.rdf</w:t>
      </w:r>
    </w:p>
    <w:p w:rsidR="00B2550D" w:rsidRDefault="00F42CD4">
      <w:pPr>
        <w:pStyle w:val="subparagraaftitel"/>
      </w:pPr>
      <w:bookmarkStart w:id="454" w:name="_Toc449102276"/>
      <w:bookmarkStart w:id="455" w:name="_Toc449109275"/>
      <w:bookmarkStart w:id="456" w:name="_Toc298239783"/>
      <w:bookmarkStart w:id="457" w:name="_Toc298240527"/>
      <w:bookmarkStart w:id="458" w:name="_Toc310955916"/>
      <w:bookmarkStart w:id="459" w:name="_Toc450987553"/>
      <w:bookmarkEnd w:id="454"/>
      <w:bookmarkEnd w:id="455"/>
      <w:bookmarkEnd w:id="456"/>
      <w:bookmarkEnd w:id="457"/>
      <w:r w:rsidRPr="001A1B81">
        <w:t xml:space="preserve">Nadere </w:t>
      </w:r>
      <w:r>
        <w:t xml:space="preserve">GML </w:t>
      </w:r>
      <w:r w:rsidRPr="001A1B81">
        <w:t>implementatie specificaties</w:t>
      </w:r>
      <w:bookmarkEnd w:id="458"/>
      <w:bookmarkEnd w:id="459"/>
      <w:r w:rsidRPr="001A1B81">
        <w:t xml:space="preserve"> </w:t>
      </w:r>
    </w:p>
    <w:p w:rsidR="00F42CD4" w:rsidRDefault="00F42CD4" w:rsidP="00F42CD4">
      <w:r w:rsidRPr="00EC50C0">
        <w:t xml:space="preserve">Voor het genereren van </w:t>
      </w:r>
      <w:r>
        <w:t>IMKL2015</w:t>
      </w:r>
      <w:r w:rsidRPr="00EC50C0">
        <w:t xml:space="preserve"> gml bestanden zijn er nog een aantal aanvullende afspraken.</w:t>
      </w:r>
    </w:p>
    <w:p w:rsidR="00F42CD4" w:rsidRDefault="00F42CD4" w:rsidP="00F42CD4"/>
    <w:p w:rsidR="00F42CD4" w:rsidRPr="00305FF6" w:rsidRDefault="00F42CD4" w:rsidP="00F42CD4">
      <w:pPr>
        <w:rPr>
          <w:b/>
        </w:rPr>
      </w:pPr>
      <w:r w:rsidRPr="00305FF6">
        <w:rPr>
          <w:b/>
        </w:rPr>
        <w:t>Encoding, tekenset, van het GML bestand</w:t>
      </w:r>
      <w:r w:rsidRPr="00305FF6">
        <w:rPr>
          <w:b/>
          <w:highlight w:val="yellow"/>
        </w:rPr>
        <w:t xml:space="preserve"> </w:t>
      </w:r>
    </w:p>
    <w:p w:rsidR="00F42CD4" w:rsidRPr="005E66C5" w:rsidRDefault="00F42CD4" w:rsidP="00F42CD4">
      <w:r w:rsidRPr="00EC50C0">
        <w:t>Voor de encoding van het GML bestand wordt UTF-8 voorgeschreven. Van UTF-8 wordt de tekenset ISO-8859-1 ondersteunt en binnen deze tekenset wordt gebruikt: unicode [32 – 128] en [160 – 255]. Opgemerkt wordt dat (U+8216), (U+8217), (U+8220), (U+8221) ook als tekens op een kaart weer te geven moeten zijn.</w:t>
      </w:r>
    </w:p>
    <w:p w:rsidR="00F42CD4" w:rsidRPr="007B73AF" w:rsidRDefault="00F42CD4" w:rsidP="00F42CD4"/>
    <w:p w:rsidR="00F42CD4" w:rsidRPr="00305FF6" w:rsidRDefault="00F42CD4" w:rsidP="00F42CD4">
      <w:pPr>
        <w:rPr>
          <w:b/>
          <w:i/>
        </w:rPr>
      </w:pPr>
      <w:r w:rsidRPr="00305FF6">
        <w:rPr>
          <w:b/>
          <w:i/>
        </w:rPr>
        <w:t>gml: id</w:t>
      </w:r>
    </w:p>
    <w:p w:rsidR="00B631E8" w:rsidRDefault="00F42CD4" w:rsidP="00B631E8">
      <w:pPr>
        <w:rPr>
          <w:rFonts w:cs="Arial"/>
        </w:rPr>
      </w:pPr>
      <w:r w:rsidRPr="00EC50C0">
        <w:t>Elk object in het GML</w:t>
      </w:r>
      <w:r>
        <w:t xml:space="preserve"> bestand </w:t>
      </w:r>
      <w:r w:rsidRPr="00EC50C0">
        <w:t xml:space="preserve">krijgt een &lt;gml:id&gt;. </w:t>
      </w:r>
      <w:r>
        <w:t>Dit gml:id heeft geen informatiewaarde maar is nodig om interne en externe referenties te realiseren.</w:t>
      </w:r>
      <w:r w:rsidR="00B631E8">
        <w:t xml:space="preserve"> </w:t>
      </w:r>
      <w:r w:rsidR="00B631E8" w:rsidRPr="0027065E">
        <w:rPr>
          <w:rFonts w:cs="Arial"/>
          <w:rPrChange w:id="460" w:author="pjanssen" w:date="2016-05-14T11:24:00Z">
            <w:rPr>
              <w:rFonts w:cs="Arial"/>
              <w:highlight w:val="yellow"/>
            </w:rPr>
          </w:rPrChange>
        </w:rPr>
        <w:t xml:space="preserve">De in een GML bestand opgenomen </w:t>
      </w:r>
      <w:bookmarkStart w:id="461" w:name="_GoBack"/>
      <w:bookmarkEnd w:id="461"/>
      <w:r w:rsidR="00A066AD" w:rsidRPr="0027065E">
        <w:rPr>
          <w:rFonts w:cs="Arial"/>
          <w:rPrChange w:id="462" w:author="pjanssen" w:date="2016-05-14T11:24:00Z">
            <w:rPr>
              <w:rFonts w:cs="Arial"/>
              <w:highlight w:val="yellow"/>
            </w:rPr>
          </w:rPrChange>
        </w:rPr>
        <w:t xml:space="preserve">gml:id </w:t>
      </w:r>
      <w:r w:rsidR="00B631E8" w:rsidRPr="0027065E">
        <w:rPr>
          <w:rFonts w:cs="Arial"/>
          <w:rPrChange w:id="463" w:author="pjanssen" w:date="2016-05-14T11:24:00Z">
            <w:rPr>
              <w:rFonts w:cs="Arial"/>
              <w:highlight w:val="yellow"/>
            </w:rPr>
          </w:rPrChange>
        </w:rPr>
        <w:t>is een concatenatie van de volledige identifier, bestaande uit de namespace en lokale id.</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t>Voor het concateneren van nameSpace,LokaalId en mogelijk in de toekomst Versienummer gebruiken we als scheidingsteken '-' ;</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lastRenderedPageBreak/>
        <w:t xml:space="preserve">Als scheidingsteken binnen lokaalId </w:t>
      </w:r>
      <w:r>
        <w:t>geldt '.'</w:t>
      </w:r>
      <w:r w:rsidRPr="00107B9F">
        <w:t>. De eerste punt komt dus na de bronhoudercode. Daarna komt de Id van de bronhouder intern (hierin mogen dus geen punten meer) en dan weer een '.' met daarna het volgnummer voor uitlevering.</w:t>
      </w:r>
    </w:p>
    <w:p w:rsidR="00F42CD4" w:rsidRDefault="00F42CD4" w:rsidP="00F42CD4">
      <w:r>
        <w:t xml:space="preserve"> </w:t>
      </w:r>
    </w:p>
    <w:p w:rsidR="00F42CD4" w:rsidRDefault="00F42CD4" w:rsidP="00F42CD4"/>
    <w:p w:rsidR="00F42CD4" w:rsidRPr="00305FF6" w:rsidRDefault="00F42CD4" w:rsidP="00F42CD4">
      <w:pPr>
        <w:rPr>
          <w:b/>
        </w:rPr>
      </w:pPr>
      <w:bookmarkStart w:id="464" w:name="_Toc297652024"/>
      <w:bookmarkStart w:id="465" w:name="_Toc298239789"/>
      <w:bookmarkStart w:id="466" w:name="_Toc298240533"/>
      <w:bookmarkEnd w:id="464"/>
      <w:bookmarkEnd w:id="465"/>
      <w:bookmarkEnd w:id="466"/>
      <w:r w:rsidRPr="00305FF6">
        <w:rPr>
          <w:b/>
        </w:rPr>
        <w:t>Geometrietypen en interpolatie</w:t>
      </w:r>
      <w:r w:rsidRPr="00305FF6">
        <w:rPr>
          <w:b/>
          <w:highlight w:val="yellow"/>
        </w:rPr>
        <w:t xml:space="preserve"> </w:t>
      </w:r>
    </w:p>
    <w:p w:rsidR="00F42CD4" w:rsidRDefault="00F42CD4" w:rsidP="00F42CD4">
      <w:r>
        <w:t>In het IMKL2015 UML en het afgeleide XML schema zijn de geometrietypen gespecificeerd.Voor de lijninterpolatie mag  naast gml:LineString ook gml:Arc en gml:Circle gebruikt worden.</w:t>
      </w:r>
    </w:p>
    <w:p w:rsidR="00F42CD4" w:rsidRDefault="00F42CD4" w:rsidP="00F42CD4">
      <w:r>
        <w:t>gml:Arc is gedefinieerd door drie punten.</w:t>
      </w:r>
    </w:p>
    <w:p w:rsidR="00F42CD4" w:rsidRDefault="00F42CD4" w:rsidP="00F42CD4">
      <w:r>
        <w:t>Niet ondersteund worden:</w:t>
      </w:r>
    </w:p>
    <w:p w:rsidR="00F42CD4" w:rsidRDefault="00F42CD4" w:rsidP="00F42CD4">
      <w:r>
        <w:t>gml:ArcByCenterPoint</w:t>
      </w:r>
    </w:p>
    <w:p w:rsidR="00F42CD4" w:rsidRDefault="00F42CD4" w:rsidP="00F42CD4">
      <w:r>
        <w:t>gml:ArcByBulge</w:t>
      </w:r>
    </w:p>
    <w:p w:rsidR="00F42CD4" w:rsidRDefault="00F42CD4" w:rsidP="00F42CD4">
      <w:r>
        <w:t>gml:CircleByCenterPoint</w:t>
      </w:r>
    </w:p>
    <w:p w:rsidR="00F42CD4" w:rsidRDefault="00F42CD4" w:rsidP="00F42CD4"/>
    <w:p w:rsidR="00F42CD4" w:rsidRPr="00305FF6" w:rsidRDefault="00F42CD4" w:rsidP="00F42CD4">
      <w:pPr>
        <w:rPr>
          <w:b/>
        </w:rPr>
      </w:pPr>
      <w:r w:rsidRPr="00305FF6">
        <w:rPr>
          <w:b/>
        </w:rPr>
        <w:t>Draairichting van polygonen</w:t>
      </w:r>
    </w:p>
    <w:p w:rsidR="00F42CD4" w:rsidRDefault="00F42CD4" w:rsidP="00F42CD4">
      <w:pPr>
        <w:jc w:val="left"/>
      </w:pPr>
      <w:r>
        <w:t xml:space="preserve">Hiervoor gelden de regels van ISO19107: Geographic information – Spatial Schema. </w:t>
      </w:r>
    </w:p>
    <w:p w:rsidR="00F42CD4" w:rsidRPr="005E66C5" w:rsidRDefault="00F42CD4" w:rsidP="00F42CD4">
      <w:r w:rsidRPr="001F4816">
        <w:t xml:space="preserve">Voor een polygoon die je van de bovenkant bekijkt: exterior ring tegen de klok in, interior ring met de klok mee. </w:t>
      </w:r>
      <w:r>
        <w:t>I</w:t>
      </w:r>
      <w:r w:rsidRPr="001F4816">
        <w:t>n 2d GIS bekijk je polygonen altijd van de bovenkant</w:t>
      </w:r>
      <w:r>
        <w:t>.</w:t>
      </w:r>
    </w:p>
    <w:p w:rsidR="00F42CD4" w:rsidRDefault="00F42CD4" w:rsidP="00F42CD4"/>
    <w:p w:rsidR="00F42CD4" w:rsidRPr="00305FF6" w:rsidRDefault="00F42CD4" w:rsidP="00F42CD4">
      <w:pPr>
        <w:rPr>
          <w:b/>
        </w:rPr>
      </w:pPr>
      <w:r w:rsidRPr="00305FF6">
        <w:rPr>
          <w:b/>
        </w:rPr>
        <w:t>Nauwkeurigheid coördinaten</w:t>
      </w:r>
      <w:r w:rsidRPr="00305FF6">
        <w:rPr>
          <w:b/>
          <w:highlight w:val="yellow"/>
        </w:rPr>
        <w:t xml:space="preserve"> </w:t>
      </w:r>
    </w:p>
    <w:p w:rsidR="00F42CD4" w:rsidRPr="005E66C5" w:rsidRDefault="00F42CD4" w:rsidP="00F42CD4">
      <w:r w:rsidRPr="00EC50C0">
        <w:t>Nauwkeurigheid van coördinaten is 3 decimalen. Alles wat nauwkeuriger is wordt afgerond op deze nauwkeurigheid (3 decimalen). 0.0015 -&gt; 0.002; 0.0014 -&gt; 0.001.</w:t>
      </w:r>
    </w:p>
    <w:p w:rsidR="00F42CD4" w:rsidRDefault="00F42CD4" w:rsidP="00F42CD4">
      <w:pPr>
        <w:rPr>
          <w:b/>
        </w:rPr>
      </w:pPr>
    </w:p>
    <w:p w:rsidR="00F42CD4" w:rsidRPr="00305FF6" w:rsidRDefault="00F42CD4" w:rsidP="00F42CD4">
      <w:pPr>
        <w:rPr>
          <w:b/>
        </w:rPr>
      </w:pPr>
      <w:r w:rsidRPr="00305FF6">
        <w:rPr>
          <w:b/>
        </w:rPr>
        <w:t>srsName</w:t>
      </w:r>
      <w:r w:rsidRPr="00305FF6">
        <w:rPr>
          <w:b/>
          <w:highlight w:val="yellow"/>
        </w:rPr>
        <w:t xml:space="preserve"> </w:t>
      </w:r>
    </w:p>
    <w:p w:rsidR="00F42CD4" w:rsidRDefault="00F42CD4" w:rsidP="00F42CD4">
      <w:r>
        <w:t>srsName invullen bij elk planobject op hoogste geometrie niveau.</w:t>
      </w:r>
    </w:p>
    <w:p w:rsidR="00F42CD4" w:rsidRDefault="00F42CD4" w:rsidP="00F42CD4">
      <w:r>
        <w:t>Voor IMKL2015  is het coördinaat referentiesysteem Rijksdriehoekstelsel, epsg code 28992, verplicht en wordt dit als volgt ingevuld:</w:t>
      </w:r>
    </w:p>
    <w:p w:rsidR="00F42CD4" w:rsidRPr="00EC50C0" w:rsidRDefault="00F42CD4" w:rsidP="00F42CD4">
      <w:pPr>
        <w:rPr>
          <w:lang w:val="en-US"/>
        </w:rPr>
      </w:pPr>
      <w:r w:rsidRPr="00EC50C0">
        <w:rPr>
          <w:color w:val="FF0000"/>
          <w:lang w:val="en-US"/>
        </w:rPr>
        <w:t>srsName</w:t>
      </w:r>
      <w:r w:rsidRPr="00016F1E">
        <w:rPr>
          <w:lang w:val="en-US"/>
        </w:rPr>
        <w:t>="</w:t>
      </w:r>
      <w:r w:rsidRPr="00EC50C0">
        <w:rPr>
          <w:lang w:val="en-US"/>
        </w:rPr>
        <w:t>urn:ogc:def:crs:EPSG::28992</w:t>
      </w:r>
      <w:r w:rsidRPr="00016F1E">
        <w:rPr>
          <w:lang w:val="en-US"/>
        </w:rPr>
        <w:t>"</w:t>
      </w:r>
    </w:p>
    <w:p w:rsidR="00F42CD4" w:rsidRPr="00305FF6" w:rsidRDefault="00F42CD4" w:rsidP="00F42CD4">
      <w:pPr>
        <w:rPr>
          <w:i/>
        </w:rPr>
      </w:pPr>
      <w:r w:rsidRPr="00305FF6">
        <w:rPr>
          <w:i/>
        </w:rPr>
        <w:t>Toelichting: srsName is de specificatie van het coördinaat referentiesysteem. Voor iedere geometrie moet een srsName te vinden zijn. In feite betekent dit dat iedere geometrie een srsName moet hebben. In geval van een multigeometrie hoeft de srsName alleen aan de multigeometrie te hangen en niet aan ieder los onderdeeltje ervan.</w:t>
      </w:r>
    </w:p>
    <w:p w:rsidR="00F42CD4" w:rsidRDefault="00F42CD4" w:rsidP="00F42CD4"/>
    <w:p w:rsidR="00F42CD4" w:rsidRPr="00305FF6" w:rsidRDefault="00F42CD4" w:rsidP="00F42CD4">
      <w:pPr>
        <w:rPr>
          <w:b/>
        </w:rPr>
      </w:pPr>
      <w:r w:rsidRPr="00305FF6">
        <w:rPr>
          <w:b/>
        </w:rPr>
        <w:t>srsDimension</w:t>
      </w:r>
      <w:r w:rsidRPr="00305FF6">
        <w:rPr>
          <w:b/>
          <w:highlight w:val="yellow"/>
        </w:rPr>
        <w:t xml:space="preserve"> </w:t>
      </w:r>
    </w:p>
    <w:p w:rsidR="00F42CD4" w:rsidRDefault="00F42CD4" w:rsidP="00F42CD4">
      <w:r>
        <w:t>srsDimension wordt niet opgenomen.</w:t>
      </w:r>
    </w:p>
    <w:p w:rsidR="00F42CD4" w:rsidRPr="00CD6DF3" w:rsidRDefault="00F42CD4" w:rsidP="00F42CD4">
      <w:pPr>
        <w:rPr>
          <w:i/>
        </w:rPr>
      </w:pPr>
      <w:r w:rsidRPr="00CD6DF3">
        <w:rPr>
          <w:i/>
        </w:rPr>
        <w:t>Toelichting: De srsDimension geeft aan uit hoeveel elementen een coördinaat bestaat. In het geval van twee dimensies (x,y) is dat 2. Omdat GML-SF2 drie dimensies niet toestaat is dat in dit geval niet nodig.</w:t>
      </w:r>
    </w:p>
    <w:p w:rsidR="00F42CD4" w:rsidRDefault="00F42CD4" w:rsidP="00F42CD4">
      <w:pPr>
        <w:rPr>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467" w:name="_Toc450987554"/>
      <w:r>
        <w:t>Visualisatie</w:t>
      </w:r>
      <w:bookmarkEnd w:id="467"/>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468" w:name="_Toc450987555"/>
      <w:r>
        <w:t>Bibliografie</w:t>
      </w:r>
      <w:bookmarkEnd w:id="468"/>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hyperlink r:id="rId55" w:history="1">
        <w:r w:rsidR="00FD2140" w:rsidRPr="00793FB2">
          <w:rPr>
            <w:rStyle w:val="Hyperlink"/>
            <w:szCs w:val="20"/>
            <w:lang w:val="en-US"/>
          </w:rPr>
          <w:t>http://inspire.jrc.ec.europa.eu/documents/Data_Specifications/INSPIRE_DataSpecification_US_v3.0.pdf</w:t>
        </w:r>
      </w:hyperlink>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hyperlink r:id="rId56" w:history="1">
        <w:r w:rsidR="00DF04D9" w:rsidRPr="00834A6E">
          <w:rPr>
            <w:rStyle w:val="Hyperlink"/>
            <w:szCs w:val="20"/>
            <w:lang w:val="en-US"/>
          </w:rPr>
          <w:t>http://inspire.jrc.ec.europa.eu/reports/ImplementingRules/DataSpecifications/D2.5_v3.1.pdf</w:t>
        </w:r>
      </w:hyperlink>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hyperlink r:id="rId57" w:history="1">
        <w:r w:rsidR="00FD2140" w:rsidRPr="00793FB2">
          <w:rPr>
            <w:rStyle w:val="Hyperlink"/>
            <w:szCs w:val="20"/>
            <w:lang w:val="en-US"/>
          </w:rPr>
          <w:t>http://inspire.jrc.ec.europa.eu/documents/Data_Specifications/D2.10.1_GenericNetworkModel_v1.0rc3.pdf</w:t>
        </w:r>
      </w:hyperlink>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BF55BB" w:rsidRPr="00BF55BB" w:rsidRDefault="006F2CE2" w:rsidP="00BF55BB">
      <w:pPr>
        <w:numPr>
          <w:ilvl w:val="0"/>
          <w:numId w:val="19"/>
        </w:numPr>
        <w:spacing w:line="240" w:lineRule="auto"/>
        <w:jc w:val="left"/>
        <w:rPr>
          <w:lang w:val="en-US"/>
        </w:rPr>
      </w:pPr>
      <w:r w:rsidRPr="006F2CE2">
        <w:rPr>
          <w:szCs w:val="20"/>
        </w:rPr>
        <w:t>NEN 3610</w:t>
      </w:r>
      <w:r w:rsidR="004305C4">
        <w:rPr>
          <w:szCs w:val="20"/>
        </w:rPr>
        <w:t>:</w:t>
      </w:r>
      <w:r w:rsidRPr="006F2CE2">
        <w:rPr>
          <w:szCs w:val="20"/>
        </w:rPr>
        <w:t>2011- Basismodel Geo-informatie - Termen, definities,relaties en algemene regels voor de uitwisseling van informatie over aan de aarde gerelateerde ruimtelijke objecten</w:t>
      </w:r>
      <w:r w:rsidR="00DF04D9">
        <w:rPr>
          <w:szCs w:val="20"/>
        </w:rPr>
        <w:t xml:space="preserve">. </w:t>
      </w:r>
      <w:r w:rsidRPr="006F2CE2">
        <w:rPr>
          <w:szCs w:val="20"/>
        </w:rPr>
        <w:t>Normcommissie 351 240 "Geo-informatie</w:t>
      </w:r>
      <w:r w:rsidR="008A21E1">
        <w:rPr>
          <w:szCs w:val="20"/>
        </w:rPr>
        <w:t>”</w:t>
      </w:r>
      <w:r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58" w:history="1">
        <w:r w:rsidR="00FD2140" w:rsidRPr="00FD2140">
          <w:rPr>
            <w:rStyle w:val="Hyperlink"/>
          </w:rPr>
          <w:t>http://www.riool.net/-/informatiemodel-stedelijk-water-ter-visie</w:t>
        </w:r>
      </w:hyperlink>
      <w:r w:rsidR="00FD2140" w:rsidRPr="00FD2140">
        <w:t>. Stichting Rioned.</w:t>
      </w:r>
    </w:p>
    <w:p w:rsidR="00FD2140" w:rsidRDefault="00FD2140" w:rsidP="00FD2140">
      <w:pPr>
        <w:pStyle w:val="Lijstalinea"/>
        <w:numPr>
          <w:ilvl w:val="0"/>
          <w:numId w:val="50"/>
        </w:numPr>
        <w:spacing w:line="240" w:lineRule="auto"/>
        <w:jc w:val="left"/>
      </w:pPr>
      <w:r>
        <w:t xml:space="preserve">GegevensWoordenboek Stedelijk Water (GWSW). </w:t>
      </w:r>
      <w:hyperlink r:id="rId59" w:history="1">
        <w:r w:rsidRPr="00793FB2">
          <w:rPr>
            <w:rStyle w:val="Hyperlink"/>
          </w:rPr>
          <w:t>http://www.riool.net/gegevenswoordenboek</w:t>
        </w:r>
      </w:hyperlink>
      <w:r>
        <w:t>. Stichting Rioned.</w:t>
      </w:r>
    </w:p>
    <w:p w:rsidR="003B5017" w:rsidRPr="00FD2140" w:rsidRDefault="003B5017" w:rsidP="003B5017">
      <w:pPr>
        <w:spacing w:line="240" w:lineRule="auto"/>
        <w:ind w:left="720"/>
        <w:jc w:val="left"/>
        <w:sectPr w:rsidR="003B5017" w:rsidRPr="00FD2140" w:rsidSect="00672722">
          <w:pgSz w:w="11906" w:h="16838" w:code="9"/>
          <w:pgMar w:top="2552" w:right="1622" w:bottom="1531" w:left="1622" w:header="0" w:footer="57" w:gutter="0"/>
          <w:cols w:space="708"/>
          <w:docGrid w:linePitch="360"/>
        </w:sectPr>
      </w:pPr>
      <w:r>
        <w:t xml:space="preserve">Brink, van den, L., Janssen, P., Quak, W.; 2012. Handreiking Geometrie in model en GML.   </w:t>
      </w:r>
      <w:ins w:id="469" w:author="pjanssen" w:date="2016-05-14T11:24:00Z">
        <w:r w:rsidR="0027065E">
          <w:fldChar w:fldCharType="begin"/>
        </w:r>
        <w:r w:rsidR="0027065E">
          <w:instrText xml:space="preserve"> HYPERLINK "</w:instrText>
        </w:r>
      </w:ins>
      <w:r w:rsidR="0027065E" w:rsidRPr="003B5017">
        <w:instrText>http://www.geonovum.nl/sites/default/files/Geometrieinmodelengml_1.0.pdf</w:instrText>
      </w:r>
      <w:ins w:id="470" w:author="pjanssen" w:date="2016-05-14T11:24:00Z">
        <w:r w:rsidR="0027065E">
          <w:instrText xml:space="preserve">" </w:instrText>
        </w:r>
        <w:r w:rsidR="0027065E">
          <w:fldChar w:fldCharType="separate"/>
        </w:r>
      </w:ins>
      <w:r w:rsidR="0027065E" w:rsidRPr="00747468">
        <w:rPr>
          <w:rStyle w:val="Hyperlink"/>
        </w:rPr>
        <w:t>http://www.geonovum.nl/sites/default/files/Geometrieinmodelengml_1.0.pdf</w:t>
      </w:r>
      <w:ins w:id="471" w:author="pjanssen" w:date="2016-05-14T11:24:00Z">
        <w:r w:rsidR="0027065E">
          <w:fldChar w:fldCharType="end"/>
        </w:r>
        <w:r w:rsidR="0027065E">
          <w:t xml:space="preserve"> </w:t>
        </w:r>
      </w:ins>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472" w:name="_Toc450987556"/>
      <w:r>
        <w:t xml:space="preserve">Bijlage </w:t>
      </w:r>
      <w:r w:rsidR="00D955F6">
        <w:t>1: IMKL1.1 (2012)</w:t>
      </w:r>
      <w:bookmarkEnd w:id="472"/>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35pt" o:ole="">
            <v:imagedata r:id="rId60" o:title="" croptop="3994f" cropbottom="5164f"/>
          </v:shape>
          <o:OLEObject Type="Embed" ProgID="PowerPoint.Slide.8" ShapeID="_x0000_i1025" DrawAspect="Content" ObjectID="_1524730255" r:id="rId61"/>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473" w:name="_Toc450987557"/>
      <w:r>
        <w:t xml:space="preserve">Bijlage </w:t>
      </w:r>
      <w:r w:rsidR="00D955F6">
        <w:t xml:space="preserve">2: IMKL2015 </w:t>
      </w:r>
      <w:r w:rsidR="00932116">
        <w:t>waardelijst</w:t>
      </w:r>
      <w:r w:rsidR="00D955F6">
        <w:t>en.</w:t>
      </w:r>
      <w:bookmarkEnd w:id="473"/>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474" w:name="_Toc450987558"/>
      <w:r>
        <w:t xml:space="preserve">Bijlage </w:t>
      </w:r>
      <w:r w:rsidR="00E51DFC">
        <w:t>3</w:t>
      </w:r>
      <w:r>
        <w:t xml:space="preserve">: </w:t>
      </w:r>
      <w:r w:rsidR="00E51DFC">
        <w:t>Toelichting op geometriemodel.</w:t>
      </w:r>
      <w:bookmarkEnd w:id="474"/>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geometrie wordt gerealiseerd door de objectypen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IMKL:KabelOfleiding is een UtilityLinkSet;</w:t>
      </w:r>
    </w:p>
    <w:p w:rsidR="00A11BC4" w:rsidRDefault="00971241">
      <w:pPr>
        <w:pStyle w:val="Lijstalinea"/>
        <w:numPr>
          <w:ilvl w:val="0"/>
          <w:numId w:val="45"/>
        </w:numPr>
      </w:pPr>
      <w:r w:rsidRPr="00971241">
        <w:t>Een UtilityLinkSet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Een LinkSquence bevat DirectedLinks en wordt gebruikt om een route in een netwerk aan te geven.</w:t>
      </w:r>
    </w:p>
    <w:p w:rsidR="00A11BC4" w:rsidRDefault="00A11BC4">
      <w:pPr>
        <w:pStyle w:val="Lijstalinea"/>
      </w:pPr>
    </w:p>
    <w:p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78931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2"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792384"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2"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79545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2"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79443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2"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2BAA" w:rsidRDefault="00BB2BAA">
      <w:r>
        <w:separator/>
      </w:r>
    </w:p>
    <w:p w:rsidR="00BB2BAA" w:rsidRDefault="00BB2BAA"/>
  </w:endnote>
  <w:endnote w:type="continuationSeparator" w:id="0">
    <w:p w:rsidR="00BB2BAA" w:rsidRDefault="00BB2BAA">
      <w:r>
        <w:continuationSeparator/>
      </w:r>
    </w:p>
    <w:p w:rsidR="00BB2BAA" w:rsidRDefault="00BB2BAA"/>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B2550D" w:rsidRPr="00C7450D">
      <w:tc>
        <w:tcPr>
          <w:tcW w:w="648" w:type="dxa"/>
        </w:tcPr>
        <w:p w:rsidR="00B2550D" w:rsidRPr="00E2691E" w:rsidRDefault="00B2550D" w:rsidP="00BB25BB">
          <w:fldSimple w:instr=" PAGE ">
            <w:r>
              <w:rPr>
                <w:noProof/>
              </w:rPr>
              <w:t>2</w:t>
            </w:r>
          </w:fldSimple>
        </w:p>
      </w:tc>
      <w:tc>
        <w:tcPr>
          <w:tcW w:w="8820" w:type="dxa"/>
        </w:tcPr>
        <w:p w:rsidR="00B2550D" w:rsidRPr="00C7450D" w:rsidRDefault="00B2550D"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B2550D" w:rsidRPr="00C7450D" w:rsidRDefault="00B2550D" w:rsidP="00064FFB"/>
  <w:p w:rsidR="00B2550D" w:rsidRPr="00C7450D" w:rsidRDefault="00B2550D" w:rsidP="00064FFB"/>
  <w:p w:rsidR="00B2550D" w:rsidRPr="00C7450D" w:rsidRDefault="00B2550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50D" w:rsidRDefault="00B2550D"/>
  <w:p w:rsidR="00B2550D" w:rsidRDefault="00B2550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B2550D" w:rsidRPr="008A6C4C">
      <w:trPr>
        <w:trHeight w:val="182"/>
      </w:trPr>
      <w:tc>
        <w:tcPr>
          <w:tcW w:w="540" w:type="dxa"/>
        </w:tcPr>
        <w:p w:rsidR="00B2550D" w:rsidRPr="007008A1" w:rsidRDefault="00B2550D"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27065E">
            <w:rPr>
              <w:noProof/>
              <w:sz w:val="14"/>
              <w:szCs w:val="14"/>
            </w:rPr>
            <w:t>72</w:t>
          </w:r>
          <w:r w:rsidRPr="007008A1">
            <w:rPr>
              <w:sz w:val="14"/>
              <w:szCs w:val="14"/>
            </w:rPr>
            <w:fldChar w:fldCharType="end"/>
          </w:r>
        </w:p>
      </w:tc>
      <w:tc>
        <w:tcPr>
          <w:tcW w:w="8835" w:type="dxa"/>
        </w:tcPr>
        <w:p w:rsidR="00B2550D" w:rsidRPr="000427A2" w:rsidRDefault="00B2550D"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B2550D" w:rsidRPr="000427A2" w:rsidRDefault="00B2550D">
    <w:pPr>
      <w:rPr>
        <w:lang w:val="en-US"/>
      </w:rPr>
    </w:pPr>
  </w:p>
  <w:p w:rsidR="00B2550D" w:rsidRPr="000427A2" w:rsidRDefault="00B2550D">
    <w:pP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2BAA" w:rsidRDefault="00BB2BAA">
      <w:r>
        <w:separator/>
      </w:r>
    </w:p>
    <w:p w:rsidR="00BB2BAA" w:rsidRDefault="00BB2BAA"/>
  </w:footnote>
  <w:footnote w:type="continuationSeparator" w:id="0">
    <w:p w:rsidR="00BB2BAA" w:rsidRDefault="00BB2BAA">
      <w:r>
        <w:continuationSeparator/>
      </w:r>
    </w:p>
    <w:p w:rsidR="00BB2BAA" w:rsidRDefault="00BB2BA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50D" w:rsidRDefault="00B2550D" w:rsidP="00064FFB">
    <w:pPr>
      <w:jc w:val="center"/>
    </w:pPr>
  </w:p>
  <w:p w:rsidR="00B2550D" w:rsidRDefault="00B2550D">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50D" w:rsidRDefault="00B2550D"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B2550D" w:rsidRDefault="00B2550D"/>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9">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5">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8">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4"/>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8"/>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39"/>
  </w:num>
  <w:num w:numId="23">
    <w:abstractNumId w:val="17"/>
  </w:num>
  <w:num w:numId="24">
    <w:abstractNumId w:val="40"/>
  </w:num>
  <w:num w:numId="25">
    <w:abstractNumId w:val="20"/>
  </w:num>
  <w:num w:numId="26">
    <w:abstractNumId w:val="48"/>
  </w:num>
  <w:num w:numId="27">
    <w:abstractNumId w:val="19"/>
  </w:num>
  <w:num w:numId="28">
    <w:abstractNumId w:val="42"/>
  </w:num>
  <w:num w:numId="29">
    <w:abstractNumId w:val="22"/>
  </w:num>
  <w:num w:numId="30">
    <w:abstractNumId w:val="47"/>
  </w:num>
  <w:num w:numId="31">
    <w:abstractNumId w:val="18"/>
  </w:num>
  <w:num w:numId="32">
    <w:abstractNumId w:val="16"/>
  </w:num>
  <w:num w:numId="33">
    <w:abstractNumId w:val="49"/>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41"/>
  </w:num>
  <w:num w:numId="47">
    <w:abstractNumId w:val="36"/>
  </w:num>
  <w:num w:numId="48">
    <w:abstractNumId w:val="11"/>
  </w:num>
  <w:num w:numId="49">
    <w:abstractNumId w:val="46"/>
  </w:num>
  <w:num w:numId="50">
    <w:abstractNumId w:val="23"/>
  </w:num>
  <w:num w:numId="51">
    <w:abstractNumId w:val="50"/>
  </w:num>
  <w:num w:numId="52">
    <w:abstractNumId w:val="35"/>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0008"/>
  <w:revisionView w:markup="0"/>
  <w:trackRevisions/>
  <w:defaultTabStop w:val="708"/>
  <w:hyphenationZone w:val="425"/>
  <w:drawingGridHorizontalSpacing w:val="80"/>
  <w:displayHorizontalDrawingGridEvery w:val="2"/>
  <w:characterSpacingControl w:val="doNotCompress"/>
  <w:hdrShapeDefaults>
    <o:shapedefaults v:ext="edit" spidmax="17410"/>
  </w:hdrShapeDefaults>
  <w:footnotePr>
    <w:footnote w:id="-1"/>
    <w:footnote w:id="0"/>
  </w:footnotePr>
  <w:endnotePr>
    <w:endnote w:id="-1"/>
    <w:endnote w:id="0"/>
  </w:endnotePr>
  <w:compat/>
  <w:rsids>
    <w:rsidRoot w:val="006E2148"/>
    <w:rsid w:val="00005301"/>
    <w:rsid w:val="00010898"/>
    <w:rsid w:val="00011C23"/>
    <w:rsid w:val="00017B8E"/>
    <w:rsid w:val="00020F2F"/>
    <w:rsid w:val="00024200"/>
    <w:rsid w:val="00031B8A"/>
    <w:rsid w:val="00032207"/>
    <w:rsid w:val="00033F42"/>
    <w:rsid w:val="00037398"/>
    <w:rsid w:val="00040D93"/>
    <w:rsid w:val="000427A2"/>
    <w:rsid w:val="00047053"/>
    <w:rsid w:val="00051A33"/>
    <w:rsid w:val="00051DFD"/>
    <w:rsid w:val="00055AC2"/>
    <w:rsid w:val="000623EF"/>
    <w:rsid w:val="00064B43"/>
    <w:rsid w:val="00064FFB"/>
    <w:rsid w:val="00065B86"/>
    <w:rsid w:val="00076C28"/>
    <w:rsid w:val="000816A6"/>
    <w:rsid w:val="000830CA"/>
    <w:rsid w:val="00083139"/>
    <w:rsid w:val="00084535"/>
    <w:rsid w:val="000853F0"/>
    <w:rsid w:val="00085436"/>
    <w:rsid w:val="000860FE"/>
    <w:rsid w:val="00091444"/>
    <w:rsid w:val="00091499"/>
    <w:rsid w:val="00094327"/>
    <w:rsid w:val="000A042C"/>
    <w:rsid w:val="000A0CF9"/>
    <w:rsid w:val="000A1A57"/>
    <w:rsid w:val="000A567E"/>
    <w:rsid w:val="000A5775"/>
    <w:rsid w:val="000B15A6"/>
    <w:rsid w:val="000B23FC"/>
    <w:rsid w:val="000B37CB"/>
    <w:rsid w:val="000B5386"/>
    <w:rsid w:val="000B7212"/>
    <w:rsid w:val="000C1C49"/>
    <w:rsid w:val="000C24BC"/>
    <w:rsid w:val="000C2971"/>
    <w:rsid w:val="000D0C03"/>
    <w:rsid w:val="000D422C"/>
    <w:rsid w:val="000D4FAA"/>
    <w:rsid w:val="000E0929"/>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6575"/>
    <w:rsid w:val="00157658"/>
    <w:rsid w:val="00157F1C"/>
    <w:rsid w:val="00161C02"/>
    <w:rsid w:val="00165DD8"/>
    <w:rsid w:val="0016693A"/>
    <w:rsid w:val="00167F21"/>
    <w:rsid w:val="001724FE"/>
    <w:rsid w:val="001750A2"/>
    <w:rsid w:val="001812B9"/>
    <w:rsid w:val="00181F96"/>
    <w:rsid w:val="00182600"/>
    <w:rsid w:val="00190D59"/>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2319C"/>
    <w:rsid w:val="002330F9"/>
    <w:rsid w:val="00234581"/>
    <w:rsid w:val="002359B2"/>
    <w:rsid w:val="00235A08"/>
    <w:rsid w:val="002370BA"/>
    <w:rsid w:val="00241660"/>
    <w:rsid w:val="00241A3D"/>
    <w:rsid w:val="00243DBF"/>
    <w:rsid w:val="00245B08"/>
    <w:rsid w:val="00246AC1"/>
    <w:rsid w:val="00253F30"/>
    <w:rsid w:val="00255B70"/>
    <w:rsid w:val="00260F25"/>
    <w:rsid w:val="0026425C"/>
    <w:rsid w:val="00264B25"/>
    <w:rsid w:val="0027065E"/>
    <w:rsid w:val="00277A65"/>
    <w:rsid w:val="00277D2C"/>
    <w:rsid w:val="00283BD6"/>
    <w:rsid w:val="00291A96"/>
    <w:rsid w:val="002A0ED0"/>
    <w:rsid w:val="002A26AD"/>
    <w:rsid w:val="002C1DC6"/>
    <w:rsid w:val="002C3526"/>
    <w:rsid w:val="002C4D6C"/>
    <w:rsid w:val="002C6666"/>
    <w:rsid w:val="002C7B72"/>
    <w:rsid w:val="002D1C0D"/>
    <w:rsid w:val="002D2CDD"/>
    <w:rsid w:val="002D7CCA"/>
    <w:rsid w:val="002E0E6E"/>
    <w:rsid w:val="002E546F"/>
    <w:rsid w:val="002F1426"/>
    <w:rsid w:val="002F7FED"/>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26"/>
    <w:rsid w:val="003513CF"/>
    <w:rsid w:val="003515CC"/>
    <w:rsid w:val="003657E7"/>
    <w:rsid w:val="00374090"/>
    <w:rsid w:val="00377A2B"/>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4C73"/>
    <w:rsid w:val="003C4DDF"/>
    <w:rsid w:val="003D6804"/>
    <w:rsid w:val="003E1D31"/>
    <w:rsid w:val="003E3B48"/>
    <w:rsid w:val="003E45FA"/>
    <w:rsid w:val="003E5B40"/>
    <w:rsid w:val="003F1083"/>
    <w:rsid w:val="00402252"/>
    <w:rsid w:val="00402AD4"/>
    <w:rsid w:val="00403A01"/>
    <w:rsid w:val="00406B80"/>
    <w:rsid w:val="004078AB"/>
    <w:rsid w:val="0041667C"/>
    <w:rsid w:val="0042522F"/>
    <w:rsid w:val="004305C4"/>
    <w:rsid w:val="00435BDB"/>
    <w:rsid w:val="00436EF4"/>
    <w:rsid w:val="004419AB"/>
    <w:rsid w:val="0044349D"/>
    <w:rsid w:val="00446095"/>
    <w:rsid w:val="004527CB"/>
    <w:rsid w:val="004532E6"/>
    <w:rsid w:val="00454238"/>
    <w:rsid w:val="00455D1F"/>
    <w:rsid w:val="00456DB2"/>
    <w:rsid w:val="00456F46"/>
    <w:rsid w:val="004571DD"/>
    <w:rsid w:val="004666FD"/>
    <w:rsid w:val="0047410C"/>
    <w:rsid w:val="0047444C"/>
    <w:rsid w:val="0048209D"/>
    <w:rsid w:val="00482647"/>
    <w:rsid w:val="004919B8"/>
    <w:rsid w:val="004921A7"/>
    <w:rsid w:val="004A0416"/>
    <w:rsid w:val="004A223C"/>
    <w:rsid w:val="004A39FB"/>
    <w:rsid w:val="004A572C"/>
    <w:rsid w:val="004A761C"/>
    <w:rsid w:val="004B60A9"/>
    <w:rsid w:val="004B713C"/>
    <w:rsid w:val="004C0CA8"/>
    <w:rsid w:val="004C11C4"/>
    <w:rsid w:val="004C365C"/>
    <w:rsid w:val="004C44A2"/>
    <w:rsid w:val="004D3480"/>
    <w:rsid w:val="004D4F6E"/>
    <w:rsid w:val="004D5723"/>
    <w:rsid w:val="004E2308"/>
    <w:rsid w:val="004E2E87"/>
    <w:rsid w:val="004E499B"/>
    <w:rsid w:val="004F02D8"/>
    <w:rsid w:val="004F44C9"/>
    <w:rsid w:val="004F6969"/>
    <w:rsid w:val="004F6BE9"/>
    <w:rsid w:val="005016D6"/>
    <w:rsid w:val="00502E20"/>
    <w:rsid w:val="00506829"/>
    <w:rsid w:val="005120DC"/>
    <w:rsid w:val="005125B7"/>
    <w:rsid w:val="00512EFD"/>
    <w:rsid w:val="005209C3"/>
    <w:rsid w:val="00521088"/>
    <w:rsid w:val="00523537"/>
    <w:rsid w:val="0052388B"/>
    <w:rsid w:val="00524F52"/>
    <w:rsid w:val="00526D5F"/>
    <w:rsid w:val="00531D25"/>
    <w:rsid w:val="005338BD"/>
    <w:rsid w:val="00536484"/>
    <w:rsid w:val="005366D4"/>
    <w:rsid w:val="00537E32"/>
    <w:rsid w:val="005439E2"/>
    <w:rsid w:val="00551821"/>
    <w:rsid w:val="00555EC5"/>
    <w:rsid w:val="00561216"/>
    <w:rsid w:val="00571503"/>
    <w:rsid w:val="00572677"/>
    <w:rsid w:val="00576E1A"/>
    <w:rsid w:val="00581B23"/>
    <w:rsid w:val="00581C62"/>
    <w:rsid w:val="005854EC"/>
    <w:rsid w:val="00587F7F"/>
    <w:rsid w:val="005904C1"/>
    <w:rsid w:val="00593DFC"/>
    <w:rsid w:val="005B0CA7"/>
    <w:rsid w:val="005B6963"/>
    <w:rsid w:val="005C7720"/>
    <w:rsid w:val="005D2BD5"/>
    <w:rsid w:val="005D453A"/>
    <w:rsid w:val="005E1AD7"/>
    <w:rsid w:val="005E66C5"/>
    <w:rsid w:val="005E7EEF"/>
    <w:rsid w:val="005F591B"/>
    <w:rsid w:val="005F777D"/>
    <w:rsid w:val="00607EB0"/>
    <w:rsid w:val="00610F19"/>
    <w:rsid w:val="00613BB2"/>
    <w:rsid w:val="00613D81"/>
    <w:rsid w:val="00614402"/>
    <w:rsid w:val="006162A5"/>
    <w:rsid w:val="00616ED6"/>
    <w:rsid w:val="00620CB1"/>
    <w:rsid w:val="00622867"/>
    <w:rsid w:val="00633F0C"/>
    <w:rsid w:val="00635202"/>
    <w:rsid w:val="00636176"/>
    <w:rsid w:val="0065371C"/>
    <w:rsid w:val="00653DF3"/>
    <w:rsid w:val="0065528A"/>
    <w:rsid w:val="006608EC"/>
    <w:rsid w:val="0066449E"/>
    <w:rsid w:val="006704BF"/>
    <w:rsid w:val="00670CE5"/>
    <w:rsid w:val="00672722"/>
    <w:rsid w:val="00673FC0"/>
    <w:rsid w:val="00674046"/>
    <w:rsid w:val="00680E42"/>
    <w:rsid w:val="006843B1"/>
    <w:rsid w:val="00685311"/>
    <w:rsid w:val="006933C8"/>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60B5"/>
    <w:rsid w:val="006F2CE2"/>
    <w:rsid w:val="006F48BE"/>
    <w:rsid w:val="006F4CEB"/>
    <w:rsid w:val="006F4F6F"/>
    <w:rsid w:val="006F7422"/>
    <w:rsid w:val="007001AC"/>
    <w:rsid w:val="007008A1"/>
    <w:rsid w:val="007013EA"/>
    <w:rsid w:val="00702D6F"/>
    <w:rsid w:val="007040F8"/>
    <w:rsid w:val="00705CDD"/>
    <w:rsid w:val="00706826"/>
    <w:rsid w:val="00712635"/>
    <w:rsid w:val="0071388C"/>
    <w:rsid w:val="007175D0"/>
    <w:rsid w:val="00724976"/>
    <w:rsid w:val="0073301A"/>
    <w:rsid w:val="00735463"/>
    <w:rsid w:val="00741FB7"/>
    <w:rsid w:val="007454FD"/>
    <w:rsid w:val="0075108C"/>
    <w:rsid w:val="00751479"/>
    <w:rsid w:val="0075577F"/>
    <w:rsid w:val="00756728"/>
    <w:rsid w:val="0075753A"/>
    <w:rsid w:val="00761A08"/>
    <w:rsid w:val="00762481"/>
    <w:rsid w:val="00763758"/>
    <w:rsid w:val="007910BD"/>
    <w:rsid w:val="007911E4"/>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10F"/>
    <w:rsid w:val="00804A6D"/>
    <w:rsid w:val="00805F4B"/>
    <w:rsid w:val="0080639F"/>
    <w:rsid w:val="0081034F"/>
    <w:rsid w:val="00811FE4"/>
    <w:rsid w:val="008275BC"/>
    <w:rsid w:val="008309AB"/>
    <w:rsid w:val="008331FB"/>
    <w:rsid w:val="00835D69"/>
    <w:rsid w:val="00836D3F"/>
    <w:rsid w:val="00843564"/>
    <w:rsid w:val="0085017F"/>
    <w:rsid w:val="00851632"/>
    <w:rsid w:val="00852124"/>
    <w:rsid w:val="00855A12"/>
    <w:rsid w:val="0086134C"/>
    <w:rsid w:val="00864C8E"/>
    <w:rsid w:val="008744E1"/>
    <w:rsid w:val="00874CF6"/>
    <w:rsid w:val="00875BD6"/>
    <w:rsid w:val="00876CA9"/>
    <w:rsid w:val="00882C7A"/>
    <w:rsid w:val="008835C1"/>
    <w:rsid w:val="00883948"/>
    <w:rsid w:val="008842B0"/>
    <w:rsid w:val="00884B92"/>
    <w:rsid w:val="008A01A1"/>
    <w:rsid w:val="008A21E1"/>
    <w:rsid w:val="008A3F7B"/>
    <w:rsid w:val="008A6C4C"/>
    <w:rsid w:val="008A6E1A"/>
    <w:rsid w:val="008C14E8"/>
    <w:rsid w:val="008C2572"/>
    <w:rsid w:val="008C38D5"/>
    <w:rsid w:val="008D4D0B"/>
    <w:rsid w:val="008E0649"/>
    <w:rsid w:val="008E1D55"/>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5ADC"/>
    <w:rsid w:val="00946507"/>
    <w:rsid w:val="00953A6F"/>
    <w:rsid w:val="009603E3"/>
    <w:rsid w:val="00963092"/>
    <w:rsid w:val="009637AA"/>
    <w:rsid w:val="00971241"/>
    <w:rsid w:val="00981158"/>
    <w:rsid w:val="009833BD"/>
    <w:rsid w:val="0098448F"/>
    <w:rsid w:val="00994809"/>
    <w:rsid w:val="009A0400"/>
    <w:rsid w:val="009A4291"/>
    <w:rsid w:val="009A432E"/>
    <w:rsid w:val="009A4B32"/>
    <w:rsid w:val="009B01A0"/>
    <w:rsid w:val="009B6EDA"/>
    <w:rsid w:val="009C2B75"/>
    <w:rsid w:val="009C2C92"/>
    <w:rsid w:val="009C7103"/>
    <w:rsid w:val="009D49D9"/>
    <w:rsid w:val="009D54E6"/>
    <w:rsid w:val="009D655E"/>
    <w:rsid w:val="009E08D3"/>
    <w:rsid w:val="009E4694"/>
    <w:rsid w:val="009E6B28"/>
    <w:rsid w:val="009F7CB4"/>
    <w:rsid w:val="00A006BE"/>
    <w:rsid w:val="00A066AD"/>
    <w:rsid w:val="00A11BC4"/>
    <w:rsid w:val="00A129EC"/>
    <w:rsid w:val="00A14AA4"/>
    <w:rsid w:val="00A15980"/>
    <w:rsid w:val="00A17906"/>
    <w:rsid w:val="00A20F45"/>
    <w:rsid w:val="00A212BA"/>
    <w:rsid w:val="00A23501"/>
    <w:rsid w:val="00A24C94"/>
    <w:rsid w:val="00A26809"/>
    <w:rsid w:val="00A26E72"/>
    <w:rsid w:val="00A30F82"/>
    <w:rsid w:val="00A3247A"/>
    <w:rsid w:val="00A348E7"/>
    <w:rsid w:val="00A35CDB"/>
    <w:rsid w:val="00A35E0B"/>
    <w:rsid w:val="00A36B23"/>
    <w:rsid w:val="00A42A80"/>
    <w:rsid w:val="00A439FE"/>
    <w:rsid w:val="00A465BF"/>
    <w:rsid w:val="00A53ECB"/>
    <w:rsid w:val="00A557D9"/>
    <w:rsid w:val="00A60042"/>
    <w:rsid w:val="00A67D82"/>
    <w:rsid w:val="00A67F65"/>
    <w:rsid w:val="00A7057D"/>
    <w:rsid w:val="00A7297A"/>
    <w:rsid w:val="00A72CB9"/>
    <w:rsid w:val="00A74126"/>
    <w:rsid w:val="00A74AE5"/>
    <w:rsid w:val="00A75399"/>
    <w:rsid w:val="00A84868"/>
    <w:rsid w:val="00A905F8"/>
    <w:rsid w:val="00A948C1"/>
    <w:rsid w:val="00AA1364"/>
    <w:rsid w:val="00AA4948"/>
    <w:rsid w:val="00AA4EE7"/>
    <w:rsid w:val="00AA7EF1"/>
    <w:rsid w:val="00AB1384"/>
    <w:rsid w:val="00AB50E3"/>
    <w:rsid w:val="00AC3417"/>
    <w:rsid w:val="00AD512E"/>
    <w:rsid w:val="00AD65AE"/>
    <w:rsid w:val="00AE3F47"/>
    <w:rsid w:val="00AF2344"/>
    <w:rsid w:val="00AF2F4B"/>
    <w:rsid w:val="00AF4EFF"/>
    <w:rsid w:val="00AF5625"/>
    <w:rsid w:val="00AF6602"/>
    <w:rsid w:val="00B05076"/>
    <w:rsid w:val="00B105CC"/>
    <w:rsid w:val="00B123EF"/>
    <w:rsid w:val="00B16FB6"/>
    <w:rsid w:val="00B2056B"/>
    <w:rsid w:val="00B209F7"/>
    <w:rsid w:val="00B20C85"/>
    <w:rsid w:val="00B21B34"/>
    <w:rsid w:val="00B250DA"/>
    <w:rsid w:val="00B2550D"/>
    <w:rsid w:val="00B27A2C"/>
    <w:rsid w:val="00B31BBE"/>
    <w:rsid w:val="00B37CA0"/>
    <w:rsid w:val="00B40EFB"/>
    <w:rsid w:val="00B437F5"/>
    <w:rsid w:val="00B4463F"/>
    <w:rsid w:val="00B46C9A"/>
    <w:rsid w:val="00B51302"/>
    <w:rsid w:val="00B5584F"/>
    <w:rsid w:val="00B57BF0"/>
    <w:rsid w:val="00B626FD"/>
    <w:rsid w:val="00B631E8"/>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2BAA"/>
    <w:rsid w:val="00BB3A1E"/>
    <w:rsid w:val="00BD29BA"/>
    <w:rsid w:val="00BD6B2D"/>
    <w:rsid w:val="00BD71B7"/>
    <w:rsid w:val="00BE1A5C"/>
    <w:rsid w:val="00BE3CB6"/>
    <w:rsid w:val="00BE48B5"/>
    <w:rsid w:val="00BE5435"/>
    <w:rsid w:val="00BF0428"/>
    <w:rsid w:val="00BF1B2D"/>
    <w:rsid w:val="00BF3CA0"/>
    <w:rsid w:val="00BF55BB"/>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35B"/>
    <w:rsid w:val="00C56B43"/>
    <w:rsid w:val="00C60D71"/>
    <w:rsid w:val="00C65B40"/>
    <w:rsid w:val="00C67CD4"/>
    <w:rsid w:val="00C7139A"/>
    <w:rsid w:val="00C73986"/>
    <w:rsid w:val="00C7450D"/>
    <w:rsid w:val="00C77FC2"/>
    <w:rsid w:val="00C81691"/>
    <w:rsid w:val="00C83E8A"/>
    <w:rsid w:val="00C84D52"/>
    <w:rsid w:val="00C8578F"/>
    <w:rsid w:val="00C9149B"/>
    <w:rsid w:val="00C94C38"/>
    <w:rsid w:val="00C96003"/>
    <w:rsid w:val="00C96623"/>
    <w:rsid w:val="00CA06AC"/>
    <w:rsid w:val="00CA2949"/>
    <w:rsid w:val="00CA43F5"/>
    <w:rsid w:val="00CA5233"/>
    <w:rsid w:val="00CA7AD3"/>
    <w:rsid w:val="00CC6C47"/>
    <w:rsid w:val="00CD2268"/>
    <w:rsid w:val="00CD35A6"/>
    <w:rsid w:val="00CD405F"/>
    <w:rsid w:val="00CD4698"/>
    <w:rsid w:val="00CD50D4"/>
    <w:rsid w:val="00CD5CA5"/>
    <w:rsid w:val="00CD7648"/>
    <w:rsid w:val="00CE74FD"/>
    <w:rsid w:val="00CE7A0C"/>
    <w:rsid w:val="00CF1BFC"/>
    <w:rsid w:val="00CF23D1"/>
    <w:rsid w:val="00CF79BA"/>
    <w:rsid w:val="00D00889"/>
    <w:rsid w:val="00D0110B"/>
    <w:rsid w:val="00D025C8"/>
    <w:rsid w:val="00D0351A"/>
    <w:rsid w:val="00D045DD"/>
    <w:rsid w:val="00D0633C"/>
    <w:rsid w:val="00D100A8"/>
    <w:rsid w:val="00D125F2"/>
    <w:rsid w:val="00D2625A"/>
    <w:rsid w:val="00D34018"/>
    <w:rsid w:val="00D372E2"/>
    <w:rsid w:val="00D43A14"/>
    <w:rsid w:val="00D4438A"/>
    <w:rsid w:val="00D50F3A"/>
    <w:rsid w:val="00D52AE2"/>
    <w:rsid w:val="00D57019"/>
    <w:rsid w:val="00D63719"/>
    <w:rsid w:val="00D64E83"/>
    <w:rsid w:val="00D657E0"/>
    <w:rsid w:val="00D66553"/>
    <w:rsid w:val="00D66759"/>
    <w:rsid w:val="00D736E9"/>
    <w:rsid w:val="00D73D7C"/>
    <w:rsid w:val="00D761FB"/>
    <w:rsid w:val="00D765B8"/>
    <w:rsid w:val="00D80AB5"/>
    <w:rsid w:val="00D83932"/>
    <w:rsid w:val="00D841BA"/>
    <w:rsid w:val="00D84E24"/>
    <w:rsid w:val="00D86ED4"/>
    <w:rsid w:val="00D87732"/>
    <w:rsid w:val="00D92DEC"/>
    <w:rsid w:val="00D935C5"/>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EB"/>
    <w:rsid w:val="00E331D9"/>
    <w:rsid w:val="00E33E00"/>
    <w:rsid w:val="00E412C5"/>
    <w:rsid w:val="00E43079"/>
    <w:rsid w:val="00E47D8B"/>
    <w:rsid w:val="00E512BF"/>
    <w:rsid w:val="00E51DFC"/>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93780"/>
    <w:rsid w:val="00E96A1C"/>
    <w:rsid w:val="00E97029"/>
    <w:rsid w:val="00E97A1C"/>
    <w:rsid w:val="00EA1048"/>
    <w:rsid w:val="00EA10B1"/>
    <w:rsid w:val="00EA3317"/>
    <w:rsid w:val="00EA3404"/>
    <w:rsid w:val="00EA3638"/>
    <w:rsid w:val="00EA62E0"/>
    <w:rsid w:val="00EB29AB"/>
    <w:rsid w:val="00EB38A4"/>
    <w:rsid w:val="00EB3BA5"/>
    <w:rsid w:val="00EC1D5D"/>
    <w:rsid w:val="00EC2E5F"/>
    <w:rsid w:val="00ED257A"/>
    <w:rsid w:val="00ED33F0"/>
    <w:rsid w:val="00ED4D55"/>
    <w:rsid w:val="00ED77B8"/>
    <w:rsid w:val="00EE1D08"/>
    <w:rsid w:val="00EE28D0"/>
    <w:rsid w:val="00EE56E8"/>
    <w:rsid w:val="00EE70F5"/>
    <w:rsid w:val="00EE7BB1"/>
    <w:rsid w:val="00EE7EF0"/>
    <w:rsid w:val="00EF1617"/>
    <w:rsid w:val="00F003DD"/>
    <w:rsid w:val="00F01941"/>
    <w:rsid w:val="00F01E6C"/>
    <w:rsid w:val="00F04ECD"/>
    <w:rsid w:val="00F10FD5"/>
    <w:rsid w:val="00F14233"/>
    <w:rsid w:val="00F17E9F"/>
    <w:rsid w:val="00F23E21"/>
    <w:rsid w:val="00F3608E"/>
    <w:rsid w:val="00F42CD4"/>
    <w:rsid w:val="00F43960"/>
    <w:rsid w:val="00F43B64"/>
    <w:rsid w:val="00F4539E"/>
    <w:rsid w:val="00F51602"/>
    <w:rsid w:val="00F5337B"/>
    <w:rsid w:val="00F6049B"/>
    <w:rsid w:val="00F67134"/>
    <w:rsid w:val="00F711F3"/>
    <w:rsid w:val="00F72D0E"/>
    <w:rsid w:val="00F72F1E"/>
    <w:rsid w:val="00F84DD5"/>
    <w:rsid w:val="00F921B7"/>
    <w:rsid w:val="00F9684A"/>
    <w:rsid w:val="00F9768C"/>
    <w:rsid w:val="00FA4E0D"/>
    <w:rsid w:val="00FA6AA6"/>
    <w:rsid w:val="00FA7A29"/>
    <w:rsid w:val="00FB6A21"/>
    <w:rsid w:val="00FB7CA6"/>
    <w:rsid w:val="00FC0156"/>
    <w:rsid w:val="00FC30C6"/>
    <w:rsid w:val="00FD130F"/>
    <w:rsid w:val="00FD2140"/>
    <w:rsid w:val="00FD65D1"/>
    <w:rsid w:val="00FE02E4"/>
    <w:rsid w:val="00FE154F"/>
    <w:rsid w:val="00FE1681"/>
    <w:rsid w:val="00FF35A0"/>
    <w:rsid w:val="00FF37D9"/>
    <w:rsid w:val="00FF39B2"/>
    <w:rsid w:val="00FF4402"/>
    <w:rsid w:val="00FF489B"/>
    <w:rsid w:val="00FF5398"/>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Sub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oofdstukx">
    <w:name w:val="1ai"/>
    <w:pPr>
      <w:numPr>
        <w:numId w:val="7"/>
      </w:numPr>
    </w:pPr>
  </w:style>
  <w:style w:type="numbering" w:customStyle="1" w:styleId="Hoofdstuktitel">
    <w:name w:val="Artikelsectie"/>
    <w:pPr>
      <w:numPr>
        <w:numId w:val="8"/>
      </w:numPr>
    </w:pPr>
  </w:style>
  <w:style w:type="numbering" w:customStyle="1" w:styleId="TOC1">
    <w:name w:val="111111"/>
    <w:pPr>
      <w:numPr>
        <w:numId w:val="6"/>
      </w:numPr>
    </w:pPr>
  </w:style>
  <w:style w:type="numbering" w:customStyle="1" w:styleId="Paragraaftitel">
    <w:name w:val="OpmaakprofielMetopsommingstekens"/>
    <w:pPr>
      <w:numPr>
        <w:numId w:val="5"/>
      </w:numPr>
    </w:pPr>
  </w:style>
</w:styles>
</file>

<file path=word/webSettings.xml><?xml version="1.0" encoding="utf-8"?>
<w:webSettings xmlns:r="http://schemas.openxmlformats.org/officeDocument/2006/relationships" xmlns:w="http://schemas.openxmlformats.org/wordprocessingml/2006/main">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riool.net/gegevenswoordenboek" TargetMode="External"/><Relationship Id="rId26" Type="http://schemas.openxmlformats.org/officeDocument/2006/relationships/hyperlink" Target="http://data.gwsw.nl/binnenonderkantbuis" TargetMode="External"/><Relationship Id="rId39" Type="http://schemas.openxmlformats.org/officeDocument/2006/relationships/image" Target="media/image24.wmf"/><Relationship Id="rId21" Type="http://schemas.openxmlformats.org/officeDocument/2006/relationships/image" Target="media/image7.wmf"/><Relationship Id="rId34" Type="http://schemas.openxmlformats.org/officeDocument/2006/relationships/image" Target="media/image19.wmf"/><Relationship Id="rId42" Type="http://schemas.openxmlformats.org/officeDocument/2006/relationships/image" Target="media/image27.wmf"/><Relationship Id="rId47" Type="http://schemas.openxmlformats.org/officeDocument/2006/relationships/image" Target="media/image31.wmf"/><Relationship Id="rId50" Type="http://schemas.openxmlformats.org/officeDocument/2006/relationships/hyperlink" Target="http://data.gwsw.nl" TargetMode="External"/><Relationship Id="rId55" Type="http://schemas.openxmlformats.org/officeDocument/2006/relationships/hyperlink" Target="http://inspire.jrc.ec.europa.eu/documents/Data_Specifications/INSPIRE_DataSpecification_US_v3.0.pdf"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0" Type="http://schemas.openxmlformats.org/officeDocument/2006/relationships/image" Target="media/image6.wmf"/><Relationship Id="rId29" Type="http://schemas.openxmlformats.org/officeDocument/2006/relationships/image" Target="media/image14.wmf"/><Relationship Id="rId41" Type="http://schemas.openxmlformats.org/officeDocument/2006/relationships/image" Target="media/image26.wmf"/><Relationship Id="rId54" Type="http://schemas.openxmlformats.org/officeDocument/2006/relationships/hyperlink" Target="http://www.geonovum.nl/sites/default/files/Geometrieinmodelengml_1.0.pdf" TargetMode="External"/><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wmf"/><Relationship Id="rId32" Type="http://schemas.openxmlformats.org/officeDocument/2006/relationships/image" Target="media/image17.wmf"/><Relationship Id="rId37" Type="http://schemas.openxmlformats.org/officeDocument/2006/relationships/image" Target="media/image22.wmf"/><Relationship Id="rId40" Type="http://schemas.openxmlformats.org/officeDocument/2006/relationships/image" Target="media/image25.wmf"/><Relationship Id="rId45" Type="http://schemas.openxmlformats.org/officeDocument/2006/relationships/image" Target="media/image30.png"/><Relationship Id="rId53" Type="http://schemas.openxmlformats.org/officeDocument/2006/relationships/hyperlink" Target="http://data.gwsw.nl/vrijvervalrioolleiding" TargetMode="External"/><Relationship Id="rId58" Type="http://schemas.openxmlformats.org/officeDocument/2006/relationships/hyperlink" Target="http://www.riool.net/-/informatiemodel-stedelijk-water-ter-visie"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wmf"/><Relationship Id="rId28" Type="http://schemas.openxmlformats.org/officeDocument/2006/relationships/image" Target="media/image13.wmf"/><Relationship Id="rId36" Type="http://schemas.openxmlformats.org/officeDocument/2006/relationships/image" Target="media/image21.png"/><Relationship Id="rId49" Type="http://schemas.openxmlformats.org/officeDocument/2006/relationships/image" Target="media/image33.wmf"/><Relationship Id="rId57" Type="http://schemas.openxmlformats.org/officeDocument/2006/relationships/hyperlink" Target="http://inspire.jrc.ec.europa.eu/documents/Data_Specifications/D2.10.1_GenericNetworkModel_v1.0rc3.pdf" TargetMode="External"/><Relationship Id="rId61" Type="http://schemas.openxmlformats.org/officeDocument/2006/relationships/oleObject" Target="embeddings/oleObject1.bin"/><Relationship Id="rId10" Type="http://schemas.openxmlformats.org/officeDocument/2006/relationships/header" Target="header1.xml"/><Relationship Id="rId19" Type="http://schemas.openxmlformats.org/officeDocument/2006/relationships/image" Target="media/image5.wmf"/><Relationship Id="rId31" Type="http://schemas.openxmlformats.org/officeDocument/2006/relationships/image" Target="media/image16.wmf"/><Relationship Id="rId44" Type="http://schemas.openxmlformats.org/officeDocument/2006/relationships/image" Target="media/image29.wmf"/><Relationship Id="rId52" Type="http://schemas.openxmlformats.org/officeDocument/2006/relationships/hyperlink" Target="http://data.gwsw.nl/%7bterm%7d" TargetMode="External"/><Relationship Id="rId60" Type="http://schemas.openxmlformats.org/officeDocument/2006/relationships/image" Target="media/image34.emf"/><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8.wmf"/><Relationship Id="rId27" Type="http://schemas.openxmlformats.org/officeDocument/2006/relationships/image" Target="media/image12.wmf"/><Relationship Id="rId30" Type="http://schemas.openxmlformats.org/officeDocument/2006/relationships/image" Target="media/image15.wmf"/><Relationship Id="rId35" Type="http://schemas.openxmlformats.org/officeDocument/2006/relationships/image" Target="media/image20.jpeg"/><Relationship Id="rId43" Type="http://schemas.openxmlformats.org/officeDocument/2006/relationships/image" Target="media/image28.wmf"/><Relationship Id="rId48" Type="http://schemas.openxmlformats.org/officeDocument/2006/relationships/image" Target="media/image32.wmf"/><Relationship Id="rId56" Type="http://schemas.openxmlformats.org/officeDocument/2006/relationships/hyperlink" Target="http://inspire.jrc.ec.europa.eu/reports/ImplementingRules/DataSpecifications/D2.5_v3.1.pdf"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parql.gwsw.n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inspire.jrc.ec.europa.eu/documents/Data_Specifications/INSPIRE_DataSpecification_US_v3.0.pdf" TargetMode="External"/><Relationship Id="rId25" Type="http://schemas.openxmlformats.org/officeDocument/2006/relationships/image" Target="media/image11.png"/><Relationship Id="rId33" Type="http://schemas.openxmlformats.org/officeDocument/2006/relationships/image" Target="media/image18.wmf"/><Relationship Id="rId38" Type="http://schemas.openxmlformats.org/officeDocument/2006/relationships/image" Target="media/image23.wmf"/><Relationship Id="rId46" Type="http://schemas.openxmlformats.org/officeDocument/2006/relationships/image" Target="cid:part1.02020806.07060509@tudelft.nl" TargetMode="External"/><Relationship Id="rId59" Type="http://schemas.openxmlformats.org/officeDocument/2006/relationships/hyperlink" Target="http://www.riool.net/gegevenswoordenboe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E7516E-79B8-4B8C-9CFB-5BE46729A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74</Pages>
  <Words>15664</Words>
  <Characters>86153</Characters>
  <Application>Microsoft Office Word</Application>
  <DocSecurity>0</DocSecurity>
  <Lines>717</Lines>
  <Paragraphs>203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101614</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pjanssen</cp:lastModifiedBy>
  <cp:revision>14</cp:revision>
  <cp:lastPrinted>2016-02-17T15:15:00Z</cp:lastPrinted>
  <dcterms:created xsi:type="dcterms:W3CDTF">2016-04-22T12:46:00Z</dcterms:created>
  <dcterms:modified xsi:type="dcterms:W3CDTF">2016-05-14T09:24:00Z</dcterms:modified>
</cp:coreProperties>
</file>