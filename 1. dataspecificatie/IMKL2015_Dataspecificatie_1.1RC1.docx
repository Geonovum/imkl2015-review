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350F0F"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573FDF" w:rsidRDefault="00573FDF" w:rsidP="007911E4">
                  <w:pPr>
                    <w:spacing w:line="360" w:lineRule="auto"/>
                    <w:ind w:left="14" w:hanging="14"/>
                    <w:rPr>
                      <w:sz w:val="28"/>
                      <w:szCs w:val="28"/>
                    </w:rPr>
                  </w:pPr>
                  <w:r>
                    <w:rPr>
                      <w:sz w:val="28"/>
                      <w:szCs w:val="28"/>
                    </w:rPr>
                    <w:t>Rapport</w:t>
                  </w:r>
                </w:p>
                <w:p w:rsidR="00573FDF" w:rsidRDefault="00573FDF"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350F0F"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350F0F" w:rsidP="007C7339">
      <w:pPr>
        <w:spacing w:line="240" w:lineRule="atLeast"/>
        <w:jc w:val="left"/>
        <w:rPr>
          <w:sz w:val="28"/>
          <w:szCs w:val="28"/>
        </w:rPr>
      </w:pPr>
      <w:r w:rsidRPr="00350F0F">
        <w:rPr>
          <w:noProof/>
        </w:rPr>
        <w:pict>
          <v:shape id="_x0000_s1027" type="#_x0000_t202" style="position:absolute;margin-left:275.15pt;margin-top:6.25pt;width:167.25pt;height:67.5pt;z-index:251656192" stroked="f">
            <v:textbox style="mso-next-textbox:#_x0000_s1027">
              <w:txbxContent>
                <w:p w:rsidR="00573FDF" w:rsidRDefault="00573FDF">
                  <w:pPr>
                    <w:jc w:val="right"/>
                    <w:rPr>
                      <w:sz w:val="24"/>
                      <w:szCs w:val="24"/>
                    </w:rPr>
                  </w:pPr>
                  <w:bookmarkStart w:id="0" w:name="Opdrachtgever"/>
                  <w:r w:rsidRPr="00FD130F">
                    <w:rPr>
                      <w:sz w:val="24"/>
                      <w:szCs w:val="24"/>
                    </w:rPr>
                    <w:t>Geonovum</w:t>
                  </w:r>
                  <w:bookmarkEnd w:id="0"/>
                </w:p>
                <w:p w:rsidR="00573FDF" w:rsidRDefault="00573FDF">
                  <w:pPr>
                    <w:jc w:val="right"/>
                    <w:rPr>
                      <w:sz w:val="24"/>
                      <w:szCs w:val="24"/>
                    </w:rPr>
                  </w:pPr>
                </w:p>
                <w:p w:rsidR="00573FDF" w:rsidRDefault="00573FDF">
                  <w:pPr>
                    <w:jc w:val="right"/>
                    <w:rPr>
                      <w:sz w:val="24"/>
                      <w:szCs w:val="24"/>
                    </w:rPr>
                  </w:pPr>
                </w:p>
              </w:txbxContent>
            </v:textbox>
            <w10:wrap type="square"/>
          </v:shape>
        </w:pict>
      </w:r>
      <w:r w:rsidRPr="00350F0F">
        <w:rPr>
          <w:noProof/>
        </w:rPr>
        <w:pict>
          <v:shape id="_x0000_s1030" type="#_x0000_t202" style="position:absolute;margin-left:-6.2pt;margin-top:6.25pt;width:171pt;height:36pt;z-index:251657216" stroked="f">
            <v:textbox style="mso-next-textbox:#_x0000_s1030">
              <w:txbxContent>
                <w:p w:rsidR="00573FDF" w:rsidRDefault="00573FDF" w:rsidP="00672722">
                  <w:pPr>
                    <w:jc w:val="left"/>
                    <w:rPr>
                      <w:b/>
                    </w:rPr>
                  </w:pPr>
                  <w:r w:rsidRPr="00672722">
                    <w:rPr>
                      <w:b/>
                    </w:rPr>
                    <w:t>datum</w:t>
                  </w:r>
                </w:p>
                <w:p w:rsidR="00573FDF" w:rsidRPr="004419AB" w:rsidRDefault="00573FDF" w:rsidP="00672722">
                  <w:pPr>
                    <w:jc w:val="left"/>
                  </w:pPr>
                  <w:del w:id="1" w:author="pjanssen" w:date="2016-05-14T11:06:00Z">
                    <w:r w:rsidDel="0027065E">
                      <w:delText xml:space="preserve">22 </w:delText>
                    </w:r>
                  </w:del>
                  <w:ins w:id="2" w:author="pjanssen" w:date="2016-05-14T11:06:00Z">
                    <w:r>
                      <w:t>1</w:t>
                    </w:r>
                  </w:ins>
                  <w:ins w:id="3" w:author="pjanssen" w:date="2016-05-14T11:07:00Z">
                    <w:r>
                      <w:t>4</w:t>
                    </w:r>
                  </w:ins>
                  <w:ins w:id="4" w:author="pjanssen" w:date="2016-05-14T11:06:00Z">
                    <w:r>
                      <w:t xml:space="preserve"> </w:t>
                    </w:r>
                  </w:ins>
                  <w:del w:id="5" w:author="pjanssen" w:date="2016-05-14T11:06:00Z">
                    <w:r w:rsidDel="0027065E">
                      <w:delText xml:space="preserve">april </w:delText>
                    </w:r>
                  </w:del>
                  <w:ins w:id="6" w:author="pjanssen" w:date="2016-05-14T11:06:00Z">
                    <w:r>
                      <w:t xml:space="preserve">mei </w:t>
                    </w:r>
                  </w:ins>
                  <w:r>
                    <w:t>2016</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350F0F" w:rsidP="007C7339">
      <w:pPr>
        <w:spacing w:line="240" w:lineRule="atLeast"/>
        <w:jc w:val="left"/>
        <w:rPr>
          <w:sz w:val="28"/>
          <w:szCs w:val="28"/>
        </w:rPr>
      </w:pPr>
      <w:r w:rsidRPr="00350F0F">
        <w:rPr>
          <w:noProof/>
        </w:rPr>
        <w:pict>
          <v:shape id="_x0000_s1031" type="#_x0000_t202" style="position:absolute;margin-left:-180.1pt;margin-top:11.95pt;width:171pt;height:36pt;z-index:251658240" stroked="f">
            <v:textbox style="mso-next-textbox:#_x0000_s1031">
              <w:txbxContent>
                <w:p w:rsidR="00573FDF" w:rsidRPr="00672722" w:rsidRDefault="00573FDF" w:rsidP="00796267">
                  <w:pPr>
                    <w:rPr>
                      <w:b/>
                    </w:rPr>
                  </w:pPr>
                  <w:r w:rsidRPr="00672722">
                    <w:rPr>
                      <w:b/>
                    </w:rPr>
                    <w:t>versie</w:t>
                  </w:r>
                </w:p>
                <w:p w:rsidR="00573FDF" w:rsidRPr="00DC7808" w:rsidRDefault="00573FDF" w:rsidP="00796267">
                  <w:r>
                    <w:t>1.1RC1</w:t>
                  </w:r>
                  <w:del w:id="7" w:author="pjanssen" w:date="2016-05-14T11:06:00Z">
                    <w:r w:rsidDel="0027065E">
                      <w:delText xml:space="preserve"> concept</w:delText>
                    </w:r>
                  </w:del>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27065E">
            <w:pPr>
              <w:jc w:val="left"/>
              <w:rPr>
                <w:color w:val="0000FF"/>
              </w:rPr>
            </w:pPr>
            <w:r w:rsidRPr="005F591B">
              <w:t>D</w:t>
            </w:r>
            <w:r w:rsidR="000427A2" w:rsidRPr="005F591B">
              <w:t>atum laatste wijziging</w:t>
            </w:r>
            <w:r w:rsidRPr="005F591B">
              <w:t xml:space="preserve"> </w:t>
            </w:r>
            <w:r w:rsidRPr="005F591B">
              <w:rPr>
                <w:color w:val="0000FF"/>
              </w:rPr>
              <w:t>&lt;</w:t>
            </w:r>
            <w:r w:rsidR="00C67CD4">
              <w:rPr>
                <w:color w:val="0000FF"/>
              </w:rPr>
              <w:t>2016</w:t>
            </w:r>
            <w:r w:rsidR="001239D0">
              <w:rPr>
                <w:color w:val="0000FF"/>
              </w:rPr>
              <w:t>-</w:t>
            </w:r>
            <w:del w:id="8" w:author="pjanssen" w:date="2016-05-14T11:06:00Z">
              <w:r w:rsidR="00C67CD4" w:rsidDel="0027065E">
                <w:rPr>
                  <w:color w:val="0000FF"/>
                </w:rPr>
                <w:delText>04</w:delText>
              </w:r>
            </w:del>
            <w:ins w:id="9" w:author="pjanssen" w:date="2016-05-14T11:06:00Z">
              <w:r w:rsidR="0027065E">
                <w:rPr>
                  <w:color w:val="0000FF"/>
                </w:rPr>
                <w:t>05</w:t>
              </w:r>
            </w:ins>
            <w:r w:rsidRPr="005F591B">
              <w:rPr>
                <w:color w:val="0000FF"/>
              </w:rPr>
              <w:t>-</w:t>
            </w:r>
            <w:del w:id="10" w:author="pjanssen" w:date="2016-05-14T11:07:00Z">
              <w:r w:rsidR="00C67CD4" w:rsidDel="0027065E">
                <w:rPr>
                  <w:color w:val="0000FF"/>
                </w:rPr>
                <w:delText>2</w:delText>
              </w:r>
              <w:r w:rsidR="000C2971" w:rsidDel="0027065E">
                <w:rPr>
                  <w:color w:val="0000FF"/>
                </w:rPr>
                <w:delText>2</w:delText>
              </w:r>
            </w:del>
            <w:ins w:id="11" w:author="pjanssen" w:date="2016-05-14T11:07:00Z">
              <w:r w:rsidR="0027065E">
                <w:rPr>
                  <w:color w:val="0000FF"/>
                </w:rPr>
                <w:t>14</w:t>
              </w:r>
            </w:ins>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C67CD4">
            <w:pPr>
              <w:jc w:val="left"/>
              <w:rPr>
                <w:color w:val="0000FF"/>
              </w:rPr>
            </w:pPr>
            <w:r>
              <w:rPr>
                <w:color w:val="0000FF"/>
              </w:rPr>
              <w:t>IMKL_Dataspecificatie_</w:t>
            </w:r>
            <w:r w:rsidR="003657E7">
              <w:rPr>
                <w:color w:val="0000FF"/>
              </w:rPr>
              <w:t>1.</w:t>
            </w:r>
            <w:r w:rsidR="00C67CD4">
              <w:rPr>
                <w:color w:val="0000FF"/>
              </w:rPr>
              <w:t>1RC1</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27065E" w:rsidRPr="00866987" w:rsidTr="00D64E83">
        <w:trPr>
          <w:ins w:id="12" w:author="pjanssen" w:date="2016-05-14T11:07:00Z"/>
        </w:trPr>
        <w:tc>
          <w:tcPr>
            <w:tcW w:w="445" w:type="pct"/>
          </w:tcPr>
          <w:p w:rsidR="0027065E" w:rsidRDefault="0027065E" w:rsidP="00DD5E22">
            <w:pPr>
              <w:jc w:val="left"/>
              <w:rPr>
                <w:ins w:id="13" w:author="pjanssen" w:date="2016-05-14T11:07:00Z"/>
                <w:bCs/>
              </w:rPr>
            </w:pPr>
            <w:ins w:id="14" w:author="pjanssen" w:date="2016-05-14T11:07:00Z">
              <w:r>
                <w:rPr>
                  <w:bCs/>
                </w:rPr>
                <w:t>1.1RC1</w:t>
              </w:r>
            </w:ins>
          </w:p>
        </w:tc>
        <w:tc>
          <w:tcPr>
            <w:tcW w:w="725" w:type="pct"/>
          </w:tcPr>
          <w:p w:rsidR="0027065E" w:rsidRDefault="0027065E" w:rsidP="0027065E">
            <w:pPr>
              <w:jc w:val="left"/>
              <w:rPr>
                <w:ins w:id="15" w:author="pjanssen" w:date="2016-05-14T11:07:00Z"/>
                <w:bCs/>
              </w:rPr>
            </w:pPr>
            <w:ins w:id="16" w:author="pjanssen" w:date="2016-05-14T11:07:00Z">
              <w:r>
                <w:rPr>
                  <w:bCs/>
                </w:rPr>
                <w:t>2016-05-14</w:t>
              </w:r>
            </w:ins>
          </w:p>
        </w:tc>
        <w:tc>
          <w:tcPr>
            <w:tcW w:w="641" w:type="pct"/>
          </w:tcPr>
          <w:p w:rsidR="0027065E" w:rsidRDefault="0027065E" w:rsidP="00E67465">
            <w:pPr>
              <w:jc w:val="left"/>
              <w:rPr>
                <w:ins w:id="17" w:author="pjanssen" w:date="2016-05-14T11:07:00Z"/>
                <w:bCs/>
              </w:rPr>
            </w:pPr>
            <w:ins w:id="18" w:author="pjanssen" w:date="2016-05-14T11:08:00Z">
              <w:r>
                <w:rPr>
                  <w:bCs/>
                </w:rPr>
                <w:t>PJA</w:t>
              </w:r>
            </w:ins>
          </w:p>
        </w:tc>
        <w:tc>
          <w:tcPr>
            <w:tcW w:w="692" w:type="pct"/>
          </w:tcPr>
          <w:p w:rsidR="0027065E" w:rsidRDefault="0027065E" w:rsidP="00A905F8">
            <w:pPr>
              <w:jc w:val="left"/>
              <w:rPr>
                <w:ins w:id="19" w:author="pjanssen" w:date="2016-05-14T11:07:00Z"/>
                <w:bCs/>
              </w:rPr>
            </w:pPr>
            <w:ins w:id="20" w:author="pjanssen" w:date="2016-05-14T11:08:00Z">
              <w:r>
                <w:rPr>
                  <w:bCs/>
                </w:rPr>
                <w:t>divers</w:t>
              </w:r>
            </w:ins>
          </w:p>
        </w:tc>
        <w:tc>
          <w:tcPr>
            <w:tcW w:w="2498" w:type="pct"/>
          </w:tcPr>
          <w:p w:rsidR="0027065E" w:rsidRDefault="0027065E" w:rsidP="00E67465">
            <w:pPr>
              <w:jc w:val="left"/>
              <w:rPr>
                <w:ins w:id="21" w:author="pjanssen" w:date="2016-05-14T11:07:00Z"/>
                <w:bCs/>
              </w:rPr>
            </w:pPr>
            <w:ins w:id="22" w:author="pjanssen" w:date="2016-05-14T11:08:00Z">
              <w:r>
                <w:rPr>
                  <w:bCs/>
                </w:rPr>
                <w:t>Kleine aanpassingen van concept naar RC1</w:t>
              </w:r>
            </w:ins>
          </w:p>
        </w:tc>
      </w:tr>
      <w:tr w:rsidR="00C67CD4" w:rsidRPr="00866987" w:rsidTr="00D64E83">
        <w:tc>
          <w:tcPr>
            <w:tcW w:w="445" w:type="pct"/>
          </w:tcPr>
          <w:p w:rsidR="00C67CD4" w:rsidRDefault="00F43960" w:rsidP="00DD5E22">
            <w:pPr>
              <w:jc w:val="left"/>
              <w:rPr>
                <w:bCs/>
              </w:rPr>
            </w:pPr>
            <w:r>
              <w:rPr>
                <w:bCs/>
              </w:rPr>
              <w:t>1.</w:t>
            </w:r>
            <w:r w:rsidR="00C67CD4">
              <w:rPr>
                <w:bCs/>
              </w:rPr>
              <w:t>1RC1</w:t>
            </w:r>
          </w:p>
        </w:tc>
        <w:tc>
          <w:tcPr>
            <w:tcW w:w="725" w:type="pct"/>
          </w:tcPr>
          <w:p w:rsidR="00C67CD4" w:rsidRDefault="00C67CD4" w:rsidP="000C2971">
            <w:pPr>
              <w:jc w:val="left"/>
              <w:rPr>
                <w:bCs/>
              </w:rPr>
            </w:pPr>
            <w:r>
              <w:rPr>
                <w:bCs/>
              </w:rPr>
              <w:t>2016-04-22</w:t>
            </w:r>
          </w:p>
        </w:tc>
        <w:tc>
          <w:tcPr>
            <w:tcW w:w="641" w:type="pct"/>
          </w:tcPr>
          <w:p w:rsidR="00C67CD4" w:rsidRDefault="00C67CD4" w:rsidP="00E67465">
            <w:pPr>
              <w:jc w:val="left"/>
              <w:rPr>
                <w:bCs/>
              </w:rPr>
            </w:pPr>
            <w:r>
              <w:rPr>
                <w:bCs/>
              </w:rPr>
              <w:t>PJA</w:t>
            </w:r>
          </w:p>
        </w:tc>
        <w:tc>
          <w:tcPr>
            <w:tcW w:w="692" w:type="pct"/>
          </w:tcPr>
          <w:p w:rsidR="00C67CD4" w:rsidRDefault="00C67CD4" w:rsidP="00A905F8">
            <w:pPr>
              <w:jc w:val="left"/>
              <w:rPr>
                <w:bCs/>
              </w:rPr>
            </w:pPr>
            <w:r>
              <w:rPr>
                <w:bCs/>
              </w:rPr>
              <w:t>divers</w:t>
            </w:r>
          </w:p>
        </w:tc>
        <w:tc>
          <w:tcPr>
            <w:tcW w:w="2498" w:type="pct"/>
          </w:tcPr>
          <w:p w:rsidR="00C67CD4" w:rsidRDefault="00350F0F" w:rsidP="00E67465">
            <w:pPr>
              <w:jc w:val="left"/>
              <w:rPr>
                <w:bCs/>
              </w:rPr>
            </w:pPr>
            <w:r w:rsidRPr="00350F0F">
              <w:rPr>
                <w:bCs/>
                <w:u w:val="single"/>
                <w:rPrChange w:id="23" w:author="pjanssen" w:date="2016-05-14T11:09:00Z">
                  <w:rPr>
                    <w:bCs/>
                  </w:rPr>
                </w:rPrChange>
              </w:rPr>
              <w:t>Concept</w:t>
            </w:r>
            <w:r w:rsidR="00F43960">
              <w:rPr>
                <w:bCs/>
              </w:rPr>
              <w:t xml:space="preserve"> </w:t>
            </w:r>
            <w:r w:rsidR="00C67CD4">
              <w:rPr>
                <w:bCs/>
              </w:rPr>
              <w:t>Update naar 1.1</w:t>
            </w:r>
          </w:p>
        </w:tc>
      </w:tr>
      <w:tr w:rsidR="000C2971" w:rsidRPr="00866987" w:rsidTr="00D64E83">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8" w:type="pct"/>
          </w:tcPr>
          <w:p w:rsidR="000C2971" w:rsidRDefault="000C2971" w:rsidP="00E67465">
            <w:pPr>
              <w:jc w:val="left"/>
              <w:rPr>
                <w:bCs/>
              </w:rPr>
            </w:pPr>
            <w:r>
              <w:rPr>
                <w:bCs/>
              </w:rPr>
              <w:t>GWSW referenties</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Publicatie als versie 1.0 release candidate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r>
              <w:rPr>
                <w:bCs/>
              </w:rPr>
              <w:t>Nav review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r>
              <w:rPr>
                <w:bCs/>
              </w:rPr>
              <w:t>Nav review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r>
              <w:rPr>
                <w:bCs/>
              </w:rPr>
              <w:t>Nav van review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r>
              <w:rPr>
                <w:bCs/>
              </w:rPr>
              <w:t>Review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r>
              <w:rPr>
                <w:bCs/>
              </w:rPr>
              <w:t>Review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350F0F">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573FDF" w:rsidRPr="00672722" w:rsidRDefault="00573FDF" w:rsidP="0071388C">
                  <w:pPr>
                    <w:rPr>
                      <w:b/>
                    </w:rPr>
                  </w:pPr>
                  <w:r>
                    <w:rPr>
                      <w:b/>
                    </w:rPr>
                    <w:t>rechtenbeleid</w:t>
                  </w:r>
                </w:p>
                <w:p w:rsidR="00573FDF" w:rsidRDefault="00573FDF" w:rsidP="0071388C">
                  <w:pPr>
                    <w:ind w:left="709" w:firstLine="709"/>
                  </w:pPr>
                  <w:r w:rsidRPr="00D774FF">
                    <w:t>Naamsvermelding-GeenAfgeleideWerken 3.0 Nederland</w:t>
                  </w:r>
                </w:p>
                <w:p w:rsidR="00573FDF" w:rsidRDefault="00573FDF" w:rsidP="0071388C">
                  <w:pPr>
                    <w:ind w:left="709" w:firstLine="709"/>
                  </w:pPr>
                  <w:r w:rsidRPr="00D774FF">
                    <w:t>(CC BY-ND 3.0)</w:t>
                  </w:r>
                  <w:r>
                    <w:t xml:space="preserve"> </w:t>
                  </w:r>
                  <w:r>
                    <w:tab/>
                  </w:r>
                </w:p>
                <w:p w:rsidR="00573FDF" w:rsidRDefault="00573FDF" w:rsidP="0071388C">
                  <w:pPr>
                    <w:ind w:left="709" w:firstLine="709"/>
                  </w:pPr>
                </w:p>
                <w:p w:rsidR="00573FDF" w:rsidRPr="002564CF" w:rsidRDefault="00573FDF"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 Rioned,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Pr="000E7FD9" w:rsidRDefault="006F2CE2" w:rsidP="000E7FD9">
      <w:pPr>
        <w:rPr>
          <w:lang w:val="fr-FR"/>
        </w:rPr>
      </w:pPr>
      <w:r w:rsidRPr="006F2CE2">
        <w:rPr>
          <w:lang w:val="fr-FR"/>
        </w:rPr>
        <w:t>Jorrit Hans</w:t>
      </w:r>
      <w:r w:rsidR="00C67CD4">
        <w:rPr>
          <w:lang w:val="fr-FR"/>
        </w:rPr>
        <w:t>s</w:t>
      </w:r>
      <w:r w:rsidRPr="006F2CE2">
        <w:rPr>
          <w:lang w:val="fr-FR"/>
        </w:rPr>
        <w:t>on (Enexis)</w:t>
      </w:r>
    </w:p>
    <w:p w:rsidR="000E7FD9" w:rsidRDefault="006F2CE2" w:rsidP="000E7FD9">
      <w:pPr>
        <w:rPr>
          <w:lang w:val="fr-FR"/>
        </w:rPr>
      </w:pPr>
      <w:r w:rsidRPr="006F2CE2">
        <w:rPr>
          <w:lang w:val="fr-FR"/>
        </w:rPr>
        <w:t>Marcel Busser (BAM)</w:t>
      </w:r>
    </w:p>
    <w:p w:rsidR="00735463" w:rsidRPr="00C67CD4" w:rsidRDefault="00AD512E" w:rsidP="000E7FD9">
      <w:r w:rsidRPr="00C67CD4">
        <w:t>Felix Parmentier (BAM)</w:t>
      </w:r>
    </w:p>
    <w:p w:rsidR="008E0649" w:rsidRPr="00C67CD4" w:rsidRDefault="00AD512E" w:rsidP="000E7FD9">
      <w:r w:rsidRPr="00C67CD4">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r>
        <w:t>Fuat Akdeniz (Kadaster)</w:t>
      </w:r>
    </w:p>
    <w:p w:rsidR="00CD35A6" w:rsidRDefault="00CD35A6" w:rsidP="000E7FD9">
      <w:r>
        <w:t>Herman van den Berg (Kadaster)</w:t>
      </w:r>
    </w:p>
    <w:p w:rsidR="00735463" w:rsidRPr="00CF79BA" w:rsidRDefault="006A5E30" w:rsidP="000E7FD9">
      <w:pPr>
        <w:rPr>
          <w:lang w:val="en-GB"/>
        </w:rPr>
      </w:pPr>
      <w:r w:rsidRPr="006A5E30">
        <w:rPr>
          <w:lang w:val="en-GB"/>
        </w:rPr>
        <w:t>Bas Heite (B12)</w:t>
      </w:r>
    </w:p>
    <w:p w:rsidR="000E7FD9" w:rsidRPr="00CF79BA" w:rsidRDefault="006A5E30" w:rsidP="000E7FD9">
      <w:pPr>
        <w:rPr>
          <w:lang w:val="en-GB"/>
        </w:rPr>
      </w:pPr>
      <w:r w:rsidRPr="006A5E30">
        <w:rPr>
          <w:lang w:val="en-GB"/>
        </w:rPr>
        <w:t>Frank Coumans (Eneco)</w:t>
      </w:r>
    </w:p>
    <w:p w:rsidR="000E7FD9" w:rsidRDefault="000E7FD9" w:rsidP="000E7FD9">
      <w:r>
        <w:t>Hans Meijer (Gemeente Den Haag)</w:t>
      </w:r>
    </w:p>
    <w:p w:rsidR="000E7FD9" w:rsidRDefault="000E7FD9" w:rsidP="000E7FD9">
      <w:r>
        <w:t>Eric Oosterom (Stichting Rioned)</w:t>
      </w:r>
    </w:p>
    <w:p w:rsidR="00CD35A6" w:rsidRDefault="00CD35A6" w:rsidP="000E7FD9">
      <w:r w:rsidRPr="00BA09AC">
        <w:t>Hendrik Kingma</w:t>
      </w:r>
      <w:r>
        <w:t xml:space="preserve"> (Riodesk)</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D752AE" w:rsidRDefault="00350F0F">
      <w:pPr>
        <w:pStyle w:val="Inhopg1"/>
        <w:rPr>
          <w:rFonts w:asciiTheme="minorHAnsi" w:eastAsiaTheme="minorEastAsia" w:hAnsiTheme="minorHAnsi" w:cstheme="minorBidi"/>
          <w:noProof/>
          <w:sz w:val="22"/>
          <w:szCs w:val="22"/>
        </w:rPr>
      </w:pPr>
      <w:r w:rsidRPr="00350F0F">
        <w:fldChar w:fldCharType="begin"/>
      </w:r>
      <w:r w:rsidR="00A26809" w:rsidRPr="007C7339">
        <w:instrText xml:space="preserve"> TOC \h \z \t "Hoofdstuktitel;1;Paragraaftitel;2;subparagraaftitel;3" </w:instrText>
      </w:r>
      <w:r w:rsidRPr="00350F0F">
        <w:fldChar w:fldCharType="separate"/>
      </w:r>
      <w:hyperlink w:anchor="_Toc451246731" w:history="1">
        <w:r w:rsidR="00D752AE" w:rsidRPr="005A3241">
          <w:rPr>
            <w:rStyle w:val="Hyperlink"/>
            <w:noProof/>
          </w:rPr>
          <w:t>Inleiding en leeswijzer.</w:t>
        </w:r>
        <w:r w:rsidR="00D752AE">
          <w:rPr>
            <w:noProof/>
            <w:webHidden/>
          </w:rPr>
          <w:tab/>
        </w:r>
        <w:r w:rsidR="00D752AE">
          <w:rPr>
            <w:noProof/>
            <w:webHidden/>
          </w:rPr>
          <w:fldChar w:fldCharType="begin"/>
        </w:r>
        <w:r w:rsidR="00D752AE">
          <w:rPr>
            <w:noProof/>
            <w:webHidden/>
          </w:rPr>
          <w:instrText xml:space="preserve"> PAGEREF _Toc451246731 \h </w:instrText>
        </w:r>
        <w:r w:rsidR="00D752AE">
          <w:rPr>
            <w:noProof/>
            <w:webHidden/>
          </w:rPr>
        </w:r>
        <w:r w:rsidR="00D752AE">
          <w:rPr>
            <w:noProof/>
            <w:webHidden/>
          </w:rPr>
          <w:fldChar w:fldCharType="separate"/>
        </w:r>
        <w:r w:rsidR="00D752AE">
          <w:rPr>
            <w:noProof/>
            <w:webHidden/>
          </w:rPr>
          <w:t>7</w:t>
        </w:r>
        <w:r w:rsidR="00D752AE">
          <w:rPr>
            <w:noProof/>
            <w:webHidden/>
          </w:rPr>
          <w:fldChar w:fldCharType="end"/>
        </w:r>
      </w:hyperlink>
    </w:p>
    <w:p w:rsidR="00D752AE" w:rsidRDefault="00D752AE">
      <w:pPr>
        <w:pStyle w:val="Inhopg1"/>
        <w:rPr>
          <w:rFonts w:asciiTheme="minorHAnsi" w:eastAsiaTheme="minorEastAsia" w:hAnsiTheme="minorHAnsi" w:cstheme="minorBidi"/>
          <w:noProof/>
          <w:sz w:val="22"/>
          <w:szCs w:val="22"/>
        </w:rPr>
      </w:pPr>
      <w:hyperlink w:anchor="_Toc451246732" w:history="1">
        <w:r w:rsidRPr="005A3241">
          <w:rPr>
            <w:rStyle w:val="Hyperlink"/>
            <w:noProof/>
          </w:rPr>
          <w:t>Scope</w:t>
        </w:r>
        <w:r>
          <w:rPr>
            <w:noProof/>
            <w:webHidden/>
          </w:rPr>
          <w:tab/>
        </w:r>
        <w:r>
          <w:rPr>
            <w:noProof/>
            <w:webHidden/>
          </w:rPr>
          <w:fldChar w:fldCharType="begin"/>
        </w:r>
        <w:r>
          <w:rPr>
            <w:noProof/>
            <w:webHidden/>
          </w:rPr>
          <w:instrText xml:space="preserve"> PAGEREF _Toc451246732 \h </w:instrText>
        </w:r>
        <w:r>
          <w:rPr>
            <w:noProof/>
            <w:webHidden/>
          </w:rPr>
        </w:r>
        <w:r>
          <w:rPr>
            <w:noProof/>
            <w:webHidden/>
          </w:rPr>
          <w:fldChar w:fldCharType="separate"/>
        </w:r>
        <w:r>
          <w:rPr>
            <w:noProof/>
            <w:webHidden/>
          </w:rPr>
          <w:t>8</w:t>
        </w:r>
        <w:r>
          <w:rPr>
            <w:noProof/>
            <w:webHidden/>
          </w:rPr>
          <w:fldChar w:fldCharType="end"/>
        </w:r>
      </w:hyperlink>
    </w:p>
    <w:p w:rsidR="00D752AE" w:rsidRDefault="00D752AE">
      <w:pPr>
        <w:pStyle w:val="Inhopg2"/>
        <w:rPr>
          <w:rFonts w:asciiTheme="minorHAnsi" w:eastAsiaTheme="minorEastAsia" w:hAnsiTheme="minorHAnsi" w:cstheme="minorBidi"/>
          <w:sz w:val="22"/>
          <w:szCs w:val="22"/>
        </w:rPr>
      </w:pPr>
      <w:hyperlink w:anchor="_Toc451246733" w:history="1">
        <w:r w:rsidRPr="005A3241">
          <w:rPr>
            <w:rStyle w:val="Hyperlink"/>
          </w:rPr>
          <w:t>2.1</w:t>
        </w:r>
        <w:r>
          <w:rPr>
            <w:rFonts w:asciiTheme="minorHAnsi" w:eastAsiaTheme="minorEastAsia" w:hAnsiTheme="minorHAnsi" w:cstheme="minorBidi"/>
            <w:sz w:val="22"/>
            <w:szCs w:val="22"/>
          </w:rPr>
          <w:tab/>
        </w:r>
        <w:r w:rsidRPr="005A3241">
          <w:rPr>
            <w:rStyle w:val="Hyperlink"/>
          </w:rPr>
          <w:t>Scope.</w:t>
        </w:r>
        <w:r>
          <w:rPr>
            <w:webHidden/>
          </w:rPr>
          <w:tab/>
        </w:r>
        <w:r>
          <w:rPr>
            <w:webHidden/>
          </w:rPr>
          <w:fldChar w:fldCharType="begin"/>
        </w:r>
        <w:r>
          <w:rPr>
            <w:webHidden/>
          </w:rPr>
          <w:instrText xml:space="preserve"> PAGEREF _Toc451246733 \h </w:instrText>
        </w:r>
        <w:r>
          <w:rPr>
            <w:webHidden/>
          </w:rPr>
        </w:r>
        <w:r>
          <w:rPr>
            <w:webHidden/>
          </w:rPr>
          <w:fldChar w:fldCharType="separate"/>
        </w:r>
        <w:r>
          <w:rPr>
            <w:webHidden/>
          </w:rPr>
          <w:t>8</w:t>
        </w:r>
        <w:r>
          <w:rPr>
            <w:webHidden/>
          </w:rPr>
          <w:fldChar w:fldCharType="end"/>
        </w:r>
      </w:hyperlink>
    </w:p>
    <w:p w:rsidR="00D752AE" w:rsidRDefault="00D752AE">
      <w:pPr>
        <w:pStyle w:val="Inhopg1"/>
        <w:rPr>
          <w:rFonts w:asciiTheme="minorHAnsi" w:eastAsiaTheme="minorEastAsia" w:hAnsiTheme="minorHAnsi" w:cstheme="minorBidi"/>
          <w:noProof/>
          <w:sz w:val="22"/>
          <w:szCs w:val="22"/>
        </w:rPr>
      </w:pPr>
      <w:hyperlink w:anchor="_Toc451246734" w:history="1">
        <w:r w:rsidRPr="005A3241">
          <w:rPr>
            <w:rStyle w:val="Hyperlink"/>
            <w:noProof/>
          </w:rPr>
          <w:t>Overzicht</w:t>
        </w:r>
        <w:r>
          <w:rPr>
            <w:noProof/>
            <w:webHidden/>
          </w:rPr>
          <w:tab/>
        </w:r>
        <w:r>
          <w:rPr>
            <w:noProof/>
            <w:webHidden/>
          </w:rPr>
          <w:fldChar w:fldCharType="begin"/>
        </w:r>
        <w:r>
          <w:rPr>
            <w:noProof/>
            <w:webHidden/>
          </w:rPr>
          <w:instrText xml:space="preserve"> PAGEREF _Toc451246734 \h </w:instrText>
        </w:r>
        <w:r>
          <w:rPr>
            <w:noProof/>
            <w:webHidden/>
          </w:rPr>
        </w:r>
        <w:r>
          <w:rPr>
            <w:noProof/>
            <w:webHidden/>
          </w:rPr>
          <w:fldChar w:fldCharType="separate"/>
        </w:r>
        <w:r>
          <w:rPr>
            <w:noProof/>
            <w:webHidden/>
          </w:rPr>
          <w:t>9</w:t>
        </w:r>
        <w:r>
          <w:rPr>
            <w:noProof/>
            <w:webHidden/>
          </w:rPr>
          <w:fldChar w:fldCharType="end"/>
        </w:r>
      </w:hyperlink>
    </w:p>
    <w:p w:rsidR="00D752AE" w:rsidRDefault="00D752AE">
      <w:pPr>
        <w:pStyle w:val="Inhopg2"/>
        <w:rPr>
          <w:rFonts w:asciiTheme="minorHAnsi" w:eastAsiaTheme="minorEastAsia" w:hAnsiTheme="minorHAnsi" w:cstheme="minorBidi"/>
          <w:sz w:val="22"/>
          <w:szCs w:val="22"/>
        </w:rPr>
      </w:pPr>
      <w:hyperlink w:anchor="_Toc451246735" w:history="1">
        <w:r w:rsidRPr="005A3241">
          <w:rPr>
            <w:rStyle w:val="Hyperlink"/>
          </w:rPr>
          <w:t>3.1</w:t>
        </w:r>
        <w:r>
          <w:rPr>
            <w:rFonts w:asciiTheme="minorHAnsi" w:eastAsiaTheme="minorEastAsia" w:hAnsiTheme="minorHAnsi" w:cstheme="minorBidi"/>
            <w:sz w:val="22"/>
            <w:szCs w:val="22"/>
          </w:rPr>
          <w:tab/>
        </w:r>
        <w:r w:rsidRPr="005A3241">
          <w:rPr>
            <w:rStyle w:val="Hyperlink"/>
          </w:rPr>
          <w:t>Naam en Acroniemen.</w:t>
        </w:r>
        <w:r>
          <w:rPr>
            <w:webHidden/>
          </w:rPr>
          <w:tab/>
        </w:r>
        <w:r>
          <w:rPr>
            <w:webHidden/>
          </w:rPr>
          <w:fldChar w:fldCharType="begin"/>
        </w:r>
        <w:r>
          <w:rPr>
            <w:webHidden/>
          </w:rPr>
          <w:instrText xml:space="preserve"> PAGEREF _Toc451246735 \h </w:instrText>
        </w:r>
        <w:r>
          <w:rPr>
            <w:webHidden/>
          </w:rPr>
        </w:r>
        <w:r>
          <w:rPr>
            <w:webHidden/>
          </w:rPr>
          <w:fldChar w:fldCharType="separate"/>
        </w:r>
        <w:r>
          <w:rPr>
            <w:webHidden/>
          </w:rPr>
          <w:t>9</w:t>
        </w:r>
        <w:r>
          <w:rPr>
            <w:webHidden/>
          </w:rPr>
          <w:fldChar w:fldCharType="end"/>
        </w:r>
      </w:hyperlink>
    </w:p>
    <w:p w:rsidR="00D752AE" w:rsidRDefault="00D752AE">
      <w:pPr>
        <w:pStyle w:val="Inhopg2"/>
        <w:rPr>
          <w:rFonts w:asciiTheme="minorHAnsi" w:eastAsiaTheme="minorEastAsia" w:hAnsiTheme="minorHAnsi" w:cstheme="minorBidi"/>
          <w:sz w:val="22"/>
          <w:szCs w:val="22"/>
        </w:rPr>
      </w:pPr>
      <w:hyperlink w:anchor="_Toc451246736" w:history="1">
        <w:r w:rsidRPr="005A3241">
          <w:rPr>
            <w:rStyle w:val="Hyperlink"/>
          </w:rPr>
          <w:t>3.2</w:t>
        </w:r>
        <w:r>
          <w:rPr>
            <w:rFonts w:asciiTheme="minorHAnsi" w:eastAsiaTheme="minorEastAsia" w:hAnsiTheme="minorHAnsi" w:cstheme="minorBidi"/>
            <w:sz w:val="22"/>
            <w:szCs w:val="22"/>
          </w:rPr>
          <w:tab/>
        </w:r>
        <w:r w:rsidRPr="005A3241">
          <w:rPr>
            <w:rStyle w:val="Hyperlink"/>
          </w:rPr>
          <w:t>Informele beschrijving.</w:t>
        </w:r>
        <w:r>
          <w:rPr>
            <w:webHidden/>
          </w:rPr>
          <w:tab/>
        </w:r>
        <w:r>
          <w:rPr>
            <w:webHidden/>
          </w:rPr>
          <w:fldChar w:fldCharType="begin"/>
        </w:r>
        <w:r>
          <w:rPr>
            <w:webHidden/>
          </w:rPr>
          <w:instrText xml:space="preserve"> PAGEREF _Toc451246736 \h </w:instrText>
        </w:r>
        <w:r>
          <w:rPr>
            <w:webHidden/>
          </w:rPr>
        </w:r>
        <w:r>
          <w:rPr>
            <w:webHidden/>
          </w:rPr>
          <w:fldChar w:fldCharType="separate"/>
        </w:r>
        <w:r>
          <w:rPr>
            <w:webHidden/>
          </w:rPr>
          <w:t>9</w:t>
        </w:r>
        <w:r>
          <w:rPr>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37" w:history="1">
        <w:r w:rsidRPr="005A3241">
          <w:rPr>
            <w:rStyle w:val="Hyperlink"/>
            <w:noProof/>
          </w:rPr>
          <w:t>3.2.1</w:t>
        </w:r>
        <w:r>
          <w:rPr>
            <w:rFonts w:asciiTheme="minorHAnsi" w:eastAsiaTheme="minorEastAsia" w:hAnsiTheme="minorHAnsi" w:cstheme="minorBidi"/>
            <w:noProof/>
            <w:sz w:val="22"/>
            <w:szCs w:val="22"/>
          </w:rPr>
          <w:tab/>
        </w:r>
        <w:r w:rsidRPr="005A3241">
          <w:rPr>
            <w:rStyle w:val="Hyperlink"/>
            <w:noProof/>
          </w:rPr>
          <w:t>Definitie.</w:t>
        </w:r>
        <w:r>
          <w:rPr>
            <w:noProof/>
            <w:webHidden/>
          </w:rPr>
          <w:tab/>
        </w:r>
        <w:r>
          <w:rPr>
            <w:noProof/>
            <w:webHidden/>
          </w:rPr>
          <w:fldChar w:fldCharType="begin"/>
        </w:r>
        <w:r>
          <w:rPr>
            <w:noProof/>
            <w:webHidden/>
          </w:rPr>
          <w:instrText xml:space="preserve"> PAGEREF _Toc451246737 \h </w:instrText>
        </w:r>
        <w:r>
          <w:rPr>
            <w:noProof/>
            <w:webHidden/>
          </w:rPr>
        </w:r>
        <w:r>
          <w:rPr>
            <w:noProof/>
            <w:webHidden/>
          </w:rPr>
          <w:fldChar w:fldCharType="separate"/>
        </w:r>
        <w:r>
          <w:rPr>
            <w:noProof/>
            <w:webHidden/>
          </w:rPr>
          <w:t>9</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38" w:history="1">
        <w:r w:rsidRPr="005A3241">
          <w:rPr>
            <w:rStyle w:val="Hyperlink"/>
            <w:noProof/>
          </w:rPr>
          <w:t>3.2.2</w:t>
        </w:r>
        <w:r>
          <w:rPr>
            <w:rFonts w:asciiTheme="minorHAnsi" w:eastAsiaTheme="minorEastAsia" w:hAnsiTheme="minorHAnsi" w:cstheme="minorBidi"/>
            <w:noProof/>
            <w:sz w:val="22"/>
            <w:szCs w:val="22"/>
          </w:rPr>
          <w:tab/>
        </w:r>
        <w:r w:rsidRPr="005A3241">
          <w:rPr>
            <w:rStyle w:val="Hyperlink"/>
            <w:noProof/>
          </w:rPr>
          <w:t>Beschrijving.</w:t>
        </w:r>
        <w:r>
          <w:rPr>
            <w:noProof/>
            <w:webHidden/>
          </w:rPr>
          <w:tab/>
        </w:r>
        <w:r>
          <w:rPr>
            <w:noProof/>
            <w:webHidden/>
          </w:rPr>
          <w:fldChar w:fldCharType="begin"/>
        </w:r>
        <w:r>
          <w:rPr>
            <w:noProof/>
            <w:webHidden/>
          </w:rPr>
          <w:instrText xml:space="preserve"> PAGEREF _Toc451246738 \h </w:instrText>
        </w:r>
        <w:r>
          <w:rPr>
            <w:noProof/>
            <w:webHidden/>
          </w:rPr>
        </w:r>
        <w:r>
          <w:rPr>
            <w:noProof/>
            <w:webHidden/>
          </w:rPr>
          <w:fldChar w:fldCharType="separate"/>
        </w:r>
        <w:r>
          <w:rPr>
            <w:noProof/>
            <w:webHidden/>
          </w:rPr>
          <w:t>9</w:t>
        </w:r>
        <w:r>
          <w:rPr>
            <w:noProof/>
            <w:webHidden/>
          </w:rPr>
          <w:fldChar w:fldCharType="end"/>
        </w:r>
      </w:hyperlink>
    </w:p>
    <w:p w:rsidR="00D752AE" w:rsidRDefault="00D752AE">
      <w:pPr>
        <w:pStyle w:val="Inhopg2"/>
        <w:rPr>
          <w:rFonts w:asciiTheme="minorHAnsi" w:eastAsiaTheme="minorEastAsia" w:hAnsiTheme="minorHAnsi" w:cstheme="minorBidi"/>
          <w:sz w:val="22"/>
          <w:szCs w:val="22"/>
        </w:rPr>
      </w:pPr>
      <w:hyperlink w:anchor="_Toc451246739" w:history="1">
        <w:r w:rsidRPr="005A3241">
          <w:rPr>
            <w:rStyle w:val="Hyperlink"/>
          </w:rPr>
          <w:t>3.3</w:t>
        </w:r>
        <w:r>
          <w:rPr>
            <w:rFonts w:asciiTheme="minorHAnsi" w:eastAsiaTheme="minorEastAsia" w:hAnsiTheme="minorHAnsi" w:cstheme="minorBidi"/>
            <w:sz w:val="22"/>
            <w:szCs w:val="22"/>
          </w:rPr>
          <w:tab/>
        </w:r>
        <w:r w:rsidRPr="005A3241">
          <w:rPr>
            <w:rStyle w:val="Hyperlink"/>
          </w:rPr>
          <w:t>Normatieve referenties.</w:t>
        </w:r>
        <w:r>
          <w:rPr>
            <w:webHidden/>
          </w:rPr>
          <w:tab/>
        </w:r>
        <w:r>
          <w:rPr>
            <w:webHidden/>
          </w:rPr>
          <w:fldChar w:fldCharType="begin"/>
        </w:r>
        <w:r>
          <w:rPr>
            <w:webHidden/>
          </w:rPr>
          <w:instrText xml:space="preserve"> PAGEREF _Toc451246739 \h </w:instrText>
        </w:r>
        <w:r>
          <w:rPr>
            <w:webHidden/>
          </w:rPr>
        </w:r>
        <w:r>
          <w:rPr>
            <w:webHidden/>
          </w:rPr>
          <w:fldChar w:fldCharType="separate"/>
        </w:r>
        <w:r>
          <w:rPr>
            <w:webHidden/>
          </w:rPr>
          <w:t>11</w:t>
        </w:r>
        <w:r>
          <w:rPr>
            <w:webHidden/>
          </w:rPr>
          <w:fldChar w:fldCharType="end"/>
        </w:r>
      </w:hyperlink>
    </w:p>
    <w:p w:rsidR="00D752AE" w:rsidRDefault="00D752AE">
      <w:pPr>
        <w:pStyle w:val="Inhopg2"/>
        <w:rPr>
          <w:rFonts w:asciiTheme="minorHAnsi" w:eastAsiaTheme="minorEastAsia" w:hAnsiTheme="minorHAnsi" w:cstheme="minorBidi"/>
          <w:sz w:val="22"/>
          <w:szCs w:val="22"/>
        </w:rPr>
      </w:pPr>
      <w:hyperlink w:anchor="_Toc451246740" w:history="1">
        <w:r w:rsidRPr="005A3241">
          <w:rPr>
            <w:rStyle w:val="Hyperlink"/>
          </w:rPr>
          <w:t>3.4</w:t>
        </w:r>
        <w:r>
          <w:rPr>
            <w:rFonts w:asciiTheme="minorHAnsi" w:eastAsiaTheme="minorEastAsia" w:hAnsiTheme="minorHAnsi" w:cstheme="minorBidi"/>
            <w:sz w:val="22"/>
            <w:szCs w:val="22"/>
          </w:rPr>
          <w:tab/>
        </w:r>
        <w:r w:rsidRPr="005A3241">
          <w:rPr>
            <w:rStyle w:val="Hyperlink"/>
          </w:rPr>
          <w:t>Totstandkoming.</w:t>
        </w:r>
        <w:r>
          <w:rPr>
            <w:webHidden/>
          </w:rPr>
          <w:tab/>
        </w:r>
        <w:r>
          <w:rPr>
            <w:webHidden/>
          </w:rPr>
          <w:fldChar w:fldCharType="begin"/>
        </w:r>
        <w:r>
          <w:rPr>
            <w:webHidden/>
          </w:rPr>
          <w:instrText xml:space="preserve"> PAGEREF _Toc451246740 \h </w:instrText>
        </w:r>
        <w:r>
          <w:rPr>
            <w:webHidden/>
          </w:rPr>
        </w:r>
        <w:r>
          <w:rPr>
            <w:webHidden/>
          </w:rPr>
          <w:fldChar w:fldCharType="separate"/>
        </w:r>
        <w:r>
          <w:rPr>
            <w:webHidden/>
          </w:rPr>
          <w:t>12</w:t>
        </w:r>
        <w:r>
          <w:rPr>
            <w:webHidden/>
          </w:rPr>
          <w:fldChar w:fldCharType="end"/>
        </w:r>
      </w:hyperlink>
    </w:p>
    <w:p w:rsidR="00D752AE" w:rsidRDefault="00D752AE">
      <w:pPr>
        <w:pStyle w:val="Inhopg2"/>
        <w:rPr>
          <w:rFonts w:asciiTheme="minorHAnsi" w:eastAsiaTheme="minorEastAsia" w:hAnsiTheme="minorHAnsi" w:cstheme="minorBidi"/>
          <w:sz w:val="22"/>
          <w:szCs w:val="22"/>
        </w:rPr>
      </w:pPr>
      <w:hyperlink w:anchor="_Toc451246741" w:history="1">
        <w:r w:rsidRPr="005A3241">
          <w:rPr>
            <w:rStyle w:val="Hyperlink"/>
          </w:rPr>
          <w:t>3.5</w:t>
        </w:r>
        <w:r>
          <w:rPr>
            <w:rFonts w:asciiTheme="minorHAnsi" w:eastAsiaTheme="minorEastAsia" w:hAnsiTheme="minorHAnsi" w:cstheme="minorBidi"/>
            <w:sz w:val="22"/>
            <w:szCs w:val="22"/>
          </w:rPr>
          <w:tab/>
        </w:r>
        <w:r w:rsidRPr="005A3241">
          <w:rPr>
            <w:rStyle w:val="Hyperlink"/>
          </w:rPr>
          <w:t>Termen en definities.</w:t>
        </w:r>
        <w:r>
          <w:rPr>
            <w:webHidden/>
          </w:rPr>
          <w:tab/>
        </w:r>
        <w:r>
          <w:rPr>
            <w:webHidden/>
          </w:rPr>
          <w:fldChar w:fldCharType="begin"/>
        </w:r>
        <w:r>
          <w:rPr>
            <w:webHidden/>
          </w:rPr>
          <w:instrText xml:space="preserve"> PAGEREF _Toc451246741 \h </w:instrText>
        </w:r>
        <w:r>
          <w:rPr>
            <w:webHidden/>
          </w:rPr>
        </w:r>
        <w:r>
          <w:rPr>
            <w:webHidden/>
          </w:rPr>
          <w:fldChar w:fldCharType="separate"/>
        </w:r>
        <w:r>
          <w:rPr>
            <w:webHidden/>
          </w:rPr>
          <w:t>12</w:t>
        </w:r>
        <w:r>
          <w:rPr>
            <w:webHidden/>
          </w:rPr>
          <w:fldChar w:fldCharType="end"/>
        </w:r>
      </w:hyperlink>
    </w:p>
    <w:p w:rsidR="00D752AE" w:rsidRDefault="00D752AE">
      <w:pPr>
        <w:pStyle w:val="Inhopg2"/>
        <w:rPr>
          <w:rFonts w:asciiTheme="minorHAnsi" w:eastAsiaTheme="minorEastAsia" w:hAnsiTheme="minorHAnsi" w:cstheme="minorBidi"/>
          <w:sz w:val="22"/>
          <w:szCs w:val="22"/>
        </w:rPr>
      </w:pPr>
      <w:hyperlink w:anchor="_Toc451246742" w:history="1">
        <w:r w:rsidRPr="005A3241">
          <w:rPr>
            <w:rStyle w:val="Hyperlink"/>
          </w:rPr>
          <w:t>3.6</w:t>
        </w:r>
        <w:r>
          <w:rPr>
            <w:rFonts w:asciiTheme="minorHAnsi" w:eastAsiaTheme="minorEastAsia" w:hAnsiTheme="minorHAnsi" w:cstheme="minorBidi"/>
            <w:sz w:val="22"/>
            <w:szCs w:val="22"/>
          </w:rPr>
          <w:tab/>
        </w:r>
        <w:r w:rsidRPr="005A3241">
          <w:rPr>
            <w:rStyle w:val="Hyperlink"/>
          </w:rPr>
          <w:t>Symbolen en afkortingen.</w:t>
        </w:r>
        <w:r>
          <w:rPr>
            <w:webHidden/>
          </w:rPr>
          <w:tab/>
        </w:r>
        <w:r>
          <w:rPr>
            <w:webHidden/>
          </w:rPr>
          <w:fldChar w:fldCharType="begin"/>
        </w:r>
        <w:r>
          <w:rPr>
            <w:webHidden/>
          </w:rPr>
          <w:instrText xml:space="preserve"> PAGEREF _Toc451246742 \h </w:instrText>
        </w:r>
        <w:r>
          <w:rPr>
            <w:webHidden/>
          </w:rPr>
        </w:r>
        <w:r>
          <w:rPr>
            <w:webHidden/>
          </w:rPr>
          <w:fldChar w:fldCharType="separate"/>
        </w:r>
        <w:r>
          <w:rPr>
            <w:webHidden/>
          </w:rPr>
          <w:t>15</w:t>
        </w:r>
        <w:r>
          <w:rPr>
            <w:webHidden/>
          </w:rPr>
          <w:fldChar w:fldCharType="end"/>
        </w:r>
      </w:hyperlink>
    </w:p>
    <w:p w:rsidR="00D752AE" w:rsidRDefault="00D752AE">
      <w:pPr>
        <w:pStyle w:val="Inhopg1"/>
        <w:rPr>
          <w:rFonts w:asciiTheme="minorHAnsi" w:eastAsiaTheme="minorEastAsia" w:hAnsiTheme="minorHAnsi" w:cstheme="minorBidi"/>
          <w:noProof/>
          <w:sz w:val="22"/>
          <w:szCs w:val="22"/>
        </w:rPr>
      </w:pPr>
      <w:hyperlink w:anchor="_Toc451246743" w:history="1">
        <w:r w:rsidRPr="005A3241">
          <w:rPr>
            <w:rStyle w:val="Hyperlink"/>
            <w:noProof/>
          </w:rPr>
          <w:t>Identificatie document</w:t>
        </w:r>
        <w:r>
          <w:rPr>
            <w:noProof/>
            <w:webHidden/>
          </w:rPr>
          <w:tab/>
        </w:r>
        <w:r>
          <w:rPr>
            <w:noProof/>
            <w:webHidden/>
          </w:rPr>
          <w:fldChar w:fldCharType="begin"/>
        </w:r>
        <w:r>
          <w:rPr>
            <w:noProof/>
            <w:webHidden/>
          </w:rPr>
          <w:instrText xml:space="preserve"> PAGEREF _Toc451246743 \h </w:instrText>
        </w:r>
        <w:r>
          <w:rPr>
            <w:noProof/>
            <w:webHidden/>
          </w:rPr>
        </w:r>
        <w:r>
          <w:rPr>
            <w:noProof/>
            <w:webHidden/>
          </w:rPr>
          <w:fldChar w:fldCharType="separate"/>
        </w:r>
        <w:r>
          <w:rPr>
            <w:noProof/>
            <w:webHidden/>
          </w:rPr>
          <w:t>17</w:t>
        </w:r>
        <w:r>
          <w:rPr>
            <w:noProof/>
            <w:webHidden/>
          </w:rPr>
          <w:fldChar w:fldCharType="end"/>
        </w:r>
      </w:hyperlink>
    </w:p>
    <w:p w:rsidR="00D752AE" w:rsidRDefault="00D752AE">
      <w:pPr>
        <w:pStyle w:val="Inhopg1"/>
        <w:rPr>
          <w:rFonts w:asciiTheme="minorHAnsi" w:eastAsiaTheme="minorEastAsia" w:hAnsiTheme="minorHAnsi" w:cstheme="minorBidi"/>
          <w:noProof/>
          <w:sz w:val="22"/>
          <w:szCs w:val="22"/>
        </w:rPr>
      </w:pPr>
      <w:hyperlink w:anchor="_Toc451246744" w:history="1">
        <w:r w:rsidRPr="005A3241">
          <w:rPr>
            <w:rStyle w:val="Hyperlink"/>
            <w:noProof/>
          </w:rPr>
          <w:t>Data content en structuur</w:t>
        </w:r>
        <w:r>
          <w:rPr>
            <w:noProof/>
            <w:webHidden/>
          </w:rPr>
          <w:tab/>
        </w:r>
        <w:r>
          <w:rPr>
            <w:noProof/>
            <w:webHidden/>
          </w:rPr>
          <w:fldChar w:fldCharType="begin"/>
        </w:r>
        <w:r>
          <w:rPr>
            <w:noProof/>
            <w:webHidden/>
          </w:rPr>
          <w:instrText xml:space="preserve"> PAGEREF _Toc451246744 \h </w:instrText>
        </w:r>
        <w:r>
          <w:rPr>
            <w:noProof/>
            <w:webHidden/>
          </w:rPr>
        </w:r>
        <w:r>
          <w:rPr>
            <w:noProof/>
            <w:webHidden/>
          </w:rPr>
          <w:fldChar w:fldCharType="separate"/>
        </w:r>
        <w:r>
          <w:rPr>
            <w:noProof/>
            <w:webHidden/>
          </w:rPr>
          <w:t>18</w:t>
        </w:r>
        <w:r>
          <w:rPr>
            <w:noProof/>
            <w:webHidden/>
          </w:rPr>
          <w:fldChar w:fldCharType="end"/>
        </w:r>
      </w:hyperlink>
    </w:p>
    <w:p w:rsidR="00D752AE" w:rsidRDefault="00D752AE">
      <w:pPr>
        <w:pStyle w:val="Inhopg2"/>
        <w:rPr>
          <w:rFonts w:asciiTheme="minorHAnsi" w:eastAsiaTheme="minorEastAsia" w:hAnsiTheme="minorHAnsi" w:cstheme="minorBidi"/>
          <w:sz w:val="22"/>
          <w:szCs w:val="22"/>
        </w:rPr>
      </w:pPr>
      <w:hyperlink w:anchor="_Toc451246745" w:history="1">
        <w:r w:rsidRPr="005A3241">
          <w:rPr>
            <w:rStyle w:val="Hyperlink"/>
          </w:rPr>
          <w:t>5.1</w:t>
        </w:r>
        <w:r>
          <w:rPr>
            <w:rFonts w:asciiTheme="minorHAnsi" w:eastAsiaTheme="minorEastAsia" w:hAnsiTheme="minorHAnsi" w:cstheme="minorBidi"/>
            <w:sz w:val="22"/>
            <w:szCs w:val="22"/>
          </w:rPr>
          <w:tab/>
        </w:r>
        <w:r w:rsidRPr="005A3241">
          <w:rPr>
            <w:rStyle w:val="Hyperlink"/>
          </w:rPr>
          <w:t>Inleiding.</w:t>
        </w:r>
        <w:r>
          <w:rPr>
            <w:webHidden/>
          </w:rPr>
          <w:tab/>
        </w:r>
        <w:r>
          <w:rPr>
            <w:webHidden/>
          </w:rPr>
          <w:fldChar w:fldCharType="begin"/>
        </w:r>
        <w:r>
          <w:rPr>
            <w:webHidden/>
          </w:rPr>
          <w:instrText xml:space="preserve"> PAGEREF _Toc451246745 \h </w:instrText>
        </w:r>
        <w:r>
          <w:rPr>
            <w:webHidden/>
          </w:rPr>
        </w:r>
        <w:r>
          <w:rPr>
            <w:webHidden/>
          </w:rPr>
          <w:fldChar w:fldCharType="separate"/>
        </w:r>
        <w:r>
          <w:rPr>
            <w:webHidden/>
          </w:rPr>
          <w:t>18</w:t>
        </w:r>
        <w:r>
          <w:rPr>
            <w:webHidden/>
          </w:rPr>
          <w:fldChar w:fldCharType="end"/>
        </w:r>
      </w:hyperlink>
    </w:p>
    <w:p w:rsidR="00D752AE" w:rsidRDefault="00D752AE">
      <w:pPr>
        <w:pStyle w:val="Inhopg2"/>
        <w:rPr>
          <w:rFonts w:asciiTheme="minorHAnsi" w:eastAsiaTheme="minorEastAsia" w:hAnsiTheme="minorHAnsi" w:cstheme="minorBidi"/>
          <w:sz w:val="22"/>
          <w:szCs w:val="22"/>
        </w:rPr>
      </w:pPr>
      <w:hyperlink w:anchor="_Toc451246746" w:history="1">
        <w:r w:rsidRPr="005A3241">
          <w:rPr>
            <w:rStyle w:val="Hyperlink"/>
          </w:rPr>
          <w:t>5.2</w:t>
        </w:r>
        <w:r>
          <w:rPr>
            <w:rFonts w:asciiTheme="minorHAnsi" w:eastAsiaTheme="minorEastAsia" w:hAnsiTheme="minorHAnsi" w:cstheme="minorBidi"/>
            <w:sz w:val="22"/>
            <w:szCs w:val="22"/>
          </w:rPr>
          <w:tab/>
        </w:r>
        <w:r w:rsidRPr="005A3241">
          <w:rPr>
            <w:rStyle w:val="Hyperlink"/>
          </w:rPr>
          <w:t>UML diagrammen.</w:t>
        </w:r>
        <w:r>
          <w:rPr>
            <w:webHidden/>
          </w:rPr>
          <w:tab/>
        </w:r>
        <w:r>
          <w:rPr>
            <w:webHidden/>
          </w:rPr>
          <w:fldChar w:fldCharType="begin"/>
        </w:r>
        <w:r>
          <w:rPr>
            <w:webHidden/>
          </w:rPr>
          <w:instrText xml:space="preserve"> PAGEREF _Toc451246746 \h </w:instrText>
        </w:r>
        <w:r>
          <w:rPr>
            <w:webHidden/>
          </w:rPr>
        </w:r>
        <w:r>
          <w:rPr>
            <w:webHidden/>
          </w:rPr>
          <w:fldChar w:fldCharType="separate"/>
        </w:r>
        <w:r>
          <w:rPr>
            <w:webHidden/>
          </w:rPr>
          <w:t>18</w:t>
        </w:r>
        <w:r>
          <w:rPr>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47" w:history="1">
        <w:r w:rsidRPr="005A3241">
          <w:rPr>
            <w:rStyle w:val="Hyperlink"/>
            <w:noProof/>
          </w:rPr>
          <w:t>5.2.1</w:t>
        </w:r>
        <w:r>
          <w:rPr>
            <w:rFonts w:asciiTheme="minorHAnsi" w:eastAsiaTheme="minorEastAsia" w:hAnsiTheme="minorHAnsi" w:cstheme="minorBidi"/>
            <w:noProof/>
            <w:sz w:val="22"/>
            <w:szCs w:val="22"/>
          </w:rPr>
          <w:tab/>
        </w:r>
        <w:r w:rsidRPr="005A3241">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_Toc451246747 \h </w:instrText>
        </w:r>
        <w:r>
          <w:rPr>
            <w:noProof/>
            <w:webHidden/>
          </w:rPr>
        </w:r>
        <w:r>
          <w:rPr>
            <w:noProof/>
            <w:webHidden/>
          </w:rPr>
          <w:fldChar w:fldCharType="separate"/>
        </w:r>
        <w:r>
          <w:rPr>
            <w:noProof/>
            <w:webHidden/>
          </w:rPr>
          <w:t>18</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48" w:history="1">
        <w:r w:rsidRPr="005A3241">
          <w:rPr>
            <w:rStyle w:val="Hyperlink"/>
            <w:noProof/>
          </w:rPr>
          <w:t>5.2.2</w:t>
        </w:r>
        <w:r>
          <w:rPr>
            <w:rFonts w:asciiTheme="minorHAnsi" w:eastAsiaTheme="minorEastAsia" w:hAnsiTheme="minorHAnsi" w:cstheme="minorBidi"/>
            <w:noProof/>
            <w:sz w:val="22"/>
            <w:szCs w:val="22"/>
          </w:rPr>
          <w:tab/>
        </w:r>
        <w:r w:rsidRPr="005A3241">
          <w:rPr>
            <w:rStyle w:val="Hyperlink"/>
            <w:noProof/>
          </w:rPr>
          <w:t>UML - WION overzicht.</w:t>
        </w:r>
        <w:r>
          <w:rPr>
            <w:noProof/>
            <w:webHidden/>
          </w:rPr>
          <w:tab/>
        </w:r>
        <w:r>
          <w:rPr>
            <w:noProof/>
            <w:webHidden/>
          </w:rPr>
          <w:fldChar w:fldCharType="begin"/>
        </w:r>
        <w:r>
          <w:rPr>
            <w:noProof/>
            <w:webHidden/>
          </w:rPr>
          <w:instrText xml:space="preserve"> PAGEREF _Toc451246748 \h </w:instrText>
        </w:r>
        <w:r>
          <w:rPr>
            <w:noProof/>
            <w:webHidden/>
          </w:rPr>
        </w:r>
        <w:r>
          <w:rPr>
            <w:noProof/>
            <w:webHidden/>
          </w:rPr>
          <w:fldChar w:fldCharType="separate"/>
        </w:r>
        <w:r>
          <w:rPr>
            <w:noProof/>
            <w:webHidden/>
          </w:rPr>
          <w:t>19</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49" w:history="1">
        <w:r w:rsidRPr="005A3241">
          <w:rPr>
            <w:rStyle w:val="Hyperlink"/>
            <w:noProof/>
          </w:rPr>
          <w:t>5.2.3</w:t>
        </w:r>
        <w:r>
          <w:rPr>
            <w:rFonts w:asciiTheme="minorHAnsi" w:eastAsiaTheme="minorEastAsia" w:hAnsiTheme="minorHAnsi" w:cstheme="minorBidi"/>
            <w:noProof/>
            <w:sz w:val="22"/>
            <w:szCs w:val="22"/>
          </w:rPr>
          <w:tab/>
        </w:r>
        <w:r w:rsidRPr="005A3241">
          <w:rPr>
            <w:rStyle w:val="Hyperlink"/>
            <w:noProof/>
          </w:rPr>
          <w:t>Associaties in het model.</w:t>
        </w:r>
        <w:r>
          <w:rPr>
            <w:noProof/>
            <w:webHidden/>
          </w:rPr>
          <w:tab/>
        </w:r>
        <w:r>
          <w:rPr>
            <w:noProof/>
            <w:webHidden/>
          </w:rPr>
          <w:fldChar w:fldCharType="begin"/>
        </w:r>
        <w:r>
          <w:rPr>
            <w:noProof/>
            <w:webHidden/>
          </w:rPr>
          <w:instrText xml:space="preserve"> PAGEREF _Toc451246749 \h </w:instrText>
        </w:r>
        <w:r>
          <w:rPr>
            <w:noProof/>
            <w:webHidden/>
          </w:rPr>
        </w:r>
        <w:r>
          <w:rPr>
            <w:noProof/>
            <w:webHidden/>
          </w:rPr>
          <w:fldChar w:fldCharType="separate"/>
        </w:r>
        <w:r>
          <w:rPr>
            <w:noProof/>
            <w:webHidden/>
          </w:rPr>
          <w:t>22</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50" w:history="1">
        <w:r w:rsidRPr="005A3241">
          <w:rPr>
            <w:rStyle w:val="Hyperlink"/>
            <w:noProof/>
          </w:rPr>
          <w:t>5.2.4</w:t>
        </w:r>
        <w:r>
          <w:rPr>
            <w:rFonts w:asciiTheme="minorHAnsi" w:eastAsiaTheme="minorEastAsia" w:hAnsiTheme="minorHAnsi" w:cstheme="minorBidi"/>
            <w:noProof/>
            <w:sz w:val="22"/>
            <w:szCs w:val="22"/>
          </w:rPr>
          <w:tab/>
        </w:r>
        <w:r w:rsidRPr="005A3241">
          <w:rPr>
            <w:rStyle w:val="Hyperlink"/>
            <w:noProof/>
          </w:rPr>
          <w:t>Numerieke waarden.</w:t>
        </w:r>
        <w:r>
          <w:rPr>
            <w:noProof/>
            <w:webHidden/>
          </w:rPr>
          <w:tab/>
        </w:r>
        <w:r>
          <w:rPr>
            <w:noProof/>
            <w:webHidden/>
          </w:rPr>
          <w:fldChar w:fldCharType="begin"/>
        </w:r>
        <w:r>
          <w:rPr>
            <w:noProof/>
            <w:webHidden/>
          </w:rPr>
          <w:instrText xml:space="preserve"> PAGEREF _Toc451246750 \h </w:instrText>
        </w:r>
        <w:r>
          <w:rPr>
            <w:noProof/>
            <w:webHidden/>
          </w:rPr>
        </w:r>
        <w:r>
          <w:rPr>
            <w:noProof/>
            <w:webHidden/>
          </w:rPr>
          <w:fldChar w:fldCharType="separate"/>
        </w:r>
        <w:r>
          <w:rPr>
            <w:noProof/>
            <w:webHidden/>
          </w:rPr>
          <w:t>22</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51" w:history="1">
        <w:r w:rsidRPr="005A3241">
          <w:rPr>
            <w:rStyle w:val="Hyperlink"/>
            <w:noProof/>
          </w:rPr>
          <w:t>5.2.5</w:t>
        </w:r>
        <w:r>
          <w:rPr>
            <w:rFonts w:asciiTheme="minorHAnsi" w:eastAsiaTheme="minorEastAsia" w:hAnsiTheme="minorHAnsi" w:cstheme="minorBidi"/>
            <w:noProof/>
            <w:sz w:val="22"/>
            <w:szCs w:val="22"/>
          </w:rPr>
          <w:tab/>
        </w:r>
        <w:r w:rsidRPr="005A3241">
          <w:rPr>
            <w:rStyle w:val="Hyperlink"/>
            <w:noProof/>
          </w:rPr>
          <w:t>Waardelijsten zijn extern.</w:t>
        </w:r>
        <w:r>
          <w:rPr>
            <w:noProof/>
            <w:webHidden/>
          </w:rPr>
          <w:tab/>
        </w:r>
        <w:r>
          <w:rPr>
            <w:noProof/>
            <w:webHidden/>
          </w:rPr>
          <w:fldChar w:fldCharType="begin"/>
        </w:r>
        <w:r>
          <w:rPr>
            <w:noProof/>
            <w:webHidden/>
          </w:rPr>
          <w:instrText xml:space="preserve"> PAGEREF _Toc451246751 \h </w:instrText>
        </w:r>
        <w:r>
          <w:rPr>
            <w:noProof/>
            <w:webHidden/>
          </w:rPr>
        </w:r>
        <w:r>
          <w:rPr>
            <w:noProof/>
            <w:webHidden/>
          </w:rPr>
          <w:fldChar w:fldCharType="separate"/>
        </w:r>
        <w:r>
          <w:rPr>
            <w:noProof/>
            <w:webHidden/>
          </w:rPr>
          <w:t>22</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52" w:history="1">
        <w:r w:rsidRPr="005A3241">
          <w:rPr>
            <w:rStyle w:val="Hyperlink"/>
            <w:noProof/>
          </w:rPr>
          <w:t>5.2.6</w:t>
        </w:r>
        <w:r>
          <w:rPr>
            <w:rFonts w:asciiTheme="minorHAnsi" w:eastAsiaTheme="minorEastAsia" w:hAnsiTheme="minorHAnsi" w:cstheme="minorBidi"/>
            <w:noProof/>
            <w:sz w:val="22"/>
            <w:szCs w:val="22"/>
          </w:rPr>
          <w:tab/>
        </w:r>
        <w:r w:rsidRPr="005A3241">
          <w:rPr>
            <w:rStyle w:val="Hyperlink"/>
            <w:noProof/>
          </w:rPr>
          <w:t>Basisattributen voor identificatie en labels.</w:t>
        </w:r>
        <w:r>
          <w:rPr>
            <w:noProof/>
            <w:webHidden/>
          </w:rPr>
          <w:tab/>
        </w:r>
        <w:r>
          <w:rPr>
            <w:noProof/>
            <w:webHidden/>
          </w:rPr>
          <w:fldChar w:fldCharType="begin"/>
        </w:r>
        <w:r>
          <w:rPr>
            <w:noProof/>
            <w:webHidden/>
          </w:rPr>
          <w:instrText xml:space="preserve"> PAGEREF _Toc451246752 \h </w:instrText>
        </w:r>
        <w:r>
          <w:rPr>
            <w:noProof/>
            <w:webHidden/>
          </w:rPr>
        </w:r>
        <w:r>
          <w:rPr>
            <w:noProof/>
            <w:webHidden/>
          </w:rPr>
          <w:fldChar w:fldCharType="separate"/>
        </w:r>
        <w:r>
          <w:rPr>
            <w:noProof/>
            <w:webHidden/>
          </w:rPr>
          <w:t>23</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53" w:history="1">
        <w:r w:rsidRPr="005A3241">
          <w:rPr>
            <w:rStyle w:val="Hyperlink"/>
            <w:noProof/>
          </w:rPr>
          <w:t>5.2.7</w:t>
        </w:r>
        <w:r>
          <w:rPr>
            <w:rFonts w:asciiTheme="minorHAnsi" w:eastAsiaTheme="minorEastAsia" w:hAnsiTheme="minorHAnsi" w:cstheme="minorBidi"/>
            <w:noProof/>
            <w:sz w:val="22"/>
            <w:szCs w:val="22"/>
          </w:rPr>
          <w:tab/>
        </w:r>
        <w:r w:rsidRPr="005A3241">
          <w:rPr>
            <w:rStyle w:val="Hyperlink"/>
            <w:noProof/>
          </w:rPr>
          <w:t>IMKL2015 semantische kern.</w:t>
        </w:r>
        <w:r>
          <w:rPr>
            <w:noProof/>
            <w:webHidden/>
          </w:rPr>
          <w:tab/>
        </w:r>
        <w:r>
          <w:rPr>
            <w:noProof/>
            <w:webHidden/>
          </w:rPr>
          <w:fldChar w:fldCharType="begin"/>
        </w:r>
        <w:r>
          <w:rPr>
            <w:noProof/>
            <w:webHidden/>
          </w:rPr>
          <w:instrText xml:space="preserve"> PAGEREF _Toc451246753 \h </w:instrText>
        </w:r>
        <w:r>
          <w:rPr>
            <w:noProof/>
            <w:webHidden/>
          </w:rPr>
        </w:r>
        <w:r>
          <w:rPr>
            <w:noProof/>
            <w:webHidden/>
          </w:rPr>
          <w:fldChar w:fldCharType="separate"/>
        </w:r>
        <w:r>
          <w:rPr>
            <w:noProof/>
            <w:webHidden/>
          </w:rPr>
          <w:t>25</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54" w:history="1">
        <w:r w:rsidRPr="005A3241">
          <w:rPr>
            <w:rStyle w:val="Hyperlink"/>
            <w:noProof/>
          </w:rPr>
          <w:t>5.2.8</w:t>
        </w:r>
        <w:r>
          <w:rPr>
            <w:rFonts w:asciiTheme="minorHAnsi" w:eastAsiaTheme="minorEastAsia" w:hAnsiTheme="minorHAnsi" w:cstheme="minorBidi"/>
            <w:noProof/>
            <w:sz w:val="22"/>
            <w:szCs w:val="22"/>
          </w:rPr>
          <w:tab/>
        </w:r>
        <w:r w:rsidRPr="005A3241">
          <w:rPr>
            <w:rStyle w:val="Hyperlink"/>
            <w:noProof/>
          </w:rPr>
          <w:t>Diepte.</w:t>
        </w:r>
        <w:r>
          <w:rPr>
            <w:noProof/>
            <w:webHidden/>
          </w:rPr>
          <w:tab/>
        </w:r>
        <w:r>
          <w:rPr>
            <w:noProof/>
            <w:webHidden/>
          </w:rPr>
          <w:fldChar w:fldCharType="begin"/>
        </w:r>
        <w:r>
          <w:rPr>
            <w:noProof/>
            <w:webHidden/>
          </w:rPr>
          <w:instrText xml:space="preserve"> PAGEREF _Toc451246754 \h </w:instrText>
        </w:r>
        <w:r>
          <w:rPr>
            <w:noProof/>
            <w:webHidden/>
          </w:rPr>
        </w:r>
        <w:r>
          <w:rPr>
            <w:noProof/>
            <w:webHidden/>
          </w:rPr>
          <w:fldChar w:fldCharType="separate"/>
        </w:r>
        <w:r>
          <w:rPr>
            <w:noProof/>
            <w:webHidden/>
          </w:rPr>
          <w:t>33</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55" w:history="1">
        <w:r w:rsidRPr="005A3241">
          <w:rPr>
            <w:rStyle w:val="Hyperlink"/>
            <w:noProof/>
          </w:rPr>
          <w:t>5.2.9</w:t>
        </w:r>
        <w:r>
          <w:rPr>
            <w:rFonts w:asciiTheme="minorHAnsi" w:eastAsiaTheme="minorEastAsia" w:hAnsiTheme="minorHAnsi" w:cstheme="minorBidi"/>
            <w:noProof/>
            <w:sz w:val="22"/>
            <w:szCs w:val="22"/>
          </w:rPr>
          <w:tab/>
        </w:r>
        <w:r w:rsidRPr="005A3241">
          <w:rPr>
            <w:rStyle w:val="Hyperlink"/>
            <w:noProof/>
          </w:rPr>
          <w:t>Utiliteitsnet.</w:t>
        </w:r>
        <w:r>
          <w:rPr>
            <w:noProof/>
            <w:webHidden/>
          </w:rPr>
          <w:tab/>
        </w:r>
        <w:r>
          <w:rPr>
            <w:noProof/>
            <w:webHidden/>
          </w:rPr>
          <w:fldChar w:fldCharType="begin"/>
        </w:r>
        <w:r>
          <w:rPr>
            <w:noProof/>
            <w:webHidden/>
          </w:rPr>
          <w:instrText xml:space="preserve"> PAGEREF _Toc451246755 \h </w:instrText>
        </w:r>
        <w:r>
          <w:rPr>
            <w:noProof/>
            <w:webHidden/>
          </w:rPr>
        </w:r>
        <w:r>
          <w:rPr>
            <w:noProof/>
            <w:webHidden/>
          </w:rPr>
          <w:fldChar w:fldCharType="separate"/>
        </w:r>
        <w:r>
          <w:rPr>
            <w:noProof/>
            <w:webHidden/>
          </w:rPr>
          <w:t>35</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56" w:history="1">
        <w:r w:rsidRPr="005A3241">
          <w:rPr>
            <w:rStyle w:val="Hyperlink"/>
            <w:noProof/>
          </w:rPr>
          <w:t>5.2.10</w:t>
        </w:r>
        <w:r>
          <w:rPr>
            <w:rFonts w:asciiTheme="minorHAnsi" w:eastAsiaTheme="minorEastAsia" w:hAnsiTheme="minorHAnsi" w:cstheme="minorBidi"/>
            <w:noProof/>
            <w:sz w:val="22"/>
            <w:szCs w:val="22"/>
          </w:rPr>
          <w:tab/>
        </w:r>
        <w:r w:rsidRPr="005A3241">
          <w:rPr>
            <w:rStyle w:val="Hyperlink"/>
            <w:noProof/>
          </w:rPr>
          <w:t>KabelOfLeiding.</w:t>
        </w:r>
        <w:r>
          <w:rPr>
            <w:noProof/>
            <w:webHidden/>
          </w:rPr>
          <w:tab/>
        </w:r>
        <w:r>
          <w:rPr>
            <w:noProof/>
            <w:webHidden/>
          </w:rPr>
          <w:fldChar w:fldCharType="begin"/>
        </w:r>
        <w:r>
          <w:rPr>
            <w:noProof/>
            <w:webHidden/>
          </w:rPr>
          <w:instrText xml:space="preserve"> PAGEREF _Toc451246756 \h </w:instrText>
        </w:r>
        <w:r>
          <w:rPr>
            <w:noProof/>
            <w:webHidden/>
          </w:rPr>
        </w:r>
        <w:r>
          <w:rPr>
            <w:noProof/>
            <w:webHidden/>
          </w:rPr>
          <w:fldChar w:fldCharType="separate"/>
        </w:r>
        <w:r>
          <w:rPr>
            <w:noProof/>
            <w:webHidden/>
          </w:rPr>
          <w:t>37</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57" w:history="1">
        <w:r w:rsidRPr="005A3241">
          <w:rPr>
            <w:rStyle w:val="Hyperlink"/>
            <w:noProof/>
          </w:rPr>
          <w:t>5.2.11</w:t>
        </w:r>
        <w:r>
          <w:rPr>
            <w:rFonts w:asciiTheme="minorHAnsi" w:eastAsiaTheme="minorEastAsia" w:hAnsiTheme="minorHAnsi" w:cstheme="minorBidi"/>
            <w:noProof/>
            <w:sz w:val="22"/>
            <w:szCs w:val="22"/>
          </w:rPr>
          <w:tab/>
        </w:r>
        <w:r w:rsidRPr="005A3241">
          <w:rPr>
            <w:rStyle w:val="Hyperlink"/>
            <w:noProof/>
          </w:rPr>
          <w:t>Leidingelement.</w:t>
        </w:r>
        <w:r>
          <w:rPr>
            <w:noProof/>
            <w:webHidden/>
          </w:rPr>
          <w:tab/>
        </w:r>
        <w:r>
          <w:rPr>
            <w:noProof/>
            <w:webHidden/>
          </w:rPr>
          <w:fldChar w:fldCharType="begin"/>
        </w:r>
        <w:r>
          <w:rPr>
            <w:noProof/>
            <w:webHidden/>
          </w:rPr>
          <w:instrText xml:space="preserve"> PAGEREF _Toc451246757 \h </w:instrText>
        </w:r>
        <w:r>
          <w:rPr>
            <w:noProof/>
            <w:webHidden/>
          </w:rPr>
        </w:r>
        <w:r>
          <w:rPr>
            <w:noProof/>
            <w:webHidden/>
          </w:rPr>
          <w:fldChar w:fldCharType="separate"/>
        </w:r>
        <w:r>
          <w:rPr>
            <w:noProof/>
            <w:webHidden/>
          </w:rPr>
          <w:t>39</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58" w:history="1">
        <w:r w:rsidRPr="005A3241">
          <w:rPr>
            <w:rStyle w:val="Hyperlink"/>
            <w:noProof/>
          </w:rPr>
          <w:t>5.2.12</w:t>
        </w:r>
        <w:r>
          <w:rPr>
            <w:rFonts w:asciiTheme="minorHAnsi" w:eastAsiaTheme="minorEastAsia" w:hAnsiTheme="minorHAnsi" w:cstheme="minorBidi"/>
            <w:noProof/>
            <w:sz w:val="22"/>
            <w:szCs w:val="22"/>
          </w:rPr>
          <w:tab/>
        </w:r>
        <w:r w:rsidRPr="005A3241">
          <w:rPr>
            <w:rStyle w:val="Hyperlink"/>
            <w:noProof/>
          </w:rPr>
          <w:t>KabelEnLeidingContainer.</w:t>
        </w:r>
        <w:r>
          <w:rPr>
            <w:noProof/>
            <w:webHidden/>
          </w:rPr>
          <w:tab/>
        </w:r>
        <w:r>
          <w:rPr>
            <w:noProof/>
            <w:webHidden/>
          </w:rPr>
          <w:fldChar w:fldCharType="begin"/>
        </w:r>
        <w:r>
          <w:rPr>
            <w:noProof/>
            <w:webHidden/>
          </w:rPr>
          <w:instrText xml:space="preserve"> PAGEREF _Toc451246758 \h </w:instrText>
        </w:r>
        <w:r>
          <w:rPr>
            <w:noProof/>
            <w:webHidden/>
          </w:rPr>
        </w:r>
        <w:r>
          <w:rPr>
            <w:noProof/>
            <w:webHidden/>
          </w:rPr>
          <w:fldChar w:fldCharType="separate"/>
        </w:r>
        <w:r>
          <w:rPr>
            <w:noProof/>
            <w:webHidden/>
          </w:rPr>
          <w:t>40</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59" w:history="1">
        <w:r w:rsidRPr="005A3241">
          <w:rPr>
            <w:rStyle w:val="Hyperlink"/>
            <w:noProof/>
          </w:rPr>
          <w:t>5.2.13</w:t>
        </w:r>
        <w:r>
          <w:rPr>
            <w:rFonts w:asciiTheme="minorHAnsi" w:eastAsiaTheme="minorEastAsia" w:hAnsiTheme="minorHAnsi" w:cstheme="minorBidi"/>
            <w:noProof/>
            <w:sz w:val="22"/>
            <w:szCs w:val="22"/>
          </w:rPr>
          <w:tab/>
        </w:r>
        <w:r w:rsidRPr="005A3241">
          <w:rPr>
            <w:rStyle w:val="Hyperlink"/>
            <w:noProof/>
          </w:rPr>
          <w:t>ContainerLeidingelement.</w:t>
        </w:r>
        <w:r>
          <w:rPr>
            <w:noProof/>
            <w:webHidden/>
          </w:rPr>
          <w:tab/>
        </w:r>
        <w:r>
          <w:rPr>
            <w:noProof/>
            <w:webHidden/>
          </w:rPr>
          <w:fldChar w:fldCharType="begin"/>
        </w:r>
        <w:r>
          <w:rPr>
            <w:noProof/>
            <w:webHidden/>
          </w:rPr>
          <w:instrText xml:space="preserve"> PAGEREF _Toc451246759 \h </w:instrText>
        </w:r>
        <w:r>
          <w:rPr>
            <w:noProof/>
            <w:webHidden/>
          </w:rPr>
        </w:r>
        <w:r>
          <w:rPr>
            <w:noProof/>
            <w:webHidden/>
          </w:rPr>
          <w:fldChar w:fldCharType="separate"/>
        </w:r>
        <w:r>
          <w:rPr>
            <w:noProof/>
            <w:webHidden/>
          </w:rPr>
          <w:t>42</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60" w:history="1">
        <w:r w:rsidRPr="005A3241">
          <w:rPr>
            <w:rStyle w:val="Hyperlink"/>
            <w:noProof/>
          </w:rPr>
          <w:t>5.2.14</w:t>
        </w:r>
        <w:r>
          <w:rPr>
            <w:rFonts w:asciiTheme="minorHAnsi" w:eastAsiaTheme="minorEastAsia" w:hAnsiTheme="minorHAnsi" w:cstheme="minorBidi"/>
            <w:noProof/>
            <w:sz w:val="22"/>
            <w:szCs w:val="22"/>
          </w:rPr>
          <w:tab/>
        </w:r>
        <w:r w:rsidRPr="005A3241">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_Toc451246760 \h </w:instrText>
        </w:r>
        <w:r>
          <w:rPr>
            <w:noProof/>
            <w:webHidden/>
          </w:rPr>
        </w:r>
        <w:r>
          <w:rPr>
            <w:noProof/>
            <w:webHidden/>
          </w:rPr>
          <w:fldChar w:fldCharType="separate"/>
        </w:r>
        <w:r>
          <w:rPr>
            <w:noProof/>
            <w:webHidden/>
          </w:rPr>
          <w:t>43</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61" w:history="1">
        <w:r w:rsidRPr="005A3241">
          <w:rPr>
            <w:rStyle w:val="Hyperlink"/>
            <w:noProof/>
          </w:rPr>
          <w:t>5.2.15</w:t>
        </w:r>
        <w:r>
          <w:rPr>
            <w:rFonts w:asciiTheme="minorHAnsi" w:eastAsiaTheme="minorEastAsia" w:hAnsiTheme="minorHAnsi" w:cstheme="minorBidi"/>
            <w:noProof/>
            <w:sz w:val="22"/>
            <w:szCs w:val="22"/>
          </w:rPr>
          <w:tab/>
        </w:r>
        <w:r w:rsidRPr="005A3241">
          <w:rPr>
            <w:rStyle w:val="Hyperlink"/>
            <w:noProof/>
          </w:rPr>
          <w:t>Diagram per type kabel of leiding.</w:t>
        </w:r>
        <w:r>
          <w:rPr>
            <w:noProof/>
            <w:webHidden/>
          </w:rPr>
          <w:tab/>
        </w:r>
        <w:r>
          <w:rPr>
            <w:noProof/>
            <w:webHidden/>
          </w:rPr>
          <w:fldChar w:fldCharType="begin"/>
        </w:r>
        <w:r>
          <w:rPr>
            <w:noProof/>
            <w:webHidden/>
          </w:rPr>
          <w:instrText xml:space="preserve"> PAGEREF _Toc451246761 \h </w:instrText>
        </w:r>
        <w:r>
          <w:rPr>
            <w:noProof/>
            <w:webHidden/>
          </w:rPr>
        </w:r>
        <w:r>
          <w:rPr>
            <w:noProof/>
            <w:webHidden/>
          </w:rPr>
          <w:fldChar w:fldCharType="separate"/>
        </w:r>
        <w:r>
          <w:rPr>
            <w:noProof/>
            <w:webHidden/>
          </w:rPr>
          <w:t>44</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62" w:history="1">
        <w:r w:rsidRPr="005A3241">
          <w:rPr>
            <w:rStyle w:val="Hyperlink"/>
            <w:noProof/>
          </w:rPr>
          <w:t>5.2.16</w:t>
        </w:r>
        <w:r>
          <w:rPr>
            <w:rFonts w:asciiTheme="minorHAnsi" w:eastAsiaTheme="minorEastAsia" w:hAnsiTheme="minorHAnsi" w:cstheme="minorBidi"/>
            <w:noProof/>
            <w:sz w:val="22"/>
            <w:szCs w:val="22"/>
          </w:rPr>
          <w:tab/>
        </w:r>
        <w:r w:rsidRPr="005A3241">
          <w:rPr>
            <w:rStyle w:val="Hyperlink"/>
            <w:noProof/>
          </w:rPr>
          <w:t>Elektriciteitskabel.</w:t>
        </w:r>
        <w:r>
          <w:rPr>
            <w:noProof/>
            <w:webHidden/>
          </w:rPr>
          <w:tab/>
        </w:r>
        <w:r>
          <w:rPr>
            <w:noProof/>
            <w:webHidden/>
          </w:rPr>
          <w:fldChar w:fldCharType="begin"/>
        </w:r>
        <w:r>
          <w:rPr>
            <w:noProof/>
            <w:webHidden/>
          </w:rPr>
          <w:instrText xml:space="preserve"> PAGEREF _Toc451246762 \h </w:instrText>
        </w:r>
        <w:r>
          <w:rPr>
            <w:noProof/>
            <w:webHidden/>
          </w:rPr>
        </w:r>
        <w:r>
          <w:rPr>
            <w:noProof/>
            <w:webHidden/>
          </w:rPr>
          <w:fldChar w:fldCharType="separate"/>
        </w:r>
        <w:r>
          <w:rPr>
            <w:noProof/>
            <w:webHidden/>
          </w:rPr>
          <w:t>45</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63" w:history="1">
        <w:r w:rsidRPr="005A3241">
          <w:rPr>
            <w:rStyle w:val="Hyperlink"/>
            <w:noProof/>
          </w:rPr>
          <w:t>5.2.17</w:t>
        </w:r>
        <w:r>
          <w:rPr>
            <w:rFonts w:asciiTheme="minorHAnsi" w:eastAsiaTheme="minorEastAsia" w:hAnsiTheme="minorHAnsi" w:cstheme="minorBidi"/>
            <w:noProof/>
            <w:sz w:val="22"/>
            <w:szCs w:val="22"/>
          </w:rPr>
          <w:tab/>
        </w:r>
        <w:r w:rsidRPr="005A3241">
          <w:rPr>
            <w:rStyle w:val="Hyperlink"/>
            <w:noProof/>
          </w:rPr>
          <w:t>Telecommunicatiekabel.</w:t>
        </w:r>
        <w:r>
          <w:rPr>
            <w:noProof/>
            <w:webHidden/>
          </w:rPr>
          <w:tab/>
        </w:r>
        <w:r>
          <w:rPr>
            <w:noProof/>
            <w:webHidden/>
          </w:rPr>
          <w:fldChar w:fldCharType="begin"/>
        </w:r>
        <w:r>
          <w:rPr>
            <w:noProof/>
            <w:webHidden/>
          </w:rPr>
          <w:instrText xml:space="preserve"> PAGEREF _Toc451246763 \h </w:instrText>
        </w:r>
        <w:r>
          <w:rPr>
            <w:noProof/>
            <w:webHidden/>
          </w:rPr>
        </w:r>
        <w:r>
          <w:rPr>
            <w:noProof/>
            <w:webHidden/>
          </w:rPr>
          <w:fldChar w:fldCharType="separate"/>
        </w:r>
        <w:r>
          <w:rPr>
            <w:noProof/>
            <w:webHidden/>
          </w:rPr>
          <w:t>46</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64" w:history="1">
        <w:r w:rsidRPr="005A3241">
          <w:rPr>
            <w:rStyle w:val="Hyperlink"/>
            <w:noProof/>
          </w:rPr>
          <w:t>5.2.18</w:t>
        </w:r>
        <w:r>
          <w:rPr>
            <w:rFonts w:asciiTheme="minorHAnsi" w:eastAsiaTheme="minorEastAsia" w:hAnsiTheme="minorHAnsi" w:cstheme="minorBidi"/>
            <w:noProof/>
            <w:sz w:val="22"/>
            <w:szCs w:val="22"/>
          </w:rPr>
          <w:tab/>
        </w:r>
        <w:r w:rsidRPr="005A3241">
          <w:rPr>
            <w:rStyle w:val="Hyperlink"/>
            <w:noProof/>
          </w:rPr>
          <w:t>Olie-gas-chemicalienpijpleiding.</w:t>
        </w:r>
        <w:r>
          <w:rPr>
            <w:noProof/>
            <w:webHidden/>
          </w:rPr>
          <w:tab/>
        </w:r>
        <w:r>
          <w:rPr>
            <w:noProof/>
            <w:webHidden/>
          </w:rPr>
          <w:fldChar w:fldCharType="begin"/>
        </w:r>
        <w:r>
          <w:rPr>
            <w:noProof/>
            <w:webHidden/>
          </w:rPr>
          <w:instrText xml:space="preserve"> PAGEREF _Toc451246764 \h </w:instrText>
        </w:r>
        <w:r>
          <w:rPr>
            <w:noProof/>
            <w:webHidden/>
          </w:rPr>
        </w:r>
        <w:r>
          <w:rPr>
            <w:noProof/>
            <w:webHidden/>
          </w:rPr>
          <w:fldChar w:fldCharType="separate"/>
        </w:r>
        <w:r>
          <w:rPr>
            <w:noProof/>
            <w:webHidden/>
          </w:rPr>
          <w:t>47</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65" w:history="1">
        <w:r w:rsidRPr="005A3241">
          <w:rPr>
            <w:rStyle w:val="Hyperlink"/>
            <w:noProof/>
          </w:rPr>
          <w:t>5.2.19</w:t>
        </w:r>
        <w:r>
          <w:rPr>
            <w:rFonts w:asciiTheme="minorHAnsi" w:eastAsiaTheme="minorEastAsia" w:hAnsiTheme="minorHAnsi" w:cstheme="minorBidi"/>
            <w:noProof/>
            <w:sz w:val="22"/>
            <w:szCs w:val="22"/>
          </w:rPr>
          <w:tab/>
        </w:r>
        <w:r w:rsidRPr="005A3241">
          <w:rPr>
            <w:rStyle w:val="Hyperlink"/>
            <w:noProof/>
          </w:rPr>
          <w:t>Rioolleiding.</w:t>
        </w:r>
        <w:r>
          <w:rPr>
            <w:noProof/>
            <w:webHidden/>
          </w:rPr>
          <w:tab/>
        </w:r>
        <w:r>
          <w:rPr>
            <w:noProof/>
            <w:webHidden/>
          </w:rPr>
          <w:fldChar w:fldCharType="begin"/>
        </w:r>
        <w:r>
          <w:rPr>
            <w:noProof/>
            <w:webHidden/>
          </w:rPr>
          <w:instrText xml:space="preserve"> PAGEREF _Toc451246765 \h </w:instrText>
        </w:r>
        <w:r>
          <w:rPr>
            <w:noProof/>
            <w:webHidden/>
          </w:rPr>
        </w:r>
        <w:r>
          <w:rPr>
            <w:noProof/>
            <w:webHidden/>
          </w:rPr>
          <w:fldChar w:fldCharType="separate"/>
        </w:r>
        <w:r>
          <w:rPr>
            <w:noProof/>
            <w:webHidden/>
          </w:rPr>
          <w:t>48</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66" w:history="1">
        <w:r w:rsidRPr="005A3241">
          <w:rPr>
            <w:rStyle w:val="Hyperlink"/>
            <w:noProof/>
          </w:rPr>
          <w:t>5.2.20</w:t>
        </w:r>
        <w:r>
          <w:rPr>
            <w:rFonts w:asciiTheme="minorHAnsi" w:eastAsiaTheme="minorEastAsia" w:hAnsiTheme="minorHAnsi" w:cstheme="minorBidi"/>
            <w:noProof/>
            <w:sz w:val="22"/>
            <w:szCs w:val="22"/>
          </w:rPr>
          <w:tab/>
        </w:r>
        <w:r w:rsidRPr="005A3241">
          <w:rPr>
            <w:rStyle w:val="Hyperlink"/>
            <w:noProof/>
          </w:rPr>
          <w:t>Waterleiding.</w:t>
        </w:r>
        <w:r>
          <w:rPr>
            <w:noProof/>
            <w:webHidden/>
          </w:rPr>
          <w:tab/>
        </w:r>
        <w:r>
          <w:rPr>
            <w:noProof/>
            <w:webHidden/>
          </w:rPr>
          <w:fldChar w:fldCharType="begin"/>
        </w:r>
        <w:r>
          <w:rPr>
            <w:noProof/>
            <w:webHidden/>
          </w:rPr>
          <w:instrText xml:space="preserve"> PAGEREF _Toc451246766 \h </w:instrText>
        </w:r>
        <w:r>
          <w:rPr>
            <w:noProof/>
            <w:webHidden/>
          </w:rPr>
        </w:r>
        <w:r>
          <w:rPr>
            <w:noProof/>
            <w:webHidden/>
          </w:rPr>
          <w:fldChar w:fldCharType="separate"/>
        </w:r>
        <w:r>
          <w:rPr>
            <w:noProof/>
            <w:webHidden/>
          </w:rPr>
          <w:t>49</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67" w:history="1">
        <w:r w:rsidRPr="005A3241">
          <w:rPr>
            <w:rStyle w:val="Hyperlink"/>
            <w:noProof/>
          </w:rPr>
          <w:t>5.2.21</w:t>
        </w:r>
        <w:r>
          <w:rPr>
            <w:rFonts w:asciiTheme="minorHAnsi" w:eastAsiaTheme="minorEastAsia" w:hAnsiTheme="minorHAnsi" w:cstheme="minorBidi"/>
            <w:noProof/>
            <w:sz w:val="22"/>
            <w:szCs w:val="22"/>
          </w:rPr>
          <w:tab/>
        </w:r>
        <w:r w:rsidRPr="005A3241">
          <w:rPr>
            <w:rStyle w:val="Hyperlink"/>
            <w:noProof/>
          </w:rPr>
          <w:t>Thermische pijpleiding.</w:t>
        </w:r>
        <w:r>
          <w:rPr>
            <w:noProof/>
            <w:webHidden/>
          </w:rPr>
          <w:tab/>
        </w:r>
        <w:r>
          <w:rPr>
            <w:noProof/>
            <w:webHidden/>
          </w:rPr>
          <w:fldChar w:fldCharType="begin"/>
        </w:r>
        <w:r>
          <w:rPr>
            <w:noProof/>
            <w:webHidden/>
          </w:rPr>
          <w:instrText xml:space="preserve"> PAGEREF _Toc451246767 \h </w:instrText>
        </w:r>
        <w:r>
          <w:rPr>
            <w:noProof/>
            <w:webHidden/>
          </w:rPr>
        </w:r>
        <w:r>
          <w:rPr>
            <w:noProof/>
            <w:webHidden/>
          </w:rPr>
          <w:fldChar w:fldCharType="separate"/>
        </w:r>
        <w:r>
          <w:rPr>
            <w:noProof/>
            <w:webHidden/>
          </w:rPr>
          <w:t>50</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68" w:history="1">
        <w:r w:rsidRPr="005A3241">
          <w:rPr>
            <w:rStyle w:val="Hyperlink"/>
            <w:noProof/>
          </w:rPr>
          <w:t>5.2.22</w:t>
        </w:r>
        <w:r>
          <w:rPr>
            <w:rFonts w:asciiTheme="minorHAnsi" w:eastAsiaTheme="minorEastAsia" w:hAnsiTheme="minorHAnsi" w:cstheme="minorBidi"/>
            <w:noProof/>
            <w:sz w:val="22"/>
            <w:szCs w:val="22"/>
          </w:rPr>
          <w:tab/>
        </w:r>
        <w:r w:rsidRPr="005A3241">
          <w:rPr>
            <w:rStyle w:val="Hyperlink"/>
            <w:noProof/>
          </w:rPr>
          <w:t>Leidingelementen per type net (thema).</w:t>
        </w:r>
        <w:r>
          <w:rPr>
            <w:noProof/>
            <w:webHidden/>
          </w:rPr>
          <w:tab/>
        </w:r>
        <w:r>
          <w:rPr>
            <w:noProof/>
            <w:webHidden/>
          </w:rPr>
          <w:fldChar w:fldCharType="begin"/>
        </w:r>
        <w:r>
          <w:rPr>
            <w:noProof/>
            <w:webHidden/>
          </w:rPr>
          <w:instrText xml:space="preserve"> PAGEREF _Toc451246768 \h </w:instrText>
        </w:r>
        <w:r>
          <w:rPr>
            <w:noProof/>
            <w:webHidden/>
          </w:rPr>
        </w:r>
        <w:r>
          <w:rPr>
            <w:noProof/>
            <w:webHidden/>
          </w:rPr>
          <w:fldChar w:fldCharType="separate"/>
        </w:r>
        <w:r>
          <w:rPr>
            <w:noProof/>
            <w:webHidden/>
          </w:rPr>
          <w:t>51</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69" w:history="1">
        <w:r w:rsidRPr="005A3241">
          <w:rPr>
            <w:rStyle w:val="Hyperlink"/>
            <w:noProof/>
          </w:rPr>
          <w:t>5.2.23</w:t>
        </w:r>
        <w:r>
          <w:rPr>
            <w:rFonts w:asciiTheme="minorHAnsi" w:eastAsiaTheme="minorEastAsia" w:hAnsiTheme="minorHAnsi" w:cstheme="minorBidi"/>
            <w:noProof/>
            <w:sz w:val="22"/>
            <w:szCs w:val="22"/>
          </w:rPr>
          <w:tab/>
        </w:r>
        <w:r w:rsidRPr="005A3241">
          <w:rPr>
            <w:rStyle w:val="Hyperlink"/>
            <w:noProof/>
          </w:rPr>
          <w:t>Identifier management.</w:t>
        </w:r>
        <w:r>
          <w:rPr>
            <w:noProof/>
            <w:webHidden/>
          </w:rPr>
          <w:tab/>
        </w:r>
        <w:r>
          <w:rPr>
            <w:noProof/>
            <w:webHidden/>
          </w:rPr>
          <w:fldChar w:fldCharType="begin"/>
        </w:r>
        <w:r>
          <w:rPr>
            <w:noProof/>
            <w:webHidden/>
          </w:rPr>
          <w:instrText xml:space="preserve"> PAGEREF _Toc451246769 \h </w:instrText>
        </w:r>
        <w:r>
          <w:rPr>
            <w:noProof/>
            <w:webHidden/>
          </w:rPr>
        </w:r>
        <w:r>
          <w:rPr>
            <w:noProof/>
            <w:webHidden/>
          </w:rPr>
          <w:fldChar w:fldCharType="separate"/>
        </w:r>
        <w:r>
          <w:rPr>
            <w:noProof/>
            <w:webHidden/>
          </w:rPr>
          <w:t>52</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70" w:history="1">
        <w:r w:rsidRPr="005A3241">
          <w:rPr>
            <w:rStyle w:val="Hyperlink"/>
            <w:noProof/>
          </w:rPr>
          <w:t>5.2.24</w:t>
        </w:r>
        <w:r>
          <w:rPr>
            <w:rFonts w:asciiTheme="minorHAnsi" w:eastAsiaTheme="minorEastAsia" w:hAnsiTheme="minorHAnsi" w:cstheme="minorBidi"/>
            <w:noProof/>
            <w:sz w:val="22"/>
            <w:szCs w:val="22"/>
          </w:rPr>
          <w:tab/>
        </w:r>
        <w:r w:rsidRPr="005A3241">
          <w:rPr>
            <w:rStyle w:val="Hyperlink"/>
            <w:noProof/>
          </w:rPr>
          <w:t>Tijd representatie en temporeel model.</w:t>
        </w:r>
        <w:r>
          <w:rPr>
            <w:noProof/>
            <w:webHidden/>
          </w:rPr>
          <w:tab/>
        </w:r>
        <w:r>
          <w:rPr>
            <w:noProof/>
            <w:webHidden/>
          </w:rPr>
          <w:fldChar w:fldCharType="begin"/>
        </w:r>
        <w:r>
          <w:rPr>
            <w:noProof/>
            <w:webHidden/>
          </w:rPr>
          <w:instrText xml:space="preserve"> PAGEREF _Toc451246770 \h </w:instrText>
        </w:r>
        <w:r>
          <w:rPr>
            <w:noProof/>
            <w:webHidden/>
          </w:rPr>
        </w:r>
        <w:r>
          <w:rPr>
            <w:noProof/>
            <w:webHidden/>
          </w:rPr>
          <w:fldChar w:fldCharType="separate"/>
        </w:r>
        <w:r>
          <w:rPr>
            <w:noProof/>
            <w:webHidden/>
          </w:rPr>
          <w:t>53</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71" w:history="1">
        <w:r w:rsidRPr="005A3241">
          <w:rPr>
            <w:rStyle w:val="Hyperlink"/>
            <w:noProof/>
          </w:rPr>
          <w:t>5.2.25</w:t>
        </w:r>
        <w:r>
          <w:rPr>
            <w:rFonts w:asciiTheme="minorHAnsi" w:eastAsiaTheme="minorEastAsia" w:hAnsiTheme="minorHAnsi" w:cstheme="minorBidi"/>
            <w:noProof/>
            <w:sz w:val="22"/>
            <w:szCs w:val="22"/>
          </w:rPr>
          <w:tab/>
        </w:r>
        <w:r w:rsidRPr="005A3241">
          <w:rPr>
            <w:rStyle w:val="Hyperlink"/>
            <w:noProof/>
          </w:rPr>
          <w:t>UML - EC61 overzicht.</w:t>
        </w:r>
        <w:r>
          <w:rPr>
            <w:noProof/>
            <w:webHidden/>
          </w:rPr>
          <w:tab/>
        </w:r>
        <w:r>
          <w:rPr>
            <w:noProof/>
            <w:webHidden/>
          </w:rPr>
          <w:fldChar w:fldCharType="begin"/>
        </w:r>
        <w:r>
          <w:rPr>
            <w:noProof/>
            <w:webHidden/>
          </w:rPr>
          <w:instrText xml:space="preserve"> PAGEREF _Toc451246771 \h </w:instrText>
        </w:r>
        <w:r>
          <w:rPr>
            <w:noProof/>
            <w:webHidden/>
          </w:rPr>
        </w:r>
        <w:r>
          <w:rPr>
            <w:noProof/>
            <w:webHidden/>
          </w:rPr>
          <w:fldChar w:fldCharType="separate"/>
        </w:r>
        <w:r>
          <w:rPr>
            <w:noProof/>
            <w:webHidden/>
          </w:rPr>
          <w:t>55</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72" w:history="1">
        <w:r w:rsidRPr="005A3241">
          <w:rPr>
            <w:rStyle w:val="Hyperlink"/>
            <w:noProof/>
          </w:rPr>
          <w:t>5.2.26</w:t>
        </w:r>
        <w:r>
          <w:rPr>
            <w:rFonts w:asciiTheme="minorHAnsi" w:eastAsiaTheme="minorEastAsia" w:hAnsiTheme="minorHAnsi" w:cstheme="minorBidi"/>
            <w:noProof/>
            <w:sz w:val="22"/>
            <w:szCs w:val="22"/>
          </w:rPr>
          <w:tab/>
        </w:r>
        <w:r w:rsidRPr="005A3241">
          <w:rPr>
            <w:rStyle w:val="Hyperlink"/>
            <w:noProof/>
          </w:rPr>
          <w:t>UML - Buisleidingen Risicoregister overzicht.</w:t>
        </w:r>
        <w:r>
          <w:rPr>
            <w:noProof/>
            <w:webHidden/>
          </w:rPr>
          <w:tab/>
        </w:r>
        <w:r>
          <w:rPr>
            <w:noProof/>
            <w:webHidden/>
          </w:rPr>
          <w:fldChar w:fldCharType="begin"/>
        </w:r>
        <w:r>
          <w:rPr>
            <w:noProof/>
            <w:webHidden/>
          </w:rPr>
          <w:instrText xml:space="preserve"> PAGEREF _Toc451246772 \h </w:instrText>
        </w:r>
        <w:r>
          <w:rPr>
            <w:noProof/>
            <w:webHidden/>
          </w:rPr>
        </w:r>
        <w:r>
          <w:rPr>
            <w:noProof/>
            <w:webHidden/>
          </w:rPr>
          <w:fldChar w:fldCharType="separate"/>
        </w:r>
        <w:r>
          <w:rPr>
            <w:noProof/>
            <w:webHidden/>
          </w:rPr>
          <w:t>57</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73" w:history="1">
        <w:r w:rsidRPr="005A3241">
          <w:rPr>
            <w:rStyle w:val="Hyperlink"/>
            <w:noProof/>
          </w:rPr>
          <w:t>5.2.27</w:t>
        </w:r>
        <w:r>
          <w:rPr>
            <w:rFonts w:asciiTheme="minorHAnsi" w:eastAsiaTheme="minorEastAsia" w:hAnsiTheme="minorHAnsi" w:cstheme="minorBidi"/>
            <w:noProof/>
            <w:sz w:val="22"/>
            <w:szCs w:val="22"/>
          </w:rPr>
          <w:tab/>
        </w:r>
        <w:r w:rsidRPr="005A3241">
          <w:rPr>
            <w:rStyle w:val="Hyperlink"/>
            <w:noProof/>
          </w:rPr>
          <w:t>UML - Stedelijk water overzicht.</w:t>
        </w:r>
        <w:r>
          <w:rPr>
            <w:noProof/>
            <w:webHidden/>
          </w:rPr>
          <w:tab/>
        </w:r>
        <w:r>
          <w:rPr>
            <w:noProof/>
            <w:webHidden/>
          </w:rPr>
          <w:fldChar w:fldCharType="begin"/>
        </w:r>
        <w:r>
          <w:rPr>
            <w:noProof/>
            <w:webHidden/>
          </w:rPr>
          <w:instrText xml:space="preserve"> PAGEREF _Toc451246773 \h </w:instrText>
        </w:r>
        <w:r>
          <w:rPr>
            <w:noProof/>
            <w:webHidden/>
          </w:rPr>
        </w:r>
        <w:r>
          <w:rPr>
            <w:noProof/>
            <w:webHidden/>
          </w:rPr>
          <w:fldChar w:fldCharType="separate"/>
        </w:r>
        <w:r>
          <w:rPr>
            <w:noProof/>
            <w:webHidden/>
          </w:rPr>
          <w:t>59</w:t>
        </w:r>
        <w:r>
          <w:rPr>
            <w:noProof/>
            <w:webHidden/>
          </w:rPr>
          <w:fldChar w:fldCharType="end"/>
        </w:r>
      </w:hyperlink>
    </w:p>
    <w:p w:rsidR="00D752AE" w:rsidRDefault="00D752AE">
      <w:pPr>
        <w:pStyle w:val="Inhopg2"/>
        <w:rPr>
          <w:rFonts w:asciiTheme="minorHAnsi" w:eastAsiaTheme="minorEastAsia" w:hAnsiTheme="minorHAnsi" w:cstheme="minorBidi"/>
          <w:sz w:val="22"/>
          <w:szCs w:val="22"/>
        </w:rPr>
      </w:pPr>
      <w:hyperlink w:anchor="_Toc451246774" w:history="1">
        <w:r w:rsidRPr="005A3241">
          <w:rPr>
            <w:rStyle w:val="Hyperlink"/>
          </w:rPr>
          <w:t>5.3</w:t>
        </w:r>
        <w:r>
          <w:rPr>
            <w:rFonts w:asciiTheme="minorHAnsi" w:eastAsiaTheme="minorEastAsia" w:hAnsiTheme="minorHAnsi" w:cstheme="minorBidi"/>
            <w:sz w:val="22"/>
            <w:szCs w:val="22"/>
          </w:rPr>
          <w:tab/>
        </w:r>
        <w:r w:rsidRPr="005A3241">
          <w:rPr>
            <w:rStyle w:val="Hyperlink"/>
          </w:rPr>
          <w:t>Objectcatalogus.</w:t>
        </w:r>
        <w:r>
          <w:rPr>
            <w:webHidden/>
          </w:rPr>
          <w:tab/>
        </w:r>
        <w:r>
          <w:rPr>
            <w:webHidden/>
          </w:rPr>
          <w:fldChar w:fldCharType="begin"/>
        </w:r>
        <w:r>
          <w:rPr>
            <w:webHidden/>
          </w:rPr>
          <w:instrText xml:space="preserve"> PAGEREF _Toc451246774 \h </w:instrText>
        </w:r>
        <w:r>
          <w:rPr>
            <w:webHidden/>
          </w:rPr>
        </w:r>
        <w:r>
          <w:rPr>
            <w:webHidden/>
          </w:rPr>
          <w:fldChar w:fldCharType="separate"/>
        </w:r>
        <w:r>
          <w:rPr>
            <w:webHidden/>
          </w:rPr>
          <w:t>61</w:t>
        </w:r>
        <w:r>
          <w:rPr>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75" w:history="1">
        <w:r w:rsidRPr="005A3241">
          <w:rPr>
            <w:rStyle w:val="Hyperlink"/>
            <w:noProof/>
          </w:rPr>
          <w:t>5.3.1</w:t>
        </w:r>
        <w:r>
          <w:rPr>
            <w:rFonts w:asciiTheme="minorHAnsi" w:eastAsiaTheme="minorEastAsia" w:hAnsiTheme="minorHAnsi" w:cstheme="minorBidi"/>
            <w:noProof/>
            <w:sz w:val="22"/>
            <w:szCs w:val="22"/>
          </w:rPr>
          <w:tab/>
        </w:r>
        <w:r w:rsidRPr="005A3241">
          <w:rPr>
            <w:rStyle w:val="Hyperlink"/>
            <w:noProof/>
          </w:rPr>
          <w:t>Geografische objecten.</w:t>
        </w:r>
        <w:r>
          <w:rPr>
            <w:noProof/>
            <w:webHidden/>
          </w:rPr>
          <w:tab/>
        </w:r>
        <w:r>
          <w:rPr>
            <w:noProof/>
            <w:webHidden/>
          </w:rPr>
          <w:fldChar w:fldCharType="begin"/>
        </w:r>
        <w:r>
          <w:rPr>
            <w:noProof/>
            <w:webHidden/>
          </w:rPr>
          <w:instrText xml:space="preserve"> PAGEREF _Toc451246775 \h </w:instrText>
        </w:r>
        <w:r>
          <w:rPr>
            <w:noProof/>
            <w:webHidden/>
          </w:rPr>
        </w:r>
        <w:r>
          <w:rPr>
            <w:noProof/>
            <w:webHidden/>
          </w:rPr>
          <w:fldChar w:fldCharType="separate"/>
        </w:r>
        <w:r>
          <w:rPr>
            <w:noProof/>
            <w:webHidden/>
          </w:rPr>
          <w:t>65</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76" w:history="1">
        <w:r w:rsidRPr="005A3241">
          <w:rPr>
            <w:rStyle w:val="Hyperlink"/>
            <w:noProof/>
          </w:rPr>
          <w:t>5.3.2</w:t>
        </w:r>
        <w:r>
          <w:rPr>
            <w:rFonts w:asciiTheme="minorHAnsi" w:eastAsiaTheme="minorEastAsia" w:hAnsiTheme="minorHAnsi" w:cstheme="minorBidi"/>
            <w:noProof/>
            <w:sz w:val="22"/>
            <w:szCs w:val="22"/>
          </w:rPr>
          <w:tab/>
        </w:r>
        <w:r w:rsidRPr="005A3241">
          <w:rPr>
            <w:rStyle w:val="Hyperlink"/>
            <w:noProof/>
          </w:rPr>
          <w:t>Data typen.</w:t>
        </w:r>
        <w:r>
          <w:rPr>
            <w:noProof/>
            <w:webHidden/>
          </w:rPr>
          <w:tab/>
        </w:r>
        <w:r>
          <w:rPr>
            <w:noProof/>
            <w:webHidden/>
          </w:rPr>
          <w:fldChar w:fldCharType="begin"/>
        </w:r>
        <w:r>
          <w:rPr>
            <w:noProof/>
            <w:webHidden/>
          </w:rPr>
          <w:instrText xml:space="preserve"> PAGEREF _Toc451246776 \h </w:instrText>
        </w:r>
        <w:r>
          <w:rPr>
            <w:noProof/>
            <w:webHidden/>
          </w:rPr>
        </w:r>
        <w:r>
          <w:rPr>
            <w:noProof/>
            <w:webHidden/>
          </w:rPr>
          <w:fldChar w:fldCharType="separate"/>
        </w:r>
        <w:r>
          <w:rPr>
            <w:noProof/>
            <w:webHidden/>
          </w:rPr>
          <w:t>65</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77" w:history="1">
        <w:r w:rsidRPr="005A3241">
          <w:rPr>
            <w:rStyle w:val="Hyperlink"/>
            <w:noProof/>
          </w:rPr>
          <w:t>5.3.3</w:t>
        </w:r>
        <w:r>
          <w:rPr>
            <w:rFonts w:asciiTheme="minorHAnsi" w:eastAsiaTheme="minorEastAsia" w:hAnsiTheme="minorHAnsi" w:cstheme="minorBidi"/>
            <w:noProof/>
            <w:sz w:val="22"/>
            <w:szCs w:val="22"/>
          </w:rPr>
          <w:tab/>
        </w:r>
        <w:r w:rsidRPr="005A3241">
          <w:rPr>
            <w:rStyle w:val="Hyperlink"/>
            <w:noProof/>
          </w:rPr>
          <w:t>Waardelijsten.</w:t>
        </w:r>
        <w:r>
          <w:rPr>
            <w:noProof/>
            <w:webHidden/>
          </w:rPr>
          <w:tab/>
        </w:r>
        <w:r>
          <w:rPr>
            <w:noProof/>
            <w:webHidden/>
          </w:rPr>
          <w:fldChar w:fldCharType="begin"/>
        </w:r>
        <w:r>
          <w:rPr>
            <w:noProof/>
            <w:webHidden/>
          </w:rPr>
          <w:instrText xml:space="preserve"> PAGEREF _Toc451246777 \h </w:instrText>
        </w:r>
        <w:r>
          <w:rPr>
            <w:noProof/>
            <w:webHidden/>
          </w:rPr>
        </w:r>
        <w:r>
          <w:rPr>
            <w:noProof/>
            <w:webHidden/>
          </w:rPr>
          <w:fldChar w:fldCharType="separate"/>
        </w:r>
        <w:r>
          <w:rPr>
            <w:noProof/>
            <w:webHidden/>
          </w:rPr>
          <w:t>65</w:t>
        </w:r>
        <w:r>
          <w:rPr>
            <w:noProof/>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78" w:history="1">
        <w:r w:rsidRPr="005A3241">
          <w:rPr>
            <w:rStyle w:val="Hyperlink"/>
            <w:noProof/>
          </w:rPr>
          <w:t>5.3.4</w:t>
        </w:r>
        <w:r>
          <w:rPr>
            <w:rFonts w:asciiTheme="minorHAnsi" w:eastAsiaTheme="minorEastAsia" w:hAnsiTheme="minorHAnsi" w:cstheme="minorBidi"/>
            <w:noProof/>
            <w:sz w:val="22"/>
            <w:szCs w:val="22"/>
          </w:rPr>
          <w:tab/>
        </w:r>
        <w:r w:rsidRPr="005A3241">
          <w:rPr>
            <w:rStyle w:val="Hyperlink"/>
            <w:noProof/>
          </w:rPr>
          <w:t>Geïmporteerde typen (informatief).</w:t>
        </w:r>
        <w:r>
          <w:rPr>
            <w:noProof/>
            <w:webHidden/>
          </w:rPr>
          <w:tab/>
        </w:r>
        <w:r>
          <w:rPr>
            <w:noProof/>
            <w:webHidden/>
          </w:rPr>
          <w:fldChar w:fldCharType="begin"/>
        </w:r>
        <w:r>
          <w:rPr>
            <w:noProof/>
            <w:webHidden/>
          </w:rPr>
          <w:instrText xml:space="preserve"> PAGEREF _Toc451246778 \h </w:instrText>
        </w:r>
        <w:r>
          <w:rPr>
            <w:noProof/>
            <w:webHidden/>
          </w:rPr>
        </w:r>
        <w:r>
          <w:rPr>
            <w:noProof/>
            <w:webHidden/>
          </w:rPr>
          <w:fldChar w:fldCharType="separate"/>
        </w:r>
        <w:r>
          <w:rPr>
            <w:noProof/>
            <w:webHidden/>
          </w:rPr>
          <w:t>65</w:t>
        </w:r>
        <w:r>
          <w:rPr>
            <w:noProof/>
            <w:webHidden/>
          </w:rPr>
          <w:fldChar w:fldCharType="end"/>
        </w:r>
      </w:hyperlink>
    </w:p>
    <w:p w:rsidR="00D752AE" w:rsidRDefault="00D752AE">
      <w:pPr>
        <w:pStyle w:val="Inhopg1"/>
        <w:rPr>
          <w:rFonts w:asciiTheme="minorHAnsi" w:eastAsiaTheme="minorEastAsia" w:hAnsiTheme="minorHAnsi" w:cstheme="minorBidi"/>
          <w:noProof/>
          <w:sz w:val="22"/>
          <w:szCs w:val="22"/>
        </w:rPr>
      </w:pPr>
      <w:hyperlink w:anchor="_Toc451246779" w:history="1">
        <w:r w:rsidRPr="005A3241">
          <w:rPr>
            <w:rStyle w:val="Hyperlink"/>
            <w:noProof/>
          </w:rPr>
          <w:t>Referentiesystemen</w:t>
        </w:r>
        <w:r>
          <w:rPr>
            <w:noProof/>
            <w:webHidden/>
          </w:rPr>
          <w:tab/>
        </w:r>
        <w:r>
          <w:rPr>
            <w:noProof/>
            <w:webHidden/>
          </w:rPr>
          <w:fldChar w:fldCharType="begin"/>
        </w:r>
        <w:r>
          <w:rPr>
            <w:noProof/>
            <w:webHidden/>
          </w:rPr>
          <w:instrText xml:space="preserve"> PAGEREF _Toc451246779 \h </w:instrText>
        </w:r>
        <w:r>
          <w:rPr>
            <w:noProof/>
            <w:webHidden/>
          </w:rPr>
        </w:r>
        <w:r>
          <w:rPr>
            <w:noProof/>
            <w:webHidden/>
          </w:rPr>
          <w:fldChar w:fldCharType="separate"/>
        </w:r>
        <w:r>
          <w:rPr>
            <w:noProof/>
            <w:webHidden/>
          </w:rPr>
          <w:t>66</w:t>
        </w:r>
        <w:r>
          <w:rPr>
            <w:noProof/>
            <w:webHidden/>
          </w:rPr>
          <w:fldChar w:fldCharType="end"/>
        </w:r>
      </w:hyperlink>
    </w:p>
    <w:p w:rsidR="00D752AE" w:rsidRDefault="00D752AE">
      <w:pPr>
        <w:pStyle w:val="Inhopg2"/>
        <w:rPr>
          <w:rFonts w:asciiTheme="minorHAnsi" w:eastAsiaTheme="minorEastAsia" w:hAnsiTheme="minorHAnsi" w:cstheme="minorBidi"/>
          <w:sz w:val="22"/>
          <w:szCs w:val="22"/>
        </w:rPr>
      </w:pPr>
      <w:hyperlink w:anchor="_Toc451246780" w:history="1">
        <w:r w:rsidRPr="005A3241">
          <w:rPr>
            <w:rStyle w:val="Hyperlink"/>
          </w:rPr>
          <w:t>6.1</w:t>
        </w:r>
        <w:r>
          <w:rPr>
            <w:rFonts w:asciiTheme="minorHAnsi" w:eastAsiaTheme="minorEastAsia" w:hAnsiTheme="minorHAnsi" w:cstheme="minorBidi"/>
            <w:sz w:val="22"/>
            <w:szCs w:val="22"/>
          </w:rPr>
          <w:tab/>
        </w:r>
        <w:r w:rsidRPr="005A3241">
          <w:rPr>
            <w:rStyle w:val="Hyperlink"/>
          </w:rPr>
          <w:t>Ruimtelijk referentiesysteem.</w:t>
        </w:r>
        <w:r>
          <w:rPr>
            <w:webHidden/>
          </w:rPr>
          <w:tab/>
        </w:r>
        <w:r>
          <w:rPr>
            <w:webHidden/>
          </w:rPr>
          <w:fldChar w:fldCharType="begin"/>
        </w:r>
        <w:r>
          <w:rPr>
            <w:webHidden/>
          </w:rPr>
          <w:instrText xml:space="preserve"> PAGEREF _Toc451246780 \h </w:instrText>
        </w:r>
        <w:r>
          <w:rPr>
            <w:webHidden/>
          </w:rPr>
        </w:r>
        <w:r>
          <w:rPr>
            <w:webHidden/>
          </w:rPr>
          <w:fldChar w:fldCharType="separate"/>
        </w:r>
        <w:r>
          <w:rPr>
            <w:webHidden/>
          </w:rPr>
          <w:t>66</w:t>
        </w:r>
        <w:r>
          <w:rPr>
            <w:webHidden/>
          </w:rPr>
          <w:fldChar w:fldCharType="end"/>
        </w:r>
      </w:hyperlink>
    </w:p>
    <w:p w:rsidR="00D752AE" w:rsidRDefault="00D752AE">
      <w:pPr>
        <w:pStyle w:val="Inhopg1"/>
        <w:rPr>
          <w:rFonts w:asciiTheme="minorHAnsi" w:eastAsiaTheme="minorEastAsia" w:hAnsiTheme="minorHAnsi" w:cstheme="minorBidi"/>
          <w:noProof/>
          <w:sz w:val="22"/>
          <w:szCs w:val="22"/>
        </w:rPr>
      </w:pPr>
      <w:hyperlink w:anchor="_Toc451246781" w:history="1">
        <w:r w:rsidRPr="005A3241">
          <w:rPr>
            <w:rStyle w:val="Hyperlink"/>
            <w:noProof/>
          </w:rPr>
          <w:t>Levering</w:t>
        </w:r>
        <w:r>
          <w:rPr>
            <w:noProof/>
            <w:webHidden/>
          </w:rPr>
          <w:tab/>
        </w:r>
        <w:r>
          <w:rPr>
            <w:noProof/>
            <w:webHidden/>
          </w:rPr>
          <w:fldChar w:fldCharType="begin"/>
        </w:r>
        <w:r>
          <w:rPr>
            <w:noProof/>
            <w:webHidden/>
          </w:rPr>
          <w:instrText xml:space="preserve"> PAGEREF _Toc451246781 \h </w:instrText>
        </w:r>
        <w:r>
          <w:rPr>
            <w:noProof/>
            <w:webHidden/>
          </w:rPr>
        </w:r>
        <w:r>
          <w:rPr>
            <w:noProof/>
            <w:webHidden/>
          </w:rPr>
          <w:fldChar w:fldCharType="separate"/>
        </w:r>
        <w:r>
          <w:rPr>
            <w:noProof/>
            <w:webHidden/>
          </w:rPr>
          <w:t>67</w:t>
        </w:r>
        <w:r>
          <w:rPr>
            <w:noProof/>
            <w:webHidden/>
          </w:rPr>
          <w:fldChar w:fldCharType="end"/>
        </w:r>
      </w:hyperlink>
    </w:p>
    <w:p w:rsidR="00D752AE" w:rsidRDefault="00D752AE">
      <w:pPr>
        <w:pStyle w:val="Inhopg2"/>
        <w:rPr>
          <w:rFonts w:asciiTheme="minorHAnsi" w:eastAsiaTheme="minorEastAsia" w:hAnsiTheme="minorHAnsi" w:cstheme="minorBidi"/>
          <w:sz w:val="22"/>
          <w:szCs w:val="22"/>
        </w:rPr>
      </w:pPr>
      <w:hyperlink w:anchor="_Toc451246782" w:history="1">
        <w:r w:rsidRPr="005A3241">
          <w:rPr>
            <w:rStyle w:val="Hyperlink"/>
          </w:rPr>
          <w:t>7.1</w:t>
        </w:r>
        <w:r>
          <w:rPr>
            <w:rFonts w:asciiTheme="minorHAnsi" w:eastAsiaTheme="minorEastAsia" w:hAnsiTheme="minorHAnsi" w:cstheme="minorBidi"/>
            <w:sz w:val="22"/>
            <w:szCs w:val="22"/>
          </w:rPr>
          <w:tab/>
        </w:r>
        <w:r w:rsidRPr="005A3241">
          <w:rPr>
            <w:rStyle w:val="Hyperlink"/>
          </w:rPr>
          <w:t>Leveringsmedium.</w:t>
        </w:r>
        <w:r>
          <w:rPr>
            <w:webHidden/>
          </w:rPr>
          <w:tab/>
        </w:r>
        <w:r>
          <w:rPr>
            <w:webHidden/>
          </w:rPr>
          <w:fldChar w:fldCharType="begin"/>
        </w:r>
        <w:r>
          <w:rPr>
            <w:webHidden/>
          </w:rPr>
          <w:instrText xml:space="preserve"> PAGEREF _Toc451246782 \h </w:instrText>
        </w:r>
        <w:r>
          <w:rPr>
            <w:webHidden/>
          </w:rPr>
        </w:r>
        <w:r>
          <w:rPr>
            <w:webHidden/>
          </w:rPr>
          <w:fldChar w:fldCharType="separate"/>
        </w:r>
        <w:r>
          <w:rPr>
            <w:webHidden/>
          </w:rPr>
          <w:t>67</w:t>
        </w:r>
        <w:r>
          <w:rPr>
            <w:webHidden/>
          </w:rPr>
          <w:fldChar w:fldCharType="end"/>
        </w:r>
      </w:hyperlink>
    </w:p>
    <w:p w:rsidR="00D752AE" w:rsidRDefault="00D752AE">
      <w:pPr>
        <w:pStyle w:val="Inhopg2"/>
        <w:rPr>
          <w:rFonts w:asciiTheme="minorHAnsi" w:eastAsiaTheme="minorEastAsia" w:hAnsiTheme="minorHAnsi" w:cstheme="minorBidi"/>
          <w:sz w:val="22"/>
          <w:szCs w:val="22"/>
        </w:rPr>
      </w:pPr>
      <w:hyperlink w:anchor="_Toc451246783" w:history="1">
        <w:r w:rsidRPr="005A3241">
          <w:rPr>
            <w:rStyle w:val="Hyperlink"/>
          </w:rPr>
          <w:t>7.2</w:t>
        </w:r>
        <w:r>
          <w:rPr>
            <w:rFonts w:asciiTheme="minorHAnsi" w:eastAsiaTheme="minorEastAsia" w:hAnsiTheme="minorHAnsi" w:cstheme="minorBidi"/>
            <w:sz w:val="22"/>
            <w:szCs w:val="22"/>
          </w:rPr>
          <w:tab/>
        </w:r>
        <w:r w:rsidRPr="005A3241">
          <w:rPr>
            <w:rStyle w:val="Hyperlink"/>
          </w:rPr>
          <w:t>Formaten (encodings).</w:t>
        </w:r>
        <w:r>
          <w:rPr>
            <w:webHidden/>
          </w:rPr>
          <w:tab/>
        </w:r>
        <w:r>
          <w:rPr>
            <w:webHidden/>
          </w:rPr>
          <w:fldChar w:fldCharType="begin"/>
        </w:r>
        <w:r>
          <w:rPr>
            <w:webHidden/>
          </w:rPr>
          <w:instrText xml:space="preserve"> PAGEREF _Toc451246783 \h </w:instrText>
        </w:r>
        <w:r>
          <w:rPr>
            <w:webHidden/>
          </w:rPr>
        </w:r>
        <w:r>
          <w:rPr>
            <w:webHidden/>
          </w:rPr>
          <w:fldChar w:fldCharType="separate"/>
        </w:r>
        <w:r>
          <w:rPr>
            <w:webHidden/>
          </w:rPr>
          <w:t>67</w:t>
        </w:r>
        <w:r>
          <w:rPr>
            <w:webHidden/>
          </w:rPr>
          <w:fldChar w:fldCharType="end"/>
        </w:r>
      </w:hyperlink>
    </w:p>
    <w:p w:rsidR="00D752AE" w:rsidRDefault="00D752AE">
      <w:pPr>
        <w:pStyle w:val="Inhopg3"/>
        <w:rPr>
          <w:rFonts w:asciiTheme="minorHAnsi" w:eastAsiaTheme="minorEastAsia" w:hAnsiTheme="minorHAnsi" w:cstheme="minorBidi"/>
          <w:noProof/>
          <w:sz w:val="22"/>
          <w:szCs w:val="22"/>
        </w:rPr>
      </w:pPr>
      <w:hyperlink w:anchor="_Toc451246784" w:history="1">
        <w:r w:rsidRPr="005A3241">
          <w:rPr>
            <w:rStyle w:val="Hyperlink"/>
            <w:noProof/>
          </w:rPr>
          <w:t>7.2.1</w:t>
        </w:r>
        <w:r>
          <w:rPr>
            <w:rFonts w:asciiTheme="minorHAnsi" w:eastAsiaTheme="minorEastAsia" w:hAnsiTheme="minorHAnsi" w:cstheme="minorBidi"/>
            <w:noProof/>
            <w:sz w:val="22"/>
            <w:szCs w:val="22"/>
          </w:rPr>
          <w:tab/>
        </w:r>
        <w:r w:rsidRPr="005A3241">
          <w:rPr>
            <w:rStyle w:val="Hyperlink"/>
            <w:noProof/>
          </w:rPr>
          <w:t>Nadere GML implementatie specificaties</w:t>
        </w:r>
        <w:r>
          <w:rPr>
            <w:noProof/>
            <w:webHidden/>
          </w:rPr>
          <w:tab/>
        </w:r>
        <w:r>
          <w:rPr>
            <w:noProof/>
            <w:webHidden/>
          </w:rPr>
          <w:fldChar w:fldCharType="begin"/>
        </w:r>
        <w:r>
          <w:rPr>
            <w:noProof/>
            <w:webHidden/>
          </w:rPr>
          <w:instrText xml:space="preserve"> PAGEREF _Toc451246784 \h </w:instrText>
        </w:r>
        <w:r>
          <w:rPr>
            <w:noProof/>
            <w:webHidden/>
          </w:rPr>
        </w:r>
        <w:r>
          <w:rPr>
            <w:noProof/>
            <w:webHidden/>
          </w:rPr>
          <w:fldChar w:fldCharType="separate"/>
        </w:r>
        <w:r>
          <w:rPr>
            <w:noProof/>
            <w:webHidden/>
          </w:rPr>
          <w:t>67</w:t>
        </w:r>
        <w:r>
          <w:rPr>
            <w:noProof/>
            <w:webHidden/>
          </w:rPr>
          <w:fldChar w:fldCharType="end"/>
        </w:r>
      </w:hyperlink>
    </w:p>
    <w:p w:rsidR="00D752AE" w:rsidRDefault="00D752AE">
      <w:pPr>
        <w:pStyle w:val="Inhopg1"/>
        <w:rPr>
          <w:rFonts w:asciiTheme="minorHAnsi" w:eastAsiaTheme="minorEastAsia" w:hAnsiTheme="minorHAnsi" w:cstheme="minorBidi"/>
          <w:noProof/>
          <w:sz w:val="22"/>
          <w:szCs w:val="22"/>
        </w:rPr>
      </w:pPr>
      <w:hyperlink w:anchor="_Toc451246785" w:history="1">
        <w:r w:rsidRPr="005A3241">
          <w:rPr>
            <w:rStyle w:val="Hyperlink"/>
            <w:noProof/>
          </w:rPr>
          <w:t>Visualisatie</w:t>
        </w:r>
        <w:r>
          <w:rPr>
            <w:noProof/>
            <w:webHidden/>
          </w:rPr>
          <w:tab/>
        </w:r>
        <w:r>
          <w:rPr>
            <w:noProof/>
            <w:webHidden/>
          </w:rPr>
          <w:fldChar w:fldCharType="begin"/>
        </w:r>
        <w:r>
          <w:rPr>
            <w:noProof/>
            <w:webHidden/>
          </w:rPr>
          <w:instrText xml:space="preserve"> PAGEREF _Toc451246785 \h </w:instrText>
        </w:r>
        <w:r>
          <w:rPr>
            <w:noProof/>
            <w:webHidden/>
          </w:rPr>
        </w:r>
        <w:r>
          <w:rPr>
            <w:noProof/>
            <w:webHidden/>
          </w:rPr>
          <w:fldChar w:fldCharType="separate"/>
        </w:r>
        <w:r>
          <w:rPr>
            <w:noProof/>
            <w:webHidden/>
          </w:rPr>
          <w:t>69</w:t>
        </w:r>
        <w:r>
          <w:rPr>
            <w:noProof/>
            <w:webHidden/>
          </w:rPr>
          <w:fldChar w:fldCharType="end"/>
        </w:r>
      </w:hyperlink>
    </w:p>
    <w:p w:rsidR="00D752AE" w:rsidRDefault="00D752AE">
      <w:pPr>
        <w:pStyle w:val="Inhopg1"/>
        <w:rPr>
          <w:rFonts w:asciiTheme="minorHAnsi" w:eastAsiaTheme="minorEastAsia" w:hAnsiTheme="minorHAnsi" w:cstheme="minorBidi"/>
          <w:noProof/>
          <w:sz w:val="22"/>
          <w:szCs w:val="22"/>
        </w:rPr>
      </w:pPr>
      <w:hyperlink w:anchor="_Toc451246786" w:history="1">
        <w:r w:rsidRPr="005A3241">
          <w:rPr>
            <w:rStyle w:val="Hyperlink"/>
            <w:noProof/>
          </w:rPr>
          <w:t>Bibliografie</w:t>
        </w:r>
        <w:r>
          <w:rPr>
            <w:noProof/>
            <w:webHidden/>
          </w:rPr>
          <w:tab/>
        </w:r>
        <w:r>
          <w:rPr>
            <w:noProof/>
            <w:webHidden/>
          </w:rPr>
          <w:fldChar w:fldCharType="begin"/>
        </w:r>
        <w:r>
          <w:rPr>
            <w:noProof/>
            <w:webHidden/>
          </w:rPr>
          <w:instrText xml:space="preserve"> PAGEREF _Toc451246786 \h </w:instrText>
        </w:r>
        <w:r>
          <w:rPr>
            <w:noProof/>
            <w:webHidden/>
          </w:rPr>
        </w:r>
        <w:r>
          <w:rPr>
            <w:noProof/>
            <w:webHidden/>
          </w:rPr>
          <w:fldChar w:fldCharType="separate"/>
        </w:r>
        <w:r>
          <w:rPr>
            <w:noProof/>
            <w:webHidden/>
          </w:rPr>
          <w:t>70</w:t>
        </w:r>
        <w:r>
          <w:rPr>
            <w:noProof/>
            <w:webHidden/>
          </w:rPr>
          <w:fldChar w:fldCharType="end"/>
        </w:r>
      </w:hyperlink>
    </w:p>
    <w:p w:rsidR="00D752AE" w:rsidRDefault="00D752AE">
      <w:pPr>
        <w:pStyle w:val="Inhopg1"/>
        <w:rPr>
          <w:rFonts w:asciiTheme="minorHAnsi" w:eastAsiaTheme="minorEastAsia" w:hAnsiTheme="minorHAnsi" w:cstheme="minorBidi"/>
          <w:noProof/>
          <w:sz w:val="22"/>
          <w:szCs w:val="22"/>
        </w:rPr>
      </w:pPr>
      <w:hyperlink w:anchor="_Toc451246787" w:history="1">
        <w:r w:rsidRPr="005A3241">
          <w:rPr>
            <w:rStyle w:val="Hyperlink"/>
            <w:noProof/>
          </w:rPr>
          <w:t>Bijlage 1: IMKL1.1 (2012)</w:t>
        </w:r>
        <w:r>
          <w:rPr>
            <w:noProof/>
            <w:webHidden/>
          </w:rPr>
          <w:tab/>
        </w:r>
        <w:r>
          <w:rPr>
            <w:noProof/>
            <w:webHidden/>
          </w:rPr>
          <w:fldChar w:fldCharType="begin"/>
        </w:r>
        <w:r>
          <w:rPr>
            <w:noProof/>
            <w:webHidden/>
          </w:rPr>
          <w:instrText xml:space="preserve"> PAGEREF _Toc451246787 \h </w:instrText>
        </w:r>
        <w:r>
          <w:rPr>
            <w:noProof/>
            <w:webHidden/>
          </w:rPr>
        </w:r>
        <w:r>
          <w:rPr>
            <w:noProof/>
            <w:webHidden/>
          </w:rPr>
          <w:fldChar w:fldCharType="separate"/>
        </w:r>
        <w:r>
          <w:rPr>
            <w:noProof/>
            <w:webHidden/>
          </w:rPr>
          <w:t>71</w:t>
        </w:r>
        <w:r>
          <w:rPr>
            <w:noProof/>
            <w:webHidden/>
          </w:rPr>
          <w:fldChar w:fldCharType="end"/>
        </w:r>
      </w:hyperlink>
    </w:p>
    <w:p w:rsidR="00D752AE" w:rsidRDefault="00D752AE">
      <w:pPr>
        <w:pStyle w:val="Inhopg1"/>
        <w:rPr>
          <w:rFonts w:asciiTheme="minorHAnsi" w:eastAsiaTheme="minorEastAsia" w:hAnsiTheme="minorHAnsi" w:cstheme="minorBidi"/>
          <w:noProof/>
          <w:sz w:val="22"/>
          <w:szCs w:val="22"/>
        </w:rPr>
      </w:pPr>
      <w:hyperlink w:anchor="_Toc451246788" w:history="1">
        <w:r w:rsidRPr="005A3241">
          <w:rPr>
            <w:rStyle w:val="Hyperlink"/>
            <w:noProof/>
          </w:rPr>
          <w:t>Bijlage 2: IMKL2015 waardelijsten.</w:t>
        </w:r>
        <w:r>
          <w:rPr>
            <w:noProof/>
            <w:webHidden/>
          </w:rPr>
          <w:tab/>
        </w:r>
        <w:r>
          <w:rPr>
            <w:noProof/>
            <w:webHidden/>
          </w:rPr>
          <w:fldChar w:fldCharType="begin"/>
        </w:r>
        <w:r>
          <w:rPr>
            <w:noProof/>
            <w:webHidden/>
          </w:rPr>
          <w:instrText xml:space="preserve"> PAGEREF _Toc451246788 \h </w:instrText>
        </w:r>
        <w:r>
          <w:rPr>
            <w:noProof/>
            <w:webHidden/>
          </w:rPr>
        </w:r>
        <w:r>
          <w:rPr>
            <w:noProof/>
            <w:webHidden/>
          </w:rPr>
          <w:fldChar w:fldCharType="separate"/>
        </w:r>
        <w:r>
          <w:rPr>
            <w:noProof/>
            <w:webHidden/>
          </w:rPr>
          <w:t>72</w:t>
        </w:r>
        <w:r>
          <w:rPr>
            <w:noProof/>
            <w:webHidden/>
          </w:rPr>
          <w:fldChar w:fldCharType="end"/>
        </w:r>
      </w:hyperlink>
    </w:p>
    <w:p w:rsidR="00D752AE" w:rsidRDefault="00D752AE">
      <w:pPr>
        <w:pStyle w:val="Inhopg1"/>
        <w:rPr>
          <w:rFonts w:asciiTheme="minorHAnsi" w:eastAsiaTheme="minorEastAsia" w:hAnsiTheme="minorHAnsi" w:cstheme="minorBidi"/>
          <w:noProof/>
          <w:sz w:val="22"/>
          <w:szCs w:val="22"/>
        </w:rPr>
      </w:pPr>
      <w:hyperlink w:anchor="_Toc451246789" w:history="1">
        <w:r w:rsidRPr="005A3241">
          <w:rPr>
            <w:rStyle w:val="Hyperlink"/>
            <w:noProof/>
          </w:rPr>
          <w:t>Bijlage 3: Toelichting op geometriemodel.</w:t>
        </w:r>
        <w:r>
          <w:rPr>
            <w:noProof/>
            <w:webHidden/>
          </w:rPr>
          <w:tab/>
        </w:r>
        <w:r>
          <w:rPr>
            <w:noProof/>
            <w:webHidden/>
          </w:rPr>
          <w:fldChar w:fldCharType="begin"/>
        </w:r>
        <w:r>
          <w:rPr>
            <w:noProof/>
            <w:webHidden/>
          </w:rPr>
          <w:instrText xml:space="preserve"> PAGEREF _Toc451246789 \h </w:instrText>
        </w:r>
        <w:r>
          <w:rPr>
            <w:noProof/>
            <w:webHidden/>
          </w:rPr>
        </w:r>
        <w:r>
          <w:rPr>
            <w:noProof/>
            <w:webHidden/>
          </w:rPr>
          <w:fldChar w:fldCharType="separate"/>
        </w:r>
        <w:r>
          <w:rPr>
            <w:noProof/>
            <w:webHidden/>
          </w:rPr>
          <w:t>72</w:t>
        </w:r>
        <w:r>
          <w:rPr>
            <w:noProof/>
            <w:webHidden/>
          </w:rPr>
          <w:fldChar w:fldCharType="end"/>
        </w:r>
      </w:hyperlink>
    </w:p>
    <w:p w:rsidR="00085436" w:rsidRDefault="00350F0F"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24" w:name="_Toc451246731"/>
      <w:r>
        <w:t>Inleiding en leeswijzer.</w:t>
      </w:r>
      <w:bookmarkEnd w:id="24"/>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ins w:id="25" w:author="pjanssen" w:date="2016-05-14T11:09:00Z">
        <w:r w:rsidR="0027065E">
          <w:t xml:space="preserve"> </w:t>
        </w:r>
      </w:ins>
      <w:del w:id="26" w:author="pjanssen" w:date="2016-05-14T11:09:00Z">
        <w:r w:rsidDel="0027065E">
          <w:delText>-</w:delText>
        </w:r>
      </w:del>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7" w:name="_Toc188091997"/>
    </w:p>
    <w:p w:rsidR="00BB25BB" w:rsidRPr="007C7339" w:rsidRDefault="00576E1A" w:rsidP="007C7339">
      <w:pPr>
        <w:pStyle w:val="Hoofdstuktitel"/>
        <w:spacing w:line="240" w:lineRule="atLeast"/>
      </w:pPr>
      <w:bookmarkStart w:id="28" w:name="_Toc451246732"/>
      <w:bookmarkEnd w:id="27"/>
      <w:r>
        <w:t>Scope</w:t>
      </w:r>
      <w:bookmarkEnd w:id="28"/>
    </w:p>
    <w:p w:rsidR="00AA1364" w:rsidRPr="007C7339" w:rsidRDefault="00576E1A" w:rsidP="007C7339">
      <w:pPr>
        <w:pStyle w:val="Paragraaftitel"/>
        <w:spacing w:line="240" w:lineRule="atLeast"/>
      </w:pPr>
      <w:bookmarkStart w:id="29" w:name="_Toc451246733"/>
      <w:r>
        <w:t>Scope</w:t>
      </w:r>
      <w:r w:rsidR="00283BD6">
        <w:t>.</w:t>
      </w:r>
      <w:bookmarkEnd w:id="29"/>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30" w:name="_Toc451246734"/>
      <w:r>
        <w:t>Over</w:t>
      </w:r>
      <w:r w:rsidR="00D0633C">
        <w:t>zicht</w:t>
      </w:r>
      <w:bookmarkEnd w:id="30"/>
    </w:p>
    <w:p w:rsidR="003C4DDF" w:rsidRDefault="00576E1A" w:rsidP="007C7339">
      <w:pPr>
        <w:pStyle w:val="Paragraaftitel"/>
        <w:spacing w:line="240" w:lineRule="atLeast"/>
      </w:pPr>
      <w:bookmarkStart w:id="31" w:name="_Toc451246735"/>
      <w:r>
        <w:t>Naam en Acroniemen</w:t>
      </w:r>
      <w:r w:rsidR="00283BD6">
        <w:t>.</w:t>
      </w:r>
      <w:bookmarkEnd w:id="31"/>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32" w:name="_Toc451246736"/>
      <w:r>
        <w:t>Informele beschrijving</w:t>
      </w:r>
      <w:r w:rsidR="00283BD6">
        <w:t>.</w:t>
      </w:r>
      <w:bookmarkEnd w:id="32"/>
    </w:p>
    <w:p w:rsidR="00E548CF" w:rsidRPr="00653DF3" w:rsidRDefault="00E548CF" w:rsidP="00E548CF">
      <w:pPr>
        <w:pStyle w:val="subparagraaftitel"/>
      </w:pPr>
      <w:bookmarkStart w:id="33" w:name="_Toc451246737"/>
      <w:r w:rsidRPr="00653DF3">
        <w:t>Definitie</w:t>
      </w:r>
      <w:r w:rsidR="00283BD6">
        <w:t>.</w:t>
      </w:r>
      <w:bookmarkEnd w:id="33"/>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34" w:name="_Toc451246738"/>
      <w:r>
        <w:t>Beschrijving</w:t>
      </w:r>
      <w:r w:rsidR="00283BD6">
        <w:t>.</w:t>
      </w:r>
      <w:bookmarkEnd w:id="34"/>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(bestaat al), IMWION,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r w:rsidR="00F14233">
        <w:t xml:space="preserve">Data-uitwisselarchitectuur.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35" w:name="_Toc451246739"/>
      <w:r>
        <w:t>Normatieve referenties</w:t>
      </w:r>
      <w:r w:rsidR="00283BD6">
        <w:t>.</w:t>
      </w:r>
      <w:bookmarkEnd w:id="35"/>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350F0F"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Geo-informatie</w:t>
      </w:r>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17"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lastRenderedPageBreak/>
        <w:t xml:space="preserve">GegevensWoordenboek Stedelijk Water (GWSW). </w:t>
      </w:r>
      <w:hyperlink r:id="rId18"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36" w:name="_Toc451246740"/>
      <w:r>
        <w:t>Totstandkoming</w:t>
      </w:r>
      <w:r w:rsidR="00283BD6">
        <w:t>.</w:t>
      </w:r>
      <w:bookmarkEnd w:id="36"/>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C67CD4" w:rsidRPr="006F2CE2">
        <w:t>201</w:t>
      </w:r>
      <w:r w:rsidR="00C67CD4">
        <w:t>6</w:t>
      </w:r>
      <w:r w:rsidR="006F2CE2" w:rsidRPr="006F2CE2">
        <w:t>-</w:t>
      </w:r>
      <w:del w:id="37" w:author="pjanssen" w:date="2016-05-14T10:02:00Z">
        <w:r w:rsidR="00C67CD4" w:rsidDel="0022319C">
          <w:delText>04</w:delText>
        </w:r>
      </w:del>
      <w:ins w:id="38" w:author="pjanssen" w:date="2016-05-14T10:02:00Z">
        <w:r w:rsidR="0022319C">
          <w:t>05</w:t>
        </w:r>
      </w:ins>
      <w:r w:rsidR="006F2CE2" w:rsidRPr="006F2CE2">
        <w:t>-</w:t>
      </w:r>
      <w:del w:id="39" w:author="pjanssen" w:date="2016-05-14T10:02:00Z">
        <w:r w:rsidR="00C67CD4" w:rsidDel="0022319C">
          <w:delText>2</w:delText>
        </w:r>
        <w:r w:rsidR="000C2971" w:rsidDel="0022319C">
          <w:delText>2</w:delText>
        </w:r>
      </w:del>
      <w:ins w:id="40" w:author="pjanssen" w:date="2016-05-14T10:02:00Z">
        <w:r w:rsidR="0022319C">
          <w:t>15</w:t>
        </w:r>
      </w:ins>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41" w:name="_Toc451246741"/>
      <w:r>
        <w:t>Termen en definities</w:t>
      </w:r>
      <w:r w:rsidR="00283BD6">
        <w:t>.</w:t>
      </w:r>
      <w:bookmarkEnd w:id="41"/>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del w:id="42" w:author="pjanssen" w:date="2016-05-14T10:02:00Z">
              <w:r w:rsidDel="0022319C">
                <w:delText xml:space="preserve">Semantische </w:delText>
              </w:r>
            </w:del>
            <w:ins w:id="43" w:author="pjanssen" w:date="2016-05-14T10:02:00Z">
              <w:r w:rsidR="0022319C">
                <w:t xml:space="preserve">semantische </w:t>
              </w:r>
            </w:ins>
            <w:r>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27065E" w:rsidRDefault="00350F0F" w:rsidP="00E11691">
            <w:pPr>
              <w:rPr>
                <w:ins w:id="44" w:author="pjanssen" w:date="2016-05-14T11:13:00Z"/>
                <w:lang w:eastAsia="en-US"/>
                <w:rPrChange w:id="45" w:author="pjanssen" w:date="2016-05-14T11:13:00Z">
                  <w:rPr>
                    <w:ins w:id="46" w:author="pjanssen" w:date="2016-05-14T11:13:00Z"/>
                    <w:b/>
                  </w:rPr>
                </w:rPrChange>
              </w:rPr>
            </w:pPr>
            <w:ins w:id="47" w:author="pjanssen" w:date="2016-05-14T11:13:00Z">
              <w:r w:rsidRPr="00350F0F">
                <w:rPr>
                  <w:lang w:eastAsia="en-US"/>
                  <w:rPrChange w:id="48" w:author="pjanssen" w:date="2016-05-14T11:13:00Z">
                    <w:rPr>
                      <w:b/>
                    </w:rPr>
                  </w:rPrChange>
                </w:rPr>
                <w:t>gestructureerd</w:t>
              </w:r>
            </w:ins>
            <w:ins w:id="49" w:author="pjanssen" w:date="2016-05-14T11:14:00Z">
              <w:r w:rsidR="0027065E">
                <w:rPr>
                  <w:lang w:eastAsia="en-US"/>
                </w:rPr>
                <w:t>e</w:t>
              </w:r>
            </w:ins>
            <w:ins w:id="50" w:author="pjanssen" w:date="2016-05-14T11:13:00Z">
              <w:r w:rsidRPr="00350F0F">
                <w:rPr>
                  <w:lang w:eastAsia="en-US"/>
                  <w:rPrChange w:id="51" w:author="pjanssen" w:date="2016-05-14T11:13:00Z">
                    <w:rPr>
                      <w:b/>
                    </w:rPr>
                  </w:rPrChange>
                </w:rPr>
                <w:t xml:space="preserve"> </w:t>
              </w:r>
            </w:ins>
            <w:ins w:id="52" w:author="pjanssen" w:date="2016-05-14T11:14:00Z">
              <w:r w:rsidR="0027065E">
                <w:rPr>
                  <w:lang w:eastAsia="en-US"/>
                </w:rPr>
                <w:t>gegevens</w:t>
              </w:r>
            </w:ins>
            <w:ins w:id="53" w:author="pjanssen" w:date="2016-05-14T11:13:00Z">
              <w:r w:rsidRPr="00350F0F">
                <w:rPr>
                  <w:lang w:eastAsia="en-US"/>
                  <w:rPrChange w:id="54" w:author="pjanssen" w:date="2016-05-14T11:13:00Z">
                    <w:rPr>
                      <w:b/>
                    </w:rPr>
                  </w:rPrChange>
                </w:rPr>
                <w:t xml:space="preserve"> zonder identiteit</w:t>
              </w:r>
            </w:ins>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lastRenderedPageBreak/>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del w:id="55" w:author="pjanssen" w:date="2016-05-14T10:03:00Z">
              <w:r w:rsidRPr="00A67056" w:rsidDel="0022319C">
                <w:rPr>
                  <w:lang w:val="en-GB"/>
                </w:rPr>
                <w:delText xml:space="preserve">Service </w:delText>
              </w:r>
            </w:del>
            <w:ins w:id="56" w:author="pjanssen" w:date="2016-05-14T10:03:00Z">
              <w:r w:rsidR="0022319C">
                <w:rPr>
                  <w:lang w:val="en-GB"/>
                </w:rPr>
                <w:t>s</w:t>
              </w:r>
              <w:r w:rsidR="0022319C" w:rsidRPr="00A67056">
                <w:rPr>
                  <w:lang w:val="en-GB"/>
                </w:rPr>
                <w:t xml:space="preserve">ervice </w:t>
              </w:r>
            </w:ins>
            <w:r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geo-informatie (geo-information, geographic information)</w:t>
            </w:r>
          </w:p>
          <w:p w:rsidR="00E11691" w:rsidRPr="00961F55" w:rsidDel="0027065E" w:rsidRDefault="00E11691" w:rsidP="00E11691">
            <w:pPr>
              <w:pStyle w:val="Definitie"/>
              <w:rPr>
                <w:del w:id="57" w:author="pjanssen" w:date="2016-05-14T11:14:00Z"/>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573FDF" w:rsidRPr="00573FDF" w:rsidRDefault="00573FDF">
            <w:pPr>
              <w:pStyle w:val="Definitie"/>
              <w:rPr>
                <w:ins w:id="58" w:author="pjanssen" w:date="2016-05-14T11:14:00Z"/>
                <w:rFonts w:cs="Arial"/>
                <w:color w:val="000000"/>
                <w:lang w:val="nl-NL"/>
              </w:rPr>
              <w:pPrChange w:id="59" w:author="pjanssen" w:date="2016-05-14T11:14:00Z">
                <w:pPr/>
              </w:pPrChange>
            </w:pPr>
          </w:p>
          <w:p w:rsidR="00573FDF" w:rsidRPr="00573FDF" w:rsidRDefault="00350F0F">
            <w:pPr>
              <w:pStyle w:val="Definitie"/>
              <w:rPr>
                <w:rFonts w:cs="Arial"/>
                <w:color w:val="000000"/>
                <w:lang w:val="nl-NL"/>
              </w:rPr>
              <w:pPrChange w:id="60" w:author="pjanssen" w:date="2016-05-14T11:14:00Z">
                <w:pPr/>
              </w:pPrChange>
            </w:pPr>
            <w:r>
              <w:rPr>
                <w:rFonts w:ascii="Verdana" w:hAnsi="Verdana" w:cs="Arial"/>
                <w:color w:val="000000"/>
                <w:sz w:val="16"/>
                <w:szCs w:val="16"/>
                <w:lang w:val="nl-NL"/>
                <w:rPrChange w:id="61" w:author="pjanssen" w:date="2016-05-14T11:15:00Z">
                  <w:rPr>
                    <w:rFonts w:cs="Arial"/>
                    <w:color w:val="000000"/>
                  </w:rPr>
                </w:rPrChange>
              </w:rPr>
              <w:t>OPMERKING</w:t>
            </w:r>
            <w:r>
              <w:rPr>
                <w:rFonts w:ascii="Verdana" w:hAnsi="Verdana" w:cs="Arial"/>
                <w:color w:val="000000"/>
                <w:sz w:val="16"/>
                <w:szCs w:val="16"/>
                <w:lang w:val="nl-NL"/>
                <w:rPrChange w:id="62" w:author="pjanssen" w:date="2016-05-14T11:15:00Z">
                  <w:rPr>
                    <w:rFonts w:cs="Arial"/>
                    <w:color w:val="000000"/>
                  </w:rPr>
                </w:rPrChange>
              </w:rPr>
              <w:tab/>
            </w:r>
            <w:r w:rsidRPr="00350F0F">
              <w:rPr>
                <w:rFonts w:ascii="Verdana" w:hAnsi="Verdana"/>
                <w:sz w:val="16"/>
                <w:szCs w:val="16"/>
                <w:lang w:val="nl-NL"/>
                <w:rPrChange w:id="63" w:author="pjanssen" w:date="2016-05-14T11:14:00Z">
                  <w:rPr>
                    <w:rFonts w:cs="Arial"/>
                    <w:color w:val="000000"/>
                  </w:rPr>
                </w:rPrChange>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pPr>
              <w:rPr>
                <w:ins w:id="64" w:author="pjanssen" w:date="2016-05-14T10:08:00Z"/>
              </w:rPr>
            </w:pPr>
            <w:ins w:id="65" w:author="pjanssen" w:date="2016-05-14T10:07:00Z">
              <w:r>
                <w:t>tekst of getal dat een eigenschap omschrijft of kwantificeert en als annotatie op een kaartbeeld wordt afgebeeld</w:t>
              </w:r>
            </w:ins>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Pr>
              <w:rPr>
                <w:ins w:id="66" w:author="pjanssen" w:date="2016-05-14T11:15:00Z"/>
              </w:rPr>
            </w:pPr>
          </w:p>
          <w:p w:rsidR="00E11691" w:rsidRDefault="00E11691" w:rsidP="00E11691">
            <w:r>
              <w:t>OPMERKING</w:t>
            </w:r>
            <w:ins w:id="67" w:author="pjanssen" w:date="2016-05-14T11:15:00Z">
              <w:r w:rsidR="0027065E">
                <w:t xml:space="preserve">      </w:t>
              </w:r>
            </w:ins>
            <w:del w:id="68" w:author="pjanssen" w:date="2016-05-14T11:15:00Z">
              <w:r w:rsidDel="0027065E">
                <w:delText xml:space="preserve">: </w:delText>
              </w:r>
            </w:del>
            <w:r>
              <w:t>Een namespace wordt geïdentificeerd door een URI.</w:t>
            </w:r>
          </w:p>
          <w:p w:rsidR="00E11691" w:rsidRPr="00961F55" w:rsidRDefault="00E11691" w:rsidP="00E11691"/>
        </w:tc>
      </w:tr>
      <w:tr w:rsidR="00E11691" w:rsidRPr="00573FDF" w:rsidTr="00E11691">
        <w:tc>
          <w:tcPr>
            <w:tcW w:w="9212" w:type="dxa"/>
          </w:tcPr>
          <w:p w:rsidR="00E11691" w:rsidRPr="00561216" w:rsidRDefault="00350F0F" w:rsidP="00E11691">
            <w:pPr>
              <w:rPr>
                <w:b/>
                <w:lang w:val="en-GB"/>
                <w:rPrChange w:id="69" w:author="pjanssen" w:date="2016-05-14T10:16:00Z">
                  <w:rPr>
                    <w:b/>
                  </w:rPr>
                </w:rPrChange>
              </w:rPr>
            </w:pPr>
            <w:r w:rsidRPr="00350F0F">
              <w:rPr>
                <w:b/>
                <w:lang w:val="en-GB"/>
                <w:rPrChange w:id="70" w:author="pjanssen" w:date="2016-05-14T10:16:00Z">
                  <w:rPr>
                    <w:b/>
                  </w:rPr>
                </w:rPrChange>
              </w:rPr>
              <w:t>netwerk service</w:t>
            </w:r>
          </w:p>
          <w:p w:rsidR="00E11691" w:rsidRDefault="00350F0F" w:rsidP="00E11691">
            <w:pPr>
              <w:rPr>
                <w:ins w:id="71" w:author="pjanssen" w:date="2016-05-14T10:16:00Z"/>
                <w:lang w:val="en-GB"/>
              </w:rPr>
            </w:pPr>
            <w:ins w:id="72" w:author="pjanssen" w:date="2016-05-14T10:16:00Z">
              <w:r w:rsidRPr="00350F0F">
                <w:rPr>
                  <w:lang w:val="en-GB"/>
                  <w:rPrChange w:id="73" w:author="pjanssen" w:date="2016-05-14T10:16:00Z">
                    <w:rPr/>
                  </w:rPrChange>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ins>
          </w:p>
          <w:p w:rsidR="00561216" w:rsidRPr="00561216" w:rsidRDefault="00561216" w:rsidP="00E11691">
            <w:pPr>
              <w:rPr>
                <w:lang w:val="en-GB"/>
                <w:rPrChange w:id="74" w:author="pjanssen" w:date="2016-05-14T10:16:00Z">
                  <w:rPr/>
                </w:rPrChange>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E11691" w:rsidP="00E11691">
            <w:pPr>
              <w:rPr>
                <w:ins w:id="75" w:author="pjanssen" w:date="2016-05-14T10:17:00Z"/>
              </w:rPr>
            </w:pPr>
            <w:del w:id="76" w:author="pjanssen" w:date="2016-05-14T10:03:00Z">
              <w:r w:rsidDel="0022319C">
                <w:delText xml:space="preserve">Informatiemodel </w:delText>
              </w:r>
            </w:del>
            <w:ins w:id="77" w:author="pjanssen" w:date="2016-05-14T10:03:00Z">
              <w:r w:rsidR="0022319C">
                <w:t xml:space="preserve">informatiemodel </w:t>
              </w:r>
            </w:ins>
            <w:r>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ins w:id="78" w:author="pjanssen" w:date="2016-05-14T10:23:00Z"/>
                <w:lang w:eastAsia="en-US"/>
              </w:rPr>
            </w:pPr>
            <w:ins w:id="79" w:author="pjanssen" w:date="2016-05-14T10:24:00Z">
              <w:r>
                <w:rPr>
                  <w:lang w:eastAsia="en-US"/>
                </w:rPr>
                <w:t>beschrijving van</w:t>
              </w:r>
            </w:ins>
            <w:ins w:id="80" w:author="pjanssen" w:date="2016-05-14T10:23:00Z">
              <w:r w:rsidR="00350F0F" w:rsidRPr="00350F0F">
                <w:rPr>
                  <w:lang w:eastAsia="en-US"/>
                  <w:rPrChange w:id="81" w:author="pjanssen" w:date="2016-05-14T10:23:00Z">
                    <w:rPr>
                      <w:rFonts w:ascii="Arial" w:hAnsi="Arial" w:cs="Arial"/>
                      <w:color w:val="000000"/>
                      <w:sz w:val="21"/>
                      <w:szCs w:val="21"/>
                      <w:shd w:val="clear" w:color="auto" w:fill="FFFFFF"/>
                    </w:rPr>
                  </w:rPrChange>
                </w:rPr>
                <w:t xml:space="preserve"> de plaats van de knooppunten en de onderlinge verbindingen</w:t>
              </w:r>
            </w:ins>
            <w:ins w:id="82" w:author="pjanssen" w:date="2016-05-14T10:24:00Z">
              <w:r>
                <w:rPr>
                  <w:lang w:eastAsia="en-US"/>
                </w:rPr>
                <w:t xml:space="preserve"> in een netwerk</w:t>
              </w:r>
            </w:ins>
          </w:p>
          <w:p w:rsidR="00561216" w:rsidRPr="00961F55" w:rsidRDefault="00561216" w:rsidP="00E11691"/>
        </w:tc>
      </w:tr>
      <w:tr w:rsidR="00E11691" w:rsidRPr="00961F55" w:rsidTr="00E11691">
        <w:tc>
          <w:tcPr>
            <w:tcW w:w="9212" w:type="dxa"/>
          </w:tcPr>
          <w:p w:rsidR="00E11691" w:rsidRPr="00A67056" w:rsidRDefault="00E11691" w:rsidP="00E11691">
            <w:pPr>
              <w:rPr>
                <w:b/>
              </w:rPr>
            </w:pPr>
            <w:del w:id="83" w:author="pjanssen" w:date="2016-05-14T10:17:00Z">
              <w:r w:rsidDel="00561216">
                <w:rPr>
                  <w:b/>
                </w:rPr>
                <w:delText>v</w:delText>
              </w:r>
              <w:r w:rsidRPr="00A67056" w:rsidDel="00561216">
                <w:rPr>
                  <w:b/>
                </w:rPr>
                <w:delText>asterformaat</w:delText>
              </w:r>
            </w:del>
            <w:ins w:id="84" w:author="pjanssen" w:date="2016-05-14T10:17:00Z">
              <w:r w:rsidR="00561216">
                <w:rPr>
                  <w:b/>
                </w:rPr>
                <w:t>r</w:t>
              </w:r>
              <w:r w:rsidR="00561216" w:rsidRPr="00A67056">
                <w:rPr>
                  <w:b/>
                </w:rPr>
                <w:t>asterformaat</w:t>
              </w:r>
            </w:ins>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del w:id="85" w:author="pjanssen" w:date="2016-05-14T10:03:00Z">
              <w:r w:rsidRPr="00B15657" w:rsidDel="0022319C">
                <w:rPr>
                  <w:lang w:val="en-GB"/>
                </w:rPr>
                <w:lastRenderedPageBreak/>
                <w:delText xml:space="preserve">Service </w:delText>
              </w:r>
            </w:del>
            <w:ins w:id="86" w:author="pjanssen" w:date="2016-05-14T10:03:00Z">
              <w:r w:rsidR="0022319C">
                <w:rPr>
                  <w:lang w:val="en-GB"/>
                </w:rPr>
                <w:t>s</w:t>
              </w:r>
              <w:r w:rsidR="0022319C" w:rsidRPr="00B15657">
                <w:rPr>
                  <w:lang w:val="en-GB"/>
                </w:rPr>
                <w:t xml:space="preserve">ervice </w:t>
              </w:r>
            </w:ins>
            <w:r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87" w:name="_Toc434956070"/>
      <w:bookmarkStart w:id="88" w:name="_Toc434956071"/>
      <w:bookmarkStart w:id="89" w:name="_Toc434956072"/>
      <w:bookmarkStart w:id="90" w:name="_Toc434956073"/>
      <w:bookmarkStart w:id="91" w:name="_Toc434956074"/>
      <w:bookmarkStart w:id="92" w:name="_Toc434956075"/>
      <w:bookmarkStart w:id="93" w:name="_Toc434956076"/>
      <w:bookmarkStart w:id="94" w:name="_Toc434956077"/>
      <w:bookmarkStart w:id="95" w:name="_Toc434956078"/>
      <w:bookmarkStart w:id="96" w:name="_Toc434956079"/>
      <w:bookmarkStart w:id="97" w:name="_Toc434956080"/>
      <w:bookmarkStart w:id="98" w:name="_Toc434956081"/>
      <w:bookmarkStart w:id="99" w:name="_Toc434956082"/>
      <w:bookmarkStart w:id="100" w:name="_Toc434956083"/>
      <w:bookmarkStart w:id="101" w:name="_Toc434956084"/>
      <w:bookmarkStart w:id="102" w:name="_Toc451246742"/>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t>Symbolen en afkortingen</w:t>
      </w:r>
      <w:r w:rsidR="00283BD6">
        <w:t>.</w:t>
      </w:r>
      <w:bookmarkEnd w:id="102"/>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C67CD4" w:rsidRDefault="00AD512E" w:rsidP="00E11691">
            <w:pPr>
              <w:rPr>
                <w:b/>
              </w:rPr>
            </w:pPr>
            <w:r w:rsidRPr="00C67CD4">
              <w:rPr>
                <w:b/>
              </w:rPr>
              <w:t>INSPIRE</w:t>
            </w:r>
          </w:p>
          <w:p w:rsidR="00E11691" w:rsidRPr="00C67CD4" w:rsidRDefault="00AD512E" w:rsidP="00E11691">
            <w:r w:rsidRPr="00C67CD4">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lastRenderedPageBreak/>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3" w:name="_Toc451246743"/>
      <w:r>
        <w:t>Identificatie</w:t>
      </w:r>
      <w:r w:rsidR="001724FE">
        <w:t xml:space="preserve"> document</w:t>
      </w:r>
      <w:bookmarkEnd w:id="103"/>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4" w:name="_Toc451246744"/>
      <w:r>
        <w:t>Data content en structuur</w:t>
      </w:r>
      <w:bookmarkEnd w:id="104"/>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105" w:name="_Toc451246745"/>
      <w:r>
        <w:t>Inleiding</w:t>
      </w:r>
      <w:r w:rsidR="00283BD6">
        <w:t>.</w:t>
      </w:r>
      <w:bookmarkEnd w:id="105"/>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106" w:name="_Toc434874118"/>
      <w:bookmarkStart w:id="107" w:name="_Toc434874187"/>
      <w:bookmarkStart w:id="108" w:name="_Toc434874270"/>
      <w:bookmarkStart w:id="109" w:name="_Toc434874338"/>
      <w:bookmarkStart w:id="110" w:name="_Toc434874615"/>
      <w:bookmarkStart w:id="111" w:name="_Toc434933248"/>
      <w:bookmarkStart w:id="112" w:name="_Toc434940476"/>
      <w:bookmarkStart w:id="113" w:name="_Toc434941793"/>
      <w:bookmarkStart w:id="114" w:name="_Toc434943334"/>
      <w:bookmarkStart w:id="115" w:name="_Toc434943765"/>
      <w:bookmarkStart w:id="116" w:name="_Toc434956089"/>
      <w:bookmarkStart w:id="117" w:name="_Toc434874119"/>
      <w:bookmarkStart w:id="118" w:name="_Toc434874188"/>
      <w:bookmarkStart w:id="119" w:name="_Toc434874271"/>
      <w:bookmarkStart w:id="120" w:name="_Toc434874339"/>
      <w:bookmarkStart w:id="121" w:name="_Toc434874616"/>
      <w:bookmarkStart w:id="122" w:name="_Toc434933249"/>
      <w:bookmarkStart w:id="123" w:name="_Toc434940477"/>
      <w:bookmarkStart w:id="124" w:name="_Toc434941794"/>
      <w:bookmarkStart w:id="125" w:name="_Toc434943335"/>
      <w:bookmarkStart w:id="126" w:name="_Toc434943766"/>
      <w:bookmarkStart w:id="127" w:name="_Toc434956090"/>
      <w:bookmarkStart w:id="128" w:name="_Toc451246746"/>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t>UML diagrammen</w:t>
      </w:r>
      <w:r w:rsidR="00283BD6">
        <w:t>.</w:t>
      </w:r>
      <w:bookmarkEnd w:id="128"/>
    </w:p>
    <w:p w:rsidR="00576E1A" w:rsidRPr="005E1AD7" w:rsidRDefault="00A26E72" w:rsidP="00576E1A">
      <w:pPr>
        <w:pStyle w:val="subparagraaftitel"/>
      </w:pPr>
      <w:bookmarkStart w:id="129" w:name="_Toc451246747"/>
      <w:r w:rsidRPr="005E1AD7">
        <w:t>Beschrijving</w:t>
      </w:r>
      <w:r w:rsidR="00253F30">
        <w:t xml:space="preserve"> algemeen principe</w:t>
      </w:r>
      <w:r w:rsidR="00E24632">
        <w:t>: IMKL2015 als extensie op INSPIRE</w:t>
      </w:r>
      <w:r w:rsidR="00283BD6">
        <w:t>.</w:t>
      </w:r>
      <w:bookmarkEnd w:id="129"/>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ins w:id="130" w:author="pjanssen" w:date="2016-05-14T10:52:00Z">
        <w:r w:rsidR="0038226A">
          <w:rPr>
            <w:rFonts w:ascii="Verdana" w:hAnsi="Verdana"/>
            <w:b w:val="0"/>
            <w:bCs w:val="0"/>
            <w:sz w:val="16"/>
            <w:szCs w:val="16"/>
          </w:rPr>
          <w:t xml:space="preserve"> Er is hierbij </w:t>
        </w:r>
      </w:ins>
      <w:ins w:id="131" w:author="pjanssen" w:date="2016-05-14T10:53:00Z">
        <w:r w:rsidR="0038226A">
          <w:rPr>
            <w:rFonts w:ascii="Verdana" w:hAnsi="Verdana"/>
            <w:b w:val="0"/>
            <w:bCs w:val="0"/>
            <w:sz w:val="16"/>
            <w:szCs w:val="16"/>
          </w:rPr>
          <w:t xml:space="preserve">opgemerkt dat </w:t>
        </w:r>
      </w:ins>
      <w:ins w:id="132" w:author="pjanssen" w:date="2016-05-14T10:54:00Z">
        <w:r w:rsidR="0038226A">
          <w:rPr>
            <w:rFonts w:ascii="Verdana" w:hAnsi="Verdana"/>
            <w:b w:val="0"/>
            <w:bCs w:val="0"/>
            <w:sz w:val="16"/>
            <w:szCs w:val="16"/>
          </w:rPr>
          <w:t xml:space="preserve">IMKL2015 als een modelmatige extensie van de INSPIRE </w:t>
        </w:r>
      </w:ins>
      <w:ins w:id="133" w:author="pjanssen" w:date="2016-05-14T10:55:00Z">
        <w:r w:rsidR="0038226A">
          <w:rPr>
            <w:rFonts w:ascii="Verdana" w:hAnsi="Verdana"/>
            <w:b w:val="0"/>
            <w:bCs w:val="0"/>
            <w:sz w:val="16"/>
            <w:szCs w:val="16"/>
          </w:rPr>
          <w:t>niet betekent dat de in IMKL2015 geleverde data automatisch INSPIRE data zijn</w:t>
        </w:r>
        <w:r w:rsidR="00234581">
          <w:rPr>
            <w:rFonts w:ascii="Verdana" w:hAnsi="Verdana"/>
            <w:b w:val="0"/>
            <w:bCs w:val="0"/>
            <w:sz w:val="16"/>
            <w:szCs w:val="16"/>
          </w:rPr>
          <w:t>.</w:t>
        </w:r>
      </w:ins>
      <w:ins w:id="134" w:author="pjanssen" w:date="2016-05-14T10:56:00Z">
        <w:r w:rsidR="00234581">
          <w:rPr>
            <w:rFonts w:ascii="Verdana" w:hAnsi="Verdana"/>
            <w:b w:val="0"/>
            <w:bCs w:val="0"/>
            <w:sz w:val="16"/>
            <w:szCs w:val="16"/>
          </w:rPr>
          <w:t xml:space="preserve"> Dit geldt zeker voor thema’s die niet INSPIRE</w:t>
        </w:r>
      </w:ins>
      <w:ins w:id="135" w:author="pjanssen" w:date="2016-05-14T10:57:00Z">
        <w:r w:rsidR="00234581">
          <w:rPr>
            <w:rFonts w:ascii="Verdana" w:hAnsi="Verdana"/>
            <w:b w:val="0"/>
            <w:bCs w:val="0"/>
            <w:sz w:val="16"/>
            <w:szCs w:val="16"/>
          </w:rPr>
          <w:t>-</w:t>
        </w:r>
      </w:ins>
      <w:ins w:id="136" w:author="pjanssen" w:date="2016-05-14T10:56:00Z">
        <w:r w:rsidR="00234581">
          <w:rPr>
            <w:rFonts w:ascii="Verdana" w:hAnsi="Verdana"/>
            <w:b w:val="0"/>
            <w:bCs w:val="0"/>
            <w:sz w:val="16"/>
            <w:szCs w:val="16"/>
          </w:rPr>
          <w:t>plichtig zijn.</w:t>
        </w:r>
      </w:ins>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9"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137" w:name="_Toc451246748"/>
      <w:r>
        <w:t>UML</w:t>
      </w:r>
      <w:r w:rsidR="00CA2949">
        <w:t xml:space="preserve"> - WION</w:t>
      </w:r>
      <w:r>
        <w:t xml:space="preserve"> overzicht</w:t>
      </w:r>
      <w:r w:rsidR="00283BD6">
        <w:t>.</w:t>
      </w:r>
      <w:bookmarkEnd w:id="137"/>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E778B3" w:rsidRDefault="00B2550D"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544550" cy="9770274"/>
            <wp:effectExtent l="0" t="0" r="0" b="0"/>
            <wp:docPr id="12" name="Afbeelding 11"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20" cstate="print"/>
                    <a:stretch>
                      <a:fillRect/>
                    </a:stretch>
                  </pic:blipFill>
                  <pic:spPr>
                    <a:xfrm>
                      <a:off x="0" y="0"/>
                      <a:ext cx="13555766"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138" w:name="_Toc451246749"/>
      <w:r>
        <w:t>Associaties in het model</w:t>
      </w:r>
      <w:r w:rsidR="00283BD6">
        <w:t>.</w:t>
      </w:r>
      <w:bookmarkEnd w:id="138"/>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139" w:name="_Toc451246750"/>
      <w:r w:rsidRPr="00971241">
        <w:t>Numerieke</w:t>
      </w:r>
      <w:r w:rsidR="0047410C">
        <w:t xml:space="preserve"> waarden</w:t>
      </w:r>
      <w:r w:rsidR="00283BD6">
        <w:t>.</w:t>
      </w:r>
      <w:bookmarkEnd w:id="139"/>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140" w:name="_Toc451246751"/>
      <w:r>
        <w:t>Waardelijsten zijn extern</w:t>
      </w:r>
      <w:r w:rsidR="00283BD6">
        <w:t>.</w:t>
      </w:r>
      <w:bookmarkEnd w:id="140"/>
    </w:p>
    <w:p w:rsidR="0047410C" w:rsidRDefault="00971241" w:rsidP="0047410C">
      <w:r w:rsidRPr="003657E7">
        <w:t>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141" w:name="_Toc451246752"/>
      <w:r>
        <w:t xml:space="preserve">Basisattributen voor </w:t>
      </w:r>
      <w:r w:rsidRPr="00CF23D1">
        <w:t>identificatie</w:t>
      </w:r>
      <w:r>
        <w:t xml:space="preserve"> en labels</w:t>
      </w:r>
      <w:r w:rsidR="00283BD6">
        <w:t>.</w:t>
      </w:r>
      <w:bookmarkEnd w:id="141"/>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B2550D" w:rsidP="00576E1A">
      <w:pPr>
        <w:spacing w:line="240" w:lineRule="atLeast"/>
      </w:pPr>
      <w:r>
        <w:rPr>
          <w:noProof/>
        </w:rPr>
        <w:lastRenderedPageBreak/>
        <w:drawing>
          <wp:inline distT="0" distB="0" distL="0" distR="0">
            <wp:extent cx="8099425" cy="4609465"/>
            <wp:effectExtent l="0" t="0" r="0" b="0"/>
            <wp:docPr id="13" name="Afbeelding 12"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1" cstate="print"/>
                    <a:stretch>
                      <a:fillRect/>
                    </a:stretch>
                  </pic:blipFill>
                  <pic:spPr>
                    <a:xfrm>
                      <a:off x="0" y="0"/>
                      <a:ext cx="8099425" cy="4609465"/>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142" w:name="_Toc434874127"/>
      <w:bookmarkStart w:id="143" w:name="_Toc434874196"/>
      <w:bookmarkStart w:id="144" w:name="_Toc434874279"/>
      <w:bookmarkStart w:id="145" w:name="_Toc434874347"/>
      <w:bookmarkStart w:id="146" w:name="_Toc434874624"/>
      <w:bookmarkStart w:id="147" w:name="_Toc434933257"/>
      <w:bookmarkStart w:id="148" w:name="_Toc434940485"/>
      <w:bookmarkStart w:id="149" w:name="_Toc434941802"/>
      <w:bookmarkStart w:id="150" w:name="_Toc434943343"/>
      <w:bookmarkStart w:id="151" w:name="_Toc434943774"/>
      <w:bookmarkStart w:id="152" w:name="_Toc434956098"/>
      <w:bookmarkStart w:id="153" w:name="_Toc451246753"/>
      <w:bookmarkEnd w:id="142"/>
      <w:bookmarkEnd w:id="143"/>
      <w:bookmarkEnd w:id="144"/>
      <w:bookmarkEnd w:id="145"/>
      <w:bookmarkEnd w:id="146"/>
      <w:bookmarkEnd w:id="147"/>
      <w:bookmarkEnd w:id="148"/>
      <w:bookmarkEnd w:id="149"/>
      <w:bookmarkEnd w:id="150"/>
      <w:bookmarkEnd w:id="151"/>
      <w:bookmarkEnd w:id="152"/>
      <w:r>
        <w:t xml:space="preserve">IMKL2015 </w:t>
      </w:r>
      <w:r w:rsidR="002C7B72">
        <w:t xml:space="preserve">semantische </w:t>
      </w:r>
      <w:r>
        <w:t>kern</w:t>
      </w:r>
      <w:r w:rsidR="00283BD6">
        <w:t>.</w:t>
      </w:r>
      <w:bookmarkEnd w:id="153"/>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B2550D" w:rsidP="007B7303">
      <w:pPr>
        <w:jc w:val="left"/>
        <w:rPr>
          <w:b/>
          <w:noProof/>
        </w:rPr>
      </w:pPr>
      <w:r>
        <w:rPr>
          <w:b/>
          <w:noProof/>
        </w:rPr>
        <w:lastRenderedPageBreak/>
        <w:drawing>
          <wp:anchor distT="0" distB="0" distL="114300" distR="114300" simplePos="0" relativeHeight="251828224" behindDoc="0" locked="0" layoutInCell="1" allowOverlap="1">
            <wp:simplePos x="0" y="0"/>
            <wp:positionH relativeFrom="column">
              <wp:posOffset>-635</wp:posOffset>
            </wp:positionH>
            <wp:positionV relativeFrom="paragraph">
              <wp:posOffset>-229870</wp:posOffset>
            </wp:positionV>
            <wp:extent cx="8096250" cy="5048250"/>
            <wp:effectExtent l="0" t="0" r="0" b="0"/>
            <wp:wrapTopAndBottom/>
            <wp:docPr id="15" name="Afbeelding 1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2" cstate="print"/>
                    <a:stretch>
                      <a:fillRect/>
                    </a:stretch>
                  </pic:blipFill>
                  <pic:spPr>
                    <a:xfrm>
                      <a:off x="0" y="0"/>
                      <a:ext cx="8096250" cy="504825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ExtraTopografie voor het koppelen van een extra toegevoegde topografie.</w:t>
      </w:r>
      <w:r w:rsidR="00C84D52">
        <w:t xml:space="preserve"> Ook hier kan via de referentie naar het </w:t>
      </w:r>
      <w:r w:rsidR="005D453A">
        <w:t>Utiliteitsnet</w:t>
      </w:r>
      <w:r w:rsidR="00C84D52">
        <w:t xml:space="preserve"> de ExtraTopografie per thema ges</w:t>
      </w:r>
      <w:r w:rsidR="008C38D5">
        <w:t>e</w:t>
      </w:r>
      <w:r w:rsidR="00C84D52">
        <w:t>lecteerd worden.</w:t>
      </w:r>
    </w:p>
    <w:p w:rsidR="002F7FED" w:rsidRDefault="002F7FED" w:rsidP="00E97029">
      <w:pPr>
        <w:jc w:val="left"/>
      </w:pPr>
    </w:p>
    <w:p w:rsidR="00A11BC4" w:rsidRDefault="00971241">
      <w:bookmarkStart w:id="154" w:name="_Toc422408246"/>
      <w:bookmarkStart w:id="155" w:name="_Toc422478837"/>
      <w:bookmarkStart w:id="156" w:name="_Toc422408247"/>
      <w:bookmarkStart w:id="157" w:name="_Toc422478838"/>
      <w:bookmarkStart w:id="158" w:name="_Toc422408248"/>
      <w:bookmarkStart w:id="159" w:name="_Toc422478839"/>
      <w:bookmarkStart w:id="160" w:name="_Toc399786888"/>
      <w:bookmarkEnd w:id="154"/>
      <w:bookmarkEnd w:id="155"/>
      <w:bookmarkEnd w:id="156"/>
      <w:bookmarkEnd w:id="157"/>
      <w:bookmarkEnd w:id="158"/>
      <w:bookmarkEnd w:id="159"/>
      <w:r w:rsidRPr="00971241">
        <w:rPr>
          <w:b/>
        </w:rPr>
        <w:t>Extra toelichting: ExtraDetailinfo, maatvoering, annotatie.</w:t>
      </w:r>
      <w:bookmarkEnd w:id="160"/>
    </w:p>
    <w:p w:rsidR="00D80AB5" w:rsidRDefault="00D80AB5" w:rsidP="00E06A8F">
      <w:bookmarkStart w:id="161"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161"/>
    <w:p w:rsidR="005B6963" w:rsidRDefault="00971241">
      <w:pPr>
        <w:rPr>
          <w:b/>
        </w:rPr>
      </w:pPr>
      <w:r w:rsidRPr="00971241">
        <w:rPr>
          <w:b/>
        </w:rPr>
        <w:t>Extra toelichting: ExtraTopografie</w:t>
      </w:r>
      <w:r w:rsidR="00283BD6">
        <w:rPr>
          <w:b/>
        </w:rPr>
        <w:t>.</w:t>
      </w:r>
    </w:p>
    <w:p w:rsidR="00E06A8F" w:rsidRDefault="005125B7" w:rsidP="005125B7">
      <w:pPr>
        <w:jc w:val="left"/>
      </w:pPr>
      <w:r>
        <w:t xml:space="preserve">Indien er extra topografie nodig is om de positie van netwerkelementen nader aan te geven kan dit middels het object ExtraTopografie. Er kan een </w:t>
      </w:r>
      <w:r w:rsidR="0073301A">
        <w:t xml:space="preserve">bestaande </w:t>
      </w:r>
      <w:r>
        <w:t xml:space="preserve">of </w:t>
      </w:r>
      <w:r w:rsidR="0073301A">
        <w:t xml:space="preserve">plan </w:t>
      </w:r>
      <w:r>
        <w:t xml:space="preserve">topografie worden meegegeven. Met het attribuut ligging wordt de geometrie van de ExtraTopografie opgenomen. De extra topografie wordt altijd gevectoriseerd aangeleverd. De topografische elementen worden getypeerd conform een typeringslijst, TopografischObjectTypeValue, gebaseerd op IMGeo. Hiermee is het type topografisch object omschreven </w:t>
      </w:r>
      <w:r>
        <w:lastRenderedPageBreak/>
        <w:t>en is een koppeling met visualisatieregels mogelijk. ExtraTopografie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162" w:name="_Toc399786886"/>
      <w:r w:rsidRPr="00971241">
        <w:rPr>
          <w:b/>
        </w:rPr>
        <w:t>Extra toelichting: Geometrie en topologie.</w:t>
      </w:r>
      <w:bookmarkEnd w:id="162"/>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B2550D" w:rsidP="007B7303">
      <w:r>
        <w:rPr>
          <w:noProof/>
        </w:rPr>
        <w:lastRenderedPageBreak/>
        <w:drawing>
          <wp:anchor distT="0" distB="0" distL="114300" distR="114300" simplePos="0" relativeHeight="251829248" behindDoc="0" locked="0" layoutInCell="1" allowOverlap="1">
            <wp:simplePos x="0" y="0"/>
            <wp:positionH relativeFrom="column">
              <wp:posOffset>-635</wp:posOffset>
            </wp:positionH>
            <wp:positionV relativeFrom="paragraph">
              <wp:posOffset>113030</wp:posOffset>
            </wp:positionV>
            <wp:extent cx="8096250" cy="5048250"/>
            <wp:effectExtent l="0" t="0" r="0" b="0"/>
            <wp:wrapTopAndBottom/>
            <wp:docPr id="17" name="Afbeelding 16"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3" cstate="print"/>
                    <a:stretch>
                      <a:fillRect/>
                    </a:stretch>
                  </pic:blipFill>
                  <pic:spPr>
                    <a:xfrm>
                      <a:off x="0" y="0"/>
                      <a:ext cx="8096250" cy="5048250"/>
                    </a:xfrm>
                    <a:prstGeom prst="rect">
                      <a:avLst/>
                    </a:prstGeom>
                  </pic:spPr>
                </pic:pic>
              </a:graphicData>
            </a:graphic>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ins w:id="163" w:author="pjanssen" w:date="2016-05-14T09:47:00Z">
        <w:r w:rsidR="00350F0F" w:rsidRPr="00350F0F">
          <w:rPr>
            <w:rPrChange w:id="164" w:author="pjanssen" w:date="2016-05-14T10:34:00Z">
              <w:rPr>
                <w:highlight w:val="yellow"/>
              </w:rPr>
            </w:rPrChange>
          </w:rPr>
          <w:t xml:space="preserve"> </w:t>
        </w:r>
      </w:ins>
      <w:ins w:id="165" w:author="pjanssen" w:date="2016-05-14T09:48:00Z">
        <w:r w:rsidR="00350F0F" w:rsidRPr="00350F0F">
          <w:rPr>
            <w:rPrChange w:id="166" w:author="pjanssen" w:date="2016-05-14T10:34:00Z">
              <w:rPr>
                <w:highlight w:val="yellow"/>
              </w:rPr>
            </w:rPrChange>
          </w:rPr>
          <w:t>Voor IMKL2015 is dit niet relevant en wordt de LinkSequence derhalve niet toegepast</w:t>
        </w:r>
      </w:ins>
      <w:del w:id="167" w:author="pjanssen" w:date="2016-05-14T09:47:00Z">
        <w:r w:rsidR="00350F0F" w:rsidRPr="00350F0F">
          <w:rPr>
            <w:rPrChange w:id="168" w:author="pjanssen" w:date="2016-05-14T10:34:00Z">
              <w:rPr>
                <w:highlight w:val="yellow"/>
              </w:rPr>
            </w:rPrChange>
          </w:rPr>
          <w:delText>.</w:delText>
        </w:r>
      </w:del>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B2550D" w:rsidP="000816A6">
      <w:pPr>
        <w:spacing w:line="240" w:lineRule="atLeast"/>
      </w:pPr>
      <w:r>
        <w:rPr>
          <w:noProof/>
        </w:rPr>
        <w:lastRenderedPageBreak/>
        <w:drawing>
          <wp:inline distT="0" distB="0" distL="0" distR="0">
            <wp:extent cx="5500370" cy="4142105"/>
            <wp:effectExtent l="0" t="0" r="0" b="0"/>
            <wp:docPr id="19" name="Afbeelding 18"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4" cstate="print"/>
                    <a:stretch>
                      <a:fillRect/>
                    </a:stretch>
                  </pic:blipFill>
                  <pic:spPr>
                    <a:xfrm>
                      <a:off x="0" y="0"/>
                      <a:ext cx="5500370" cy="4142105"/>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350F0F">
        <w:fldChar w:fldCharType="begin"/>
      </w:r>
      <w:r>
        <w:instrText xml:space="preserve"> REF _Ref404325642 \h </w:instrText>
      </w:r>
      <w:r w:rsidR="00350F0F">
        <w:fldChar w:fldCharType="separate"/>
      </w:r>
      <w:r w:rsidR="002C1DC6">
        <w:t xml:space="preserve">Figuur </w:t>
      </w:r>
      <w:r w:rsidR="00350F0F">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5"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169" w:name="_Ref404325642"/>
      <w:r>
        <w:t xml:space="preserve">Figuur </w:t>
      </w:r>
      <w:bookmarkEnd w:id="169"/>
      <w:r w:rsidR="00A212BA">
        <w:t>5.6</w:t>
      </w:r>
      <w:r w:rsidR="00A75399">
        <w:t>:</w:t>
      </w:r>
      <w:r>
        <w:t xml:space="preserve"> Leidingobject in 2.5D en 3D</w:t>
      </w:r>
    </w:p>
    <w:p w:rsidR="005209C3" w:rsidRDefault="005209C3" w:rsidP="005209C3">
      <w:pPr>
        <w:pStyle w:val="subparagraaftitel"/>
      </w:pPr>
      <w:bookmarkStart w:id="170" w:name="_Toc399786887"/>
      <w:bookmarkStart w:id="171" w:name="_Toc451246754"/>
      <w:r>
        <w:t>Diepte</w:t>
      </w:r>
      <w:bookmarkEnd w:id="170"/>
      <w:r w:rsidR="00283BD6">
        <w:t>.</w:t>
      </w:r>
      <w:bookmarkEnd w:id="171"/>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6"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B2550D" w:rsidP="005209C3">
      <w:pPr>
        <w:jc w:val="left"/>
      </w:pPr>
      <w:r>
        <w:rPr>
          <w:noProof/>
        </w:rPr>
        <w:lastRenderedPageBreak/>
        <w:drawing>
          <wp:anchor distT="0" distB="0" distL="114300" distR="114300" simplePos="0" relativeHeight="251830272" behindDoc="0" locked="0" layoutInCell="1" allowOverlap="1">
            <wp:simplePos x="0" y="0"/>
            <wp:positionH relativeFrom="column">
              <wp:posOffset>101600</wp:posOffset>
            </wp:positionH>
            <wp:positionV relativeFrom="paragraph">
              <wp:posOffset>-73660</wp:posOffset>
            </wp:positionV>
            <wp:extent cx="8091170" cy="4497070"/>
            <wp:effectExtent l="0" t="0" r="0" b="0"/>
            <wp:wrapTopAndBottom/>
            <wp:docPr id="23" name="Afbeelding 2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7" cstate="print"/>
                    <a:stretch>
                      <a:fillRect/>
                    </a:stretch>
                  </pic:blipFill>
                  <pic:spPr>
                    <a:xfrm>
                      <a:off x="0" y="0"/>
                      <a:ext cx="8091170" cy="4497070"/>
                    </a:xfrm>
                    <a:prstGeom prst="rect">
                      <a:avLst/>
                    </a:prstGeom>
                  </pic:spPr>
                </pic:pic>
              </a:graphicData>
            </a:graphic>
          </wp:anchor>
        </w:drawing>
      </w:r>
      <w:r w:rsidR="00910148">
        <w:rPr>
          <w:noProof/>
        </w:rPr>
        <w:drawing>
          <wp:inline distT="0" distB="0" distL="0" distR="0">
            <wp:extent cx="8099425" cy="4244340"/>
            <wp:effectExtent l="0" t="0" r="0" b="0"/>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8" cstate="print"/>
                    <a:stretch>
                      <a:fillRect/>
                    </a:stretch>
                  </pic:blipFill>
                  <pic:spPr>
                    <a:xfrm>
                      <a:off x="0" y="0"/>
                      <a:ext cx="8099425" cy="4244340"/>
                    </a:xfrm>
                    <a:prstGeom prst="rect">
                      <a:avLst/>
                    </a:prstGeom>
                  </pic:spPr>
                </pic:pic>
              </a:graphicData>
            </a:graphic>
          </wp:inline>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172" w:name="_Toc434940488"/>
      <w:bookmarkStart w:id="173" w:name="_Toc434941805"/>
      <w:bookmarkStart w:id="174" w:name="_Toc434943346"/>
      <w:bookmarkStart w:id="175" w:name="_Toc434943777"/>
      <w:bookmarkStart w:id="176" w:name="_Toc434956101"/>
      <w:bookmarkStart w:id="177" w:name="_Toc434940489"/>
      <w:bookmarkStart w:id="178" w:name="_Toc434941806"/>
      <w:bookmarkStart w:id="179" w:name="_Toc434943347"/>
      <w:bookmarkStart w:id="180" w:name="_Toc434943778"/>
      <w:bookmarkStart w:id="181" w:name="_Toc434956102"/>
      <w:bookmarkStart w:id="182" w:name="_Toc434940490"/>
      <w:bookmarkStart w:id="183" w:name="_Toc434941807"/>
      <w:bookmarkStart w:id="184" w:name="_Toc434943348"/>
      <w:bookmarkStart w:id="185" w:name="_Toc434943779"/>
      <w:bookmarkStart w:id="186" w:name="_Toc434956103"/>
      <w:bookmarkStart w:id="187" w:name="_Toc434940491"/>
      <w:bookmarkStart w:id="188" w:name="_Toc434941808"/>
      <w:bookmarkStart w:id="189" w:name="_Toc434943349"/>
      <w:bookmarkStart w:id="190" w:name="_Toc434943780"/>
      <w:bookmarkStart w:id="191" w:name="_Toc434956104"/>
      <w:bookmarkStart w:id="192" w:name="_Toc434940492"/>
      <w:bookmarkStart w:id="193" w:name="_Toc434941809"/>
      <w:bookmarkStart w:id="194" w:name="_Toc434943350"/>
      <w:bookmarkStart w:id="195" w:name="_Toc434943781"/>
      <w:bookmarkStart w:id="196" w:name="_Toc434956105"/>
      <w:bookmarkStart w:id="197" w:name="_Toc451246755"/>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lastRenderedPageBreak/>
        <w:t>Utiliteitsnet</w:t>
      </w:r>
      <w:r w:rsidR="00283BD6">
        <w:t>.</w:t>
      </w:r>
      <w:bookmarkEnd w:id="197"/>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B2550D" w:rsidP="000860FE">
      <w:pPr>
        <w:jc w:val="left"/>
      </w:pPr>
      <w:r>
        <w:rPr>
          <w:noProof/>
        </w:rPr>
        <w:lastRenderedPageBreak/>
        <w:drawing>
          <wp:anchor distT="0" distB="0" distL="114300" distR="114300" simplePos="0" relativeHeight="251831296" behindDoc="0" locked="0" layoutInCell="1" allowOverlap="1">
            <wp:simplePos x="0" y="0"/>
            <wp:positionH relativeFrom="column">
              <wp:posOffset>-635</wp:posOffset>
            </wp:positionH>
            <wp:positionV relativeFrom="paragraph">
              <wp:posOffset>-77470</wp:posOffset>
            </wp:positionV>
            <wp:extent cx="8096250" cy="4953000"/>
            <wp:effectExtent l="0" t="0" r="0" b="0"/>
            <wp:wrapTopAndBottom/>
            <wp:docPr id="45" name="Afbeelding 44"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9" cstate="print"/>
                    <a:stretch>
                      <a:fillRect/>
                    </a:stretch>
                  </pic:blipFill>
                  <pic:spPr>
                    <a:xfrm>
                      <a:off x="0" y="0"/>
                      <a:ext cx="8096250" cy="4953000"/>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198"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r w:rsidR="006E3EB4">
        <w:t>Wel of niet verbieden in WION?</w:t>
      </w:r>
    </w:p>
    <w:p w:rsidR="00CD4698" w:rsidRDefault="00CD4698" w:rsidP="00CD4698"/>
    <w:p w:rsidR="00E65E36" w:rsidRDefault="00E65E36" w:rsidP="00E65E36">
      <w:pPr>
        <w:pStyle w:val="subparagraaftitel"/>
      </w:pPr>
      <w:bookmarkStart w:id="199" w:name="_Toc451246756"/>
      <w:r>
        <w:t>Kabel</w:t>
      </w:r>
      <w:r w:rsidR="00BE48B5">
        <w:t>Of</w:t>
      </w:r>
      <w:r>
        <w:t>Leiding</w:t>
      </w:r>
      <w:bookmarkEnd w:id="198"/>
      <w:r w:rsidR="00283BD6">
        <w:t>.</w:t>
      </w:r>
      <w:bookmarkEnd w:id="199"/>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B2550D"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32320" behindDoc="0" locked="0" layoutInCell="1" allowOverlap="1">
            <wp:simplePos x="0" y="0"/>
            <wp:positionH relativeFrom="column">
              <wp:posOffset>998220</wp:posOffset>
            </wp:positionH>
            <wp:positionV relativeFrom="paragraph">
              <wp:posOffset>-273685</wp:posOffset>
            </wp:positionV>
            <wp:extent cx="6873240" cy="5501640"/>
            <wp:effectExtent l="0" t="0" r="0" b="0"/>
            <wp:wrapTopAndBottom/>
            <wp:docPr id="46" name="Afbeelding 45"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30" cstate="print"/>
                    <a:stretch>
                      <a:fillRect/>
                    </a:stretch>
                  </pic:blipFill>
                  <pic:spPr>
                    <a:xfrm>
                      <a:off x="0" y="0"/>
                      <a:ext cx="6873240" cy="5501640"/>
                    </a:xfrm>
                    <a:prstGeom prst="rect">
                      <a:avLst/>
                    </a:prstGeom>
                  </pic:spPr>
                </pic:pic>
              </a:graphicData>
            </a:graphic>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200" w:name="_Toc399786892"/>
      <w:bookmarkStart w:id="201" w:name="_Toc451246757"/>
      <w:r>
        <w:t>Leidingelement</w:t>
      </w:r>
      <w:bookmarkEnd w:id="200"/>
      <w:r w:rsidR="00283BD6">
        <w:t>.</w:t>
      </w:r>
      <w:bookmarkEnd w:id="201"/>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910148" w:rsidRDefault="00910148" w:rsidP="00A35E0B">
      <w:pPr>
        <w:jc w:val="left"/>
      </w:pPr>
    </w:p>
    <w:p w:rsidR="00E31B57" w:rsidRDefault="00B2550D" w:rsidP="00A35E0B">
      <w:pPr>
        <w:jc w:val="left"/>
      </w:pPr>
      <w:r>
        <w:rPr>
          <w:noProof/>
        </w:rPr>
        <w:drawing>
          <wp:anchor distT="0" distB="0" distL="114300" distR="114300" simplePos="0" relativeHeight="251833344" behindDoc="0" locked="0" layoutInCell="1" allowOverlap="1">
            <wp:simplePos x="0" y="0"/>
            <wp:positionH relativeFrom="column">
              <wp:posOffset>-52705</wp:posOffset>
            </wp:positionH>
            <wp:positionV relativeFrom="paragraph">
              <wp:posOffset>412750</wp:posOffset>
            </wp:positionV>
            <wp:extent cx="5501640" cy="3531235"/>
            <wp:effectExtent l="0" t="0" r="0" b="0"/>
            <wp:wrapTopAndBottom/>
            <wp:docPr id="47" name="Afbeelding 4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1" cstate="print"/>
                    <a:stretch>
                      <a:fillRect/>
                    </a:stretch>
                  </pic:blipFill>
                  <pic:spPr>
                    <a:xfrm>
                      <a:off x="0" y="0"/>
                      <a:ext cx="5501640" cy="353123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202"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203" w:name="_Toc451246758"/>
      <w:r>
        <w:t>KabelEnLeidingContainer</w:t>
      </w:r>
      <w:bookmarkEnd w:id="202"/>
      <w:r w:rsidR="00283BD6">
        <w:t>.</w:t>
      </w:r>
      <w:bookmarkEnd w:id="203"/>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7D61BE" w:rsidP="00E65E36">
      <w:pPr>
        <w:jc w:val="left"/>
      </w:pPr>
      <w:r>
        <w:rPr>
          <w:noProof/>
        </w:rPr>
        <w:drawing>
          <wp:anchor distT="0" distB="0" distL="114300" distR="114300" simplePos="0" relativeHeight="251834368" behindDoc="0" locked="0" layoutInCell="1" allowOverlap="1">
            <wp:simplePos x="0" y="0"/>
            <wp:positionH relativeFrom="column">
              <wp:posOffset>-100330</wp:posOffset>
            </wp:positionH>
            <wp:positionV relativeFrom="paragraph">
              <wp:posOffset>244475</wp:posOffset>
            </wp:positionV>
            <wp:extent cx="5501640" cy="4981575"/>
            <wp:effectExtent l="0" t="0" r="0" b="0"/>
            <wp:wrapTopAndBottom/>
            <wp:docPr id="48" name="Afbeelding 47"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2" cstate="print"/>
                    <a:stretch>
                      <a:fillRect/>
                    </a:stretch>
                  </pic:blipFill>
                  <pic:spPr>
                    <a:xfrm>
                      <a:off x="0" y="0"/>
                      <a:ext cx="5501640" cy="4981575"/>
                    </a:xfrm>
                    <a:prstGeom prst="rect">
                      <a:avLst/>
                    </a:prstGeom>
                  </pic:spPr>
                </pic:pic>
              </a:graphicData>
            </a:graphic>
          </wp:anchor>
        </w:drawing>
      </w:r>
    </w:p>
    <w:p w:rsidR="00387CF5" w:rsidRDefault="00387CF5" w:rsidP="00E65E36">
      <w:pPr>
        <w:jc w:val="left"/>
      </w:pPr>
      <w:r>
        <w:t xml:space="preserve">Figuur </w:t>
      </w:r>
      <w:r w:rsidR="00F3608E">
        <w:t>5.11</w:t>
      </w:r>
      <w:r>
        <w:t>:</w:t>
      </w:r>
      <w:r w:rsidR="005C7720">
        <w:t xml:space="preserve"> KabelEnleidingContainer omvat kabelbedden en mantelbuizen.</w:t>
      </w:r>
    </w:p>
    <w:p w:rsidR="00387CF5" w:rsidRDefault="00387CF5" w:rsidP="00E65E36">
      <w:pPr>
        <w:jc w:val="left"/>
      </w:pPr>
    </w:p>
    <w:p w:rsidR="00E65E36" w:rsidRDefault="00E65E36" w:rsidP="00E65E36">
      <w:pPr>
        <w:jc w:val="left"/>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pPr>
    </w:p>
    <w:p w:rsidR="00D841BA" w:rsidRDefault="00A14AA4" w:rsidP="00E65E36">
      <w:pPr>
        <w:jc w:val="left"/>
      </w:pPr>
      <w:r>
        <w:t>Indien er meerdere kabels in een kabelbed liggen wordt het aantal kabels verplicht opgenomen.</w:t>
      </w:r>
    </w:p>
    <w:p w:rsidR="00E65E36" w:rsidRDefault="00E65E36" w:rsidP="00E65E36">
      <w:pPr>
        <w:jc w:val="left"/>
      </w:pPr>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lastRenderedPageBreak/>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204" w:name="_Toc451246759"/>
      <w:r>
        <w:t>ContainerLeidingelement</w:t>
      </w:r>
      <w:r w:rsidR="00283BD6">
        <w:t>.</w:t>
      </w:r>
      <w:bookmarkEnd w:id="204"/>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7D61BE" w:rsidP="00E65E36">
      <w:pPr>
        <w:jc w:val="left"/>
      </w:pPr>
      <w:r>
        <w:rPr>
          <w:noProof/>
        </w:rPr>
        <w:drawing>
          <wp:anchor distT="0" distB="0" distL="114300" distR="114300" simplePos="0" relativeHeight="251835392" behindDoc="0" locked="0" layoutInCell="1" allowOverlap="1">
            <wp:simplePos x="0" y="0"/>
            <wp:positionH relativeFrom="column">
              <wp:posOffset>-5080</wp:posOffset>
            </wp:positionH>
            <wp:positionV relativeFrom="paragraph">
              <wp:posOffset>186690</wp:posOffset>
            </wp:positionV>
            <wp:extent cx="5501640" cy="4177665"/>
            <wp:effectExtent l="0" t="0" r="0" b="0"/>
            <wp:wrapTopAndBottom/>
            <wp:docPr id="50" name="Afbeelding 4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3" cstate="print"/>
                    <a:stretch>
                      <a:fillRect/>
                    </a:stretch>
                  </pic:blipFill>
                  <pic:spPr>
                    <a:xfrm>
                      <a:off x="0" y="0"/>
                      <a:ext cx="5501640" cy="4177665"/>
                    </a:xfrm>
                    <a:prstGeom prst="rect">
                      <a:avLst/>
                    </a:prstGeom>
                  </pic:spPr>
                </pic:pic>
              </a:graphicData>
            </a:graphic>
          </wp:anchor>
        </w:drawing>
      </w:r>
    </w:p>
    <w:p w:rsidR="00482647" w:rsidRDefault="00482647" w:rsidP="00E65E36">
      <w:pPr>
        <w:jc w:val="left"/>
      </w:pP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lastRenderedPageBreak/>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205" w:name="_Toc434874135"/>
      <w:bookmarkStart w:id="206" w:name="_Toc434874204"/>
      <w:bookmarkStart w:id="207" w:name="_Toc434874287"/>
      <w:bookmarkStart w:id="208" w:name="_Toc434874355"/>
      <w:bookmarkStart w:id="209" w:name="_Toc434874632"/>
      <w:bookmarkStart w:id="210" w:name="_Toc434933265"/>
      <w:bookmarkStart w:id="211" w:name="_Toc434940498"/>
      <w:bookmarkStart w:id="212" w:name="_Toc434941815"/>
      <w:bookmarkStart w:id="213" w:name="_Toc434943356"/>
      <w:bookmarkStart w:id="214" w:name="_Toc434943787"/>
      <w:bookmarkStart w:id="215" w:name="_Toc434956111"/>
      <w:bookmarkStart w:id="216" w:name="_Toc399786896"/>
      <w:bookmarkStart w:id="217" w:name="_Toc451246760"/>
      <w:bookmarkEnd w:id="205"/>
      <w:bookmarkEnd w:id="206"/>
      <w:bookmarkEnd w:id="207"/>
      <w:bookmarkEnd w:id="208"/>
      <w:bookmarkEnd w:id="209"/>
      <w:bookmarkEnd w:id="210"/>
      <w:bookmarkEnd w:id="211"/>
      <w:bookmarkEnd w:id="212"/>
      <w:bookmarkEnd w:id="213"/>
      <w:bookmarkEnd w:id="214"/>
      <w:bookmarkEnd w:id="215"/>
      <w:r>
        <w:t xml:space="preserve">Relaties tussen </w:t>
      </w:r>
      <w:r w:rsidR="00031B8A">
        <w:t>K</w:t>
      </w:r>
      <w:r>
        <w:t xml:space="preserve">abelEnLeiding, </w:t>
      </w:r>
      <w:r w:rsidR="00FB6A21">
        <w:t xml:space="preserve">Leidingelement </w:t>
      </w:r>
      <w:r>
        <w:t>en container objecten</w:t>
      </w:r>
      <w:r w:rsidR="00283BD6">
        <w:t>.</w:t>
      </w:r>
      <w:bookmarkEnd w:id="216"/>
      <w:bookmarkEnd w:id="217"/>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910148" w:rsidRDefault="00910148" w:rsidP="00E65E36">
      <w:pPr>
        <w:spacing w:line="240" w:lineRule="auto"/>
        <w:jc w:val="left"/>
      </w:pPr>
    </w:p>
    <w:p w:rsidR="003206BD" w:rsidRDefault="007D61BE" w:rsidP="00E65E36">
      <w:pPr>
        <w:spacing w:line="240" w:lineRule="auto"/>
        <w:jc w:val="left"/>
      </w:pPr>
      <w:r>
        <w:rPr>
          <w:noProof/>
        </w:rPr>
        <w:drawing>
          <wp:inline distT="0" distB="0" distL="0" distR="0">
            <wp:extent cx="5500370" cy="2873375"/>
            <wp:effectExtent l="0" t="0" r="0" b="0"/>
            <wp:docPr id="51" name="Afbeelding 5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4" cstate="print"/>
                    <a:stretch>
                      <a:fillRect/>
                    </a:stretch>
                  </pic:blipFill>
                  <pic:spPr>
                    <a:xfrm>
                      <a:off x="0" y="0"/>
                      <a:ext cx="5500370" cy="2873375"/>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lastRenderedPageBreak/>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5"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218"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219" w:name="_Toc434874137"/>
      <w:bookmarkStart w:id="220" w:name="_Toc434874206"/>
      <w:bookmarkStart w:id="221" w:name="_Toc434874289"/>
      <w:bookmarkStart w:id="222" w:name="_Toc434874357"/>
      <w:bookmarkStart w:id="223" w:name="_Toc434874634"/>
      <w:bookmarkStart w:id="224" w:name="_Toc434933267"/>
      <w:bookmarkStart w:id="225" w:name="_Toc434940500"/>
      <w:bookmarkStart w:id="226" w:name="_Toc434941817"/>
      <w:bookmarkStart w:id="227" w:name="_Toc434943358"/>
      <w:bookmarkStart w:id="228" w:name="_Toc434943789"/>
      <w:bookmarkStart w:id="229" w:name="_Toc434956113"/>
      <w:bookmarkStart w:id="230" w:name="_Toc434874138"/>
      <w:bookmarkStart w:id="231" w:name="_Toc434874207"/>
      <w:bookmarkStart w:id="232" w:name="_Toc434874290"/>
      <w:bookmarkStart w:id="233" w:name="_Toc434874358"/>
      <w:bookmarkStart w:id="234" w:name="_Toc434874635"/>
      <w:bookmarkStart w:id="235" w:name="_Toc434933268"/>
      <w:bookmarkStart w:id="236" w:name="_Toc434940501"/>
      <w:bookmarkStart w:id="237" w:name="_Toc434941818"/>
      <w:bookmarkStart w:id="238" w:name="_Toc434943359"/>
      <w:bookmarkStart w:id="239" w:name="_Toc434943790"/>
      <w:bookmarkStart w:id="240" w:name="_Toc434956114"/>
      <w:bookmarkStart w:id="241" w:name="_Toc451246761"/>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r w:rsidRPr="009D365E">
        <w:t>Diagram per type kabel of leiding</w:t>
      </w:r>
      <w:r w:rsidR="00283BD6">
        <w:t>.</w:t>
      </w:r>
      <w:bookmarkEnd w:id="218"/>
      <w:bookmarkEnd w:id="241"/>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242" w:name="_Toc399786898"/>
    </w:p>
    <w:p w:rsidR="00E65E36" w:rsidRDefault="00E65E36" w:rsidP="00E65E36">
      <w:pPr>
        <w:pStyle w:val="subparagraaftitel"/>
      </w:pPr>
      <w:bookmarkStart w:id="243" w:name="_Toc451246762"/>
      <w:r>
        <w:lastRenderedPageBreak/>
        <w:t>Elektriciteitskabel</w:t>
      </w:r>
      <w:bookmarkEnd w:id="242"/>
      <w:r w:rsidR="00283BD6">
        <w:t>.</w:t>
      </w:r>
      <w:bookmarkEnd w:id="243"/>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7D61BE" w:rsidP="00E65E36">
      <w:r>
        <w:rPr>
          <w:noProof/>
        </w:rPr>
        <w:drawing>
          <wp:anchor distT="0" distB="0" distL="114300" distR="114300" simplePos="0" relativeHeight="251836416" behindDoc="0" locked="0" layoutInCell="1" allowOverlap="1">
            <wp:simplePos x="0" y="0"/>
            <wp:positionH relativeFrom="column">
              <wp:posOffset>-5715</wp:posOffset>
            </wp:positionH>
            <wp:positionV relativeFrom="paragraph">
              <wp:posOffset>1143635</wp:posOffset>
            </wp:positionV>
            <wp:extent cx="5501640" cy="5470525"/>
            <wp:effectExtent l="0" t="0" r="0" b="0"/>
            <wp:wrapTopAndBottom/>
            <wp:docPr id="52" name="Afbeelding 5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7" cstate="print"/>
                    <a:stretch>
                      <a:fillRect/>
                    </a:stretch>
                  </pic:blipFill>
                  <pic:spPr>
                    <a:xfrm>
                      <a:off x="0" y="0"/>
                      <a:ext cx="5501640" cy="5470525"/>
                    </a:xfrm>
                    <a:prstGeom prst="rect">
                      <a:avLst/>
                    </a:prstGeom>
                  </pic:spPr>
                </pic:pic>
              </a:graphicData>
            </a:graphic>
          </wp:anchor>
        </w:drawing>
      </w:r>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910148" w:rsidRDefault="00910148" w:rsidP="00E65E36"/>
    <w:p w:rsidR="00910148" w:rsidRDefault="00910148" w:rsidP="00E65E36"/>
    <w:p w:rsidR="00953A6F" w:rsidRDefault="00953A6F" w:rsidP="00E65E36"/>
    <w:p w:rsidR="003206BD" w:rsidRDefault="003206BD" w:rsidP="00E65E36"/>
    <w:p w:rsidR="003206BD" w:rsidRDefault="003206BD" w:rsidP="00E65E36"/>
    <w:p w:rsidR="00E65E36" w:rsidRDefault="00E65E36" w:rsidP="00E65E36">
      <w:pPr>
        <w:pStyle w:val="subparagraaftitel"/>
      </w:pPr>
      <w:bookmarkStart w:id="244" w:name="_Toc399786899"/>
      <w:bookmarkStart w:id="245" w:name="_Toc451246763"/>
      <w:r>
        <w:t>Telecom</w:t>
      </w:r>
      <w:r w:rsidR="00031B8A">
        <w:t>municatie</w:t>
      </w:r>
      <w:r>
        <w:t>kabel</w:t>
      </w:r>
      <w:bookmarkEnd w:id="244"/>
      <w:r w:rsidR="00283BD6">
        <w:t>.</w:t>
      </w:r>
      <w:bookmarkEnd w:id="245"/>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 w:rsidR="00910148" w:rsidRDefault="007D61BE" w:rsidP="00E65E36">
      <w:r>
        <w:rPr>
          <w:noProof/>
        </w:rPr>
        <w:drawing>
          <wp:anchor distT="0" distB="0" distL="114300" distR="114300" simplePos="0" relativeHeight="251837440" behindDoc="0" locked="0" layoutInCell="1" allowOverlap="1">
            <wp:simplePos x="0" y="0"/>
            <wp:positionH relativeFrom="column">
              <wp:posOffset>10160</wp:posOffset>
            </wp:positionH>
            <wp:positionV relativeFrom="paragraph">
              <wp:posOffset>76835</wp:posOffset>
            </wp:positionV>
            <wp:extent cx="5501640" cy="4413885"/>
            <wp:effectExtent l="0" t="0" r="0" b="0"/>
            <wp:wrapTopAndBottom/>
            <wp:docPr id="54" name="Afbeelding 53"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8" cstate="print"/>
                    <a:stretch>
                      <a:fillRect/>
                    </a:stretch>
                  </pic:blipFill>
                  <pic:spPr>
                    <a:xfrm>
                      <a:off x="0" y="0"/>
                      <a:ext cx="5501640" cy="4413885"/>
                    </a:xfrm>
                    <a:prstGeom prst="rect">
                      <a:avLst/>
                    </a:prstGeom>
                  </pic:spPr>
                </pic:pic>
              </a:graphicData>
            </a:graphic>
          </wp:anchor>
        </w:drawing>
      </w:r>
    </w:p>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246" w:name="_Toc399786900"/>
      <w:bookmarkStart w:id="247" w:name="_Toc451246764"/>
      <w:r>
        <w:lastRenderedPageBreak/>
        <w:t>Olie-gas-chemicalienpijpleiding</w:t>
      </w:r>
      <w:bookmarkEnd w:id="246"/>
      <w:r w:rsidR="00283BD6">
        <w:t>.</w:t>
      </w:r>
      <w:bookmarkEnd w:id="247"/>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7D61BE" w:rsidP="00E65E36">
      <w:pPr>
        <w:spacing w:line="240" w:lineRule="auto"/>
        <w:jc w:val="left"/>
        <w:rPr>
          <w:sz w:val="20"/>
        </w:rPr>
      </w:pPr>
      <w:r>
        <w:rPr>
          <w:noProof/>
        </w:rPr>
        <w:drawing>
          <wp:inline distT="0" distB="0" distL="0" distR="0">
            <wp:extent cx="5500370" cy="4500245"/>
            <wp:effectExtent l="0" t="0" r="0" b="0"/>
            <wp:docPr id="55" name="Afbeelding 54"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9" cstate="print"/>
                    <a:stretch>
                      <a:fillRect/>
                    </a:stretch>
                  </pic:blipFill>
                  <pic:spPr>
                    <a:xfrm>
                      <a:off x="0" y="0"/>
                      <a:ext cx="5500370" cy="4500245"/>
                    </a:xfrm>
                    <a:prstGeom prst="rect">
                      <a:avLst/>
                    </a:prstGeom>
                  </pic:spPr>
                </pic:pic>
              </a:graphicData>
            </a:graphic>
          </wp:inline>
        </w:drawing>
      </w:r>
      <w:r w:rsidR="00E65E36">
        <w:br w:type="page"/>
      </w:r>
    </w:p>
    <w:p w:rsidR="00E65E36" w:rsidRDefault="00E65E36" w:rsidP="00E65E36">
      <w:pPr>
        <w:pStyle w:val="subparagraaftitel"/>
      </w:pPr>
      <w:bookmarkStart w:id="248" w:name="_Toc399786901"/>
      <w:bookmarkStart w:id="249" w:name="_Toc451246765"/>
      <w:r>
        <w:lastRenderedPageBreak/>
        <w:t>Rioolleiding</w:t>
      </w:r>
      <w:bookmarkEnd w:id="248"/>
      <w:r w:rsidR="00283BD6">
        <w:t>.</w:t>
      </w:r>
      <w:bookmarkEnd w:id="249"/>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7D61BE" w:rsidP="00E65E36">
      <w:pPr>
        <w:spacing w:line="240" w:lineRule="auto"/>
        <w:jc w:val="left"/>
        <w:rPr>
          <w:sz w:val="20"/>
        </w:rPr>
      </w:pPr>
      <w:r>
        <w:rPr>
          <w:noProof/>
        </w:rPr>
        <w:drawing>
          <wp:inline distT="0" distB="0" distL="0" distR="0">
            <wp:extent cx="5500370" cy="5367020"/>
            <wp:effectExtent l="0" t="0" r="0" b="0"/>
            <wp:docPr id="56" name="Afbeelding 55"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40" cstate="print"/>
                    <a:stretch>
                      <a:fillRect/>
                    </a:stretch>
                  </pic:blipFill>
                  <pic:spPr>
                    <a:xfrm>
                      <a:off x="0" y="0"/>
                      <a:ext cx="5500370" cy="5367020"/>
                    </a:xfrm>
                    <a:prstGeom prst="rect">
                      <a:avLst/>
                    </a:prstGeom>
                  </pic:spPr>
                </pic:pic>
              </a:graphicData>
            </a:graphic>
          </wp:inline>
        </w:drawing>
      </w:r>
      <w:r w:rsidR="00E65E36">
        <w:br w:type="page"/>
      </w:r>
    </w:p>
    <w:p w:rsidR="00E65E36" w:rsidRDefault="00E65E36" w:rsidP="00E65E36">
      <w:pPr>
        <w:pStyle w:val="subparagraaftitel"/>
      </w:pPr>
      <w:bookmarkStart w:id="250" w:name="_Toc399786902"/>
      <w:bookmarkStart w:id="251" w:name="_Toc451246766"/>
      <w:r>
        <w:lastRenderedPageBreak/>
        <w:t>Waterleiding</w:t>
      </w:r>
      <w:bookmarkEnd w:id="250"/>
      <w:r w:rsidR="00283BD6">
        <w:t>.</w:t>
      </w:r>
      <w:bookmarkEnd w:id="251"/>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7D61BE" w:rsidP="00E65E36">
      <w:pPr>
        <w:spacing w:line="240" w:lineRule="auto"/>
        <w:jc w:val="left"/>
        <w:rPr>
          <w:sz w:val="20"/>
        </w:rPr>
      </w:pPr>
      <w:r>
        <w:rPr>
          <w:noProof/>
        </w:rPr>
        <w:drawing>
          <wp:inline distT="0" distB="0" distL="0" distR="0">
            <wp:extent cx="5500370" cy="5327650"/>
            <wp:effectExtent l="0" t="0" r="0" b="0"/>
            <wp:docPr id="57" name="Afbeelding 56"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41" cstate="print"/>
                    <a:stretch>
                      <a:fillRect/>
                    </a:stretch>
                  </pic:blipFill>
                  <pic:spPr>
                    <a:xfrm>
                      <a:off x="0" y="0"/>
                      <a:ext cx="5500370" cy="5327650"/>
                    </a:xfrm>
                    <a:prstGeom prst="rect">
                      <a:avLst/>
                    </a:prstGeom>
                  </pic:spPr>
                </pic:pic>
              </a:graphicData>
            </a:graphic>
          </wp:inline>
        </w:drawing>
      </w:r>
      <w:r w:rsidR="00E65E36">
        <w:br w:type="page"/>
      </w:r>
    </w:p>
    <w:p w:rsidR="00E65E36" w:rsidRDefault="00E65E36" w:rsidP="00E65E36">
      <w:pPr>
        <w:pStyle w:val="subparagraaftitel"/>
      </w:pPr>
      <w:bookmarkStart w:id="252" w:name="_Toc399786903"/>
      <w:bookmarkStart w:id="253" w:name="_Toc451246767"/>
      <w:r>
        <w:lastRenderedPageBreak/>
        <w:t>Thermische pijpleiding</w:t>
      </w:r>
      <w:bookmarkEnd w:id="252"/>
      <w:r w:rsidR="00283BD6">
        <w:t>.</w:t>
      </w:r>
      <w:bookmarkEnd w:id="253"/>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C01AE5" w:rsidP="00E65E36">
      <w:pPr>
        <w:jc w:val="left"/>
      </w:pPr>
      <w:r>
        <w:t xml:space="preserve">In bijlage </w:t>
      </w:r>
      <w:r w:rsidR="00FE1681">
        <w:t>2</w:t>
      </w:r>
      <w:r>
        <w:t xml:space="preserve"> staan</w:t>
      </w:r>
      <w:r w:rsidR="00E65E36">
        <w:t xml:space="preserve"> de waarden</w:t>
      </w:r>
      <w:r>
        <w:t xml:space="preserve"> voor </w:t>
      </w:r>
      <w:r w:rsidR="00B105CC">
        <w:t>de producttypen.</w:t>
      </w:r>
    </w:p>
    <w:p w:rsidR="00A066AD" w:rsidRDefault="00A066AD" w:rsidP="00E65E36">
      <w:pPr>
        <w:jc w:val="left"/>
      </w:pPr>
    </w:p>
    <w:p w:rsidR="00A066AD" w:rsidRDefault="007D61BE" w:rsidP="00E65E36">
      <w:pPr>
        <w:jc w:val="left"/>
      </w:pPr>
      <w:r>
        <w:rPr>
          <w:noProof/>
        </w:rPr>
        <w:drawing>
          <wp:anchor distT="0" distB="0" distL="114300" distR="114300" simplePos="0" relativeHeight="251838464" behindDoc="0" locked="0" layoutInCell="1" allowOverlap="1">
            <wp:simplePos x="0" y="0"/>
            <wp:positionH relativeFrom="column">
              <wp:posOffset>10160</wp:posOffset>
            </wp:positionH>
            <wp:positionV relativeFrom="paragraph">
              <wp:posOffset>-2540</wp:posOffset>
            </wp:positionV>
            <wp:extent cx="5501640" cy="5549265"/>
            <wp:effectExtent l="0" t="0" r="0" b="0"/>
            <wp:wrapTopAndBottom/>
            <wp:docPr id="58" name="Afbeelding 57"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2" cstate="print"/>
                    <a:stretch>
                      <a:fillRect/>
                    </a:stretch>
                  </pic:blipFill>
                  <pic:spPr>
                    <a:xfrm>
                      <a:off x="0" y="0"/>
                      <a:ext cx="5501640" cy="5549265"/>
                    </a:xfrm>
                    <a:prstGeom prst="rect">
                      <a:avLst/>
                    </a:prstGeom>
                  </pic:spPr>
                </pic:pic>
              </a:graphicData>
            </a:graphic>
          </wp:anchor>
        </w:drawing>
      </w: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254" w:name="_Toc434940509"/>
      <w:bookmarkStart w:id="255" w:name="_Toc434941826"/>
      <w:bookmarkStart w:id="256" w:name="_Toc434943367"/>
      <w:bookmarkStart w:id="257" w:name="_Toc434943798"/>
      <w:bookmarkStart w:id="258" w:name="_Toc434956122"/>
      <w:bookmarkStart w:id="259" w:name="_Toc434940510"/>
      <w:bookmarkStart w:id="260" w:name="_Toc434941827"/>
      <w:bookmarkStart w:id="261" w:name="_Toc434943368"/>
      <w:bookmarkStart w:id="262" w:name="_Toc434943799"/>
      <w:bookmarkStart w:id="263" w:name="_Toc434956123"/>
      <w:bookmarkStart w:id="264" w:name="_Toc434940511"/>
      <w:bookmarkStart w:id="265" w:name="_Toc434941828"/>
      <w:bookmarkStart w:id="266" w:name="_Toc434943369"/>
      <w:bookmarkStart w:id="267" w:name="_Toc434943800"/>
      <w:bookmarkStart w:id="268" w:name="_Toc434956124"/>
      <w:bookmarkStart w:id="269" w:name="_Toc434940512"/>
      <w:bookmarkStart w:id="270" w:name="_Toc434941829"/>
      <w:bookmarkStart w:id="271" w:name="_Toc434943370"/>
      <w:bookmarkStart w:id="272" w:name="_Toc434943801"/>
      <w:bookmarkStart w:id="273" w:name="_Toc434956125"/>
      <w:bookmarkStart w:id="274" w:name="_Toc399786904"/>
      <w:bookmarkStart w:id="275" w:name="_Toc451246768"/>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lastRenderedPageBreak/>
        <w:t>Leidingelementen per type net (thema)</w:t>
      </w:r>
      <w:bookmarkEnd w:id="274"/>
      <w:r w:rsidR="00283BD6">
        <w:t>.</w:t>
      </w:r>
      <w:bookmarkEnd w:id="275"/>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3E3B48" w:rsidRDefault="007D61BE" w:rsidP="00E65E36">
      <w:r>
        <w:rPr>
          <w:noProof/>
        </w:rPr>
        <w:drawing>
          <wp:anchor distT="0" distB="0" distL="114300" distR="114300" simplePos="0" relativeHeight="251839488" behindDoc="0" locked="0" layoutInCell="1" allowOverlap="1">
            <wp:simplePos x="0" y="0"/>
            <wp:positionH relativeFrom="column">
              <wp:posOffset>-5715</wp:posOffset>
            </wp:positionH>
            <wp:positionV relativeFrom="paragraph">
              <wp:posOffset>97790</wp:posOffset>
            </wp:positionV>
            <wp:extent cx="5501640" cy="3152775"/>
            <wp:effectExtent l="0" t="0" r="0" b="0"/>
            <wp:wrapTopAndBottom/>
            <wp:docPr id="59" name="Afbeelding 58"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3" cstate="print"/>
                    <a:stretch>
                      <a:fillRect/>
                    </a:stretch>
                  </pic:blipFill>
                  <pic:spPr>
                    <a:xfrm>
                      <a:off x="0" y="0"/>
                      <a:ext cx="5501640" cy="3152775"/>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4" cstate="print"/>
                    <a:stretch>
                      <a:fillRect/>
                    </a:stretch>
                  </pic:blipFill>
                  <pic:spPr>
                    <a:xfrm>
                      <a:off x="0" y="0"/>
                      <a:ext cx="5496560" cy="1296670"/>
                    </a:xfrm>
                    <a:prstGeom prst="rect">
                      <a:avLst/>
                    </a:prstGeom>
                  </pic:spPr>
                </pic:pic>
              </a:graphicData>
            </a:graphic>
          </wp:anchor>
        </w:drawing>
      </w:r>
      <w:bookmarkStart w:id="276" w:name="_Toc451246769"/>
      <w:r w:rsidR="00A26E72" w:rsidRPr="001724FE">
        <w:t>Identifier management</w:t>
      </w:r>
      <w:r w:rsidR="00283BD6">
        <w:t>.</w:t>
      </w:r>
      <w:bookmarkEnd w:id="276"/>
    </w:p>
    <w:p w:rsidR="0038226A" w:rsidRDefault="0038226A" w:rsidP="003515CC">
      <w:pPr>
        <w:rPr>
          <w:ins w:id="277" w:author="pjanssen" w:date="2016-05-14T10:40:00Z"/>
        </w:rPr>
      </w:pPr>
      <w:ins w:id="278" w:author="pjanssen" w:date="2016-05-14T10:40:00Z">
        <w:r>
          <w:t>Identifiers van objecten worden in IMKL2015 toegekend via het attribuut inspireI</w:t>
        </w:r>
      </w:ins>
      <w:ins w:id="279" w:author="pjanssen" w:date="2016-05-14T11:22:00Z">
        <w:r w:rsidR="0027065E">
          <w:t>d</w:t>
        </w:r>
      </w:ins>
      <w:ins w:id="280" w:author="pjanssen" w:date="2016-05-14T10:40:00Z">
        <w:r>
          <w:t xml:space="preserve"> </w:t>
        </w:r>
      </w:ins>
      <w:ins w:id="281" w:author="pjanssen" w:date="2016-05-14T10:42:00Z">
        <w:r>
          <w:t xml:space="preserve">en het datatype Identifier </w:t>
        </w:r>
      </w:ins>
      <w:ins w:id="282" w:author="pjanssen" w:date="2016-05-14T10:40:00Z">
        <w:r>
          <w:t xml:space="preserve">als het object vanuit INSPIRE beschreven is of met het attribuut identificatie </w:t>
        </w:r>
      </w:ins>
      <w:ins w:id="283" w:author="pjanssen" w:date="2016-05-14T10:42:00Z">
        <w:r>
          <w:t>en het datatype NEN3610ID als het specifiek voor IMKL is toegevoegd.</w:t>
        </w:r>
      </w:ins>
      <w:ins w:id="284" w:author="pjanssen" w:date="2016-05-14T10:59:00Z">
        <w:r w:rsidR="00234581">
          <w:t xml:space="preserve"> </w:t>
        </w:r>
      </w:ins>
      <w:ins w:id="285" w:author="pjanssen" w:date="2016-05-14T11:01:00Z">
        <w:r w:rsidR="00234581">
          <w:t>Het toekennen van een inspireI</w:t>
        </w:r>
      </w:ins>
      <w:ins w:id="286" w:author="pjanssen" w:date="2016-05-14T11:22:00Z">
        <w:r w:rsidR="0027065E">
          <w:t>d</w:t>
        </w:r>
      </w:ins>
      <w:ins w:id="287" w:author="pjanssen" w:date="2016-05-14T11:01:00Z">
        <w:r w:rsidR="00234581">
          <w:t xml:space="preserve"> betekent niet </w:t>
        </w:r>
      </w:ins>
      <w:ins w:id="288" w:author="pjanssen" w:date="2016-05-14T11:02:00Z">
        <w:r w:rsidR="00234581">
          <w:t xml:space="preserve">automatisch </w:t>
        </w:r>
      </w:ins>
      <w:ins w:id="289" w:author="pjanssen" w:date="2016-05-14T11:01:00Z">
        <w:r w:rsidR="00234581">
          <w:t xml:space="preserve">dat het </w:t>
        </w:r>
      </w:ins>
      <w:ins w:id="290" w:author="pjanssen" w:date="2016-05-14T11:02:00Z">
        <w:r w:rsidR="00234581">
          <w:t>INSPIRE data</w:t>
        </w:r>
      </w:ins>
      <w:ins w:id="291" w:author="pjanssen" w:date="2016-05-14T11:04:00Z">
        <w:r w:rsidR="00234581">
          <w:t>-objecten</w:t>
        </w:r>
      </w:ins>
      <w:ins w:id="292" w:author="pjanssen" w:date="2016-05-14T11:02:00Z">
        <w:r w:rsidR="00234581">
          <w:t xml:space="preserve"> betreft. Een voorbeeld waar dat niet het geval is, is het thema </w:t>
        </w:r>
      </w:ins>
      <w:ins w:id="293" w:author="pjanssen" w:date="2016-05-14T11:05:00Z">
        <w:r w:rsidR="00234581">
          <w:t>Datatransport (telecommunicatie)</w:t>
        </w:r>
      </w:ins>
      <w:ins w:id="294" w:author="pjanssen" w:date="2016-05-14T11:02:00Z">
        <w:r w:rsidR="00234581">
          <w:t xml:space="preserve"> waar de leiding en leidingelementen wel een inspireI</w:t>
        </w:r>
      </w:ins>
      <w:ins w:id="295" w:author="pjanssen" w:date="2016-05-14T11:22:00Z">
        <w:r w:rsidR="0027065E">
          <w:t>d</w:t>
        </w:r>
      </w:ins>
      <w:ins w:id="296" w:author="pjanssen" w:date="2016-05-14T11:02:00Z">
        <w:r w:rsidR="00234581">
          <w:t xml:space="preserve"> hebben maar het geen INSPIRE data</w:t>
        </w:r>
      </w:ins>
      <w:ins w:id="297" w:author="pjanssen" w:date="2016-05-14T11:04:00Z">
        <w:r w:rsidR="00234581">
          <w:t>-objecten</w:t>
        </w:r>
      </w:ins>
      <w:ins w:id="298" w:author="pjanssen" w:date="2016-05-14T11:02:00Z">
        <w:r w:rsidR="00234581">
          <w:t xml:space="preserve"> be</w:t>
        </w:r>
      </w:ins>
      <w:ins w:id="299" w:author="pjanssen" w:date="2016-05-14T11:04:00Z">
        <w:r w:rsidR="00234581">
          <w:t>t</w:t>
        </w:r>
      </w:ins>
      <w:ins w:id="300" w:author="pjanssen" w:date="2016-05-14T11:02:00Z">
        <w:r w:rsidR="00234581">
          <w:t>reft</w:t>
        </w:r>
      </w:ins>
      <w:ins w:id="301" w:author="pjanssen" w:date="2016-05-14T11:03:00Z">
        <w:r w:rsidR="00234581">
          <w:t xml:space="preserve">. </w:t>
        </w:r>
      </w:ins>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350F0F" w:rsidRPr="00350F0F">
        <w:rPr>
          <w:rPrChange w:id="302" w:author="pjanssen" w:date="2016-05-14T10:36:00Z">
            <w:rPr>
              <w:highlight w:val="yellow"/>
            </w:rPr>
          </w:rPrChange>
        </w:rPr>
        <w:t>zes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lastRenderedPageBreak/>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5" r:link="rId4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303" w:name="_Toc434874148"/>
      <w:bookmarkStart w:id="304" w:name="_Toc434874217"/>
      <w:bookmarkStart w:id="305" w:name="_Toc434874300"/>
      <w:bookmarkStart w:id="306" w:name="_Toc434874368"/>
      <w:bookmarkStart w:id="307" w:name="_Toc434874645"/>
      <w:bookmarkStart w:id="308" w:name="_Toc434933278"/>
      <w:bookmarkStart w:id="309" w:name="_Toc434940515"/>
      <w:bookmarkStart w:id="310" w:name="_Toc434941832"/>
      <w:bookmarkStart w:id="311" w:name="_Toc434943373"/>
      <w:bookmarkStart w:id="312" w:name="_Toc434943804"/>
      <w:bookmarkStart w:id="313" w:name="_Toc434956128"/>
      <w:bookmarkStart w:id="314" w:name="_Toc410654851"/>
      <w:bookmarkStart w:id="315" w:name="_Toc410654938"/>
      <w:bookmarkStart w:id="316" w:name="_Toc410655437"/>
      <w:bookmarkStart w:id="317" w:name="_Toc410656769"/>
      <w:bookmarkStart w:id="318" w:name="_Toc410900193"/>
      <w:bookmarkStart w:id="319" w:name="_Toc410900282"/>
      <w:bookmarkStart w:id="320" w:name="_Toc410654852"/>
      <w:bookmarkStart w:id="321" w:name="_Toc410654939"/>
      <w:bookmarkStart w:id="322" w:name="_Toc410655438"/>
      <w:bookmarkStart w:id="323" w:name="_Toc410656770"/>
      <w:bookmarkStart w:id="324" w:name="_Toc410900194"/>
      <w:bookmarkStart w:id="325" w:name="_Toc410900283"/>
      <w:bookmarkStart w:id="326" w:name="_Toc410654853"/>
      <w:bookmarkStart w:id="327" w:name="_Toc410654940"/>
      <w:bookmarkStart w:id="328" w:name="_Toc410655439"/>
      <w:bookmarkStart w:id="329" w:name="_Toc410656771"/>
      <w:bookmarkStart w:id="330" w:name="_Toc410900195"/>
      <w:bookmarkStart w:id="331" w:name="_Toc410900284"/>
      <w:bookmarkStart w:id="332" w:name="_Toc410654854"/>
      <w:bookmarkStart w:id="333" w:name="_Toc410654941"/>
      <w:bookmarkStart w:id="334" w:name="_Toc410655440"/>
      <w:bookmarkStart w:id="335" w:name="_Toc410656772"/>
      <w:bookmarkStart w:id="336" w:name="_Toc410900196"/>
      <w:bookmarkStart w:id="337" w:name="_Toc410900285"/>
      <w:bookmarkStart w:id="338" w:name="_Toc410654855"/>
      <w:bookmarkStart w:id="339" w:name="_Toc410654942"/>
      <w:bookmarkStart w:id="340" w:name="_Toc410655441"/>
      <w:bookmarkStart w:id="341" w:name="_Toc410656773"/>
      <w:bookmarkStart w:id="342" w:name="_Toc410900197"/>
      <w:bookmarkStart w:id="343" w:name="_Toc410900286"/>
      <w:bookmarkStart w:id="344" w:name="_Toc410654856"/>
      <w:bookmarkStart w:id="345" w:name="_Toc410654943"/>
      <w:bookmarkStart w:id="346" w:name="_Toc410655442"/>
      <w:bookmarkStart w:id="347" w:name="_Toc410656774"/>
      <w:bookmarkStart w:id="348" w:name="_Toc410900198"/>
      <w:bookmarkStart w:id="349" w:name="_Toc410900287"/>
      <w:bookmarkStart w:id="350" w:name="_Toc410654857"/>
      <w:bookmarkStart w:id="351" w:name="_Toc410654944"/>
      <w:bookmarkStart w:id="352" w:name="_Toc410655443"/>
      <w:bookmarkStart w:id="353" w:name="_Toc410656775"/>
      <w:bookmarkStart w:id="354" w:name="_Toc410900199"/>
      <w:bookmarkStart w:id="355" w:name="_Toc410900288"/>
      <w:bookmarkStart w:id="356" w:name="_Toc410654858"/>
      <w:bookmarkStart w:id="357" w:name="_Toc410654945"/>
      <w:bookmarkStart w:id="358" w:name="_Toc410655444"/>
      <w:bookmarkStart w:id="359" w:name="_Toc410656776"/>
      <w:bookmarkStart w:id="360" w:name="_Toc410900200"/>
      <w:bookmarkStart w:id="361" w:name="_Toc410900289"/>
      <w:bookmarkStart w:id="362" w:name="_Toc410654859"/>
      <w:bookmarkStart w:id="363" w:name="_Toc410654946"/>
      <w:bookmarkStart w:id="364" w:name="_Toc410655445"/>
      <w:bookmarkStart w:id="365" w:name="_Toc410656777"/>
      <w:bookmarkStart w:id="366" w:name="_Toc410900201"/>
      <w:bookmarkStart w:id="367" w:name="_Toc410900290"/>
      <w:bookmarkStart w:id="368" w:name="_Toc410654860"/>
      <w:bookmarkStart w:id="369" w:name="_Toc410654947"/>
      <w:bookmarkStart w:id="370" w:name="_Toc410655446"/>
      <w:bookmarkStart w:id="371" w:name="_Toc410656778"/>
      <w:bookmarkStart w:id="372" w:name="_Toc410900202"/>
      <w:bookmarkStart w:id="373" w:name="_Toc410900291"/>
      <w:bookmarkStart w:id="374" w:name="_Toc410654861"/>
      <w:bookmarkStart w:id="375" w:name="_Toc410654948"/>
      <w:bookmarkStart w:id="376" w:name="_Toc410655447"/>
      <w:bookmarkStart w:id="377" w:name="_Toc410656779"/>
      <w:bookmarkStart w:id="378" w:name="_Toc410900203"/>
      <w:bookmarkStart w:id="379" w:name="_Toc410900292"/>
      <w:bookmarkStart w:id="380" w:name="_Toc410654862"/>
      <w:bookmarkStart w:id="381" w:name="_Toc410654949"/>
      <w:bookmarkStart w:id="382" w:name="_Toc410655448"/>
      <w:bookmarkStart w:id="383" w:name="_Toc410656780"/>
      <w:bookmarkStart w:id="384" w:name="_Toc410900204"/>
      <w:bookmarkStart w:id="385" w:name="_Toc410900293"/>
      <w:bookmarkStart w:id="386" w:name="_Toc410654863"/>
      <w:bookmarkStart w:id="387" w:name="_Toc410654950"/>
      <w:bookmarkStart w:id="388" w:name="_Toc410655449"/>
      <w:bookmarkStart w:id="389" w:name="_Toc410656781"/>
      <w:bookmarkStart w:id="390" w:name="_Toc410900205"/>
      <w:bookmarkStart w:id="391" w:name="_Toc410900294"/>
      <w:bookmarkStart w:id="392" w:name="_Toc410654864"/>
      <w:bookmarkStart w:id="393" w:name="_Toc410654951"/>
      <w:bookmarkStart w:id="394" w:name="_Toc410655450"/>
      <w:bookmarkStart w:id="395" w:name="_Toc410656782"/>
      <w:bookmarkStart w:id="396" w:name="_Toc410900206"/>
      <w:bookmarkStart w:id="397" w:name="_Toc410900295"/>
      <w:bookmarkStart w:id="398" w:name="_Toc410654865"/>
      <w:bookmarkStart w:id="399" w:name="_Toc410654952"/>
      <w:bookmarkStart w:id="400" w:name="_Toc410655451"/>
      <w:bookmarkStart w:id="401" w:name="_Toc410656783"/>
      <w:bookmarkStart w:id="402" w:name="_Toc410900207"/>
      <w:bookmarkStart w:id="403" w:name="_Toc410900296"/>
      <w:bookmarkStart w:id="404" w:name="_Toc410654866"/>
      <w:bookmarkStart w:id="405" w:name="_Toc410654953"/>
      <w:bookmarkStart w:id="406" w:name="_Toc410655452"/>
      <w:bookmarkStart w:id="407" w:name="_Toc410656784"/>
      <w:bookmarkStart w:id="408" w:name="_Toc410900208"/>
      <w:bookmarkStart w:id="409" w:name="_Toc410900297"/>
      <w:bookmarkStart w:id="410" w:name="_Toc410654867"/>
      <w:bookmarkStart w:id="411" w:name="_Toc410654954"/>
      <w:bookmarkStart w:id="412" w:name="_Toc410655453"/>
      <w:bookmarkStart w:id="413" w:name="_Toc410656785"/>
      <w:bookmarkStart w:id="414" w:name="_Toc410900209"/>
      <w:bookmarkStart w:id="415" w:name="_Toc410900298"/>
      <w:bookmarkStart w:id="416" w:name="_Toc410654868"/>
      <w:bookmarkStart w:id="417" w:name="_Toc410654955"/>
      <w:bookmarkStart w:id="418" w:name="_Toc410655454"/>
      <w:bookmarkStart w:id="419" w:name="_Toc410656786"/>
      <w:bookmarkStart w:id="420" w:name="_Toc410900210"/>
      <w:bookmarkStart w:id="421" w:name="_Toc410900299"/>
      <w:bookmarkStart w:id="422" w:name="_Toc410654869"/>
      <w:bookmarkStart w:id="423" w:name="_Toc410654956"/>
      <w:bookmarkStart w:id="424" w:name="_Toc410655455"/>
      <w:bookmarkStart w:id="425" w:name="_Toc410656787"/>
      <w:bookmarkStart w:id="426" w:name="_Toc410900211"/>
      <w:bookmarkStart w:id="427" w:name="_Toc410900300"/>
      <w:bookmarkStart w:id="428" w:name="_Toc406679708"/>
      <w:bookmarkStart w:id="429" w:name="_Toc406684190"/>
      <w:bookmarkStart w:id="430" w:name="_Toc410654870"/>
      <w:bookmarkStart w:id="431" w:name="_Toc410654957"/>
      <w:bookmarkStart w:id="432" w:name="_Toc410655456"/>
      <w:bookmarkStart w:id="433" w:name="_Toc410656788"/>
      <w:bookmarkStart w:id="434" w:name="_Toc410900212"/>
      <w:bookmarkStart w:id="435" w:name="_Toc410900301"/>
      <w:bookmarkStart w:id="436" w:name="_Toc451246770"/>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r>
        <w:t>Tijd representatie</w:t>
      </w:r>
      <w:r w:rsidR="00F9768C">
        <w:t xml:space="preserve"> en temporeel model.</w:t>
      </w:r>
      <w:bookmarkEnd w:id="436"/>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lastRenderedPageBreak/>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38226A" w:rsidP="001724FE">
      <w:pPr>
        <w:pStyle w:val="subparagraaftitel"/>
      </w:pPr>
      <w:r>
        <w:rPr>
          <w:noProof/>
        </w:rPr>
        <w:lastRenderedPageBreak/>
        <w:drawing>
          <wp:anchor distT="0" distB="0" distL="114300" distR="114300" simplePos="0" relativeHeight="251840512" behindDoc="0" locked="0" layoutInCell="1" allowOverlap="1">
            <wp:simplePos x="0" y="0"/>
            <wp:positionH relativeFrom="column">
              <wp:posOffset>142875</wp:posOffset>
            </wp:positionH>
            <wp:positionV relativeFrom="paragraph">
              <wp:posOffset>415925</wp:posOffset>
            </wp:positionV>
            <wp:extent cx="14206855" cy="8256270"/>
            <wp:effectExtent l="0" t="0" r="0" b="0"/>
            <wp:wrapTopAndBottom/>
            <wp:docPr id="60" name="Afbeelding 59"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7" cstate="print"/>
                    <a:stretch>
                      <a:fillRect/>
                    </a:stretch>
                  </pic:blipFill>
                  <pic:spPr>
                    <a:xfrm>
                      <a:off x="0" y="0"/>
                      <a:ext cx="14206855" cy="8256270"/>
                    </a:xfrm>
                    <a:prstGeom prst="rect">
                      <a:avLst/>
                    </a:prstGeom>
                  </pic:spPr>
                </pic:pic>
              </a:graphicData>
            </a:graphic>
          </wp:anchor>
        </w:drawing>
      </w:r>
      <w:bookmarkStart w:id="437" w:name="_Toc451246771"/>
      <w:r w:rsidR="00CA2949">
        <w:t xml:space="preserve">UML </w:t>
      </w:r>
      <w:r w:rsidR="001724FE">
        <w:t>- EC61</w:t>
      </w:r>
      <w:r w:rsidR="00CA2949">
        <w:t xml:space="preserve"> overzicht.</w:t>
      </w:r>
      <w:bookmarkEnd w:id="437"/>
    </w:p>
    <w:p w:rsidR="00D43A14" w:rsidRDefault="00D43A14"/>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38226A" w:rsidP="00E331D9">
      <w:pPr>
        <w:pStyle w:val="subparagraaftitel"/>
      </w:pPr>
      <w:r>
        <w:rPr>
          <w:noProof/>
        </w:rPr>
        <w:lastRenderedPageBreak/>
        <w:drawing>
          <wp:anchor distT="0" distB="0" distL="114300" distR="114300" simplePos="0" relativeHeight="251841536" behindDoc="0" locked="0" layoutInCell="1" allowOverlap="1">
            <wp:simplePos x="0" y="0"/>
            <wp:positionH relativeFrom="column">
              <wp:posOffset>0</wp:posOffset>
            </wp:positionH>
            <wp:positionV relativeFrom="paragraph">
              <wp:posOffset>408940</wp:posOffset>
            </wp:positionV>
            <wp:extent cx="14196695" cy="9119870"/>
            <wp:effectExtent l="0" t="0" r="0" b="0"/>
            <wp:wrapTopAndBottom/>
            <wp:docPr id="61" name="Afbeelding 60"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8" cstate="print"/>
                    <a:stretch>
                      <a:fillRect/>
                    </a:stretch>
                  </pic:blipFill>
                  <pic:spPr>
                    <a:xfrm>
                      <a:off x="0" y="0"/>
                      <a:ext cx="14196695" cy="9119870"/>
                    </a:xfrm>
                    <a:prstGeom prst="rect">
                      <a:avLst/>
                    </a:prstGeom>
                  </pic:spPr>
                </pic:pic>
              </a:graphicData>
            </a:graphic>
          </wp:anchor>
        </w:drawing>
      </w:r>
      <w:bookmarkStart w:id="438" w:name="_Toc451246772"/>
      <w:r w:rsidR="00E331D9">
        <w:t xml:space="preserve">UML </w:t>
      </w:r>
      <w:r w:rsidR="001724FE">
        <w:t xml:space="preserve">- Buisleidingen Risicoregister </w:t>
      </w:r>
      <w:r w:rsidR="00E331D9">
        <w:t>overzicht</w:t>
      </w:r>
      <w:r w:rsidR="00283BD6">
        <w:t>.</w:t>
      </w:r>
      <w:bookmarkEnd w:id="438"/>
    </w:p>
    <w:p w:rsidR="00135F6C" w:rsidRDefault="00135F6C" w:rsidP="00135F6C"/>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RDefault="00E331D9" w:rsidP="001724FE">
      <w:pPr>
        <w:pStyle w:val="subparagraaftitel"/>
      </w:pPr>
      <w:bookmarkStart w:id="439" w:name="_Toc451246773"/>
      <w:r>
        <w:lastRenderedPageBreak/>
        <w:t xml:space="preserve">UML </w:t>
      </w:r>
      <w:r w:rsidR="001724FE">
        <w:t xml:space="preserve">- Stedelijk water </w:t>
      </w:r>
      <w:r>
        <w:t>overzicht</w:t>
      </w:r>
      <w:r w:rsidR="00283BD6">
        <w:t>.</w:t>
      </w:r>
      <w:bookmarkEnd w:id="439"/>
    </w:p>
    <w:p w:rsidR="00A066AD" w:rsidRDefault="00A066AD" w:rsidP="00A066AD"/>
    <w:p w:rsidR="00A066AD" w:rsidRPr="00A066AD" w:rsidRDefault="00A066AD" w:rsidP="00A066AD"/>
    <w:p w:rsidR="003657E7" w:rsidRDefault="0038226A" w:rsidP="00E331D9">
      <w:r>
        <w:rPr>
          <w:noProof/>
        </w:rPr>
        <w:drawing>
          <wp:anchor distT="0" distB="0" distL="114300" distR="114300" simplePos="0" relativeHeight="251842560" behindDoc="0" locked="0" layoutInCell="1" allowOverlap="1">
            <wp:simplePos x="0" y="0"/>
            <wp:positionH relativeFrom="column">
              <wp:posOffset>0</wp:posOffset>
            </wp:positionH>
            <wp:positionV relativeFrom="paragraph">
              <wp:posOffset>448945</wp:posOffset>
            </wp:positionV>
            <wp:extent cx="14052550" cy="8758555"/>
            <wp:effectExtent l="0" t="0" r="0" b="0"/>
            <wp:wrapTopAndBottom/>
            <wp:docPr id="62" name="Afbeelding 61"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9" cstate="print"/>
                    <a:stretch>
                      <a:fillRect/>
                    </a:stretch>
                  </pic:blipFill>
                  <pic:spPr>
                    <a:xfrm>
                      <a:off x="0" y="0"/>
                      <a:ext cx="14052550" cy="8758555"/>
                    </a:xfrm>
                    <a:prstGeom prst="rect">
                      <a:avLst/>
                    </a:prstGeom>
                  </pic:spPr>
                </pic:pic>
              </a:graphicData>
            </a:graphic>
          </wp:anchor>
        </w:drawing>
      </w:r>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50" w:history="1">
        <w:r w:rsidR="00BF55BB" w:rsidRPr="00BF55BB">
          <w:rPr>
            <w:rStyle w:val="Hyperlink"/>
          </w:rPr>
          <w:t>http://data.gwsw.nl</w:t>
        </w:r>
      </w:hyperlink>
      <w:r w:rsidR="00BF55BB" w:rsidRPr="00BF55BB">
        <w:t xml:space="preserve"> (de volledige soortenboom in html) en als linked open data via </w:t>
      </w:r>
      <w:hyperlink r:id="rId51"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2"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3"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440" w:name="_Toc451246774"/>
      <w:r>
        <w:t>Object</w:t>
      </w:r>
      <w:r w:rsidR="00A26E72">
        <w:t>catalogus</w:t>
      </w:r>
      <w:r w:rsidR="00283BD6">
        <w:t>.</w:t>
      </w:r>
      <w:bookmarkEnd w:id="440"/>
    </w:p>
    <w:p w:rsidR="00A26E72" w:rsidRDefault="00F003DD" w:rsidP="00576E1A">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573FDF" w:rsidRDefault="00573FDF" w:rsidP="00A066AD">
      <w:bookmarkStart w:id="441" w:name="_Toc449098876"/>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Scope</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Versienummer</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 1.1RC1</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Versiedatum</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2016-05-14</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Herkomst Definities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Dataspecificatie IMKL2015</w:t>
            </w:r>
          </w:p>
        </w:tc>
      </w:tr>
    </w:tbl>
    <w:p w:rsidR="00573FDF" w:rsidRDefault="00573FDF" w:rsidP="00A066AD"/>
    <w:p w:rsidR="00573FDF" w:rsidRDefault="00573FDF" w:rsidP="00A066AD"/>
    <w:p w:rsidR="00573FDF" w:rsidRDefault="00A066AD" w:rsidP="00573FDF">
      <w:r w:rsidRPr="00F73526">
        <w:t xml:space="preserve">Types gedefinieerd in de </w:t>
      </w:r>
      <w:r>
        <w:t>object</w:t>
      </w:r>
      <w:r w:rsidRPr="00F73526">
        <w:t>catalogus</w:t>
      </w:r>
      <w:bookmarkEnd w:id="441"/>
      <w:r>
        <w:t>:</w:t>
      </w:r>
    </w:p>
    <w:p w:rsidR="008C5482" w:rsidRDefault="008C5482" w:rsidP="00573FDF"/>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042"/>
        <w:gridCol w:w="2792"/>
        <w:gridCol w:w="1888"/>
      </w:tblGrid>
      <w:tr w:rsidR="008C5482" w:rsidRPr="00631F8B" w:rsidTr="0048527D">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0B5518">
            <w:pPr>
              <w:spacing w:line="225" w:lineRule="atLeast"/>
            </w:pPr>
            <w:r w:rsidRPr="00631F8B">
              <w:rPr>
                <w:b/>
                <w:bCs/>
              </w:rPr>
              <w:t>Type</w:t>
            </w:r>
          </w:p>
        </w:tc>
        <w:tc>
          <w:tcPr>
            <w:tcW w:w="279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48527D">
            <w:pPr>
              <w:spacing w:line="225" w:lineRule="atLeast"/>
              <w:jc w:val="left"/>
            </w:pPr>
            <w:r w:rsidRPr="00631F8B">
              <w:rPr>
                <w:b/>
                <w:bCs/>
              </w:rPr>
              <w:t>Package</w:t>
            </w:r>
          </w:p>
        </w:tc>
        <w:tc>
          <w:tcPr>
            <w:tcW w:w="1888"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0B5518">
            <w:pPr>
              <w:spacing w:line="225" w:lineRule="atLeast"/>
            </w:pPr>
            <w:r w:rsidRPr="00631F8B">
              <w:rPr>
                <w:b/>
                <w:bCs/>
              </w:rPr>
              <w:t>Stereotypes</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AanduidingEisVoorzorgsmaatregel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Adres</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Annotatie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AnnotatieTypeValue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Appurtenance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BestandMediaTypeValue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Bijlage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BijlageTypeValue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BuisleidingTypeValue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BuisSpecifiek</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ConditionOfFacilityIMKLValue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ContainerLeidingelement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Diepte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DiepteAangrijpingspuntValue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DiepteNAP</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DiepteTovMaaiveld</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Duct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EffectcontourDodelijk</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EffectScenarioType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EigenTopografie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EigenTopografieStatusValue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EisVoorzorgsmaatregelBijlage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ElectricityAppurtenanceTypeIMKLValue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Elektriciteitskabel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ExtraDetailinfo</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lastRenderedPageBreak/>
              <w:t>ExtraDetailInfoTypeValue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ExtraGeometrie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ExtraInformatie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IMKLBasis</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Kabelbed</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KabelEnLeidingContainer</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KabelOfLeiding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KabelSpecifiek</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Kast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Label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Labelpositie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LabelpositieValue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Leidingelement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Maatvoering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MaatvoeringsTypeValue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Mangat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Mantelbuis</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Mast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NauwkeurigheidDiepteValue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NauwkeurigheidXYvalue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NEN3610ID</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OilGasChemicalsAppurtenanceITypeIMKLValue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OilGasChemicalsProductTypeIMKLValue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OlieGasChemicalienPijpleiding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PipeMaterialTypeIMKLValue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Rioolleiding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RioolleidingTypeValue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SewerAppurtenanceTypeIMKLValue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StedelijkWaterSpecifiek</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TechnischContactpersoon</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TechnischGebouw</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Telecommunicatiekabel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TelecommunicationsAppurtenanceTypeIMKLValue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Thema</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ThermalAppurtenanceTypeIMKLValue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ThermischePijpleiding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TopografischObjectTypeValue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Toren</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Transportroute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Transportroutedeel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lastRenderedPageBreak/>
              <w:t>TransportrouteRisico</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Utiliteitsnet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UtilityNetworkTypeIMKLValue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WaterAppurtenanceTypeIMKLValue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Waterleiding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PipeMaterialTypeValue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rPr>
                <w:lang w:val="en-GB"/>
              </w:rPr>
            </w:pPr>
            <w:r w:rsidRPr="00631F8B">
              <w:rPr>
                <w:lang w:val="en-GB"/>
              </w:rPr>
              <w:t>Common Extended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UtilityNetwork</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Cabinet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UtilityNetworkTypeValue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Pipe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Pole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Duct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Tower</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Cable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Manhole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Appurtenance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SpecificAppurtenanceTypeValue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ElectricityAppurtenanceTypeValue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ElectricityCable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OilGasChemicalsPipe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OilGasChemicalsProductTypeValue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OilGasChemicalsAppurtenanceTypeValue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SewerWaterTypeValue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SewerPipe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SewerAppurtenanceTypeValue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TelecommunicationsAppurtenanceTypeValue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TelecommunicationsCableMaterialTypeValue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TelecommunicationsCable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ThermalPipe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ThermalAppurtenanceTypeValue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lastRenderedPageBreak/>
              <w:t>WaterPipe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WaterAppurtenanceTypeValue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WaterTypeValue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GeometryMethodValue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AddressComponent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LocatorLevelValue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LocatorDesignatorTypeValue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LocatorName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LocatorDesignator</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StatusValue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GeometrySpecificationValue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LocatorNameTypeValue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AddressLocator</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Address</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AddressRepresentation</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GeographicPosition</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TechnicalStatusValue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AdministrativeBoundary</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AdministrativeUnit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AdministrativeHierarchyLevel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Condominium</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ResidenceOfAuthority</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LegalStatusValue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CadastralZoning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Measure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ProductionAndIndustrialFacilitiesExtension</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CadastralParcel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CadastralZoningLevelValue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BasicPropertyUnit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GrammaticalNumberValue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NameStatusValue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NativenessValue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PronunciationOfName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SpellingOfName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GrammaticalGenderValue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GeographicalName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ConditionOfConstructionValue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ElevationReferenceValue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HeightStatusValue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«codeList»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Elevation</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DateOfEvent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lastRenderedPageBreak/>
              <w:t>ExternalReference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AbstractConstruction</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«featureType»</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HeightAboveGround</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0B5518">
            <w:r w:rsidRPr="00631F8B">
              <w:t>«dataType»</w:t>
            </w:r>
          </w:p>
        </w:tc>
      </w:tr>
    </w:tbl>
    <w:p w:rsidR="00A11BC4" w:rsidRDefault="00573FDF" w:rsidP="00573FDF">
      <w:r>
        <w:t xml:space="preserve"> </w:t>
      </w:r>
    </w:p>
    <w:p w:rsidR="00A11BC4" w:rsidRDefault="00A11BC4"/>
    <w:p w:rsidR="00ED33F0" w:rsidRPr="00A26E72" w:rsidRDefault="00ED33F0" w:rsidP="001239D0">
      <w:pPr>
        <w:pStyle w:val="subparagraaftitel"/>
      </w:pPr>
      <w:bookmarkStart w:id="442" w:name="_Toc406679648"/>
      <w:bookmarkStart w:id="443" w:name="_Toc451246775"/>
      <w:bookmarkEnd w:id="442"/>
      <w:r>
        <w:t>Geografische objecten</w:t>
      </w:r>
      <w:r w:rsidR="00283BD6">
        <w:t>.</w:t>
      </w:r>
      <w:bookmarkEnd w:id="443"/>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444" w:name="_Toc451246776"/>
      <w:r w:rsidRPr="00ED33F0">
        <w:t>Data typen</w:t>
      </w:r>
      <w:r w:rsidR="00283BD6">
        <w:t>.</w:t>
      </w:r>
      <w:bookmarkEnd w:id="444"/>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445" w:name="_Toc451246777"/>
      <w:r>
        <w:t>Waardelijsten</w:t>
      </w:r>
      <w:r w:rsidR="00283BD6">
        <w:t>.</w:t>
      </w:r>
      <w:bookmarkEnd w:id="445"/>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6D6D0B" w:rsidRPr="006D6D0B">
        <w:t>IMKL2015 - 1.1RC1 IMKL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446" w:name="_Toc451246778"/>
      <w:r w:rsidRPr="00ED33F0">
        <w:t>Ge</w:t>
      </w:r>
      <w:r>
        <w:t>ï</w:t>
      </w:r>
      <w:r w:rsidRPr="00ED33F0">
        <w:t>mporteerde typen (informatief)</w:t>
      </w:r>
      <w:r w:rsidR="00283BD6">
        <w:t>.</w:t>
      </w:r>
      <w:bookmarkEnd w:id="446"/>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447" w:name="_Toc451246779"/>
      <w:r>
        <w:t>Referentie</w:t>
      </w:r>
      <w:r w:rsidR="00576E1A">
        <w:t>systemen</w:t>
      </w:r>
      <w:bookmarkEnd w:id="447"/>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448" w:name="_Toc451246780"/>
      <w:r>
        <w:t>Ruimtelijk</w:t>
      </w:r>
      <w:r w:rsidR="006B2CE6">
        <w:t xml:space="preserve"> referentiesysteem</w:t>
      </w:r>
      <w:r w:rsidR="00283BD6">
        <w:t>.</w:t>
      </w:r>
      <w:bookmarkEnd w:id="448"/>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449" w:name="_Toc451246781"/>
      <w:r>
        <w:t>Levering</w:t>
      </w:r>
      <w:bookmarkEnd w:id="449"/>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450" w:name="_Toc451246782"/>
      <w:r>
        <w:t>Leveringsmedium</w:t>
      </w:r>
      <w:r w:rsidR="006C0D48">
        <w:t>.</w:t>
      </w:r>
      <w:bookmarkEnd w:id="450"/>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451" w:name="_Toc451246783"/>
      <w:r>
        <w:t>Formaten (encodings)</w:t>
      </w:r>
      <w:r w:rsidR="006C0D48">
        <w:t>.</w:t>
      </w:r>
      <w:bookmarkEnd w:id="451"/>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54"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452" w:name="_Toc449102276"/>
      <w:bookmarkStart w:id="453" w:name="_Toc449109275"/>
      <w:bookmarkStart w:id="454" w:name="_Toc298239783"/>
      <w:bookmarkStart w:id="455" w:name="_Toc298240527"/>
      <w:bookmarkStart w:id="456" w:name="_Toc310955916"/>
      <w:bookmarkStart w:id="457" w:name="_Toc451246784"/>
      <w:bookmarkEnd w:id="452"/>
      <w:bookmarkEnd w:id="453"/>
      <w:bookmarkEnd w:id="454"/>
      <w:bookmarkEnd w:id="455"/>
      <w:r w:rsidRPr="001A1B81">
        <w:t xml:space="preserve">Nadere </w:t>
      </w:r>
      <w:r>
        <w:t xml:space="preserve">GML </w:t>
      </w:r>
      <w:r w:rsidRPr="001A1B81">
        <w:t>implementatie specificaties</w:t>
      </w:r>
      <w:bookmarkEnd w:id="456"/>
      <w:bookmarkEnd w:id="457"/>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B631E8" w:rsidRDefault="00F42CD4" w:rsidP="00B631E8">
      <w:pPr>
        <w:rPr>
          <w:rFonts w:cs="Arial"/>
        </w:rPr>
      </w:pPr>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r w:rsidR="00350F0F" w:rsidRPr="00350F0F">
        <w:rPr>
          <w:rFonts w:cs="Arial"/>
          <w:rPrChange w:id="458" w:author="pjanssen" w:date="2016-05-14T11:24:00Z">
            <w:rPr>
              <w:rFonts w:cs="Arial"/>
              <w:highlight w:val="yellow"/>
            </w:rPr>
          </w:rPrChange>
        </w:rPr>
        <w:t xml:space="preserve">De in een GML bestand opgenomen </w:t>
      </w:r>
      <w:bookmarkStart w:id="459" w:name="_GoBack"/>
      <w:bookmarkEnd w:id="459"/>
      <w:r w:rsidR="00350F0F" w:rsidRPr="00350F0F">
        <w:rPr>
          <w:rFonts w:cs="Arial"/>
          <w:rPrChange w:id="460" w:author="pjanssen" w:date="2016-05-14T11:24:00Z">
            <w:rPr>
              <w:rFonts w:cs="Arial"/>
              <w:highlight w:val="yellow"/>
            </w:rPr>
          </w:rPrChange>
        </w:rPr>
        <w:t>gml:id is een concatenatie van de volledige identifier, bestaande uit de namespace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t>Voor het concateneren van nameSpace,LokaalId en mogelijk in de toekomst Versienummer gebruiken we als scheidingsteken '-' ;</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42CD4" w:rsidRDefault="00F42CD4" w:rsidP="00F42CD4">
      <w:r>
        <w:t xml:space="preserve"> </w:t>
      </w:r>
    </w:p>
    <w:p w:rsidR="00F42CD4" w:rsidRDefault="00F42CD4" w:rsidP="00F42CD4"/>
    <w:p w:rsidR="00F42CD4" w:rsidRPr="00305FF6" w:rsidRDefault="00F42CD4" w:rsidP="00F42CD4">
      <w:pPr>
        <w:rPr>
          <w:b/>
        </w:rPr>
      </w:pPr>
      <w:bookmarkStart w:id="461" w:name="_Toc297652024"/>
      <w:bookmarkStart w:id="462" w:name="_Toc298239789"/>
      <w:bookmarkStart w:id="463" w:name="_Toc298240533"/>
      <w:bookmarkEnd w:id="461"/>
      <w:bookmarkEnd w:id="462"/>
      <w:bookmarkEnd w:id="463"/>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Default="00F42CD4" w:rsidP="00F42CD4">
      <w:r>
        <w:t>srsName invullen bij elk planobject op hoogste geometrie niveau.</w:t>
      </w:r>
    </w:p>
    <w:p w:rsidR="00F42CD4" w:rsidRDefault="00F42CD4" w:rsidP="00F42CD4">
      <w:r>
        <w:t>Voor IMKL2015  is het coördinaat referentiesysteem Rijksdriehoekstelsel, epsg code 28992, verplicht en wordt dit als volgt ingevuld:</w:t>
      </w:r>
    </w:p>
    <w:p w:rsidR="00F42CD4" w:rsidRPr="00EC50C0" w:rsidRDefault="00F42CD4" w:rsidP="00F42CD4">
      <w:pPr>
        <w:rPr>
          <w:lang w:val="en-US"/>
        </w:rPr>
      </w:pPr>
      <w:r w:rsidRPr="00EC50C0">
        <w:rPr>
          <w:color w:val="FF0000"/>
          <w:lang w:val="en-US"/>
        </w:rPr>
        <w:t>srsName</w:t>
      </w:r>
      <w:r w:rsidRPr="00016F1E">
        <w:rPr>
          <w:lang w:val="en-US"/>
        </w:rPr>
        <w:t>="</w:t>
      </w:r>
      <w:r w:rsidRPr="00EC50C0">
        <w:rPr>
          <w:lang w:val="en-US"/>
        </w:rPr>
        <w:t>urn:ogc:def:crs:EPSG::28992</w:t>
      </w:r>
      <w:r w:rsidRPr="00016F1E">
        <w:rPr>
          <w:lang w:val="en-US"/>
        </w:rPr>
        <w:t>"</w:t>
      </w:r>
    </w:p>
    <w:p w:rsidR="00F42CD4" w:rsidRPr="00305FF6" w:rsidRDefault="00F42CD4" w:rsidP="00F42CD4">
      <w:pPr>
        <w:rPr>
          <w:i/>
        </w:rPr>
      </w:pPr>
      <w:r w:rsidRPr="00305FF6">
        <w:rPr>
          <w:i/>
        </w:rPr>
        <w:t>Toelichting: srsName is de specificatie van het coördinaat referentiesysteem. Voor iedere geometrie moet een srsName te vinden zijn. In feite betekent dit dat iedere geometrie een srsName moet hebben. In geval 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niet opgenomen.</w:t>
      </w:r>
    </w:p>
    <w:p w:rsidR="00F42CD4" w:rsidRPr="00CD6DF3" w:rsidRDefault="00F42CD4" w:rsidP="00F42CD4">
      <w:pPr>
        <w:rPr>
          <w:i/>
        </w:rPr>
      </w:pPr>
      <w:r w:rsidRPr="00CD6DF3">
        <w:rPr>
          <w:i/>
        </w:rPr>
        <w:t>Toelichting: De srsDimension geeft aan uit hoeveel elementen een coördinaat bestaat. In het geval van twee dimensies (x,y) is dat 2. Omdat GML-SF2 drie dimensies niet toestaat is dat in dit geval niet nodig.</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64" w:name="_Toc451246785"/>
      <w:r>
        <w:t>Visualisatie</w:t>
      </w:r>
      <w:bookmarkEnd w:id="464"/>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65" w:name="_Toc451246786"/>
      <w:r>
        <w:t>Bibliografie</w:t>
      </w:r>
      <w:bookmarkEnd w:id="465"/>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55" w:history="1">
        <w:r w:rsidR="00FD2140" w:rsidRPr="00793FB2">
          <w:rPr>
            <w:rStyle w:val="Hyperlink"/>
            <w:szCs w:val="20"/>
            <w:lang w:val="en-US"/>
          </w:rPr>
          <w:t>http://inspire.jrc.ec.europa.eu/documents/Data_Specifications/INSPIRE_DataSpecification_US_v3.0.pdf</w:t>
        </w:r>
      </w:hyperlink>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hyperlink r:id="rId56" w:history="1">
        <w:r w:rsidR="00DF04D9" w:rsidRPr="00834A6E">
          <w:rPr>
            <w:rStyle w:val="Hyperlink"/>
            <w:szCs w:val="20"/>
            <w:lang w:val="en-US"/>
          </w:rPr>
          <w:t>http://inspire.jrc.ec.europa.eu/reports/ImplementingRules/DataSpecifications/D2.5_v3.1.pdf</w:t>
        </w:r>
      </w:hyperlink>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57" w:history="1">
        <w:r w:rsidR="00FD2140" w:rsidRPr="00793FB2">
          <w:rPr>
            <w:rStyle w:val="Hyperlink"/>
            <w:szCs w:val="20"/>
            <w:lang w:val="en-US"/>
          </w:rPr>
          <w:t>http://inspire.jrc.ec.europa.eu/documents/Data_Specifications/D2.10.1_GenericNetworkModel_v1.0rc3.pdf</w:t>
        </w:r>
      </w:hyperlink>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8" w:history="1">
        <w:r w:rsidR="00FD2140" w:rsidRPr="00FD2140">
          <w:rPr>
            <w:rStyle w:val="Hyperlink"/>
          </w:rPr>
          <w:t>http://www.riool.net/-/informatiemodel-stedelijk-water-ter-visie</w:t>
        </w:r>
      </w:hyperlink>
      <w:r w:rsidR="00FD2140" w:rsidRPr="00FD2140">
        <w:t>. Stichting Rioned.</w:t>
      </w:r>
    </w:p>
    <w:p w:rsidR="00FD2140" w:rsidRDefault="00FD2140" w:rsidP="00FD2140">
      <w:pPr>
        <w:pStyle w:val="Lijstalinea"/>
        <w:numPr>
          <w:ilvl w:val="0"/>
          <w:numId w:val="50"/>
        </w:numPr>
        <w:spacing w:line="240" w:lineRule="auto"/>
        <w:jc w:val="left"/>
      </w:pPr>
      <w:r>
        <w:t xml:space="preserve">GegevensWoordenboek Stedelijk Water (GWSW). </w:t>
      </w:r>
      <w:hyperlink r:id="rId59" w:history="1">
        <w:r w:rsidRPr="00793FB2">
          <w:rPr>
            <w:rStyle w:val="Hyperlink"/>
          </w:rPr>
          <w:t>http://www.riool.net/gegevenswoordenboek</w:t>
        </w:r>
      </w:hyperlink>
      <w:r>
        <w:t>. Stichting Rioned.</w:t>
      </w:r>
    </w:p>
    <w:p w:rsidR="003B5017" w:rsidRPr="00FD2140" w:rsidRDefault="003B5017" w:rsidP="003B5017">
      <w:pPr>
        <w:spacing w:line="240" w:lineRule="auto"/>
        <w:ind w:left="720"/>
        <w:jc w:val="left"/>
        <w:sectPr w:rsidR="003B5017" w:rsidRPr="00FD2140" w:rsidSect="00672722">
          <w:pgSz w:w="11906" w:h="16838" w:code="9"/>
          <w:pgMar w:top="2552" w:right="1622" w:bottom="1531" w:left="1622" w:header="0" w:footer="57" w:gutter="0"/>
          <w:cols w:space="708"/>
          <w:docGrid w:linePitch="360"/>
        </w:sectPr>
      </w:pPr>
      <w:r>
        <w:t xml:space="preserve">Brink, van den, L., Janssen, P., Quak, W.; 2012. Handreiking Geometrie in model en GML.   </w:t>
      </w:r>
      <w:ins w:id="466" w:author="pjanssen" w:date="2016-05-14T11:24:00Z">
        <w:r w:rsidR="00350F0F">
          <w:fldChar w:fldCharType="begin"/>
        </w:r>
        <w:r w:rsidR="0027065E">
          <w:instrText xml:space="preserve"> HYPERLINK "</w:instrText>
        </w:r>
      </w:ins>
      <w:r w:rsidR="0027065E" w:rsidRPr="003B5017">
        <w:instrText>http://www.geonovum.nl/sites/default/files/Geometrieinmodelengml_1.0.pdf</w:instrText>
      </w:r>
      <w:ins w:id="467" w:author="pjanssen" w:date="2016-05-14T11:24:00Z">
        <w:r w:rsidR="0027065E">
          <w:instrText xml:space="preserve">" </w:instrText>
        </w:r>
        <w:r w:rsidR="00350F0F">
          <w:fldChar w:fldCharType="separate"/>
        </w:r>
      </w:ins>
      <w:r w:rsidR="0027065E" w:rsidRPr="00747468">
        <w:rPr>
          <w:rStyle w:val="Hyperlink"/>
        </w:rPr>
        <w:t>http://www.geonovum.nl/sites/default/files/Geometrieinmodelengml_1.0.pdf</w:t>
      </w:r>
      <w:ins w:id="468" w:author="pjanssen" w:date="2016-05-14T11:24:00Z">
        <w:r w:rsidR="00350F0F">
          <w:fldChar w:fldCharType="end"/>
        </w:r>
        <w:r w:rsidR="0027065E">
          <w:t xml:space="preserve"> </w:t>
        </w:r>
      </w:ins>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469" w:name="_Toc451246787"/>
      <w:r>
        <w:t xml:space="preserve">Bijlage </w:t>
      </w:r>
      <w:r w:rsidR="00D955F6">
        <w:t>1: IMKL1.1 (2012)</w:t>
      </w:r>
      <w:bookmarkEnd w:id="469"/>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35pt" o:ole="">
            <v:imagedata r:id="rId60" o:title="" croptop="3994f" cropbottom="5164f"/>
          </v:shape>
          <o:OLEObject Type="Embed" ProgID="PowerPoint.Slide.8" ShapeID="_x0000_i1025" DrawAspect="Content" ObjectID="_1524988603" r:id="rId61"/>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470" w:name="_Toc451246788"/>
      <w:r>
        <w:t xml:space="preserve">Bijlage </w:t>
      </w:r>
      <w:r w:rsidR="00D955F6">
        <w:t xml:space="preserve">2: IMKL2015 </w:t>
      </w:r>
      <w:r w:rsidR="00932116">
        <w:t>waardelijst</w:t>
      </w:r>
      <w:r w:rsidR="00D955F6">
        <w:t>en.</w:t>
      </w:r>
      <w:bookmarkEnd w:id="470"/>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471" w:name="_Toc451246789"/>
      <w:r>
        <w:t xml:space="preserve">Bijlage </w:t>
      </w:r>
      <w:r w:rsidR="00E51DFC">
        <w:t>3</w:t>
      </w:r>
      <w:r>
        <w:t xml:space="preserve">: </w:t>
      </w:r>
      <w:r w:rsidR="00E51DFC">
        <w:t>Toelichting op geometriemodel.</w:t>
      </w:r>
      <w:bookmarkEnd w:id="471"/>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2"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2"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2"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2"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4B88" w:rsidRDefault="00DD4B88">
      <w:r>
        <w:separator/>
      </w:r>
    </w:p>
    <w:p w:rsidR="00DD4B88" w:rsidRDefault="00DD4B88"/>
  </w:endnote>
  <w:endnote w:type="continuationSeparator" w:id="0">
    <w:p w:rsidR="00DD4B88" w:rsidRDefault="00DD4B88">
      <w:r>
        <w:continuationSeparator/>
      </w:r>
    </w:p>
    <w:p w:rsidR="00DD4B88" w:rsidRDefault="00DD4B8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573FDF" w:rsidRPr="00C7450D">
      <w:tc>
        <w:tcPr>
          <w:tcW w:w="648" w:type="dxa"/>
        </w:tcPr>
        <w:p w:rsidR="00573FDF" w:rsidRPr="00E2691E" w:rsidRDefault="00573FDF" w:rsidP="00BB25BB">
          <w:fldSimple w:instr=" PAGE ">
            <w:r>
              <w:rPr>
                <w:noProof/>
              </w:rPr>
              <w:t>2</w:t>
            </w:r>
          </w:fldSimple>
        </w:p>
      </w:tc>
      <w:tc>
        <w:tcPr>
          <w:tcW w:w="8820" w:type="dxa"/>
        </w:tcPr>
        <w:p w:rsidR="00573FDF" w:rsidRPr="00C7450D" w:rsidRDefault="00573FDF"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573FDF" w:rsidRPr="00C7450D" w:rsidRDefault="00573FDF" w:rsidP="00064FFB"/>
  <w:p w:rsidR="00573FDF" w:rsidRPr="00C7450D" w:rsidRDefault="00573FDF" w:rsidP="00064FFB"/>
  <w:p w:rsidR="00573FDF" w:rsidRPr="00C7450D" w:rsidRDefault="00573FDF"/>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FDF" w:rsidRDefault="00573FDF"/>
  <w:p w:rsidR="00573FDF" w:rsidRDefault="00573FDF"/>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573FDF" w:rsidRPr="008A6C4C">
      <w:trPr>
        <w:trHeight w:val="182"/>
      </w:trPr>
      <w:tc>
        <w:tcPr>
          <w:tcW w:w="540" w:type="dxa"/>
        </w:tcPr>
        <w:p w:rsidR="00573FDF" w:rsidRPr="007008A1" w:rsidRDefault="00573FDF"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D752AE">
            <w:rPr>
              <w:noProof/>
              <w:sz w:val="14"/>
              <w:szCs w:val="14"/>
            </w:rPr>
            <w:t>72</w:t>
          </w:r>
          <w:r w:rsidRPr="007008A1">
            <w:rPr>
              <w:sz w:val="14"/>
              <w:szCs w:val="14"/>
            </w:rPr>
            <w:fldChar w:fldCharType="end"/>
          </w:r>
        </w:p>
      </w:tc>
      <w:tc>
        <w:tcPr>
          <w:tcW w:w="8835" w:type="dxa"/>
        </w:tcPr>
        <w:p w:rsidR="00573FDF" w:rsidRPr="000427A2" w:rsidRDefault="00573FDF"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573FDF" w:rsidRPr="000427A2" w:rsidRDefault="00573FDF">
    <w:pPr>
      <w:rPr>
        <w:lang w:val="en-US"/>
      </w:rPr>
    </w:pPr>
  </w:p>
  <w:p w:rsidR="00573FDF" w:rsidRPr="000427A2" w:rsidRDefault="00573FDF">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4B88" w:rsidRDefault="00DD4B88">
      <w:r>
        <w:separator/>
      </w:r>
    </w:p>
    <w:p w:rsidR="00DD4B88" w:rsidRDefault="00DD4B88"/>
  </w:footnote>
  <w:footnote w:type="continuationSeparator" w:id="0">
    <w:p w:rsidR="00DD4B88" w:rsidRDefault="00DD4B88">
      <w:r>
        <w:continuationSeparator/>
      </w:r>
    </w:p>
    <w:p w:rsidR="00DD4B88" w:rsidRDefault="00DD4B8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FDF" w:rsidRDefault="00573FDF" w:rsidP="00064FFB">
    <w:pPr>
      <w:jc w:val="center"/>
    </w:pPr>
  </w:p>
  <w:p w:rsidR="00573FDF" w:rsidRDefault="00573FDF">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FDF" w:rsidRDefault="00573FDF"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573FDF" w:rsidRDefault="00573FDF"/>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5">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4"/>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0"/>
  </w:num>
  <w:num w:numId="25">
    <w:abstractNumId w:val="20"/>
  </w:num>
  <w:num w:numId="26">
    <w:abstractNumId w:val="48"/>
  </w:num>
  <w:num w:numId="27">
    <w:abstractNumId w:val="19"/>
  </w:num>
  <w:num w:numId="28">
    <w:abstractNumId w:val="42"/>
  </w:num>
  <w:num w:numId="29">
    <w:abstractNumId w:val="22"/>
  </w:num>
  <w:num w:numId="30">
    <w:abstractNumId w:val="47"/>
  </w:num>
  <w:num w:numId="31">
    <w:abstractNumId w:val="18"/>
  </w:num>
  <w:num w:numId="32">
    <w:abstractNumId w:val="16"/>
  </w:num>
  <w:num w:numId="33">
    <w:abstractNumId w:val="49"/>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1"/>
  </w:num>
  <w:num w:numId="47">
    <w:abstractNumId w:val="36"/>
  </w:num>
  <w:num w:numId="48">
    <w:abstractNumId w:val="11"/>
  </w:num>
  <w:num w:numId="49">
    <w:abstractNumId w:val="46"/>
  </w:num>
  <w:num w:numId="50">
    <w:abstractNumId w:val="23"/>
  </w:num>
  <w:num w:numId="51">
    <w:abstractNumId w:val="50"/>
  </w:num>
  <w:num w:numId="52">
    <w:abstractNumId w:val="35"/>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0008"/>
  <w:trackRevisions/>
  <w:defaultTabStop w:val="708"/>
  <w:hyphenationZone w:val="425"/>
  <w:drawingGridHorizontalSpacing w:val="80"/>
  <w:displayHorizontalDrawingGridEvery w:val="2"/>
  <w:characterSpacingControl w:val="doNotCompress"/>
  <w:hdrShapeDefaults>
    <o:shapedefaults v:ext="edit" spidmax="20482"/>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B16"/>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6575"/>
    <w:rsid w:val="00157658"/>
    <w:rsid w:val="00157F1C"/>
    <w:rsid w:val="00161C02"/>
    <w:rsid w:val="00165DD8"/>
    <w:rsid w:val="0016693A"/>
    <w:rsid w:val="00167F21"/>
    <w:rsid w:val="001724FE"/>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2319C"/>
    <w:rsid w:val="002330F9"/>
    <w:rsid w:val="00234581"/>
    <w:rsid w:val="002359B2"/>
    <w:rsid w:val="00235A08"/>
    <w:rsid w:val="002370BA"/>
    <w:rsid w:val="00241660"/>
    <w:rsid w:val="00241A3D"/>
    <w:rsid w:val="00243DBF"/>
    <w:rsid w:val="00245B08"/>
    <w:rsid w:val="00246AC1"/>
    <w:rsid w:val="00253F30"/>
    <w:rsid w:val="00255B70"/>
    <w:rsid w:val="00260F25"/>
    <w:rsid w:val="0026425C"/>
    <w:rsid w:val="00264B25"/>
    <w:rsid w:val="0027065E"/>
    <w:rsid w:val="00277A65"/>
    <w:rsid w:val="00277D2C"/>
    <w:rsid w:val="00283BD6"/>
    <w:rsid w:val="00291A96"/>
    <w:rsid w:val="002A0ED0"/>
    <w:rsid w:val="002A26AD"/>
    <w:rsid w:val="002C1DC6"/>
    <w:rsid w:val="002C3526"/>
    <w:rsid w:val="002C4D6C"/>
    <w:rsid w:val="002C6666"/>
    <w:rsid w:val="002C7B72"/>
    <w:rsid w:val="002D1C0D"/>
    <w:rsid w:val="002D2CD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657E7"/>
    <w:rsid w:val="00374090"/>
    <w:rsid w:val="00377A2B"/>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4C73"/>
    <w:rsid w:val="003C4DDF"/>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8527D"/>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61216"/>
    <w:rsid w:val="00571503"/>
    <w:rsid w:val="00572677"/>
    <w:rsid w:val="00573FDF"/>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1A08"/>
    <w:rsid w:val="00762481"/>
    <w:rsid w:val="00763758"/>
    <w:rsid w:val="007910BD"/>
    <w:rsid w:val="007911E4"/>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5D69"/>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C5482"/>
    <w:rsid w:val="008D4D0B"/>
    <w:rsid w:val="008E0649"/>
    <w:rsid w:val="008E1D55"/>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5ADC"/>
    <w:rsid w:val="00946507"/>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066AD"/>
    <w:rsid w:val="00A11BC4"/>
    <w:rsid w:val="00A129EC"/>
    <w:rsid w:val="00A14AA4"/>
    <w:rsid w:val="00A15980"/>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6602"/>
    <w:rsid w:val="00B05076"/>
    <w:rsid w:val="00B105CC"/>
    <w:rsid w:val="00B123EF"/>
    <w:rsid w:val="00B16FB6"/>
    <w:rsid w:val="00B2056B"/>
    <w:rsid w:val="00B209F7"/>
    <w:rsid w:val="00B20C85"/>
    <w:rsid w:val="00B21B34"/>
    <w:rsid w:val="00B250DA"/>
    <w:rsid w:val="00B2550D"/>
    <w:rsid w:val="00B27A2C"/>
    <w:rsid w:val="00B31BBE"/>
    <w:rsid w:val="00B37CA0"/>
    <w:rsid w:val="00B40EFB"/>
    <w:rsid w:val="00B437F5"/>
    <w:rsid w:val="00B4463F"/>
    <w:rsid w:val="00B46C9A"/>
    <w:rsid w:val="00B51302"/>
    <w:rsid w:val="00B5584F"/>
    <w:rsid w:val="00B57BF0"/>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2BAA"/>
    <w:rsid w:val="00BB3A1E"/>
    <w:rsid w:val="00BD29BA"/>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0D71"/>
    <w:rsid w:val="00C65B40"/>
    <w:rsid w:val="00C67CD4"/>
    <w:rsid w:val="00C7139A"/>
    <w:rsid w:val="00C73986"/>
    <w:rsid w:val="00C7450D"/>
    <w:rsid w:val="00C77FC2"/>
    <w:rsid w:val="00C81691"/>
    <w:rsid w:val="00C83E8A"/>
    <w:rsid w:val="00C84D52"/>
    <w:rsid w:val="00C8578F"/>
    <w:rsid w:val="00C9149B"/>
    <w:rsid w:val="00C94C38"/>
    <w:rsid w:val="00C96003"/>
    <w:rsid w:val="00C96623"/>
    <w:rsid w:val="00CA06AC"/>
    <w:rsid w:val="00CA2949"/>
    <w:rsid w:val="00CA43F5"/>
    <w:rsid w:val="00CA5233"/>
    <w:rsid w:val="00CA7AD3"/>
    <w:rsid w:val="00CC6C47"/>
    <w:rsid w:val="00CD2268"/>
    <w:rsid w:val="00CD35A6"/>
    <w:rsid w:val="00CD405F"/>
    <w:rsid w:val="00CD4698"/>
    <w:rsid w:val="00CD50D4"/>
    <w:rsid w:val="00CD5CA5"/>
    <w:rsid w:val="00CD7648"/>
    <w:rsid w:val="00CE74FD"/>
    <w:rsid w:val="00CE7A0C"/>
    <w:rsid w:val="00CF1BFC"/>
    <w:rsid w:val="00CF23D1"/>
    <w:rsid w:val="00CF79BA"/>
    <w:rsid w:val="00D00889"/>
    <w:rsid w:val="00D0110B"/>
    <w:rsid w:val="00D025C8"/>
    <w:rsid w:val="00D0351A"/>
    <w:rsid w:val="00D045DD"/>
    <w:rsid w:val="00D0633C"/>
    <w:rsid w:val="00D100A8"/>
    <w:rsid w:val="00D125F2"/>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E1D08"/>
    <w:rsid w:val="00EE28D0"/>
    <w:rsid w:val="00EE56E8"/>
    <w:rsid w:val="00EE70F5"/>
    <w:rsid w:val="00EE7BB1"/>
    <w:rsid w:val="00EE7EF0"/>
    <w:rsid w:val="00EF1617"/>
    <w:rsid w:val="00F003DD"/>
    <w:rsid w:val="00F01941"/>
    <w:rsid w:val="00F01E6C"/>
    <w:rsid w:val="00F04ECD"/>
    <w:rsid w:val="00F10FD5"/>
    <w:rsid w:val="00F14233"/>
    <w:rsid w:val="00F17E9F"/>
    <w:rsid w:val="00F23E21"/>
    <w:rsid w:val="00F3608E"/>
    <w:rsid w:val="00F42CD4"/>
    <w:rsid w:val="00F43960"/>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 w:val="00FF539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oofdstukx">
    <w:name w:val="1ai"/>
    <w:pPr>
      <w:numPr>
        <w:numId w:val="7"/>
      </w:numPr>
    </w:pPr>
  </w:style>
  <w:style w:type="numbering" w:customStyle="1" w:styleId="Hoofdstuktitel">
    <w:name w:val="Artikelsectie"/>
    <w:pPr>
      <w:numPr>
        <w:numId w:val="8"/>
      </w:numPr>
    </w:pPr>
  </w:style>
  <w:style w:type="numbering" w:customStyle="1" w:styleId="TOC1">
    <w:name w:val="111111"/>
    <w:pPr>
      <w:numPr>
        <w:numId w:val="6"/>
      </w:numPr>
    </w:pPr>
  </w:style>
  <w:style w:type="numbering" w:customStyle="1" w:styleId="Paragraaftitel">
    <w:name w:val="OpmaakprofielMetopsommingstekens"/>
    <w:pPr>
      <w:numPr>
        <w:numId w:val="5"/>
      </w:numPr>
    </w:pPr>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iool.net/gegevenswoordenboek" TargetMode="External"/><Relationship Id="rId26" Type="http://schemas.openxmlformats.org/officeDocument/2006/relationships/hyperlink" Target="http://data.gwsw.nl/binnenonderkantbuis" TargetMode="External"/><Relationship Id="rId39" Type="http://schemas.openxmlformats.org/officeDocument/2006/relationships/image" Target="media/image24.wmf"/><Relationship Id="rId21" Type="http://schemas.openxmlformats.org/officeDocument/2006/relationships/image" Target="media/image7.wmf"/><Relationship Id="rId34" Type="http://schemas.openxmlformats.org/officeDocument/2006/relationships/image" Target="media/image19.wmf"/><Relationship Id="rId42" Type="http://schemas.openxmlformats.org/officeDocument/2006/relationships/image" Target="media/image27.wmf"/><Relationship Id="rId47" Type="http://schemas.openxmlformats.org/officeDocument/2006/relationships/image" Target="media/image31.wmf"/><Relationship Id="rId50" Type="http://schemas.openxmlformats.org/officeDocument/2006/relationships/hyperlink" Target="http://data.gwsw.nl" TargetMode="External"/><Relationship Id="rId55" Type="http://schemas.openxmlformats.org/officeDocument/2006/relationships/hyperlink" Target="http://inspire.jrc.ec.europa.eu/documents/Data_Specifications/INSPIRE_DataSpecification_US_v3.0.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6.wmf"/><Relationship Id="rId29" Type="http://schemas.openxmlformats.org/officeDocument/2006/relationships/image" Target="media/image14.wmf"/><Relationship Id="rId41" Type="http://schemas.openxmlformats.org/officeDocument/2006/relationships/image" Target="media/image26.wmf"/><Relationship Id="rId54" Type="http://schemas.openxmlformats.org/officeDocument/2006/relationships/hyperlink" Target="http://www.geonovum.nl/sites/default/files/Geometrieinmodelengml_1.0.pdf" TargetMode="External"/><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7.wmf"/><Relationship Id="rId37" Type="http://schemas.openxmlformats.org/officeDocument/2006/relationships/image" Target="media/image22.wmf"/><Relationship Id="rId40" Type="http://schemas.openxmlformats.org/officeDocument/2006/relationships/image" Target="media/image25.wmf"/><Relationship Id="rId45" Type="http://schemas.openxmlformats.org/officeDocument/2006/relationships/image" Target="media/image30.png"/><Relationship Id="rId53" Type="http://schemas.openxmlformats.org/officeDocument/2006/relationships/hyperlink" Target="http://data.gwsw.nl/vrijvervalrioolleiding" TargetMode="External"/><Relationship Id="rId58" Type="http://schemas.openxmlformats.org/officeDocument/2006/relationships/hyperlink" Target="http://www.riool.net/-/informatiemodel-stedelijk-water-ter-visie"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wmf"/><Relationship Id="rId28" Type="http://schemas.openxmlformats.org/officeDocument/2006/relationships/image" Target="media/image13.wmf"/><Relationship Id="rId36" Type="http://schemas.openxmlformats.org/officeDocument/2006/relationships/image" Target="media/image21.png"/><Relationship Id="rId49" Type="http://schemas.openxmlformats.org/officeDocument/2006/relationships/image" Target="media/image33.wmf"/><Relationship Id="rId57" Type="http://schemas.openxmlformats.org/officeDocument/2006/relationships/hyperlink" Target="http://inspire.jrc.ec.europa.eu/documents/Data_Specifications/D2.10.1_GenericNetworkModel_v1.0rc3.pdf" TargetMode="External"/><Relationship Id="rId61"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6.wmf"/><Relationship Id="rId44" Type="http://schemas.openxmlformats.org/officeDocument/2006/relationships/image" Target="media/image29.wmf"/><Relationship Id="rId52" Type="http://schemas.openxmlformats.org/officeDocument/2006/relationships/hyperlink" Target="http://data.gwsw.nl/%7bterm%7d" TargetMode="External"/><Relationship Id="rId60" Type="http://schemas.openxmlformats.org/officeDocument/2006/relationships/image" Target="media/image34.emf"/><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8.wmf"/><Relationship Id="rId27" Type="http://schemas.openxmlformats.org/officeDocument/2006/relationships/image" Target="media/image12.wmf"/><Relationship Id="rId30" Type="http://schemas.openxmlformats.org/officeDocument/2006/relationships/image" Target="media/image15.wmf"/><Relationship Id="rId35" Type="http://schemas.openxmlformats.org/officeDocument/2006/relationships/image" Target="media/image20.jpeg"/><Relationship Id="rId43" Type="http://schemas.openxmlformats.org/officeDocument/2006/relationships/image" Target="media/image28.wmf"/><Relationship Id="rId48" Type="http://schemas.openxmlformats.org/officeDocument/2006/relationships/image" Target="media/image32.wmf"/><Relationship Id="rId56" Type="http://schemas.openxmlformats.org/officeDocument/2006/relationships/hyperlink" Target="http://inspire.jrc.ec.europa.eu/reports/ImplementingRules/DataSpecifications/D2.5_v3.1.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parql.gwsw.n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inspire.jrc.ec.europa.eu/documents/Data_Specifications/INSPIRE_DataSpecification_US_v3.0.pdf" TargetMode="External"/><Relationship Id="rId25" Type="http://schemas.openxmlformats.org/officeDocument/2006/relationships/image" Target="media/image11.png"/><Relationship Id="rId33" Type="http://schemas.openxmlformats.org/officeDocument/2006/relationships/image" Target="media/image18.wmf"/><Relationship Id="rId38" Type="http://schemas.openxmlformats.org/officeDocument/2006/relationships/image" Target="media/image23.wmf"/><Relationship Id="rId46" Type="http://schemas.openxmlformats.org/officeDocument/2006/relationships/image" Target="cid:part1.02020806.07060509@tudelft.nl" TargetMode="External"/><Relationship Id="rId59" Type="http://schemas.openxmlformats.org/officeDocument/2006/relationships/hyperlink" Target="http://www.riool.net/gegevenswoordenboe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92337-578C-45FF-9A29-73DC74CDD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74</Pages>
  <Words>15655</Words>
  <Characters>86105</Characters>
  <Application>Microsoft Office Word</Application>
  <DocSecurity>0</DocSecurity>
  <Lines>717</Lines>
  <Paragraphs>203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101557</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17</cp:revision>
  <cp:lastPrinted>2016-02-17T15:15:00Z</cp:lastPrinted>
  <dcterms:created xsi:type="dcterms:W3CDTF">2016-04-22T12:46:00Z</dcterms:created>
  <dcterms:modified xsi:type="dcterms:W3CDTF">2016-05-17T09:10:00Z</dcterms:modified>
</cp:coreProperties>
</file>