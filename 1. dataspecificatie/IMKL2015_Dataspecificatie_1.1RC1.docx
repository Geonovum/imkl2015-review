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CE7A0C"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31BBE" w:rsidRDefault="00B31BBE" w:rsidP="007911E4">
                  <w:pPr>
                    <w:spacing w:line="360" w:lineRule="auto"/>
                    <w:ind w:left="14" w:hanging="14"/>
                    <w:rPr>
                      <w:sz w:val="28"/>
                      <w:szCs w:val="28"/>
                    </w:rPr>
                  </w:pPr>
                  <w:r>
                    <w:rPr>
                      <w:sz w:val="28"/>
                      <w:szCs w:val="28"/>
                    </w:rPr>
                    <w:t>Rapport</w:t>
                  </w:r>
                </w:p>
                <w:p w:rsidR="00B31BBE" w:rsidRDefault="00B31BBE"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CE7A0C"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CE7A0C" w:rsidP="007C7339">
      <w:pPr>
        <w:spacing w:line="240" w:lineRule="atLeast"/>
        <w:jc w:val="left"/>
        <w:rPr>
          <w:sz w:val="28"/>
          <w:szCs w:val="28"/>
        </w:rPr>
      </w:pPr>
      <w:r w:rsidRPr="00CE7A0C">
        <w:rPr>
          <w:noProof/>
        </w:rPr>
        <w:pict>
          <v:shape id="_x0000_s1027" type="#_x0000_t202" style="position:absolute;margin-left:275.15pt;margin-top:6.25pt;width:167.25pt;height:67.5pt;z-index:251656192" stroked="f">
            <v:textbox style="mso-next-textbox:#_x0000_s1027">
              <w:txbxContent>
                <w:p w:rsidR="00B31BBE" w:rsidRDefault="00B31BBE">
                  <w:pPr>
                    <w:jc w:val="right"/>
                    <w:rPr>
                      <w:sz w:val="24"/>
                      <w:szCs w:val="24"/>
                    </w:rPr>
                  </w:pPr>
                  <w:bookmarkStart w:id="0" w:name="Opdrachtgever"/>
                  <w:r w:rsidRPr="00FD130F">
                    <w:rPr>
                      <w:sz w:val="24"/>
                      <w:szCs w:val="24"/>
                    </w:rPr>
                    <w:t>Geonovum</w:t>
                  </w:r>
                  <w:bookmarkEnd w:id="0"/>
                </w:p>
                <w:p w:rsidR="00B31BBE" w:rsidRDefault="00B31BBE">
                  <w:pPr>
                    <w:jc w:val="right"/>
                    <w:rPr>
                      <w:sz w:val="24"/>
                      <w:szCs w:val="24"/>
                    </w:rPr>
                  </w:pPr>
                </w:p>
                <w:p w:rsidR="00B31BBE" w:rsidRDefault="00B31BBE">
                  <w:pPr>
                    <w:jc w:val="right"/>
                    <w:rPr>
                      <w:sz w:val="24"/>
                      <w:szCs w:val="24"/>
                    </w:rPr>
                  </w:pPr>
                </w:p>
              </w:txbxContent>
            </v:textbox>
            <w10:wrap type="square"/>
          </v:shape>
        </w:pict>
      </w:r>
      <w:r w:rsidRPr="00CE7A0C">
        <w:rPr>
          <w:noProof/>
        </w:rPr>
        <w:pict>
          <v:shape id="_x0000_s1030" type="#_x0000_t202" style="position:absolute;margin-left:-6.2pt;margin-top:6.25pt;width:171pt;height:36pt;z-index:251657216" stroked="f">
            <v:textbox style="mso-next-textbox:#_x0000_s1030">
              <w:txbxContent>
                <w:p w:rsidR="00B31BBE" w:rsidRDefault="00B31BBE" w:rsidP="00672722">
                  <w:pPr>
                    <w:jc w:val="left"/>
                    <w:rPr>
                      <w:b/>
                    </w:rPr>
                  </w:pPr>
                  <w:r w:rsidRPr="00672722">
                    <w:rPr>
                      <w:b/>
                    </w:rPr>
                    <w:t>datum</w:t>
                  </w:r>
                </w:p>
                <w:p w:rsidR="00B31BBE" w:rsidRPr="004419AB" w:rsidRDefault="00B31BBE" w:rsidP="00672722">
                  <w:pPr>
                    <w:jc w:val="left"/>
                  </w:pPr>
                  <w:del w:id="1" w:author="pjanssen" w:date="2016-04-22T14:46:00Z">
                    <w:r w:rsidDel="00C67CD4">
                      <w:delText xml:space="preserve">2 </w:delText>
                    </w:r>
                  </w:del>
                  <w:ins w:id="2" w:author="pjanssen" w:date="2016-04-22T14:46:00Z">
                    <w:r>
                      <w:t>22 april</w:t>
                    </w:r>
                  </w:ins>
                  <w:del w:id="3" w:author="pjanssen" w:date="2016-04-22T14:46:00Z">
                    <w:r w:rsidDel="00C67CD4">
                      <w:delText>december</w:delText>
                    </w:r>
                  </w:del>
                  <w:r>
                    <w:t xml:space="preserve"> </w:t>
                  </w:r>
                  <w:del w:id="4" w:author="pjanssen" w:date="2016-04-22T14:46:00Z">
                    <w:r w:rsidDel="00C67CD4">
                      <w:delText>2015</w:delText>
                    </w:r>
                  </w:del>
                  <w:ins w:id="5" w:author="pjanssen" w:date="2016-04-22T14:46:00Z">
                    <w:r>
                      <w:t>2016</w:t>
                    </w:r>
                  </w:ins>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CE7A0C" w:rsidP="007C7339">
      <w:pPr>
        <w:spacing w:line="240" w:lineRule="atLeast"/>
        <w:jc w:val="left"/>
        <w:rPr>
          <w:sz w:val="28"/>
          <w:szCs w:val="28"/>
        </w:rPr>
      </w:pPr>
      <w:r w:rsidRPr="00CE7A0C">
        <w:rPr>
          <w:noProof/>
        </w:rPr>
        <w:pict>
          <v:shape id="_x0000_s1031" type="#_x0000_t202" style="position:absolute;margin-left:-180.1pt;margin-top:11.95pt;width:171pt;height:36pt;z-index:251658240" stroked="f">
            <v:textbox style="mso-next-textbox:#_x0000_s1031">
              <w:txbxContent>
                <w:p w:rsidR="00B31BBE" w:rsidRPr="00672722" w:rsidRDefault="00B31BBE" w:rsidP="00796267">
                  <w:pPr>
                    <w:rPr>
                      <w:b/>
                    </w:rPr>
                  </w:pPr>
                  <w:r w:rsidRPr="00672722">
                    <w:rPr>
                      <w:b/>
                    </w:rPr>
                    <w:t>versie</w:t>
                  </w:r>
                </w:p>
                <w:p w:rsidR="00B31BBE" w:rsidRPr="00DC7808" w:rsidRDefault="00B31BBE" w:rsidP="00796267">
                  <w:r>
                    <w:t>1.</w:t>
                  </w:r>
                  <w:del w:id="6" w:author="pjanssen" w:date="2016-04-22T14:46:00Z">
                    <w:r w:rsidDel="00C67CD4">
                      <w:delText xml:space="preserve">0RCX </w:delText>
                    </w:r>
                  </w:del>
                  <w:ins w:id="7" w:author="pjanssen" w:date="2016-04-22T14:46:00Z">
                    <w:r>
                      <w:t xml:space="preserve">1RC1 </w:t>
                    </w:r>
                  </w:ins>
                  <w:del w:id="8" w:author="pjanssen" w:date="2016-04-22T14:47:00Z">
                    <w:r w:rsidDel="00C67CD4">
                      <w:delText>(doorontwikkel)</w:delText>
                    </w:r>
                  </w:del>
                  <w:ins w:id="9" w:author="pjanssen" w:date="2016-04-22T14:47:00Z">
                    <w:r>
                      <w:t>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C67CD4">
            <w:pPr>
              <w:jc w:val="left"/>
              <w:rPr>
                <w:color w:val="0000FF"/>
              </w:rPr>
            </w:pPr>
            <w:r w:rsidRPr="005F591B">
              <w:t>D</w:t>
            </w:r>
            <w:r w:rsidR="000427A2" w:rsidRPr="005F591B">
              <w:t>atum laatste wijziging</w:t>
            </w:r>
            <w:r w:rsidRPr="005F591B">
              <w:t xml:space="preserve"> </w:t>
            </w:r>
            <w:r w:rsidRPr="005F591B">
              <w:rPr>
                <w:color w:val="0000FF"/>
              </w:rPr>
              <w:t>&lt;</w:t>
            </w:r>
            <w:del w:id="10" w:author="pjanssen" w:date="2016-04-22T14:47:00Z">
              <w:r w:rsidR="001239D0" w:rsidDel="00C67CD4">
                <w:rPr>
                  <w:color w:val="0000FF"/>
                </w:rPr>
                <w:delText>201</w:delText>
              </w:r>
              <w:r w:rsidR="007D62D8" w:rsidDel="00C67CD4">
                <w:rPr>
                  <w:color w:val="0000FF"/>
                </w:rPr>
                <w:delText>5</w:delText>
              </w:r>
            </w:del>
            <w:ins w:id="11" w:author="pjanssen" w:date="2016-04-22T14:47:00Z">
              <w:r w:rsidR="00C67CD4">
                <w:rPr>
                  <w:color w:val="0000FF"/>
                </w:rPr>
                <w:t>2016</w:t>
              </w:r>
            </w:ins>
            <w:r w:rsidR="001239D0">
              <w:rPr>
                <w:color w:val="0000FF"/>
              </w:rPr>
              <w:t>-</w:t>
            </w:r>
            <w:del w:id="12" w:author="pjanssen" w:date="2016-04-22T14:48:00Z">
              <w:r w:rsidR="000C2971" w:rsidDel="00C67CD4">
                <w:rPr>
                  <w:color w:val="0000FF"/>
                </w:rPr>
                <w:delText>12</w:delText>
              </w:r>
            </w:del>
            <w:ins w:id="13" w:author="pjanssen" w:date="2016-04-22T14:48:00Z">
              <w:r w:rsidR="00C67CD4">
                <w:rPr>
                  <w:color w:val="0000FF"/>
                </w:rPr>
                <w:t>04</w:t>
              </w:r>
            </w:ins>
            <w:r w:rsidRPr="005F591B">
              <w:rPr>
                <w:color w:val="0000FF"/>
              </w:rPr>
              <w:t>-</w:t>
            </w:r>
            <w:ins w:id="14" w:author="pjanssen" w:date="2016-04-22T14:48:00Z">
              <w:r w:rsidR="00C67CD4">
                <w:rPr>
                  <w:color w:val="0000FF"/>
                </w:rPr>
                <w:t>2</w:t>
              </w:r>
            </w:ins>
            <w:del w:id="15" w:author="pjanssen" w:date="2016-04-22T14:48:00Z">
              <w:r w:rsidR="000C2971" w:rsidDel="00C67CD4">
                <w:rPr>
                  <w:color w:val="0000FF"/>
                </w:rPr>
                <w:delText>0</w:delText>
              </w:r>
            </w:del>
            <w:r w:rsidR="000C2971">
              <w:rPr>
                <w:color w:val="0000FF"/>
              </w:rPr>
              <w:t>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C67CD4">
            <w:pPr>
              <w:jc w:val="left"/>
              <w:rPr>
                <w:color w:val="0000FF"/>
              </w:rPr>
            </w:pPr>
            <w:r>
              <w:rPr>
                <w:color w:val="0000FF"/>
              </w:rPr>
              <w:t>IMKL_Dataspecificatie_</w:t>
            </w:r>
            <w:r w:rsidR="003657E7">
              <w:rPr>
                <w:color w:val="0000FF"/>
              </w:rPr>
              <w:t>1.</w:t>
            </w:r>
            <w:del w:id="16" w:author="pjanssen" w:date="2016-04-22T14:48:00Z">
              <w:r w:rsidR="003657E7" w:rsidDel="00C67CD4">
                <w:rPr>
                  <w:color w:val="0000FF"/>
                </w:rPr>
                <w:delText>0RC1</w:delText>
              </w:r>
            </w:del>
            <w:ins w:id="17" w:author="pjanssen" w:date="2016-04-22T14:48:00Z">
              <w:r w:rsidR="00C67CD4">
                <w:rPr>
                  <w:color w:val="0000FF"/>
                </w:rPr>
                <w:t>1RC1</w:t>
              </w:r>
            </w:ins>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C67CD4" w:rsidRPr="00866987" w:rsidTr="00D64E83">
        <w:trPr>
          <w:ins w:id="18" w:author="pjanssen" w:date="2016-04-22T14:48:00Z"/>
        </w:trPr>
        <w:tc>
          <w:tcPr>
            <w:tcW w:w="445" w:type="pct"/>
          </w:tcPr>
          <w:p w:rsidR="00C67CD4" w:rsidRDefault="00F43960" w:rsidP="00DD5E22">
            <w:pPr>
              <w:jc w:val="left"/>
              <w:rPr>
                <w:ins w:id="19" w:author="pjanssen" w:date="2016-04-22T14:48:00Z"/>
                <w:bCs/>
              </w:rPr>
            </w:pPr>
            <w:ins w:id="20" w:author="pjanssen" w:date="2016-04-22T14:48:00Z">
              <w:r>
                <w:rPr>
                  <w:bCs/>
                </w:rPr>
                <w:t>1</w:t>
              </w:r>
            </w:ins>
            <w:ins w:id="21" w:author="pjanssen" w:date="2016-04-22T15:54:00Z">
              <w:r>
                <w:rPr>
                  <w:bCs/>
                </w:rPr>
                <w:t>.</w:t>
              </w:r>
            </w:ins>
            <w:ins w:id="22" w:author="pjanssen" w:date="2016-04-22T14:48:00Z">
              <w:r w:rsidR="00C67CD4">
                <w:rPr>
                  <w:bCs/>
                </w:rPr>
                <w:t>1RC1</w:t>
              </w:r>
            </w:ins>
          </w:p>
        </w:tc>
        <w:tc>
          <w:tcPr>
            <w:tcW w:w="725" w:type="pct"/>
          </w:tcPr>
          <w:p w:rsidR="00C67CD4" w:rsidRDefault="00C67CD4" w:rsidP="000C2971">
            <w:pPr>
              <w:jc w:val="left"/>
              <w:rPr>
                <w:ins w:id="23" w:author="pjanssen" w:date="2016-04-22T14:48:00Z"/>
                <w:bCs/>
              </w:rPr>
            </w:pPr>
            <w:ins w:id="24" w:author="pjanssen" w:date="2016-04-22T14:48:00Z">
              <w:r>
                <w:rPr>
                  <w:bCs/>
                </w:rPr>
                <w:t>2016-04-22</w:t>
              </w:r>
            </w:ins>
          </w:p>
        </w:tc>
        <w:tc>
          <w:tcPr>
            <w:tcW w:w="641" w:type="pct"/>
          </w:tcPr>
          <w:p w:rsidR="00C67CD4" w:rsidRDefault="00C67CD4" w:rsidP="00E67465">
            <w:pPr>
              <w:jc w:val="left"/>
              <w:rPr>
                <w:ins w:id="25" w:author="pjanssen" w:date="2016-04-22T14:48:00Z"/>
                <w:bCs/>
              </w:rPr>
            </w:pPr>
            <w:ins w:id="26" w:author="pjanssen" w:date="2016-04-22T14:48:00Z">
              <w:r>
                <w:rPr>
                  <w:bCs/>
                </w:rPr>
                <w:t>PJA</w:t>
              </w:r>
            </w:ins>
          </w:p>
        </w:tc>
        <w:tc>
          <w:tcPr>
            <w:tcW w:w="692" w:type="pct"/>
          </w:tcPr>
          <w:p w:rsidR="00C67CD4" w:rsidRDefault="00C67CD4" w:rsidP="00A905F8">
            <w:pPr>
              <w:jc w:val="left"/>
              <w:rPr>
                <w:ins w:id="27" w:author="pjanssen" w:date="2016-04-22T14:48:00Z"/>
                <w:bCs/>
              </w:rPr>
            </w:pPr>
            <w:ins w:id="28" w:author="pjanssen" w:date="2016-04-22T14:48:00Z">
              <w:r>
                <w:rPr>
                  <w:bCs/>
                </w:rPr>
                <w:t>divers</w:t>
              </w:r>
            </w:ins>
          </w:p>
        </w:tc>
        <w:tc>
          <w:tcPr>
            <w:tcW w:w="2498" w:type="pct"/>
          </w:tcPr>
          <w:p w:rsidR="00C67CD4" w:rsidRDefault="00F43960" w:rsidP="00E67465">
            <w:pPr>
              <w:jc w:val="left"/>
              <w:rPr>
                <w:ins w:id="29" w:author="pjanssen" w:date="2016-04-22T14:48:00Z"/>
                <w:bCs/>
              </w:rPr>
            </w:pPr>
            <w:ins w:id="30" w:author="pjanssen" w:date="2016-04-22T15:54:00Z">
              <w:r>
                <w:rPr>
                  <w:bCs/>
                </w:rPr>
                <w:t xml:space="preserve">Concept </w:t>
              </w:r>
            </w:ins>
            <w:ins w:id="31" w:author="pjanssen" w:date="2016-04-22T14:48:00Z">
              <w:r w:rsidR="00C67CD4">
                <w:rPr>
                  <w:bCs/>
                </w:rPr>
                <w:t xml:space="preserve">Update </w:t>
              </w:r>
            </w:ins>
            <w:ins w:id="32" w:author="pjanssen" w:date="2016-04-22T14:49:00Z">
              <w:r w:rsidR="00C67CD4">
                <w:rPr>
                  <w:bCs/>
                </w:rPr>
                <w:t>naar 1.1</w:t>
              </w:r>
            </w:ins>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CE7A0C">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31BBE" w:rsidRPr="00672722" w:rsidRDefault="00B31BBE" w:rsidP="0071388C">
                  <w:pPr>
                    <w:rPr>
                      <w:b/>
                    </w:rPr>
                  </w:pPr>
                  <w:r>
                    <w:rPr>
                      <w:b/>
                    </w:rPr>
                    <w:t>rechtenbeleid</w:t>
                  </w:r>
                </w:p>
                <w:p w:rsidR="00B31BBE" w:rsidRDefault="00B31BBE" w:rsidP="0071388C">
                  <w:pPr>
                    <w:ind w:left="709" w:firstLine="709"/>
                  </w:pPr>
                  <w:r w:rsidRPr="00D774FF">
                    <w:t>Naamsvermelding-GeenAfgeleideWerken 3.0 Nederland</w:t>
                  </w:r>
                </w:p>
                <w:p w:rsidR="00B31BBE" w:rsidRDefault="00B31BBE" w:rsidP="0071388C">
                  <w:pPr>
                    <w:ind w:left="709" w:firstLine="709"/>
                  </w:pPr>
                  <w:r w:rsidRPr="00D774FF">
                    <w:t>(CC BY-ND 3.0)</w:t>
                  </w:r>
                  <w:r>
                    <w:t xml:space="preserve"> </w:t>
                  </w:r>
                  <w:r>
                    <w:tab/>
                  </w:r>
                </w:p>
                <w:p w:rsidR="00B31BBE" w:rsidRDefault="00B31BBE" w:rsidP="0071388C">
                  <w:pPr>
                    <w:ind w:left="709" w:firstLine="709"/>
                  </w:pPr>
                </w:p>
                <w:p w:rsidR="00B31BBE" w:rsidRPr="002564CF" w:rsidRDefault="00B31BBE"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pPr>
        <w:rPr>
          <w:ins w:id="33" w:author="pjanssen" w:date="2016-04-23T10:24:00Z"/>
        </w:rPr>
      </w:pPr>
      <w:r>
        <w:t>Wil Lambo (KPN)</w:t>
      </w:r>
    </w:p>
    <w:p w:rsidR="00CD35A6" w:rsidRDefault="00CD35A6" w:rsidP="000E7FD9">
      <w:ins w:id="34" w:author="pjanssen" w:date="2016-04-23T10:24:00Z">
        <w:r w:rsidRPr="00BA09AC">
          <w:t>Martin van Vaale</w:t>
        </w:r>
        <w:r>
          <w:t>n (KPN)</w:t>
        </w:r>
      </w:ins>
    </w:p>
    <w:p w:rsidR="000E7FD9" w:rsidRDefault="000E7FD9" w:rsidP="000E7FD9">
      <w:r>
        <w:t>Daan van Os (Brabant Water)</w:t>
      </w:r>
    </w:p>
    <w:p w:rsidR="000E7FD9" w:rsidRPr="000E7FD9" w:rsidRDefault="006F2CE2" w:rsidP="000E7FD9">
      <w:pPr>
        <w:rPr>
          <w:lang w:val="fr-FR"/>
        </w:rPr>
      </w:pPr>
      <w:r w:rsidRPr="006F2CE2">
        <w:rPr>
          <w:lang w:val="fr-FR"/>
        </w:rPr>
        <w:t>Jorrit Hans</w:t>
      </w:r>
      <w:ins w:id="35" w:author="pjanssen" w:date="2016-04-22T14:49:00Z">
        <w:r w:rsidR="00C67CD4">
          <w:rPr>
            <w:lang w:val="fr-FR"/>
          </w:rPr>
          <w:t>s</w:t>
        </w:r>
      </w:ins>
      <w:r w:rsidRPr="006F2CE2">
        <w:rPr>
          <w:lang w:val="fr-FR"/>
        </w:rPr>
        <w:t>on (Enexis)</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pPr>
        <w:rPr>
          <w:ins w:id="36" w:author="pjanssen" w:date="2016-04-23T10:18:00Z"/>
        </w:rPr>
      </w:pPr>
      <w:r>
        <w:t>Fuat Akdeniz (Kadaster)</w:t>
      </w:r>
    </w:p>
    <w:p w:rsidR="00CD35A6" w:rsidRDefault="00CD35A6" w:rsidP="000E7FD9">
      <w:ins w:id="37" w:author="pjanssen" w:date="2016-04-23T10:19:00Z">
        <w:r>
          <w:t>Herman</w:t>
        </w:r>
      </w:ins>
      <w:ins w:id="38" w:author="pjanssen" w:date="2016-04-23T10:18:00Z">
        <w:r>
          <w:t xml:space="preserve"> van de</w:t>
        </w:r>
      </w:ins>
      <w:ins w:id="39" w:author="pjanssen" w:date="2016-04-23T10:19:00Z">
        <w:r>
          <w:t>n</w:t>
        </w:r>
      </w:ins>
      <w:ins w:id="40" w:author="pjanssen" w:date="2016-04-23T10:18:00Z">
        <w:r>
          <w:t xml:space="preserve"> Berg (Kadaster)</w:t>
        </w:r>
      </w:ins>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pPr>
        <w:rPr>
          <w:ins w:id="41" w:author="pjanssen" w:date="2016-04-23T10:22:00Z"/>
        </w:rPr>
      </w:pPr>
      <w:r>
        <w:t>Eric Oosterom (Stichting Rioned)</w:t>
      </w:r>
    </w:p>
    <w:p w:rsidR="00CD35A6" w:rsidRDefault="00CD35A6" w:rsidP="000E7FD9">
      <w:ins w:id="42" w:author="pjanssen" w:date="2016-04-23T10:22:00Z">
        <w:r w:rsidRPr="00BA09AC">
          <w:t>Hendrik Kingma</w:t>
        </w:r>
        <w:r>
          <w:t xml:space="preserve"> (Riodesk)</w:t>
        </w:r>
      </w:ins>
    </w:p>
    <w:p w:rsidR="00735463" w:rsidRDefault="00735463" w:rsidP="000E7FD9">
      <w:pPr>
        <w:rPr>
          <w:ins w:id="43" w:author="pjanssen" w:date="2016-04-23T10:23:00Z"/>
        </w:rPr>
      </w:pPr>
      <w:r>
        <w:t>John Peeters (Gemeente Maasgouw)</w:t>
      </w:r>
    </w:p>
    <w:p w:rsidR="00CD35A6" w:rsidRDefault="00CD35A6" w:rsidP="000E7FD9">
      <w:ins w:id="44" w:author="pjanssen" w:date="2016-04-23T10:23:00Z">
        <w:r>
          <w:t>Jan van de</w:t>
        </w:r>
      </w:ins>
      <w:ins w:id="45" w:author="pjanssen" w:date="2016-04-23T10:25:00Z">
        <w:r>
          <w:t>r</w:t>
        </w:r>
      </w:ins>
      <w:ins w:id="46" w:author="pjanssen" w:date="2016-04-23T10:23:00Z">
        <w:r>
          <w:t xml:space="preserve"> Leij (Cumela)</w:t>
        </w:r>
      </w:ins>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40A4D" w:rsidRDefault="00CE7A0C">
      <w:pPr>
        <w:pStyle w:val="Inhopg1"/>
        <w:rPr>
          <w:rFonts w:asciiTheme="minorHAnsi" w:eastAsiaTheme="minorEastAsia" w:hAnsiTheme="minorHAnsi" w:cstheme="minorBidi"/>
          <w:noProof/>
          <w:sz w:val="22"/>
          <w:szCs w:val="22"/>
        </w:rPr>
      </w:pPr>
      <w:r w:rsidRPr="00CE7A0C">
        <w:fldChar w:fldCharType="begin"/>
      </w:r>
      <w:r w:rsidR="00A26809" w:rsidRPr="007C7339">
        <w:instrText xml:space="preserve"> TOC \h \z \t "Hoofdstuktitel;1;Paragraaftitel;2;subparagraaftitel;3" </w:instrText>
      </w:r>
      <w:r w:rsidRPr="00CE7A0C">
        <w:fldChar w:fldCharType="separate"/>
      </w:r>
      <w:hyperlink w:anchor="_Toc449171564" w:history="1">
        <w:r w:rsidR="00340A4D" w:rsidRPr="00354F63">
          <w:rPr>
            <w:rStyle w:val="Hyperlink"/>
            <w:noProof/>
          </w:rPr>
          <w:t>Inleiding en leeswijzer.</w:t>
        </w:r>
        <w:r w:rsidR="00340A4D">
          <w:rPr>
            <w:noProof/>
            <w:webHidden/>
          </w:rPr>
          <w:tab/>
        </w:r>
        <w:r w:rsidR="00340A4D">
          <w:rPr>
            <w:noProof/>
            <w:webHidden/>
          </w:rPr>
          <w:fldChar w:fldCharType="begin"/>
        </w:r>
        <w:r w:rsidR="00340A4D">
          <w:rPr>
            <w:noProof/>
            <w:webHidden/>
          </w:rPr>
          <w:instrText xml:space="preserve"> PAGEREF _Toc449171564 \h </w:instrText>
        </w:r>
        <w:r w:rsidR="00340A4D">
          <w:rPr>
            <w:noProof/>
            <w:webHidden/>
          </w:rPr>
        </w:r>
        <w:r w:rsidR="00340A4D">
          <w:rPr>
            <w:noProof/>
            <w:webHidden/>
          </w:rPr>
          <w:fldChar w:fldCharType="separate"/>
        </w:r>
        <w:r w:rsidR="00340A4D">
          <w:rPr>
            <w:noProof/>
            <w:webHidden/>
          </w:rPr>
          <w:t>7</w:t>
        </w:r>
        <w:r w:rsidR="00340A4D">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565" w:history="1">
        <w:r w:rsidRPr="00354F63">
          <w:rPr>
            <w:rStyle w:val="Hyperlink"/>
            <w:noProof/>
          </w:rPr>
          <w:t>Scope</w:t>
        </w:r>
        <w:r>
          <w:rPr>
            <w:noProof/>
            <w:webHidden/>
          </w:rPr>
          <w:tab/>
        </w:r>
        <w:r>
          <w:rPr>
            <w:noProof/>
            <w:webHidden/>
          </w:rPr>
          <w:fldChar w:fldCharType="begin"/>
        </w:r>
        <w:r>
          <w:rPr>
            <w:noProof/>
            <w:webHidden/>
          </w:rPr>
          <w:instrText xml:space="preserve"> PAGEREF _Toc449171565 \h </w:instrText>
        </w:r>
        <w:r>
          <w:rPr>
            <w:noProof/>
            <w:webHidden/>
          </w:rPr>
        </w:r>
        <w:r>
          <w:rPr>
            <w:noProof/>
            <w:webHidden/>
          </w:rPr>
          <w:fldChar w:fldCharType="separate"/>
        </w:r>
        <w:r>
          <w:rPr>
            <w:noProof/>
            <w:webHidden/>
          </w:rPr>
          <w:t>8</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66" w:history="1">
        <w:r w:rsidRPr="00354F63">
          <w:rPr>
            <w:rStyle w:val="Hyperlink"/>
          </w:rPr>
          <w:t>2.1</w:t>
        </w:r>
        <w:r>
          <w:rPr>
            <w:rFonts w:asciiTheme="minorHAnsi" w:eastAsiaTheme="minorEastAsia" w:hAnsiTheme="minorHAnsi" w:cstheme="minorBidi"/>
            <w:sz w:val="22"/>
            <w:szCs w:val="22"/>
          </w:rPr>
          <w:tab/>
        </w:r>
        <w:r w:rsidRPr="00354F63">
          <w:rPr>
            <w:rStyle w:val="Hyperlink"/>
          </w:rPr>
          <w:t>Scope.</w:t>
        </w:r>
        <w:r>
          <w:rPr>
            <w:webHidden/>
          </w:rPr>
          <w:tab/>
        </w:r>
        <w:r>
          <w:rPr>
            <w:webHidden/>
          </w:rPr>
          <w:fldChar w:fldCharType="begin"/>
        </w:r>
        <w:r>
          <w:rPr>
            <w:webHidden/>
          </w:rPr>
          <w:instrText xml:space="preserve"> PAGEREF _Toc449171566 \h </w:instrText>
        </w:r>
        <w:r>
          <w:rPr>
            <w:webHidden/>
          </w:rPr>
        </w:r>
        <w:r>
          <w:rPr>
            <w:webHidden/>
          </w:rPr>
          <w:fldChar w:fldCharType="separate"/>
        </w:r>
        <w:r>
          <w:rPr>
            <w:webHidden/>
          </w:rPr>
          <w:t>8</w:t>
        </w:r>
        <w:r>
          <w:rPr>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567" w:history="1">
        <w:r w:rsidRPr="00354F63">
          <w:rPr>
            <w:rStyle w:val="Hyperlink"/>
            <w:noProof/>
          </w:rPr>
          <w:t>Overzicht</w:t>
        </w:r>
        <w:r>
          <w:rPr>
            <w:noProof/>
            <w:webHidden/>
          </w:rPr>
          <w:tab/>
        </w:r>
        <w:r>
          <w:rPr>
            <w:noProof/>
            <w:webHidden/>
          </w:rPr>
          <w:fldChar w:fldCharType="begin"/>
        </w:r>
        <w:r>
          <w:rPr>
            <w:noProof/>
            <w:webHidden/>
          </w:rPr>
          <w:instrText xml:space="preserve"> PAGEREF _Toc449171567 \h </w:instrText>
        </w:r>
        <w:r>
          <w:rPr>
            <w:noProof/>
            <w:webHidden/>
          </w:rPr>
        </w:r>
        <w:r>
          <w:rPr>
            <w:noProof/>
            <w:webHidden/>
          </w:rPr>
          <w:fldChar w:fldCharType="separate"/>
        </w:r>
        <w:r>
          <w:rPr>
            <w:noProof/>
            <w:webHidden/>
          </w:rPr>
          <w:t>9</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68" w:history="1">
        <w:r w:rsidRPr="00354F63">
          <w:rPr>
            <w:rStyle w:val="Hyperlink"/>
          </w:rPr>
          <w:t>3.1</w:t>
        </w:r>
        <w:r>
          <w:rPr>
            <w:rFonts w:asciiTheme="minorHAnsi" w:eastAsiaTheme="minorEastAsia" w:hAnsiTheme="minorHAnsi" w:cstheme="minorBidi"/>
            <w:sz w:val="22"/>
            <w:szCs w:val="22"/>
          </w:rPr>
          <w:tab/>
        </w:r>
        <w:r w:rsidRPr="00354F63">
          <w:rPr>
            <w:rStyle w:val="Hyperlink"/>
          </w:rPr>
          <w:t>Naam en Acroniemen.</w:t>
        </w:r>
        <w:r>
          <w:rPr>
            <w:webHidden/>
          </w:rPr>
          <w:tab/>
        </w:r>
        <w:r>
          <w:rPr>
            <w:webHidden/>
          </w:rPr>
          <w:fldChar w:fldCharType="begin"/>
        </w:r>
        <w:r>
          <w:rPr>
            <w:webHidden/>
          </w:rPr>
          <w:instrText xml:space="preserve"> PAGEREF _Toc449171568 \h </w:instrText>
        </w:r>
        <w:r>
          <w:rPr>
            <w:webHidden/>
          </w:rPr>
        </w:r>
        <w:r>
          <w:rPr>
            <w:webHidden/>
          </w:rPr>
          <w:fldChar w:fldCharType="separate"/>
        </w:r>
        <w:r>
          <w:rPr>
            <w:webHidden/>
          </w:rPr>
          <w:t>9</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69" w:history="1">
        <w:r w:rsidRPr="00354F63">
          <w:rPr>
            <w:rStyle w:val="Hyperlink"/>
          </w:rPr>
          <w:t>3.2</w:t>
        </w:r>
        <w:r>
          <w:rPr>
            <w:rFonts w:asciiTheme="minorHAnsi" w:eastAsiaTheme="minorEastAsia" w:hAnsiTheme="minorHAnsi" w:cstheme="minorBidi"/>
            <w:sz w:val="22"/>
            <w:szCs w:val="22"/>
          </w:rPr>
          <w:tab/>
        </w:r>
        <w:r w:rsidRPr="00354F63">
          <w:rPr>
            <w:rStyle w:val="Hyperlink"/>
          </w:rPr>
          <w:t>Informele beschrijving.</w:t>
        </w:r>
        <w:r>
          <w:rPr>
            <w:webHidden/>
          </w:rPr>
          <w:tab/>
        </w:r>
        <w:r>
          <w:rPr>
            <w:webHidden/>
          </w:rPr>
          <w:fldChar w:fldCharType="begin"/>
        </w:r>
        <w:r>
          <w:rPr>
            <w:webHidden/>
          </w:rPr>
          <w:instrText xml:space="preserve"> PAGEREF _Toc449171569 \h </w:instrText>
        </w:r>
        <w:r>
          <w:rPr>
            <w:webHidden/>
          </w:rPr>
        </w:r>
        <w:r>
          <w:rPr>
            <w:webHidden/>
          </w:rPr>
          <w:fldChar w:fldCharType="separate"/>
        </w:r>
        <w:r>
          <w:rPr>
            <w:webHidden/>
          </w:rPr>
          <w:t>9</w:t>
        </w:r>
        <w:r>
          <w:rPr>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70" w:history="1">
        <w:r w:rsidRPr="00354F63">
          <w:rPr>
            <w:rStyle w:val="Hyperlink"/>
            <w:noProof/>
          </w:rPr>
          <w:t>3.2.1</w:t>
        </w:r>
        <w:r>
          <w:rPr>
            <w:rFonts w:asciiTheme="minorHAnsi" w:eastAsiaTheme="minorEastAsia" w:hAnsiTheme="minorHAnsi" w:cstheme="minorBidi"/>
            <w:noProof/>
            <w:sz w:val="22"/>
            <w:szCs w:val="22"/>
          </w:rPr>
          <w:tab/>
        </w:r>
        <w:r w:rsidRPr="00354F63">
          <w:rPr>
            <w:rStyle w:val="Hyperlink"/>
            <w:noProof/>
          </w:rPr>
          <w:t>Definitie.</w:t>
        </w:r>
        <w:r>
          <w:rPr>
            <w:noProof/>
            <w:webHidden/>
          </w:rPr>
          <w:tab/>
        </w:r>
        <w:r>
          <w:rPr>
            <w:noProof/>
            <w:webHidden/>
          </w:rPr>
          <w:fldChar w:fldCharType="begin"/>
        </w:r>
        <w:r>
          <w:rPr>
            <w:noProof/>
            <w:webHidden/>
          </w:rPr>
          <w:instrText xml:space="preserve"> PAGEREF _Toc449171570 \h </w:instrText>
        </w:r>
        <w:r>
          <w:rPr>
            <w:noProof/>
            <w:webHidden/>
          </w:rPr>
        </w:r>
        <w:r>
          <w:rPr>
            <w:noProof/>
            <w:webHidden/>
          </w:rPr>
          <w:fldChar w:fldCharType="separate"/>
        </w:r>
        <w:r>
          <w:rPr>
            <w:noProof/>
            <w:webHidden/>
          </w:rPr>
          <w:t>9</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71" w:history="1">
        <w:r w:rsidRPr="00354F63">
          <w:rPr>
            <w:rStyle w:val="Hyperlink"/>
            <w:noProof/>
          </w:rPr>
          <w:t>3.2.2</w:t>
        </w:r>
        <w:r>
          <w:rPr>
            <w:rFonts w:asciiTheme="minorHAnsi" w:eastAsiaTheme="minorEastAsia" w:hAnsiTheme="minorHAnsi" w:cstheme="minorBidi"/>
            <w:noProof/>
            <w:sz w:val="22"/>
            <w:szCs w:val="22"/>
          </w:rPr>
          <w:tab/>
        </w:r>
        <w:r w:rsidRPr="00354F63">
          <w:rPr>
            <w:rStyle w:val="Hyperlink"/>
            <w:noProof/>
          </w:rPr>
          <w:t>Beschrijving.</w:t>
        </w:r>
        <w:r>
          <w:rPr>
            <w:noProof/>
            <w:webHidden/>
          </w:rPr>
          <w:tab/>
        </w:r>
        <w:r>
          <w:rPr>
            <w:noProof/>
            <w:webHidden/>
          </w:rPr>
          <w:fldChar w:fldCharType="begin"/>
        </w:r>
        <w:r>
          <w:rPr>
            <w:noProof/>
            <w:webHidden/>
          </w:rPr>
          <w:instrText xml:space="preserve"> PAGEREF _Toc449171571 \h </w:instrText>
        </w:r>
        <w:r>
          <w:rPr>
            <w:noProof/>
            <w:webHidden/>
          </w:rPr>
        </w:r>
        <w:r>
          <w:rPr>
            <w:noProof/>
            <w:webHidden/>
          </w:rPr>
          <w:fldChar w:fldCharType="separate"/>
        </w:r>
        <w:r>
          <w:rPr>
            <w:noProof/>
            <w:webHidden/>
          </w:rPr>
          <w:t>9</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2" w:history="1">
        <w:r w:rsidRPr="00354F63">
          <w:rPr>
            <w:rStyle w:val="Hyperlink"/>
          </w:rPr>
          <w:t>3.3</w:t>
        </w:r>
        <w:r>
          <w:rPr>
            <w:rFonts w:asciiTheme="minorHAnsi" w:eastAsiaTheme="minorEastAsia" w:hAnsiTheme="minorHAnsi" w:cstheme="minorBidi"/>
            <w:sz w:val="22"/>
            <w:szCs w:val="22"/>
          </w:rPr>
          <w:tab/>
        </w:r>
        <w:r w:rsidRPr="00354F63">
          <w:rPr>
            <w:rStyle w:val="Hyperlink"/>
          </w:rPr>
          <w:t>Normatieve referenties.</w:t>
        </w:r>
        <w:r>
          <w:rPr>
            <w:webHidden/>
          </w:rPr>
          <w:tab/>
        </w:r>
        <w:r>
          <w:rPr>
            <w:webHidden/>
          </w:rPr>
          <w:fldChar w:fldCharType="begin"/>
        </w:r>
        <w:r>
          <w:rPr>
            <w:webHidden/>
          </w:rPr>
          <w:instrText xml:space="preserve"> PAGEREF _Toc449171572 \h </w:instrText>
        </w:r>
        <w:r>
          <w:rPr>
            <w:webHidden/>
          </w:rPr>
        </w:r>
        <w:r>
          <w:rPr>
            <w:webHidden/>
          </w:rPr>
          <w:fldChar w:fldCharType="separate"/>
        </w:r>
        <w:r>
          <w:rPr>
            <w:webHidden/>
          </w:rPr>
          <w:t>11</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3" w:history="1">
        <w:r w:rsidRPr="00354F63">
          <w:rPr>
            <w:rStyle w:val="Hyperlink"/>
          </w:rPr>
          <w:t>3.4</w:t>
        </w:r>
        <w:r>
          <w:rPr>
            <w:rFonts w:asciiTheme="minorHAnsi" w:eastAsiaTheme="minorEastAsia" w:hAnsiTheme="minorHAnsi" w:cstheme="minorBidi"/>
            <w:sz w:val="22"/>
            <w:szCs w:val="22"/>
          </w:rPr>
          <w:tab/>
        </w:r>
        <w:r w:rsidRPr="00354F63">
          <w:rPr>
            <w:rStyle w:val="Hyperlink"/>
          </w:rPr>
          <w:t>Totstandkoming.</w:t>
        </w:r>
        <w:r>
          <w:rPr>
            <w:webHidden/>
          </w:rPr>
          <w:tab/>
        </w:r>
        <w:r>
          <w:rPr>
            <w:webHidden/>
          </w:rPr>
          <w:fldChar w:fldCharType="begin"/>
        </w:r>
        <w:r>
          <w:rPr>
            <w:webHidden/>
          </w:rPr>
          <w:instrText xml:space="preserve"> PAGEREF _Toc449171573 \h </w:instrText>
        </w:r>
        <w:r>
          <w:rPr>
            <w:webHidden/>
          </w:rPr>
        </w:r>
        <w:r>
          <w:rPr>
            <w:webHidden/>
          </w:rPr>
          <w:fldChar w:fldCharType="separate"/>
        </w:r>
        <w:r>
          <w:rPr>
            <w:webHidden/>
          </w:rPr>
          <w:t>12</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4" w:history="1">
        <w:r w:rsidRPr="00354F63">
          <w:rPr>
            <w:rStyle w:val="Hyperlink"/>
          </w:rPr>
          <w:t>3.5</w:t>
        </w:r>
        <w:r>
          <w:rPr>
            <w:rFonts w:asciiTheme="minorHAnsi" w:eastAsiaTheme="minorEastAsia" w:hAnsiTheme="minorHAnsi" w:cstheme="minorBidi"/>
            <w:sz w:val="22"/>
            <w:szCs w:val="22"/>
          </w:rPr>
          <w:tab/>
        </w:r>
        <w:r w:rsidRPr="00354F63">
          <w:rPr>
            <w:rStyle w:val="Hyperlink"/>
          </w:rPr>
          <w:t>Termen en definities.</w:t>
        </w:r>
        <w:r>
          <w:rPr>
            <w:webHidden/>
          </w:rPr>
          <w:tab/>
        </w:r>
        <w:r>
          <w:rPr>
            <w:webHidden/>
          </w:rPr>
          <w:fldChar w:fldCharType="begin"/>
        </w:r>
        <w:r>
          <w:rPr>
            <w:webHidden/>
          </w:rPr>
          <w:instrText xml:space="preserve"> PAGEREF _Toc449171574 \h </w:instrText>
        </w:r>
        <w:r>
          <w:rPr>
            <w:webHidden/>
          </w:rPr>
        </w:r>
        <w:r>
          <w:rPr>
            <w:webHidden/>
          </w:rPr>
          <w:fldChar w:fldCharType="separate"/>
        </w:r>
        <w:r>
          <w:rPr>
            <w:webHidden/>
          </w:rPr>
          <w:t>12</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5" w:history="1">
        <w:r w:rsidRPr="00354F63">
          <w:rPr>
            <w:rStyle w:val="Hyperlink"/>
          </w:rPr>
          <w:t>3.6</w:t>
        </w:r>
        <w:r>
          <w:rPr>
            <w:rFonts w:asciiTheme="minorHAnsi" w:eastAsiaTheme="minorEastAsia" w:hAnsiTheme="minorHAnsi" w:cstheme="minorBidi"/>
            <w:sz w:val="22"/>
            <w:szCs w:val="22"/>
          </w:rPr>
          <w:tab/>
        </w:r>
        <w:r w:rsidRPr="00354F63">
          <w:rPr>
            <w:rStyle w:val="Hyperlink"/>
          </w:rPr>
          <w:t>Symbolen en afkortingen.</w:t>
        </w:r>
        <w:r>
          <w:rPr>
            <w:webHidden/>
          </w:rPr>
          <w:tab/>
        </w:r>
        <w:r>
          <w:rPr>
            <w:webHidden/>
          </w:rPr>
          <w:fldChar w:fldCharType="begin"/>
        </w:r>
        <w:r>
          <w:rPr>
            <w:webHidden/>
          </w:rPr>
          <w:instrText xml:space="preserve"> PAGEREF _Toc449171575 \h </w:instrText>
        </w:r>
        <w:r>
          <w:rPr>
            <w:webHidden/>
          </w:rPr>
        </w:r>
        <w:r>
          <w:rPr>
            <w:webHidden/>
          </w:rPr>
          <w:fldChar w:fldCharType="separate"/>
        </w:r>
        <w:r>
          <w:rPr>
            <w:webHidden/>
          </w:rPr>
          <w:t>15</w:t>
        </w:r>
        <w:r>
          <w:rPr>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576" w:history="1">
        <w:r w:rsidRPr="00354F63">
          <w:rPr>
            <w:rStyle w:val="Hyperlink"/>
            <w:noProof/>
          </w:rPr>
          <w:t>Identificatie document</w:t>
        </w:r>
        <w:r>
          <w:rPr>
            <w:noProof/>
            <w:webHidden/>
          </w:rPr>
          <w:tab/>
        </w:r>
        <w:r>
          <w:rPr>
            <w:noProof/>
            <w:webHidden/>
          </w:rPr>
          <w:fldChar w:fldCharType="begin"/>
        </w:r>
        <w:r>
          <w:rPr>
            <w:noProof/>
            <w:webHidden/>
          </w:rPr>
          <w:instrText xml:space="preserve"> PAGEREF _Toc449171576 \h </w:instrText>
        </w:r>
        <w:r>
          <w:rPr>
            <w:noProof/>
            <w:webHidden/>
          </w:rPr>
        </w:r>
        <w:r>
          <w:rPr>
            <w:noProof/>
            <w:webHidden/>
          </w:rPr>
          <w:fldChar w:fldCharType="separate"/>
        </w:r>
        <w:r>
          <w:rPr>
            <w:noProof/>
            <w:webHidden/>
          </w:rPr>
          <w:t>17</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577" w:history="1">
        <w:r w:rsidRPr="00354F63">
          <w:rPr>
            <w:rStyle w:val="Hyperlink"/>
            <w:noProof/>
          </w:rPr>
          <w:t>Data content en structuur</w:t>
        </w:r>
        <w:r>
          <w:rPr>
            <w:noProof/>
            <w:webHidden/>
          </w:rPr>
          <w:tab/>
        </w:r>
        <w:r>
          <w:rPr>
            <w:noProof/>
            <w:webHidden/>
          </w:rPr>
          <w:fldChar w:fldCharType="begin"/>
        </w:r>
        <w:r>
          <w:rPr>
            <w:noProof/>
            <w:webHidden/>
          </w:rPr>
          <w:instrText xml:space="preserve"> PAGEREF _Toc449171577 \h </w:instrText>
        </w:r>
        <w:r>
          <w:rPr>
            <w:noProof/>
            <w:webHidden/>
          </w:rPr>
        </w:r>
        <w:r>
          <w:rPr>
            <w:noProof/>
            <w:webHidden/>
          </w:rPr>
          <w:fldChar w:fldCharType="separate"/>
        </w:r>
        <w:r>
          <w:rPr>
            <w:noProof/>
            <w:webHidden/>
          </w:rPr>
          <w:t>18</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8" w:history="1">
        <w:r w:rsidRPr="00354F63">
          <w:rPr>
            <w:rStyle w:val="Hyperlink"/>
          </w:rPr>
          <w:t>5.1</w:t>
        </w:r>
        <w:r>
          <w:rPr>
            <w:rFonts w:asciiTheme="minorHAnsi" w:eastAsiaTheme="minorEastAsia" w:hAnsiTheme="minorHAnsi" w:cstheme="minorBidi"/>
            <w:sz w:val="22"/>
            <w:szCs w:val="22"/>
          </w:rPr>
          <w:tab/>
        </w:r>
        <w:r w:rsidRPr="00354F63">
          <w:rPr>
            <w:rStyle w:val="Hyperlink"/>
          </w:rPr>
          <w:t>Inleiding.</w:t>
        </w:r>
        <w:r>
          <w:rPr>
            <w:webHidden/>
          </w:rPr>
          <w:tab/>
        </w:r>
        <w:r>
          <w:rPr>
            <w:webHidden/>
          </w:rPr>
          <w:fldChar w:fldCharType="begin"/>
        </w:r>
        <w:r>
          <w:rPr>
            <w:webHidden/>
          </w:rPr>
          <w:instrText xml:space="preserve"> PAGEREF _Toc449171578 \h </w:instrText>
        </w:r>
        <w:r>
          <w:rPr>
            <w:webHidden/>
          </w:rPr>
        </w:r>
        <w:r>
          <w:rPr>
            <w:webHidden/>
          </w:rPr>
          <w:fldChar w:fldCharType="separate"/>
        </w:r>
        <w:r>
          <w:rPr>
            <w:webHidden/>
          </w:rPr>
          <w:t>18</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579" w:history="1">
        <w:r w:rsidRPr="00354F63">
          <w:rPr>
            <w:rStyle w:val="Hyperlink"/>
          </w:rPr>
          <w:t>5.2</w:t>
        </w:r>
        <w:r>
          <w:rPr>
            <w:rFonts w:asciiTheme="minorHAnsi" w:eastAsiaTheme="minorEastAsia" w:hAnsiTheme="minorHAnsi" w:cstheme="minorBidi"/>
            <w:sz w:val="22"/>
            <w:szCs w:val="22"/>
          </w:rPr>
          <w:tab/>
        </w:r>
        <w:r w:rsidRPr="00354F63">
          <w:rPr>
            <w:rStyle w:val="Hyperlink"/>
          </w:rPr>
          <w:t>UML diagrammen.</w:t>
        </w:r>
        <w:r>
          <w:rPr>
            <w:webHidden/>
          </w:rPr>
          <w:tab/>
        </w:r>
        <w:r>
          <w:rPr>
            <w:webHidden/>
          </w:rPr>
          <w:fldChar w:fldCharType="begin"/>
        </w:r>
        <w:r>
          <w:rPr>
            <w:webHidden/>
          </w:rPr>
          <w:instrText xml:space="preserve"> PAGEREF _Toc449171579 \h </w:instrText>
        </w:r>
        <w:r>
          <w:rPr>
            <w:webHidden/>
          </w:rPr>
        </w:r>
        <w:r>
          <w:rPr>
            <w:webHidden/>
          </w:rPr>
          <w:fldChar w:fldCharType="separate"/>
        </w:r>
        <w:r>
          <w:rPr>
            <w:webHidden/>
          </w:rPr>
          <w:t>18</w:t>
        </w:r>
        <w:r>
          <w:rPr>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0" w:history="1">
        <w:r w:rsidRPr="00354F63">
          <w:rPr>
            <w:rStyle w:val="Hyperlink"/>
            <w:noProof/>
          </w:rPr>
          <w:t>5.2.1</w:t>
        </w:r>
        <w:r>
          <w:rPr>
            <w:rFonts w:asciiTheme="minorHAnsi" w:eastAsiaTheme="minorEastAsia" w:hAnsiTheme="minorHAnsi" w:cstheme="minorBidi"/>
            <w:noProof/>
            <w:sz w:val="22"/>
            <w:szCs w:val="22"/>
          </w:rPr>
          <w:tab/>
        </w:r>
        <w:r w:rsidRPr="00354F63">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_Toc449171580 \h </w:instrText>
        </w:r>
        <w:r>
          <w:rPr>
            <w:noProof/>
            <w:webHidden/>
          </w:rPr>
        </w:r>
        <w:r>
          <w:rPr>
            <w:noProof/>
            <w:webHidden/>
          </w:rPr>
          <w:fldChar w:fldCharType="separate"/>
        </w:r>
        <w:r>
          <w:rPr>
            <w:noProof/>
            <w:webHidden/>
          </w:rPr>
          <w:t>18</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1" w:history="1">
        <w:r w:rsidRPr="00354F63">
          <w:rPr>
            <w:rStyle w:val="Hyperlink"/>
            <w:noProof/>
          </w:rPr>
          <w:t>5.2.2</w:t>
        </w:r>
        <w:r>
          <w:rPr>
            <w:rFonts w:asciiTheme="minorHAnsi" w:eastAsiaTheme="minorEastAsia" w:hAnsiTheme="minorHAnsi" w:cstheme="minorBidi"/>
            <w:noProof/>
            <w:sz w:val="22"/>
            <w:szCs w:val="22"/>
          </w:rPr>
          <w:tab/>
        </w:r>
        <w:r w:rsidRPr="00354F63">
          <w:rPr>
            <w:rStyle w:val="Hyperlink"/>
            <w:noProof/>
          </w:rPr>
          <w:t>UML - WION overzicht.</w:t>
        </w:r>
        <w:r>
          <w:rPr>
            <w:noProof/>
            <w:webHidden/>
          </w:rPr>
          <w:tab/>
        </w:r>
        <w:r>
          <w:rPr>
            <w:noProof/>
            <w:webHidden/>
          </w:rPr>
          <w:fldChar w:fldCharType="begin"/>
        </w:r>
        <w:r>
          <w:rPr>
            <w:noProof/>
            <w:webHidden/>
          </w:rPr>
          <w:instrText xml:space="preserve"> PAGEREF _Toc449171581 \h </w:instrText>
        </w:r>
        <w:r>
          <w:rPr>
            <w:noProof/>
            <w:webHidden/>
          </w:rPr>
        </w:r>
        <w:r>
          <w:rPr>
            <w:noProof/>
            <w:webHidden/>
          </w:rPr>
          <w:fldChar w:fldCharType="separate"/>
        </w:r>
        <w:r>
          <w:rPr>
            <w:noProof/>
            <w:webHidden/>
          </w:rPr>
          <w:t>19</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2" w:history="1">
        <w:r w:rsidRPr="00354F63">
          <w:rPr>
            <w:rStyle w:val="Hyperlink"/>
            <w:noProof/>
          </w:rPr>
          <w:t>5.2.3</w:t>
        </w:r>
        <w:r>
          <w:rPr>
            <w:rFonts w:asciiTheme="minorHAnsi" w:eastAsiaTheme="minorEastAsia" w:hAnsiTheme="minorHAnsi" w:cstheme="minorBidi"/>
            <w:noProof/>
            <w:sz w:val="22"/>
            <w:szCs w:val="22"/>
          </w:rPr>
          <w:tab/>
        </w:r>
        <w:r w:rsidRPr="00354F63">
          <w:rPr>
            <w:rStyle w:val="Hyperlink"/>
            <w:noProof/>
          </w:rPr>
          <w:t>Associaties in het model.</w:t>
        </w:r>
        <w:r>
          <w:rPr>
            <w:noProof/>
            <w:webHidden/>
          </w:rPr>
          <w:tab/>
        </w:r>
        <w:r>
          <w:rPr>
            <w:noProof/>
            <w:webHidden/>
          </w:rPr>
          <w:fldChar w:fldCharType="begin"/>
        </w:r>
        <w:r>
          <w:rPr>
            <w:noProof/>
            <w:webHidden/>
          </w:rPr>
          <w:instrText xml:space="preserve"> PAGEREF _Toc449171582 \h </w:instrText>
        </w:r>
        <w:r>
          <w:rPr>
            <w:noProof/>
            <w:webHidden/>
          </w:rPr>
        </w:r>
        <w:r>
          <w:rPr>
            <w:noProof/>
            <w:webHidden/>
          </w:rPr>
          <w:fldChar w:fldCharType="separate"/>
        </w:r>
        <w:r>
          <w:rPr>
            <w:noProof/>
            <w:webHidden/>
          </w:rPr>
          <w:t>21</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3" w:history="1">
        <w:r w:rsidRPr="00354F63">
          <w:rPr>
            <w:rStyle w:val="Hyperlink"/>
            <w:noProof/>
          </w:rPr>
          <w:t>5.2.4</w:t>
        </w:r>
        <w:r>
          <w:rPr>
            <w:rFonts w:asciiTheme="minorHAnsi" w:eastAsiaTheme="minorEastAsia" w:hAnsiTheme="minorHAnsi" w:cstheme="minorBidi"/>
            <w:noProof/>
            <w:sz w:val="22"/>
            <w:szCs w:val="22"/>
          </w:rPr>
          <w:tab/>
        </w:r>
        <w:r w:rsidRPr="00354F63">
          <w:rPr>
            <w:rStyle w:val="Hyperlink"/>
            <w:noProof/>
          </w:rPr>
          <w:t>Numerieke waarden.</w:t>
        </w:r>
        <w:r>
          <w:rPr>
            <w:noProof/>
            <w:webHidden/>
          </w:rPr>
          <w:tab/>
        </w:r>
        <w:r>
          <w:rPr>
            <w:noProof/>
            <w:webHidden/>
          </w:rPr>
          <w:fldChar w:fldCharType="begin"/>
        </w:r>
        <w:r>
          <w:rPr>
            <w:noProof/>
            <w:webHidden/>
          </w:rPr>
          <w:instrText xml:space="preserve"> PAGEREF _Toc449171583 \h </w:instrText>
        </w:r>
        <w:r>
          <w:rPr>
            <w:noProof/>
            <w:webHidden/>
          </w:rPr>
        </w:r>
        <w:r>
          <w:rPr>
            <w:noProof/>
            <w:webHidden/>
          </w:rPr>
          <w:fldChar w:fldCharType="separate"/>
        </w:r>
        <w:r>
          <w:rPr>
            <w:noProof/>
            <w:webHidden/>
          </w:rPr>
          <w:t>21</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4" w:history="1">
        <w:r w:rsidRPr="00354F63">
          <w:rPr>
            <w:rStyle w:val="Hyperlink"/>
            <w:noProof/>
          </w:rPr>
          <w:t>5.2.5</w:t>
        </w:r>
        <w:r>
          <w:rPr>
            <w:rFonts w:asciiTheme="minorHAnsi" w:eastAsiaTheme="minorEastAsia" w:hAnsiTheme="minorHAnsi" w:cstheme="minorBidi"/>
            <w:noProof/>
            <w:sz w:val="22"/>
            <w:szCs w:val="22"/>
          </w:rPr>
          <w:tab/>
        </w:r>
        <w:r w:rsidRPr="00354F63">
          <w:rPr>
            <w:rStyle w:val="Hyperlink"/>
            <w:noProof/>
          </w:rPr>
          <w:t>Waardelijsten zijn extern.</w:t>
        </w:r>
        <w:r>
          <w:rPr>
            <w:noProof/>
            <w:webHidden/>
          </w:rPr>
          <w:tab/>
        </w:r>
        <w:r>
          <w:rPr>
            <w:noProof/>
            <w:webHidden/>
          </w:rPr>
          <w:fldChar w:fldCharType="begin"/>
        </w:r>
        <w:r>
          <w:rPr>
            <w:noProof/>
            <w:webHidden/>
          </w:rPr>
          <w:instrText xml:space="preserve"> PAGEREF _Toc449171584 \h </w:instrText>
        </w:r>
        <w:r>
          <w:rPr>
            <w:noProof/>
            <w:webHidden/>
          </w:rPr>
        </w:r>
        <w:r>
          <w:rPr>
            <w:noProof/>
            <w:webHidden/>
          </w:rPr>
          <w:fldChar w:fldCharType="separate"/>
        </w:r>
        <w:r>
          <w:rPr>
            <w:noProof/>
            <w:webHidden/>
          </w:rPr>
          <w:t>21</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5" w:history="1">
        <w:r w:rsidRPr="00354F63">
          <w:rPr>
            <w:rStyle w:val="Hyperlink"/>
            <w:noProof/>
          </w:rPr>
          <w:t>5.2.6</w:t>
        </w:r>
        <w:r>
          <w:rPr>
            <w:rFonts w:asciiTheme="minorHAnsi" w:eastAsiaTheme="minorEastAsia" w:hAnsiTheme="minorHAnsi" w:cstheme="minorBidi"/>
            <w:noProof/>
            <w:sz w:val="22"/>
            <w:szCs w:val="22"/>
          </w:rPr>
          <w:tab/>
        </w:r>
        <w:r w:rsidRPr="00354F63">
          <w:rPr>
            <w:rStyle w:val="Hyperlink"/>
            <w:noProof/>
          </w:rPr>
          <w:t>Basisattributen voor identificatie en labels.</w:t>
        </w:r>
        <w:r>
          <w:rPr>
            <w:noProof/>
            <w:webHidden/>
          </w:rPr>
          <w:tab/>
        </w:r>
        <w:r>
          <w:rPr>
            <w:noProof/>
            <w:webHidden/>
          </w:rPr>
          <w:fldChar w:fldCharType="begin"/>
        </w:r>
        <w:r>
          <w:rPr>
            <w:noProof/>
            <w:webHidden/>
          </w:rPr>
          <w:instrText xml:space="preserve"> PAGEREF _Toc449171585 \h </w:instrText>
        </w:r>
        <w:r>
          <w:rPr>
            <w:noProof/>
            <w:webHidden/>
          </w:rPr>
        </w:r>
        <w:r>
          <w:rPr>
            <w:noProof/>
            <w:webHidden/>
          </w:rPr>
          <w:fldChar w:fldCharType="separate"/>
        </w:r>
        <w:r>
          <w:rPr>
            <w:noProof/>
            <w:webHidden/>
          </w:rPr>
          <w:t>22</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6" w:history="1">
        <w:r w:rsidRPr="00354F63">
          <w:rPr>
            <w:rStyle w:val="Hyperlink"/>
            <w:noProof/>
          </w:rPr>
          <w:t>5.2.7</w:t>
        </w:r>
        <w:r>
          <w:rPr>
            <w:rFonts w:asciiTheme="minorHAnsi" w:eastAsiaTheme="minorEastAsia" w:hAnsiTheme="minorHAnsi" w:cstheme="minorBidi"/>
            <w:noProof/>
            <w:sz w:val="22"/>
            <w:szCs w:val="22"/>
          </w:rPr>
          <w:tab/>
        </w:r>
        <w:r w:rsidRPr="00354F63">
          <w:rPr>
            <w:rStyle w:val="Hyperlink"/>
            <w:noProof/>
          </w:rPr>
          <w:t>IMKL2015 semantische kern.</w:t>
        </w:r>
        <w:r>
          <w:rPr>
            <w:noProof/>
            <w:webHidden/>
          </w:rPr>
          <w:tab/>
        </w:r>
        <w:r>
          <w:rPr>
            <w:noProof/>
            <w:webHidden/>
          </w:rPr>
          <w:fldChar w:fldCharType="begin"/>
        </w:r>
        <w:r>
          <w:rPr>
            <w:noProof/>
            <w:webHidden/>
          </w:rPr>
          <w:instrText xml:space="preserve"> PAGEREF _Toc449171586 \h </w:instrText>
        </w:r>
        <w:r>
          <w:rPr>
            <w:noProof/>
            <w:webHidden/>
          </w:rPr>
        </w:r>
        <w:r>
          <w:rPr>
            <w:noProof/>
            <w:webHidden/>
          </w:rPr>
          <w:fldChar w:fldCharType="separate"/>
        </w:r>
        <w:r>
          <w:rPr>
            <w:noProof/>
            <w:webHidden/>
          </w:rPr>
          <w:t>24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7" w:history="1">
        <w:r w:rsidRPr="00354F63">
          <w:rPr>
            <w:rStyle w:val="Hyperlink"/>
            <w:noProof/>
          </w:rPr>
          <w:t>5.2.8</w:t>
        </w:r>
        <w:r>
          <w:rPr>
            <w:rFonts w:asciiTheme="minorHAnsi" w:eastAsiaTheme="minorEastAsia" w:hAnsiTheme="minorHAnsi" w:cstheme="minorBidi"/>
            <w:noProof/>
            <w:sz w:val="22"/>
            <w:szCs w:val="22"/>
          </w:rPr>
          <w:tab/>
        </w:r>
        <w:r w:rsidRPr="00354F63">
          <w:rPr>
            <w:rStyle w:val="Hyperlink"/>
            <w:noProof/>
          </w:rPr>
          <w:t>Diepte.</w:t>
        </w:r>
        <w:r>
          <w:rPr>
            <w:noProof/>
            <w:webHidden/>
          </w:rPr>
          <w:tab/>
        </w:r>
        <w:r>
          <w:rPr>
            <w:noProof/>
            <w:webHidden/>
          </w:rPr>
          <w:fldChar w:fldCharType="begin"/>
        </w:r>
        <w:r>
          <w:rPr>
            <w:noProof/>
            <w:webHidden/>
          </w:rPr>
          <w:instrText xml:space="preserve"> PAGEREF _Toc449171587 \h </w:instrText>
        </w:r>
        <w:r>
          <w:rPr>
            <w:noProof/>
            <w:webHidden/>
          </w:rPr>
        </w:r>
        <w:r>
          <w:rPr>
            <w:noProof/>
            <w:webHidden/>
          </w:rPr>
          <w:fldChar w:fldCharType="separate"/>
        </w:r>
        <w:r>
          <w:rPr>
            <w:noProof/>
            <w:webHidden/>
          </w:rPr>
          <w:t>32</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8" w:history="1">
        <w:r w:rsidRPr="00354F63">
          <w:rPr>
            <w:rStyle w:val="Hyperlink"/>
            <w:noProof/>
          </w:rPr>
          <w:t>5.2.9</w:t>
        </w:r>
        <w:r>
          <w:rPr>
            <w:rFonts w:asciiTheme="minorHAnsi" w:eastAsiaTheme="minorEastAsia" w:hAnsiTheme="minorHAnsi" w:cstheme="minorBidi"/>
            <w:noProof/>
            <w:sz w:val="22"/>
            <w:szCs w:val="22"/>
          </w:rPr>
          <w:tab/>
        </w:r>
        <w:r w:rsidRPr="00354F63">
          <w:rPr>
            <w:rStyle w:val="Hyperlink"/>
            <w:noProof/>
          </w:rPr>
          <w:t>Utiliteitsnet.</w:t>
        </w:r>
        <w:r>
          <w:rPr>
            <w:noProof/>
            <w:webHidden/>
          </w:rPr>
          <w:tab/>
        </w:r>
        <w:r>
          <w:rPr>
            <w:noProof/>
            <w:webHidden/>
          </w:rPr>
          <w:fldChar w:fldCharType="begin"/>
        </w:r>
        <w:r>
          <w:rPr>
            <w:noProof/>
            <w:webHidden/>
          </w:rPr>
          <w:instrText xml:space="preserve"> PAGEREF _Toc449171588 \h </w:instrText>
        </w:r>
        <w:r>
          <w:rPr>
            <w:noProof/>
            <w:webHidden/>
          </w:rPr>
        </w:r>
        <w:r>
          <w:rPr>
            <w:noProof/>
            <w:webHidden/>
          </w:rPr>
          <w:fldChar w:fldCharType="separate"/>
        </w:r>
        <w:r>
          <w:rPr>
            <w:noProof/>
            <w:webHidden/>
          </w:rPr>
          <w:t>34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89" w:history="1">
        <w:r w:rsidRPr="00354F63">
          <w:rPr>
            <w:rStyle w:val="Hyperlink"/>
            <w:noProof/>
          </w:rPr>
          <w:t>5.2.10</w:t>
        </w:r>
        <w:r>
          <w:rPr>
            <w:rFonts w:asciiTheme="minorHAnsi" w:eastAsiaTheme="minorEastAsia" w:hAnsiTheme="minorHAnsi" w:cstheme="minorBidi"/>
            <w:noProof/>
            <w:sz w:val="22"/>
            <w:szCs w:val="22"/>
          </w:rPr>
          <w:tab/>
        </w:r>
        <w:r w:rsidRPr="00354F63">
          <w:rPr>
            <w:rStyle w:val="Hyperlink"/>
            <w:noProof/>
          </w:rPr>
          <w:t>KabelOfLeiding.</w:t>
        </w:r>
        <w:r>
          <w:rPr>
            <w:noProof/>
            <w:webHidden/>
          </w:rPr>
          <w:tab/>
        </w:r>
        <w:r>
          <w:rPr>
            <w:noProof/>
            <w:webHidden/>
          </w:rPr>
          <w:fldChar w:fldCharType="begin"/>
        </w:r>
        <w:r>
          <w:rPr>
            <w:noProof/>
            <w:webHidden/>
          </w:rPr>
          <w:instrText xml:space="preserve"> PAGEREF _Toc449171589 \h </w:instrText>
        </w:r>
        <w:r>
          <w:rPr>
            <w:noProof/>
            <w:webHidden/>
          </w:rPr>
        </w:r>
        <w:r>
          <w:rPr>
            <w:noProof/>
            <w:webHidden/>
          </w:rPr>
          <w:fldChar w:fldCharType="separate"/>
        </w:r>
        <w:r>
          <w:rPr>
            <w:noProof/>
            <w:webHidden/>
          </w:rPr>
          <w:t>36</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0" w:history="1">
        <w:r w:rsidRPr="00354F63">
          <w:rPr>
            <w:rStyle w:val="Hyperlink"/>
            <w:noProof/>
          </w:rPr>
          <w:t>5.2.11</w:t>
        </w:r>
        <w:r>
          <w:rPr>
            <w:rFonts w:asciiTheme="minorHAnsi" w:eastAsiaTheme="minorEastAsia" w:hAnsiTheme="minorHAnsi" w:cstheme="minorBidi"/>
            <w:noProof/>
            <w:sz w:val="22"/>
            <w:szCs w:val="22"/>
          </w:rPr>
          <w:tab/>
        </w:r>
        <w:r w:rsidRPr="00354F63">
          <w:rPr>
            <w:rStyle w:val="Hyperlink"/>
            <w:noProof/>
          </w:rPr>
          <w:t>Leidingelement.</w:t>
        </w:r>
        <w:r>
          <w:rPr>
            <w:noProof/>
            <w:webHidden/>
          </w:rPr>
          <w:tab/>
        </w:r>
        <w:r>
          <w:rPr>
            <w:noProof/>
            <w:webHidden/>
          </w:rPr>
          <w:fldChar w:fldCharType="begin"/>
        </w:r>
        <w:r>
          <w:rPr>
            <w:noProof/>
            <w:webHidden/>
          </w:rPr>
          <w:instrText xml:space="preserve"> PAGEREF _Toc449171590 \h </w:instrText>
        </w:r>
        <w:r>
          <w:rPr>
            <w:noProof/>
            <w:webHidden/>
          </w:rPr>
        </w:r>
        <w:r>
          <w:rPr>
            <w:noProof/>
            <w:webHidden/>
          </w:rPr>
          <w:fldChar w:fldCharType="separate"/>
        </w:r>
        <w:r>
          <w:rPr>
            <w:noProof/>
            <w:webHidden/>
          </w:rPr>
          <w:t>38</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1" w:history="1">
        <w:r w:rsidRPr="00354F63">
          <w:rPr>
            <w:rStyle w:val="Hyperlink"/>
            <w:noProof/>
          </w:rPr>
          <w:t>5.2.12</w:t>
        </w:r>
        <w:r>
          <w:rPr>
            <w:rFonts w:asciiTheme="minorHAnsi" w:eastAsiaTheme="minorEastAsia" w:hAnsiTheme="minorHAnsi" w:cstheme="minorBidi"/>
            <w:noProof/>
            <w:sz w:val="22"/>
            <w:szCs w:val="22"/>
          </w:rPr>
          <w:tab/>
        </w:r>
        <w:r w:rsidRPr="00354F63">
          <w:rPr>
            <w:rStyle w:val="Hyperlink"/>
            <w:noProof/>
          </w:rPr>
          <w:t>KabelEnLeidingContainer.</w:t>
        </w:r>
        <w:r>
          <w:rPr>
            <w:noProof/>
            <w:webHidden/>
          </w:rPr>
          <w:tab/>
        </w:r>
        <w:r>
          <w:rPr>
            <w:noProof/>
            <w:webHidden/>
          </w:rPr>
          <w:fldChar w:fldCharType="begin"/>
        </w:r>
        <w:r>
          <w:rPr>
            <w:noProof/>
            <w:webHidden/>
          </w:rPr>
          <w:instrText xml:space="preserve"> PAGEREF _Toc449171591 \h </w:instrText>
        </w:r>
        <w:r>
          <w:rPr>
            <w:noProof/>
            <w:webHidden/>
          </w:rPr>
        </w:r>
        <w:r>
          <w:rPr>
            <w:noProof/>
            <w:webHidden/>
          </w:rPr>
          <w:fldChar w:fldCharType="separate"/>
        </w:r>
        <w:r>
          <w:rPr>
            <w:noProof/>
            <w:webHidden/>
          </w:rPr>
          <w:t>39</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2" w:history="1">
        <w:r w:rsidRPr="00354F63">
          <w:rPr>
            <w:rStyle w:val="Hyperlink"/>
            <w:noProof/>
          </w:rPr>
          <w:t>5.2.13</w:t>
        </w:r>
        <w:r>
          <w:rPr>
            <w:rFonts w:asciiTheme="minorHAnsi" w:eastAsiaTheme="minorEastAsia" w:hAnsiTheme="minorHAnsi" w:cstheme="minorBidi"/>
            <w:noProof/>
            <w:sz w:val="22"/>
            <w:szCs w:val="22"/>
          </w:rPr>
          <w:tab/>
        </w:r>
        <w:r w:rsidRPr="00354F63">
          <w:rPr>
            <w:rStyle w:val="Hyperlink"/>
            <w:noProof/>
          </w:rPr>
          <w:t>ContainerLeidingelement.</w:t>
        </w:r>
        <w:r>
          <w:rPr>
            <w:noProof/>
            <w:webHidden/>
          </w:rPr>
          <w:tab/>
        </w:r>
        <w:r>
          <w:rPr>
            <w:noProof/>
            <w:webHidden/>
          </w:rPr>
          <w:fldChar w:fldCharType="begin"/>
        </w:r>
        <w:r>
          <w:rPr>
            <w:noProof/>
            <w:webHidden/>
          </w:rPr>
          <w:instrText xml:space="preserve"> PAGEREF _Toc449171592 \h </w:instrText>
        </w:r>
        <w:r>
          <w:rPr>
            <w:noProof/>
            <w:webHidden/>
          </w:rPr>
        </w:r>
        <w:r>
          <w:rPr>
            <w:noProof/>
            <w:webHidden/>
          </w:rPr>
          <w:fldChar w:fldCharType="separate"/>
        </w:r>
        <w:r>
          <w:rPr>
            <w:noProof/>
            <w:webHidden/>
          </w:rPr>
          <w:t>41</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3" w:history="1">
        <w:r w:rsidRPr="00354F63">
          <w:rPr>
            <w:rStyle w:val="Hyperlink"/>
            <w:noProof/>
          </w:rPr>
          <w:t>5.2.14</w:t>
        </w:r>
        <w:r>
          <w:rPr>
            <w:rFonts w:asciiTheme="minorHAnsi" w:eastAsiaTheme="minorEastAsia" w:hAnsiTheme="minorHAnsi" w:cstheme="minorBidi"/>
            <w:noProof/>
            <w:sz w:val="22"/>
            <w:szCs w:val="22"/>
          </w:rPr>
          <w:tab/>
        </w:r>
        <w:r w:rsidRPr="00354F63">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_Toc449171593 \h </w:instrText>
        </w:r>
        <w:r>
          <w:rPr>
            <w:noProof/>
            <w:webHidden/>
          </w:rPr>
        </w:r>
        <w:r>
          <w:rPr>
            <w:noProof/>
            <w:webHidden/>
          </w:rPr>
          <w:fldChar w:fldCharType="separate"/>
        </w:r>
        <w:r>
          <w:rPr>
            <w:noProof/>
            <w:webHidden/>
          </w:rPr>
          <w:t>42</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4" w:history="1">
        <w:r w:rsidRPr="00354F63">
          <w:rPr>
            <w:rStyle w:val="Hyperlink"/>
            <w:noProof/>
          </w:rPr>
          <w:t>5.2.15</w:t>
        </w:r>
        <w:r>
          <w:rPr>
            <w:rFonts w:asciiTheme="minorHAnsi" w:eastAsiaTheme="minorEastAsia" w:hAnsiTheme="minorHAnsi" w:cstheme="minorBidi"/>
            <w:noProof/>
            <w:sz w:val="22"/>
            <w:szCs w:val="22"/>
          </w:rPr>
          <w:tab/>
        </w:r>
        <w:r w:rsidRPr="00354F63">
          <w:rPr>
            <w:rStyle w:val="Hyperlink"/>
            <w:noProof/>
          </w:rPr>
          <w:t>Diagram per type kabel of leiding.</w:t>
        </w:r>
        <w:r>
          <w:rPr>
            <w:noProof/>
            <w:webHidden/>
          </w:rPr>
          <w:tab/>
        </w:r>
        <w:r>
          <w:rPr>
            <w:noProof/>
            <w:webHidden/>
          </w:rPr>
          <w:fldChar w:fldCharType="begin"/>
        </w:r>
        <w:r>
          <w:rPr>
            <w:noProof/>
            <w:webHidden/>
          </w:rPr>
          <w:instrText xml:space="preserve"> PAGEREF _Toc449171594 \h </w:instrText>
        </w:r>
        <w:r>
          <w:rPr>
            <w:noProof/>
            <w:webHidden/>
          </w:rPr>
        </w:r>
        <w:r>
          <w:rPr>
            <w:noProof/>
            <w:webHidden/>
          </w:rPr>
          <w:fldChar w:fldCharType="separate"/>
        </w:r>
        <w:r>
          <w:rPr>
            <w:noProof/>
            <w:webHidden/>
          </w:rPr>
          <w:t>43</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5" w:history="1">
        <w:r w:rsidRPr="00354F63">
          <w:rPr>
            <w:rStyle w:val="Hyperlink"/>
            <w:noProof/>
          </w:rPr>
          <w:t>5.2.16</w:t>
        </w:r>
        <w:r>
          <w:rPr>
            <w:rFonts w:asciiTheme="minorHAnsi" w:eastAsiaTheme="minorEastAsia" w:hAnsiTheme="minorHAnsi" w:cstheme="minorBidi"/>
            <w:noProof/>
            <w:sz w:val="22"/>
            <w:szCs w:val="22"/>
          </w:rPr>
          <w:tab/>
        </w:r>
        <w:r w:rsidRPr="00354F63">
          <w:rPr>
            <w:rStyle w:val="Hyperlink"/>
            <w:noProof/>
          </w:rPr>
          <w:t>Elektriciteitskabel.</w:t>
        </w:r>
        <w:r>
          <w:rPr>
            <w:noProof/>
            <w:webHidden/>
          </w:rPr>
          <w:tab/>
        </w:r>
        <w:r>
          <w:rPr>
            <w:noProof/>
            <w:webHidden/>
          </w:rPr>
          <w:fldChar w:fldCharType="begin"/>
        </w:r>
        <w:r>
          <w:rPr>
            <w:noProof/>
            <w:webHidden/>
          </w:rPr>
          <w:instrText xml:space="preserve"> PAGEREF _Toc449171595 \h </w:instrText>
        </w:r>
        <w:r>
          <w:rPr>
            <w:noProof/>
            <w:webHidden/>
          </w:rPr>
        </w:r>
        <w:r>
          <w:rPr>
            <w:noProof/>
            <w:webHidden/>
          </w:rPr>
          <w:fldChar w:fldCharType="separate"/>
        </w:r>
        <w:r>
          <w:rPr>
            <w:noProof/>
            <w:webHidden/>
          </w:rPr>
          <w:t>44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6" w:history="1">
        <w:r w:rsidRPr="00354F63">
          <w:rPr>
            <w:rStyle w:val="Hyperlink"/>
            <w:noProof/>
          </w:rPr>
          <w:t>5.2.17</w:t>
        </w:r>
        <w:r>
          <w:rPr>
            <w:rFonts w:asciiTheme="minorHAnsi" w:eastAsiaTheme="minorEastAsia" w:hAnsiTheme="minorHAnsi" w:cstheme="minorBidi"/>
            <w:noProof/>
            <w:sz w:val="22"/>
            <w:szCs w:val="22"/>
          </w:rPr>
          <w:tab/>
        </w:r>
        <w:r w:rsidRPr="00354F63">
          <w:rPr>
            <w:rStyle w:val="Hyperlink"/>
            <w:noProof/>
          </w:rPr>
          <w:t>Telecommunicatiekabel.</w:t>
        </w:r>
        <w:r>
          <w:rPr>
            <w:noProof/>
            <w:webHidden/>
          </w:rPr>
          <w:tab/>
        </w:r>
        <w:r>
          <w:rPr>
            <w:noProof/>
            <w:webHidden/>
          </w:rPr>
          <w:fldChar w:fldCharType="begin"/>
        </w:r>
        <w:r>
          <w:rPr>
            <w:noProof/>
            <w:webHidden/>
          </w:rPr>
          <w:instrText xml:space="preserve"> PAGEREF _Toc449171596 \h </w:instrText>
        </w:r>
        <w:r>
          <w:rPr>
            <w:noProof/>
            <w:webHidden/>
          </w:rPr>
        </w:r>
        <w:r>
          <w:rPr>
            <w:noProof/>
            <w:webHidden/>
          </w:rPr>
          <w:fldChar w:fldCharType="separate"/>
        </w:r>
        <w:r>
          <w:rPr>
            <w:noProof/>
            <w:webHidden/>
          </w:rPr>
          <w:t>45</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7" w:history="1">
        <w:r w:rsidRPr="00354F63">
          <w:rPr>
            <w:rStyle w:val="Hyperlink"/>
            <w:noProof/>
          </w:rPr>
          <w:t>5.2.18</w:t>
        </w:r>
        <w:r>
          <w:rPr>
            <w:rFonts w:asciiTheme="minorHAnsi" w:eastAsiaTheme="minorEastAsia" w:hAnsiTheme="minorHAnsi" w:cstheme="minorBidi"/>
            <w:noProof/>
            <w:sz w:val="22"/>
            <w:szCs w:val="22"/>
          </w:rPr>
          <w:tab/>
        </w:r>
        <w:r w:rsidRPr="00354F63">
          <w:rPr>
            <w:rStyle w:val="Hyperlink"/>
            <w:noProof/>
          </w:rPr>
          <w:t>Olie-gas-chemicalienpijpleiding.</w:t>
        </w:r>
        <w:r>
          <w:rPr>
            <w:noProof/>
            <w:webHidden/>
          </w:rPr>
          <w:tab/>
        </w:r>
        <w:r>
          <w:rPr>
            <w:noProof/>
            <w:webHidden/>
          </w:rPr>
          <w:fldChar w:fldCharType="begin"/>
        </w:r>
        <w:r>
          <w:rPr>
            <w:noProof/>
            <w:webHidden/>
          </w:rPr>
          <w:instrText xml:space="preserve"> PAGEREF _Toc449171597 \h </w:instrText>
        </w:r>
        <w:r>
          <w:rPr>
            <w:noProof/>
            <w:webHidden/>
          </w:rPr>
        </w:r>
        <w:r>
          <w:rPr>
            <w:noProof/>
            <w:webHidden/>
          </w:rPr>
          <w:fldChar w:fldCharType="separate"/>
        </w:r>
        <w:r>
          <w:rPr>
            <w:noProof/>
            <w:webHidden/>
          </w:rPr>
          <w:t>46</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8" w:history="1">
        <w:r w:rsidRPr="00354F63">
          <w:rPr>
            <w:rStyle w:val="Hyperlink"/>
            <w:noProof/>
          </w:rPr>
          <w:t>5.2.19</w:t>
        </w:r>
        <w:r>
          <w:rPr>
            <w:rFonts w:asciiTheme="minorHAnsi" w:eastAsiaTheme="minorEastAsia" w:hAnsiTheme="minorHAnsi" w:cstheme="minorBidi"/>
            <w:noProof/>
            <w:sz w:val="22"/>
            <w:szCs w:val="22"/>
          </w:rPr>
          <w:tab/>
        </w:r>
        <w:r w:rsidRPr="00354F63">
          <w:rPr>
            <w:rStyle w:val="Hyperlink"/>
            <w:noProof/>
          </w:rPr>
          <w:t>Rioolleiding.</w:t>
        </w:r>
        <w:r>
          <w:rPr>
            <w:noProof/>
            <w:webHidden/>
          </w:rPr>
          <w:tab/>
        </w:r>
        <w:r>
          <w:rPr>
            <w:noProof/>
            <w:webHidden/>
          </w:rPr>
          <w:fldChar w:fldCharType="begin"/>
        </w:r>
        <w:r>
          <w:rPr>
            <w:noProof/>
            <w:webHidden/>
          </w:rPr>
          <w:instrText xml:space="preserve"> PAGEREF _Toc449171598 \h </w:instrText>
        </w:r>
        <w:r>
          <w:rPr>
            <w:noProof/>
            <w:webHidden/>
          </w:rPr>
        </w:r>
        <w:r>
          <w:rPr>
            <w:noProof/>
            <w:webHidden/>
          </w:rPr>
          <w:fldChar w:fldCharType="separate"/>
        </w:r>
        <w:r>
          <w:rPr>
            <w:noProof/>
            <w:webHidden/>
          </w:rPr>
          <w:t>47</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599" w:history="1">
        <w:r w:rsidRPr="00354F63">
          <w:rPr>
            <w:rStyle w:val="Hyperlink"/>
            <w:noProof/>
          </w:rPr>
          <w:t>5.2.20</w:t>
        </w:r>
        <w:r>
          <w:rPr>
            <w:rFonts w:asciiTheme="minorHAnsi" w:eastAsiaTheme="minorEastAsia" w:hAnsiTheme="minorHAnsi" w:cstheme="minorBidi"/>
            <w:noProof/>
            <w:sz w:val="22"/>
            <w:szCs w:val="22"/>
          </w:rPr>
          <w:tab/>
        </w:r>
        <w:r w:rsidRPr="00354F63">
          <w:rPr>
            <w:rStyle w:val="Hyperlink"/>
            <w:noProof/>
          </w:rPr>
          <w:t>Waterleiding.</w:t>
        </w:r>
        <w:r>
          <w:rPr>
            <w:noProof/>
            <w:webHidden/>
          </w:rPr>
          <w:tab/>
        </w:r>
        <w:r>
          <w:rPr>
            <w:noProof/>
            <w:webHidden/>
          </w:rPr>
          <w:fldChar w:fldCharType="begin"/>
        </w:r>
        <w:r>
          <w:rPr>
            <w:noProof/>
            <w:webHidden/>
          </w:rPr>
          <w:instrText xml:space="preserve"> PAGEREF _Toc449171599 \h </w:instrText>
        </w:r>
        <w:r>
          <w:rPr>
            <w:noProof/>
            <w:webHidden/>
          </w:rPr>
        </w:r>
        <w:r>
          <w:rPr>
            <w:noProof/>
            <w:webHidden/>
          </w:rPr>
          <w:fldChar w:fldCharType="separate"/>
        </w:r>
        <w:r>
          <w:rPr>
            <w:noProof/>
            <w:webHidden/>
          </w:rPr>
          <w:t>48</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0" w:history="1">
        <w:r w:rsidRPr="00354F63">
          <w:rPr>
            <w:rStyle w:val="Hyperlink"/>
            <w:noProof/>
          </w:rPr>
          <w:t>5.2.21</w:t>
        </w:r>
        <w:r>
          <w:rPr>
            <w:rFonts w:asciiTheme="minorHAnsi" w:eastAsiaTheme="minorEastAsia" w:hAnsiTheme="minorHAnsi" w:cstheme="minorBidi"/>
            <w:noProof/>
            <w:sz w:val="22"/>
            <w:szCs w:val="22"/>
          </w:rPr>
          <w:tab/>
        </w:r>
        <w:r w:rsidRPr="00354F63">
          <w:rPr>
            <w:rStyle w:val="Hyperlink"/>
            <w:noProof/>
          </w:rPr>
          <w:t>Thermische pijpleiding.</w:t>
        </w:r>
        <w:r>
          <w:rPr>
            <w:noProof/>
            <w:webHidden/>
          </w:rPr>
          <w:tab/>
        </w:r>
        <w:r>
          <w:rPr>
            <w:noProof/>
            <w:webHidden/>
          </w:rPr>
          <w:fldChar w:fldCharType="begin"/>
        </w:r>
        <w:r>
          <w:rPr>
            <w:noProof/>
            <w:webHidden/>
          </w:rPr>
          <w:instrText xml:space="preserve"> PAGEREF _Toc449171600 \h </w:instrText>
        </w:r>
        <w:r>
          <w:rPr>
            <w:noProof/>
            <w:webHidden/>
          </w:rPr>
        </w:r>
        <w:r>
          <w:rPr>
            <w:noProof/>
            <w:webHidden/>
          </w:rPr>
          <w:fldChar w:fldCharType="separate"/>
        </w:r>
        <w:r>
          <w:rPr>
            <w:noProof/>
            <w:webHidden/>
          </w:rPr>
          <w:t>49</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1" w:history="1">
        <w:r w:rsidRPr="00354F63">
          <w:rPr>
            <w:rStyle w:val="Hyperlink"/>
            <w:noProof/>
          </w:rPr>
          <w:t>5.2.22</w:t>
        </w:r>
        <w:r>
          <w:rPr>
            <w:rFonts w:asciiTheme="minorHAnsi" w:eastAsiaTheme="minorEastAsia" w:hAnsiTheme="minorHAnsi" w:cstheme="minorBidi"/>
            <w:noProof/>
            <w:sz w:val="22"/>
            <w:szCs w:val="22"/>
          </w:rPr>
          <w:tab/>
        </w:r>
        <w:r w:rsidRPr="00354F63">
          <w:rPr>
            <w:rStyle w:val="Hyperlink"/>
            <w:noProof/>
          </w:rPr>
          <w:t>Leidingelementen per type net (thema).</w:t>
        </w:r>
        <w:r>
          <w:rPr>
            <w:noProof/>
            <w:webHidden/>
          </w:rPr>
          <w:tab/>
        </w:r>
        <w:r>
          <w:rPr>
            <w:noProof/>
            <w:webHidden/>
          </w:rPr>
          <w:fldChar w:fldCharType="begin"/>
        </w:r>
        <w:r>
          <w:rPr>
            <w:noProof/>
            <w:webHidden/>
          </w:rPr>
          <w:instrText xml:space="preserve"> PAGEREF _Toc449171601 \h </w:instrText>
        </w:r>
        <w:r>
          <w:rPr>
            <w:noProof/>
            <w:webHidden/>
          </w:rPr>
        </w:r>
        <w:r>
          <w:rPr>
            <w:noProof/>
            <w:webHidden/>
          </w:rPr>
          <w:fldChar w:fldCharType="separate"/>
        </w:r>
        <w:r>
          <w:rPr>
            <w:noProof/>
            <w:webHidden/>
          </w:rPr>
          <w:t>50</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2" w:history="1">
        <w:r w:rsidRPr="00354F63">
          <w:rPr>
            <w:rStyle w:val="Hyperlink"/>
            <w:noProof/>
          </w:rPr>
          <w:t>5.2.23</w:t>
        </w:r>
        <w:r>
          <w:rPr>
            <w:rFonts w:asciiTheme="minorHAnsi" w:eastAsiaTheme="minorEastAsia" w:hAnsiTheme="minorHAnsi" w:cstheme="minorBidi"/>
            <w:noProof/>
            <w:sz w:val="22"/>
            <w:szCs w:val="22"/>
          </w:rPr>
          <w:tab/>
        </w:r>
        <w:r w:rsidRPr="00354F63">
          <w:rPr>
            <w:rStyle w:val="Hyperlink"/>
            <w:noProof/>
          </w:rPr>
          <w:t>Identifier management.</w:t>
        </w:r>
        <w:r>
          <w:rPr>
            <w:noProof/>
            <w:webHidden/>
          </w:rPr>
          <w:tab/>
        </w:r>
        <w:r>
          <w:rPr>
            <w:noProof/>
            <w:webHidden/>
          </w:rPr>
          <w:fldChar w:fldCharType="begin"/>
        </w:r>
        <w:r>
          <w:rPr>
            <w:noProof/>
            <w:webHidden/>
          </w:rPr>
          <w:instrText xml:space="preserve"> PAGEREF _Toc449171602 \h </w:instrText>
        </w:r>
        <w:r>
          <w:rPr>
            <w:noProof/>
            <w:webHidden/>
          </w:rPr>
        </w:r>
        <w:r>
          <w:rPr>
            <w:noProof/>
            <w:webHidden/>
          </w:rPr>
          <w:fldChar w:fldCharType="separate"/>
        </w:r>
        <w:r>
          <w:rPr>
            <w:noProof/>
            <w:webHidden/>
          </w:rPr>
          <w:t>51</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3" w:history="1">
        <w:r w:rsidRPr="00354F63">
          <w:rPr>
            <w:rStyle w:val="Hyperlink"/>
            <w:noProof/>
          </w:rPr>
          <w:t>5.2.24</w:t>
        </w:r>
        <w:r>
          <w:rPr>
            <w:rFonts w:asciiTheme="minorHAnsi" w:eastAsiaTheme="minorEastAsia" w:hAnsiTheme="minorHAnsi" w:cstheme="minorBidi"/>
            <w:noProof/>
            <w:sz w:val="22"/>
            <w:szCs w:val="22"/>
          </w:rPr>
          <w:tab/>
        </w:r>
        <w:r w:rsidRPr="00354F63">
          <w:rPr>
            <w:rStyle w:val="Hyperlink"/>
            <w:noProof/>
          </w:rPr>
          <w:t>Tijd representatie en temporeel model.</w:t>
        </w:r>
        <w:r>
          <w:rPr>
            <w:noProof/>
            <w:webHidden/>
          </w:rPr>
          <w:tab/>
        </w:r>
        <w:r>
          <w:rPr>
            <w:noProof/>
            <w:webHidden/>
          </w:rPr>
          <w:fldChar w:fldCharType="begin"/>
        </w:r>
        <w:r>
          <w:rPr>
            <w:noProof/>
            <w:webHidden/>
          </w:rPr>
          <w:instrText xml:space="preserve"> PAGEREF _Toc449171603 \h </w:instrText>
        </w:r>
        <w:r>
          <w:rPr>
            <w:noProof/>
            <w:webHidden/>
          </w:rPr>
        </w:r>
        <w:r>
          <w:rPr>
            <w:noProof/>
            <w:webHidden/>
          </w:rPr>
          <w:fldChar w:fldCharType="separate"/>
        </w:r>
        <w:r>
          <w:rPr>
            <w:noProof/>
            <w:webHidden/>
          </w:rPr>
          <w:t>52</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4" w:history="1">
        <w:r w:rsidRPr="00354F63">
          <w:rPr>
            <w:rStyle w:val="Hyperlink"/>
            <w:noProof/>
          </w:rPr>
          <w:t>5.2.25</w:t>
        </w:r>
        <w:r>
          <w:rPr>
            <w:rFonts w:asciiTheme="minorHAnsi" w:eastAsiaTheme="minorEastAsia" w:hAnsiTheme="minorHAnsi" w:cstheme="minorBidi"/>
            <w:noProof/>
            <w:sz w:val="22"/>
            <w:szCs w:val="22"/>
          </w:rPr>
          <w:tab/>
        </w:r>
        <w:r w:rsidRPr="00354F63">
          <w:rPr>
            <w:rStyle w:val="Hyperlink"/>
            <w:noProof/>
          </w:rPr>
          <w:t>UML - EC61 overzicht.</w:t>
        </w:r>
        <w:r>
          <w:rPr>
            <w:noProof/>
            <w:webHidden/>
          </w:rPr>
          <w:tab/>
        </w:r>
        <w:r>
          <w:rPr>
            <w:noProof/>
            <w:webHidden/>
          </w:rPr>
          <w:fldChar w:fldCharType="begin"/>
        </w:r>
        <w:r>
          <w:rPr>
            <w:noProof/>
            <w:webHidden/>
          </w:rPr>
          <w:instrText xml:space="preserve"> PAGEREF _Toc449171604 \h </w:instrText>
        </w:r>
        <w:r>
          <w:rPr>
            <w:noProof/>
            <w:webHidden/>
          </w:rPr>
        </w:r>
        <w:r>
          <w:rPr>
            <w:noProof/>
            <w:webHidden/>
          </w:rPr>
          <w:fldChar w:fldCharType="separate"/>
        </w:r>
        <w:r>
          <w:rPr>
            <w:noProof/>
            <w:webHidden/>
          </w:rPr>
          <w:t>54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5" w:history="1">
        <w:r w:rsidRPr="00354F63">
          <w:rPr>
            <w:rStyle w:val="Hyperlink"/>
            <w:noProof/>
          </w:rPr>
          <w:t>5.2.26</w:t>
        </w:r>
        <w:r>
          <w:rPr>
            <w:rFonts w:asciiTheme="minorHAnsi" w:eastAsiaTheme="minorEastAsia" w:hAnsiTheme="minorHAnsi" w:cstheme="minorBidi"/>
            <w:noProof/>
            <w:sz w:val="22"/>
            <w:szCs w:val="22"/>
          </w:rPr>
          <w:tab/>
        </w:r>
        <w:r w:rsidRPr="00354F63">
          <w:rPr>
            <w:rStyle w:val="Hyperlink"/>
            <w:noProof/>
          </w:rPr>
          <w:t>UML - Buisleidingen Risicoregister overzicht.</w:t>
        </w:r>
        <w:r>
          <w:rPr>
            <w:noProof/>
            <w:webHidden/>
          </w:rPr>
          <w:tab/>
        </w:r>
        <w:r>
          <w:rPr>
            <w:noProof/>
            <w:webHidden/>
          </w:rPr>
          <w:fldChar w:fldCharType="begin"/>
        </w:r>
        <w:r>
          <w:rPr>
            <w:noProof/>
            <w:webHidden/>
          </w:rPr>
          <w:instrText xml:space="preserve"> PAGEREF _Toc449171605 \h </w:instrText>
        </w:r>
        <w:r>
          <w:rPr>
            <w:noProof/>
            <w:webHidden/>
          </w:rPr>
        </w:r>
        <w:r>
          <w:rPr>
            <w:noProof/>
            <w:webHidden/>
          </w:rPr>
          <w:fldChar w:fldCharType="separate"/>
        </w:r>
        <w:r>
          <w:rPr>
            <w:noProof/>
            <w:webHidden/>
          </w:rPr>
          <w:t>56</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6" w:history="1">
        <w:r w:rsidRPr="00354F63">
          <w:rPr>
            <w:rStyle w:val="Hyperlink"/>
            <w:noProof/>
          </w:rPr>
          <w:t>5.2.27</w:t>
        </w:r>
        <w:r>
          <w:rPr>
            <w:rFonts w:asciiTheme="minorHAnsi" w:eastAsiaTheme="minorEastAsia" w:hAnsiTheme="minorHAnsi" w:cstheme="minorBidi"/>
            <w:noProof/>
            <w:sz w:val="22"/>
            <w:szCs w:val="22"/>
          </w:rPr>
          <w:tab/>
        </w:r>
        <w:r w:rsidRPr="00354F63">
          <w:rPr>
            <w:rStyle w:val="Hyperlink"/>
            <w:noProof/>
          </w:rPr>
          <w:t>UML - Stedelijk water overzicht.</w:t>
        </w:r>
        <w:r>
          <w:rPr>
            <w:noProof/>
            <w:webHidden/>
          </w:rPr>
          <w:tab/>
        </w:r>
        <w:r>
          <w:rPr>
            <w:noProof/>
            <w:webHidden/>
          </w:rPr>
          <w:fldChar w:fldCharType="begin"/>
        </w:r>
        <w:r>
          <w:rPr>
            <w:noProof/>
            <w:webHidden/>
          </w:rPr>
          <w:instrText xml:space="preserve"> PAGEREF _Toc449171606 \h </w:instrText>
        </w:r>
        <w:r>
          <w:rPr>
            <w:noProof/>
            <w:webHidden/>
          </w:rPr>
        </w:r>
        <w:r>
          <w:rPr>
            <w:noProof/>
            <w:webHidden/>
          </w:rPr>
          <w:fldChar w:fldCharType="separate"/>
        </w:r>
        <w:r>
          <w:rPr>
            <w:noProof/>
            <w:webHidden/>
          </w:rPr>
          <w:t>58</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607" w:history="1">
        <w:r w:rsidRPr="00354F63">
          <w:rPr>
            <w:rStyle w:val="Hyperlink"/>
          </w:rPr>
          <w:t>5.3</w:t>
        </w:r>
        <w:r>
          <w:rPr>
            <w:rFonts w:asciiTheme="minorHAnsi" w:eastAsiaTheme="minorEastAsia" w:hAnsiTheme="minorHAnsi" w:cstheme="minorBidi"/>
            <w:sz w:val="22"/>
            <w:szCs w:val="22"/>
          </w:rPr>
          <w:tab/>
        </w:r>
        <w:r w:rsidRPr="00354F63">
          <w:rPr>
            <w:rStyle w:val="Hyperlink"/>
          </w:rPr>
          <w:t>Objectcatalogus.</w:t>
        </w:r>
        <w:r>
          <w:rPr>
            <w:webHidden/>
          </w:rPr>
          <w:tab/>
        </w:r>
        <w:r>
          <w:rPr>
            <w:webHidden/>
          </w:rPr>
          <w:fldChar w:fldCharType="begin"/>
        </w:r>
        <w:r>
          <w:rPr>
            <w:webHidden/>
          </w:rPr>
          <w:instrText xml:space="preserve"> PAGEREF _Toc449171607 \h </w:instrText>
        </w:r>
        <w:r>
          <w:rPr>
            <w:webHidden/>
          </w:rPr>
        </w:r>
        <w:r>
          <w:rPr>
            <w:webHidden/>
          </w:rPr>
          <w:fldChar w:fldCharType="separate"/>
        </w:r>
        <w:r>
          <w:rPr>
            <w:webHidden/>
          </w:rPr>
          <w:t>60</w:t>
        </w:r>
        <w:r>
          <w:rPr>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8" w:history="1">
        <w:r w:rsidRPr="00354F63">
          <w:rPr>
            <w:rStyle w:val="Hyperlink"/>
            <w:noProof/>
          </w:rPr>
          <w:t>5.3.1</w:t>
        </w:r>
        <w:r>
          <w:rPr>
            <w:rFonts w:asciiTheme="minorHAnsi" w:eastAsiaTheme="minorEastAsia" w:hAnsiTheme="minorHAnsi" w:cstheme="minorBidi"/>
            <w:noProof/>
            <w:sz w:val="22"/>
            <w:szCs w:val="22"/>
          </w:rPr>
          <w:tab/>
        </w:r>
        <w:r w:rsidRPr="00354F63">
          <w:rPr>
            <w:rStyle w:val="Hyperlink"/>
            <w:noProof/>
          </w:rPr>
          <w:t>Geografische objecten.</w:t>
        </w:r>
        <w:r>
          <w:rPr>
            <w:noProof/>
            <w:webHidden/>
          </w:rPr>
          <w:tab/>
        </w:r>
        <w:r>
          <w:rPr>
            <w:noProof/>
            <w:webHidden/>
          </w:rPr>
          <w:fldChar w:fldCharType="begin"/>
        </w:r>
        <w:r>
          <w:rPr>
            <w:noProof/>
            <w:webHidden/>
          </w:rPr>
          <w:instrText xml:space="preserve"> PAGEREF _Toc449171608 \h </w:instrText>
        </w:r>
        <w:r>
          <w:rPr>
            <w:noProof/>
            <w:webHidden/>
          </w:rPr>
        </w:r>
        <w:r>
          <w:rPr>
            <w:noProof/>
            <w:webHidden/>
          </w:rPr>
          <w:fldChar w:fldCharType="separate"/>
        </w:r>
        <w:r>
          <w:rPr>
            <w:noProof/>
            <w:webHidden/>
          </w:rPr>
          <w:t>63</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09" w:history="1">
        <w:r w:rsidRPr="00354F63">
          <w:rPr>
            <w:rStyle w:val="Hyperlink"/>
            <w:noProof/>
          </w:rPr>
          <w:t>5.3.2</w:t>
        </w:r>
        <w:r>
          <w:rPr>
            <w:rFonts w:asciiTheme="minorHAnsi" w:eastAsiaTheme="minorEastAsia" w:hAnsiTheme="minorHAnsi" w:cstheme="minorBidi"/>
            <w:noProof/>
            <w:sz w:val="22"/>
            <w:szCs w:val="22"/>
          </w:rPr>
          <w:tab/>
        </w:r>
        <w:r w:rsidRPr="00354F63">
          <w:rPr>
            <w:rStyle w:val="Hyperlink"/>
            <w:noProof/>
          </w:rPr>
          <w:t>Data typen.</w:t>
        </w:r>
        <w:r>
          <w:rPr>
            <w:noProof/>
            <w:webHidden/>
          </w:rPr>
          <w:tab/>
        </w:r>
        <w:r>
          <w:rPr>
            <w:noProof/>
            <w:webHidden/>
          </w:rPr>
          <w:fldChar w:fldCharType="begin"/>
        </w:r>
        <w:r>
          <w:rPr>
            <w:noProof/>
            <w:webHidden/>
          </w:rPr>
          <w:instrText xml:space="preserve"> PAGEREF _Toc449171609 \h </w:instrText>
        </w:r>
        <w:r>
          <w:rPr>
            <w:noProof/>
            <w:webHidden/>
          </w:rPr>
        </w:r>
        <w:r>
          <w:rPr>
            <w:noProof/>
            <w:webHidden/>
          </w:rPr>
          <w:fldChar w:fldCharType="separate"/>
        </w:r>
        <w:r>
          <w:rPr>
            <w:noProof/>
            <w:webHidden/>
          </w:rPr>
          <w:t>64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10" w:history="1">
        <w:r w:rsidRPr="00354F63">
          <w:rPr>
            <w:rStyle w:val="Hyperlink"/>
            <w:noProof/>
          </w:rPr>
          <w:t>5.3.3</w:t>
        </w:r>
        <w:r>
          <w:rPr>
            <w:rFonts w:asciiTheme="minorHAnsi" w:eastAsiaTheme="minorEastAsia" w:hAnsiTheme="minorHAnsi" w:cstheme="minorBidi"/>
            <w:noProof/>
            <w:sz w:val="22"/>
            <w:szCs w:val="22"/>
          </w:rPr>
          <w:tab/>
        </w:r>
        <w:r w:rsidRPr="00354F63">
          <w:rPr>
            <w:rStyle w:val="Hyperlink"/>
            <w:noProof/>
          </w:rPr>
          <w:t>Waardelijsten.</w:t>
        </w:r>
        <w:r>
          <w:rPr>
            <w:noProof/>
            <w:webHidden/>
          </w:rPr>
          <w:tab/>
        </w:r>
        <w:r>
          <w:rPr>
            <w:noProof/>
            <w:webHidden/>
          </w:rPr>
          <w:fldChar w:fldCharType="begin"/>
        </w:r>
        <w:r>
          <w:rPr>
            <w:noProof/>
            <w:webHidden/>
          </w:rPr>
          <w:instrText xml:space="preserve"> PAGEREF _Toc449171610 \h </w:instrText>
        </w:r>
        <w:r>
          <w:rPr>
            <w:noProof/>
            <w:webHidden/>
          </w:rPr>
        </w:r>
        <w:r>
          <w:rPr>
            <w:noProof/>
            <w:webHidden/>
          </w:rPr>
          <w:fldChar w:fldCharType="separate"/>
        </w:r>
        <w:r>
          <w:rPr>
            <w:noProof/>
            <w:webHidden/>
          </w:rPr>
          <w:t>64</w:t>
        </w:r>
        <w:r>
          <w:rPr>
            <w:noProof/>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11" w:history="1">
        <w:r w:rsidRPr="00354F63">
          <w:rPr>
            <w:rStyle w:val="Hyperlink"/>
            <w:noProof/>
          </w:rPr>
          <w:t>5.3.4</w:t>
        </w:r>
        <w:r>
          <w:rPr>
            <w:rFonts w:asciiTheme="minorHAnsi" w:eastAsiaTheme="minorEastAsia" w:hAnsiTheme="minorHAnsi" w:cstheme="minorBidi"/>
            <w:noProof/>
            <w:sz w:val="22"/>
            <w:szCs w:val="22"/>
          </w:rPr>
          <w:tab/>
        </w:r>
        <w:r w:rsidRPr="00354F63">
          <w:rPr>
            <w:rStyle w:val="Hyperlink"/>
            <w:noProof/>
          </w:rPr>
          <w:t>Geïmporteerde typen (informatief).</w:t>
        </w:r>
        <w:r>
          <w:rPr>
            <w:noProof/>
            <w:webHidden/>
          </w:rPr>
          <w:tab/>
        </w:r>
        <w:r>
          <w:rPr>
            <w:noProof/>
            <w:webHidden/>
          </w:rPr>
          <w:fldChar w:fldCharType="begin"/>
        </w:r>
        <w:r>
          <w:rPr>
            <w:noProof/>
            <w:webHidden/>
          </w:rPr>
          <w:instrText xml:space="preserve"> PAGEREF _Toc449171611 \h </w:instrText>
        </w:r>
        <w:r>
          <w:rPr>
            <w:noProof/>
            <w:webHidden/>
          </w:rPr>
        </w:r>
        <w:r>
          <w:rPr>
            <w:noProof/>
            <w:webHidden/>
          </w:rPr>
          <w:fldChar w:fldCharType="separate"/>
        </w:r>
        <w:r>
          <w:rPr>
            <w:noProof/>
            <w:webHidden/>
          </w:rPr>
          <w:t>64</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12" w:history="1">
        <w:r w:rsidRPr="00354F63">
          <w:rPr>
            <w:rStyle w:val="Hyperlink"/>
            <w:noProof/>
          </w:rPr>
          <w:t>Referentiesystemen</w:t>
        </w:r>
        <w:r>
          <w:rPr>
            <w:noProof/>
            <w:webHidden/>
          </w:rPr>
          <w:tab/>
        </w:r>
        <w:r>
          <w:rPr>
            <w:noProof/>
            <w:webHidden/>
          </w:rPr>
          <w:fldChar w:fldCharType="begin"/>
        </w:r>
        <w:r>
          <w:rPr>
            <w:noProof/>
            <w:webHidden/>
          </w:rPr>
          <w:instrText xml:space="preserve"> PAGEREF _Toc449171612 \h </w:instrText>
        </w:r>
        <w:r>
          <w:rPr>
            <w:noProof/>
            <w:webHidden/>
          </w:rPr>
        </w:r>
        <w:r>
          <w:rPr>
            <w:noProof/>
            <w:webHidden/>
          </w:rPr>
          <w:fldChar w:fldCharType="separate"/>
        </w:r>
        <w:r>
          <w:rPr>
            <w:noProof/>
            <w:webHidden/>
          </w:rPr>
          <w:t>65</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613" w:history="1">
        <w:r w:rsidRPr="00354F63">
          <w:rPr>
            <w:rStyle w:val="Hyperlink"/>
          </w:rPr>
          <w:t>6.1</w:t>
        </w:r>
        <w:r>
          <w:rPr>
            <w:rFonts w:asciiTheme="minorHAnsi" w:eastAsiaTheme="minorEastAsia" w:hAnsiTheme="minorHAnsi" w:cstheme="minorBidi"/>
            <w:sz w:val="22"/>
            <w:szCs w:val="22"/>
          </w:rPr>
          <w:tab/>
        </w:r>
        <w:r w:rsidRPr="00354F63">
          <w:rPr>
            <w:rStyle w:val="Hyperlink"/>
          </w:rPr>
          <w:t>Ruimtelijk referentiesysteem.</w:t>
        </w:r>
        <w:r>
          <w:rPr>
            <w:webHidden/>
          </w:rPr>
          <w:tab/>
        </w:r>
        <w:r>
          <w:rPr>
            <w:webHidden/>
          </w:rPr>
          <w:fldChar w:fldCharType="begin"/>
        </w:r>
        <w:r>
          <w:rPr>
            <w:webHidden/>
          </w:rPr>
          <w:instrText xml:space="preserve"> PAGEREF _Toc449171613 \h </w:instrText>
        </w:r>
        <w:r>
          <w:rPr>
            <w:webHidden/>
          </w:rPr>
        </w:r>
        <w:r>
          <w:rPr>
            <w:webHidden/>
          </w:rPr>
          <w:fldChar w:fldCharType="separate"/>
        </w:r>
        <w:r>
          <w:rPr>
            <w:webHidden/>
          </w:rPr>
          <w:t>65</w:t>
        </w:r>
        <w:r>
          <w:rPr>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14" w:history="1">
        <w:r w:rsidRPr="00354F63">
          <w:rPr>
            <w:rStyle w:val="Hyperlink"/>
            <w:noProof/>
          </w:rPr>
          <w:t>Levering</w:t>
        </w:r>
        <w:r>
          <w:rPr>
            <w:noProof/>
            <w:webHidden/>
          </w:rPr>
          <w:tab/>
        </w:r>
        <w:r>
          <w:rPr>
            <w:noProof/>
            <w:webHidden/>
          </w:rPr>
          <w:fldChar w:fldCharType="begin"/>
        </w:r>
        <w:r>
          <w:rPr>
            <w:noProof/>
            <w:webHidden/>
          </w:rPr>
          <w:instrText xml:space="preserve"> PAGEREF _Toc449171614 \h </w:instrText>
        </w:r>
        <w:r>
          <w:rPr>
            <w:noProof/>
            <w:webHidden/>
          </w:rPr>
        </w:r>
        <w:r>
          <w:rPr>
            <w:noProof/>
            <w:webHidden/>
          </w:rPr>
          <w:fldChar w:fldCharType="separate"/>
        </w:r>
        <w:r>
          <w:rPr>
            <w:noProof/>
            <w:webHidden/>
          </w:rPr>
          <w:t>66</w:t>
        </w:r>
        <w:r>
          <w:rPr>
            <w:noProof/>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615" w:history="1">
        <w:r w:rsidRPr="00354F63">
          <w:rPr>
            <w:rStyle w:val="Hyperlink"/>
          </w:rPr>
          <w:t>7.1</w:t>
        </w:r>
        <w:r>
          <w:rPr>
            <w:rFonts w:asciiTheme="minorHAnsi" w:eastAsiaTheme="minorEastAsia" w:hAnsiTheme="minorHAnsi" w:cstheme="minorBidi"/>
            <w:sz w:val="22"/>
            <w:szCs w:val="22"/>
          </w:rPr>
          <w:tab/>
        </w:r>
        <w:r w:rsidRPr="00354F63">
          <w:rPr>
            <w:rStyle w:val="Hyperlink"/>
          </w:rPr>
          <w:t>Leveringsmedium.</w:t>
        </w:r>
        <w:r>
          <w:rPr>
            <w:webHidden/>
          </w:rPr>
          <w:tab/>
        </w:r>
        <w:r>
          <w:rPr>
            <w:webHidden/>
          </w:rPr>
          <w:fldChar w:fldCharType="begin"/>
        </w:r>
        <w:r>
          <w:rPr>
            <w:webHidden/>
          </w:rPr>
          <w:instrText xml:space="preserve"> PAGEREF _Toc449171615 \h </w:instrText>
        </w:r>
        <w:r>
          <w:rPr>
            <w:webHidden/>
          </w:rPr>
        </w:r>
        <w:r>
          <w:rPr>
            <w:webHidden/>
          </w:rPr>
          <w:fldChar w:fldCharType="separate"/>
        </w:r>
        <w:r>
          <w:rPr>
            <w:webHidden/>
          </w:rPr>
          <w:t>66</w:t>
        </w:r>
        <w:r>
          <w:rPr>
            <w:webHidden/>
          </w:rPr>
          <w:fldChar w:fldCharType="end"/>
        </w:r>
      </w:hyperlink>
    </w:p>
    <w:p w:rsidR="00340A4D" w:rsidRDefault="00340A4D">
      <w:pPr>
        <w:pStyle w:val="Inhopg2"/>
        <w:rPr>
          <w:rFonts w:asciiTheme="minorHAnsi" w:eastAsiaTheme="minorEastAsia" w:hAnsiTheme="minorHAnsi" w:cstheme="minorBidi"/>
          <w:sz w:val="22"/>
          <w:szCs w:val="22"/>
        </w:rPr>
      </w:pPr>
      <w:hyperlink w:anchor="_Toc449171616" w:history="1">
        <w:r w:rsidRPr="00354F63">
          <w:rPr>
            <w:rStyle w:val="Hyperlink"/>
          </w:rPr>
          <w:t>7.2</w:t>
        </w:r>
        <w:r>
          <w:rPr>
            <w:rFonts w:asciiTheme="minorHAnsi" w:eastAsiaTheme="minorEastAsia" w:hAnsiTheme="minorHAnsi" w:cstheme="minorBidi"/>
            <w:sz w:val="22"/>
            <w:szCs w:val="22"/>
          </w:rPr>
          <w:tab/>
        </w:r>
        <w:r w:rsidRPr="00354F63">
          <w:rPr>
            <w:rStyle w:val="Hyperlink"/>
          </w:rPr>
          <w:t>Formaten (encodings).</w:t>
        </w:r>
        <w:r>
          <w:rPr>
            <w:webHidden/>
          </w:rPr>
          <w:tab/>
        </w:r>
        <w:r>
          <w:rPr>
            <w:webHidden/>
          </w:rPr>
          <w:fldChar w:fldCharType="begin"/>
        </w:r>
        <w:r>
          <w:rPr>
            <w:webHidden/>
          </w:rPr>
          <w:instrText xml:space="preserve"> PAGEREF _Toc449171616 \h </w:instrText>
        </w:r>
        <w:r>
          <w:rPr>
            <w:webHidden/>
          </w:rPr>
        </w:r>
        <w:r>
          <w:rPr>
            <w:webHidden/>
          </w:rPr>
          <w:fldChar w:fldCharType="separate"/>
        </w:r>
        <w:r>
          <w:rPr>
            <w:webHidden/>
          </w:rPr>
          <w:t>66</w:t>
        </w:r>
        <w:r>
          <w:rPr>
            <w:webHidden/>
          </w:rPr>
          <w:fldChar w:fldCharType="end"/>
        </w:r>
      </w:hyperlink>
    </w:p>
    <w:p w:rsidR="00340A4D" w:rsidRDefault="00340A4D">
      <w:pPr>
        <w:pStyle w:val="Inhopg3"/>
        <w:rPr>
          <w:rFonts w:asciiTheme="minorHAnsi" w:eastAsiaTheme="minorEastAsia" w:hAnsiTheme="minorHAnsi" w:cstheme="minorBidi"/>
          <w:noProof/>
          <w:sz w:val="22"/>
          <w:szCs w:val="22"/>
        </w:rPr>
      </w:pPr>
      <w:hyperlink w:anchor="_Toc449171617" w:history="1">
        <w:r w:rsidRPr="00354F63">
          <w:rPr>
            <w:rStyle w:val="Hyperlink"/>
            <w:noProof/>
          </w:rPr>
          <w:t>7.2.1</w:t>
        </w:r>
        <w:r>
          <w:rPr>
            <w:rFonts w:asciiTheme="minorHAnsi" w:eastAsiaTheme="minorEastAsia" w:hAnsiTheme="minorHAnsi" w:cstheme="minorBidi"/>
            <w:noProof/>
            <w:sz w:val="22"/>
            <w:szCs w:val="22"/>
          </w:rPr>
          <w:tab/>
        </w:r>
        <w:r w:rsidRPr="00354F63">
          <w:rPr>
            <w:rStyle w:val="Hyperlink"/>
            <w:noProof/>
          </w:rPr>
          <w:t>Nadere GML implementatie specificaties</w:t>
        </w:r>
        <w:r>
          <w:rPr>
            <w:noProof/>
            <w:webHidden/>
          </w:rPr>
          <w:tab/>
        </w:r>
        <w:r>
          <w:rPr>
            <w:noProof/>
            <w:webHidden/>
          </w:rPr>
          <w:fldChar w:fldCharType="begin"/>
        </w:r>
        <w:r>
          <w:rPr>
            <w:noProof/>
            <w:webHidden/>
          </w:rPr>
          <w:instrText xml:space="preserve"> PAGEREF _Toc449171617 \h </w:instrText>
        </w:r>
        <w:r>
          <w:rPr>
            <w:noProof/>
            <w:webHidden/>
          </w:rPr>
        </w:r>
        <w:r>
          <w:rPr>
            <w:noProof/>
            <w:webHidden/>
          </w:rPr>
          <w:fldChar w:fldCharType="separate"/>
        </w:r>
        <w:r>
          <w:rPr>
            <w:noProof/>
            <w:webHidden/>
          </w:rPr>
          <w:t>66</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18" w:history="1">
        <w:r w:rsidRPr="00354F63">
          <w:rPr>
            <w:rStyle w:val="Hyperlink"/>
            <w:noProof/>
          </w:rPr>
          <w:t>Visualisatie</w:t>
        </w:r>
        <w:r>
          <w:rPr>
            <w:noProof/>
            <w:webHidden/>
          </w:rPr>
          <w:tab/>
        </w:r>
        <w:r>
          <w:rPr>
            <w:noProof/>
            <w:webHidden/>
          </w:rPr>
          <w:fldChar w:fldCharType="begin"/>
        </w:r>
        <w:r>
          <w:rPr>
            <w:noProof/>
            <w:webHidden/>
          </w:rPr>
          <w:instrText xml:space="preserve"> PAGEREF _Toc449171618 \h </w:instrText>
        </w:r>
        <w:r>
          <w:rPr>
            <w:noProof/>
            <w:webHidden/>
          </w:rPr>
        </w:r>
        <w:r>
          <w:rPr>
            <w:noProof/>
            <w:webHidden/>
          </w:rPr>
          <w:fldChar w:fldCharType="separate"/>
        </w:r>
        <w:r>
          <w:rPr>
            <w:noProof/>
            <w:webHidden/>
          </w:rPr>
          <w:t>68</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19" w:history="1">
        <w:r w:rsidRPr="00354F63">
          <w:rPr>
            <w:rStyle w:val="Hyperlink"/>
            <w:noProof/>
          </w:rPr>
          <w:t>Bibliografie</w:t>
        </w:r>
        <w:r>
          <w:rPr>
            <w:noProof/>
            <w:webHidden/>
          </w:rPr>
          <w:tab/>
        </w:r>
        <w:r>
          <w:rPr>
            <w:noProof/>
            <w:webHidden/>
          </w:rPr>
          <w:fldChar w:fldCharType="begin"/>
        </w:r>
        <w:r>
          <w:rPr>
            <w:noProof/>
            <w:webHidden/>
          </w:rPr>
          <w:instrText xml:space="preserve"> PAGEREF _Toc449171619 \h </w:instrText>
        </w:r>
        <w:r>
          <w:rPr>
            <w:noProof/>
            <w:webHidden/>
          </w:rPr>
        </w:r>
        <w:r>
          <w:rPr>
            <w:noProof/>
            <w:webHidden/>
          </w:rPr>
          <w:fldChar w:fldCharType="separate"/>
        </w:r>
        <w:r>
          <w:rPr>
            <w:noProof/>
            <w:webHidden/>
          </w:rPr>
          <w:t>69</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20" w:history="1">
        <w:r w:rsidRPr="00354F63">
          <w:rPr>
            <w:rStyle w:val="Hyperlink"/>
            <w:noProof/>
          </w:rPr>
          <w:t>Bijlage 1: IMKL1.1 (2012)</w:t>
        </w:r>
        <w:r>
          <w:rPr>
            <w:noProof/>
            <w:webHidden/>
          </w:rPr>
          <w:tab/>
        </w:r>
        <w:r>
          <w:rPr>
            <w:noProof/>
            <w:webHidden/>
          </w:rPr>
          <w:fldChar w:fldCharType="begin"/>
        </w:r>
        <w:r>
          <w:rPr>
            <w:noProof/>
            <w:webHidden/>
          </w:rPr>
          <w:instrText xml:space="preserve"> PAGEREF _Toc449171620 \h </w:instrText>
        </w:r>
        <w:r>
          <w:rPr>
            <w:noProof/>
            <w:webHidden/>
          </w:rPr>
        </w:r>
        <w:r>
          <w:rPr>
            <w:noProof/>
            <w:webHidden/>
          </w:rPr>
          <w:fldChar w:fldCharType="separate"/>
        </w:r>
        <w:r>
          <w:rPr>
            <w:noProof/>
            <w:webHidden/>
          </w:rPr>
          <w:t>70</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21" w:history="1">
        <w:r w:rsidRPr="00354F63">
          <w:rPr>
            <w:rStyle w:val="Hyperlink"/>
            <w:noProof/>
          </w:rPr>
          <w:t>Bijlage 2: IMKL2015 waardelijsten.</w:t>
        </w:r>
        <w:r>
          <w:rPr>
            <w:noProof/>
            <w:webHidden/>
          </w:rPr>
          <w:tab/>
        </w:r>
        <w:r>
          <w:rPr>
            <w:noProof/>
            <w:webHidden/>
          </w:rPr>
          <w:fldChar w:fldCharType="begin"/>
        </w:r>
        <w:r>
          <w:rPr>
            <w:noProof/>
            <w:webHidden/>
          </w:rPr>
          <w:instrText xml:space="preserve"> PAGEREF _Toc449171621 \h </w:instrText>
        </w:r>
        <w:r>
          <w:rPr>
            <w:noProof/>
            <w:webHidden/>
          </w:rPr>
        </w:r>
        <w:r>
          <w:rPr>
            <w:noProof/>
            <w:webHidden/>
          </w:rPr>
          <w:fldChar w:fldCharType="separate"/>
        </w:r>
        <w:r>
          <w:rPr>
            <w:noProof/>
            <w:webHidden/>
          </w:rPr>
          <w:t>71</w:t>
        </w:r>
        <w:r>
          <w:rPr>
            <w:noProof/>
            <w:webHidden/>
          </w:rPr>
          <w:fldChar w:fldCharType="end"/>
        </w:r>
      </w:hyperlink>
    </w:p>
    <w:p w:rsidR="00340A4D" w:rsidRDefault="00340A4D">
      <w:pPr>
        <w:pStyle w:val="Inhopg1"/>
        <w:rPr>
          <w:rFonts w:asciiTheme="minorHAnsi" w:eastAsiaTheme="minorEastAsia" w:hAnsiTheme="minorHAnsi" w:cstheme="minorBidi"/>
          <w:noProof/>
          <w:sz w:val="22"/>
          <w:szCs w:val="22"/>
        </w:rPr>
      </w:pPr>
      <w:hyperlink w:anchor="_Toc449171622" w:history="1">
        <w:r w:rsidRPr="00354F63">
          <w:rPr>
            <w:rStyle w:val="Hyperlink"/>
            <w:noProof/>
          </w:rPr>
          <w:t>Bijlage 3: Toelichting op geometriemodel.</w:t>
        </w:r>
        <w:r>
          <w:rPr>
            <w:noProof/>
            <w:webHidden/>
          </w:rPr>
          <w:tab/>
        </w:r>
        <w:r>
          <w:rPr>
            <w:noProof/>
            <w:webHidden/>
          </w:rPr>
          <w:fldChar w:fldCharType="begin"/>
        </w:r>
        <w:r>
          <w:rPr>
            <w:noProof/>
            <w:webHidden/>
          </w:rPr>
          <w:instrText xml:space="preserve"> PAGEREF _Toc449171622 \h </w:instrText>
        </w:r>
        <w:r>
          <w:rPr>
            <w:noProof/>
            <w:webHidden/>
          </w:rPr>
        </w:r>
        <w:r>
          <w:rPr>
            <w:noProof/>
            <w:webHidden/>
          </w:rPr>
          <w:fldChar w:fldCharType="separate"/>
        </w:r>
        <w:r>
          <w:rPr>
            <w:noProof/>
            <w:webHidden/>
          </w:rPr>
          <w:t>71</w:t>
        </w:r>
        <w:r>
          <w:rPr>
            <w:noProof/>
            <w:webHidden/>
          </w:rPr>
          <w:fldChar w:fldCharType="end"/>
        </w:r>
      </w:hyperlink>
    </w:p>
    <w:p w:rsidR="00085436" w:rsidRDefault="00CE7A0C"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47" w:name="_Toc449171564"/>
      <w:r>
        <w:t>Inleiding en leeswijzer.</w:t>
      </w:r>
      <w:bookmarkEnd w:id="47"/>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48" w:name="_Toc188091997"/>
    </w:p>
    <w:p w:rsidR="00BB25BB" w:rsidRPr="007C7339" w:rsidRDefault="00576E1A" w:rsidP="007C7339">
      <w:pPr>
        <w:pStyle w:val="Hoofdstuktitel"/>
        <w:spacing w:line="240" w:lineRule="atLeast"/>
      </w:pPr>
      <w:bookmarkStart w:id="49" w:name="_Toc449171565"/>
      <w:bookmarkEnd w:id="48"/>
      <w:r>
        <w:t>Scope</w:t>
      </w:r>
      <w:bookmarkEnd w:id="49"/>
    </w:p>
    <w:p w:rsidR="00AA1364" w:rsidRPr="007C7339" w:rsidRDefault="00576E1A" w:rsidP="007C7339">
      <w:pPr>
        <w:pStyle w:val="Paragraaftitel"/>
        <w:spacing w:line="240" w:lineRule="atLeast"/>
      </w:pPr>
      <w:bookmarkStart w:id="50" w:name="_Toc449171566"/>
      <w:r>
        <w:t>Scope</w:t>
      </w:r>
      <w:r w:rsidR="00283BD6">
        <w:t>.</w:t>
      </w:r>
      <w:bookmarkEnd w:id="50"/>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1" w:name="_Toc449171567"/>
      <w:r>
        <w:t>Over</w:t>
      </w:r>
      <w:r w:rsidR="00D0633C">
        <w:t>zicht</w:t>
      </w:r>
      <w:bookmarkEnd w:id="51"/>
    </w:p>
    <w:p w:rsidR="003C4DDF" w:rsidRDefault="00576E1A" w:rsidP="007C7339">
      <w:pPr>
        <w:pStyle w:val="Paragraaftitel"/>
        <w:spacing w:line="240" w:lineRule="atLeast"/>
      </w:pPr>
      <w:bookmarkStart w:id="52" w:name="_Toc449171568"/>
      <w:r>
        <w:t>Naam en Acroniemen</w:t>
      </w:r>
      <w:r w:rsidR="00283BD6">
        <w:t>.</w:t>
      </w:r>
      <w:bookmarkEnd w:id="52"/>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53" w:name="_Toc449171569"/>
      <w:r>
        <w:t>Informele beschrijving</w:t>
      </w:r>
      <w:r w:rsidR="00283BD6">
        <w:t>.</w:t>
      </w:r>
      <w:bookmarkEnd w:id="53"/>
    </w:p>
    <w:p w:rsidR="00E548CF" w:rsidRPr="00653DF3" w:rsidRDefault="00E548CF" w:rsidP="00E548CF">
      <w:pPr>
        <w:pStyle w:val="subparagraaftitel"/>
      </w:pPr>
      <w:bookmarkStart w:id="54" w:name="_Toc449171570"/>
      <w:r w:rsidRPr="00653DF3">
        <w:t>Definitie</w:t>
      </w:r>
      <w:r w:rsidR="00283BD6">
        <w:t>.</w:t>
      </w:r>
      <w:bookmarkEnd w:id="54"/>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5" w:name="_Toc449171571"/>
      <w:r>
        <w:t>Beschrijving</w:t>
      </w:r>
      <w:r w:rsidR="00283BD6">
        <w:t>.</w:t>
      </w:r>
      <w:bookmarkEnd w:id="55"/>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56" w:name="_Toc449171572"/>
      <w:r>
        <w:t>Normatieve referenties</w:t>
      </w:r>
      <w:r w:rsidR="00283BD6">
        <w:t>.</w:t>
      </w:r>
      <w:bookmarkEnd w:id="56"/>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CE7A0C"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CE7A0C">
        <w:fldChar w:fldCharType="begin"/>
      </w:r>
      <w:r w:rsidR="00CE7A0C" w:rsidRPr="00CE7A0C">
        <w:rPr>
          <w:lang w:val="en-GB"/>
          <w:rPrChange w:id="57" w:author="pjanssen" w:date="2016-02-17T16:19:00Z">
            <w:rPr/>
          </w:rPrChange>
        </w:rPr>
        <w:instrText>HYPERLINK "http://inspire.jrc.ec.europa.eu/documents/Data_Specifications/INSPIRE_DataSpecification_US_v3.0.pdf"</w:instrText>
      </w:r>
      <w:r w:rsidR="00CE7A0C">
        <w:fldChar w:fldCharType="separate"/>
      </w:r>
      <w:r w:rsidR="00FD2140" w:rsidRPr="00FD2140">
        <w:rPr>
          <w:rStyle w:val="Hyperlink"/>
          <w:szCs w:val="20"/>
          <w:lang w:val="en-US"/>
        </w:rPr>
        <w:t>http://inspire.jrc.ec.europa.eu/documents/Data_Specifications/INSPIRE_DataSpecification_US_v3.0.pdf</w:t>
      </w:r>
      <w:r w:rsidR="00CE7A0C">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58" w:name="_Toc449171573"/>
      <w:r>
        <w:t>Totstandkoming</w:t>
      </w:r>
      <w:r w:rsidR="00283BD6">
        <w:t>.</w:t>
      </w:r>
      <w:bookmarkEnd w:id="58"/>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del w:id="59" w:author="pjanssen" w:date="2016-04-22T14:50:00Z">
        <w:r w:rsidR="006F2CE2" w:rsidRPr="006F2CE2" w:rsidDel="00C67CD4">
          <w:delText>201</w:delText>
        </w:r>
        <w:r w:rsidR="000D422C" w:rsidDel="00C67CD4">
          <w:delText>5</w:delText>
        </w:r>
      </w:del>
      <w:ins w:id="60" w:author="pjanssen" w:date="2016-04-22T14:50:00Z">
        <w:r w:rsidR="00C67CD4" w:rsidRPr="006F2CE2">
          <w:t>201</w:t>
        </w:r>
        <w:r w:rsidR="00C67CD4">
          <w:t>6</w:t>
        </w:r>
      </w:ins>
      <w:r w:rsidR="006F2CE2" w:rsidRPr="006F2CE2">
        <w:t>-</w:t>
      </w:r>
      <w:del w:id="61" w:author="pjanssen" w:date="2016-04-22T14:50:00Z">
        <w:r w:rsidR="000C2971" w:rsidDel="00C67CD4">
          <w:delText>12</w:delText>
        </w:r>
      </w:del>
      <w:ins w:id="62" w:author="pjanssen" w:date="2016-04-22T14:50:00Z">
        <w:r w:rsidR="00C67CD4">
          <w:t>04</w:t>
        </w:r>
      </w:ins>
      <w:r w:rsidR="006F2CE2" w:rsidRPr="006F2CE2">
        <w:t>-</w:t>
      </w:r>
      <w:ins w:id="63" w:author="pjanssen" w:date="2016-04-22T14:50:00Z">
        <w:r w:rsidR="00C67CD4">
          <w:t>2</w:t>
        </w:r>
      </w:ins>
      <w:del w:id="64" w:author="pjanssen" w:date="2016-04-22T14:50:00Z">
        <w:r w:rsidR="000C2971" w:rsidDel="00C67CD4">
          <w:delText>0</w:delText>
        </w:r>
      </w:del>
      <w:r w:rsidR="000C2971">
        <w:t>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65" w:name="_Toc449171574"/>
      <w:r>
        <w:t>Termen en definities</w:t>
      </w:r>
      <w:r w:rsidR="00283BD6">
        <w:t>.</w:t>
      </w:r>
      <w:bookmarkEnd w:id="65"/>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ins w:id="66" w:author="pjanssen" w:date="2016-04-23T10:26:00Z">
              <w:r>
                <w:rPr>
                  <w:b/>
                </w:rPr>
                <w:t>a</w:t>
              </w:r>
            </w:ins>
            <w:del w:id="67" w:author="pjanssen" w:date="2016-04-23T10:26:00Z">
              <w:r w:rsidRPr="00A67056" w:rsidDel="00CD35A6">
                <w:rPr>
                  <w:b/>
                </w:rPr>
                <w:delText>A</w:delText>
              </w:r>
            </w:del>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ins w:id="68" w:author="pjanssen" w:date="2016-04-23T10:26:00Z">
              <w:r>
                <w:rPr>
                  <w:rFonts w:ascii="Verdana" w:hAnsi="Verdana"/>
                  <w:sz w:val="16"/>
                  <w:szCs w:val="16"/>
                  <w:lang w:val="nl-NL"/>
                </w:rPr>
                <w:t>a</w:t>
              </w:r>
            </w:ins>
            <w:del w:id="69" w:author="pjanssen" w:date="2016-04-23T10:26:00Z">
              <w:r w:rsidRPr="00961F55" w:rsidDel="00CD35A6">
                <w:rPr>
                  <w:rFonts w:ascii="Verdana" w:hAnsi="Verdana"/>
                  <w:sz w:val="16"/>
                  <w:szCs w:val="16"/>
                  <w:lang w:val="nl-NL"/>
                </w:rPr>
                <w:delText>A</w:delText>
              </w:r>
            </w:del>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ins w:id="70" w:author="pjanssen" w:date="2016-04-23T10:26:00Z">
              <w:r>
                <w:rPr>
                  <w:rFonts w:ascii="Verdana" w:hAnsi="Verdana"/>
                  <w:sz w:val="16"/>
                  <w:szCs w:val="16"/>
                  <w:lang w:val="nl-NL"/>
                </w:rPr>
                <w:t>c</w:t>
              </w:r>
            </w:ins>
            <w:del w:id="71" w:author="pjanssen" w:date="2016-04-23T10:26:00Z">
              <w:r w:rsidRPr="00B15657" w:rsidDel="00CD35A6">
                <w:rPr>
                  <w:rFonts w:ascii="Verdana" w:hAnsi="Verdana"/>
                  <w:sz w:val="16"/>
                  <w:szCs w:val="16"/>
                  <w:lang w:val="nl-NL"/>
                </w:rPr>
                <w:delText>C</w:delText>
              </w:r>
            </w:del>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ins w:id="72" w:author="pjanssen" w:date="2016-04-23T10:26:00Z">
              <w:r>
                <w:rPr>
                  <w:b/>
                </w:rPr>
                <w:t>d</w:t>
              </w:r>
            </w:ins>
            <w:del w:id="73" w:author="pjanssen" w:date="2016-04-23T10:26:00Z">
              <w:r w:rsidR="00E11691" w:rsidRPr="002A4103" w:rsidDel="00CD35A6">
                <w:rPr>
                  <w:b/>
                </w:rPr>
                <w:delText>D</w:delText>
              </w:r>
            </w:del>
            <w:r w:rsidR="00E11691" w:rsidRPr="002A4103">
              <w:rPr>
                <w:b/>
              </w:rPr>
              <w:t>atatype</w:t>
            </w:r>
          </w:p>
          <w:p w:rsidR="00E11691" w:rsidRPr="002A4103" w:rsidRDefault="00E11691"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ins w:id="74" w:author="pjanssen" w:date="2016-04-23T10:26:00Z">
              <w:r>
                <w:rPr>
                  <w:rFonts w:ascii="Verdana" w:hAnsi="Verdana"/>
                  <w:sz w:val="16"/>
                  <w:szCs w:val="16"/>
                  <w:lang w:val="nl-NL"/>
                </w:rPr>
                <w:t>d</w:t>
              </w:r>
            </w:ins>
            <w:del w:id="75" w:author="pjanssen" w:date="2016-04-23T10:26:00Z">
              <w:r w:rsidRPr="00961F55" w:rsidDel="00CD35A6">
                <w:rPr>
                  <w:rFonts w:ascii="Verdana" w:hAnsi="Verdana"/>
                  <w:sz w:val="16"/>
                  <w:szCs w:val="16"/>
                  <w:lang w:val="nl-NL"/>
                </w:rPr>
                <w:delText>D</w:delText>
              </w:r>
            </w:del>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ins w:id="76" w:author="pjanssen" w:date="2016-04-23T10:26:00Z">
              <w:r>
                <w:rPr>
                  <w:b/>
                </w:rPr>
                <w:t>d</w:t>
              </w:r>
            </w:ins>
            <w:del w:id="77" w:author="pjanssen" w:date="2016-04-23T10:26:00Z">
              <w:r w:rsidDel="00CD35A6">
                <w:rPr>
                  <w:b/>
                </w:rPr>
                <w:delText>D</w:delText>
              </w:r>
            </w:del>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ins w:id="78" w:author="pjanssen" w:date="2016-04-23T10:26:00Z">
              <w:r>
                <w:rPr>
                  <w:b/>
                </w:rPr>
                <w:t>e</w:t>
              </w:r>
            </w:ins>
            <w:del w:id="79" w:author="pjanssen" w:date="2016-04-23T10:26:00Z">
              <w:r w:rsidR="00E11691" w:rsidDel="00CD35A6">
                <w:rPr>
                  <w:b/>
                </w:rPr>
                <w:delText>E</w:delText>
              </w:r>
            </w:del>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ins w:id="80" w:author="pjanssen" w:date="2016-04-23T10:27:00Z">
              <w:r>
                <w:rPr>
                  <w:b/>
                </w:rPr>
                <w:t>n</w:t>
              </w:r>
            </w:ins>
            <w:del w:id="81" w:author="pjanssen" w:date="2016-04-23T10:27:00Z">
              <w:r w:rsidR="00E11691" w:rsidRPr="002A4103" w:rsidDel="00CD35A6">
                <w:rPr>
                  <w:b/>
                </w:rPr>
                <w:delText>N</w:delText>
              </w:r>
            </w:del>
            <w:r w:rsidR="00E11691" w:rsidRPr="002A4103">
              <w:rPr>
                <w:b/>
              </w:rPr>
              <w:t>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ins w:id="82" w:author="pjanssen" w:date="2016-04-23T10:27:00Z">
              <w:r>
                <w:rPr>
                  <w:rFonts w:ascii="Verdana" w:hAnsi="Verdana"/>
                  <w:sz w:val="16"/>
                  <w:szCs w:val="16"/>
                  <w:lang w:val="nl-NL"/>
                </w:rPr>
                <w:lastRenderedPageBreak/>
                <w:t>w</w:t>
              </w:r>
            </w:ins>
            <w:del w:id="83" w:author="pjanssen" w:date="2016-04-23T10:27:00Z">
              <w:r w:rsidR="00E11691" w:rsidDel="00CD35A6">
                <w:rPr>
                  <w:rFonts w:ascii="Verdana" w:hAnsi="Verdana"/>
                  <w:sz w:val="16"/>
                  <w:szCs w:val="16"/>
                  <w:lang w:val="nl-NL"/>
                </w:rPr>
                <w:delText>W</w:delText>
              </w:r>
            </w:del>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84" w:name="_Toc434956070"/>
      <w:bookmarkStart w:id="85" w:name="_Toc434956071"/>
      <w:bookmarkStart w:id="86" w:name="_Toc434956072"/>
      <w:bookmarkStart w:id="87" w:name="_Toc434956073"/>
      <w:bookmarkStart w:id="88" w:name="_Toc434956074"/>
      <w:bookmarkStart w:id="89" w:name="_Toc434956075"/>
      <w:bookmarkStart w:id="90" w:name="_Toc434956076"/>
      <w:bookmarkStart w:id="91" w:name="_Toc434956077"/>
      <w:bookmarkStart w:id="92" w:name="_Toc434956078"/>
      <w:bookmarkStart w:id="93" w:name="_Toc434956079"/>
      <w:bookmarkStart w:id="94" w:name="_Toc434956080"/>
      <w:bookmarkStart w:id="95" w:name="_Toc434956081"/>
      <w:bookmarkStart w:id="96" w:name="_Toc434956082"/>
      <w:bookmarkStart w:id="97" w:name="_Toc434956083"/>
      <w:bookmarkStart w:id="98" w:name="_Toc434956084"/>
      <w:bookmarkStart w:id="99" w:name="_Toc44917157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t>Symbolen en afkortingen</w:t>
      </w:r>
      <w:r w:rsidR="00283BD6">
        <w:t>.</w:t>
      </w:r>
      <w:bookmarkEnd w:id="9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r w:rsidRPr="00C67CD4">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0" w:name="_Toc449171576"/>
      <w:r>
        <w:t>Identificatie</w:t>
      </w:r>
      <w:r w:rsidR="001724FE">
        <w:t xml:space="preserve"> document</w:t>
      </w:r>
      <w:bookmarkEnd w:id="10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1" w:name="_Toc449171577"/>
      <w:r>
        <w:t>Data content en structuur</w:t>
      </w:r>
      <w:bookmarkEnd w:id="10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2" w:name="_Toc449171578"/>
      <w:r>
        <w:t>Inleiding</w:t>
      </w:r>
      <w:r w:rsidR="00283BD6">
        <w:t>.</w:t>
      </w:r>
      <w:bookmarkEnd w:id="10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3" w:name="_Toc434874118"/>
      <w:bookmarkStart w:id="104" w:name="_Toc434874187"/>
      <w:bookmarkStart w:id="105" w:name="_Toc434874270"/>
      <w:bookmarkStart w:id="106" w:name="_Toc434874338"/>
      <w:bookmarkStart w:id="107" w:name="_Toc434874615"/>
      <w:bookmarkStart w:id="108" w:name="_Toc434933248"/>
      <w:bookmarkStart w:id="109" w:name="_Toc434940476"/>
      <w:bookmarkStart w:id="110" w:name="_Toc434941793"/>
      <w:bookmarkStart w:id="111" w:name="_Toc434943334"/>
      <w:bookmarkStart w:id="112" w:name="_Toc434943765"/>
      <w:bookmarkStart w:id="113" w:name="_Toc434956089"/>
      <w:bookmarkStart w:id="114" w:name="_Toc434874119"/>
      <w:bookmarkStart w:id="115" w:name="_Toc434874188"/>
      <w:bookmarkStart w:id="116" w:name="_Toc434874271"/>
      <w:bookmarkStart w:id="117" w:name="_Toc434874339"/>
      <w:bookmarkStart w:id="118" w:name="_Toc434874616"/>
      <w:bookmarkStart w:id="119" w:name="_Toc434933249"/>
      <w:bookmarkStart w:id="120" w:name="_Toc434940477"/>
      <w:bookmarkStart w:id="121" w:name="_Toc434941794"/>
      <w:bookmarkStart w:id="122" w:name="_Toc434943335"/>
      <w:bookmarkStart w:id="123" w:name="_Toc434943766"/>
      <w:bookmarkStart w:id="124" w:name="_Toc434956090"/>
      <w:bookmarkStart w:id="125" w:name="_Toc44917157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t>UML diagrammen</w:t>
      </w:r>
      <w:r w:rsidR="00283BD6">
        <w:t>.</w:t>
      </w:r>
      <w:bookmarkEnd w:id="125"/>
    </w:p>
    <w:p w:rsidR="00576E1A" w:rsidRPr="005E1AD7" w:rsidRDefault="00A26E72" w:rsidP="00576E1A">
      <w:pPr>
        <w:pStyle w:val="subparagraaftitel"/>
      </w:pPr>
      <w:bookmarkStart w:id="126" w:name="_Toc449171580"/>
      <w:r w:rsidRPr="005E1AD7">
        <w:t>Beschrijving</w:t>
      </w:r>
      <w:r w:rsidR="00253F30">
        <w:t xml:space="preserve"> algemeen principe</w:t>
      </w:r>
      <w:r w:rsidR="00E24632">
        <w:t>: IMKL2015 als extensie op INSPIRE</w:t>
      </w:r>
      <w:r w:rsidR="00283BD6">
        <w:t>.</w:t>
      </w:r>
      <w:bookmarkEnd w:id="12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127" w:name="_Toc449171581"/>
      <w:r>
        <w:t>UML</w:t>
      </w:r>
      <w:r w:rsidR="00CA2949">
        <w:t xml:space="preserve"> - WION</w:t>
      </w:r>
      <w:r>
        <w:t xml:space="preserve"> overzicht</w:t>
      </w:r>
      <w:r w:rsidR="00283BD6">
        <w:t>.</w:t>
      </w:r>
      <w:bookmarkEnd w:id="12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465B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6037" cy="9601200"/>
            <wp:effectExtent l="0" t="0" r="0" b="0"/>
            <wp:docPr id="8" name="Afbeelding 7"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813227" cy="962712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ins w:id="128" w:author="pjanssen" w:date="2016-04-23T10:28:00Z">
        <w:r w:rsidR="006D6D0B">
          <w:t>t</w:t>
        </w:r>
      </w:ins>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129" w:name="_Toc449171582"/>
      <w:r>
        <w:t>Associaties in het model</w:t>
      </w:r>
      <w:r w:rsidR="00283BD6">
        <w:t>.</w:t>
      </w:r>
      <w:bookmarkEnd w:id="12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130" w:name="_Toc449171583"/>
      <w:r w:rsidRPr="00971241">
        <w:t>Numerieke</w:t>
      </w:r>
      <w:r w:rsidR="0047410C">
        <w:t xml:space="preserve"> waarden</w:t>
      </w:r>
      <w:r w:rsidR="00283BD6">
        <w:t>.</w:t>
      </w:r>
      <w:bookmarkEnd w:id="130"/>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131" w:name="_Toc449171584"/>
      <w:r>
        <w:t>Waardelijsten zijn extern</w:t>
      </w:r>
      <w:r w:rsidR="00283BD6">
        <w:t>.</w:t>
      </w:r>
      <w:bookmarkEnd w:id="131"/>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132" w:name="_Toc449171585"/>
      <w:r>
        <w:t xml:space="preserve">Basisattributen voor </w:t>
      </w:r>
      <w:r w:rsidRPr="00CF23D1">
        <w:t>identificatie</w:t>
      </w:r>
      <w:r>
        <w:t xml:space="preserve"> en labels</w:t>
      </w:r>
      <w:r w:rsidR="00283BD6">
        <w:t>.</w:t>
      </w:r>
      <w:bookmarkEnd w:id="132"/>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10148" w:rsidP="00576E1A">
      <w:pPr>
        <w:spacing w:line="240" w:lineRule="atLeast"/>
      </w:pPr>
      <w:r>
        <w:rPr>
          <w:noProof/>
        </w:rPr>
        <w:lastRenderedPageBreak/>
        <w:drawing>
          <wp:inline distT="0" distB="0" distL="0" distR="0">
            <wp:extent cx="8614611" cy="4902662"/>
            <wp:effectExtent l="0" t="0" r="0" b="0"/>
            <wp:docPr id="10" name="Afbeelding 9"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604137" cy="4896701"/>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33" w:name="_Toc434874127"/>
      <w:bookmarkStart w:id="134" w:name="_Toc434874196"/>
      <w:bookmarkStart w:id="135" w:name="_Toc434874279"/>
      <w:bookmarkStart w:id="136" w:name="_Toc434874347"/>
      <w:bookmarkStart w:id="137" w:name="_Toc434874624"/>
      <w:bookmarkStart w:id="138" w:name="_Toc434933257"/>
      <w:bookmarkStart w:id="139" w:name="_Toc434940485"/>
      <w:bookmarkStart w:id="140" w:name="_Toc434941802"/>
      <w:bookmarkStart w:id="141" w:name="_Toc434943343"/>
      <w:bookmarkStart w:id="142" w:name="_Toc434943774"/>
      <w:bookmarkStart w:id="143" w:name="_Toc434956098"/>
      <w:bookmarkStart w:id="144" w:name="_Toc449171586"/>
      <w:bookmarkEnd w:id="133"/>
      <w:bookmarkEnd w:id="134"/>
      <w:bookmarkEnd w:id="135"/>
      <w:bookmarkEnd w:id="136"/>
      <w:bookmarkEnd w:id="137"/>
      <w:bookmarkEnd w:id="138"/>
      <w:bookmarkEnd w:id="139"/>
      <w:bookmarkEnd w:id="140"/>
      <w:bookmarkEnd w:id="141"/>
      <w:bookmarkEnd w:id="142"/>
      <w:bookmarkEnd w:id="143"/>
      <w:r>
        <w:t xml:space="preserve">IMKL2015 </w:t>
      </w:r>
      <w:r w:rsidR="002C7B72">
        <w:t xml:space="preserve">semantische </w:t>
      </w:r>
      <w:r>
        <w:t>kern</w:t>
      </w:r>
      <w:r w:rsidR="00283BD6">
        <w:t>.</w:t>
      </w:r>
      <w:bookmarkEnd w:id="144"/>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835D69" w:rsidP="007B7303">
      <w:pPr>
        <w:jc w:val="left"/>
        <w:rPr>
          <w:b/>
          <w:noProof/>
        </w:rPr>
      </w:pPr>
      <w:ins w:id="145" w:author="pjanssen" w:date="2016-04-22T15:30:00Z">
        <w:r>
          <w:rPr>
            <w:b/>
            <w:noProof/>
            <w:rPrChange w:id="146">
              <w:rPr>
                <w:noProof/>
              </w:rPr>
            </w:rPrChange>
          </w:rPr>
          <w:lastRenderedPageBreak/>
          <w:drawing>
            <wp:anchor distT="0" distB="0" distL="114300" distR="114300" simplePos="0" relativeHeight="251813888" behindDoc="0" locked="0" layoutInCell="1" allowOverlap="1">
              <wp:simplePos x="0" y="0"/>
              <wp:positionH relativeFrom="column">
                <wp:posOffset>143510</wp:posOffset>
              </wp:positionH>
              <wp:positionV relativeFrom="paragraph">
                <wp:posOffset>-543560</wp:posOffset>
              </wp:positionV>
              <wp:extent cx="8110220" cy="5034915"/>
              <wp:effectExtent l="0" t="0" r="0" b="0"/>
              <wp:wrapTopAndBottom/>
              <wp:docPr id="16" name="Afbeelding 15"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110220" cy="5034915"/>
                      </a:xfrm>
                      <a:prstGeom prst="rect">
                        <a:avLst/>
                      </a:prstGeom>
                    </pic:spPr>
                  </pic:pic>
                </a:graphicData>
              </a:graphic>
            </wp:anchor>
          </w:drawing>
        </w:r>
      </w:ins>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147" w:name="_Toc422408246"/>
      <w:bookmarkStart w:id="148" w:name="_Toc422478837"/>
      <w:bookmarkStart w:id="149" w:name="_Toc422408247"/>
      <w:bookmarkStart w:id="150" w:name="_Toc422478838"/>
      <w:bookmarkStart w:id="151" w:name="_Toc422408248"/>
      <w:bookmarkStart w:id="152" w:name="_Toc422478839"/>
      <w:bookmarkStart w:id="153" w:name="_Toc399786888"/>
      <w:bookmarkEnd w:id="147"/>
      <w:bookmarkEnd w:id="148"/>
      <w:bookmarkEnd w:id="149"/>
      <w:bookmarkEnd w:id="150"/>
      <w:bookmarkEnd w:id="151"/>
      <w:bookmarkEnd w:id="152"/>
      <w:r w:rsidRPr="00971241">
        <w:rPr>
          <w:b/>
        </w:rPr>
        <w:t>Extra toelichting: ExtraDetailinfo, maatvoering, annotatie.</w:t>
      </w:r>
      <w:bookmarkEnd w:id="153"/>
    </w:p>
    <w:p w:rsidR="00D80AB5" w:rsidRDefault="00D80AB5" w:rsidP="00E06A8F">
      <w:pPr>
        <w:rPr>
          <w:ins w:id="154" w:author="pjanssen" w:date="2016-04-15T12:37:00Z"/>
        </w:rPr>
      </w:pPr>
      <w:bookmarkStart w:id="155"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156" w:author="pjanssen" w:date="2016-04-15T12:37:00Z"/>
        </w:rPr>
      </w:pPr>
    </w:p>
    <w:p w:rsidR="00A36B23" w:rsidRDefault="00A36B23" w:rsidP="00A36B23">
      <w:moveToRangeStart w:id="157" w:author="pjanssen" w:date="2016-04-15T12:37:00Z" w:name="move448487177"/>
      <w:moveTo w:id="158" w:author="pjanssen" w:date="2016-04-15T12:37:00Z">
        <w:r>
          <w:t>Annotatie:</w:t>
        </w:r>
      </w:moveTo>
    </w:p>
    <w:p w:rsidR="00A36B23" w:rsidRDefault="00A36B23" w:rsidP="00A36B23">
      <w:pPr>
        <w:rPr>
          <w:ins w:id="159" w:author="pjanssen" w:date="2016-04-15T12:37:00Z"/>
        </w:rPr>
      </w:pPr>
      <w:moveTo w:id="160"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161" w:author="pjanssen" w:date="2016-04-15T12:37:00Z"/>
        </w:rPr>
      </w:pPr>
    </w:p>
    <w:p w:rsidR="00A36B23" w:rsidRDefault="00A36B23" w:rsidP="00A36B23">
      <w:ins w:id="162" w:author="pjanssen" w:date="2016-04-15T12:37:00Z">
        <w:r>
          <w:t>Het uitwisselen van annotatie</w:t>
        </w:r>
      </w:ins>
      <w:ins w:id="163" w:author="pjanssen" w:date="2016-04-15T12:38:00Z">
        <w:r>
          <w:t xml:space="preserve"> gebeurt alleen daar waar de bronhouder het nodig vindt om deze informatie als annotatie op te nemen. </w:t>
        </w:r>
      </w:ins>
      <w:ins w:id="164" w:author="pjanssen" w:date="2016-04-15T12:39:00Z">
        <w:r>
          <w:t xml:space="preserve">Annotatie objecten zijn zelfstandige objecten die </w:t>
        </w:r>
      </w:ins>
      <w:ins w:id="165" w:author="pjanssen" w:date="2016-04-15T12:40:00Z">
        <w:r>
          <w:t xml:space="preserve">middels een associatie aan een Utiliteitsnet zijn verbonden en optioneel ook gerefereerd worden door </w:t>
        </w:r>
      </w:ins>
      <w:ins w:id="166" w:author="pjanssen" w:date="2016-04-15T12:41:00Z">
        <w:r>
          <w:t>het</w:t>
        </w:r>
      </w:ins>
      <w:ins w:id="167" w:author="pjanssen" w:date="2016-04-15T12:40:00Z">
        <w:r>
          <w:t xml:space="preserve"> netelement waar ze betrekking op hebben.</w:t>
        </w:r>
      </w:ins>
      <w:ins w:id="168" w:author="pjanssen" w:date="2016-04-15T12:43:00Z">
        <w:r>
          <w:t xml:space="preserve"> Annotatie bevat in veel gevallen de informatie die ook bij de netelementen zelf opgenomen kan worden maar in de bronbestanden niet als</w:t>
        </w:r>
      </w:ins>
      <w:ins w:id="169" w:author="pjanssen" w:date="2016-04-15T12:45:00Z">
        <w:r>
          <w:t xml:space="preserve"> </w:t>
        </w:r>
      </w:ins>
      <w:ins w:id="170" w:author="pjanssen" w:date="2016-04-15T12:43:00Z">
        <w:r>
          <w:t xml:space="preserve">gekoppelde informatie is opgenomen. </w:t>
        </w:r>
      </w:ins>
      <w:ins w:id="171" w:author="pjanssen" w:date="2016-04-15T12:44:00Z">
        <w:r>
          <w:t>De verwachting is dat het gebruik van annotatie als bron van informatie in de toekomst afneemt</w:t>
        </w:r>
      </w:ins>
      <w:ins w:id="172" w:author="pjanssen" w:date="2016-04-15T12:46:00Z">
        <w:r>
          <w:t xml:space="preserve"> en </w:t>
        </w:r>
      </w:ins>
      <w:ins w:id="173" w:author="pjanssen" w:date="2016-04-15T12:47:00Z">
        <w:r w:rsidR="00902227">
          <w:t xml:space="preserve">de </w:t>
        </w:r>
      </w:ins>
      <w:ins w:id="174" w:author="pjanssen" w:date="2016-04-15T12:46:00Z">
        <w:r>
          <w:t>object gekoppelde en opvraagbare informatie toeneemt.</w:t>
        </w:r>
      </w:ins>
    </w:p>
    <w:moveToRangeEnd w:id="157"/>
    <w:p w:rsidR="00A36B23" w:rsidDel="006D6D0B" w:rsidRDefault="00A36B23" w:rsidP="00E06A8F">
      <w:pPr>
        <w:rPr>
          <w:del w:id="175" w:author="pjanssen" w:date="2016-04-23T10:31:00Z"/>
        </w:rPr>
      </w:pP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ins w:id="176" w:author="pjanssen" w:date="2016-02-17T16:19:00Z">
        <w:r w:rsidR="002C1DC6">
          <w:t>punt</w:t>
        </w:r>
      </w:ins>
      <w:r w:rsidR="00E06A8F">
        <w:t>.</w:t>
      </w:r>
      <w:ins w:id="177" w:author="pjanssen" w:date="2016-02-17T16:19:00Z">
        <w:r w:rsidR="002C1DC6">
          <w:t xml:space="preserve"> </w:t>
        </w:r>
      </w:ins>
      <w:ins w:id="178" w:author="pjanssen" w:date="2016-04-15T13:06:00Z">
        <w:r w:rsidR="00D125F2">
          <w:t>Een maatvoeringspijlpunt wordt middels een puntsymbool uitgewisseld.</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79" w:author="pjanssen" w:date="2016-04-15T13:12:00Z">
              <w:r w:rsidRPr="001C0E3F">
                <w:t>Lijn om een hulplijn in een maatvoering te visualiseren</w:t>
              </w:r>
            </w:ins>
            <w:del w:id="180" w:author="pjanssen" w:date="2016-04-15T13:08:00Z">
              <w:r w:rsidR="00E06A8F" w:rsidRPr="00790D06" w:rsidDel="001C0E3F">
                <w:delText>T</w:delText>
              </w:r>
            </w:del>
            <w:del w:id="181"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82" w:author="pjanssen" w:date="2016-04-15T13:13:00Z">
              <w:r w:rsidRPr="001C0E3F">
                <w:t>Lijn om een lijn in een maatvoering te visualiseren</w:t>
              </w:r>
            </w:ins>
            <w:del w:id="183" w:author="pjanssen" w:date="2016-04-15T13:08:00Z">
              <w:r w:rsidR="00E06A8F" w:rsidRPr="00790D06" w:rsidDel="001C0E3F">
                <w:delText>T</w:delText>
              </w:r>
            </w:del>
            <w:del w:id="184"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85" w:author="pjanssen" w:date="2016-04-15T13:09:00Z">
              <w:r>
                <w:t xml:space="preserve">Punt </w:t>
              </w:r>
            </w:ins>
            <w:ins w:id="186" w:author="pjanssen" w:date="2016-04-15T13:14:00Z">
              <w:r>
                <w:t xml:space="preserve">en label </w:t>
              </w:r>
            </w:ins>
            <w:del w:id="187" w:author="pjanssen" w:date="2016-04-15T13:09:00Z">
              <w:r w:rsidR="00E06A8F" w:rsidRPr="00790D06" w:rsidDel="001C0E3F">
                <w:delText>T</w:delText>
              </w:r>
            </w:del>
            <w:del w:id="188"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89" w:author="pjanssen" w:date="2016-04-15T13:15:00Z">
              <w:r w:rsidRPr="001C0E3F">
                <w:t>Punt om een pijlpunt in een maatvoering te visualiseren. Is een punt met een bijbehorend puntsymbool</w:t>
              </w:r>
            </w:ins>
            <w:del w:id="190" w:author="pjanssen" w:date="2016-04-15T13:09:00Z">
              <w:r w:rsidR="001547D5" w:rsidRPr="00790D06" w:rsidDel="001C0E3F">
                <w:delText>T</w:delText>
              </w:r>
            </w:del>
            <w:del w:id="191"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92" w:author="pjanssen" w:date="2016-04-15T12:37:00Z" w:name="move448487177"/>
      <w:moveFrom w:id="193" w:author="pjanssen" w:date="2016-04-15T12:37:00Z">
        <w:r w:rsidDel="00A36B23">
          <w:t>Annotatie:</w:t>
        </w:r>
      </w:moveFrom>
    </w:p>
    <w:p w:rsidR="00523537" w:rsidDel="00A36B23" w:rsidRDefault="00523537" w:rsidP="00E06A8F">
      <w:moveFrom w:id="194"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92"/>
    <w:p w:rsidR="00A11BC4" w:rsidDel="006D6D0B" w:rsidRDefault="00A11BC4">
      <w:pPr>
        <w:rPr>
          <w:del w:id="195" w:author="pjanssen" w:date="2016-04-23T10:32:00Z"/>
        </w:rPr>
      </w:pPr>
    </w:p>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 xml:space="preserve">AanduidingEisVoorzorgsmaatregel gebruikt om aan te geven op welke kabel of leiding of deel daarvan een voorzorgsmaatregel van toepassing is. De begrenzing van de geometrie is dan </w:t>
      </w:r>
      <w:del w:id="196"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197" w:author="pjanssen" w:date="2016-04-15T15:12:00Z">
        <w:r w:rsidR="009273F7" w:rsidDel="004A572C">
          <w:delText xml:space="preserve">. </w:delText>
        </w:r>
        <w:r w:rsidDel="004A572C">
          <w:delText>Het attribuut begrenzingFictief heeft dan de waarde Ja</w:delText>
        </w:r>
      </w:del>
      <w:r>
        <w:t>.</w:t>
      </w:r>
      <w:r w:rsidR="009273F7">
        <w:t xml:space="preserve"> </w:t>
      </w:r>
      <w:ins w:id="198" w:author="pjanssen" w:date="2016-04-15T15:13:00Z">
        <w:r w:rsidR="004A572C">
          <w:t xml:space="preserve">Het komt ook voor dat de strookbreedte door de netbeheerder </w:t>
        </w:r>
      </w:ins>
      <w:ins w:id="199" w:author="pjanssen" w:date="2016-04-15T15:15:00Z">
        <w:r w:rsidR="004A572C">
          <w:t xml:space="preserve">zelf </w:t>
        </w:r>
      </w:ins>
      <w:ins w:id="200" w:author="pjanssen" w:date="2016-04-15T15:13:00Z">
        <w:r w:rsidR="004A572C">
          <w:t>of wettelijk wordt bepaald</w:t>
        </w:r>
      </w:ins>
      <w:del w:id="201" w:author="pjanssen" w:date="2016-04-15T15:14:00Z">
        <w:r w:rsidR="009273F7" w:rsidDel="004A572C">
          <w:delText>Indien de begrenzing wel informatiewaarde heeft,</w:delText>
        </w:r>
      </w:del>
      <w:del w:id="202" w:author="pjanssen" w:date="2016-04-15T15:15:00Z">
        <w:r w:rsidR="009273F7" w:rsidDel="004A572C">
          <w:delText xml:space="preserve"> b</w:delText>
        </w:r>
      </w:del>
      <w:ins w:id="203" w:author="pjanssen" w:date="2016-04-15T15:16:00Z">
        <w:r w:rsidR="004A572C">
          <w:t>. B</w:t>
        </w:r>
      </w:ins>
      <w:r w:rsidR="009273F7">
        <w:t xml:space="preserve">ij het thema Buisleidingen gevaarlijke stoffen </w:t>
      </w:r>
      <w:del w:id="204" w:author="pjanssen" w:date="2016-04-15T15:14:00Z">
        <w:r w:rsidR="009273F7" w:rsidDel="004A572C">
          <w:delText>kan dit</w:delText>
        </w:r>
      </w:del>
      <w:ins w:id="205" w:author="pjanssen" w:date="2016-04-15T15:14:00Z">
        <w:r w:rsidR="004A572C">
          <w:t xml:space="preserve">komt dit </w:t>
        </w:r>
      </w:ins>
      <w:del w:id="206" w:author="pjanssen" w:date="2016-04-15T15:14:00Z">
        <w:r w:rsidR="009273F7" w:rsidDel="004A572C">
          <w:delText xml:space="preserve"> voorkomen</w:delText>
        </w:r>
      </w:del>
      <w:ins w:id="207" w:author="pjanssen" w:date="2016-04-15T15:14:00Z">
        <w:r w:rsidR="004A572C">
          <w:t>voor</w:t>
        </w:r>
      </w:ins>
      <w:del w:id="208"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Del="006D6D0B" w:rsidRDefault="00843564" w:rsidP="00843564">
      <w:pPr>
        <w:rPr>
          <w:del w:id="209" w:author="pjanssen" w:date="2016-04-23T10:32:00Z"/>
        </w:rPr>
      </w:pPr>
    </w:p>
    <w:p w:rsidR="00843564" w:rsidDel="004A572C" w:rsidRDefault="00843564" w:rsidP="00843564">
      <w:pPr>
        <w:rPr>
          <w:del w:id="210" w:author="pjanssen" w:date="2016-04-15T15:17:00Z"/>
        </w:rPr>
      </w:pPr>
      <w:del w:id="211" w:author="pjanssen" w:date="2016-04-15T15:17:00Z">
        <w:r w:rsidDel="004A572C">
          <w:lastRenderedPageBreak/>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155"/>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212" w:name="_Toc399786886"/>
      <w:r w:rsidRPr="00971241">
        <w:rPr>
          <w:b/>
        </w:rPr>
        <w:t>Extra toelichting: Geometrie en topologie.</w:t>
      </w:r>
      <w:bookmarkEnd w:id="212"/>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35D69" w:rsidP="007B7303">
      <w:ins w:id="213" w:author="pjanssen" w:date="2016-04-22T15:34:00Z">
        <w:r>
          <w:rPr>
            <w:noProof/>
          </w:rPr>
          <w:lastRenderedPageBreak/>
          <w:drawing>
            <wp:anchor distT="0" distB="0" distL="114300" distR="114300" simplePos="0" relativeHeight="251814912" behindDoc="0" locked="0" layoutInCell="1" allowOverlap="1">
              <wp:simplePos x="0" y="0"/>
              <wp:positionH relativeFrom="column">
                <wp:posOffset>-165100</wp:posOffset>
              </wp:positionH>
              <wp:positionV relativeFrom="paragraph">
                <wp:posOffset>-175260</wp:posOffset>
              </wp:positionV>
              <wp:extent cx="8110220" cy="5177155"/>
              <wp:effectExtent l="0" t="0" r="0" b="0"/>
              <wp:wrapTopAndBottom/>
              <wp:docPr id="20" name="Afbeelding 19"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110220" cy="5177155"/>
                      </a:xfrm>
                      <a:prstGeom prst="rect">
                        <a:avLst/>
                      </a:prstGeom>
                    </pic:spPr>
                  </pic:pic>
                </a:graphicData>
              </a:graphic>
            </wp:anchor>
          </w:drawing>
        </w:r>
      </w:ins>
    </w:p>
    <w:p w:rsidR="007A394B" w:rsidRDefault="007A394B" w:rsidP="000816A6">
      <w:r>
        <w:t xml:space="preserve">Figuur </w:t>
      </w:r>
      <w:r w:rsidR="003203DD">
        <w:t>5.4</w:t>
      </w:r>
      <w:r>
        <w:t xml:space="preserve">: Geometriemodel. Primair </w:t>
      </w:r>
      <w:ins w:id="214" w:author="pjanssen" w:date="2016-04-23T10:32:00Z">
        <w:r w:rsidR="006D6D0B">
          <w:t xml:space="preserve">en verplicht </w:t>
        </w:r>
      </w:ins>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215" w:author="pjanssen" w:date="2016-04-15T11:59:00Z"/>
        </w:rPr>
      </w:pPr>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Pr>
        <w:rPr>
          <w:ins w:id="216" w:author="pjanssen" w:date="2016-04-15T11:59:00Z"/>
        </w:rPr>
      </w:pPr>
    </w:p>
    <w:p w:rsidR="004F6969" w:rsidRDefault="004F6969" w:rsidP="000816A6">
      <w:ins w:id="217" w:author="pjanssen" w:date="2016-04-15T12:02:00Z">
        <w:r>
          <w:t>Lijnen zijn in het INSPIRE netwerkmodel gemodelleer</w:t>
        </w:r>
      </w:ins>
      <w:ins w:id="218" w:author="pjanssen" w:date="2016-04-15T12:04:00Z">
        <w:r>
          <w:t>d als een LinkSet die bestaat uit een verzam</w:t>
        </w:r>
      </w:ins>
      <w:ins w:id="219" w:author="pjanssen" w:date="2016-04-15T12:07:00Z">
        <w:r>
          <w:t>e</w:t>
        </w:r>
      </w:ins>
      <w:ins w:id="220" w:author="pjanssen" w:date="2016-04-15T12:04:00Z">
        <w:r>
          <w:t>ling van 1 of meer GeneralisedLinks. Dit k</w:t>
        </w:r>
      </w:ins>
      <w:ins w:id="221" w:author="pjanssen" w:date="2016-04-15T12:05:00Z">
        <w:r>
          <w:t>unnen</w:t>
        </w:r>
      </w:ins>
      <w:ins w:id="222" w:author="pjanssen" w:date="2016-04-15T12:04:00Z">
        <w:r>
          <w:t xml:space="preserve"> Link</w:t>
        </w:r>
      </w:ins>
      <w:ins w:id="223" w:author="pjanssen" w:date="2016-04-15T12:06:00Z">
        <w:r>
          <w:t>s</w:t>
        </w:r>
      </w:ins>
      <w:ins w:id="224" w:author="pjanssen" w:date="2016-04-15T12:04:00Z">
        <w:r>
          <w:t xml:space="preserve"> zijn van het type Curve</w:t>
        </w:r>
      </w:ins>
      <w:ins w:id="225" w:author="pjanssen" w:date="2016-04-15T12:06:00Z">
        <w:r>
          <w:t xml:space="preserve"> of een LinkSequence, een </w:t>
        </w:r>
      </w:ins>
      <w:ins w:id="226" w:author="pjanssen" w:date="2016-04-15T12:07:00Z">
        <w:r>
          <w:t xml:space="preserve">geordende </w:t>
        </w:r>
      </w:ins>
      <w:ins w:id="227" w:author="pjanssen" w:date="2016-04-15T12:06:00Z">
        <w:r w:rsidR="006E3EB4">
          <w:t>verzameling Directed</w:t>
        </w:r>
        <w:r>
          <w:t>Links</w:t>
        </w:r>
      </w:ins>
      <w:ins w:id="228" w:author="pjanssen" w:date="2016-04-15T12:07:00Z">
        <w:r>
          <w:t>. De LinkSequence wordt toegepast als er een route, met een richting</w:t>
        </w:r>
      </w:ins>
      <w:ins w:id="229" w:author="pjanssen" w:date="2016-04-15T12:08:00Z">
        <w:r w:rsidR="006E3EB4">
          <w:t>, uitgewisseld moet worden.</w:t>
        </w:r>
      </w:ins>
      <w:ins w:id="230" w:author="pjanssen" w:date="2016-04-15T12:09:00Z">
        <w:r w:rsidR="006E3EB4">
          <w:t xml:space="preserve"> </w:t>
        </w:r>
      </w:ins>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Del="006D6D0B" w:rsidRDefault="004A223C" w:rsidP="000816A6">
      <w:pPr>
        <w:rPr>
          <w:del w:id="231" w:author="pjanssen" w:date="2016-04-23T10:33:00Z"/>
        </w:rPr>
      </w:pP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910148" w:rsidP="000816A6">
      <w:pPr>
        <w:spacing w:line="240" w:lineRule="atLeast"/>
      </w:pPr>
      <w:r>
        <w:rPr>
          <w:noProof/>
        </w:rPr>
        <w:lastRenderedPageBreak/>
        <w:drawing>
          <wp:inline distT="0" distB="0" distL="0" distR="0">
            <wp:extent cx="5500370" cy="4142105"/>
            <wp:effectExtent l="0" t="0" r="0" b="0"/>
            <wp:docPr id="21" name="Afbeelding 20"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CE7A0C">
        <w:fldChar w:fldCharType="begin"/>
      </w:r>
      <w:r>
        <w:instrText xml:space="preserve"> REF _Ref404325642 \h </w:instrText>
      </w:r>
      <w:r w:rsidR="00CE7A0C">
        <w:fldChar w:fldCharType="separate"/>
      </w:r>
      <w:r w:rsidR="002C1DC6">
        <w:t xml:space="preserve">Figuur </w:t>
      </w:r>
      <w:r w:rsidR="00CE7A0C">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232" w:name="_Ref404325642"/>
      <w:r>
        <w:t xml:space="preserve">Figuur </w:t>
      </w:r>
      <w:bookmarkEnd w:id="232"/>
      <w:r w:rsidR="00A212BA">
        <w:t>5.6</w:t>
      </w:r>
      <w:r w:rsidR="00A75399">
        <w:t>:</w:t>
      </w:r>
      <w:r>
        <w:t xml:space="preserve"> Leidingobject in 2.5D en 3D</w:t>
      </w:r>
    </w:p>
    <w:p w:rsidR="005209C3" w:rsidRDefault="005209C3" w:rsidP="005209C3">
      <w:pPr>
        <w:pStyle w:val="subparagraaftitel"/>
      </w:pPr>
      <w:bookmarkStart w:id="233" w:name="_Toc399786887"/>
      <w:bookmarkStart w:id="234" w:name="_Toc449171587"/>
      <w:r>
        <w:t>Diepte</w:t>
      </w:r>
      <w:bookmarkEnd w:id="233"/>
      <w:r w:rsidR="00283BD6">
        <w:t>.</w:t>
      </w:r>
      <w:bookmarkEnd w:id="234"/>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910148" w:rsidP="005209C3">
      <w:pPr>
        <w:jc w:val="left"/>
      </w:pPr>
      <w:r>
        <w:rPr>
          <w:noProof/>
        </w:rPr>
        <w:lastRenderedPageBreak/>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9425" cy="4244340"/>
                    </a:xfrm>
                    <a:prstGeom prst="rect">
                      <a:avLst/>
                    </a:prstGeom>
                  </pic:spPr>
                </pic:pic>
              </a:graphicData>
            </a:graphic>
          </wp:inline>
        </w:drawing>
      </w:r>
      <w:r w:rsidR="00855A12">
        <w:rPr>
          <w:noProof/>
        </w:rPr>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235" w:name="_Toc434940488"/>
      <w:bookmarkStart w:id="236" w:name="_Toc434941805"/>
      <w:bookmarkStart w:id="237" w:name="_Toc434943346"/>
      <w:bookmarkStart w:id="238" w:name="_Toc434943777"/>
      <w:bookmarkStart w:id="239" w:name="_Toc434956101"/>
      <w:bookmarkStart w:id="240" w:name="_Toc434940489"/>
      <w:bookmarkStart w:id="241" w:name="_Toc434941806"/>
      <w:bookmarkStart w:id="242" w:name="_Toc434943347"/>
      <w:bookmarkStart w:id="243" w:name="_Toc434943778"/>
      <w:bookmarkStart w:id="244" w:name="_Toc434956102"/>
      <w:bookmarkStart w:id="245" w:name="_Toc434940490"/>
      <w:bookmarkStart w:id="246" w:name="_Toc434941807"/>
      <w:bookmarkStart w:id="247" w:name="_Toc434943348"/>
      <w:bookmarkStart w:id="248" w:name="_Toc434943779"/>
      <w:bookmarkStart w:id="249" w:name="_Toc434956103"/>
      <w:bookmarkStart w:id="250" w:name="_Toc434940491"/>
      <w:bookmarkStart w:id="251" w:name="_Toc434941808"/>
      <w:bookmarkStart w:id="252" w:name="_Toc434943349"/>
      <w:bookmarkStart w:id="253" w:name="_Toc434943780"/>
      <w:bookmarkStart w:id="254" w:name="_Toc434956104"/>
      <w:bookmarkStart w:id="255" w:name="_Toc434940492"/>
      <w:bookmarkStart w:id="256" w:name="_Toc434941809"/>
      <w:bookmarkStart w:id="257" w:name="_Toc434943350"/>
      <w:bookmarkStart w:id="258" w:name="_Toc434943781"/>
      <w:bookmarkStart w:id="259" w:name="_Toc434956105"/>
      <w:bookmarkStart w:id="260" w:name="_Toc449171588"/>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lastRenderedPageBreak/>
        <w:t>Utiliteitsnet</w:t>
      </w:r>
      <w:r w:rsidR="00283BD6">
        <w:t>.</w:t>
      </w:r>
      <w:bookmarkEnd w:id="26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1750A2" w:rsidP="000860FE">
      <w:pPr>
        <w:jc w:val="left"/>
      </w:pPr>
      <w:r>
        <w:rPr>
          <w:noProof/>
        </w:rPr>
        <w:lastRenderedPageBreak/>
        <w:drawing>
          <wp:anchor distT="0" distB="0" distL="114300" distR="114300" simplePos="0" relativeHeight="251827200" behindDoc="0" locked="0" layoutInCell="1" allowOverlap="1">
            <wp:simplePos x="0" y="0"/>
            <wp:positionH relativeFrom="column">
              <wp:posOffset>161290</wp:posOffset>
            </wp:positionH>
            <wp:positionV relativeFrom="paragraph">
              <wp:posOffset>-172720</wp:posOffset>
            </wp:positionV>
            <wp:extent cx="8096250" cy="4943475"/>
            <wp:effectExtent l="0" t="0" r="0" b="0"/>
            <wp:wrapTopAndBottom/>
            <wp:docPr id="44" name="Afbeelding 4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94347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61"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ins w:id="262" w:author="pjanssen" w:date="2016-04-15T12:25:00Z">
        <w:r w:rsidR="006E3EB4">
          <w:t>Wel of niet verbieden in WION?</w:t>
        </w:r>
      </w:ins>
    </w:p>
    <w:p w:rsidR="00CD4698" w:rsidRDefault="00CD4698" w:rsidP="00CD4698"/>
    <w:p w:rsidR="00E65E36" w:rsidRDefault="00E65E36" w:rsidP="00E65E36">
      <w:pPr>
        <w:pStyle w:val="subparagraaftitel"/>
      </w:pPr>
      <w:bookmarkStart w:id="263" w:name="_Toc449171589"/>
      <w:r>
        <w:t>Kabel</w:t>
      </w:r>
      <w:r w:rsidR="00BE48B5">
        <w:t>Of</w:t>
      </w:r>
      <w:r>
        <w:t>Leiding</w:t>
      </w:r>
      <w:bookmarkEnd w:id="261"/>
      <w:r w:rsidR="00283BD6">
        <w:t>.</w:t>
      </w:r>
      <w:bookmarkEnd w:id="263"/>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910148"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15936" behindDoc="0" locked="0" layoutInCell="1" allowOverlap="1">
            <wp:simplePos x="0" y="0"/>
            <wp:positionH relativeFrom="column">
              <wp:posOffset>84455</wp:posOffset>
            </wp:positionH>
            <wp:positionV relativeFrom="paragraph">
              <wp:posOffset>287655</wp:posOffset>
            </wp:positionV>
            <wp:extent cx="6946900" cy="5497830"/>
            <wp:effectExtent l="0" t="0" r="0" b="0"/>
            <wp:wrapTopAndBottom/>
            <wp:docPr id="24" name="Afbeelding 23"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946900" cy="5497830"/>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64" w:name="_Toc399786892"/>
      <w:bookmarkStart w:id="265" w:name="_Toc449171590"/>
      <w:r>
        <w:t>Leidingelement</w:t>
      </w:r>
      <w:bookmarkEnd w:id="264"/>
      <w:r w:rsidR="00283BD6">
        <w:t>.</w:t>
      </w:r>
      <w:bookmarkEnd w:id="26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835D69" w:rsidP="00E65E36">
      <w:pPr>
        <w:jc w:val="left"/>
      </w:pPr>
      <w:ins w:id="266" w:author="pjanssen" w:date="2016-04-22T15:37:00Z">
        <w:r>
          <w:rPr>
            <w:noProof/>
          </w:rPr>
          <w:drawing>
            <wp:anchor distT="0" distB="0" distL="114300" distR="114300" simplePos="0" relativeHeight="251816960" behindDoc="0" locked="0" layoutInCell="1" allowOverlap="1">
              <wp:simplePos x="0" y="0"/>
              <wp:positionH relativeFrom="column">
                <wp:posOffset>-175260</wp:posOffset>
              </wp:positionH>
              <wp:positionV relativeFrom="paragraph">
                <wp:posOffset>1130300</wp:posOffset>
              </wp:positionV>
              <wp:extent cx="5497830" cy="4096385"/>
              <wp:effectExtent l="0" t="0" r="0" b="0"/>
              <wp:wrapTopAndBottom/>
              <wp:docPr id="25" name="Afbeelding 24"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497830" cy="4096385"/>
                      </a:xfrm>
                      <a:prstGeom prst="rect">
                        <a:avLst/>
                      </a:prstGeom>
                    </pic:spPr>
                  </pic:pic>
                </a:graphicData>
              </a:graphic>
            </wp:anchor>
          </w:drawing>
        </w:r>
      </w:ins>
      <w:r w:rsidR="00A212BA">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rPr>
          <w:ins w:id="267" w:author="pjanssen" w:date="2016-04-22T15:13:00Z"/>
        </w:rPr>
      </w:pPr>
    </w:p>
    <w:p w:rsidR="00E31B57" w:rsidRDefault="00E31B57" w:rsidP="00A35E0B">
      <w:pPr>
        <w:jc w:val="left"/>
      </w:pP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w:t>
      </w:r>
      <w:r w:rsidRPr="005C7720">
        <w:lastRenderedPageBreak/>
        <w:t>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68"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69" w:name="_Toc449171591"/>
      <w:r>
        <w:t>KabelEnLeidingContainer</w:t>
      </w:r>
      <w:bookmarkEnd w:id="268"/>
      <w:r w:rsidR="00283BD6">
        <w:t>.</w:t>
      </w:r>
      <w:bookmarkEnd w:id="269"/>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235A08" w:rsidP="00E65E36">
      <w:pPr>
        <w:jc w:val="left"/>
      </w:pPr>
      <w:r>
        <w:rPr>
          <w:noProof/>
        </w:rPr>
        <w:lastRenderedPageBreak/>
        <w:drawing>
          <wp:anchor distT="0" distB="0" distL="114300" distR="114300" simplePos="0" relativeHeight="251817984" behindDoc="0" locked="0" layoutInCell="1" allowOverlap="1">
            <wp:simplePos x="0" y="0"/>
            <wp:positionH relativeFrom="column">
              <wp:posOffset>-163195</wp:posOffset>
            </wp:positionH>
            <wp:positionV relativeFrom="paragraph">
              <wp:posOffset>848995</wp:posOffset>
            </wp:positionV>
            <wp:extent cx="5723890" cy="5177155"/>
            <wp:effectExtent l="0" t="0" r="0" b="0"/>
            <wp:wrapTopAndBottom/>
            <wp:docPr id="27" name="Afbeelding 26"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723890" cy="5177155"/>
                    </a:xfrm>
                    <a:prstGeom prst="rect">
                      <a:avLst/>
                    </a:prstGeom>
                  </pic:spPr>
                </pic:pic>
              </a:graphicData>
            </a:graphic>
          </wp:anchor>
        </w:drawing>
      </w: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rPr>
          <w:ins w:id="270" w:author="pjanssen" w:date="2016-03-07T13:10:00Z"/>
        </w:rPr>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271" w:author="pjanssen" w:date="2016-03-07T13:10:00Z"/>
        </w:rPr>
      </w:pPr>
    </w:p>
    <w:p w:rsidR="00EC1D5D" w:rsidDel="00A14AA4" w:rsidRDefault="00A14AA4" w:rsidP="00E65E36">
      <w:pPr>
        <w:jc w:val="left"/>
        <w:rPr>
          <w:del w:id="272" w:author="pjanssen" w:date="2016-04-15T15:25:00Z"/>
        </w:rPr>
      </w:pPr>
      <w:ins w:id="273" w:author="pjanssen" w:date="2016-04-15T15:25:00Z">
        <w:r>
          <w:t>Indien er meerdere kabels in een kabelbed liggen wordt het aantal kabels verplicht opgenomen.</w:t>
        </w:r>
      </w:ins>
    </w:p>
    <w:p w:rsidR="00D841BA" w:rsidRDefault="00D841BA" w:rsidP="00E65E36">
      <w:pPr>
        <w:jc w:val="left"/>
      </w:pPr>
    </w:p>
    <w:p w:rsidR="00E65E36" w:rsidRDefault="00E65E36" w:rsidP="00E65E36">
      <w:pPr>
        <w:jc w:val="left"/>
      </w:pPr>
      <w:r>
        <w:lastRenderedPageBreak/>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74" w:name="_Toc449171592"/>
      <w:r>
        <w:t>ContainerLeidingelement</w:t>
      </w:r>
      <w:r w:rsidR="00283BD6">
        <w:t>.</w:t>
      </w:r>
      <w:bookmarkEnd w:id="274"/>
    </w:p>
    <w:p w:rsidR="00482647" w:rsidRDefault="00482647" w:rsidP="00E65E36">
      <w:pPr>
        <w:jc w:val="left"/>
      </w:pPr>
      <w:r>
        <w:t>Definitie: Abstract data object dat de gemeenschappelijke attributen en associaties bevat voor alle containerleidingelement objecten.</w:t>
      </w:r>
    </w:p>
    <w:p w:rsidR="00482647" w:rsidRDefault="00835D69" w:rsidP="00E65E36">
      <w:pPr>
        <w:jc w:val="left"/>
      </w:pPr>
      <w:ins w:id="275" w:author="pjanssen" w:date="2016-04-22T15:52:00Z">
        <w:r>
          <w:rPr>
            <w:noProof/>
          </w:rPr>
          <w:drawing>
            <wp:anchor distT="0" distB="0" distL="114300" distR="114300" simplePos="0" relativeHeight="251819008" behindDoc="0" locked="0" layoutInCell="1" allowOverlap="1">
              <wp:simplePos x="0" y="0"/>
              <wp:positionH relativeFrom="column">
                <wp:posOffset>351155</wp:posOffset>
              </wp:positionH>
              <wp:positionV relativeFrom="paragraph">
                <wp:posOffset>179705</wp:posOffset>
              </wp:positionV>
              <wp:extent cx="5495925" cy="4181475"/>
              <wp:effectExtent l="0" t="0" r="0" b="0"/>
              <wp:wrapTopAndBottom/>
              <wp:docPr id="29" name="Afbeelding 28"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495925" cy="4181475"/>
                      </a:xfrm>
                      <a:prstGeom prst="rect">
                        <a:avLst/>
                      </a:prstGeom>
                    </pic:spPr>
                  </pic:pic>
                </a:graphicData>
              </a:graphic>
            </wp:anchor>
          </w:drawing>
        </w:r>
      </w:ins>
      <w:r w:rsidR="00482647">
        <w:t>Bron:</w:t>
      </w:r>
      <w:r w:rsidR="004C0CA8">
        <w:t xml:space="preserve"> IMKL2015</w:t>
      </w:r>
    </w:p>
    <w:p w:rsidR="00953A6F" w:rsidRDefault="00953A6F" w:rsidP="00E65E36">
      <w:pPr>
        <w:jc w:val="left"/>
      </w:pPr>
    </w:p>
    <w:p w:rsidR="00953A6F" w:rsidRDefault="00953A6F" w:rsidP="00E65E36">
      <w:pPr>
        <w:jc w:val="left"/>
      </w:pP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 xml:space="preserve">zijn </w:t>
      </w:r>
      <w:r w:rsidR="00E65E36">
        <w:lastRenderedPageBreak/>
        <w:t>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76" w:name="_Toc434874135"/>
      <w:bookmarkStart w:id="277" w:name="_Toc434874204"/>
      <w:bookmarkStart w:id="278" w:name="_Toc434874287"/>
      <w:bookmarkStart w:id="279" w:name="_Toc434874355"/>
      <w:bookmarkStart w:id="280" w:name="_Toc434874632"/>
      <w:bookmarkStart w:id="281" w:name="_Toc434933265"/>
      <w:bookmarkStart w:id="282" w:name="_Toc434940498"/>
      <w:bookmarkStart w:id="283" w:name="_Toc434941815"/>
      <w:bookmarkStart w:id="284" w:name="_Toc434943356"/>
      <w:bookmarkStart w:id="285" w:name="_Toc434943787"/>
      <w:bookmarkStart w:id="286" w:name="_Toc434956111"/>
      <w:bookmarkStart w:id="287" w:name="_Toc399786896"/>
      <w:bookmarkStart w:id="288" w:name="_Toc449171593"/>
      <w:bookmarkEnd w:id="276"/>
      <w:bookmarkEnd w:id="277"/>
      <w:bookmarkEnd w:id="278"/>
      <w:bookmarkEnd w:id="279"/>
      <w:bookmarkEnd w:id="280"/>
      <w:bookmarkEnd w:id="281"/>
      <w:bookmarkEnd w:id="282"/>
      <w:bookmarkEnd w:id="283"/>
      <w:bookmarkEnd w:id="284"/>
      <w:bookmarkEnd w:id="285"/>
      <w:bookmarkEnd w:id="286"/>
      <w:r>
        <w:t xml:space="preserve">Relaties tussen </w:t>
      </w:r>
      <w:r w:rsidR="00031B8A">
        <w:t>K</w:t>
      </w:r>
      <w:r>
        <w:t xml:space="preserve">abelEnLeiding, </w:t>
      </w:r>
      <w:r w:rsidR="00FB6A21">
        <w:t xml:space="preserve">Leidingelement </w:t>
      </w:r>
      <w:r>
        <w:t>en container objecten</w:t>
      </w:r>
      <w:r w:rsidR="00283BD6">
        <w:t>.</w:t>
      </w:r>
      <w:bookmarkEnd w:id="287"/>
      <w:bookmarkEnd w:id="288"/>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RDefault="00910148" w:rsidP="00E65E36">
      <w:pPr>
        <w:spacing w:line="240" w:lineRule="auto"/>
        <w:jc w:val="left"/>
        <w:rPr>
          <w:ins w:id="289" w:author="pjanssen" w:date="2016-04-22T15:15:00Z"/>
        </w:rPr>
      </w:pPr>
    </w:p>
    <w:p w:rsidR="003206BD" w:rsidRDefault="00910148" w:rsidP="00E65E36">
      <w:pPr>
        <w:spacing w:line="240" w:lineRule="auto"/>
        <w:jc w:val="left"/>
      </w:pPr>
      <w:r>
        <w:rPr>
          <w:noProof/>
        </w:rPr>
        <w:drawing>
          <wp:inline distT="0" distB="0" distL="0" distR="0">
            <wp:extent cx="5500370" cy="2873375"/>
            <wp:effectExtent l="0" t="0" r="0" b="0"/>
            <wp:docPr id="30" name="Afbeelding 29"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90"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91" w:name="_Toc434874137"/>
      <w:bookmarkStart w:id="292" w:name="_Toc434874206"/>
      <w:bookmarkStart w:id="293" w:name="_Toc434874289"/>
      <w:bookmarkStart w:id="294" w:name="_Toc434874357"/>
      <w:bookmarkStart w:id="295" w:name="_Toc434874634"/>
      <w:bookmarkStart w:id="296" w:name="_Toc434933267"/>
      <w:bookmarkStart w:id="297" w:name="_Toc434940500"/>
      <w:bookmarkStart w:id="298" w:name="_Toc434941817"/>
      <w:bookmarkStart w:id="299" w:name="_Toc434943358"/>
      <w:bookmarkStart w:id="300" w:name="_Toc434943789"/>
      <w:bookmarkStart w:id="301" w:name="_Toc434956113"/>
      <w:bookmarkStart w:id="302" w:name="_Toc434874138"/>
      <w:bookmarkStart w:id="303" w:name="_Toc434874207"/>
      <w:bookmarkStart w:id="304" w:name="_Toc434874290"/>
      <w:bookmarkStart w:id="305" w:name="_Toc434874358"/>
      <w:bookmarkStart w:id="306" w:name="_Toc434874635"/>
      <w:bookmarkStart w:id="307" w:name="_Toc434933268"/>
      <w:bookmarkStart w:id="308" w:name="_Toc434940501"/>
      <w:bookmarkStart w:id="309" w:name="_Toc434941818"/>
      <w:bookmarkStart w:id="310" w:name="_Toc434943359"/>
      <w:bookmarkStart w:id="311" w:name="_Toc434943790"/>
      <w:bookmarkStart w:id="312" w:name="_Toc434956114"/>
      <w:bookmarkStart w:id="313" w:name="_Toc449171594"/>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Pr="009D365E">
        <w:t>Diagram per type kabel of leiding</w:t>
      </w:r>
      <w:r w:rsidR="00283BD6">
        <w:t>.</w:t>
      </w:r>
      <w:bookmarkEnd w:id="290"/>
      <w:bookmarkEnd w:id="313"/>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314" w:name="_Toc399786898"/>
    </w:p>
    <w:p w:rsidR="00E65E36" w:rsidRDefault="00E65E36" w:rsidP="00E65E36">
      <w:pPr>
        <w:pStyle w:val="subparagraaftitel"/>
      </w:pPr>
      <w:bookmarkStart w:id="315" w:name="_Toc449171595"/>
      <w:r>
        <w:lastRenderedPageBreak/>
        <w:t>Elektriciteitskabel</w:t>
      </w:r>
      <w:bookmarkEnd w:id="314"/>
      <w:r w:rsidR="00283BD6">
        <w:t>.</w:t>
      </w:r>
      <w:bookmarkEnd w:id="315"/>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pPr>
        <w:rPr>
          <w:ins w:id="316" w:author="pjanssen" w:date="2016-04-22T15:15:00Z"/>
        </w:rPr>
      </w:pPr>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rsidR="00910148" w:rsidRDefault="00835D69" w:rsidP="00E65E36">
      <w:pPr>
        <w:rPr>
          <w:ins w:id="317" w:author="pjanssen" w:date="2016-04-22T15:15:00Z"/>
        </w:rPr>
      </w:pPr>
      <w:ins w:id="318" w:author="pjanssen" w:date="2016-04-22T15:46:00Z">
        <w:r>
          <w:rPr>
            <w:noProof/>
          </w:rPr>
          <w:drawing>
            <wp:anchor distT="0" distB="0" distL="114300" distR="114300" simplePos="0" relativeHeight="251820032" behindDoc="0" locked="0" layoutInCell="1" allowOverlap="1">
              <wp:simplePos x="0" y="0"/>
              <wp:positionH relativeFrom="column">
                <wp:posOffset>-400685</wp:posOffset>
              </wp:positionH>
              <wp:positionV relativeFrom="paragraph">
                <wp:posOffset>236855</wp:posOffset>
              </wp:positionV>
              <wp:extent cx="5494655" cy="5684520"/>
              <wp:effectExtent l="0" t="0" r="0" b="0"/>
              <wp:wrapTopAndBottom/>
              <wp:docPr id="32" name="Afbeelding 3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494655" cy="5684520"/>
                      </a:xfrm>
                      <a:prstGeom prst="rect">
                        <a:avLst/>
                      </a:prstGeom>
                    </pic:spPr>
                  </pic:pic>
                </a:graphicData>
              </a:graphic>
            </wp:anchor>
          </w:drawing>
        </w:r>
      </w:ins>
    </w:p>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319" w:name="_Toc399786899"/>
      <w:bookmarkStart w:id="320" w:name="_Toc449171596"/>
      <w:r>
        <w:t>Telecom</w:t>
      </w:r>
      <w:r w:rsidR="00031B8A">
        <w:t>municatie</w:t>
      </w:r>
      <w:r>
        <w:t>kabel</w:t>
      </w:r>
      <w:bookmarkEnd w:id="319"/>
      <w:r w:rsidR="00283BD6">
        <w:t>.</w:t>
      </w:r>
      <w:bookmarkEnd w:id="320"/>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835D69" w:rsidP="004532E6">
      <w:del w:id="321" w:author="pjanssen" w:date="2016-04-22T15:16:00Z">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6181725" cy="4829175"/>
                      </a:xfrm>
                      <a:prstGeom prst="rect">
                        <a:avLst/>
                      </a:prstGeom>
                    </pic:spPr>
                  </pic:pic>
                </a:graphicData>
              </a:graphic>
            </wp:anchor>
          </w:drawing>
        </w:r>
      </w:del>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910148" w:rsidP="00E65E36">
      <w:r>
        <w:rPr>
          <w:noProof/>
        </w:rPr>
        <w:drawing>
          <wp:anchor distT="0" distB="0" distL="114300" distR="114300" simplePos="0" relativeHeight="251821056" behindDoc="0" locked="0" layoutInCell="1" allowOverlap="1">
            <wp:simplePos x="0" y="0"/>
            <wp:positionH relativeFrom="column">
              <wp:posOffset>-115570</wp:posOffset>
            </wp:positionH>
            <wp:positionV relativeFrom="paragraph">
              <wp:posOffset>83185</wp:posOffset>
            </wp:positionV>
            <wp:extent cx="5497830" cy="4464685"/>
            <wp:effectExtent l="0" t="0" r="0" b="0"/>
            <wp:wrapTopAndBottom/>
            <wp:docPr id="34" name="Afbeelding 33"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8" cstate="print"/>
                    <a:stretch>
                      <a:fillRect/>
                    </a:stretch>
                  </pic:blipFill>
                  <pic:spPr>
                    <a:xfrm>
                      <a:off x="0" y="0"/>
                      <a:ext cx="5497830" cy="4464685"/>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322" w:name="_Toc399786900"/>
      <w:bookmarkStart w:id="323" w:name="_Toc449171597"/>
      <w:r>
        <w:lastRenderedPageBreak/>
        <w:t>Olie-gas-chemicalienpijpleiding</w:t>
      </w:r>
      <w:bookmarkEnd w:id="322"/>
      <w:r w:rsidR="00283BD6">
        <w:t>.</w:t>
      </w:r>
      <w:bookmarkEnd w:id="323"/>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4813935"/>
            <wp:effectExtent l="0" t="0" r="0" b="0"/>
            <wp:docPr id="35" name="Afbeelding 34"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9" cstate="print"/>
                    <a:stretch>
                      <a:fillRect/>
                    </a:stretch>
                  </pic:blipFill>
                  <pic:spPr>
                    <a:xfrm>
                      <a:off x="0" y="0"/>
                      <a:ext cx="5500370" cy="4813935"/>
                    </a:xfrm>
                    <a:prstGeom prst="rect">
                      <a:avLst/>
                    </a:prstGeom>
                  </pic:spPr>
                </pic:pic>
              </a:graphicData>
            </a:graphic>
          </wp:inline>
        </w:drawing>
      </w:r>
      <w:r w:rsidR="00E65E36">
        <w:br w:type="page"/>
      </w:r>
    </w:p>
    <w:p w:rsidR="00E65E36" w:rsidRDefault="00E65E36" w:rsidP="00E65E36">
      <w:pPr>
        <w:pStyle w:val="subparagraaftitel"/>
      </w:pPr>
      <w:bookmarkStart w:id="324" w:name="_Toc399786901"/>
      <w:bookmarkStart w:id="325" w:name="_Toc449171598"/>
      <w:r>
        <w:lastRenderedPageBreak/>
        <w:t>Rioolleiding</w:t>
      </w:r>
      <w:bookmarkEnd w:id="324"/>
      <w:r w:rsidR="00283BD6">
        <w:t>.</w:t>
      </w:r>
      <w:bookmarkEnd w:id="32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694680"/>
            <wp:effectExtent l="0" t="0" r="0" b="0"/>
            <wp:docPr id="36" name="Afbeelding 35"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0" cstate="print"/>
                    <a:stretch>
                      <a:fillRect/>
                    </a:stretch>
                  </pic:blipFill>
                  <pic:spPr>
                    <a:xfrm>
                      <a:off x="0" y="0"/>
                      <a:ext cx="5500370" cy="5694680"/>
                    </a:xfrm>
                    <a:prstGeom prst="rect">
                      <a:avLst/>
                    </a:prstGeom>
                  </pic:spPr>
                </pic:pic>
              </a:graphicData>
            </a:graphic>
          </wp:inline>
        </w:drawing>
      </w:r>
      <w:r w:rsidR="00E65E36">
        <w:br w:type="page"/>
      </w:r>
    </w:p>
    <w:p w:rsidR="00E65E36" w:rsidRDefault="00E65E36" w:rsidP="00E65E36">
      <w:pPr>
        <w:pStyle w:val="subparagraaftitel"/>
      </w:pPr>
      <w:bookmarkStart w:id="326" w:name="_Toc399786902"/>
      <w:bookmarkStart w:id="327" w:name="_Toc449171599"/>
      <w:r>
        <w:lastRenderedPageBreak/>
        <w:t>Waterleiding</w:t>
      </w:r>
      <w:bookmarkEnd w:id="326"/>
      <w:r w:rsidR="00283BD6">
        <w:t>.</w:t>
      </w:r>
      <w:bookmarkEnd w:id="327"/>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518785"/>
            <wp:effectExtent l="0" t="0" r="0" b="0"/>
            <wp:docPr id="38" name="Afbeelding 37"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1" cstate="print"/>
                    <a:stretch>
                      <a:fillRect/>
                    </a:stretch>
                  </pic:blipFill>
                  <pic:spPr>
                    <a:xfrm>
                      <a:off x="0" y="0"/>
                      <a:ext cx="5500370" cy="5518785"/>
                    </a:xfrm>
                    <a:prstGeom prst="rect">
                      <a:avLst/>
                    </a:prstGeom>
                  </pic:spPr>
                </pic:pic>
              </a:graphicData>
            </a:graphic>
          </wp:inline>
        </w:drawing>
      </w:r>
      <w:r w:rsidR="00E65E36">
        <w:br w:type="page"/>
      </w:r>
    </w:p>
    <w:p w:rsidR="00E65E36" w:rsidRDefault="00E65E36" w:rsidP="00E65E36">
      <w:pPr>
        <w:pStyle w:val="subparagraaftitel"/>
      </w:pPr>
      <w:bookmarkStart w:id="328" w:name="_Toc399786903"/>
      <w:bookmarkStart w:id="329" w:name="_Toc449171600"/>
      <w:r>
        <w:lastRenderedPageBreak/>
        <w:t>Thermische pijpleiding</w:t>
      </w:r>
      <w:bookmarkEnd w:id="328"/>
      <w:r w:rsidR="00283BD6">
        <w:t>.</w:t>
      </w:r>
      <w:bookmarkEnd w:id="329"/>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835D69" w:rsidP="00E65E36">
      <w:pPr>
        <w:jc w:val="left"/>
        <w:rPr>
          <w:ins w:id="330" w:author="pjanssen" w:date="2016-04-22T15:18:00Z"/>
        </w:rPr>
      </w:pPr>
      <w:ins w:id="331" w:author="pjanssen" w:date="2016-04-22T15:49:00Z">
        <w:r>
          <w:rPr>
            <w:noProof/>
          </w:rPr>
          <w:drawing>
            <wp:anchor distT="0" distB="0" distL="114300" distR="114300" simplePos="0" relativeHeight="251822080" behindDoc="0" locked="0" layoutInCell="1" allowOverlap="1">
              <wp:simplePos x="0" y="0"/>
              <wp:positionH relativeFrom="column">
                <wp:posOffset>-133350</wp:posOffset>
              </wp:positionH>
              <wp:positionV relativeFrom="paragraph">
                <wp:posOffset>285750</wp:posOffset>
              </wp:positionV>
              <wp:extent cx="5494655" cy="6012180"/>
              <wp:effectExtent l="0" t="0" r="0" b="0"/>
              <wp:wrapTopAndBottom/>
              <wp:docPr id="39" name="Afbeelding 3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2" cstate="print"/>
                      <a:stretch>
                        <a:fillRect/>
                      </a:stretch>
                    </pic:blipFill>
                    <pic:spPr>
                      <a:xfrm>
                        <a:off x="0" y="0"/>
                        <a:ext cx="5494655" cy="6012180"/>
                      </a:xfrm>
                      <a:prstGeom prst="rect">
                        <a:avLst/>
                      </a:prstGeom>
                    </pic:spPr>
                  </pic:pic>
                </a:graphicData>
              </a:graphic>
            </wp:anchor>
          </w:drawing>
        </w:r>
      </w:ins>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A066AD" w:rsidRDefault="00A066AD" w:rsidP="00E65E36">
      <w:pPr>
        <w:jc w:val="left"/>
        <w:rPr>
          <w:ins w:id="332" w:author="pjanssen" w:date="2016-04-22T15:18:00Z"/>
        </w:rPr>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333" w:name="_Toc434940509"/>
      <w:bookmarkStart w:id="334" w:name="_Toc434941826"/>
      <w:bookmarkStart w:id="335" w:name="_Toc434943367"/>
      <w:bookmarkStart w:id="336" w:name="_Toc434943798"/>
      <w:bookmarkStart w:id="337" w:name="_Toc434956122"/>
      <w:bookmarkStart w:id="338" w:name="_Toc434940510"/>
      <w:bookmarkStart w:id="339" w:name="_Toc434941827"/>
      <w:bookmarkStart w:id="340" w:name="_Toc434943368"/>
      <w:bookmarkStart w:id="341" w:name="_Toc434943799"/>
      <w:bookmarkStart w:id="342" w:name="_Toc434956123"/>
      <w:bookmarkStart w:id="343" w:name="_Toc434940511"/>
      <w:bookmarkStart w:id="344" w:name="_Toc434941828"/>
      <w:bookmarkStart w:id="345" w:name="_Toc434943369"/>
      <w:bookmarkStart w:id="346" w:name="_Toc434943800"/>
      <w:bookmarkStart w:id="347" w:name="_Toc434956124"/>
      <w:bookmarkStart w:id="348" w:name="_Toc434940512"/>
      <w:bookmarkStart w:id="349" w:name="_Toc434941829"/>
      <w:bookmarkStart w:id="350" w:name="_Toc434943370"/>
      <w:bookmarkStart w:id="351" w:name="_Toc434943801"/>
      <w:bookmarkStart w:id="352" w:name="_Toc434956125"/>
      <w:bookmarkStart w:id="353" w:name="_Toc399786904"/>
      <w:bookmarkStart w:id="354" w:name="_Toc449171601"/>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t>Leidingelementen per type net (thema)</w:t>
      </w:r>
      <w:bookmarkEnd w:id="353"/>
      <w:r w:rsidR="00283BD6">
        <w:t>.</w:t>
      </w:r>
      <w:bookmarkEnd w:id="354"/>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A066AD" w:rsidP="00E65E36">
      <w:r>
        <w:rPr>
          <w:noProof/>
        </w:rPr>
        <w:drawing>
          <wp:anchor distT="0" distB="0" distL="114300" distR="114300" simplePos="0" relativeHeight="251823104" behindDoc="0" locked="0" layoutInCell="1" allowOverlap="1">
            <wp:simplePos x="0" y="0"/>
            <wp:positionH relativeFrom="column">
              <wp:posOffset>3175</wp:posOffset>
            </wp:positionH>
            <wp:positionV relativeFrom="paragraph">
              <wp:posOffset>308610</wp:posOffset>
            </wp:positionV>
            <wp:extent cx="5497830" cy="3146425"/>
            <wp:effectExtent l="0" t="0" r="0" b="0"/>
            <wp:wrapTopAndBottom/>
            <wp:docPr id="40" name="Afbeelding 3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3" cstate="print"/>
                    <a:stretch>
                      <a:fillRect/>
                    </a:stretch>
                  </pic:blipFill>
                  <pic:spPr>
                    <a:xfrm>
                      <a:off x="0" y="0"/>
                      <a:ext cx="5497830" cy="3146425"/>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4" cstate="print"/>
                    <a:stretch>
                      <a:fillRect/>
                    </a:stretch>
                  </pic:blipFill>
                  <pic:spPr>
                    <a:xfrm>
                      <a:off x="0" y="0"/>
                      <a:ext cx="5496560" cy="1296670"/>
                    </a:xfrm>
                    <a:prstGeom prst="rect">
                      <a:avLst/>
                    </a:prstGeom>
                  </pic:spPr>
                </pic:pic>
              </a:graphicData>
            </a:graphic>
          </wp:anchor>
        </w:drawing>
      </w:r>
      <w:bookmarkStart w:id="355" w:name="_Toc449171602"/>
      <w:r w:rsidR="00A26E72" w:rsidRPr="001724FE">
        <w:t>Identifier management</w:t>
      </w:r>
      <w:r w:rsidR="00283BD6">
        <w:t>.</w:t>
      </w:r>
      <w:bookmarkEnd w:id="355"/>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del w:id="356" w:author="pjanssen" w:date="2016-04-22T12:47:00Z">
        <w:r w:rsidR="00CE7A0C" w:rsidRPr="00CE7A0C">
          <w:rPr>
            <w:highlight w:val="yellow"/>
            <w:rPrChange w:id="357" w:author="pjanssen" w:date="2016-04-22T10:31:00Z">
              <w:rPr/>
            </w:rPrChange>
          </w:rPr>
          <w:delText xml:space="preserve">vijf </w:delText>
        </w:r>
      </w:del>
      <w:ins w:id="358" w:author="pjanssen" w:date="2016-04-22T12:47:00Z">
        <w:r w:rsidR="007B73AF">
          <w:rPr>
            <w:highlight w:val="yellow"/>
          </w:rPr>
          <w:t>zes</w:t>
        </w:r>
        <w:r w:rsidR="00CE7A0C" w:rsidRPr="00CE7A0C">
          <w:rPr>
            <w:highlight w:val="yellow"/>
            <w:rPrChange w:id="359" w:author="pjanssen" w:date="2016-04-22T10:31:00Z">
              <w:rPr/>
            </w:rPrChange>
          </w:rPr>
          <w:t xml:space="preserve"> </w:t>
        </w:r>
      </w:ins>
      <w:r w:rsidR="00CE7A0C" w:rsidRPr="00CE7A0C">
        <w:rPr>
          <w:highlight w:val="yellow"/>
          <w:rPrChange w:id="360" w:author="pjanssen" w:date="2016-04-22T10:31:00Z">
            <w:rPr/>
          </w:rPrChange>
        </w:rPr>
        <w:t>alfanumerieke posities</w:t>
      </w:r>
      <w:ins w:id="361" w:author="pjanssen" w:date="2016-04-22T12:52:00Z">
        <w:r w:rsidR="007B73AF">
          <w:t>. D</w:t>
        </w:r>
      </w:ins>
      <w:ins w:id="362" w:author="pjanssen" w:date="2016-04-22T12:51:00Z">
        <w:r w:rsidR="007B73AF">
          <w:t>it is afgestemd met het format van  CBS codes</w:t>
        </w:r>
      </w:ins>
      <w:ins w:id="363" w:author="pjanssen" w:date="2016-04-22T12:52:00Z">
        <w:r w:rsidR="007B73AF">
          <w:t xml:space="preserve"> voor gemeenten en provincies.</w:t>
        </w:r>
      </w:ins>
      <w:del w:id="364" w:author="pjanssen" w:date="2016-04-22T12:51:00Z">
        <w:r w:rsidR="00EA1048" w:rsidDel="007B73AF">
          <w:delText>.</w:delText>
        </w:r>
      </w:del>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65" w:name="_Toc434874148"/>
      <w:bookmarkStart w:id="366" w:name="_Toc434874217"/>
      <w:bookmarkStart w:id="367" w:name="_Toc434874300"/>
      <w:bookmarkStart w:id="368" w:name="_Toc434874368"/>
      <w:bookmarkStart w:id="369" w:name="_Toc434874645"/>
      <w:bookmarkStart w:id="370" w:name="_Toc434933278"/>
      <w:bookmarkStart w:id="371" w:name="_Toc434940515"/>
      <w:bookmarkStart w:id="372" w:name="_Toc434941832"/>
      <w:bookmarkStart w:id="373" w:name="_Toc434943373"/>
      <w:bookmarkStart w:id="374" w:name="_Toc434943804"/>
      <w:bookmarkStart w:id="375" w:name="_Toc434956128"/>
      <w:bookmarkStart w:id="376" w:name="_Toc410654851"/>
      <w:bookmarkStart w:id="377" w:name="_Toc410654938"/>
      <w:bookmarkStart w:id="378" w:name="_Toc410655437"/>
      <w:bookmarkStart w:id="379" w:name="_Toc410656769"/>
      <w:bookmarkStart w:id="380" w:name="_Toc410900193"/>
      <w:bookmarkStart w:id="381" w:name="_Toc410900282"/>
      <w:bookmarkStart w:id="382" w:name="_Toc410654852"/>
      <w:bookmarkStart w:id="383" w:name="_Toc410654939"/>
      <w:bookmarkStart w:id="384" w:name="_Toc410655438"/>
      <w:bookmarkStart w:id="385" w:name="_Toc410656770"/>
      <w:bookmarkStart w:id="386" w:name="_Toc410900194"/>
      <w:bookmarkStart w:id="387" w:name="_Toc410900283"/>
      <w:bookmarkStart w:id="388" w:name="_Toc410654853"/>
      <w:bookmarkStart w:id="389" w:name="_Toc410654940"/>
      <w:bookmarkStart w:id="390" w:name="_Toc410655439"/>
      <w:bookmarkStart w:id="391" w:name="_Toc410656771"/>
      <w:bookmarkStart w:id="392" w:name="_Toc410900195"/>
      <w:bookmarkStart w:id="393" w:name="_Toc410900284"/>
      <w:bookmarkStart w:id="394" w:name="_Toc410654854"/>
      <w:bookmarkStart w:id="395" w:name="_Toc410654941"/>
      <w:bookmarkStart w:id="396" w:name="_Toc410655440"/>
      <w:bookmarkStart w:id="397" w:name="_Toc410656772"/>
      <w:bookmarkStart w:id="398" w:name="_Toc410900196"/>
      <w:bookmarkStart w:id="399" w:name="_Toc410900285"/>
      <w:bookmarkStart w:id="400" w:name="_Toc410654855"/>
      <w:bookmarkStart w:id="401" w:name="_Toc410654942"/>
      <w:bookmarkStart w:id="402" w:name="_Toc410655441"/>
      <w:bookmarkStart w:id="403" w:name="_Toc410656773"/>
      <w:bookmarkStart w:id="404" w:name="_Toc410900197"/>
      <w:bookmarkStart w:id="405" w:name="_Toc410900286"/>
      <w:bookmarkStart w:id="406" w:name="_Toc410654856"/>
      <w:bookmarkStart w:id="407" w:name="_Toc410654943"/>
      <w:bookmarkStart w:id="408" w:name="_Toc410655442"/>
      <w:bookmarkStart w:id="409" w:name="_Toc410656774"/>
      <w:bookmarkStart w:id="410" w:name="_Toc410900198"/>
      <w:bookmarkStart w:id="411" w:name="_Toc410900287"/>
      <w:bookmarkStart w:id="412" w:name="_Toc410654857"/>
      <w:bookmarkStart w:id="413" w:name="_Toc410654944"/>
      <w:bookmarkStart w:id="414" w:name="_Toc410655443"/>
      <w:bookmarkStart w:id="415" w:name="_Toc410656775"/>
      <w:bookmarkStart w:id="416" w:name="_Toc410900199"/>
      <w:bookmarkStart w:id="417" w:name="_Toc410900288"/>
      <w:bookmarkStart w:id="418" w:name="_Toc410654858"/>
      <w:bookmarkStart w:id="419" w:name="_Toc410654945"/>
      <w:bookmarkStart w:id="420" w:name="_Toc410655444"/>
      <w:bookmarkStart w:id="421" w:name="_Toc410656776"/>
      <w:bookmarkStart w:id="422" w:name="_Toc410900200"/>
      <w:bookmarkStart w:id="423" w:name="_Toc410900289"/>
      <w:bookmarkStart w:id="424" w:name="_Toc410654859"/>
      <w:bookmarkStart w:id="425" w:name="_Toc410654946"/>
      <w:bookmarkStart w:id="426" w:name="_Toc410655445"/>
      <w:bookmarkStart w:id="427" w:name="_Toc410656777"/>
      <w:bookmarkStart w:id="428" w:name="_Toc410900201"/>
      <w:bookmarkStart w:id="429" w:name="_Toc410900290"/>
      <w:bookmarkStart w:id="430" w:name="_Toc410654860"/>
      <w:bookmarkStart w:id="431" w:name="_Toc410654947"/>
      <w:bookmarkStart w:id="432" w:name="_Toc410655446"/>
      <w:bookmarkStart w:id="433" w:name="_Toc410656778"/>
      <w:bookmarkStart w:id="434" w:name="_Toc410900202"/>
      <w:bookmarkStart w:id="435" w:name="_Toc410900291"/>
      <w:bookmarkStart w:id="436" w:name="_Toc410654861"/>
      <w:bookmarkStart w:id="437" w:name="_Toc410654948"/>
      <w:bookmarkStart w:id="438" w:name="_Toc410655447"/>
      <w:bookmarkStart w:id="439" w:name="_Toc410656779"/>
      <w:bookmarkStart w:id="440" w:name="_Toc410900203"/>
      <w:bookmarkStart w:id="441" w:name="_Toc410900292"/>
      <w:bookmarkStart w:id="442" w:name="_Toc410654862"/>
      <w:bookmarkStart w:id="443" w:name="_Toc410654949"/>
      <w:bookmarkStart w:id="444" w:name="_Toc410655448"/>
      <w:bookmarkStart w:id="445" w:name="_Toc410656780"/>
      <w:bookmarkStart w:id="446" w:name="_Toc410900204"/>
      <w:bookmarkStart w:id="447" w:name="_Toc410900293"/>
      <w:bookmarkStart w:id="448" w:name="_Toc410654863"/>
      <w:bookmarkStart w:id="449" w:name="_Toc410654950"/>
      <w:bookmarkStart w:id="450" w:name="_Toc410655449"/>
      <w:bookmarkStart w:id="451" w:name="_Toc410656781"/>
      <w:bookmarkStart w:id="452" w:name="_Toc410900205"/>
      <w:bookmarkStart w:id="453" w:name="_Toc410900294"/>
      <w:bookmarkStart w:id="454" w:name="_Toc410654864"/>
      <w:bookmarkStart w:id="455" w:name="_Toc410654951"/>
      <w:bookmarkStart w:id="456" w:name="_Toc410655450"/>
      <w:bookmarkStart w:id="457" w:name="_Toc410656782"/>
      <w:bookmarkStart w:id="458" w:name="_Toc410900206"/>
      <w:bookmarkStart w:id="459" w:name="_Toc410900295"/>
      <w:bookmarkStart w:id="460" w:name="_Toc410654865"/>
      <w:bookmarkStart w:id="461" w:name="_Toc410654952"/>
      <w:bookmarkStart w:id="462" w:name="_Toc410655451"/>
      <w:bookmarkStart w:id="463" w:name="_Toc410656783"/>
      <w:bookmarkStart w:id="464" w:name="_Toc410900207"/>
      <w:bookmarkStart w:id="465" w:name="_Toc410900296"/>
      <w:bookmarkStart w:id="466" w:name="_Toc410654866"/>
      <w:bookmarkStart w:id="467" w:name="_Toc410654953"/>
      <w:bookmarkStart w:id="468" w:name="_Toc410655452"/>
      <w:bookmarkStart w:id="469" w:name="_Toc410656784"/>
      <w:bookmarkStart w:id="470" w:name="_Toc410900208"/>
      <w:bookmarkStart w:id="471" w:name="_Toc410900297"/>
      <w:bookmarkStart w:id="472" w:name="_Toc410654867"/>
      <w:bookmarkStart w:id="473" w:name="_Toc410654954"/>
      <w:bookmarkStart w:id="474" w:name="_Toc410655453"/>
      <w:bookmarkStart w:id="475" w:name="_Toc410656785"/>
      <w:bookmarkStart w:id="476" w:name="_Toc410900209"/>
      <w:bookmarkStart w:id="477" w:name="_Toc410900298"/>
      <w:bookmarkStart w:id="478" w:name="_Toc410654868"/>
      <w:bookmarkStart w:id="479" w:name="_Toc410654955"/>
      <w:bookmarkStart w:id="480" w:name="_Toc410655454"/>
      <w:bookmarkStart w:id="481" w:name="_Toc410656786"/>
      <w:bookmarkStart w:id="482" w:name="_Toc410900210"/>
      <w:bookmarkStart w:id="483" w:name="_Toc410900299"/>
      <w:bookmarkStart w:id="484" w:name="_Toc410654869"/>
      <w:bookmarkStart w:id="485" w:name="_Toc410654956"/>
      <w:bookmarkStart w:id="486" w:name="_Toc410655455"/>
      <w:bookmarkStart w:id="487" w:name="_Toc410656787"/>
      <w:bookmarkStart w:id="488" w:name="_Toc410900211"/>
      <w:bookmarkStart w:id="489" w:name="_Toc410900300"/>
      <w:bookmarkStart w:id="490" w:name="_Toc406679708"/>
      <w:bookmarkStart w:id="491" w:name="_Toc406684190"/>
      <w:bookmarkStart w:id="492" w:name="_Toc410654870"/>
      <w:bookmarkStart w:id="493" w:name="_Toc410654957"/>
      <w:bookmarkStart w:id="494" w:name="_Toc410655456"/>
      <w:bookmarkStart w:id="495" w:name="_Toc410656788"/>
      <w:bookmarkStart w:id="496" w:name="_Toc410900212"/>
      <w:bookmarkStart w:id="497" w:name="_Toc410900301"/>
      <w:bookmarkStart w:id="498" w:name="_Toc449171603"/>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Tijd representatie</w:t>
      </w:r>
      <w:r w:rsidR="00F9768C">
        <w:t xml:space="preserve"> en temporeel model.</w:t>
      </w:r>
      <w:bookmarkEnd w:id="49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lastRenderedPageBreak/>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A066AD" w:rsidP="001724FE">
      <w:pPr>
        <w:pStyle w:val="subparagraaftitel"/>
      </w:pPr>
      <w:r>
        <w:rPr>
          <w:noProof/>
        </w:rPr>
        <w:lastRenderedPageBreak/>
        <w:drawing>
          <wp:anchor distT="0" distB="0" distL="114300" distR="114300" simplePos="0" relativeHeight="251824128" behindDoc="0" locked="0" layoutInCell="1" allowOverlap="1">
            <wp:simplePos x="0" y="0"/>
            <wp:positionH relativeFrom="column">
              <wp:posOffset>5715</wp:posOffset>
            </wp:positionH>
            <wp:positionV relativeFrom="paragraph">
              <wp:posOffset>504190</wp:posOffset>
            </wp:positionV>
            <wp:extent cx="14202410" cy="8229600"/>
            <wp:effectExtent l="0" t="0" r="0" b="0"/>
            <wp:wrapTopAndBottom/>
            <wp:docPr id="41" name="Afbeelding 40"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2410" cy="8229600"/>
                    </a:xfrm>
                    <a:prstGeom prst="rect">
                      <a:avLst/>
                    </a:prstGeom>
                  </pic:spPr>
                </pic:pic>
              </a:graphicData>
            </a:graphic>
          </wp:anchor>
        </w:drawing>
      </w:r>
      <w:bookmarkStart w:id="499" w:name="_Toc449171604"/>
      <w:r w:rsidR="00CA2949">
        <w:t xml:space="preserve">UML </w:t>
      </w:r>
      <w:r w:rsidR="001724FE">
        <w:t>- EC61</w:t>
      </w:r>
      <w:r w:rsidR="00CA2949">
        <w:t xml:space="preserve"> overzicht.</w:t>
      </w:r>
      <w:bookmarkEnd w:id="499"/>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A066AD" w:rsidP="00E331D9">
      <w:pPr>
        <w:pStyle w:val="subparagraaftitel"/>
      </w:pPr>
      <w:r>
        <w:rPr>
          <w:noProof/>
        </w:rPr>
        <w:lastRenderedPageBreak/>
        <w:drawing>
          <wp:anchor distT="0" distB="0" distL="114300" distR="114300" simplePos="0" relativeHeight="251825152" behindDoc="0" locked="0" layoutInCell="1" allowOverlap="1">
            <wp:simplePos x="0" y="0"/>
            <wp:positionH relativeFrom="column">
              <wp:posOffset>350520</wp:posOffset>
            </wp:positionH>
            <wp:positionV relativeFrom="paragraph">
              <wp:posOffset>741680</wp:posOffset>
            </wp:positionV>
            <wp:extent cx="14202410" cy="9535795"/>
            <wp:effectExtent l="0" t="0" r="0" b="0"/>
            <wp:wrapTopAndBottom/>
            <wp:docPr id="42" name="Afbeelding 41"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8" cstate="print"/>
                    <a:stretch>
                      <a:fillRect/>
                    </a:stretch>
                  </pic:blipFill>
                  <pic:spPr>
                    <a:xfrm>
                      <a:off x="0" y="0"/>
                      <a:ext cx="14202410" cy="9535795"/>
                    </a:xfrm>
                    <a:prstGeom prst="rect">
                      <a:avLst/>
                    </a:prstGeom>
                  </pic:spPr>
                </pic:pic>
              </a:graphicData>
            </a:graphic>
          </wp:anchor>
        </w:drawing>
      </w:r>
      <w:bookmarkStart w:id="500" w:name="_Toc449171605"/>
      <w:r w:rsidR="00E331D9">
        <w:t xml:space="preserve">UML </w:t>
      </w:r>
      <w:r w:rsidR="001724FE">
        <w:t xml:space="preserve">- Buisleidingen Risicoregister </w:t>
      </w:r>
      <w:r w:rsidR="00E331D9">
        <w:t>overzicht</w:t>
      </w:r>
      <w:r w:rsidR="00283BD6">
        <w:t>.</w:t>
      </w:r>
      <w:bookmarkEnd w:id="500"/>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E331D9" w:rsidP="001724FE">
      <w:pPr>
        <w:pStyle w:val="subparagraaftitel"/>
      </w:pPr>
      <w:bookmarkStart w:id="501" w:name="_Toc449171606"/>
      <w:r>
        <w:lastRenderedPageBreak/>
        <w:t xml:space="preserve">UML </w:t>
      </w:r>
      <w:r w:rsidR="001724FE">
        <w:t xml:space="preserve">- Stedelijk water </w:t>
      </w:r>
      <w:r>
        <w:t>overzicht</w:t>
      </w:r>
      <w:r w:rsidR="00283BD6">
        <w:t>.</w:t>
      </w:r>
      <w:bookmarkEnd w:id="501"/>
    </w:p>
    <w:p w:rsidR="00A066AD" w:rsidRDefault="00A066AD" w:rsidP="00A066AD"/>
    <w:p w:rsidR="00A066AD" w:rsidRPr="00A066AD" w:rsidRDefault="00A066AD" w:rsidP="00A066AD">
      <w:r>
        <w:rPr>
          <w:noProof/>
        </w:rPr>
        <w:drawing>
          <wp:anchor distT="0" distB="0" distL="114300" distR="114300" simplePos="0" relativeHeight="251826176" behindDoc="0" locked="0" layoutInCell="1" allowOverlap="1">
            <wp:simplePos x="0" y="0"/>
            <wp:positionH relativeFrom="column">
              <wp:posOffset>-53975</wp:posOffset>
            </wp:positionH>
            <wp:positionV relativeFrom="paragraph">
              <wp:posOffset>248920</wp:posOffset>
            </wp:positionV>
            <wp:extent cx="13651865" cy="8811260"/>
            <wp:effectExtent l="0" t="0" r="0" b="0"/>
            <wp:wrapTopAndBottom/>
            <wp:docPr id="43" name="Afbeelding 42"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9" cstate="print"/>
                    <a:stretch>
                      <a:fillRect/>
                    </a:stretch>
                  </pic:blipFill>
                  <pic:spPr>
                    <a:xfrm>
                      <a:off x="0" y="0"/>
                      <a:ext cx="13651865" cy="8811260"/>
                    </a:xfrm>
                    <a:prstGeom prst="rect">
                      <a:avLst/>
                    </a:prstGeom>
                  </pic:spPr>
                </pic:pic>
              </a:graphicData>
            </a:graphic>
          </wp:anchor>
        </w:drawing>
      </w:r>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0" w:history="1">
        <w:r w:rsidR="00BF55BB" w:rsidRPr="00BF55BB">
          <w:rPr>
            <w:rStyle w:val="Hyperlink"/>
          </w:rPr>
          <w:t>http://data.gwsw.nl</w:t>
        </w:r>
      </w:hyperlink>
      <w:r w:rsidR="00BF55BB" w:rsidRPr="00BF55BB">
        <w:t xml:space="preserve"> (de volledige soortenboom in html) en als linked open data via </w:t>
      </w:r>
      <w:hyperlink r:id="rId51"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2"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3"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502" w:name="_Toc449171607"/>
      <w:r>
        <w:t>Object</w:t>
      </w:r>
      <w:r w:rsidR="00A26E72">
        <w:t>catalogus</w:t>
      </w:r>
      <w:r w:rsidR="00283BD6">
        <w:t>.</w:t>
      </w:r>
      <w:bookmarkEnd w:id="502"/>
    </w:p>
    <w:p w:rsidR="00A26E72" w:rsidRDefault="00F003DD" w:rsidP="00576E1A">
      <w:pPr>
        <w:spacing w:line="240" w:lineRule="atLeast"/>
        <w:jc w:val="left"/>
      </w:pPr>
      <w:r>
        <w:t xml:space="preserve">De IMKL2015 objectcatalogus is opgenomen in een apart document IMKL2015 – Objectcatalogus. </w:t>
      </w:r>
      <w:del w:id="503" w:author="pjanssen" w:date="2016-04-22T17:31:00Z">
        <w:r w:rsidDel="001750A2">
          <w:delText>In 5.4</w:delText>
        </w:r>
      </w:del>
      <w:ins w:id="504" w:author="pjanssen" w:date="2016-04-22T17:31:00Z">
        <w:r w:rsidR="001750A2">
          <w:t>In deze paragraaf</w:t>
        </w:r>
      </w:ins>
      <w:del w:id="505" w:author="pjanssen" w:date="2016-04-22T17:31:00Z">
        <w:r w:rsidDel="001750A2">
          <w:delText xml:space="preserve"> en 5.5</w:delText>
        </w:r>
      </w:del>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A066AD" w:rsidRDefault="00A066AD" w:rsidP="00A066AD">
      <w:pPr>
        <w:rPr>
          <w:lang w:val="fr-FR"/>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Scope</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Versienummer</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 1.1RC1</w:t>
            </w:r>
            <w:r>
              <w:t xml:space="preserve"> concept</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Versiedatum</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2016-04-22</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Dataspecificatie IMKL2015</w:t>
            </w:r>
          </w:p>
        </w:tc>
      </w:tr>
    </w:tbl>
    <w:p w:rsidR="00A066AD" w:rsidRDefault="00A066AD" w:rsidP="00A066AD">
      <w:pPr>
        <w:pStyle w:val="Normaalweb"/>
        <w:rPr>
          <w:rFonts w:ascii="Verdana" w:hAnsi="Verdana"/>
          <w:b/>
          <w:bCs/>
          <w:sz w:val="16"/>
          <w:szCs w:val="16"/>
        </w:rPr>
      </w:pPr>
    </w:p>
    <w:p w:rsidR="00A066AD" w:rsidRDefault="00A066AD" w:rsidP="00A066AD">
      <w:bookmarkStart w:id="506" w:name="_Toc449098876"/>
      <w:r w:rsidRPr="00F73526">
        <w:t xml:space="preserve">Types gedefinieerd in de </w:t>
      </w:r>
      <w:r>
        <w:t>object</w:t>
      </w:r>
      <w:r w:rsidRPr="00F73526">
        <w:t>catalogus</w:t>
      </w:r>
      <w:bookmarkEnd w:id="506"/>
      <w:r>
        <w:t>:</w:t>
      </w:r>
    </w:p>
    <w:p w:rsidR="00A066AD" w:rsidRDefault="00A066AD" w:rsidP="00A066AD">
      <w:pPr>
        <w:rPr>
          <w:rFonts w:eastAsiaTheme="minorEastAsia"/>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934"/>
        <w:gridCol w:w="1746"/>
      </w:tblGrid>
      <w:tr w:rsidR="00A066AD" w:rsidRPr="00F73526" w:rsidTr="00A066A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Type</w:t>
            </w:r>
          </w:p>
        </w:tc>
        <w:tc>
          <w:tcPr>
            <w:tcW w:w="293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Package</w:t>
            </w:r>
          </w:p>
        </w:tc>
        <w:tc>
          <w:tcPr>
            <w:tcW w:w="1746"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Stereotypes</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AanduidingEisVoorzorgsmaatregel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AanduidingVerzoekContact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Adres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BestandMediaTypeValue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BuisleidingTypeValue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BuisSpecifiek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ConditionOfFacilityIMKLValue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ContainerLeidingelement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DiepteAangrijpingspuntValue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DiepteNAP</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DiepteTovMaaiveld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Duct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EffectcontourDodelijk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EffectScenarioType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EigenTopografie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EigenTopografieStatusValue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EisVoorzorgsmaatregelBijlage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Elektriciteitskabel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ExtraDetailinfo</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ExtraDetailInfoTypeValue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ExtraGeometrie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ExtraInformatie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IMKLBasis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Kabelbed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KabelEnLeidingContainer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KabelOfLeiding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MaatvoeringsTypeValue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Mangat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Mantelbuis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NauwkeurigheidDiepteValue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NauwkeurigheidXYvalue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NEN3610ID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OilGasChemicalsAppurtenanceITypeIMKLValue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OilGasChemicalsProductTypeIMKLValue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OlieGasChemicalienPijpleiding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PipeMaterialTypeIMKLValue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StedelijkWaterSpecifiek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TechnischContactpersoon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TechnischGebouw</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Telecommunicatiekabel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Thema</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ThermischePijpleiding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TopografischObjectTypeValue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Toren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Transportroutedeel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TransportrouteRisico</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Utiliteitsnet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PipeMaterialTypeValue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Pr>
              <w:rPr>
                <w:lang w:val="en-GB"/>
              </w:rPr>
            </w:pPr>
            <w:r w:rsidRPr="00F73526">
              <w:rPr>
                <w:lang w:val="en-GB"/>
              </w:rPr>
              <w:t>Common Extended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Cabinet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Pole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Duct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Tower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Manhole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SpecificAppurtenanceTypeValue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OilGasChemicalsProductTypeValue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SewerWaterTypeValue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TelecommunicationsCableMaterialTypeValue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GeometryMethodValue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AddressComponent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LocatorLevelValue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LocatorDesignatorTypeValue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LocatorDesignator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GeometrySpecificationValue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LocatorNameTypeValue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AddressLocator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AddressRepresentation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GeographicPosition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TechnicalStatusValue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AdministrativeBoundary</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AdministrativeHierarchyLevel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Condominium</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ResidenceOfAuthority</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LegalStatusValue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CadastralZoning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Measure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ProductionAndIndustrialFacilitiesExtension</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CadastralZoningLevelValue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BasicPropertyUnit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GrammaticalNumberValue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NameStatusValue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NativenessValue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PronunciationOfName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SpellingOfName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GrammaticalGenderValue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ConditionOfConstructionValue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ElevationReferenceValue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HeightStatusValue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Elevation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DateOfEvent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ExternalReference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AbstractConstruction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HeightAboveGround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507" w:name="_Toc406679648"/>
      <w:bookmarkStart w:id="508" w:name="_Toc449171608"/>
      <w:bookmarkEnd w:id="507"/>
      <w:r>
        <w:t>Geografische objecten</w:t>
      </w:r>
      <w:r w:rsidR="00283BD6">
        <w:t>.</w:t>
      </w:r>
      <w:bookmarkEnd w:id="50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509" w:name="_Toc449171609"/>
      <w:r w:rsidRPr="00ED33F0">
        <w:lastRenderedPageBreak/>
        <w:t>Data typen</w:t>
      </w:r>
      <w:r w:rsidR="00283BD6">
        <w:t>.</w:t>
      </w:r>
      <w:bookmarkEnd w:id="50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510" w:name="_Toc449171610"/>
      <w:r>
        <w:t>Waardelijsten</w:t>
      </w:r>
      <w:r w:rsidR="00283BD6">
        <w:t>.</w:t>
      </w:r>
      <w:bookmarkEnd w:id="510"/>
    </w:p>
    <w:p w:rsidR="00F921B7" w:rsidRPr="00F921B7" w:rsidRDefault="00F921B7" w:rsidP="00F921B7">
      <w:pPr>
        <w:spacing w:line="240" w:lineRule="atLeast"/>
        <w:jc w:val="left"/>
      </w:pPr>
      <w:r w:rsidRPr="00F921B7">
        <w:t xml:space="preserve">Zie IMKL2015 – </w:t>
      </w:r>
      <w:r w:rsidR="001D3ADF">
        <w:t xml:space="preserve">waardelijst register. (nu nog in Excel: </w:t>
      </w:r>
      <w:ins w:id="511" w:author="pjanssen" w:date="2016-04-23T10:36:00Z">
        <w:r w:rsidR="006D6D0B" w:rsidRPr="006D6D0B">
          <w:t>IMKL2015 - 1.1RC1 IMKL waardelijsten.xlsx</w:t>
        </w:r>
      </w:ins>
      <w:del w:id="512" w:author="pjanssen" w:date="2016-04-23T10:36:00Z">
        <w:r w:rsidR="001D3ADF" w:rsidRPr="001D3ADF" w:rsidDel="006D6D0B">
          <w:delText>IMKL2015 - 0.</w:delText>
        </w:r>
        <w:r w:rsidR="001D3ADF" w:rsidDel="006D6D0B">
          <w:delText>xx</w:delText>
        </w:r>
        <w:r w:rsidR="001D3ADF" w:rsidRPr="001D3ADF" w:rsidDel="006D6D0B">
          <w:delText xml:space="preserve"> waardelijsten.xlsx</w:delText>
        </w:r>
      </w:del>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513" w:name="_Toc449171611"/>
      <w:r w:rsidRPr="00ED33F0">
        <w:t>Ge</w:t>
      </w:r>
      <w:r>
        <w:t>ï</w:t>
      </w:r>
      <w:r w:rsidRPr="00ED33F0">
        <w:t>mporteerde typen (informatief)</w:t>
      </w:r>
      <w:r w:rsidR="00283BD6">
        <w:t>.</w:t>
      </w:r>
      <w:bookmarkEnd w:id="513"/>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514" w:name="_Toc449171612"/>
      <w:r>
        <w:t>Referentie</w:t>
      </w:r>
      <w:r w:rsidR="00576E1A">
        <w:t>systemen</w:t>
      </w:r>
      <w:bookmarkEnd w:id="514"/>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515" w:name="_Toc449171613"/>
      <w:r>
        <w:t>Ruimtelijk</w:t>
      </w:r>
      <w:r w:rsidR="006B2CE6">
        <w:t xml:space="preserve"> referentiesysteem</w:t>
      </w:r>
      <w:r w:rsidR="00283BD6">
        <w:t>.</w:t>
      </w:r>
      <w:bookmarkEnd w:id="515"/>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516" w:name="_Toc449171614"/>
      <w:r>
        <w:t>Levering</w:t>
      </w:r>
      <w:bookmarkEnd w:id="516"/>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517" w:name="_Toc449171615"/>
      <w:r>
        <w:t>Leveringsmedium</w:t>
      </w:r>
      <w:r w:rsidR="006C0D48">
        <w:t>.</w:t>
      </w:r>
      <w:bookmarkEnd w:id="517"/>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518" w:name="_Toc449171616"/>
      <w:r>
        <w:t>Formaten (encodings)</w:t>
      </w:r>
      <w:r w:rsidR="006C0D48">
        <w:t>.</w:t>
      </w:r>
      <w:bookmarkEnd w:id="518"/>
    </w:p>
    <w:p w:rsidR="00576E1A" w:rsidRDefault="00C34B62" w:rsidP="00B626FD">
      <w:r>
        <w:t xml:space="preserve">Het format waarin data worden geleverd is GML 3.2.1. </w:t>
      </w:r>
      <w:ins w:id="519" w:author="pjanssen" w:date="2016-04-15T14:58:00Z">
        <w:r w:rsidR="003B5017">
          <w:t>simple features profile 2</w:t>
        </w:r>
      </w:ins>
      <w:ins w:id="520" w:author="pjanssen" w:date="2016-04-15T15:02:00Z">
        <w:r w:rsidR="003B5017">
          <w:t xml:space="preserve"> (SF-2)</w:t>
        </w:r>
      </w:ins>
      <w:ins w:id="521" w:author="pjanssen" w:date="2016-04-15T14:58:00Z">
        <w:r w:rsidR="003B5017">
          <w:t xml:space="preserve">. </w:t>
        </w:r>
      </w:ins>
      <w:ins w:id="522" w:author="pjanssen" w:date="2016-04-15T15:00:00Z">
        <w:r w:rsidR="003B5017">
          <w:t xml:space="preserve">Dit profiel heeft een beperkt aantal GML constructies en bevat o.a. </w:t>
        </w:r>
      </w:ins>
      <w:ins w:id="523" w:author="pjanssen" w:date="2016-04-15T15:01:00Z">
        <w:r w:rsidR="003B5017">
          <w:t xml:space="preserve">geen 3D volume objecten. Als 3D volume objecten nodig zijn moet er van SF-2 afgeweken worden. </w:t>
        </w:r>
      </w:ins>
      <w:ins w:id="524" w:author="pjanssen" w:date="2016-04-15T15:02:00Z">
        <w:r w:rsidR="003B5017">
          <w:t xml:space="preserve">Meer informatie over simple feature profiles in: </w:t>
        </w:r>
      </w:ins>
      <w:ins w:id="525" w:author="pjanssen" w:date="2016-04-15T15:03:00Z">
        <w:r w:rsidR="00CE7A0C">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CE7A0C">
          <w:fldChar w:fldCharType="separate"/>
        </w:r>
        <w:r w:rsidR="003B5017" w:rsidRPr="003C6F9D">
          <w:rPr>
            <w:rStyle w:val="Hyperlink"/>
          </w:rPr>
          <w:t>http://www.geonovum.nl/sites/default/files/Geometrieinmodelengml_1.0.pdf</w:t>
        </w:r>
        <w:r w:rsidR="00CE7A0C">
          <w:fldChar w:fldCharType="end"/>
        </w:r>
        <w:r w:rsidR="003B5017">
          <w:t xml:space="preserve"> . </w:t>
        </w:r>
      </w:ins>
      <w:r>
        <w:t>Voor IMKL2015</w:t>
      </w:r>
      <w:r w:rsidR="003C4C73">
        <w:t xml:space="preserve"> </w:t>
      </w:r>
      <w:del w:id="526" w:author="pjanssen" w:date="2016-04-15T14:59:00Z">
        <w:r w:rsidR="003C4C73" w:rsidDel="003B5017">
          <w:delText xml:space="preserve">wordt </w:delText>
        </w:r>
      </w:del>
      <w:ins w:id="527" w:author="pjanssen" w:date="2016-04-15T14:59:00Z">
        <w:r w:rsidR="003B5017">
          <w:t xml:space="preserve">is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Del="00A348E7" w:rsidRDefault="001D3ADF" w:rsidP="00B626FD">
      <w:pPr>
        <w:rPr>
          <w:del w:id="528" w:author="pjanssen" w:date="2016-04-15T14:56:00Z"/>
        </w:rPr>
      </w:pPr>
      <w:bookmarkStart w:id="529" w:name="_Toc449102276"/>
      <w:bookmarkStart w:id="530" w:name="_Toc449109275"/>
      <w:bookmarkEnd w:id="529"/>
      <w:bookmarkEnd w:id="530"/>
    </w:p>
    <w:p w:rsidR="00CE7A0C" w:rsidRDefault="00F42CD4" w:rsidP="00CE7A0C">
      <w:pPr>
        <w:pStyle w:val="subparagraaftitel"/>
        <w:rPr>
          <w:ins w:id="531" w:author="pjanssen" w:date="2016-04-15T14:37:00Z"/>
        </w:rPr>
        <w:pPrChange w:id="532" w:author="pjanssen" w:date="2016-04-15T14:39:00Z">
          <w:pPr>
            <w:pStyle w:val="Paragraaftitel"/>
          </w:pPr>
        </w:pPrChange>
      </w:pPr>
      <w:bookmarkStart w:id="533" w:name="_Toc298239783"/>
      <w:bookmarkStart w:id="534" w:name="_Toc298240527"/>
      <w:bookmarkStart w:id="535" w:name="_Toc310955916"/>
      <w:bookmarkStart w:id="536" w:name="_Toc449171617"/>
      <w:bookmarkEnd w:id="533"/>
      <w:bookmarkEnd w:id="534"/>
      <w:ins w:id="537" w:author="pjanssen" w:date="2016-04-15T14:37:00Z">
        <w:r w:rsidRPr="001A1B81">
          <w:t xml:space="preserve">Nadere </w:t>
        </w:r>
      </w:ins>
      <w:ins w:id="538" w:author="pjanssen" w:date="2016-04-15T14:38:00Z">
        <w:r>
          <w:t xml:space="preserve">GML </w:t>
        </w:r>
      </w:ins>
      <w:ins w:id="539" w:author="pjanssen" w:date="2016-04-15T14:37:00Z">
        <w:r w:rsidRPr="001A1B81">
          <w:t>implementatie specificaties</w:t>
        </w:r>
        <w:bookmarkEnd w:id="535"/>
        <w:bookmarkEnd w:id="536"/>
        <w:r w:rsidRPr="001A1B81">
          <w:t xml:space="preserve"> </w:t>
        </w:r>
      </w:ins>
    </w:p>
    <w:p w:rsidR="00F42CD4" w:rsidRDefault="00F42CD4" w:rsidP="00F42CD4">
      <w:pPr>
        <w:rPr>
          <w:ins w:id="540" w:author="pjanssen" w:date="2016-04-15T14:37:00Z"/>
        </w:rPr>
      </w:pPr>
      <w:ins w:id="541" w:author="pjanssen" w:date="2016-04-15T14:37:00Z">
        <w:r w:rsidRPr="00EC50C0">
          <w:t xml:space="preserve">Voor het genereren van </w:t>
        </w:r>
        <w:r>
          <w:t>IM</w:t>
        </w:r>
      </w:ins>
      <w:ins w:id="542" w:author="pjanssen" w:date="2016-04-15T14:39:00Z">
        <w:r>
          <w:t>KL2015</w:t>
        </w:r>
      </w:ins>
      <w:ins w:id="543" w:author="pjanssen" w:date="2016-04-15T14:37:00Z">
        <w:r w:rsidRPr="00EC50C0">
          <w:t xml:space="preserve"> gml bestanden zijn er nog een aantal aanvullende afspraken.</w:t>
        </w:r>
      </w:ins>
    </w:p>
    <w:p w:rsidR="00F42CD4" w:rsidRDefault="00F42CD4" w:rsidP="00F42CD4">
      <w:pPr>
        <w:rPr>
          <w:ins w:id="544" w:author="pjanssen" w:date="2016-04-15T14:37:00Z"/>
        </w:rPr>
      </w:pPr>
    </w:p>
    <w:p w:rsidR="00F42CD4" w:rsidRPr="00305FF6" w:rsidRDefault="00F42CD4" w:rsidP="00F42CD4">
      <w:pPr>
        <w:rPr>
          <w:ins w:id="545" w:author="pjanssen" w:date="2016-04-15T14:37:00Z"/>
          <w:b/>
        </w:rPr>
      </w:pPr>
      <w:ins w:id="546" w:author="pjanssen" w:date="2016-04-15T14:37:00Z">
        <w:r w:rsidRPr="00305FF6">
          <w:rPr>
            <w:b/>
          </w:rPr>
          <w:t>Encoding, tekenset, van het GML bestand</w:t>
        </w:r>
        <w:r w:rsidRPr="00305FF6">
          <w:rPr>
            <w:b/>
            <w:highlight w:val="yellow"/>
          </w:rPr>
          <w:t xml:space="preserve"> </w:t>
        </w:r>
      </w:ins>
    </w:p>
    <w:p w:rsidR="00F42CD4" w:rsidRPr="005E66C5" w:rsidRDefault="00F42CD4" w:rsidP="00F42CD4">
      <w:pPr>
        <w:rPr>
          <w:ins w:id="547" w:author="pjanssen" w:date="2016-04-15T14:37:00Z"/>
        </w:rPr>
      </w:pPr>
      <w:ins w:id="548" w:author="pjanssen" w:date="2016-04-15T14:37:00Z">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ins>
    </w:p>
    <w:p w:rsidR="00F42CD4" w:rsidRPr="007B73AF" w:rsidRDefault="00F42CD4" w:rsidP="00F42CD4">
      <w:pPr>
        <w:rPr>
          <w:ins w:id="549" w:author="pjanssen" w:date="2016-04-15T14:37:00Z"/>
          <w:rPrChange w:id="550" w:author="pjanssen" w:date="2016-04-22T12:47:00Z">
            <w:rPr>
              <w:ins w:id="551" w:author="pjanssen" w:date="2016-04-15T14:37:00Z"/>
              <w:lang w:val="en-US"/>
            </w:rPr>
          </w:rPrChange>
        </w:rPr>
      </w:pPr>
    </w:p>
    <w:p w:rsidR="00F42CD4" w:rsidRPr="00305FF6" w:rsidRDefault="00F42CD4" w:rsidP="00F42CD4">
      <w:pPr>
        <w:rPr>
          <w:ins w:id="552" w:author="pjanssen" w:date="2016-04-15T14:37:00Z"/>
          <w:b/>
          <w:i/>
        </w:rPr>
      </w:pPr>
      <w:ins w:id="553" w:author="pjanssen" w:date="2016-04-15T14:37:00Z">
        <w:r w:rsidRPr="00305FF6">
          <w:rPr>
            <w:b/>
            <w:i/>
          </w:rPr>
          <w:t>gml: id</w:t>
        </w:r>
      </w:ins>
    </w:p>
    <w:p w:rsidR="00B631E8" w:rsidRPr="00B631E8" w:rsidDel="00B631E8" w:rsidRDefault="00F42CD4" w:rsidP="00B631E8">
      <w:pPr>
        <w:rPr>
          <w:del w:id="554" w:author="Wilko Quak" w:date="2016-04-22T14:09:00Z"/>
          <w:rPrChange w:id="555" w:author="Wilko Quak" w:date="2016-04-22T14:10:00Z">
            <w:rPr>
              <w:del w:id="556" w:author="Wilko Quak" w:date="2016-04-22T14:09:00Z"/>
              <w:b/>
            </w:rPr>
          </w:rPrChange>
        </w:rPr>
      </w:pPr>
      <w:ins w:id="557" w:author="pjanssen" w:date="2016-04-15T14:37:00Z">
        <w:r w:rsidRPr="00EC50C0">
          <w:t>Elk object in het GML</w:t>
        </w:r>
        <w:r>
          <w:t xml:space="preserve"> bestand </w:t>
        </w:r>
        <w:r w:rsidRPr="00EC50C0">
          <w:t xml:space="preserve">krijgt een &lt;gml:id&gt;. </w:t>
        </w:r>
        <w:r>
          <w:t>Dit gml:id heeft geen informatiewaarde maar is nodig om interne en externe referenties te realiseren.</w:t>
        </w:r>
      </w:ins>
      <w:ins w:id="558" w:author="Wilko Quak" w:date="2016-04-22T14:10:00Z">
        <w:r w:rsidR="00B631E8">
          <w:t xml:space="preserve"> </w:t>
        </w:r>
      </w:ins>
      <w:del w:id="559" w:author="Wilko Quak" w:date="2016-04-22T14:09:00Z">
        <w:r w:rsidR="00B631E8" w:rsidRPr="003657E7" w:rsidDel="00B631E8">
          <w:rPr>
            <w:b/>
          </w:rPr>
          <w:delText>GML implementatie.</w:delText>
        </w:r>
      </w:del>
    </w:p>
    <w:p w:rsidR="00B631E8" w:rsidRDefault="00B631E8" w:rsidP="00B631E8">
      <w:pPr>
        <w:rPr>
          <w:rFonts w:cs="Arial"/>
        </w:rPr>
      </w:pPr>
      <w:r w:rsidRPr="00107B9F">
        <w:rPr>
          <w:rFonts w:cs="Arial"/>
          <w:highlight w:val="yellow"/>
        </w:rPr>
        <w:t xml:space="preserve">De in een GML bestand opgenomen </w:t>
      </w:r>
      <w:bookmarkStart w:id="560" w:name="_GoBack"/>
      <w:bookmarkEnd w:id="560"/>
      <w:ins w:id="561" w:author="pjanssen" w:date="2016-04-22T15:26:00Z">
        <w:r w:rsidR="00A066AD">
          <w:rPr>
            <w:rFonts w:cs="Arial"/>
            <w:highlight w:val="yellow"/>
          </w:rPr>
          <w:t xml:space="preserve">gml:id </w:t>
        </w:r>
      </w:ins>
      <w:del w:id="562" w:author="Wilko Quak" w:date="2016-04-22T14:10:00Z">
        <w:r w:rsidRPr="00107B9F" w:rsidDel="00B631E8">
          <w:rPr>
            <w:rFonts w:cs="Arial"/>
            <w:highlight w:val="yellow"/>
          </w:rPr>
          <w:delText xml:space="preserve">en verplichte GML-id </w:delText>
        </w:r>
      </w:del>
      <w:r w:rsidRPr="00107B9F">
        <w:rPr>
          <w:rFonts w:cs="Arial"/>
          <w:highlight w:val="yellow"/>
        </w:rPr>
        <w:t>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Voor het concateneren van nameSpace,LokaalId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42CD4" w:rsidRDefault="00F42CD4" w:rsidP="00F42CD4">
      <w:pPr>
        <w:rPr>
          <w:ins w:id="563" w:author="pjanssen" w:date="2016-04-15T14:42:00Z"/>
        </w:rPr>
      </w:pPr>
      <w:ins w:id="564" w:author="pjanssen" w:date="2016-04-15T14:37:00Z">
        <w:r>
          <w:t xml:space="preserve"> </w:t>
        </w:r>
      </w:ins>
    </w:p>
    <w:p w:rsidR="00F42CD4" w:rsidRDefault="00F42CD4" w:rsidP="00F42CD4">
      <w:pPr>
        <w:rPr>
          <w:ins w:id="565" w:author="pjanssen" w:date="2016-04-15T14:37:00Z"/>
        </w:rPr>
      </w:pPr>
    </w:p>
    <w:p w:rsidR="00F42CD4" w:rsidRPr="00305FF6" w:rsidRDefault="00F42CD4" w:rsidP="00F42CD4">
      <w:pPr>
        <w:rPr>
          <w:ins w:id="566" w:author="pjanssen" w:date="2016-04-15T14:37:00Z"/>
          <w:b/>
        </w:rPr>
      </w:pPr>
      <w:bookmarkStart w:id="567" w:name="_Toc297652024"/>
      <w:bookmarkStart w:id="568" w:name="_Toc298239789"/>
      <w:bookmarkStart w:id="569" w:name="_Toc298240533"/>
      <w:bookmarkEnd w:id="567"/>
      <w:bookmarkEnd w:id="568"/>
      <w:bookmarkEnd w:id="569"/>
      <w:ins w:id="570" w:author="pjanssen" w:date="2016-04-15T14:37:00Z">
        <w:r w:rsidRPr="00305FF6">
          <w:rPr>
            <w:b/>
          </w:rPr>
          <w:t>Geometrietypen en interpolatie</w:t>
        </w:r>
        <w:r w:rsidRPr="00305FF6">
          <w:rPr>
            <w:b/>
            <w:highlight w:val="yellow"/>
          </w:rPr>
          <w:t xml:space="preserve"> </w:t>
        </w:r>
      </w:ins>
    </w:p>
    <w:p w:rsidR="00F42CD4" w:rsidRDefault="00F42CD4" w:rsidP="00F42CD4">
      <w:pPr>
        <w:rPr>
          <w:ins w:id="571" w:author="pjanssen" w:date="2016-04-15T14:37:00Z"/>
        </w:rPr>
      </w:pPr>
      <w:ins w:id="572" w:author="pjanssen" w:date="2016-04-15T14:37:00Z">
        <w:r>
          <w:t>In het IM</w:t>
        </w:r>
      </w:ins>
      <w:ins w:id="573" w:author="pjanssen" w:date="2016-04-15T14:42:00Z">
        <w:r>
          <w:t>KL</w:t>
        </w:r>
      </w:ins>
      <w:ins w:id="574" w:author="pjanssen" w:date="2016-04-15T14:37:00Z">
        <w:r>
          <w:t>20</w:t>
        </w:r>
      </w:ins>
      <w:ins w:id="575" w:author="pjanssen" w:date="2016-04-15T14:42:00Z">
        <w:r>
          <w:t>15</w:t>
        </w:r>
      </w:ins>
      <w:ins w:id="576" w:author="pjanssen" w:date="2016-04-15T14:37:00Z">
        <w:r>
          <w:t xml:space="preserve"> UML en het afgeleide XML schema zijn de geometrietypen gespecificeerd.</w:t>
        </w:r>
      </w:ins>
      <w:ins w:id="577" w:author="pjanssen" w:date="2016-04-15T14:44:00Z">
        <w:r>
          <w:t xml:space="preserve">Voor de lijninterpolatie mag </w:t>
        </w:r>
      </w:ins>
      <w:ins w:id="578" w:author="pjanssen" w:date="2016-04-15T14:43:00Z">
        <w:r>
          <w:t xml:space="preserve"> </w:t>
        </w:r>
      </w:ins>
      <w:ins w:id="579" w:author="pjanssen" w:date="2016-04-15T14:44:00Z">
        <w:r>
          <w:t>n</w:t>
        </w:r>
      </w:ins>
      <w:ins w:id="580" w:author="pjanssen" w:date="2016-04-15T14:37:00Z">
        <w:r>
          <w:t>aast gml:LineString ook gml:Arc en gml:Circle gebruikt worden.</w:t>
        </w:r>
      </w:ins>
    </w:p>
    <w:p w:rsidR="00F42CD4" w:rsidRDefault="00F42CD4" w:rsidP="00F42CD4">
      <w:pPr>
        <w:rPr>
          <w:ins w:id="581" w:author="pjanssen" w:date="2016-04-15T14:37:00Z"/>
        </w:rPr>
      </w:pPr>
      <w:ins w:id="582" w:author="pjanssen" w:date="2016-04-15T14:37:00Z">
        <w:r>
          <w:t>gml:Arc is gedefinieerd door drie punten.</w:t>
        </w:r>
      </w:ins>
    </w:p>
    <w:p w:rsidR="00F42CD4" w:rsidRDefault="00F42CD4" w:rsidP="00F42CD4">
      <w:pPr>
        <w:rPr>
          <w:ins w:id="583" w:author="pjanssen" w:date="2016-04-15T14:37:00Z"/>
        </w:rPr>
      </w:pPr>
      <w:ins w:id="584" w:author="pjanssen" w:date="2016-04-15T14:37:00Z">
        <w:r>
          <w:t>Niet ondersteund worden:</w:t>
        </w:r>
      </w:ins>
    </w:p>
    <w:p w:rsidR="00F42CD4" w:rsidRDefault="00F42CD4" w:rsidP="00F42CD4">
      <w:pPr>
        <w:rPr>
          <w:ins w:id="585" w:author="pjanssen" w:date="2016-04-15T14:37:00Z"/>
        </w:rPr>
      </w:pPr>
      <w:ins w:id="586" w:author="pjanssen" w:date="2016-04-15T14:37:00Z">
        <w:r>
          <w:t>gml:ArcByCenterPoint</w:t>
        </w:r>
      </w:ins>
    </w:p>
    <w:p w:rsidR="00F42CD4" w:rsidRDefault="00F42CD4" w:rsidP="00F42CD4">
      <w:pPr>
        <w:rPr>
          <w:ins w:id="587" w:author="pjanssen" w:date="2016-04-15T14:37:00Z"/>
        </w:rPr>
      </w:pPr>
      <w:ins w:id="588" w:author="pjanssen" w:date="2016-04-15T14:37:00Z">
        <w:r>
          <w:t>gml:ArcByBulge</w:t>
        </w:r>
      </w:ins>
    </w:p>
    <w:p w:rsidR="00F42CD4" w:rsidRDefault="00F42CD4" w:rsidP="00F42CD4">
      <w:pPr>
        <w:rPr>
          <w:ins w:id="589" w:author="pjanssen" w:date="2016-04-15T14:37:00Z"/>
        </w:rPr>
      </w:pPr>
      <w:ins w:id="590" w:author="pjanssen" w:date="2016-04-15T14:37:00Z">
        <w:r>
          <w:t>gml:CircleByCenterPoint</w:t>
        </w:r>
      </w:ins>
    </w:p>
    <w:p w:rsidR="00F42CD4" w:rsidRDefault="00F42CD4" w:rsidP="00F42CD4">
      <w:pPr>
        <w:rPr>
          <w:ins w:id="591" w:author="pjanssen" w:date="2016-04-15T14:37:00Z"/>
        </w:rPr>
      </w:pPr>
    </w:p>
    <w:p w:rsidR="00F42CD4" w:rsidRPr="00305FF6" w:rsidRDefault="00F42CD4" w:rsidP="00F42CD4">
      <w:pPr>
        <w:rPr>
          <w:ins w:id="592" w:author="pjanssen" w:date="2016-04-15T14:37:00Z"/>
          <w:b/>
        </w:rPr>
      </w:pPr>
      <w:ins w:id="593" w:author="pjanssen" w:date="2016-04-15T14:37:00Z">
        <w:r w:rsidRPr="00305FF6">
          <w:rPr>
            <w:b/>
          </w:rPr>
          <w:t>Draairichting van polygonen</w:t>
        </w:r>
      </w:ins>
    </w:p>
    <w:p w:rsidR="00F42CD4" w:rsidRDefault="00F42CD4" w:rsidP="00F42CD4">
      <w:pPr>
        <w:jc w:val="left"/>
        <w:rPr>
          <w:ins w:id="594" w:author="pjanssen" w:date="2016-04-15T14:37:00Z"/>
        </w:rPr>
      </w:pPr>
      <w:ins w:id="595" w:author="pjanssen" w:date="2016-04-15T14:37:00Z">
        <w:r>
          <w:t xml:space="preserve">Hiervoor gelden de regels van ISO19107: Geographic information – Spatial Schema. </w:t>
        </w:r>
      </w:ins>
    </w:p>
    <w:p w:rsidR="00F42CD4" w:rsidRPr="005E66C5" w:rsidRDefault="00F42CD4" w:rsidP="00F42CD4">
      <w:pPr>
        <w:rPr>
          <w:ins w:id="596" w:author="pjanssen" w:date="2016-04-15T14:37:00Z"/>
        </w:rPr>
      </w:pPr>
      <w:ins w:id="597" w:author="pjanssen" w:date="2016-04-15T14:37:00Z">
        <w:r w:rsidRPr="001F4816">
          <w:t xml:space="preserve">Voor een polygoon die je van de bovenkant bekijkt: exterior ring tegen de klok in, interior ring met de klok mee. </w:t>
        </w:r>
        <w:r>
          <w:t>I</w:t>
        </w:r>
        <w:r w:rsidRPr="001F4816">
          <w:t>n 2d GIS bekijk je polygonen altijd van de bovenkant</w:t>
        </w:r>
        <w:r>
          <w:t>.</w:t>
        </w:r>
      </w:ins>
    </w:p>
    <w:p w:rsidR="00F42CD4" w:rsidRDefault="00F42CD4" w:rsidP="00F42CD4">
      <w:pPr>
        <w:rPr>
          <w:ins w:id="598" w:author="pjanssen" w:date="2016-04-15T14:37:00Z"/>
        </w:rPr>
      </w:pPr>
    </w:p>
    <w:p w:rsidR="00F42CD4" w:rsidRPr="00305FF6" w:rsidRDefault="00F42CD4" w:rsidP="00F42CD4">
      <w:pPr>
        <w:rPr>
          <w:ins w:id="599" w:author="pjanssen" w:date="2016-04-15T14:37:00Z"/>
          <w:b/>
        </w:rPr>
      </w:pPr>
      <w:ins w:id="600"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601" w:author="pjanssen" w:date="2016-04-15T14:37:00Z"/>
        </w:rPr>
      </w:pPr>
      <w:ins w:id="602"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603" w:author="pjanssen" w:date="2016-04-15T14:37:00Z"/>
          <w:b/>
        </w:rPr>
      </w:pPr>
    </w:p>
    <w:p w:rsidR="00F42CD4" w:rsidRPr="00305FF6" w:rsidRDefault="00F42CD4" w:rsidP="00F42CD4">
      <w:pPr>
        <w:rPr>
          <w:ins w:id="604" w:author="pjanssen" w:date="2016-04-15T14:37:00Z"/>
          <w:b/>
        </w:rPr>
      </w:pPr>
      <w:ins w:id="605" w:author="pjanssen" w:date="2016-04-15T14:37:00Z">
        <w:r w:rsidRPr="00305FF6">
          <w:rPr>
            <w:b/>
          </w:rPr>
          <w:t>srsName</w:t>
        </w:r>
        <w:r w:rsidRPr="00305FF6">
          <w:rPr>
            <w:b/>
            <w:highlight w:val="yellow"/>
          </w:rPr>
          <w:t xml:space="preserve"> </w:t>
        </w:r>
      </w:ins>
    </w:p>
    <w:p w:rsidR="00F42CD4" w:rsidRDefault="00F42CD4" w:rsidP="00F42CD4">
      <w:pPr>
        <w:rPr>
          <w:ins w:id="606" w:author="pjanssen" w:date="2016-04-15T14:37:00Z"/>
        </w:rPr>
      </w:pPr>
      <w:ins w:id="607" w:author="pjanssen" w:date="2016-04-15T14:37:00Z">
        <w:r>
          <w:t>srsName invullen bij elk planobject op hoogste geometrie niveau.</w:t>
        </w:r>
      </w:ins>
    </w:p>
    <w:p w:rsidR="00F42CD4" w:rsidRDefault="00F42CD4" w:rsidP="00F42CD4">
      <w:pPr>
        <w:rPr>
          <w:ins w:id="608" w:author="pjanssen" w:date="2016-04-15T14:37:00Z"/>
        </w:rPr>
      </w:pPr>
      <w:ins w:id="609" w:author="pjanssen" w:date="2016-04-15T14:37:00Z">
        <w:r>
          <w:t>Voor IM</w:t>
        </w:r>
      </w:ins>
      <w:ins w:id="610" w:author="pjanssen" w:date="2016-04-15T14:46:00Z">
        <w:r>
          <w:t xml:space="preserve">KL2015 </w:t>
        </w:r>
      </w:ins>
      <w:ins w:id="611" w:author="pjanssen" w:date="2016-04-15T14:37:00Z">
        <w:r>
          <w:t xml:space="preserve"> is het coördinaat referentiesysteem Rijksdriehoekstelsel, epsg code 28992, verplicht en wordt dit als volgt ingevuld:</w:t>
        </w:r>
      </w:ins>
    </w:p>
    <w:p w:rsidR="00F42CD4" w:rsidRPr="00EC50C0" w:rsidRDefault="00F42CD4" w:rsidP="00F42CD4">
      <w:pPr>
        <w:rPr>
          <w:ins w:id="612" w:author="pjanssen" w:date="2016-04-15T14:37:00Z"/>
          <w:lang w:val="en-US"/>
        </w:rPr>
      </w:pPr>
      <w:ins w:id="613" w:author="pjanssen" w:date="2016-04-15T14:37:00Z">
        <w:r w:rsidRPr="00EC50C0">
          <w:rPr>
            <w:color w:val="FF0000"/>
            <w:lang w:val="en-US"/>
          </w:rPr>
          <w:t>srsName</w:t>
        </w:r>
        <w:r w:rsidRPr="00016F1E">
          <w:rPr>
            <w:lang w:val="en-US"/>
          </w:rPr>
          <w:t>="</w:t>
        </w:r>
        <w:r w:rsidRPr="00EC50C0">
          <w:rPr>
            <w:lang w:val="en-US"/>
          </w:rPr>
          <w:t>urn:ogc:def:crs:EPSG::28992</w:t>
        </w:r>
        <w:r w:rsidRPr="00016F1E">
          <w:rPr>
            <w:lang w:val="en-US"/>
          </w:rPr>
          <w:t>"</w:t>
        </w:r>
      </w:ins>
    </w:p>
    <w:p w:rsidR="00F42CD4" w:rsidRPr="00305FF6" w:rsidRDefault="00F42CD4" w:rsidP="00F42CD4">
      <w:pPr>
        <w:rPr>
          <w:ins w:id="614" w:author="pjanssen" w:date="2016-04-15T14:37:00Z"/>
          <w:i/>
        </w:rPr>
      </w:pPr>
      <w:ins w:id="615" w:author="pjanssen" w:date="2016-04-15T14:37:00Z">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ins>
    </w:p>
    <w:p w:rsidR="00F42CD4" w:rsidRDefault="00F42CD4" w:rsidP="00F42CD4">
      <w:pPr>
        <w:rPr>
          <w:ins w:id="616" w:author="pjanssen" w:date="2016-04-15T14:37:00Z"/>
        </w:rPr>
      </w:pPr>
    </w:p>
    <w:p w:rsidR="00F42CD4" w:rsidRPr="00305FF6" w:rsidRDefault="00F42CD4" w:rsidP="00F42CD4">
      <w:pPr>
        <w:rPr>
          <w:ins w:id="617" w:author="pjanssen" w:date="2016-04-15T14:37:00Z"/>
          <w:b/>
        </w:rPr>
      </w:pPr>
      <w:ins w:id="618" w:author="pjanssen" w:date="2016-04-15T14:37:00Z">
        <w:r w:rsidRPr="00305FF6">
          <w:rPr>
            <w:b/>
          </w:rPr>
          <w:t>srsDimension</w:t>
        </w:r>
        <w:r w:rsidRPr="00305FF6">
          <w:rPr>
            <w:b/>
            <w:highlight w:val="yellow"/>
          </w:rPr>
          <w:t xml:space="preserve"> </w:t>
        </w:r>
      </w:ins>
    </w:p>
    <w:p w:rsidR="00F42CD4" w:rsidRDefault="00F42CD4" w:rsidP="00F42CD4">
      <w:pPr>
        <w:rPr>
          <w:ins w:id="619" w:author="pjanssen" w:date="2016-04-15T14:37:00Z"/>
        </w:rPr>
      </w:pPr>
      <w:ins w:id="620" w:author="pjanssen" w:date="2016-04-15T14:37:00Z">
        <w:r>
          <w:t>srsDimension wordt niet opgenomen.</w:t>
        </w:r>
      </w:ins>
    </w:p>
    <w:p w:rsidR="00F42CD4" w:rsidRPr="00CD6DF3" w:rsidRDefault="00F42CD4" w:rsidP="00F42CD4">
      <w:pPr>
        <w:rPr>
          <w:ins w:id="621" w:author="pjanssen" w:date="2016-04-15T14:37:00Z"/>
          <w:i/>
        </w:rPr>
      </w:pPr>
      <w:ins w:id="622" w:author="pjanssen" w:date="2016-04-15T14:37:00Z">
        <w:r w:rsidRPr="00CD6DF3">
          <w:rPr>
            <w:i/>
          </w:rPr>
          <w:t>Toelichting: De srsDimension geeft aan uit hoeveel elementen een coördinaat bestaat. In het geval van twee dimensies (x,y) is dat 2. Omdat GML-SF2 drie dimensies niet toestaat is dat in dit geval niet nodig.</w:t>
        </w:r>
      </w:ins>
    </w:p>
    <w:p w:rsidR="00F42CD4" w:rsidRDefault="00F42CD4" w:rsidP="00F42CD4">
      <w:pPr>
        <w:rPr>
          <w:ins w:id="623"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24" w:name="_Toc449171618"/>
      <w:r>
        <w:t>Visualisatie</w:t>
      </w:r>
      <w:bookmarkEnd w:id="62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25" w:name="_Toc449171619"/>
      <w:r>
        <w:t>Bibliografie</w:t>
      </w:r>
      <w:bookmarkEnd w:id="62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CE7A0C">
        <w:fldChar w:fldCharType="begin"/>
      </w:r>
      <w:r w:rsidR="00CE7A0C" w:rsidRPr="00CE7A0C">
        <w:rPr>
          <w:lang w:val="en-GB"/>
          <w:rPrChange w:id="626" w:author="pjanssen" w:date="2016-02-17T16:19:00Z">
            <w:rPr/>
          </w:rPrChange>
        </w:rPr>
        <w:instrText>HYPERLINK "http://inspire.jrc.ec.europa.eu/documents/Data_Specifications/INSPIRE_DataSpecification_US_v3.0.pdf"</w:instrText>
      </w:r>
      <w:r w:rsidR="00CE7A0C">
        <w:fldChar w:fldCharType="separate"/>
      </w:r>
      <w:r w:rsidR="00FD2140" w:rsidRPr="00793FB2">
        <w:rPr>
          <w:rStyle w:val="Hyperlink"/>
          <w:szCs w:val="20"/>
          <w:lang w:val="en-US"/>
        </w:rPr>
        <w:t>http://inspire.jrc.ec.europa.eu/documents/Data_Specifications/INSPIRE_DataSpecification_US_v3.0.pdf</w:t>
      </w:r>
      <w:r w:rsidR="00CE7A0C">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CE7A0C">
        <w:fldChar w:fldCharType="begin"/>
      </w:r>
      <w:r w:rsidR="00CE7A0C" w:rsidRPr="00CE7A0C">
        <w:rPr>
          <w:lang w:val="en-GB"/>
          <w:rPrChange w:id="627" w:author="pjanssen" w:date="2016-02-17T16:19:00Z">
            <w:rPr/>
          </w:rPrChange>
        </w:rPr>
        <w:instrText>HYPERLINK "http://inspire.jrc.ec.europa.eu/reports/ImplementingRules/DataSpecifications/D2.5_v3.1.pdf"</w:instrText>
      </w:r>
      <w:r w:rsidR="00CE7A0C">
        <w:fldChar w:fldCharType="separate"/>
      </w:r>
      <w:r w:rsidR="00DF04D9" w:rsidRPr="00834A6E">
        <w:rPr>
          <w:rStyle w:val="Hyperlink"/>
          <w:szCs w:val="20"/>
          <w:lang w:val="en-US"/>
        </w:rPr>
        <w:t>http://inspire.jrc.ec.europa.eu/reports/ImplementingRules/DataSpecifications/D2.5_v3.1.pdf</w:t>
      </w:r>
      <w:r w:rsidR="00CE7A0C">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CE7A0C">
        <w:fldChar w:fldCharType="begin"/>
      </w:r>
      <w:r w:rsidR="00CE7A0C" w:rsidRPr="00CE7A0C">
        <w:rPr>
          <w:lang w:val="en-GB"/>
          <w:rPrChange w:id="628" w:author="pjanssen" w:date="2016-02-17T16:19:00Z">
            <w:rPr/>
          </w:rPrChange>
        </w:rPr>
        <w:instrText>HYPERLINK "http://inspire.jrc.ec.europa.eu/documents/Data_Specifications/D2.10.1_GenericNetworkModel_v1.0rc3.pdf"</w:instrText>
      </w:r>
      <w:r w:rsidR="00CE7A0C">
        <w:fldChar w:fldCharType="separate"/>
      </w:r>
      <w:r w:rsidR="00FD2140" w:rsidRPr="00793FB2">
        <w:rPr>
          <w:rStyle w:val="Hyperlink"/>
          <w:szCs w:val="20"/>
          <w:lang w:val="en-US"/>
        </w:rPr>
        <w:t>http://inspire.jrc.ec.europa.eu/documents/Data_Specifications/D2.10.1_GenericNetworkModel_v1.0rc3.pdf</w:t>
      </w:r>
      <w:r w:rsidR="00CE7A0C">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rPr>
          <w:ins w:id="629" w:author="pjanssen" w:date="2016-04-15T15:04:00Z"/>
        </w:rPr>
      </w:pPr>
      <w:r>
        <w:t xml:space="preserve">GegevensWoordenboek Stedelijk Water (GWSW). </w:t>
      </w:r>
      <w:hyperlink r:id="rId55"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ins w:id="630" w:author="pjanssen" w:date="2016-04-15T15:06:00Z">
        <w:r>
          <w:t>Brink, van den, L.</w:t>
        </w:r>
      </w:ins>
      <w:ins w:id="631" w:author="pjanssen" w:date="2016-04-15T15:07:00Z">
        <w:r>
          <w:t xml:space="preserve">, Janssen, P., Quak, W.; 2012. </w:t>
        </w:r>
      </w:ins>
      <w:ins w:id="632" w:author="pjanssen" w:date="2016-04-15T15:08:00Z">
        <w:r>
          <w:t>Handreiking Geometrie in model en GML.</w:t>
        </w:r>
      </w:ins>
      <w:ins w:id="633"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634" w:name="_Toc449171620"/>
      <w:r>
        <w:t xml:space="preserve">Bijlage </w:t>
      </w:r>
      <w:r w:rsidR="00D955F6">
        <w:t>1: IMKL1.1 (2012)</w:t>
      </w:r>
      <w:bookmarkEnd w:id="634"/>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35pt" o:ole="">
            <v:imagedata r:id="rId56" o:title="" croptop="3994f" cropbottom="5164f"/>
          </v:shape>
          <o:OLEObject Type="Embed" ProgID="PowerPoint.Slide.8" ShapeID="_x0000_i1025" DrawAspect="Content" ObjectID="_1522913406"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635" w:name="_Toc449171621"/>
      <w:r>
        <w:t xml:space="preserve">Bijlage </w:t>
      </w:r>
      <w:r w:rsidR="00D955F6">
        <w:t xml:space="preserve">2: IMKL2015 </w:t>
      </w:r>
      <w:r w:rsidR="00932116">
        <w:t>waardelijst</w:t>
      </w:r>
      <w:r w:rsidR="00D955F6">
        <w:t>en.</w:t>
      </w:r>
      <w:bookmarkEnd w:id="635"/>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636" w:name="_Toc449171622"/>
      <w:r>
        <w:t xml:space="preserve">Bijlage </w:t>
      </w:r>
      <w:r w:rsidR="00E51DFC">
        <w:t>3</w:t>
      </w:r>
      <w:r>
        <w:t xml:space="preserve">: </w:t>
      </w:r>
      <w:r w:rsidR="00E51DFC">
        <w:t>Toelichting op geometriemodel.</w:t>
      </w:r>
      <w:bookmarkEnd w:id="636"/>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5D69" w:rsidRDefault="00835D69">
      <w:r>
        <w:separator/>
      </w:r>
    </w:p>
    <w:p w:rsidR="00835D69" w:rsidRDefault="00835D69"/>
  </w:endnote>
  <w:endnote w:type="continuationSeparator" w:id="0">
    <w:p w:rsidR="00835D69" w:rsidRDefault="00835D69">
      <w:r>
        <w:continuationSeparator/>
      </w:r>
    </w:p>
    <w:p w:rsidR="00835D69" w:rsidRDefault="00835D6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B31BBE" w:rsidRPr="00C7450D">
      <w:tc>
        <w:tcPr>
          <w:tcW w:w="648" w:type="dxa"/>
        </w:tcPr>
        <w:p w:rsidR="00B31BBE" w:rsidRPr="00E2691E" w:rsidRDefault="00CE7A0C" w:rsidP="00BB25BB">
          <w:fldSimple w:instr=" PAGE ">
            <w:r w:rsidR="00B31BBE">
              <w:rPr>
                <w:noProof/>
              </w:rPr>
              <w:t>2</w:t>
            </w:r>
          </w:fldSimple>
        </w:p>
      </w:tc>
      <w:tc>
        <w:tcPr>
          <w:tcW w:w="8820" w:type="dxa"/>
        </w:tcPr>
        <w:p w:rsidR="00B31BBE" w:rsidRPr="00C7450D" w:rsidRDefault="00B31BBE" w:rsidP="00BB25BB">
          <w:r w:rsidRPr="00C7450D">
            <w:t xml:space="preserve">Geonovum – </w:t>
          </w:r>
          <w:r w:rsidR="00CE7A0C">
            <w:fldChar w:fldCharType="begin"/>
          </w:r>
          <w:r w:rsidRPr="00C7450D">
            <w:instrText xml:space="preserve"> REF Rapporttitel \h </w:instrText>
          </w:r>
          <w:r w:rsidR="00CE7A0C">
            <w:fldChar w:fldCharType="separate"/>
          </w:r>
          <w:r>
            <w:rPr>
              <w:b/>
              <w:bCs/>
            </w:rPr>
            <w:t>Fout! Verwijzingsbron niet gevonden.</w:t>
          </w:r>
          <w:r w:rsidR="00CE7A0C">
            <w:fldChar w:fldCharType="end"/>
          </w:r>
        </w:p>
      </w:tc>
    </w:tr>
  </w:tbl>
  <w:p w:rsidR="00B31BBE" w:rsidRPr="00C7450D" w:rsidRDefault="00B31BBE" w:rsidP="00064FFB"/>
  <w:p w:rsidR="00B31BBE" w:rsidRPr="00C7450D" w:rsidRDefault="00B31BBE" w:rsidP="00064FFB"/>
  <w:p w:rsidR="00B31BBE" w:rsidRPr="00C7450D" w:rsidRDefault="00B31BB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p w:rsidR="00B31BBE" w:rsidRDefault="00B31BBE"/>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B31BBE" w:rsidRPr="008A6C4C">
      <w:trPr>
        <w:trHeight w:val="182"/>
      </w:trPr>
      <w:tc>
        <w:tcPr>
          <w:tcW w:w="540" w:type="dxa"/>
        </w:tcPr>
        <w:p w:rsidR="00B31BBE" w:rsidRPr="007008A1" w:rsidRDefault="00CE7A0C" w:rsidP="00796267">
          <w:pPr>
            <w:rPr>
              <w:sz w:val="14"/>
              <w:szCs w:val="14"/>
            </w:rPr>
          </w:pPr>
          <w:r w:rsidRPr="007008A1">
            <w:rPr>
              <w:sz w:val="14"/>
              <w:szCs w:val="14"/>
            </w:rPr>
            <w:fldChar w:fldCharType="begin"/>
          </w:r>
          <w:r w:rsidR="00B31BBE" w:rsidRPr="007008A1">
            <w:rPr>
              <w:sz w:val="14"/>
              <w:szCs w:val="14"/>
            </w:rPr>
            <w:instrText xml:space="preserve"> PAGE </w:instrText>
          </w:r>
          <w:r w:rsidRPr="007008A1">
            <w:rPr>
              <w:sz w:val="14"/>
              <w:szCs w:val="14"/>
            </w:rPr>
            <w:fldChar w:fldCharType="separate"/>
          </w:r>
          <w:r w:rsidR="00340A4D">
            <w:rPr>
              <w:noProof/>
              <w:sz w:val="14"/>
              <w:szCs w:val="14"/>
            </w:rPr>
            <w:t>5</w:t>
          </w:r>
          <w:r w:rsidRPr="007008A1">
            <w:rPr>
              <w:sz w:val="14"/>
              <w:szCs w:val="14"/>
            </w:rPr>
            <w:fldChar w:fldCharType="end"/>
          </w:r>
        </w:p>
      </w:tc>
      <w:tc>
        <w:tcPr>
          <w:tcW w:w="8835" w:type="dxa"/>
        </w:tcPr>
        <w:p w:rsidR="00B31BBE" w:rsidRPr="000427A2" w:rsidRDefault="00B31BBE"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B31BBE" w:rsidRPr="000427A2" w:rsidRDefault="00B31BBE">
    <w:pPr>
      <w:rPr>
        <w:lang w:val="en-US"/>
      </w:rPr>
    </w:pPr>
  </w:p>
  <w:p w:rsidR="00B31BBE" w:rsidRPr="000427A2" w:rsidRDefault="00B31BBE">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5D69" w:rsidRDefault="00835D69">
      <w:r>
        <w:separator/>
      </w:r>
    </w:p>
    <w:p w:rsidR="00835D69" w:rsidRDefault="00835D69"/>
  </w:footnote>
  <w:footnote w:type="continuationSeparator" w:id="0">
    <w:p w:rsidR="00835D69" w:rsidRDefault="00835D69">
      <w:r>
        <w:continuationSeparator/>
      </w:r>
    </w:p>
    <w:p w:rsidR="00835D69" w:rsidRDefault="00835D6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rsidP="00064FFB">
    <w:pPr>
      <w:jc w:val="center"/>
    </w:pPr>
  </w:p>
  <w:p w:rsidR="00B31BBE" w:rsidRDefault="00B31BBE">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31BBE" w:rsidRDefault="00B31BB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0008"/>
  <w:trackRevisions/>
  <w:defaultTabStop w:val="708"/>
  <w:hyphenationZone w:val="425"/>
  <w:drawingGridHorizontalSpacing w:val="8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5A08"/>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D6D0B"/>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png"/><Relationship Id="rId53" Type="http://schemas.openxmlformats.org/officeDocument/2006/relationships/hyperlink" Target="http://data.gwsw.nl/vrijvervalrioolleiding" TargetMode="Externa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oleObject" Target="embeddings/oleObject1.bin"/><Relationship Id="rId61"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data.gwsw.nl/%7bterm%7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hyperlink" Target="http://sparql.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cid:part1.02020806.07060509@tudelft.nl"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F8E09-38B1-465F-A7BC-798446678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73</Pages>
  <Words>15600</Words>
  <Characters>85803</Characters>
  <Application>Microsoft Office Word</Application>
  <DocSecurity>0</DocSecurity>
  <Lines>715</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101201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9</cp:revision>
  <cp:lastPrinted>2016-02-17T15:15:00Z</cp:lastPrinted>
  <dcterms:created xsi:type="dcterms:W3CDTF">2016-04-22T12:46:00Z</dcterms:created>
  <dcterms:modified xsi:type="dcterms:W3CDTF">2016-04-23T08:44:00Z</dcterms:modified>
</cp:coreProperties>
</file>