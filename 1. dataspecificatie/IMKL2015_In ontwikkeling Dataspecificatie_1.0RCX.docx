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143283"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2C1DC6" w:rsidRDefault="002C1DC6" w:rsidP="007911E4">
                  <w:pPr>
                    <w:spacing w:line="360" w:lineRule="auto"/>
                    <w:ind w:left="14" w:hanging="14"/>
                    <w:rPr>
                      <w:sz w:val="28"/>
                      <w:szCs w:val="28"/>
                    </w:rPr>
                  </w:pPr>
                  <w:r>
                    <w:rPr>
                      <w:sz w:val="28"/>
                      <w:szCs w:val="28"/>
                    </w:rPr>
                    <w:t>Rapport</w:t>
                  </w:r>
                </w:p>
                <w:p w:rsidR="002C1DC6" w:rsidRDefault="002C1DC6"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143283"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143283" w:rsidP="007C7339">
      <w:pPr>
        <w:spacing w:line="240" w:lineRule="atLeast"/>
        <w:jc w:val="left"/>
        <w:rPr>
          <w:sz w:val="28"/>
          <w:szCs w:val="28"/>
        </w:rPr>
      </w:pPr>
      <w:r w:rsidRPr="00143283">
        <w:rPr>
          <w:noProof/>
        </w:rPr>
        <w:pict>
          <v:shape id="_x0000_s1027" type="#_x0000_t202" style="position:absolute;margin-left:275.15pt;margin-top:6.25pt;width:167.25pt;height:67.5pt;z-index:251656192" stroked="f">
            <v:textbox style="mso-next-textbox:#_x0000_s1027">
              <w:txbxContent>
                <w:p w:rsidR="002C1DC6" w:rsidRDefault="002C1DC6">
                  <w:pPr>
                    <w:jc w:val="right"/>
                    <w:rPr>
                      <w:sz w:val="24"/>
                      <w:szCs w:val="24"/>
                    </w:rPr>
                  </w:pPr>
                  <w:bookmarkStart w:id="0" w:name="Opdrachtgever"/>
                  <w:r w:rsidRPr="00FD130F">
                    <w:rPr>
                      <w:sz w:val="24"/>
                      <w:szCs w:val="24"/>
                    </w:rPr>
                    <w:t>Geonovum</w:t>
                  </w:r>
                  <w:bookmarkEnd w:id="0"/>
                </w:p>
                <w:p w:rsidR="002C1DC6" w:rsidRDefault="002C1DC6">
                  <w:pPr>
                    <w:jc w:val="right"/>
                    <w:rPr>
                      <w:sz w:val="24"/>
                      <w:szCs w:val="24"/>
                    </w:rPr>
                  </w:pPr>
                </w:p>
                <w:p w:rsidR="002C1DC6" w:rsidRDefault="002C1DC6">
                  <w:pPr>
                    <w:jc w:val="right"/>
                    <w:rPr>
                      <w:sz w:val="24"/>
                      <w:szCs w:val="24"/>
                    </w:rPr>
                  </w:pPr>
                </w:p>
              </w:txbxContent>
            </v:textbox>
            <w10:wrap type="square"/>
          </v:shape>
        </w:pict>
      </w:r>
      <w:r w:rsidRPr="00143283">
        <w:rPr>
          <w:noProof/>
        </w:rPr>
        <w:pict>
          <v:shape id="_x0000_s1030" type="#_x0000_t202" style="position:absolute;margin-left:-6.2pt;margin-top:6.25pt;width:171pt;height:36pt;z-index:251657216" stroked="f">
            <v:textbox style="mso-next-textbox:#_x0000_s1030">
              <w:txbxContent>
                <w:p w:rsidR="002C1DC6" w:rsidRDefault="002C1DC6" w:rsidP="00672722">
                  <w:pPr>
                    <w:jc w:val="left"/>
                    <w:rPr>
                      <w:b/>
                    </w:rPr>
                  </w:pPr>
                  <w:r w:rsidRPr="00672722">
                    <w:rPr>
                      <w:b/>
                    </w:rPr>
                    <w:t>datum</w:t>
                  </w:r>
                </w:p>
                <w:p w:rsidR="002C1DC6" w:rsidRPr="004419AB" w:rsidRDefault="002C1DC6" w:rsidP="00672722">
                  <w:pPr>
                    <w:jc w:val="left"/>
                  </w:pPr>
                  <w:r>
                    <w:t>2 december 2015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143283" w:rsidP="007C7339">
      <w:pPr>
        <w:spacing w:line="240" w:lineRule="atLeast"/>
        <w:jc w:val="left"/>
        <w:rPr>
          <w:sz w:val="28"/>
          <w:szCs w:val="28"/>
        </w:rPr>
      </w:pPr>
      <w:r w:rsidRPr="00143283">
        <w:rPr>
          <w:noProof/>
        </w:rPr>
        <w:pict>
          <v:shape id="_x0000_s1031" type="#_x0000_t202" style="position:absolute;margin-left:-180.1pt;margin-top:11.95pt;width:171pt;height:36pt;z-index:251658240" stroked="f">
            <v:textbox style="mso-next-textbox:#_x0000_s1031">
              <w:txbxContent>
                <w:p w:rsidR="002C1DC6" w:rsidRPr="00672722" w:rsidRDefault="002C1DC6" w:rsidP="00796267">
                  <w:pPr>
                    <w:rPr>
                      <w:b/>
                    </w:rPr>
                  </w:pPr>
                  <w:r w:rsidRPr="00672722">
                    <w:rPr>
                      <w:b/>
                    </w:rPr>
                    <w:t>versie</w:t>
                  </w:r>
                </w:p>
                <w:p w:rsidR="002C1DC6" w:rsidRPr="00DC7808" w:rsidRDefault="002C1DC6" w:rsidP="00796267">
                  <w:r>
                    <w:t>1.0RCX (doorontwikkel)</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0C2971">
            <w:pPr>
              <w:jc w:val="left"/>
              <w:rPr>
                <w:color w:val="0000FF"/>
              </w:rPr>
            </w:pPr>
            <w:r w:rsidRPr="005F591B">
              <w:t>D</w:t>
            </w:r>
            <w:r w:rsidR="000427A2" w:rsidRPr="005F591B">
              <w:t>atum laatste wijziging</w:t>
            </w:r>
            <w:r w:rsidRPr="005F591B">
              <w:t xml:space="preserve"> </w:t>
            </w:r>
            <w:r w:rsidRPr="005F591B">
              <w:rPr>
                <w:color w:val="0000FF"/>
              </w:rPr>
              <w:t>&lt;</w:t>
            </w:r>
            <w:r w:rsidR="001239D0">
              <w:rPr>
                <w:color w:val="0000FF"/>
              </w:rPr>
              <w:t>201</w:t>
            </w:r>
            <w:r w:rsidR="007D62D8">
              <w:rPr>
                <w:color w:val="0000FF"/>
              </w:rPr>
              <w:t>5</w:t>
            </w:r>
            <w:r w:rsidR="001239D0">
              <w:rPr>
                <w:color w:val="0000FF"/>
              </w:rPr>
              <w:t>-</w:t>
            </w:r>
            <w:r w:rsidR="000C2971">
              <w:rPr>
                <w:color w:val="0000FF"/>
              </w:rPr>
              <w:t>12</w:t>
            </w:r>
            <w:r w:rsidRPr="005F591B">
              <w:rPr>
                <w:color w:val="0000FF"/>
              </w:rPr>
              <w:t>-</w:t>
            </w:r>
            <w:r w:rsidR="000C2971">
              <w:rPr>
                <w:color w:val="0000FF"/>
              </w:rPr>
              <w:t>02</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3657E7">
            <w:pPr>
              <w:jc w:val="left"/>
              <w:rPr>
                <w:color w:val="0000FF"/>
              </w:rPr>
            </w:pPr>
            <w:r>
              <w:rPr>
                <w:color w:val="0000FF"/>
              </w:rPr>
              <w:t>IMKL_Dataspecificatie_</w:t>
            </w:r>
            <w:r w:rsidR="003657E7">
              <w:rPr>
                <w:color w:val="0000FF"/>
              </w:rPr>
              <w:t>1.0RC1</w:t>
            </w:r>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0C2971" w:rsidRPr="00866987" w:rsidTr="00D64E83">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8" w:type="pct"/>
          </w:tcPr>
          <w:p w:rsidR="000C2971" w:rsidRDefault="000C2971" w:rsidP="00E67465">
            <w:pPr>
              <w:jc w:val="left"/>
              <w:rPr>
                <w:bCs/>
              </w:rPr>
            </w:pPr>
            <w:r>
              <w:rPr>
                <w:bCs/>
              </w:rPr>
              <w:t>GWSW referenties</w:t>
            </w:r>
          </w:p>
        </w:tc>
      </w:tr>
      <w:tr w:rsidR="003657E7" w:rsidRPr="00866987" w:rsidTr="00D64E83">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8" w:type="pct"/>
          </w:tcPr>
          <w:p w:rsidR="003657E7" w:rsidRDefault="003657E7" w:rsidP="00E67465">
            <w:pPr>
              <w:jc w:val="left"/>
              <w:rPr>
                <w:bCs/>
              </w:rPr>
            </w:pPr>
            <w:r>
              <w:rPr>
                <w:bCs/>
              </w:rPr>
              <w:t>Publicatie als versie 1.0 release candidate 1</w:t>
            </w:r>
          </w:p>
        </w:tc>
      </w:tr>
      <w:tr w:rsidR="00157658" w:rsidRPr="00866987" w:rsidTr="00D64E83">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8" w:type="pct"/>
          </w:tcPr>
          <w:p w:rsidR="00157658" w:rsidRDefault="00157658" w:rsidP="00E67465">
            <w:pPr>
              <w:jc w:val="left"/>
              <w:rPr>
                <w:bCs/>
              </w:rPr>
            </w:pPr>
            <w:r>
              <w:rPr>
                <w:bCs/>
              </w:rPr>
              <w:t>Nav review versie 0.96</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8" w:type="pct"/>
          </w:tcPr>
          <w:p w:rsidR="00751479" w:rsidRDefault="001D1C63" w:rsidP="00E67465">
            <w:pPr>
              <w:jc w:val="left"/>
              <w:rPr>
                <w:bCs/>
              </w:rPr>
            </w:pPr>
            <w:r>
              <w:rPr>
                <w:bCs/>
              </w:rPr>
              <w:t>Nav review en periode tot 18 juni.</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r>
              <w:rPr>
                <w:bCs/>
              </w:rPr>
              <w:t>Nav van review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r>
              <w:rPr>
                <w:bCs/>
              </w:rPr>
              <w:t>Review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r>
              <w:rPr>
                <w:bCs/>
              </w:rPr>
              <w:t>Review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38200" cy="304800"/>
                    </a:xfrm>
                    <a:prstGeom prst="rect">
                      <a:avLst/>
                    </a:prstGeom>
                    <a:noFill/>
                    <a:ln>
                      <a:noFill/>
                    </a:ln>
                  </pic:spPr>
                </pic:pic>
              </a:graphicData>
            </a:graphic>
          </wp:anchor>
        </w:drawing>
      </w:r>
      <w:r w:rsidR="00143283">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2C1DC6" w:rsidRPr="00672722" w:rsidRDefault="002C1DC6" w:rsidP="0071388C">
                  <w:pPr>
                    <w:rPr>
                      <w:b/>
                    </w:rPr>
                  </w:pPr>
                  <w:r>
                    <w:rPr>
                      <w:b/>
                    </w:rPr>
                    <w:t>rechtenbeleid</w:t>
                  </w:r>
                </w:p>
                <w:p w:rsidR="002C1DC6" w:rsidRDefault="002C1DC6" w:rsidP="0071388C">
                  <w:pPr>
                    <w:ind w:left="709" w:firstLine="709"/>
                  </w:pPr>
                  <w:r w:rsidRPr="00D774FF">
                    <w:t>Naamsvermelding-GeenAfgeleideWerken 3.0 Nederland</w:t>
                  </w:r>
                </w:p>
                <w:p w:rsidR="002C1DC6" w:rsidRDefault="002C1DC6" w:rsidP="0071388C">
                  <w:pPr>
                    <w:ind w:left="709" w:firstLine="709"/>
                  </w:pPr>
                  <w:r w:rsidRPr="00D774FF">
                    <w:t>(CC BY-ND 3.0)</w:t>
                  </w:r>
                  <w:r>
                    <w:t xml:space="preserve"> </w:t>
                  </w:r>
                  <w:r>
                    <w:tab/>
                  </w:r>
                </w:p>
                <w:p w:rsidR="002C1DC6" w:rsidRDefault="002C1DC6" w:rsidP="0071388C">
                  <w:pPr>
                    <w:ind w:left="709" w:firstLine="709"/>
                  </w:pPr>
                </w:p>
                <w:p w:rsidR="002C1DC6" w:rsidRPr="002564CF" w:rsidRDefault="002C1DC6"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 Rioned,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0E7FD9" w:rsidRDefault="000E7FD9" w:rsidP="000E7FD9">
      <w:r>
        <w:t>Daan van Os (Brabant Water)</w:t>
      </w:r>
    </w:p>
    <w:p w:rsidR="000E7FD9" w:rsidRPr="000E7FD9" w:rsidRDefault="006F2CE2" w:rsidP="000E7FD9">
      <w:pPr>
        <w:rPr>
          <w:lang w:val="fr-FR"/>
        </w:rPr>
      </w:pPr>
      <w:r w:rsidRPr="006F2CE2">
        <w:rPr>
          <w:lang w:val="fr-FR"/>
        </w:rPr>
        <w:t>Jorrit Hanson (Enexis)</w:t>
      </w:r>
    </w:p>
    <w:p w:rsidR="000E7FD9" w:rsidRDefault="006F2CE2" w:rsidP="000E7FD9">
      <w:pPr>
        <w:rPr>
          <w:lang w:val="fr-FR"/>
        </w:rPr>
      </w:pPr>
      <w:r w:rsidRPr="006F2CE2">
        <w:rPr>
          <w:lang w:val="fr-FR"/>
        </w:rPr>
        <w:t>Marcel Busser (BAM)</w:t>
      </w:r>
    </w:p>
    <w:p w:rsidR="00735463" w:rsidRDefault="00971241" w:rsidP="000E7FD9">
      <w:r w:rsidRPr="00971241">
        <w:t>Felix Parmentier (BAM)</w:t>
      </w:r>
    </w:p>
    <w:p w:rsidR="008E0649" w:rsidRPr="000C1C49" w:rsidRDefault="008E0649" w:rsidP="000E7FD9">
      <w:r>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r>
        <w:t>Fuat Akdeniz (Kadaster)</w:t>
      </w:r>
    </w:p>
    <w:p w:rsidR="00735463" w:rsidRDefault="00735463" w:rsidP="000E7FD9">
      <w:r>
        <w:t>Bas Heite (B12)</w:t>
      </w:r>
    </w:p>
    <w:p w:rsidR="000E7FD9" w:rsidRDefault="000E7FD9" w:rsidP="000E7FD9">
      <w:r>
        <w:t>Frank Coumans (Eneco)</w:t>
      </w:r>
    </w:p>
    <w:p w:rsidR="000E7FD9" w:rsidRDefault="000E7FD9" w:rsidP="000E7FD9">
      <w:r>
        <w:t>Hans Meijer (Gemeente Den Haag)</w:t>
      </w:r>
    </w:p>
    <w:p w:rsidR="000E7FD9" w:rsidRDefault="000E7FD9" w:rsidP="000E7FD9">
      <w:r>
        <w:t>Eric Oosterom (Stichting Rioned)</w:t>
      </w:r>
    </w:p>
    <w:p w:rsidR="00735463" w:rsidRDefault="00735463" w:rsidP="000E7FD9">
      <w:r>
        <w:t>John Peeters (Gemeente Maasgouw)</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lastRenderedPageBreak/>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A905F8" w:rsidRDefault="00143283">
      <w:pPr>
        <w:pStyle w:val="Inhopg1"/>
        <w:rPr>
          <w:rFonts w:asciiTheme="minorHAnsi" w:eastAsiaTheme="minorEastAsia" w:hAnsiTheme="minorHAnsi" w:cstheme="minorBidi"/>
          <w:noProof/>
          <w:sz w:val="22"/>
          <w:szCs w:val="22"/>
        </w:rPr>
      </w:pPr>
      <w:r w:rsidRPr="00143283">
        <w:fldChar w:fldCharType="begin"/>
      </w:r>
      <w:r w:rsidR="00A26809" w:rsidRPr="007C7339">
        <w:instrText xml:space="preserve"> TOC \h \z \t "Hoofdstuktitel;1;Paragraaftitel;2;subparagraaftitel;3" </w:instrText>
      </w:r>
      <w:r w:rsidRPr="00143283">
        <w:fldChar w:fldCharType="separate"/>
      </w:r>
      <w:hyperlink w:anchor="_Toc436814705" w:history="1">
        <w:r w:rsidR="00A905F8" w:rsidRPr="009534E1">
          <w:rPr>
            <w:rStyle w:val="Hyperlink"/>
            <w:noProof/>
          </w:rPr>
          <w:t>Inleiding en leeswijzer.</w:t>
        </w:r>
        <w:r w:rsidR="00A905F8">
          <w:rPr>
            <w:noProof/>
            <w:webHidden/>
          </w:rPr>
          <w:tab/>
        </w:r>
        <w:r>
          <w:rPr>
            <w:noProof/>
            <w:webHidden/>
          </w:rPr>
          <w:fldChar w:fldCharType="begin"/>
        </w:r>
        <w:r w:rsidR="00A905F8">
          <w:rPr>
            <w:noProof/>
            <w:webHidden/>
          </w:rPr>
          <w:instrText xml:space="preserve"> PAGEREF _Toc436814705 \h </w:instrText>
        </w:r>
        <w:r>
          <w:rPr>
            <w:noProof/>
            <w:webHidden/>
          </w:rPr>
        </w:r>
        <w:r>
          <w:rPr>
            <w:noProof/>
            <w:webHidden/>
          </w:rPr>
          <w:fldChar w:fldCharType="separate"/>
        </w:r>
        <w:r w:rsidR="002C1DC6">
          <w:rPr>
            <w:noProof/>
            <w:webHidden/>
          </w:rPr>
          <w:t>7</w:t>
        </w:r>
        <w:r>
          <w:rPr>
            <w:noProof/>
            <w:webHidden/>
          </w:rPr>
          <w:fldChar w:fldCharType="end"/>
        </w:r>
      </w:hyperlink>
    </w:p>
    <w:p w:rsidR="00A905F8" w:rsidRDefault="00143283">
      <w:pPr>
        <w:pStyle w:val="Inhopg1"/>
        <w:rPr>
          <w:rFonts w:asciiTheme="minorHAnsi" w:eastAsiaTheme="minorEastAsia" w:hAnsiTheme="minorHAnsi" w:cstheme="minorBidi"/>
          <w:noProof/>
          <w:sz w:val="22"/>
          <w:szCs w:val="22"/>
        </w:rPr>
      </w:pPr>
      <w:hyperlink w:anchor="_Toc436814706" w:history="1">
        <w:r w:rsidR="00A905F8" w:rsidRPr="009534E1">
          <w:rPr>
            <w:rStyle w:val="Hyperlink"/>
            <w:noProof/>
          </w:rPr>
          <w:t>Scope</w:t>
        </w:r>
        <w:r w:rsidR="00A905F8">
          <w:rPr>
            <w:noProof/>
            <w:webHidden/>
          </w:rPr>
          <w:tab/>
        </w:r>
        <w:r>
          <w:rPr>
            <w:noProof/>
            <w:webHidden/>
          </w:rPr>
          <w:fldChar w:fldCharType="begin"/>
        </w:r>
        <w:r w:rsidR="00A905F8">
          <w:rPr>
            <w:noProof/>
            <w:webHidden/>
          </w:rPr>
          <w:instrText xml:space="preserve"> PAGEREF _Toc436814706 \h </w:instrText>
        </w:r>
        <w:r>
          <w:rPr>
            <w:noProof/>
            <w:webHidden/>
          </w:rPr>
        </w:r>
        <w:r>
          <w:rPr>
            <w:noProof/>
            <w:webHidden/>
          </w:rPr>
          <w:fldChar w:fldCharType="separate"/>
        </w:r>
        <w:r w:rsidR="002C1DC6">
          <w:rPr>
            <w:noProof/>
            <w:webHidden/>
          </w:rPr>
          <w:t>8</w:t>
        </w:r>
        <w:r>
          <w:rPr>
            <w:noProof/>
            <w:webHidden/>
          </w:rPr>
          <w:fldChar w:fldCharType="end"/>
        </w:r>
      </w:hyperlink>
    </w:p>
    <w:p w:rsidR="00A905F8" w:rsidRDefault="00143283">
      <w:pPr>
        <w:pStyle w:val="Inhopg2"/>
        <w:rPr>
          <w:rFonts w:asciiTheme="minorHAnsi" w:eastAsiaTheme="minorEastAsia" w:hAnsiTheme="minorHAnsi" w:cstheme="minorBidi"/>
          <w:sz w:val="22"/>
          <w:szCs w:val="22"/>
        </w:rPr>
      </w:pPr>
      <w:hyperlink w:anchor="_Toc436814707" w:history="1">
        <w:r w:rsidR="00A905F8" w:rsidRPr="009534E1">
          <w:rPr>
            <w:rStyle w:val="Hyperlink"/>
          </w:rPr>
          <w:t>2.1</w:t>
        </w:r>
        <w:r w:rsidR="00A905F8">
          <w:rPr>
            <w:rFonts w:asciiTheme="minorHAnsi" w:eastAsiaTheme="minorEastAsia" w:hAnsiTheme="minorHAnsi" w:cstheme="minorBidi"/>
            <w:sz w:val="22"/>
            <w:szCs w:val="22"/>
          </w:rPr>
          <w:tab/>
        </w:r>
        <w:r w:rsidR="00A905F8" w:rsidRPr="009534E1">
          <w:rPr>
            <w:rStyle w:val="Hyperlink"/>
          </w:rPr>
          <w:t>Scope.</w:t>
        </w:r>
        <w:r w:rsidR="00A905F8">
          <w:rPr>
            <w:webHidden/>
          </w:rPr>
          <w:tab/>
        </w:r>
        <w:r>
          <w:rPr>
            <w:webHidden/>
          </w:rPr>
          <w:fldChar w:fldCharType="begin"/>
        </w:r>
        <w:r w:rsidR="00A905F8">
          <w:rPr>
            <w:webHidden/>
          </w:rPr>
          <w:instrText xml:space="preserve"> PAGEREF _Toc436814707 \h </w:instrText>
        </w:r>
        <w:r>
          <w:rPr>
            <w:webHidden/>
          </w:rPr>
        </w:r>
        <w:r>
          <w:rPr>
            <w:webHidden/>
          </w:rPr>
          <w:fldChar w:fldCharType="separate"/>
        </w:r>
        <w:r w:rsidR="002C1DC6">
          <w:rPr>
            <w:webHidden/>
          </w:rPr>
          <w:t>8</w:t>
        </w:r>
        <w:r>
          <w:rPr>
            <w:webHidden/>
          </w:rPr>
          <w:fldChar w:fldCharType="end"/>
        </w:r>
      </w:hyperlink>
    </w:p>
    <w:p w:rsidR="00A905F8" w:rsidRDefault="00143283">
      <w:pPr>
        <w:pStyle w:val="Inhopg1"/>
        <w:rPr>
          <w:rFonts w:asciiTheme="minorHAnsi" w:eastAsiaTheme="minorEastAsia" w:hAnsiTheme="minorHAnsi" w:cstheme="minorBidi"/>
          <w:noProof/>
          <w:sz w:val="22"/>
          <w:szCs w:val="22"/>
        </w:rPr>
      </w:pPr>
      <w:hyperlink w:anchor="_Toc436814708" w:history="1">
        <w:r w:rsidR="00A905F8" w:rsidRPr="009534E1">
          <w:rPr>
            <w:rStyle w:val="Hyperlink"/>
            <w:noProof/>
          </w:rPr>
          <w:t>Overzicht</w:t>
        </w:r>
        <w:r w:rsidR="00A905F8">
          <w:rPr>
            <w:noProof/>
            <w:webHidden/>
          </w:rPr>
          <w:tab/>
        </w:r>
        <w:r>
          <w:rPr>
            <w:noProof/>
            <w:webHidden/>
          </w:rPr>
          <w:fldChar w:fldCharType="begin"/>
        </w:r>
        <w:r w:rsidR="00A905F8">
          <w:rPr>
            <w:noProof/>
            <w:webHidden/>
          </w:rPr>
          <w:instrText xml:space="preserve"> PAGEREF _Toc436814708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143283">
      <w:pPr>
        <w:pStyle w:val="Inhopg2"/>
        <w:rPr>
          <w:rFonts w:asciiTheme="minorHAnsi" w:eastAsiaTheme="minorEastAsia" w:hAnsiTheme="minorHAnsi" w:cstheme="minorBidi"/>
          <w:sz w:val="22"/>
          <w:szCs w:val="22"/>
        </w:rPr>
      </w:pPr>
      <w:hyperlink w:anchor="_Toc436814709" w:history="1">
        <w:r w:rsidR="00A905F8" w:rsidRPr="009534E1">
          <w:rPr>
            <w:rStyle w:val="Hyperlink"/>
          </w:rPr>
          <w:t>3.1</w:t>
        </w:r>
        <w:r w:rsidR="00A905F8">
          <w:rPr>
            <w:rFonts w:asciiTheme="minorHAnsi" w:eastAsiaTheme="minorEastAsia" w:hAnsiTheme="minorHAnsi" w:cstheme="minorBidi"/>
            <w:sz w:val="22"/>
            <w:szCs w:val="22"/>
          </w:rPr>
          <w:tab/>
        </w:r>
        <w:r w:rsidR="00A905F8" w:rsidRPr="009534E1">
          <w:rPr>
            <w:rStyle w:val="Hyperlink"/>
          </w:rPr>
          <w:t>Naam en Acroniemen.</w:t>
        </w:r>
        <w:r w:rsidR="00A905F8">
          <w:rPr>
            <w:webHidden/>
          </w:rPr>
          <w:tab/>
        </w:r>
        <w:r>
          <w:rPr>
            <w:webHidden/>
          </w:rPr>
          <w:fldChar w:fldCharType="begin"/>
        </w:r>
        <w:r w:rsidR="00A905F8">
          <w:rPr>
            <w:webHidden/>
          </w:rPr>
          <w:instrText xml:space="preserve"> PAGEREF _Toc436814709 \h </w:instrText>
        </w:r>
        <w:r>
          <w:rPr>
            <w:webHidden/>
          </w:rPr>
        </w:r>
        <w:r>
          <w:rPr>
            <w:webHidden/>
          </w:rPr>
          <w:fldChar w:fldCharType="separate"/>
        </w:r>
        <w:r w:rsidR="002C1DC6">
          <w:rPr>
            <w:webHidden/>
          </w:rPr>
          <w:t>9</w:t>
        </w:r>
        <w:r>
          <w:rPr>
            <w:webHidden/>
          </w:rPr>
          <w:fldChar w:fldCharType="end"/>
        </w:r>
      </w:hyperlink>
    </w:p>
    <w:p w:rsidR="00A905F8" w:rsidRDefault="00143283">
      <w:pPr>
        <w:pStyle w:val="Inhopg2"/>
        <w:rPr>
          <w:rFonts w:asciiTheme="minorHAnsi" w:eastAsiaTheme="minorEastAsia" w:hAnsiTheme="minorHAnsi" w:cstheme="minorBidi"/>
          <w:sz w:val="22"/>
          <w:szCs w:val="22"/>
        </w:rPr>
      </w:pPr>
      <w:hyperlink w:anchor="_Toc436814710" w:history="1">
        <w:r w:rsidR="00A905F8" w:rsidRPr="009534E1">
          <w:rPr>
            <w:rStyle w:val="Hyperlink"/>
          </w:rPr>
          <w:t>3.2</w:t>
        </w:r>
        <w:r w:rsidR="00A905F8">
          <w:rPr>
            <w:rFonts w:asciiTheme="minorHAnsi" w:eastAsiaTheme="minorEastAsia" w:hAnsiTheme="minorHAnsi" w:cstheme="minorBidi"/>
            <w:sz w:val="22"/>
            <w:szCs w:val="22"/>
          </w:rPr>
          <w:tab/>
        </w:r>
        <w:r w:rsidR="00A905F8" w:rsidRPr="009534E1">
          <w:rPr>
            <w:rStyle w:val="Hyperlink"/>
          </w:rPr>
          <w:t>Informele beschrijving.</w:t>
        </w:r>
        <w:r w:rsidR="00A905F8">
          <w:rPr>
            <w:webHidden/>
          </w:rPr>
          <w:tab/>
        </w:r>
        <w:r>
          <w:rPr>
            <w:webHidden/>
          </w:rPr>
          <w:fldChar w:fldCharType="begin"/>
        </w:r>
        <w:r w:rsidR="00A905F8">
          <w:rPr>
            <w:webHidden/>
          </w:rPr>
          <w:instrText xml:space="preserve"> PAGEREF _Toc436814710 \h </w:instrText>
        </w:r>
        <w:r>
          <w:rPr>
            <w:webHidden/>
          </w:rPr>
        </w:r>
        <w:r>
          <w:rPr>
            <w:webHidden/>
          </w:rPr>
          <w:fldChar w:fldCharType="separate"/>
        </w:r>
        <w:r w:rsidR="002C1DC6">
          <w:rPr>
            <w:webHidden/>
          </w:rPr>
          <w:t>9</w:t>
        </w:r>
        <w:r>
          <w:rPr>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11" w:history="1">
        <w:r w:rsidR="00A905F8" w:rsidRPr="009534E1">
          <w:rPr>
            <w:rStyle w:val="Hyperlink"/>
            <w:noProof/>
          </w:rPr>
          <w:t>3.2.1</w:t>
        </w:r>
        <w:r w:rsidR="00A905F8">
          <w:rPr>
            <w:rFonts w:asciiTheme="minorHAnsi" w:eastAsiaTheme="minorEastAsia" w:hAnsiTheme="minorHAnsi" w:cstheme="minorBidi"/>
            <w:noProof/>
            <w:sz w:val="22"/>
            <w:szCs w:val="22"/>
          </w:rPr>
          <w:tab/>
        </w:r>
        <w:r w:rsidR="00A905F8" w:rsidRPr="009534E1">
          <w:rPr>
            <w:rStyle w:val="Hyperlink"/>
            <w:noProof/>
          </w:rPr>
          <w:t>Definitie.</w:t>
        </w:r>
        <w:r w:rsidR="00A905F8">
          <w:rPr>
            <w:noProof/>
            <w:webHidden/>
          </w:rPr>
          <w:tab/>
        </w:r>
        <w:r>
          <w:rPr>
            <w:noProof/>
            <w:webHidden/>
          </w:rPr>
          <w:fldChar w:fldCharType="begin"/>
        </w:r>
        <w:r w:rsidR="00A905F8">
          <w:rPr>
            <w:noProof/>
            <w:webHidden/>
          </w:rPr>
          <w:instrText xml:space="preserve"> PAGEREF _Toc436814711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12" w:history="1">
        <w:r w:rsidR="00A905F8" w:rsidRPr="009534E1">
          <w:rPr>
            <w:rStyle w:val="Hyperlink"/>
            <w:noProof/>
          </w:rPr>
          <w:t>3.2.2</w:t>
        </w:r>
        <w:r w:rsidR="00A905F8">
          <w:rPr>
            <w:rFonts w:asciiTheme="minorHAnsi" w:eastAsiaTheme="minorEastAsia" w:hAnsiTheme="minorHAnsi" w:cstheme="minorBidi"/>
            <w:noProof/>
            <w:sz w:val="22"/>
            <w:szCs w:val="22"/>
          </w:rPr>
          <w:tab/>
        </w:r>
        <w:r w:rsidR="00A905F8" w:rsidRPr="009534E1">
          <w:rPr>
            <w:rStyle w:val="Hyperlink"/>
            <w:noProof/>
          </w:rPr>
          <w:t>Beschrijving.</w:t>
        </w:r>
        <w:r w:rsidR="00A905F8">
          <w:rPr>
            <w:noProof/>
            <w:webHidden/>
          </w:rPr>
          <w:tab/>
        </w:r>
        <w:r>
          <w:rPr>
            <w:noProof/>
            <w:webHidden/>
          </w:rPr>
          <w:fldChar w:fldCharType="begin"/>
        </w:r>
        <w:r w:rsidR="00A905F8">
          <w:rPr>
            <w:noProof/>
            <w:webHidden/>
          </w:rPr>
          <w:instrText xml:space="preserve"> PAGEREF _Toc436814712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143283">
      <w:pPr>
        <w:pStyle w:val="Inhopg2"/>
        <w:rPr>
          <w:rFonts w:asciiTheme="minorHAnsi" w:eastAsiaTheme="minorEastAsia" w:hAnsiTheme="minorHAnsi" w:cstheme="minorBidi"/>
          <w:sz w:val="22"/>
          <w:szCs w:val="22"/>
        </w:rPr>
      </w:pPr>
      <w:hyperlink w:anchor="_Toc436814713" w:history="1">
        <w:r w:rsidR="00A905F8" w:rsidRPr="009534E1">
          <w:rPr>
            <w:rStyle w:val="Hyperlink"/>
          </w:rPr>
          <w:t>3.3</w:t>
        </w:r>
        <w:r w:rsidR="00A905F8">
          <w:rPr>
            <w:rFonts w:asciiTheme="minorHAnsi" w:eastAsiaTheme="minorEastAsia" w:hAnsiTheme="minorHAnsi" w:cstheme="minorBidi"/>
            <w:sz w:val="22"/>
            <w:szCs w:val="22"/>
          </w:rPr>
          <w:tab/>
        </w:r>
        <w:r w:rsidR="00A905F8" w:rsidRPr="009534E1">
          <w:rPr>
            <w:rStyle w:val="Hyperlink"/>
          </w:rPr>
          <w:t>Normatieve referenties.</w:t>
        </w:r>
        <w:r w:rsidR="00A905F8">
          <w:rPr>
            <w:webHidden/>
          </w:rPr>
          <w:tab/>
        </w:r>
        <w:r>
          <w:rPr>
            <w:webHidden/>
          </w:rPr>
          <w:fldChar w:fldCharType="begin"/>
        </w:r>
        <w:r w:rsidR="00A905F8">
          <w:rPr>
            <w:webHidden/>
          </w:rPr>
          <w:instrText xml:space="preserve"> PAGEREF _Toc436814713 \h </w:instrText>
        </w:r>
        <w:r>
          <w:rPr>
            <w:webHidden/>
          </w:rPr>
        </w:r>
        <w:r>
          <w:rPr>
            <w:webHidden/>
          </w:rPr>
          <w:fldChar w:fldCharType="separate"/>
        </w:r>
        <w:r w:rsidR="002C1DC6">
          <w:rPr>
            <w:webHidden/>
          </w:rPr>
          <w:t>11</w:t>
        </w:r>
        <w:r>
          <w:rPr>
            <w:webHidden/>
          </w:rPr>
          <w:fldChar w:fldCharType="end"/>
        </w:r>
      </w:hyperlink>
    </w:p>
    <w:p w:rsidR="00A905F8" w:rsidRDefault="00143283">
      <w:pPr>
        <w:pStyle w:val="Inhopg2"/>
        <w:rPr>
          <w:rFonts w:asciiTheme="minorHAnsi" w:eastAsiaTheme="minorEastAsia" w:hAnsiTheme="minorHAnsi" w:cstheme="minorBidi"/>
          <w:sz w:val="22"/>
          <w:szCs w:val="22"/>
        </w:rPr>
      </w:pPr>
      <w:hyperlink w:anchor="_Toc436814714" w:history="1">
        <w:r w:rsidR="00A905F8" w:rsidRPr="009534E1">
          <w:rPr>
            <w:rStyle w:val="Hyperlink"/>
          </w:rPr>
          <w:t>3.4</w:t>
        </w:r>
        <w:r w:rsidR="00A905F8">
          <w:rPr>
            <w:rFonts w:asciiTheme="minorHAnsi" w:eastAsiaTheme="minorEastAsia" w:hAnsiTheme="minorHAnsi" w:cstheme="minorBidi"/>
            <w:sz w:val="22"/>
            <w:szCs w:val="22"/>
          </w:rPr>
          <w:tab/>
        </w:r>
        <w:r w:rsidR="00A905F8" w:rsidRPr="009534E1">
          <w:rPr>
            <w:rStyle w:val="Hyperlink"/>
          </w:rPr>
          <w:t>Totstandkoming.</w:t>
        </w:r>
        <w:r w:rsidR="00A905F8">
          <w:rPr>
            <w:webHidden/>
          </w:rPr>
          <w:tab/>
        </w:r>
        <w:r>
          <w:rPr>
            <w:webHidden/>
          </w:rPr>
          <w:fldChar w:fldCharType="begin"/>
        </w:r>
        <w:r w:rsidR="00A905F8">
          <w:rPr>
            <w:webHidden/>
          </w:rPr>
          <w:instrText xml:space="preserve"> PAGEREF _Toc436814714 \h </w:instrText>
        </w:r>
        <w:r>
          <w:rPr>
            <w:webHidden/>
          </w:rPr>
        </w:r>
        <w:r>
          <w:rPr>
            <w:webHidden/>
          </w:rPr>
          <w:fldChar w:fldCharType="separate"/>
        </w:r>
        <w:r w:rsidR="002C1DC6">
          <w:rPr>
            <w:webHidden/>
          </w:rPr>
          <w:t>12</w:t>
        </w:r>
        <w:r>
          <w:rPr>
            <w:webHidden/>
          </w:rPr>
          <w:fldChar w:fldCharType="end"/>
        </w:r>
      </w:hyperlink>
    </w:p>
    <w:p w:rsidR="00A905F8" w:rsidRDefault="00143283">
      <w:pPr>
        <w:pStyle w:val="Inhopg2"/>
        <w:rPr>
          <w:rFonts w:asciiTheme="minorHAnsi" w:eastAsiaTheme="minorEastAsia" w:hAnsiTheme="minorHAnsi" w:cstheme="minorBidi"/>
          <w:sz w:val="22"/>
          <w:szCs w:val="22"/>
        </w:rPr>
      </w:pPr>
      <w:hyperlink w:anchor="_Toc436814715" w:history="1">
        <w:r w:rsidR="00A905F8" w:rsidRPr="009534E1">
          <w:rPr>
            <w:rStyle w:val="Hyperlink"/>
          </w:rPr>
          <w:t>3.5</w:t>
        </w:r>
        <w:r w:rsidR="00A905F8">
          <w:rPr>
            <w:rFonts w:asciiTheme="minorHAnsi" w:eastAsiaTheme="minorEastAsia" w:hAnsiTheme="minorHAnsi" w:cstheme="minorBidi"/>
            <w:sz w:val="22"/>
            <w:szCs w:val="22"/>
          </w:rPr>
          <w:tab/>
        </w:r>
        <w:r w:rsidR="00A905F8" w:rsidRPr="009534E1">
          <w:rPr>
            <w:rStyle w:val="Hyperlink"/>
          </w:rPr>
          <w:t>Termen en definities.</w:t>
        </w:r>
        <w:r w:rsidR="00A905F8">
          <w:rPr>
            <w:webHidden/>
          </w:rPr>
          <w:tab/>
        </w:r>
        <w:r>
          <w:rPr>
            <w:webHidden/>
          </w:rPr>
          <w:fldChar w:fldCharType="begin"/>
        </w:r>
        <w:r w:rsidR="00A905F8">
          <w:rPr>
            <w:webHidden/>
          </w:rPr>
          <w:instrText xml:space="preserve"> PAGEREF _Toc436814715 \h </w:instrText>
        </w:r>
        <w:r>
          <w:rPr>
            <w:webHidden/>
          </w:rPr>
        </w:r>
        <w:r>
          <w:rPr>
            <w:webHidden/>
          </w:rPr>
          <w:fldChar w:fldCharType="separate"/>
        </w:r>
        <w:r w:rsidR="002C1DC6">
          <w:rPr>
            <w:webHidden/>
          </w:rPr>
          <w:t>12</w:t>
        </w:r>
        <w:r>
          <w:rPr>
            <w:webHidden/>
          </w:rPr>
          <w:fldChar w:fldCharType="end"/>
        </w:r>
      </w:hyperlink>
    </w:p>
    <w:p w:rsidR="00A905F8" w:rsidRDefault="00143283">
      <w:pPr>
        <w:pStyle w:val="Inhopg2"/>
        <w:rPr>
          <w:rFonts w:asciiTheme="minorHAnsi" w:eastAsiaTheme="minorEastAsia" w:hAnsiTheme="minorHAnsi" w:cstheme="minorBidi"/>
          <w:sz w:val="22"/>
          <w:szCs w:val="22"/>
        </w:rPr>
      </w:pPr>
      <w:hyperlink w:anchor="_Toc436814716" w:history="1">
        <w:r w:rsidR="00A905F8" w:rsidRPr="009534E1">
          <w:rPr>
            <w:rStyle w:val="Hyperlink"/>
          </w:rPr>
          <w:t>3.6</w:t>
        </w:r>
        <w:r w:rsidR="00A905F8">
          <w:rPr>
            <w:rFonts w:asciiTheme="minorHAnsi" w:eastAsiaTheme="minorEastAsia" w:hAnsiTheme="minorHAnsi" w:cstheme="minorBidi"/>
            <w:sz w:val="22"/>
            <w:szCs w:val="22"/>
          </w:rPr>
          <w:tab/>
        </w:r>
        <w:r w:rsidR="00A905F8" w:rsidRPr="009534E1">
          <w:rPr>
            <w:rStyle w:val="Hyperlink"/>
          </w:rPr>
          <w:t>Symbolen en afkortingen.</w:t>
        </w:r>
        <w:r w:rsidR="00A905F8">
          <w:rPr>
            <w:webHidden/>
          </w:rPr>
          <w:tab/>
        </w:r>
        <w:r>
          <w:rPr>
            <w:webHidden/>
          </w:rPr>
          <w:fldChar w:fldCharType="begin"/>
        </w:r>
        <w:r w:rsidR="00A905F8">
          <w:rPr>
            <w:webHidden/>
          </w:rPr>
          <w:instrText xml:space="preserve"> PAGEREF _Toc436814716 \h </w:instrText>
        </w:r>
        <w:r>
          <w:rPr>
            <w:webHidden/>
          </w:rPr>
        </w:r>
        <w:r>
          <w:rPr>
            <w:webHidden/>
          </w:rPr>
          <w:fldChar w:fldCharType="separate"/>
        </w:r>
        <w:r w:rsidR="002C1DC6">
          <w:rPr>
            <w:webHidden/>
          </w:rPr>
          <w:t>15</w:t>
        </w:r>
        <w:r>
          <w:rPr>
            <w:webHidden/>
          </w:rPr>
          <w:fldChar w:fldCharType="end"/>
        </w:r>
      </w:hyperlink>
    </w:p>
    <w:p w:rsidR="00A905F8" w:rsidRDefault="00143283">
      <w:pPr>
        <w:pStyle w:val="Inhopg1"/>
        <w:rPr>
          <w:rFonts w:asciiTheme="minorHAnsi" w:eastAsiaTheme="minorEastAsia" w:hAnsiTheme="minorHAnsi" w:cstheme="minorBidi"/>
          <w:noProof/>
          <w:sz w:val="22"/>
          <w:szCs w:val="22"/>
        </w:rPr>
      </w:pPr>
      <w:hyperlink w:anchor="_Toc436814717" w:history="1">
        <w:r w:rsidR="00A905F8" w:rsidRPr="009534E1">
          <w:rPr>
            <w:rStyle w:val="Hyperlink"/>
            <w:noProof/>
          </w:rPr>
          <w:t>Identificatie document</w:t>
        </w:r>
        <w:r w:rsidR="00A905F8">
          <w:rPr>
            <w:noProof/>
            <w:webHidden/>
          </w:rPr>
          <w:tab/>
        </w:r>
        <w:r>
          <w:rPr>
            <w:noProof/>
            <w:webHidden/>
          </w:rPr>
          <w:fldChar w:fldCharType="begin"/>
        </w:r>
        <w:r w:rsidR="00A905F8">
          <w:rPr>
            <w:noProof/>
            <w:webHidden/>
          </w:rPr>
          <w:instrText xml:space="preserve"> PAGEREF _Toc436814717 \h </w:instrText>
        </w:r>
        <w:r>
          <w:rPr>
            <w:noProof/>
            <w:webHidden/>
          </w:rPr>
        </w:r>
        <w:r>
          <w:rPr>
            <w:noProof/>
            <w:webHidden/>
          </w:rPr>
          <w:fldChar w:fldCharType="separate"/>
        </w:r>
        <w:r w:rsidR="002C1DC6">
          <w:rPr>
            <w:noProof/>
            <w:webHidden/>
          </w:rPr>
          <w:t>17</w:t>
        </w:r>
        <w:r>
          <w:rPr>
            <w:noProof/>
            <w:webHidden/>
          </w:rPr>
          <w:fldChar w:fldCharType="end"/>
        </w:r>
      </w:hyperlink>
    </w:p>
    <w:p w:rsidR="00A905F8" w:rsidRDefault="00143283">
      <w:pPr>
        <w:pStyle w:val="Inhopg1"/>
        <w:rPr>
          <w:rFonts w:asciiTheme="minorHAnsi" w:eastAsiaTheme="minorEastAsia" w:hAnsiTheme="minorHAnsi" w:cstheme="minorBidi"/>
          <w:noProof/>
          <w:sz w:val="22"/>
          <w:szCs w:val="22"/>
        </w:rPr>
      </w:pPr>
      <w:hyperlink w:anchor="_Toc436814718" w:history="1">
        <w:r w:rsidR="00A905F8" w:rsidRPr="009534E1">
          <w:rPr>
            <w:rStyle w:val="Hyperlink"/>
            <w:noProof/>
          </w:rPr>
          <w:t>Data content en structuur</w:t>
        </w:r>
        <w:r w:rsidR="00A905F8">
          <w:rPr>
            <w:noProof/>
            <w:webHidden/>
          </w:rPr>
          <w:tab/>
        </w:r>
        <w:r>
          <w:rPr>
            <w:noProof/>
            <w:webHidden/>
          </w:rPr>
          <w:fldChar w:fldCharType="begin"/>
        </w:r>
        <w:r w:rsidR="00A905F8">
          <w:rPr>
            <w:noProof/>
            <w:webHidden/>
          </w:rPr>
          <w:instrText xml:space="preserve"> PAGEREF _Toc436814718 \h </w:instrText>
        </w:r>
        <w:r>
          <w:rPr>
            <w:noProof/>
            <w:webHidden/>
          </w:rPr>
        </w:r>
        <w:r>
          <w:rPr>
            <w:noProof/>
            <w:webHidden/>
          </w:rPr>
          <w:fldChar w:fldCharType="separate"/>
        </w:r>
        <w:r w:rsidR="002C1DC6">
          <w:rPr>
            <w:noProof/>
            <w:webHidden/>
          </w:rPr>
          <w:t>18</w:t>
        </w:r>
        <w:r>
          <w:rPr>
            <w:noProof/>
            <w:webHidden/>
          </w:rPr>
          <w:fldChar w:fldCharType="end"/>
        </w:r>
      </w:hyperlink>
    </w:p>
    <w:p w:rsidR="00A905F8" w:rsidRDefault="00143283">
      <w:pPr>
        <w:pStyle w:val="Inhopg2"/>
        <w:rPr>
          <w:rFonts w:asciiTheme="minorHAnsi" w:eastAsiaTheme="minorEastAsia" w:hAnsiTheme="minorHAnsi" w:cstheme="minorBidi"/>
          <w:sz w:val="22"/>
          <w:szCs w:val="22"/>
        </w:rPr>
      </w:pPr>
      <w:hyperlink w:anchor="_Toc436814719" w:history="1">
        <w:r w:rsidR="00A905F8" w:rsidRPr="009534E1">
          <w:rPr>
            <w:rStyle w:val="Hyperlink"/>
          </w:rPr>
          <w:t>5.1</w:t>
        </w:r>
        <w:r w:rsidR="00A905F8">
          <w:rPr>
            <w:rFonts w:asciiTheme="minorHAnsi" w:eastAsiaTheme="minorEastAsia" w:hAnsiTheme="minorHAnsi" w:cstheme="minorBidi"/>
            <w:sz w:val="22"/>
            <w:szCs w:val="22"/>
          </w:rPr>
          <w:tab/>
        </w:r>
        <w:r w:rsidR="00A905F8" w:rsidRPr="009534E1">
          <w:rPr>
            <w:rStyle w:val="Hyperlink"/>
          </w:rPr>
          <w:t>Inleiding.</w:t>
        </w:r>
        <w:r w:rsidR="00A905F8">
          <w:rPr>
            <w:webHidden/>
          </w:rPr>
          <w:tab/>
        </w:r>
        <w:r>
          <w:rPr>
            <w:webHidden/>
          </w:rPr>
          <w:fldChar w:fldCharType="begin"/>
        </w:r>
        <w:r w:rsidR="00A905F8">
          <w:rPr>
            <w:webHidden/>
          </w:rPr>
          <w:instrText xml:space="preserve"> PAGEREF _Toc436814719 \h </w:instrText>
        </w:r>
        <w:r>
          <w:rPr>
            <w:webHidden/>
          </w:rPr>
        </w:r>
        <w:r>
          <w:rPr>
            <w:webHidden/>
          </w:rPr>
          <w:fldChar w:fldCharType="separate"/>
        </w:r>
        <w:r w:rsidR="002C1DC6">
          <w:rPr>
            <w:webHidden/>
          </w:rPr>
          <w:t>18</w:t>
        </w:r>
        <w:r>
          <w:rPr>
            <w:webHidden/>
          </w:rPr>
          <w:fldChar w:fldCharType="end"/>
        </w:r>
      </w:hyperlink>
    </w:p>
    <w:p w:rsidR="00A905F8" w:rsidRDefault="00143283">
      <w:pPr>
        <w:pStyle w:val="Inhopg2"/>
        <w:rPr>
          <w:rFonts w:asciiTheme="minorHAnsi" w:eastAsiaTheme="minorEastAsia" w:hAnsiTheme="minorHAnsi" w:cstheme="minorBidi"/>
          <w:sz w:val="22"/>
          <w:szCs w:val="22"/>
        </w:rPr>
      </w:pPr>
      <w:hyperlink w:anchor="_Toc436814720" w:history="1">
        <w:r w:rsidR="00A905F8" w:rsidRPr="009534E1">
          <w:rPr>
            <w:rStyle w:val="Hyperlink"/>
          </w:rPr>
          <w:t>5.2</w:t>
        </w:r>
        <w:r w:rsidR="00A905F8">
          <w:rPr>
            <w:rFonts w:asciiTheme="minorHAnsi" w:eastAsiaTheme="minorEastAsia" w:hAnsiTheme="minorHAnsi" w:cstheme="minorBidi"/>
            <w:sz w:val="22"/>
            <w:szCs w:val="22"/>
          </w:rPr>
          <w:tab/>
        </w:r>
        <w:r w:rsidR="00A905F8" w:rsidRPr="009534E1">
          <w:rPr>
            <w:rStyle w:val="Hyperlink"/>
          </w:rPr>
          <w:t>UML diagrammen.</w:t>
        </w:r>
        <w:r w:rsidR="00A905F8">
          <w:rPr>
            <w:webHidden/>
          </w:rPr>
          <w:tab/>
        </w:r>
        <w:r>
          <w:rPr>
            <w:webHidden/>
          </w:rPr>
          <w:fldChar w:fldCharType="begin"/>
        </w:r>
        <w:r w:rsidR="00A905F8">
          <w:rPr>
            <w:webHidden/>
          </w:rPr>
          <w:instrText xml:space="preserve"> PAGEREF _Toc436814720 \h </w:instrText>
        </w:r>
        <w:r>
          <w:rPr>
            <w:webHidden/>
          </w:rPr>
        </w:r>
        <w:r>
          <w:rPr>
            <w:webHidden/>
          </w:rPr>
          <w:fldChar w:fldCharType="separate"/>
        </w:r>
        <w:r w:rsidR="002C1DC6">
          <w:rPr>
            <w:webHidden/>
          </w:rPr>
          <w:t>18</w:t>
        </w:r>
        <w:r>
          <w:rPr>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21" w:history="1">
        <w:r w:rsidR="00A905F8" w:rsidRPr="009534E1">
          <w:rPr>
            <w:rStyle w:val="Hyperlink"/>
            <w:noProof/>
          </w:rPr>
          <w:t>5.2.1</w:t>
        </w:r>
        <w:r w:rsidR="00A905F8">
          <w:rPr>
            <w:rFonts w:asciiTheme="minorHAnsi" w:eastAsiaTheme="minorEastAsia" w:hAnsiTheme="minorHAnsi" w:cstheme="minorBidi"/>
            <w:noProof/>
            <w:sz w:val="22"/>
            <w:szCs w:val="22"/>
          </w:rPr>
          <w:tab/>
        </w:r>
        <w:r w:rsidR="00A905F8" w:rsidRPr="009534E1">
          <w:rPr>
            <w:rStyle w:val="Hyperlink"/>
            <w:noProof/>
          </w:rPr>
          <w:t>Beschrijving algemeen principe: IMKL2015 als extensie op INSPIRE.</w:t>
        </w:r>
        <w:r w:rsidR="00A905F8">
          <w:rPr>
            <w:noProof/>
            <w:webHidden/>
          </w:rPr>
          <w:tab/>
        </w:r>
        <w:r>
          <w:rPr>
            <w:noProof/>
            <w:webHidden/>
          </w:rPr>
          <w:fldChar w:fldCharType="begin"/>
        </w:r>
        <w:r w:rsidR="00A905F8">
          <w:rPr>
            <w:noProof/>
            <w:webHidden/>
          </w:rPr>
          <w:instrText xml:space="preserve"> PAGEREF _Toc436814721 \h </w:instrText>
        </w:r>
        <w:r>
          <w:rPr>
            <w:noProof/>
            <w:webHidden/>
          </w:rPr>
        </w:r>
        <w:r>
          <w:rPr>
            <w:noProof/>
            <w:webHidden/>
          </w:rPr>
          <w:fldChar w:fldCharType="separate"/>
        </w:r>
        <w:r w:rsidR="002C1DC6">
          <w:rPr>
            <w:noProof/>
            <w:webHidden/>
          </w:rPr>
          <w:t>18</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22" w:history="1">
        <w:r w:rsidR="00A905F8" w:rsidRPr="009534E1">
          <w:rPr>
            <w:rStyle w:val="Hyperlink"/>
            <w:noProof/>
          </w:rPr>
          <w:t>5.2.2</w:t>
        </w:r>
        <w:r w:rsidR="00A905F8">
          <w:rPr>
            <w:rFonts w:asciiTheme="minorHAnsi" w:eastAsiaTheme="minorEastAsia" w:hAnsiTheme="minorHAnsi" w:cstheme="minorBidi"/>
            <w:noProof/>
            <w:sz w:val="22"/>
            <w:szCs w:val="22"/>
          </w:rPr>
          <w:tab/>
        </w:r>
        <w:r w:rsidR="00A905F8" w:rsidRPr="009534E1">
          <w:rPr>
            <w:rStyle w:val="Hyperlink"/>
            <w:noProof/>
          </w:rPr>
          <w:t>UML - WION overzicht.</w:t>
        </w:r>
        <w:r w:rsidR="00A905F8">
          <w:rPr>
            <w:noProof/>
            <w:webHidden/>
          </w:rPr>
          <w:tab/>
        </w:r>
        <w:r>
          <w:rPr>
            <w:noProof/>
            <w:webHidden/>
          </w:rPr>
          <w:fldChar w:fldCharType="begin"/>
        </w:r>
        <w:r w:rsidR="00A905F8">
          <w:rPr>
            <w:noProof/>
            <w:webHidden/>
          </w:rPr>
          <w:instrText xml:space="preserve"> PAGEREF _Toc436814722 \h </w:instrText>
        </w:r>
        <w:r>
          <w:rPr>
            <w:noProof/>
            <w:webHidden/>
          </w:rPr>
        </w:r>
        <w:r>
          <w:rPr>
            <w:noProof/>
            <w:webHidden/>
          </w:rPr>
          <w:fldChar w:fldCharType="separate"/>
        </w:r>
        <w:r w:rsidR="002C1DC6">
          <w:rPr>
            <w:noProof/>
            <w:webHidden/>
          </w:rPr>
          <w:t>19</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23" w:history="1">
        <w:r w:rsidR="00A905F8" w:rsidRPr="009534E1">
          <w:rPr>
            <w:rStyle w:val="Hyperlink"/>
            <w:noProof/>
          </w:rPr>
          <w:t>5.2.3</w:t>
        </w:r>
        <w:r w:rsidR="00A905F8">
          <w:rPr>
            <w:rFonts w:asciiTheme="minorHAnsi" w:eastAsiaTheme="minorEastAsia" w:hAnsiTheme="minorHAnsi" w:cstheme="minorBidi"/>
            <w:noProof/>
            <w:sz w:val="22"/>
            <w:szCs w:val="22"/>
          </w:rPr>
          <w:tab/>
        </w:r>
        <w:r w:rsidR="00A905F8" w:rsidRPr="009534E1">
          <w:rPr>
            <w:rStyle w:val="Hyperlink"/>
            <w:noProof/>
          </w:rPr>
          <w:t>Associaties in het model.</w:t>
        </w:r>
        <w:r w:rsidR="00A905F8">
          <w:rPr>
            <w:noProof/>
            <w:webHidden/>
          </w:rPr>
          <w:tab/>
        </w:r>
        <w:r>
          <w:rPr>
            <w:noProof/>
            <w:webHidden/>
          </w:rPr>
          <w:fldChar w:fldCharType="begin"/>
        </w:r>
        <w:r w:rsidR="00A905F8">
          <w:rPr>
            <w:noProof/>
            <w:webHidden/>
          </w:rPr>
          <w:instrText xml:space="preserve"> PAGEREF _Toc436814723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24" w:history="1">
        <w:r w:rsidR="00A905F8" w:rsidRPr="009534E1">
          <w:rPr>
            <w:rStyle w:val="Hyperlink"/>
            <w:noProof/>
          </w:rPr>
          <w:t>5.2.4</w:t>
        </w:r>
        <w:r w:rsidR="00A905F8">
          <w:rPr>
            <w:rFonts w:asciiTheme="minorHAnsi" w:eastAsiaTheme="minorEastAsia" w:hAnsiTheme="minorHAnsi" w:cstheme="minorBidi"/>
            <w:noProof/>
            <w:sz w:val="22"/>
            <w:szCs w:val="22"/>
          </w:rPr>
          <w:tab/>
        </w:r>
        <w:r w:rsidR="00A905F8" w:rsidRPr="009534E1">
          <w:rPr>
            <w:rStyle w:val="Hyperlink"/>
            <w:noProof/>
          </w:rPr>
          <w:t>Numerieke waarden.</w:t>
        </w:r>
        <w:r w:rsidR="00A905F8">
          <w:rPr>
            <w:noProof/>
            <w:webHidden/>
          </w:rPr>
          <w:tab/>
        </w:r>
        <w:r>
          <w:rPr>
            <w:noProof/>
            <w:webHidden/>
          </w:rPr>
          <w:fldChar w:fldCharType="begin"/>
        </w:r>
        <w:r w:rsidR="00A905F8">
          <w:rPr>
            <w:noProof/>
            <w:webHidden/>
          </w:rPr>
          <w:instrText xml:space="preserve"> PAGEREF _Toc436814724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25" w:history="1">
        <w:r w:rsidR="00A905F8" w:rsidRPr="009534E1">
          <w:rPr>
            <w:rStyle w:val="Hyperlink"/>
            <w:noProof/>
          </w:rPr>
          <w:t>5.2.5</w:t>
        </w:r>
        <w:r w:rsidR="00A905F8">
          <w:rPr>
            <w:rFonts w:asciiTheme="minorHAnsi" w:eastAsiaTheme="minorEastAsia" w:hAnsiTheme="minorHAnsi" w:cstheme="minorBidi"/>
            <w:noProof/>
            <w:sz w:val="22"/>
            <w:szCs w:val="22"/>
          </w:rPr>
          <w:tab/>
        </w:r>
        <w:r w:rsidR="00A905F8" w:rsidRPr="009534E1">
          <w:rPr>
            <w:rStyle w:val="Hyperlink"/>
            <w:noProof/>
          </w:rPr>
          <w:t>Waardelijsten zijn extern.</w:t>
        </w:r>
        <w:r w:rsidR="00A905F8">
          <w:rPr>
            <w:noProof/>
            <w:webHidden/>
          </w:rPr>
          <w:tab/>
        </w:r>
        <w:r>
          <w:rPr>
            <w:noProof/>
            <w:webHidden/>
          </w:rPr>
          <w:fldChar w:fldCharType="begin"/>
        </w:r>
        <w:r w:rsidR="00A905F8">
          <w:rPr>
            <w:noProof/>
            <w:webHidden/>
          </w:rPr>
          <w:instrText xml:space="preserve"> PAGEREF _Toc436814725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26" w:history="1">
        <w:r w:rsidR="00A905F8" w:rsidRPr="009534E1">
          <w:rPr>
            <w:rStyle w:val="Hyperlink"/>
            <w:noProof/>
          </w:rPr>
          <w:t>5.2.6</w:t>
        </w:r>
        <w:r w:rsidR="00A905F8">
          <w:rPr>
            <w:rFonts w:asciiTheme="minorHAnsi" w:eastAsiaTheme="minorEastAsia" w:hAnsiTheme="minorHAnsi" w:cstheme="minorBidi"/>
            <w:noProof/>
            <w:sz w:val="22"/>
            <w:szCs w:val="22"/>
          </w:rPr>
          <w:tab/>
        </w:r>
        <w:r w:rsidR="00A905F8" w:rsidRPr="009534E1">
          <w:rPr>
            <w:rStyle w:val="Hyperlink"/>
            <w:noProof/>
          </w:rPr>
          <w:t>Basisattributen voor identificatie en labels.</w:t>
        </w:r>
        <w:r w:rsidR="00A905F8">
          <w:rPr>
            <w:noProof/>
            <w:webHidden/>
          </w:rPr>
          <w:tab/>
        </w:r>
        <w:r>
          <w:rPr>
            <w:noProof/>
            <w:webHidden/>
          </w:rPr>
          <w:fldChar w:fldCharType="begin"/>
        </w:r>
        <w:r w:rsidR="00A905F8">
          <w:rPr>
            <w:noProof/>
            <w:webHidden/>
          </w:rPr>
          <w:instrText xml:space="preserve"> PAGEREF _Toc436814726 \h </w:instrText>
        </w:r>
        <w:r>
          <w:rPr>
            <w:noProof/>
            <w:webHidden/>
          </w:rPr>
        </w:r>
        <w:r>
          <w:rPr>
            <w:noProof/>
            <w:webHidden/>
          </w:rPr>
          <w:fldChar w:fldCharType="separate"/>
        </w:r>
        <w:r w:rsidR="002C1DC6">
          <w:rPr>
            <w:noProof/>
            <w:webHidden/>
          </w:rPr>
          <w:t>22</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27" w:history="1">
        <w:r w:rsidR="00A905F8" w:rsidRPr="009534E1">
          <w:rPr>
            <w:rStyle w:val="Hyperlink"/>
            <w:noProof/>
          </w:rPr>
          <w:t>5.2.7</w:t>
        </w:r>
        <w:r w:rsidR="00A905F8">
          <w:rPr>
            <w:rFonts w:asciiTheme="minorHAnsi" w:eastAsiaTheme="minorEastAsia" w:hAnsiTheme="minorHAnsi" w:cstheme="minorBidi"/>
            <w:noProof/>
            <w:sz w:val="22"/>
            <w:szCs w:val="22"/>
          </w:rPr>
          <w:tab/>
        </w:r>
        <w:r w:rsidR="00A905F8" w:rsidRPr="009534E1">
          <w:rPr>
            <w:rStyle w:val="Hyperlink"/>
            <w:noProof/>
          </w:rPr>
          <w:t>IMKL2015 semantische kern.</w:t>
        </w:r>
        <w:r w:rsidR="00A905F8">
          <w:rPr>
            <w:noProof/>
            <w:webHidden/>
          </w:rPr>
          <w:tab/>
        </w:r>
        <w:r>
          <w:rPr>
            <w:noProof/>
            <w:webHidden/>
          </w:rPr>
          <w:fldChar w:fldCharType="begin"/>
        </w:r>
        <w:r w:rsidR="00A905F8">
          <w:rPr>
            <w:noProof/>
            <w:webHidden/>
          </w:rPr>
          <w:instrText xml:space="preserve"> PAGEREF _Toc436814727 \h </w:instrText>
        </w:r>
        <w:r>
          <w:rPr>
            <w:noProof/>
            <w:webHidden/>
          </w:rPr>
        </w:r>
        <w:r>
          <w:rPr>
            <w:noProof/>
            <w:webHidden/>
          </w:rPr>
          <w:fldChar w:fldCharType="separate"/>
        </w:r>
        <w:r w:rsidR="002C1DC6">
          <w:rPr>
            <w:noProof/>
            <w:webHidden/>
          </w:rPr>
          <w:t>24</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28" w:history="1">
        <w:r w:rsidR="00A905F8" w:rsidRPr="009534E1">
          <w:rPr>
            <w:rStyle w:val="Hyperlink"/>
            <w:noProof/>
          </w:rPr>
          <w:t>5.2.8</w:t>
        </w:r>
        <w:r w:rsidR="00A905F8">
          <w:rPr>
            <w:rFonts w:asciiTheme="minorHAnsi" w:eastAsiaTheme="minorEastAsia" w:hAnsiTheme="minorHAnsi" w:cstheme="minorBidi"/>
            <w:noProof/>
            <w:sz w:val="22"/>
            <w:szCs w:val="22"/>
          </w:rPr>
          <w:tab/>
        </w:r>
        <w:r w:rsidR="00A905F8" w:rsidRPr="009534E1">
          <w:rPr>
            <w:rStyle w:val="Hyperlink"/>
            <w:noProof/>
          </w:rPr>
          <w:t>Diepte.</w:t>
        </w:r>
        <w:r w:rsidR="00A905F8">
          <w:rPr>
            <w:noProof/>
            <w:webHidden/>
          </w:rPr>
          <w:tab/>
        </w:r>
        <w:r>
          <w:rPr>
            <w:noProof/>
            <w:webHidden/>
          </w:rPr>
          <w:fldChar w:fldCharType="begin"/>
        </w:r>
        <w:r w:rsidR="00A905F8">
          <w:rPr>
            <w:noProof/>
            <w:webHidden/>
          </w:rPr>
          <w:instrText xml:space="preserve"> PAGEREF _Toc436814728 \h </w:instrText>
        </w:r>
        <w:r>
          <w:rPr>
            <w:noProof/>
            <w:webHidden/>
          </w:rPr>
        </w:r>
        <w:r>
          <w:rPr>
            <w:noProof/>
            <w:webHidden/>
          </w:rPr>
          <w:fldChar w:fldCharType="separate"/>
        </w:r>
        <w:r w:rsidR="002C1DC6">
          <w:rPr>
            <w:noProof/>
            <w:webHidden/>
          </w:rPr>
          <w:t>32</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29" w:history="1">
        <w:r w:rsidR="00A905F8" w:rsidRPr="009534E1">
          <w:rPr>
            <w:rStyle w:val="Hyperlink"/>
            <w:noProof/>
          </w:rPr>
          <w:t>5.2.9</w:t>
        </w:r>
        <w:r w:rsidR="00A905F8">
          <w:rPr>
            <w:rFonts w:asciiTheme="minorHAnsi" w:eastAsiaTheme="minorEastAsia" w:hAnsiTheme="minorHAnsi" w:cstheme="minorBidi"/>
            <w:noProof/>
            <w:sz w:val="22"/>
            <w:szCs w:val="22"/>
          </w:rPr>
          <w:tab/>
        </w:r>
        <w:r w:rsidR="00A905F8" w:rsidRPr="009534E1">
          <w:rPr>
            <w:rStyle w:val="Hyperlink"/>
            <w:noProof/>
          </w:rPr>
          <w:t>Utiliteitsnet.</w:t>
        </w:r>
        <w:r w:rsidR="00A905F8">
          <w:rPr>
            <w:noProof/>
            <w:webHidden/>
          </w:rPr>
          <w:tab/>
        </w:r>
        <w:r>
          <w:rPr>
            <w:noProof/>
            <w:webHidden/>
          </w:rPr>
          <w:fldChar w:fldCharType="begin"/>
        </w:r>
        <w:r w:rsidR="00A905F8">
          <w:rPr>
            <w:noProof/>
            <w:webHidden/>
          </w:rPr>
          <w:instrText xml:space="preserve"> PAGEREF _Toc436814729 \h </w:instrText>
        </w:r>
        <w:r>
          <w:rPr>
            <w:noProof/>
            <w:webHidden/>
          </w:rPr>
        </w:r>
        <w:r>
          <w:rPr>
            <w:noProof/>
            <w:webHidden/>
          </w:rPr>
          <w:fldChar w:fldCharType="separate"/>
        </w:r>
        <w:r w:rsidR="002C1DC6">
          <w:rPr>
            <w:noProof/>
            <w:webHidden/>
          </w:rPr>
          <w:t>34</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30" w:history="1">
        <w:r w:rsidR="00A905F8" w:rsidRPr="009534E1">
          <w:rPr>
            <w:rStyle w:val="Hyperlink"/>
            <w:noProof/>
          </w:rPr>
          <w:t>5.2.10</w:t>
        </w:r>
        <w:r w:rsidR="00A905F8">
          <w:rPr>
            <w:rFonts w:asciiTheme="minorHAnsi" w:eastAsiaTheme="minorEastAsia" w:hAnsiTheme="minorHAnsi" w:cstheme="minorBidi"/>
            <w:noProof/>
            <w:sz w:val="22"/>
            <w:szCs w:val="22"/>
          </w:rPr>
          <w:tab/>
        </w:r>
        <w:r w:rsidR="00A905F8" w:rsidRPr="009534E1">
          <w:rPr>
            <w:rStyle w:val="Hyperlink"/>
            <w:noProof/>
          </w:rPr>
          <w:t>KabelOfLeiding.</w:t>
        </w:r>
        <w:r w:rsidR="00A905F8">
          <w:rPr>
            <w:noProof/>
            <w:webHidden/>
          </w:rPr>
          <w:tab/>
        </w:r>
        <w:r>
          <w:rPr>
            <w:noProof/>
            <w:webHidden/>
          </w:rPr>
          <w:fldChar w:fldCharType="begin"/>
        </w:r>
        <w:r w:rsidR="00A905F8">
          <w:rPr>
            <w:noProof/>
            <w:webHidden/>
          </w:rPr>
          <w:instrText xml:space="preserve"> PAGEREF _Toc436814730 \h </w:instrText>
        </w:r>
        <w:r>
          <w:rPr>
            <w:noProof/>
            <w:webHidden/>
          </w:rPr>
        </w:r>
        <w:r>
          <w:rPr>
            <w:noProof/>
            <w:webHidden/>
          </w:rPr>
          <w:fldChar w:fldCharType="separate"/>
        </w:r>
        <w:r w:rsidR="002C1DC6">
          <w:rPr>
            <w:noProof/>
            <w:webHidden/>
          </w:rPr>
          <w:t>36</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31" w:history="1">
        <w:r w:rsidR="00A905F8" w:rsidRPr="009534E1">
          <w:rPr>
            <w:rStyle w:val="Hyperlink"/>
            <w:noProof/>
          </w:rPr>
          <w:t>5.2.11</w:t>
        </w:r>
        <w:r w:rsidR="00A905F8">
          <w:rPr>
            <w:rFonts w:asciiTheme="minorHAnsi" w:eastAsiaTheme="minorEastAsia" w:hAnsiTheme="minorHAnsi" w:cstheme="minorBidi"/>
            <w:noProof/>
            <w:sz w:val="22"/>
            <w:szCs w:val="22"/>
          </w:rPr>
          <w:tab/>
        </w:r>
        <w:r w:rsidR="00A905F8" w:rsidRPr="009534E1">
          <w:rPr>
            <w:rStyle w:val="Hyperlink"/>
            <w:noProof/>
          </w:rPr>
          <w:t>Leidingelement.</w:t>
        </w:r>
        <w:r w:rsidR="00A905F8">
          <w:rPr>
            <w:noProof/>
            <w:webHidden/>
          </w:rPr>
          <w:tab/>
        </w:r>
        <w:r>
          <w:rPr>
            <w:noProof/>
            <w:webHidden/>
          </w:rPr>
          <w:fldChar w:fldCharType="begin"/>
        </w:r>
        <w:r w:rsidR="00A905F8">
          <w:rPr>
            <w:noProof/>
            <w:webHidden/>
          </w:rPr>
          <w:instrText xml:space="preserve"> PAGEREF _Toc436814731 \h </w:instrText>
        </w:r>
        <w:r>
          <w:rPr>
            <w:noProof/>
            <w:webHidden/>
          </w:rPr>
        </w:r>
        <w:r>
          <w:rPr>
            <w:noProof/>
            <w:webHidden/>
          </w:rPr>
          <w:fldChar w:fldCharType="separate"/>
        </w:r>
        <w:r w:rsidR="002C1DC6">
          <w:rPr>
            <w:noProof/>
            <w:webHidden/>
          </w:rPr>
          <w:t>38</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32" w:history="1">
        <w:r w:rsidR="00A905F8" w:rsidRPr="009534E1">
          <w:rPr>
            <w:rStyle w:val="Hyperlink"/>
            <w:noProof/>
          </w:rPr>
          <w:t>5.2.12</w:t>
        </w:r>
        <w:r w:rsidR="00A905F8">
          <w:rPr>
            <w:rFonts w:asciiTheme="minorHAnsi" w:eastAsiaTheme="minorEastAsia" w:hAnsiTheme="minorHAnsi" w:cstheme="minorBidi"/>
            <w:noProof/>
            <w:sz w:val="22"/>
            <w:szCs w:val="22"/>
          </w:rPr>
          <w:tab/>
        </w:r>
        <w:r w:rsidR="00A905F8" w:rsidRPr="009534E1">
          <w:rPr>
            <w:rStyle w:val="Hyperlink"/>
            <w:noProof/>
          </w:rPr>
          <w:t>KabelEnLeidingContainer.</w:t>
        </w:r>
        <w:r w:rsidR="00A905F8">
          <w:rPr>
            <w:noProof/>
            <w:webHidden/>
          </w:rPr>
          <w:tab/>
        </w:r>
        <w:r>
          <w:rPr>
            <w:noProof/>
            <w:webHidden/>
          </w:rPr>
          <w:fldChar w:fldCharType="begin"/>
        </w:r>
        <w:r w:rsidR="00A905F8">
          <w:rPr>
            <w:noProof/>
            <w:webHidden/>
          </w:rPr>
          <w:instrText xml:space="preserve"> PAGEREF _Toc436814732 \h </w:instrText>
        </w:r>
        <w:r>
          <w:rPr>
            <w:noProof/>
            <w:webHidden/>
          </w:rPr>
        </w:r>
        <w:r>
          <w:rPr>
            <w:noProof/>
            <w:webHidden/>
          </w:rPr>
          <w:fldChar w:fldCharType="separate"/>
        </w:r>
        <w:r w:rsidR="002C1DC6">
          <w:rPr>
            <w:noProof/>
            <w:webHidden/>
          </w:rPr>
          <w:t>39</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33" w:history="1">
        <w:r w:rsidR="00A905F8" w:rsidRPr="009534E1">
          <w:rPr>
            <w:rStyle w:val="Hyperlink"/>
            <w:noProof/>
          </w:rPr>
          <w:t>5.2.13</w:t>
        </w:r>
        <w:r w:rsidR="00A905F8">
          <w:rPr>
            <w:rFonts w:asciiTheme="minorHAnsi" w:eastAsiaTheme="minorEastAsia" w:hAnsiTheme="minorHAnsi" w:cstheme="minorBidi"/>
            <w:noProof/>
            <w:sz w:val="22"/>
            <w:szCs w:val="22"/>
          </w:rPr>
          <w:tab/>
        </w:r>
        <w:r w:rsidR="00A905F8" w:rsidRPr="009534E1">
          <w:rPr>
            <w:rStyle w:val="Hyperlink"/>
            <w:noProof/>
          </w:rPr>
          <w:t>ContainerLeidingelement.</w:t>
        </w:r>
        <w:r w:rsidR="00A905F8">
          <w:rPr>
            <w:noProof/>
            <w:webHidden/>
          </w:rPr>
          <w:tab/>
        </w:r>
        <w:r>
          <w:rPr>
            <w:noProof/>
            <w:webHidden/>
          </w:rPr>
          <w:fldChar w:fldCharType="begin"/>
        </w:r>
        <w:r w:rsidR="00A905F8">
          <w:rPr>
            <w:noProof/>
            <w:webHidden/>
          </w:rPr>
          <w:instrText xml:space="preserve"> PAGEREF _Toc436814733 \h </w:instrText>
        </w:r>
        <w:r>
          <w:rPr>
            <w:noProof/>
            <w:webHidden/>
          </w:rPr>
        </w:r>
        <w:r>
          <w:rPr>
            <w:noProof/>
            <w:webHidden/>
          </w:rPr>
          <w:fldChar w:fldCharType="separate"/>
        </w:r>
        <w:r w:rsidR="002C1DC6">
          <w:rPr>
            <w:noProof/>
            <w:webHidden/>
          </w:rPr>
          <w:t>41</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34" w:history="1">
        <w:r w:rsidR="00A905F8" w:rsidRPr="009534E1">
          <w:rPr>
            <w:rStyle w:val="Hyperlink"/>
            <w:noProof/>
          </w:rPr>
          <w:t>5.2.14</w:t>
        </w:r>
        <w:r w:rsidR="00A905F8">
          <w:rPr>
            <w:rFonts w:asciiTheme="minorHAnsi" w:eastAsiaTheme="minorEastAsia" w:hAnsiTheme="minorHAnsi" w:cstheme="minorBidi"/>
            <w:noProof/>
            <w:sz w:val="22"/>
            <w:szCs w:val="22"/>
          </w:rPr>
          <w:tab/>
        </w:r>
        <w:r w:rsidR="00A905F8" w:rsidRPr="009534E1">
          <w:rPr>
            <w:rStyle w:val="Hyperlink"/>
            <w:noProof/>
          </w:rPr>
          <w:t>Relaties tussen KabelEnLeiding, Leidingelement en container objecten.</w:t>
        </w:r>
        <w:r w:rsidR="00A905F8">
          <w:rPr>
            <w:noProof/>
            <w:webHidden/>
          </w:rPr>
          <w:tab/>
        </w:r>
        <w:r>
          <w:rPr>
            <w:noProof/>
            <w:webHidden/>
          </w:rPr>
          <w:fldChar w:fldCharType="begin"/>
        </w:r>
        <w:r w:rsidR="00A905F8">
          <w:rPr>
            <w:noProof/>
            <w:webHidden/>
          </w:rPr>
          <w:instrText xml:space="preserve"> PAGEREF _Toc436814734 \h </w:instrText>
        </w:r>
        <w:r>
          <w:rPr>
            <w:noProof/>
            <w:webHidden/>
          </w:rPr>
        </w:r>
        <w:r>
          <w:rPr>
            <w:noProof/>
            <w:webHidden/>
          </w:rPr>
          <w:fldChar w:fldCharType="separate"/>
        </w:r>
        <w:r w:rsidR="002C1DC6">
          <w:rPr>
            <w:noProof/>
            <w:webHidden/>
          </w:rPr>
          <w:t>42</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35" w:history="1">
        <w:r w:rsidR="00A905F8" w:rsidRPr="009534E1">
          <w:rPr>
            <w:rStyle w:val="Hyperlink"/>
            <w:noProof/>
          </w:rPr>
          <w:t>5.2.15</w:t>
        </w:r>
        <w:r w:rsidR="00A905F8">
          <w:rPr>
            <w:rFonts w:asciiTheme="minorHAnsi" w:eastAsiaTheme="minorEastAsia" w:hAnsiTheme="minorHAnsi" w:cstheme="minorBidi"/>
            <w:noProof/>
            <w:sz w:val="22"/>
            <w:szCs w:val="22"/>
          </w:rPr>
          <w:tab/>
        </w:r>
        <w:r w:rsidR="00A905F8" w:rsidRPr="009534E1">
          <w:rPr>
            <w:rStyle w:val="Hyperlink"/>
            <w:noProof/>
          </w:rPr>
          <w:t>Diagram per type kabel of leiding.</w:t>
        </w:r>
        <w:r w:rsidR="00A905F8">
          <w:rPr>
            <w:noProof/>
            <w:webHidden/>
          </w:rPr>
          <w:tab/>
        </w:r>
        <w:r>
          <w:rPr>
            <w:noProof/>
            <w:webHidden/>
          </w:rPr>
          <w:fldChar w:fldCharType="begin"/>
        </w:r>
        <w:r w:rsidR="00A905F8">
          <w:rPr>
            <w:noProof/>
            <w:webHidden/>
          </w:rPr>
          <w:instrText xml:space="preserve"> PAGEREF _Toc436814735 \h </w:instrText>
        </w:r>
        <w:r>
          <w:rPr>
            <w:noProof/>
            <w:webHidden/>
          </w:rPr>
        </w:r>
        <w:r>
          <w:rPr>
            <w:noProof/>
            <w:webHidden/>
          </w:rPr>
          <w:fldChar w:fldCharType="separate"/>
        </w:r>
        <w:r w:rsidR="002C1DC6">
          <w:rPr>
            <w:noProof/>
            <w:webHidden/>
          </w:rPr>
          <w:t>43</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36" w:history="1">
        <w:r w:rsidR="00A905F8" w:rsidRPr="009534E1">
          <w:rPr>
            <w:rStyle w:val="Hyperlink"/>
            <w:noProof/>
          </w:rPr>
          <w:t>5.2.16</w:t>
        </w:r>
        <w:r w:rsidR="00A905F8">
          <w:rPr>
            <w:rFonts w:asciiTheme="minorHAnsi" w:eastAsiaTheme="minorEastAsia" w:hAnsiTheme="minorHAnsi" w:cstheme="minorBidi"/>
            <w:noProof/>
            <w:sz w:val="22"/>
            <w:szCs w:val="22"/>
          </w:rPr>
          <w:tab/>
        </w:r>
        <w:r w:rsidR="00A905F8" w:rsidRPr="009534E1">
          <w:rPr>
            <w:rStyle w:val="Hyperlink"/>
            <w:noProof/>
          </w:rPr>
          <w:t>Elektriciteitskabel.</w:t>
        </w:r>
        <w:r w:rsidR="00A905F8">
          <w:rPr>
            <w:noProof/>
            <w:webHidden/>
          </w:rPr>
          <w:tab/>
        </w:r>
        <w:r>
          <w:rPr>
            <w:noProof/>
            <w:webHidden/>
          </w:rPr>
          <w:fldChar w:fldCharType="begin"/>
        </w:r>
        <w:r w:rsidR="00A905F8">
          <w:rPr>
            <w:noProof/>
            <w:webHidden/>
          </w:rPr>
          <w:instrText xml:space="preserve"> PAGEREF _Toc436814736 \h </w:instrText>
        </w:r>
        <w:r>
          <w:rPr>
            <w:noProof/>
            <w:webHidden/>
          </w:rPr>
        </w:r>
        <w:r>
          <w:rPr>
            <w:noProof/>
            <w:webHidden/>
          </w:rPr>
          <w:fldChar w:fldCharType="separate"/>
        </w:r>
        <w:r w:rsidR="002C1DC6">
          <w:rPr>
            <w:noProof/>
            <w:webHidden/>
          </w:rPr>
          <w:t>44</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37" w:history="1">
        <w:r w:rsidR="00A905F8" w:rsidRPr="009534E1">
          <w:rPr>
            <w:rStyle w:val="Hyperlink"/>
            <w:noProof/>
          </w:rPr>
          <w:t>5.2.17</w:t>
        </w:r>
        <w:r w:rsidR="00A905F8">
          <w:rPr>
            <w:rFonts w:asciiTheme="minorHAnsi" w:eastAsiaTheme="minorEastAsia" w:hAnsiTheme="minorHAnsi" w:cstheme="minorBidi"/>
            <w:noProof/>
            <w:sz w:val="22"/>
            <w:szCs w:val="22"/>
          </w:rPr>
          <w:tab/>
        </w:r>
        <w:r w:rsidR="00A905F8" w:rsidRPr="009534E1">
          <w:rPr>
            <w:rStyle w:val="Hyperlink"/>
            <w:noProof/>
          </w:rPr>
          <w:t>Telecommunicatiekabel.</w:t>
        </w:r>
        <w:r w:rsidR="00A905F8">
          <w:rPr>
            <w:noProof/>
            <w:webHidden/>
          </w:rPr>
          <w:tab/>
        </w:r>
        <w:r>
          <w:rPr>
            <w:noProof/>
            <w:webHidden/>
          </w:rPr>
          <w:fldChar w:fldCharType="begin"/>
        </w:r>
        <w:r w:rsidR="00A905F8">
          <w:rPr>
            <w:noProof/>
            <w:webHidden/>
          </w:rPr>
          <w:instrText xml:space="preserve"> PAGEREF _Toc436814737 \h </w:instrText>
        </w:r>
        <w:r>
          <w:rPr>
            <w:noProof/>
            <w:webHidden/>
          </w:rPr>
        </w:r>
        <w:r>
          <w:rPr>
            <w:noProof/>
            <w:webHidden/>
          </w:rPr>
          <w:fldChar w:fldCharType="separate"/>
        </w:r>
        <w:r w:rsidR="002C1DC6">
          <w:rPr>
            <w:noProof/>
            <w:webHidden/>
          </w:rPr>
          <w:t>45</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38" w:history="1">
        <w:r w:rsidR="00A905F8" w:rsidRPr="009534E1">
          <w:rPr>
            <w:rStyle w:val="Hyperlink"/>
            <w:noProof/>
          </w:rPr>
          <w:t>5.2.18</w:t>
        </w:r>
        <w:r w:rsidR="00A905F8">
          <w:rPr>
            <w:rFonts w:asciiTheme="minorHAnsi" w:eastAsiaTheme="minorEastAsia" w:hAnsiTheme="minorHAnsi" w:cstheme="minorBidi"/>
            <w:noProof/>
            <w:sz w:val="22"/>
            <w:szCs w:val="22"/>
          </w:rPr>
          <w:tab/>
        </w:r>
        <w:r w:rsidR="00A905F8" w:rsidRPr="009534E1">
          <w:rPr>
            <w:rStyle w:val="Hyperlink"/>
            <w:noProof/>
          </w:rPr>
          <w:t>Olie-gas-chemicalienpijpleiding.</w:t>
        </w:r>
        <w:r w:rsidR="00A905F8">
          <w:rPr>
            <w:noProof/>
            <w:webHidden/>
          </w:rPr>
          <w:tab/>
        </w:r>
        <w:r>
          <w:rPr>
            <w:noProof/>
            <w:webHidden/>
          </w:rPr>
          <w:fldChar w:fldCharType="begin"/>
        </w:r>
        <w:r w:rsidR="00A905F8">
          <w:rPr>
            <w:noProof/>
            <w:webHidden/>
          </w:rPr>
          <w:instrText xml:space="preserve"> PAGEREF _Toc436814738 \h </w:instrText>
        </w:r>
        <w:r>
          <w:rPr>
            <w:noProof/>
            <w:webHidden/>
          </w:rPr>
        </w:r>
        <w:r>
          <w:rPr>
            <w:noProof/>
            <w:webHidden/>
          </w:rPr>
          <w:fldChar w:fldCharType="separate"/>
        </w:r>
        <w:r w:rsidR="002C1DC6">
          <w:rPr>
            <w:noProof/>
            <w:webHidden/>
          </w:rPr>
          <w:t>46</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39" w:history="1">
        <w:r w:rsidR="00A905F8" w:rsidRPr="009534E1">
          <w:rPr>
            <w:rStyle w:val="Hyperlink"/>
            <w:noProof/>
          </w:rPr>
          <w:t>5.2.19</w:t>
        </w:r>
        <w:r w:rsidR="00A905F8">
          <w:rPr>
            <w:rFonts w:asciiTheme="minorHAnsi" w:eastAsiaTheme="minorEastAsia" w:hAnsiTheme="minorHAnsi" w:cstheme="minorBidi"/>
            <w:noProof/>
            <w:sz w:val="22"/>
            <w:szCs w:val="22"/>
          </w:rPr>
          <w:tab/>
        </w:r>
        <w:r w:rsidR="00A905F8" w:rsidRPr="009534E1">
          <w:rPr>
            <w:rStyle w:val="Hyperlink"/>
            <w:noProof/>
          </w:rPr>
          <w:t>Rioolleiding.</w:t>
        </w:r>
        <w:r w:rsidR="00A905F8">
          <w:rPr>
            <w:noProof/>
            <w:webHidden/>
          </w:rPr>
          <w:tab/>
        </w:r>
        <w:r>
          <w:rPr>
            <w:noProof/>
            <w:webHidden/>
          </w:rPr>
          <w:fldChar w:fldCharType="begin"/>
        </w:r>
        <w:r w:rsidR="00A905F8">
          <w:rPr>
            <w:noProof/>
            <w:webHidden/>
          </w:rPr>
          <w:instrText xml:space="preserve"> PAGEREF _Toc436814739 \h </w:instrText>
        </w:r>
        <w:r>
          <w:rPr>
            <w:noProof/>
            <w:webHidden/>
          </w:rPr>
        </w:r>
        <w:r>
          <w:rPr>
            <w:noProof/>
            <w:webHidden/>
          </w:rPr>
          <w:fldChar w:fldCharType="separate"/>
        </w:r>
        <w:r w:rsidR="002C1DC6">
          <w:rPr>
            <w:noProof/>
            <w:webHidden/>
          </w:rPr>
          <w:t>47</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40" w:history="1">
        <w:r w:rsidR="00A905F8" w:rsidRPr="009534E1">
          <w:rPr>
            <w:rStyle w:val="Hyperlink"/>
            <w:noProof/>
          </w:rPr>
          <w:t>5.2.20</w:t>
        </w:r>
        <w:r w:rsidR="00A905F8">
          <w:rPr>
            <w:rFonts w:asciiTheme="minorHAnsi" w:eastAsiaTheme="minorEastAsia" w:hAnsiTheme="minorHAnsi" w:cstheme="minorBidi"/>
            <w:noProof/>
            <w:sz w:val="22"/>
            <w:szCs w:val="22"/>
          </w:rPr>
          <w:tab/>
        </w:r>
        <w:r w:rsidR="00A905F8" w:rsidRPr="009534E1">
          <w:rPr>
            <w:rStyle w:val="Hyperlink"/>
            <w:noProof/>
          </w:rPr>
          <w:t>Waterleiding.</w:t>
        </w:r>
        <w:r w:rsidR="00A905F8">
          <w:rPr>
            <w:noProof/>
            <w:webHidden/>
          </w:rPr>
          <w:tab/>
        </w:r>
        <w:r>
          <w:rPr>
            <w:noProof/>
            <w:webHidden/>
          </w:rPr>
          <w:fldChar w:fldCharType="begin"/>
        </w:r>
        <w:r w:rsidR="00A905F8">
          <w:rPr>
            <w:noProof/>
            <w:webHidden/>
          </w:rPr>
          <w:instrText xml:space="preserve"> PAGEREF _Toc436814740 \h </w:instrText>
        </w:r>
        <w:r>
          <w:rPr>
            <w:noProof/>
            <w:webHidden/>
          </w:rPr>
        </w:r>
        <w:r>
          <w:rPr>
            <w:noProof/>
            <w:webHidden/>
          </w:rPr>
          <w:fldChar w:fldCharType="separate"/>
        </w:r>
        <w:r w:rsidR="002C1DC6">
          <w:rPr>
            <w:noProof/>
            <w:webHidden/>
          </w:rPr>
          <w:t>48</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41" w:history="1">
        <w:r w:rsidR="00A905F8" w:rsidRPr="009534E1">
          <w:rPr>
            <w:rStyle w:val="Hyperlink"/>
            <w:noProof/>
          </w:rPr>
          <w:t>5.2.21</w:t>
        </w:r>
        <w:r w:rsidR="00A905F8">
          <w:rPr>
            <w:rFonts w:asciiTheme="minorHAnsi" w:eastAsiaTheme="minorEastAsia" w:hAnsiTheme="minorHAnsi" w:cstheme="minorBidi"/>
            <w:noProof/>
            <w:sz w:val="22"/>
            <w:szCs w:val="22"/>
          </w:rPr>
          <w:tab/>
        </w:r>
        <w:r w:rsidR="00A905F8" w:rsidRPr="009534E1">
          <w:rPr>
            <w:rStyle w:val="Hyperlink"/>
            <w:noProof/>
          </w:rPr>
          <w:t>Thermische pijpleiding.</w:t>
        </w:r>
        <w:r w:rsidR="00A905F8">
          <w:rPr>
            <w:noProof/>
            <w:webHidden/>
          </w:rPr>
          <w:tab/>
        </w:r>
        <w:r>
          <w:rPr>
            <w:noProof/>
            <w:webHidden/>
          </w:rPr>
          <w:fldChar w:fldCharType="begin"/>
        </w:r>
        <w:r w:rsidR="00A905F8">
          <w:rPr>
            <w:noProof/>
            <w:webHidden/>
          </w:rPr>
          <w:instrText xml:space="preserve"> PAGEREF _Toc436814741 \h </w:instrText>
        </w:r>
        <w:r>
          <w:rPr>
            <w:noProof/>
            <w:webHidden/>
          </w:rPr>
        </w:r>
        <w:r>
          <w:rPr>
            <w:noProof/>
            <w:webHidden/>
          </w:rPr>
          <w:fldChar w:fldCharType="separate"/>
        </w:r>
        <w:r w:rsidR="002C1DC6">
          <w:rPr>
            <w:noProof/>
            <w:webHidden/>
          </w:rPr>
          <w:t>49</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42" w:history="1">
        <w:r w:rsidR="00A905F8" w:rsidRPr="009534E1">
          <w:rPr>
            <w:rStyle w:val="Hyperlink"/>
            <w:noProof/>
          </w:rPr>
          <w:t>5.2.22</w:t>
        </w:r>
        <w:r w:rsidR="00A905F8">
          <w:rPr>
            <w:rFonts w:asciiTheme="minorHAnsi" w:eastAsiaTheme="minorEastAsia" w:hAnsiTheme="minorHAnsi" w:cstheme="minorBidi"/>
            <w:noProof/>
            <w:sz w:val="22"/>
            <w:szCs w:val="22"/>
          </w:rPr>
          <w:tab/>
        </w:r>
        <w:r w:rsidR="00A905F8" w:rsidRPr="009534E1">
          <w:rPr>
            <w:rStyle w:val="Hyperlink"/>
            <w:noProof/>
          </w:rPr>
          <w:t>Leidingelementen per type net (thema).</w:t>
        </w:r>
        <w:r w:rsidR="00A905F8">
          <w:rPr>
            <w:noProof/>
            <w:webHidden/>
          </w:rPr>
          <w:tab/>
        </w:r>
        <w:r>
          <w:rPr>
            <w:noProof/>
            <w:webHidden/>
          </w:rPr>
          <w:fldChar w:fldCharType="begin"/>
        </w:r>
        <w:r w:rsidR="00A905F8">
          <w:rPr>
            <w:noProof/>
            <w:webHidden/>
          </w:rPr>
          <w:instrText xml:space="preserve"> PAGEREF _Toc436814742 \h </w:instrText>
        </w:r>
        <w:r>
          <w:rPr>
            <w:noProof/>
            <w:webHidden/>
          </w:rPr>
        </w:r>
        <w:r>
          <w:rPr>
            <w:noProof/>
            <w:webHidden/>
          </w:rPr>
          <w:fldChar w:fldCharType="separate"/>
        </w:r>
        <w:r w:rsidR="002C1DC6">
          <w:rPr>
            <w:noProof/>
            <w:webHidden/>
          </w:rPr>
          <w:t>50</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43" w:history="1">
        <w:r w:rsidR="00A905F8" w:rsidRPr="009534E1">
          <w:rPr>
            <w:rStyle w:val="Hyperlink"/>
            <w:noProof/>
          </w:rPr>
          <w:t>5.2.23</w:t>
        </w:r>
        <w:r w:rsidR="00A905F8">
          <w:rPr>
            <w:rFonts w:asciiTheme="minorHAnsi" w:eastAsiaTheme="minorEastAsia" w:hAnsiTheme="minorHAnsi" w:cstheme="minorBidi"/>
            <w:noProof/>
            <w:sz w:val="22"/>
            <w:szCs w:val="22"/>
          </w:rPr>
          <w:tab/>
        </w:r>
        <w:r w:rsidR="00A905F8" w:rsidRPr="009534E1">
          <w:rPr>
            <w:rStyle w:val="Hyperlink"/>
            <w:noProof/>
          </w:rPr>
          <w:t>Identifier management.</w:t>
        </w:r>
        <w:r w:rsidR="00A905F8">
          <w:rPr>
            <w:noProof/>
            <w:webHidden/>
          </w:rPr>
          <w:tab/>
        </w:r>
        <w:r>
          <w:rPr>
            <w:noProof/>
            <w:webHidden/>
          </w:rPr>
          <w:fldChar w:fldCharType="begin"/>
        </w:r>
        <w:r w:rsidR="00A905F8">
          <w:rPr>
            <w:noProof/>
            <w:webHidden/>
          </w:rPr>
          <w:instrText xml:space="preserve"> PAGEREF _Toc436814743 \h </w:instrText>
        </w:r>
        <w:r>
          <w:rPr>
            <w:noProof/>
            <w:webHidden/>
          </w:rPr>
        </w:r>
        <w:r>
          <w:rPr>
            <w:noProof/>
            <w:webHidden/>
          </w:rPr>
          <w:fldChar w:fldCharType="separate"/>
        </w:r>
        <w:r w:rsidR="002C1DC6">
          <w:rPr>
            <w:noProof/>
            <w:webHidden/>
          </w:rPr>
          <w:t>51</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44" w:history="1">
        <w:r w:rsidR="00A905F8" w:rsidRPr="009534E1">
          <w:rPr>
            <w:rStyle w:val="Hyperlink"/>
            <w:noProof/>
          </w:rPr>
          <w:t>5.2.24</w:t>
        </w:r>
        <w:r w:rsidR="00A905F8">
          <w:rPr>
            <w:rFonts w:asciiTheme="minorHAnsi" w:eastAsiaTheme="minorEastAsia" w:hAnsiTheme="minorHAnsi" w:cstheme="minorBidi"/>
            <w:noProof/>
            <w:sz w:val="22"/>
            <w:szCs w:val="22"/>
          </w:rPr>
          <w:tab/>
        </w:r>
        <w:r w:rsidR="00A905F8" w:rsidRPr="009534E1">
          <w:rPr>
            <w:rStyle w:val="Hyperlink"/>
            <w:noProof/>
          </w:rPr>
          <w:t>Tijd representatie en temporeel model.</w:t>
        </w:r>
        <w:r w:rsidR="00A905F8">
          <w:rPr>
            <w:noProof/>
            <w:webHidden/>
          </w:rPr>
          <w:tab/>
        </w:r>
        <w:r>
          <w:rPr>
            <w:noProof/>
            <w:webHidden/>
          </w:rPr>
          <w:fldChar w:fldCharType="begin"/>
        </w:r>
        <w:r w:rsidR="00A905F8">
          <w:rPr>
            <w:noProof/>
            <w:webHidden/>
          </w:rPr>
          <w:instrText xml:space="preserve"> PAGEREF _Toc436814744 \h </w:instrText>
        </w:r>
        <w:r>
          <w:rPr>
            <w:noProof/>
            <w:webHidden/>
          </w:rPr>
        </w:r>
        <w:r>
          <w:rPr>
            <w:noProof/>
            <w:webHidden/>
          </w:rPr>
          <w:fldChar w:fldCharType="separate"/>
        </w:r>
        <w:r w:rsidR="002C1DC6">
          <w:rPr>
            <w:noProof/>
            <w:webHidden/>
          </w:rPr>
          <w:t>52</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45" w:history="1">
        <w:r w:rsidR="00A905F8" w:rsidRPr="009534E1">
          <w:rPr>
            <w:rStyle w:val="Hyperlink"/>
            <w:noProof/>
          </w:rPr>
          <w:t>5.2.25</w:t>
        </w:r>
        <w:r w:rsidR="00A905F8">
          <w:rPr>
            <w:rFonts w:asciiTheme="minorHAnsi" w:eastAsiaTheme="minorEastAsia" w:hAnsiTheme="minorHAnsi" w:cstheme="minorBidi"/>
            <w:noProof/>
            <w:sz w:val="22"/>
            <w:szCs w:val="22"/>
          </w:rPr>
          <w:tab/>
        </w:r>
        <w:r w:rsidR="00A905F8" w:rsidRPr="009534E1">
          <w:rPr>
            <w:rStyle w:val="Hyperlink"/>
            <w:noProof/>
          </w:rPr>
          <w:t>UML - EC61 overzicht.</w:t>
        </w:r>
        <w:r w:rsidR="00A905F8">
          <w:rPr>
            <w:noProof/>
            <w:webHidden/>
          </w:rPr>
          <w:tab/>
        </w:r>
        <w:r>
          <w:rPr>
            <w:noProof/>
            <w:webHidden/>
          </w:rPr>
          <w:fldChar w:fldCharType="begin"/>
        </w:r>
        <w:r w:rsidR="00A905F8">
          <w:rPr>
            <w:noProof/>
            <w:webHidden/>
          </w:rPr>
          <w:instrText xml:space="preserve"> PAGEREF _Toc436814745 \h </w:instrText>
        </w:r>
        <w:r>
          <w:rPr>
            <w:noProof/>
            <w:webHidden/>
          </w:rPr>
        </w:r>
        <w:r>
          <w:rPr>
            <w:noProof/>
            <w:webHidden/>
          </w:rPr>
          <w:fldChar w:fldCharType="separate"/>
        </w:r>
        <w:r w:rsidR="002C1DC6">
          <w:rPr>
            <w:noProof/>
            <w:webHidden/>
          </w:rPr>
          <w:t>54</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46" w:history="1">
        <w:r w:rsidR="00A905F8" w:rsidRPr="009534E1">
          <w:rPr>
            <w:rStyle w:val="Hyperlink"/>
            <w:noProof/>
          </w:rPr>
          <w:t>5.2.26</w:t>
        </w:r>
        <w:r w:rsidR="00A905F8">
          <w:rPr>
            <w:rFonts w:asciiTheme="minorHAnsi" w:eastAsiaTheme="minorEastAsia" w:hAnsiTheme="minorHAnsi" w:cstheme="minorBidi"/>
            <w:noProof/>
            <w:sz w:val="22"/>
            <w:szCs w:val="22"/>
          </w:rPr>
          <w:tab/>
        </w:r>
        <w:r w:rsidR="00A905F8" w:rsidRPr="009534E1">
          <w:rPr>
            <w:rStyle w:val="Hyperlink"/>
            <w:noProof/>
          </w:rPr>
          <w:t>UML - Buisleidingen Risicoregister overzicht.</w:t>
        </w:r>
        <w:r w:rsidR="00A905F8">
          <w:rPr>
            <w:noProof/>
            <w:webHidden/>
          </w:rPr>
          <w:tab/>
        </w:r>
        <w:r>
          <w:rPr>
            <w:noProof/>
            <w:webHidden/>
          </w:rPr>
          <w:fldChar w:fldCharType="begin"/>
        </w:r>
        <w:r w:rsidR="00A905F8">
          <w:rPr>
            <w:noProof/>
            <w:webHidden/>
          </w:rPr>
          <w:instrText xml:space="preserve"> PAGEREF _Toc436814746 \h </w:instrText>
        </w:r>
        <w:r>
          <w:rPr>
            <w:noProof/>
            <w:webHidden/>
          </w:rPr>
        </w:r>
        <w:r>
          <w:rPr>
            <w:noProof/>
            <w:webHidden/>
          </w:rPr>
          <w:fldChar w:fldCharType="separate"/>
        </w:r>
        <w:r w:rsidR="002C1DC6">
          <w:rPr>
            <w:noProof/>
            <w:webHidden/>
          </w:rPr>
          <w:t>56</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47" w:history="1">
        <w:r w:rsidR="00A905F8" w:rsidRPr="009534E1">
          <w:rPr>
            <w:rStyle w:val="Hyperlink"/>
            <w:noProof/>
          </w:rPr>
          <w:t>5.2.27</w:t>
        </w:r>
        <w:r w:rsidR="00A905F8">
          <w:rPr>
            <w:rFonts w:asciiTheme="minorHAnsi" w:eastAsiaTheme="minorEastAsia" w:hAnsiTheme="minorHAnsi" w:cstheme="minorBidi"/>
            <w:noProof/>
            <w:sz w:val="22"/>
            <w:szCs w:val="22"/>
          </w:rPr>
          <w:tab/>
        </w:r>
        <w:r w:rsidR="00A905F8" w:rsidRPr="009534E1">
          <w:rPr>
            <w:rStyle w:val="Hyperlink"/>
            <w:noProof/>
          </w:rPr>
          <w:t>UML - Stedelijk water overzicht.</w:t>
        </w:r>
        <w:r w:rsidR="00A905F8">
          <w:rPr>
            <w:noProof/>
            <w:webHidden/>
          </w:rPr>
          <w:tab/>
        </w:r>
        <w:r>
          <w:rPr>
            <w:noProof/>
            <w:webHidden/>
          </w:rPr>
          <w:fldChar w:fldCharType="begin"/>
        </w:r>
        <w:r w:rsidR="00A905F8">
          <w:rPr>
            <w:noProof/>
            <w:webHidden/>
          </w:rPr>
          <w:instrText xml:space="preserve"> PAGEREF _Toc436814747 \h </w:instrText>
        </w:r>
        <w:r>
          <w:rPr>
            <w:noProof/>
            <w:webHidden/>
          </w:rPr>
        </w:r>
        <w:r>
          <w:rPr>
            <w:noProof/>
            <w:webHidden/>
          </w:rPr>
          <w:fldChar w:fldCharType="separate"/>
        </w:r>
        <w:r w:rsidR="002C1DC6">
          <w:rPr>
            <w:noProof/>
            <w:webHidden/>
          </w:rPr>
          <w:t>58</w:t>
        </w:r>
        <w:r>
          <w:rPr>
            <w:noProof/>
            <w:webHidden/>
          </w:rPr>
          <w:fldChar w:fldCharType="end"/>
        </w:r>
      </w:hyperlink>
    </w:p>
    <w:p w:rsidR="00A905F8" w:rsidRDefault="00143283">
      <w:pPr>
        <w:pStyle w:val="Inhopg2"/>
        <w:rPr>
          <w:rFonts w:asciiTheme="minorHAnsi" w:eastAsiaTheme="minorEastAsia" w:hAnsiTheme="minorHAnsi" w:cstheme="minorBidi"/>
          <w:sz w:val="22"/>
          <w:szCs w:val="22"/>
        </w:rPr>
      </w:pPr>
      <w:hyperlink w:anchor="_Toc436814748" w:history="1">
        <w:r w:rsidR="00A905F8" w:rsidRPr="009534E1">
          <w:rPr>
            <w:rStyle w:val="Hyperlink"/>
          </w:rPr>
          <w:t>5.3</w:t>
        </w:r>
        <w:r w:rsidR="00A905F8">
          <w:rPr>
            <w:rFonts w:asciiTheme="minorHAnsi" w:eastAsiaTheme="minorEastAsia" w:hAnsiTheme="minorHAnsi" w:cstheme="minorBidi"/>
            <w:sz w:val="22"/>
            <w:szCs w:val="22"/>
          </w:rPr>
          <w:tab/>
        </w:r>
        <w:r w:rsidR="00A905F8" w:rsidRPr="009534E1">
          <w:rPr>
            <w:rStyle w:val="Hyperlink"/>
          </w:rPr>
          <w:t>Objectcatalogus.</w:t>
        </w:r>
        <w:r w:rsidR="00A905F8">
          <w:rPr>
            <w:webHidden/>
          </w:rPr>
          <w:tab/>
        </w:r>
        <w:r>
          <w:rPr>
            <w:webHidden/>
          </w:rPr>
          <w:fldChar w:fldCharType="begin"/>
        </w:r>
        <w:r w:rsidR="00A905F8">
          <w:rPr>
            <w:webHidden/>
          </w:rPr>
          <w:instrText xml:space="preserve"> PAGEREF _Toc436814748 \h </w:instrText>
        </w:r>
        <w:r>
          <w:rPr>
            <w:webHidden/>
          </w:rPr>
        </w:r>
        <w:r>
          <w:rPr>
            <w:webHidden/>
          </w:rPr>
          <w:fldChar w:fldCharType="separate"/>
        </w:r>
        <w:r w:rsidR="002C1DC6">
          <w:rPr>
            <w:webHidden/>
          </w:rPr>
          <w:t>60</w:t>
        </w:r>
        <w:r>
          <w:rPr>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49" w:history="1">
        <w:r w:rsidR="00A905F8" w:rsidRPr="009534E1">
          <w:rPr>
            <w:rStyle w:val="Hyperlink"/>
            <w:noProof/>
          </w:rPr>
          <w:t>5.3.1</w:t>
        </w:r>
        <w:r w:rsidR="00A905F8">
          <w:rPr>
            <w:rFonts w:asciiTheme="minorHAnsi" w:eastAsiaTheme="minorEastAsia" w:hAnsiTheme="minorHAnsi" w:cstheme="minorBidi"/>
            <w:noProof/>
            <w:sz w:val="22"/>
            <w:szCs w:val="22"/>
          </w:rPr>
          <w:tab/>
        </w:r>
        <w:r w:rsidR="00A905F8" w:rsidRPr="009534E1">
          <w:rPr>
            <w:rStyle w:val="Hyperlink"/>
            <w:noProof/>
          </w:rPr>
          <w:t>Geografische objecten.</w:t>
        </w:r>
        <w:r w:rsidR="00A905F8">
          <w:rPr>
            <w:noProof/>
            <w:webHidden/>
          </w:rPr>
          <w:tab/>
        </w:r>
        <w:r>
          <w:rPr>
            <w:noProof/>
            <w:webHidden/>
          </w:rPr>
          <w:fldChar w:fldCharType="begin"/>
        </w:r>
        <w:r w:rsidR="00A905F8">
          <w:rPr>
            <w:noProof/>
            <w:webHidden/>
          </w:rPr>
          <w:instrText xml:space="preserve"> PAGEREF _Toc436814749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50" w:history="1">
        <w:r w:rsidR="00A905F8" w:rsidRPr="009534E1">
          <w:rPr>
            <w:rStyle w:val="Hyperlink"/>
            <w:noProof/>
          </w:rPr>
          <w:t>5.3.2</w:t>
        </w:r>
        <w:r w:rsidR="00A905F8">
          <w:rPr>
            <w:rFonts w:asciiTheme="minorHAnsi" w:eastAsiaTheme="minorEastAsia" w:hAnsiTheme="minorHAnsi" w:cstheme="minorBidi"/>
            <w:noProof/>
            <w:sz w:val="22"/>
            <w:szCs w:val="22"/>
          </w:rPr>
          <w:tab/>
        </w:r>
        <w:r w:rsidR="00A905F8" w:rsidRPr="009534E1">
          <w:rPr>
            <w:rStyle w:val="Hyperlink"/>
            <w:noProof/>
          </w:rPr>
          <w:t>Data typen.</w:t>
        </w:r>
        <w:r w:rsidR="00A905F8">
          <w:rPr>
            <w:noProof/>
            <w:webHidden/>
          </w:rPr>
          <w:tab/>
        </w:r>
        <w:r>
          <w:rPr>
            <w:noProof/>
            <w:webHidden/>
          </w:rPr>
          <w:fldChar w:fldCharType="begin"/>
        </w:r>
        <w:r w:rsidR="00A905F8">
          <w:rPr>
            <w:noProof/>
            <w:webHidden/>
          </w:rPr>
          <w:instrText xml:space="preserve"> PAGEREF _Toc436814750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51" w:history="1">
        <w:r w:rsidR="00A905F8" w:rsidRPr="009534E1">
          <w:rPr>
            <w:rStyle w:val="Hyperlink"/>
            <w:noProof/>
          </w:rPr>
          <w:t>5.3.3</w:t>
        </w:r>
        <w:r w:rsidR="00A905F8">
          <w:rPr>
            <w:rFonts w:asciiTheme="minorHAnsi" w:eastAsiaTheme="minorEastAsia" w:hAnsiTheme="minorHAnsi" w:cstheme="minorBidi"/>
            <w:noProof/>
            <w:sz w:val="22"/>
            <w:szCs w:val="22"/>
          </w:rPr>
          <w:tab/>
        </w:r>
        <w:r w:rsidR="00A905F8" w:rsidRPr="009534E1">
          <w:rPr>
            <w:rStyle w:val="Hyperlink"/>
            <w:noProof/>
          </w:rPr>
          <w:t>Waardelijsten.</w:t>
        </w:r>
        <w:r w:rsidR="00A905F8">
          <w:rPr>
            <w:noProof/>
            <w:webHidden/>
          </w:rPr>
          <w:tab/>
        </w:r>
        <w:r>
          <w:rPr>
            <w:noProof/>
            <w:webHidden/>
          </w:rPr>
          <w:fldChar w:fldCharType="begin"/>
        </w:r>
        <w:r w:rsidR="00A905F8">
          <w:rPr>
            <w:noProof/>
            <w:webHidden/>
          </w:rPr>
          <w:instrText xml:space="preserve"> PAGEREF _Toc436814751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143283">
      <w:pPr>
        <w:pStyle w:val="Inhopg3"/>
        <w:rPr>
          <w:rFonts w:asciiTheme="minorHAnsi" w:eastAsiaTheme="minorEastAsia" w:hAnsiTheme="minorHAnsi" w:cstheme="minorBidi"/>
          <w:noProof/>
          <w:sz w:val="22"/>
          <w:szCs w:val="22"/>
        </w:rPr>
      </w:pPr>
      <w:hyperlink w:anchor="_Toc436814752" w:history="1">
        <w:r w:rsidR="00A905F8" w:rsidRPr="009534E1">
          <w:rPr>
            <w:rStyle w:val="Hyperlink"/>
            <w:noProof/>
          </w:rPr>
          <w:t>5.3.4</w:t>
        </w:r>
        <w:r w:rsidR="00A905F8">
          <w:rPr>
            <w:rFonts w:asciiTheme="minorHAnsi" w:eastAsiaTheme="minorEastAsia" w:hAnsiTheme="minorHAnsi" w:cstheme="minorBidi"/>
            <w:noProof/>
            <w:sz w:val="22"/>
            <w:szCs w:val="22"/>
          </w:rPr>
          <w:tab/>
        </w:r>
        <w:r w:rsidR="00A905F8" w:rsidRPr="009534E1">
          <w:rPr>
            <w:rStyle w:val="Hyperlink"/>
            <w:noProof/>
          </w:rPr>
          <w:t>Geïmporteerde typen (informatief).</w:t>
        </w:r>
        <w:r w:rsidR="00A905F8">
          <w:rPr>
            <w:noProof/>
            <w:webHidden/>
          </w:rPr>
          <w:tab/>
        </w:r>
        <w:r>
          <w:rPr>
            <w:noProof/>
            <w:webHidden/>
          </w:rPr>
          <w:fldChar w:fldCharType="begin"/>
        </w:r>
        <w:r w:rsidR="00A905F8">
          <w:rPr>
            <w:noProof/>
            <w:webHidden/>
          </w:rPr>
          <w:instrText xml:space="preserve"> PAGEREF _Toc436814752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143283">
      <w:pPr>
        <w:pStyle w:val="Inhopg1"/>
        <w:rPr>
          <w:rFonts w:asciiTheme="minorHAnsi" w:eastAsiaTheme="minorEastAsia" w:hAnsiTheme="minorHAnsi" w:cstheme="minorBidi"/>
          <w:noProof/>
          <w:sz w:val="22"/>
          <w:szCs w:val="22"/>
        </w:rPr>
      </w:pPr>
      <w:hyperlink w:anchor="_Toc436814753" w:history="1">
        <w:r w:rsidR="00A905F8" w:rsidRPr="009534E1">
          <w:rPr>
            <w:rStyle w:val="Hyperlink"/>
            <w:noProof/>
          </w:rPr>
          <w:t>Referentiesystemen</w:t>
        </w:r>
        <w:r w:rsidR="00A905F8">
          <w:rPr>
            <w:noProof/>
            <w:webHidden/>
          </w:rPr>
          <w:tab/>
        </w:r>
        <w:r>
          <w:rPr>
            <w:noProof/>
            <w:webHidden/>
          </w:rPr>
          <w:fldChar w:fldCharType="begin"/>
        </w:r>
        <w:r w:rsidR="00A905F8">
          <w:rPr>
            <w:noProof/>
            <w:webHidden/>
          </w:rPr>
          <w:instrText xml:space="preserve"> PAGEREF _Toc436814753 \h </w:instrText>
        </w:r>
        <w:r>
          <w:rPr>
            <w:noProof/>
            <w:webHidden/>
          </w:rPr>
        </w:r>
        <w:r>
          <w:rPr>
            <w:noProof/>
            <w:webHidden/>
          </w:rPr>
          <w:fldChar w:fldCharType="separate"/>
        </w:r>
        <w:r w:rsidR="002C1DC6">
          <w:rPr>
            <w:noProof/>
            <w:webHidden/>
          </w:rPr>
          <w:t>64</w:t>
        </w:r>
        <w:r>
          <w:rPr>
            <w:noProof/>
            <w:webHidden/>
          </w:rPr>
          <w:fldChar w:fldCharType="end"/>
        </w:r>
      </w:hyperlink>
    </w:p>
    <w:p w:rsidR="00A905F8" w:rsidRDefault="00143283">
      <w:pPr>
        <w:pStyle w:val="Inhopg2"/>
        <w:rPr>
          <w:rFonts w:asciiTheme="minorHAnsi" w:eastAsiaTheme="minorEastAsia" w:hAnsiTheme="minorHAnsi" w:cstheme="minorBidi"/>
          <w:sz w:val="22"/>
          <w:szCs w:val="22"/>
        </w:rPr>
      </w:pPr>
      <w:hyperlink w:anchor="_Toc436814754" w:history="1">
        <w:r w:rsidR="00A905F8" w:rsidRPr="009534E1">
          <w:rPr>
            <w:rStyle w:val="Hyperlink"/>
          </w:rPr>
          <w:t>6.1</w:t>
        </w:r>
        <w:r w:rsidR="00A905F8">
          <w:rPr>
            <w:rFonts w:asciiTheme="minorHAnsi" w:eastAsiaTheme="minorEastAsia" w:hAnsiTheme="minorHAnsi" w:cstheme="minorBidi"/>
            <w:sz w:val="22"/>
            <w:szCs w:val="22"/>
          </w:rPr>
          <w:tab/>
        </w:r>
        <w:r w:rsidR="00A905F8" w:rsidRPr="009534E1">
          <w:rPr>
            <w:rStyle w:val="Hyperlink"/>
          </w:rPr>
          <w:t>Ruimtelijk referentiesysteem.</w:t>
        </w:r>
        <w:r w:rsidR="00A905F8">
          <w:rPr>
            <w:webHidden/>
          </w:rPr>
          <w:tab/>
        </w:r>
        <w:r>
          <w:rPr>
            <w:webHidden/>
          </w:rPr>
          <w:fldChar w:fldCharType="begin"/>
        </w:r>
        <w:r w:rsidR="00A905F8">
          <w:rPr>
            <w:webHidden/>
          </w:rPr>
          <w:instrText xml:space="preserve"> PAGEREF _Toc436814754 \h </w:instrText>
        </w:r>
        <w:r>
          <w:rPr>
            <w:webHidden/>
          </w:rPr>
        </w:r>
        <w:r>
          <w:rPr>
            <w:webHidden/>
          </w:rPr>
          <w:fldChar w:fldCharType="separate"/>
        </w:r>
        <w:r w:rsidR="002C1DC6">
          <w:rPr>
            <w:webHidden/>
          </w:rPr>
          <w:t>64</w:t>
        </w:r>
        <w:r>
          <w:rPr>
            <w:webHidden/>
          </w:rPr>
          <w:fldChar w:fldCharType="end"/>
        </w:r>
      </w:hyperlink>
    </w:p>
    <w:p w:rsidR="00A905F8" w:rsidRDefault="00143283">
      <w:pPr>
        <w:pStyle w:val="Inhopg1"/>
        <w:rPr>
          <w:rFonts w:asciiTheme="minorHAnsi" w:eastAsiaTheme="minorEastAsia" w:hAnsiTheme="minorHAnsi" w:cstheme="minorBidi"/>
          <w:noProof/>
          <w:sz w:val="22"/>
          <w:szCs w:val="22"/>
        </w:rPr>
      </w:pPr>
      <w:hyperlink w:anchor="_Toc436814755" w:history="1">
        <w:r w:rsidR="00A905F8" w:rsidRPr="009534E1">
          <w:rPr>
            <w:rStyle w:val="Hyperlink"/>
            <w:noProof/>
          </w:rPr>
          <w:t>Levering</w:t>
        </w:r>
        <w:r w:rsidR="00A905F8">
          <w:rPr>
            <w:noProof/>
            <w:webHidden/>
          </w:rPr>
          <w:tab/>
        </w:r>
        <w:r>
          <w:rPr>
            <w:noProof/>
            <w:webHidden/>
          </w:rPr>
          <w:fldChar w:fldCharType="begin"/>
        </w:r>
        <w:r w:rsidR="00A905F8">
          <w:rPr>
            <w:noProof/>
            <w:webHidden/>
          </w:rPr>
          <w:instrText xml:space="preserve"> PAGEREF _Toc436814755 \h </w:instrText>
        </w:r>
        <w:r>
          <w:rPr>
            <w:noProof/>
            <w:webHidden/>
          </w:rPr>
        </w:r>
        <w:r>
          <w:rPr>
            <w:noProof/>
            <w:webHidden/>
          </w:rPr>
          <w:fldChar w:fldCharType="separate"/>
        </w:r>
        <w:r w:rsidR="002C1DC6">
          <w:rPr>
            <w:noProof/>
            <w:webHidden/>
          </w:rPr>
          <w:t>65</w:t>
        </w:r>
        <w:r>
          <w:rPr>
            <w:noProof/>
            <w:webHidden/>
          </w:rPr>
          <w:fldChar w:fldCharType="end"/>
        </w:r>
      </w:hyperlink>
    </w:p>
    <w:p w:rsidR="00A905F8" w:rsidRDefault="00143283">
      <w:pPr>
        <w:pStyle w:val="Inhopg2"/>
        <w:rPr>
          <w:rFonts w:asciiTheme="minorHAnsi" w:eastAsiaTheme="minorEastAsia" w:hAnsiTheme="minorHAnsi" w:cstheme="minorBidi"/>
          <w:sz w:val="22"/>
          <w:szCs w:val="22"/>
        </w:rPr>
      </w:pPr>
      <w:hyperlink w:anchor="_Toc436814756" w:history="1">
        <w:r w:rsidR="00A905F8" w:rsidRPr="009534E1">
          <w:rPr>
            <w:rStyle w:val="Hyperlink"/>
          </w:rPr>
          <w:t>7.1</w:t>
        </w:r>
        <w:r w:rsidR="00A905F8">
          <w:rPr>
            <w:rFonts w:asciiTheme="minorHAnsi" w:eastAsiaTheme="minorEastAsia" w:hAnsiTheme="minorHAnsi" w:cstheme="minorBidi"/>
            <w:sz w:val="22"/>
            <w:szCs w:val="22"/>
          </w:rPr>
          <w:tab/>
        </w:r>
        <w:r w:rsidR="00A905F8" w:rsidRPr="009534E1">
          <w:rPr>
            <w:rStyle w:val="Hyperlink"/>
          </w:rPr>
          <w:t>Leveringsmedium.</w:t>
        </w:r>
        <w:r w:rsidR="00A905F8">
          <w:rPr>
            <w:webHidden/>
          </w:rPr>
          <w:tab/>
        </w:r>
        <w:r>
          <w:rPr>
            <w:webHidden/>
          </w:rPr>
          <w:fldChar w:fldCharType="begin"/>
        </w:r>
        <w:r w:rsidR="00A905F8">
          <w:rPr>
            <w:webHidden/>
          </w:rPr>
          <w:instrText xml:space="preserve"> PAGEREF _Toc436814756 \h </w:instrText>
        </w:r>
        <w:r>
          <w:rPr>
            <w:webHidden/>
          </w:rPr>
        </w:r>
        <w:r>
          <w:rPr>
            <w:webHidden/>
          </w:rPr>
          <w:fldChar w:fldCharType="separate"/>
        </w:r>
        <w:r w:rsidR="002C1DC6">
          <w:rPr>
            <w:webHidden/>
          </w:rPr>
          <w:t>65</w:t>
        </w:r>
        <w:r>
          <w:rPr>
            <w:webHidden/>
          </w:rPr>
          <w:fldChar w:fldCharType="end"/>
        </w:r>
      </w:hyperlink>
    </w:p>
    <w:p w:rsidR="00A905F8" w:rsidRDefault="00143283">
      <w:pPr>
        <w:pStyle w:val="Inhopg2"/>
        <w:rPr>
          <w:rFonts w:asciiTheme="minorHAnsi" w:eastAsiaTheme="minorEastAsia" w:hAnsiTheme="minorHAnsi" w:cstheme="minorBidi"/>
          <w:sz w:val="22"/>
          <w:szCs w:val="22"/>
        </w:rPr>
      </w:pPr>
      <w:hyperlink w:anchor="_Toc436814757" w:history="1">
        <w:r w:rsidR="00A905F8" w:rsidRPr="009534E1">
          <w:rPr>
            <w:rStyle w:val="Hyperlink"/>
          </w:rPr>
          <w:t>7.2</w:t>
        </w:r>
        <w:r w:rsidR="00A905F8">
          <w:rPr>
            <w:rFonts w:asciiTheme="minorHAnsi" w:eastAsiaTheme="minorEastAsia" w:hAnsiTheme="minorHAnsi" w:cstheme="minorBidi"/>
            <w:sz w:val="22"/>
            <w:szCs w:val="22"/>
          </w:rPr>
          <w:tab/>
        </w:r>
        <w:r w:rsidR="00A905F8" w:rsidRPr="009534E1">
          <w:rPr>
            <w:rStyle w:val="Hyperlink"/>
          </w:rPr>
          <w:t>Formaten (encodings).</w:t>
        </w:r>
        <w:r w:rsidR="00A905F8">
          <w:rPr>
            <w:webHidden/>
          </w:rPr>
          <w:tab/>
        </w:r>
        <w:r>
          <w:rPr>
            <w:webHidden/>
          </w:rPr>
          <w:fldChar w:fldCharType="begin"/>
        </w:r>
        <w:r w:rsidR="00A905F8">
          <w:rPr>
            <w:webHidden/>
          </w:rPr>
          <w:instrText xml:space="preserve"> PAGEREF _Toc436814757 \h </w:instrText>
        </w:r>
        <w:r>
          <w:rPr>
            <w:webHidden/>
          </w:rPr>
        </w:r>
        <w:r>
          <w:rPr>
            <w:webHidden/>
          </w:rPr>
          <w:fldChar w:fldCharType="separate"/>
        </w:r>
        <w:r w:rsidR="002C1DC6">
          <w:rPr>
            <w:webHidden/>
          </w:rPr>
          <w:t>65</w:t>
        </w:r>
        <w:r>
          <w:rPr>
            <w:webHidden/>
          </w:rPr>
          <w:fldChar w:fldCharType="end"/>
        </w:r>
      </w:hyperlink>
    </w:p>
    <w:p w:rsidR="00A905F8" w:rsidRDefault="00143283">
      <w:pPr>
        <w:pStyle w:val="Inhopg1"/>
        <w:rPr>
          <w:rFonts w:asciiTheme="minorHAnsi" w:eastAsiaTheme="minorEastAsia" w:hAnsiTheme="minorHAnsi" w:cstheme="minorBidi"/>
          <w:noProof/>
          <w:sz w:val="22"/>
          <w:szCs w:val="22"/>
        </w:rPr>
      </w:pPr>
      <w:hyperlink w:anchor="_Toc436814758" w:history="1">
        <w:r w:rsidR="00A905F8" w:rsidRPr="009534E1">
          <w:rPr>
            <w:rStyle w:val="Hyperlink"/>
            <w:noProof/>
          </w:rPr>
          <w:t>Visualisatie</w:t>
        </w:r>
        <w:r w:rsidR="00A905F8">
          <w:rPr>
            <w:noProof/>
            <w:webHidden/>
          </w:rPr>
          <w:tab/>
        </w:r>
        <w:r>
          <w:rPr>
            <w:noProof/>
            <w:webHidden/>
          </w:rPr>
          <w:fldChar w:fldCharType="begin"/>
        </w:r>
        <w:r w:rsidR="00A905F8">
          <w:rPr>
            <w:noProof/>
            <w:webHidden/>
          </w:rPr>
          <w:instrText xml:space="preserve"> PAGEREF _Toc436814758 \h </w:instrText>
        </w:r>
        <w:r>
          <w:rPr>
            <w:noProof/>
            <w:webHidden/>
          </w:rPr>
        </w:r>
        <w:r>
          <w:rPr>
            <w:noProof/>
            <w:webHidden/>
          </w:rPr>
          <w:fldChar w:fldCharType="separate"/>
        </w:r>
        <w:r w:rsidR="002C1DC6">
          <w:rPr>
            <w:noProof/>
            <w:webHidden/>
          </w:rPr>
          <w:t>66</w:t>
        </w:r>
        <w:r>
          <w:rPr>
            <w:noProof/>
            <w:webHidden/>
          </w:rPr>
          <w:fldChar w:fldCharType="end"/>
        </w:r>
      </w:hyperlink>
    </w:p>
    <w:p w:rsidR="00A905F8" w:rsidRDefault="00143283">
      <w:pPr>
        <w:pStyle w:val="Inhopg1"/>
        <w:rPr>
          <w:rFonts w:asciiTheme="minorHAnsi" w:eastAsiaTheme="minorEastAsia" w:hAnsiTheme="minorHAnsi" w:cstheme="minorBidi"/>
          <w:noProof/>
          <w:sz w:val="22"/>
          <w:szCs w:val="22"/>
        </w:rPr>
      </w:pPr>
      <w:hyperlink w:anchor="_Toc436814759" w:history="1">
        <w:r w:rsidR="00A905F8" w:rsidRPr="009534E1">
          <w:rPr>
            <w:rStyle w:val="Hyperlink"/>
            <w:noProof/>
          </w:rPr>
          <w:t>Bibliografie</w:t>
        </w:r>
        <w:r w:rsidR="00A905F8">
          <w:rPr>
            <w:noProof/>
            <w:webHidden/>
          </w:rPr>
          <w:tab/>
        </w:r>
        <w:r>
          <w:rPr>
            <w:noProof/>
            <w:webHidden/>
          </w:rPr>
          <w:fldChar w:fldCharType="begin"/>
        </w:r>
        <w:r w:rsidR="00A905F8">
          <w:rPr>
            <w:noProof/>
            <w:webHidden/>
          </w:rPr>
          <w:instrText xml:space="preserve"> PAGEREF _Toc436814759 \h </w:instrText>
        </w:r>
        <w:r>
          <w:rPr>
            <w:noProof/>
            <w:webHidden/>
          </w:rPr>
        </w:r>
        <w:r>
          <w:rPr>
            <w:noProof/>
            <w:webHidden/>
          </w:rPr>
          <w:fldChar w:fldCharType="separate"/>
        </w:r>
        <w:r w:rsidR="002C1DC6">
          <w:rPr>
            <w:noProof/>
            <w:webHidden/>
          </w:rPr>
          <w:t>67</w:t>
        </w:r>
        <w:r>
          <w:rPr>
            <w:noProof/>
            <w:webHidden/>
          </w:rPr>
          <w:fldChar w:fldCharType="end"/>
        </w:r>
      </w:hyperlink>
    </w:p>
    <w:p w:rsidR="00A905F8" w:rsidRDefault="00143283">
      <w:pPr>
        <w:pStyle w:val="Inhopg1"/>
        <w:rPr>
          <w:rFonts w:asciiTheme="minorHAnsi" w:eastAsiaTheme="minorEastAsia" w:hAnsiTheme="minorHAnsi" w:cstheme="minorBidi"/>
          <w:noProof/>
          <w:sz w:val="22"/>
          <w:szCs w:val="22"/>
        </w:rPr>
      </w:pPr>
      <w:hyperlink w:anchor="_Toc436814760" w:history="1">
        <w:r w:rsidR="00A905F8" w:rsidRPr="009534E1">
          <w:rPr>
            <w:rStyle w:val="Hyperlink"/>
            <w:noProof/>
          </w:rPr>
          <w:t>Bijlage 1: IMKL1.1 (2012)</w:t>
        </w:r>
        <w:r w:rsidR="00A905F8">
          <w:rPr>
            <w:noProof/>
            <w:webHidden/>
          </w:rPr>
          <w:tab/>
        </w:r>
        <w:r>
          <w:rPr>
            <w:noProof/>
            <w:webHidden/>
          </w:rPr>
          <w:fldChar w:fldCharType="begin"/>
        </w:r>
        <w:r w:rsidR="00A905F8">
          <w:rPr>
            <w:noProof/>
            <w:webHidden/>
          </w:rPr>
          <w:instrText xml:space="preserve"> PAGEREF _Toc436814760 \h </w:instrText>
        </w:r>
        <w:r>
          <w:rPr>
            <w:noProof/>
            <w:webHidden/>
          </w:rPr>
        </w:r>
        <w:r>
          <w:rPr>
            <w:noProof/>
            <w:webHidden/>
          </w:rPr>
          <w:fldChar w:fldCharType="separate"/>
        </w:r>
        <w:r w:rsidR="002C1DC6">
          <w:rPr>
            <w:noProof/>
            <w:webHidden/>
          </w:rPr>
          <w:t>68</w:t>
        </w:r>
        <w:r>
          <w:rPr>
            <w:noProof/>
            <w:webHidden/>
          </w:rPr>
          <w:fldChar w:fldCharType="end"/>
        </w:r>
      </w:hyperlink>
    </w:p>
    <w:p w:rsidR="00A905F8" w:rsidRDefault="00143283">
      <w:pPr>
        <w:pStyle w:val="Inhopg1"/>
        <w:rPr>
          <w:rFonts w:asciiTheme="minorHAnsi" w:eastAsiaTheme="minorEastAsia" w:hAnsiTheme="minorHAnsi" w:cstheme="minorBidi"/>
          <w:noProof/>
          <w:sz w:val="22"/>
          <w:szCs w:val="22"/>
        </w:rPr>
      </w:pPr>
      <w:hyperlink w:anchor="_Toc436814761" w:history="1">
        <w:r w:rsidR="00A905F8" w:rsidRPr="009534E1">
          <w:rPr>
            <w:rStyle w:val="Hyperlink"/>
            <w:noProof/>
          </w:rPr>
          <w:t>Bijlage 2: IMKL2015 waardelijsten.</w:t>
        </w:r>
        <w:r w:rsidR="00A905F8">
          <w:rPr>
            <w:noProof/>
            <w:webHidden/>
          </w:rPr>
          <w:tab/>
        </w:r>
        <w:r>
          <w:rPr>
            <w:noProof/>
            <w:webHidden/>
          </w:rPr>
          <w:fldChar w:fldCharType="begin"/>
        </w:r>
        <w:r w:rsidR="00A905F8">
          <w:rPr>
            <w:noProof/>
            <w:webHidden/>
          </w:rPr>
          <w:instrText xml:space="preserve"> PAGEREF _Toc436814761 \h </w:instrText>
        </w:r>
        <w:r>
          <w:rPr>
            <w:noProof/>
            <w:webHidden/>
          </w:rPr>
        </w:r>
        <w:r>
          <w:rPr>
            <w:noProof/>
            <w:webHidden/>
          </w:rPr>
          <w:fldChar w:fldCharType="separate"/>
        </w:r>
        <w:r w:rsidR="002C1DC6">
          <w:rPr>
            <w:noProof/>
            <w:webHidden/>
          </w:rPr>
          <w:t>69</w:t>
        </w:r>
        <w:r>
          <w:rPr>
            <w:noProof/>
            <w:webHidden/>
          </w:rPr>
          <w:fldChar w:fldCharType="end"/>
        </w:r>
      </w:hyperlink>
    </w:p>
    <w:p w:rsidR="00A905F8" w:rsidRDefault="00143283">
      <w:pPr>
        <w:pStyle w:val="Inhopg1"/>
        <w:rPr>
          <w:rFonts w:asciiTheme="minorHAnsi" w:eastAsiaTheme="minorEastAsia" w:hAnsiTheme="minorHAnsi" w:cstheme="minorBidi"/>
          <w:noProof/>
          <w:sz w:val="22"/>
          <w:szCs w:val="22"/>
        </w:rPr>
      </w:pPr>
      <w:hyperlink w:anchor="_Toc436814762" w:history="1">
        <w:r w:rsidR="00A905F8" w:rsidRPr="009534E1">
          <w:rPr>
            <w:rStyle w:val="Hyperlink"/>
            <w:noProof/>
          </w:rPr>
          <w:t>Bijlage 3: Toelichting op geometriemodel.</w:t>
        </w:r>
        <w:r w:rsidR="00A905F8">
          <w:rPr>
            <w:noProof/>
            <w:webHidden/>
          </w:rPr>
          <w:tab/>
        </w:r>
        <w:r>
          <w:rPr>
            <w:noProof/>
            <w:webHidden/>
          </w:rPr>
          <w:fldChar w:fldCharType="begin"/>
        </w:r>
        <w:r w:rsidR="00A905F8">
          <w:rPr>
            <w:noProof/>
            <w:webHidden/>
          </w:rPr>
          <w:instrText xml:space="preserve"> PAGEREF _Toc436814762 \h </w:instrText>
        </w:r>
        <w:r>
          <w:rPr>
            <w:noProof/>
            <w:webHidden/>
          </w:rPr>
        </w:r>
        <w:r>
          <w:rPr>
            <w:noProof/>
            <w:webHidden/>
          </w:rPr>
          <w:fldChar w:fldCharType="separate"/>
        </w:r>
        <w:r w:rsidR="002C1DC6">
          <w:rPr>
            <w:noProof/>
            <w:webHidden/>
          </w:rPr>
          <w:t>69</w:t>
        </w:r>
        <w:r>
          <w:rPr>
            <w:noProof/>
            <w:webHidden/>
          </w:rPr>
          <w:fldChar w:fldCharType="end"/>
        </w:r>
      </w:hyperlink>
    </w:p>
    <w:p w:rsidR="00085436" w:rsidRDefault="00143283"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1" w:name="_Toc436814705"/>
      <w:r>
        <w:t>Inleiding en leeswijzer.</w:t>
      </w:r>
      <w:bookmarkEnd w:id="1"/>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 w:name="_Toc188091997"/>
    </w:p>
    <w:p w:rsidR="00BB25BB" w:rsidRPr="007C7339" w:rsidRDefault="00576E1A" w:rsidP="007C7339">
      <w:pPr>
        <w:pStyle w:val="Hoofdstuktitel"/>
        <w:spacing w:line="240" w:lineRule="atLeast"/>
      </w:pPr>
      <w:bookmarkStart w:id="3" w:name="_Toc436814706"/>
      <w:bookmarkEnd w:id="2"/>
      <w:r>
        <w:t>Scope</w:t>
      </w:r>
      <w:bookmarkEnd w:id="3"/>
    </w:p>
    <w:p w:rsidR="00AA1364" w:rsidRPr="007C7339" w:rsidRDefault="00576E1A" w:rsidP="007C7339">
      <w:pPr>
        <w:pStyle w:val="Paragraaftitel"/>
        <w:spacing w:line="240" w:lineRule="atLeast"/>
      </w:pPr>
      <w:bookmarkStart w:id="4" w:name="_Toc436814707"/>
      <w:r>
        <w:t>Scope</w:t>
      </w:r>
      <w:r w:rsidR="00283BD6">
        <w:t>.</w:t>
      </w:r>
      <w:bookmarkEnd w:id="4"/>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 w:name="_Toc436814708"/>
      <w:r>
        <w:t>Over</w:t>
      </w:r>
      <w:r w:rsidR="00D0633C">
        <w:t>zicht</w:t>
      </w:r>
      <w:bookmarkEnd w:id="5"/>
    </w:p>
    <w:p w:rsidR="003C4DDF" w:rsidRDefault="00576E1A" w:rsidP="007C7339">
      <w:pPr>
        <w:pStyle w:val="Paragraaftitel"/>
        <w:spacing w:line="240" w:lineRule="atLeast"/>
      </w:pPr>
      <w:bookmarkStart w:id="6" w:name="_Toc436814709"/>
      <w:r>
        <w:t>Naam en Acroniemen</w:t>
      </w:r>
      <w:r w:rsidR="00283BD6">
        <w:t>.</w:t>
      </w:r>
      <w:bookmarkEnd w:id="6"/>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7" w:name="_Toc436814710"/>
      <w:r>
        <w:t>Informele beschrijving</w:t>
      </w:r>
      <w:r w:rsidR="00283BD6">
        <w:t>.</w:t>
      </w:r>
      <w:bookmarkEnd w:id="7"/>
    </w:p>
    <w:p w:rsidR="00E548CF" w:rsidRPr="00653DF3" w:rsidRDefault="00E548CF" w:rsidP="00E548CF">
      <w:pPr>
        <w:pStyle w:val="subparagraaftitel"/>
      </w:pPr>
      <w:bookmarkStart w:id="8" w:name="_Toc436814711"/>
      <w:r w:rsidRPr="00653DF3">
        <w:t>Definitie</w:t>
      </w:r>
      <w:r w:rsidR="00283BD6">
        <w:t>.</w:t>
      </w:r>
      <w:bookmarkEnd w:id="8"/>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9" w:name="_Toc436814712"/>
      <w:r>
        <w:t>Beschrijving</w:t>
      </w:r>
      <w:r w:rsidR="00283BD6">
        <w:t>.</w:t>
      </w:r>
      <w:bookmarkEnd w:id="9"/>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(bestaat al), IMWION,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r w:rsidR="00F14233">
        <w:t xml:space="preserve">Data-uitwisselarchitectuur.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10" w:name="_Toc436814713"/>
      <w:r>
        <w:t>Normatieve referenties</w:t>
      </w:r>
      <w:r w:rsidR="00283BD6">
        <w:t>.</w:t>
      </w:r>
      <w:bookmarkEnd w:id="10"/>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143283"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Geo-informatie</w:t>
      </w:r>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143283">
        <w:fldChar w:fldCharType="begin"/>
      </w:r>
      <w:r w:rsidR="00143283" w:rsidRPr="002C1DC6">
        <w:rPr>
          <w:lang w:val="en-GB"/>
          <w:rPrChange w:id="11" w:author="pjanssen" w:date="2016-02-17T16:19:00Z">
            <w:rPr/>
          </w:rPrChange>
        </w:rPr>
        <w:instrText>HYPERLINK "http://inspire.jrc.ec.europa.eu/documents/Data_Specifications/INSPIRE_DataSpecification_US_v3.0.pdf"</w:instrText>
      </w:r>
      <w:r w:rsidR="00143283">
        <w:fldChar w:fldCharType="separate"/>
      </w:r>
      <w:r w:rsidR="00FD2140" w:rsidRPr="00FD2140">
        <w:rPr>
          <w:rStyle w:val="Hyperlink"/>
          <w:szCs w:val="20"/>
          <w:lang w:val="en-US"/>
        </w:rPr>
        <w:t>http://inspire.jrc.ec.europa.eu/documents/Data_Specifications/INSPIRE_DataSpecification_US_v3.0.pdf</w:t>
      </w:r>
      <w:r w:rsidR="00143283">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lastRenderedPageBreak/>
        <w:t xml:space="preserve">GegevensWoordenboek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12" w:name="_Toc436814714"/>
      <w:r>
        <w:t>Totstandkoming</w:t>
      </w:r>
      <w:r w:rsidR="00283BD6">
        <w:t>.</w:t>
      </w:r>
      <w:bookmarkEnd w:id="12"/>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6F2CE2" w:rsidRPr="006F2CE2">
        <w:t>201</w:t>
      </w:r>
      <w:r w:rsidR="000D422C">
        <w:t>5</w:t>
      </w:r>
      <w:r w:rsidR="006F2CE2" w:rsidRPr="006F2CE2">
        <w:t>-</w:t>
      </w:r>
      <w:r w:rsidR="000C2971">
        <w:t>12</w:t>
      </w:r>
      <w:r w:rsidR="006F2CE2" w:rsidRPr="006F2CE2">
        <w:t>-</w:t>
      </w:r>
      <w:r w:rsidR="000C2971">
        <w:t>02</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3" w:name="_Toc436814715"/>
      <w:r>
        <w:t>Termen en definities</w:t>
      </w:r>
      <w:r w:rsidR="00283BD6">
        <w:t>.</w:t>
      </w:r>
      <w:bookmarkEnd w:id="13"/>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E11691" w:rsidP="00E11691">
            <w:pPr>
              <w:rPr>
                <w:b/>
              </w:rPr>
            </w:pPr>
            <w:r w:rsidRPr="00A67056">
              <w:rPr>
                <w:b/>
              </w:rPr>
              <w:t>annotatie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r>
              <w:t>Semantische 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E11691" w:rsidP="00E11691">
            <w:pPr>
              <w:pStyle w:val="Termen"/>
              <w:tabs>
                <w:tab w:val="clear" w:pos="432"/>
              </w:tabs>
              <w:rPr>
                <w:rFonts w:ascii="Verdana" w:hAnsi="Verdana"/>
                <w:sz w:val="16"/>
                <w:szCs w:val="16"/>
                <w:lang w:val="nl-NL"/>
              </w:rPr>
            </w:pPr>
            <w:r w:rsidRPr="00B15657">
              <w:rPr>
                <w:rFonts w:ascii="Verdana" w:hAnsi="Verdana"/>
                <w:sz w:val="16"/>
                <w:szCs w:val="16"/>
                <w:lang w:val="nl-NL"/>
              </w:rPr>
              <w:t>coördinaat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E11691" w:rsidP="00E11691">
            <w:pPr>
              <w:rPr>
                <w:b/>
              </w:rPr>
            </w:pPr>
            <w:r w:rsidRPr="002A4103">
              <w:rPr>
                <w:b/>
              </w:rPr>
              <w:t>Datatype</w:t>
            </w:r>
          </w:p>
          <w:p w:rsidR="00E11691" w:rsidRPr="002A4103" w:rsidRDefault="00E11691" w:rsidP="00E11691">
            <w:pPr>
              <w:rPr>
                <w: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datum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E11691" w:rsidP="00E11691">
            <w:pPr>
              <w:rPr>
                <w:b/>
              </w:rPr>
            </w:pPr>
            <w:r>
              <w:rPr>
                <w:b/>
              </w:rPr>
              <w:t>d</w:t>
            </w:r>
            <w:r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r w:rsidRPr="00A67056">
              <w:rPr>
                <w:lang w:val="en-GB"/>
              </w:rPr>
              <w:t>Service 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E11691" w:rsidP="00E11691">
            <w:pPr>
              <w:rPr>
                <w:b/>
              </w:rPr>
            </w:pPr>
            <w:r>
              <w:rPr>
                <w:b/>
              </w:rPr>
              <w:t>E</w:t>
            </w:r>
            <w:r w:rsidRPr="00A67056">
              <w:rPr>
                <w:b/>
              </w:rPr>
              <w:t>xtensie</w:t>
            </w:r>
            <w:r>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geo-informatie (geo-information, geographic information)</w:t>
            </w:r>
          </w:p>
          <w:p w:rsidR="00E11691" w:rsidRPr="00961F55" w:rsidRDefault="00E11691" w:rsidP="00E11691">
            <w:pPr>
              <w:pStyle w:val="Definitie"/>
              <w:rPr>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E11691" w:rsidRPr="00961F55" w:rsidRDefault="00E11691" w:rsidP="00E11691">
            <w:pPr>
              <w:rPr>
                <w:rFonts w:cs="Arial"/>
                <w:color w:val="000000"/>
              </w:rPr>
            </w:pPr>
            <w:r w:rsidRPr="00961F55">
              <w:rPr>
                <w:rFonts w:cs="Arial"/>
                <w:color w:val="000000"/>
              </w:rPr>
              <w:t>OPMERKING</w:t>
            </w:r>
            <w:r w:rsidRPr="00961F55">
              <w:rPr>
                <w:rFonts w:cs="Arial"/>
                <w:color w:val="000000"/>
              </w:rPr>
              <w:tab/>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Pr="002A4103" w:rsidRDefault="00E11691"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E11691" w:rsidRDefault="00E11691" w:rsidP="00E11691">
            <w:r>
              <w:t>OPMERKING: Een namespace wordt geïdentificeerd door een URI.</w:t>
            </w:r>
          </w:p>
          <w:p w:rsidR="00E11691" w:rsidRPr="00961F55" w:rsidRDefault="00E11691" w:rsidP="00E11691"/>
        </w:tc>
      </w:tr>
      <w:tr w:rsidR="00E11691" w:rsidRPr="00961F55" w:rsidTr="00E11691">
        <w:tc>
          <w:tcPr>
            <w:tcW w:w="9212" w:type="dxa"/>
          </w:tcPr>
          <w:p w:rsidR="00E11691" w:rsidRPr="00987F18" w:rsidRDefault="00E11691" w:rsidP="00E11691">
            <w:pPr>
              <w:rPr>
                <w:b/>
              </w:rPr>
            </w:pPr>
            <w:r w:rsidRPr="00987F18">
              <w:rPr>
                <w:b/>
              </w:rPr>
              <w:t>netwerk service</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Pr="00961F55" w:rsidRDefault="00E11691" w:rsidP="00E11691">
            <w:r>
              <w:t>Informatiemodel afgeleid van een ander informatiemodel om de toepassing in een dataproduct te realiseren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E11691" w:rsidP="00E11691">
            <w:pPr>
              <w:rPr>
                <w:b/>
              </w:rPr>
            </w:pPr>
            <w:r w:rsidRPr="002A4103">
              <w:rPr>
                <w:b/>
              </w:rPr>
              <w:t>Netwerktopologie</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r w:rsidRPr="00B15657">
              <w:rPr>
                <w:lang w:val="en-GB"/>
              </w:rPr>
              <w:t>Service 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E11691" w:rsidP="00E11691">
            <w:pPr>
              <w:pStyle w:val="Termen"/>
              <w:tabs>
                <w:tab w:val="clear" w:pos="432"/>
              </w:tabs>
              <w:rPr>
                <w:rFonts w:ascii="Verdana" w:hAnsi="Verdana"/>
                <w:sz w:val="16"/>
                <w:szCs w:val="16"/>
                <w:lang w:val="nl-NL"/>
              </w:rPr>
            </w:pPr>
            <w:r>
              <w:rPr>
                <w:rFonts w:ascii="Verdana" w:hAnsi="Verdana"/>
                <w:sz w:val="16"/>
                <w:szCs w:val="16"/>
                <w:lang w:val="nl-NL"/>
              </w:rPr>
              <w:lastRenderedPageBreak/>
              <w:t>Werkelijkheid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4" w:name="_Toc434956070"/>
      <w:bookmarkStart w:id="15" w:name="_Toc434956071"/>
      <w:bookmarkStart w:id="16" w:name="_Toc434956072"/>
      <w:bookmarkStart w:id="17" w:name="_Toc434956073"/>
      <w:bookmarkStart w:id="18" w:name="_Toc434956074"/>
      <w:bookmarkStart w:id="19" w:name="_Toc434956075"/>
      <w:bookmarkStart w:id="20" w:name="_Toc434956076"/>
      <w:bookmarkStart w:id="21" w:name="_Toc434956077"/>
      <w:bookmarkStart w:id="22" w:name="_Toc434956078"/>
      <w:bookmarkStart w:id="23" w:name="_Toc434956079"/>
      <w:bookmarkStart w:id="24" w:name="_Toc434956080"/>
      <w:bookmarkStart w:id="25" w:name="_Toc434956081"/>
      <w:bookmarkStart w:id="26" w:name="_Toc434956082"/>
      <w:bookmarkStart w:id="27" w:name="_Toc434956083"/>
      <w:bookmarkStart w:id="28" w:name="_Toc434956084"/>
      <w:bookmarkStart w:id="29" w:name="_Toc43681471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t>Symbolen en afkortingen</w:t>
      </w:r>
      <w:r w:rsidR="00283BD6">
        <w:t>.</w:t>
      </w:r>
      <w:bookmarkEnd w:id="29"/>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B15657" w:rsidRDefault="00E11691" w:rsidP="00E11691">
            <w:pPr>
              <w:rPr>
                <w:b/>
              </w:rPr>
            </w:pPr>
            <w:r w:rsidRPr="00B15657">
              <w:rPr>
                <w:b/>
              </w:rPr>
              <w:t>INSPIRE</w:t>
            </w:r>
          </w:p>
          <w:p w:rsidR="00E11691" w:rsidRPr="00EE3063" w:rsidRDefault="00E11691" w:rsidP="00E11691">
            <w:r w:rsidRPr="00EE3063">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0" w:name="_Toc436814717"/>
      <w:r>
        <w:t>Identificatie</w:t>
      </w:r>
      <w:r w:rsidR="001724FE">
        <w:t xml:space="preserve"> document</w:t>
      </w:r>
      <w:bookmarkEnd w:id="30"/>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1" w:name="_Toc436814718"/>
      <w:r>
        <w:t>Data content en structuur</w:t>
      </w:r>
      <w:bookmarkEnd w:id="31"/>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32" w:name="_Toc436814719"/>
      <w:r>
        <w:t>Inleiding</w:t>
      </w:r>
      <w:r w:rsidR="00283BD6">
        <w:t>.</w:t>
      </w:r>
      <w:bookmarkEnd w:id="32"/>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33" w:name="_Toc434874118"/>
      <w:bookmarkStart w:id="34" w:name="_Toc434874187"/>
      <w:bookmarkStart w:id="35" w:name="_Toc434874270"/>
      <w:bookmarkStart w:id="36" w:name="_Toc434874338"/>
      <w:bookmarkStart w:id="37" w:name="_Toc434874615"/>
      <w:bookmarkStart w:id="38" w:name="_Toc434933248"/>
      <w:bookmarkStart w:id="39" w:name="_Toc434940476"/>
      <w:bookmarkStart w:id="40" w:name="_Toc434941793"/>
      <w:bookmarkStart w:id="41" w:name="_Toc434943334"/>
      <w:bookmarkStart w:id="42" w:name="_Toc434943765"/>
      <w:bookmarkStart w:id="43" w:name="_Toc434956089"/>
      <w:bookmarkStart w:id="44" w:name="_Toc434874119"/>
      <w:bookmarkStart w:id="45" w:name="_Toc434874188"/>
      <w:bookmarkStart w:id="46" w:name="_Toc434874271"/>
      <w:bookmarkStart w:id="47" w:name="_Toc434874339"/>
      <w:bookmarkStart w:id="48" w:name="_Toc434874616"/>
      <w:bookmarkStart w:id="49" w:name="_Toc434933249"/>
      <w:bookmarkStart w:id="50" w:name="_Toc434940477"/>
      <w:bookmarkStart w:id="51" w:name="_Toc434941794"/>
      <w:bookmarkStart w:id="52" w:name="_Toc434943335"/>
      <w:bookmarkStart w:id="53" w:name="_Toc434943766"/>
      <w:bookmarkStart w:id="54" w:name="_Toc434956090"/>
      <w:bookmarkStart w:id="55" w:name="_Toc436814720"/>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t>UML diagrammen</w:t>
      </w:r>
      <w:r w:rsidR="00283BD6">
        <w:t>.</w:t>
      </w:r>
      <w:bookmarkEnd w:id="55"/>
    </w:p>
    <w:p w:rsidR="00576E1A" w:rsidRPr="005E1AD7" w:rsidRDefault="00A26E72" w:rsidP="00576E1A">
      <w:pPr>
        <w:pStyle w:val="subparagraaftitel"/>
      </w:pPr>
      <w:bookmarkStart w:id="56" w:name="_Toc436814721"/>
      <w:r w:rsidRPr="005E1AD7">
        <w:t>Beschrijving</w:t>
      </w:r>
      <w:r w:rsidR="00253F30">
        <w:t xml:space="preserve"> algemeen principe</w:t>
      </w:r>
      <w:r w:rsidR="00E24632">
        <w:t>: IMKL2015 als extensie op INSPIRE</w:t>
      </w:r>
      <w:r w:rsidR="00283BD6">
        <w:t>.</w:t>
      </w:r>
      <w:bookmarkEnd w:id="56"/>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w:t>
      </w:r>
      <w:r w:rsidR="00607EB0">
        <w:lastRenderedPageBreak/>
        <w:t>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57" w:name="_Toc436814722"/>
      <w:r>
        <w:t>UML</w:t>
      </w:r>
      <w:r w:rsidR="00CA2949">
        <w:t xml:space="preserve"> - WION</w:t>
      </w:r>
      <w:r>
        <w:t xml:space="preserve"> overzicht</w:t>
      </w:r>
      <w:r w:rsidR="00283BD6">
        <w:t>.</w:t>
      </w:r>
      <w:bookmarkEnd w:id="57"/>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E778B3" w:rsidRDefault="00AC3417"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982700" cy="9770791"/>
            <wp:effectExtent l="0" t="0" r="0" b="0"/>
            <wp:docPr id="19" name="Afbeelding 18"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19" cstate="print"/>
                    <a:stretch>
                      <a:fillRect/>
                    </a:stretch>
                  </pic:blipFill>
                  <pic:spPr>
                    <a:xfrm>
                      <a:off x="0" y="0"/>
                      <a:ext cx="13993539"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58" w:name="_Toc436814723"/>
      <w:r>
        <w:t>Associaties in het model</w:t>
      </w:r>
      <w:r w:rsidR="00283BD6">
        <w:t>.</w:t>
      </w:r>
      <w:bookmarkEnd w:id="58"/>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59" w:name="_Toc436814724"/>
      <w:r w:rsidRPr="00971241">
        <w:t>Numerieke</w:t>
      </w:r>
      <w:r w:rsidR="0047410C">
        <w:t xml:space="preserve"> waarden</w:t>
      </w:r>
      <w:r w:rsidR="00283BD6">
        <w:t>.</w:t>
      </w:r>
      <w:bookmarkEnd w:id="59"/>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60" w:name="_Toc436814725"/>
      <w:r>
        <w:t>Waardelijsten zijn extern</w:t>
      </w:r>
      <w:r w:rsidR="00283BD6">
        <w:t>.</w:t>
      </w:r>
      <w:bookmarkEnd w:id="60"/>
    </w:p>
    <w:p w:rsidR="0047410C" w:rsidRDefault="00971241" w:rsidP="0047410C">
      <w:r w:rsidRPr="003657E7">
        <w:t>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61" w:name="_Toc436814726"/>
      <w:r>
        <w:t xml:space="preserve">Basisattributen voor </w:t>
      </w:r>
      <w:r w:rsidRPr="00CF23D1">
        <w:t>identificatie</w:t>
      </w:r>
      <w:r>
        <w:t xml:space="preserve"> en labels</w:t>
      </w:r>
      <w:r w:rsidR="00283BD6">
        <w:t>.</w:t>
      </w:r>
      <w:bookmarkEnd w:id="61"/>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Identifier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3657E7" w:rsidP="00576E1A">
      <w:pPr>
        <w:spacing w:line="240" w:lineRule="atLeast"/>
      </w:pPr>
      <w:r>
        <w:rPr>
          <w:noProof/>
        </w:rPr>
        <w:lastRenderedPageBreak/>
        <w:drawing>
          <wp:inline distT="0" distB="0" distL="0" distR="0">
            <wp:extent cx="8535694" cy="4572000"/>
            <wp:effectExtent l="0" t="0" r="0" b="0"/>
            <wp:docPr id="13" name="Afbeelding 12"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0" cstate="print"/>
                    <a:stretch>
                      <a:fillRect/>
                    </a:stretch>
                  </pic:blipFill>
                  <pic:spPr>
                    <a:xfrm>
                      <a:off x="0" y="0"/>
                      <a:ext cx="8541212" cy="4574956"/>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62" w:name="_Toc434874127"/>
      <w:bookmarkStart w:id="63" w:name="_Toc434874196"/>
      <w:bookmarkStart w:id="64" w:name="_Toc434874279"/>
      <w:bookmarkStart w:id="65" w:name="_Toc434874347"/>
      <w:bookmarkStart w:id="66" w:name="_Toc434874624"/>
      <w:bookmarkStart w:id="67" w:name="_Toc434933257"/>
      <w:bookmarkStart w:id="68" w:name="_Toc434940485"/>
      <w:bookmarkStart w:id="69" w:name="_Toc434941802"/>
      <w:bookmarkStart w:id="70" w:name="_Toc434943343"/>
      <w:bookmarkStart w:id="71" w:name="_Toc434943774"/>
      <w:bookmarkStart w:id="72" w:name="_Toc434956098"/>
      <w:bookmarkStart w:id="73" w:name="_Toc436814727"/>
      <w:bookmarkEnd w:id="62"/>
      <w:bookmarkEnd w:id="63"/>
      <w:bookmarkEnd w:id="64"/>
      <w:bookmarkEnd w:id="65"/>
      <w:bookmarkEnd w:id="66"/>
      <w:bookmarkEnd w:id="67"/>
      <w:bookmarkEnd w:id="68"/>
      <w:bookmarkEnd w:id="69"/>
      <w:bookmarkEnd w:id="70"/>
      <w:bookmarkEnd w:id="71"/>
      <w:bookmarkEnd w:id="72"/>
      <w:r>
        <w:t xml:space="preserve">IMKL2015 </w:t>
      </w:r>
      <w:r w:rsidR="002C7B72">
        <w:t xml:space="preserve">semantische </w:t>
      </w:r>
      <w:r>
        <w:t>kern</w:t>
      </w:r>
      <w:r w:rsidR="00283BD6">
        <w:t>.</w:t>
      </w:r>
      <w:bookmarkEnd w:id="73"/>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3657E7" w:rsidP="007B7303">
      <w:pPr>
        <w:jc w:val="left"/>
        <w:rPr>
          <w:b/>
          <w:noProof/>
        </w:rPr>
      </w:pPr>
      <w:r>
        <w:rPr>
          <w:b/>
          <w:noProof/>
        </w:rPr>
        <w:lastRenderedPageBreak/>
        <w:drawing>
          <wp:anchor distT="0" distB="0" distL="114300" distR="114300" simplePos="0" relativeHeight="251811840" behindDoc="0" locked="0" layoutInCell="1" allowOverlap="1">
            <wp:simplePos x="0" y="0"/>
            <wp:positionH relativeFrom="column">
              <wp:posOffset>115570</wp:posOffset>
            </wp:positionH>
            <wp:positionV relativeFrom="paragraph">
              <wp:posOffset>183515</wp:posOffset>
            </wp:positionV>
            <wp:extent cx="8244840" cy="5005070"/>
            <wp:effectExtent l="0" t="0" r="0" b="0"/>
            <wp:wrapTopAndBottom/>
            <wp:docPr id="15" name="Afbeelding 1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1" cstate="print"/>
                    <a:stretch>
                      <a:fillRect/>
                    </a:stretch>
                  </pic:blipFill>
                  <pic:spPr>
                    <a:xfrm>
                      <a:off x="0" y="0"/>
                      <a:ext cx="8244840" cy="5005070"/>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ExtraTopografie voor het koppelen van een extra toegevoegde topografie.</w:t>
      </w:r>
      <w:r w:rsidR="00C84D52">
        <w:t xml:space="preserve"> Ook hier kan via de referentie naar het </w:t>
      </w:r>
      <w:r w:rsidR="005D453A">
        <w:t>Utiliteitsnet</w:t>
      </w:r>
      <w:r w:rsidR="00C84D52">
        <w:t xml:space="preserve"> de ExtraTopografie per thema ges</w:t>
      </w:r>
      <w:r w:rsidR="008C38D5">
        <w:t>e</w:t>
      </w:r>
      <w:r w:rsidR="00C84D52">
        <w:t>lecteerd worden.</w:t>
      </w:r>
    </w:p>
    <w:p w:rsidR="002F7FED" w:rsidRDefault="002F7FED" w:rsidP="00E97029">
      <w:pPr>
        <w:jc w:val="left"/>
      </w:pPr>
    </w:p>
    <w:p w:rsidR="00A11BC4" w:rsidRDefault="00971241">
      <w:bookmarkStart w:id="74" w:name="_Toc422408246"/>
      <w:bookmarkStart w:id="75" w:name="_Toc422478837"/>
      <w:bookmarkStart w:id="76" w:name="_Toc422408247"/>
      <w:bookmarkStart w:id="77" w:name="_Toc422478838"/>
      <w:bookmarkStart w:id="78" w:name="_Toc422408248"/>
      <w:bookmarkStart w:id="79" w:name="_Toc422478839"/>
      <w:bookmarkStart w:id="80" w:name="_Toc399786888"/>
      <w:bookmarkEnd w:id="74"/>
      <w:bookmarkEnd w:id="75"/>
      <w:bookmarkEnd w:id="76"/>
      <w:bookmarkEnd w:id="77"/>
      <w:bookmarkEnd w:id="78"/>
      <w:bookmarkEnd w:id="79"/>
      <w:r w:rsidRPr="00971241">
        <w:rPr>
          <w:b/>
        </w:rPr>
        <w:t>Extra toelichting: ExtraDetailinfo, maatvoering, annotatie.</w:t>
      </w:r>
      <w:bookmarkEnd w:id="80"/>
    </w:p>
    <w:p w:rsidR="00D80AB5" w:rsidRDefault="00D80AB5" w:rsidP="00E06A8F">
      <w:bookmarkStart w:id="81"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ins w:id="82" w:author="pjanssen" w:date="2016-02-17T16:19:00Z">
        <w:r w:rsidR="002C1DC6">
          <w:t>punt</w:t>
        </w:r>
      </w:ins>
      <w:r w:rsidR="00E06A8F">
        <w:t>.</w:t>
      </w:r>
      <w:ins w:id="83" w:author="pjanssen" w:date="2016-02-17T16:19:00Z">
        <w:r w:rsidR="002C1DC6">
          <w:t xml:space="preserve"> </w:t>
        </w:r>
        <w:r w:rsidR="002C1DC6" w:rsidRPr="002C1DC6">
          <w:rPr>
            <w:highlight w:val="yellow"/>
            <w:rPrChange w:id="84" w:author="pjanssen" w:date="2016-02-17T16:19:00Z">
              <w:rPr/>
            </w:rPrChange>
          </w:rPr>
          <w:t>Pijlpunt alleen via een symbool?</w:t>
        </w:r>
      </w:ins>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r w:rsidRPr="00790D06">
              <w:t>Te gebruiken 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547D5" w:rsidP="001547D5">
            <w:r w:rsidRPr="00790D06">
              <w:t xml:space="preserve">Te gebruiken om een </w:t>
            </w:r>
            <w:r>
              <w:t>pijl</w:t>
            </w:r>
            <w:r w:rsidRPr="00790D06">
              <w:t xml:space="preserve"> in een maatvoering te visualiseren</w:t>
            </w:r>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w:t>
      </w:r>
      <w:r w:rsidR="00076C28">
        <w:lastRenderedPageBreak/>
        <w:t>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E06A8F" w:rsidRDefault="00523537" w:rsidP="00E06A8F">
      <w:r>
        <w:t>Annotatie:</w:t>
      </w:r>
    </w:p>
    <w:p w:rsidR="00523537" w:rsidRDefault="00523537" w:rsidP="00E06A8F">
      <w:r>
        <w:t xml:space="preserve">Pijlen, lijnen en labels die als annotatie op een kaartbeeld staan en niet als maatvoering </w:t>
      </w:r>
      <w:r w:rsidR="00D80AB5">
        <w:t>gelden worden met het object</w:t>
      </w:r>
      <w:r>
        <w:t xml:space="preserve"> Annotatie opgenomen. Met het attribuut ligging wordt de geometrie van de annotatie </w:t>
      </w:r>
      <w:r w:rsidR="00D80AB5">
        <w:t>aangegeven</w:t>
      </w:r>
      <w:r>
        <w:t xml:space="preserve"> of de plaatsingpunt van het label.</w:t>
      </w:r>
      <w:r w:rsidR="00D80AB5">
        <w:t xml:space="preserve"> De tekst en eventueel betekenis van het label worden via het object Label opgenomen.</w:t>
      </w:r>
    </w:p>
    <w:p w:rsidR="00A11BC4" w:rsidRDefault="00A11BC4"/>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alleen om dit te visualiseren</w:t>
      </w:r>
      <w:r w:rsidR="009273F7">
        <w:t xml:space="preserve"> en eenvoudig ruimtelijke selecteerbaar te maken. De geometrie is in dat geval standaard een vlakgeometrie van 1 meter aan weerszijde van de centerlijn van de gerelateerde kabel of leiding. </w:t>
      </w:r>
      <w:r>
        <w:t>Het attribuut begrenzingFictief heeft dan de waarde Ja.</w:t>
      </w:r>
      <w:r w:rsidR="009273F7">
        <w:t xml:space="preserve"> Indien de begrenzing wel informatiewaarde heeft, bij het thema Buisleidingen gevaarlijke stoffen kan dit voorkomen, heeft</w:t>
      </w:r>
      <w:r w:rsidR="00377A2B">
        <w:t xml:space="preserve"> het </w:t>
      </w:r>
      <w:r w:rsidR="009273F7">
        <w:t xml:space="preserve">attribuut begrenzingFictief de waarde Nee en is strookbreedte </w:t>
      </w:r>
      <w:r w:rsidR="006933C8">
        <w:t>door de netbeheerder te bepalen</w:t>
      </w:r>
      <w:r w:rsidR="009273F7">
        <w:t>.</w:t>
      </w:r>
    </w:p>
    <w:p w:rsidR="00843564" w:rsidRDefault="00843564" w:rsidP="00843564"/>
    <w:p w:rsidR="00843564" w:rsidRDefault="00843564" w:rsidP="00843564">
      <w:r>
        <w:t>Opgemerkt wordt dat IMKL2015 het bericht beschrijft dat naar de eindgebruiker gaat en niet alle informatie bevat die nodig is om dat bericht te genereren. Met betrekking tot de eis voorzorgsmaatregel betekent dit dat alleen is opgenomen of er wel (en welke) of geen voorzorgsma</w:t>
      </w:r>
      <w:r w:rsidR="00456F46">
        <w:t>atregel dient te worden genomen</w:t>
      </w:r>
      <w:r>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of een verzoekTotContact.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Om het gebied aan te geven waarvoor er een verzoek tot contact is, maar er geen wettelijk vereiste is, is er een objecttype AanduidingVerzoekContact.</w:t>
      </w:r>
      <w:r w:rsidR="00CD50D4">
        <w:t xml:space="preserve"> </w:t>
      </w:r>
    </w:p>
    <w:p w:rsidR="00843564" w:rsidRDefault="00843564" w:rsidP="00843564">
      <w:pPr>
        <w:spacing w:line="288" w:lineRule="auto"/>
      </w:pPr>
    </w:p>
    <w:bookmarkEnd w:id="81"/>
    <w:p w:rsidR="005B6963" w:rsidRDefault="00971241">
      <w:pPr>
        <w:rPr>
          <w:b/>
        </w:rPr>
      </w:pPr>
      <w:r w:rsidRPr="00971241">
        <w:rPr>
          <w:b/>
        </w:rPr>
        <w:t>Extra toelichting: ExtraTopografie</w:t>
      </w:r>
      <w:r w:rsidR="00283BD6">
        <w:rPr>
          <w:b/>
        </w:rPr>
        <w:t>.</w:t>
      </w:r>
    </w:p>
    <w:p w:rsidR="00E06A8F" w:rsidRDefault="005125B7" w:rsidP="005125B7">
      <w:pPr>
        <w:jc w:val="left"/>
      </w:pPr>
      <w:r>
        <w:t xml:space="preserve">Indien er extra topografie nodig is om de positie van netwerkelementen nader aan te geven kan dit middels het object ExtraTopografie. Er kan een </w:t>
      </w:r>
      <w:r w:rsidR="0073301A">
        <w:t xml:space="preserve">bestaande </w:t>
      </w:r>
      <w:r>
        <w:t xml:space="preserve">of </w:t>
      </w:r>
      <w:r w:rsidR="0073301A">
        <w:t xml:space="preserve">plan </w:t>
      </w:r>
      <w:r>
        <w:t>topografie worden meegegeven. Met het attribuut ligging wordt de geometrie van de ExtraTopografie opgenomen. De extra topografie wordt altijd gevectoriseerd aangeleverd. De topografische elementen worden getypeerd conform een typeringslijst, TopografischObjectTypeValue, gebaseerd op IMGeo. Hiermee is het type topografisch object omschreven en is een koppeling met visualisatieregels mogelijk. ExtraTopografie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85" w:name="_Toc399786886"/>
      <w:r w:rsidRPr="00971241">
        <w:rPr>
          <w:b/>
        </w:rPr>
        <w:t>Extra toelichting: Geometrie en topologie.</w:t>
      </w:r>
      <w:bookmarkEnd w:id="85"/>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855A12" w:rsidP="007B7303">
      <w:r>
        <w:rPr>
          <w:noProof/>
        </w:rPr>
        <w:lastRenderedPageBreak/>
        <w:drawing>
          <wp:anchor distT="0" distB="0" distL="114300" distR="114300" simplePos="0" relativeHeight="251797504" behindDoc="0" locked="0" layoutInCell="1" allowOverlap="1">
            <wp:simplePos x="0" y="0"/>
            <wp:positionH relativeFrom="column">
              <wp:posOffset>53340</wp:posOffset>
            </wp:positionH>
            <wp:positionV relativeFrom="paragraph">
              <wp:posOffset>-537210</wp:posOffset>
            </wp:positionV>
            <wp:extent cx="8094345" cy="5184140"/>
            <wp:effectExtent l="0" t="0" r="0" b="0"/>
            <wp:wrapTopAndBottom/>
            <wp:docPr id="49" name="Afbeelding 48"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2" cstate="print"/>
                    <a:stretch>
                      <a:fillRect/>
                    </a:stretch>
                  </pic:blipFill>
                  <pic:spPr>
                    <a:xfrm>
                      <a:off x="0" y="0"/>
                      <a:ext cx="8094345" cy="5184140"/>
                    </a:xfrm>
                    <a:prstGeom prst="rect">
                      <a:avLst/>
                    </a:prstGeom>
                  </pic:spPr>
                </pic:pic>
              </a:graphicData>
            </a:graphic>
          </wp:anchor>
        </w:drawing>
      </w:r>
    </w:p>
    <w:p w:rsidR="007A394B" w:rsidRDefault="007A394B" w:rsidP="000816A6">
      <w:r>
        <w:t xml:space="preserve">Figuur </w:t>
      </w:r>
      <w:r w:rsidR="003203DD">
        <w:t>5.4</w:t>
      </w:r>
      <w:r>
        <w:t>: Geometriemodel. Primair 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bookmarkStart w:id="86" w:name="_GoBack"/>
      <w:bookmarkEnd w:id="86"/>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4A223C" w:rsidRDefault="004A223C" w:rsidP="000816A6"/>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855A12" w:rsidP="000816A6">
      <w:pPr>
        <w:spacing w:line="240" w:lineRule="atLeast"/>
      </w:pPr>
      <w:r>
        <w:rPr>
          <w:noProof/>
        </w:rPr>
        <w:lastRenderedPageBreak/>
        <w:drawing>
          <wp:inline distT="0" distB="0" distL="0" distR="0">
            <wp:extent cx="5696281" cy="3895725"/>
            <wp:effectExtent l="0" t="0" r="0" b="0"/>
            <wp:docPr id="52" name="Afbeelding 51"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3" cstate="print"/>
                    <a:stretch>
                      <a:fillRect/>
                    </a:stretch>
                  </pic:blipFill>
                  <pic:spPr>
                    <a:xfrm>
                      <a:off x="0" y="0"/>
                      <a:ext cx="5700888" cy="3898876"/>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143283">
        <w:fldChar w:fldCharType="begin"/>
      </w:r>
      <w:r>
        <w:instrText xml:space="preserve"> REF _Ref404325642 \h </w:instrText>
      </w:r>
      <w:r w:rsidR="00143283">
        <w:fldChar w:fldCharType="separate"/>
      </w:r>
      <w:r w:rsidR="002C1DC6">
        <w:t xml:space="preserve">Figuur </w:t>
      </w:r>
      <w:r w:rsidR="00143283">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4"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87" w:name="_Ref404325642"/>
      <w:r>
        <w:t xml:space="preserve">Figuur </w:t>
      </w:r>
      <w:bookmarkEnd w:id="87"/>
      <w:r w:rsidR="00A212BA">
        <w:t>5.6</w:t>
      </w:r>
      <w:r w:rsidR="00A75399">
        <w:t>:</w:t>
      </w:r>
      <w:r>
        <w:t xml:space="preserve"> Leidingobject in 2.5D en 3D</w:t>
      </w:r>
    </w:p>
    <w:p w:rsidR="005209C3" w:rsidRDefault="005209C3" w:rsidP="005209C3">
      <w:pPr>
        <w:pStyle w:val="subparagraaftitel"/>
      </w:pPr>
      <w:bookmarkStart w:id="88" w:name="_Toc399786887"/>
      <w:bookmarkStart w:id="89" w:name="_Toc436814728"/>
      <w:r>
        <w:t>Diepte</w:t>
      </w:r>
      <w:bookmarkEnd w:id="88"/>
      <w:r w:rsidR="00283BD6">
        <w:t>.</w:t>
      </w:r>
      <w:bookmarkEnd w:id="89"/>
    </w:p>
    <w:p w:rsidR="00241660" w:rsidRDefault="005209C3" w:rsidP="005209C3">
      <w:pPr>
        <w:jc w:val="left"/>
      </w:pPr>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5"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855A12" w:rsidP="005209C3">
      <w:pPr>
        <w:jc w:val="left"/>
      </w:pPr>
      <w:r>
        <w:rPr>
          <w:noProof/>
        </w:rPr>
        <w:lastRenderedPageBreak/>
        <w:drawing>
          <wp:anchor distT="0" distB="0" distL="114300" distR="114300" simplePos="0" relativeHeight="251798528" behindDoc="0" locked="0" layoutInCell="1" allowOverlap="1">
            <wp:simplePos x="0" y="0"/>
            <wp:positionH relativeFrom="column">
              <wp:posOffset>-193040</wp:posOffset>
            </wp:positionH>
            <wp:positionV relativeFrom="paragraph">
              <wp:posOffset>-76200</wp:posOffset>
            </wp:positionV>
            <wp:extent cx="8221345" cy="4006850"/>
            <wp:effectExtent l="0" t="0" r="0" b="0"/>
            <wp:wrapTopAndBottom/>
            <wp:docPr id="53" name="Afbeelding 5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6" cstate="print"/>
                    <a:stretch>
                      <a:fillRect/>
                    </a:stretch>
                  </pic:blipFill>
                  <pic:spPr>
                    <a:xfrm>
                      <a:off x="0" y="0"/>
                      <a:ext cx="8221345" cy="4006850"/>
                    </a:xfrm>
                    <a:prstGeom prst="rect">
                      <a:avLst/>
                    </a:prstGeom>
                  </pic:spPr>
                </pic:pic>
              </a:graphicData>
            </a:graphic>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90" w:name="_Toc434940488"/>
      <w:bookmarkStart w:id="91" w:name="_Toc434941805"/>
      <w:bookmarkStart w:id="92" w:name="_Toc434943346"/>
      <w:bookmarkStart w:id="93" w:name="_Toc434943777"/>
      <w:bookmarkStart w:id="94" w:name="_Toc434956101"/>
      <w:bookmarkStart w:id="95" w:name="_Toc434940489"/>
      <w:bookmarkStart w:id="96" w:name="_Toc434941806"/>
      <w:bookmarkStart w:id="97" w:name="_Toc434943347"/>
      <w:bookmarkStart w:id="98" w:name="_Toc434943778"/>
      <w:bookmarkStart w:id="99" w:name="_Toc434956102"/>
      <w:bookmarkStart w:id="100" w:name="_Toc434940490"/>
      <w:bookmarkStart w:id="101" w:name="_Toc434941807"/>
      <w:bookmarkStart w:id="102" w:name="_Toc434943348"/>
      <w:bookmarkStart w:id="103" w:name="_Toc434943779"/>
      <w:bookmarkStart w:id="104" w:name="_Toc434956103"/>
      <w:bookmarkStart w:id="105" w:name="_Toc434940491"/>
      <w:bookmarkStart w:id="106" w:name="_Toc434941808"/>
      <w:bookmarkStart w:id="107" w:name="_Toc434943349"/>
      <w:bookmarkStart w:id="108" w:name="_Toc434943780"/>
      <w:bookmarkStart w:id="109" w:name="_Toc434956104"/>
      <w:bookmarkStart w:id="110" w:name="_Toc434940492"/>
      <w:bookmarkStart w:id="111" w:name="_Toc434941809"/>
      <w:bookmarkStart w:id="112" w:name="_Toc434943350"/>
      <w:bookmarkStart w:id="113" w:name="_Toc434943781"/>
      <w:bookmarkStart w:id="114" w:name="_Toc434956105"/>
      <w:bookmarkStart w:id="115" w:name="_Toc43681472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lastRenderedPageBreak/>
        <w:t>Utiliteitsnet</w:t>
      </w:r>
      <w:r w:rsidR="00283BD6">
        <w:t>.</w:t>
      </w:r>
      <w:bookmarkEnd w:id="115"/>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r w:rsidR="00D00889">
        <w:t>standaardDieptelegging</w:t>
      </w:r>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855A12" w:rsidP="000860FE">
      <w:pPr>
        <w:jc w:val="left"/>
      </w:pPr>
      <w:r>
        <w:rPr>
          <w:noProof/>
        </w:rPr>
        <w:lastRenderedPageBreak/>
        <w:drawing>
          <wp:anchor distT="0" distB="0" distL="114300" distR="114300" simplePos="0" relativeHeight="251799552" behindDoc="0" locked="0" layoutInCell="1" allowOverlap="1">
            <wp:simplePos x="0" y="0"/>
            <wp:positionH relativeFrom="column">
              <wp:posOffset>-635</wp:posOffset>
            </wp:positionH>
            <wp:positionV relativeFrom="paragraph">
              <wp:posOffset>-134620</wp:posOffset>
            </wp:positionV>
            <wp:extent cx="8096250" cy="4467225"/>
            <wp:effectExtent l="0" t="0" r="0" b="0"/>
            <wp:wrapTopAndBottom/>
            <wp:docPr id="54" name="Afbeelding 53"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7" cstate="print"/>
                    <a:stretch>
                      <a:fillRect/>
                    </a:stretch>
                  </pic:blipFill>
                  <pic:spPr>
                    <a:xfrm>
                      <a:off x="0" y="0"/>
                      <a:ext cx="8096250" cy="4467225"/>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116"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p>
    <w:p w:rsidR="00CD4698" w:rsidRDefault="00CD4698" w:rsidP="00CD4698"/>
    <w:p w:rsidR="00E65E36" w:rsidRDefault="00E65E36" w:rsidP="00E65E36">
      <w:pPr>
        <w:pStyle w:val="subparagraaftitel"/>
      </w:pPr>
      <w:bookmarkStart w:id="117" w:name="_Toc436814730"/>
      <w:r>
        <w:t>Kabel</w:t>
      </w:r>
      <w:r w:rsidR="00BE48B5">
        <w:t>Of</w:t>
      </w:r>
      <w:r>
        <w:t>Leiding</w:t>
      </w:r>
      <w:bookmarkEnd w:id="116"/>
      <w:r w:rsidR="00283BD6">
        <w:t>.</w:t>
      </w:r>
      <w:bookmarkEnd w:id="117"/>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855A12" w:rsidP="00E65E36">
      <w:pPr>
        <w:jc w:val="left"/>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00576" behindDoc="0" locked="0" layoutInCell="1" allowOverlap="1">
            <wp:simplePos x="0" y="0"/>
            <wp:positionH relativeFrom="column">
              <wp:posOffset>180340</wp:posOffset>
            </wp:positionH>
            <wp:positionV relativeFrom="paragraph">
              <wp:posOffset>-372745</wp:posOffset>
            </wp:positionV>
            <wp:extent cx="7639050" cy="5953125"/>
            <wp:effectExtent l="0" t="0" r="0" b="0"/>
            <wp:wrapTopAndBottom/>
            <wp:docPr id="55" name="Afbeelding 54"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8" cstate="print"/>
                    <a:stretch>
                      <a:fillRect/>
                    </a:stretch>
                  </pic:blipFill>
                  <pic:spPr>
                    <a:xfrm>
                      <a:off x="0" y="0"/>
                      <a:ext cx="7639050" cy="5953125"/>
                    </a:xfrm>
                    <a:prstGeom prst="rect">
                      <a:avLst/>
                    </a:prstGeom>
                  </pic:spPr>
                </pic:pic>
              </a:graphicData>
            </a:graphic>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18" w:name="_Toc399786892"/>
      <w:bookmarkStart w:id="119" w:name="_Toc436814731"/>
      <w:r>
        <w:t>Leidingelement</w:t>
      </w:r>
      <w:bookmarkEnd w:id="118"/>
      <w:r w:rsidR="00283BD6">
        <w:t>.</w:t>
      </w:r>
      <w:bookmarkEnd w:id="119"/>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E31B57" w:rsidRDefault="00855A12" w:rsidP="00A35E0B">
      <w:pPr>
        <w:jc w:val="left"/>
      </w:pPr>
      <w:r>
        <w:rPr>
          <w:noProof/>
        </w:rPr>
        <w:drawing>
          <wp:anchor distT="0" distB="0" distL="114300" distR="114300" simplePos="0" relativeHeight="251801600" behindDoc="0" locked="0" layoutInCell="1" allowOverlap="1">
            <wp:simplePos x="0" y="0"/>
            <wp:positionH relativeFrom="column">
              <wp:posOffset>-134620</wp:posOffset>
            </wp:positionH>
            <wp:positionV relativeFrom="paragraph">
              <wp:posOffset>360680</wp:posOffset>
            </wp:positionV>
            <wp:extent cx="5876925" cy="3228975"/>
            <wp:effectExtent l="0" t="0" r="0" b="0"/>
            <wp:wrapTopAndBottom/>
            <wp:docPr id="57" name="Afbeelding 5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29" cstate="print"/>
                    <a:stretch>
                      <a:fillRect/>
                    </a:stretch>
                  </pic:blipFill>
                  <pic:spPr>
                    <a:xfrm>
                      <a:off x="0" y="0"/>
                      <a:ext cx="5876925" cy="3228975"/>
                    </a:xfrm>
                    <a:prstGeom prst="rect">
                      <a:avLst/>
                    </a:prstGeom>
                  </pic:spPr>
                </pic:pic>
              </a:graphicData>
            </a:graphic>
          </wp:anchor>
        </w:drawing>
      </w: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w:t>
      </w:r>
      <w:r w:rsidR="00120412">
        <w:lastRenderedPageBreak/>
        <w:t>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20"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21" w:name="_Toc436814732"/>
      <w:r>
        <w:t>KabelEnLeidingContainer</w:t>
      </w:r>
      <w:bookmarkEnd w:id="120"/>
      <w:r w:rsidR="00283BD6">
        <w:t>.</w:t>
      </w:r>
      <w:bookmarkEnd w:id="121"/>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855A12" w:rsidP="00E65E36">
      <w:pPr>
        <w:jc w:val="left"/>
      </w:pPr>
      <w:r>
        <w:rPr>
          <w:noProof/>
        </w:rPr>
        <w:lastRenderedPageBreak/>
        <w:drawing>
          <wp:anchor distT="0" distB="0" distL="114300" distR="114300" simplePos="0" relativeHeight="251802624" behindDoc="0" locked="0" layoutInCell="1" allowOverlap="1">
            <wp:simplePos x="0" y="0"/>
            <wp:positionH relativeFrom="column">
              <wp:posOffset>-296545</wp:posOffset>
            </wp:positionH>
            <wp:positionV relativeFrom="paragraph">
              <wp:posOffset>46355</wp:posOffset>
            </wp:positionV>
            <wp:extent cx="6332220" cy="5886450"/>
            <wp:effectExtent l="0" t="0" r="0" b="0"/>
            <wp:wrapTopAndBottom/>
            <wp:docPr id="58" name="Afbeelding 57"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0" cstate="print"/>
                    <a:stretch>
                      <a:fillRect/>
                    </a:stretch>
                  </pic:blipFill>
                  <pic:spPr>
                    <a:xfrm>
                      <a:off x="0" y="0"/>
                      <a:ext cx="6332220" cy="5886450"/>
                    </a:xfrm>
                    <a:prstGeom prst="rect">
                      <a:avLst/>
                    </a:prstGeom>
                  </pic:spPr>
                </pic:pic>
              </a:graphicData>
            </a:graphic>
          </wp:anchor>
        </w:drawing>
      </w:r>
      <w:r w:rsidR="00387CF5">
        <w:t xml:space="preserve">Figuur </w:t>
      </w:r>
      <w:r w:rsidR="00F3608E">
        <w:t>5.11</w:t>
      </w:r>
      <w:r w:rsidR="00387CF5">
        <w:t>:</w:t>
      </w:r>
      <w:r w:rsidR="005C7720">
        <w:t xml:space="preserve"> KabelEnleidingContainer omvat kabelbedden en mantelbuizen.</w:t>
      </w:r>
    </w:p>
    <w:p w:rsidR="00387CF5" w:rsidRDefault="00387CF5" w:rsidP="00E65E36">
      <w:pPr>
        <w:jc w:val="left"/>
      </w:pPr>
    </w:p>
    <w:p w:rsidR="00E65E36" w:rsidRDefault="00E65E36" w:rsidP="00E65E36">
      <w:pPr>
        <w:jc w:val="left"/>
      </w:pPr>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D841BA" w:rsidRDefault="00D841BA" w:rsidP="00E65E36">
      <w:pPr>
        <w:jc w:val="left"/>
      </w:pPr>
    </w:p>
    <w:p w:rsidR="00E65E36" w:rsidRDefault="00E65E36" w:rsidP="00E65E36">
      <w:pPr>
        <w:jc w:val="left"/>
      </w:pPr>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122" w:name="_Toc436814733"/>
      <w:r>
        <w:t>ContainerLeidingelement</w:t>
      </w:r>
      <w:r w:rsidR="00283BD6">
        <w:t>.</w:t>
      </w:r>
      <w:bookmarkEnd w:id="122"/>
    </w:p>
    <w:p w:rsidR="00482647" w:rsidRDefault="00482647" w:rsidP="00E65E36">
      <w:pPr>
        <w:jc w:val="left"/>
      </w:pPr>
      <w:r>
        <w:t>Definitie: Abstract data object dat de gemeenschappelijke attributen en associaties bevat voor alle containerleidingelement objecten.</w:t>
      </w:r>
    </w:p>
    <w:p w:rsidR="00482647" w:rsidRDefault="00482647" w:rsidP="00E65E36">
      <w:pPr>
        <w:jc w:val="left"/>
      </w:pPr>
      <w:r>
        <w:t>Bron:</w:t>
      </w:r>
      <w:r w:rsidR="004C0CA8">
        <w:t xml:space="preserve"> IMKL2015</w:t>
      </w:r>
    </w:p>
    <w:p w:rsidR="00953A6F" w:rsidRDefault="00953A6F" w:rsidP="00E65E36">
      <w:pPr>
        <w:jc w:val="left"/>
      </w:pPr>
    </w:p>
    <w:p w:rsidR="00953A6F" w:rsidRDefault="00953A6F" w:rsidP="00E65E36">
      <w:pPr>
        <w:jc w:val="left"/>
      </w:pPr>
    </w:p>
    <w:p w:rsidR="00482647" w:rsidRDefault="00855A12" w:rsidP="00E65E36">
      <w:pPr>
        <w:jc w:val="left"/>
      </w:pPr>
      <w:r>
        <w:rPr>
          <w:noProof/>
        </w:rPr>
        <w:drawing>
          <wp:anchor distT="0" distB="0" distL="114300" distR="114300" simplePos="0" relativeHeight="251803648" behindDoc="0" locked="0" layoutInCell="1" allowOverlap="1">
            <wp:simplePos x="0" y="0"/>
            <wp:positionH relativeFrom="column">
              <wp:posOffset>-563245</wp:posOffset>
            </wp:positionH>
            <wp:positionV relativeFrom="paragraph">
              <wp:posOffset>170180</wp:posOffset>
            </wp:positionV>
            <wp:extent cx="6448425" cy="4076700"/>
            <wp:effectExtent l="0" t="0" r="0" b="0"/>
            <wp:wrapTopAndBottom/>
            <wp:docPr id="60" name="Afbeelding 5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1" cstate="print"/>
                    <a:stretch>
                      <a:fillRect/>
                    </a:stretch>
                  </pic:blipFill>
                  <pic:spPr>
                    <a:xfrm>
                      <a:off x="0" y="0"/>
                      <a:ext cx="6448425" cy="4076700"/>
                    </a:xfrm>
                    <a:prstGeom prst="rect">
                      <a:avLst/>
                    </a:prstGeom>
                  </pic:spPr>
                </pic:pic>
              </a:graphicData>
            </a:graphic>
          </wp:anchor>
        </w:drawing>
      </w: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r w:rsidRPr="00971241">
        <w:lastRenderedPageBreak/>
        <w:t>Containerleidingelementen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123" w:name="_Toc434874135"/>
      <w:bookmarkStart w:id="124" w:name="_Toc434874204"/>
      <w:bookmarkStart w:id="125" w:name="_Toc434874287"/>
      <w:bookmarkStart w:id="126" w:name="_Toc434874355"/>
      <w:bookmarkStart w:id="127" w:name="_Toc434874632"/>
      <w:bookmarkStart w:id="128" w:name="_Toc434933265"/>
      <w:bookmarkStart w:id="129" w:name="_Toc434940498"/>
      <w:bookmarkStart w:id="130" w:name="_Toc434941815"/>
      <w:bookmarkStart w:id="131" w:name="_Toc434943356"/>
      <w:bookmarkStart w:id="132" w:name="_Toc434943787"/>
      <w:bookmarkStart w:id="133" w:name="_Toc434956111"/>
      <w:bookmarkStart w:id="134" w:name="_Toc399786896"/>
      <w:bookmarkStart w:id="135" w:name="_Toc436814734"/>
      <w:bookmarkEnd w:id="123"/>
      <w:bookmarkEnd w:id="124"/>
      <w:bookmarkEnd w:id="125"/>
      <w:bookmarkEnd w:id="126"/>
      <w:bookmarkEnd w:id="127"/>
      <w:bookmarkEnd w:id="128"/>
      <w:bookmarkEnd w:id="129"/>
      <w:bookmarkEnd w:id="130"/>
      <w:bookmarkEnd w:id="131"/>
      <w:bookmarkEnd w:id="132"/>
      <w:bookmarkEnd w:id="133"/>
      <w:r>
        <w:t xml:space="preserve">Relaties tussen </w:t>
      </w:r>
      <w:r w:rsidR="00031B8A">
        <w:t>K</w:t>
      </w:r>
      <w:r>
        <w:t xml:space="preserve">abelEnLeiding, </w:t>
      </w:r>
      <w:r w:rsidR="00FB6A21">
        <w:t xml:space="preserve">Leidingelement </w:t>
      </w:r>
      <w:r>
        <w:t>en container objecten</w:t>
      </w:r>
      <w:r w:rsidR="00283BD6">
        <w:t>.</w:t>
      </w:r>
      <w:bookmarkEnd w:id="134"/>
      <w:bookmarkEnd w:id="135"/>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3206BD" w:rsidRDefault="00855A12" w:rsidP="00E65E36">
      <w:pPr>
        <w:spacing w:line="240" w:lineRule="auto"/>
        <w:jc w:val="left"/>
      </w:pPr>
      <w:r>
        <w:rPr>
          <w:noProof/>
        </w:rPr>
        <w:drawing>
          <wp:inline distT="0" distB="0" distL="0" distR="0">
            <wp:extent cx="5927440" cy="3067050"/>
            <wp:effectExtent l="0" t="0" r="0" b="0"/>
            <wp:docPr id="61" name="Afbeelding 6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2" cstate="print"/>
                    <a:stretch>
                      <a:fillRect/>
                    </a:stretch>
                  </pic:blipFill>
                  <pic:spPr>
                    <a:xfrm>
                      <a:off x="0" y="0"/>
                      <a:ext cx="5927440" cy="306705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855A12" w:rsidP="00E65E36">
      <w:pPr>
        <w:spacing w:line="240" w:lineRule="auto"/>
        <w:jc w:val="left"/>
        <w:rPr>
          <w:noProof/>
        </w:rPr>
      </w:pPr>
      <w:r>
        <w:rPr>
          <w:noProof/>
        </w:rPr>
        <w:lastRenderedPageBreak/>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3" cstate="print"/>
                    <a:stretch>
                      <a:fillRect/>
                    </a:stretch>
                  </pic:blipFill>
                  <pic:spPr>
                    <a:xfrm>
                      <a:off x="0" y="0"/>
                      <a:ext cx="2514600" cy="1905000"/>
                    </a:xfrm>
                    <a:prstGeom prst="rect">
                      <a:avLst/>
                    </a:prstGeom>
                  </pic:spPr>
                </pic:pic>
              </a:graphicData>
            </a:graphic>
          </wp:anchor>
        </w:drawing>
      </w: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136"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137" w:name="_Toc434874137"/>
      <w:bookmarkStart w:id="138" w:name="_Toc434874206"/>
      <w:bookmarkStart w:id="139" w:name="_Toc434874289"/>
      <w:bookmarkStart w:id="140" w:name="_Toc434874357"/>
      <w:bookmarkStart w:id="141" w:name="_Toc434874634"/>
      <w:bookmarkStart w:id="142" w:name="_Toc434933267"/>
      <w:bookmarkStart w:id="143" w:name="_Toc434940500"/>
      <w:bookmarkStart w:id="144" w:name="_Toc434941817"/>
      <w:bookmarkStart w:id="145" w:name="_Toc434943358"/>
      <w:bookmarkStart w:id="146" w:name="_Toc434943789"/>
      <w:bookmarkStart w:id="147" w:name="_Toc434956113"/>
      <w:bookmarkStart w:id="148" w:name="_Toc434874138"/>
      <w:bookmarkStart w:id="149" w:name="_Toc434874207"/>
      <w:bookmarkStart w:id="150" w:name="_Toc434874290"/>
      <w:bookmarkStart w:id="151" w:name="_Toc434874358"/>
      <w:bookmarkStart w:id="152" w:name="_Toc434874635"/>
      <w:bookmarkStart w:id="153" w:name="_Toc434933268"/>
      <w:bookmarkStart w:id="154" w:name="_Toc434940501"/>
      <w:bookmarkStart w:id="155" w:name="_Toc434941818"/>
      <w:bookmarkStart w:id="156" w:name="_Toc434943359"/>
      <w:bookmarkStart w:id="157" w:name="_Toc434943790"/>
      <w:bookmarkStart w:id="158" w:name="_Toc434956114"/>
      <w:bookmarkStart w:id="159" w:name="_Toc436814735"/>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r w:rsidRPr="009D365E">
        <w:t>Diagram per type kabel of leiding</w:t>
      </w:r>
      <w:r w:rsidR="00283BD6">
        <w:t>.</w:t>
      </w:r>
      <w:bookmarkEnd w:id="136"/>
      <w:bookmarkEnd w:id="159"/>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60" w:name="_Toc399786898"/>
    </w:p>
    <w:p w:rsidR="00E65E36" w:rsidRDefault="00E65E36" w:rsidP="00E65E36">
      <w:pPr>
        <w:pStyle w:val="subparagraaftitel"/>
      </w:pPr>
      <w:bookmarkStart w:id="161" w:name="_Toc436814736"/>
      <w:r>
        <w:lastRenderedPageBreak/>
        <w:t>Elektriciteitskabel</w:t>
      </w:r>
      <w:bookmarkEnd w:id="160"/>
      <w:r w:rsidR="00283BD6">
        <w:t>.</w:t>
      </w:r>
      <w:bookmarkEnd w:id="161"/>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855A12" w:rsidP="00E65E36">
      <w:r>
        <w:rPr>
          <w:noProof/>
        </w:rPr>
        <w:drawing>
          <wp:anchor distT="0" distB="0" distL="114300" distR="114300" simplePos="0" relativeHeight="251804672" behindDoc="0" locked="0" layoutInCell="1" allowOverlap="1">
            <wp:simplePos x="0" y="0"/>
            <wp:positionH relativeFrom="column">
              <wp:posOffset>-134620</wp:posOffset>
            </wp:positionH>
            <wp:positionV relativeFrom="paragraph">
              <wp:posOffset>1103630</wp:posOffset>
            </wp:positionV>
            <wp:extent cx="5838825" cy="5848350"/>
            <wp:effectExtent l="0" t="0" r="0" b="0"/>
            <wp:wrapTopAndBottom/>
            <wp:docPr id="62" name="Afbeelding 6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5" cstate="print"/>
                    <a:stretch>
                      <a:fillRect/>
                    </a:stretch>
                  </pic:blipFill>
                  <pic:spPr>
                    <a:xfrm>
                      <a:off x="0" y="0"/>
                      <a:ext cx="5838825" cy="5848350"/>
                    </a:xfrm>
                    <a:prstGeom prst="rect">
                      <a:avLst/>
                    </a:prstGeom>
                  </pic:spPr>
                </pic:pic>
              </a:graphicData>
            </a:graphic>
          </wp:anchor>
        </w:drawing>
      </w:r>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953A6F" w:rsidRDefault="00953A6F" w:rsidP="00E65E36"/>
    <w:p w:rsidR="003206BD" w:rsidRDefault="003206BD" w:rsidP="00E65E36"/>
    <w:p w:rsidR="003206BD" w:rsidRDefault="003206BD" w:rsidP="00E65E36"/>
    <w:p w:rsidR="00E65E36" w:rsidRDefault="00E65E36" w:rsidP="00E65E36">
      <w:pPr>
        <w:pStyle w:val="subparagraaftitel"/>
      </w:pPr>
      <w:bookmarkStart w:id="162" w:name="_Toc399786899"/>
      <w:bookmarkStart w:id="163" w:name="_Toc436814737"/>
      <w:r>
        <w:t>Telecom</w:t>
      </w:r>
      <w:r w:rsidR="00031B8A">
        <w:t>municatie</w:t>
      </w:r>
      <w:r>
        <w:t>kabel</w:t>
      </w:r>
      <w:bookmarkEnd w:id="162"/>
      <w:r w:rsidR="00283BD6">
        <w:t>.</w:t>
      </w:r>
      <w:bookmarkEnd w:id="163"/>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D43A14" w:rsidP="004532E6">
      <w:r>
        <w:rPr>
          <w:noProof/>
        </w:rPr>
        <w:drawing>
          <wp:anchor distT="0" distB="0" distL="114300" distR="114300" simplePos="0" relativeHeight="251805696" behindDoc="0" locked="0" layoutInCell="1" allowOverlap="1">
            <wp:simplePos x="0" y="0"/>
            <wp:positionH relativeFrom="column">
              <wp:posOffset>-239395</wp:posOffset>
            </wp:positionH>
            <wp:positionV relativeFrom="paragraph">
              <wp:posOffset>808355</wp:posOffset>
            </wp:positionV>
            <wp:extent cx="6181725" cy="4829175"/>
            <wp:effectExtent l="0" t="0" r="0" b="0"/>
            <wp:wrapTopAndBottom/>
            <wp:docPr id="63" name="Afbeelding 62"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6" cstate="print"/>
                    <a:stretch>
                      <a:fillRect/>
                    </a:stretch>
                  </pic:blipFill>
                  <pic:spPr>
                    <a:xfrm>
                      <a:off x="0" y="0"/>
                      <a:ext cx="6181725" cy="4829175"/>
                    </a:xfrm>
                    <a:prstGeom prst="rect">
                      <a:avLst/>
                    </a:prstGeom>
                  </pic:spPr>
                </pic:pic>
              </a:graphicData>
            </a:graphic>
          </wp:anchor>
        </w:drawing>
      </w:r>
      <w:r w:rsidR="00E65E36">
        <w:t xml:space="preserve">Van </w:t>
      </w:r>
      <w:r w:rsidR="002A26AD">
        <w:t>INSPIRE</w:t>
      </w:r>
      <w:r w:rsidR="00E65E36">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64" w:name="_Toc399786900"/>
      <w:bookmarkStart w:id="165" w:name="_Toc436814738"/>
      <w:r>
        <w:lastRenderedPageBreak/>
        <w:t>Olie-gas-chemicalienpijpleiding</w:t>
      </w:r>
      <w:bookmarkEnd w:id="164"/>
      <w:r w:rsidR="00283BD6">
        <w:t>.</w:t>
      </w:r>
      <w:bookmarkEnd w:id="165"/>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38850" cy="5041903"/>
            <wp:effectExtent l="0" t="0" r="0" b="0"/>
            <wp:docPr id="64" name="Afbeelding 6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7" cstate="print"/>
                    <a:stretch>
                      <a:fillRect/>
                    </a:stretch>
                  </pic:blipFill>
                  <pic:spPr>
                    <a:xfrm>
                      <a:off x="0" y="0"/>
                      <a:ext cx="6043734" cy="5045981"/>
                    </a:xfrm>
                    <a:prstGeom prst="rect">
                      <a:avLst/>
                    </a:prstGeom>
                  </pic:spPr>
                </pic:pic>
              </a:graphicData>
            </a:graphic>
          </wp:inline>
        </w:drawing>
      </w:r>
      <w:r w:rsidR="00E65E36">
        <w:br w:type="page"/>
      </w:r>
    </w:p>
    <w:p w:rsidR="00E65E36" w:rsidRDefault="00E65E36" w:rsidP="00E65E36">
      <w:pPr>
        <w:pStyle w:val="subparagraaftitel"/>
      </w:pPr>
      <w:bookmarkStart w:id="166" w:name="_Toc399786901"/>
      <w:bookmarkStart w:id="167" w:name="_Toc436814739"/>
      <w:r>
        <w:lastRenderedPageBreak/>
        <w:t>Rioolleiding</w:t>
      </w:r>
      <w:bookmarkEnd w:id="166"/>
      <w:r w:rsidR="00283BD6">
        <w:t>.</w:t>
      </w:r>
      <w:bookmarkEnd w:id="167"/>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855A12" w:rsidP="00E65E36">
      <w:pPr>
        <w:spacing w:line="240" w:lineRule="auto"/>
        <w:jc w:val="left"/>
        <w:rPr>
          <w:sz w:val="20"/>
        </w:rPr>
      </w:pPr>
      <w:r>
        <w:rPr>
          <w:noProof/>
        </w:rPr>
        <w:drawing>
          <wp:inline distT="0" distB="0" distL="0" distR="0">
            <wp:extent cx="5924550" cy="5918395"/>
            <wp:effectExtent l="0" t="0" r="0" b="0"/>
            <wp:docPr id="65" name="Afbeelding 6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38" cstate="print"/>
                    <a:stretch>
                      <a:fillRect/>
                    </a:stretch>
                  </pic:blipFill>
                  <pic:spPr>
                    <a:xfrm>
                      <a:off x="0" y="0"/>
                      <a:ext cx="5929342" cy="5923182"/>
                    </a:xfrm>
                    <a:prstGeom prst="rect">
                      <a:avLst/>
                    </a:prstGeom>
                  </pic:spPr>
                </pic:pic>
              </a:graphicData>
            </a:graphic>
          </wp:inline>
        </w:drawing>
      </w:r>
      <w:r w:rsidR="00E65E36">
        <w:br w:type="page"/>
      </w:r>
    </w:p>
    <w:p w:rsidR="00E65E36" w:rsidRDefault="00E65E36" w:rsidP="00E65E36">
      <w:pPr>
        <w:pStyle w:val="subparagraaftitel"/>
      </w:pPr>
      <w:bookmarkStart w:id="168" w:name="_Toc399786902"/>
      <w:bookmarkStart w:id="169" w:name="_Toc436814740"/>
      <w:r>
        <w:lastRenderedPageBreak/>
        <w:t>Waterleiding</w:t>
      </w:r>
      <w:bookmarkEnd w:id="168"/>
      <w:r w:rsidR="00283BD6">
        <w:t>.</w:t>
      </w:r>
      <w:bookmarkEnd w:id="169"/>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64771" cy="6086475"/>
            <wp:effectExtent l="0" t="0" r="0" b="0"/>
            <wp:docPr id="66" name="Afbeelding 65"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39" cstate="print"/>
                    <a:stretch>
                      <a:fillRect/>
                    </a:stretch>
                  </pic:blipFill>
                  <pic:spPr>
                    <a:xfrm>
                      <a:off x="0" y="0"/>
                      <a:ext cx="6069676" cy="6091398"/>
                    </a:xfrm>
                    <a:prstGeom prst="rect">
                      <a:avLst/>
                    </a:prstGeom>
                  </pic:spPr>
                </pic:pic>
              </a:graphicData>
            </a:graphic>
          </wp:inline>
        </w:drawing>
      </w:r>
      <w:r w:rsidR="00E65E36">
        <w:br w:type="page"/>
      </w:r>
    </w:p>
    <w:p w:rsidR="00E65E36" w:rsidRDefault="00E65E36" w:rsidP="00E65E36">
      <w:pPr>
        <w:pStyle w:val="subparagraaftitel"/>
      </w:pPr>
      <w:bookmarkStart w:id="170" w:name="_Toc399786903"/>
      <w:bookmarkStart w:id="171" w:name="_Toc436814741"/>
      <w:r>
        <w:lastRenderedPageBreak/>
        <w:t>Thermische pijpleiding</w:t>
      </w:r>
      <w:bookmarkEnd w:id="170"/>
      <w:r w:rsidR="00283BD6">
        <w:t>.</w:t>
      </w:r>
      <w:bookmarkEnd w:id="171"/>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D43A14" w:rsidP="00E65E36">
      <w:pPr>
        <w:jc w:val="left"/>
      </w:pPr>
      <w:r>
        <w:rPr>
          <w:noProof/>
        </w:rPr>
        <w:drawing>
          <wp:anchor distT="0" distB="0" distL="114300" distR="114300" simplePos="0" relativeHeight="251806720" behindDoc="0" locked="0" layoutInCell="1" allowOverlap="1">
            <wp:simplePos x="0" y="0"/>
            <wp:positionH relativeFrom="column">
              <wp:posOffset>-201295</wp:posOffset>
            </wp:positionH>
            <wp:positionV relativeFrom="paragraph">
              <wp:posOffset>341630</wp:posOffset>
            </wp:positionV>
            <wp:extent cx="5829300" cy="5895975"/>
            <wp:effectExtent l="0" t="0" r="0" b="0"/>
            <wp:wrapTopAndBottom/>
            <wp:docPr id="67" name="Afbeelding 66"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0" cstate="print"/>
                    <a:stretch>
                      <a:fillRect/>
                    </a:stretch>
                  </pic:blipFill>
                  <pic:spPr>
                    <a:xfrm>
                      <a:off x="0" y="0"/>
                      <a:ext cx="5829300" cy="5895975"/>
                    </a:xfrm>
                    <a:prstGeom prst="rect">
                      <a:avLst/>
                    </a:prstGeom>
                  </pic:spPr>
                </pic:pic>
              </a:graphicData>
            </a:graphic>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72" w:name="_Toc434940509"/>
      <w:bookmarkStart w:id="173" w:name="_Toc434941826"/>
      <w:bookmarkStart w:id="174" w:name="_Toc434943367"/>
      <w:bookmarkStart w:id="175" w:name="_Toc434943798"/>
      <w:bookmarkStart w:id="176" w:name="_Toc434956122"/>
      <w:bookmarkStart w:id="177" w:name="_Toc434940510"/>
      <w:bookmarkStart w:id="178" w:name="_Toc434941827"/>
      <w:bookmarkStart w:id="179" w:name="_Toc434943368"/>
      <w:bookmarkStart w:id="180" w:name="_Toc434943799"/>
      <w:bookmarkStart w:id="181" w:name="_Toc434956123"/>
      <w:bookmarkStart w:id="182" w:name="_Toc434940511"/>
      <w:bookmarkStart w:id="183" w:name="_Toc434941828"/>
      <w:bookmarkStart w:id="184" w:name="_Toc434943369"/>
      <w:bookmarkStart w:id="185" w:name="_Toc434943800"/>
      <w:bookmarkStart w:id="186" w:name="_Toc434956124"/>
      <w:bookmarkStart w:id="187" w:name="_Toc434940512"/>
      <w:bookmarkStart w:id="188" w:name="_Toc434941829"/>
      <w:bookmarkStart w:id="189" w:name="_Toc434943370"/>
      <w:bookmarkStart w:id="190" w:name="_Toc434943801"/>
      <w:bookmarkStart w:id="191" w:name="_Toc434956125"/>
      <w:bookmarkStart w:id="192" w:name="_Toc399786904"/>
      <w:bookmarkStart w:id="193" w:name="_Toc436814742"/>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lastRenderedPageBreak/>
        <w:t>Leidingelementen per type net (thema)</w:t>
      </w:r>
      <w:bookmarkEnd w:id="192"/>
      <w:r w:rsidR="00283BD6">
        <w:t>.</w:t>
      </w:r>
      <w:bookmarkEnd w:id="193"/>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3E3B48" w:rsidRDefault="00855A12" w:rsidP="00E65E36">
      <w:r>
        <w:rPr>
          <w:noProof/>
        </w:rPr>
        <w:drawing>
          <wp:anchor distT="0" distB="0" distL="114300" distR="114300" simplePos="0" relativeHeight="251807744" behindDoc="0" locked="0" layoutInCell="1" allowOverlap="1">
            <wp:simplePos x="0" y="0"/>
            <wp:positionH relativeFrom="column">
              <wp:posOffset>-448945</wp:posOffset>
            </wp:positionH>
            <wp:positionV relativeFrom="paragraph">
              <wp:posOffset>303530</wp:posOffset>
            </wp:positionV>
            <wp:extent cx="6257925" cy="3524250"/>
            <wp:effectExtent l="0" t="0" r="0" b="0"/>
            <wp:wrapTopAndBottom/>
            <wp:docPr id="68" name="Afbeelding 67"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1" cstate="print"/>
                    <a:stretch>
                      <a:fillRect/>
                    </a:stretch>
                  </pic:blipFill>
                  <pic:spPr>
                    <a:xfrm>
                      <a:off x="0" y="0"/>
                      <a:ext cx="6257925" cy="3524250"/>
                    </a:xfrm>
                    <a:prstGeom prst="rect">
                      <a:avLst/>
                    </a:prstGeom>
                  </pic:spPr>
                </pic:pic>
              </a:graphicData>
            </a:graphic>
          </wp:anchor>
        </w:drawing>
      </w:r>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2" cstate="print"/>
                    <a:stretch>
                      <a:fillRect/>
                    </a:stretch>
                  </pic:blipFill>
                  <pic:spPr>
                    <a:xfrm>
                      <a:off x="0" y="0"/>
                      <a:ext cx="5496560" cy="1296670"/>
                    </a:xfrm>
                    <a:prstGeom prst="rect">
                      <a:avLst/>
                    </a:prstGeom>
                  </pic:spPr>
                </pic:pic>
              </a:graphicData>
            </a:graphic>
          </wp:anchor>
        </w:drawing>
      </w:r>
      <w:bookmarkStart w:id="194" w:name="_Toc436814743"/>
      <w:r w:rsidR="00A26E72" w:rsidRPr="001724FE">
        <w:t>Identifier management</w:t>
      </w:r>
      <w:r w:rsidR="00283BD6">
        <w:t>.</w:t>
      </w:r>
      <w:bookmarkEnd w:id="194"/>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De code bestaat uit vijf alfanumerieke posities</w:t>
      </w:r>
      <w:r w:rsidR="00EA1048">
        <w:t>.</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lastRenderedPageBreak/>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3" r:link="rId44"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6E60B5" w:rsidRPr="004E2E87" w:rsidRDefault="00971241" w:rsidP="00F9768C">
      <w:pPr>
        <w:rPr>
          <w:b/>
        </w:rPr>
      </w:pPr>
      <w:r w:rsidRPr="003657E7">
        <w:rPr>
          <w:b/>
        </w:rPr>
        <w:t>GML implementatie.</w:t>
      </w:r>
    </w:p>
    <w:p w:rsidR="006E60B5" w:rsidRDefault="00A67F65" w:rsidP="00F9768C">
      <w:r>
        <w:rPr>
          <w:rFonts w:cs="Arial"/>
        </w:rPr>
        <w:t xml:space="preserve">De in een GML bestand opgenomen en verplichte </w:t>
      </w:r>
      <w:r w:rsidR="006E60B5" w:rsidRPr="0005684B">
        <w:rPr>
          <w:rFonts w:cs="Arial"/>
        </w:rPr>
        <w:t>GML-id is een concatenatie van de volledige identifier, bestaande uit de namespace en lokale id</w:t>
      </w:r>
      <w:r w:rsidR="006E60B5">
        <w:rPr>
          <w:rFonts w:cs="Arial"/>
        </w:rPr>
        <w:t>.</w:t>
      </w:r>
    </w:p>
    <w:p w:rsidR="00EE7BB1" w:rsidRDefault="00A26E72">
      <w:pPr>
        <w:pStyle w:val="subparagraaftitel"/>
      </w:pPr>
      <w:bookmarkStart w:id="195" w:name="_Toc434874148"/>
      <w:bookmarkStart w:id="196" w:name="_Toc434874217"/>
      <w:bookmarkStart w:id="197" w:name="_Toc434874300"/>
      <w:bookmarkStart w:id="198" w:name="_Toc434874368"/>
      <w:bookmarkStart w:id="199" w:name="_Toc434874645"/>
      <w:bookmarkStart w:id="200" w:name="_Toc434933278"/>
      <w:bookmarkStart w:id="201" w:name="_Toc434940515"/>
      <w:bookmarkStart w:id="202" w:name="_Toc434941832"/>
      <w:bookmarkStart w:id="203" w:name="_Toc434943373"/>
      <w:bookmarkStart w:id="204" w:name="_Toc434943804"/>
      <w:bookmarkStart w:id="205" w:name="_Toc434956128"/>
      <w:bookmarkStart w:id="206" w:name="_Toc410654851"/>
      <w:bookmarkStart w:id="207" w:name="_Toc410654938"/>
      <w:bookmarkStart w:id="208" w:name="_Toc410655437"/>
      <w:bookmarkStart w:id="209" w:name="_Toc410656769"/>
      <w:bookmarkStart w:id="210" w:name="_Toc410900193"/>
      <w:bookmarkStart w:id="211" w:name="_Toc410900282"/>
      <w:bookmarkStart w:id="212" w:name="_Toc410654852"/>
      <w:bookmarkStart w:id="213" w:name="_Toc410654939"/>
      <w:bookmarkStart w:id="214" w:name="_Toc410655438"/>
      <w:bookmarkStart w:id="215" w:name="_Toc410656770"/>
      <w:bookmarkStart w:id="216" w:name="_Toc410900194"/>
      <w:bookmarkStart w:id="217" w:name="_Toc410900283"/>
      <w:bookmarkStart w:id="218" w:name="_Toc410654853"/>
      <w:bookmarkStart w:id="219" w:name="_Toc410654940"/>
      <w:bookmarkStart w:id="220" w:name="_Toc410655439"/>
      <w:bookmarkStart w:id="221" w:name="_Toc410656771"/>
      <w:bookmarkStart w:id="222" w:name="_Toc410900195"/>
      <w:bookmarkStart w:id="223" w:name="_Toc410900284"/>
      <w:bookmarkStart w:id="224" w:name="_Toc410654854"/>
      <w:bookmarkStart w:id="225" w:name="_Toc410654941"/>
      <w:bookmarkStart w:id="226" w:name="_Toc410655440"/>
      <w:bookmarkStart w:id="227" w:name="_Toc410656772"/>
      <w:bookmarkStart w:id="228" w:name="_Toc410900196"/>
      <w:bookmarkStart w:id="229" w:name="_Toc410900285"/>
      <w:bookmarkStart w:id="230" w:name="_Toc410654855"/>
      <w:bookmarkStart w:id="231" w:name="_Toc410654942"/>
      <w:bookmarkStart w:id="232" w:name="_Toc410655441"/>
      <w:bookmarkStart w:id="233" w:name="_Toc410656773"/>
      <w:bookmarkStart w:id="234" w:name="_Toc410900197"/>
      <w:bookmarkStart w:id="235" w:name="_Toc410900286"/>
      <w:bookmarkStart w:id="236" w:name="_Toc410654856"/>
      <w:bookmarkStart w:id="237" w:name="_Toc410654943"/>
      <w:bookmarkStart w:id="238" w:name="_Toc410655442"/>
      <w:bookmarkStart w:id="239" w:name="_Toc410656774"/>
      <w:bookmarkStart w:id="240" w:name="_Toc410900198"/>
      <w:bookmarkStart w:id="241" w:name="_Toc410900287"/>
      <w:bookmarkStart w:id="242" w:name="_Toc410654857"/>
      <w:bookmarkStart w:id="243" w:name="_Toc410654944"/>
      <w:bookmarkStart w:id="244" w:name="_Toc410655443"/>
      <w:bookmarkStart w:id="245" w:name="_Toc410656775"/>
      <w:bookmarkStart w:id="246" w:name="_Toc410900199"/>
      <w:bookmarkStart w:id="247" w:name="_Toc410900288"/>
      <w:bookmarkStart w:id="248" w:name="_Toc410654858"/>
      <w:bookmarkStart w:id="249" w:name="_Toc410654945"/>
      <w:bookmarkStart w:id="250" w:name="_Toc410655444"/>
      <w:bookmarkStart w:id="251" w:name="_Toc410656776"/>
      <w:bookmarkStart w:id="252" w:name="_Toc410900200"/>
      <w:bookmarkStart w:id="253" w:name="_Toc410900289"/>
      <w:bookmarkStart w:id="254" w:name="_Toc410654859"/>
      <w:bookmarkStart w:id="255" w:name="_Toc410654946"/>
      <w:bookmarkStart w:id="256" w:name="_Toc410655445"/>
      <w:bookmarkStart w:id="257" w:name="_Toc410656777"/>
      <w:bookmarkStart w:id="258" w:name="_Toc410900201"/>
      <w:bookmarkStart w:id="259" w:name="_Toc410900290"/>
      <w:bookmarkStart w:id="260" w:name="_Toc410654860"/>
      <w:bookmarkStart w:id="261" w:name="_Toc410654947"/>
      <w:bookmarkStart w:id="262" w:name="_Toc410655446"/>
      <w:bookmarkStart w:id="263" w:name="_Toc410656778"/>
      <w:bookmarkStart w:id="264" w:name="_Toc410900202"/>
      <w:bookmarkStart w:id="265" w:name="_Toc410900291"/>
      <w:bookmarkStart w:id="266" w:name="_Toc410654861"/>
      <w:bookmarkStart w:id="267" w:name="_Toc410654948"/>
      <w:bookmarkStart w:id="268" w:name="_Toc410655447"/>
      <w:bookmarkStart w:id="269" w:name="_Toc410656779"/>
      <w:bookmarkStart w:id="270" w:name="_Toc410900203"/>
      <w:bookmarkStart w:id="271" w:name="_Toc410900292"/>
      <w:bookmarkStart w:id="272" w:name="_Toc410654862"/>
      <w:bookmarkStart w:id="273" w:name="_Toc410654949"/>
      <w:bookmarkStart w:id="274" w:name="_Toc410655448"/>
      <w:bookmarkStart w:id="275" w:name="_Toc410656780"/>
      <w:bookmarkStart w:id="276" w:name="_Toc410900204"/>
      <w:bookmarkStart w:id="277" w:name="_Toc410900293"/>
      <w:bookmarkStart w:id="278" w:name="_Toc410654863"/>
      <w:bookmarkStart w:id="279" w:name="_Toc410654950"/>
      <w:bookmarkStart w:id="280" w:name="_Toc410655449"/>
      <w:bookmarkStart w:id="281" w:name="_Toc410656781"/>
      <w:bookmarkStart w:id="282" w:name="_Toc410900205"/>
      <w:bookmarkStart w:id="283" w:name="_Toc410900294"/>
      <w:bookmarkStart w:id="284" w:name="_Toc410654864"/>
      <w:bookmarkStart w:id="285" w:name="_Toc410654951"/>
      <w:bookmarkStart w:id="286" w:name="_Toc410655450"/>
      <w:bookmarkStart w:id="287" w:name="_Toc410656782"/>
      <w:bookmarkStart w:id="288" w:name="_Toc410900206"/>
      <w:bookmarkStart w:id="289" w:name="_Toc410900295"/>
      <w:bookmarkStart w:id="290" w:name="_Toc410654865"/>
      <w:bookmarkStart w:id="291" w:name="_Toc410654952"/>
      <w:bookmarkStart w:id="292" w:name="_Toc410655451"/>
      <w:bookmarkStart w:id="293" w:name="_Toc410656783"/>
      <w:bookmarkStart w:id="294" w:name="_Toc410900207"/>
      <w:bookmarkStart w:id="295" w:name="_Toc410900296"/>
      <w:bookmarkStart w:id="296" w:name="_Toc410654866"/>
      <w:bookmarkStart w:id="297" w:name="_Toc410654953"/>
      <w:bookmarkStart w:id="298" w:name="_Toc410655452"/>
      <w:bookmarkStart w:id="299" w:name="_Toc410656784"/>
      <w:bookmarkStart w:id="300" w:name="_Toc410900208"/>
      <w:bookmarkStart w:id="301" w:name="_Toc410900297"/>
      <w:bookmarkStart w:id="302" w:name="_Toc410654867"/>
      <w:bookmarkStart w:id="303" w:name="_Toc410654954"/>
      <w:bookmarkStart w:id="304" w:name="_Toc410655453"/>
      <w:bookmarkStart w:id="305" w:name="_Toc410656785"/>
      <w:bookmarkStart w:id="306" w:name="_Toc410900209"/>
      <w:bookmarkStart w:id="307" w:name="_Toc410900298"/>
      <w:bookmarkStart w:id="308" w:name="_Toc410654868"/>
      <w:bookmarkStart w:id="309" w:name="_Toc410654955"/>
      <w:bookmarkStart w:id="310" w:name="_Toc410655454"/>
      <w:bookmarkStart w:id="311" w:name="_Toc410656786"/>
      <w:bookmarkStart w:id="312" w:name="_Toc410900210"/>
      <w:bookmarkStart w:id="313" w:name="_Toc410900299"/>
      <w:bookmarkStart w:id="314" w:name="_Toc410654869"/>
      <w:bookmarkStart w:id="315" w:name="_Toc410654956"/>
      <w:bookmarkStart w:id="316" w:name="_Toc410655455"/>
      <w:bookmarkStart w:id="317" w:name="_Toc410656787"/>
      <w:bookmarkStart w:id="318" w:name="_Toc410900211"/>
      <w:bookmarkStart w:id="319" w:name="_Toc410900300"/>
      <w:bookmarkStart w:id="320" w:name="_Toc406679708"/>
      <w:bookmarkStart w:id="321" w:name="_Toc406684190"/>
      <w:bookmarkStart w:id="322" w:name="_Toc410654870"/>
      <w:bookmarkStart w:id="323" w:name="_Toc410654957"/>
      <w:bookmarkStart w:id="324" w:name="_Toc410655456"/>
      <w:bookmarkStart w:id="325" w:name="_Toc410656788"/>
      <w:bookmarkStart w:id="326" w:name="_Toc410900212"/>
      <w:bookmarkStart w:id="327" w:name="_Toc410900301"/>
      <w:bookmarkStart w:id="328" w:name="_Toc43681474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r>
        <w:t>Tijd representatie</w:t>
      </w:r>
      <w:r w:rsidR="00F9768C">
        <w:t xml:space="preserve"> en temporeel model.</w:t>
      </w:r>
      <w:bookmarkEnd w:id="328"/>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lastRenderedPageBreak/>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CA2949" w:rsidP="001724FE">
      <w:pPr>
        <w:pStyle w:val="subparagraaftitel"/>
      </w:pPr>
      <w:bookmarkStart w:id="329" w:name="_Toc436814745"/>
      <w:r>
        <w:lastRenderedPageBreak/>
        <w:t xml:space="preserve">UML </w:t>
      </w:r>
      <w:r w:rsidR="001724FE">
        <w:t>- EC61</w:t>
      </w:r>
      <w:r>
        <w:t xml:space="preserve"> overzicht.</w:t>
      </w:r>
      <w:bookmarkEnd w:id="329"/>
    </w:p>
    <w:p w:rsidR="00D43A14" w:rsidRDefault="00D43A14">
      <w:r>
        <w:rPr>
          <w:noProof/>
        </w:rPr>
        <w:drawing>
          <wp:anchor distT="0" distB="0" distL="114300" distR="114300" simplePos="0" relativeHeight="251808768" behindDoc="0" locked="0" layoutInCell="1" allowOverlap="1">
            <wp:simplePos x="0" y="0"/>
            <wp:positionH relativeFrom="column">
              <wp:posOffset>6985</wp:posOffset>
            </wp:positionH>
            <wp:positionV relativeFrom="paragraph">
              <wp:posOffset>83820</wp:posOffset>
            </wp:positionV>
            <wp:extent cx="14206855" cy="8652510"/>
            <wp:effectExtent l="0" t="0" r="0" b="0"/>
            <wp:wrapTopAndBottom/>
            <wp:docPr id="69" name="Afbeelding 68"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5" cstate="print"/>
                    <a:stretch>
                      <a:fillRect/>
                    </a:stretch>
                  </pic:blipFill>
                  <pic:spPr>
                    <a:xfrm>
                      <a:off x="0" y="0"/>
                      <a:ext cx="14206855" cy="8652510"/>
                    </a:xfrm>
                    <a:prstGeom prst="rect">
                      <a:avLst/>
                    </a:prstGeom>
                  </pic:spPr>
                </pic:pic>
              </a:graphicData>
            </a:graphic>
          </wp:anchor>
        </w:drawing>
      </w:r>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E331D9" w:rsidP="00E331D9">
      <w:pPr>
        <w:pStyle w:val="subparagraaftitel"/>
      </w:pPr>
      <w:bookmarkStart w:id="330" w:name="_Toc436814746"/>
      <w:r>
        <w:lastRenderedPageBreak/>
        <w:t xml:space="preserve">UML </w:t>
      </w:r>
      <w:r w:rsidR="001724FE">
        <w:t xml:space="preserve">- Buisleidingen Risicoregister </w:t>
      </w:r>
      <w:r>
        <w:t>overzicht</w:t>
      </w:r>
      <w:r w:rsidR="00283BD6">
        <w:t>.</w:t>
      </w:r>
      <w:bookmarkEnd w:id="330"/>
    </w:p>
    <w:p w:rsidR="00135F6C" w:rsidRDefault="00855A12" w:rsidP="00135F6C">
      <w:r>
        <w:rPr>
          <w:noProof/>
        </w:rPr>
        <w:drawing>
          <wp:anchor distT="0" distB="0" distL="114300" distR="114300" simplePos="0" relativeHeight="251809792" behindDoc="0" locked="0" layoutInCell="1" allowOverlap="1">
            <wp:simplePos x="0" y="0"/>
            <wp:positionH relativeFrom="column">
              <wp:posOffset>33655</wp:posOffset>
            </wp:positionH>
            <wp:positionV relativeFrom="paragraph">
              <wp:posOffset>70485</wp:posOffset>
            </wp:positionV>
            <wp:extent cx="14206855" cy="9089390"/>
            <wp:effectExtent l="0" t="0" r="0" b="0"/>
            <wp:wrapTopAndBottom/>
            <wp:docPr id="70" name="Afbeelding 69"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6" cstate="print"/>
                    <a:stretch>
                      <a:fillRect/>
                    </a:stretch>
                  </pic:blipFill>
                  <pic:spPr>
                    <a:xfrm>
                      <a:off x="0" y="0"/>
                      <a:ext cx="14206855" cy="9089390"/>
                    </a:xfrm>
                    <a:prstGeom prst="rect">
                      <a:avLst/>
                    </a:prstGeom>
                  </pic:spPr>
                </pic:pic>
              </a:graphicData>
            </a:graphic>
          </wp:anchor>
        </w:drawing>
      </w:r>
    </w:p>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C5635B" w:rsidRDefault="003657E7" w:rsidP="001724FE">
      <w:pPr>
        <w:pStyle w:val="subparagraaftitel"/>
      </w:pPr>
      <w:r>
        <w:rPr>
          <w:noProof/>
        </w:rPr>
        <w:lastRenderedPageBreak/>
        <w:drawing>
          <wp:anchor distT="0" distB="0" distL="114300" distR="114300" simplePos="0" relativeHeight="251812864" behindDoc="0" locked="0" layoutInCell="1" allowOverlap="1">
            <wp:simplePos x="0" y="0"/>
            <wp:positionH relativeFrom="column">
              <wp:posOffset>0</wp:posOffset>
            </wp:positionH>
            <wp:positionV relativeFrom="paragraph">
              <wp:posOffset>304800</wp:posOffset>
            </wp:positionV>
            <wp:extent cx="14058900" cy="9277350"/>
            <wp:effectExtent l="0" t="0" r="0" b="0"/>
            <wp:wrapTopAndBottom/>
            <wp:docPr id="17" name="Afbeelding 16"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7" cstate="print"/>
                    <a:stretch>
                      <a:fillRect/>
                    </a:stretch>
                  </pic:blipFill>
                  <pic:spPr>
                    <a:xfrm>
                      <a:off x="0" y="0"/>
                      <a:ext cx="14058900" cy="9277350"/>
                    </a:xfrm>
                    <a:prstGeom prst="rect">
                      <a:avLst/>
                    </a:prstGeom>
                  </pic:spPr>
                </pic:pic>
              </a:graphicData>
            </a:graphic>
          </wp:anchor>
        </w:drawing>
      </w:r>
      <w:bookmarkStart w:id="331" w:name="_Toc436814747"/>
      <w:r w:rsidR="00E331D9">
        <w:t xml:space="preserve">UML </w:t>
      </w:r>
      <w:r w:rsidR="001724FE">
        <w:t xml:space="preserve">- Stedelijk water </w:t>
      </w:r>
      <w:r w:rsidR="00E331D9">
        <w:t>overzicht</w:t>
      </w:r>
      <w:r w:rsidR="00283BD6">
        <w:t>.</w:t>
      </w:r>
      <w:bookmarkEnd w:id="331"/>
    </w:p>
    <w:p w:rsidR="003657E7" w:rsidRDefault="003657E7" w:rsidP="00E331D9"/>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48" w:history="1">
        <w:r w:rsidR="00BF55BB" w:rsidRPr="00BF55BB">
          <w:rPr>
            <w:rStyle w:val="Hyperlink"/>
          </w:rPr>
          <w:t>http://data.gwsw.nl</w:t>
        </w:r>
      </w:hyperlink>
      <w:r w:rsidR="00BF55BB" w:rsidRPr="00BF55BB">
        <w:t xml:space="preserve"> (de volledige soortenboom in html) en als linked open data via </w:t>
      </w:r>
      <w:hyperlink r:id="rId49"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50"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1"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332" w:name="_Toc436814748"/>
      <w:r>
        <w:t>Object</w:t>
      </w:r>
      <w:r w:rsidR="00A26E72">
        <w:t>catalogus</w:t>
      </w:r>
      <w:r w:rsidR="00283BD6">
        <w:t>.</w:t>
      </w:r>
      <w:bookmarkEnd w:id="332"/>
    </w:p>
    <w:p w:rsidR="00A26E72" w:rsidRDefault="00F003DD" w:rsidP="00576E1A">
      <w:pPr>
        <w:spacing w:line="240" w:lineRule="atLeast"/>
        <w:jc w:val="left"/>
      </w:pPr>
      <w:r>
        <w:t xml:space="preserve">De IMKL2015 objectcatalogus is opgenomen in een apart document IMKL2015 – Objectcatalogus. In 5.4 en 5.5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Del="00A74AE5">
              <w:t xml:space="preserve"> </w:t>
            </w:r>
            <w:bookmarkStart w:id="333" w:name="_Toc406679388"/>
            <w:bookmarkEnd w:id="333"/>
            <w:r w:rsidRPr="007175B7">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Scope</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Versienummer</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243DBF">
            <w:r w:rsidRPr="007175B7">
              <w:t xml:space="preserve">IMKL2015 (UML versie </w:t>
            </w:r>
            <w:r w:rsidR="00243DBF">
              <w:t>1.0RC</w:t>
            </w:r>
            <w:r w:rsidRPr="007175B7">
              <w:t>)</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Versiedatum</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3657E7">
            <w:r w:rsidRPr="007175B7">
              <w:t>2015-</w:t>
            </w:r>
            <w:r w:rsidR="003657E7">
              <w:t>20</w:t>
            </w:r>
            <w:r w:rsidRPr="007175B7">
              <w:t>-1</w:t>
            </w:r>
            <w:r w:rsidR="003657E7">
              <w:t>1</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Herkomst Definities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Dataspecificatie IMKL2015</w:t>
            </w:r>
          </w:p>
        </w:tc>
      </w:tr>
    </w:tbl>
    <w:p w:rsidR="00A11BC4" w:rsidRDefault="00A11BC4">
      <w:pPr>
        <w:spacing w:line="240" w:lineRule="atLeast"/>
        <w:jc w:val="left"/>
      </w:pPr>
    </w:p>
    <w:p w:rsidR="00A11BC4" w:rsidRDefault="00A11BC4">
      <w:pPr>
        <w:spacing w:line="240" w:lineRule="atLeast"/>
        <w:jc w:val="left"/>
      </w:pPr>
    </w:p>
    <w:p w:rsidR="00A11BC4" w:rsidRDefault="00BE3CB6">
      <w:pPr>
        <w:spacing w:line="240" w:lineRule="atLeast"/>
        <w:jc w:val="left"/>
      </w:pPr>
      <w:r>
        <w:t>Informatie-elementen</w:t>
      </w:r>
      <w:r w:rsidRPr="00BB3722">
        <w:t xml:space="preserve"> gedefinieerd in de </w:t>
      </w:r>
      <w:r>
        <w:t>object</w:t>
      </w:r>
      <w:r w:rsidRPr="00BB3722">
        <w:t>catalogu</w:t>
      </w:r>
      <w:r>
        <w:t>s</w:t>
      </w:r>
      <w:r w:rsidR="00283BD6">
        <w:t>.</w:t>
      </w:r>
    </w:p>
    <w:p w:rsidR="00A11BC4" w:rsidRDefault="00A11BC4">
      <w:pPr>
        <w:spacing w:line="240" w:lineRule="atLeast"/>
        <w:jc w:val="left"/>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141"/>
        <w:gridCol w:w="3119"/>
        <w:gridCol w:w="1462"/>
      </w:tblGrid>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Type</w:t>
            </w:r>
          </w:p>
        </w:tc>
        <w:tc>
          <w:tcPr>
            <w:tcW w:w="3119"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Package</w:t>
            </w:r>
          </w:p>
        </w:tc>
        <w:tc>
          <w:tcPr>
            <w:tcW w:w="1462"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Stereotypes</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AanduidingEisVoorzorgsmaatregel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AanduidingVerzoekContact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Adres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Annotatie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AnnotatieTypeValue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Appurtenance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BestandMediaTypeValue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Bijlage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BijlageTypeValue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BuisleidingTypeValue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BuisSpecifiek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ContainerLeidingelement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ContainerLeidingelementTypeValue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DiepteAangrijpingspuntValue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DiepteNAP</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DiepteTovMaaiveld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Duct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EffectcontourDodelijk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EffectScenarioType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EigenTopografie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EigenTopografieStatusValue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EisVoorzorgsmaatregelBijlage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Elektriciteitskabel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ExtraDetailinfo</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ExtraDetailInfoTypeValue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lastRenderedPageBreak/>
              <w:t>ExtraGeometrie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ExtraInformatie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GasDistributieAppurtenanceTypeIMKLValue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GasunieAppurtenanceIMKLTypeValue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IMKLBasis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Kabelbed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KabelEnLeidingContainer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KabelOfLeiding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KabelSpecifiek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3657E7" w:rsidRPr="007175B7" w:rsidTr="003657E7">
        <w:trPr>
          <w:trHeight w:val="223"/>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LabelpositieValue</w:t>
            </w:r>
          </w:p>
        </w:tc>
        <w:tc>
          <w:tcPr>
            <w:tcW w:w="3119"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IMKL2015</w:t>
            </w:r>
          </w:p>
        </w:tc>
        <w:tc>
          <w:tcPr>
            <w:tcW w:w="1462"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Leidingelement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Maatvoering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MaatvoeringsTypeValue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Mangat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Mantelbuis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MateriaalTypeValue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NauwkeurigheidDiepteValue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NauwkeurigheidXYvalue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NEN3610ID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OilGasChemicalsAppurtenanceITypeIMKLValue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OlieGasChemicalienPijpleiding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Rioolleiding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RioolleidingTypeValue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StedelijkWaterSpecifiek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TechnischContactpersoon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Telecommunicatiekabel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Thema</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ThermischePijpleiding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TopografischObjectTypeValue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Toren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Transportroutedeel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TransportrouteRisico</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Utiliteitsnet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LocatorDesignatorTypeValue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LocatorLevelValue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lastRenderedPageBreak/>
              <w:t>GeometryMethodValue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AddressComponent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Measure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ProductionAndIndustrialFacilitiesExtension</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LegalStatusValue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ResidenceOfAuthority</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TechnicalStatusValue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AdministrativeBoundary</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AdministrativeHierarchyLevel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Condominium</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GeographicPosition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AddressRepresentation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LocatorDesignator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GeometrySpecificationValue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AddressLocator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LocatorNameTypeValue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ConditionOfConstructionValue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ElevationReferenceValue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DateOfEvent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ExternalReference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HeightStatusValue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Elevation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HeightAboveGround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AbstractConstruction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PipeMaterialTypeValue</w:t>
            </w:r>
          </w:p>
        </w:tc>
        <w:tc>
          <w:tcPr>
            <w:tcW w:w="3119" w:type="dxa"/>
            <w:tcBorders>
              <w:top w:val="outset" w:sz="6" w:space="0" w:color="auto"/>
              <w:left w:val="outset" w:sz="6" w:space="0" w:color="auto"/>
              <w:bottom w:val="outset" w:sz="6" w:space="0" w:color="auto"/>
              <w:right w:val="outset" w:sz="6" w:space="0" w:color="auto"/>
            </w:tcBorders>
            <w:hideMark/>
          </w:tcPr>
          <w:p w:rsidR="00A11BC4" w:rsidRDefault="00971241">
            <w:pPr>
              <w:rPr>
                <w:lang w:val="en-GB"/>
              </w:rPr>
            </w:pPr>
            <w:r w:rsidRPr="00971241">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UtilityNetwork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Cabinet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UtilityNetworkTypeValue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Pole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Duct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Tower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Cable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Manhole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Appurtenance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SpecificAppurtenanceTypeValue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OilGasChemicalsProductTypeValue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lastRenderedPageBreak/>
              <w:t>ElectricityCable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SewerWaterTypeValue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TelecommunicationsCable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TelecommunicationsCableMaterialTypeValue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CadastralZoningLevelValue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CadastralZoning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NameStatusValue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GrammaticalNumberValue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BasicPropertyUnit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GrammaticalGenderValue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SpellingOfName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PronunciationOfName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NativenessValue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bl>
    <w:p w:rsidR="00A11BC4" w:rsidRDefault="00A11BC4">
      <w:pPr>
        <w:pStyle w:val="subparagraaftitel"/>
        <w:numPr>
          <w:ilvl w:val="0"/>
          <w:numId w:val="0"/>
        </w:numPr>
      </w:pPr>
    </w:p>
    <w:p w:rsidR="00A11BC4" w:rsidRDefault="00A11BC4"/>
    <w:p w:rsidR="00ED33F0" w:rsidRPr="00A26E72" w:rsidRDefault="00ED33F0" w:rsidP="001239D0">
      <w:pPr>
        <w:pStyle w:val="subparagraaftitel"/>
      </w:pPr>
      <w:bookmarkStart w:id="334" w:name="_Toc406679648"/>
      <w:bookmarkStart w:id="335" w:name="_Toc436814749"/>
      <w:bookmarkEnd w:id="334"/>
      <w:r>
        <w:t>Geografische objecten</w:t>
      </w:r>
      <w:r w:rsidR="00283BD6">
        <w:t>.</w:t>
      </w:r>
      <w:bookmarkEnd w:id="335"/>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336" w:name="_Toc436814750"/>
      <w:r w:rsidRPr="00ED33F0">
        <w:t>Data typen</w:t>
      </w:r>
      <w:r w:rsidR="00283BD6">
        <w:t>.</w:t>
      </w:r>
      <w:bookmarkEnd w:id="336"/>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337" w:name="_Toc436814751"/>
      <w:r>
        <w:t>Waardelijsten</w:t>
      </w:r>
      <w:r w:rsidR="00283BD6">
        <w:t>.</w:t>
      </w:r>
      <w:bookmarkEnd w:id="337"/>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1D3ADF" w:rsidRPr="001D3ADF">
        <w:t>IMKL2015 - 0.</w:t>
      </w:r>
      <w:r w:rsidR="001D3ADF">
        <w:t>xx</w:t>
      </w:r>
      <w:r w:rsidR="001D3ADF" w:rsidRPr="001D3ADF">
        <w:t xml:space="preserve"> waardelijsten.xlsx</w:t>
      </w:r>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338" w:name="_Toc436814752"/>
      <w:r w:rsidRPr="00ED33F0">
        <w:t>Ge</w:t>
      </w:r>
      <w:r>
        <w:t>ï</w:t>
      </w:r>
      <w:r w:rsidRPr="00ED33F0">
        <w:t>mporteerde typen (informatief)</w:t>
      </w:r>
      <w:r w:rsidR="00283BD6">
        <w:t>.</w:t>
      </w:r>
      <w:bookmarkEnd w:id="338"/>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339" w:name="_Toc436814753"/>
      <w:r>
        <w:t>Referentie</w:t>
      </w:r>
      <w:r w:rsidR="00576E1A">
        <w:t>systemen</w:t>
      </w:r>
      <w:bookmarkEnd w:id="339"/>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340" w:name="_Toc436814754"/>
      <w:r>
        <w:t>Ruimtelijk</w:t>
      </w:r>
      <w:r w:rsidR="006B2CE6">
        <w:t xml:space="preserve"> referentiesysteem</w:t>
      </w:r>
      <w:r w:rsidR="00283BD6">
        <w:t>.</w:t>
      </w:r>
      <w:bookmarkEnd w:id="340"/>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341" w:name="_Toc436814755"/>
      <w:r>
        <w:t>Levering</w:t>
      </w:r>
      <w:bookmarkEnd w:id="341"/>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342" w:name="_Toc436814756"/>
      <w:r>
        <w:t>Leveringsmedium</w:t>
      </w:r>
      <w:r w:rsidR="006C0D48">
        <w:t>.</w:t>
      </w:r>
      <w:bookmarkEnd w:id="342"/>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343" w:name="_Toc436814757"/>
      <w:r>
        <w:t>Formaten (encodings)</w:t>
      </w:r>
      <w:r w:rsidR="006C0D48">
        <w:t>.</w:t>
      </w:r>
      <w:bookmarkEnd w:id="343"/>
    </w:p>
    <w:p w:rsidR="00576E1A" w:rsidRDefault="00C34B62" w:rsidP="00B626FD">
      <w:r>
        <w:t>Het format waarin data worden geleverd is GML 3.2.1. Voor IMKL2015</w:t>
      </w:r>
      <w:r w:rsidR="003C4C73">
        <w:t xml:space="preserve"> wordt 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1D3ADF" w:rsidRDefault="001D3ADF" w:rsidP="00B626FD"/>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44" w:name="_Toc436814758"/>
      <w:r>
        <w:t>Visualisatie</w:t>
      </w:r>
      <w:bookmarkEnd w:id="344"/>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45" w:name="_Toc436814759"/>
      <w:r>
        <w:t>Bibliografie</w:t>
      </w:r>
      <w:bookmarkEnd w:id="345"/>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143283">
        <w:fldChar w:fldCharType="begin"/>
      </w:r>
      <w:r w:rsidR="00143283" w:rsidRPr="002C1DC6">
        <w:rPr>
          <w:lang w:val="en-GB"/>
          <w:rPrChange w:id="346" w:author="pjanssen" w:date="2016-02-17T16:19:00Z">
            <w:rPr/>
          </w:rPrChange>
        </w:rPr>
        <w:instrText>HYPERLINK "http://inspire.jrc.ec.europa.eu/documents/Data_Specifications/INSPIRE_DataSpecification_US_v3.0.pdf"</w:instrText>
      </w:r>
      <w:r w:rsidR="00143283">
        <w:fldChar w:fldCharType="separate"/>
      </w:r>
      <w:r w:rsidR="00FD2140" w:rsidRPr="00793FB2">
        <w:rPr>
          <w:rStyle w:val="Hyperlink"/>
          <w:szCs w:val="20"/>
          <w:lang w:val="en-US"/>
        </w:rPr>
        <w:t>http://inspire.jrc.ec.europa.eu/documents/Data_Specifications/INSPIRE_DataSpecification_US_v3.0.pdf</w:t>
      </w:r>
      <w:r w:rsidR="00143283">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143283">
        <w:fldChar w:fldCharType="begin"/>
      </w:r>
      <w:r w:rsidR="00143283" w:rsidRPr="002C1DC6">
        <w:rPr>
          <w:lang w:val="en-GB"/>
          <w:rPrChange w:id="347" w:author="pjanssen" w:date="2016-02-17T16:19:00Z">
            <w:rPr/>
          </w:rPrChange>
        </w:rPr>
        <w:instrText>HYPERLINK "http://inspire.jrc.ec.europa.eu/reports/ImplementingRules/DataSpecifications/D2.5_v3.1.pdf"</w:instrText>
      </w:r>
      <w:r w:rsidR="00143283">
        <w:fldChar w:fldCharType="separate"/>
      </w:r>
      <w:r w:rsidR="00DF04D9" w:rsidRPr="00834A6E">
        <w:rPr>
          <w:rStyle w:val="Hyperlink"/>
          <w:szCs w:val="20"/>
          <w:lang w:val="en-US"/>
        </w:rPr>
        <w:t>http://inspire.jrc.ec.europa.eu/reports/ImplementingRules/DataSpecifications/D2.5_v3.1.pdf</w:t>
      </w:r>
      <w:r w:rsidR="00143283">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143283">
        <w:fldChar w:fldCharType="begin"/>
      </w:r>
      <w:r w:rsidR="00143283" w:rsidRPr="002C1DC6">
        <w:rPr>
          <w:lang w:val="en-GB"/>
          <w:rPrChange w:id="348" w:author="pjanssen" w:date="2016-02-17T16:19:00Z">
            <w:rPr/>
          </w:rPrChange>
        </w:rPr>
        <w:instrText>HYPERLINK "http://inspire.jrc.ec.europa.eu/documents/Data_Specifications/D2.10.1_GenericNetworkModel_v1.0rc3.pdf"</w:instrText>
      </w:r>
      <w:r w:rsidR="00143283">
        <w:fldChar w:fldCharType="separate"/>
      </w:r>
      <w:r w:rsidR="00FD2140" w:rsidRPr="00793FB2">
        <w:rPr>
          <w:rStyle w:val="Hyperlink"/>
          <w:szCs w:val="20"/>
          <w:lang w:val="en-US"/>
        </w:rPr>
        <w:t>http://inspire.jrc.ec.europa.eu/documents/Data_Specifications/D2.10.1_GenericNetworkModel_v1.0rc3.pdf</w:t>
      </w:r>
      <w:r w:rsidR="00143283">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2011- Basismodel Geo-informatie - Termen, definities,relaties en algemene regels voor de uitwisseling van informatie over aan de aarde gerelateerde ruimtelijke objecten</w:t>
      </w:r>
      <w:r w:rsidR="00DF04D9">
        <w:rPr>
          <w:szCs w:val="20"/>
        </w:rPr>
        <w:t xml:space="preserve">. </w:t>
      </w:r>
      <w:r w:rsidRPr="006F2CE2">
        <w:rPr>
          <w:szCs w:val="20"/>
        </w:rPr>
        <w:t>Normcommissie 351 240 "Geo-informatie</w:t>
      </w:r>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2" w:history="1">
        <w:r w:rsidR="00FD2140" w:rsidRPr="00FD2140">
          <w:rPr>
            <w:rStyle w:val="Hyperlink"/>
          </w:rPr>
          <w:t>http://www.riool.net/-/informatiemodel-stedelijk-water-ter-visie</w:t>
        </w:r>
      </w:hyperlink>
      <w:r w:rsidR="00FD2140" w:rsidRPr="00FD2140">
        <w:t>. Stichting Rioned.</w:t>
      </w:r>
    </w:p>
    <w:p w:rsidR="00FD2140" w:rsidRPr="00FD2140" w:rsidRDefault="00FD2140" w:rsidP="00FD2140">
      <w:pPr>
        <w:pStyle w:val="Lijstalinea"/>
        <w:numPr>
          <w:ilvl w:val="0"/>
          <w:numId w:val="50"/>
        </w:numPr>
        <w:spacing w:line="240" w:lineRule="auto"/>
        <w:jc w:val="left"/>
        <w:sectPr w:rsidR="00FD2140" w:rsidRPr="00FD2140" w:rsidSect="00672722">
          <w:pgSz w:w="11906" w:h="16838" w:code="9"/>
          <w:pgMar w:top="2552" w:right="1622" w:bottom="1531" w:left="1622" w:header="0" w:footer="57" w:gutter="0"/>
          <w:cols w:space="708"/>
          <w:docGrid w:linePitch="360"/>
        </w:sectPr>
      </w:pPr>
      <w:r>
        <w:t xml:space="preserve">GegevensWoordenboek Stedelijk Water (GWSW). </w:t>
      </w:r>
      <w:hyperlink r:id="rId53" w:history="1">
        <w:r w:rsidRPr="00793FB2">
          <w:rPr>
            <w:rStyle w:val="Hyperlink"/>
          </w:rPr>
          <w:t>http://www.riool.net/gegevenswoordenboek</w:t>
        </w:r>
      </w:hyperlink>
      <w:r>
        <w:t>. Stichting Rioned.</w:t>
      </w: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349" w:name="_Toc436814760"/>
      <w:r>
        <w:t xml:space="preserve">Bijlage </w:t>
      </w:r>
      <w:r w:rsidR="00D955F6">
        <w:t>1: IMKL1.1 (2012)</w:t>
      </w:r>
      <w:bookmarkEnd w:id="349"/>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4pt" o:ole="">
            <v:imagedata r:id="rId54" o:title="" croptop="3994f" cropbottom="5164f"/>
          </v:shape>
          <o:OLEObject Type="Embed" ProgID="PowerPoint.Slide.8" ShapeID="_x0000_i1025" DrawAspect="Content" ObjectID="_1517234586" r:id="rId55"/>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350" w:name="_Toc436814761"/>
      <w:r>
        <w:t xml:space="preserve">Bijlage </w:t>
      </w:r>
      <w:r w:rsidR="00D955F6">
        <w:t xml:space="preserve">2: IMKL2015 </w:t>
      </w:r>
      <w:r w:rsidR="00932116">
        <w:t>waardelijst</w:t>
      </w:r>
      <w:r w:rsidR="00D955F6">
        <w:t>en.</w:t>
      </w:r>
      <w:bookmarkEnd w:id="350"/>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351" w:name="_Toc436814762"/>
      <w:r>
        <w:t xml:space="preserve">Bijlage </w:t>
      </w:r>
      <w:r w:rsidR="00E51DFC">
        <w:t>3</w:t>
      </w:r>
      <w:r>
        <w:t xml:space="preserve">: </w:t>
      </w:r>
      <w:r w:rsidR="00E51DFC">
        <w:t>Toelichting op geometriemodel.</w:t>
      </w:r>
      <w:bookmarkEnd w:id="351"/>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5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5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5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5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1BFC" w:rsidRDefault="00CF1BFC">
      <w:r>
        <w:separator/>
      </w:r>
    </w:p>
    <w:p w:rsidR="00CF1BFC" w:rsidRDefault="00CF1BFC"/>
  </w:endnote>
  <w:endnote w:type="continuationSeparator" w:id="0">
    <w:p w:rsidR="00CF1BFC" w:rsidRDefault="00CF1BFC">
      <w:r>
        <w:continuationSeparator/>
      </w:r>
    </w:p>
    <w:p w:rsidR="00CF1BFC" w:rsidRDefault="00CF1BF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2C1DC6" w:rsidRPr="00C7450D">
      <w:tc>
        <w:tcPr>
          <w:tcW w:w="648" w:type="dxa"/>
        </w:tcPr>
        <w:p w:rsidR="002C1DC6" w:rsidRPr="00E2691E" w:rsidRDefault="002C1DC6" w:rsidP="00BB25BB">
          <w:fldSimple w:instr=" PAGE ">
            <w:r>
              <w:rPr>
                <w:noProof/>
              </w:rPr>
              <w:t>2</w:t>
            </w:r>
          </w:fldSimple>
        </w:p>
      </w:tc>
      <w:tc>
        <w:tcPr>
          <w:tcW w:w="8820" w:type="dxa"/>
        </w:tcPr>
        <w:p w:rsidR="002C1DC6" w:rsidRPr="00C7450D" w:rsidRDefault="002C1DC6"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2C1DC6" w:rsidRPr="00C7450D" w:rsidRDefault="002C1DC6" w:rsidP="00064FFB"/>
  <w:p w:rsidR="002C1DC6" w:rsidRPr="00C7450D" w:rsidRDefault="002C1DC6" w:rsidP="00064FFB"/>
  <w:p w:rsidR="002C1DC6" w:rsidRPr="00C7450D" w:rsidRDefault="002C1DC6"/>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DC6" w:rsidRDefault="002C1DC6"/>
  <w:p w:rsidR="002C1DC6" w:rsidRDefault="002C1DC6"/>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2C1DC6" w:rsidRPr="008A6C4C">
      <w:trPr>
        <w:trHeight w:val="182"/>
      </w:trPr>
      <w:tc>
        <w:tcPr>
          <w:tcW w:w="540" w:type="dxa"/>
        </w:tcPr>
        <w:p w:rsidR="002C1DC6" w:rsidRPr="007008A1" w:rsidRDefault="002C1DC6"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4E499B">
            <w:rPr>
              <w:noProof/>
              <w:sz w:val="14"/>
              <w:szCs w:val="14"/>
            </w:rPr>
            <w:t>38</w:t>
          </w:r>
          <w:r w:rsidRPr="007008A1">
            <w:rPr>
              <w:sz w:val="14"/>
              <w:szCs w:val="14"/>
            </w:rPr>
            <w:fldChar w:fldCharType="end"/>
          </w:r>
        </w:p>
      </w:tc>
      <w:tc>
        <w:tcPr>
          <w:tcW w:w="8835" w:type="dxa"/>
        </w:tcPr>
        <w:p w:rsidR="002C1DC6" w:rsidRPr="000427A2" w:rsidRDefault="002C1DC6"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2C1DC6" w:rsidRPr="000427A2" w:rsidRDefault="002C1DC6">
    <w:pPr>
      <w:rPr>
        <w:lang w:val="en-US"/>
      </w:rPr>
    </w:pPr>
  </w:p>
  <w:p w:rsidR="002C1DC6" w:rsidRPr="000427A2" w:rsidRDefault="002C1DC6">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1BFC" w:rsidRDefault="00CF1BFC">
      <w:r>
        <w:separator/>
      </w:r>
    </w:p>
    <w:p w:rsidR="00CF1BFC" w:rsidRDefault="00CF1BFC"/>
  </w:footnote>
  <w:footnote w:type="continuationSeparator" w:id="0">
    <w:p w:rsidR="00CF1BFC" w:rsidRDefault="00CF1BFC">
      <w:r>
        <w:continuationSeparator/>
      </w:r>
    </w:p>
    <w:p w:rsidR="00CF1BFC" w:rsidRDefault="00CF1BF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DC6" w:rsidRDefault="002C1DC6" w:rsidP="00064FFB">
    <w:pPr>
      <w:jc w:val="center"/>
    </w:pPr>
  </w:p>
  <w:p w:rsidR="002C1DC6" w:rsidRDefault="002C1DC6">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DC6" w:rsidRDefault="002C1DC6"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2C1DC6" w:rsidRDefault="002C1DC6"/>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8">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39">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4">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7">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3"/>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7"/>
  </w:num>
  <w:num w:numId="16">
    <w:abstractNumId w:val="25"/>
  </w:num>
  <w:num w:numId="17">
    <w:abstractNumId w:val="26"/>
  </w:num>
  <w:num w:numId="18">
    <w:abstractNumId w:val="15"/>
  </w:num>
  <w:num w:numId="19">
    <w:abstractNumId w:val="14"/>
  </w:num>
  <w:num w:numId="20">
    <w:abstractNumId w:val="32"/>
  </w:num>
  <w:num w:numId="21">
    <w:abstractNumId w:val="36"/>
  </w:num>
  <w:num w:numId="22">
    <w:abstractNumId w:val="38"/>
  </w:num>
  <w:num w:numId="23">
    <w:abstractNumId w:val="17"/>
  </w:num>
  <w:num w:numId="24">
    <w:abstractNumId w:val="39"/>
  </w:num>
  <w:num w:numId="25">
    <w:abstractNumId w:val="20"/>
  </w:num>
  <w:num w:numId="26">
    <w:abstractNumId w:val="47"/>
  </w:num>
  <w:num w:numId="27">
    <w:abstractNumId w:val="19"/>
  </w:num>
  <w:num w:numId="28">
    <w:abstractNumId w:val="41"/>
  </w:num>
  <w:num w:numId="29">
    <w:abstractNumId w:val="22"/>
  </w:num>
  <w:num w:numId="30">
    <w:abstractNumId w:val="46"/>
  </w:num>
  <w:num w:numId="31">
    <w:abstractNumId w:val="18"/>
  </w:num>
  <w:num w:numId="32">
    <w:abstractNumId w:val="16"/>
  </w:num>
  <w:num w:numId="33">
    <w:abstractNumId w:val="48"/>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num>
  <w:num w:numId="46">
    <w:abstractNumId w:val="40"/>
  </w:num>
  <w:num w:numId="47">
    <w:abstractNumId w:val="35"/>
  </w:num>
  <w:num w:numId="48">
    <w:abstractNumId w:val="11"/>
  </w:num>
  <w:num w:numId="49">
    <w:abstractNumId w:val="45"/>
  </w:num>
  <w:num w:numId="50">
    <w:abstractNumId w:val="2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0008"/>
  <w:trackRevisions/>
  <w:defaultTabStop w:val="708"/>
  <w:hyphenationZone w:val="425"/>
  <w:drawingGridHorizontalSpacing w:val="80"/>
  <w:displayHorizontalDrawingGridEvery w:val="2"/>
  <w:characterSpacingControl w:val="doNotCompress"/>
  <w:hdrShapeDefaults>
    <o:shapedefaults v:ext="edit" spidmax="174082"/>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40D93"/>
    <w:rsid w:val="000427A2"/>
    <w:rsid w:val="00047053"/>
    <w:rsid w:val="00051A33"/>
    <w:rsid w:val="00055AC2"/>
    <w:rsid w:val="000623EF"/>
    <w:rsid w:val="00064B43"/>
    <w:rsid w:val="00064FFB"/>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C2971"/>
    <w:rsid w:val="000D0C03"/>
    <w:rsid w:val="000D422C"/>
    <w:rsid w:val="000D4FAA"/>
    <w:rsid w:val="000E0929"/>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7658"/>
    <w:rsid w:val="00157F1C"/>
    <w:rsid w:val="00165DD8"/>
    <w:rsid w:val="0016693A"/>
    <w:rsid w:val="00167F21"/>
    <w:rsid w:val="001724FE"/>
    <w:rsid w:val="001812B9"/>
    <w:rsid w:val="00181F96"/>
    <w:rsid w:val="00182600"/>
    <w:rsid w:val="00190D59"/>
    <w:rsid w:val="0019772B"/>
    <w:rsid w:val="001A0123"/>
    <w:rsid w:val="001A4D44"/>
    <w:rsid w:val="001A785C"/>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330F9"/>
    <w:rsid w:val="002359B2"/>
    <w:rsid w:val="002370BA"/>
    <w:rsid w:val="00241660"/>
    <w:rsid w:val="00241A3D"/>
    <w:rsid w:val="00243DBF"/>
    <w:rsid w:val="00245B08"/>
    <w:rsid w:val="00246AC1"/>
    <w:rsid w:val="00253F30"/>
    <w:rsid w:val="00255B70"/>
    <w:rsid w:val="00260F25"/>
    <w:rsid w:val="0026425C"/>
    <w:rsid w:val="00264B25"/>
    <w:rsid w:val="00277A65"/>
    <w:rsid w:val="00277D2C"/>
    <w:rsid w:val="00283BD6"/>
    <w:rsid w:val="00291A96"/>
    <w:rsid w:val="002A0ED0"/>
    <w:rsid w:val="002A26AD"/>
    <w:rsid w:val="002C1DC6"/>
    <w:rsid w:val="002C3526"/>
    <w:rsid w:val="002C4D6C"/>
    <w:rsid w:val="002C6666"/>
    <w:rsid w:val="002C7B72"/>
    <w:rsid w:val="002D1C0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29F4"/>
    <w:rsid w:val="00345679"/>
    <w:rsid w:val="00350199"/>
    <w:rsid w:val="00350F26"/>
    <w:rsid w:val="003513CF"/>
    <w:rsid w:val="003515CC"/>
    <w:rsid w:val="003657E7"/>
    <w:rsid w:val="00374090"/>
    <w:rsid w:val="00377A2B"/>
    <w:rsid w:val="00381782"/>
    <w:rsid w:val="00382675"/>
    <w:rsid w:val="0038325B"/>
    <w:rsid w:val="00387A6B"/>
    <w:rsid w:val="00387CF5"/>
    <w:rsid w:val="00387DE5"/>
    <w:rsid w:val="003914C4"/>
    <w:rsid w:val="00392F89"/>
    <w:rsid w:val="00397CE5"/>
    <w:rsid w:val="003A3266"/>
    <w:rsid w:val="003A44A6"/>
    <w:rsid w:val="003A6ACC"/>
    <w:rsid w:val="003A7F44"/>
    <w:rsid w:val="003B10AE"/>
    <w:rsid w:val="003C01AC"/>
    <w:rsid w:val="003C4C73"/>
    <w:rsid w:val="003C4DDF"/>
    <w:rsid w:val="003D6804"/>
    <w:rsid w:val="003E1D31"/>
    <w:rsid w:val="003E3B48"/>
    <w:rsid w:val="003E45FA"/>
    <w:rsid w:val="003E5B40"/>
    <w:rsid w:val="00402252"/>
    <w:rsid w:val="00402AD4"/>
    <w:rsid w:val="00403A01"/>
    <w:rsid w:val="00406B80"/>
    <w:rsid w:val="004078AB"/>
    <w:rsid w:val="0041667C"/>
    <w:rsid w:val="0042522F"/>
    <w:rsid w:val="004305C4"/>
    <w:rsid w:val="00435BDB"/>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919B8"/>
    <w:rsid w:val="004921A7"/>
    <w:rsid w:val="004A0416"/>
    <w:rsid w:val="004A223C"/>
    <w:rsid w:val="004A39FB"/>
    <w:rsid w:val="004A761C"/>
    <w:rsid w:val="004B60A9"/>
    <w:rsid w:val="004B713C"/>
    <w:rsid w:val="004C0CA8"/>
    <w:rsid w:val="004C11C4"/>
    <w:rsid w:val="004C365C"/>
    <w:rsid w:val="004C44A2"/>
    <w:rsid w:val="004D3480"/>
    <w:rsid w:val="004D4F6E"/>
    <w:rsid w:val="004D5723"/>
    <w:rsid w:val="004E2308"/>
    <w:rsid w:val="004E2E87"/>
    <w:rsid w:val="004E499B"/>
    <w:rsid w:val="004F02D8"/>
    <w:rsid w:val="004F44C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72677"/>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16ED6"/>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33C8"/>
    <w:rsid w:val="00695BB9"/>
    <w:rsid w:val="0069792C"/>
    <w:rsid w:val="006A058D"/>
    <w:rsid w:val="006A0A99"/>
    <w:rsid w:val="006A1F5A"/>
    <w:rsid w:val="006B1BB3"/>
    <w:rsid w:val="006B2CE6"/>
    <w:rsid w:val="006B7DF9"/>
    <w:rsid w:val="006C0D48"/>
    <w:rsid w:val="006C7C50"/>
    <w:rsid w:val="006D66D2"/>
    <w:rsid w:val="006E15C3"/>
    <w:rsid w:val="006E2148"/>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2481"/>
    <w:rsid w:val="00763758"/>
    <w:rsid w:val="007910BD"/>
    <w:rsid w:val="007911E4"/>
    <w:rsid w:val="00796267"/>
    <w:rsid w:val="007A394B"/>
    <w:rsid w:val="007A3A3D"/>
    <w:rsid w:val="007A3B5C"/>
    <w:rsid w:val="007B7303"/>
    <w:rsid w:val="007C0551"/>
    <w:rsid w:val="007C3AB4"/>
    <w:rsid w:val="007C5935"/>
    <w:rsid w:val="007C7339"/>
    <w:rsid w:val="007C7492"/>
    <w:rsid w:val="007D0342"/>
    <w:rsid w:val="007D09A7"/>
    <w:rsid w:val="007D2B05"/>
    <w:rsid w:val="007D3939"/>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B92"/>
    <w:rsid w:val="008A01A1"/>
    <w:rsid w:val="008A21E1"/>
    <w:rsid w:val="008A3F7B"/>
    <w:rsid w:val="008A6C4C"/>
    <w:rsid w:val="008A6E1A"/>
    <w:rsid w:val="008C14E8"/>
    <w:rsid w:val="008C2572"/>
    <w:rsid w:val="008C38D5"/>
    <w:rsid w:val="008D4D0B"/>
    <w:rsid w:val="008E0649"/>
    <w:rsid w:val="008E1D55"/>
    <w:rsid w:val="008E6AEE"/>
    <w:rsid w:val="008F18B4"/>
    <w:rsid w:val="008F743E"/>
    <w:rsid w:val="00900664"/>
    <w:rsid w:val="00905B40"/>
    <w:rsid w:val="00907237"/>
    <w:rsid w:val="009152BE"/>
    <w:rsid w:val="00921722"/>
    <w:rsid w:val="0092303D"/>
    <w:rsid w:val="00925C0E"/>
    <w:rsid w:val="009264C6"/>
    <w:rsid w:val="009273F7"/>
    <w:rsid w:val="00932116"/>
    <w:rsid w:val="00934D40"/>
    <w:rsid w:val="00942CD1"/>
    <w:rsid w:val="00945ADC"/>
    <w:rsid w:val="00953A6F"/>
    <w:rsid w:val="009603E3"/>
    <w:rsid w:val="00963092"/>
    <w:rsid w:val="009637AA"/>
    <w:rsid w:val="00971241"/>
    <w:rsid w:val="00981158"/>
    <w:rsid w:val="009833BD"/>
    <w:rsid w:val="0098448F"/>
    <w:rsid w:val="00994809"/>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11BC4"/>
    <w:rsid w:val="00A129EC"/>
    <w:rsid w:val="00A17906"/>
    <w:rsid w:val="00A20F45"/>
    <w:rsid w:val="00A212BA"/>
    <w:rsid w:val="00A23501"/>
    <w:rsid w:val="00A24C94"/>
    <w:rsid w:val="00A26809"/>
    <w:rsid w:val="00A26E72"/>
    <w:rsid w:val="00A30F82"/>
    <w:rsid w:val="00A3247A"/>
    <w:rsid w:val="00A35CDB"/>
    <w:rsid w:val="00A35E0B"/>
    <w:rsid w:val="00A42A80"/>
    <w:rsid w:val="00A439FE"/>
    <w:rsid w:val="00A53ECB"/>
    <w:rsid w:val="00A557D9"/>
    <w:rsid w:val="00A60042"/>
    <w:rsid w:val="00A67D82"/>
    <w:rsid w:val="00A67F65"/>
    <w:rsid w:val="00A7057D"/>
    <w:rsid w:val="00A7297A"/>
    <w:rsid w:val="00A72CB9"/>
    <w:rsid w:val="00A74126"/>
    <w:rsid w:val="00A74AE5"/>
    <w:rsid w:val="00A75399"/>
    <w:rsid w:val="00A905F8"/>
    <w:rsid w:val="00A948C1"/>
    <w:rsid w:val="00AA1364"/>
    <w:rsid w:val="00AA4948"/>
    <w:rsid w:val="00AA4EE7"/>
    <w:rsid w:val="00AA7EF1"/>
    <w:rsid w:val="00AB1384"/>
    <w:rsid w:val="00AB50E3"/>
    <w:rsid w:val="00AC3417"/>
    <w:rsid w:val="00AD65AE"/>
    <w:rsid w:val="00AE3F47"/>
    <w:rsid w:val="00AF2344"/>
    <w:rsid w:val="00AF2F4B"/>
    <w:rsid w:val="00AF4EFF"/>
    <w:rsid w:val="00AF5625"/>
    <w:rsid w:val="00AF6602"/>
    <w:rsid w:val="00B05076"/>
    <w:rsid w:val="00B105CC"/>
    <w:rsid w:val="00B123EF"/>
    <w:rsid w:val="00B16FB6"/>
    <w:rsid w:val="00B2056B"/>
    <w:rsid w:val="00B209F7"/>
    <w:rsid w:val="00B20C85"/>
    <w:rsid w:val="00B21B34"/>
    <w:rsid w:val="00B250DA"/>
    <w:rsid w:val="00B27A2C"/>
    <w:rsid w:val="00B37CA0"/>
    <w:rsid w:val="00B40EFB"/>
    <w:rsid w:val="00B437F5"/>
    <w:rsid w:val="00B46C9A"/>
    <w:rsid w:val="00B5584F"/>
    <w:rsid w:val="00B57BF0"/>
    <w:rsid w:val="00B626FD"/>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3A1E"/>
    <w:rsid w:val="00BD29BA"/>
    <w:rsid w:val="00BD6B2D"/>
    <w:rsid w:val="00BD71B7"/>
    <w:rsid w:val="00BE1A5C"/>
    <w:rsid w:val="00BE3CB6"/>
    <w:rsid w:val="00BE48B5"/>
    <w:rsid w:val="00BE5435"/>
    <w:rsid w:val="00BF0428"/>
    <w:rsid w:val="00BF1B2D"/>
    <w:rsid w:val="00BF3CA0"/>
    <w:rsid w:val="00BF55BB"/>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5B40"/>
    <w:rsid w:val="00C7139A"/>
    <w:rsid w:val="00C73986"/>
    <w:rsid w:val="00C7450D"/>
    <w:rsid w:val="00C77FC2"/>
    <w:rsid w:val="00C81691"/>
    <w:rsid w:val="00C83E8A"/>
    <w:rsid w:val="00C84D52"/>
    <w:rsid w:val="00C9149B"/>
    <w:rsid w:val="00C94C38"/>
    <w:rsid w:val="00C96003"/>
    <w:rsid w:val="00C96623"/>
    <w:rsid w:val="00CA06AC"/>
    <w:rsid w:val="00CA2949"/>
    <w:rsid w:val="00CA43F5"/>
    <w:rsid w:val="00CA5233"/>
    <w:rsid w:val="00CA7AD3"/>
    <w:rsid w:val="00CC6C47"/>
    <w:rsid w:val="00CD2268"/>
    <w:rsid w:val="00CD405F"/>
    <w:rsid w:val="00CD4698"/>
    <w:rsid w:val="00CD50D4"/>
    <w:rsid w:val="00CD5CA5"/>
    <w:rsid w:val="00CD7648"/>
    <w:rsid w:val="00CE74FD"/>
    <w:rsid w:val="00CF1BFC"/>
    <w:rsid w:val="00CF23D1"/>
    <w:rsid w:val="00D00889"/>
    <w:rsid w:val="00D0110B"/>
    <w:rsid w:val="00D025C8"/>
    <w:rsid w:val="00D0351A"/>
    <w:rsid w:val="00D045DD"/>
    <w:rsid w:val="00D0633C"/>
    <w:rsid w:val="00D100A8"/>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691E"/>
    <w:rsid w:val="00E3124D"/>
    <w:rsid w:val="00E31B57"/>
    <w:rsid w:val="00E32BEB"/>
    <w:rsid w:val="00E331D9"/>
    <w:rsid w:val="00E33E00"/>
    <w:rsid w:val="00E412C5"/>
    <w:rsid w:val="00E43079"/>
    <w:rsid w:val="00E47D8B"/>
    <w:rsid w:val="00E512BF"/>
    <w:rsid w:val="00E51DFC"/>
    <w:rsid w:val="00E53A19"/>
    <w:rsid w:val="00E548CF"/>
    <w:rsid w:val="00E56DD7"/>
    <w:rsid w:val="00E600E4"/>
    <w:rsid w:val="00E62DE5"/>
    <w:rsid w:val="00E62F4B"/>
    <w:rsid w:val="00E65E36"/>
    <w:rsid w:val="00E67465"/>
    <w:rsid w:val="00E67A40"/>
    <w:rsid w:val="00E70583"/>
    <w:rsid w:val="00E7098A"/>
    <w:rsid w:val="00E7200A"/>
    <w:rsid w:val="00E7294E"/>
    <w:rsid w:val="00E73450"/>
    <w:rsid w:val="00E75138"/>
    <w:rsid w:val="00E76D04"/>
    <w:rsid w:val="00E778B3"/>
    <w:rsid w:val="00E93780"/>
    <w:rsid w:val="00E96A1C"/>
    <w:rsid w:val="00E97029"/>
    <w:rsid w:val="00E97A1C"/>
    <w:rsid w:val="00EA1048"/>
    <w:rsid w:val="00EA10B1"/>
    <w:rsid w:val="00EA3317"/>
    <w:rsid w:val="00EA3404"/>
    <w:rsid w:val="00EA3638"/>
    <w:rsid w:val="00EA62E0"/>
    <w:rsid w:val="00EB29AB"/>
    <w:rsid w:val="00EB3BA5"/>
    <w:rsid w:val="00EC2E5F"/>
    <w:rsid w:val="00ED33F0"/>
    <w:rsid w:val="00ED4D55"/>
    <w:rsid w:val="00ED77B8"/>
    <w:rsid w:val="00EE1D08"/>
    <w:rsid w:val="00EE28D0"/>
    <w:rsid w:val="00EE70F5"/>
    <w:rsid w:val="00EE7BB1"/>
    <w:rsid w:val="00EE7EF0"/>
    <w:rsid w:val="00EF1617"/>
    <w:rsid w:val="00F003DD"/>
    <w:rsid w:val="00F01941"/>
    <w:rsid w:val="00F01E6C"/>
    <w:rsid w:val="00F04ECD"/>
    <w:rsid w:val="00F10FD5"/>
    <w:rsid w:val="00F14233"/>
    <w:rsid w:val="00F17E9F"/>
    <w:rsid w:val="00F23E21"/>
    <w:rsid w:val="00F3608E"/>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74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2.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png"/><Relationship Id="rId42" Type="http://schemas.openxmlformats.org/officeDocument/2006/relationships/image" Target="media/image28.wmf"/><Relationship Id="rId47" Type="http://schemas.openxmlformats.org/officeDocument/2006/relationships/image" Target="media/image32.wmf"/><Relationship Id="rId50" Type="http://schemas.openxmlformats.org/officeDocument/2006/relationships/hyperlink" Target="http://data.gwsw.nl/%7bterm%7d" TargetMode="External"/><Relationship Id="rId55"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hyperlink" Target="http://data.gwsw.nl/binnenonderkantbuis" TargetMode="External"/><Relationship Id="rId33" Type="http://schemas.openxmlformats.org/officeDocument/2006/relationships/image" Target="media/image19.jpeg"/><Relationship Id="rId38" Type="http://schemas.openxmlformats.org/officeDocument/2006/relationships/image" Target="media/image24.wmf"/><Relationship Id="rId46" Type="http://schemas.openxmlformats.org/officeDocument/2006/relationships/image" Target="media/image31.wmf"/><Relationship Id="rId6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0.wmf"/><Relationship Id="rId53" Type="http://schemas.openxmlformats.org/officeDocument/2006/relationships/hyperlink" Target="http://www.riool.net/gegevenswoordenboek"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hyperlink" Target="http://sparql.gwsw.nl"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cid:part1.02020806.07060509@tudelft.nl" TargetMode="External"/><Relationship Id="rId52" Type="http://schemas.openxmlformats.org/officeDocument/2006/relationships/hyperlink" Target="http://www.riool.net/-/informatiemodel-stedelijk-water-ter-visie" TargetMode="Externa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wmf"/><Relationship Id="rId43" Type="http://schemas.openxmlformats.org/officeDocument/2006/relationships/image" Target="media/image29.png"/><Relationship Id="rId48" Type="http://schemas.openxmlformats.org/officeDocument/2006/relationships/hyperlink" Target="http://data.gwsw.nl" TargetMode="External"/><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data.gwsw.nl/vrijvervalrioolleiding"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C34283-140F-433B-851B-462C62108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1</Pages>
  <Words>14717</Words>
  <Characters>80948</Characters>
  <Application>Microsoft Office Word</Application>
  <DocSecurity>0</DocSecurity>
  <Lines>674</Lines>
  <Paragraphs>190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95475</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46</cp:revision>
  <cp:lastPrinted>2016-02-17T15:15:00Z</cp:lastPrinted>
  <dcterms:created xsi:type="dcterms:W3CDTF">2015-08-31T11:44:00Z</dcterms:created>
  <dcterms:modified xsi:type="dcterms:W3CDTF">2016-02-17T16:17:00Z</dcterms:modified>
</cp:coreProperties>
</file>