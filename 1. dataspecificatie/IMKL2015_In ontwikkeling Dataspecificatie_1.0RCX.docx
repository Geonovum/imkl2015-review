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2722" w:rsidRPr="007C7339" w:rsidRDefault="007B7CDA" w:rsidP="007C7339">
      <w:pPr>
        <w:spacing w:line="240" w:lineRule="atLeast"/>
      </w:pPr>
      <w:r>
        <w:rPr>
          <w:noProof/>
        </w:rPr>
        <w:pict>
          <v:shapetype id="_x0000_t202" coordsize="21600,21600" o:spt="202" path="m,l,21600r21600,l21600,xe">
            <v:stroke joinstyle="miter"/>
            <v:path gradientshapeok="t" o:connecttype="rect"/>
          </v:shapetype>
          <v:shape id="_x0000_s1026" type="#_x0000_t202" style="position:absolute;left:0;text-align:left;margin-left:18pt;margin-top:-9.1pt;width:387pt;height:81pt;z-index:251655168" stroked="f">
            <v:textbox style="mso-next-textbox:#_x0000_s1026">
              <w:txbxContent>
                <w:p w:rsidR="00EC1D5D" w:rsidRDefault="00EC1D5D" w:rsidP="007911E4">
                  <w:pPr>
                    <w:spacing w:line="360" w:lineRule="auto"/>
                    <w:ind w:left="14" w:hanging="14"/>
                    <w:rPr>
                      <w:sz w:val="28"/>
                      <w:szCs w:val="28"/>
                    </w:rPr>
                  </w:pPr>
                  <w:r>
                    <w:rPr>
                      <w:sz w:val="28"/>
                      <w:szCs w:val="28"/>
                    </w:rPr>
                    <w:t>Rapport</w:t>
                  </w:r>
                </w:p>
                <w:p w:rsidR="00EC1D5D" w:rsidRDefault="00EC1D5D" w:rsidP="007911E4">
                  <w:pPr>
                    <w:spacing w:line="360" w:lineRule="auto"/>
                    <w:ind w:left="14" w:hanging="14"/>
                    <w:rPr>
                      <w:sz w:val="28"/>
                      <w:szCs w:val="28"/>
                    </w:rPr>
                  </w:pPr>
                  <w:r>
                    <w:rPr>
                      <w:sz w:val="28"/>
                      <w:szCs w:val="28"/>
                    </w:rPr>
                    <w:t>IMKL2015 - Dataspecificatie Utiliteitsnetten</w:t>
                  </w:r>
                </w:p>
              </w:txbxContent>
            </v:textbox>
            <w10:wrap type="square"/>
          </v:shape>
        </w:pict>
      </w: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7B7CDA" w:rsidP="007C7339">
      <w:pPr>
        <w:spacing w:line="240" w:lineRule="atLeast"/>
        <w:jc w:val="left"/>
        <w:rPr>
          <w:sz w:val="28"/>
          <w:szCs w:val="28"/>
        </w:rPr>
      </w:pPr>
      <w:r>
        <w:rPr>
          <w:noProof/>
          <w:sz w:val="28"/>
          <w:szCs w:val="28"/>
        </w:rPr>
        <w:pict>
          <v:rect id="_x0000_s1034" style="position:absolute;margin-left:-420.2pt;margin-top:13.9pt;width:435.85pt;height:251.3pt;z-index:251744256" fillcolor="#eeece1 [3214]" stroked="f">
            <v:fill opacity="41943f"/>
          </v:rect>
        </w:pict>
      </w:r>
    </w:p>
    <w:p w:rsidR="00672722" w:rsidRPr="007C7339" w:rsidRDefault="00F17E9F" w:rsidP="007C7339">
      <w:pPr>
        <w:spacing w:line="240" w:lineRule="atLeast"/>
        <w:jc w:val="left"/>
        <w:rPr>
          <w:sz w:val="28"/>
          <w:szCs w:val="28"/>
        </w:rPr>
      </w:pPr>
      <w:r>
        <w:rPr>
          <w:noProof/>
          <w:sz w:val="28"/>
          <w:szCs w:val="28"/>
        </w:rPr>
        <w:drawing>
          <wp:anchor distT="0" distB="0" distL="114300" distR="114300" simplePos="0" relativeHeight="251743232" behindDoc="0" locked="0" layoutInCell="1" allowOverlap="1">
            <wp:simplePos x="0" y="0"/>
            <wp:positionH relativeFrom="column">
              <wp:posOffset>-5297170</wp:posOffset>
            </wp:positionH>
            <wp:positionV relativeFrom="paragraph">
              <wp:posOffset>11430</wp:posOffset>
            </wp:positionV>
            <wp:extent cx="5500370" cy="5067300"/>
            <wp:effectExtent l="19050" t="0" r="5080" b="0"/>
            <wp:wrapTopAndBottom/>
            <wp:docPr id="3" name="Afbeelding 1" descr="cid:image004.png@01CFD247.FB21A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4.png@01CFD247.FB21A1B0"/>
                    <pic:cNvPicPr>
                      <a:picLocks noChangeAspect="1" noChangeArrowheads="1"/>
                    </pic:cNvPicPr>
                  </pic:nvPicPr>
                  <pic:blipFill>
                    <a:blip r:embed="rId8" r:link="rId9" cstate="print"/>
                    <a:srcRect/>
                    <a:stretch>
                      <a:fillRect/>
                    </a:stretch>
                  </pic:blipFill>
                  <pic:spPr bwMode="auto">
                    <a:xfrm>
                      <a:off x="0" y="0"/>
                      <a:ext cx="5500370" cy="5067300"/>
                    </a:xfrm>
                    <a:prstGeom prst="rect">
                      <a:avLst/>
                    </a:prstGeom>
                    <a:noFill/>
                    <a:ln w="9525">
                      <a:noFill/>
                      <a:miter lim="800000"/>
                      <a:headEnd/>
                      <a:tailEnd/>
                    </a:ln>
                  </pic:spPr>
                </pic:pic>
              </a:graphicData>
            </a:graphic>
          </wp:anchor>
        </w:drawing>
      </w:r>
    </w:p>
    <w:p w:rsidR="00672722" w:rsidRPr="007C7339" w:rsidRDefault="007B7CDA" w:rsidP="007C7339">
      <w:pPr>
        <w:spacing w:line="240" w:lineRule="atLeast"/>
        <w:jc w:val="left"/>
        <w:rPr>
          <w:sz w:val="28"/>
          <w:szCs w:val="28"/>
        </w:rPr>
      </w:pPr>
      <w:r w:rsidRPr="007B7CDA">
        <w:rPr>
          <w:noProof/>
        </w:rPr>
        <w:pict>
          <v:shape id="_x0000_s1027" type="#_x0000_t202" style="position:absolute;margin-left:275.15pt;margin-top:6.25pt;width:167.25pt;height:67.5pt;z-index:251656192" stroked="f">
            <v:textbox style="mso-next-textbox:#_x0000_s1027">
              <w:txbxContent>
                <w:p w:rsidR="00EC1D5D" w:rsidRDefault="00EC1D5D">
                  <w:pPr>
                    <w:jc w:val="right"/>
                    <w:rPr>
                      <w:sz w:val="24"/>
                      <w:szCs w:val="24"/>
                    </w:rPr>
                  </w:pPr>
                  <w:bookmarkStart w:id="0" w:name="Opdrachtgever"/>
                  <w:r w:rsidRPr="00FD130F">
                    <w:rPr>
                      <w:sz w:val="24"/>
                      <w:szCs w:val="24"/>
                    </w:rPr>
                    <w:t>Geonovum</w:t>
                  </w:r>
                  <w:bookmarkEnd w:id="0"/>
                </w:p>
                <w:p w:rsidR="00EC1D5D" w:rsidRDefault="00EC1D5D">
                  <w:pPr>
                    <w:jc w:val="right"/>
                    <w:rPr>
                      <w:sz w:val="24"/>
                      <w:szCs w:val="24"/>
                    </w:rPr>
                  </w:pPr>
                </w:p>
                <w:p w:rsidR="00EC1D5D" w:rsidRDefault="00EC1D5D">
                  <w:pPr>
                    <w:jc w:val="right"/>
                    <w:rPr>
                      <w:sz w:val="24"/>
                      <w:szCs w:val="24"/>
                    </w:rPr>
                  </w:pPr>
                </w:p>
              </w:txbxContent>
            </v:textbox>
            <w10:wrap type="square"/>
          </v:shape>
        </w:pict>
      </w:r>
      <w:r w:rsidRPr="007B7CDA">
        <w:rPr>
          <w:noProof/>
        </w:rPr>
        <w:pict>
          <v:shape id="_x0000_s1030" type="#_x0000_t202" style="position:absolute;margin-left:-6.2pt;margin-top:6.25pt;width:171pt;height:36pt;z-index:251657216" stroked="f">
            <v:textbox style="mso-next-textbox:#_x0000_s1030">
              <w:txbxContent>
                <w:p w:rsidR="00EC1D5D" w:rsidRDefault="00EC1D5D" w:rsidP="00672722">
                  <w:pPr>
                    <w:jc w:val="left"/>
                    <w:rPr>
                      <w:b/>
                    </w:rPr>
                  </w:pPr>
                  <w:r w:rsidRPr="00672722">
                    <w:rPr>
                      <w:b/>
                    </w:rPr>
                    <w:t>datum</w:t>
                  </w:r>
                </w:p>
                <w:p w:rsidR="00EC1D5D" w:rsidRPr="004419AB" w:rsidRDefault="00EC1D5D" w:rsidP="00672722">
                  <w:pPr>
                    <w:jc w:val="left"/>
                  </w:pPr>
                  <w:r>
                    <w:t>2 december 2015</w:t>
                  </w:r>
                </w:p>
              </w:txbxContent>
            </v:textbox>
            <w10:wrap type="square"/>
          </v:shape>
        </w:pict>
      </w:r>
    </w:p>
    <w:p w:rsidR="00672722" w:rsidRPr="007C7339" w:rsidRDefault="00672722" w:rsidP="007C7339">
      <w:pPr>
        <w:spacing w:line="240" w:lineRule="atLeast"/>
        <w:jc w:val="left"/>
        <w:rPr>
          <w:sz w:val="28"/>
          <w:szCs w:val="28"/>
        </w:rPr>
      </w:pPr>
    </w:p>
    <w:p w:rsidR="00672722" w:rsidRPr="007C7339" w:rsidRDefault="007B7CDA" w:rsidP="007C7339">
      <w:pPr>
        <w:spacing w:line="240" w:lineRule="atLeast"/>
        <w:jc w:val="left"/>
        <w:rPr>
          <w:sz w:val="28"/>
          <w:szCs w:val="28"/>
        </w:rPr>
      </w:pPr>
      <w:r w:rsidRPr="007B7CDA">
        <w:rPr>
          <w:noProof/>
        </w:rPr>
        <w:pict>
          <v:shape id="_x0000_s1031" type="#_x0000_t202" style="position:absolute;margin-left:-180.1pt;margin-top:11.95pt;width:171pt;height:36pt;z-index:251658240" stroked="f">
            <v:textbox style="mso-next-textbox:#_x0000_s1031">
              <w:txbxContent>
                <w:p w:rsidR="00EC1D5D" w:rsidRPr="00672722" w:rsidRDefault="00EC1D5D" w:rsidP="00796267">
                  <w:pPr>
                    <w:rPr>
                      <w:b/>
                    </w:rPr>
                  </w:pPr>
                  <w:r w:rsidRPr="00672722">
                    <w:rPr>
                      <w:b/>
                    </w:rPr>
                    <w:t>versie</w:t>
                  </w:r>
                </w:p>
                <w:p w:rsidR="00EC1D5D" w:rsidRPr="00DC7808" w:rsidRDefault="00EC1D5D" w:rsidP="00796267">
                  <w:r>
                    <w:t xml:space="preserve">1.0RCX </w:t>
                  </w:r>
                  <w:r>
                    <w:t>(doorontwikkel</w:t>
                  </w:r>
                  <w:ins w:id="1" w:author="pjanssen" w:date="2016-04-13T11:23:00Z">
                    <w:r w:rsidR="00C60D71">
                      <w:t>ing</w:t>
                    </w:r>
                  </w:ins>
                  <w:r>
                    <w:t>)</w:t>
                  </w:r>
                </w:p>
              </w:txbxContent>
            </v:textbox>
            <w10:wrap type="square"/>
          </v:shape>
        </w:pict>
      </w:r>
    </w:p>
    <w:p w:rsidR="00672722" w:rsidRDefault="00672722" w:rsidP="007C7339">
      <w:pPr>
        <w:spacing w:line="240" w:lineRule="atLeast"/>
        <w:jc w:val="left"/>
        <w:rPr>
          <w:sz w:val="28"/>
          <w:szCs w:val="28"/>
        </w:rPr>
      </w:pPr>
    </w:p>
    <w:p w:rsidR="0071388C" w:rsidRPr="007C7339" w:rsidRDefault="0071388C" w:rsidP="007C7339">
      <w:pPr>
        <w:spacing w:line="240" w:lineRule="atLeast"/>
        <w:jc w:val="left"/>
        <w:rPr>
          <w:sz w:val="28"/>
          <w:szCs w:val="28"/>
        </w:rPr>
      </w:pPr>
    </w:p>
    <w:p w:rsidR="00672722" w:rsidRPr="007C7339" w:rsidRDefault="00672722" w:rsidP="007C7339">
      <w:pPr>
        <w:spacing w:line="240" w:lineRule="atLeast"/>
        <w:jc w:val="left"/>
        <w:sectPr w:rsidR="00672722" w:rsidRPr="007C7339" w:rsidSect="00672722">
          <w:headerReference w:type="default" r:id="rId10"/>
          <w:footerReference w:type="even" r:id="rId11"/>
          <w:footerReference w:type="default" r:id="rId12"/>
          <w:pgSz w:w="11906" w:h="16838" w:code="9"/>
          <w:pgMar w:top="2552" w:right="1622" w:bottom="1531" w:left="1622" w:header="0" w:footer="57" w:gutter="0"/>
          <w:cols w:space="708"/>
          <w:docGrid w:linePitch="360"/>
        </w:sectPr>
      </w:pPr>
    </w:p>
    <w:p w:rsidR="000427A2" w:rsidRDefault="000427A2">
      <w:pPr>
        <w:spacing w:line="240" w:lineRule="auto"/>
        <w:jc w:val="left"/>
        <w:rPr>
          <w:sz w:val="28"/>
          <w:szCs w:val="28"/>
        </w:rPr>
      </w:pPr>
      <w:r>
        <w:rPr>
          <w:sz w:val="28"/>
          <w:szCs w:val="28"/>
        </w:rPr>
        <w:lastRenderedPageBreak/>
        <w:t>Document kenmerken</w:t>
      </w:r>
    </w:p>
    <w:p w:rsidR="000427A2" w:rsidRDefault="000427A2" w:rsidP="000427A2"/>
    <w:p w:rsidR="00CD2268" w:rsidRDefault="00CD2268" w:rsidP="000427A2">
      <w:r>
        <w:t>In onderstaande tabel zijn de ke</w:t>
      </w:r>
      <w:r w:rsidR="003657E7">
        <w:t>nmerken van deze datas</w:t>
      </w:r>
      <w:r>
        <w:t>pecificatie opgenomen.</w:t>
      </w:r>
    </w:p>
    <w:p w:rsidR="00CD2268" w:rsidRDefault="00CD2268" w:rsidP="000427A2"/>
    <w:tbl>
      <w:tblPr>
        <w:tblStyle w:val="Tabelraster"/>
        <w:tblW w:w="0" w:type="auto"/>
        <w:tblBorders>
          <w:left w:val="none" w:sz="0" w:space="0" w:color="auto"/>
          <w:right w:val="none" w:sz="0" w:space="0" w:color="auto"/>
          <w:insideH w:val="none" w:sz="0" w:space="0" w:color="auto"/>
          <w:insideV w:val="none" w:sz="0" w:space="0" w:color="auto"/>
        </w:tblBorders>
        <w:tblLook w:val="04A0"/>
      </w:tblPr>
      <w:tblGrid>
        <w:gridCol w:w="2235"/>
        <w:gridCol w:w="6567"/>
      </w:tblGrid>
      <w:tr w:rsidR="000427A2" w:rsidTr="00D372E2">
        <w:tc>
          <w:tcPr>
            <w:tcW w:w="2235" w:type="dxa"/>
          </w:tcPr>
          <w:p w:rsidR="000427A2" w:rsidRPr="000427A2" w:rsidRDefault="000427A2" w:rsidP="00E67465">
            <w:pPr>
              <w:jc w:val="left"/>
              <w:rPr>
                <w:b/>
              </w:rPr>
            </w:pPr>
            <w:r w:rsidRPr="000427A2">
              <w:rPr>
                <w:b/>
              </w:rPr>
              <w:t>Titel</w:t>
            </w:r>
          </w:p>
        </w:tc>
        <w:tc>
          <w:tcPr>
            <w:tcW w:w="6567" w:type="dxa"/>
          </w:tcPr>
          <w:p w:rsidR="000427A2" w:rsidRDefault="00706826" w:rsidP="00706826">
            <w:pPr>
              <w:spacing w:line="360" w:lineRule="auto"/>
              <w:ind w:left="14" w:hanging="14"/>
            </w:pPr>
            <w:r w:rsidRPr="00706826">
              <w:t>IMKL2015 - Dataspecificatie Utiliteitsnetten</w:t>
            </w:r>
          </w:p>
        </w:tc>
      </w:tr>
      <w:tr w:rsidR="000427A2" w:rsidTr="00D372E2">
        <w:tc>
          <w:tcPr>
            <w:tcW w:w="2235" w:type="dxa"/>
          </w:tcPr>
          <w:p w:rsidR="000427A2" w:rsidRPr="000427A2" w:rsidRDefault="000427A2" w:rsidP="00E67465">
            <w:pPr>
              <w:jc w:val="left"/>
              <w:rPr>
                <w:b/>
              </w:rPr>
            </w:pPr>
            <w:r w:rsidRPr="000427A2">
              <w:rPr>
                <w:b/>
              </w:rPr>
              <w:t>Auteur</w:t>
            </w:r>
            <w:r w:rsidRPr="000427A2">
              <w:rPr>
                <w:b/>
              </w:rPr>
              <w:tab/>
            </w:r>
          </w:p>
        </w:tc>
        <w:tc>
          <w:tcPr>
            <w:tcW w:w="6567" w:type="dxa"/>
          </w:tcPr>
          <w:p w:rsidR="00D43A14" w:rsidRDefault="001239D0">
            <w:pPr>
              <w:jc w:val="left"/>
            </w:pPr>
            <w:r>
              <w:rPr>
                <w:color w:val="0000FF"/>
              </w:rPr>
              <w:t>Linda van den Brink, Paul Janssen</w:t>
            </w:r>
            <w:r w:rsidR="008E0649">
              <w:rPr>
                <w:color w:val="0000FF"/>
              </w:rPr>
              <w:t xml:space="preserve">, </w:t>
            </w:r>
            <w:r w:rsidR="00E70583">
              <w:rPr>
                <w:color w:val="0000FF"/>
              </w:rPr>
              <w:t>Wilko Quak</w:t>
            </w:r>
          </w:p>
        </w:tc>
      </w:tr>
      <w:tr w:rsidR="000427A2" w:rsidTr="00D372E2">
        <w:tc>
          <w:tcPr>
            <w:tcW w:w="2235" w:type="dxa"/>
          </w:tcPr>
          <w:p w:rsidR="000427A2" w:rsidRPr="000427A2" w:rsidRDefault="000427A2" w:rsidP="00E67465">
            <w:pPr>
              <w:jc w:val="left"/>
              <w:rPr>
                <w:b/>
              </w:rPr>
            </w:pPr>
            <w:r w:rsidRPr="000427A2">
              <w:rPr>
                <w:b/>
              </w:rPr>
              <w:t>Datum</w:t>
            </w:r>
          </w:p>
        </w:tc>
        <w:tc>
          <w:tcPr>
            <w:tcW w:w="6567" w:type="dxa"/>
          </w:tcPr>
          <w:p w:rsidR="000427A2" w:rsidRPr="000427A2" w:rsidRDefault="005F591B" w:rsidP="000C2971">
            <w:pPr>
              <w:jc w:val="left"/>
              <w:rPr>
                <w:color w:val="0000FF"/>
              </w:rPr>
            </w:pPr>
            <w:r w:rsidRPr="005F591B">
              <w:t>D</w:t>
            </w:r>
            <w:r w:rsidR="000427A2" w:rsidRPr="005F591B">
              <w:t>atum laatste wijziging</w:t>
            </w:r>
            <w:r w:rsidRPr="005F591B">
              <w:t xml:space="preserve"> </w:t>
            </w:r>
            <w:r w:rsidRPr="005F591B">
              <w:rPr>
                <w:color w:val="0000FF"/>
              </w:rPr>
              <w:t>&lt;</w:t>
            </w:r>
            <w:r w:rsidR="001239D0">
              <w:rPr>
                <w:color w:val="0000FF"/>
              </w:rPr>
              <w:t>201</w:t>
            </w:r>
            <w:r w:rsidR="007D62D8">
              <w:rPr>
                <w:color w:val="0000FF"/>
              </w:rPr>
              <w:t>5</w:t>
            </w:r>
            <w:r w:rsidR="001239D0">
              <w:rPr>
                <w:color w:val="0000FF"/>
              </w:rPr>
              <w:t>-</w:t>
            </w:r>
            <w:r w:rsidR="000C2971">
              <w:rPr>
                <w:color w:val="0000FF"/>
              </w:rPr>
              <w:t>12</w:t>
            </w:r>
            <w:r w:rsidRPr="005F591B">
              <w:rPr>
                <w:color w:val="0000FF"/>
              </w:rPr>
              <w:t>-</w:t>
            </w:r>
            <w:r w:rsidR="000C2971">
              <w:rPr>
                <w:color w:val="0000FF"/>
              </w:rPr>
              <w:t>02</w:t>
            </w:r>
            <w:r w:rsidRPr="005F591B">
              <w:rPr>
                <w:color w:val="0000FF"/>
              </w:rPr>
              <w:t>&gt;</w:t>
            </w:r>
          </w:p>
        </w:tc>
      </w:tr>
      <w:tr w:rsidR="000427A2" w:rsidTr="00D372E2">
        <w:tc>
          <w:tcPr>
            <w:tcW w:w="2235" w:type="dxa"/>
          </w:tcPr>
          <w:p w:rsidR="000427A2" w:rsidRPr="000427A2" w:rsidRDefault="000427A2" w:rsidP="00E67465">
            <w:pPr>
              <w:jc w:val="left"/>
              <w:rPr>
                <w:b/>
              </w:rPr>
            </w:pPr>
            <w:r w:rsidRPr="000427A2">
              <w:rPr>
                <w:b/>
              </w:rPr>
              <w:t>Onderwerp</w:t>
            </w:r>
          </w:p>
        </w:tc>
        <w:tc>
          <w:tcPr>
            <w:tcW w:w="6567" w:type="dxa"/>
          </w:tcPr>
          <w:p w:rsidR="000427A2" w:rsidRDefault="000427A2" w:rsidP="001239D0">
            <w:pPr>
              <w:jc w:val="left"/>
            </w:pPr>
            <w:r>
              <w:t xml:space="preserve">Data specificatie voor </w:t>
            </w:r>
            <w:r w:rsidR="001239D0">
              <w:rPr>
                <w:color w:val="0000FF"/>
              </w:rPr>
              <w:t>Utiliteitsnetten</w:t>
            </w:r>
          </w:p>
        </w:tc>
      </w:tr>
      <w:tr w:rsidR="000427A2" w:rsidTr="00D372E2">
        <w:tc>
          <w:tcPr>
            <w:tcW w:w="2235" w:type="dxa"/>
          </w:tcPr>
          <w:p w:rsidR="000427A2" w:rsidRPr="000427A2" w:rsidRDefault="000427A2" w:rsidP="00E67465">
            <w:pPr>
              <w:jc w:val="left"/>
              <w:rPr>
                <w:b/>
              </w:rPr>
            </w:pPr>
            <w:r w:rsidRPr="000427A2">
              <w:rPr>
                <w:b/>
              </w:rPr>
              <w:t>Uitgever</w:t>
            </w:r>
          </w:p>
        </w:tc>
        <w:tc>
          <w:tcPr>
            <w:tcW w:w="6567" w:type="dxa"/>
          </w:tcPr>
          <w:p w:rsidR="000427A2" w:rsidRDefault="000427A2" w:rsidP="00387DE5">
            <w:pPr>
              <w:jc w:val="left"/>
            </w:pPr>
            <w:r w:rsidRPr="000427A2">
              <w:rPr>
                <w:color w:val="0000FF"/>
              </w:rPr>
              <w:t>&lt;naam&gt;</w:t>
            </w:r>
          </w:p>
        </w:tc>
      </w:tr>
      <w:tr w:rsidR="000427A2" w:rsidTr="00D372E2">
        <w:tc>
          <w:tcPr>
            <w:tcW w:w="2235" w:type="dxa"/>
          </w:tcPr>
          <w:p w:rsidR="000427A2" w:rsidRPr="000427A2" w:rsidRDefault="000427A2" w:rsidP="00E67465">
            <w:pPr>
              <w:jc w:val="left"/>
              <w:rPr>
                <w:b/>
              </w:rPr>
            </w:pPr>
            <w:r w:rsidRPr="000427A2">
              <w:rPr>
                <w:b/>
              </w:rPr>
              <w:t>Type</w:t>
            </w:r>
          </w:p>
        </w:tc>
        <w:tc>
          <w:tcPr>
            <w:tcW w:w="6567" w:type="dxa"/>
          </w:tcPr>
          <w:p w:rsidR="000427A2" w:rsidRDefault="000427A2" w:rsidP="00E67465">
            <w:pPr>
              <w:jc w:val="left"/>
            </w:pPr>
            <w:r>
              <w:t>Tekst</w:t>
            </w:r>
          </w:p>
        </w:tc>
      </w:tr>
      <w:tr w:rsidR="000427A2" w:rsidTr="00D372E2">
        <w:tc>
          <w:tcPr>
            <w:tcW w:w="2235" w:type="dxa"/>
          </w:tcPr>
          <w:p w:rsidR="000427A2" w:rsidRPr="000427A2" w:rsidRDefault="000427A2" w:rsidP="00E67465">
            <w:pPr>
              <w:jc w:val="left"/>
              <w:rPr>
                <w:b/>
              </w:rPr>
            </w:pPr>
            <w:r w:rsidRPr="000427A2">
              <w:rPr>
                <w:b/>
              </w:rPr>
              <w:t>Beschrijving</w:t>
            </w:r>
          </w:p>
        </w:tc>
        <w:tc>
          <w:tcPr>
            <w:tcW w:w="6567" w:type="dxa"/>
          </w:tcPr>
          <w:p w:rsidR="000427A2" w:rsidRDefault="000427A2" w:rsidP="007D62D8">
            <w:pPr>
              <w:jc w:val="left"/>
            </w:pPr>
            <w:r>
              <w:t xml:space="preserve">Dit document beschrijft de data specificatie voor data product </w:t>
            </w:r>
            <w:r w:rsidR="007D62D8">
              <w:rPr>
                <w:color w:val="0000FF"/>
              </w:rPr>
              <w:t>utiliteitsnetten</w:t>
            </w:r>
          </w:p>
        </w:tc>
      </w:tr>
      <w:tr w:rsidR="000427A2" w:rsidTr="00D372E2">
        <w:tc>
          <w:tcPr>
            <w:tcW w:w="2235" w:type="dxa"/>
          </w:tcPr>
          <w:p w:rsidR="000427A2" w:rsidRPr="000427A2" w:rsidRDefault="000427A2" w:rsidP="00E67465">
            <w:pPr>
              <w:jc w:val="left"/>
              <w:rPr>
                <w:b/>
              </w:rPr>
            </w:pPr>
            <w:r w:rsidRPr="000427A2">
              <w:rPr>
                <w:b/>
              </w:rPr>
              <w:t>Bijdragen van</w:t>
            </w:r>
          </w:p>
        </w:tc>
        <w:tc>
          <w:tcPr>
            <w:tcW w:w="6567" w:type="dxa"/>
          </w:tcPr>
          <w:p w:rsidR="000427A2" w:rsidRPr="000427A2" w:rsidRDefault="000427A2" w:rsidP="00E67465">
            <w:pPr>
              <w:jc w:val="left"/>
              <w:rPr>
                <w:color w:val="0000FF"/>
              </w:rPr>
            </w:pPr>
            <w:r w:rsidRPr="000427A2">
              <w:rPr>
                <w:color w:val="0000FF"/>
              </w:rPr>
              <w:t>&lt;namenlijst of groepsnaam&gt;</w:t>
            </w:r>
          </w:p>
        </w:tc>
      </w:tr>
      <w:tr w:rsidR="000427A2" w:rsidRPr="007D62D8" w:rsidTr="00D372E2">
        <w:tc>
          <w:tcPr>
            <w:tcW w:w="2235" w:type="dxa"/>
          </w:tcPr>
          <w:p w:rsidR="000427A2" w:rsidRPr="000427A2" w:rsidRDefault="000427A2" w:rsidP="00E67465">
            <w:pPr>
              <w:jc w:val="left"/>
              <w:rPr>
                <w:b/>
              </w:rPr>
            </w:pPr>
            <w:r w:rsidRPr="000427A2">
              <w:rPr>
                <w:b/>
              </w:rPr>
              <w:t>Formaat</w:t>
            </w:r>
            <w:r w:rsidRPr="000427A2">
              <w:rPr>
                <w:b/>
              </w:rPr>
              <w:tab/>
            </w:r>
          </w:p>
        </w:tc>
        <w:tc>
          <w:tcPr>
            <w:tcW w:w="6567" w:type="dxa"/>
          </w:tcPr>
          <w:p w:rsidR="000427A2" w:rsidRPr="000427A2" w:rsidRDefault="000427A2" w:rsidP="000D422C">
            <w:pPr>
              <w:jc w:val="left"/>
              <w:rPr>
                <w:lang w:val="en-US"/>
              </w:rPr>
            </w:pPr>
            <w:r w:rsidRPr="000427A2">
              <w:rPr>
                <w:lang w:val="en-US"/>
              </w:rPr>
              <w:t>MS Word (doc)</w:t>
            </w:r>
          </w:p>
        </w:tc>
      </w:tr>
      <w:tr w:rsidR="000427A2" w:rsidRPr="000427A2" w:rsidTr="00D372E2">
        <w:tc>
          <w:tcPr>
            <w:tcW w:w="2235" w:type="dxa"/>
          </w:tcPr>
          <w:p w:rsidR="000427A2" w:rsidRPr="000427A2" w:rsidRDefault="000427A2" w:rsidP="00E67465">
            <w:pPr>
              <w:jc w:val="left"/>
              <w:rPr>
                <w:b/>
                <w:lang w:val="en-US"/>
              </w:rPr>
            </w:pPr>
            <w:proofErr w:type="spellStart"/>
            <w:r w:rsidRPr="000427A2">
              <w:rPr>
                <w:b/>
                <w:lang w:val="en-US"/>
              </w:rPr>
              <w:t>Bron</w:t>
            </w:r>
            <w:proofErr w:type="spellEnd"/>
          </w:p>
        </w:tc>
        <w:tc>
          <w:tcPr>
            <w:tcW w:w="6567" w:type="dxa"/>
          </w:tcPr>
          <w:p w:rsidR="000427A2" w:rsidRPr="005F591B" w:rsidRDefault="005F591B" w:rsidP="00E67465">
            <w:pPr>
              <w:jc w:val="left"/>
              <w:rPr>
                <w:lang w:val="en-US"/>
              </w:rPr>
            </w:pPr>
            <w:r w:rsidRPr="005F591B">
              <w:rPr>
                <w:lang w:val="en-US"/>
              </w:rPr>
              <w:t>Geonovum</w:t>
            </w:r>
          </w:p>
        </w:tc>
      </w:tr>
      <w:tr w:rsidR="000427A2" w:rsidRPr="000427A2" w:rsidTr="00D372E2">
        <w:tc>
          <w:tcPr>
            <w:tcW w:w="2235" w:type="dxa"/>
          </w:tcPr>
          <w:p w:rsidR="000427A2" w:rsidRPr="000427A2" w:rsidRDefault="000427A2" w:rsidP="00E67465">
            <w:pPr>
              <w:jc w:val="left"/>
              <w:rPr>
                <w:b/>
                <w:lang w:val="en-US"/>
              </w:rPr>
            </w:pPr>
            <w:r w:rsidRPr="000427A2">
              <w:rPr>
                <w:b/>
              </w:rPr>
              <w:t>Rechten</w:t>
            </w:r>
          </w:p>
        </w:tc>
        <w:tc>
          <w:tcPr>
            <w:tcW w:w="6567" w:type="dxa"/>
          </w:tcPr>
          <w:p w:rsidR="000427A2" w:rsidRPr="000427A2" w:rsidRDefault="00E47D8B" w:rsidP="00E67465">
            <w:pPr>
              <w:jc w:val="left"/>
              <w:rPr>
                <w:color w:val="0000FF"/>
              </w:rPr>
            </w:pPr>
            <w:r w:rsidRPr="00E47D8B">
              <w:rPr>
                <w:color w:val="0000FF"/>
              </w:rPr>
              <w:t>CC BY-ND 3.0</w:t>
            </w:r>
          </w:p>
        </w:tc>
      </w:tr>
      <w:tr w:rsidR="000427A2" w:rsidRPr="000427A2" w:rsidTr="00D372E2">
        <w:tc>
          <w:tcPr>
            <w:tcW w:w="2235" w:type="dxa"/>
          </w:tcPr>
          <w:p w:rsidR="000427A2" w:rsidRPr="000427A2" w:rsidRDefault="000427A2" w:rsidP="00E67465">
            <w:pPr>
              <w:jc w:val="left"/>
              <w:rPr>
                <w:b/>
              </w:rPr>
            </w:pPr>
            <w:r w:rsidRPr="000427A2">
              <w:rPr>
                <w:b/>
              </w:rPr>
              <w:t>Identificatie</w:t>
            </w:r>
          </w:p>
        </w:tc>
        <w:tc>
          <w:tcPr>
            <w:tcW w:w="6567" w:type="dxa"/>
          </w:tcPr>
          <w:p w:rsidR="000427A2" w:rsidRPr="000427A2" w:rsidRDefault="007D62D8" w:rsidP="003657E7">
            <w:pPr>
              <w:jc w:val="left"/>
              <w:rPr>
                <w:color w:val="0000FF"/>
              </w:rPr>
            </w:pPr>
            <w:r>
              <w:rPr>
                <w:color w:val="0000FF"/>
              </w:rPr>
              <w:t>IMKL_Dataspecificatie_</w:t>
            </w:r>
            <w:r w:rsidR="003657E7">
              <w:rPr>
                <w:color w:val="0000FF"/>
              </w:rPr>
              <w:t>1.0RC1</w:t>
            </w:r>
            <w:r>
              <w:rPr>
                <w:color w:val="0000FF"/>
              </w:rPr>
              <w:t>.</w:t>
            </w:r>
            <w:r w:rsidR="000427A2" w:rsidRPr="000427A2">
              <w:rPr>
                <w:color w:val="0000FF"/>
              </w:rPr>
              <w:t>doc</w:t>
            </w:r>
          </w:p>
        </w:tc>
      </w:tr>
      <w:tr w:rsidR="000427A2" w:rsidRPr="000427A2" w:rsidTr="00D372E2">
        <w:tc>
          <w:tcPr>
            <w:tcW w:w="2235" w:type="dxa"/>
          </w:tcPr>
          <w:p w:rsidR="000427A2" w:rsidRPr="000427A2" w:rsidRDefault="000427A2" w:rsidP="00E67465">
            <w:pPr>
              <w:jc w:val="left"/>
              <w:rPr>
                <w:b/>
              </w:rPr>
            </w:pPr>
            <w:r w:rsidRPr="000427A2">
              <w:rPr>
                <w:b/>
              </w:rPr>
              <w:t>Taal</w:t>
            </w:r>
          </w:p>
        </w:tc>
        <w:tc>
          <w:tcPr>
            <w:tcW w:w="6567" w:type="dxa"/>
          </w:tcPr>
          <w:p w:rsidR="000427A2" w:rsidRDefault="000427A2" w:rsidP="00E67465">
            <w:pPr>
              <w:jc w:val="left"/>
            </w:pPr>
            <w:r>
              <w:t>Nederlands</w:t>
            </w:r>
          </w:p>
        </w:tc>
      </w:tr>
      <w:tr w:rsidR="000427A2" w:rsidRPr="000427A2" w:rsidTr="00D372E2">
        <w:tc>
          <w:tcPr>
            <w:tcW w:w="2235" w:type="dxa"/>
          </w:tcPr>
          <w:p w:rsidR="000427A2" w:rsidRPr="000427A2" w:rsidRDefault="000427A2" w:rsidP="00E67465">
            <w:pPr>
              <w:jc w:val="left"/>
              <w:rPr>
                <w:b/>
              </w:rPr>
            </w:pPr>
            <w:r w:rsidRPr="000427A2">
              <w:rPr>
                <w:b/>
              </w:rPr>
              <w:t>Relatie</w:t>
            </w:r>
          </w:p>
        </w:tc>
        <w:tc>
          <w:tcPr>
            <w:tcW w:w="6567" w:type="dxa"/>
          </w:tcPr>
          <w:p w:rsidR="000427A2" w:rsidRDefault="000427A2" w:rsidP="005F591B">
            <w:pPr>
              <w:jc w:val="left"/>
            </w:pPr>
            <w:r>
              <w:t xml:space="preserve">Deze dataproduct beschrijving is opgesteld in het kader van PDOK en is gebaseerd op </w:t>
            </w:r>
            <w:r w:rsidR="005F591B">
              <w:t>de</w:t>
            </w:r>
            <w:r>
              <w:t xml:space="preserve"> INSPIRE data </w:t>
            </w:r>
            <w:proofErr w:type="spellStart"/>
            <w:r>
              <w:t>specification</w:t>
            </w:r>
            <w:proofErr w:type="spellEnd"/>
            <w:r>
              <w:t xml:space="preserve"> </w:t>
            </w:r>
            <w:proofErr w:type="spellStart"/>
            <w:r>
              <w:t>template</w:t>
            </w:r>
            <w:proofErr w:type="spellEnd"/>
          </w:p>
        </w:tc>
      </w:tr>
      <w:tr w:rsidR="000427A2" w:rsidRPr="000427A2" w:rsidTr="00D372E2">
        <w:tc>
          <w:tcPr>
            <w:tcW w:w="2235" w:type="dxa"/>
          </w:tcPr>
          <w:p w:rsidR="000427A2" w:rsidRPr="000427A2" w:rsidRDefault="000427A2" w:rsidP="00E67465">
            <w:pPr>
              <w:jc w:val="left"/>
              <w:rPr>
                <w:b/>
              </w:rPr>
            </w:pPr>
            <w:r w:rsidRPr="000427A2">
              <w:rPr>
                <w:b/>
              </w:rPr>
              <w:t>Geldigheidsduur</w:t>
            </w:r>
          </w:p>
        </w:tc>
        <w:tc>
          <w:tcPr>
            <w:tcW w:w="6567" w:type="dxa"/>
          </w:tcPr>
          <w:p w:rsidR="000427A2" w:rsidRDefault="000427A2" w:rsidP="00E67465">
            <w:pPr>
              <w:jc w:val="left"/>
            </w:pPr>
          </w:p>
        </w:tc>
      </w:tr>
      <w:tr w:rsidR="00653DF3" w:rsidRPr="000427A2" w:rsidTr="00D372E2">
        <w:tc>
          <w:tcPr>
            <w:tcW w:w="2235" w:type="dxa"/>
          </w:tcPr>
          <w:p w:rsidR="00653DF3" w:rsidRPr="000427A2" w:rsidRDefault="00653DF3" w:rsidP="00E67465">
            <w:pPr>
              <w:jc w:val="left"/>
              <w:rPr>
                <w:b/>
              </w:rPr>
            </w:pPr>
          </w:p>
        </w:tc>
        <w:tc>
          <w:tcPr>
            <w:tcW w:w="6567" w:type="dxa"/>
          </w:tcPr>
          <w:p w:rsidR="00653DF3" w:rsidRDefault="00653DF3" w:rsidP="00E67465">
            <w:pPr>
              <w:jc w:val="left"/>
            </w:pPr>
          </w:p>
        </w:tc>
      </w:tr>
    </w:tbl>
    <w:p w:rsidR="000427A2" w:rsidRDefault="000427A2" w:rsidP="000427A2"/>
    <w:p w:rsidR="000427A2" w:rsidRDefault="000427A2" w:rsidP="000427A2"/>
    <w:p w:rsidR="000427A2" w:rsidRDefault="000427A2" w:rsidP="000427A2">
      <w:pPr>
        <w:spacing w:line="240" w:lineRule="auto"/>
        <w:jc w:val="left"/>
        <w:rPr>
          <w:sz w:val="28"/>
          <w:szCs w:val="28"/>
        </w:rPr>
      </w:pPr>
      <w:r>
        <w:rPr>
          <w:sz w:val="28"/>
          <w:szCs w:val="28"/>
        </w:rPr>
        <w:t>Wijzigingshistorie</w:t>
      </w:r>
    </w:p>
    <w:p w:rsidR="000427A2" w:rsidRDefault="000427A2" w:rsidP="000427A2"/>
    <w:p w:rsidR="00CD2268" w:rsidRDefault="00CD2268" w:rsidP="000427A2">
      <w:r>
        <w:t>Hieronder is de historie van dit document opgenomen.</w:t>
      </w:r>
    </w:p>
    <w:p w:rsidR="00CD2268" w:rsidRDefault="00CD2268" w:rsidP="000427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784"/>
        <w:gridCol w:w="1276"/>
        <w:gridCol w:w="1128"/>
        <w:gridCol w:w="1218"/>
        <w:gridCol w:w="4396"/>
      </w:tblGrid>
      <w:tr w:rsidR="000427A2" w:rsidRPr="00866987" w:rsidTr="00D64E83">
        <w:tc>
          <w:tcPr>
            <w:tcW w:w="445" w:type="pct"/>
          </w:tcPr>
          <w:p w:rsidR="000427A2" w:rsidRPr="000427A2" w:rsidRDefault="000427A2" w:rsidP="00E67465">
            <w:pPr>
              <w:jc w:val="left"/>
              <w:rPr>
                <w:b/>
                <w:bCs/>
              </w:rPr>
            </w:pPr>
            <w:r w:rsidRPr="000427A2">
              <w:rPr>
                <w:b/>
                <w:bCs/>
              </w:rPr>
              <w:t>Versie</w:t>
            </w:r>
          </w:p>
        </w:tc>
        <w:tc>
          <w:tcPr>
            <w:tcW w:w="725" w:type="pct"/>
          </w:tcPr>
          <w:p w:rsidR="000427A2" w:rsidRPr="000427A2" w:rsidRDefault="000427A2" w:rsidP="00E67465">
            <w:pPr>
              <w:jc w:val="left"/>
              <w:rPr>
                <w:b/>
                <w:bCs/>
              </w:rPr>
            </w:pPr>
            <w:r w:rsidRPr="000427A2">
              <w:rPr>
                <w:b/>
                <w:bCs/>
              </w:rPr>
              <w:t>Datum</w:t>
            </w:r>
          </w:p>
        </w:tc>
        <w:tc>
          <w:tcPr>
            <w:tcW w:w="641" w:type="pct"/>
          </w:tcPr>
          <w:p w:rsidR="000427A2" w:rsidRPr="000427A2" w:rsidRDefault="000427A2" w:rsidP="00E67465">
            <w:pPr>
              <w:jc w:val="left"/>
              <w:rPr>
                <w:b/>
                <w:bCs/>
              </w:rPr>
            </w:pPr>
            <w:r w:rsidRPr="000427A2">
              <w:rPr>
                <w:b/>
                <w:bCs/>
              </w:rPr>
              <w:t>Aangepast door</w:t>
            </w:r>
          </w:p>
        </w:tc>
        <w:tc>
          <w:tcPr>
            <w:tcW w:w="692" w:type="pct"/>
          </w:tcPr>
          <w:p w:rsidR="000427A2" w:rsidRPr="000427A2" w:rsidRDefault="000427A2" w:rsidP="00E67465">
            <w:pPr>
              <w:jc w:val="left"/>
              <w:rPr>
                <w:b/>
                <w:bCs/>
              </w:rPr>
            </w:pPr>
            <w:r w:rsidRPr="000427A2">
              <w:rPr>
                <w:b/>
                <w:bCs/>
              </w:rPr>
              <w:t>Aangepaste secties</w:t>
            </w:r>
          </w:p>
        </w:tc>
        <w:tc>
          <w:tcPr>
            <w:tcW w:w="2498" w:type="pct"/>
          </w:tcPr>
          <w:p w:rsidR="000427A2" w:rsidRPr="000427A2" w:rsidRDefault="000427A2" w:rsidP="00E67465">
            <w:pPr>
              <w:jc w:val="left"/>
              <w:rPr>
                <w:b/>
                <w:bCs/>
              </w:rPr>
            </w:pPr>
            <w:r w:rsidRPr="000427A2">
              <w:rPr>
                <w:b/>
                <w:bCs/>
              </w:rPr>
              <w:t>Omschrijving aanpassing(en)</w:t>
            </w:r>
          </w:p>
        </w:tc>
      </w:tr>
      <w:tr w:rsidR="000C2971" w:rsidRPr="00866987" w:rsidTr="00D64E83">
        <w:tc>
          <w:tcPr>
            <w:tcW w:w="445" w:type="pct"/>
          </w:tcPr>
          <w:p w:rsidR="000C2971" w:rsidRDefault="000C2971" w:rsidP="00DD5E22">
            <w:pPr>
              <w:jc w:val="left"/>
              <w:rPr>
                <w:bCs/>
              </w:rPr>
            </w:pPr>
            <w:r>
              <w:rPr>
                <w:bCs/>
              </w:rPr>
              <w:t>1.0RC1</w:t>
            </w:r>
          </w:p>
        </w:tc>
        <w:tc>
          <w:tcPr>
            <w:tcW w:w="725" w:type="pct"/>
          </w:tcPr>
          <w:p w:rsidR="000C2971" w:rsidRDefault="000C2971" w:rsidP="000C2971">
            <w:pPr>
              <w:jc w:val="left"/>
              <w:rPr>
                <w:bCs/>
              </w:rPr>
            </w:pPr>
            <w:r>
              <w:rPr>
                <w:bCs/>
              </w:rPr>
              <w:t>2015-12-02</w:t>
            </w:r>
          </w:p>
        </w:tc>
        <w:tc>
          <w:tcPr>
            <w:tcW w:w="641" w:type="pct"/>
          </w:tcPr>
          <w:p w:rsidR="000C2971" w:rsidRDefault="000C2971" w:rsidP="00E67465">
            <w:pPr>
              <w:jc w:val="left"/>
              <w:rPr>
                <w:bCs/>
              </w:rPr>
            </w:pPr>
            <w:r>
              <w:rPr>
                <w:bCs/>
              </w:rPr>
              <w:t>PJA</w:t>
            </w:r>
          </w:p>
        </w:tc>
        <w:tc>
          <w:tcPr>
            <w:tcW w:w="692" w:type="pct"/>
          </w:tcPr>
          <w:p w:rsidR="000C2971" w:rsidRDefault="00A905F8" w:rsidP="00A905F8">
            <w:pPr>
              <w:jc w:val="left"/>
              <w:rPr>
                <w:bCs/>
              </w:rPr>
            </w:pPr>
            <w:r>
              <w:rPr>
                <w:bCs/>
              </w:rPr>
              <w:t>H</w:t>
            </w:r>
            <w:r w:rsidR="000C2971">
              <w:rPr>
                <w:bCs/>
              </w:rPr>
              <w:t xml:space="preserve"> 3,</w:t>
            </w:r>
            <w:r>
              <w:rPr>
                <w:bCs/>
              </w:rPr>
              <w:t>9</w:t>
            </w:r>
          </w:p>
        </w:tc>
        <w:tc>
          <w:tcPr>
            <w:tcW w:w="2498" w:type="pct"/>
          </w:tcPr>
          <w:p w:rsidR="000C2971" w:rsidRDefault="000C2971" w:rsidP="00E67465">
            <w:pPr>
              <w:jc w:val="left"/>
              <w:rPr>
                <w:bCs/>
              </w:rPr>
            </w:pPr>
            <w:r>
              <w:rPr>
                <w:bCs/>
              </w:rPr>
              <w:t>GWSW referenties</w:t>
            </w:r>
          </w:p>
        </w:tc>
      </w:tr>
      <w:tr w:rsidR="003657E7" w:rsidRPr="00866987" w:rsidTr="00D64E83">
        <w:tc>
          <w:tcPr>
            <w:tcW w:w="445" w:type="pct"/>
          </w:tcPr>
          <w:p w:rsidR="003657E7" w:rsidRDefault="003657E7" w:rsidP="00DD5E22">
            <w:pPr>
              <w:jc w:val="left"/>
              <w:rPr>
                <w:bCs/>
              </w:rPr>
            </w:pPr>
            <w:r>
              <w:rPr>
                <w:bCs/>
              </w:rPr>
              <w:t>1.0RC1</w:t>
            </w:r>
          </w:p>
        </w:tc>
        <w:tc>
          <w:tcPr>
            <w:tcW w:w="725" w:type="pct"/>
          </w:tcPr>
          <w:p w:rsidR="003657E7" w:rsidRDefault="003657E7" w:rsidP="00D64E83">
            <w:pPr>
              <w:jc w:val="left"/>
              <w:rPr>
                <w:bCs/>
              </w:rPr>
            </w:pPr>
            <w:r>
              <w:rPr>
                <w:bCs/>
              </w:rPr>
              <w:t>2015-11-20</w:t>
            </w:r>
          </w:p>
        </w:tc>
        <w:tc>
          <w:tcPr>
            <w:tcW w:w="641" w:type="pct"/>
          </w:tcPr>
          <w:p w:rsidR="003657E7" w:rsidRDefault="003657E7" w:rsidP="00E67465">
            <w:pPr>
              <w:jc w:val="left"/>
              <w:rPr>
                <w:bCs/>
              </w:rPr>
            </w:pPr>
            <w:r>
              <w:rPr>
                <w:bCs/>
              </w:rPr>
              <w:t>PJA</w:t>
            </w:r>
          </w:p>
        </w:tc>
        <w:tc>
          <w:tcPr>
            <w:tcW w:w="692" w:type="pct"/>
          </w:tcPr>
          <w:p w:rsidR="003657E7" w:rsidRDefault="003657E7" w:rsidP="00E67465">
            <w:pPr>
              <w:jc w:val="left"/>
              <w:rPr>
                <w:bCs/>
              </w:rPr>
            </w:pPr>
          </w:p>
        </w:tc>
        <w:tc>
          <w:tcPr>
            <w:tcW w:w="2498" w:type="pct"/>
          </w:tcPr>
          <w:p w:rsidR="003657E7" w:rsidRDefault="003657E7" w:rsidP="00E67465">
            <w:pPr>
              <w:jc w:val="left"/>
              <w:rPr>
                <w:bCs/>
              </w:rPr>
            </w:pPr>
            <w:r>
              <w:rPr>
                <w:bCs/>
              </w:rPr>
              <w:t xml:space="preserve">Publicatie als versie 1.0 release </w:t>
            </w:r>
            <w:proofErr w:type="spellStart"/>
            <w:r>
              <w:rPr>
                <w:bCs/>
              </w:rPr>
              <w:t>candidate</w:t>
            </w:r>
            <w:proofErr w:type="spellEnd"/>
            <w:r>
              <w:rPr>
                <w:bCs/>
              </w:rPr>
              <w:t xml:space="preserve"> 1</w:t>
            </w:r>
          </w:p>
        </w:tc>
      </w:tr>
      <w:tr w:rsidR="00157658" w:rsidRPr="00866987" w:rsidTr="00D64E83">
        <w:tc>
          <w:tcPr>
            <w:tcW w:w="445" w:type="pct"/>
          </w:tcPr>
          <w:p w:rsidR="00157658" w:rsidRDefault="00157658" w:rsidP="00DD5E22">
            <w:pPr>
              <w:jc w:val="left"/>
              <w:rPr>
                <w:bCs/>
              </w:rPr>
            </w:pPr>
            <w:r>
              <w:rPr>
                <w:bCs/>
              </w:rPr>
              <w:t>0.99</w:t>
            </w:r>
          </w:p>
        </w:tc>
        <w:tc>
          <w:tcPr>
            <w:tcW w:w="725" w:type="pct"/>
          </w:tcPr>
          <w:p w:rsidR="00157658" w:rsidRDefault="00157658" w:rsidP="00D64E83">
            <w:pPr>
              <w:jc w:val="left"/>
              <w:rPr>
                <w:bCs/>
              </w:rPr>
            </w:pPr>
            <w:r>
              <w:rPr>
                <w:bCs/>
              </w:rPr>
              <w:t>2015-11-10</w:t>
            </w:r>
          </w:p>
        </w:tc>
        <w:tc>
          <w:tcPr>
            <w:tcW w:w="641" w:type="pct"/>
          </w:tcPr>
          <w:p w:rsidR="00157658" w:rsidRDefault="00157658" w:rsidP="00E67465">
            <w:pPr>
              <w:jc w:val="left"/>
              <w:rPr>
                <w:bCs/>
              </w:rPr>
            </w:pPr>
            <w:r>
              <w:rPr>
                <w:bCs/>
              </w:rPr>
              <w:t>PJA</w:t>
            </w:r>
          </w:p>
        </w:tc>
        <w:tc>
          <w:tcPr>
            <w:tcW w:w="692" w:type="pct"/>
          </w:tcPr>
          <w:p w:rsidR="00157658" w:rsidRDefault="00157658" w:rsidP="00E67465">
            <w:pPr>
              <w:jc w:val="left"/>
              <w:rPr>
                <w:bCs/>
              </w:rPr>
            </w:pPr>
            <w:r>
              <w:rPr>
                <w:bCs/>
              </w:rPr>
              <w:t>alles</w:t>
            </w:r>
          </w:p>
        </w:tc>
        <w:tc>
          <w:tcPr>
            <w:tcW w:w="2498" w:type="pct"/>
          </w:tcPr>
          <w:p w:rsidR="00157658" w:rsidRDefault="00157658" w:rsidP="00E67465">
            <w:pPr>
              <w:jc w:val="left"/>
              <w:rPr>
                <w:bCs/>
              </w:rPr>
            </w:pPr>
            <w:proofErr w:type="spellStart"/>
            <w:r>
              <w:rPr>
                <w:bCs/>
              </w:rPr>
              <w:t>Nav</w:t>
            </w:r>
            <w:proofErr w:type="spellEnd"/>
            <w:r>
              <w:rPr>
                <w:bCs/>
              </w:rPr>
              <w:t xml:space="preserve"> </w:t>
            </w:r>
            <w:proofErr w:type="spellStart"/>
            <w:r>
              <w:rPr>
                <w:bCs/>
              </w:rPr>
              <w:t>review</w:t>
            </w:r>
            <w:proofErr w:type="spellEnd"/>
            <w:r>
              <w:rPr>
                <w:bCs/>
              </w:rPr>
              <w:t xml:space="preserve"> versie 0.96</w:t>
            </w:r>
          </w:p>
        </w:tc>
      </w:tr>
      <w:tr w:rsidR="00751479" w:rsidRPr="00866987" w:rsidTr="00D64E83">
        <w:tc>
          <w:tcPr>
            <w:tcW w:w="445" w:type="pct"/>
          </w:tcPr>
          <w:p w:rsidR="00751479" w:rsidRDefault="00751479" w:rsidP="00DD5E22">
            <w:pPr>
              <w:jc w:val="left"/>
              <w:rPr>
                <w:bCs/>
              </w:rPr>
            </w:pPr>
            <w:r>
              <w:rPr>
                <w:bCs/>
              </w:rPr>
              <w:t>0.96</w:t>
            </w:r>
          </w:p>
        </w:tc>
        <w:tc>
          <w:tcPr>
            <w:tcW w:w="725" w:type="pct"/>
          </w:tcPr>
          <w:p w:rsidR="00751479" w:rsidRDefault="001D1C63" w:rsidP="00D64E83">
            <w:pPr>
              <w:jc w:val="left"/>
              <w:rPr>
                <w:bCs/>
              </w:rPr>
            </w:pPr>
            <w:r>
              <w:rPr>
                <w:bCs/>
              </w:rPr>
              <w:t>2015-06-18</w:t>
            </w:r>
          </w:p>
        </w:tc>
        <w:tc>
          <w:tcPr>
            <w:tcW w:w="641" w:type="pct"/>
          </w:tcPr>
          <w:p w:rsidR="00751479" w:rsidRDefault="001D1C63" w:rsidP="00E67465">
            <w:pPr>
              <w:jc w:val="left"/>
              <w:rPr>
                <w:bCs/>
              </w:rPr>
            </w:pPr>
            <w:r>
              <w:rPr>
                <w:bCs/>
              </w:rPr>
              <w:t>PJA</w:t>
            </w:r>
          </w:p>
        </w:tc>
        <w:tc>
          <w:tcPr>
            <w:tcW w:w="692" w:type="pct"/>
          </w:tcPr>
          <w:p w:rsidR="00751479" w:rsidRDefault="001D1C63" w:rsidP="00E67465">
            <w:pPr>
              <w:jc w:val="left"/>
              <w:rPr>
                <w:bCs/>
              </w:rPr>
            </w:pPr>
            <w:r>
              <w:rPr>
                <w:bCs/>
              </w:rPr>
              <w:t>alles</w:t>
            </w:r>
          </w:p>
        </w:tc>
        <w:tc>
          <w:tcPr>
            <w:tcW w:w="2498" w:type="pct"/>
          </w:tcPr>
          <w:p w:rsidR="00751479" w:rsidRDefault="001D1C63" w:rsidP="00E67465">
            <w:pPr>
              <w:jc w:val="left"/>
              <w:rPr>
                <w:bCs/>
              </w:rPr>
            </w:pPr>
            <w:proofErr w:type="spellStart"/>
            <w:r>
              <w:rPr>
                <w:bCs/>
              </w:rPr>
              <w:t>Nav</w:t>
            </w:r>
            <w:proofErr w:type="spellEnd"/>
            <w:r>
              <w:rPr>
                <w:bCs/>
              </w:rPr>
              <w:t xml:space="preserve"> </w:t>
            </w:r>
            <w:proofErr w:type="spellStart"/>
            <w:r>
              <w:rPr>
                <w:bCs/>
              </w:rPr>
              <w:t>review</w:t>
            </w:r>
            <w:proofErr w:type="spellEnd"/>
            <w:r>
              <w:rPr>
                <w:bCs/>
              </w:rPr>
              <w:t xml:space="preserve"> en periode tot 18 juni.</w:t>
            </w:r>
          </w:p>
        </w:tc>
      </w:tr>
      <w:tr w:rsidR="007D62D8" w:rsidRPr="00866987" w:rsidTr="00D64E83">
        <w:tc>
          <w:tcPr>
            <w:tcW w:w="445" w:type="pct"/>
          </w:tcPr>
          <w:p w:rsidR="007D62D8" w:rsidRDefault="007D62D8" w:rsidP="00DD5E22">
            <w:pPr>
              <w:jc w:val="left"/>
              <w:rPr>
                <w:bCs/>
              </w:rPr>
            </w:pPr>
            <w:r>
              <w:rPr>
                <w:bCs/>
              </w:rPr>
              <w:t>0</w:t>
            </w:r>
            <w:r w:rsidR="000D422C">
              <w:rPr>
                <w:bCs/>
              </w:rPr>
              <w:t>.</w:t>
            </w:r>
            <w:r w:rsidR="00DD5E22">
              <w:rPr>
                <w:bCs/>
              </w:rPr>
              <w:t>95</w:t>
            </w:r>
          </w:p>
        </w:tc>
        <w:tc>
          <w:tcPr>
            <w:tcW w:w="725" w:type="pct"/>
          </w:tcPr>
          <w:p w:rsidR="007D62D8" w:rsidRDefault="007D62D8" w:rsidP="00D64E83">
            <w:pPr>
              <w:jc w:val="left"/>
              <w:rPr>
                <w:bCs/>
              </w:rPr>
            </w:pPr>
            <w:r>
              <w:rPr>
                <w:bCs/>
              </w:rPr>
              <w:t>2015-02-02</w:t>
            </w:r>
          </w:p>
        </w:tc>
        <w:tc>
          <w:tcPr>
            <w:tcW w:w="641" w:type="pct"/>
          </w:tcPr>
          <w:p w:rsidR="007D62D8" w:rsidRDefault="007D62D8" w:rsidP="00E67465">
            <w:pPr>
              <w:jc w:val="left"/>
              <w:rPr>
                <w:bCs/>
              </w:rPr>
            </w:pPr>
            <w:r>
              <w:rPr>
                <w:bCs/>
              </w:rPr>
              <w:t>PJA</w:t>
            </w:r>
          </w:p>
        </w:tc>
        <w:tc>
          <w:tcPr>
            <w:tcW w:w="692" w:type="pct"/>
          </w:tcPr>
          <w:p w:rsidR="007D62D8" w:rsidRDefault="007D62D8" w:rsidP="00E67465">
            <w:pPr>
              <w:jc w:val="left"/>
              <w:rPr>
                <w:bCs/>
              </w:rPr>
            </w:pPr>
            <w:r>
              <w:rPr>
                <w:bCs/>
              </w:rPr>
              <w:t>alles</w:t>
            </w:r>
          </w:p>
        </w:tc>
        <w:tc>
          <w:tcPr>
            <w:tcW w:w="2498" w:type="pct"/>
          </w:tcPr>
          <w:p w:rsidR="007D62D8" w:rsidRDefault="007D62D8" w:rsidP="00E67465">
            <w:pPr>
              <w:jc w:val="left"/>
              <w:rPr>
                <w:bCs/>
              </w:rPr>
            </w:pPr>
            <w:proofErr w:type="spellStart"/>
            <w:r>
              <w:rPr>
                <w:bCs/>
              </w:rPr>
              <w:t>Nav</w:t>
            </w:r>
            <w:proofErr w:type="spellEnd"/>
            <w:r>
              <w:rPr>
                <w:bCs/>
              </w:rPr>
              <w:t xml:space="preserve"> van </w:t>
            </w:r>
            <w:proofErr w:type="spellStart"/>
            <w:r>
              <w:rPr>
                <w:bCs/>
              </w:rPr>
              <w:t>review</w:t>
            </w:r>
            <w:proofErr w:type="spellEnd"/>
            <w:r>
              <w:rPr>
                <w:bCs/>
              </w:rPr>
              <w:t xml:space="preserve"> werkgroep</w:t>
            </w:r>
          </w:p>
        </w:tc>
      </w:tr>
      <w:tr w:rsidR="006F7422" w:rsidRPr="00866987" w:rsidTr="00D64E83">
        <w:tc>
          <w:tcPr>
            <w:tcW w:w="445" w:type="pct"/>
          </w:tcPr>
          <w:p w:rsidR="006F7422" w:rsidRDefault="006F7422" w:rsidP="00E67465">
            <w:pPr>
              <w:jc w:val="left"/>
              <w:rPr>
                <w:bCs/>
              </w:rPr>
            </w:pPr>
            <w:r>
              <w:rPr>
                <w:bCs/>
              </w:rPr>
              <w:t>0.9</w:t>
            </w:r>
          </w:p>
        </w:tc>
        <w:tc>
          <w:tcPr>
            <w:tcW w:w="725" w:type="pct"/>
          </w:tcPr>
          <w:p w:rsidR="006F7422" w:rsidRDefault="006F7422" w:rsidP="00D64E83">
            <w:pPr>
              <w:jc w:val="left"/>
              <w:rPr>
                <w:bCs/>
              </w:rPr>
            </w:pPr>
            <w:r>
              <w:rPr>
                <w:bCs/>
              </w:rPr>
              <w:t>2014-12-18</w:t>
            </w:r>
          </w:p>
        </w:tc>
        <w:tc>
          <w:tcPr>
            <w:tcW w:w="641" w:type="pct"/>
          </w:tcPr>
          <w:p w:rsidR="006F7422" w:rsidRDefault="006F7422" w:rsidP="00E67465">
            <w:pPr>
              <w:jc w:val="left"/>
              <w:rPr>
                <w:bCs/>
              </w:rPr>
            </w:pPr>
            <w:r>
              <w:rPr>
                <w:bCs/>
              </w:rPr>
              <w:t>PJA</w:t>
            </w:r>
          </w:p>
        </w:tc>
        <w:tc>
          <w:tcPr>
            <w:tcW w:w="692" w:type="pct"/>
          </w:tcPr>
          <w:p w:rsidR="006F7422" w:rsidRDefault="006F7422" w:rsidP="00E67465">
            <w:pPr>
              <w:jc w:val="left"/>
              <w:rPr>
                <w:bCs/>
              </w:rPr>
            </w:pPr>
          </w:p>
        </w:tc>
        <w:tc>
          <w:tcPr>
            <w:tcW w:w="2498" w:type="pct"/>
          </w:tcPr>
          <w:p w:rsidR="006F7422" w:rsidRDefault="006F7422" w:rsidP="00E67465">
            <w:pPr>
              <w:jc w:val="left"/>
              <w:rPr>
                <w:bCs/>
              </w:rPr>
            </w:pPr>
            <w:proofErr w:type="spellStart"/>
            <w:r>
              <w:rPr>
                <w:bCs/>
              </w:rPr>
              <w:t>Review</w:t>
            </w:r>
            <w:proofErr w:type="spellEnd"/>
            <w:r>
              <w:rPr>
                <w:bCs/>
              </w:rPr>
              <w:t xml:space="preserve"> op 0.3 verwerkt</w:t>
            </w:r>
          </w:p>
        </w:tc>
      </w:tr>
      <w:tr w:rsidR="00E62DE5" w:rsidRPr="00866987" w:rsidTr="00D64E83">
        <w:tc>
          <w:tcPr>
            <w:tcW w:w="445" w:type="pct"/>
          </w:tcPr>
          <w:p w:rsidR="00E62DE5" w:rsidRDefault="00E62DE5" w:rsidP="00E67465">
            <w:pPr>
              <w:jc w:val="left"/>
              <w:rPr>
                <w:bCs/>
              </w:rPr>
            </w:pPr>
            <w:r>
              <w:rPr>
                <w:bCs/>
              </w:rPr>
              <w:t>0.3</w:t>
            </w:r>
          </w:p>
        </w:tc>
        <w:tc>
          <w:tcPr>
            <w:tcW w:w="725" w:type="pct"/>
          </w:tcPr>
          <w:p w:rsidR="00E62DE5" w:rsidRDefault="00387DE5" w:rsidP="00D64E83">
            <w:pPr>
              <w:jc w:val="left"/>
              <w:rPr>
                <w:bCs/>
              </w:rPr>
            </w:pPr>
            <w:r>
              <w:rPr>
                <w:bCs/>
              </w:rPr>
              <w:t>2014-11-26</w:t>
            </w:r>
          </w:p>
        </w:tc>
        <w:tc>
          <w:tcPr>
            <w:tcW w:w="641" w:type="pct"/>
          </w:tcPr>
          <w:p w:rsidR="00E62DE5" w:rsidRDefault="00DF6212" w:rsidP="00E67465">
            <w:pPr>
              <w:jc w:val="left"/>
              <w:rPr>
                <w:bCs/>
              </w:rPr>
            </w:pPr>
            <w:r>
              <w:rPr>
                <w:bCs/>
              </w:rPr>
              <w:t>PJA</w:t>
            </w:r>
          </w:p>
        </w:tc>
        <w:tc>
          <w:tcPr>
            <w:tcW w:w="692" w:type="pct"/>
          </w:tcPr>
          <w:p w:rsidR="00E62DE5" w:rsidRDefault="00E62DE5" w:rsidP="00E67465">
            <w:pPr>
              <w:jc w:val="left"/>
              <w:rPr>
                <w:bCs/>
              </w:rPr>
            </w:pPr>
            <w:r>
              <w:rPr>
                <w:bCs/>
              </w:rPr>
              <w:t>1,2,3,4,5,6</w:t>
            </w:r>
          </w:p>
        </w:tc>
        <w:tc>
          <w:tcPr>
            <w:tcW w:w="2498" w:type="pct"/>
          </w:tcPr>
          <w:p w:rsidR="00E62DE5" w:rsidRDefault="00387DE5" w:rsidP="00E67465">
            <w:pPr>
              <w:jc w:val="left"/>
              <w:rPr>
                <w:bCs/>
              </w:rPr>
            </w:pPr>
            <w:proofErr w:type="spellStart"/>
            <w:r>
              <w:rPr>
                <w:bCs/>
              </w:rPr>
              <w:t>Review</w:t>
            </w:r>
            <w:proofErr w:type="spellEnd"/>
            <w:r>
              <w:rPr>
                <w:bCs/>
              </w:rPr>
              <w:t xml:space="preserve"> verwerkt, andere dan WION modellen toegevoegd</w:t>
            </w:r>
          </w:p>
        </w:tc>
      </w:tr>
      <w:tr w:rsidR="000427A2" w:rsidRPr="00866987" w:rsidTr="00D64E83">
        <w:tc>
          <w:tcPr>
            <w:tcW w:w="445" w:type="pct"/>
          </w:tcPr>
          <w:p w:rsidR="000427A2" w:rsidRPr="000427A2" w:rsidRDefault="00635202" w:rsidP="00E67465">
            <w:pPr>
              <w:jc w:val="left"/>
              <w:rPr>
                <w:bCs/>
              </w:rPr>
            </w:pPr>
            <w:r>
              <w:rPr>
                <w:bCs/>
              </w:rPr>
              <w:t>0.2</w:t>
            </w:r>
          </w:p>
        </w:tc>
        <w:tc>
          <w:tcPr>
            <w:tcW w:w="725" w:type="pct"/>
          </w:tcPr>
          <w:p w:rsidR="000427A2" w:rsidRPr="000427A2" w:rsidRDefault="00635202" w:rsidP="00D64E83">
            <w:pPr>
              <w:jc w:val="left"/>
              <w:rPr>
                <w:bCs/>
              </w:rPr>
            </w:pPr>
            <w:r>
              <w:rPr>
                <w:bCs/>
              </w:rPr>
              <w:t>2014-11-03</w:t>
            </w:r>
          </w:p>
        </w:tc>
        <w:tc>
          <w:tcPr>
            <w:tcW w:w="641" w:type="pct"/>
          </w:tcPr>
          <w:p w:rsidR="000427A2" w:rsidRPr="000427A2" w:rsidRDefault="00635202" w:rsidP="00E67465">
            <w:pPr>
              <w:jc w:val="left"/>
              <w:rPr>
                <w:bCs/>
              </w:rPr>
            </w:pPr>
            <w:r>
              <w:rPr>
                <w:bCs/>
              </w:rPr>
              <w:t>PJA</w:t>
            </w:r>
          </w:p>
        </w:tc>
        <w:tc>
          <w:tcPr>
            <w:tcW w:w="692" w:type="pct"/>
          </w:tcPr>
          <w:p w:rsidR="000427A2" w:rsidRPr="000427A2" w:rsidRDefault="00635202" w:rsidP="00E67465">
            <w:pPr>
              <w:jc w:val="left"/>
              <w:rPr>
                <w:bCs/>
              </w:rPr>
            </w:pPr>
            <w:r>
              <w:rPr>
                <w:bCs/>
              </w:rPr>
              <w:t>H 5</w:t>
            </w:r>
          </w:p>
        </w:tc>
        <w:tc>
          <w:tcPr>
            <w:tcW w:w="2498" w:type="pct"/>
          </w:tcPr>
          <w:p w:rsidR="000427A2" w:rsidRPr="000427A2" w:rsidRDefault="00635202" w:rsidP="00E67465">
            <w:pPr>
              <w:jc w:val="left"/>
              <w:rPr>
                <w:bCs/>
              </w:rPr>
            </w:pPr>
            <w:r>
              <w:rPr>
                <w:bCs/>
              </w:rPr>
              <w:t>Hoofdstuk 5 ingevuld</w:t>
            </w:r>
          </w:p>
        </w:tc>
      </w:tr>
      <w:tr w:rsidR="00D64E83" w:rsidRPr="00866987" w:rsidTr="00D64E83">
        <w:tc>
          <w:tcPr>
            <w:tcW w:w="445" w:type="pct"/>
          </w:tcPr>
          <w:p w:rsidR="00D64E83" w:rsidRPr="000427A2" w:rsidRDefault="00D64E83" w:rsidP="0080083A">
            <w:pPr>
              <w:jc w:val="left"/>
              <w:rPr>
                <w:bCs/>
              </w:rPr>
            </w:pPr>
            <w:r w:rsidRPr="000427A2">
              <w:rPr>
                <w:bCs/>
              </w:rPr>
              <w:t>0.1</w:t>
            </w:r>
          </w:p>
        </w:tc>
        <w:tc>
          <w:tcPr>
            <w:tcW w:w="725" w:type="pct"/>
          </w:tcPr>
          <w:p w:rsidR="00D64E83" w:rsidRPr="000427A2" w:rsidRDefault="00D64E83" w:rsidP="0080083A">
            <w:pPr>
              <w:jc w:val="left"/>
              <w:rPr>
                <w:bCs/>
              </w:rPr>
            </w:pPr>
            <w:r>
              <w:rPr>
                <w:bCs/>
              </w:rPr>
              <w:t>2014</w:t>
            </w:r>
            <w:r w:rsidRPr="000427A2">
              <w:rPr>
                <w:bCs/>
              </w:rPr>
              <w:t>-</w:t>
            </w:r>
            <w:r>
              <w:rPr>
                <w:bCs/>
              </w:rPr>
              <w:t>10</w:t>
            </w:r>
            <w:r w:rsidRPr="000427A2">
              <w:rPr>
                <w:bCs/>
              </w:rPr>
              <w:t>-</w:t>
            </w:r>
            <w:r>
              <w:rPr>
                <w:bCs/>
              </w:rPr>
              <w:t>xx</w:t>
            </w:r>
          </w:p>
        </w:tc>
        <w:tc>
          <w:tcPr>
            <w:tcW w:w="641" w:type="pct"/>
          </w:tcPr>
          <w:p w:rsidR="00D64E83" w:rsidRPr="000427A2" w:rsidRDefault="00D64E83" w:rsidP="0080083A">
            <w:pPr>
              <w:jc w:val="left"/>
              <w:rPr>
                <w:bCs/>
              </w:rPr>
            </w:pPr>
            <w:r>
              <w:rPr>
                <w:bCs/>
              </w:rPr>
              <w:t>PJA</w:t>
            </w:r>
          </w:p>
        </w:tc>
        <w:tc>
          <w:tcPr>
            <w:tcW w:w="692" w:type="pct"/>
          </w:tcPr>
          <w:p w:rsidR="00D64E83" w:rsidRPr="000427A2" w:rsidRDefault="00D64E83" w:rsidP="0080083A">
            <w:pPr>
              <w:jc w:val="left"/>
              <w:rPr>
                <w:bCs/>
              </w:rPr>
            </w:pPr>
            <w:r w:rsidRPr="000427A2">
              <w:rPr>
                <w:bCs/>
              </w:rPr>
              <w:t>Geheel</w:t>
            </w:r>
          </w:p>
        </w:tc>
        <w:tc>
          <w:tcPr>
            <w:tcW w:w="2498" w:type="pct"/>
          </w:tcPr>
          <w:p w:rsidR="00D64E83" w:rsidRPr="000427A2" w:rsidRDefault="00D64E83" w:rsidP="0080083A">
            <w:pPr>
              <w:jc w:val="left"/>
              <w:rPr>
                <w:bCs/>
              </w:rPr>
            </w:pPr>
            <w:r w:rsidRPr="00546004">
              <w:rPr>
                <w:rFonts w:ascii="Arial" w:hAnsi="Arial" w:cs="Arial"/>
                <w:bCs/>
              </w:rPr>
              <w:t xml:space="preserve">Start op basis van PDOK DPS </w:t>
            </w:r>
            <w:proofErr w:type="spellStart"/>
            <w:r w:rsidRPr="00546004">
              <w:rPr>
                <w:rFonts w:ascii="Arial" w:hAnsi="Arial" w:cs="Arial"/>
                <w:bCs/>
              </w:rPr>
              <w:t>Template</w:t>
            </w:r>
            <w:proofErr w:type="spellEnd"/>
          </w:p>
        </w:tc>
      </w:tr>
    </w:tbl>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855A12">
      <w:pPr>
        <w:spacing w:line="240" w:lineRule="auto"/>
        <w:jc w:val="left"/>
        <w:rPr>
          <w:sz w:val="28"/>
          <w:szCs w:val="28"/>
        </w:rPr>
      </w:pPr>
      <w:r>
        <w:rPr>
          <w:noProof/>
          <w:sz w:val="28"/>
          <w:szCs w:val="28"/>
        </w:rPr>
        <w:drawing>
          <wp:anchor distT="0" distB="0" distL="114300" distR="114300" simplePos="0" relativeHeight="251787264" behindDoc="0" locked="0" layoutInCell="1" allowOverlap="1">
            <wp:simplePos x="0" y="0"/>
            <wp:positionH relativeFrom="column">
              <wp:posOffset>-132823</wp:posOffset>
            </wp:positionH>
            <wp:positionV relativeFrom="paragraph">
              <wp:posOffset>1140700</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38200" cy="304800"/>
                    </a:xfrm>
                    <a:prstGeom prst="rect">
                      <a:avLst/>
                    </a:prstGeom>
                    <a:noFill/>
                    <a:ln>
                      <a:noFill/>
                    </a:ln>
                  </pic:spPr>
                </pic:pic>
              </a:graphicData>
            </a:graphic>
          </wp:anchor>
        </w:drawing>
      </w:r>
      <w:r w:rsidR="007B7CDA">
        <w:rPr>
          <w:noProof/>
          <w:sz w:val="28"/>
          <w:szCs w:val="28"/>
        </w:rPr>
        <w:pict>
          <v:shape id="Tekstvak 7" o:spid="_x0000_s1039" type="#_x0000_t202" style="position:absolute;margin-left:-17.9pt;margin-top:72.35pt;width:501.05pt;height:44.8pt;z-index:251785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" stroked="f">
            <v:textbox>
              <w:txbxContent>
                <w:p w:rsidR="00EC1D5D" w:rsidRPr="00672722" w:rsidRDefault="00EC1D5D" w:rsidP="0071388C">
                  <w:pPr>
                    <w:rPr>
                      <w:b/>
                    </w:rPr>
                  </w:pPr>
                  <w:r>
                    <w:rPr>
                      <w:b/>
                    </w:rPr>
                    <w:t>rechtenbeleid</w:t>
                  </w:r>
                </w:p>
                <w:p w:rsidR="00EC1D5D" w:rsidRDefault="00EC1D5D" w:rsidP="0071388C">
                  <w:pPr>
                    <w:ind w:left="709" w:firstLine="709"/>
                  </w:pPr>
                  <w:proofErr w:type="spellStart"/>
                  <w:r w:rsidRPr="00D774FF">
                    <w:t>Naamsvermelding-GeenAfgeleideWerken</w:t>
                  </w:r>
                  <w:proofErr w:type="spellEnd"/>
                  <w:r w:rsidRPr="00D774FF">
                    <w:t xml:space="preserve"> 3.0 Nederland</w:t>
                  </w:r>
                </w:p>
                <w:p w:rsidR="00EC1D5D" w:rsidRDefault="00EC1D5D" w:rsidP="0071388C">
                  <w:pPr>
                    <w:ind w:left="709" w:firstLine="709"/>
                  </w:pPr>
                  <w:r w:rsidRPr="00D774FF">
                    <w:t>(CC BY-ND 3.0)</w:t>
                  </w:r>
                  <w:r>
                    <w:t xml:space="preserve"> </w:t>
                  </w:r>
                  <w:r>
                    <w:tab/>
                  </w:r>
                </w:p>
                <w:p w:rsidR="00EC1D5D" w:rsidRDefault="00EC1D5D" w:rsidP="0071388C">
                  <w:pPr>
                    <w:ind w:left="709" w:firstLine="709"/>
                  </w:pPr>
                </w:p>
                <w:p w:rsidR="00EC1D5D" w:rsidRPr="002564CF" w:rsidRDefault="00EC1D5D" w:rsidP="0071388C">
                  <w:r w:rsidRPr="00D774FF" w:rsidDel="000A350C">
                    <w:t xml:space="preserve"> </w:t>
                  </w:r>
                </w:p>
              </w:txbxContent>
            </v:textbox>
            <w10:wrap type="square"/>
          </v:shape>
        </w:pict>
      </w:r>
      <w:r w:rsidR="000427A2">
        <w:rPr>
          <w:sz w:val="28"/>
          <w:szCs w:val="28"/>
        </w:rPr>
        <w:br w:type="page"/>
      </w:r>
    </w:p>
    <w:p w:rsidR="000427A2" w:rsidRDefault="000427A2">
      <w:pPr>
        <w:spacing w:line="240" w:lineRule="auto"/>
        <w:jc w:val="left"/>
        <w:rPr>
          <w:sz w:val="28"/>
          <w:szCs w:val="28"/>
        </w:rPr>
      </w:pPr>
      <w:r>
        <w:rPr>
          <w:sz w:val="28"/>
          <w:szCs w:val="28"/>
        </w:rPr>
        <w:lastRenderedPageBreak/>
        <w:t>Voorwoord</w:t>
      </w:r>
    </w:p>
    <w:p w:rsidR="000427A2" w:rsidRDefault="000427A2" w:rsidP="000427A2"/>
    <w:p w:rsidR="000427A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xml:space="preserve">, gas en chemie, </w:t>
      </w:r>
      <w:proofErr w:type="spellStart"/>
      <w:r w:rsidR="0080083A">
        <w:t>telecom</w:t>
      </w:r>
      <w:proofErr w:type="spellEnd"/>
      <w:r w:rsidR="0080083A">
        <w:t>,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 xml:space="preserve">zich een goed beeld vormen van de data die worden aangeboden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rsidR="006F7422" w:rsidRDefault="006F7422" w:rsidP="000427A2"/>
    <w:p w:rsidR="000E7FD9" w:rsidRDefault="000E7FD9" w:rsidP="000E7FD9">
      <w:r>
        <w:t xml:space="preserve">Dit document is opgesteld in de context van het KLICWIN programma. Opdrachtgever was de stuurgroep KLICWIN </w:t>
      </w:r>
      <w:r w:rsidR="00C96003">
        <w:t>bestaande uit de volgende organisaties</w:t>
      </w:r>
      <w:r>
        <w:t>:</w:t>
      </w:r>
      <w:r w:rsidR="00C96003">
        <w:t xml:space="preserve"> Ministerie van Economische Zaken, Ministerie van Infrastructuur en Milieu, Platform Netbeheerders, </w:t>
      </w:r>
      <w:proofErr w:type="spellStart"/>
      <w:r w:rsidR="00C96003">
        <w:t>Cumela</w:t>
      </w:r>
      <w:proofErr w:type="spellEnd"/>
      <w:r w:rsidR="00C96003">
        <w:t xml:space="preserve">, Stichting </w:t>
      </w:r>
      <w:proofErr w:type="spellStart"/>
      <w:r w:rsidR="00C96003">
        <w:t>Rioned</w:t>
      </w:r>
      <w:proofErr w:type="spellEnd"/>
      <w:r w:rsidR="00C96003">
        <w:t xml:space="preserve">, Bouwend Nederland, </w:t>
      </w:r>
      <w:r w:rsidR="00C96003" w:rsidRPr="00C96003">
        <w:t>Gemeentelijk Platform Kabels en Leidingen</w:t>
      </w:r>
      <w:r>
        <w:t xml:space="preserve"> </w:t>
      </w:r>
      <w:r w:rsidR="00C96003">
        <w:t xml:space="preserve">en het Kadaster. </w:t>
      </w:r>
      <w:r>
        <w:t xml:space="preserve">Voor de realisatie van dit document is een </w:t>
      </w:r>
      <w:r w:rsidR="008E0649">
        <w:t xml:space="preserve">projectgroep en een </w:t>
      </w:r>
      <w:r>
        <w:t xml:space="preserve">werkgroep </w:t>
      </w:r>
      <w:r w:rsidR="001D2BA4">
        <w:t>gevormd</w:t>
      </w:r>
      <w:r>
        <w:t xml:space="preserve"> van domeinexperts die de eisen hebben geformuleerd waaraan de dataspecificatie moet voldoen</w:t>
      </w:r>
      <w:r w:rsidR="001D2BA4">
        <w:t>,</w:t>
      </w:r>
      <w:r>
        <w:t xml:space="preserve"> </w:t>
      </w:r>
      <w:r w:rsidR="001D2BA4">
        <w:t xml:space="preserve">in het proces hebben meegewerkt </w:t>
      </w:r>
      <w:r>
        <w:t xml:space="preserve">en het resultaat hebben geëvalueerd. De volgende personen hebben deelgenomen aan de </w:t>
      </w:r>
      <w:r w:rsidR="008E0649">
        <w:t xml:space="preserve">project- en </w:t>
      </w:r>
      <w:r>
        <w:t>werkgroep:</w:t>
      </w:r>
    </w:p>
    <w:p w:rsidR="000E7FD9" w:rsidRDefault="000E7FD9" w:rsidP="000E7FD9"/>
    <w:p w:rsidR="008E0649" w:rsidRDefault="009C2B75" w:rsidP="000E7FD9">
      <w:r>
        <w:t>Pr</w:t>
      </w:r>
      <w:r w:rsidR="008E0649">
        <w:t>ojectgroep:</w:t>
      </w:r>
    </w:p>
    <w:p w:rsidR="008E0649" w:rsidRDefault="008E0649" w:rsidP="000E7FD9">
      <w:r>
        <w:t>Linda van den Brink (Geonovum)</w:t>
      </w:r>
    </w:p>
    <w:p w:rsidR="008E0649" w:rsidRDefault="008E0649" w:rsidP="008E0649">
      <w:r>
        <w:t>Paul Janssen (Geonovum)</w:t>
      </w:r>
    </w:p>
    <w:p w:rsidR="008E0649" w:rsidRDefault="008E0649" w:rsidP="000E7FD9">
      <w:r>
        <w:t>Edward Mac Gillavry (</w:t>
      </w:r>
      <w:proofErr w:type="spellStart"/>
      <w:r>
        <w:t>Webmapper</w:t>
      </w:r>
      <w:proofErr w:type="spellEnd"/>
      <w:r>
        <w:t>)</w:t>
      </w:r>
    </w:p>
    <w:p w:rsidR="008E0649" w:rsidRDefault="008E0649" w:rsidP="000E7FD9">
      <w:r>
        <w:t>Wilko Quak (Geonovum)</w:t>
      </w:r>
    </w:p>
    <w:p w:rsidR="008E0649" w:rsidRDefault="008E0649" w:rsidP="000E7FD9"/>
    <w:p w:rsidR="008E0649" w:rsidRDefault="008E0649" w:rsidP="000E7FD9">
      <w:r>
        <w:t>Werkgroep:</w:t>
      </w:r>
    </w:p>
    <w:p w:rsidR="000E7FD9" w:rsidRDefault="000E7FD9" w:rsidP="000E7FD9">
      <w:r>
        <w:t>Ad van Houtum (Kadaster)</w:t>
      </w:r>
    </w:p>
    <w:p w:rsidR="000E7FD9" w:rsidRDefault="000E7FD9" w:rsidP="000E7FD9">
      <w:r>
        <w:t>Wil Lambo (KPN)</w:t>
      </w:r>
    </w:p>
    <w:p w:rsidR="000E7FD9" w:rsidRDefault="000E7FD9" w:rsidP="000E7FD9">
      <w:r>
        <w:t>Daan van Os (Brabant Water)</w:t>
      </w:r>
    </w:p>
    <w:p w:rsidR="000E7FD9" w:rsidRPr="000E7FD9" w:rsidRDefault="006F2CE2" w:rsidP="000E7FD9">
      <w:pPr>
        <w:rPr>
          <w:lang w:val="fr-FR"/>
        </w:rPr>
      </w:pPr>
      <w:r w:rsidRPr="006F2CE2">
        <w:rPr>
          <w:lang w:val="fr-FR"/>
        </w:rPr>
        <w:t>Jorrit Hanson (</w:t>
      </w:r>
      <w:proofErr w:type="spellStart"/>
      <w:r w:rsidRPr="006F2CE2">
        <w:rPr>
          <w:lang w:val="fr-FR"/>
        </w:rPr>
        <w:t>Enexis</w:t>
      </w:r>
      <w:proofErr w:type="spellEnd"/>
      <w:r w:rsidRPr="006F2CE2">
        <w:rPr>
          <w:lang w:val="fr-FR"/>
        </w:rPr>
        <w:t>)</w:t>
      </w:r>
    </w:p>
    <w:p w:rsidR="000E7FD9" w:rsidRDefault="006F2CE2" w:rsidP="000E7FD9">
      <w:pPr>
        <w:rPr>
          <w:lang w:val="fr-FR"/>
        </w:rPr>
      </w:pPr>
      <w:r w:rsidRPr="006F2CE2">
        <w:rPr>
          <w:lang w:val="fr-FR"/>
        </w:rPr>
        <w:t>Marcel Busser (BAM)</w:t>
      </w:r>
    </w:p>
    <w:p w:rsidR="00735463" w:rsidRDefault="00971241" w:rsidP="000E7FD9">
      <w:r w:rsidRPr="00971241">
        <w:t>Felix Parmentier (BAM)</w:t>
      </w:r>
    </w:p>
    <w:p w:rsidR="008E0649" w:rsidRPr="000C1C49" w:rsidRDefault="008E0649" w:rsidP="000E7FD9">
      <w:r>
        <w:t>Patrick Straver (BAM)</w:t>
      </w:r>
    </w:p>
    <w:p w:rsidR="00735463" w:rsidRPr="000C1C49" w:rsidRDefault="00971241" w:rsidP="000E7FD9">
      <w:r w:rsidRPr="00971241">
        <w:t>Martin Borgman (Kadaster)</w:t>
      </w:r>
    </w:p>
    <w:p w:rsidR="000E7FD9" w:rsidRDefault="000E7FD9" w:rsidP="000E7FD9">
      <w:r>
        <w:t>Ron Dijkstra (Gasunie)</w:t>
      </w:r>
    </w:p>
    <w:p w:rsidR="008E0649" w:rsidRDefault="008E0649" w:rsidP="000E7FD9">
      <w:r>
        <w:t>Nick Naus (Kadaster)</w:t>
      </w:r>
    </w:p>
    <w:p w:rsidR="000E7FD9" w:rsidRDefault="000E7FD9" w:rsidP="000E7FD9">
      <w:r>
        <w:t>Hendrik van de Berg (</w:t>
      </w:r>
      <w:proofErr w:type="spellStart"/>
      <w:r>
        <w:t>A</w:t>
      </w:r>
      <w:r w:rsidR="00E76D04">
        <w:t>l</w:t>
      </w:r>
      <w:r>
        <w:t>liander</w:t>
      </w:r>
      <w:proofErr w:type="spellEnd"/>
      <w:r>
        <w:t>)</w:t>
      </w:r>
    </w:p>
    <w:p w:rsidR="000E7FD9" w:rsidRDefault="000E7FD9" w:rsidP="000E7FD9">
      <w:r>
        <w:t>Henny Nouwens (</w:t>
      </w:r>
      <w:proofErr w:type="spellStart"/>
      <w:r>
        <w:t>Ziggo</w:t>
      </w:r>
      <w:proofErr w:type="spellEnd"/>
      <w:r>
        <w:t>)</w:t>
      </w:r>
    </w:p>
    <w:p w:rsidR="000E7FD9" w:rsidRDefault="000E7FD9" w:rsidP="000E7FD9">
      <w:r>
        <w:t>Hans Postema (Gasunie)</w:t>
      </w:r>
    </w:p>
    <w:p w:rsidR="000E7FD9" w:rsidRDefault="000E7FD9" w:rsidP="000E7FD9">
      <w:r>
        <w:t>Fuat Akdeniz (Kadaster)</w:t>
      </w:r>
    </w:p>
    <w:p w:rsidR="00735463" w:rsidRDefault="00735463" w:rsidP="000E7FD9">
      <w:r>
        <w:t>Bas Heite (B12)</w:t>
      </w:r>
    </w:p>
    <w:p w:rsidR="000E7FD9" w:rsidRDefault="000E7FD9" w:rsidP="000E7FD9">
      <w:r>
        <w:t>Frank Coumans (</w:t>
      </w:r>
      <w:proofErr w:type="spellStart"/>
      <w:r>
        <w:t>Eneco</w:t>
      </w:r>
      <w:proofErr w:type="spellEnd"/>
      <w:r>
        <w:t>)</w:t>
      </w:r>
    </w:p>
    <w:p w:rsidR="000E7FD9" w:rsidRDefault="000E7FD9" w:rsidP="000E7FD9">
      <w:r>
        <w:t>Hans Meijer (Gemeente Den Haag)</w:t>
      </w:r>
    </w:p>
    <w:p w:rsidR="000E7FD9" w:rsidRDefault="000E7FD9" w:rsidP="000E7FD9">
      <w:r>
        <w:t xml:space="preserve">Eric Oosterom (Stichting </w:t>
      </w:r>
      <w:proofErr w:type="spellStart"/>
      <w:r>
        <w:t>Rioned</w:t>
      </w:r>
      <w:proofErr w:type="spellEnd"/>
      <w:r>
        <w:t>)</w:t>
      </w:r>
    </w:p>
    <w:p w:rsidR="00735463" w:rsidRDefault="00735463" w:rsidP="000E7FD9">
      <w:r>
        <w:t>John Peeters (Gemeente Maasgouw)</w:t>
      </w:r>
    </w:p>
    <w:p w:rsidR="006F7422" w:rsidRDefault="006F7422" w:rsidP="000427A2"/>
    <w:p w:rsidR="000427A2" w:rsidRDefault="000E7FD9" w:rsidP="000427A2">
      <w:r>
        <w:t xml:space="preserve">In de voorbereiding van </w:t>
      </w:r>
      <w:r w:rsidR="001D2BA4">
        <w:t xml:space="preserve">het </w:t>
      </w:r>
      <w:r>
        <w:t xml:space="preserve">opstellen van deze specificatie is er gekeken naar het IMKL2.2 model zoals dat door AGIV in België </w:t>
      </w:r>
      <w:r w:rsidR="00F3608E">
        <w:t xml:space="preserve">is </w:t>
      </w:r>
      <w:r>
        <w:t xml:space="preserve">ontwikkeld voor de realisering van de Belgische KLIP voorziening. Deze methodiek sloot voor een groot deel aan op de Nederlandse situatie. </w:t>
      </w:r>
      <w:r w:rsidR="001D2BA4">
        <w:t>Er is daarom dankbaar gebruik gemaakt van de daar opgedane ervaringen.</w:t>
      </w:r>
    </w:p>
    <w:p w:rsidR="000427A2" w:rsidRDefault="000427A2">
      <w:pPr>
        <w:spacing w:line="240" w:lineRule="auto"/>
        <w:jc w:val="left"/>
        <w:rPr>
          <w:sz w:val="28"/>
          <w:szCs w:val="28"/>
        </w:rPr>
      </w:pPr>
      <w:r>
        <w:rPr>
          <w:sz w:val="28"/>
          <w:szCs w:val="28"/>
        </w:rPr>
        <w:lastRenderedPageBreak/>
        <w:br w:type="page"/>
      </w:r>
    </w:p>
    <w:p w:rsidR="00D2625A" w:rsidRPr="007C7339" w:rsidRDefault="00D100A8" w:rsidP="007C7339">
      <w:pPr>
        <w:spacing w:line="240" w:lineRule="atLeast"/>
        <w:rPr>
          <w:sz w:val="28"/>
          <w:szCs w:val="28"/>
        </w:rPr>
      </w:pPr>
      <w:r w:rsidRPr="007C7339">
        <w:rPr>
          <w:sz w:val="28"/>
          <w:szCs w:val="28"/>
        </w:rPr>
        <w:lastRenderedPageBreak/>
        <w:t>Inhoudsopgave</w:t>
      </w:r>
    </w:p>
    <w:p w:rsidR="001E18AC" w:rsidRPr="007C7339" w:rsidRDefault="001E18AC" w:rsidP="007C7339">
      <w:pPr>
        <w:spacing w:line="240" w:lineRule="atLeast"/>
        <w:rPr>
          <w:sz w:val="28"/>
          <w:szCs w:val="28"/>
        </w:rPr>
      </w:pPr>
    </w:p>
    <w:p w:rsidR="00A905F8" w:rsidRDefault="007B7CDA">
      <w:pPr>
        <w:pStyle w:val="Inhopg1"/>
        <w:rPr>
          <w:rFonts w:asciiTheme="minorHAnsi" w:eastAsiaTheme="minorEastAsia" w:hAnsiTheme="minorHAnsi" w:cstheme="minorBidi"/>
          <w:noProof/>
          <w:sz w:val="22"/>
          <w:szCs w:val="22"/>
        </w:rPr>
      </w:pPr>
      <w:r w:rsidRPr="007B7CDA">
        <w:fldChar w:fldCharType="begin"/>
      </w:r>
      <w:r w:rsidR="00A26809" w:rsidRPr="007C7339">
        <w:instrText xml:space="preserve"> TOC \h \z \t "Hoofdstuktitel;1;Paragraaftitel;2;subparagraaftitel;3" </w:instrText>
      </w:r>
      <w:r w:rsidRPr="007B7CDA">
        <w:fldChar w:fldCharType="separate"/>
      </w:r>
      <w:hyperlink w:anchor="_Toc436814705" w:history="1">
        <w:r w:rsidR="00A905F8" w:rsidRPr="009534E1">
          <w:rPr>
            <w:rStyle w:val="Hyperlink"/>
            <w:noProof/>
          </w:rPr>
          <w:t>Inleiding en leeswijzer.</w:t>
        </w:r>
        <w:r w:rsidR="00A905F8">
          <w:rPr>
            <w:noProof/>
            <w:webHidden/>
          </w:rPr>
          <w:tab/>
        </w:r>
        <w:r>
          <w:rPr>
            <w:noProof/>
            <w:webHidden/>
          </w:rPr>
          <w:fldChar w:fldCharType="begin"/>
        </w:r>
        <w:r w:rsidR="00A905F8">
          <w:rPr>
            <w:noProof/>
            <w:webHidden/>
          </w:rPr>
          <w:instrText xml:space="preserve"> PAGEREF _Toc436814705 \h </w:instrText>
        </w:r>
        <w:r>
          <w:rPr>
            <w:noProof/>
            <w:webHidden/>
          </w:rPr>
        </w:r>
        <w:r>
          <w:rPr>
            <w:noProof/>
            <w:webHidden/>
          </w:rPr>
          <w:fldChar w:fldCharType="separate"/>
        </w:r>
        <w:r w:rsidR="002C1DC6">
          <w:rPr>
            <w:noProof/>
            <w:webHidden/>
          </w:rPr>
          <w:t>7</w:t>
        </w:r>
        <w:r>
          <w:rPr>
            <w:noProof/>
            <w:webHidden/>
          </w:rPr>
          <w:fldChar w:fldCharType="end"/>
        </w:r>
      </w:hyperlink>
    </w:p>
    <w:p w:rsidR="00A905F8" w:rsidRDefault="007B7CDA">
      <w:pPr>
        <w:pStyle w:val="Inhopg1"/>
        <w:rPr>
          <w:rFonts w:asciiTheme="minorHAnsi" w:eastAsiaTheme="minorEastAsia" w:hAnsiTheme="minorHAnsi" w:cstheme="minorBidi"/>
          <w:noProof/>
          <w:sz w:val="22"/>
          <w:szCs w:val="22"/>
        </w:rPr>
      </w:pPr>
      <w:hyperlink w:anchor="_Toc436814706" w:history="1">
        <w:r w:rsidR="00A905F8" w:rsidRPr="009534E1">
          <w:rPr>
            <w:rStyle w:val="Hyperlink"/>
            <w:noProof/>
          </w:rPr>
          <w:t>Scope</w:t>
        </w:r>
        <w:r w:rsidR="00A905F8">
          <w:rPr>
            <w:noProof/>
            <w:webHidden/>
          </w:rPr>
          <w:tab/>
        </w:r>
        <w:r>
          <w:rPr>
            <w:noProof/>
            <w:webHidden/>
          </w:rPr>
          <w:fldChar w:fldCharType="begin"/>
        </w:r>
        <w:r w:rsidR="00A905F8">
          <w:rPr>
            <w:noProof/>
            <w:webHidden/>
          </w:rPr>
          <w:instrText xml:space="preserve"> PAGEREF _Toc436814706 \h </w:instrText>
        </w:r>
        <w:r>
          <w:rPr>
            <w:noProof/>
            <w:webHidden/>
          </w:rPr>
        </w:r>
        <w:r>
          <w:rPr>
            <w:noProof/>
            <w:webHidden/>
          </w:rPr>
          <w:fldChar w:fldCharType="separate"/>
        </w:r>
        <w:r w:rsidR="002C1DC6">
          <w:rPr>
            <w:noProof/>
            <w:webHidden/>
          </w:rPr>
          <w:t>8</w:t>
        </w:r>
        <w:r>
          <w:rPr>
            <w:noProof/>
            <w:webHidden/>
          </w:rPr>
          <w:fldChar w:fldCharType="end"/>
        </w:r>
      </w:hyperlink>
    </w:p>
    <w:p w:rsidR="00A905F8" w:rsidRDefault="007B7CDA">
      <w:pPr>
        <w:pStyle w:val="Inhopg2"/>
        <w:rPr>
          <w:rFonts w:asciiTheme="minorHAnsi" w:eastAsiaTheme="minorEastAsia" w:hAnsiTheme="minorHAnsi" w:cstheme="minorBidi"/>
          <w:sz w:val="22"/>
          <w:szCs w:val="22"/>
        </w:rPr>
      </w:pPr>
      <w:hyperlink w:anchor="_Toc436814707" w:history="1">
        <w:r w:rsidR="00A905F8" w:rsidRPr="009534E1">
          <w:rPr>
            <w:rStyle w:val="Hyperlink"/>
          </w:rPr>
          <w:t>2.1</w:t>
        </w:r>
        <w:r w:rsidR="00A905F8">
          <w:rPr>
            <w:rFonts w:asciiTheme="minorHAnsi" w:eastAsiaTheme="minorEastAsia" w:hAnsiTheme="minorHAnsi" w:cstheme="minorBidi"/>
            <w:sz w:val="22"/>
            <w:szCs w:val="22"/>
          </w:rPr>
          <w:tab/>
        </w:r>
        <w:r w:rsidR="00A905F8" w:rsidRPr="009534E1">
          <w:rPr>
            <w:rStyle w:val="Hyperlink"/>
          </w:rPr>
          <w:t>Scope.</w:t>
        </w:r>
        <w:r w:rsidR="00A905F8">
          <w:rPr>
            <w:webHidden/>
          </w:rPr>
          <w:tab/>
        </w:r>
        <w:r>
          <w:rPr>
            <w:webHidden/>
          </w:rPr>
          <w:fldChar w:fldCharType="begin"/>
        </w:r>
        <w:r w:rsidR="00A905F8">
          <w:rPr>
            <w:webHidden/>
          </w:rPr>
          <w:instrText xml:space="preserve"> PAGEREF _Toc436814707 \h </w:instrText>
        </w:r>
        <w:r>
          <w:rPr>
            <w:webHidden/>
          </w:rPr>
        </w:r>
        <w:r>
          <w:rPr>
            <w:webHidden/>
          </w:rPr>
          <w:fldChar w:fldCharType="separate"/>
        </w:r>
        <w:r w:rsidR="002C1DC6">
          <w:rPr>
            <w:webHidden/>
          </w:rPr>
          <w:t>8</w:t>
        </w:r>
        <w:r>
          <w:rPr>
            <w:webHidden/>
          </w:rPr>
          <w:fldChar w:fldCharType="end"/>
        </w:r>
      </w:hyperlink>
    </w:p>
    <w:p w:rsidR="00A905F8" w:rsidRDefault="007B7CDA">
      <w:pPr>
        <w:pStyle w:val="Inhopg1"/>
        <w:rPr>
          <w:rFonts w:asciiTheme="minorHAnsi" w:eastAsiaTheme="minorEastAsia" w:hAnsiTheme="minorHAnsi" w:cstheme="minorBidi"/>
          <w:noProof/>
          <w:sz w:val="22"/>
          <w:szCs w:val="22"/>
        </w:rPr>
      </w:pPr>
      <w:hyperlink w:anchor="_Toc436814708" w:history="1">
        <w:r w:rsidR="00A905F8" w:rsidRPr="009534E1">
          <w:rPr>
            <w:rStyle w:val="Hyperlink"/>
            <w:noProof/>
          </w:rPr>
          <w:t>Overzicht</w:t>
        </w:r>
        <w:r w:rsidR="00A905F8">
          <w:rPr>
            <w:noProof/>
            <w:webHidden/>
          </w:rPr>
          <w:tab/>
        </w:r>
        <w:r>
          <w:rPr>
            <w:noProof/>
            <w:webHidden/>
          </w:rPr>
          <w:fldChar w:fldCharType="begin"/>
        </w:r>
        <w:r w:rsidR="00A905F8">
          <w:rPr>
            <w:noProof/>
            <w:webHidden/>
          </w:rPr>
          <w:instrText xml:space="preserve"> PAGEREF _Toc436814708 \h </w:instrText>
        </w:r>
        <w:r>
          <w:rPr>
            <w:noProof/>
            <w:webHidden/>
          </w:rPr>
        </w:r>
        <w:r>
          <w:rPr>
            <w:noProof/>
            <w:webHidden/>
          </w:rPr>
          <w:fldChar w:fldCharType="separate"/>
        </w:r>
        <w:r w:rsidR="002C1DC6">
          <w:rPr>
            <w:noProof/>
            <w:webHidden/>
          </w:rPr>
          <w:t>9</w:t>
        </w:r>
        <w:r>
          <w:rPr>
            <w:noProof/>
            <w:webHidden/>
          </w:rPr>
          <w:fldChar w:fldCharType="end"/>
        </w:r>
      </w:hyperlink>
    </w:p>
    <w:p w:rsidR="00A905F8" w:rsidRDefault="007B7CDA">
      <w:pPr>
        <w:pStyle w:val="Inhopg2"/>
        <w:rPr>
          <w:rFonts w:asciiTheme="minorHAnsi" w:eastAsiaTheme="minorEastAsia" w:hAnsiTheme="minorHAnsi" w:cstheme="minorBidi"/>
          <w:sz w:val="22"/>
          <w:szCs w:val="22"/>
        </w:rPr>
      </w:pPr>
      <w:hyperlink w:anchor="_Toc436814709" w:history="1">
        <w:r w:rsidR="00A905F8" w:rsidRPr="009534E1">
          <w:rPr>
            <w:rStyle w:val="Hyperlink"/>
          </w:rPr>
          <w:t>3.1</w:t>
        </w:r>
        <w:r w:rsidR="00A905F8">
          <w:rPr>
            <w:rFonts w:asciiTheme="minorHAnsi" w:eastAsiaTheme="minorEastAsia" w:hAnsiTheme="minorHAnsi" w:cstheme="minorBidi"/>
            <w:sz w:val="22"/>
            <w:szCs w:val="22"/>
          </w:rPr>
          <w:tab/>
        </w:r>
        <w:r w:rsidR="00A905F8" w:rsidRPr="009534E1">
          <w:rPr>
            <w:rStyle w:val="Hyperlink"/>
          </w:rPr>
          <w:t>Naam en Acroniemen.</w:t>
        </w:r>
        <w:r w:rsidR="00A905F8">
          <w:rPr>
            <w:webHidden/>
          </w:rPr>
          <w:tab/>
        </w:r>
        <w:r>
          <w:rPr>
            <w:webHidden/>
          </w:rPr>
          <w:fldChar w:fldCharType="begin"/>
        </w:r>
        <w:r w:rsidR="00A905F8">
          <w:rPr>
            <w:webHidden/>
          </w:rPr>
          <w:instrText xml:space="preserve"> PAGEREF _Toc436814709 \h </w:instrText>
        </w:r>
        <w:r>
          <w:rPr>
            <w:webHidden/>
          </w:rPr>
        </w:r>
        <w:r>
          <w:rPr>
            <w:webHidden/>
          </w:rPr>
          <w:fldChar w:fldCharType="separate"/>
        </w:r>
        <w:r w:rsidR="002C1DC6">
          <w:rPr>
            <w:webHidden/>
          </w:rPr>
          <w:t>9</w:t>
        </w:r>
        <w:r>
          <w:rPr>
            <w:webHidden/>
          </w:rPr>
          <w:fldChar w:fldCharType="end"/>
        </w:r>
      </w:hyperlink>
    </w:p>
    <w:p w:rsidR="00A905F8" w:rsidRDefault="007B7CDA">
      <w:pPr>
        <w:pStyle w:val="Inhopg2"/>
        <w:rPr>
          <w:rFonts w:asciiTheme="minorHAnsi" w:eastAsiaTheme="minorEastAsia" w:hAnsiTheme="minorHAnsi" w:cstheme="minorBidi"/>
          <w:sz w:val="22"/>
          <w:szCs w:val="22"/>
        </w:rPr>
      </w:pPr>
      <w:hyperlink w:anchor="_Toc436814710" w:history="1">
        <w:r w:rsidR="00A905F8" w:rsidRPr="009534E1">
          <w:rPr>
            <w:rStyle w:val="Hyperlink"/>
          </w:rPr>
          <w:t>3.2</w:t>
        </w:r>
        <w:r w:rsidR="00A905F8">
          <w:rPr>
            <w:rFonts w:asciiTheme="minorHAnsi" w:eastAsiaTheme="minorEastAsia" w:hAnsiTheme="minorHAnsi" w:cstheme="minorBidi"/>
            <w:sz w:val="22"/>
            <w:szCs w:val="22"/>
          </w:rPr>
          <w:tab/>
        </w:r>
        <w:r w:rsidR="00A905F8" w:rsidRPr="009534E1">
          <w:rPr>
            <w:rStyle w:val="Hyperlink"/>
          </w:rPr>
          <w:t>Informele beschrijving.</w:t>
        </w:r>
        <w:r w:rsidR="00A905F8">
          <w:rPr>
            <w:webHidden/>
          </w:rPr>
          <w:tab/>
        </w:r>
        <w:r>
          <w:rPr>
            <w:webHidden/>
          </w:rPr>
          <w:fldChar w:fldCharType="begin"/>
        </w:r>
        <w:r w:rsidR="00A905F8">
          <w:rPr>
            <w:webHidden/>
          </w:rPr>
          <w:instrText xml:space="preserve"> PAGEREF _Toc436814710 \h </w:instrText>
        </w:r>
        <w:r>
          <w:rPr>
            <w:webHidden/>
          </w:rPr>
        </w:r>
        <w:r>
          <w:rPr>
            <w:webHidden/>
          </w:rPr>
          <w:fldChar w:fldCharType="separate"/>
        </w:r>
        <w:r w:rsidR="002C1DC6">
          <w:rPr>
            <w:webHidden/>
          </w:rPr>
          <w:t>9</w:t>
        </w:r>
        <w:r>
          <w:rPr>
            <w:webHidden/>
          </w:rPr>
          <w:fldChar w:fldCharType="end"/>
        </w:r>
      </w:hyperlink>
    </w:p>
    <w:p w:rsidR="00A905F8" w:rsidRDefault="007B7CDA">
      <w:pPr>
        <w:pStyle w:val="Inhopg3"/>
        <w:rPr>
          <w:rFonts w:asciiTheme="minorHAnsi" w:eastAsiaTheme="minorEastAsia" w:hAnsiTheme="minorHAnsi" w:cstheme="minorBidi"/>
          <w:noProof/>
          <w:sz w:val="22"/>
          <w:szCs w:val="22"/>
        </w:rPr>
      </w:pPr>
      <w:hyperlink w:anchor="_Toc436814711" w:history="1">
        <w:r w:rsidR="00A905F8" w:rsidRPr="009534E1">
          <w:rPr>
            <w:rStyle w:val="Hyperlink"/>
            <w:noProof/>
          </w:rPr>
          <w:t>3.2.1</w:t>
        </w:r>
        <w:r w:rsidR="00A905F8">
          <w:rPr>
            <w:rFonts w:asciiTheme="minorHAnsi" w:eastAsiaTheme="minorEastAsia" w:hAnsiTheme="minorHAnsi" w:cstheme="minorBidi"/>
            <w:noProof/>
            <w:sz w:val="22"/>
            <w:szCs w:val="22"/>
          </w:rPr>
          <w:tab/>
        </w:r>
        <w:r w:rsidR="00A905F8" w:rsidRPr="009534E1">
          <w:rPr>
            <w:rStyle w:val="Hyperlink"/>
            <w:noProof/>
          </w:rPr>
          <w:t>Definitie.</w:t>
        </w:r>
        <w:r w:rsidR="00A905F8">
          <w:rPr>
            <w:noProof/>
            <w:webHidden/>
          </w:rPr>
          <w:tab/>
        </w:r>
        <w:r>
          <w:rPr>
            <w:noProof/>
            <w:webHidden/>
          </w:rPr>
          <w:fldChar w:fldCharType="begin"/>
        </w:r>
        <w:r w:rsidR="00A905F8">
          <w:rPr>
            <w:noProof/>
            <w:webHidden/>
          </w:rPr>
          <w:instrText xml:space="preserve"> PAGEREF _Toc436814711 \h </w:instrText>
        </w:r>
        <w:r>
          <w:rPr>
            <w:noProof/>
            <w:webHidden/>
          </w:rPr>
        </w:r>
        <w:r>
          <w:rPr>
            <w:noProof/>
            <w:webHidden/>
          </w:rPr>
          <w:fldChar w:fldCharType="separate"/>
        </w:r>
        <w:r w:rsidR="002C1DC6">
          <w:rPr>
            <w:noProof/>
            <w:webHidden/>
          </w:rPr>
          <w:t>9</w:t>
        </w:r>
        <w:r>
          <w:rPr>
            <w:noProof/>
            <w:webHidden/>
          </w:rPr>
          <w:fldChar w:fldCharType="end"/>
        </w:r>
      </w:hyperlink>
    </w:p>
    <w:p w:rsidR="00A905F8" w:rsidRDefault="007B7CDA">
      <w:pPr>
        <w:pStyle w:val="Inhopg3"/>
        <w:rPr>
          <w:rFonts w:asciiTheme="minorHAnsi" w:eastAsiaTheme="minorEastAsia" w:hAnsiTheme="minorHAnsi" w:cstheme="minorBidi"/>
          <w:noProof/>
          <w:sz w:val="22"/>
          <w:szCs w:val="22"/>
        </w:rPr>
      </w:pPr>
      <w:hyperlink w:anchor="_Toc436814712" w:history="1">
        <w:r w:rsidR="00A905F8" w:rsidRPr="009534E1">
          <w:rPr>
            <w:rStyle w:val="Hyperlink"/>
            <w:noProof/>
          </w:rPr>
          <w:t>3.2.2</w:t>
        </w:r>
        <w:r w:rsidR="00A905F8">
          <w:rPr>
            <w:rFonts w:asciiTheme="minorHAnsi" w:eastAsiaTheme="minorEastAsia" w:hAnsiTheme="minorHAnsi" w:cstheme="minorBidi"/>
            <w:noProof/>
            <w:sz w:val="22"/>
            <w:szCs w:val="22"/>
          </w:rPr>
          <w:tab/>
        </w:r>
        <w:r w:rsidR="00A905F8" w:rsidRPr="009534E1">
          <w:rPr>
            <w:rStyle w:val="Hyperlink"/>
            <w:noProof/>
          </w:rPr>
          <w:t>Beschrijving.</w:t>
        </w:r>
        <w:r w:rsidR="00A905F8">
          <w:rPr>
            <w:noProof/>
            <w:webHidden/>
          </w:rPr>
          <w:tab/>
        </w:r>
        <w:r>
          <w:rPr>
            <w:noProof/>
            <w:webHidden/>
          </w:rPr>
          <w:fldChar w:fldCharType="begin"/>
        </w:r>
        <w:r w:rsidR="00A905F8">
          <w:rPr>
            <w:noProof/>
            <w:webHidden/>
          </w:rPr>
          <w:instrText xml:space="preserve"> PAGEREF _Toc436814712 \h </w:instrText>
        </w:r>
        <w:r>
          <w:rPr>
            <w:noProof/>
            <w:webHidden/>
          </w:rPr>
        </w:r>
        <w:r>
          <w:rPr>
            <w:noProof/>
            <w:webHidden/>
          </w:rPr>
          <w:fldChar w:fldCharType="separate"/>
        </w:r>
        <w:r w:rsidR="002C1DC6">
          <w:rPr>
            <w:noProof/>
            <w:webHidden/>
          </w:rPr>
          <w:t>9</w:t>
        </w:r>
        <w:r>
          <w:rPr>
            <w:noProof/>
            <w:webHidden/>
          </w:rPr>
          <w:fldChar w:fldCharType="end"/>
        </w:r>
      </w:hyperlink>
    </w:p>
    <w:p w:rsidR="00A905F8" w:rsidRDefault="007B7CDA">
      <w:pPr>
        <w:pStyle w:val="Inhopg2"/>
        <w:rPr>
          <w:rFonts w:asciiTheme="minorHAnsi" w:eastAsiaTheme="minorEastAsia" w:hAnsiTheme="minorHAnsi" w:cstheme="minorBidi"/>
          <w:sz w:val="22"/>
          <w:szCs w:val="22"/>
        </w:rPr>
      </w:pPr>
      <w:hyperlink w:anchor="_Toc436814713" w:history="1">
        <w:r w:rsidR="00A905F8" w:rsidRPr="009534E1">
          <w:rPr>
            <w:rStyle w:val="Hyperlink"/>
          </w:rPr>
          <w:t>3.3</w:t>
        </w:r>
        <w:r w:rsidR="00A905F8">
          <w:rPr>
            <w:rFonts w:asciiTheme="minorHAnsi" w:eastAsiaTheme="minorEastAsia" w:hAnsiTheme="minorHAnsi" w:cstheme="minorBidi"/>
            <w:sz w:val="22"/>
            <w:szCs w:val="22"/>
          </w:rPr>
          <w:tab/>
        </w:r>
        <w:r w:rsidR="00A905F8" w:rsidRPr="009534E1">
          <w:rPr>
            <w:rStyle w:val="Hyperlink"/>
          </w:rPr>
          <w:t>Normatieve referenties.</w:t>
        </w:r>
        <w:r w:rsidR="00A905F8">
          <w:rPr>
            <w:webHidden/>
          </w:rPr>
          <w:tab/>
        </w:r>
        <w:r>
          <w:rPr>
            <w:webHidden/>
          </w:rPr>
          <w:fldChar w:fldCharType="begin"/>
        </w:r>
        <w:r w:rsidR="00A905F8">
          <w:rPr>
            <w:webHidden/>
          </w:rPr>
          <w:instrText xml:space="preserve"> PAGEREF _Toc436814713 \h </w:instrText>
        </w:r>
        <w:r>
          <w:rPr>
            <w:webHidden/>
          </w:rPr>
        </w:r>
        <w:r>
          <w:rPr>
            <w:webHidden/>
          </w:rPr>
          <w:fldChar w:fldCharType="separate"/>
        </w:r>
        <w:r w:rsidR="002C1DC6">
          <w:rPr>
            <w:webHidden/>
          </w:rPr>
          <w:t>11</w:t>
        </w:r>
        <w:r>
          <w:rPr>
            <w:webHidden/>
          </w:rPr>
          <w:fldChar w:fldCharType="end"/>
        </w:r>
      </w:hyperlink>
    </w:p>
    <w:p w:rsidR="00A905F8" w:rsidRDefault="007B7CDA">
      <w:pPr>
        <w:pStyle w:val="Inhopg2"/>
        <w:rPr>
          <w:rFonts w:asciiTheme="minorHAnsi" w:eastAsiaTheme="minorEastAsia" w:hAnsiTheme="minorHAnsi" w:cstheme="minorBidi"/>
          <w:sz w:val="22"/>
          <w:szCs w:val="22"/>
        </w:rPr>
      </w:pPr>
      <w:hyperlink w:anchor="_Toc436814714" w:history="1">
        <w:r w:rsidR="00A905F8" w:rsidRPr="009534E1">
          <w:rPr>
            <w:rStyle w:val="Hyperlink"/>
          </w:rPr>
          <w:t>3.4</w:t>
        </w:r>
        <w:r w:rsidR="00A905F8">
          <w:rPr>
            <w:rFonts w:asciiTheme="minorHAnsi" w:eastAsiaTheme="minorEastAsia" w:hAnsiTheme="minorHAnsi" w:cstheme="minorBidi"/>
            <w:sz w:val="22"/>
            <w:szCs w:val="22"/>
          </w:rPr>
          <w:tab/>
        </w:r>
        <w:r w:rsidR="00A905F8" w:rsidRPr="009534E1">
          <w:rPr>
            <w:rStyle w:val="Hyperlink"/>
          </w:rPr>
          <w:t>Totstandkoming.</w:t>
        </w:r>
        <w:r w:rsidR="00A905F8">
          <w:rPr>
            <w:webHidden/>
          </w:rPr>
          <w:tab/>
        </w:r>
        <w:r>
          <w:rPr>
            <w:webHidden/>
          </w:rPr>
          <w:fldChar w:fldCharType="begin"/>
        </w:r>
        <w:r w:rsidR="00A905F8">
          <w:rPr>
            <w:webHidden/>
          </w:rPr>
          <w:instrText xml:space="preserve"> PAGEREF _Toc436814714 \h </w:instrText>
        </w:r>
        <w:r>
          <w:rPr>
            <w:webHidden/>
          </w:rPr>
        </w:r>
        <w:r>
          <w:rPr>
            <w:webHidden/>
          </w:rPr>
          <w:fldChar w:fldCharType="separate"/>
        </w:r>
        <w:r w:rsidR="002C1DC6">
          <w:rPr>
            <w:webHidden/>
          </w:rPr>
          <w:t>12</w:t>
        </w:r>
        <w:r>
          <w:rPr>
            <w:webHidden/>
          </w:rPr>
          <w:fldChar w:fldCharType="end"/>
        </w:r>
      </w:hyperlink>
    </w:p>
    <w:p w:rsidR="00A905F8" w:rsidRDefault="007B7CDA">
      <w:pPr>
        <w:pStyle w:val="Inhopg2"/>
        <w:rPr>
          <w:rFonts w:asciiTheme="minorHAnsi" w:eastAsiaTheme="minorEastAsia" w:hAnsiTheme="minorHAnsi" w:cstheme="minorBidi"/>
          <w:sz w:val="22"/>
          <w:szCs w:val="22"/>
        </w:rPr>
      </w:pPr>
      <w:hyperlink w:anchor="_Toc436814715" w:history="1">
        <w:r w:rsidR="00A905F8" w:rsidRPr="009534E1">
          <w:rPr>
            <w:rStyle w:val="Hyperlink"/>
          </w:rPr>
          <w:t>3.5</w:t>
        </w:r>
        <w:r w:rsidR="00A905F8">
          <w:rPr>
            <w:rFonts w:asciiTheme="minorHAnsi" w:eastAsiaTheme="minorEastAsia" w:hAnsiTheme="minorHAnsi" w:cstheme="minorBidi"/>
            <w:sz w:val="22"/>
            <w:szCs w:val="22"/>
          </w:rPr>
          <w:tab/>
        </w:r>
        <w:r w:rsidR="00A905F8" w:rsidRPr="009534E1">
          <w:rPr>
            <w:rStyle w:val="Hyperlink"/>
          </w:rPr>
          <w:t>Termen en definities.</w:t>
        </w:r>
        <w:r w:rsidR="00A905F8">
          <w:rPr>
            <w:webHidden/>
          </w:rPr>
          <w:tab/>
        </w:r>
        <w:r>
          <w:rPr>
            <w:webHidden/>
          </w:rPr>
          <w:fldChar w:fldCharType="begin"/>
        </w:r>
        <w:r w:rsidR="00A905F8">
          <w:rPr>
            <w:webHidden/>
          </w:rPr>
          <w:instrText xml:space="preserve"> PAGEREF _Toc436814715 \h </w:instrText>
        </w:r>
        <w:r>
          <w:rPr>
            <w:webHidden/>
          </w:rPr>
        </w:r>
        <w:r>
          <w:rPr>
            <w:webHidden/>
          </w:rPr>
          <w:fldChar w:fldCharType="separate"/>
        </w:r>
        <w:r w:rsidR="002C1DC6">
          <w:rPr>
            <w:webHidden/>
          </w:rPr>
          <w:t>12</w:t>
        </w:r>
        <w:r>
          <w:rPr>
            <w:webHidden/>
          </w:rPr>
          <w:fldChar w:fldCharType="end"/>
        </w:r>
      </w:hyperlink>
    </w:p>
    <w:p w:rsidR="00A905F8" w:rsidRDefault="007B7CDA">
      <w:pPr>
        <w:pStyle w:val="Inhopg2"/>
        <w:rPr>
          <w:rFonts w:asciiTheme="minorHAnsi" w:eastAsiaTheme="minorEastAsia" w:hAnsiTheme="minorHAnsi" w:cstheme="minorBidi"/>
          <w:sz w:val="22"/>
          <w:szCs w:val="22"/>
        </w:rPr>
      </w:pPr>
      <w:hyperlink w:anchor="_Toc436814716" w:history="1">
        <w:r w:rsidR="00A905F8" w:rsidRPr="009534E1">
          <w:rPr>
            <w:rStyle w:val="Hyperlink"/>
          </w:rPr>
          <w:t>3.6</w:t>
        </w:r>
        <w:r w:rsidR="00A905F8">
          <w:rPr>
            <w:rFonts w:asciiTheme="minorHAnsi" w:eastAsiaTheme="minorEastAsia" w:hAnsiTheme="minorHAnsi" w:cstheme="minorBidi"/>
            <w:sz w:val="22"/>
            <w:szCs w:val="22"/>
          </w:rPr>
          <w:tab/>
        </w:r>
        <w:r w:rsidR="00A905F8" w:rsidRPr="009534E1">
          <w:rPr>
            <w:rStyle w:val="Hyperlink"/>
          </w:rPr>
          <w:t>Symbolen en afkortingen.</w:t>
        </w:r>
        <w:r w:rsidR="00A905F8">
          <w:rPr>
            <w:webHidden/>
          </w:rPr>
          <w:tab/>
        </w:r>
        <w:r>
          <w:rPr>
            <w:webHidden/>
          </w:rPr>
          <w:fldChar w:fldCharType="begin"/>
        </w:r>
        <w:r w:rsidR="00A905F8">
          <w:rPr>
            <w:webHidden/>
          </w:rPr>
          <w:instrText xml:space="preserve"> PAGEREF _Toc436814716 \h </w:instrText>
        </w:r>
        <w:r>
          <w:rPr>
            <w:webHidden/>
          </w:rPr>
        </w:r>
        <w:r>
          <w:rPr>
            <w:webHidden/>
          </w:rPr>
          <w:fldChar w:fldCharType="separate"/>
        </w:r>
        <w:r w:rsidR="002C1DC6">
          <w:rPr>
            <w:webHidden/>
          </w:rPr>
          <w:t>15</w:t>
        </w:r>
        <w:r>
          <w:rPr>
            <w:webHidden/>
          </w:rPr>
          <w:fldChar w:fldCharType="end"/>
        </w:r>
      </w:hyperlink>
    </w:p>
    <w:p w:rsidR="00A905F8" w:rsidRDefault="007B7CDA">
      <w:pPr>
        <w:pStyle w:val="Inhopg1"/>
        <w:rPr>
          <w:rFonts w:asciiTheme="minorHAnsi" w:eastAsiaTheme="minorEastAsia" w:hAnsiTheme="minorHAnsi" w:cstheme="minorBidi"/>
          <w:noProof/>
          <w:sz w:val="22"/>
          <w:szCs w:val="22"/>
        </w:rPr>
      </w:pPr>
      <w:hyperlink w:anchor="_Toc436814717" w:history="1">
        <w:r w:rsidR="00A905F8" w:rsidRPr="009534E1">
          <w:rPr>
            <w:rStyle w:val="Hyperlink"/>
            <w:noProof/>
          </w:rPr>
          <w:t>Identificatie document</w:t>
        </w:r>
        <w:r w:rsidR="00A905F8">
          <w:rPr>
            <w:noProof/>
            <w:webHidden/>
          </w:rPr>
          <w:tab/>
        </w:r>
        <w:r>
          <w:rPr>
            <w:noProof/>
            <w:webHidden/>
          </w:rPr>
          <w:fldChar w:fldCharType="begin"/>
        </w:r>
        <w:r w:rsidR="00A905F8">
          <w:rPr>
            <w:noProof/>
            <w:webHidden/>
          </w:rPr>
          <w:instrText xml:space="preserve"> PAGEREF _Toc436814717 \h </w:instrText>
        </w:r>
        <w:r>
          <w:rPr>
            <w:noProof/>
            <w:webHidden/>
          </w:rPr>
        </w:r>
        <w:r>
          <w:rPr>
            <w:noProof/>
            <w:webHidden/>
          </w:rPr>
          <w:fldChar w:fldCharType="separate"/>
        </w:r>
        <w:r w:rsidR="002C1DC6">
          <w:rPr>
            <w:noProof/>
            <w:webHidden/>
          </w:rPr>
          <w:t>17</w:t>
        </w:r>
        <w:r>
          <w:rPr>
            <w:noProof/>
            <w:webHidden/>
          </w:rPr>
          <w:fldChar w:fldCharType="end"/>
        </w:r>
      </w:hyperlink>
    </w:p>
    <w:p w:rsidR="00A905F8" w:rsidRDefault="007B7CDA">
      <w:pPr>
        <w:pStyle w:val="Inhopg1"/>
        <w:rPr>
          <w:rFonts w:asciiTheme="minorHAnsi" w:eastAsiaTheme="minorEastAsia" w:hAnsiTheme="minorHAnsi" w:cstheme="minorBidi"/>
          <w:noProof/>
          <w:sz w:val="22"/>
          <w:szCs w:val="22"/>
        </w:rPr>
      </w:pPr>
      <w:hyperlink w:anchor="_Toc436814718" w:history="1">
        <w:r w:rsidR="00A905F8" w:rsidRPr="009534E1">
          <w:rPr>
            <w:rStyle w:val="Hyperlink"/>
            <w:noProof/>
          </w:rPr>
          <w:t>Data content en structuur</w:t>
        </w:r>
        <w:r w:rsidR="00A905F8">
          <w:rPr>
            <w:noProof/>
            <w:webHidden/>
          </w:rPr>
          <w:tab/>
        </w:r>
        <w:r>
          <w:rPr>
            <w:noProof/>
            <w:webHidden/>
          </w:rPr>
          <w:fldChar w:fldCharType="begin"/>
        </w:r>
        <w:r w:rsidR="00A905F8">
          <w:rPr>
            <w:noProof/>
            <w:webHidden/>
          </w:rPr>
          <w:instrText xml:space="preserve"> PAGEREF _Toc436814718 \h </w:instrText>
        </w:r>
        <w:r>
          <w:rPr>
            <w:noProof/>
            <w:webHidden/>
          </w:rPr>
        </w:r>
        <w:r>
          <w:rPr>
            <w:noProof/>
            <w:webHidden/>
          </w:rPr>
          <w:fldChar w:fldCharType="separate"/>
        </w:r>
        <w:r w:rsidR="002C1DC6">
          <w:rPr>
            <w:noProof/>
            <w:webHidden/>
          </w:rPr>
          <w:t>18</w:t>
        </w:r>
        <w:r>
          <w:rPr>
            <w:noProof/>
            <w:webHidden/>
          </w:rPr>
          <w:fldChar w:fldCharType="end"/>
        </w:r>
      </w:hyperlink>
    </w:p>
    <w:p w:rsidR="00A905F8" w:rsidRDefault="007B7CDA">
      <w:pPr>
        <w:pStyle w:val="Inhopg2"/>
        <w:rPr>
          <w:rFonts w:asciiTheme="minorHAnsi" w:eastAsiaTheme="minorEastAsia" w:hAnsiTheme="minorHAnsi" w:cstheme="minorBidi"/>
          <w:sz w:val="22"/>
          <w:szCs w:val="22"/>
        </w:rPr>
      </w:pPr>
      <w:hyperlink w:anchor="_Toc436814719" w:history="1">
        <w:r w:rsidR="00A905F8" w:rsidRPr="009534E1">
          <w:rPr>
            <w:rStyle w:val="Hyperlink"/>
          </w:rPr>
          <w:t>5.1</w:t>
        </w:r>
        <w:r w:rsidR="00A905F8">
          <w:rPr>
            <w:rFonts w:asciiTheme="minorHAnsi" w:eastAsiaTheme="minorEastAsia" w:hAnsiTheme="minorHAnsi" w:cstheme="minorBidi"/>
            <w:sz w:val="22"/>
            <w:szCs w:val="22"/>
          </w:rPr>
          <w:tab/>
        </w:r>
        <w:r w:rsidR="00A905F8" w:rsidRPr="009534E1">
          <w:rPr>
            <w:rStyle w:val="Hyperlink"/>
          </w:rPr>
          <w:t>Inleiding.</w:t>
        </w:r>
        <w:r w:rsidR="00A905F8">
          <w:rPr>
            <w:webHidden/>
          </w:rPr>
          <w:tab/>
        </w:r>
        <w:r>
          <w:rPr>
            <w:webHidden/>
          </w:rPr>
          <w:fldChar w:fldCharType="begin"/>
        </w:r>
        <w:r w:rsidR="00A905F8">
          <w:rPr>
            <w:webHidden/>
          </w:rPr>
          <w:instrText xml:space="preserve"> PAGEREF _Toc436814719 \h </w:instrText>
        </w:r>
        <w:r>
          <w:rPr>
            <w:webHidden/>
          </w:rPr>
        </w:r>
        <w:r>
          <w:rPr>
            <w:webHidden/>
          </w:rPr>
          <w:fldChar w:fldCharType="separate"/>
        </w:r>
        <w:r w:rsidR="002C1DC6">
          <w:rPr>
            <w:webHidden/>
          </w:rPr>
          <w:t>18</w:t>
        </w:r>
        <w:r>
          <w:rPr>
            <w:webHidden/>
          </w:rPr>
          <w:fldChar w:fldCharType="end"/>
        </w:r>
      </w:hyperlink>
    </w:p>
    <w:p w:rsidR="00A905F8" w:rsidRDefault="007B7CDA">
      <w:pPr>
        <w:pStyle w:val="Inhopg2"/>
        <w:rPr>
          <w:rFonts w:asciiTheme="minorHAnsi" w:eastAsiaTheme="minorEastAsia" w:hAnsiTheme="minorHAnsi" w:cstheme="minorBidi"/>
          <w:sz w:val="22"/>
          <w:szCs w:val="22"/>
        </w:rPr>
      </w:pPr>
      <w:hyperlink w:anchor="_Toc436814720" w:history="1">
        <w:r w:rsidR="00A905F8" w:rsidRPr="009534E1">
          <w:rPr>
            <w:rStyle w:val="Hyperlink"/>
          </w:rPr>
          <w:t>5.2</w:t>
        </w:r>
        <w:r w:rsidR="00A905F8">
          <w:rPr>
            <w:rFonts w:asciiTheme="minorHAnsi" w:eastAsiaTheme="minorEastAsia" w:hAnsiTheme="minorHAnsi" w:cstheme="minorBidi"/>
            <w:sz w:val="22"/>
            <w:szCs w:val="22"/>
          </w:rPr>
          <w:tab/>
        </w:r>
        <w:r w:rsidR="00A905F8" w:rsidRPr="009534E1">
          <w:rPr>
            <w:rStyle w:val="Hyperlink"/>
          </w:rPr>
          <w:t>UML diagrammen.</w:t>
        </w:r>
        <w:r w:rsidR="00A905F8">
          <w:rPr>
            <w:webHidden/>
          </w:rPr>
          <w:tab/>
        </w:r>
        <w:r>
          <w:rPr>
            <w:webHidden/>
          </w:rPr>
          <w:fldChar w:fldCharType="begin"/>
        </w:r>
        <w:r w:rsidR="00A905F8">
          <w:rPr>
            <w:webHidden/>
          </w:rPr>
          <w:instrText xml:space="preserve"> PAGEREF _Toc436814720 \h </w:instrText>
        </w:r>
        <w:r>
          <w:rPr>
            <w:webHidden/>
          </w:rPr>
        </w:r>
        <w:r>
          <w:rPr>
            <w:webHidden/>
          </w:rPr>
          <w:fldChar w:fldCharType="separate"/>
        </w:r>
        <w:r w:rsidR="002C1DC6">
          <w:rPr>
            <w:webHidden/>
          </w:rPr>
          <w:t>18</w:t>
        </w:r>
        <w:r>
          <w:rPr>
            <w:webHidden/>
          </w:rPr>
          <w:fldChar w:fldCharType="end"/>
        </w:r>
      </w:hyperlink>
    </w:p>
    <w:p w:rsidR="00A905F8" w:rsidRDefault="007B7CDA">
      <w:pPr>
        <w:pStyle w:val="Inhopg3"/>
        <w:rPr>
          <w:rFonts w:asciiTheme="minorHAnsi" w:eastAsiaTheme="minorEastAsia" w:hAnsiTheme="minorHAnsi" w:cstheme="minorBidi"/>
          <w:noProof/>
          <w:sz w:val="22"/>
          <w:szCs w:val="22"/>
        </w:rPr>
      </w:pPr>
      <w:hyperlink w:anchor="_Toc436814721" w:history="1">
        <w:r w:rsidR="00A905F8" w:rsidRPr="009534E1">
          <w:rPr>
            <w:rStyle w:val="Hyperlink"/>
            <w:noProof/>
          </w:rPr>
          <w:t>5.2.1</w:t>
        </w:r>
        <w:r w:rsidR="00A905F8">
          <w:rPr>
            <w:rFonts w:asciiTheme="minorHAnsi" w:eastAsiaTheme="minorEastAsia" w:hAnsiTheme="minorHAnsi" w:cstheme="minorBidi"/>
            <w:noProof/>
            <w:sz w:val="22"/>
            <w:szCs w:val="22"/>
          </w:rPr>
          <w:tab/>
        </w:r>
        <w:r w:rsidR="00A905F8" w:rsidRPr="009534E1">
          <w:rPr>
            <w:rStyle w:val="Hyperlink"/>
            <w:noProof/>
          </w:rPr>
          <w:t>Beschrijving algemeen principe: IMKL2015 als extensie op INSPIRE.</w:t>
        </w:r>
        <w:r w:rsidR="00A905F8">
          <w:rPr>
            <w:noProof/>
            <w:webHidden/>
          </w:rPr>
          <w:tab/>
        </w:r>
        <w:r>
          <w:rPr>
            <w:noProof/>
            <w:webHidden/>
          </w:rPr>
          <w:fldChar w:fldCharType="begin"/>
        </w:r>
        <w:r w:rsidR="00A905F8">
          <w:rPr>
            <w:noProof/>
            <w:webHidden/>
          </w:rPr>
          <w:instrText xml:space="preserve"> PAGEREF _Toc436814721 \h </w:instrText>
        </w:r>
        <w:r>
          <w:rPr>
            <w:noProof/>
            <w:webHidden/>
          </w:rPr>
        </w:r>
        <w:r>
          <w:rPr>
            <w:noProof/>
            <w:webHidden/>
          </w:rPr>
          <w:fldChar w:fldCharType="separate"/>
        </w:r>
        <w:r w:rsidR="002C1DC6">
          <w:rPr>
            <w:noProof/>
            <w:webHidden/>
          </w:rPr>
          <w:t>18</w:t>
        </w:r>
        <w:r>
          <w:rPr>
            <w:noProof/>
            <w:webHidden/>
          </w:rPr>
          <w:fldChar w:fldCharType="end"/>
        </w:r>
      </w:hyperlink>
    </w:p>
    <w:p w:rsidR="00A905F8" w:rsidRDefault="007B7CDA">
      <w:pPr>
        <w:pStyle w:val="Inhopg3"/>
        <w:rPr>
          <w:rFonts w:asciiTheme="minorHAnsi" w:eastAsiaTheme="minorEastAsia" w:hAnsiTheme="minorHAnsi" w:cstheme="minorBidi"/>
          <w:noProof/>
          <w:sz w:val="22"/>
          <w:szCs w:val="22"/>
        </w:rPr>
      </w:pPr>
      <w:hyperlink w:anchor="_Toc436814722" w:history="1">
        <w:r w:rsidR="00A905F8" w:rsidRPr="009534E1">
          <w:rPr>
            <w:rStyle w:val="Hyperlink"/>
            <w:noProof/>
          </w:rPr>
          <w:t>5.2.2</w:t>
        </w:r>
        <w:r w:rsidR="00A905F8">
          <w:rPr>
            <w:rFonts w:asciiTheme="minorHAnsi" w:eastAsiaTheme="minorEastAsia" w:hAnsiTheme="minorHAnsi" w:cstheme="minorBidi"/>
            <w:noProof/>
            <w:sz w:val="22"/>
            <w:szCs w:val="22"/>
          </w:rPr>
          <w:tab/>
        </w:r>
        <w:r w:rsidR="00A905F8" w:rsidRPr="009534E1">
          <w:rPr>
            <w:rStyle w:val="Hyperlink"/>
            <w:noProof/>
          </w:rPr>
          <w:t>UML - WION overzicht.</w:t>
        </w:r>
        <w:r w:rsidR="00A905F8">
          <w:rPr>
            <w:noProof/>
            <w:webHidden/>
          </w:rPr>
          <w:tab/>
        </w:r>
        <w:r>
          <w:rPr>
            <w:noProof/>
            <w:webHidden/>
          </w:rPr>
          <w:fldChar w:fldCharType="begin"/>
        </w:r>
        <w:r w:rsidR="00A905F8">
          <w:rPr>
            <w:noProof/>
            <w:webHidden/>
          </w:rPr>
          <w:instrText xml:space="preserve"> PAGEREF _Toc436814722 \h </w:instrText>
        </w:r>
        <w:r>
          <w:rPr>
            <w:noProof/>
            <w:webHidden/>
          </w:rPr>
        </w:r>
        <w:r>
          <w:rPr>
            <w:noProof/>
            <w:webHidden/>
          </w:rPr>
          <w:fldChar w:fldCharType="separate"/>
        </w:r>
        <w:r w:rsidR="002C1DC6">
          <w:rPr>
            <w:noProof/>
            <w:webHidden/>
          </w:rPr>
          <w:t>19</w:t>
        </w:r>
        <w:r>
          <w:rPr>
            <w:noProof/>
            <w:webHidden/>
          </w:rPr>
          <w:fldChar w:fldCharType="end"/>
        </w:r>
      </w:hyperlink>
    </w:p>
    <w:p w:rsidR="00A905F8" w:rsidRDefault="007B7CDA">
      <w:pPr>
        <w:pStyle w:val="Inhopg3"/>
        <w:rPr>
          <w:rFonts w:asciiTheme="minorHAnsi" w:eastAsiaTheme="minorEastAsia" w:hAnsiTheme="minorHAnsi" w:cstheme="minorBidi"/>
          <w:noProof/>
          <w:sz w:val="22"/>
          <w:szCs w:val="22"/>
        </w:rPr>
      </w:pPr>
      <w:hyperlink w:anchor="_Toc436814723" w:history="1">
        <w:r w:rsidR="00A905F8" w:rsidRPr="009534E1">
          <w:rPr>
            <w:rStyle w:val="Hyperlink"/>
            <w:noProof/>
          </w:rPr>
          <w:t>5.2.3</w:t>
        </w:r>
        <w:r w:rsidR="00A905F8">
          <w:rPr>
            <w:rFonts w:asciiTheme="minorHAnsi" w:eastAsiaTheme="minorEastAsia" w:hAnsiTheme="minorHAnsi" w:cstheme="minorBidi"/>
            <w:noProof/>
            <w:sz w:val="22"/>
            <w:szCs w:val="22"/>
          </w:rPr>
          <w:tab/>
        </w:r>
        <w:r w:rsidR="00A905F8" w:rsidRPr="009534E1">
          <w:rPr>
            <w:rStyle w:val="Hyperlink"/>
            <w:noProof/>
          </w:rPr>
          <w:t>Associaties in het model.</w:t>
        </w:r>
        <w:r w:rsidR="00A905F8">
          <w:rPr>
            <w:noProof/>
            <w:webHidden/>
          </w:rPr>
          <w:tab/>
        </w:r>
        <w:r>
          <w:rPr>
            <w:noProof/>
            <w:webHidden/>
          </w:rPr>
          <w:fldChar w:fldCharType="begin"/>
        </w:r>
        <w:r w:rsidR="00A905F8">
          <w:rPr>
            <w:noProof/>
            <w:webHidden/>
          </w:rPr>
          <w:instrText xml:space="preserve"> PAGEREF _Toc436814723 \h </w:instrText>
        </w:r>
        <w:r>
          <w:rPr>
            <w:noProof/>
            <w:webHidden/>
          </w:rPr>
        </w:r>
        <w:r>
          <w:rPr>
            <w:noProof/>
            <w:webHidden/>
          </w:rPr>
          <w:fldChar w:fldCharType="separate"/>
        </w:r>
        <w:r w:rsidR="002C1DC6">
          <w:rPr>
            <w:noProof/>
            <w:webHidden/>
          </w:rPr>
          <w:t>21</w:t>
        </w:r>
        <w:r>
          <w:rPr>
            <w:noProof/>
            <w:webHidden/>
          </w:rPr>
          <w:fldChar w:fldCharType="end"/>
        </w:r>
      </w:hyperlink>
    </w:p>
    <w:p w:rsidR="00A905F8" w:rsidRDefault="007B7CDA">
      <w:pPr>
        <w:pStyle w:val="Inhopg3"/>
        <w:rPr>
          <w:rFonts w:asciiTheme="minorHAnsi" w:eastAsiaTheme="minorEastAsia" w:hAnsiTheme="minorHAnsi" w:cstheme="minorBidi"/>
          <w:noProof/>
          <w:sz w:val="22"/>
          <w:szCs w:val="22"/>
        </w:rPr>
      </w:pPr>
      <w:hyperlink w:anchor="_Toc436814724" w:history="1">
        <w:r w:rsidR="00A905F8" w:rsidRPr="009534E1">
          <w:rPr>
            <w:rStyle w:val="Hyperlink"/>
            <w:noProof/>
          </w:rPr>
          <w:t>5.2.4</w:t>
        </w:r>
        <w:r w:rsidR="00A905F8">
          <w:rPr>
            <w:rFonts w:asciiTheme="minorHAnsi" w:eastAsiaTheme="minorEastAsia" w:hAnsiTheme="minorHAnsi" w:cstheme="minorBidi"/>
            <w:noProof/>
            <w:sz w:val="22"/>
            <w:szCs w:val="22"/>
          </w:rPr>
          <w:tab/>
        </w:r>
        <w:r w:rsidR="00A905F8" w:rsidRPr="009534E1">
          <w:rPr>
            <w:rStyle w:val="Hyperlink"/>
            <w:noProof/>
          </w:rPr>
          <w:t>Numerieke waarden.</w:t>
        </w:r>
        <w:r w:rsidR="00A905F8">
          <w:rPr>
            <w:noProof/>
            <w:webHidden/>
          </w:rPr>
          <w:tab/>
        </w:r>
        <w:r>
          <w:rPr>
            <w:noProof/>
            <w:webHidden/>
          </w:rPr>
          <w:fldChar w:fldCharType="begin"/>
        </w:r>
        <w:r w:rsidR="00A905F8">
          <w:rPr>
            <w:noProof/>
            <w:webHidden/>
          </w:rPr>
          <w:instrText xml:space="preserve"> PAGEREF _Toc436814724 \h </w:instrText>
        </w:r>
        <w:r>
          <w:rPr>
            <w:noProof/>
            <w:webHidden/>
          </w:rPr>
        </w:r>
        <w:r>
          <w:rPr>
            <w:noProof/>
            <w:webHidden/>
          </w:rPr>
          <w:fldChar w:fldCharType="separate"/>
        </w:r>
        <w:r w:rsidR="002C1DC6">
          <w:rPr>
            <w:noProof/>
            <w:webHidden/>
          </w:rPr>
          <w:t>21</w:t>
        </w:r>
        <w:r>
          <w:rPr>
            <w:noProof/>
            <w:webHidden/>
          </w:rPr>
          <w:fldChar w:fldCharType="end"/>
        </w:r>
      </w:hyperlink>
    </w:p>
    <w:p w:rsidR="00A905F8" w:rsidRDefault="007B7CDA">
      <w:pPr>
        <w:pStyle w:val="Inhopg3"/>
        <w:rPr>
          <w:rFonts w:asciiTheme="minorHAnsi" w:eastAsiaTheme="minorEastAsia" w:hAnsiTheme="minorHAnsi" w:cstheme="minorBidi"/>
          <w:noProof/>
          <w:sz w:val="22"/>
          <w:szCs w:val="22"/>
        </w:rPr>
      </w:pPr>
      <w:hyperlink w:anchor="_Toc436814725" w:history="1">
        <w:r w:rsidR="00A905F8" w:rsidRPr="009534E1">
          <w:rPr>
            <w:rStyle w:val="Hyperlink"/>
            <w:noProof/>
          </w:rPr>
          <w:t>5.2.5</w:t>
        </w:r>
        <w:r w:rsidR="00A905F8">
          <w:rPr>
            <w:rFonts w:asciiTheme="minorHAnsi" w:eastAsiaTheme="minorEastAsia" w:hAnsiTheme="minorHAnsi" w:cstheme="minorBidi"/>
            <w:noProof/>
            <w:sz w:val="22"/>
            <w:szCs w:val="22"/>
          </w:rPr>
          <w:tab/>
        </w:r>
        <w:r w:rsidR="00A905F8" w:rsidRPr="009534E1">
          <w:rPr>
            <w:rStyle w:val="Hyperlink"/>
            <w:noProof/>
          </w:rPr>
          <w:t>Waardelijsten zijn extern.</w:t>
        </w:r>
        <w:r w:rsidR="00A905F8">
          <w:rPr>
            <w:noProof/>
            <w:webHidden/>
          </w:rPr>
          <w:tab/>
        </w:r>
        <w:r>
          <w:rPr>
            <w:noProof/>
            <w:webHidden/>
          </w:rPr>
          <w:fldChar w:fldCharType="begin"/>
        </w:r>
        <w:r w:rsidR="00A905F8">
          <w:rPr>
            <w:noProof/>
            <w:webHidden/>
          </w:rPr>
          <w:instrText xml:space="preserve"> PAGEREF _Toc436814725 \h </w:instrText>
        </w:r>
        <w:r>
          <w:rPr>
            <w:noProof/>
            <w:webHidden/>
          </w:rPr>
        </w:r>
        <w:r>
          <w:rPr>
            <w:noProof/>
            <w:webHidden/>
          </w:rPr>
          <w:fldChar w:fldCharType="separate"/>
        </w:r>
        <w:r w:rsidR="002C1DC6">
          <w:rPr>
            <w:noProof/>
            <w:webHidden/>
          </w:rPr>
          <w:t>21</w:t>
        </w:r>
        <w:r>
          <w:rPr>
            <w:noProof/>
            <w:webHidden/>
          </w:rPr>
          <w:fldChar w:fldCharType="end"/>
        </w:r>
      </w:hyperlink>
    </w:p>
    <w:p w:rsidR="00A905F8" w:rsidRDefault="007B7CDA">
      <w:pPr>
        <w:pStyle w:val="Inhopg3"/>
        <w:rPr>
          <w:rFonts w:asciiTheme="minorHAnsi" w:eastAsiaTheme="minorEastAsia" w:hAnsiTheme="minorHAnsi" w:cstheme="minorBidi"/>
          <w:noProof/>
          <w:sz w:val="22"/>
          <w:szCs w:val="22"/>
        </w:rPr>
      </w:pPr>
      <w:hyperlink w:anchor="_Toc436814726" w:history="1">
        <w:r w:rsidR="00A905F8" w:rsidRPr="009534E1">
          <w:rPr>
            <w:rStyle w:val="Hyperlink"/>
            <w:noProof/>
          </w:rPr>
          <w:t>5.2.6</w:t>
        </w:r>
        <w:r w:rsidR="00A905F8">
          <w:rPr>
            <w:rFonts w:asciiTheme="minorHAnsi" w:eastAsiaTheme="minorEastAsia" w:hAnsiTheme="minorHAnsi" w:cstheme="minorBidi"/>
            <w:noProof/>
            <w:sz w:val="22"/>
            <w:szCs w:val="22"/>
          </w:rPr>
          <w:tab/>
        </w:r>
        <w:r w:rsidR="00A905F8" w:rsidRPr="009534E1">
          <w:rPr>
            <w:rStyle w:val="Hyperlink"/>
            <w:noProof/>
          </w:rPr>
          <w:t>Basisattributen voor identificatie en labels.</w:t>
        </w:r>
        <w:r w:rsidR="00A905F8">
          <w:rPr>
            <w:noProof/>
            <w:webHidden/>
          </w:rPr>
          <w:tab/>
        </w:r>
        <w:r>
          <w:rPr>
            <w:noProof/>
            <w:webHidden/>
          </w:rPr>
          <w:fldChar w:fldCharType="begin"/>
        </w:r>
        <w:r w:rsidR="00A905F8">
          <w:rPr>
            <w:noProof/>
            <w:webHidden/>
          </w:rPr>
          <w:instrText xml:space="preserve"> PAGEREF _Toc436814726 \h </w:instrText>
        </w:r>
        <w:r>
          <w:rPr>
            <w:noProof/>
            <w:webHidden/>
          </w:rPr>
        </w:r>
        <w:r>
          <w:rPr>
            <w:noProof/>
            <w:webHidden/>
          </w:rPr>
          <w:fldChar w:fldCharType="separate"/>
        </w:r>
        <w:r w:rsidR="002C1DC6">
          <w:rPr>
            <w:noProof/>
            <w:webHidden/>
          </w:rPr>
          <w:t>22</w:t>
        </w:r>
        <w:r>
          <w:rPr>
            <w:noProof/>
            <w:webHidden/>
          </w:rPr>
          <w:fldChar w:fldCharType="end"/>
        </w:r>
      </w:hyperlink>
    </w:p>
    <w:p w:rsidR="00A905F8" w:rsidRDefault="007B7CDA">
      <w:pPr>
        <w:pStyle w:val="Inhopg3"/>
        <w:rPr>
          <w:rFonts w:asciiTheme="minorHAnsi" w:eastAsiaTheme="minorEastAsia" w:hAnsiTheme="minorHAnsi" w:cstheme="minorBidi"/>
          <w:noProof/>
          <w:sz w:val="22"/>
          <w:szCs w:val="22"/>
        </w:rPr>
      </w:pPr>
      <w:hyperlink w:anchor="_Toc436814727" w:history="1">
        <w:r w:rsidR="00A905F8" w:rsidRPr="009534E1">
          <w:rPr>
            <w:rStyle w:val="Hyperlink"/>
            <w:noProof/>
          </w:rPr>
          <w:t>5.2.7</w:t>
        </w:r>
        <w:r w:rsidR="00A905F8">
          <w:rPr>
            <w:rFonts w:asciiTheme="minorHAnsi" w:eastAsiaTheme="minorEastAsia" w:hAnsiTheme="minorHAnsi" w:cstheme="minorBidi"/>
            <w:noProof/>
            <w:sz w:val="22"/>
            <w:szCs w:val="22"/>
          </w:rPr>
          <w:tab/>
        </w:r>
        <w:r w:rsidR="00A905F8" w:rsidRPr="009534E1">
          <w:rPr>
            <w:rStyle w:val="Hyperlink"/>
            <w:noProof/>
          </w:rPr>
          <w:t>IMKL2015 semantische kern.</w:t>
        </w:r>
        <w:r w:rsidR="00A905F8">
          <w:rPr>
            <w:noProof/>
            <w:webHidden/>
          </w:rPr>
          <w:tab/>
        </w:r>
        <w:r>
          <w:rPr>
            <w:noProof/>
            <w:webHidden/>
          </w:rPr>
          <w:fldChar w:fldCharType="begin"/>
        </w:r>
        <w:r w:rsidR="00A905F8">
          <w:rPr>
            <w:noProof/>
            <w:webHidden/>
          </w:rPr>
          <w:instrText xml:space="preserve"> PAGEREF _Toc436814727 \h </w:instrText>
        </w:r>
        <w:r>
          <w:rPr>
            <w:noProof/>
            <w:webHidden/>
          </w:rPr>
        </w:r>
        <w:r>
          <w:rPr>
            <w:noProof/>
            <w:webHidden/>
          </w:rPr>
          <w:fldChar w:fldCharType="separate"/>
        </w:r>
        <w:r w:rsidR="002C1DC6">
          <w:rPr>
            <w:noProof/>
            <w:webHidden/>
          </w:rPr>
          <w:t>24</w:t>
        </w:r>
        <w:r>
          <w:rPr>
            <w:noProof/>
            <w:webHidden/>
          </w:rPr>
          <w:fldChar w:fldCharType="end"/>
        </w:r>
      </w:hyperlink>
    </w:p>
    <w:p w:rsidR="00A905F8" w:rsidRDefault="007B7CDA">
      <w:pPr>
        <w:pStyle w:val="Inhopg3"/>
        <w:rPr>
          <w:rFonts w:asciiTheme="minorHAnsi" w:eastAsiaTheme="minorEastAsia" w:hAnsiTheme="minorHAnsi" w:cstheme="minorBidi"/>
          <w:noProof/>
          <w:sz w:val="22"/>
          <w:szCs w:val="22"/>
        </w:rPr>
      </w:pPr>
      <w:hyperlink w:anchor="_Toc436814728" w:history="1">
        <w:r w:rsidR="00A905F8" w:rsidRPr="009534E1">
          <w:rPr>
            <w:rStyle w:val="Hyperlink"/>
            <w:noProof/>
          </w:rPr>
          <w:t>5.2.8</w:t>
        </w:r>
        <w:r w:rsidR="00A905F8">
          <w:rPr>
            <w:rFonts w:asciiTheme="minorHAnsi" w:eastAsiaTheme="minorEastAsia" w:hAnsiTheme="minorHAnsi" w:cstheme="minorBidi"/>
            <w:noProof/>
            <w:sz w:val="22"/>
            <w:szCs w:val="22"/>
          </w:rPr>
          <w:tab/>
        </w:r>
        <w:r w:rsidR="00A905F8" w:rsidRPr="009534E1">
          <w:rPr>
            <w:rStyle w:val="Hyperlink"/>
            <w:noProof/>
          </w:rPr>
          <w:t>Diepte.</w:t>
        </w:r>
        <w:r w:rsidR="00A905F8">
          <w:rPr>
            <w:noProof/>
            <w:webHidden/>
          </w:rPr>
          <w:tab/>
        </w:r>
        <w:r>
          <w:rPr>
            <w:noProof/>
            <w:webHidden/>
          </w:rPr>
          <w:fldChar w:fldCharType="begin"/>
        </w:r>
        <w:r w:rsidR="00A905F8">
          <w:rPr>
            <w:noProof/>
            <w:webHidden/>
          </w:rPr>
          <w:instrText xml:space="preserve"> PAGEREF _Toc436814728 \h </w:instrText>
        </w:r>
        <w:r>
          <w:rPr>
            <w:noProof/>
            <w:webHidden/>
          </w:rPr>
        </w:r>
        <w:r>
          <w:rPr>
            <w:noProof/>
            <w:webHidden/>
          </w:rPr>
          <w:fldChar w:fldCharType="separate"/>
        </w:r>
        <w:r w:rsidR="002C1DC6">
          <w:rPr>
            <w:noProof/>
            <w:webHidden/>
          </w:rPr>
          <w:t>32</w:t>
        </w:r>
        <w:r>
          <w:rPr>
            <w:noProof/>
            <w:webHidden/>
          </w:rPr>
          <w:fldChar w:fldCharType="end"/>
        </w:r>
      </w:hyperlink>
    </w:p>
    <w:p w:rsidR="00A905F8" w:rsidRDefault="007B7CDA">
      <w:pPr>
        <w:pStyle w:val="Inhopg3"/>
        <w:rPr>
          <w:rFonts w:asciiTheme="minorHAnsi" w:eastAsiaTheme="minorEastAsia" w:hAnsiTheme="minorHAnsi" w:cstheme="minorBidi"/>
          <w:noProof/>
          <w:sz w:val="22"/>
          <w:szCs w:val="22"/>
        </w:rPr>
      </w:pPr>
      <w:hyperlink w:anchor="_Toc436814729" w:history="1">
        <w:r w:rsidR="00A905F8" w:rsidRPr="009534E1">
          <w:rPr>
            <w:rStyle w:val="Hyperlink"/>
            <w:noProof/>
          </w:rPr>
          <w:t>5.2.9</w:t>
        </w:r>
        <w:r w:rsidR="00A905F8">
          <w:rPr>
            <w:rFonts w:asciiTheme="minorHAnsi" w:eastAsiaTheme="minorEastAsia" w:hAnsiTheme="minorHAnsi" w:cstheme="minorBidi"/>
            <w:noProof/>
            <w:sz w:val="22"/>
            <w:szCs w:val="22"/>
          </w:rPr>
          <w:tab/>
        </w:r>
        <w:r w:rsidR="00A905F8" w:rsidRPr="009534E1">
          <w:rPr>
            <w:rStyle w:val="Hyperlink"/>
            <w:noProof/>
          </w:rPr>
          <w:t>Utiliteitsnet.</w:t>
        </w:r>
        <w:r w:rsidR="00A905F8">
          <w:rPr>
            <w:noProof/>
            <w:webHidden/>
          </w:rPr>
          <w:tab/>
        </w:r>
        <w:r>
          <w:rPr>
            <w:noProof/>
            <w:webHidden/>
          </w:rPr>
          <w:fldChar w:fldCharType="begin"/>
        </w:r>
        <w:r w:rsidR="00A905F8">
          <w:rPr>
            <w:noProof/>
            <w:webHidden/>
          </w:rPr>
          <w:instrText xml:space="preserve"> PAGEREF _Toc436814729 \h </w:instrText>
        </w:r>
        <w:r>
          <w:rPr>
            <w:noProof/>
            <w:webHidden/>
          </w:rPr>
        </w:r>
        <w:r>
          <w:rPr>
            <w:noProof/>
            <w:webHidden/>
          </w:rPr>
          <w:fldChar w:fldCharType="separate"/>
        </w:r>
        <w:r w:rsidR="002C1DC6">
          <w:rPr>
            <w:noProof/>
            <w:webHidden/>
          </w:rPr>
          <w:t>34</w:t>
        </w:r>
        <w:r>
          <w:rPr>
            <w:noProof/>
            <w:webHidden/>
          </w:rPr>
          <w:fldChar w:fldCharType="end"/>
        </w:r>
      </w:hyperlink>
    </w:p>
    <w:p w:rsidR="00A905F8" w:rsidRDefault="007B7CDA">
      <w:pPr>
        <w:pStyle w:val="Inhopg3"/>
        <w:rPr>
          <w:rFonts w:asciiTheme="minorHAnsi" w:eastAsiaTheme="minorEastAsia" w:hAnsiTheme="minorHAnsi" w:cstheme="minorBidi"/>
          <w:noProof/>
          <w:sz w:val="22"/>
          <w:szCs w:val="22"/>
        </w:rPr>
      </w:pPr>
      <w:hyperlink w:anchor="_Toc436814730" w:history="1">
        <w:r w:rsidR="00A905F8" w:rsidRPr="009534E1">
          <w:rPr>
            <w:rStyle w:val="Hyperlink"/>
            <w:noProof/>
          </w:rPr>
          <w:t>5.2.10</w:t>
        </w:r>
        <w:r w:rsidR="00A905F8">
          <w:rPr>
            <w:rFonts w:asciiTheme="minorHAnsi" w:eastAsiaTheme="minorEastAsia" w:hAnsiTheme="minorHAnsi" w:cstheme="minorBidi"/>
            <w:noProof/>
            <w:sz w:val="22"/>
            <w:szCs w:val="22"/>
          </w:rPr>
          <w:tab/>
        </w:r>
        <w:r w:rsidR="00A905F8" w:rsidRPr="009534E1">
          <w:rPr>
            <w:rStyle w:val="Hyperlink"/>
            <w:noProof/>
          </w:rPr>
          <w:t>KabelOfLeiding.</w:t>
        </w:r>
        <w:r w:rsidR="00A905F8">
          <w:rPr>
            <w:noProof/>
            <w:webHidden/>
          </w:rPr>
          <w:tab/>
        </w:r>
        <w:r>
          <w:rPr>
            <w:noProof/>
            <w:webHidden/>
          </w:rPr>
          <w:fldChar w:fldCharType="begin"/>
        </w:r>
        <w:r w:rsidR="00A905F8">
          <w:rPr>
            <w:noProof/>
            <w:webHidden/>
          </w:rPr>
          <w:instrText xml:space="preserve"> PAGEREF _Toc436814730 \h </w:instrText>
        </w:r>
        <w:r>
          <w:rPr>
            <w:noProof/>
            <w:webHidden/>
          </w:rPr>
        </w:r>
        <w:r>
          <w:rPr>
            <w:noProof/>
            <w:webHidden/>
          </w:rPr>
          <w:fldChar w:fldCharType="separate"/>
        </w:r>
        <w:r w:rsidR="002C1DC6">
          <w:rPr>
            <w:noProof/>
            <w:webHidden/>
          </w:rPr>
          <w:t>36</w:t>
        </w:r>
        <w:r>
          <w:rPr>
            <w:noProof/>
            <w:webHidden/>
          </w:rPr>
          <w:fldChar w:fldCharType="end"/>
        </w:r>
      </w:hyperlink>
    </w:p>
    <w:p w:rsidR="00A905F8" w:rsidRDefault="007B7CDA">
      <w:pPr>
        <w:pStyle w:val="Inhopg3"/>
        <w:rPr>
          <w:rFonts w:asciiTheme="minorHAnsi" w:eastAsiaTheme="minorEastAsia" w:hAnsiTheme="minorHAnsi" w:cstheme="minorBidi"/>
          <w:noProof/>
          <w:sz w:val="22"/>
          <w:szCs w:val="22"/>
        </w:rPr>
      </w:pPr>
      <w:hyperlink w:anchor="_Toc436814731" w:history="1">
        <w:r w:rsidR="00A905F8" w:rsidRPr="009534E1">
          <w:rPr>
            <w:rStyle w:val="Hyperlink"/>
            <w:noProof/>
          </w:rPr>
          <w:t>5.2.11</w:t>
        </w:r>
        <w:r w:rsidR="00A905F8">
          <w:rPr>
            <w:rFonts w:asciiTheme="minorHAnsi" w:eastAsiaTheme="minorEastAsia" w:hAnsiTheme="minorHAnsi" w:cstheme="minorBidi"/>
            <w:noProof/>
            <w:sz w:val="22"/>
            <w:szCs w:val="22"/>
          </w:rPr>
          <w:tab/>
        </w:r>
        <w:r w:rsidR="00A905F8" w:rsidRPr="009534E1">
          <w:rPr>
            <w:rStyle w:val="Hyperlink"/>
            <w:noProof/>
          </w:rPr>
          <w:t>Leidingelement.</w:t>
        </w:r>
        <w:r w:rsidR="00A905F8">
          <w:rPr>
            <w:noProof/>
            <w:webHidden/>
          </w:rPr>
          <w:tab/>
        </w:r>
        <w:r>
          <w:rPr>
            <w:noProof/>
            <w:webHidden/>
          </w:rPr>
          <w:fldChar w:fldCharType="begin"/>
        </w:r>
        <w:r w:rsidR="00A905F8">
          <w:rPr>
            <w:noProof/>
            <w:webHidden/>
          </w:rPr>
          <w:instrText xml:space="preserve"> PAGEREF _Toc436814731 \h </w:instrText>
        </w:r>
        <w:r>
          <w:rPr>
            <w:noProof/>
            <w:webHidden/>
          </w:rPr>
        </w:r>
        <w:r>
          <w:rPr>
            <w:noProof/>
            <w:webHidden/>
          </w:rPr>
          <w:fldChar w:fldCharType="separate"/>
        </w:r>
        <w:r w:rsidR="002C1DC6">
          <w:rPr>
            <w:noProof/>
            <w:webHidden/>
          </w:rPr>
          <w:t>38</w:t>
        </w:r>
        <w:r>
          <w:rPr>
            <w:noProof/>
            <w:webHidden/>
          </w:rPr>
          <w:fldChar w:fldCharType="end"/>
        </w:r>
      </w:hyperlink>
    </w:p>
    <w:p w:rsidR="00A905F8" w:rsidRDefault="007B7CDA">
      <w:pPr>
        <w:pStyle w:val="Inhopg3"/>
        <w:rPr>
          <w:rFonts w:asciiTheme="minorHAnsi" w:eastAsiaTheme="minorEastAsia" w:hAnsiTheme="minorHAnsi" w:cstheme="minorBidi"/>
          <w:noProof/>
          <w:sz w:val="22"/>
          <w:szCs w:val="22"/>
        </w:rPr>
      </w:pPr>
      <w:hyperlink w:anchor="_Toc436814732" w:history="1">
        <w:r w:rsidR="00A905F8" w:rsidRPr="009534E1">
          <w:rPr>
            <w:rStyle w:val="Hyperlink"/>
            <w:noProof/>
          </w:rPr>
          <w:t>5.2.12</w:t>
        </w:r>
        <w:r w:rsidR="00A905F8">
          <w:rPr>
            <w:rFonts w:asciiTheme="minorHAnsi" w:eastAsiaTheme="minorEastAsia" w:hAnsiTheme="minorHAnsi" w:cstheme="minorBidi"/>
            <w:noProof/>
            <w:sz w:val="22"/>
            <w:szCs w:val="22"/>
          </w:rPr>
          <w:tab/>
        </w:r>
        <w:r w:rsidR="00A905F8" w:rsidRPr="009534E1">
          <w:rPr>
            <w:rStyle w:val="Hyperlink"/>
            <w:noProof/>
          </w:rPr>
          <w:t>KabelEnLeidingContainer.</w:t>
        </w:r>
        <w:r w:rsidR="00A905F8">
          <w:rPr>
            <w:noProof/>
            <w:webHidden/>
          </w:rPr>
          <w:tab/>
        </w:r>
        <w:r>
          <w:rPr>
            <w:noProof/>
            <w:webHidden/>
          </w:rPr>
          <w:fldChar w:fldCharType="begin"/>
        </w:r>
        <w:r w:rsidR="00A905F8">
          <w:rPr>
            <w:noProof/>
            <w:webHidden/>
          </w:rPr>
          <w:instrText xml:space="preserve"> PAGEREF _Toc436814732 \h </w:instrText>
        </w:r>
        <w:r>
          <w:rPr>
            <w:noProof/>
            <w:webHidden/>
          </w:rPr>
        </w:r>
        <w:r>
          <w:rPr>
            <w:noProof/>
            <w:webHidden/>
          </w:rPr>
          <w:fldChar w:fldCharType="separate"/>
        </w:r>
        <w:r w:rsidR="002C1DC6">
          <w:rPr>
            <w:noProof/>
            <w:webHidden/>
          </w:rPr>
          <w:t>39</w:t>
        </w:r>
        <w:r>
          <w:rPr>
            <w:noProof/>
            <w:webHidden/>
          </w:rPr>
          <w:fldChar w:fldCharType="end"/>
        </w:r>
      </w:hyperlink>
    </w:p>
    <w:p w:rsidR="00A905F8" w:rsidRDefault="007B7CDA">
      <w:pPr>
        <w:pStyle w:val="Inhopg3"/>
        <w:rPr>
          <w:rFonts w:asciiTheme="minorHAnsi" w:eastAsiaTheme="minorEastAsia" w:hAnsiTheme="minorHAnsi" w:cstheme="minorBidi"/>
          <w:noProof/>
          <w:sz w:val="22"/>
          <w:szCs w:val="22"/>
        </w:rPr>
      </w:pPr>
      <w:hyperlink w:anchor="_Toc436814733" w:history="1">
        <w:r w:rsidR="00A905F8" w:rsidRPr="009534E1">
          <w:rPr>
            <w:rStyle w:val="Hyperlink"/>
            <w:noProof/>
          </w:rPr>
          <w:t>5.2.13</w:t>
        </w:r>
        <w:r w:rsidR="00A905F8">
          <w:rPr>
            <w:rFonts w:asciiTheme="minorHAnsi" w:eastAsiaTheme="minorEastAsia" w:hAnsiTheme="minorHAnsi" w:cstheme="minorBidi"/>
            <w:noProof/>
            <w:sz w:val="22"/>
            <w:szCs w:val="22"/>
          </w:rPr>
          <w:tab/>
        </w:r>
        <w:r w:rsidR="00A905F8" w:rsidRPr="009534E1">
          <w:rPr>
            <w:rStyle w:val="Hyperlink"/>
            <w:noProof/>
          </w:rPr>
          <w:t>ContainerLeidingelement.</w:t>
        </w:r>
        <w:r w:rsidR="00A905F8">
          <w:rPr>
            <w:noProof/>
            <w:webHidden/>
          </w:rPr>
          <w:tab/>
        </w:r>
        <w:r>
          <w:rPr>
            <w:noProof/>
            <w:webHidden/>
          </w:rPr>
          <w:fldChar w:fldCharType="begin"/>
        </w:r>
        <w:r w:rsidR="00A905F8">
          <w:rPr>
            <w:noProof/>
            <w:webHidden/>
          </w:rPr>
          <w:instrText xml:space="preserve"> PAGEREF _Toc436814733 \h </w:instrText>
        </w:r>
        <w:r>
          <w:rPr>
            <w:noProof/>
            <w:webHidden/>
          </w:rPr>
        </w:r>
        <w:r>
          <w:rPr>
            <w:noProof/>
            <w:webHidden/>
          </w:rPr>
          <w:fldChar w:fldCharType="separate"/>
        </w:r>
        <w:r w:rsidR="002C1DC6">
          <w:rPr>
            <w:noProof/>
            <w:webHidden/>
          </w:rPr>
          <w:t>41</w:t>
        </w:r>
        <w:r>
          <w:rPr>
            <w:noProof/>
            <w:webHidden/>
          </w:rPr>
          <w:fldChar w:fldCharType="end"/>
        </w:r>
      </w:hyperlink>
    </w:p>
    <w:p w:rsidR="00A905F8" w:rsidRDefault="007B7CDA">
      <w:pPr>
        <w:pStyle w:val="Inhopg3"/>
        <w:rPr>
          <w:rFonts w:asciiTheme="minorHAnsi" w:eastAsiaTheme="minorEastAsia" w:hAnsiTheme="minorHAnsi" w:cstheme="minorBidi"/>
          <w:noProof/>
          <w:sz w:val="22"/>
          <w:szCs w:val="22"/>
        </w:rPr>
      </w:pPr>
      <w:hyperlink w:anchor="_Toc436814734" w:history="1">
        <w:r w:rsidR="00A905F8" w:rsidRPr="009534E1">
          <w:rPr>
            <w:rStyle w:val="Hyperlink"/>
            <w:noProof/>
          </w:rPr>
          <w:t>5.2.14</w:t>
        </w:r>
        <w:r w:rsidR="00A905F8">
          <w:rPr>
            <w:rFonts w:asciiTheme="minorHAnsi" w:eastAsiaTheme="minorEastAsia" w:hAnsiTheme="minorHAnsi" w:cstheme="minorBidi"/>
            <w:noProof/>
            <w:sz w:val="22"/>
            <w:szCs w:val="22"/>
          </w:rPr>
          <w:tab/>
        </w:r>
        <w:r w:rsidR="00A905F8" w:rsidRPr="009534E1">
          <w:rPr>
            <w:rStyle w:val="Hyperlink"/>
            <w:noProof/>
          </w:rPr>
          <w:t>Relaties tussen KabelEnLeiding, Leidingelement en container objecten.</w:t>
        </w:r>
        <w:r w:rsidR="00A905F8">
          <w:rPr>
            <w:noProof/>
            <w:webHidden/>
          </w:rPr>
          <w:tab/>
        </w:r>
        <w:r>
          <w:rPr>
            <w:noProof/>
            <w:webHidden/>
          </w:rPr>
          <w:fldChar w:fldCharType="begin"/>
        </w:r>
        <w:r w:rsidR="00A905F8">
          <w:rPr>
            <w:noProof/>
            <w:webHidden/>
          </w:rPr>
          <w:instrText xml:space="preserve"> PAGEREF _Toc436814734 \h </w:instrText>
        </w:r>
        <w:r>
          <w:rPr>
            <w:noProof/>
            <w:webHidden/>
          </w:rPr>
        </w:r>
        <w:r>
          <w:rPr>
            <w:noProof/>
            <w:webHidden/>
          </w:rPr>
          <w:fldChar w:fldCharType="separate"/>
        </w:r>
        <w:r w:rsidR="002C1DC6">
          <w:rPr>
            <w:noProof/>
            <w:webHidden/>
          </w:rPr>
          <w:t>42</w:t>
        </w:r>
        <w:r>
          <w:rPr>
            <w:noProof/>
            <w:webHidden/>
          </w:rPr>
          <w:fldChar w:fldCharType="end"/>
        </w:r>
      </w:hyperlink>
    </w:p>
    <w:p w:rsidR="00A905F8" w:rsidRDefault="007B7CDA">
      <w:pPr>
        <w:pStyle w:val="Inhopg3"/>
        <w:rPr>
          <w:rFonts w:asciiTheme="minorHAnsi" w:eastAsiaTheme="minorEastAsia" w:hAnsiTheme="minorHAnsi" w:cstheme="minorBidi"/>
          <w:noProof/>
          <w:sz w:val="22"/>
          <w:szCs w:val="22"/>
        </w:rPr>
      </w:pPr>
      <w:hyperlink w:anchor="_Toc436814735" w:history="1">
        <w:r w:rsidR="00A905F8" w:rsidRPr="009534E1">
          <w:rPr>
            <w:rStyle w:val="Hyperlink"/>
            <w:noProof/>
          </w:rPr>
          <w:t>5.2.15</w:t>
        </w:r>
        <w:r w:rsidR="00A905F8">
          <w:rPr>
            <w:rFonts w:asciiTheme="minorHAnsi" w:eastAsiaTheme="minorEastAsia" w:hAnsiTheme="minorHAnsi" w:cstheme="minorBidi"/>
            <w:noProof/>
            <w:sz w:val="22"/>
            <w:szCs w:val="22"/>
          </w:rPr>
          <w:tab/>
        </w:r>
        <w:r w:rsidR="00A905F8" w:rsidRPr="009534E1">
          <w:rPr>
            <w:rStyle w:val="Hyperlink"/>
            <w:noProof/>
          </w:rPr>
          <w:t>Diagram per type kabel of leiding.</w:t>
        </w:r>
        <w:r w:rsidR="00A905F8">
          <w:rPr>
            <w:noProof/>
            <w:webHidden/>
          </w:rPr>
          <w:tab/>
        </w:r>
        <w:r>
          <w:rPr>
            <w:noProof/>
            <w:webHidden/>
          </w:rPr>
          <w:fldChar w:fldCharType="begin"/>
        </w:r>
        <w:r w:rsidR="00A905F8">
          <w:rPr>
            <w:noProof/>
            <w:webHidden/>
          </w:rPr>
          <w:instrText xml:space="preserve"> PAGEREF _Toc436814735 \h </w:instrText>
        </w:r>
        <w:r>
          <w:rPr>
            <w:noProof/>
            <w:webHidden/>
          </w:rPr>
        </w:r>
        <w:r>
          <w:rPr>
            <w:noProof/>
            <w:webHidden/>
          </w:rPr>
          <w:fldChar w:fldCharType="separate"/>
        </w:r>
        <w:r w:rsidR="002C1DC6">
          <w:rPr>
            <w:noProof/>
            <w:webHidden/>
          </w:rPr>
          <w:t>43</w:t>
        </w:r>
        <w:r>
          <w:rPr>
            <w:noProof/>
            <w:webHidden/>
          </w:rPr>
          <w:fldChar w:fldCharType="end"/>
        </w:r>
      </w:hyperlink>
    </w:p>
    <w:p w:rsidR="00A905F8" w:rsidRDefault="007B7CDA">
      <w:pPr>
        <w:pStyle w:val="Inhopg3"/>
        <w:rPr>
          <w:rFonts w:asciiTheme="minorHAnsi" w:eastAsiaTheme="minorEastAsia" w:hAnsiTheme="minorHAnsi" w:cstheme="minorBidi"/>
          <w:noProof/>
          <w:sz w:val="22"/>
          <w:szCs w:val="22"/>
        </w:rPr>
      </w:pPr>
      <w:hyperlink w:anchor="_Toc436814736" w:history="1">
        <w:r w:rsidR="00A905F8" w:rsidRPr="009534E1">
          <w:rPr>
            <w:rStyle w:val="Hyperlink"/>
            <w:noProof/>
          </w:rPr>
          <w:t>5.2.16</w:t>
        </w:r>
        <w:r w:rsidR="00A905F8">
          <w:rPr>
            <w:rFonts w:asciiTheme="minorHAnsi" w:eastAsiaTheme="minorEastAsia" w:hAnsiTheme="minorHAnsi" w:cstheme="minorBidi"/>
            <w:noProof/>
            <w:sz w:val="22"/>
            <w:szCs w:val="22"/>
          </w:rPr>
          <w:tab/>
        </w:r>
        <w:r w:rsidR="00A905F8" w:rsidRPr="009534E1">
          <w:rPr>
            <w:rStyle w:val="Hyperlink"/>
            <w:noProof/>
          </w:rPr>
          <w:t>Elektriciteitskabel.</w:t>
        </w:r>
        <w:r w:rsidR="00A905F8">
          <w:rPr>
            <w:noProof/>
            <w:webHidden/>
          </w:rPr>
          <w:tab/>
        </w:r>
        <w:r>
          <w:rPr>
            <w:noProof/>
            <w:webHidden/>
          </w:rPr>
          <w:fldChar w:fldCharType="begin"/>
        </w:r>
        <w:r w:rsidR="00A905F8">
          <w:rPr>
            <w:noProof/>
            <w:webHidden/>
          </w:rPr>
          <w:instrText xml:space="preserve"> PAGEREF _Toc436814736 \h </w:instrText>
        </w:r>
        <w:r>
          <w:rPr>
            <w:noProof/>
            <w:webHidden/>
          </w:rPr>
        </w:r>
        <w:r>
          <w:rPr>
            <w:noProof/>
            <w:webHidden/>
          </w:rPr>
          <w:fldChar w:fldCharType="separate"/>
        </w:r>
        <w:r w:rsidR="002C1DC6">
          <w:rPr>
            <w:noProof/>
            <w:webHidden/>
          </w:rPr>
          <w:t>44</w:t>
        </w:r>
        <w:r>
          <w:rPr>
            <w:noProof/>
            <w:webHidden/>
          </w:rPr>
          <w:fldChar w:fldCharType="end"/>
        </w:r>
      </w:hyperlink>
    </w:p>
    <w:p w:rsidR="00A905F8" w:rsidRDefault="007B7CDA">
      <w:pPr>
        <w:pStyle w:val="Inhopg3"/>
        <w:rPr>
          <w:rFonts w:asciiTheme="minorHAnsi" w:eastAsiaTheme="minorEastAsia" w:hAnsiTheme="minorHAnsi" w:cstheme="minorBidi"/>
          <w:noProof/>
          <w:sz w:val="22"/>
          <w:szCs w:val="22"/>
        </w:rPr>
      </w:pPr>
      <w:hyperlink w:anchor="_Toc436814737" w:history="1">
        <w:r w:rsidR="00A905F8" w:rsidRPr="009534E1">
          <w:rPr>
            <w:rStyle w:val="Hyperlink"/>
            <w:noProof/>
          </w:rPr>
          <w:t>5.2.17</w:t>
        </w:r>
        <w:r w:rsidR="00A905F8">
          <w:rPr>
            <w:rFonts w:asciiTheme="minorHAnsi" w:eastAsiaTheme="minorEastAsia" w:hAnsiTheme="minorHAnsi" w:cstheme="minorBidi"/>
            <w:noProof/>
            <w:sz w:val="22"/>
            <w:szCs w:val="22"/>
          </w:rPr>
          <w:tab/>
        </w:r>
        <w:r w:rsidR="00A905F8" w:rsidRPr="009534E1">
          <w:rPr>
            <w:rStyle w:val="Hyperlink"/>
            <w:noProof/>
          </w:rPr>
          <w:t>Telecommunicatiekabel.</w:t>
        </w:r>
        <w:r w:rsidR="00A905F8">
          <w:rPr>
            <w:noProof/>
            <w:webHidden/>
          </w:rPr>
          <w:tab/>
        </w:r>
        <w:r>
          <w:rPr>
            <w:noProof/>
            <w:webHidden/>
          </w:rPr>
          <w:fldChar w:fldCharType="begin"/>
        </w:r>
        <w:r w:rsidR="00A905F8">
          <w:rPr>
            <w:noProof/>
            <w:webHidden/>
          </w:rPr>
          <w:instrText xml:space="preserve"> PAGEREF _Toc436814737 \h </w:instrText>
        </w:r>
        <w:r>
          <w:rPr>
            <w:noProof/>
            <w:webHidden/>
          </w:rPr>
        </w:r>
        <w:r>
          <w:rPr>
            <w:noProof/>
            <w:webHidden/>
          </w:rPr>
          <w:fldChar w:fldCharType="separate"/>
        </w:r>
        <w:r w:rsidR="002C1DC6">
          <w:rPr>
            <w:noProof/>
            <w:webHidden/>
          </w:rPr>
          <w:t>45</w:t>
        </w:r>
        <w:r>
          <w:rPr>
            <w:noProof/>
            <w:webHidden/>
          </w:rPr>
          <w:fldChar w:fldCharType="end"/>
        </w:r>
      </w:hyperlink>
    </w:p>
    <w:p w:rsidR="00A905F8" w:rsidRDefault="007B7CDA">
      <w:pPr>
        <w:pStyle w:val="Inhopg3"/>
        <w:rPr>
          <w:rFonts w:asciiTheme="minorHAnsi" w:eastAsiaTheme="minorEastAsia" w:hAnsiTheme="minorHAnsi" w:cstheme="minorBidi"/>
          <w:noProof/>
          <w:sz w:val="22"/>
          <w:szCs w:val="22"/>
        </w:rPr>
      </w:pPr>
      <w:hyperlink w:anchor="_Toc436814738" w:history="1">
        <w:r w:rsidR="00A905F8" w:rsidRPr="009534E1">
          <w:rPr>
            <w:rStyle w:val="Hyperlink"/>
            <w:noProof/>
          </w:rPr>
          <w:t>5.2.18</w:t>
        </w:r>
        <w:r w:rsidR="00A905F8">
          <w:rPr>
            <w:rFonts w:asciiTheme="minorHAnsi" w:eastAsiaTheme="minorEastAsia" w:hAnsiTheme="minorHAnsi" w:cstheme="minorBidi"/>
            <w:noProof/>
            <w:sz w:val="22"/>
            <w:szCs w:val="22"/>
          </w:rPr>
          <w:tab/>
        </w:r>
        <w:r w:rsidR="00A905F8" w:rsidRPr="009534E1">
          <w:rPr>
            <w:rStyle w:val="Hyperlink"/>
            <w:noProof/>
          </w:rPr>
          <w:t>Olie-gas-chemicalienpijpleiding.</w:t>
        </w:r>
        <w:r w:rsidR="00A905F8">
          <w:rPr>
            <w:noProof/>
            <w:webHidden/>
          </w:rPr>
          <w:tab/>
        </w:r>
        <w:r>
          <w:rPr>
            <w:noProof/>
            <w:webHidden/>
          </w:rPr>
          <w:fldChar w:fldCharType="begin"/>
        </w:r>
        <w:r w:rsidR="00A905F8">
          <w:rPr>
            <w:noProof/>
            <w:webHidden/>
          </w:rPr>
          <w:instrText xml:space="preserve"> PAGEREF _Toc436814738 \h </w:instrText>
        </w:r>
        <w:r>
          <w:rPr>
            <w:noProof/>
            <w:webHidden/>
          </w:rPr>
        </w:r>
        <w:r>
          <w:rPr>
            <w:noProof/>
            <w:webHidden/>
          </w:rPr>
          <w:fldChar w:fldCharType="separate"/>
        </w:r>
        <w:r w:rsidR="002C1DC6">
          <w:rPr>
            <w:noProof/>
            <w:webHidden/>
          </w:rPr>
          <w:t>46</w:t>
        </w:r>
        <w:r>
          <w:rPr>
            <w:noProof/>
            <w:webHidden/>
          </w:rPr>
          <w:fldChar w:fldCharType="end"/>
        </w:r>
      </w:hyperlink>
    </w:p>
    <w:p w:rsidR="00A905F8" w:rsidRDefault="007B7CDA">
      <w:pPr>
        <w:pStyle w:val="Inhopg3"/>
        <w:rPr>
          <w:rFonts w:asciiTheme="minorHAnsi" w:eastAsiaTheme="minorEastAsia" w:hAnsiTheme="minorHAnsi" w:cstheme="minorBidi"/>
          <w:noProof/>
          <w:sz w:val="22"/>
          <w:szCs w:val="22"/>
        </w:rPr>
      </w:pPr>
      <w:hyperlink w:anchor="_Toc436814739" w:history="1">
        <w:r w:rsidR="00A905F8" w:rsidRPr="009534E1">
          <w:rPr>
            <w:rStyle w:val="Hyperlink"/>
            <w:noProof/>
          </w:rPr>
          <w:t>5.2.19</w:t>
        </w:r>
        <w:r w:rsidR="00A905F8">
          <w:rPr>
            <w:rFonts w:asciiTheme="minorHAnsi" w:eastAsiaTheme="minorEastAsia" w:hAnsiTheme="minorHAnsi" w:cstheme="minorBidi"/>
            <w:noProof/>
            <w:sz w:val="22"/>
            <w:szCs w:val="22"/>
          </w:rPr>
          <w:tab/>
        </w:r>
        <w:r w:rsidR="00A905F8" w:rsidRPr="009534E1">
          <w:rPr>
            <w:rStyle w:val="Hyperlink"/>
            <w:noProof/>
          </w:rPr>
          <w:t>Rioolleiding.</w:t>
        </w:r>
        <w:r w:rsidR="00A905F8">
          <w:rPr>
            <w:noProof/>
            <w:webHidden/>
          </w:rPr>
          <w:tab/>
        </w:r>
        <w:r>
          <w:rPr>
            <w:noProof/>
            <w:webHidden/>
          </w:rPr>
          <w:fldChar w:fldCharType="begin"/>
        </w:r>
        <w:r w:rsidR="00A905F8">
          <w:rPr>
            <w:noProof/>
            <w:webHidden/>
          </w:rPr>
          <w:instrText xml:space="preserve"> PAGEREF _Toc436814739 \h </w:instrText>
        </w:r>
        <w:r>
          <w:rPr>
            <w:noProof/>
            <w:webHidden/>
          </w:rPr>
        </w:r>
        <w:r>
          <w:rPr>
            <w:noProof/>
            <w:webHidden/>
          </w:rPr>
          <w:fldChar w:fldCharType="separate"/>
        </w:r>
        <w:r w:rsidR="002C1DC6">
          <w:rPr>
            <w:noProof/>
            <w:webHidden/>
          </w:rPr>
          <w:t>47</w:t>
        </w:r>
        <w:r>
          <w:rPr>
            <w:noProof/>
            <w:webHidden/>
          </w:rPr>
          <w:fldChar w:fldCharType="end"/>
        </w:r>
      </w:hyperlink>
    </w:p>
    <w:p w:rsidR="00A905F8" w:rsidRDefault="007B7CDA">
      <w:pPr>
        <w:pStyle w:val="Inhopg3"/>
        <w:rPr>
          <w:rFonts w:asciiTheme="minorHAnsi" w:eastAsiaTheme="minorEastAsia" w:hAnsiTheme="minorHAnsi" w:cstheme="minorBidi"/>
          <w:noProof/>
          <w:sz w:val="22"/>
          <w:szCs w:val="22"/>
        </w:rPr>
      </w:pPr>
      <w:hyperlink w:anchor="_Toc436814740" w:history="1">
        <w:r w:rsidR="00A905F8" w:rsidRPr="009534E1">
          <w:rPr>
            <w:rStyle w:val="Hyperlink"/>
            <w:noProof/>
          </w:rPr>
          <w:t>5.2.20</w:t>
        </w:r>
        <w:r w:rsidR="00A905F8">
          <w:rPr>
            <w:rFonts w:asciiTheme="minorHAnsi" w:eastAsiaTheme="minorEastAsia" w:hAnsiTheme="minorHAnsi" w:cstheme="minorBidi"/>
            <w:noProof/>
            <w:sz w:val="22"/>
            <w:szCs w:val="22"/>
          </w:rPr>
          <w:tab/>
        </w:r>
        <w:r w:rsidR="00A905F8" w:rsidRPr="009534E1">
          <w:rPr>
            <w:rStyle w:val="Hyperlink"/>
            <w:noProof/>
          </w:rPr>
          <w:t>Waterleiding.</w:t>
        </w:r>
        <w:r w:rsidR="00A905F8">
          <w:rPr>
            <w:noProof/>
            <w:webHidden/>
          </w:rPr>
          <w:tab/>
        </w:r>
        <w:r>
          <w:rPr>
            <w:noProof/>
            <w:webHidden/>
          </w:rPr>
          <w:fldChar w:fldCharType="begin"/>
        </w:r>
        <w:r w:rsidR="00A905F8">
          <w:rPr>
            <w:noProof/>
            <w:webHidden/>
          </w:rPr>
          <w:instrText xml:space="preserve"> PAGEREF _Toc436814740 \h </w:instrText>
        </w:r>
        <w:r>
          <w:rPr>
            <w:noProof/>
            <w:webHidden/>
          </w:rPr>
        </w:r>
        <w:r>
          <w:rPr>
            <w:noProof/>
            <w:webHidden/>
          </w:rPr>
          <w:fldChar w:fldCharType="separate"/>
        </w:r>
        <w:r w:rsidR="002C1DC6">
          <w:rPr>
            <w:noProof/>
            <w:webHidden/>
          </w:rPr>
          <w:t>48</w:t>
        </w:r>
        <w:r>
          <w:rPr>
            <w:noProof/>
            <w:webHidden/>
          </w:rPr>
          <w:fldChar w:fldCharType="end"/>
        </w:r>
      </w:hyperlink>
    </w:p>
    <w:p w:rsidR="00A905F8" w:rsidRDefault="007B7CDA">
      <w:pPr>
        <w:pStyle w:val="Inhopg3"/>
        <w:rPr>
          <w:rFonts w:asciiTheme="minorHAnsi" w:eastAsiaTheme="minorEastAsia" w:hAnsiTheme="minorHAnsi" w:cstheme="minorBidi"/>
          <w:noProof/>
          <w:sz w:val="22"/>
          <w:szCs w:val="22"/>
        </w:rPr>
      </w:pPr>
      <w:hyperlink w:anchor="_Toc436814741" w:history="1">
        <w:r w:rsidR="00A905F8" w:rsidRPr="009534E1">
          <w:rPr>
            <w:rStyle w:val="Hyperlink"/>
            <w:noProof/>
          </w:rPr>
          <w:t>5.2.21</w:t>
        </w:r>
        <w:r w:rsidR="00A905F8">
          <w:rPr>
            <w:rFonts w:asciiTheme="minorHAnsi" w:eastAsiaTheme="minorEastAsia" w:hAnsiTheme="minorHAnsi" w:cstheme="minorBidi"/>
            <w:noProof/>
            <w:sz w:val="22"/>
            <w:szCs w:val="22"/>
          </w:rPr>
          <w:tab/>
        </w:r>
        <w:r w:rsidR="00A905F8" w:rsidRPr="009534E1">
          <w:rPr>
            <w:rStyle w:val="Hyperlink"/>
            <w:noProof/>
          </w:rPr>
          <w:t>Thermische pijpleiding.</w:t>
        </w:r>
        <w:r w:rsidR="00A905F8">
          <w:rPr>
            <w:noProof/>
            <w:webHidden/>
          </w:rPr>
          <w:tab/>
        </w:r>
        <w:r>
          <w:rPr>
            <w:noProof/>
            <w:webHidden/>
          </w:rPr>
          <w:fldChar w:fldCharType="begin"/>
        </w:r>
        <w:r w:rsidR="00A905F8">
          <w:rPr>
            <w:noProof/>
            <w:webHidden/>
          </w:rPr>
          <w:instrText xml:space="preserve"> PAGEREF _Toc436814741 \h </w:instrText>
        </w:r>
        <w:r>
          <w:rPr>
            <w:noProof/>
            <w:webHidden/>
          </w:rPr>
        </w:r>
        <w:r>
          <w:rPr>
            <w:noProof/>
            <w:webHidden/>
          </w:rPr>
          <w:fldChar w:fldCharType="separate"/>
        </w:r>
        <w:r w:rsidR="002C1DC6">
          <w:rPr>
            <w:noProof/>
            <w:webHidden/>
          </w:rPr>
          <w:t>49</w:t>
        </w:r>
        <w:r>
          <w:rPr>
            <w:noProof/>
            <w:webHidden/>
          </w:rPr>
          <w:fldChar w:fldCharType="end"/>
        </w:r>
      </w:hyperlink>
    </w:p>
    <w:p w:rsidR="00A905F8" w:rsidRDefault="007B7CDA">
      <w:pPr>
        <w:pStyle w:val="Inhopg3"/>
        <w:rPr>
          <w:rFonts w:asciiTheme="minorHAnsi" w:eastAsiaTheme="minorEastAsia" w:hAnsiTheme="minorHAnsi" w:cstheme="minorBidi"/>
          <w:noProof/>
          <w:sz w:val="22"/>
          <w:szCs w:val="22"/>
        </w:rPr>
      </w:pPr>
      <w:hyperlink w:anchor="_Toc436814742" w:history="1">
        <w:r w:rsidR="00A905F8" w:rsidRPr="009534E1">
          <w:rPr>
            <w:rStyle w:val="Hyperlink"/>
            <w:noProof/>
          </w:rPr>
          <w:t>5.2.22</w:t>
        </w:r>
        <w:r w:rsidR="00A905F8">
          <w:rPr>
            <w:rFonts w:asciiTheme="minorHAnsi" w:eastAsiaTheme="minorEastAsia" w:hAnsiTheme="minorHAnsi" w:cstheme="minorBidi"/>
            <w:noProof/>
            <w:sz w:val="22"/>
            <w:szCs w:val="22"/>
          </w:rPr>
          <w:tab/>
        </w:r>
        <w:r w:rsidR="00A905F8" w:rsidRPr="009534E1">
          <w:rPr>
            <w:rStyle w:val="Hyperlink"/>
            <w:noProof/>
          </w:rPr>
          <w:t>Leidingelementen per type net (thema).</w:t>
        </w:r>
        <w:r w:rsidR="00A905F8">
          <w:rPr>
            <w:noProof/>
            <w:webHidden/>
          </w:rPr>
          <w:tab/>
        </w:r>
        <w:r>
          <w:rPr>
            <w:noProof/>
            <w:webHidden/>
          </w:rPr>
          <w:fldChar w:fldCharType="begin"/>
        </w:r>
        <w:r w:rsidR="00A905F8">
          <w:rPr>
            <w:noProof/>
            <w:webHidden/>
          </w:rPr>
          <w:instrText xml:space="preserve"> PAGEREF _Toc436814742 \h </w:instrText>
        </w:r>
        <w:r>
          <w:rPr>
            <w:noProof/>
            <w:webHidden/>
          </w:rPr>
        </w:r>
        <w:r>
          <w:rPr>
            <w:noProof/>
            <w:webHidden/>
          </w:rPr>
          <w:fldChar w:fldCharType="separate"/>
        </w:r>
        <w:r w:rsidR="002C1DC6">
          <w:rPr>
            <w:noProof/>
            <w:webHidden/>
          </w:rPr>
          <w:t>50</w:t>
        </w:r>
        <w:r>
          <w:rPr>
            <w:noProof/>
            <w:webHidden/>
          </w:rPr>
          <w:fldChar w:fldCharType="end"/>
        </w:r>
      </w:hyperlink>
    </w:p>
    <w:p w:rsidR="00A905F8" w:rsidRDefault="007B7CDA">
      <w:pPr>
        <w:pStyle w:val="Inhopg3"/>
        <w:rPr>
          <w:rFonts w:asciiTheme="minorHAnsi" w:eastAsiaTheme="minorEastAsia" w:hAnsiTheme="minorHAnsi" w:cstheme="minorBidi"/>
          <w:noProof/>
          <w:sz w:val="22"/>
          <w:szCs w:val="22"/>
        </w:rPr>
      </w:pPr>
      <w:hyperlink w:anchor="_Toc436814743" w:history="1">
        <w:r w:rsidR="00A905F8" w:rsidRPr="009534E1">
          <w:rPr>
            <w:rStyle w:val="Hyperlink"/>
            <w:noProof/>
          </w:rPr>
          <w:t>5.2.23</w:t>
        </w:r>
        <w:r w:rsidR="00A905F8">
          <w:rPr>
            <w:rFonts w:asciiTheme="minorHAnsi" w:eastAsiaTheme="minorEastAsia" w:hAnsiTheme="minorHAnsi" w:cstheme="minorBidi"/>
            <w:noProof/>
            <w:sz w:val="22"/>
            <w:szCs w:val="22"/>
          </w:rPr>
          <w:tab/>
        </w:r>
        <w:r w:rsidR="00A905F8" w:rsidRPr="009534E1">
          <w:rPr>
            <w:rStyle w:val="Hyperlink"/>
            <w:noProof/>
          </w:rPr>
          <w:t>Identifier management.</w:t>
        </w:r>
        <w:r w:rsidR="00A905F8">
          <w:rPr>
            <w:noProof/>
            <w:webHidden/>
          </w:rPr>
          <w:tab/>
        </w:r>
        <w:r>
          <w:rPr>
            <w:noProof/>
            <w:webHidden/>
          </w:rPr>
          <w:fldChar w:fldCharType="begin"/>
        </w:r>
        <w:r w:rsidR="00A905F8">
          <w:rPr>
            <w:noProof/>
            <w:webHidden/>
          </w:rPr>
          <w:instrText xml:space="preserve"> PAGEREF _Toc436814743 \h </w:instrText>
        </w:r>
        <w:r>
          <w:rPr>
            <w:noProof/>
            <w:webHidden/>
          </w:rPr>
        </w:r>
        <w:r>
          <w:rPr>
            <w:noProof/>
            <w:webHidden/>
          </w:rPr>
          <w:fldChar w:fldCharType="separate"/>
        </w:r>
        <w:r w:rsidR="002C1DC6">
          <w:rPr>
            <w:noProof/>
            <w:webHidden/>
          </w:rPr>
          <w:t>51</w:t>
        </w:r>
        <w:r>
          <w:rPr>
            <w:noProof/>
            <w:webHidden/>
          </w:rPr>
          <w:fldChar w:fldCharType="end"/>
        </w:r>
      </w:hyperlink>
    </w:p>
    <w:p w:rsidR="00A905F8" w:rsidRDefault="007B7CDA">
      <w:pPr>
        <w:pStyle w:val="Inhopg3"/>
        <w:rPr>
          <w:rFonts w:asciiTheme="minorHAnsi" w:eastAsiaTheme="minorEastAsia" w:hAnsiTheme="minorHAnsi" w:cstheme="minorBidi"/>
          <w:noProof/>
          <w:sz w:val="22"/>
          <w:szCs w:val="22"/>
        </w:rPr>
      </w:pPr>
      <w:hyperlink w:anchor="_Toc436814744" w:history="1">
        <w:r w:rsidR="00A905F8" w:rsidRPr="009534E1">
          <w:rPr>
            <w:rStyle w:val="Hyperlink"/>
            <w:noProof/>
          </w:rPr>
          <w:t>5.2.24</w:t>
        </w:r>
        <w:r w:rsidR="00A905F8">
          <w:rPr>
            <w:rFonts w:asciiTheme="minorHAnsi" w:eastAsiaTheme="minorEastAsia" w:hAnsiTheme="minorHAnsi" w:cstheme="minorBidi"/>
            <w:noProof/>
            <w:sz w:val="22"/>
            <w:szCs w:val="22"/>
          </w:rPr>
          <w:tab/>
        </w:r>
        <w:r w:rsidR="00A905F8" w:rsidRPr="009534E1">
          <w:rPr>
            <w:rStyle w:val="Hyperlink"/>
            <w:noProof/>
          </w:rPr>
          <w:t>Tijd representatie en temporeel model.</w:t>
        </w:r>
        <w:r w:rsidR="00A905F8">
          <w:rPr>
            <w:noProof/>
            <w:webHidden/>
          </w:rPr>
          <w:tab/>
        </w:r>
        <w:r>
          <w:rPr>
            <w:noProof/>
            <w:webHidden/>
          </w:rPr>
          <w:fldChar w:fldCharType="begin"/>
        </w:r>
        <w:r w:rsidR="00A905F8">
          <w:rPr>
            <w:noProof/>
            <w:webHidden/>
          </w:rPr>
          <w:instrText xml:space="preserve"> PAGEREF _Toc436814744 \h </w:instrText>
        </w:r>
        <w:r>
          <w:rPr>
            <w:noProof/>
            <w:webHidden/>
          </w:rPr>
        </w:r>
        <w:r>
          <w:rPr>
            <w:noProof/>
            <w:webHidden/>
          </w:rPr>
          <w:fldChar w:fldCharType="separate"/>
        </w:r>
        <w:r w:rsidR="002C1DC6">
          <w:rPr>
            <w:noProof/>
            <w:webHidden/>
          </w:rPr>
          <w:t>52</w:t>
        </w:r>
        <w:r>
          <w:rPr>
            <w:noProof/>
            <w:webHidden/>
          </w:rPr>
          <w:fldChar w:fldCharType="end"/>
        </w:r>
      </w:hyperlink>
    </w:p>
    <w:p w:rsidR="00A905F8" w:rsidRDefault="007B7CDA">
      <w:pPr>
        <w:pStyle w:val="Inhopg3"/>
        <w:rPr>
          <w:rFonts w:asciiTheme="minorHAnsi" w:eastAsiaTheme="minorEastAsia" w:hAnsiTheme="minorHAnsi" w:cstheme="minorBidi"/>
          <w:noProof/>
          <w:sz w:val="22"/>
          <w:szCs w:val="22"/>
        </w:rPr>
      </w:pPr>
      <w:hyperlink w:anchor="_Toc436814745" w:history="1">
        <w:r w:rsidR="00A905F8" w:rsidRPr="009534E1">
          <w:rPr>
            <w:rStyle w:val="Hyperlink"/>
            <w:noProof/>
          </w:rPr>
          <w:t>5.2.25</w:t>
        </w:r>
        <w:r w:rsidR="00A905F8">
          <w:rPr>
            <w:rFonts w:asciiTheme="minorHAnsi" w:eastAsiaTheme="minorEastAsia" w:hAnsiTheme="minorHAnsi" w:cstheme="minorBidi"/>
            <w:noProof/>
            <w:sz w:val="22"/>
            <w:szCs w:val="22"/>
          </w:rPr>
          <w:tab/>
        </w:r>
        <w:r w:rsidR="00A905F8" w:rsidRPr="009534E1">
          <w:rPr>
            <w:rStyle w:val="Hyperlink"/>
            <w:noProof/>
          </w:rPr>
          <w:t>UML - EC61 overzicht.</w:t>
        </w:r>
        <w:r w:rsidR="00A905F8">
          <w:rPr>
            <w:noProof/>
            <w:webHidden/>
          </w:rPr>
          <w:tab/>
        </w:r>
        <w:r>
          <w:rPr>
            <w:noProof/>
            <w:webHidden/>
          </w:rPr>
          <w:fldChar w:fldCharType="begin"/>
        </w:r>
        <w:r w:rsidR="00A905F8">
          <w:rPr>
            <w:noProof/>
            <w:webHidden/>
          </w:rPr>
          <w:instrText xml:space="preserve"> PAGEREF _Toc436814745 \h </w:instrText>
        </w:r>
        <w:r>
          <w:rPr>
            <w:noProof/>
            <w:webHidden/>
          </w:rPr>
        </w:r>
        <w:r>
          <w:rPr>
            <w:noProof/>
            <w:webHidden/>
          </w:rPr>
          <w:fldChar w:fldCharType="separate"/>
        </w:r>
        <w:r w:rsidR="002C1DC6">
          <w:rPr>
            <w:noProof/>
            <w:webHidden/>
          </w:rPr>
          <w:t>54</w:t>
        </w:r>
        <w:r>
          <w:rPr>
            <w:noProof/>
            <w:webHidden/>
          </w:rPr>
          <w:fldChar w:fldCharType="end"/>
        </w:r>
      </w:hyperlink>
    </w:p>
    <w:p w:rsidR="00A905F8" w:rsidRDefault="007B7CDA">
      <w:pPr>
        <w:pStyle w:val="Inhopg3"/>
        <w:rPr>
          <w:rFonts w:asciiTheme="minorHAnsi" w:eastAsiaTheme="minorEastAsia" w:hAnsiTheme="minorHAnsi" w:cstheme="minorBidi"/>
          <w:noProof/>
          <w:sz w:val="22"/>
          <w:szCs w:val="22"/>
        </w:rPr>
      </w:pPr>
      <w:hyperlink w:anchor="_Toc436814746" w:history="1">
        <w:r w:rsidR="00A905F8" w:rsidRPr="009534E1">
          <w:rPr>
            <w:rStyle w:val="Hyperlink"/>
            <w:noProof/>
          </w:rPr>
          <w:t>5.2.26</w:t>
        </w:r>
        <w:r w:rsidR="00A905F8">
          <w:rPr>
            <w:rFonts w:asciiTheme="minorHAnsi" w:eastAsiaTheme="minorEastAsia" w:hAnsiTheme="minorHAnsi" w:cstheme="minorBidi"/>
            <w:noProof/>
            <w:sz w:val="22"/>
            <w:szCs w:val="22"/>
          </w:rPr>
          <w:tab/>
        </w:r>
        <w:r w:rsidR="00A905F8" w:rsidRPr="009534E1">
          <w:rPr>
            <w:rStyle w:val="Hyperlink"/>
            <w:noProof/>
          </w:rPr>
          <w:t>UML - Buisleidingen Risicoregister overzicht.</w:t>
        </w:r>
        <w:r w:rsidR="00A905F8">
          <w:rPr>
            <w:noProof/>
            <w:webHidden/>
          </w:rPr>
          <w:tab/>
        </w:r>
        <w:r>
          <w:rPr>
            <w:noProof/>
            <w:webHidden/>
          </w:rPr>
          <w:fldChar w:fldCharType="begin"/>
        </w:r>
        <w:r w:rsidR="00A905F8">
          <w:rPr>
            <w:noProof/>
            <w:webHidden/>
          </w:rPr>
          <w:instrText xml:space="preserve"> PAGEREF _Toc436814746 \h </w:instrText>
        </w:r>
        <w:r>
          <w:rPr>
            <w:noProof/>
            <w:webHidden/>
          </w:rPr>
        </w:r>
        <w:r>
          <w:rPr>
            <w:noProof/>
            <w:webHidden/>
          </w:rPr>
          <w:fldChar w:fldCharType="separate"/>
        </w:r>
        <w:r w:rsidR="002C1DC6">
          <w:rPr>
            <w:noProof/>
            <w:webHidden/>
          </w:rPr>
          <w:t>56</w:t>
        </w:r>
        <w:r>
          <w:rPr>
            <w:noProof/>
            <w:webHidden/>
          </w:rPr>
          <w:fldChar w:fldCharType="end"/>
        </w:r>
      </w:hyperlink>
    </w:p>
    <w:p w:rsidR="00A905F8" w:rsidRDefault="007B7CDA">
      <w:pPr>
        <w:pStyle w:val="Inhopg3"/>
        <w:rPr>
          <w:rFonts w:asciiTheme="minorHAnsi" w:eastAsiaTheme="minorEastAsia" w:hAnsiTheme="minorHAnsi" w:cstheme="minorBidi"/>
          <w:noProof/>
          <w:sz w:val="22"/>
          <w:szCs w:val="22"/>
        </w:rPr>
      </w:pPr>
      <w:hyperlink w:anchor="_Toc436814747" w:history="1">
        <w:r w:rsidR="00A905F8" w:rsidRPr="009534E1">
          <w:rPr>
            <w:rStyle w:val="Hyperlink"/>
            <w:noProof/>
          </w:rPr>
          <w:t>5.2.27</w:t>
        </w:r>
        <w:r w:rsidR="00A905F8">
          <w:rPr>
            <w:rFonts w:asciiTheme="minorHAnsi" w:eastAsiaTheme="minorEastAsia" w:hAnsiTheme="minorHAnsi" w:cstheme="minorBidi"/>
            <w:noProof/>
            <w:sz w:val="22"/>
            <w:szCs w:val="22"/>
          </w:rPr>
          <w:tab/>
        </w:r>
        <w:r w:rsidR="00A905F8" w:rsidRPr="009534E1">
          <w:rPr>
            <w:rStyle w:val="Hyperlink"/>
            <w:noProof/>
          </w:rPr>
          <w:t>UML - Stedelijk water overzicht.</w:t>
        </w:r>
        <w:r w:rsidR="00A905F8">
          <w:rPr>
            <w:noProof/>
            <w:webHidden/>
          </w:rPr>
          <w:tab/>
        </w:r>
        <w:r>
          <w:rPr>
            <w:noProof/>
            <w:webHidden/>
          </w:rPr>
          <w:fldChar w:fldCharType="begin"/>
        </w:r>
        <w:r w:rsidR="00A905F8">
          <w:rPr>
            <w:noProof/>
            <w:webHidden/>
          </w:rPr>
          <w:instrText xml:space="preserve"> PAGEREF _Toc436814747 \h </w:instrText>
        </w:r>
        <w:r>
          <w:rPr>
            <w:noProof/>
            <w:webHidden/>
          </w:rPr>
        </w:r>
        <w:r>
          <w:rPr>
            <w:noProof/>
            <w:webHidden/>
          </w:rPr>
          <w:fldChar w:fldCharType="separate"/>
        </w:r>
        <w:r w:rsidR="002C1DC6">
          <w:rPr>
            <w:noProof/>
            <w:webHidden/>
          </w:rPr>
          <w:t>58</w:t>
        </w:r>
        <w:r>
          <w:rPr>
            <w:noProof/>
            <w:webHidden/>
          </w:rPr>
          <w:fldChar w:fldCharType="end"/>
        </w:r>
      </w:hyperlink>
    </w:p>
    <w:p w:rsidR="00A905F8" w:rsidRDefault="007B7CDA">
      <w:pPr>
        <w:pStyle w:val="Inhopg2"/>
        <w:rPr>
          <w:rFonts w:asciiTheme="minorHAnsi" w:eastAsiaTheme="minorEastAsia" w:hAnsiTheme="minorHAnsi" w:cstheme="minorBidi"/>
          <w:sz w:val="22"/>
          <w:szCs w:val="22"/>
        </w:rPr>
      </w:pPr>
      <w:hyperlink w:anchor="_Toc436814748" w:history="1">
        <w:r w:rsidR="00A905F8" w:rsidRPr="009534E1">
          <w:rPr>
            <w:rStyle w:val="Hyperlink"/>
          </w:rPr>
          <w:t>5.3</w:t>
        </w:r>
        <w:r w:rsidR="00A905F8">
          <w:rPr>
            <w:rFonts w:asciiTheme="minorHAnsi" w:eastAsiaTheme="minorEastAsia" w:hAnsiTheme="minorHAnsi" w:cstheme="minorBidi"/>
            <w:sz w:val="22"/>
            <w:szCs w:val="22"/>
          </w:rPr>
          <w:tab/>
        </w:r>
        <w:r w:rsidR="00A905F8" w:rsidRPr="009534E1">
          <w:rPr>
            <w:rStyle w:val="Hyperlink"/>
          </w:rPr>
          <w:t>Objectcatalogus.</w:t>
        </w:r>
        <w:r w:rsidR="00A905F8">
          <w:rPr>
            <w:webHidden/>
          </w:rPr>
          <w:tab/>
        </w:r>
        <w:r>
          <w:rPr>
            <w:webHidden/>
          </w:rPr>
          <w:fldChar w:fldCharType="begin"/>
        </w:r>
        <w:r w:rsidR="00A905F8">
          <w:rPr>
            <w:webHidden/>
          </w:rPr>
          <w:instrText xml:space="preserve"> PAGEREF _Toc436814748 \h </w:instrText>
        </w:r>
        <w:r>
          <w:rPr>
            <w:webHidden/>
          </w:rPr>
        </w:r>
        <w:r>
          <w:rPr>
            <w:webHidden/>
          </w:rPr>
          <w:fldChar w:fldCharType="separate"/>
        </w:r>
        <w:r w:rsidR="002C1DC6">
          <w:rPr>
            <w:webHidden/>
          </w:rPr>
          <w:t>60</w:t>
        </w:r>
        <w:r>
          <w:rPr>
            <w:webHidden/>
          </w:rPr>
          <w:fldChar w:fldCharType="end"/>
        </w:r>
      </w:hyperlink>
    </w:p>
    <w:p w:rsidR="00A905F8" w:rsidRDefault="007B7CDA">
      <w:pPr>
        <w:pStyle w:val="Inhopg3"/>
        <w:rPr>
          <w:rFonts w:asciiTheme="minorHAnsi" w:eastAsiaTheme="minorEastAsia" w:hAnsiTheme="minorHAnsi" w:cstheme="minorBidi"/>
          <w:noProof/>
          <w:sz w:val="22"/>
          <w:szCs w:val="22"/>
        </w:rPr>
      </w:pPr>
      <w:hyperlink w:anchor="_Toc436814749" w:history="1">
        <w:r w:rsidR="00A905F8" w:rsidRPr="009534E1">
          <w:rPr>
            <w:rStyle w:val="Hyperlink"/>
            <w:noProof/>
          </w:rPr>
          <w:t>5.3.1</w:t>
        </w:r>
        <w:r w:rsidR="00A905F8">
          <w:rPr>
            <w:rFonts w:asciiTheme="minorHAnsi" w:eastAsiaTheme="minorEastAsia" w:hAnsiTheme="minorHAnsi" w:cstheme="minorBidi"/>
            <w:noProof/>
            <w:sz w:val="22"/>
            <w:szCs w:val="22"/>
          </w:rPr>
          <w:tab/>
        </w:r>
        <w:r w:rsidR="00A905F8" w:rsidRPr="009534E1">
          <w:rPr>
            <w:rStyle w:val="Hyperlink"/>
            <w:noProof/>
          </w:rPr>
          <w:t>Geografische objecten.</w:t>
        </w:r>
        <w:r w:rsidR="00A905F8">
          <w:rPr>
            <w:noProof/>
            <w:webHidden/>
          </w:rPr>
          <w:tab/>
        </w:r>
        <w:r>
          <w:rPr>
            <w:noProof/>
            <w:webHidden/>
          </w:rPr>
          <w:fldChar w:fldCharType="begin"/>
        </w:r>
        <w:r w:rsidR="00A905F8">
          <w:rPr>
            <w:noProof/>
            <w:webHidden/>
          </w:rPr>
          <w:instrText xml:space="preserve"> PAGEREF _Toc436814749 \h </w:instrText>
        </w:r>
        <w:r>
          <w:rPr>
            <w:noProof/>
            <w:webHidden/>
          </w:rPr>
        </w:r>
        <w:r>
          <w:rPr>
            <w:noProof/>
            <w:webHidden/>
          </w:rPr>
          <w:fldChar w:fldCharType="separate"/>
        </w:r>
        <w:r w:rsidR="002C1DC6">
          <w:rPr>
            <w:noProof/>
            <w:webHidden/>
          </w:rPr>
          <w:t>63</w:t>
        </w:r>
        <w:r>
          <w:rPr>
            <w:noProof/>
            <w:webHidden/>
          </w:rPr>
          <w:fldChar w:fldCharType="end"/>
        </w:r>
      </w:hyperlink>
    </w:p>
    <w:p w:rsidR="00A905F8" w:rsidRDefault="007B7CDA">
      <w:pPr>
        <w:pStyle w:val="Inhopg3"/>
        <w:rPr>
          <w:rFonts w:asciiTheme="minorHAnsi" w:eastAsiaTheme="minorEastAsia" w:hAnsiTheme="minorHAnsi" w:cstheme="minorBidi"/>
          <w:noProof/>
          <w:sz w:val="22"/>
          <w:szCs w:val="22"/>
        </w:rPr>
      </w:pPr>
      <w:hyperlink w:anchor="_Toc436814750" w:history="1">
        <w:r w:rsidR="00A905F8" w:rsidRPr="009534E1">
          <w:rPr>
            <w:rStyle w:val="Hyperlink"/>
            <w:noProof/>
          </w:rPr>
          <w:t>5.3.2</w:t>
        </w:r>
        <w:r w:rsidR="00A905F8">
          <w:rPr>
            <w:rFonts w:asciiTheme="minorHAnsi" w:eastAsiaTheme="minorEastAsia" w:hAnsiTheme="minorHAnsi" w:cstheme="minorBidi"/>
            <w:noProof/>
            <w:sz w:val="22"/>
            <w:szCs w:val="22"/>
          </w:rPr>
          <w:tab/>
        </w:r>
        <w:r w:rsidR="00A905F8" w:rsidRPr="009534E1">
          <w:rPr>
            <w:rStyle w:val="Hyperlink"/>
            <w:noProof/>
          </w:rPr>
          <w:t>Data typen.</w:t>
        </w:r>
        <w:r w:rsidR="00A905F8">
          <w:rPr>
            <w:noProof/>
            <w:webHidden/>
          </w:rPr>
          <w:tab/>
        </w:r>
        <w:r>
          <w:rPr>
            <w:noProof/>
            <w:webHidden/>
          </w:rPr>
          <w:fldChar w:fldCharType="begin"/>
        </w:r>
        <w:r w:rsidR="00A905F8">
          <w:rPr>
            <w:noProof/>
            <w:webHidden/>
          </w:rPr>
          <w:instrText xml:space="preserve"> PAGEREF _Toc436814750 \h </w:instrText>
        </w:r>
        <w:r>
          <w:rPr>
            <w:noProof/>
            <w:webHidden/>
          </w:rPr>
        </w:r>
        <w:r>
          <w:rPr>
            <w:noProof/>
            <w:webHidden/>
          </w:rPr>
          <w:fldChar w:fldCharType="separate"/>
        </w:r>
        <w:r w:rsidR="002C1DC6">
          <w:rPr>
            <w:noProof/>
            <w:webHidden/>
          </w:rPr>
          <w:t>63</w:t>
        </w:r>
        <w:r>
          <w:rPr>
            <w:noProof/>
            <w:webHidden/>
          </w:rPr>
          <w:fldChar w:fldCharType="end"/>
        </w:r>
      </w:hyperlink>
    </w:p>
    <w:p w:rsidR="00A905F8" w:rsidRDefault="007B7CDA">
      <w:pPr>
        <w:pStyle w:val="Inhopg3"/>
        <w:rPr>
          <w:rFonts w:asciiTheme="minorHAnsi" w:eastAsiaTheme="minorEastAsia" w:hAnsiTheme="minorHAnsi" w:cstheme="minorBidi"/>
          <w:noProof/>
          <w:sz w:val="22"/>
          <w:szCs w:val="22"/>
        </w:rPr>
      </w:pPr>
      <w:hyperlink w:anchor="_Toc436814751" w:history="1">
        <w:r w:rsidR="00A905F8" w:rsidRPr="009534E1">
          <w:rPr>
            <w:rStyle w:val="Hyperlink"/>
            <w:noProof/>
          </w:rPr>
          <w:t>5.3.3</w:t>
        </w:r>
        <w:r w:rsidR="00A905F8">
          <w:rPr>
            <w:rFonts w:asciiTheme="minorHAnsi" w:eastAsiaTheme="minorEastAsia" w:hAnsiTheme="minorHAnsi" w:cstheme="minorBidi"/>
            <w:noProof/>
            <w:sz w:val="22"/>
            <w:szCs w:val="22"/>
          </w:rPr>
          <w:tab/>
        </w:r>
        <w:r w:rsidR="00A905F8" w:rsidRPr="009534E1">
          <w:rPr>
            <w:rStyle w:val="Hyperlink"/>
            <w:noProof/>
          </w:rPr>
          <w:t>Waardelijsten.</w:t>
        </w:r>
        <w:r w:rsidR="00A905F8">
          <w:rPr>
            <w:noProof/>
            <w:webHidden/>
          </w:rPr>
          <w:tab/>
        </w:r>
        <w:r>
          <w:rPr>
            <w:noProof/>
            <w:webHidden/>
          </w:rPr>
          <w:fldChar w:fldCharType="begin"/>
        </w:r>
        <w:r w:rsidR="00A905F8">
          <w:rPr>
            <w:noProof/>
            <w:webHidden/>
          </w:rPr>
          <w:instrText xml:space="preserve"> PAGEREF _Toc436814751 \h </w:instrText>
        </w:r>
        <w:r>
          <w:rPr>
            <w:noProof/>
            <w:webHidden/>
          </w:rPr>
        </w:r>
        <w:r>
          <w:rPr>
            <w:noProof/>
            <w:webHidden/>
          </w:rPr>
          <w:fldChar w:fldCharType="separate"/>
        </w:r>
        <w:r w:rsidR="002C1DC6">
          <w:rPr>
            <w:noProof/>
            <w:webHidden/>
          </w:rPr>
          <w:t>63</w:t>
        </w:r>
        <w:r>
          <w:rPr>
            <w:noProof/>
            <w:webHidden/>
          </w:rPr>
          <w:fldChar w:fldCharType="end"/>
        </w:r>
      </w:hyperlink>
    </w:p>
    <w:p w:rsidR="00A905F8" w:rsidRDefault="007B7CDA">
      <w:pPr>
        <w:pStyle w:val="Inhopg3"/>
        <w:rPr>
          <w:rFonts w:asciiTheme="minorHAnsi" w:eastAsiaTheme="minorEastAsia" w:hAnsiTheme="minorHAnsi" w:cstheme="minorBidi"/>
          <w:noProof/>
          <w:sz w:val="22"/>
          <w:szCs w:val="22"/>
        </w:rPr>
      </w:pPr>
      <w:hyperlink w:anchor="_Toc436814752" w:history="1">
        <w:r w:rsidR="00A905F8" w:rsidRPr="009534E1">
          <w:rPr>
            <w:rStyle w:val="Hyperlink"/>
            <w:noProof/>
          </w:rPr>
          <w:t>5.3.4</w:t>
        </w:r>
        <w:r w:rsidR="00A905F8">
          <w:rPr>
            <w:rFonts w:asciiTheme="minorHAnsi" w:eastAsiaTheme="minorEastAsia" w:hAnsiTheme="minorHAnsi" w:cstheme="minorBidi"/>
            <w:noProof/>
            <w:sz w:val="22"/>
            <w:szCs w:val="22"/>
          </w:rPr>
          <w:tab/>
        </w:r>
        <w:r w:rsidR="00A905F8" w:rsidRPr="009534E1">
          <w:rPr>
            <w:rStyle w:val="Hyperlink"/>
            <w:noProof/>
          </w:rPr>
          <w:t>Geïmporteerde typen (informatief).</w:t>
        </w:r>
        <w:r w:rsidR="00A905F8">
          <w:rPr>
            <w:noProof/>
            <w:webHidden/>
          </w:rPr>
          <w:tab/>
        </w:r>
        <w:r>
          <w:rPr>
            <w:noProof/>
            <w:webHidden/>
          </w:rPr>
          <w:fldChar w:fldCharType="begin"/>
        </w:r>
        <w:r w:rsidR="00A905F8">
          <w:rPr>
            <w:noProof/>
            <w:webHidden/>
          </w:rPr>
          <w:instrText xml:space="preserve"> PAGEREF _Toc436814752 \h </w:instrText>
        </w:r>
        <w:r>
          <w:rPr>
            <w:noProof/>
            <w:webHidden/>
          </w:rPr>
        </w:r>
        <w:r>
          <w:rPr>
            <w:noProof/>
            <w:webHidden/>
          </w:rPr>
          <w:fldChar w:fldCharType="separate"/>
        </w:r>
        <w:r w:rsidR="002C1DC6">
          <w:rPr>
            <w:noProof/>
            <w:webHidden/>
          </w:rPr>
          <w:t>63</w:t>
        </w:r>
        <w:r>
          <w:rPr>
            <w:noProof/>
            <w:webHidden/>
          </w:rPr>
          <w:fldChar w:fldCharType="end"/>
        </w:r>
      </w:hyperlink>
    </w:p>
    <w:p w:rsidR="00A905F8" w:rsidRDefault="007B7CDA">
      <w:pPr>
        <w:pStyle w:val="Inhopg1"/>
        <w:rPr>
          <w:rFonts w:asciiTheme="minorHAnsi" w:eastAsiaTheme="minorEastAsia" w:hAnsiTheme="minorHAnsi" w:cstheme="minorBidi"/>
          <w:noProof/>
          <w:sz w:val="22"/>
          <w:szCs w:val="22"/>
        </w:rPr>
      </w:pPr>
      <w:hyperlink w:anchor="_Toc436814753" w:history="1">
        <w:r w:rsidR="00A905F8" w:rsidRPr="009534E1">
          <w:rPr>
            <w:rStyle w:val="Hyperlink"/>
            <w:noProof/>
          </w:rPr>
          <w:t>Referentiesystemen</w:t>
        </w:r>
        <w:r w:rsidR="00A905F8">
          <w:rPr>
            <w:noProof/>
            <w:webHidden/>
          </w:rPr>
          <w:tab/>
        </w:r>
        <w:r>
          <w:rPr>
            <w:noProof/>
            <w:webHidden/>
          </w:rPr>
          <w:fldChar w:fldCharType="begin"/>
        </w:r>
        <w:r w:rsidR="00A905F8">
          <w:rPr>
            <w:noProof/>
            <w:webHidden/>
          </w:rPr>
          <w:instrText xml:space="preserve"> PAGEREF _Toc436814753 \h </w:instrText>
        </w:r>
        <w:r>
          <w:rPr>
            <w:noProof/>
            <w:webHidden/>
          </w:rPr>
        </w:r>
        <w:r>
          <w:rPr>
            <w:noProof/>
            <w:webHidden/>
          </w:rPr>
          <w:fldChar w:fldCharType="separate"/>
        </w:r>
        <w:r w:rsidR="002C1DC6">
          <w:rPr>
            <w:noProof/>
            <w:webHidden/>
          </w:rPr>
          <w:t>64</w:t>
        </w:r>
        <w:r>
          <w:rPr>
            <w:noProof/>
            <w:webHidden/>
          </w:rPr>
          <w:fldChar w:fldCharType="end"/>
        </w:r>
      </w:hyperlink>
    </w:p>
    <w:p w:rsidR="00A905F8" w:rsidRDefault="007B7CDA">
      <w:pPr>
        <w:pStyle w:val="Inhopg2"/>
        <w:rPr>
          <w:rFonts w:asciiTheme="minorHAnsi" w:eastAsiaTheme="minorEastAsia" w:hAnsiTheme="minorHAnsi" w:cstheme="minorBidi"/>
          <w:sz w:val="22"/>
          <w:szCs w:val="22"/>
        </w:rPr>
      </w:pPr>
      <w:hyperlink w:anchor="_Toc436814754" w:history="1">
        <w:r w:rsidR="00A905F8" w:rsidRPr="009534E1">
          <w:rPr>
            <w:rStyle w:val="Hyperlink"/>
          </w:rPr>
          <w:t>6.1</w:t>
        </w:r>
        <w:r w:rsidR="00A905F8">
          <w:rPr>
            <w:rFonts w:asciiTheme="minorHAnsi" w:eastAsiaTheme="minorEastAsia" w:hAnsiTheme="minorHAnsi" w:cstheme="minorBidi"/>
            <w:sz w:val="22"/>
            <w:szCs w:val="22"/>
          </w:rPr>
          <w:tab/>
        </w:r>
        <w:r w:rsidR="00A905F8" w:rsidRPr="009534E1">
          <w:rPr>
            <w:rStyle w:val="Hyperlink"/>
          </w:rPr>
          <w:t>Ruimtelijk referentiesysteem.</w:t>
        </w:r>
        <w:r w:rsidR="00A905F8">
          <w:rPr>
            <w:webHidden/>
          </w:rPr>
          <w:tab/>
        </w:r>
        <w:r>
          <w:rPr>
            <w:webHidden/>
          </w:rPr>
          <w:fldChar w:fldCharType="begin"/>
        </w:r>
        <w:r w:rsidR="00A905F8">
          <w:rPr>
            <w:webHidden/>
          </w:rPr>
          <w:instrText xml:space="preserve"> PAGEREF _Toc436814754 \h </w:instrText>
        </w:r>
        <w:r>
          <w:rPr>
            <w:webHidden/>
          </w:rPr>
        </w:r>
        <w:r>
          <w:rPr>
            <w:webHidden/>
          </w:rPr>
          <w:fldChar w:fldCharType="separate"/>
        </w:r>
        <w:r w:rsidR="002C1DC6">
          <w:rPr>
            <w:webHidden/>
          </w:rPr>
          <w:t>64</w:t>
        </w:r>
        <w:r>
          <w:rPr>
            <w:webHidden/>
          </w:rPr>
          <w:fldChar w:fldCharType="end"/>
        </w:r>
      </w:hyperlink>
    </w:p>
    <w:p w:rsidR="00A905F8" w:rsidRDefault="007B7CDA">
      <w:pPr>
        <w:pStyle w:val="Inhopg1"/>
        <w:rPr>
          <w:rFonts w:asciiTheme="minorHAnsi" w:eastAsiaTheme="minorEastAsia" w:hAnsiTheme="minorHAnsi" w:cstheme="minorBidi"/>
          <w:noProof/>
          <w:sz w:val="22"/>
          <w:szCs w:val="22"/>
        </w:rPr>
      </w:pPr>
      <w:hyperlink w:anchor="_Toc436814755" w:history="1">
        <w:r w:rsidR="00A905F8" w:rsidRPr="009534E1">
          <w:rPr>
            <w:rStyle w:val="Hyperlink"/>
            <w:noProof/>
          </w:rPr>
          <w:t>Levering</w:t>
        </w:r>
        <w:r w:rsidR="00A905F8">
          <w:rPr>
            <w:noProof/>
            <w:webHidden/>
          </w:rPr>
          <w:tab/>
        </w:r>
        <w:r>
          <w:rPr>
            <w:noProof/>
            <w:webHidden/>
          </w:rPr>
          <w:fldChar w:fldCharType="begin"/>
        </w:r>
        <w:r w:rsidR="00A905F8">
          <w:rPr>
            <w:noProof/>
            <w:webHidden/>
          </w:rPr>
          <w:instrText xml:space="preserve"> PAGEREF _Toc436814755 \h </w:instrText>
        </w:r>
        <w:r>
          <w:rPr>
            <w:noProof/>
            <w:webHidden/>
          </w:rPr>
        </w:r>
        <w:r>
          <w:rPr>
            <w:noProof/>
            <w:webHidden/>
          </w:rPr>
          <w:fldChar w:fldCharType="separate"/>
        </w:r>
        <w:r w:rsidR="002C1DC6">
          <w:rPr>
            <w:noProof/>
            <w:webHidden/>
          </w:rPr>
          <w:t>65</w:t>
        </w:r>
        <w:r>
          <w:rPr>
            <w:noProof/>
            <w:webHidden/>
          </w:rPr>
          <w:fldChar w:fldCharType="end"/>
        </w:r>
      </w:hyperlink>
    </w:p>
    <w:p w:rsidR="00A905F8" w:rsidRDefault="007B7CDA">
      <w:pPr>
        <w:pStyle w:val="Inhopg2"/>
        <w:rPr>
          <w:rFonts w:asciiTheme="minorHAnsi" w:eastAsiaTheme="minorEastAsia" w:hAnsiTheme="minorHAnsi" w:cstheme="minorBidi"/>
          <w:sz w:val="22"/>
          <w:szCs w:val="22"/>
        </w:rPr>
      </w:pPr>
      <w:hyperlink w:anchor="_Toc436814756" w:history="1">
        <w:r w:rsidR="00A905F8" w:rsidRPr="009534E1">
          <w:rPr>
            <w:rStyle w:val="Hyperlink"/>
          </w:rPr>
          <w:t>7.1</w:t>
        </w:r>
        <w:r w:rsidR="00A905F8">
          <w:rPr>
            <w:rFonts w:asciiTheme="minorHAnsi" w:eastAsiaTheme="minorEastAsia" w:hAnsiTheme="minorHAnsi" w:cstheme="minorBidi"/>
            <w:sz w:val="22"/>
            <w:szCs w:val="22"/>
          </w:rPr>
          <w:tab/>
        </w:r>
        <w:r w:rsidR="00A905F8" w:rsidRPr="009534E1">
          <w:rPr>
            <w:rStyle w:val="Hyperlink"/>
          </w:rPr>
          <w:t>Leveringsmedium.</w:t>
        </w:r>
        <w:r w:rsidR="00A905F8">
          <w:rPr>
            <w:webHidden/>
          </w:rPr>
          <w:tab/>
        </w:r>
        <w:r>
          <w:rPr>
            <w:webHidden/>
          </w:rPr>
          <w:fldChar w:fldCharType="begin"/>
        </w:r>
        <w:r w:rsidR="00A905F8">
          <w:rPr>
            <w:webHidden/>
          </w:rPr>
          <w:instrText xml:space="preserve"> PAGEREF _Toc436814756 \h </w:instrText>
        </w:r>
        <w:r>
          <w:rPr>
            <w:webHidden/>
          </w:rPr>
        </w:r>
        <w:r>
          <w:rPr>
            <w:webHidden/>
          </w:rPr>
          <w:fldChar w:fldCharType="separate"/>
        </w:r>
        <w:r w:rsidR="002C1DC6">
          <w:rPr>
            <w:webHidden/>
          </w:rPr>
          <w:t>65</w:t>
        </w:r>
        <w:r>
          <w:rPr>
            <w:webHidden/>
          </w:rPr>
          <w:fldChar w:fldCharType="end"/>
        </w:r>
      </w:hyperlink>
    </w:p>
    <w:p w:rsidR="00A905F8" w:rsidRDefault="007B7CDA">
      <w:pPr>
        <w:pStyle w:val="Inhopg2"/>
        <w:rPr>
          <w:rFonts w:asciiTheme="minorHAnsi" w:eastAsiaTheme="minorEastAsia" w:hAnsiTheme="minorHAnsi" w:cstheme="minorBidi"/>
          <w:sz w:val="22"/>
          <w:szCs w:val="22"/>
        </w:rPr>
      </w:pPr>
      <w:hyperlink w:anchor="_Toc436814757" w:history="1">
        <w:r w:rsidR="00A905F8" w:rsidRPr="009534E1">
          <w:rPr>
            <w:rStyle w:val="Hyperlink"/>
          </w:rPr>
          <w:t>7.2</w:t>
        </w:r>
        <w:r w:rsidR="00A905F8">
          <w:rPr>
            <w:rFonts w:asciiTheme="minorHAnsi" w:eastAsiaTheme="minorEastAsia" w:hAnsiTheme="minorHAnsi" w:cstheme="minorBidi"/>
            <w:sz w:val="22"/>
            <w:szCs w:val="22"/>
          </w:rPr>
          <w:tab/>
        </w:r>
        <w:r w:rsidR="00A905F8" w:rsidRPr="009534E1">
          <w:rPr>
            <w:rStyle w:val="Hyperlink"/>
          </w:rPr>
          <w:t>Formaten (encodings).</w:t>
        </w:r>
        <w:r w:rsidR="00A905F8">
          <w:rPr>
            <w:webHidden/>
          </w:rPr>
          <w:tab/>
        </w:r>
        <w:r>
          <w:rPr>
            <w:webHidden/>
          </w:rPr>
          <w:fldChar w:fldCharType="begin"/>
        </w:r>
        <w:r w:rsidR="00A905F8">
          <w:rPr>
            <w:webHidden/>
          </w:rPr>
          <w:instrText xml:space="preserve"> PAGEREF _Toc436814757 \h </w:instrText>
        </w:r>
        <w:r>
          <w:rPr>
            <w:webHidden/>
          </w:rPr>
        </w:r>
        <w:r>
          <w:rPr>
            <w:webHidden/>
          </w:rPr>
          <w:fldChar w:fldCharType="separate"/>
        </w:r>
        <w:r w:rsidR="002C1DC6">
          <w:rPr>
            <w:webHidden/>
          </w:rPr>
          <w:t>65</w:t>
        </w:r>
        <w:r>
          <w:rPr>
            <w:webHidden/>
          </w:rPr>
          <w:fldChar w:fldCharType="end"/>
        </w:r>
      </w:hyperlink>
    </w:p>
    <w:p w:rsidR="00A905F8" w:rsidRDefault="007B7CDA">
      <w:pPr>
        <w:pStyle w:val="Inhopg1"/>
        <w:rPr>
          <w:rFonts w:asciiTheme="minorHAnsi" w:eastAsiaTheme="minorEastAsia" w:hAnsiTheme="minorHAnsi" w:cstheme="minorBidi"/>
          <w:noProof/>
          <w:sz w:val="22"/>
          <w:szCs w:val="22"/>
        </w:rPr>
      </w:pPr>
      <w:hyperlink w:anchor="_Toc436814758" w:history="1">
        <w:r w:rsidR="00A905F8" w:rsidRPr="009534E1">
          <w:rPr>
            <w:rStyle w:val="Hyperlink"/>
            <w:noProof/>
          </w:rPr>
          <w:t>Visualisatie</w:t>
        </w:r>
        <w:r w:rsidR="00A905F8">
          <w:rPr>
            <w:noProof/>
            <w:webHidden/>
          </w:rPr>
          <w:tab/>
        </w:r>
        <w:r>
          <w:rPr>
            <w:noProof/>
            <w:webHidden/>
          </w:rPr>
          <w:fldChar w:fldCharType="begin"/>
        </w:r>
        <w:r w:rsidR="00A905F8">
          <w:rPr>
            <w:noProof/>
            <w:webHidden/>
          </w:rPr>
          <w:instrText xml:space="preserve"> PAGEREF _Toc436814758 \h </w:instrText>
        </w:r>
        <w:r>
          <w:rPr>
            <w:noProof/>
            <w:webHidden/>
          </w:rPr>
        </w:r>
        <w:r>
          <w:rPr>
            <w:noProof/>
            <w:webHidden/>
          </w:rPr>
          <w:fldChar w:fldCharType="separate"/>
        </w:r>
        <w:r w:rsidR="002C1DC6">
          <w:rPr>
            <w:noProof/>
            <w:webHidden/>
          </w:rPr>
          <w:t>66</w:t>
        </w:r>
        <w:r>
          <w:rPr>
            <w:noProof/>
            <w:webHidden/>
          </w:rPr>
          <w:fldChar w:fldCharType="end"/>
        </w:r>
      </w:hyperlink>
    </w:p>
    <w:p w:rsidR="00A905F8" w:rsidRDefault="007B7CDA">
      <w:pPr>
        <w:pStyle w:val="Inhopg1"/>
        <w:rPr>
          <w:rFonts w:asciiTheme="minorHAnsi" w:eastAsiaTheme="minorEastAsia" w:hAnsiTheme="minorHAnsi" w:cstheme="minorBidi"/>
          <w:noProof/>
          <w:sz w:val="22"/>
          <w:szCs w:val="22"/>
        </w:rPr>
      </w:pPr>
      <w:hyperlink w:anchor="_Toc436814759" w:history="1">
        <w:r w:rsidR="00A905F8" w:rsidRPr="009534E1">
          <w:rPr>
            <w:rStyle w:val="Hyperlink"/>
            <w:noProof/>
          </w:rPr>
          <w:t>Bibliografie</w:t>
        </w:r>
        <w:r w:rsidR="00A905F8">
          <w:rPr>
            <w:noProof/>
            <w:webHidden/>
          </w:rPr>
          <w:tab/>
        </w:r>
        <w:r>
          <w:rPr>
            <w:noProof/>
            <w:webHidden/>
          </w:rPr>
          <w:fldChar w:fldCharType="begin"/>
        </w:r>
        <w:r w:rsidR="00A905F8">
          <w:rPr>
            <w:noProof/>
            <w:webHidden/>
          </w:rPr>
          <w:instrText xml:space="preserve"> PAGEREF _Toc436814759 \h </w:instrText>
        </w:r>
        <w:r>
          <w:rPr>
            <w:noProof/>
            <w:webHidden/>
          </w:rPr>
        </w:r>
        <w:r>
          <w:rPr>
            <w:noProof/>
            <w:webHidden/>
          </w:rPr>
          <w:fldChar w:fldCharType="separate"/>
        </w:r>
        <w:r w:rsidR="002C1DC6">
          <w:rPr>
            <w:noProof/>
            <w:webHidden/>
          </w:rPr>
          <w:t>67</w:t>
        </w:r>
        <w:r>
          <w:rPr>
            <w:noProof/>
            <w:webHidden/>
          </w:rPr>
          <w:fldChar w:fldCharType="end"/>
        </w:r>
      </w:hyperlink>
    </w:p>
    <w:p w:rsidR="00A905F8" w:rsidRDefault="007B7CDA">
      <w:pPr>
        <w:pStyle w:val="Inhopg1"/>
        <w:rPr>
          <w:rFonts w:asciiTheme="minorHAnsi" w:eastAsiaTheme="minorEastAsia" w:hAnsiTheme="minorHAnsi" w:cstheme="minorBidi"/>
          <w:noProof/>
          <w:sz w:val="22"/>
          <w:szCs w:val="22"/>
        </w:rPr>
      </w:pPr>
      <w:hyperlink w:anchor="_Toc436814760" w:history="1">
        <w:r w:rsidR="00A905F8" w:rsidRPr="009534E1">
          <w:rPr>
            <w:rStyle w:val="Hyperlink"/>
            <w:noProof/>
          </w:rPr>
          <w:t>Bijlage 1: IMKL1.1 (2012)</w:t>
        </w:r>
        <w:r w:rsidR="00A905F8">
          <w:rPr>
            <w:noProof/>
            <w:webHidden/>
          </w:rPr>
          <w:tab/>
        </w:r>
        <w:r>
          <w:rPr>
            <w:noProof/>
            <w:webHidden/>
          </w:rPr>
          <w:fldChar w:fldCharType="begin"/>
        </w:r>
        <w:r w:rsidR="00A905F8">
          <w:rPr>
            <w:noProof/>
            <w:webHidden/>
          </w:rPr>
          <w:instrText xml:space="preserve"> PAGEREF _Toc436814760 \h </w:instrText>
        </w:r>
        <w:r>
          <w:rPr>
            <w:noProof/>
            <w:webHidden/>
          </w:rPr>
        </w:r>
        <w:r>
          <w:rPr>
            <w:noProof/>
            <w:webHidden/>
          </w:rPr>
          <w:fldChar w:fldCharType="separate"/>
        </w:r>
        <w:r w:rsidR="002C1DC6">
          <w:rPr>
            <w:noProof/>
            <w:webHidden/>
          </w:rPr>
          <w:t>68</w:t>
        </w:r>
        <w:r>
          <w:rPr>
            <w:noProof/>
            <w:webHidden/>
          </w:rPr>
          <w:fldChar w:fldCharType="end"/>
        </w:r>
      </w:hyperlink>
    </w:p>
    <w:p w:rsidR="00A905F8" w:rsidRDefault="007B7CDA">
      <w:pPr>
        <w:pStyle w:val="Inhopg1"/>
        <w:rPr>
          <w:rFonts w:asciiTheme="minorHAnsi" w:eastAsiaTheme="minorEastAsia" w:hAnsiTheme="minorHAnsi" w:cstheme="minorBidi"/>
          <w:noProof/>
          <w:sz w:val="22"/>
          <w:szCs w:val="22"/>
        </w:rPr>
      </w:pPr>
      <w:hyperlink w:anchor="_Toc436814761" w:history="1">
        <w:r w:rsidR="00A905F8" w:rsidRPr="009534E1">
          <w:rPr>
            <w:rStyle w:val="Hyperlink"/>
            <w:noProof/>
          </w:rPr>
          <w:t>Bijlage 2: IMKL2015 waardelijsten.</w:t>
        </w:r>
        <w:r w:rsidR="00A905F8">
          <w:rPr>
            <w:noProof/>
            <w:webHidden/>
          </w:rPr>
          <w:tab/>
        </w:r>
        <w:r>
          <w:rPr>
            <w:noProof/>
            <w:webHidden/>
          </w:rPr>
          <w:fldChar w:fldCharType="begin"/>
        </w:r>
        <w:r w:rsidR="00A905F8">
          <w:rPr>
            <w:noProof/>
            <w:webHidden/>
          </w:rPr>
          <w:instrText xml:space="preserve"> PAGEREF _Toc436814761 \h </w:instrText>
        </w:r>
        <w:r>
          <w:rPr>
            <w:noProof/>
            <w:webHidden/>
          </w:rPr>
        </w:r>
        <w:r>
          <w:rPr>
            <w:noProof/>
            <w:webHidden/>
          </w:rPr>
          <w:fldChar w:fldCharType="separate"/>
        </w:r>
        <w:r w:rsidR="002C1DC6">
          <w:rPr>
            <w:noProof/>
            <w:webHidden/>
          </w:rPr>
          <w:t>69</w:t>
        </w:r>
        <w:r>
          <w:rPr>
            <w:noProof/>
            <w:webHidden/>
          </w:rPr>
          <w:fldChar w:fldCharType="end"/>
        </w:r>
      </w:hyperlink>
    </w:p>
    <w:p w:rsidR="00A905F8" w:rsidRDefault="007B7CDA">
      <w:pPr>
        <w:pStyle w:val="Inhopg1"/>
        <w:rPr>
          <w:rFonts w:asciiTheme="minorHAnsi" w:eastAsiaTheme="minorEastAsia" w:hAnsiTheme="minorHAnsi" w:cstheme="minorBidi"/>
          <w:noProof/>
          <w:sz w:val="22"/>
          <w:szCs w:val="22"/>
        </w:rPr>
      </w:pPr>
      <w:hyperlink w:anchor="_Toc436814762" w:history="1">
        <w:r w:rsidR="00A905F8" w:rsidRPr="009534E1">
          <w:rPr>
            <w:rStyle w:val="Hyperlink"/>
            <w:noProof/>
          </w:rPr>
          <w:t>Bijlage 3: Toelichting op geometriemodel.</w:t>
        </w:r>
        <w:r w:rsidR="00A905F8">
          <w:rPr>
            <w:noProof/>
            <w:webHidden/>
          </w:rPr>
          <w:tab/>
        </w:r>
        <w:r>
          <w:rPr>
            <w:noProof/>
            <w:webHidden/>
          </w:rPr>
          <w:fldChar w:fldCharType="begin"/>
        </w:r>
        <w:r w:rsidR="00A905F8">
          <w:rPr>
            <w:noProof/>
            <w:webHidden/>
          </w:rPr>
          <w:instrText xml:space="preserve"> PAGEREF _Toc436814762 \h </w:instrText>
        </w:r>
        <w:r>
          <w:rPr>
            <w:noProof/>
            <w:webHidden/>
          </w:rPr>
        </w:r>
        <w:r>
          <w:rPr>
            <w:noProof/>
            <w:webHidden/>
          </w:rPr>
          <w:fldChar w:fldCharType="separate"/>
        </w:r>
        <w:r w:rsidR="002C1DC6">
          <w:rPr>
            <w:noProof/>
            <w:webHidden/>
          </w:rPr>
          <w:t>69</w:t>
        </w:r>
        <w:r>
          <w:rPr>
            <w:noProof/>
            <w:webHidden/>
          </w:rPr>
          <w:fldChar w:fldCharType="end"/>
        </w:r>
      </w:hyperlink>
    </w:p>
    <w:p w:rsidR="00085436" w:rsidRDefault="007B7CDA" w:rsidP="007C7339">
      <w:pPr>
        <w:pStyle w:val="Hoofdstukx"/>
        <w:numPr>
          <w:ilvl w:val="0"/>
          <w:numId w:val="0"/>
        </w:numPr>
        <w:spacing w:line="240" w:lineRule="atLeast"/>
      </w:pPr>
      <w:r w:rsidRPr="007C7339">
        <w:fldChar w:fldCharType="end"/>
      </w:r>
    </w:p>
    <w:p w:rsidR="006E2148" w:rsidRDefault="006E2148" w:rsidP="006E2148">
      <w:pPr>
        <w:pStyle w:val="Hoofdstuktitel"/>
      </w:pPr>
    </w:p>
    <w:p w:rsidR="00D0633C" w:rsidRDefault="00D0633C">
      <w:pPr>
        <w:spacing w:line="240" w:lineRule="auto"/>
        <w:jc w:val="left"/>
        <w:rPr>
          <w:b/>
        </w:rPr>
      </w:pPr>
      <w:r>
        <w:br w:type="page"/>
      </w:r>
    </w:p>
    <w:p w:rsidR="006E2148" w:rsidRDefault="006E2148" w:rsidP="00D0633C">
      <w:pPr>
        <w:pStyle w:val="Hoofdstukx"/>
      </w:pPr>
    </w:p>
    <w:p w:rsidR="00D0633C" w:rsidRDefault="00D0633C" w:rsidP="00D0633C">
      <w:pPr>
        <w:pStyle w:val="Hoofdstuktitel"/>
      </w:pPr>
      <w:bookmarkStart w:id="2" w:name="_Toc436814705"/>
      <w:r>
        <w:t>Inleiding en leeswijzer.</w:t>
      </w:r>
      <w:bookmarkEnd w:id="2"/>
    </w:p>
    <w:p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IMKL2015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IMKL2015</w:t>
      </w:r>
      <w:r w:rsidR="00E47D8B">
        <w:t>;</w:t>
      </w:r>
      <w:r w:rsidR="008E0649">
        <w:t xml:space="preserve"> </w:t>
      </w:r>
      <w:r>
        <w:t>en een apart document met de in de waardelijsten opgenomen waarden.</w:t>
      </w:r>
      <w:r w:rsidR="00E47D8B">
        <w:t xml:space="preserve"> Daarnaast is er een document met het overzicht van alle IMKL objecten met alle attributen en associaties en extra modelregels die daar op van toepassing zijn. De volgende lijst geeft alle documenten:</w:t>
      </w:r>
    </w:p>
    <w:p w:rsidR="00E47D8B" w:rsidRDefault="00E47D8B" w:rsidP="0065371C"/>
    <w:p w:rsidR="00E47D8B" w:rsidRDefault="00E47D8B" w:rsidP="00E47D8B">
      <w:pPr>
        <w:pStyle w:val="Lijstalinea"/>
        <w:numPr>
          <w:ilvl w:val="0"/>
          <w:numId w:val="48"/>
        </w:numPr>
      </w:pPr>
      <w:r>
        <w:t>IMKL2015 Dataspecificatie</w:t>
      </w:r>
    </w:p>
    <w:p w:rsidR="00E47D8B" w:rsidRDefault="00E47D8B" w:rsidP="00E47D8B">
      <w:pPr>
        <w:pStyle w:val="Lijstalinea"/>
        <w:numPr>
          <w:ilvl w:val="0"/>
          <w:numId w:val="48"/>
        </w:numPr>
      </w:pPr>
      <w:r>
        <w:t>IMKL2015-</w:t>
      </w:r>
      <w:r w:rsidRPr="00E47D8B">
        <w:t>Objectcatalogus</w:t>
      </w:r>
    </w:p>
    <w:p w:rsidR="00E47D8B" w:rsidRDefault="00E47D8B" w:rsidP="00E47D8B">
      <w:pPr>
        <w:pStyle w:val="Lijstalinea"/>
        <w:numPr>
          <w:ilvl w:val="0"/>
          <w:numId w:val="48"/>
        </w:numPr>
      </w:pPr>
      <w:r w:rsidRPr="00E47D8B">
        <w:t xml:space="preserve">IMKL2015 </w:t>
      </w:r>
      <w:proofErr w:type="spellStart"/>
      <w:r w:rsidRPr="00E47D8B">
        <w:t>object-attributen-ExtraRegels</w:t>
      </w:r>
      <w:proofErr w:type="spellEnd"/>
    </w:p>
    <w:p w:rsidR="00E47D8B" w:rsidRDefault="00E47D8B" w:rsidP="00E47D8B">
      <w:pPr>
        <w:pStyle w:val="Lijstalinea"/>
        <w:numPr>
          <w:ilvl w:val="0"/>
          <w:numId w:val="48"/>
        </w:numPr>
      </w:pPr>
      <w:r>
        <w:t xml:space="preserve">IMKL2015 – </w:t>
      </w:r>
      <w:r w:rsidRPr="00E47D8B">
        <w:t>waardelijsten</w:t>
      </w:r>
    </w:p>
    <w:p w:rsidR="00524F52" w:rsidRDefault="00E47D8B" w:rsidP="0065371C">
      <w:pPr>
        <w:pStyle w:val="Lijstalinea"/>
        <w:numPr>
          <w:ilvl w:val="0"/>
          <w:numId w:val="48"/>
        </w:numPr>
      </w:pPr>
      <w:proofErr w:type="spellStart"/>
      <w:r>
        <w:t>Handreiking-visualisati</w:t>
      </w:r>
      <w:r w:rsidR="00524F52">
        <w:t>e</w:t>
      </w:r>
      <w:proofErr w:type="spellEnd"/>
    </w:p>
    <w:p w:rsidR="00524F52" w:rsidRDefault="00524F52" w:rsidP="00524F52"/>
    <w:p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rsidR="001E18AC" w:rsidRPr="007C7339" w:rsidRDefault="001E18AC" w:rsidP="002E546F">
      <w:pPr>
        <w:pStyle w:val="Hoofdstukx"/>
        <w:pageBreakBefore/>
        <w:spacing w:line="240" w:lineRule="atLeast"/>
      </w:pPr>
      <w:bookmarkStart w:id="3" w:name="_Toc188091997"/>
    </w:p>
    <w:p w:rsidR="00BB25BB" w:rsidRPr="007C7339" w:rsidRDefault="00576E1A" w:rsidP="007C7339">
      <w:pPr>
        <w:pStyle w:val="Hoofdstuktitel"/>
        <w:spacing w:line="240" w:lineRule="atLeast"/>
      </w:pPr>
      <w:bookmarkStart w:id="4" w:name="_Toc436814706"/>
      <w:bookmarkEnd w:id="3"/>
      <w:r>
        <w:t>Scope</w:t>
      </w:r>
      <w:bookmarkEnd w:id="4"/>
    </w:p>
    <w:p w:rsidR="00AA1364" w:rsidRPr="007C7339" w:rsidRDefault="00576E1A" w:rsidP="007C7339">
      <w:pPr>
        <w:pStyle w:val="Paragraaftitel"/>
        <w:spacing w:line="240" w:lineRule="atLeast"/>
      </w:pPr>
      <w:bookmarkStart w:id="5" w:name="_Toc436814707"/>
      <w:r>
        <w:t>Scope</w:t>
      </w:r>
      <w:r w:rsidR="00283BD6">
        <w:t>.</w:t>
      </w:r>
      <w:bookmarkEnd w:id="5"/>
    </w:p>
    <w:p w:rsidR="00576E1A" w:rsidRDefault="007C3AB4" w:rsidP="00576E1A">
      <w:r>
        <w:t>Dit document beschrijft de data</w:t>
      </w:r>
      <w:r w:rsidR="00576E1A">
        <w:t>specificatie</w:t>
      </w:r>
      <w:r w:rsidR="00DB72BE">
        <w:t>, IMKL2015,</w:t>
      </w:r>
      <w:r w:rsidR="00576E1A">
        <w:t xml:space="preserve"> van het door </w:t>
      </w:r>
      <w:r w:rsidR="00EF1617">
        <w:t>KLICWIN</w:t>
      </w:r>
      <w:r w:rsidR="00576E1A">
        <w:t xml:space="preserve"> ontsloten dataproduct </w:t>
      </w:r>
      <w:r w:rsidR="00EF1617" w:rsidRPr="005854EC">
        <w:t>Utiliteitsnet</w:t>
      </w:r>
      <w:r w:rsidR="00F10FD5" w:rsidRPr="005854EC">
        <w:t>ten</w:t>
      </w:r>
      <w:r w:rsidR="00EF1617" w:rsidRPr="005854EC">
        <w:t>.</w:t>
      </w:r>
    </w:p>
    <w:p w:rsidR="00576E1A" w:rsidRDefault="00576E1A" w:rsidP="00576E1A"/>
    <w:p w:rsidR="004C44A2" w:rsidRDefault="00DB72BE" w:rsidP="00576E1A">
      <w:r>
        <w:t>IMKL2015</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EF1617">
        <w:t>KLICWIN</w:t>
      </w:r>
      <w:r w:rsidR="00576E1A">
        <w:t xml:space="preserve"> services.</w:t>
      </w:r>
    </w:p>
    <w:p w:rsidR="007C3AB4" w:rsidRDefault="007C3AB4" w:rsidP="00576E1A"/>
    <w:p w:rsidR="00DB72BE" w:rsidRDefault="00DB72BE" w:rsidP="00576E1A">
      <w:r>
        <w:t xml:space="preserve">De gebruikstoepassing waar de semantiek van IMKL2015 door </w:t>
      </w:r>
      <w:r w:rsidR="00F10FD5">
        <w:t xml:space="preserve">wordt bepaald </w:t>
      </w:r>
      <w:r>
        <w:t>komt voort uit verschillende wetgevingen, regelingen en processen. Deze zijn:</w:t>
      </w:r>
    </w:p>
    <w:p w:rsidR="00DB72BE" w:rsidRDefault="00DB72BE" w:rsidP="00576E1A"/>
    <w:p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WION:</w:t>
      </w:r>
      <w:r w:rsidR="00456F46">
        <w:t xml:space="preserve"> Wet Informatie-uitwisseling Ondergrondse Netten</w:t>
      </w:r>
      <w:r>
        <w:t>.</w:t>
      </w:r>
      <w:r w:rsidR="0080639F" w:rsidRPr="0080639F">
        <w:t xml:space="preserve"> </w:t>
      </w:r>
      <w:r w:rsidR="0080639F">
        <w:t>U</w:t>
      </w:r>
      <w:r w:rsidR="0080639F" w:rsidRPr="00D77612">
        <w:t xml:space="preserve">itwisseling </w:t>
      </w:r>
      <w:r w:rsidR="0080639F">
        <w:t xml:space="preserve">van </w:t>
      </w:r>
      <w:r w:rsidR="0080639F" w:rsidRPr="00D77612">
        <w:t xml:space="preserve">kabel en leiding informatie ter voorkoming van graafschade voor de netten: </w:t>
      </w:r>
      <w:proofErr w:type="spellStart"/>
      <w:r w:rsidR="0080639F" w:rsidRPr="00D77612">
        <w:t>telecom</w:t>
      </w:r>
      <w:proofErr w:type="spellEnd"/>
      <w:r w:rsidR="0080639F" w:rsidRPr="00D77612">
        <w:t>, riolering, water, elektriciteit, gas en warmte.</w:t>
      </w:r>
    </w:p>
    <w:p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proofErr w:type="spellStart"/>
      <w:r w:rsidRPr="0080639F">
        <w:t>Utilities</w:t>
      </w:r>
      <w:proofErr w:type="spellEnd"/>
      <w:r w:rsidRPr="0080639F">
        <w:t xml:space="preserve"> </w:t>
      </w:r>
      <w:r w:rsidR="0080639F">
        <w:t xml:space="preserve">en </w:t>
      </w:r>
      <w:proofErr w:type="spellStart"/>
      <w:r w:rsidR="0080639F">
        <w:t>Governmental</w:t>
      </w:r>
      <w:proofErr w:type="spellEnd"/>
      <w:r w:rsidR="0080639F">
        <w:t xml:space="preserve"> Services en daarin de Utility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w:t>
      </w:r>
      <w:proofErr w:type="spellStart"/>
      <w:r w:rsidRPr="00DB72BE">
        <w:rPr>
          <w:b/>
        </w:rPr>
        <w:t>BevB</w:t>
      </w:r>
      <w:proofErr w:type="spellEnd"/>
      <w:r w:rsidRPr="00DB72BE">
        <w:rPr>
          <w:b/>
        </w:rPr>
        <w:t>)</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w:t>
      </w:r>
      <w:proofErr w:type="spellStart"/>
      <w:r>
        <w:t>Bgi</w:t>
      </w:r>
      <w:proofErr w:type="spellEnd"/>
      <w:r>
        <w:t>)</w:t>
      </w:r>
      <w:r w:rsidRPr="00D77612">
        <w:t xml:space="preserve"> (en beperkingen op ruimtegebruik) in een </w:t>
      </w:r>
      <w:proofErr w:type="spellStart"/>
      <w:r w:rsidRPr="00D77612">
        <w:t>bestemmings</w:t>
      </w:r>
      <w:proofErr w:type="spellEnd"/>
      <w:r w:rsidRPr="00D77612">
        <w:t xml:space="preserve">- of </w:t>
      </w:r>
      <w:proofErr w:type="spellStart"/>
      <w:r w:rsidRPr="00D77612">
        <w:t>inpassingsplan</w:t>
      </w:r>
      <w:proofErr w:type="spellEnd"/>
      <w:r w:rsidRPr="00D77612">
        <w:t>.</w:t>
      </w:r>
    </w:p>
    <w:p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rsidR="00A11BC4" w:rsidRDefault="00A11BC4">
      <w:pPr>
        <w:pStyle w:val="Lijstalinea"/>
        <w:spacing w:line="240" w:lineRule="atLeast"/>
        <w:ind w:left="567"/>
        <w:contextualSpacing w:val="0"/>
        <w:jc w:val="left"/>
      </w:pPr>
    </w:p>
    <w:p w:rsidR="00A11BC4" w:rsidRDefault="002D1C0D">
      <w:pPr>
        <w:spacing w:line="240" w:lineRule="atLeast"/>
        <w:jc w:val="left"/>
      </w:pPr>
      <w:r w:rsidRPr="009C7103">
        <w:t>De volgende gebruikstoepassing is nog niet operationeel in IMKL2015 verwerkt. Er is voor nu nog een onvoldoende beschreven toepassing. Er is wel al een experimenteel diagram toegevoegd om de gedachte te bepalen.</w:t>
      </w:r>
    </w:p>
    <w:p w:rsidR="00A11BC4" w:rsidRDefault="00A11BC4">
      <w:pPr>
        <w:spacing w:line="240" w:lineRule="atLeast"/>
        <w:jc w:val="left"/>
      </w:pPr>
    </w:p>
    <w:p w:rsidR="00DB72BE" w:rsidRDefault="00387DE5" w:rsidP="00DB72BE">
      <w:pPr>
        <w:pStyle w:val="Lijstalinea"/>
        <w:numPr>
          <w:ilvl w:val="0"/>
          <w:numId w:val="30"/>
        </w:numPr>
        <w:spacing w:line="240" w:lineRule="atLeast"/>
        <w:ind w:left="567" w:hanging="567"/>
        <w:contextualSpacing w:val="0"/>
        <w:jc w:val="left"/>
      </w:pPr>
      <w:r>
        <w:rPr>
          <w:b/>
        </w:rPr>
        <w:t>EC61 (</w:t>
      </w:r>
      <w:r w:rsidR="00DB72BE" w:rsidRPr="00D77612">
        <w:rPr>
          <w:b/>
        </w:rPr>
        <w:t>COM 147</w:t>
      </w:r>
      <w:r>
        <w:rPr>
          <w:b/>
        </w:rPr>
        <w:t>)</w:t>
      </w:r>
      <w:r w:rsidR="0080639F">
        <w:t xml:space="preserve"> EU richtlijn</w:t>
      </w:r>
      <w:r w:rsidR="00DB72BE" w:rsidRPr="00D77612">
        <w:t xml:space="preserve"> voor een Verordening van het Europees Parl</w:t>
      </w:r>
      <w:r w:rsidR="00DB72BE">
        <w:t>e</w:t>
      </w:r>
      <w:r w:rsidR="00DB72BE" w:rsidRPr="00D77612">
        <w:t xml:space="preserve">ment en Raad </w:t>
      </w:r>
      <w:r w:rsidR="00DB72BE">
        <w:t xml:space="preserve">over </w:t>
      </w:r>
      <w:r w:rsidR="00DB72BE" w:rsidRPr="00D77612">
        <w:t xml:space="preserve">maatregelen om de kosten </w:t>
      </w:r>
      <w:smartTag w:uri="urn:schemas-microsoft-com:office:smarttags" w:element="PersonName">
        <w:smartTagPr>
          <w:attr w:name="ProductID" w:val="van de aanleg van elektronische"/>
        </w:smartTagPr>
        <w:r w:rsidR="00DB72BE" w:rsidRPr="00D77612">
          <w:t>van de aanleg van elektronische</w:t>
        </w:r>
      </w:smartTag>
      <w:r w:rsidR="00DB72BE" w:rsidRPr="00D77612">
        <w:t xml:space="preserve"> hogesnelheidscommunicatienetwerken te verlagen.</w:t>
      </w:r>
    </w:p>
    <w:p w:rsidR="00DB72BE" w:rsidRDefault="00DB72BE" w:rsidP="00576E1A"/>
    <w:p w:rsidR="00DB72BE" w:rsidRDefault="00DB72BE" w:rsidP="00576E1A"/>
    <w:p w:rsidR="00576E1A" w:rsidRDefault="00576E1A" w:rsidP="00576E1A"/>
    <w:p w:rsidR="00576E1A" w:rsidRDefault="00576E1A" w:rsidP="00576E1A"/>
    <w:p w:rsidR="00576E1A" w:rsidRDefault="00576E1A" w:rsidP="00576E1A"/>
    <w:p w:rsidR="00576E1A" w:rsidRDefault="00576E1A" w:rsidP="00576E1A"/>
    <w:p w:rsidR="00576E1A" w:rsidRPr="000427A2" w:rsidRDefault="00576E1A" w:rsidP="00576E1A"/>
    <w:p w:rsidR="003C4DDF" w:rsidRPr="007C7339" w:rsidRDefault="003C4DDF" w:rsidP="002E546F">
      <w:pPr>
        <w:pStyle w:val="Hoofdstukx"/>
        <w:pageBreakBefore/>
        <w:spacing w:line="240" w:lineRule="atLeast"/>
      </w:pPr>
    </w:p>
    <w:p w:rsidR="003C4DDF" w:rsidRDefault="00576E1A" w:rsidP="007C7339">
      <w:pPr>
        <w:pStyle w:val="Hoofdstuktitel"/>
        <w:spacing w:line="240" w:lineRule="atLeast"/>
      </w:pPr>
      <w:bookmarkStart w:id="6" w:name="_Toc436814708"/>
      <w:r>
        <w:t>Over</w:t>
      </w:r>
      <w:r w:rsidR="00D0633C">
        <w:t>zicht</w:t>
      </w:r>
      <w:bookmarkEnd w:id="6"/>
    </w:p>
    <w:p w:rsidR="003C4DDF" w:rsidRDefault="00576E1A" w:rsidP="007C7339">
      <w:pPr>
        <w:pStyle w:val="Paragraaftitel"/>
        <w:spacing w:line="240" w:lineRule="atLeast"/>
      </w:pPr>
      <w:bookmarkStart w:id="7" w:name="_Toc436814709"/>
      <w:r>
        <w:t>Naam en Acroniemen</w:t>
      </w:r>
      <w:r w:rsidR="00283BD6">
        <w:t>.</w:t>
      </w:r>
      <w:bookmarkEnd w:id="7"/>
    </w:p>
    <w:p w:rsidR="00E43079" w:rsidRPr="0080639F" w:rsidRDefault="00F10FD5" w:rsidP="00E43079">
      <w:pPr>
        <w:rPr>
          <w:color w:val="0000FF"/>
        </w:rPr>
      </w:pPr>
      <w:r>
        <w:t xml:space="preserve">IMKL2015 - </w:t>
      </w:r>
      <w:r w:rsidR="0080639F">
        <w:t>Data</w:t>
      </w:r>
      <w:r>
        <w:t xml:space="preserve">specificatie voor </w:t>
      </w:r>
      <w:r w:rsidR="006F2CE2" w:rsidRPr="006F2CE2">
        <w:t>Utiliteitsnetten.</w:t>
      </w:r>
    </w:p>
    <w:p w:rsidR="00CD2268" w:rsidRDefault="00CD2268" w:rsidP="00E43079"/>
    <w:p w:rsidR="00020F2F" w:rsidRDefault="00576E1A" w:rsidP="00020F2F">
      <w:pPr>
        <w:pStyle w:val="Paragraaftitel"/>
        <w:spacing w:line="240" w:lineRule="atLeast"/>
      </w:pPr>
      <w:bookmarkStart w:id="8" w:name="_Toc436814710"/>
      <w:r>
        <w:t>Informele beschrijving</w:t>
      </w:r>
      <w:r w:rsidR="00283BD6">
        <w:t>.</w:t>
      </w:r>
      <w:bookmarkEnd w:id="8"/>
    </w:p>
    <w:p w:rsidR="00E548CF" w:rsidRPr="00653DF3" w:rsidRDefault="00E548CF" w:rsidP="00E548CF">
      <w:pPr>
        <w:pStyle w:val="subparagraaftitel"/>
      </w:pPr>
      <w:bookmarkStart w:id="9" w:name="_Toc436814711"/>
      <w:r w:rsidRPr="00653DF3">
        <w:t>Definitie</w:t>
      </w:r>
      <w:r w:rsidR="00283BD6">
        <w:t>.</w:t>
      </w:r>
      <w:bookmarkEnd w:id="9"/>
    </w:p>
    <w:p w:rsidR="00E548CF" w:rsidRDefault="00E548CF" w:rsidP="00E548CF">
      <w:pPr>
        <w:rPr>
          <w:color w:val="0000FF"/>
        </w:rPr>
      </w:pPr>
    </w:p>
    <w:p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rsidR="00E548CF" w:rsidRDefault="00DC25BC" w:rsidP="00E548CF">
      <w:pPr>
        <w:pStyle w:val="subparagraaftitel"/>
      </w:pPr>
      <w:bookmarkStart w:id="10" w:name="_Toc436814712"/>
      <w:r>
        <w:t>Beschrijving</w:t>
      </w:r>
      <w:r w:rsidR="00283BD6">
        <w:t>.</w:t>
      </w:r>
      <w:bookmarkEnd w:id="10"/>
    </w:p>
    <w:p w:rsidR="000D4FAA" w:rsidRDefault="006A0A99" w:rsidP="00E548CF">
      <w:pPr>
        <w:spacing w:line="240" w:lineRule="atLeast"/>
        <w:jc w:val="left"/>
      </w:pPr>
      <w:r>
        <w:t xml:space="preserve">IMKL2015 vormt het gemeenschappelijke begrippenkader voor de uitwisseling van informatie van verschillende typen </w:t>
      </w:r>
      <w:proofErr w:type="spellStart"/>
      <w:r>
        <w:t>uitiliteitsnetten</w:t>
      </w:r>
      <w:proofErr w:type="spellEnd"/>
      <w:r>
        <w:t xml:space="preserve">. Een </w:t>
      </w:r>
      <w:proofErr w:type="spellStart"/>
      <w:r>
        <w:t>uitiliteitsnet</w:t>
      </w:r>
      <w:proofErr w:type="spellEnd"/>
      <w:r>
        <w:t xml:space="preserve">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t xml:space="preserve">. </w:t>
      </w:r>
      <w:r w:rsidR="000D4FAA">
        <w:t>Het utiliteitsnet omvat ook de informatie omschreven in deze definitie.</w:t>
      </w:r>
    </w:p>
    <w:p w:rsidR="000D4FAA" w:rsidRDefault="000D4FAA" w:rsidP="00E548CF">
      <w:pPr>
        <w:spacing w:line="240" w:lineRule="atLeast"/>
        <w:jc w:val="left"/>
      </w:pPr>
    </w:p>
    <w:p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w:t>
      </w:r>
      <w:proofErr w:type="spellStart"/>
      <w:r>
        <w:t>net-producten</w:t>
      </w:r>
      <w:proofErr w:type="spellEnd"/>
      <w:r>
        <w:t xml:space="preserve"> zoals energie, </w:t>
      </w:r>
      <w:r w:rsidR="007D0342">
        <w:t xml:space="preserve">water en informatie, resulterend in bijvoorbeeld </w:t>
      </w:r>
      <w:proofErr w:type="spellStart"/>
      <w:r w:rsidR="007D0342">
        <w:t>elektricteitskabels</w:t>
      </w:r>
      <w:proofErr w:type="spellEnd"/>
      <w:r w:rsidR="007D0342">
        <w:t xml:space="preserve">,  </w:t>
      </w:r>
      <w:proofErr w:type="spellStart"/>
      <w:r w:rsidR="007D0342">
        <w:t>telecomkabels</w:t>
      </w:r>
      <w:proofErr w:type="spellEnd"/>
      <w:r w:rsidR="007D0342">
        <w:t xml:space="preserve">,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rsidR="007D0342" w:rsidRDefault="007D0342" w:rsidP="00E548CF">
      <w:pPr>
        <w:spacing w:line="240" w:lineRule="atLeast"/>
        <w:jc w:val="left"/>
      </w:pPr>
    </w:p>
    <w:p w:rsidR="00F01941" w:rsidRDefault="007D0342" w:rsidP="00E548CF">
      <w:pPr>
        <w:spacing w:line="240" w:lineRule="atLeast"/>
        <w:jc w:val="left"/>
      </w:pPr>
      <w:r>
        <w:t xml:space="preserve">Al de </w:t>
      </w:r>
      <w:proofErr w:type="spellStart"/>
      <w:r>
        <w:t>uitiliteitsnetten</w:t>
      </w:r>
      <w:proofErr w:type="spellEnd"/>
      <w:r>
        <w:t xml:space="preserve"> zijn opgebouwd uit verbindingen en verbindingspunten die samen een transportnetwerk vormen. De logica van de netwerken wordt beschreven middels een </w:t>
      </w:r>
      <w:proofErr w:type="spellStart"/>
      <w:r>
        <w:t>topologische-</w:t>
      </w:r>
      <w:proofErr w:type="spellEnd"/>
      <w:r>
        <w:t xml:space="preserve">, of </w:t>
      </w:r>
      <w:proofErr w:type="spellStart"/>
      <w:r>
        <w:t>connectiviteitsmodel</w:t>
      </w:r>
      <w:proofErr w:type="spellEnd"/>
      <w:r>
        <w:t xml:space="preserve">. IMKL2015 volgt een </w:t>
      </w:r>
      <w:proofErr w:type="spellStart"/>
      <w:r w:rsidR="0019772B">
        <w:t>a</w:t>
      </w:r>
      <w:r>
        <w:t>rc-</w:t>
      </w:r>
      <w:r w:rsidR="0019772B">
        <w:t>n</w:t>
      </w:r>
      <w:r>
        <w:t>ode</w:t>
      </w:r>
      <w:proofErr w:type="spellEnd"/>
      <w:r w:rsidR="000D4FAA">
        <w:t xml:space="preserve"> </w:t>
      </w:r>
      <w:r>
        <w:t xml:space="preserve">topologie om de logica van het netwerk te kunnen beschrijven. De kern van het model zit echter in het uitwisselen van de </w:t>
      </w:r>
      <w:proofErr w:type="spellStart"/>
      <w:r>
        <w:t>liggingsgegevens</w:t>
      </w:r>
      <w:proofErr w:type="spellEnd"/>
      <w:r>
        <w:t xml:space="preserve">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rsidR="0019772B" w:rsidRDefault="0019772B" w:rsidP="00E548CF">
      <w:pPr>
        <w:spacing w:line="240" w:lineRule="atLeast"/>
        <w:jc w:val="left"/>
      </w:pPr>
    </w:p>
    <w:p w:rsidR="00F3608E" w:rsidRDefault="0019772B" w:rsidP="00E548CF">
      <w:pPr>
        <w:spacing w:line="240" w:lineRule="atLeast"/>
        <w:jc w:val="left"/>
        <w:sectPr w:rsidR="00F3608E" w:rsidSect="00672722">
          <w:headerReference w:type="default" r:id="rId14"/>
          <w:footerReference w:type="default" r:id="rId15"/>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 xml:space="preserve">INSPIRE </w:t>
      </w:r>
      <w:proofErr w:type="spellStart"/>
      <w:r w:rsidR="00BB3A1E">
        <w:t>Utilities</w:t>
      </w:r>
      <w:proofErr w:type="spellEnd"/>
      <w:r w:rsidR="00BB3A1E">
        <w:t>, WION, Risicoregister Gevaarlijke Stoffen, Stedelijk afvalwater en EC61 (breedband internet). Al deze processen stellen eisen aan b</w:t>
      </w:r>
      <w:r w:rsidR="00670CE5">
        <w:t>egrippenkaders in relatie tot u</w:t>
      </w:r>
      <w:r w:rsidR="00BB3A1E">
        <w:t xml:space="preserve">tiliteitsnetten en de onderdelen daarvan. </w:t>
      </w:r>
      <w:r w:rsidR="00F4539E">
        <w:t xml:space="preserve">IMKL2015 integreert de begrippenkaders voor deze verschillende processen en </w:t>
      </w:r>
      <w:r w:rsidR="001D2BA4">
        <w:t>creëert</w:t>
      </w:r>
      <w:r w:rsidR="00F4539E">
        <w:t xml:space="preserve"> hiermee een basis voor synergie in de data</w:t>
      </w:r>
      <w:r w:rsidR="009C7103">
        <w:t>-</w:t>
      </w:r>
      <w:r w:rsidR="00F4539E">
        <w:t>uitwisselingsprocessen.</w:t>
      </w:r>
    </w:p>
    <w:p w:rsidR="0041667C" w:rsidRDefault="00F3608E" w:rsidP="00E548CF">
      <w:pPr>
        <w:spacing w:line="240" w:lineRule="atLeast"/>
        <w:jc w:val="left"/>
      </w:pPr>
      <w:r w:rsidRPr="00F3608E">
        <w:rPr>
          <w:noProof/>
        </w:rPr>
        <w:lastRenderedPageBreak/>
        <w:drawing>
          <wp:anchor distT="0" distB="0" distL="114300" distR="114300" simplePos="0" relativeHeight="251745280" behindDoc="0" locked="0" layoutInCell="1" allowOverlap="1">
            <wp:simplePos x="0" y="0"/>
            <wp:positionH relativeFrom="column">
              <wp:posOffset>-77470</wp:posOffset>
            </wp:positionH>
            <wp:positionV relativeFrom="paragraph">
              <wp:posOffset>-334645</wp:posOffset>
            </wp:positionV>
            <wp:extent cx="5500370" cy="3486150"/>
            <wp:effectExtent l="19050" t="0" r="5080" b="0"/>
            <wp:wrapTopAndBottom/>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16824" cy="4700265"/>
                      <a:chOff x="395536" y="1988840"/>
                      <a:chExt cx="7416824" cy="4700265"/>
                    </a:xfrm>
                  </a:grpSpPr>
                  <a:grpSp>
                    <a:nvGrpSpPr>
                      <a:cNvPr id="4" name="Groep 3"/>
                      <a:cNvGrpSpPr/>
                    </a:nvGrpSpPr>
                    <a:grpSpPr>
                      <a:xfrm>
                        <a:off x="395536" y="1988840"/>
                        <a:ext cx="7416824" cy="4700265"/>
                        <a:chOff x="755576" y="692696"/>
                        <a:chExt cx="7416824" cy="4700265"/>
                      </a:xfrm>
                    </a:grpSpPr>
                    <a:sp>
                      <a:nvSpPr>
                        <a:cNvPr id="5" name="Stroomdiagram: Alternatief proces 4"/>
                        <a:cNvSpPr/>
                      </a:nvSpPr>
                      <a:spPr>
                        <a:xfrm>
                          <a:off x="3491880" y="2636912"/>
                          <a:ext cx="1080120" cy="648072"/>
                        </a:xfrm>
                        <a:prstGeom prst="flowChartAlternateProcess">
                          <a:avLst/>
                        </a:prstGeom>
                        <a:gradFill flip="none" rotWithShape="1">
                          <a:gsLst>
                            <a:gs pos="67000">
                              <a:srgbClr val="A603AB">
                                <a:alpha val="3000"/>
                              </a:srgbClr>
                            </a:gs>
                            <a:gs pos="21001">
                              <a:srgbClr val="0819FB"/>
                            </a:gs>
                            <a:gs pos="35001">
                              <a:srgbClr val="1A8D48"/>
                            </a:gs>
                            <a:gs pos="52000">
                              <a:srgbClr val="FFFF00"/>
                            </a:gs>
                            <a:gs pos="73000">
                              <a:srgbClr val="EE3F17"/>
                            </a:gs>
                            <a:gs pos="88000">
                              <a:srgbClr val="E81766"/>
                            </a:gs>
                            <a:gs pos="100000">
                              <a:srgbClr val="A603AB"/>
                            </a:gs>
                          </a:gsLst>
                          <a:path path="circle">
                            <a:fillToRect l="100000" t="100000"/>
                          </a:path>
                          <a:tileRect r="-100000" b="-10000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Stroomdiagram: Alternatief proces 5"/>
                        <a:cNvSpPr/>
                      </a:nvSpPr>
                      <a:spPr>
                        <a:xfrm>
                          <a:off x="7020272" y="4725144"/>
                          <a:ext cx="1080120" cy="648072"/>
                        </a:xfrm>
                        <a:prstGeom prst="flowChartAlternateProcess">
                          <a:avLst/>
                        </a:prstGeom>
                        <a:gradFill>
                          <a:gsLst>
                            <a:gs pos="0">
                              <a:schemeClr val="accent6">
                                <a:lumMod val="40000"/>
                                <a:lumOff val="60000"/>
                              </a:schemeClr>
                            </a:gs>
                            <a:gs pos="39999">
                              <a:srgbClr val="85C2FF"/>
                            </a:gs>
                            <a:gs pos="70000">
                              <a:srgbClr val="C4D6EB"/>
                            </a:gs>
                            <a:gs pos="100000">
                              <a:srgbClr val="FFEBFA"/>
                            </a:gs>
                          </a:gsLst>
                          <a:lin ang="5400000" scaled="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Stroomdiagram: Alternatief proces 6"/>
                        <a:cNvSpPr/>
                      </a:nvSpPr>
                      <a:spPr>
                        <a:xfrm>
                          <a:off x="7020272" y="2996952"/>
                          <a:ext cx="1080120" cy="648072"/>
                        </a:xfrm>
                        <a:prstGeom prst="flowChartAlternateProcess">
                          <a:avLst/>
                        </a:prstGeom>
                        <a:solidFill>
                          <a:schemeClr val="accent6">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Stroomdiagram: Alternatief proces 7"/>
                        <a:cNvSpPr/>
                      </a:nvSpPr>
                      <a:spPr>
                        <a:xfrm>
                          <a:off x="7020272" y="3861048"/>
                          <a:ext cx="1080120" cy="648072"/>
                        </a:xfrm>
                        <a:prstGeom prst="flowChartAlternateProcess">
                          <a:avLst/>
                        </a:prstGeom>
                        <a:solidFill>
                          <a:srgbClr val="FF0000">
                            <a:alpha val="45000"/>
                          </a:srgb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Stroomdiagram: Alternatief proces 8"/>
                        <a:cNvSpPr/>
                      </a:nvSpPr>
                      <a:spPr>
                        <a:xfrm>
                          <a:off x="7020272" y="2060848"/>
                          <a:ext cx="1080120" cy="648072"/>
                        </a:xfrm>
                        <a:prstGeom prst="flowChartAlternateProcess">
                          <a:avLst/>
                        </a:prstGeom>
                        <a:solidFill>
                          <a:srgbClr val="FFC00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Stroomdiagram: Alternatief proces 9"/>
                        <a:cNvSpPr/>
                      </a:nvSpPr>
                      <a:spPr>
                        <a:xfrm>
                          <a:off x="7020272" y="1124744"/>
                          <a:ext cx="1080120" cy="648072"/>
                        </a:xfrm>
                        <a:prstGeom prst="flowChartAlternateProcess">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kstvak 10"/>
                        <a:cNvSpPr txBox="1"/>
                      </a:nvSpPr>
                      <a:spPr>
                        <a:xfrm>
                          <a:off x="7092280" y="1124744"/>
                          <a:ext cx="864096" cy="523220"/>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solidFill>
                                  <a:srgbClr val="FFFF00"/>
                                </a:solidFill>
                              </a:rPr>
                              <a:t>Inspire</a:t>
                            </a:r>
                            <a:r>
                              <a:rPr lang="nl-NL" sz="1400" b="1" dirty="0" smtClean="0">
                                <a:solidFill>
                                  <a:srgbClr val="FFFF00"/>
                                </a:solidFill>
                              </a:rPr>
                              <a:t> </a:t>
                            </a:r>
                            <a:endParaRPr lang="nl-NL" sz="1400" b="1" dirty="0" smtClean="0">
                              <a:solidFill>
                                <a:srgbClr val="FFFF00"/>
                              </a:solidFill>
                            </a:endParaRPr>
                          </a:p>
                          <a:p>
                            <a:r>
                              <a:rPr lang="nl-NL" sz="1400" b="1" dirty="0" smtClean="0">
                                <a:solidFill>
                                  <a:srgbClr val="FFFF00"/>
                                </a:solidFill>
                              </a:rPr>
                              <a:t>UN</a:t>
                            </a:r>
                            <a:endParaRPr lang="nl-NL" sz="1400" b="1" dirty="0">
                              <a:solidFill>
                                <a:srgbClr val="FFFF00"/>
                              </a:solidFill>
                            </a:endParaRPr>
                          </a:p>
                        </a:txBody>
                        <a:useSpRect/>
                      </a:txSp>
                    </a:sp>
                    <a:sp>
                      <a:nvSpPr>
                        <a:cNvPr id="12" name="Tekstvak 11"/>
                        <a:cNvSpPr txBox="1"/>
                      </a:nvSpPr>
                      <a:spPr>
                        <a:xfrm>
                          <a:off x="7092280" y="23488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WION</a:t>
                            </a:r>
                            <a:endParaRPr lang="nl-NL" sz="1400" b="1" dirty="0"/>
                          </a:p>
                        </a:txBody>
                        <a:useSpRect/>
                      </a:txSp>
                    </a:sp>
                    <a:sp>
                      <a:nvSpPr>
                        <a:cNvPr id="13" name="Tekstvak 12"/>
                        <a:cNvSpPr txBox="1"/>
                      </a:nvSpPr>
                      <a:spPr>
                        <a:xfrm>
                          <a:off x="7092280" y="41490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BevB</a:t>
                            </a:r>
                            <a:endParaRPr lang="nl-NL" sz="1400" b="1" dirty="0"/>
                          </a:p>
                        </a:txBody>
                        <a:useSpRect/>
                      </a:txSp>
                    </a:sp>
                    <a:sp>
                      <a:nvSpPr>
                        <a:cNvPr id="14" name="Tekstvak 13"/>
                        <a:cNvSpPr txBox="1"/>
                      </a:nvSpPr>
                      <a:spPr>
                        <a:xfrm>
                          <a:off x="7092280" y="3284984"/>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SWater</a:t>
                            </a:r>
                            <a:endParaRPr lang="nl-NL" sz="1400" b="1" dirty="0"/>
                          </a:p>
                        </a:txBody>
                        <a:useSpRect/>
                      </a:txSp>
                    </a:sp>
                    <a:sp>
                      <a:nvSpPr>
                        <a:cNvPr id="15" name="Tekstvak 14"/>
                        <a:cNvSpPr txBox="1"/>
                      </a:nvSpPr>
                      <a:spPr>
                        <a:xfrm>
                          <a:off x="7092280" y="5085184"/>
                          <a:ext cx="1080120"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EC61</a:t>
                            </a:r>
                            <a:endParaRPr lang="nl-NL" sz="1400" b="1" dirty="0"/>
                          </a:p>
                        </a:txBody>
                        <a:useSpRect/>
                      </a:txSp>
                    </a:sp>
                    <a:sp>
                      <a:nvSpPr>
                        <a:cNvPr id="16" name="Tekstvak 15"/>
                        <a:cNvSpPr txBox="1"/>
                      </a:nvSpPr>
                      <a:spPr>
                        <a:xfrm>
                          <a:off x="6660232" y="692696"/>
                          <a:ext cx="1512168" cy="276999"/>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Data producten</a:t>
                            </a:r>
                            <a:endParaRPr lang="nl-NL" sz="1200" b="1" dirty="0"/>
                          </a:p>
                        </a:txBody>
                        <a:useSpRect/>
                      </a:txSp>
                    </a:sp>
                    <a:sp>
                      <a:nvSpPr>
                        <a:cNvPr id="20" name="Tekstvak 19"/>
                        <a:cNvSpPr txBox="1"/>
                      </a:nvSpPr>
                      <a:spPr>
                        <a:xfrm>
                          <a:off x="3419872" y="3284984"/>
                          <a:ext cx="122413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IMKL2015</a:t>
                            </a:r>
                            <a:endParaRPr lang="nl-NL" sz="1400" b="1" dirty="0"/>
                          </a:p>
                        </a:txBody>
                        <a:useSpRect/>
                      </a:txSp>
                    </a:sp>
                    <a:sp>
                      <a:nvSpPr>
                        <a:cNvPr id="24" name="PIJL-RECHTS 23"/>
                        <a:cNvSpPr/>
                      </a:nvSpPr>
                      <a:spPr>
                        <a:xfrm rot="1874863">
                          <a:off x="4740252" y="4350367"/>
                          <a:ext cx="1944216" cy="206132"/>
                        </a:xfrm>
                        <a:prstGeom prst="rightArrow">
                          <a:avLst/>
                        </a:prstGeom>
                        <a:solidFill>
                          <a:srgbClr val="0070C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PIJL-RECHTS 24"/>
                        <a:cNvSpPr/>
                      </a:nvSpPr>
                      <a:spPr>
                        <a:xfrm rot="964130">
                          <a:off x="4913991" y="3767266"/>
                          <a:ext cx="1944216" cy="144016"/>
                        </a:xfrm>
                        <a:prstGeom prst="rightArrow">
                          <a:avLst/>
                        </a:prstGeom>
                        <a:solidFill>
                          <a:srgbClr val="FF0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PIJL-RECHTS 25"/>
                        <a:cNvSpPr/>
                      </a:nvSpPr>
                      <a:spPr>
                        <a:xfrm>
                          <a:off x="4860032" y="3068960"/>
                          <a:ext cx="1944216" cy="216024"/>
                        </a:xfrm>
                        <a:prstGeom prst="rightArrow">
                          <a:avLst/>
                        </a:prstGeom>
                        <a:solidFill>
                          <a:schemeClr val="accent6">
                            <a:lumMod val="20000"/>
                            <a:lumOff val="80000"/>
                          </a:schemeClr>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PIJL-RECHTS 26"/>
                        <a:cNvSpPr/>
                      </a:nvSpPr>
                      <a:spPr>
                        <a:xfrm rot="20823290">
                          <a:off x="4851456" y="2420804"/>
                          <a:ext cx="1944216" cy="144016"/>
                        </a:xfrm>
                        <a:prstGeom prst="rightArrow">
                          <a:avLst/>
                        </a:prstGeom>
                        <a:solidFill>
                          <a:srgbClr val="FFC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PIJL-RECHTS 27"/>
                        <a:cNvSpPr/>
                      </a:nvSpPr>
                      <a:spPr>
                        <a:xfrm rot="20280510">
                          <a:off x="4706499" y="1803599"/>
                          <a:ext cx="1944216" cy="195937"/>
                        </a:xfrm>
                        <a:prstGeom prst="rightArrow">
                          <a:avLst/>
                        </a:prstGeom>
                        <a:solidFill>
                          <a:srgbClr val="92D05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Stroomdiagram: Magnetische schijf 28"/>
                        <a:cNvSpPr/>
                      </a:nvSpPr>
                      <a:spPr>
                        <a:xfrm>
                          <a:off x="755576" y="1916832"/>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Stroomdiagram: Magnetische schijf 29"/>
                        <a:cNvSpPr/>
                      </a:nvSpPr>
                      <a:spPr>
                        <a:xfrm>
                          <a:off x="827584" y="213285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Stroomdiagram: Magnetische schijf 30"/>
                        <a:cNvSpPr/>
                      </a:nvSpPr>
                      <a:spPr>
                        <a:xfrm>
                          <a:off x="971600" y="249289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Stroomdiagram: Magnetische schijf 31"/>
                        <a:cNvSpPr/>
                      </a:nvSpPr>
                      <a:spPr>
                        <a:xfrm>
                          <a:off x="1043608" y="2780928"/>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PIJL-LINKS en -RECHTS 32"/>
                        <a:cNvSpPr/>
                      </a:nvSpPr>
                      <a:spPr>
                        <a:xfrm>
                          <a:off x="2339752" y="2780928"/>
                          <a:ext cx="936104" cy="360040"/>
                        </a:xfrm>
                        <a:prstGeom prst="leftRightArrow">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kstvak 33"/>
                        <a:cNvSpPr txBox="1"/>
                      </a:nvSpPr>
                      <a:spPr>
                        <a:xfrm>
                          <a:off x="1259632" y="3573016"/>
                          <a:ext cx="864096" cy="461665"/>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(BRON) DATA</a:t>
                            </a:r>
                            <a:endParaRPr lang="nl-NL" sz="1200" b="1" dirty="0"/>
                          </a:p>
                        </a:txBody>
                        <a:useSpRect/>
                      </a:txSp>
                    </a:sp>
                    <a:sp>
                      <a:nvSpPr>
                        <a:cNvPr id="35" name="Tekstvak 34"/>
                        <a:cNvSpPr txBox="1"/>
                      </a:nvSpPr>
                      <a:spPr>
                        <a:xfrm>
                          <a:off x="3563888" y="1844824"/>
                          <a:ext cx="1440160" cy="646331"/>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IMKL uitwissel interface</a:t>
                            </a:r>
                            <a:endParaRPr lang="nl-NL" sz="1200" b="1" dirty="0"/>
                          </a:p>
                        </a:txBody>
                        <a:useSpRect/>
                      </a:txSp>
                    </a:sp>
                  </a:grpSp>
                </lc:lockedCanvas>
              </a:graphicData>
            </a:graphic>
          </wp:anchor>
        </w:drawing>
      </w:r>
    </w:p>
    <w:p w:rsidR="0041667C" w:rsidRDefault="00BB3A1E" w:rsidP="00253F30">
      <w:pPr>
        <w:spacing w:line="240" w:lineRule="atLeast"/>
        <w:jc w:val="left"/>
      </w:pPr>
      <w:r>
        <w:t xml:space="preserve">Figuur 3.1: </w:t>
      </w:r>
      <w:r w:rsidR="0041667C" w:rsidRPr="0041667C">
        <w:t xml:space="preserve">IMKL2015 beschrijft het totaal aan informatie </w:t>
      </w:r>
      <w:r w:rsidR="00253F30">
        <w:t xml:space="preserve">die voorziet in een aantal </w:t>
      </w:r>
      <w:proofErr w:type="spellStart"/>
      <w:r w:rsidR="00253F30">
        <w:t>data</w:t>
      </w:r>
      <w:r w:rsidR="0041667C" w:rsidRPr="0041667C">
        <w:t>leveringsprocessen</w:t>
      </w:r>
      <w:proofErr w:type="spellEnd"/>
      <w:r w:rsidR="0041667C" w:rsidRPr="0041667C">
        <w:t xml:space="preserve">: WION, INSPIRE </w:t>
      </w:r>
      <w:proofErr w:type="spellStart"/>
      <w:r w:rsidR="0041667C" w:rsidRPr="0041667C">
        <w:t>utilities</w:t>
      </w:r>
      <w:proofErr w:type="spellEnd"/>
      <w:r w:rsidR="0041667C" w:rsidRPr="0041667C">
        <w:t xml:space="preserve">, </w:t>
      </w:r>
      <w:r w:rsidRPr="0041667C">
        <w:t>Topo</w:t>
      </w:r>
      <w:r>
        <w:t>grafie</w:t>
      </w:r>
      <w:r w:rsidRPr="0041667C">
        <w:t xml:space="preserve"> </w:t>
      </w:r>
      <w:r w:rsidR="0041667C" w:rsidRPr="0041667C">
        <w:t>Stedelijk Water, Buisleidingen gevaarlijke inhoud</w:t>
      </w:r>
      <w:r>
        <w:t xml:space="preserve"> (Risicoregister gevaarlijke stoffen)</w:t>
      </w:r>
      <w:r w:rsidR="0041667C" w:rsidRPr="0041667C">
        <w:t xml:space="preserve">, </w:t>
      </w:r>
      <w:r>
        <w:t>EC61</w:t>
      </w:r>
      <w:r w:rsidR="006C7C50">
        <w:t>.</w:t>
      </w:r>
    </w:p>
    <w:p w:rsidR="001D2BA4" w:rsidRDefault="001D2BA4" w:rsidP="00253F30">
      <w:pPr>
        <w:spacing w:line="240" w:lineRule="atLeast"/>
        <w:jc w:val="left"/>
      </w:pPr>
    </w:p>
    <w:p w:rsidR="009C7103" w:rsidRDefault="00971241" w:rsidP="00253F30">
      <w:pPr>
        <w:spacing w:line="240" w:lineRule="atLeast"/>
        <w:jc w:val="left"/>
      </w:pPr>
      <w:r w:rsidRPr="003657E7">
        <w:t xml:space="preserve">Bij de implementatie van IMKL2015 wordt er voor elk </w:t>
      </w:r>
      <w:proofErr w:type="spellStart"/>
      <w:r w:rsidRPr="003657E7">
        <w:t>dataleveringsproces</w:t>
      </w:r>
      <w:proofErr w:type="spellEnd"/>
      <w:r w:rsidRPr="003657E7">
        <w:t xml:space="preserve"> een apart profiel gemaakt. Elk profiel bevat alleen die informatie die bij dat profiel hoort. Zo is er een WION profiel, een </w:t>
      </w:r>
      <w:proofErr w:type="spellStart"/>
      <w:r w:rsidRPr="003657E7">
        <w:t>SWater</w:t>
      </w:r>
      <w:proofErr w:type="spellEnd"/>
      <w:r w:rsidRPr="003657E7">
        <w:t xml:space="preserve"> profiel, een </w:t>
      </w:r>
      <w:proofErr w:type="spellStart"/>
      <w:r w:rsidRPr="003657E7">
        <w:t>BevB</w:t>
      </w:r>
      <w:proofErr w:type="spellEnd"/>
      <w:r w:rsidRPr="003657E7">
        <w:t xml:space="preserve"> profiel en een EC61 profiel.</w:t>
      </w:r>
    </w:p>
    <w:p w:rsidR="001D2BA4" w:rsidRDefault="001D2BA4" w:rsidP="00253F30">
      <w:pPr>
        <w:spacing w:line="240" w:lineRule="atLeast"/>
        <w:jc w:val="left"/>
      </w:pPr>
    </w:p>
    <w:p w:rsidR="001D2BA4" w:rsidRDefault="001D2BA4" w:rsidP="00253F30">
      <w:pPr>
        <w:spacing w:line="240" w:lineRule="atLeast"/>
        <w:jc w:val="left"/>
      </w:pPr>
      <w:r>
        <w:t>Uitgangspunten toegepast bij het modelleren van IMKL2015:</w:t>
      </w:r>
    </w:p>
    <w:p w:rsidR="001D2BA4" w:rsidRDefault="001D2BA4" w:rsidP="00253F30">
      <w:pPr>
        <w:spacing w:line="240" w:lineRule="atLeast"/>
        <w:jc w:val="left"/>
      </w:pPr>
    </w:p>
    <w:p w:rsidR="001D2BA4" w:rsidRPr="00514379" w:rsidRDefault="001D2BA4" w:rsidP="001D2BA4">
      <w:pPr>
        <w:pStyle w:val="Lijstalinea"/>
        <w:numPr>
          <w:ilvl w:val="0"/>
          <w:numId w:val="36"/>
        </w:numPr>
        <w:spacing w:line="288" w:lineRule="auto"/>
      </w:pPr>
      <w:r w:rsidRPr="00514379">
        <w:t xml:space="preserve">IMKL2015 beschrijft het totaal aan informatie die voorziet in een aantal data leveringsprocessen: WION, INSPIRE </w:t>
      </w:r>
      <w:proofErr w:type="spellStart"/>
      <w:r w:rsidRPr="00514379">
        <w:t>utilities</w:t>
      </w:r>
      <w:proofErr w:type="spellEnd"/>
      <w:r w:rsidRPr="00514379">
        <w:t xml:space="preserve">, Topologie Stedelijk Water, Buisleidingen gevaarlijke inhoud, </w:t>
      </w:r>
      <w:r w:rsidR="00932116">
        <w:t>EC 61</w:t>
      </w:r>
      <w:r w:rsidRPr="00514379">
        <w:t>.</w:t>
      </w:r>
    </w:p>
    <w:p w:rsidR="001D2BA4" w:rsidRDefault="001D2BA4" w:rsidP="001D2BA4">
      <w:pPr>
        <w:pStyle w:val="Lijstalinea"/>
        <w:numPr>
          <w:ilvl w:val="0"/>
          <w:numId w:val="36"/>
        </w:numPr>
        <w:spacing w:line="288" w:lineRule="auto"/>
      </w:pPr>
      <w:r w:rsidRPr="00514379">
        <w:t xml:space="preserve">IMKL2015 bevat ook de productmodellen voor de bovengenoemde dataleveringen. Elk productmodel beschrijft de informatie-inhoud (semantiek) van het specifieke leveringsmodel. Zo worden er de volgende productmodellen beschreven (conceptnamen): INSPIRE </w:t>
      </w:r>
      <w:r w:rsidR="00D657E0" w:rsidRPr="00514379">
        <w:t>U</w:t>
      </w:r>
      <w:r w:rsidR="00D657E0">
        <w:t xml:space="preserve">tility </w:t>
      </w:r>
      <w:proofErr w:type="spellStart"/>
      <w:r w:rsidR="00D657E0">
        <w:t>networks</w:t>
      </w:r>
      <w:proofErr w:type="spellEnd"/>
      <w:r w:rsidR="00D657E0" w:rsidRPr="00514379">
        <w:t xml:space="preserve"> </w:t>
      </w:r>
      <w:r w:rsidRPr="00514379">
        <w:t xml:space="preserve">(bestaat al), IMWION, </w:t>
      </w:r>
      <w:proofErr w:type="spellStart"/>
      <w:r w:rsidRPr="00514379">
        <w:t>IMBevB</w:t>
      </w:r>
      <w:proofErr w:type="spellEnd"/>
      <w:r w:rsidRPr="00514379">
        <w:t>, IMSW en IM</w:t>
      </w:r>
      <w:r w:rsidR="00932116">
        <w:t>EC61</w:t>
      </w:r>
      <w:r w:rsidRPr="00514379">
        <w:t>.</w:t>
      </w:r>
    </w:p>
    <w:p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IMKL2015</w:t>
      </w:r>
      <w:r w:rsidRPr="00514379">
        <w:t xml:space="preserve">. Het informatiemodel INSPIRE </w:t>
      </w:r>
      <w:r w:rsidR="00D657E0" w:rsidRPr="00514379">
        <w:t>U</w:t>
      </w:r>
      <w:r w:rsidR="00D657E0">
        <w:t xml:space="preserve">tility </w:t>
      </w:r>
      <w:proofErr w:type="spellStart"/>
      <w:r w:rsidR="00D657E0">
        <w:t>networks</w:t>
      </w:r>
      <w:proofErr w:type="spellEnd"/>
      <w:r w:rsidR="00D657E0" w:rsidRPr="00514379">
        <w:t xml:space="preserve"> </w:t>
      </w:r>
      <w:r w:rsidRPr="00514379">
        <w:t>staat centraal in de modellering van de overige producten.</w:t>
      </w:r>
    </w:p>
    <w:p w:rsidR="001D2BA4" w:rsidRPr="00514379" w:rsidRDefault="001D2BA4" w:rsidP="001D2BA4">
      <w:pPr>
        <w:pStyle w:val="Lijstalinea"/>
        <w:numPr>
          <w:ilvl w:val="0"/>
          <w:numId w:val="36"/>
        </w:numPr>
        <w:spacing w:line="288" w:lineRule="auto"/>
      </w:pPr>
      <w:r w:rsidRPr="00514379">
        <w:t xml:space="preserve">INSPIRE </w:t>
      </w:r>
      <w:r w:rsidR="00D657E0" w:rsidRPr="00514379">
        <w:t>U</w:t>
      </w:r>
      <w:r w:rsidR="00D657E0">
        <w:t xml:space="preserve">tility </w:t>
      </w:r>
      <w:proofErr w:type="spellStart"/>
      <w:r w:rsidR="00D657E0">
        <w:t>networks</w:t>
      </w:r>
      <w:proofErr w:type="spellEnd"/>
      <w:r w:rsidR="00D657E0" w:rsidRPr="00514379">
        <w:t xml:space="preserve"> </w:t>
      </w:r>
      <w:r w:rsidRPr="00514379">
        <w:t xml:space="preserve">is gedefinieerd in Engelstalige </w:t>
      </w:r>
      <w:proofErr w:type="spellStart"/>
      <w:r w:rsidRPr="00514379">
        <w:t>syntax</w:t>
      </w:r>
      <w:proofErr w:type="spellEnd"/>
      <w:r w:rsidRPr="00514379">
        <w:t xml:space="preserve">. De NL modellen gaan uit van een Nederlandse </w:t>
      </w:r>
      <w:proofErr w:type="spellStart"/>
      <w:r w:rsidRPr="00514379">
        <w:t>syntax</w:t>
      </w:r>
      <w:proofErr w:type="spellEnd"/>
      <w:r w:rsidRPr="00514379">
        <w:t xml:space="preserve">. De relatie tussen Engelse en Nederlandse </w:t>
      </w:r>
      <w:proofErr w:type="spellStart"/>
      <w:r w:rsidRPr="00514379">
        <w:t>syntax</w:t>
      </w:r>
      <w:proofErr w:type="spellEnd"/>
      <w:r w:rsidRPr="00514379">
        <w:t xml:space="preserve"> wordt in IMKL2015 gelegd.</w:t>
      </w:r>
    </w:p>
    <w:p w:rsidR="001D2BA4" w:rsidRPr="00514379" w:rsidRDefault="001D2BA4" w:rsidP="001D2BA4">
      <w:pPr>
        <w:pStyle w:val="Lijstalinea"/>
        <w:numPr>
          <w:ilvl w:val="0"/>
          <w:numId w:val="36"/>
        </w:numPr>
        <w:spacing w:line="288" w:lineRule="auto"/>
      </w:pPr>
      <w:r w:rsidRPr="00514379">
        <w:t xml:space="preserve">IMKL2015 beschrijft ‘eindproducten’ van de </w:t>
      </w:r>
      <w:proofErr w:type="spellStart"/>
      <w:r w:rsidRPr="00514379">
        <w:t>informatie-uitwisselingsketen</w:t>
      </w:r>
      <w:proofErr w:type="spellEnd"/>
      <w:r w:rsidRPr="00514379">
        <w:t>. Het bevat geen informatie gerelateerd aan de architectuur van het KLIC WIN systeem. IMKL is niet van invloed op het type voorziening, centraal, decentraal of hybride.</w:t>
      </w:r>
    </w:p>
    <w:p w:rsidR="001D2BA4" w:rsidRPr="00514379" w:rsidRDefault="001D2BA4" w:rsidP="001D2BA4">
      <w:pPr>
        <w:pStyle w:val="Lijstalinea"/>
        <w:numPr>
          <w:ilvl w:val="0"/>
          <w:numId w:val="36"/>
        </w:numPr>
        <w:spacing w:line="288" w:lineRule="auto"/>
      </w:pPr>
      <w:r w:rsidRPr="00514379">
        <w:t xml:space="preserve">IMKL2015 voorziet in een objectgerichte, </w:t>
      </w:r>
      <w:proofErr w:type="spellStart"/>
      <w:r w:rsidRPr="00514379">
        <w:t>gevectoriseerde</w:t>
      </w:r>
      <w:proofErr w:type="spellEnd"/>
      <w:r w:rsidRPr="00514379">
        <w:t xml:space="preserve"> data-uitwisseling.</w:t>
      </w:r>
    </w:p>
    <w:p w:rsidR="001D2BA4" w:rsidRPr="00514379" w:rsidRDefault="001D2BA4" w:rsidP="001D2BA4">
      <w:pPr>
        <w:pStyle w:val="Lijstalinea"/>
        <w:numPr>
          <w:ilvl w:val="0"/>
          <w:numId w:val="36"/>
        </w:numPr>
        <w:spacing w:line="288" w:lineRule="auto"/>
      </w:pPr>
      <w:r w:rsidRPr="00514379">
        <w:t xml:space="preserve">Afhankelijk van het type informatieproduct kan IMKL2015 toegepast worden in een view service (WMS) en of download service (WFS of </w:t>
      </w:r>
      <w:proofErr w:type="spellStart"/>
      <w:r w:rsidRPr="00514379">
        <w:t>Atom</w:t>
      </w:r>
      <w:proofErr w:type="spellEnd"/>
      <w:r w:rsidRPr="00514379">
        <w:t xml:space="preserve"> </w:t>
      </w:r>
      <w:proofErr w:type="spellStart"/>
      <w:r w:rsidRPr="00514379">
        <w:t>feeds</w:t>
      </w:r>
      <w:proofErr w:type="spellEnd"/>
      <w:r w:rsidRPr="00514379">
        <w:t>).</w:t>
      </w:r>
    </w:p>
    <w:p w:rsidR="001D2BA4" w:rsidRPr="00514379" w:rsidRDefault="001D2BA4" w:rsidP="001D2BA4">
      <w:pPr>
        <w:pStyle w:val="Lijstalinea"/>
        <w:numPr>
          <w:ilvl w:val="0"/>
          <w:numId w:val="36"/>
        </w:numPr>
        <w:spacing w:line="288" w:lineRule="auto"/>
      </w:pPr>
      <w:r w:rsidRPr="00514379">
        <w:t>IMKL2015 past waar nodig, optioneel, 3D geometrie toe. De 3D geometrie is een optionele extensie die geen invloed heeft op de 2D modellering.</w:t>
      </w:r>
    </w:p>
    <w:p w:rsidR="001D2BA4" w:rsidRPr="00514379" w:rsidRDefault="001D2BA4" w:rsidP="001D2BA4">
      <w:pPr>
        <w:pStyle w:val="Lijstalinea"/>
        <w:numPr>
          <w:ilvl w:val="0"/>
          <w:numId w:val="36"/>
        </w:numPr>
        <w:spacing w:line="288" w:lineRule="auto"/>
      </w:pPr>
      <w:r w:rsidRPr="00514379">
        <w:t xml:space="preserve">Voor 3D modellering wordt zoveel als mogelijk afgestemd met </w:t>
      </w:r>
      <w:proofErr w:type="spellStart"/>
      <w:r w:rsidRPr="00514379">
        <w:t>CityGML-Utility</w:t>
      </w:r>
      <w:proofErr w:type="spellEnd"/>
      <w:r w:rsidRPr="00514379">
        <w:t xml:space="preserve"> extensie. In dat proces wordt ook gekeken naar aanpassingen aan </w:t>
      </w:r>
      <w:proofErr w:type="spellStart"/>
      <w:r w:rsidRPr="00514379">
        <w:t>CityGML-Utility</w:t>
      </w:r>
      <w:proofErr w:type="spellEnd"/>
      <w:r w:rsidRPr="00514379">
        <w:t xml:space="preserve">. INSPIRE </w:t>
      </w:r>
      <w:r w:rsidR="00D657E0" w:rsidRPr="00514379">
        <w:t>U</w:t>
      </w:r>
      <w:r w:rsidR="00D657E0">
        <w:t xml:space="preserve">tility </w:t>
      </w:r>
      <w:proofErr w:type="spellStart"/>
      <w:r w:rsidR="00D657E0">
        <w:t>networks</w:t>
      </w:r>
      <w:proofErr w:type="spellEnd"/>
      <w:r w:rsidR="00D657E0" w:rsidRPr="00514379">
        <w:t xml:space="preserve"> </w:t>
      </w:r>
      <w:r w:rsidRPr="00514379">
        <w:t>is leidend in die afstemming.</w:t>
      </w:r>
    </w:p>
    <w:p w:rsidR="001D2BA4" w:rsidRPr="00514379" w:rsidRDefault="004C0CA8" w:rsidP="001D2BA4">
      <w:pPr>
        <w:pStyle w:val="Lijstalinea"/>
        <w:numPr>
          <w:ilvl w:val="0"/>
          <w:numId w:val="36"/>
        </w:numPr>
        <w:spacing w:line="288" w:lineRule="auto"/>
      </w:pPr>
      <w:r>
        <w:lastRenderedPageBreak/>
        <w:t>IMKL2015</w:t>
      </w:r>
      <w:r w:rsidR="001D2BA4" w:rsidRPr="00514379">
        <w:t xml:space="preserve"> bevat temporele informatie.</w:t>
      </w:r>
    </w:p>
    <w:p w:rsidR="001D2BA4" w:rsidRPr="000D422C" w:rsidRDefault="001D2BA4" w:rsidP="001D2BA4">
      <w:pPr>
        <w:pStyle w:val="Lijstalinea"/>
        <w:numPr>
          <w:ilvl w:val="0"/>
          <w:numId w:val="36"/>
        </w:numPr>
        <w:spacing w:line="288" w:lineRule="auto"/>
      </w:pPr>
      <w:r w:rsidRPr="000D422C">
        <w:t>IMWION bevat ook de informatie van geplande netwerkelementen.</w:t>
      </w:r>
    </w:p>
    <w:p w:rsidR="001D2BA4" w:rsidRPr="00514379" w:rsidRDefault="00932116" w:rsidP="001D2BA4">
      <w:pPr>
        <w:pStyle w:val="Lijstalinea"/>
        <w:numPr>
          <w:ilvl w:val="0"/>
          <w:numId w:val="36"/>
        </w:numPr>
        <w:spacing w:line="288" w:lineRule="auto"/>
      </w:pPr>
      <w:r>
        <w:t xml:space="preserve">IMWION 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rsidR="001D2BA4" w:rsidRDefault="001D2BA4" w:rsidP="001D2BA4">
      <w:pPr>
        <w:pStyle w:val="Lijstalinea"/>
        <w:numPr>
          <w:ilvl w:val="0"/>
          <w:numId w:val="36"/>
        </w:numPr>
        <w:spacing w:line="288" w:lineRule="auto"/>
      </w:pPr>
      <w:r w:rsidRPr="00514379">
        <w:t xml:space="preserve">De voorziening KLICWIN informatievoorziening lijkt op de Belgische AGIV – KLIP voorziening. Het AGIV – IMKL2.1 Data Model voldoet conceptueel voor een deel aan eisen die IMKL2015 ook heeft. IMKL2015 maakt gebruik van de ervaring die </w:t>
      </w:r>
      <w:r>
        <w:t>in AGIV – IMKL2.1 is opgedaan</w:t>
      </w:r>
      <w:r w:rsidRPr="00514379">
        <w:t>.</w:t>
      </w:r>
    </w:p>
    <w:p w:rsidR="001D2BA4" w:rsidRDefault="001D2BA4" w:rsidP="00253F30">
      <w:pPr>
        <w:spacing w:line="240" w:lineRule="atLeast"/>
        <w:jc w:val="left"/>
      </w:pPr>
    </w:p>
    <w:p w:rsidR="00551821" w:rsidRDefault="008275BC" w:rsidP="00253F30">
      <w:pPr>
        <w:spacing w:line="240" w:lineRule="atLeast"/>
        <w:jc w:val="left"/>
      </w:pPr>
      <w:r>
        <w:t xml:space="preserve">Het volgende </w:t>
      </w:r>
      <w:r w:rsidR="00FF4402">
        <w:t xml:space="preserve">figuur schetst de data-uitwisseling voor realisering van het WION en INSPIRE </w:t>
      </w:r>
      <w:proofErr w:type="spellStart"/>
      <w:r w:rsidR="00FF4402">
        <w:t>Utilities</w:t>
      </w:r>
      <w:proofErr w:type="spellEnd"/>
      <w:r w:rsidR="00FF4402">
        <w:t xml:space="preserve">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die nodig is om tussenproducten of voorzieningen te realiseren die met die gegevens instaat zijn om de eindproducten te realiseren. De IMKL2015 dataspecificatie betreft alleen de beschrijving van de semantiek van het uitleveringsproces</w:t>
      </w:r>
      <w:r w:rsidR="009A432E">
        <w:t>. Voor het aanleverproces kan de IMKL2015 specificatie ook een rol spelen, met name bij de met A en B aangegeven datastroom. Dit is echter geen onderwerp in deze specificatie.</w:t>
      </w:r>
    </w:p>
    <w:p w:rsidR="00FF4402" w:rsidRDefault="00FF4402" w:rsidP="00253F30">
      <w:pPr>
        <w:spacing w:line="240" w:lineRule="atLeast"/>
        <w:jc w:val="left"/>
      </w:pPr>
    </w:p>
    <w:p w:rsidR="00FF4402" w:rsidRDefault="00FF4402" w:rsidP="00253F30">
      <w:pPr>
        <w:spacing w:line="240" w:lineRule="atLeast"/>
        <w:jc w:val="left"/>
      </w:pPr>
    </w:p>
    <w:p w:rsidR="00551821" w:rsidRDefault="00551821" w:rsidP="00253F30">
      <w:pPr>
        <w:spacing w:line="240" w:lineRule="atLeast"/>
        <w:jc w:val="left"/>
      </w:pPr>
    </w:p>
    <w:p w:rsidR="00551821" w:rsidRDefault="00855A12" w:rsidP="00253F30">
      <w:pPr>
        <w:spacing w:line="240" w:lineRule="atLeast"/>
        <w:jc w:val="left"/>
      </w:pPr>
      <w:r>
        <w:rPr>
          <w:noProof/>
        </w:rPr>
        <w:drawing>
          <wp:inline distT="0" distB="0" distL="0" distR="0">
            <wp:extent cx="5500370" cy="2642002"/>
            <wp:effectExtent l="19050" t="0" r="5080" b="0"/>
            <wp:docPr id="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392314"/>
                      <a:chOff x="0" y="1484958"/>
                      <a:chExt cx="9144000" cy="4392314"/>
                    </a:xfrm>
                  </a:grpSpPr>
                  <a:grpSp>
                    <a:nvGrpSpPr>
                      <a:cNvPr id="48" name="Groep 47"/>
                      <a:cNvGrpSpPr/>
                    </a:nvGrpSpPr>
                    <a:grpSpPr>
                      <a:xfrm>
                        <a:off x="0" y="1484958"/>
                        <a:ext cx="9144000" cy="4392314"/>
                        <a:chOff x="0" y="1484958"/>
                        <a:chExt cx="9144000" cy="4392314"/>
                      </a:xfrm>
                    </a:grpSpPr>
                    <a:sp>
                      <a:nvSpPr>
                        <a:cNvPr id="45" name="Rechthoek 44"/>
                        <a:cNvSpPr/>
                      </a:nvSpPr>
                      <a:spPr>
                        <a:xfrm>
                          <a:off x="0" y="4149080"/>
                          <a:ext cx="8748464" cy="1728192"/>
                        </a:xfrm>
                        <a:prstGeom prst="rect">
                          <a:avLst/>
                        </a:prstGeom>
                        <a:solidFill>
                          <a:srgbClr val="FFFF00">
                            <a:alpha val="48000"/>
                          </a:srgb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hthoek 42"/>
                        <a:cNvSpPr/>
                      </a:nvSpPr>
                      <a:spPr>
                        <a:xfrm>
                          <a:off x="0" y="2492896"/>
                          <a:ext cx="8748464" cy="720080"/>
                        </a:xfrm>
                        <a:prstGeom prst="rect">
                          <a:avLst/>
                        </a:prstGeom>
                        <a:solidFill>
                          <a:schemeClr val="accent1">
                            <a:alpha val="63000"/>
                          </a:scheme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2055" name="Oval 7"/>
                        <a:cNvSpPr>
                          <a:spLocks noChangeArrowheads="1"/>
                        </a:cNvSpPr>
                      </a:nvSpPr>
                      <a:spPr bwMode="auto">
                        <a:xfrm>
                          <a:off x="6262242" y="5158433"/>
                          <a:ext cx="1295400" cy="503237"/>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061" name="Line 13"/>
                        <a:cNvSpPr>
                          <a:spLocks noChangeShapeType="1"/>
                        </a:cNvSpPr>
                      </a:nvSpPr>
                      <a:spPr bwMode="auto">
                        <a:xfrm flipH="1" flipV="1">
                          <a:off x="7271892" y="2134245"/>
                          <a:ext cx="360362"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2" name="Line 14"/>
                        <a:cNvSpPr>
                          <a:spLocks noChangeShapeType="1"/>
                        </a:cNvSpPr>
                      </a:nvSpPr>
                      <a:spPr bwMode="auto">
                        <a:xfrm>
                          <a:off x="6192392" y="3142308"/>
                          <a:ext cx="717550"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4" name="AutoShape 16"/>
                        <a:cNvSpPr>
                          <a:spLocks noChangeArrowheads="1"/>
                        </a:cNvSpPr>
                      </a:nvSpPr>
                      <a:spPr bwMode="auto">
                        <a:xfrm>
                          <a:off x="561454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INSPIRE</a:t>
                            </a:r>
                          </a:p>
                          <a:p>
                            <a:pPr algn="ctr"/>
                            <a:r>
                              <a:rPr lang="nl-NL" sz="1000" b="1" i="1">
                                <a:latin typeface="Verdana" pitchFamily="34" charset="0"/>
                                <a:ea typeface="Verdana" pitchFamily="34" charset="0"/>
                                <a:cs typeface="Verdana" pitchFamily="34" charset="0"/>
                              </a:rPr>
                              <a:t>View service</a:t>
                            </a:r>
                          </a:p>
                        </a:txBody>
                        <a:useSpRect/>
                      </a:txSp>
                    </a:sp>
                    <a:sp>
                      <a:nvSpPr>
                        <a:cNvPr id="2065" name="Line 17"/>
                        <a:cNvSpPr>
                          <a:spLocks noChangeShapeType="1"/>
                        </a:cNvSpPr>
                      </a:nvSpPr>
                      <a:spPr bwMode="auto">
                        <a:xfrm>
                          <a:off x="6911529" y="4077345"/>
                          <a:ext cx="0" cy="217488"/>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6" name="Line 18"/>
                        <a:cNvSpPr>
                          <a:spLocks noChangeShapeType="1"/>
                        </a:cNvSpPr>
                      </a:nvSpPr>
                      <a:spPr bwMode="auto">
                        <a:xfrm flipH="1">
                          <a:off x="6909942" y="4726633"/>
                          <a:ext cx="3175"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8" name="Line 20"/>
                        <a:cNvSpPr>
                          <a:spLocks noChangeShapeType="1"/>
                        </a:cNvSpPr>
                      </a:nvSpPr>
                      <a:spPr bwMode="auto">
                        <a:xfrm flipV="1">
                          <a:off x="6263829" y="2134245"/>
                          <a:ext cx="360363"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0" name="AutoShape 22"/>
                        <a:cNvSpPr>
                          <a:spLocks noChangeArrowheads="1"/>
                        </a:cNvSpPr>
                      </a:nvSpPr>
                      <a:spPr bwMode="auto">
                        <a:xfrm>
                          <a:off x="6262242" y="3429645"/>
                          <a:ext cx="1295400" cy="647700"/>
                        </a:xfrm>
                        <a:prstGeom prst="can">
                          <a:avLst>
                            <a:gd name="adj" fmla="val 25000"/>
                          </a:avLst>
                        </a:prstGeom>
                        <a:solidFill>
                          <a:srgbClr val="B2B2B2"/>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a:latin typeface="Verdana" pitchFamily="34" charset="0"/>
                                <a:ea typeface="Verdana" pitchFamily="34" charset="0"/>
                                <a:cs typeface="Verdana" pitchFamily="34" charset="0"/>
                              </a:rPr>
                              <a:t>Centrale</a:t>
                            </a:r>
                          </a:p>
                          <a:p>
                            <a:pPr algn="ctr"/>
                            <a:r>
                              <a:rPr lang="nl-NL" sz="1200">
                                <a:latin typeface="Verdana" pitchFamily="34" charset="0"/>
                                <a:ea typeface="Verdana" pitchFamily="34" charset="0"/>
                                <a:cs typeface="Verdana" pitchFamily="34" charset="0"/>
                              </a:rPr>
                              <a:t>Voorziening</a:t>
                            </a:r>
                            <a:endParaRPr lang="nl-NL">
                              <a:latin typeface="Verdana" pitchFamily="34" charset="0"/>
                              <a:ea typeface="Verdana" pitchFamily="34" charset="0"/>
                              <a:cs typeface="Verdana" pitchFamily="34" charset="0"/>
                            </a:endParaRPr>
                          </a:p>
                        </a:txBody>
                        <a:useSpRect/>
                      </a:txSp>
                    </a:sp>
                    <a:sp>
                      <a:nvSpPr>
                        <a:cNvPr id="2075" name="AutoShape 27"/>
                        <a:cNvSpPr>
                          <a:spLocks noChangeArrowheads="1"/>
                        </a:cNvSpPr>
                      </a:nvSpPr>
                      <a:spPr bwMode="auto">
                        <a:xfrm>
                          <a:off x="6335267" y="4294833"/>
                          <a:ext cx="1223962"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Beheren Centrale</a:t>
                            </a:r>
                          </a:p>
                          <a:p>
                            <a:pPr algn="ctr"/>
                            <a:r>
                              <a:rPr lang="nl-NL" sz="1000" b="1" i="1">
                                <a:latin typeface="Verdana" pitchFamily="34" charset="0"/>
                                <a:ea typeface="Verdana" pitchFamily="34" charset="0"/>
                                <a:cs typeface="Verdana" pitchFamily="34" charset="0"/>
                              </a:rPr>
                              <a:t>Voorziening</a:t>
                            </a:r>
                          </a:p>
                        </a:txBody>
                        <a:useSpRect/>
                      </a:txSp>
                    </a:sp>
                    <a:sp>
                      <a:nvSpPr>
                        <a:cNvPr id="2076" name="Line 28"/>
                        <a:cNvSpPr>
                          <a:spLocks noChangeShapeType="1"/>
                        </a:cNvSpPr>
                      </a:nvSpPr>
                      <a:spPr bwMode="auto">
                        <a:xfrm>
                          <a:off x="3490467" y="2134245"/>
                          <a:ext cx="217487"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7" name="AutoShape 29"/>
                        <a:cNvSpPr>
                          <a:spLocks noChangeArrowheads="1"/>
                        </a:cNvSpPr>
                      </a:nvSpPr>
                      <a:spPr bwMode="auto">
                        <a:xfrm>
                          <a:off x="140290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WFS</a:t>
                            </a:r>
                          </a:p>
                        </a:txBody>
                        <a:useSpRect/>
                      </a:txSp>
                    </a:sp>
                    <a:sp>
                      <a:nvSpPr>
                        <a:cNvPr id="2078" name="Line 30"/>
                        <a:cNvSpPr>
                          <a:spLocks noChangeShapeType="1"/>
                        </a:cNvSpPr>
                      </a:nvSpPr>
                      <a:spPr bwMode="auto">
                        <a:xfrm flipH="1">
                          <a:off x="3419029" y="3142308"/>
                          <a:ext cx="215900"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0" name="AutoShape 32"/>
                        <a:cNvSpPr>
                          <a:spLocks noChangeArrowheads="1"/>
                        </a:cNvSpPr>
                      </a:nvSpPr>
                      <a:spPr bwMode="auto">
                        <a:xfrm>
                          <a:off x="2555429" y="4293245"/>
                          <a:ext cx="12239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Aanleveren</a:t>
                            </a:r>
                          </a:p>
                          <a:p>
                            <a:pPr algn="ctr"/>
                            <a:endParaRPr lang="nl-NL" sz="1000" b="1" i="1">
                              <a:latin typeface="Verdana" pitchFamily="34" charset="0"/>
                              <a:ea typeface="Verdana" pitchFamily="34" charset="0"/>
                              <a:cs typeface="Verdana" pitchFamily="34" charset="0"/>
                            </a:endParaRPr>
                          </a:p>
                        </a:txBody>
                        <a:useSpRect/>
                      </a:txSp>
                    </a:sp>
                    <a:sp>
                      <a:nvSpPr>
                        <a:cNvPr id="2083" name="Line 35"/>
                        <a:cNvSpPr>
                          <a:spLocks noChangeShapeType="1"/>
                        </a:cNvSpPr>
                      </a:nvSpPr>
                      <a:spPr bwMode="auto">
                        <a:xfrm>
                          <a:off x="3203129" y="4723458"/>
                          <a:ext cx="0"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4" name="Oval 36"/>
                        <a:cNvSpPr>
                          <a:spLocks noChangeArrowheads="1"/>
                        </a:cNvSpPr>
                      </a:nvSpPr>
                      <a:spPr bwMode="auto">
                        <a:xfrm>
                          <a:off x="60479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INSPIRE</a:t>
                            </a:r>
                          </a:p>
                          <a:p>
                            <a:pPr algn="ctr"/>
                            <a:r>
                              <a:rPr lang="nl-NL" sz="1200" b="1">
                                <a:latin typeface="Verdana" pitchFamily="34" charset="0"/>
                                <a:ea typeface="Verdana" pitchFamily="34" charset="0"/>
                                <a:cs typeface="Verdana" pitchFamily="34" charset="0"/>
                              </a:rPr>
                              <a:t>Afnemer</a:t>
                            </a:r>
                          </a:p>
                        </a:txBody>
                        <a:useSpRect/>
                      </a:txSp>
                    </a:sp>
                    <a:sp>
                      <a:nvSpPr>
                        <a:cNvPr id="2095" name="AutoShape 47"/>
                        <a:cNvSpPr>
                          <a:spLocks noChangeArrowheads="1"/>
                        </a:cNvSpPr>
                      </a:nvSpPr>
                      <a:spPr bwMode="auto">
                        <a:xfrm>
                          <a:off x="7956104" y="1773883"/>
                          <a:ext cx="1187896" cy="647700"/>
                        </a:xfrm>
                        <a:prstGeom prst="wedgeRoundRectCallout">
                          <a:avLst>
                            <a:gd name="adj1" fmla="val -86644"/>
                            <a:gd name="adj2" fmla="val 5808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dirty="0">
                                <a:latin typeface="Verdana" pitchFamily="34" charset="0"/>
                                <a:ea typeface="Verdana" pitchFamily="34" charset="0"/>
                                <a:cs typeface="Verdana" pitchFamily="34" charset="0"/>
                              </a:rPr>
                              <a:t>INSPIRE (US)</a:t>
                            </a:r>
                          </a:p>
                          <a:p>
                            <a:pPr algn="ctr"/>
                            <a:r>
                              <a:rPr lang="nl-NL" sz="1000" dirty="0">
                                <a:latin typeface="Verdana" pitchFamily="34" charset="0"/>
                                <a:ea typeface="Verdana" pitchFamily="34" charset="0"/>
                                <a:cs typeface="Verdana" pitchFamily="34" charset="0"/>
                              </a:rPr>
                              <a:t>XML schema</a:t>
                            </a:r>
                          </a:p>
                          <a:p>
                            <a:pPr algn="ctr"/>
                            <a:r>
                              <a:rPr lang="nl-NL" sz="1000" dirty="0">
                                <a:latin typeface="Verdana" pitchFamily="34" charset="0"/>
                                <a:ea typeface="Verdana" pitchFamily="34" charset="0"/>
                                <a:cs typeface="Verdana" pitchFamily="34" charset="0"/>
                              </a:rPr>
                              <a:t>WFS</a:t>
                            </a:r>
                          </a:p>
                        </a:txBody>
                        <a:useSpRect/>
                      </a:txSp>
                    </a:sp>
                    <a:sp>
                      <a:nvSpPr>
                        <a:cNvPr id="2096" name="AutoShape 48"/>
                        <a:cNvSpPr>
                          <a:spLocks noChangeArrowheads="1"/>
                        </a:cNvSpPr>
                      </a:nvSpPr>
                      <a:spPr bwMode="auto">
                        <a:xfrm>
                          <a:off x="705599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a:latin typeface="Verdana" pitchFamily="34" charset="0"/>
                                <a:ea typeface="Verdana" pitchFamily="34" charset="0"/>
                                <a:cs typeface="Verdana" pitchFamily="34" charset="0"/>
                              </a:rPr>
                              <a:t>INSPIRE</a:t>
                            </a:r>
                          </a:p>
                          <a:p>
                            <a:pPr algn="ctr"/>
                            <a:r>
                              <a:rPr lang="nl-NL" sz="1000" b="1" i="1" dirty="0">
                                <a:latin typeface="Verdana" pitchFamily="34" charset="0"/>
                                <a:ea typeface="Verdana" pitchFamily="34" charset="0"/>
                                <a:cs typeface="Verdana" pitchFamily="34" charset="0"/>
                              </a:rPr>
                              <a:t>Download service</a:t>
                            </a:r>
                          </a:p>
                        </a:txBody>
                        <a:useSpRect/>
                      </a:txSp>
                    </a:sp>
                    <a:sp>
                      <a:nvSpPr>
                        <a:cNvPr id="2098" name="Line 50"/>
                        <a:cNvSpPr>
                          <a:spLocks noChangeShapeType="1"/>
                        </a:cNvSpPr>
                      </a:nvSpPr>
                      <a:spPr bwMode="auto">
                        <a:xfrm flipH="1">
                          <a:off x="6911529" y="3142308"/>
                          <a:ext cx="720725"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99" name="Oval 51"/>
                        <a:cNvSpPr>
                          <a:spLocks noChangeArrowheads="1"/>
                        </a:cNvSpPr>
                      </a:nvSpPr>
                      <a:spPr bwMode="auto">
                        <a:xfrm>
                          <a:off x="23395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Grondroerder</a:t>
                            </a:r>
                          </a:p>
                        </a:txBody>
                        <a:useSpRect/>
                      </a:txSp>
                    </a:sp>
                    <a:sp>
                      <a:nvSpPr>
                        <a:cNvPr id="2100" name="AutoShape 52"/>
                        <a:cNvSpPr>
                          <a:spLocks noChangeArrowheads="1"/>
                        </a:cNvSpPr>
                      </a:nvSpPr>
                      <a:spPr bwMode="auto">
                        <a:xfrm>
                          <a:off x="2555429" y="3501083"/>
                          <a:ext cx="1223963"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Samenstellen</a:t>
                            </a:r>
                          </a:p>
                          <a:p>
                            <a:pPr algn="ctr"/>
                            <a:endParaRPr lang="nl-NL" sz="1000" b="1" i="1">
                              <a:latin typeface="Verdana" pitchFamily="34" charset="0"/>
                              <a:ea typeface="Verdana" pitchFamily="34" charset="0"/>
                              <a:cs typeface="Verdana" pitchFamily="34" charset="0"/>
                            </a:endParaRPr>
                          </a:p>
                        </a:txBody>
                        <a:useSpRect/>
                      </a:txSp>
                    </a:sp>
                    <a:sp>
                      <a:nvSpPr>
                        <a:cNvPr id="2101" name="Line 53"/>
                        <a:cNvSpPr>
                          <a:spLocks noChangeShapeType="1"/>
                        </a:cNvSpPr>
                      </a:nvSpPr>
                      <a:spPr bwMode="auto">
                        <a:xfrm>
                          <a:off x="3203129" y="3932883"/>
                          <a:ext cx="0" cy="360362"/>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2" name="Line 54"/>
                        <a:cNvSpPr>
                          <a:spLocks noChangeShapeType="1"/>
                        </a:cNvSpPr>
                      </a:nvSpPr>
                      <a:spPr bwMode="auto">
                        <a:xfrm>
                          <a:off x="3779392" y="3716983"/>
                          <a:ext cx="2484437" cy="158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4" name="AutoShape 56"/>
                        <a:cNvSpPr>
                          <a:spLocks noChangeArrowheads="1"/>
                        </a:cNvSpPr>
                      </a:nvSpPr>
                      <a:spPr bwMode="auto">
                        <a:xfrm>
                          <a:off x="7631411" y="4798889"/>
                          <a:ext cx="1044352" cy="432867"/>
                        </a:xfrm>
                        <a:prstGeom prst="wedgeRoundRectCallout">
                          <a:avLst>
                            <a:gd name="adj1" fmla="val -93472"/>
                            <a:gd name="adj2" fmla="val -26102"/>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B</a:t>
                            </a:r>
                            <a:endParaRPr lang="nl-NL" sz="2000" dirty="0">
                              <a:latin typeface="Verdana" pitchFamily="34" charset="0"/>
                              <a:ea typeface="Verdana" pitchFamily="34" charset="0"/>
                              <a:cs typeface="Verdana" pitchFamily="34" charset="0"/>
                            </a:endParaRPr>
                          </a:p>
                        </a:txBody>
                        <a:useSpRect/>
                      </a:txSp>
                    </a:sp>
                    <a:sp>
                      <a:nvSpPr>
                        <a:cNvPr id="2105" name="AutoShape 57"/>
                        <a:cNvSpPr>
                          <a:spLocks noChangeArrowheads="1"/>
                        </a:cNvSpPr>
                      </a:nvSpPr>
                      <a:spPr bwMode="auto">
                        <a:xfrm>
                          <a:off x="1222699" y="4797576"/>
                          <a:ext cx="1078433" cy="433362"/>
                        </a:xfrm>
                        <a:prstGeom prst="wedgeRoundRectCallout">
                          <a:avLst>
                            <a:gd name="adj1" fmla="val 93954"/>
                            <a:gd name="adj2" fmla="val -2871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A</a:t>
                            </a:r>
                            <a:endParaRPr lang="nl-NL" sz="2000" dirty="0">
                              <a:latin typeface="Verdana" pitchFamily="34" charset="0"/>
                              <a:ea typeface="Verdana" pitchFamily="34" charset="0"/>
                              <a:cs typeface="Verdana" pitchFamily="34" charset="0"/>
                            </a:endParaRPr>
                          </a:p>
                        </a:txBody>
                        <a:useSpRect/>
                      </a:txSp>
                    </a:sp>
                    <a:sp>
                      <a:nvSpPr>
                        <a:cNvPr id="2106" name="AutoShape 58"/>
                        <a:cNvSpPr>
                          <a:spLocks noChangeArrowheads="1"/>
                        </a:cNvSpPr>
                      </a:nvSpPr>
                      <a:spPr bwMode="auto">
                        <a:xfrm>
                          <a:off x="4931917" y="1989783"/>
                          <a:ext cx="1079500" cy="647700"/>
                        </a:xfrm>
                        <a:prstGeom prst="wedgeRoundRectCallout">
                          <a:avLst>
                            <a:gd name="adj1" fmla="val 89852"/>
                            <a:gd name="adj2" fmla="val 19116"/>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INSPIRE</a:t>
                            </a:r>
                          </a:p>
                          <a:p>
                            <a:pPr algn="ctr"/>
                            <a:r>
                              <a:rPr lang="nl-NL" sz="1100" dirty="0">
                                <a:latin typeface="Verdana" pitchFamily="34" charset="0"/>
                                <a:ea typeface="Verdana" pitchFamily="34" charset="0"/>
                                <a:cs typeface="Verdana" pitchFamily="34" charset="0"/>
                              </a:rPr>
                              <a:t>Visualisatie</a:t>
                            </a:r>
                          </a:p>
                          <a:p>
                            <a:pPr algn="ctr"/>
                            <a:r>
                              <a:rPr lang="nl-NL" sz="1100" dirty="0">
                                <a:latin typeface="Verdana" pitchFamily="34" charset="0"/>
                                <a:ea typeface="Verdana" pitchFamily="34" charset="0"/>
                                <a:cs typeface="Verdana" pitchFamily="34" charset="0"/>
                              </a:rPr>
                              <a:t>WMS</a:t>
                            </a:r>
                          </a:p>
                        </a:txBody>
                        <a:useSpRect/>
                      </a:txSp>
                    </a:sp>
                    <a:sp>
                      <a:nvSpPr>
                        <a:cNvPr id="2107" name="Oval 59"/>
                        <a:cNvSpPr>
                          <a:spLocks noChangeArrowheads="1"/>
                        </a:cNvSpPr>
                      </a:nvSpPr>
                      <a:spPr bwMode="auto">
                        <a:xfrm>
                          <a:off x="2555429" y="5156845"/>
                          <a:ext cx="1295400" cy="503238"/>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108" name="Text Box 60"/>
                        <a:cNvSpPr txBox="1">
                          <a:spLocks noChangeArrowheads="1"/>
                        </a:cNvSpPr>
                      </a:nvSpPr>
                      <a:spPr bwMode="auto">
                        <a:xfrm>
                          <a:off x="1" y="2708920"/>
                          <a:ext cx="1259632"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Uitleveren</a:t>
                            </a:r>
                            <a:endParaRPr lang="nl-NL" sz="1600" dirty="0">
                              <a:latin typeface="Verdana" pitchFamily="34" charset="0"/>
                              <a:ea typeface="Verdana" pitchFamily="34" charset="0"/>
                              <a:cs typeface="Verdana" pitchFamily="34" charset="0"/>
                            </a:endParaRPr>
                          </a:p>
                        </a:txBody>
                        <a:useSpRect/>
                      </a:txSp>
                    </a:sp>
                    <a:sp>
                      <a:nvSpPr>
                        <a:cNvPr id="2109" name="AutoShape 61"/>
                        <a:cNvSpPr>
                          <a:spLocks noChangeArrowheads="1"/>
                        </a:cNvSpPr>
                      </a:nvSpPr>
                      <a:spPr bwMode="auto">
                        <a:xfrm>
                          <a:off x="327615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WMS</a:t>
                            </a:r>
                          </a:p>
                        </a:txBody>
                        <a:useSpRect/>
                      </a:txSp>
                    </a:sp>
                    <a:sp>
                      <a:nvSpPr>
                        <a:cNvPr id="2110" name="AutoShape 62"/>
                        <a:cNvSpPr>
                          <a:spLocks noChangeArrowheads="1"/>
                        </a:cNvSpPr>
                      </a:nvSpPr>
                      <a:spPr bwMode="auto">
                        <a:xfrm>
                          <a:off x="4211192" y="2708920"/>
                          <a:ext cx="7921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ZIP</a:t>
                            </a:r>
                          </a:p>
                        </a:txBody>
                        <a:useSpRect/>
                      </a:txSp>
                    </a:sp>
                    <a:sp>
                      <a:nvSpPr>
                        <a:cNvPr id="2111" name="Line 63"/>
                        <a:cNvSpPr>
                          <a:spLocks noChangeShapeType="1"/>
                        </a:cNvSpPr>
                      </a:nvSpPr>
                      <a:spPr bwMode="auto">
                        <a:xfrm>
                          <a:off x="2123629" y="3142308"/>
                          <a:ext cx="503238"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2" name="Line 64"/>
                        <a:cNvSpPr>
                          <a:spLocks noChangeShapeType="1"/>
                        </a:cNvSpPr>
                      </a:nvSpPr>
                      <a:spPr bwMode="auto">
                        <a:xfrm flipH="1">
                          <a:off x="3779392" y="3142308"/>
                          <a:ext cx="5762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3" name="Line 65"/>
                        <a:cNvSpPr>
                          <a:spLocks noChangeShapeType="1"/>
                        </a:cNvSpPr>
                      </a:nvSpPr>
                      <a:spPr bwMode="auto">
                        <a:xfrm>
                          <a:off x="3923854" y="1989783"/>
                          <a:ext cx="574675" cy="7191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5" name="AutoShape 67"/>
                        <a:cNvSpPr>
                          <a:spLocks noChangeArrowheads="1"/>
                        </a:cNvSpPr>
                      </a:nvSpPr>
                      <a:spPr bwMode="auto">
                        <a:xfrm>
                          <a:off x="971104" y="1486521"/>
                          <a:ext cx="1008063" cy="430237"/>
                        </a:xfrm>
                        <a:prstGeom prst="wedgeRoundRectCallout">
                          <a:avLst>
                            <a:gd name="adj1" fmla="val 210787"/>
                            <a:gd name="adj2" fmla="val 226245"/>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smtClean="0">
                                <a:latin typeface="Verdana" pitchFamily="34" charset="0"/>
                                <a:ea typeface="Verdana" pitchFamily="34" charset="0"/>
                                <a:cs typeface="Verdana" pitchFamily="34" charset="0"/>
                              </a:rPr>
                              <a:t>SLD IMKL2015</a:t>
                            </a:r>
                            <a:endParaRPr lang="nl-NL" sz="1100" dirty="0">
                              <a:latin typeface="Verdana" pitchFamily="34" charset="0"/>
                              <a:ea typeface="Verdana" pitchFamily="34" charset="0"/>
                              <a:cs typeface="Verdana" pitchFamily="34" charset="0"/>
                            </a:endParaRPr>
                          </a:p>
                        </a:txBody>
                        <a:useSpRect/>
                      </a:txSp>
                    </a:sp>
                    <a:sp>
                      <a:nvSpPr>
                        <a:cNvPr id="2116" name="AutoShape 68"/>
                        <a:cNvSpPr>
                          <a:spLocks noChangeArrowheads="1"/>
                        </a:cNvSpPr>
                      </a:nvSpPr>
                      <a:spPr bwMode="auto">
                        <a:xfrm>
                          <a:off x="466576" y="2061220"/>
                          <a:ext cx="1008063" cy="501650"/>
                        </a:xfrm>
                        <a:prstGeom prst="wedgeRoundRectCallout">
                          <a:avLst>
                            <a:gd name="adj1" fmla="val 98347"/>
                            <a:gd name="adj2" fmla="val 284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7" name="AutoShape 69"/>
                        <a:cNvSpPr>
                          <a:spLocks noChangeArrowheads="1"/>
                        </a:cNvSpPr>
                      </a:nvSpPr>
                      <a:spPr bwMode="auto">
                        <a:xfrm>
                          <a:off x="4282629" y="1484958"/>
                          <a:ext cx="1154113" cy="503237"/>
                        </a:xfrm>
                        <a:prstGeom prst="wedgeRoundRectCallout">
                          <a:avLst>
                            <a:gd name="adj1" fmla="val -62653"/>
                            <a:gd name="adj2" fmla="val 10709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PDF + 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8" name="AutoShape 70"/>
                        <a:cNvSpPr>
                          <a:spLocks noChangeArrowheads="1"/>
                        </a:cNvSpPr>
                      </a:nvSpPr>
                      <a:spPr bwMode="auto">
                        <a:xfrm>
                          <a:off x="2339529"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smtClean="0">
                                <a:latin typeface="Verdana" pitchFamily="34" charset="0"/>
                                <a:ea typeface="Verdana" pitchFamily="34" charset="0"/>
                                <a:cs typeface="Verdana" pitchFamily="34" charset="0"/>
                              </a:rPr>
                              <a:t>WION PDF </a:t>
                            </a:r>
                            <a:endParaRPr lang="nl-NL" sz="1000" b="1" i="1" dirty="0">
                              <a:latin typeface="Verdana" pitchFamily="34" charset="0"/>
                              <a:ea typeface="Verdana" pitchFamily="34" charset="0"/>
                              <a:cs typeface="Verdana" pitchFamily="34" charset="0"/>
                            </a:endParaRPr>
                          </a:p>
                        </a:txBody>
                        <a:useSpRect/>
                      </a:txSp>
                    </a:sp>
                    <a:sp>
                      <a:nvSpPr>
                        <a:cNvPr id="2119" name="Line 71"/>
                        <a:cNvSpPr>
                          <a:spLocks noChangeShapeType="1"/>
                        </a:cNvSpPr>
                      </a:nvSpPr>
                      <a:spPr bwMode="auto">
                        <a:xfrm>
                          <a:off x="2842767" y="3142308"/>
                          <a:ext cx="1444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20" name="Line 72"/>
                        <a:cNvSpPr>
                          <a:spLocks noChangeShapeType="1"/>
                        </a:cNvSpPr>
                      </a:nvSpPr>
                      <a:spPr bwMode="auto">
                        <a:xfrm flipH="1">
                          <a:off x="2844354" y="2134245"/>
                          <a:ext cx="214313"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4" name="Line 66"/>
                        <a:cNvSpPr>
                          <a:spLocks noChangeShapeType="1"/>
                        </a:cNvSpPr>
                      </a:nvSpPr>
                      <a:spPr bwMode="auto">
                        <a:xfrm flipH="1">
                          <a:off x="1834704" y="1989783"/>
                          <a:ext cx="647700" cy="72072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47" name="Text Box 60"/>
                        <a:cNvSpPr txBox="1">
                          <a:spLocks noChangeArrowheads="1"/>
                        </a:cNvSpPr>
                      </a:nvSpPr>
                      <a:spPr bwMode="auto">
                        <a:xfrm>
                          <a:off x="0" y="4221088"/>
                          <a:ext cx="1331640"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Aanleveren</a:t>
                            </a:r>
                            <a:endParaRPr lang="nl-NL" sz="1600" dirty="0">
                              <a:latin typeface="Verdana" pitchFamily="34" charset="0"/>
                              <a:ea typeface="Verdana" pitchFamily="34" charset="0"/>
                              <a:cs typeface="Verdana" pitchFamily="34" charset="0"/>
                            </a:endParaRPr>
                          </a:p>
                        </a:txBody>
                        <a:useSpRect/>
                      </a:txSp>
                    </a:sp>
                  </a:grpSp>
                </lc:lockedCanvas>
              </a:graphicData>
            </a:graphic>
          </wp:inline>
        </w:drawing>
      </w:r>
    </w:p>
    <w:p w:rsidR="00551821" w:rsidRDefault="00551821" w:rsidP="00253F30">
      <w:pPr>
        <w:spacing w:line="240" w:lineRule="atLeast"/>
        <w:jc w:val="left"/>
      </w:pPr>
    </w:p>
    <w:p w:rsidR="00253F30" w:rsidRPr="0041667C" w:rsidRDefault="009A432E" w:rsidP="00253F30">
      <w:pPr>
        <w:spacing w:line="240" w:lineRule="atLeast"/>
        <w:jc w:val="left"/>
      </w:pPr>
      <w:r>
        <w:t xml:space="preserve">Figuur 3.2: </w:t>
      </w:r>
      <w:proofErr w:type="spellStart"/>
      <w:r w:rsidR="00F14233">
        <w:t>Data-uitwisselarchitectuur</w:t>
      </w:r>
      <w:proofErr w:type="spellEnd"/>
      <w:r w:rsidR="00F14233">
        <w:t xml:space="preserve">. </w:t>
      </w:r>
      <w:r>
        <w:t>Illustratief figuur van data-uitwisseling voor realisatie van WION en INSPIRE voorziening. IMKL2015 beschrijft de semantiek van de eindproducten in de data-uitlevering. De inhoud van de data-aanlevering van netbeheerder naar voorziening is niet beschreven.</w:t>
      </w:r>
    </w:p>
    <w:p w:rsidR="0041667C" w:rsidRDefault="0041667C" w:rsidP="00E548CF">
      <w:pPr>
        <w:spacing w:line="240" w:lineRule="atLeast"/>
        <w:jc w:val="left"/>
      </w:pPr>
    </w:p>
    <w:p w:rsidR="00576E1A" w:rsidRDefault="00576E1A" w:rsidP="00576E1A">
      <w:pPr>
        <w:pStyle w:val="Paragraaftitel"/>
        <w:spacing w:line="240" w:lineRule="atLeast"/>
      </w:pPr>
      <w:bookmarkStart w:id="11" w:name="_Toc436814713"/>
      <w:r>
        <w:t>Normatieve referenties</w:t>
      </w:r>
      <w:r w:rsidR="00283BD6">
        <w:t>.</w:t>
      </w:r>
      <w:bookmarkEnd w:id="11"/>
    </w:p>
    <w:p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proofErr w:type="spellStart"/>
      <w:r w:rsidR="006C7C50">
        <w:rPr>
          <w:rFonts w:cs="Arial"/>
        </w:rPr>
        <w:t>geo-</w:t>
      </w:r>
      <w:r w:rsidR="00E548CF" w:rsidRPr="00AE14AD">
        <w:rPr>
          <w:rFonts w:cs="Arial"/>
        </w:rPr>
        <w:t>standaarden</w:t>
      </w:r>
      <w:proofErr w:type="spellEnd"/>
      <w:r w:rsidR="00E548CF" w:rsidRPr="00AE14AD">
        <w:rPr>
          <w:rFonts w:cs="Arial"/>
        </w:rPr>
        <w:t xml:space="preserve"> </w:t>
      </w:r>
      <w:r w:rsidR="0098448F">
        <w:rPr>
          <w:rFonts w:cs="Arial"/>
        </w:rPr>
        <w:t>3</w:t>
      </w:r>
      <w:r w:rsidR="006C7C50">
        <w:rPr>
          <w:rFonts w:cs="Arial"/>
        </w:rPr>
        <w:t>.</w:t>
      </w:r>
      <w:r w:rsidR="0098448F">
        <w:rPr>
          <w:rFonts w:cs="Arial"/>
        </w:rPr>
        <w:t>0</w:t>
      </w:r>
      <w:r w:rsidR="00620CB1">
        <w:rPr>
          <w:rFonts w:cs="Arial"/>
        </w:rPr>
        <w:t>.</w:t>
      </w:r>
    </w:p>
    <w:p w:rsidR="00FD2140" w:rsidRDefault="007B7CDA" w:rsidP="00FD2140">
      <w:pPr>
        <w:spacing w:line="240" w:lineRule="auto"/>
        <w:ind w:left="720"/>
        <w:jc w:val="left"/>
      </w:pPr>
      <w:hyperlink r:id="rId16" w:history="1">
        <w:r w:rsidR="00FD2140" w:rsidRPr="00793FB2">
          <w:rPr>
            <w:rStyle w:val="Hyperlink"/>
          </w:rPr>
          <w:t>http://www.geonovum.nl/documenten/raamwerk-van-geo-standaarden</w:t>
        </w:r>
      </w:hyperlink>
    </w:p>
    <w:p w:rsidR="00E548CF" w:rsidRPr="003657E7" w:rsidRDefault="00E548CF" w:rsidP="00E548CF">
      <w:pPr>
        <w:numPr>
          <w:ilvl w:val="0"/>
          <w:numId w:val="21"/>
        </w:numPr>
        <w:spacing w:line="240" w:lineRule="auto"/>
        <w:jc w:val="left"/>
      </w:pPr>
      <w:r w:rsidRPr="003657E7">
        <w:t>NEN 3610:201</w:t>
      </w:r>
      <w:r w:rsidR="0080639F" w:rsidRPr="003657E7">
        <w:t>1</w:t>
      </w:r>
      <w:r w:rsidRPr="003657E7">
        <w:t xml:space="preserve"> Basismodel </w:t>
      </w:r>
      <w:proofErr w:type="spellStart"/>
      <w:r w:rsidRPr="003657E7">
        <w:t>Geo-informatie</w:t>
      </w:r>
      <w:proofErr w:type="spellEnd"/>
      <w:r w:rsidR="00620CB1" w:rsidRPr="003657E7">
        <w:t>.</w:t>
      </w:r>
    </w:p>
    <w:p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r w:rsidR="007B7CDA">
        <w:fldChar w:fldCharType="begin"/>
      </w:r>
      <w:r w:rsidR="007B7CDA" w:rsidRPr="007B7CDA">
        <w:rPr>
          <w:lang w:val="en-GB"/>
          <w:rPrChange w:id="12" w:author="pjanssen" w:date="2016-02-17T16:19:00Z">
            <w:rPr/>
          </w:rPrChange>
        </w:rPr>
        <w:instrText>HYPERLINK "http://inspire.jrc.ec.europa.eu/documents/Data_Specifications/INSPIRE_DataSpecification_US_v3.0.pdf"</w:instrText>
      </w:r>
      <w:r w:rsidR="007B7CDA">
        <w:fldChar w:fldCharType="separate"/>
      </w:r>
      <w:r w:rsidR="00FD2140" w:rsidRPr="00FD2140">
        <w:rPr>
          <w:rStyle w:val="Hyperlink"/>
          <w:szCs w:val="20"/>
          <w:lang w:val="en-US"/>
        </w:rPr>
        <w:t>http://inspire.jrc.ec.europa.eu/documents/Data_Specifications/INSPIRE_DataSpecification_US_v3.0.pdf</w:t>
      </w:r>
      <w:r w:rsidR="007B7CDA">
        <w:fldChar w:fldCharType="end"/>
      </w:r>
      <w:r w:rsidR="00FD2140" w:rsidRPr="00FD2140">
        <w:rPr>
          <w:szCs w:val="20"/>
          <w:lang w:val="en-US"/>
        </w:rPr>
        <w:t xml:space="preserve"> </w:t>
      </w:r>
    </w:p>
    <w:p w:rsidR="00FD2140" w:rsidRPr="00FD2140" w:rsidRDefault="00FD2140" w:rsidP="00FD2140">
      <w:pPr>
        <w:numPr>
          <w:ilvl w:val="0"/>
          <w:numId w:val="21"/>
        </w:numPr>
        <w:spacing w:line="240" w:lineRule="auto"/>
        <w:jc w:val="left"/>
        <w:rPr>
          <w:szCs w:val="20"/>
        </w:rPr>
      </w:pPr>
      <w:proofErr w:type="spellStart"/>
      <w:r>
        <w:lastRenderedPageBreak/>
        <w:t>GegevensWoordenboek</w:t>
      </w:r>
      <w:proofErr w:type="spellEnd"/>
      <w:r>
        <w:t xml:space="preserve"> Stedelijk Water (GWSW). </w:t>
      </w:r>
      <w:hyperlink r:id="rId17" w:history="1">
        <w:r w:rsidRPr="00793FB2">
          <w:rPr>
            <w:rStyle w:val="Hyperlink"/>
          </w:rPr>
          <w:t>http://www.riool.net/gegevenswoordenboek</w:t>
        </w:r>
      </w:hyperlink>
      <w:r>
        <w:t>.</w:t>
      </w:r>
    </w:p>
    <w:p w:rsidR="00576E1A" w:rsidRPr="00FD2140" w:rsidRDefault="00576E1A" w:rsidP="00576E1A"/>
    <w:p w:rsidR="00576E1A" w:rsidRDefault="00576E1A" w:rsidP="00576E1A">
      <w:pPr>
        <w:pStyle w:val="Paragraaftitel"/>
        <w:spacing w:line="240" w:lineRule="atLeast"/>
      </w:pPr>
      <w:bookmarkStart w:id="13" w:name="_Toc436814714"/>
      <w:r>
        <w:t>Totstandkoming</w:t>
      </w:r>
      <w:r w:rsidR="00283BD6">
        <w:t>.</w:t>
      </w:r>
      <w:bookmarkEnd w:id="13"/>
    </w:p>
    <w:p w:rsidR="00E548CF" w:rsidRPr="00E649B0" w:rsidRDefault="00E548CF" w:rsidP="00E548CF">
      <w:r w:rsidRPr="00E649B0">
        <w:t xml:space="preserve">Deze specificatie is opgesteld door Geonovum en is gebaseerd op het </w:t>
      </w:r>
      <w:r>
        <w:t xml:space="preserve">INSPIRE Data Product </w:t>
      </w:r>
      <w:proofErr w:type="spellStart"/>
      <w:r>
        <w:t>Specification</w:t>
      </w:r>
      <w:proofErr w:type="spellEnd"/>
      <w:r>
        <w:t xml:space="preserve"> </w:t>
      </w:r>
      <w:proofErr w:type="spellStart"/>
      <w:r>
        <w:t>T</w:t>
      </w:r>
      <w:r w:rsidRPr="00E649B0">
        <w:t>emplate</w:t>
      </w:r>
      <w:proofErr w:type="spellEnd"/>
      <w:r w:rsidRPr="00E649B0">
        <w:t>.</w:t>
      </w:r>
    </w:p>
    <w:p w:rsidR="00E548CF" w:rsidRPr="00E649B0" w:rsidRDefault="00E548CF" w:rsidP="00E548CF"/>
    <w:p w:rsidR="00E548CF" w:rsidRPr="00780519" w:rsidRDefault="00E548CF" w:rsidP="00E548CF">
      <w:r w:rsidRPr="00780519">
        <w:t>Document titel</w:t>
      </w:r>
      <w:r w:rsidRPr="00780519">
        <w:tab/>
      </w:r>
      <w:r w:rsidRPr="00780519">
        <w:tab/>
        <w:t xml:space="preserve">: </w:t>
      </w:r>
      <w:r w:rsidR="006F2CE2" w:rsidRPr="006F2CE2">
        <w:t xml:space="preserve">IMKL2015 - </w:t>
      </w:r>
      <w:r w:rsidR="007001AC" w:rsidRPr="00780519">
        <w:t xml:space="preserve">Dataspecificatie </w:t>
      </w:r>
      <w:r w:rsidR="006F2CE2" w:rsidRPr="006F2CE2">
        <w:t>Utiliteitsnetten</w:t>
      </w:r>
    </w:p>
    <w:p w:rsidR="00E548CF" w:rsidRPr="00780519" w:rsidRDefault="00E548CF" w:rsidP="00E548CF">
      <w:r w:rsidRPr="00780519">
        <w:t>Referentie datum</w:t>
      </w:r>
      <w:r>
        <w:tab/>
      </w:r>
      <w:r w:rsidRPr="00780519">
        <w:tab/>
        <w:t xml:space="preserve">: </w:t>
      </w:r>
      <w:r w:rsidR="006F2CE2" w:rsidRPr="006F2CE2">
        <w:t>201</w:t>
      </w:r>
      <w:r w:rsidR="000D422C">
        <w:t>5</w:t>
      </w:r>
      <w:r w:rsidR="006F2CE2" w:rsidRPr="006F2CE2">
        <w:t>-</w:t>
      </w:r>
      <w:r w:rsidR="000C2971">
        <w:t>12</w:t>
      </w:r>
      <w:r w:rsidR="006F2CE2" w:rsidRPr="006F2CE2">
        <w:t>-</w:t>
      </w:r>
      <w:r w:rsidR="000C2971">
        <w:t>02</w:t>
      </w:r>
    </w:p>
    <w:p w:rsidR="00E548CF" w:rsidRPr="00780519" w:rsidRDefault="00E548CF" w:rsidP="00E548CF">
      <w:r>
        <w:t>Auteur</w:t>
      </w:r>
      <w:r w:rsidR="007001AC">
        <w:t>s</w:t>
      </w:r>
      <w:r w:rsidRPr="00780519">
        <w:tab/>
      </w:r>
      <w:r w:rsidRPr="00780519">
        <w:tab/>
      </w:r>
      <w:r>
        <w:tab/>
      </w:r>
      <w:r w:rsidRPr="00780519">
        <w:t>:</w:t>
      </w:r>
      <w:r w:rsidR="00E70583">
        <w:t xml:space="preserve"> </w:t>
      </w:r>
      <w:r w:rsidR="00BB3A1E">
        <w:t>Linda van den Brink, Paul Janssen</w:t>
      </w:r>
      <w:r w:rsidR="007001AC">
        <w:t xml:space="preserve">, </w:t>
      </w:r>
      <w:r w:rsidR="009C7103">
        <w:t>Wilko Quak</w:t>
      </w:r>
    </w:p>
    <w:p w:rsidR="00E548CF" w:rsidRPr="00E649B0" w:rsidRDefault="00E548CF" w:rsidP="00E548CF">
      <w:r>
        <w:t>Taal</w:t>
      </w:r>
      <w:r>
        <w:tab/>
      </w:r>
      <w:r w:rsidRPr="00E649B0">
        <w:tab/>
      </w:r>
      <w:r w:rsidRPr="00E649B0">
        <w:tab/>
        <w:t>:</w:t>
      </w:r>
      <w:r>
        <w:t xml:space="preserve"> Nederlands</w:t>
      </w:r>
    </w:p>
    <w:p w:rsidR="00576E1A" w:rsidRDefault="00576E1A" w:rsidP="00B93692">
      <w:pPr>
        <w:spacing w:line="240" w:lineRule="atLeast"/>
        <w:jc w:val="left"/>
      </w:pPr>
    </w:p>
    <w:p w:rsidR="00576E1A" w:rsidRDefault="00576E1A" w:rsidP="00576E1A">
      <w:pPr>
        <w:pStyle w:val="Paragraaftitel"/>
        <w:spacing w:line="240" w:lineRule="atLeast"/>
      </w:pPr>
      <w:bookmarkStart w:id="14" w:name="_Toc436814715"/>
      <w:r>
        <w:t>Termen en definities</w:t>
      </w:r>
      <w:r w:rsidR="00283BD6">
        <w:t>.</w:t>
      </w:r>
      <w:bookmarkEnd w:id="14"/>
    </w:p>
    <w:p w:rsidR="00E548CF" w:rsidRDefault="00E548CF" w:rsidP="00E548CF">
      <w:r>
        <w:t>Lijst van termen en definities die in deze beschrijving worden gehanteerd.</w:t>
      </w:r>
    </w:p>
    <w:p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8878"/>
      </w:tblGrid>
      <w:tr w:rsidR="00E11691" w:rsidRPr="00961F55" w:rsidTr="00E11691">
        <w:tc>
          <w:tcPr>
            <w:tcW w:w="9212" w:type="dxa"/>
          </w:tcPr>
          <w:p w:rsidR="00E11691" w:rsidRPr="00A67056" w:rsidRDefault="00E11691" w:rsidP="00E11691">
            <w:pPr>
              <w:rPr>
                <w:b/>
              </w:rPr>
            </w:pPr>
            <w:r w:rsidRPr="00A67056">
              <w:rPr>
                <w:b/>
              </w:rPr>
              <w:t>annotatie</w:t>
            </w:r>
          </w:p>
          <w:p w:rsidR="00E11691" w:rsidRDefault="00E11691" w:rsidP="00E11691">
            <w:r>
              <w:t>Elke toevoeging op een kaartbeeld voor verduidelijking</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rsidR="00E11691" w:rsidRPr="00961F55" w:rsidRDefault="00E11691" w:rsidP="00E11691">
            <w:r w:rsidRPr="00961F55">
              <w:t>OPMERKING</w:t>
            </w:r>
            <w:r w:rsidRPr="00961F55">
              <w:tab/>
              <w:t>IMKL is met UML beschreven in een applicatieschema.</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a</w:t>
            </w:r>
            <w:r w:rsidRPr="00A67056">
              <w:rPr>
                <w:b/>
              </w:rPr>
              <w:t>ssociatie of relatie &lt;UML&gt;</w:t>
            </w:r>
          </w:p>
          <w:p w:rsidR="00E11691" w:rsidRDefault="00E11691" w:rsidP="00E11691">
            <w:r>
              <w:t>Semantische relatie tussen twee of meer klassen die de connectie tussen hun instanties weergeeft</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t>
            </w:r>
          </w:p>
          <w:p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w:t>
            </w:r>
            <w:proofErr w:type="spellStart"/>
            <w:r w:rsidRPr="00961F55">
              <w:rPr>
                <w:rFonts w:ascii="Verdana" w:hAnsi="Verdana"/>
                <w:sz w:val="16"/>
                <w:szCs w:val="16"/>
                <w:lang w:val="nl-NL"/>
              </w:rPr>
              <w:t>value</w:t>
            </w:r>
            <w:proofErr w:type="spellEnd"/>
            <w:r w:rsidRPr="00961F55">
              <w:rPr>
                <w:rFonts w:ascii="Verdana" w:hAnsi="Verdana"/>
                <w:sz w:val="16"/>
                <w:szCs w:val="16"/>
                <w:lang w:val="nl-NL"/>
              </w:rPr>
              <w:t>)</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rsidTr="00E11691">
        <w:tc>
          <w:tcPr>
            <w:tcW w:w="9212" w:type="dxa"/>
          </w:tcPr>
          <w:p w:rsidR="00E11691" w:rsidRPr="00B15657" w:rsidRDefault="00E11691" w:rsidP="00E11691">
            <w:pPr>
              <w:pStyle w:val="Termen"/>
              <w:tabs>
                <w:tab w:val="clear" w:pos="432"/>
              </w:tabs>
              <w:rPr>
                <w:rFonts w:ascii="Verdana" w:hAnsi="Verdana"/>
                <w:sz w:val="16"/>
                <w:szCs w:val="16"/>
                <w:lang w:val="nl-NL"/>
              </w:rPr>
            </w:pPr>
            <w:r w:rsidRPr="00B15657">
              <w:rPr>
                <w:rFonts w:ascii="Verdana" w:hAnsi="Verdana"/>
                <w:sz w:val="16"/>
                <w:szCs w:val="16"/>
                <w:lang w:val="nl-NL"/>
              </w:rPr>
              <w:t>coördinaat</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 xml:space="preserve">getal in een sequentie van n getallen om de positie van een punt in een </w:t>
            </w:r>
            <w:proofErr w:type="spellStart"/>
            <w:r w:rsidRPr="00961F55">
              <w:rPr>
                <w:rFonts w:ascii="Verdana" w:hAnsi="Verdana"/>
                <w:sz w:val="16"/>
                <w:szCs w:val="16"/>
                <w:lang w:val="nl-NL"/>
              </w:rPr>
              <w:t>n-dimensionale</w:t>
            </w:r>
            <w:proofErr w:type="spellEnd"/>
            <w:r w:rsidRPr="00961F55">
              <w:rPr>
                <w:rFonts w:ascii="Verdana" w:hAnsi="Verdana"/>
                <w:sz w:val="16"/>
                <w:szCs w:val="16"/>
                <w:lang w:val="nl-NL"/>
              </w:rPr>
              <w:t xml:space="preserve"> ruimte te bepalen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coördinaatreferentiesysteem</w:t>
            </w:r>
            <w:proofErr w:type="spellEnd"/>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rsidTr="00E11691">
        <w:tc>
          <w:tcPr>
            <w:tcW w:w="9212" w:type="dxa"/>
          </w:tcPr>
          <w:p w:rsidR="00E11691" w:rsidRDefault="00E11691" w:rsidP="00E11691">
            <w:pPr>
              <w:rPr>
                <w:b/>
              </w:rPr>
            </w:pPr>
            <w:r w:rsidRPr="002A4103">
              <w:rPr>
                <w:b/>
              </w:rPr>
              <w:t>Datatype</w:t>
            </w:r>
          </w:p>
          <w:p w:rsidR="00E11691" w:rsidRPr="002A4103" w:rsidRDefault="00E11691" w:rsidP="00E11691">
            <w:pPr>
              <w:rPr>
                <w: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datum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rsidTr="00E11691">
        <w:tc>
          <w:tcPr>
            <w:tcW w:w="9212" w:type="dxa"/>
          </w:tcPr>
          <w:p w:rsidR="00E11691" w:rsidRPr="00A67056" w:rsidRDefault="00E11691" w:rsidP="00E11691">
            <w:pPr>
              <w:rPr>
                <w:b/>
              </w:rPr>
            </w:pPr>
            <w:r>
              <w:rPr>
                <w:b/>
              </w:rPr>
              <w:t>d</w:t>
            </w:r>
            <w:r w:rsidRPr="00A67056">
              <w:rPr>
                <w:b/>
              </w:rPr>
              <w:t>iepte</w:t>
            </w:r>
          </w:p>
          <w:p w:rsidR="00E11691" w:rsidRPr="00A478E4" w:rsidRDefault="00E11691" w:rsidP="00E11691">
            <w:r>
              <w:t>A</w:t>
            </w:r>
            <w:r w:rsidRPr="00A478E4">
              <w:t>fstand van een punt tot een gekozen referentievlak neerwaarts gemeten langs een lijn welke loodrecht op dat referentievlak staat</w:t>
            </w:r>
            <w:r>
              <w:t>.</w:t>
            </w:r>
          </w:p>
          <w:p w:rsidR="00E11691"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lastRenderedPageBreak/>
              <w:t>download service</w:t>
            </w:r>
          </w:p>
          <w:p w:rsidR="00E11691" w:rsidRDefault="00E11691" w:rsidP="00E11691">
            <w:pPr>
              <w:rPr>
                <w:lang w:val="en-GB"/>
              </w:rPr>
            </w:pPr>
            <w:r w:rsidRPr="00A67056">
              <w:rPr>
                <w:lang w:val="en-GB"/>
              </w:rPr>
              <w:t>Service that enables copies of spatial data sets, or parts of such sets, to be downloaded and, where practicable, accessed directly.</w:t>
            </w:r>
          </w:p>
          <w:p w:rsidR="00E11691" w:rsidRDefault="00E11691" w:rsidP="00E11691">
            <w:pPr>
              <w:rPr>
                <w:lang w:val="en-GB"/>
              </w:rPr>
            </w:pPr>
            <w:r>
              <w:rPr>
                <w:lang w:val="en-GB"/>
              </w:rPr>
              <w:t>INSPIRE</w:t>
            </w:r>
          </w:p>
          <w:p w:rsidR="00E11691" w:rsidRPr="00A67056" w:rsidRDefault="00E11691" w:rsidP="00E11691">
            <w:pPr>
              <w:rPr>
                <w:lang w:val="en-GB"/>
              </w:rPr>
            </w:pPr>
          </w:p>
        </w:tc>
      </w:tr>
      <w:tr w:rsidR="00E11691" w:rsidRPr="00961F55" w:rsidTr="00E11691">
        <w:tc>
          <w:tcPr>
            <w:tcW w:w="9212" w:type="dxa"/>
          </w:tcPr>
          <w:p w:rsidR="00E11691" w:rsidRPr="00A67056" w:rsidRDefault="00E11691" w:rsidP="00E11691">
            <w:pPr>
              <w:rPr>
                <w:b/>
              </w:rPr>
            </w:pPr>
            <w:r>
              <w:rPr>
                <w:b/>
              </w:rPr>
              <w:t>E</w:t>
            </w:r>
            <w:r w:rsidRPr="00A67056">
              <w:rPr>
                <w:b/>
              </w:rPr>
              <w:t>xtensie</w:t>
            </w:r>
            <w:r>
              <w:rPr>
                <w:b/>
              </w:rPr>
              <w:t xml:space="preserve"> (van informatiemodel)</w:t>
            </w:r>
          </w:p>
          <w:p w:rsidR="00E11691" w:rsidRDefault="00E11691" w:rsidP="00E11691">
            <w:r>
              <w:t>Een informatiemodel als uitbreiding op een ander informatiemodel</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geo-informatie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geo-information</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geographic</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information</w:t>
            </w:r>
            <w:proofErr w:type="spellEnd"/>
            <w:r w:rsidRPr="00961F55">
              <w:rPr>
                <w:rFonts w:ascii="Verdana" w:hAnsi="Verdana"/>
                <w:sz w:val="16"/>
                <w:szCs w:val="16"/>
                <w:lang w:val="nl-NL"/>
              </w:rPr>
              <w:t>)</w:t>
            </w:r>
          </w:p>
          <w:p w:rsidR="00E11691" w:rsidRPr="00961F55" w:rsidRDefault="00E11691" w:rsidP="00E11691">
            <w:pPr>
              <w:pStyle w:val="Definitie"/>
              <w:rPr>
                <w:rFonts w:ascii="Verdana" w:hAnsi="Verdana" w:cs="Arial"/>
                <w:sz w:val="16"/>
                <w:szCs w:val="16"/>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rsidR="00E11691" w:rsidRPr="00961F55" w:rsidRDefault="00E11691" w:rsidP="00E11691">
            <w:pPr>
              <w:rPr>
                <w:rFonts w:cs="Arial"/>
                <w:color w:val="000000"/>
              </w:rPr>
            </w:pPr>
            <w:r w:rsidRPr="00961F55">
              <w:rPr>
                <w:rFonts w:cs="Arial"/>
                <w:color w:val="000000"/>
              </w:rPr>
              <w:t>OPMERKING</w:t>
            </w:r>
            <w:r w:rsidRPr="00961F55">
              <w:rPr>
                <w:rFonts w:cs="Arial"/>
                <w:color w:val="000000"/>
              </w:rPr>
              <w:tab/>
            </w:r>
            <w:proofErr w:type="spellStart"/>
            <w:r w:rsidRPr="00961F55">
              <w:rPr>
                <w:rFonts w:cs="Arial"/>
                <w:color w:val="000000"/>
              </w:rPr>
              <w:t>Geo-informatie</w:t>
            </w:r>
            <w:proofErr w:type="spellEnd"/>
            <w:r w:rsidRPr="00961F55">
              <w:rPr>
                <w:rFonts w:cs="Arial"/>
                <w:color w:val="000000"/>
              </w:rPr>
              <w:t xml:space="preserve"> is synoniem aan geografische informatie.</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georeferentie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georeference</w:t>
            </w:r>
            <w:proofErr w:type="spellEnd"/>
            <w:r w:rsidRPr="00961F55">
              <w:rPr>
                <w:rFonts w:ascii="Verdana" w:hAnsi="Verdana"/>
                <w:sz w:val="16"/>
                <w:szCs w:val="16"/>
                <w:lang w:val="nl-NL"/>
              </w:rPr>
              <w:t>)</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proofErr w:type="spellStart"/>
            <w:r w:rsidRPr="00961F55">
              <w:rPr>
                <w:rFonts w:ascii="Verdana" w:hAnsi="Verdana"/>
                <w:sz w:val="16"/>
                <w:szCs w:val="16"/>
              </w:rPr>
              <w:t>informatiemodel</w:t>
            </w:r>
            <w:proofErr w:type="spellEnd"/>
            <w:r w:rsidRPr="00961F55">
              <w:rPr>
                <w:rFonts w:ascii="Verdana" w:hAnsi="Verdana"/>
                <w:sz w:val="16"/>
                <w:szCs w:val="16"/>
              </w:rPr>
              <w:t xml:space="preserve"> (conceptual model, conceptual scheme)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w:t>
            </w:r>
            <w:proofErr w:type="spellStart"/>
            <w:r w:rsidRPr="00961F55">
              <w:rPr>
                <w:rFonts w:ascii="Verdana" w:hAnsi="Verdana"/>
                <w:sz w:val="16"/>
                <w:szCs w:val="16"/>
                <w:lang w:val="nl-NL"/>
              </w:rPr>
              <w:t>instance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occurrence</w:t>
            </w:r>
            <w:proofErr w:type="spellEnd"/>
            <w:r w:rsidRPr="00961F55">
              <w:rPr>
                <w:rFonts w:ascii="Verdana" w:hAnsi="Verdana"/>
                <w:sz w:val="16"/>
                <w:szCs w:val="16"/>
                <w:lang w:val="nl-NL"/>
              </w:rPr>
              <w:t>)</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rsidTr="00E11691">
        <w:tc>
          <w:tcPr>
            <w:tcW w:w="9212" w:type="dxa"/>
          </w:tcPr>
          <w:p w:rsidR="00E11691" w:rsidRDefault="00E11691" w:rsidP="00E11691">
            <w:pPr>
              <w:rPr>
                <w:b/>
              </w:rPr>
            </w:pPr>
            <w:r>
              <w:rPr>
                <w:b/>
              </w:rPr>
              <w:t>l</w:t>
            </w:r>
            <w:r w:rsidRPr="002A4103">
              <w:rPr>
                <w:b/>
              </w:rPr>
              <w:t>abel</w:t>
            </w:r>
          </w:p>
          <w:p w:rsidR="00E11691" w:rsidRPr="002A4103" w:rsidRDefault="00E11691" w:rsidP="00E11691">
            <w:pPr>
              <w:rPr>
                <w:b/>
              </w:rPr>
            </w:pPr>
          </w:p>
        </w:tc>
      </w:tr>
      <w:tr w:rsidR="00E11691" w:rsidRPr="00961F55" w:rsidTr="00E11691">
        <w:tc>
          <w:tcPr>
            <w:tcW w:w="9212" w:type="dxa"/>
          </w:tcPr>
          <w:p w:rsidR="00E11691" w:rsidRPr="00A67056" w:rsidRDefault="00E11691" w:rsidP="00E11691">
            <w:pPr>
              <w:rPr>
                <w:b/>
              </w:rPr>
            </w:pPr>
            <w:proofErr w:type="spellStart"/>
            <w:r>
              <w:rPr>
                <w:b/>
              </w:rPr>
              <w:t>n</w:t>
            </w:r>
            <w:r w:rsidRPr="00A67056">
              <w:rPr>
                <w:b/>
              </w:rPr>
              <w:t>amespace</w:t>
            </w:r>
            <w:proofErr w:type="spellEnd"/>
          </w:p>
          <w:p w:rsidR="00E11691" w:rsidRDefault="00E11691" w:rsidP="00E11691">
            <w:r>
              <w:t>collectie van namen die in XML documenten gebruikt worden als element en attribuutnamen</w:t>
            </w:r>
          </w:p>
          <w:p w:rsidR="00E11691" w:rsidRDefault="00E11691" w:rsidP="00E11691">
            <w:r>
              <w:t xml:space="preserve">OPMERKING: Een </w:t>
            </w:r>
            <w:proofErr w:type="spellStart"/>
            <w:r>
              <w:t>namespace</w:t>
            </w:r>
            <w:proofErr w:type="spellEnd"/>
            <w:r>
              <w:t xml:space="preserve"> wordt geïdentificeerd door een URI.</w:t>
            </w:r>
          </w:p>
          <w:p w:rsidR="00E11691" w:rsidRPr="00961F55" w:rsidRDefault="00E11691" w:rsidP="00E11691"/>
        </w:tc>
      </w:tr>
      <w:tr w:rsidR="00E11691" w:rsidRPr="00961F55" w:rsidTr="00E11691">
        <w:tc>
          <w:tcPr>
            <w:tcW w:w="9212" w:type="dxa"/>
          </w:tcPr>
          <w:p w:rsidR="00E11691" w:rsidRPr="00987F18" w:rsidRDefault="00E11691" w:rsidP="00E11691">
            <w:pPr>
              <w:rPr>
                <w:b/>
              </w:rPr>
            </w:pPr>
            <w:r w:rsidRPr="00987F18">
              <w:rPr>
                <w:b/>
              </w:rPr>
              <w:t>netwerk service</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 xml:space="preserve">objectklasse (feature </w:t>
            </w:r>
            <w:proofErr w:type="spellStart"/>
            <w:r w:rsidRPr="00961F55">
              <w:rPr>
                <w:rFonts w:ascii="Verdana" w:hAnsi="Verdana"/>
                <w:sz w:val="16"/>
                <w:szCs w:val="16"/>
                <w:lang w:val="nl-NL"/>
              </w:rPr>
              <w:t>class</w:t>
            </w:r>
            <w:proofErr w:type="spellEnd"/>
            <w:r w:rsidRPr="00961F55">
              <w:rPr>
                <w:rFonts w:ascii="Verdana" w:hAnsi="Verdana"/>
                <w:sz w:val="16"/>
                <w:szCs w:val="16"/>
                <w:lang w:val="nl-NL"/>
              </w:rPr>
              <w:t>)</w:t>
            </w:r>
          </w:p>
          <w:p w:rsidR="00E11691" w:rsidRPr="00961F55" w:rsidRDefault="00E11691" w:rsidP="00E11691">
            <w:r w:rsidRPr="00961F55">
              <w:t>verzameling van objecten met dezelfde eigenschappen</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rsidTr="00E11691">
        <w:tc>
          <w:tcPr>
            <w:tcW w:w="9212" w:type="dxa"/>
          </w:tcPr>
          <w:p w:rsidR="00E11691" w:rsidRPr="00A67056" w:rsidRDefault="00E11691" w:rsidP="00E11691">
            <w:pPr>
              <w:rPr>
                <w:b/>
              </w:rPr>
            </w:pPr>
            <w:r>
              <w:rPr>
                <w:b/>
              </w:rPr>
              <w:t>p</w:t>
            </w:r>
            <w:r w:rsidRPr="00A67056">
              <w:rPr>
                <w:b/>
              </w:rPr>
              <w:t>roductmodel</w:t>
            </w:r>
          </w:p>
          <w:p w:rsidR="00E11691" w:rsidRPr="00961F55" w:rsidRDefault="00E11691" w:rsidP="00E11691">
            <w:r>
              <w:t>Informatiemodel afgeleid van een ander informatiemodel om de toepassing in een dataproduct te realiseren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 xml:space="preserve">Identificatie van een positie kan door coördinaten (directe locatie) en door geografische </w:t>
            </w:r>
            <w:proofErr w:type="spellStart"/>
            <w:r w:rsidRPr="00961F55">
              <w:rPr>
                <w:rFonts w:ascii="Verdana" w:hAnsi="Verdana"/>
                <w:sz w:val="16"/>
                <w:szCs w:val="16"/>
              </w:rPr>
              <w:t>identificatoren</w:t>
            </w:r>
            <w:proofErr w:type="spellEnd"/>
            <w:r w:rsidRPr="00961F55">
              <w:rPr>
                <w:rFonts w:ascii="Verdana" w:hAnsi="Verdana"/>
                <w:sz w:val="16"/>
                <w:szCs w:val="16"/>
              </w:rPr>
              <w:t xml:space="preserve"> (indirecte locatie).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presentatieprimitieve van grafische, audio of tactiele aard of een combinatie hiervan</w:t>
            </w:r>
          </w:p>
        </w:tc>
      </w:tr>
      <w:tr w:rsidR="00E11691" w:rsidRPr="00961F55" w:rsidTr="00E11691">
        <w:tc>
          <w:tcPr>
            <w:tcW w:w="9212" w:type="dxa"/>
          </w:tcPr>
          <w:p w:rsidR="00E11691" w:rsidRPr="00A67056" w:rsidRDefault="00E11691" w:rsidP="00E11691">
            <w:pPr>
              <w:rPr>
                <w:b/>
              </w:rPr>
            </w:pPr>
            <w:r>
              <w:rPr>
                <w:b/>
              </w:rPr>
              <w:t>t</w:t>
            </w:r>
            <w:r w:rsidRPr="00A67056">
              <w:rPr>
                <w:b/>
              </w:rPr>
              <w:t>emporeel referentiesysteem</w:t>
            </w:r>
          </w:p>
          <w:p w:rsidR="00E11691" w:rsidRDefault="00E11691" w:rsidP="00E11691">
            <w:r>
              <w:t>Referentiesysteem waarin de tijd is bepaald.</w:t>
            </w:r>
          </w:p>
          <w:p w:rsidR="00E11691" w:rsidRDefault="00E11691" w:rsidP="00E11691"/>
        </w:tc>
      </w:tr>
      <w:tr w:rsidR="00E11691" w:rsidRPr="00961F55" w:rsidTr="00E11691">
        <w:tc>
          <w:tcPr>
            <w:tcW w:w="9212" w:type="dxa"/>
          </w:tcPr>
          <w:p w:rsidR="00E11691" w:rsidRPr="002A4103" w:rsidRDefault="00E11691" w:rsidP="00E11691">
            <w:pPr>
              <w:rPr>
                <w:b/>
              </w:rPr>
            </w:pPr>
            <w:r w:rsidRPr="002A4103">
              <w:rPr>
                <w:b/>
              </w:rPr>
              <w:t>Netwerktopologie</w:t>
            </w:r>
          </w:p>
          <w:p w:rsidR="00E11691" w:rsidRPr="00961F55" w:rsidRDefault="00E11691" w:rsidP="00E11691"/>
        </w:tc>
      </w:tr>
      <w:tr w:rsidR="00E11691" w:rsidRPr="00961F55" w:rsidTr="00E11691">
        <w:tc>
          <w:tcPr>
            <w:tcW w:w="9212" w:type="dxa"/>
          </w:tcPr>
          <w:p w:rsidR="00E11691" w:rsidRPr="00A67056" w:rsidRDefault="00E11691" w:rsidP="00E11691">
            <w:pPr>
              <w:rPr>
                <w:b/>
              </w:rPr>
            </w:pPr>
            <w:proofErr w:type="spellStart"/>
            <w:r>
              <w:rPr>
                <w:b/>
              </w:rPr>
              <w:t>v</w:t>
            </w:r>
            <w:r w:rsidRPr="00A67056">
              <w:rPr>
                <w:b/>
              </w:rPr>
              <w:t>asterformaat</w:t>
            </w:r>
            <w:proofErr w:type="spellEnd"/>
          </w:p>
          <w:p w:rsidR="00E11691" w:rsidRDefault="00E11691" w:rsidP="00E11691">
            <w:r>
              <w:t>representatie van beeld middel een gewoonlijk rechthoekig patroon van parallelle lijnen (v)</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v</w:t>
            </w:r>
            <w:r w:rsidRPr="00A67056">
              <w:rPr>
                <w:b/>
              </w:rPr>
              <w:t>ectorformaat</w:t>
            </w:r>
          </w:p>
          <w:p w:rsidR="00E11691" w:rsidRDefault="00E11691" w:rsidP="00E11691">
            <w:r>
              <w:t>representatie van geometrie middels geometrische primitieven</w:t>
            </w:r>
          </w:p>
          <w:p w:rsidR="00E11691" w:rsidRPr="00961F55"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view service</w:t>
            </w:r>
          </w:p>
          <w:p w:rsidR="00E11691" w:rsidRPr="00B15657" w:rsidRDefault="00E11691" w:rsidP="00E11691">
            <w:pPr>
              <w:rPr>
                <w:lang w:val="en-GB"/>
              </w:rPr>
            </w:pPr>
            <w:r w:rsidRPr="00B15657">
              <w:rPr>
                <w:lang w:val="en-GB"/>
              </w:rPr>
              <w:t>Service that makes it possible, as a minimum, to display, navigate, zoom in and out, pan or overlay viewable spatial data sets and to display legend information and any relevant content of metadata.</w:t>
            </w:r>
          </w:p>
          <w:p w:rsidR="00E11691" w:rsidRDefault="00E11691" w:rsidP="00E11691">
            <w:r>
              <w:t>INSPIRE</w:t>
            </w:r>
          </w:p>
          <w:p w:rsidR="00E11691" w:rsidRPr="00A67056" w:rsidRDefault="00E11691" w:rsidP="00E11691">
            <w:pPr>
              <w:rPr>
                <w:b/>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void</w:t>
            </w:r>
            <w:proofErr w:type="spellEnd"/>
            <w:r w:rsidRPr="00961F55">
              <w:rPr>
                <w:rFonts w:ascii="Verdana" w:hAnsi="Verdana"/>
                <w:b w:val="0"/>
                <w:sz w:val="16"/>
                <w:szCs w:val="16"/>
                <w:lang w:val="nl-NL"/>
              </w:rPr>
              <w:t xml:space="preserve">, </w:t>
            </w:r>
            <w:proofErr w:type="spellStart"/>
            <w:r w:rsidRPr="00961F55">
              <w:rPr>
                <w:rFonts w:ascii="Verdana" w:hAnsi="Verdana"/>
                <w:b w:val="0"/>
                <w:sz w:val="16"/>
                <w:szCs w:val="16"/>
                <w:lang w:val="nl-NL"/>
              </w:rPr>
              <w:t>nl</w:t>
            </w:r>
            <w:proofErr w:type="spellEnd"/>
          </w:p>
          <w:p w:rsidR="00E11691" w:rsidRPr="00961F55" w:rsidRDefault="00E11691" w:rsidP="00E11691">
            <w:pPr>
              <w:pStyle w:val="Termen"/>
              <w:tabs>
                <w:tab w:val="clear" w:pos="432"/>
              </w:tabs>
              <w:rPr>
                <w:rFonts w:ascii="Verdana" w:hAnsi="Verdana"/>
                <w:b w:val="0"/>
                <w:sz w:val="16"/>
                <w:szCs w:val="16"/>
                <w:lang w:val="nl-NL"/>
              </w:rPr>
            </w:pPr>
            <w:proofErr w:type="spellStart"/>
            <w:r w:rsidRPr="00961F55">
              <w:rPr>
                <w:rFonts w:ascii="Verdana" w:hAnsi="Verdana"/>
                <w:b w:val="0"/>
                <w:sz w:val="16"/>
                <w:szCs w:val="16"/>
                <w:lang w:val="nl-NL"/>
              </w:rPr>
              <w:t>void</w:t>
            </w:r>
            <w:proofErr w:type="spellEnd"/>
            <w:r w:rsidRPr="00961F55">
              <w:rPr>
                <w:rFonts w:ascii="Verdana" w:hAnsi="Verdana"/>
                <w:b w:val="0"/>
                <w:sz w:val="16"/>
                <w:szCs w:val="16"/>
                <w:lang w:val="nl-NL"/>
              </w:rPr>
              <w:t>, en</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rsidTr="00E11691">
        <w:tc>
          <w:tcPr>
            <w:tcW w:w="9212" w:type="dxa"/>
          </w:tcPr>
          <w:p w:rsidR="00E11691" w:rsidRPr="00A67056" w:rsidRDefault="00E11691" w:rsidP="00E11691">
            <w:pPr>
              <w:rPr>
                <w:b/>
              </w:rPr>
            </w:pPr>
            <w:r>
              <w:rPr>
                <w:b/>
              </w:rPr>
              <w:t>w</w:t>
            </w:r>
            <w:r w:rsidRPr="00A67056">
              <w:rPr>
                <w:b/>
              </w:rPr>
              <w:t>aardelijst</w:t>
            </w:r>
          </w:p>
          <w:p w:rsidR="00E11691" w:rsidRDefault="00E11691" w:rsidP="00E11691">
            <w:r>
              <w:t>lijst van waarden</w:t>
            </w:r>
          </w:p>
          <w:p w:rsidR="00E11691" w:rsidRPr="00961F55" w:rsidRDefault="00E11691" w:rsidP="00E11691"/>
        </w:tc>
      </w:tr>
      <w:tr w:rsidR="00E11691" w:rsidRPr="00961F55" w:rsidTr="00E11691">
        <w:tc>
          <w:tcPr>
            <w:tcW w:w="9212" w:type="dxa"/>
          </w:tcPr>
          <w:p w:rsidR="00E11691" w:rsidRDefault="00E11691" w:rsidP="00E11691">
            <w:pPr>
              <w:pStyle w:val="Termen"/>
              <w:tabs>
                <w:tab w:val="clear" w:pos="432"/>
              </w:tabs>
              <w:rPr>
                <w:rFonts w:ascii="Verdana" w:hAnsi="Verdana"/>
                <w:sz w:val="16"/>
                <w:szCs w:val="16"/>
                <w:lang w:val="nl-NL"/>
              </w:rPr>
            </w:pPr>
            <w:r>
              <w:rPr>
                <w:rFonts w:ascii="Verdana" w:hAnsi="Verdana"/>
                <w:sz w:val="16"/>
                <w:szCs w:val="16"/>
                <w:lang w:val="nl-NL"/>
              </w:rPr>
              <w:lastRenderedPageBreak/>
              <w:t>Werkelijkheid</w:t>
            </w:r>
          </w:p>
          <w:p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rsidR="00E11691" w:rsidRPr="00987F18" w:rsidRDefault="00E11691" w:rsidP="00E11691"/>
        </w:tc>
      </w:tr>
    </w:tbl>
    <w:p w:rsidR="00576E1A" w:rsidRDefault="00576E1A" w:rsidP="00576E1A">
      <w:pPr>
        <w:pStyle w:val="Paragraaftitel"/>
        <w:spacing w:line="240" w:lineRule="atLeast"/>
      </w:pPr>
      <w:bookmarkStart w:id="15" w:name="_Toc434956070"/>
      <w:bookmarkStart w:id="16" w:name="_Toc434956071"/>
      <w:bookmarkStart w:id="17" w:name="_Toc434956072"/>
      <w:bookmarkStart w:id="18" w:name="_Toc434956073"/>
      <w:bookmarkStart w:id="19" w:name="_Toc434956074"/>
      <w:bookmarkStart w:id="20" w:name="_Toc434956075"/>
      <w:bookmarkStart w:id="21" w:name="_Toc434956076"/>
      <w:bookmarkStart w:id="22" w:name="_Toc434956077"/>
      <w:bookmarkStart w:id="23" w:name="_Toc434956078"/>
      <w:bookmarkStart w:id="24" w:name="_Toc434956079"/>
      <w:bookmarkStart w:id="25" w:name="_Toc434956080"/>
      <w:bookmarkStart w:id="26" w:name="_Toc434956081"/>
      <w:bookmarkStart w:id="27" w:name="_Toc434956082"/>
      <w:bookmarkStart w:id="28" w:name="_Toc434956083"/>
      <w:bookmarkStart w:id="29" w:name="_Toc434956084"/>
      <w:bookmarkStart w:id="30" w:name="_Toc436814716"/>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r>
        <w:t>Symbolen en afkortingen</w:t>
      </w:r>
      <w:r w:rsidR="00283BD6">
        <w:t>.</w:t>
      </w:r>
      <w:bookmarkEnd w:id="30"/>
    </w:p>
    <w:p w:rsidR="00E548CF" w:rsidRDefault="00E548CF" w:rsidP="00E548CF">
      <w:r>
        <w:t>Lijst van afkortingen en acroniemen die worden gehanteerd in deze data specificatie.</w:t>
      </w:r>
    </w:p>
    <w:p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8802"/>
      </w:tblGrid>
      <w:tr w:rsidR="00E11691" w:rsidRPr="00B15657" w:rsidTr="00E11691">
        <w:tc>
          <w:tcPr>
            <w:tcW w:w="8802" w:type="dxa"/>
          </w:tcPr>
          <w:p w:rsidR="00E11691" w:rsidRPr="00B15657" w:rsidRDefault="00E11691" w:rsidP="00E11691">
            <w:pPr>
              <w:rPr>
                <w:b/>
              </w:rPr>
            </w:pPr>
            <w:r w:rsidRPr="00B15657">
              <w:rPr>
                <w:b/>
              </w:rPr>
              <w:t>BAG</w:t>
            </w:r>
          </w:p>
          <w:p w:rsidR="00E11691" w:rsidRDefault="00E11691" w:rsidP="00E11691">
            <w:r w:rsidRPr="00B15657">
              <w:t>Basisregistratie Adressen en Gebouwen</w:t>
            </w:r>
          </w:p>
          <w:p w:rsidR="00E11691" w:rsidRPr="00B15657" w:rsidRDefault="00E11691" w:rsidP="00E11691"/>
        </w:tc>
      </w:tr>
      <w:tr w:rsidR="00E11691" w:rsidRPr="00B15657" w:rsidTr="00E11691">
        <w:tc>
          <w:tcPr>
            <w:tcW w:w="8802" w:type="dxa"/>
          </w:tcPr>
          <w:p w:rsidR="00E11691" w:rsidRPr="00B15657" w:rsidRDefault="00E11691" w:rsidP="00E11691">
            <w:pPr>
              <w:rPr>
                <w:b/>
              </w:rPr>
            </w:pPr>
            <w:proofErr w:type="spellStart"/>
            <w:r>
              <w:rPr>
                <w:b/>
              </w:rPr>
              <w:t>BevB</w:t>
            </w:r>
            <w:proofErr w:type="spellEnd"/>
          </w:p>
          <w:p w:rsidR="00E11691" w:rsidRPr="00B15657" w:rsidRDefault="00E11691" w:rsidP="00E11691">
            <w:r>
              <w:t>Besluit externe veiligheid Buisleidingen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BGT</w:t>
            </w:r>
          </w:p>
          <w:p w:rsidR="00E11691" w:rsidRPr="00B15657" w:rsidRDefault="00E11691" w:rsidP="00E11691">
            <w:r w:rsidRPr="00B15657">
              <w:t>Basisregistratie Grootschalige Topografie</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BOMOS</w:t>
            </w:r>
          </w:p>
          <w:p w:rsidR="00E11691" w:rsidRPr="00B15657" w:rsidRDefault="00E11691" w:rsidP="00E11691">
            <w:r w:rsidRPr="00B15657">
              <w:t>Beheer- en ontwikkelmodel Open Standaarden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EC61</w:t>
            </w:r>
          </w:p>
          <w:p w:rsidR="00E11691" w:rsidRDefault="00E11691" w:rsidP="00E11691">
            <w:r w:rsidRPr="00B15657">
              <w:t>EU richtlijn voor een Verordening van het Europees Parlement en Raad over maatregelen om de kosten van de aanleg van elektronische hogesnelheidscommunicatienetwerken te verlagen.</w:t>
            </w:r>
          </w:p>
          <w:p w:rsidR="00E11691" w:rsidRPr="00B15657" w:rsidRDefault="00E11691" w:rsidP="00E11691"/>
        </w:tc>
      </w:tr>
      <w:tr w:rsidR="00E11691" w:rsidRPr="00B15657" w:rsidTr="00E11691">
        <w:tc>
          <w:tcPr>
            <w:tcW w:w="8802" w:type="dxa"/>
          </w:tcPr>
          <w:p w:rsidR="00E11691" w:rsidRDefault="00E11691" w:rsidP="00E11691">
            <w:pPr>
              <w:rPr>
                <w:b/>
              </w:rPr>
            </w:pPr>
            <w:r>
              <w:rPr>
                <w:b/>
              </w:rPr>
              <w:t>GML</w:t>
            </w:r>
          </w:p>
          <w:p w:rsidR="00E11691" w:rsidRDefault="00E11691" w:rsidP="00E11691">
            <w:proofErr w:type="spellStart"/>
            <w:r w:rsidRPr="00EE3063">
              <w:t>Geography</w:t>
            </w:r>
            <w:proofErr w:type="spellEnd"/>
            <w:r w:rsidRPr="00EE3063">
              <w:t xml:space="preserve"> </w:t>
            </w:r>
            <w:proofErr w:type="spellStart"/>
            <w:r w:rsidRPr="00EE3063">
              <w:t>Markup</w:t>
            </w:r>
            <w:proofErr w:type="spellEnd"/>
            <w:r w:rsidRPr="00EE3063">
              <w:t xml:space="preserve"> </w:t>
            </w:r>
            <w:proofErr w:type="spellStart"/>
            <w:r w:rsidRPr="00EE3063">
              <w:t>Language</w:t>
            </w:r>
            <w:proofErr w:type="spellEnd"/>
          </w:p>
          <w:p w:rsidR="00E11691" w:rsidRPr="00B15657" w:rsidRDefault="00E11691" w:rsidP="00E11691">
            <w:pPr>
              <w:rPr>
                <w:b/>
              </w:rPr>
            </w:pPr>
          </w:p>
        </w:tc>
      </w:tr>
      <w:tr w:rsidR="00E11691" w:rsidRPr="00B15657" w:rsidTr="00E11691">
        <w:tc>
          <w:tcPr>
            <w:tcW w:w="8802" w:type="dxa"/>
          </w:tcPr>
          <w:p w:rsidR="00E11691" w:rsidRPr="00B15657" w:rsidRDefault="00E11691" w:rsidP="00E11691">
            <w:pPr>
              <w:rPr>
                <w:b/>
              </w:rPr>
            </w:pPr>
            <w:r w:rsidRPr="00B15657">
              <w:rPr>
                <w:b/>
              </w:rPr>
              <w:t>INSPIRE</w:t>
            </w:r>
          </w:p>
          <w:p w:rsidR="00E11691" w:rsidRPr="00EE3063" w:rsidRDefault="00E11691" w:rsidP="00E11691">
            <w:proofErr w:type="spellStart"/>
            <w:r w:rsidRPr="00EE3063">
              <w:t>Infrastructure</w:t>
            </w:r>
            <w:proofErr w:type="spellEnd"/>
            <w:r w:rsidRPr="00EE3063">
              <w:t xml:space="preserve"> </w:t>
            </w:r>
            <w:proofErr w:type="spellStart"/>
            <w:r w:rsidRPr="00EE3063">
              <w:t>for</w:t>
            </w:r>
            <w:proofErr w:type="spellEnd"/>
            <w:r w:rsidRPr="00EE3063">
              <w:t xml:space="preserve"> </w:t>
            </w:r>
            <w:proofErr w:type="spellStart"/>
            <w:r w:rsidRPr="00EE3063">
              <w:t>Spatial</w:t>
            </w:r>
            <w:proofErr w:type="spellEnd"/>
            <w:r w:rsidRPr="00EE3063">
              <w:t xml:space="preserve"> </w:t>
            </w:r>
            <w:proofErr w:type="spellStart"/>
            <w:r w:rsidRPr="00EE3063">
              <w:t>Information</w:t>
            </w:r>
            <w:proofErr w:type="spellEnd"/>
            <w:r w:rsidRPr="00EE3063">
              <w:t xml:space="preserve"> in </w:t>
            </w:r>
            <w:proofErr w:type="spellStart"/>
            <w:r w:rsidRPr="00EE3063">
              <w:t>Europe</w:t>
            </w:r>
            <w:proofErr w:type="spellEnd"/>
            <w:r w:rsidRPr="00EE3063">
              <w:t>.</w:t>
            </w:r>
          </w:p>
          <w:p w:rsidR="00E11691" w:rsidRPr="00B15657" w:rsidRDefault="00E11691" w:rsidP="00E11691">
            <w:r w:rsidRPr="00B15657">
              <w:t xml:space="preserve">De </w:t>
            </w:r>
            <w:proofErr w:type="spellStart"/>
            <w:r w:rsidRPr="00B15657">
              <w:t>INSPIRE-richtlijn</w:t>
            </w:r>
            <w:proofErr w:type="spellEnd"/>
            <w:r w:rsidRPr="00B15657">
              <w:t xml:space="preserve"> verplicht de Europese lidstaten </w:t>
            </w:r>
            <w:proofErr w:type="spellStart"/>
            <w:r w:rsidRPr="00B15657">
              <w:t>geo-informatie</w:t>
            </w:r>
            <w:proofErr w:type="spellEnd"/>
            <w:r w:rsidRPr="00B15657">
              <w:t xml:space="preserve"> over 34 thema's te voorzien van metadata, te harmoniseren en beschikbaar te stellen via het </w:t>
            </w:r>
            <w:proofErr w:type="spellStart"/>
            <w:r w:rsidRPr="00B15657">
              <w:t>INSPIRE-portaal</w:t>
            </w:r>
            <w:proofErr w:type="spellEnd"/>
            <w:r w:rsidRPr="00B15657">
              <w:t xml:space="preserve"> volgens leveringsvoorwaarden die het gebruik niet onnodig belemmeren.</w:t>
            </w:r>
          </w:p>
          <w:p w:rsidR="00E11691" w:rsidRPr="00B15657" w:rsidRDefault="00E11691" w:rsidP="00E11691"/>
        </w:tc>
      </w:tr>
      <w:tr w:rsidR="00E11691" w:rsidRPr="00B15657" w:rsidTr="00E11691">
        <w:tc>
          <w:tcPr>
            <w:tcW w:w="8802" w:type="dxa"/>
          </w:tcPr>
          <w:p w:rsidR="00E11691" w:rsidRPr="00B15657" w:rsidRDefault="00E11691" w:rsidP="00E11691">
            <w:pPr>
              <w:rPr>
                <w:b/>
                <w:lang w:val="en-GB"/>
              </w:rPr>
            </w:pPr>
            <w:r w:rsidRPr="00B15657">
              <w:rPr>
                <w:b/>
                <w:lang w:val="en-GB"/>
              </w:rPr>
              <w:t>INSPIRE US</w:t>
            </w:r>
          </w:p>
          <w:p w:rsidR="00E11691" w:rsidRPr="00B15657" w:rsidRDefault="00E11691" w:rsidP="00E11691">
            <w:r w:rsidRPr="002A4103">
              <w:rPr>
                <w:lang w:val="en-GB"/>
              </w:rPr>
              <w:t xml:space="preserve">INSPIRE </w:t>
            </w:r>
            <w:proofErr w:type="spellStart"/>
            <w:r w:rsidRPr="002A4103">
              <w:rPr>
                <w:lang w:val="en-GB"/>
              </w:rPr>
              <w:t>thema</w:t>
            </w:r>
            <w:proofErr w:type="spellEnd"/>
            <w:r w:rsidRPr="002A4103">
              <w:rPr>
                <w:lang w:val="en-GB"/>
              </w:rPr>
              <w:t xml:space="preserve"> Utility Services. </w:t>
            </w:r>
            <w:r w:rsidRPr="00B15657">
              <w:t>Nutsvoorzieningen zoals riolering, afvalbeheer, energievoorziening, watervoorziening</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RRGS</w:t>
            </w:r>
          </w:p>
          <w:p w:rsidR="00E11691" w:rsidRPr="00B15657" w:rsidRDefault="00E11691" w:rsidP="00E11691">
            <w:r>
              <w:t>Risico Register Gevaarlijke Stoffen</w:t>
            </w:r>
          </w:p>
          <w:p w:rsidR="00E11691" w:rsidRPr="00B15657" w:rsidRDefault="00E11691" w:rsidP="00E11691"/>
        </w:tc>
      </w:tr>
      <w:tr w:rsidR="00E11691" w:rsidRPr="00B15657" w:rsidTr="00E11691">
        <w:tc>
          <w:tcPr>
            <w:tcW w:w="8802" w:type="dxa"/>
          </w:tcPr>
          <w:p w:rsidR="00E11691" w:rsidRPr="00EE3063" w:rsidRDefault="00E11691" w:rsidP="00E11691">
            <w:pPr>
              <w:rPr>
                <w:b/>
              </w:rPr>
            </w:pPr>
            <w:r w:rsidRPr="00EE3063">
              <w:rPr>
                <w:b/>
              </w:rPr>
              <w:t>UML</w:t>
            </w:r>
          </w:p>
          <w:p w:rsidR="00E11691" w:rsidRPr="00B15657" w:rsidRDefault="00E11691" w:rsidP="00E11691">
            <w:pPr>
              <w:rPr>
                <w:b/>
              </w:rPr>
            </w:pPr>
            <w:proofErr w:type="spellStart"/>
            <w:r w:rsidRPr="00EE3063">
              <w:t>Unified</w:t>
            </w:r>
            <w:proofErr w:type="spellEnd"/>
            <w:r w:rsidRPr="00EE3063">
              <w:t xml:space="preserve"> </w:t>
            </w:r>
            <w:proofErr w:type="spellStart"/>
            <w:r w:rsidRPr="00EE3063">
              <w:t>Modeling</w:t>
            </w:r>
            <w:proofErr w:type="spellEnd"/>
            <w:r w:rsidRPr="00EE3063">
              <w:t xml:space="preserve"> </w:t>
            </w:r>
            <w:proofErr w:type="spellStart"/>
            <w:r w:rsidRPr="00EE3063">
              <w:t>Language</w:t>
            </w:r>
            <w:proofErr w:type="spellEnd"/>
          </w:p>
        </w:tc>
      </w:tr>
      <w:tr w:rsidR="009C2B75" w:rsidRPr="00B15657" w:rsidTr="00E11691">
        <w:tc>
          <w:tcPr>
            <w:tcW w:w="8802" w:type="dxa"/>
          </w:tcPr>
          <w:p w:rsidR="009C2B75" w:rsidRDefault="009C2B75" w:rsidP="00E11691">
            <w:pPr>
              <w:rPr>
                <w:b/>
              </w:rPr>
            </w:pPr>
          </w:p>
        </w:tc>
      </w:tr>
      <w:tr w:rsidR="00E11691" w:rsidRPr="00B15657" w:rsidTr="00E11691">
        <w:tc>
          <w:tcPr>
            <w:tcW w:w="8802" w:type="dxa"/>
          </w:tcPr>
          <w:p w:rsidR="00E11691" w:rsidRDefault="00E11691" w:rsidP="00E11691">
            <w:pPr>
              <w:rPr>
                <w:b/>
              </w:rPr>
            </w:pPr>
            <w:r>
              <w:rPr>
                <w:b/>
              </w:rPr>
              <w:t>WFS</w:t>
            </w:r>
          </w:p>
          <w:p w:rsidR="00E11691" w:rsidRDefault="00E11691" w:rsidP="00E11691">
            <w:r w:rsidRPr="00EE3063">
              <w:t>Web Feature Service</w:t>
            </w:r>
          </w:p>
          <w:p w:rsidR="00E11691" w:rsidRPr="00EE3063" w:rsidRDefault="00E11691" w:rsidP="00E11691"/>
        </w:tc>
      </w:tr>
      <w:tr w:rsidR="00E11691" w:rsidRPr="00B15657" w:rsidTr="00E11691">
        <w:tc>
          <w:tcPr>
            <w:tcW w:w="8802" w:type="dxa"/>
          </w:tcPr>
          <w:p w:rsidR="00E11691" w:rsidRPr="00B15657" w:rsidRDefault="00E11691" w:rsidP="00E11691">
            <w:pPr>
              <w:rPr>
                <w:b/>
              </w:rPr>
            </w:pPr>
            <w:r>
              <w:rPr>
                <w:b/>
              </w:rPr>
              <w:t>WIBON</w:t>
            </w:r>
          </w:p>
          <w:p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WION</w:t>
            </w:r>
          </w:p>
          <w:p w:rsidR="00E11691" w:rsidRPr="00B15657" w:rsidRDefault="00E11691" w:rsidP="00E11691">
            <w:r>
              <w:t xml:space="preserve">Wet Informatie-uitwisseling Ondergrondse Netten </w:t>
            </w:r>
          </w:p>
          <w:p w:rsidR="00E11691" w:rsidRPr="00B15657" w:rsidRDefault="00E11691" w:rsidP="00E11691"/>
        </w:tc>
      </w:tr>
      <w:tr w:rsidR="00E11691" w:rsidRPr="00B15657" w:rsidTr="00E11691">
        <w:tc>
          <w:tcPr>
            <w:tcW w:w="8802" w:type="dxa"/>
          </w:tcPr>
          <w:p w:rsidR="00E11691" w:rsidRDefault="00E11691" w:rsidP="00E11691">
            <w:pPr>
              <w:rPr>
                <w:b/>
              </w:rPr>
            </w:pPr>
            <w:r>
              <w:rPr>
                <w:b/>
              </w:rPr>
              <w:t>WMF</w:t>
            </w:r>
          </w:p>
          <w:p w:rsidR="00E11691" w:rsidRDefault="00E11691" w:rsidP="00E11691">
            <w:r w:rsidRPr="00EE3063">
              <w:lastRenderedPageBreak/>
              <w:t xml:space="preserve">Web </w:t>
            </w:r>
            <w:proofErr w:type="spellStart"/>
            <w:r w:rsidRPr="00EE3063">
              <w:t>Mapping</w:t>
            </w:r>
            <w:proofErr w:type="spellEnd"/>
            <w:r w:rsidRPr="00EE3063">
              <w:t xml:space="preserve"> Service</w:t>
            </w:r>
          </w:p>
          <w:p w:rsidR="00E11691" w:rsidRPr="00B15657" w:rsidRDefault="00E11691" w:rsidP="00E11691">
            <w:pPr>
              <w:rPr>
                <w:b/>
              </w:rPr>
            </w:pPr>
          </w:p>
        </w:tc>
      </w:tr>
      <w:tr w:rsidR="00E11691" w:rsidRPr="00B15657" w:rsidTr="00E11691">
        <w:tc>
          <w:tcPr>
            <w:tcW w:w="8802" w:type="dxa"/>
          </w:tcPr>
          <w:p w:rsidR="00E11691" w:rsidRPr="00EE3063" w:rsidRDefault="00E11691" w:rsidP="00E11691">
            <w:pPr>
              <w:rPr>
                <w:b/>
              </w:rPr>
            </w:pPr>
            <w:r w:rsidRPr="00EE3063">
              <w:rPr>
                <w:b/>
              </w:rPr>
              <w:lastRenderedPageBreak/>
              <w:t>XML</w:t>
            </w:r>
          </w:p>
          <w:p w:rsidR="00E11691" w:rsidRPr="00EE3063" w:rsidRDefault="00E11691" w:rsidP="00E11691">
            <w:proofErr w:type="spellStart"/>
            <w:r w:rsidRPr="00EE3063">
              <w:t>Extensible</w:t>
            </w:r>
            <w:proofErr w:type="spellEnd"/>
            <w:r w:rsidRPr="00EE3063">
              <w:t xml:space="preserve"> </w:t>
            </w:r>
            <w:proofErr w:type="spellStart"/>
            <w:r w:rsidRPr="00EE3063">
              <w:t>Markup</w:t>
            </w:r>
            <w:proofErr w:type="spellEnd"/>
            <w:r w:rsidRPr="00EE3063">
              <w:t xml:space="preserve"> </w:t>
            </w:r>
            <w:proofErr w:type="spellStart"/>
            <w:r w:rsidRPr="00EE3063">
              <w:t>Language</w:t>
            </w:r>
            <w:proofErr w:type="spellEnd"/>
          </w:p>
          <w:p w:rsidR="00E11691" w:rsidRPr="00B15657" w:rsidRDefault="00E11691" w:rsidP="00E11691">
            <w:pPr>
              <w:rPr>
                <w:b/>
              </w:rPr>
            </w:pPr>
          </w:p>
        </w:tc>
      </w:tr>
    </w:tbl>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31" w:name="_Toc436814717"/>
      <w:r>
        <w:t>Identificatie</w:t>
      </w:r>
      <w:r w:rsidR="001724FE">
        <w:t xml:space="preserve"> document</w:t>
      </w:r>
      <w:bookmarkEnd w:id="31"/>
    </w:p>
    <w:p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rsidR="00576E1A" w:rsidRDefault="00E548CF" w:rsidP="00E548CF">
      <w:r w:rsidRPr="00E548CF">
        <w:t>In onderstaande tabel is de beschrijvend</w:t>
      </w:r>
      <w:r>
        <w:t>e informatie opgenomen van het data</w:t>
      </w:r>
      <w:r w:rsidR="00524F52">
        <w:t>specificatie</w:t>
      </w:r>
      <w:r>
        <w:t>.</w:t>
      </w:r>
    </w:p>
    <w:p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60"/>
        <w:gridCol w:w="7142"/>
      </w:tblGrid>
      <w:tr w:rsidR="00E548CF" w:rsidRPr="00630A42" w:rsidTr="00E548CF">
        <w:tc>
          <w:tcPr>
            <w:tcW w:w="943" w:type="pct"/>
          </w:tcPr>
          <w:p w:rsidR="00E548CF" w:rsidRPr="006B2CE6" w:rsidRDefault="00E548CF" w:rsidP="006E15C3">
            <w:pPr>
              <w:jc w:val="left"/>
              <w:rPr>
                <w:rFonts w:cs="Arial"/>
              </w:rPr>
            </w:pPr>
            <w:r w:rsidRPr="006B2CE6">
              <w:rPr>
                <w:rFonts w:cs="Arial"/>
              </w:rPr>
              <w:t>Titel</w:t>
            </w:r>
          </w:p>
        </w:tc>
        <w:tc>
          <w:tcPr>
            <w:tcW w:w="4057" w:type="pct"/>
          </w:tcPr>
          <w:p w:rsidR="00E548CF" w:rsidRPr="00F3608E" w:rsidRDefault="00F10FD5" w:rsidP="006E15C3">
            <w:pPr>
              <w:jc w:val="left"/>
              <w:rPr>
                <w:rFonts w:cs="Arial"/>
              </w:rPr>
            </w:pPr>
            <w:r w:rsidRPr="00F3608E">
              <w:rPr>
                <w:rFonts w:cs="Arial"/>
              </w:rPr>
              <w:t>IMKL2015 – Dataspecificatie Utiliteitsnetten.</w:t>
            </w:r>
          </w:p>
          <w:p w:rsidR="00E548CF" w:rsidRPr="00F3608E" w:rsidRDefault="00E548CF" w:rsidP="006E15C3">
            <w:pPr>
              <w:jc w:val="left"/>
              <w:rPr>
                <w:rFonts w:cs="Arial"/>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Samenvatting</w:t>
            </w:r>
          </w:p>
        </w:tc>
        <w:tc>
          <w:tcPr>
            <w:tcW w:w="4057" w:type="pct"/>
          </w:tcPr>
          <w:p w:rsidR="00E548CF" w:rsidRPr="00F3608E" w:rsidRDefault="00907237" w:rsidP="00F3608E">
            <w:pPr>
              <w:jc w:val="left"/>
              <w:rPr>
                <w:rFonts w:cs="Arial"/>
              </w:rPr>
            </w:pPr>
            <w:r w:rsidRPr="00F3608E">
              <w:rPr>
                <w:rFonts w:cs="Arial"/>
              </w:rPr>
              <w:t xml:space="preserve">IMKL2015 beschrijft de semantiek van digitale bestanden van utiliteitsnetten. De netten worden getypeerd aan de hand van producten of thema’s: elektriciteit, gas en chemie, drinkwater, afvalwater, </w:t>
            </w:r>
            <w:proofErr w:type="spellStart"/>
            <w:r w:rsidRPr="00F3608E">
              <w:rPr>
                <w:rFonts w:cs="Arial"/>
              </w:rPr>
              <w:t>telecom</w:t>
            </w:r>
            <w:proofErr w:type="spellEnd"/>
            <w:r w:rsidRPr="00F3608E">
              <w:rPr>
                <w:rFonts w:cs="Arial"/>
              </w:rPr>
              <w:t xml:space="preserve">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rsidR="00E548CF" w:rsidRPr="00E548CF" w:rsidRDefault="00E548CF" w:rsidP="006E15C3">
            <w:pPr>
              <w:jc w:val="left"/>
              <w:rPr>
                <w:rFonts w:cs="Arial"/>
                <w:color w:val="0000FF"/>
              </w:rPr>
            </w:pPr>
          </w:p>
        </w:tc>
      </w:tr>
      <w:tr w:rsidR="00E548CF" w:rsidRPr="00907237" w:rsidTr="00E548CF">
        <w:tc>
          <w:tcPr>
            <w:tcW w:w="943" w:type="pct"/>
          </w:tcPr>
          <w:p w:rsidR="00E548CF" w:rsidRPr="006B2CE6" w:rsidRDefault="00E548CF" w:rsidP="006E15C3">
            <w:pPr>
              <w:jc w:val="left"/>
              <w:rPr>
                <w:rFonts w:cs="Arial"/>
              </w:rPr>
            </w:pPr>
            <w:r w:rsidRPr="006B2CE6">
              <w:rPr>
                <w:rFonts w:cs="Arial"/>
              </w:rPr>
              <w:t xml:space="preserve">Onderwerp categorieën </w:t>
            </w:r>
          </w:p>
        </w:tc>
        <w:tc>
          <w:tcPr>
            <w:tcW w:w="4057" w:type="pct"/>
          </w:tcPr>
          <w:p w:rsidR="00E548CF" w:rsidRPr="00907237" w:rsidRDefault="00E548CF" w:rsidP="0080639F">
            <w:pPr>
              <w:tabs>
                <w:tab w:val="left" w:pos="1985"/>
              </w:tabs>
              <w:ind w:left="1985" w:hanging="1985"/>
              <w:jc w:val="left"/>
              <w:rPr>
                <w:rFonts w:cs="Arial"/>
                <w:i/>
                <w:color w:val="008000"/>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Geografische beschrijving</w:t>
            </w:r>
          </w:p>
        </w:tc>
        <w:tc>
          <w:tcPr>
            <w:tcW w:w="4057" w:type="pct"/>
          </w:tcPr>
          <w:p w:rsidR="00E548CF" w:rsidRPr="00F3608E" w:rsidRDefault="0080639F" w:rsidP="006E15C3">
            <w:pPr>
              <w:jc w:val="left"/>
              <w:rPr>
                <w:i/>
                <w:iCs/>
              </w:rPr>
            </w:pPr>
            <w:r w:rsidRPr="00F3608E">
              <w:rPr>
                <w:i/>
                <w:iCs/>
              </w:rPr>
              <w:t>Nederland</w:t>
            </w:r>
          </w:p>
          <w:p w:rsidR="00E548CF" w:rsidRPr="00E548CF" w:rsidRDefault="00E548CF" w:rsidP="006E15C3">
            <w:pPr>
              <w:autoSpaceDE w:val="0"/>
              <w:autoSpaceDN w:val="0"/>
              <w:adjustRightInd w:val="0"/>
              <w:jc w:val="left"/>
              <w:rPr>
                <w:rFonts w:cs="Arial"/>
              </w:rPr>
            </w:pPr>
          </w:p>
        </w:tc>
      </w:tr>
      <w:tr w:rsidR="00E548CF" w:rsidRPr="008D503D" w:rsidTr="00E548CF">
        <w:tc>
          <w:tcPr>
            <w:tcW w:w="943" w:type="pct"/>
          </w:tcPr>
          <w:p w:rsidR="00E548CF" w:rsidRPr="006B2CE6" w:rsidRDefault="00E548CF" w:rsidP="006E15C3">
            <w:pPr>
              <w:jc w:val="left"/>
              <w:rPr>
                <w:rFonts w:cs="Arial"/>
              </w:rPr>
            </w:pPr>
            <w:r w:rsidRPr="006B2CE6">
              <w:rPr>
                <w:rFonts w:cs="Arial"/>
              </w:rPr>
              <w:t>Doel (optioneel)</w:t>
            </w:r>
          </w:p>
        </w:tc>
        <w:tc>
          <w:tcPr>
            <w:tcW w:w="4057" w:type="pct"/>
          </w:tcPr>
          <w:p w:rsidR="00E548CF" w:rsidRPr="00E548CF" w:rsidRDefault="00E548CF" w:rsidP="006E15C3">
            <w:pPr>
              <w:jc w:val="left"/>
              <w:rPr>
                <w:rFonts w:cs="Arial"/>
              </w:rPr>
            </w:pPr>
            <w:r w:rsidRPr="00E548CF">
              <w:rPr>
                <w:rFonts w:cs="Arial"/>
              </w:rPr>
              <w:t xml:space="preserve">Doel van dit document is het beschrijven van dataproduct </w:t>
            </w:r>
            <w:r w:rsidR="0080639F" w:rsidRPr="00F3608E">
              <w:rPr>
                <w:rFonts w:cs="Arial"/>
              </w:rPr>
              <w:t>IMKL2015</w:t>
            </w:r>
            <w:r w:rsidRPr="00E548CF">
              <w:rPr>
                <w:rFonts w:cs="Arial"/>
              </w:rPr>
              <w:t xml:space="preserve"> ten behoeve van </w:t>
            </w:r>
            <w:r w:rsidR="0080639F">
              <w:rPr>
                <w:rFonts w:cs="Arial"/>
              </w:rPr>
              <w:t>KLICWIN.</w:t>
            </w:r>
          </w:p>
          <w:p w:rsidR="00E548CF" w:rsidRPr="00F3608E" w:rsidRDefault="00E548CF" w:rsidP="00F3608E">
            <w:pPr>
              <w:jc w:val="left"/>
              <w:rPr>
                <w:rFonts w:cs="Arial"/>
              </w:rPr>
            </w:pPr>
          </w:p>
          <w:p w:rsidR="00E548CF" w:rsidRPr="00F3608E" w:rsidRDefault="0080639F" w:rsidP="006E15C3">
            <w:pPr>
              <w:jc w:val="left"/>
              <w:rPr>
                <w:rFonts w:cs="Arial"/>
              </w:rPr>
            </w:pPr>
            <w:r w:rsidRPr="00F3608E">
              <w:rPr>
                <w:rFonts w:cs="Arial"/>
              </w:rPr>
              <w:t xml:space="preserve">IMKL2015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WION en de Europese regeling INSPIRE en daarin het thema Utility Networks zijn bepalend.</w:t>
            </w:r>
          </w:p>
          <w:p w:rsidR="00E548CF" w:rsidRPr="00E548CF" w:rsidRDefault="00E548CF" w:rsidP="006E15C3">
            <w:pPr>
              <w:jc w:val="left"/>
              <w:rPr>
                <w:rFonts w:cs="Arial"/>
                <w:color w:val="000000"/>
              </w:rPr>
            </w:pPr>
          </w:p>
          <w:p w:rsidR="00E548CF" w:rsidRPr="00E548CF" w:rsidRDefault="00E548CF" w:rsidP="006E15C3">
            <w:pPr>
              <w:jc w:val="left"/>
              <w:rPr>
                <w:rFonts w:cs="Arial"/>
                <w:i/>
                <w:iCs/>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Aanvullende informatie (optioneel)</w:t>
            </w:r>
          </w:p>
        </w:tc>
        <w:tc>
          <w:tcPr>
            <w:tcW w:w="4057" w:type="pct"/>
          </w:tcPr>
          <w:p w:rsidR="00E548CF" w:rsidRPr="00E548CF" w:rsidRDefault="00E548CF" w:rsidP="006E15C3">
            <w:pPr>
              <w:jc w:val="left"/>
              <w:rPr>
                <w:rFonts w:cs="Arial"/>
                <w:i/>
                <w:iCs/>
              </w:rPr>
            </w:pPr>
          </w:p>
          <w:p w:rsidR="00E548CF" w:rsidRPr="00E548CF" w:rsidRDefault="00E548CF" w:rsidP="006E15C3">
            <w:pPr>
              <w:jc w:val="left"/>
              <w:rPr>
                <w:rFonts w:cs="Arial"/>
                <w:i/>
                <w:iCs/>
              </w:rPr>
            </w:pPr>
          </w:p>
        </w:tc>
      </w:tr>
    </w:tbl>
    <w:p w:rsidR="00E548CF" w:rsidRDefault="00E548CF" w:rsidP="00E548CF"/>
    <w:p w:rsidR="00576E1A" w:rsidRDefault="00576E1A" w:rsidP="00576E1A">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32" w:name="_Toc436814718"/>
      <w:r>
        <w:t>Data content en structuur</w:t>
      </w:r>
      <w:bookmarkEnd w:id="32"/>
    </w:p>
    <w:p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rsidR="00576E1A" w:rsidRDefault="008C2572" w:rsidP="00576E1A">
      <w:pPr>
        <w:pStyle w:val="Paragraaftitel"/>
        <w:spacing w:line="240" w:lineRule="atLeast"/>
      </w:pPr>
      <w:bookmarkStart w:id="33" w:name="_Toc436814719"/>
      <w:r>
        <w:t>Inleiding</w:t>
      </w:r>
      <w:r w:rsidR="00283BD6">
        <w:t>.</w:t>
      </w:r>
      <w:bookmarkEnd w:id="33"/>
    </w:p>
    <w:p w:rsidR="008C2572" w:rsidRDefault="008C2572" w:rsidP="008C2572">
      <w:r>
        <w:t>In de volgende paragrafen wordt de inhoud en structu</w:t>
      </w:r>
      <w:r w:rsidR="00ED77B8">
        <w:t xml:space="preserve">ur van het IMKL2015 beschreven </w:t>
      </w:r>
      <w:r>
        <w:t>middels UML diagrammen en een bijbehorende objectcatalogus.</w:t>
      </w:r>
    </w:p>
    <w:p w:rsidR="002370BA" w:rsidRDefault="002370BA" w:rsidP="008C2572"/>
    <w:p w:rsidR="00E3124D" w:rsidRDefault="002370BA" w:rsidP="008C2572">
      <w:r>
        <w:t xml:space="preserve">De verschillende uitwisselprocessen </w:t>
      </w:r>
      <w:r w:rsidR="00CA2949">
        <w:t>WION, Buisleidingen voor Risicoregister, EC61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IMKL2015 – WION</w:t>
      </w:r>
      <w:r w:rsidR="00F3608E">
        <w:t>;</w:t>
      </w:r>
    </w:p>
    <w:p w:rsidR="00E3124D" w:rsidRDefault="00E3124D" w:rsidP="008C2572">
      <w:r>
        <w:t>IMKL2015 – Buisleidingen Risicoregister;</w:t>
      </w:r>
    </w:p>
    <w:p w:rsidR="00E3124D" w:rsidRDefault="00E3124D" w:rsidP="008C2572">
      <w:r>
        <w:t>IMKL2015 – Stedelijk water;</w:t>
      </w:r>
    </w:p>
    <w:p w:rsidR="00E3124D" w:rsidRDefault="00E3124D" w:rsidP="008C2572">
      <w:r>
        <w:t xml:space="preserve">IMKL2015 – EC61. </w:t>
      </w:r>
    </w:p>
    <w:p w:rsidR="002370BA" w:rsidRDefault="00CA2949" w:rsidP="008C2572">
      <w:r>
        <w:t xml:space="preserve">De WION toepassing wordt als eerste beschreven. Omdat de andere toepassingen ook delen daarvan gebruiken is het nodig om </w:t>
      </w:r>
      <w:r w:rsidR="00E3124D">
        <w:t xml:space="preserve">dit </w:t>
      </w:r>
      <w:r>
        <w:t>model integraal door te nemen.</w:t>
      </w:r>
    </w:p>
    <w:p w:rsidR="008C2572" w:rsidRDefault="008C2572" w:rsidP="008C2572"/>
    <w:p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subparagrafen elke keer een deel in een apart diagram wordt toegelicht.</w:t>
      </w:r>
      <w:r>
        <w:t xml:space="preserve"> Sommige onderwerpen hebben een aparte toelichting nodig deze worden in de titel aangeduid met ‘Extra toelichting’.</w:t>
      </w:r>
    </w:p>
    <w:p w:rsidR="00ED77B8" w:rsidRDefault="00ED77B8" w:rsidP="008C2572"/>
    <w:p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rsidR="00576E1A" w:rsidRDefault="00D0633C" w:rsidP="00576E1A">
      <w:pPr>
        <w:pStyle w:val="Paragraaftitel"/>
        <w:spacing w:line="240" w:lineRule="atLeast"/>
      </w:pPr>
      <w:bookmarkStart w:id="34" w:name="_Toc434874118"/>
      <w:bookmarkStart w:id="35" w:name="_Toc434874187"/>
      <w:bookmarkStart w:id="36" w:name="_Toc434874270"/>
      <w:bookmarkStart w:id="37" w:name="_Toc434874338"/>
      <w:bookmarkStart w:id="38" w:name="_Toc434874615"/>
      <w:bookmarkStart w:id="39" w:name="_Toc434933248"/>
      <w:bookmarkStart w:id="40" w:name="_Toc434940476"/>
      <w:bookmarkStart w:id="41" w:name="_Toc434941793"/>
      <w:bookmarkStart w:id="42" w:name="_Toc434943334"/>
      <w:bookmarkStart w:id="43" w:name="_Toc434943765"/>
      <w:bookmarkStart w:id="44" w:name="_Toc434956089"/>
      <w:bookmarkStart w:id="45" w:name="_Toc434874119"/>
      <w:bookmarkStart w:id="46" w:name="_Toc434874188"/>
      <w:bookmarkStart w:id="47" w:name="_Toc434874271"/>
      <w:bookmarkStart w:id="48" w:name="_Toc434874339"/>
      <w:bookmarkStart w:id="49" w:name="_Toc434874616"/>
      <w:bookmarkStart w:id="50" w:name="_Toc434933249"/>
      <w:bookmarkStart w:id="51" w:name="_Toc434940477"/>
      <w:bookmarkStart w:id="52" w:name="_Toc434941794"/>
      <w:bookmarkStart w:id="53" w:name="_Toc434943335"/>
      <w:bookmarkStart w:id="54" w:name="_Toc434943766"/>
      <w:bookmarkStart w:id="55" w:name="_Toc434956090"/>
      <w:bookmarkStart w:id="56" w:name="_Toc436814720"/>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r>
        <w:t>UML diagrammen</w:t>
      </w:r>
      <w:r w:rsidR="00283BD6">
        <w:t>.</w:t>
      </w:r>
      <w:bookmarkEnd w:id="56"/>
    </w:p>
    <w:p w:rsidR="00576E1A" w:rsidRPr="005E1AD7" w:rsidRDefault="00A26E72" w:rsidP="00576E1A">
      <w:pPr>
        <w:pStyle w:val="subparagraaftitel"/>
      </w:pPr>
      <w:bookmarkStart w:id="57" w:name="_Toc436814721"/>
      <w:r w:rsidRPr="005E1AD7">
        <w:t>Beschrijving</w:t>
      </w:r>
      <w:r w:rsidR="00253F30">
        <w:t xml:space="preserve"> algemeen principe</w:t>
      </w:r>
      <w:r w:rsidR="00E24632">
        <w:t>: IMKL2015 als extensie op INSPIRE</w:t>
      </w:r>
      <w:r w:rsidR="00283BD6">
        <w:t>.</w:t>
      </w:r>
      <w:bookmarkEnd w:id="57"/>
    </w:p>
    <w:p w:rsidR="0098448F" w:rsidRPr="0098448F" w:rsidRDefault="00253F30" w:rsidP="0098448F">
      <w:pPr>
        <w:pStyle w:val="Kop4"/>
        <w:spacing w:line="240" w:lineRule="exact"/>
        <w:rPr>
          <w:rFonts w:ascii="Verdana" w:hAnsi="Verdana"/>
          <w:b w:val="0"/>
          <w:bCs w:val="0"/>
          <w:sz w:val="16"/>
          <w:szCs w:val="16"/>
        </w:rPr>
      </w:pPr>
      <w:r w:rsidRPr="00210C62">
        <w:rPr>
          <w:rFonts w:ascii="Verdana" w:hAnsi="Verdana"/>
          <w:b w:val="0"/>
          <w:bCs w:val="0"/>
          <w:sz w:val="16"/>
          <w:szCs w:val="16"/>
        </w:rPr>
        <w:t xml:space="preserve">IMKL2015 </w:t>
      </w:r>
      <w:r w:rsidR="005D2BD5" w:rsidRPr="00210C62">
        <w:rPr>
          <w:rFonts w:ascii="Verdana" w:hAnsi="Verdana"/>
          <w:b w:val="0"/>
          <w:bCs w:val="0"/>
          <w:sz w:val="16"/>
          <w:szCs w:val="16"/>
        </w:rPr>
        <w:t xml:space="preserve">is gemodelleerd als een extensie op het model voor het INSPIRE thema Utility and </w:t>
      </w:r>
      <w:proofErr w:type="spellStart"/>
      <w:r w:rsidR="005D2BD5" w:rsidRPr="00210C62">
        <w:rPr>
          <w:rFonts w:ascii="Verdana" w:hAnsi="Verdana"/>
          <w:b w:val="0"/>
          <w:bCs w:val="0"/>
          <w:sz w:val="16"/>
          <w:szCs w:val="16"/>
        </w:rPr>
        <w:t>Governmental</w:t>
      </w:r>
      <w:proofErr w:type="spellEnd"/>
      <w:r w:rsidR="005D2BD5" w:rsidRPr="00210C62">
        <w:rPr>
          <w:rFonts w:ascii="Verdana" w:hAnsi="Verdana"/>
          <w:b w:val="0"/>
          <w:bCs w:val="0"/>
          <w:sz w:val="16"/>
          <w:szCs w:val="16"/>
        </w:rPr>
        <w:t xml:space="preserve"> Services. Binnen dat INSPIRE thema zijn alleen de modellen voor utiliteitsnetten (utility </w:t>
      </w:r>
      <w:proofErr w:type="spellStart"/>
      <w:r w:rsidR="005D2BD5" w:rsidRPr="00210C62">
        <w:rPr>
          <w:rFonts w:ascii="Verdana" w:hAnsi="Verdana"/>
          <w:b w:val="0"/>
          <w:bCs w:val="0"/>
          <w:sz w:val="16"/>
          <w:szCs w:val="16"/>
        </w:rPr>
        <w:t>networks</w:t>
      </w:r>
      <w:proofErr w:type="spellEnd"/>
      <w:r w:rsidR="005D2BD5" w:rsidRPr="00210C62">
        <w:rPr>
          <w:rFonts w:ascii="Verdana" w:hAnsi="Verdana"/>
          <w:b w:val="0"/>
          <w:bCs w:val="0"/>
          <w:sz w:val="16"/>
          <w:szCs w:val="16"/>
        </w:rPr>
        <w:t xml:space="preserve">) van belang voor IMKL2015. IMKL2015 neemt de hele inhoud over van de INSPIRE specificatie en voegt daar de specifieke informatie aan toe die nodig is voor realisatie van de in de scope genoemde processen. Met IMKL2015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p>
    <w:p w:rsidR="006608EC" w:rsidRDefault="006608EC" w:rsidP="006608EC">
      <w:r>
        <w:t xml:space="preserve">Het volgende diagram geeft de relatie tussen de verschillende modellen. IMKL2015 is een uitbreiding op </w:t>
      </w:r>
      <w:r w:rsidR="00633F0C">
        <w:t xml:space="preserve">het INSPIRE Utility Networks model waarin voor de netten elektriciteit, </w:t>
      </w:r>
      <w:proofErr w:type="spellStart"/>
      <w:r w:rsidR="00633F0C">
        <w:t>olie-gas-chemicalien</w:t>
      </w:r>
      <w:proofErr w:type="spellEnd"/>
      <w:r w:rsidR="00633F0C">
        <w:t xml:space="preserve">, afvalwater, </w:t>
      </w:r>
      <w:proofErr w:type="spellStart"/>
      <w:r w:rsidR="00633F0C">
        <w:t>telecomunicatie</w:t>
      </w:r>
      <w:proofErr w:type="spellEnd"/>
      <w:r w:rsidR="00633F0C">
        <w:t>, warmte en drinkwater aparte modellen zijn opgenomen. Deze modellen zijn toepassingen van het INSPIRE netwerkmodel</w:t>
      </w:r>
      <w:r w:rsidR="00BA4E04">
        <w:t xml:space="preserve"> waarin opgenomen een model voor topologie. Het netwerkmodel is onderdeel van het INSPIRE </w:t>
      </w:r>
      <w:proofErr w:type="spellStart"/>
      <w:r w:rsidR="00BA4E04">
        <w:t>Generic</w:t>
      </w:r>
      <w:proofErr w:type="spellEnd"/>
      <w:r w:rsidR="00BA4E04">
        <w:t xml:space="preserve"> </w:t>
      </w:r>
      <w:proofErr w:type="spellStart"/>
      <w:r w:rsidR="00BA4E04">
        <w:t>Conceptual</w:t>
      </w:r>
      <w:proofErr w:type="spellEnd"/>
      <w:r w:rsidR="00BA4E04">
        <w:t xml:space="preserve"> Model, basismodellen en basistypen die generiek zijn voor alle INSPIRE thema modellen.</w:t>
      </w:r>
      <w:r w:rsidR="00F67134">
        <w:t xml:space="preserve"> IMKL2015 is een apart pakket met bijbehorende </w:t>
      </w:r>
      <w:proofErr w:type="spellStart"/>
      <w:r w:rsidR="00F67134">
        <w:t>namespace</w:t>
      </w:r>
      <w:proofErr w:type="spellEnd"/>
      <w:r w:rsidR="00F67134">
        <w:t xml:space="preserve"> dat gebruik maakt van de door INSPIRE beheerde pakketten.</w:t>
      </w:r>
      <w:r w:rsidR="00607EB0">
        <w:t xml:space="preserve"> Een </w:t>
      </w:r>
      <w:proofErr w:type="spellStart"/>
      <w:r w:rsidR="00607EB0">
        <w:t>namespace</w:t>
      </w:r>
      <w:proofErr w:type="spellEnd"/>
      <w:r w:rsidR="00607EB0">
        <w:t xml:space="preserve"> is daarbij gedefinieerd als een unieke </w:t>
      </w:r>
      <w:r w:rsidR="00607EB0">
        <w:lastRenderedPageBreak/>
        <w:t xml:space="preserve">aanduiding voor het domein waarbinnen de informatie-elementen gedefinieerd zijn. De </w:t>
      </w:r>
      <w:proofErr w:type="spellStart"/>
      <w:r w:rsidR="00607EB0">
        <w:t>namespace</w:t>
      </w:r>
      <w:proofErr w:type="spellEnd"/>
      <w:r w:rsidR="00607EB0">
        <w:t xml:space="preserve"> voor IMKL2015 is ‘IMKL’.</w:t>
      </w:r>
    </w:p>
    <w:p w:rsidR="00253F30" w:rsidRDefault="00210C62" w:rsidP="00A26E72">
      <w:pPr>
        <w:pStyle w:val="Kop4"/>
        <w:rPr>
          <w:rFonts w:ascii="Verdana" w:hAnsi="Verdana"/>
          <w:sz w:val="16"/>
          <w:szCs w:val="16"/>
        </w:rPr>
      </w:pPr>
      <w:r>
        <w:rPr>
          <w:rFonts w:ascii="Verdana" w:hAnsi="Verdana"/>
          <w:noProof/>
          <w:sz w:val="16"/>
          <w:szCs w:val="16"/>
        </w:rPr>
        <w:drawing>
          <wp:inline distT="0" distB="0" distL="0" distR="0">
            <wp:extent cx="5500370" cy="3096260"/>
            <wp:effectExtent l="0" t="0" r="0" b="0"/>
            <wp:docPr id="14" name="Afbeelding 13" descr="KlicwinPackageDiagram.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cwinPackageDiagram.wmf"/>
                    <pic:cNvPicPr/>
                  </pic:nvPicPr>
                  <pic:blipFill>
                    <a:blip r:embed="rId18" cstate="print"/>
                    <a:stretch>
                      <a:fillRect/>
                    </a:stretch>
                  </pic:blipFill>
                  <pic:spPr>
                    <a:xfrm>
                      <a:off x="0" y="0"/>
                      <a:ext cx="5500370" cy="3096260"/>
                    </a:xfrm>
                    <a:prstGeom prst="rect">
                      <a:avLst/>
                    </a:prstGeom>
                  </pic:spPr>
                </pic:pic>
              </a:graphicData>
            </a:graphic>
          </wp:inline>
        </w:drawing>
      </w:r>
    </w:p>
    <w:p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w:t>
      </w:r>
      <w:proofErr w:type="spellStart"/>
      <w:r>
        <w:rPr>
          <w:rFonts w:ascii="Verdana" w:hAnsi="Verdana"/>
          <w:b w:val="0"/>
          <w:sz w:val="16"/>
          <w:szCs w:val="16"/>
        </w:rPr>
        <w:t>package</w:t>
      </w:r>
      <w:proofErr w:type="spellEnd"/>
      <w:r>
        <w:rPr>
          <w:rFonts w:ascii="Verdana" w:hAnsi="Verdana"/>
          <w:b w:val="0"/>
          <w:sz w:val="16"/>
          <w:szCs w:val="16"/>
        </w:rPr>
        <w:t xml:space="preserve"> diagram van de relatie tussen </w:t>
      </w:r>
      <w:r w:rsidRPr="008E1D55">
        <w:rPr>
          <w:rFonts w:ascii="Verdana" w:hAnsi="Verdana"/>
          <w:b w:val="0"/>
          <w:sz w:val="16"/>
          <w:szCs w:val="16"/>
        </w:rPr>
        <w:t xml:space="preserve">IMKL2015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Pr>
          <w:rFonts w:ascii="Verdana" w:hAnsi="Verdana"/>
          <w:b w:val="0"/>
          <w:sz w:val="16"/>
          <w:szCs w:val="16"/>
        </w:rPr>
        <w:t>IMKL</w:t>
      </w:r>
      <w:r w:rsidR="00D86ED4">
        <w:rPr>
          <w:rFonts w:ascii="Verdana" w:hAnsi="Verdana"/>
          <w:b w:val="0"/>
          <w:sz w:val="16"/>
          <w:szCs w:val="16"/>
        </w:rPr>
        <w:t xml:space="preserve">2015 </w:t>
      </w:r>
      <w:r w:rsidRPr="008E1D55">
        <w:rPr>
          <w:rFonts w:ascii="Verdana" w:hAnsi="Verdana"/>
          <w:b w:val="0"/>
          <w:sz w:val="16"/>
          <w:szCs w:val="16"/>
        </w:rPr>
        <w:t>is een extensie op het INSPIRE model voor Utility Networks.</w:t>
      </w:r>
      <w:r>
        <w:rPr>
          <w:rFonts w:ascii="Verdana" w:hAnsi="Verdana"/>
          <w:b w:val="0"/>
          <w:sz w:val="16"/>
          <w:szCs w:val="16"/>
        </w:rPr>
        <w:t xml:space="preserve"> INSPIRE </w:t>
      </w:r>
      <w:proofErr w:type="spellStart"/>
      <w:r>
        <w:rPr>
          <w:rFonts w:ascii="Verdana" w:hAnsi="Verdana"/>
          <w:b w:val="0"/>
          <w:sz w:val="16"/>
          <w:szCs w:val="16"/>
        </w:rPr>
        <w:t>utilities</w:t>
      </w:r>
      <w:proofErr w:type="spellEnd"/>
      <w:r>
        <w:rPr>
          <w:rFonts w:ascii="Verdana" w:hAnsi="Verdana"/>
          <w:b w:val="0"/>
          <w:sz w:val="16"/>
          <w:szCs w:val="16"/>
        </w:rPr>
        <w:t xml:space="preserve"> heeft afhankelijkheden met </w:t>
      </w:r>
      <w:r w:rsidR="00B656A3">
        <w:rPr>
          <w:rFonts w:ascii="Verdana" w:hAnsi="Verdana"/>
          <w:b w:val="0"/>
          <w:sz w:val="16"/>
          <w:szCs w:val="16"/>
        </w:rPr>
        <w:t xml:space="preserve">het algemene INSPIRE </w:t>
      </w:r>
      <w:r w:rsidR="00B656A3" w:rsidRPr="00B656A3">
        <w:rPr>
          <w:rFonts w:ascii="Verdana" w:hAnsi="Verdana"/>
          <w:b w:val="0"/>
          <w:sz w:val="16"/>
          <w:szCs w:val="16"/>
        </w:rPr>
        <w:t>algemene netw</w:t>
      </w:r>
      <w:r w:rsidR="008C2572">
        <w:rPr>
          <w:rFonts w:ascii="Verdana" w:hAnsi="Verdana"/>
          <w:b w:val="0"/>
          <w:sz w:val="16"/>
          <w:szCs w:val="16"/>
        </w:rPr>
        <w:t>erkmodel en INSPIRE basistypen.</w:t>
      </w:r>
      <w:r w:rsidR="002370BA">
        <w:rPr>
          <w:rFonts w:ascii="Verdana" w:hAnsi="Verdana"/>
          <w:b w:val="0"/>
          <w:sz w:val="16"/>
          <w:szCs w:val="16"/>
        </w:rPr>
        <w:t xml:space="preserve"> </w:t>
      </w:r>
      <w:r w:rsidR="00C73986">
        <w:rPr>
          <w:rFonts w:ascii="Verdana" w:hAnsi="Verdana"/>
          <w:b w:val="0"/>
          <w:sz w:val="16"/>
          <w:szCs w:val="16"/>
        </w:rPr>
        <w:t>Het totaal van aan elkaar gerelateerde pakketten omvat IMKL2015.</w:t>
      </w:r>
    </w:p>
    <w:p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96"/>
        <w:gridCol w:w="1218"/>
        <w:gridCol w:w="5688"/>
      </w:tblGrid>
      <w:tr w:rsidR="008C2572" w:rsidRPr="009F4BFE" w:rsidTr="00607EB0">
        <w:trPr>
          <w:tblHeader/>
        </w:trPr>
        <w:tc>
          <w:tcPr>
            <w:tcW w:w="1077" w:type="pct"/>
            <w:vAlign w:val="center"/>
          </w:tcPr>
          <w:p w:rsidR="008C2572" w:rsidRPr="009F4BFE" w:rsidRDefault="008C2572" w:rsidP="008C2572">
            <w:pPr>
              <w:rPr>
                <w:b/>
              </w:rPr>
            </w:pPr>
            <w:r w:rsidRPr="009F4BFE">
              <w:rPr>
                <w:b/>
              </w:rPr>
              <w:t>Stereotype</w:t>
            </w:r>
          </w:p>
        </w:tc>
        <w:tc>
          <w:tcPr>
            <w:tcW w:w="692" w:type="pct"/>
            <w:vAlign w:val="center"/>
          </w:tcPr>
          <w:p w:rsidR="008C2572" w:rsidRPr="009F4BFE" w:rsidRDefault="008C2572" w:rsidP="008C2572">
            <w:pPr>
              <w:rPr>
                <w:b/>
              </w:rPr>
            </w:pPr>
            <w:r w:rsidRPr="009F4BFE">
              <w:rPr>
                <w:b/>
              </w:rPr>
              <w:t>Model element</w:t>
            </w:r>
          </w:p>
        </w:tc>
        <w:tc>
          <w:tcPr>
            <w:tcW w:w="3231" w:type="pct"/>
            <w:vAlign w:val="center"/>
          </w:tcPr>
          <w:p w:rsidR="008C2572" w:rsidRPr="009F4BFE" w:rsidRDefault="008C2572" w:rsidP="008C2572">
            <w:pPr>
              <w:rPr>
                <w:b/>
              </w:rPr>
            </w:pPr>
            <w:r>
              <w:rPr>
                <w:b/>
              </w:rPr>
              <w:t>Beschrijving</w:t>
            </w:r>
          </w:p>
        </w:tc>
      </w:tr>
      <w:tr w:rsidR="008C2572" w:rsidRPr="00A01E8E" w:rsidTr="00607EB0">
        <w:trPr>
          <w:tblHeader/>
        </w:trPr>
        <w:tc>
          <w:tcPr>
            <w:tcW w:w="1077" w:type="pct"/>
          </w:tcPr>
          <w:p w:rsidR="008C2572" w:rsidRPr="006050B8" w:rsidRDefault="008C2572" w:rsidP="008C2572">
            <w:pPr>
              <w:keepNext/>
            </w:pPr>
            <w:proofErr w:type="spellStart"/>
            <w:r w:rsidRPr="006050B8">
              <w:t>applicationSchema</w:t>
            </w:r>
            <w:proofErr w:type="spellEnd"/>
          </w:p>
        </w:tc>
        <w:tc>
          <w:tcPr>
            <w:tcW w:w="692" w:type="pct"/>
          </w:tcPr>
          <w:p w:rsidR="008C2572" w:rsidRPr="006050B8" w:rsidRDefault="008C2572" w:rsidP="008C2572">
            <w:proofErr w:type="spellStart"/>
            <w:r w:rsidRPr="006050B8">
              <w:t>Package</w:t>
            </w:r>
            <w:proofErr w:type="spellEnd"/>
          </w:p>
        </w:tc>
        <w:tc>
          <w:tcPr>
            <w:tcW w:w="3231" w:type="pct"/>
          </w:tcPr>
          <w:p w:rsidR="008C2572" w:rsidRPr="00A01E8E" w:rsidRDefault="008C2572" w:rsidP="008C2572">
            <w:r w:rsidRPr="00A01E8E">
              <w:t>Een applicatie schema volgens ISO 19109 en NEN 3610.</w:t>
            </w:r>
          </w:p>
        </w:tc>
      </w:tr>
      <w:tr w:rsidR="008C2572" w:rsidRPr="009F4BFE" w:rsidTr="00607EB0">
        <w:trPr>
          <w:tblHeader/>
        </w:trPr>
        <w:tc>
          <w:tcPr>
            <w:tcW w:w="1077" w:type="pct"/>
          </w:tcPr>
          <w:p w:rsidR="008C2572" w:rsidRPr="006050B8" w:rsidRDefault="008C2572" w:rsidP="008C2572">
            <w:proofErr w:type="spellStart"/>
            <w:r w:rsidRPr="006050B8">
              <w:t>featureType</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6050B8" w:rsidRDefault="008C2572" w:rsidP="008C2572">
            <w:r>
              <w:t>Een geografisch object.</w:t>
            </w:r>
          </w:p>
        </w:tc>
      </w:tr>
      <w:tr w:rsidR="008C2572" w:rsidRPr="00A01E8E" w:rsidTr="00607EB0">
        <w:trPr>
          <w:tblHeader/>
        </w:trPr>
        <w:tc>
          <w:tcPr>
            <w:tcW w:w="1077" w:type="pct"/>
          </w:tcPr>
          <w:p w:rsidR="008C2572" w:rsidRPr="006050B8" w:rsidRDefault="008C2572" w:rsidP="008C2572">
            <w:proofErr w:type="spellStart"/>
            <w:r w:rsidRPr="006050B8">
              <w:t>dataType</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A01E8E" w:rsidRDefault="008C2572" w:rsidP="008C2572">
            <w:r w:rsidRPr="00A01E8E">
              <w:t>Een gestructureerd data type zonder identiteit.</w:t>
            </w:r>
          </w:p>
        </w:tc>
      </w:tr>
      <w:tr w:rsidR="008C2572" w:rsidRPr="00A01E8E" w:rsidTr="00607EB0">
        <w:trPr>
          <w:tblHeader/>
        </w:trPr>
        <w:tc>
          <w:tcPr>
            <w:tcW w:w="1077" w:type="pct"/>
          </w:tcPr>
          <w:p w:rsidR="008C2572" w:rsidRPr="006050B8" w:rsidRDefault="008C2572" w:rsidP="008C2572">
            <w:proofErr w:type="spellStart"/>
            <w:r w:rsidRPr="006050B8">
              <w:t>union</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rsidTr="00607EB0">
        <w:trPr>
          <w:tblHeader/>
        </w:trPr>
        <w:tc>
          <w:tcPr>
            <w:tcW w:w="1077" w:type="pct"/>
          </w:tcPr>
          <w:p w:rsidR="008C2572" w:rsidRPr="006050B8" w:rsidRDefault="008C2572" w:rsidP="008C2572">
            <w:proofErr w:type="spellStart"/>
            <w:r w:rsidRPr="006050B8">
              <w:t>enumeration</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6050B8" w:rsidRDefault="008C2572" w:rsidP="008C2572">
            <w:pPr>
              <w:rPr>
                <w:lang w:val="en-US"/>
              </w:rPr>
            </w:pPr>
            <w:proofErr w:type="spellStart"/>
            <w:r>
              <w:rPr>
                <w:rFonts w:cs="Arial"/>
                <w:lang w:val="en-US"/>
              </w:rPr>
              <w:t>Gesloten</w:t>
            </w:r>
            <w:proofErr w:type="spellEnd"/>
            <w:r>
              <w:rPr>
                <w:rFonts w:cs="Arial"/>
                <w:lang w:val="en-US"/>
              </w:rPr>
              <w:t xml:space="preserve">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w:t>
            </w:r>
          </w:p>
        </w:tc>
      </w:tr>
      <w:tr w:rsidR="008C2572" w:rsidRPr="006050B8" w:rsidTr="00607EB0">
        <w:trPr>
          <w:tblHeader/>
        </w:trPr>
        <w:tc>
          <w:tcPr>
            <w:tcW w:w="1077" w:type="pct"/>
          </w:tcPr>
          <w:p w:rsidR="008C2572" w:rsidRPr="006050B8" w:rsidRDefault="008C2572" w:rsidP="008C2572">
            <w:proofErr w:type="spellStart"/>
            <w:r w:rsidRPr="006050B8">
              <w:t>codeList</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6050B8" w:rsidRDefault="008C2572" w:rsidP="008C2572">
            <w:pPr>
              <w:rPr>
                <w:lang w:val="en-US"/>
              </w:rPr>
            </w:pPr>
            <w:r>
              <w:rPr>
                <w:rFonts w:cs="Arial"/>
                <w:lang w:val="en-US"/>
              </w:rPr>
              <w:t xml:space="preserve">Open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 xml:space="preserve"> </w:t>
            </w:r>
          </w:p>
        </w:tc>
      </w:tr>
      <w:tr w:rsidR="008C2572" w:rsidRPr="00A01E8E" w:rsidTr="00607EB0">
        <w:trPr>
          <w:tblHeader/>
        </w:trPr>
        <w:tc>
          <w:tcPr>
            <w:tcW w:w="1077" w:type="pct"/>
          </w:tcPr>
          <w:p w:rsidR="008C2572" w:rsidRPr="006050B8" w:rsidRDefault="008C2572" w:rsidP="008C2572">
            <w:proofErr w:type="spellStart"/>
            <w:r w:rsidRPr="006050B8">
              <w:t>voidable</w:t>
            </w:r>
            <w:proofErr w:type="spellEnd"/>
          </w:p>
        </w:tc>
        <w:tc>
          <w:tcPr>
            <w:tcW w:w="692" w:type="pct"/>
          </w:tcPr>
          <w:p w:rsidR="008C2572" w:rsidRPr="006050B8" w:rsidRDefault="008C2572" w:rsidP="008C2572">
            <w:proofErr w:type="spellStart"/>
            <w:r w:rsidRPr="006050B8">
              <w:t>Attribute</w:t>
            </w:r>
            <w:proofErr w:type="spellEnd"/>
            <w:r w:rsidRPr="006050B8">
              <w:t xml:space="preserve">, </w:t>
            </w:r>
            <w:proofErr w:type="spellStart"/>
            <w:r w:rsidRPr="006050B8">
              <w:t>association</w:t>
            </w:r>
            <w:proofErr w:type="spellEnd"/>
            <w:r w:rsidRPr="006050B8">
              <w:t xml:space="preserve"> </w:t>
            </w:r>
            <w:proofErr w:type="spellStart"/>
            <w:r w:rsidRPr="006050B8">
              <w:t>role</w:t>
            </w:r>
            <w:proofErr w:type="spellEnd"/>
          </w:p>
        </w:tc>
        <w:tc>
          <w:tcPr>
            <w:tcW w:w="3231" w:type="pct"/>
          </w:tcPr>
          <w:p w:rsidR="008C2572" w:rsidRPr="00A01E8E" w:rsidRDefault="008C2572" w:rsidP="008C2572">
            <w:r>
              <w:t xml:space="preserve">Om aan te geven dat het attribuut of associatierol een </w:t>
            </w:r>
            <w:proofErr w:type="spellStart"/>
            <w:r>
              <w:t>nullwaarde</w:t>
            </w:r>
            <w:proofErr w:type="spellEnd"/>
            <w:r>
              <w:t xml:space="preserve"> kan hebben. Een reden waarom het attribuut niet ingevuld is.</w:t>
            </w:r>
          </w:p>
        </w:tc>
      </w:tr>
    </w:tbl>
    <w:p w:rsidR="00A26E72" w:rsidRDefault="00A26E72" w:rsidP="00EE7EF0">
      <w:pPr>
        <w:pStyle w:val="subparagraaftitel"/>
      </w:pPr>
      <w:bookmarkStart w:id="58" w:name="_Toc436814722"/>
      <w:r>
        <w:t>UML</w:t>
      </w:r>
      <w:r w:rsidR="00CA2949">
        <w:t xml:space="preserve"> - WION</w:t>
      </w:r>
      <w:r>
        <w:t xml:space="preserve"> overzicht</w:t>
      </w:r>
      <w:r w:rsidR="00283BD6">
        <w:t>.</w:t>
      </w:r>
      <w:bookmarkEnd w:id="58"/>
    </w:p>
    <w:p w:rsidR="00A26E72" w:rsidRDefault="00B656A3" w:rsidP="00576E1A">
      <w:pPr>
        <w:spacing w:line="240" w:lineRule="atLeast"/>
        <w:rPr>
          <w:bCs/>
        </w:rPr>
      </w:pPr>
      <w:r w:rsidRPr="00B656A3">
        <w:rPr>
          <w:bCs/>
        </w:rPr>
        <w:t xml:space="preserve">Het onderstaand UML diagram bevat het complete IMKL2015 </w:t>
      </w:r>
      <w:r w:rsidR="00CA2949">
        <w:rPr>
          <w:bCs/>
        </w:rPr>
        <w:t xml:space="preserve">– WION </w:t>
      </w:r>
      <w:r w:rsidRPr="00B656A3">
        <w:rPr>
          <w:bCs/>
        </w:rPr>
        <w:t xml:space="preserve">inclusief de relatie met INSPIRE </w:t>
      </w:r>
      <w:proofErr w:type="spellStart"/>
      <w:r w:rsidRPr="00B656A3">
        <w:rPr>
          <w:bCs/>
        </w:rPr>
        <w:t>Utilities</w:t>
      </w:r>
      <w:proofErr w:type="spellEnd"/>
      <w:r w:rsidRPr="00B656A3">
        <w:rPr>
          <w:bCs/>
        </w:rPr>
        <w:t>. In de hierop volgende paragrafen wordt telkens een deel van het diagram toegelicht.</w:t>
      </w:r>
    </w:p>
    <w:p w:rsidR="00B656A3" w:rsidRDefault="00B656A3" w:rsidP="00576E1A">
      <w:pPr>
        <w:spacing w:line="240" w:lineRule="atLeast"/>
        <w:rPr>
          <w:bCs/>
        </w:rPr>
      </w:pPr>
      <w:r>
        <w:rPr>
          <w:bCs/>
        </w:rPr>
        <w:t>Kleurgebruik in diagrammen:</w:t>
      </w:r>
    </w:p>
    <w:p w:rsidR="00B656A3" w:rsidRDefault="00B656A3" w:rsidP="00B656A3">
      <w:pPr>
        <w:pStyle w:val="Lijstalinea"/>
        <w:numPr>
          <w:ilvl w:val="0"/>
          <w:numId w:val="31"/>
        </w:numPr>
        <w:spacing w:line="240" w:lineRule="atLeast"/>
        <w:rPr>
          <w:bCs/>
        </w:rPr>
      </w:pPr>
      <w:r>
        <w:rPr>
          <w:bCs/>
        </w:rPr>
        <w:t>Oranje: IMKL2015 objecttypen</w:t>
      </w:r>
    </w:p>
    <w:p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 xml:space="preserve">type </w:t>
      </w:r>
      <w:proofErr w:type="spellStart"/>
      <w:r w:rsidR="00607EB0">
        <w:rPr>
          <w:bCs/>
          <w:lang w:val="en-GB"/>
        </w:rPr>
        <w:t>kabel</w:t>
      </w:r>
      <w:proofErr w:type="spellEnd"/>
      <w:r w:rsidR="00607EB0">
        <w:rPr>
          <w:bCs/>
          <w:lang w:val="en-GB"/>
        </w:rPr>
        <w:t xml:space="preserve"> of </w:t>
      </w:r>
      <w:proofErr w:type="spellStart"/>
      <w:r w:rsidR="00607EB0">
        <w:rPr>
          <w:bCs/>
          <w:lang w:val="en-GB"/>
        </w:rPr>
        <w:t>leiding</w:t>
      </w:r>
      <w:proofErr w:type="spellEnd"/>
    </w:p>
    <w:p w:rsidR="00607EB0" w:rsidRPr="00607EB0" w:rsidRDefault="006F2CE2" w:rsidP="00607EB0">
      <w:pPr>
        <w:pStyle w:val="Lijstalinea"/>
        <w:numPr>
          <w:ilvl w:val="0"/>
          <w:numId w:val="31"/>
        </w:numPr>
        <w:spacing w:line="240" w:lineRule="atLeast"/>
        <w:jc w:val="left"/>
        <w:rPr>
          <w:bCs/>
        </w:rPr>
      </w:pPr>
      <w:r w:rsidRPr="006F2CE2">
        <w:rPr>
          <w:bCs/>
        </w:rPr>
        <w:t>Groen en grijs: INSPIRE Utility Networks algemeen</w:t>
      </w:r>
    </w:p>
    <w:p w:rsidR="00E778B3" w:rsidRDefault="00B656A3" w:rsidP="00E778B3">
      <w:pPr>
        <w:pStyle w:val="Lijstalinea"/>
        <w:numPr>
          <w:ilvl w:val="0"/>
          <w:numId w:val="31"/>
        </w:numPr>
        <w:spacing w:line="240" w:lineRule="atLeast"/>
        <w:jc w:val="left"/>
        <w:rPr>
          <w:bCs/>
        </w:rPr>
        <w:sectPr w:rsidR="00E778B3" w:rsidSect="00672722">
          <w:pgSz w:w="11906" w:h="16838" w:code="9"/>
          <w:pgMar w:top="2552" w:right="1622" w:bottom="1531" w:left="1622" w:header="0" w:footer="57" w:gutter="0"/>
          <w:cols w:space="708"/>
          <w:docGrid w:linePitch="360"/>
        </w:sectPr>
      </w:pPr>
      <w:r w:rsidRPr="00B656A3">
        <w:rPr>
          <w:bCs/>
        </w:rPr>
        <w:t>Licht oranje</w:t>
      </w:r>
      <w:r w:rsidR="00BA0892">
        <w:rPr>
          <w:bCs/>
        </w:rPr>
        <w:t xml:space="preserve"> en grijs</w:t>
      </w:r>
      <w:r w:rsidRPr="00B656A3">
        <w:rPr>
          <w:bCs/>
        </w:rPr>
        <w:t xml:space="preserve">: Niet </w:t>
      </w:r>
      <w:proofErr w:type="spellStart"/>
      <w:r w:rsidRPr="00B656A3">
        <w:rPr>
          <w:bCs/>
        </w:rPr>
        <w:t>instantieerbare</w:t>
      </w:r>
      <w:proofErr w:type="spellEnd"/>
      <w:r w:rsidRPr="00B656A3">
        <w:rPr>
          <w:bCs/>
        </w:rPr>
        <w:t xml:space="preserve"> objecttypen, datatypen en </w:t>
      </w:r>
      <w:r w:rsidR="00932116">
        <w:rPr>
          <w:bCs/>
        </w:rPr>
        <w:t>waardelijsten</w:t>
      </w:r>
      <w:r w:rsidRPr="00B656A3">
        <w:rPr>
          <w:bCs/>
        </w:rPr>
        <w:t>.</w:t>
      </w:r>
    </w:p>
    <w:p w:rsidR="00E778B3" w:rsidRDefault="00AC3417"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extent cx="13982700" cy="9770791"/>
            <wp:effectExtent l="0" t="0" r="0" b="0"/>
            <wp:docPr id="19" name="Afbeelding 18" descr="1. IMKL2015 Model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KL2015 Model compleet.wmf"/>
                    <pic:cNvPicPr/>
                  </pic:nvPicPr>
                  <pic:blipFill>
                    <a:blip r:embed="rId19" cstate="print"/>
                    <a:stretch>
                      <a:fillRect/>
                    </a:stretch>
                  </pic:blipFill>
                  <pic:spPr>
                    <a:xfrm>
                      <a:off x="0" y="0"/>
                      <a:ext cx="13993539" cy="9778365"/>
                    </a:xfrm>
                    <a:prstGeom prst="rect">
                      <a:avLst/>
                    </a:prstGeom>
                  </pic:spPr>
                </pic:pic>
              </a:graphicData>
            </a:graphic>
          </wp:inline>
        </w:drawing>
      </w:r>
    </w:p>
    <w:p w:rsidR="00B656A3" w:rsidRPr="00B656A3" w:rsidRDefault="00B656A3" w:rsidP="00E778B3">
      <w:pPr>
        <w:pStyle w:val="Lijstalinea"/>
        <w:spacing w:line="240" w:lineRule="atLeast"/>
        <w:rPr>
          <w:bCs/>
        </w:rPr>
      </w:pPr>
    </w:p>
    <w:p w:rsidR="00A26E72" w:rsidRDefault="00E778B3" w:rsidP="00576E1A">
      <w:pPr>
        <w:spacing w:line="240" w:lineRule="atLeast"/>
      </w:pPr>
      <w:r>
        <w:t>Toelichting bij het diagram.</w:t>
      </w:r>
    </w:p>
    <w:p w:rsidR="00E778B3" w:rsidRDefault="00E778B3" w:rsidP="00576E1A">
      <w:pPr>
        <w:spacing w:line="240" w:lineRule="atLeast"/>
      </w:pPr>
    </w:p>
    <w:p w:rsidR="00E778B3" w:rsidRDefault="00E778B3" w:rsidP="002C7B72">
      <w:pPr>
        <w:spacing w:line="240" w:lineRule="atLeast"/>
      </w:pPr>
      <w:r>
        <w:t xml:space="preserve">Het UML diagram brengt het complete IMKL2015 </w:t>
      </w:r>
      <w:r w:rsidR="00CA2949">
        <w:t xml:space="preserve">– WION </w:t>
      </w:r>
      <w:r>
        <w:t xml:space="preserve">inclusief de relatie met INSPIRE in beeld. </w:t>
      </w:r>
      <w:r w:rsidR="00C73986">
        <w:t xml:space="preserve">De specifiek voor de andere deelmodellen opgenomen informatie zit hier nog niet in.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3513CF">
        <w:t>IMKL2015</w:t>
      </w:r>
      <w:r w:rsidR="00EA3404">
        <w:t xml:space="preserve"> en INSPIRE </w:t>
      </w:r>
      <w:proofErr w:type="spellStart"/>
      <w:r w:rsidR="00EA3404">
        <w:t>Generic</w:t>
      </w:r>
      <w:proofErr w:type="spellEnd"/>
      <w:r w:rsidR="00EA3404">
        <w:t xml:space="preserve"> </w:t>
      </w:r>
      <w:proofErr w:type="spellStart"/>
      <w:r w:rsidR="00EA3404">
        <w:t>Network</w:t>
      </w:r>
      <w:proofErr w:type="spellEnd"/>
      <w:r w:rsidR="00EA3404">
        <w:t xml:space="preserve"> Model. </w:t>
      </w:r>
      <w:r>
        <w:t xml:space="preserve">Aan de bovenzijde bevindt zich de IMKL2015 toevoeging op het INSPIRE </w:t>
      </w:r>
      <w:proofErr w:type="spellStart"/>
      <w:r>
        <w:t>Utilities</w:t>
      </w:r>
      <w:proofErr w:type="spellEnd"/>
      <w:r>
        <w:t xml:space="preserve"> model. </w:t>
      </w:r>
      <w:r w:rsidR="00A67D82">
        <w:t xml:space="preserve">Aan de onderzijde het INSPIRE </w:t>
      </w:r>
      <w:proofErr w:type="spellStart"/>
      <w:r w:rsidR="00A67D82">
        <w:t>Utilities</w:t>
      </w:r>
      <w:proofErr w:type="spellEnd"/>
      <w:r w:rsidR="00A67D82">
        <w:t xml:space="preserve"> model. </w:t>
      </w:r>
      <w:r>
        <w:t>De koppelingslaag is via de IMKL2015 objecttypen die zich in het midden bevind</w:t>
      </w:r>
      <w:r w:rsidR="00A67D82">
        <w:t>en</w:t>
      </w:r>
      <w:r>
        <w:t>: Elektriciteitskabel, Telecommunicatiekabel</w:t>
      </w:r>
      <w:r w:rsidR="003513CF">
        <w:t xml:space="preserve">, Waterleiding tot en met Kast. Deze objecttypen zijn 1 op 1 gerelateerd aan de overeenkomstige objecttypen uit INSPIRE </w:t>
      </w:r>
      <w:proofErr w:type="spellStart"/>
      <w:r w:rsidR="003513CF">
        <w:t>Utilities</w:t>
      </w:r>
      <w:proofErr w:type="spellEnd"/>
      <w:r w:rsidR="003513CF">
        <w:t>. IMKL2015:</w:t>
      </w:r>
      <w:proofErr w:type="spellStart"/>
      <w:r w:rsidR="003513CF">
        <w:t>Elektricteitskabel</w:t>
      </w:r>
      <w:proofErr w:type="spellEnd"/>
      <w:r w:rsidR="003513CF">
        <w:t xml:space="preserve"> aan INSPIRE:</w:t>
      </w:r>
      <w:proofErr w:type="spellStart"/>
      <w:r w:rsidR="003513CF">
        <w:t>ElectricityCable</w:t>
      </w:r>
      <w:proofErr w:type="spellEnd"/>
      <w:r w:rsidR="003513CF">
        <w:t>, IMKL2015:Waterleiding aan INSPIRE:</w:t>
      </w:r>
      <w:proofErr w:type="spellStart"/>
      <w:r w:rsidR="003513CF">
        <w:t>WaterPipe</w:t>
      </w:r>
      <w:proofErr w:type="spellEnd"/>
      <w:r w:rsidR="003513CF">
        <w:t xml:space="preserve"> enz. Ze bevatten daarmee alle INSPIRE eigenschappen en relaties van die objecttypen. De IMKL2015 koppelingslaag is ook gekoppeld aan de IMKL2015 inhoudelijke informatie. Deze is gemodelleerd in de </w:t>
      </w:r>
      <w:proofErr w:type="spellStart"/>
      <w:r w:rsidR="003513CF">
        <w:t>objectypen</w:t>
      </w:r>
      <w:proofErr w:type="spellEnd"/>
      <w:r w:rsidR="003513CF">
        <w:t xml:space="preserve"> </w:t>
      </w:r>
      <w:proofErr w:type="spellStart"/>
      <w:r w:rsidR="003513CF">
        <w:t>KabelOfLeiding</w:t>
      </w:r>
      <w:proofErr w:type="spellEnd"/>
      <w:r w:rsidR="003513CF">
        <w:t>,</w:t>
      </w:r>
      <w:r w:rsidR="00EA3404">
        <w:t xml:space="preserve"> </w:t>
      </w:r>
      <w:r w:rsidR="00FB6A21">
        <w:t xml:space="preserve">Leidingelement </w:t>
      </w:r>
      <w:r w:rsidR="00EA3404">
        <w:t xml:space="preserve">en de </w:t>
      </w:r>
      <w:r w:rsidR="008835C1">
        <w:t xml:space="preserve">containerversies </w:t>
      </w:r>
      <w:r w:rsidR="003513CF">
        <w:t>van beide.</w:t>
      </w:r>
    </w:p>
    <w:p w:rsidR="00EA3404" w:rsidRDefault="00EA3404" w:rsidP="00576E1A">
      <w:pPr>
        <w:spacing w:line="240" w:lineRule="atLeast"/>
      </w:pPr>
    </w:p>
    <w:p w:rsidR="00EA3404" w:rsidRDefault="00EA3404" w:rsidP="005854EC">
      <w:pPr>
        <w:spacing w:line="240" w:lineRule="atLeast"/>
      </w:pPr>
      <w:r>
        <w:t>De objecttypen in de IMKL2015 koppelingslaag (</w:t>
      </w:r>
      <w:proofErr w:type="spellStart"/>
      <w:r>
        <w:t>Elektricteit</w:t>
      </w:r>
      <w:r w:rsidR="00AF2344">
        <w:t>skabel</w:t>
      </w:r>
      <w:proofErr w:type="spellEnd"/>
      <w:r>
        <w:t xml:space="preserve">, Waterleiding </w:t>
      </w:r>
      <w:proofErr w:type="spellStart"/>
      <w:r>
        <w:t>enz</w:t>
      </w:r>
      <w:proofErr w:type="spellEnd"/>
      <w:r>
        <w:t>) vormen de centrale objecten in een IMKL2015 dataset. Via overerving en relaties worden alle eigenschappen toegevoegd, hetzij van de INSPIRE z</w:t>
      </w:r>
      <w:r w:rsidR="002C7B72">
        <w:t>ij</w:t>
      </w:r>
      <w:r>
        <w:t xml:space="preserve">de van het model, hetzij van de IMKL2015 zijde van het model. Als voorbeeld het attribuut geometrie van een waterleiding. Deze is gedefinieerd als </w:t>
      </w:r>
      <w:proofErr w:type="spellStart"/>
      <w:r>
        <w:t>centreLineGeometry</w:t>
      </w:r>
      <w:proofErr w:type="spellEnd"/>
      <w:r>
        <w:t xml:space="preserve"> bij het objecttype Link uit het </w:t>
      </w:r>
      <w:proofErr w:type="spellStart"/>
      <w:r>
        <w:t>Generic</w:t>
      </w:r>
      <w:proofErr w:type="spellEnd"/>
      <w:r>
        <w:t xml:space="preserve"> </w:t>
      </w:r>
      <w:proofErr w:type="spellStart"/>
      <w:r w:rsidR="008835C1">
        <w:t>Network</w:t>
      </w:r>
      <w:proofErr w:type="spellEnd"/>
      <w:r w:rsidR="008835C1">
        <w:t xml:space="preserve"> </w:t>
      </w:r>
      <w:r>
        <w:t>Model. Vi</w:t>
      </w:r>
      <w:r w:rsidR="00AF2344">
        <w:t xml:space="preserve">a </w:t>
      </w:r>
      <w:proofErr w:type="spellStart"/>
      <w:r w:rsidR="00AF2344">
        <w:t>Uti</w:t>
      </w:r>
      <w:r w:rsidR="00F67134">
        <w:t>lityLinkSet</w:t>
      </w:r>
      <w:proofErr w:type="spellEnd"/>
      <w:r w:rsidR="00F67134">
        <w:t xml:space="preserve"> wordt dat overgeërfd</w:t>
      </w:r>
      <w:r w:rsidR="00AF2344">
        <w:t xml:space="preserve"> door het objecttype </w:t>
      </w:r>
      <w:proofErr w:type="spellStart"/>
      <w:r w:rsidR="00AF2344">
        <w:t>Pipe</w:t>
      </w:r>
      <w:proofErr w:type="spellEnd"/>
      <w:r w:rsidR="00AF2344">
        <w:t xml:space="preserve">, vervolgens doorgegeven aan </w:t>
      </w:r>
      <w:proofErr w:type="spellStart"/>
      <w:r w:rsidR="00AF2344">
        <w:t>WaterPipe</w:t>
      </w:r>
      <w:proofErr w:type="spellEnd"/>
      <w:r w:rsidR="00AF2344">
        <w:t xml:space="preserve"> waardoor het bij de IMKL2015 waterleiding komt.</w:t>
      </w:r>
      <w:r w:rsidR="008A01A1">
        <w:t xml:space="preserve"> Een ander voorbeeld is het attribuut </w:t>
      </w:r>
      <w:proofErr w:type="spellStart"/>
      <w:r w:rsidR="008A01A1">
        <w:t>UtilityDeliveryType</w:t>
      </w:r>
      <w:proofErr w:type="spellEnd"/>
      <w:r w:rsidR="008A01A1">
        <w:t xml:space="preserve"> bij het INSPIRE objecttype </w:t>
      </w:r>
      <w:proofErr w:type="spellStart"/>
      <w:r w:rsidR="008A01A1">
        <w:t>UtilityLinkSet</w:t>
      </w:r>
      <w:proofErr w:type="spellEnd"/>
      <w:r w:rsidR="008A01A1">
        <w:t xml:space="preserve">. Overerving is door alle </w:t>
      </w:r>
      <w:proofErr w:type="spellStart"/>
      <w:r w:rsidR="008A01A1">
        <w:t>kabel-</w:t>
      </w:r>
      <w:proofErr w:type="spellEnd"/>
      <w:r w:rsidR="008A01A1">
        <w:t xml:space="preserve">, buis- en </w:t>
      </w:r>
      <w:proofErr w:type="spellStart"/>
      <w:r w:rsidR="008A01A1">
        <w:t>ducttypen</w:t>
      </w:r>
      <w:proofErr w:type="spellEnd"/>
      <w:r w:rsidR="008A01A1">
        <w:t>.</w:t>
      </w:r>
    </w:p>
    <w:p w:rsidR="00CF23D1" w:rsidRDefault="00CF23D1" w:rsidP="005854EC">
      <w:pPr>
        <w:spacing w:line="240" w:lineRule="atLeast"/>
      </w:pPr>
    </w:p>
    <w:p w:rsidR="00A11BC4" w:rsidRDefault="00CF23D1">
      <w:pPr>
        <w:pStyle w:val="subparagraaftitel"/>
      </w:pPr>
      <w:bookmarkStart w:id="59" w:name="_Toc436814723"/>
      <w:r>
        <w:t>Associaties in het model</w:t>
      </w:r>
      <w:r w:rsidR="00283BD6">
        <w:t>.</w:t>
      </w:r>
      <w:bookmarkEnd w:id="59"/>
    </w:p>
    <w:p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rsidR="00CF23D1" w:rsidRPr="003657E7" w:rsidRDefault="00CF23D1" w:rsidP="00576E1A">
      <w:pPr>
        <w:spacing w:line="240" w:lineRule="atLeast"/>
      </w:pPr>
    </w:p>
    <w:p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rsidR="00A11BC4" w:rsidRPr="003657E7" w:rsidRDefault="00971241">
      <w:pPr>
        <w:pStyle w:val="Lijstalinea"/>
        <w:numPr>
          <w:ilvl w:val="0"/>
          <w:numId w:val="31"/>
        </w:numPr>
        <w:spacing w:line="240" w:lineRule="atLeast"/>
      </w:pPr>
      <w:r w:rsidRPr="003657E7">
        <w:t xml:space="preserve">elk objecttype in IMKL verwijst direct naar het utiliteitsnet waar het bij hoort. Dit gebeurt in alle gevallen met een associatierol genaamd </w:t>
      </w:r>
      <w:proofErr w:type="spellStart"/>
      <w:r w:rsidRPr="003657E7">
        <w:t>inNetwork</w:t>
      </w:r>
      <w:proofErr w:type="spellEnd"/>
      <w:r w:rsidRPr="003657E7">
        <w:t xml:space="preserve">. Dat geldt ook voor objecttypen als Annotatie, Maatvoering, Bijlage en dergelijke. In alle gevallen kunnen de objecttypen maar bij één utiliteitsnet horen. Een uitzondering is </w:t>
      </w:r>
      <w:proofErr w:type="spellStart"/>
      <w:r w:rsidRPr="003657E7">
        <w:t>EigenTopografie</w:t>
      </w:r>
      <w:proofErr w:type="spellEnd"/>
      <w:r w:rsidRPr="003657E7">
        <w:t>, die kan naar meerdere utiliteitsnetten verwijzen;</w:t>
      </w:r>
    </w:p>
    <w:p w:rsidR="00A11BC4" w:rsidRPr="003657E7" w:rsidRDefault="00971241">
      <w:pPr>
        <w:pStyle w:val="Lijstalinea"/>
        <w:numPr>
          <w:ilvl w:val="0"/>
          <w:numId w:val="31"/>
        </w:numPr>
        <w:spacing w:line="240" w:lineRule="atLeast"/>
      </w:pPr>
      <w:r w:rsidRPr="003657E7">
        <w:t xml:space="preserve">voor netwerkelementen geldt dat associaties verwijzen naar de objecten </w:t>
      </w:r>
      <w:proofErr w:type="spellStart"/>
      <w:r w:rsidRPr="003657E7">
        <w:t>ExtraInformatie</w:t>
      </w:r>
      <w:proofErr w:type="spellEnd"/>
      <w:r w:rsidRPr="003657E7">
        <w:t xml:space="preserve"> en Diepte die er bij horen en niet andersom.</w:t>
      </w:r>
    </w:p>
    <w:p w:rsidR="00A11BC4" w:rsidRDefault="00971241">
      <w:pPr>
        <w:pStyle w:val="subparagraaftitel"/>
      </w:pPr>
      <w:bookmarkStart w:id="60" w:name="_Toc436814724"/>
      <w:r w:rsidRPr="00971241">
        <w:t>Numerieke</w:t>
      </w:r>
      <w:r w:rsidR="0047410C">
        <w:t xml:space="preserve"> waarden</w:t>
      </w:r>
      <w:r w:rsidR="00283BD6">
        <w:t>.</w:t>
      </w:r>
      <w:bookmarkEnd w:id="60"/>
    </w:p>
    <w:p w:rsidR="0047410C" w:rsidRDefault="0047410C" w:rsidP="0047410C">
      <w:r>
        <w:t xml:space="preserve">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w:t>
      </w:r>
      <w:proofErr w:type="spellStart"/>
      <w:r>
        <w:t>Measure</w:t>
      </w:r>
      <w:proofErr w:type="spellEnd"/>
      <w:r>
        <w:t xml:space="preserve"> bestaan uit een combinatie van een waarde en een eenheid.</w:t>
      </w:r>
    </w:p>
    <w:p w:rsidR="00A11BC4" w:rsidRDefault="0047410C">
      <w:pPr>
        <w:pStyle w:val="subparagraaftitel"/>
      </w:pPr>
      <w:bookmarkStart w:id="61" w:name="_Toc436814725"/>
      <w:r>
        <w:t>Waardelijsten zijn extern</w:t>
      </w:r>
      <w:r w:rsidR="00283BD6">
        <w:t>.</w:t>
      </w:r>
      <w:bookmarkEnd w:id="61"/>
    </w:p>
    <w:p w:rsidR="0047410C" w:rsidRDefault="00971241" w:rsidP="0047410C">
      <w:r w:rsidRPr="003657E7">
        <w:t>De opgenomen waardelijsten van het type &lt;&lt;</w:t>
      </w:r>
      <w:proofErr w:type="spellStart"/>
      <w:r w:rsidRPr="003657E7">
        <w:t>codeList</w:t>
      </w:r>
      <w:proofErr w:type="spellEnd"/>
      <w:r w:rsidRPr="003657E7">
        <w:t xml:space="preserve">&gt;&gt; worden niet in het UML beheerd maar in externe waardelijsten. Zij worden gepubliceerd in een </w:t>
      </w:r>
      <w:proofErr w:type="spellStart"/>
      <w:r w:rsidRPr="003657E7">
        <w:t>waardelijstregister</w:t>
      </w:r>
      <w:proofErr w:type="spellEnd"/>
      <w:r w:rsidRPr="003657E7">
        <w:t xml:space="preserve">. Ze maken wel onderdeel uit van IMKL2015 maar omdat ze dynamischer zijn voor wat betreft het inhoudelijk beheer zijn ze uit de UML beschrijving gehaald. Om het model toch leesbaar te houden zijn de startversies van die lijsten wel opgenomen in de UML diagrammen. Voor operationele toepassing is echter het </w:t>
      </w:r>
      <w:proofErr w:type="spellStart"/>
      <w:r w:rsidRPr="003657E7">
        <w:t>waardelijstregister</w:t>
      </w:r>
      <w:proofErr w:type="spellEnd"/>
      <w:r w:rsidRPr="003657E7">
        <w:t xml:space="preserve"> leidend.</w:t>
      </w:r>
    </w:p>
    <w:p w:rsidR="00CF23D1" w:rsidRDefault="00CF23D1" w:rsidP="00576E1A">
      <w:pPr>
        <w:spacing w:line="240" w:lineRule="atLeast"/>
      </w:pPr>
    </w:p>
    <w:p w:rsidR="00C45A7A" w:rsidRPr="00B656A3" w:rsidRDefault="00C45A7A" w:rsidP="00CF23D1">
      <w:pPr>
        <w:pStyle w:val="subparagraaftitel"/>
      </w:pPr>
      <w:bookmarkStart w:id="62" w:name="_Toc436814726"/>
      <w:r>
        <w:t xml:space="preserve">Basisattributen voor </w:t>
      </w:r>
      <w:r w:rsidRPr="00CF23D1">
        <w:t>identificatie</w:t>
      </w:r>
      <w:r>
        <w:t xml:space="preserve"> en labels</w:t>
      </w:r>
      <w:r w:rsidR="00283BD6">
        <w:t>.</w:t>
      </w:r>
      <w:bookmarkEnd w:id="62"/>
    </w:p>
    <w:p w:rsidR="00C45A7A" w:rsidRDefault="00971241" w:rsidP="00576E1A">
      <w:pPr>
        <w:spacing w:line="240" w:lineRule="atLeast"/>
      </w:pPr>
      <w:r w:rsidRPr="00971241">
        <w:t xml:space="preserve">Identificatie: Alle concrete objecttypen en daarmee objecten in een dataset hebben een attribuut voor identificatie. Met deze identificatie kunnen ze uniek geïdentificeerd worden. INSPIRE gebruikt hiervoor het attribuut </w:t>
      </w:r>
      <w:proofErr w:type="spellStart"/>
      <w:r w:rsidRPr="00971241">
        <w:t>identifier</w:t>
      </w:r>
      <w:proofErr w:type="spellEnd"/>
      <w:r w:rsidRPr="00971241">
        <w:t xml:space="preserve"> met het datatype </w:t>
      </w:r>
      <w:proofErr w:type="spellStart"/>
      <w:r w:rsidRPr="00971241">
        <w:t>Identifier</w:t>
      </w:r>
      <w:proofErr w:type="spellEnd"/>
      <w:r w:rsidRPr="00971241">
        <w:t>. Veel objecttypen uit IMKL2015 overerven die attributen. Voor objecttypen die specifiek voor IMKL2015 zijn gecreëerd en die niet via een generalisatie aan INSPIRE zijn gekoppeld</w:t>
      </w:r>
      <w:r w:rsidR="005D453A">
        <w:t xml:space="preserve"> is er een attribuut identificatie met het datatype NEN3610ID.</w:t>
      </w:r>
      <w:r w:rsidR="00E70583">
        <w:t xml:space="preserve"> Zie ook paragraaf 5.2.23 </w:t>
      </w:r>
      <w:proofErr w:type="spellStart"/>
      <w:r w:rsidR="00E70583">
        <w:t>Identifier</w:t>
      </w:r>
      <w:proofErr w:type="spellEnd"/>
      <w:r w:rsidR="00E70583">
        <w:t xml:space="preserve"> management.</w:t>
      </w:r>
    </w:p>
    <w:p w:rsidR="005D453A" w:rsidRDefault="005D453A" w:rsidP="00576E1A">
      <w:pPr>
        <w:spacing w:line="240" w:lineRule="atLeast"/>
      </w:pPr>
    </w:p>
    <w:p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en maatvoering (</w:t>
      </w:r>
      <w:proofErr w:type="spellStart"/>
      <w:r w:rsidR="008744E1">
        <w:t>ExtraInformatie</w:t>
      </w:r>
      <w:proofErr w:type="spellEnd"/>
      <w:r w:rsidR="008744E1">
        <w:t xml:space="preserv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In het attribuut omschrijving kan een betekenis worden opgenomen. </w:t>
      </w:r>
      <w:r w:rsidR="00B902B9">
        <w:t>Bij de subklassen Maatvoering en Annotatie 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rsidR="005D453A" w:rsidRDefault="005D453A" w:rsidP="005854EC">
      <w:pPr>
        <w:spacing w:line="240" w:lineRule="atLeast"/>
      </w:pPr>
    </w:p>
    <w:p w:rsidR="005D453A" w:rsidRDefault="008A01A1" w:rsidP="005854EC">
      <w:pPr>
        <w:spacing w:line="240" w:lineRule="atLeast"/>
      </w:pPr>
      <w:proofErr w:type="spellStart"/>
      <w:r w:rsidRPr="000D422C">
        <w:rPr>
          <w:b/>
        </w:rPr>
        <w:t>Voidable</w:t>
      </w:r>
      <w:proofErr w:type="spellEnd"/>
      <w:r w:rsidRPr="000D422C">
        <w:rPr>
          <w:b/>
        </w:rPr>
        <w:t>:</w:t>
      </w:r>
      <w:r>
        <w:t xml:space="preserve"> </w:t>
      </w:r>
      <w:r w:rsidR="005D453A">
        <w:t>Bij attributen en associaties die het stereotype &lt;&lt;</w:t>
      </w:r>
      <w:proofErr w:type="spellStart"/>
      <w:r w:rsidR="005D453A">
        <w:t>voidable</w:t>
      </w:r>
      <w:proofErr w:type="spellEnd"/>
      <w:r w:rsidR="005D453A">
        <w:t>&gt;&gt; hebben</w:t>
      </w:r>
      <w:r w:rsidR="00A67D82">
        <w:t xml:space="preserve"> </w:t>
      </w:r>
      <w:r w:rsidR="005D453A">
        <w:t>kan</w:t>
      </w:r>
      <w:r w:rsidR="00607EB0">
        <w:t>,</w:t>
      </w:r>
      <w:r w:rsidR="005D453A">
        <w:t xml:space="preserve"> indien het van toepassing is een reden opgenomen worden waarom er geen waarde is ingevuld. De geldige redenen zijn:</w:t>
      </w:r>
    </w:p>
    <w:p w:rsidR="005D453A" w:rsidRDefault="005D453A" w:rsidP="005854EC">
      <w:pPr>
        <w:spacing w:line="240" w:lineRule="atLeast"/>
      </w:pPr>
      <w:proofErr w:type="spellStart"/>
      <w:r w:rsidRPr="000D422C">
        <w:rPr>
          <w:b/>
        </w:rPr>
        <w:t>Unknown</w:t>
      </w:r>
      <w:proofErr w:type="spellEnd"/>
      <w:r w:rsidRPr="000D422C">
        <w:rPr>
          <w:b/>
        </w:rPr>
        <w:t>:</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rsidR="00EE7BB1" w:rsidRDefault="005D453A">
      <w:pPr>
        <w:autoSpaceDE w:val="0"/>
        <w:autoSpaceDN w:val="0"/>
        <w:adjustRightInd w:val="0"/>
        <w:spacing w:line="240" w:lineRule="atLeast"/>
        <w:jc w:val="left"/>
      </w:pPr>
      <w:proofErr w:type="spellStart"/>
      <w:r w:rsidRPr="000D422C">
        <w:rPr>
          <w:b/>
        </w:rPr>
        <w:t>Unpo</w:t>
      </w:r>
      <w:r w:rsidR="000B7212" w:rsidRPr="000D422C">
        <w:rPr>
          <w:b/>
        </w:rPr>
        <w:t>p</w:t>
      </w:r>
      <w:r w:rsidRPr="000D422C">
        <w:rPr>
          <w:b/>
        </w:rPr>
        <w:t>ulated</w:t>
      </w:r>
      <w:proofErr w:type="spellEnd"/>
      <w:r w:rsidRPr="000D422C">
        <w:rPr>
          <w:b/>
        </w:rPr>
        <w:t>:</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rsidR="00131166" w:rsidRPr="00131166" w:rsidRDefault="005D453A" w:rsidP="005854EC">
      <w:pPr>
        <w:autoSpaceDE w:val="0"/>
        <w:autoSpaceDN w:val="0"/>
        <w:adjustRightInd w:val="0"/>
        <w:spacing w:line="240" w:lineRule="atLeast"/>
        <w:jc w:val="left"/>
      </w:pPr>
      <w:proofErr w:type="spellStart"/>
      <w:r w:rsidRPr="000D422C">
        <w:rPr>
          <w:b/>
        </w:rPr>
        <w:t>Withheld</w:t>
      </w:r>
      <w:proofErr w:type="spellEnd"/>
      <w:r w:rsidRPr="000D422C">
        <w:rPr>
          <w:b/>
        </w:rPr>
        <w:t>:</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rsidR="00C45A7A" w:rsidRDefault="00C45A7A" w:rsidP="005854EC">
      <w:pPr>
        <w:spacing w:line="240" w:lineRule="atLeast"/>
      </w:pPr>
    </w:p>
    <w:p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rsidR="005D453A" w:rsidRDefault="003657E7" w:rsidP="00576E1A">
      <w:pPr>
        <w:spacing w:line="240" w:lineRule="atLeast"/>
      </w:pPr>
      <w:r>
        <w:rPr>
          <w:noProof/>
        </w:rPr>
        <w:lastRenderedPageBreak/>
        <w:drawing>
          <wp:inline distT="0" distB="0" distL="0" distR="0">
            <wp:extent cx="8535694" cy="4572000"/>
            <wp:effectExtent l="0" t="0" r="0" b="0"/>
            <wp:docPr id="13" name="Afbeelding 12" descr="2. IMKL2015 Basis_inform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KL2015 Basis_informatie.wmf"/>
                    <pic:cNvPicPr/>
                  </pic:nvPicPr>
                  <pic:blipFill>
                    <a:blip r:embed="rId20" cstate="print"/>
                    <a:stretch>
                      <a:fillRect/>
                    </a:stretch>
                  </pic:blipFill>
                  <pic:spPr>
                    <a:xfrm>
                      <a:off x="0" y="0"/>
                      <a:ext cx="8541212" cy="4574956"/>
                    </a:xfrm>
                    <a:prstGeom prst="rect">
                      <a:avLst/>
                    </a:prstGeom>
                  </pic:spPr>
                </pic:pic>
              </a:graphicData>
            </a:graphic>
          </wp:inline>
        </w:drawing>
      </w:r>
    </w:p>
    <w:p w:rsidR="005D453A" w:rsidRDefault="005D453A" w:rsidP="00576E1A">
      <w:pPr>
        <w:spacing w:line="240" w:lineRule="atLeast"/>
      </w:pPr>
    </w:p>
    <w:p w:rsidR="005D453A" w:rsidRDefault="005D453A" w:rsidP="00576E1A">
      <w:pPr>
        <w:spacing w:line="240" w:lineRule="atLeast"/>
      </w:pPr>
    </w:p>
    <w:p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w:t>
      </w:r>
      <w:proofErr w:type="spellStart"/>
      <w:r w:rsidR="00620CB1" w:rsidRPr="00F3608E">
        <w:t>identifier</w:t>
      </w:r>
      <w:proofErr w:type="spellEnd"/>
      <w:r w:rsidR="00620CB1" w:rsidRPr="00F3608E">
        <w:t>. Bijna alle objecten hebben optioneel een label.</w:t>
      </w:r>
      <w:r w:rsidR="00D66759" w:rsidRPr="00F3608E">
        <w:t xml:space="preserve"> </w:t>
      </w:r>
    </w:p>
    <w:p w:rsidR="00C45A7A" w:rsidRDefault="00321193" w:rsidP="00576E1A">
      <w:pPr>
        <w:spacing w:line="240" w:lineRule="atLeast"/>
      </w:pPr>
      <w:proofErr w:type="spellStart"/>
      <w:r>
        <w:lastRenderedPageBreak/>
        <w:t>LifespanVersion</w:t>
      </w:r>
      <w:proofErr w:type="spellEnd"/>
      <w:r>
        <w:t xml:space="preserve">: In de basistypen van het model zitten twee attributen voor een temporeel model: </w:t>
      </w:r>
      <w:proofErr w:type="spellStart"/>
      <w:r>
        <w:t>beginLifesepanVersion</w:t>
      </w:r>
      <w:proofErr w:type="spellEnd"/>
      <w:r>
        <w:t xml:space="preserve"> en </w:t>
      </w:r>
      <w:proofErr w:type="spellStart"/>
      <w:r>
        <w:t>endLifespanVersion</w:t>
      </w:r>
      <w:proofErr w:type="spellEnd"/>
      <w:r>
        <w:t xml:space="preserve">. INSPIRE kent die attributen ook en past die toe bij het objecttype </w:t>
      </w:r>
      <w:proofErr w:type="spellStart"/>
      <w:r>
        <w:t>NetwerkElement</w:t>
      </w:r>
      <w:proofErr w:type="spellEnd"/>
      <w:r>
        <w:t xml:space="preserve">. In </w:t>
      </w:r>
      <w:proofErr w:type="spellStart"/>
      <w:r>
        <w:t>IMKLBasis</w:t>
      </w:r>
      <w:proofErr w:type="spellEnd"/>
      <w:r>
        <w:t xml:space="preserve"> zijn ze toegevoegd voor die objecttypen die niet van INSPIRE overerven. </w:t>
      </w:r>
      <w:proofErr w:type="spellStart"/>
      <w:r>
        <w:t>beginLifespanVersion</w:t>
      </w:r>
      <w:proofErr w:type="spellEnd"/>
      <w:r>
        <w:t xml:space="preserve">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w:t>
      </w:r>
      <w:proofErr w:type="spellStart"/>
      <w:r>
        <w:t>endLifespanVersion</w:t>
      </w:r>
      <w:proofErr w:type="spellEnd"/>
      <w:r>
        <w:t xml:space="preserve">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5.2.24 </w:t>
      </w:r>
      <w:r w:rsidR="00241A3D" w:rsidRPr="00241A3D">
        <w:t>Tijd representatie en temporeel model.</w:t>
      </w:r>
    </w:p>
    <w:p w:rsidR="00EE7EF0" w:rsidRPr="00B656A3" w:rsidRDefault="00EE7EF0" w:rsidP="00EE7EF0">
      <w:pPr>
        <w:pStyle w:val="subparagraaftitel"/>
      </w:pPr>
      <w:bookmarkStart w:id="63" w:name="_Toc434874127"/>
      <w:bookmarkStart w:id="64" w:name="_Toc434874196"/>
      <w:bookmarkStart w:id="65" w:name="_Toc434874279"/>
      <w:bookmarkStart w:id="66" w:name="_Toc434874347"/>
      <w:bookmarkStart w:id="67" w:name="_Toc434874624"/>
      <w:bookmarkStart w:id="68" w:name="_Toc434933257"/>
      <w:bookmarkStart w:id="69" w:name="_Toc434940485"/>
      <w:bookmarkStart w:id="70" w:name="_Toc434941802"/>
      <w:bookmarkStart w:id="71" w:name="_Toc434943343"/>
      <w:bookmarkStart w:id="72" w:name="_Toc434943774"/>
      <w:bookmarkStart w:id="73" w:name="_Toc434956098"/>
      <w:bookmarkStart w:id="74" w:name="_Toc436814727"/>
      <w:bookmarkEnd w:id="63"/>
      <w:bookmarkEnd w:id="64"/>
      <w:bookmarkEnd w:id="65"/>
      <w:bookmarkEnd w:id="66"/>
      <w:bookmarkEnd w:id="67"/>
      <w:bookmarkEnd w:id="68"/>
      <w:bookmarkEnd w:id="69"/>
      <w:bookmarkEnd w:id="70"/>
      <w:bookmarkEnd w:id="71"/>
      <w:bookmarkEnd w:id="72"/>
      <w:bookmarkEnd w:id="73"/>
      <w:r>
        <w:t xml:space="preserve">IMKL2015 </w:t>
      </w:r>
      <w:r w:rsidR="002C7B72">
        <w:t xml:space="preserve">semantische </w:t>
      </w:r>
      <w:r>
        <w:t>kern</w:t>
      </w:r>
      <w:r w:rsidR="00283BD6">
        <w:t>.</w:t>
      </w:r>
      <w:bookmarkEnd w:id="74"/>
    </w:p>
    <w:p w:rsidR="00E97029" w:rsidRDefault="00E97029" w:rsidP="00E97029">
      <w:pPr>
        <w:jc w:val="left"/>
      </w:pPr>
      <w:r>
        <w:t xml:space="preserve">De kern van het IMKL2015 model bevat de semantiek van de extra informatie voor de Nederlandse </w:t>
      </w:r>
      <w:r w:rsidR="00F67134">
        <w:t>gebruikstoepassingen</w:t>
      </w:r>
      <w:r>
        <w:t xml:space="preserve">. Alleen de objecttypen die de inhoudelijke IMKL2015 informatie bevatten en die extra aan het </w:t>
      </w:r>
      <w:r w:rsidR="00FC0156">
        <w:t xml:space="preserve">INSPIRE </w:t>
      </w:r>
      <w:r>
        <w:t>U</w:t>
      </w:r>
      <w:r w:rsidR="00D657E0">
        <w:t xml:space="preserve">tility </w:t>
      </w:r>
      <w:proofErr w:type="spellStart"/>
      <w:r w:rsidR="00D657E0">
        <w:t>networks</w:t>
      </w:r>
      <w:proofErr w:type="spellEnd"/>
      <w:r w:rsidR="00D657E0">
        <w:t xml:space="preserve"> </w:t>
      </w:r>
      <w:r>
        <w:t xml:space="preserve"> model zijn toegevoegd zijn afgebeeld. </w:t>
      </w:r>
      <w:r w:rsidR="00C73986">
        <w:t>Bijvoorbeeld g</w:t>
      </w:r>
      <w:r>
        <w:t xml:space="preserve">eometrie en netwerktopologie zitten in </w:t>
      </w:r>
      <w:r w:rsidR="00FC0156">
        <w:t xml:space="preserve">INSPIRE </w:t>
      </w:r>
      <w:r w:rsidR="00D657E0">
        <w:t xml:space="preserve">Utility </w:t>
      </w:r>
      <w:proofErr w:type="spellStart"/>
      <w:r w:rsidR="00D657E0">
        <w:t>networks</w:t>
      </w:r>
      <w:proofErr w:type="spellEnd"/>
      <w:r w:rsidR="00D657E0">
        <w:t xml:space="preserve"> </w:t>
      </w:r>
      <w:r w:rsidR="000860FE">
        <w:t>en zijn niet afgebeeld.</w:t>
      </w:r>
    </w:p>
    <w:p w:rsidR="00E97029" w:rsidRDefault="00E97029" w:rsidP="00E97029">
      <w:pPr>
        <w:jc w:val="left"/>
      </w:pPr>
    </w:p>
    <w:p w:rsidR="007B7303" w:rsidRDefault="007B7303"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sectPr w:rsidR="00F43B64" w:rsidSect="00672722">
          <w:pgSz w:w="11906" w:h="16838" w:code="9"/>
          <w:pgMar w:top="2552" w:right="1622" w:bottom="1531" w:left="1622" w:header="0" w:footer="57" w:gutter="0"/>
          <w:cols w:space="708"/>
          <w:docGrid w:linePitch="360"/>
        </w:sectPr>
      </w:pPr>
    </w:p>
    <w:p w:rsidR="005D453A" w:rsidRDefault="003657E7" w:rsidP="007B7303">
      <w:pPr>
        <w:jc w:val="left"/>
        <w:rPr>
          <w:b/>
          <w:noProof/>
        </w:rPr>
      </w:pPr>
      <w:r>
        <w:rPr>
          <w:b/>
          <w:noProof/>
        </w:rPr>
        <w:lastRenderedPageBreak/>
        <w:drawing>
          <wp:anchor distT="0" distB="0" distL="114300" distR="114300" simplePos="0" relativeHeight="251811840" behindDoc="0" locked="0" layoutInCell="1" allowOverlap="1">
            <wp:simplePos x="0" y="0"/>
            <wp:positionH relativeFrom="column">
              <wp:posOffset>115570</wp:posOffset>
            </wp:positionH>
            <wp:positionV relativeFrom="paragraph">
              <wp:posOffset>183515</wp:posOffset>
            </wp:positionV>
            <wp:extent cx="8244840" cy="5005070"/>
            <wp:effectExtent l="0" t="0" r="0" b="0"/>
            <wp:wrapTopAndBottom/>
            <wp:docPr id="15" name="Afbeelding 14" descr="3. IMKL2015 Semantische kern.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KL2015 Semantische kern.wmf"/>
                    <pic:cNvPicPr/>
                  </pic:nvPicPr>
                  <pic:blipFill>
                    <a:blip r:embed="rId21" cstate="print"/>
                    <a:stretch>
                      <a:fillRect/>
                    </a:stretch>
                  </pic:blipFill>
                  <pic:spPr>
                    <a:xfrm>
                      <a:off x="0" y="0"/>
                      <a:ext cx="8244840" cy="5005070"/>
                    </a:xfrm>
                    <a:prstGeom prst="rect">
                      <a:avLst/>
                    </a:prstGeom>
                  </pic:spPr>
                </pic:pic>
              </a:graphicData>
            </a:graphic>
          </wp:anchor>
        </w:drawing>
      </w:r>
    </w:p>
    <w:p w:rsidR="007B7303" w:rsidRDefault="007B7303" w:rsidP="00E97029">
      <w:pPr>
        <w:jc w:val="left"/>
        <w:sectPr w:rsidR="007B7303" w:rsidSect="007B7303">
          <w:pgSz w:w="16838" w:h="11906" w:orient="landscape" w:code="9"/>
          <w:pgMar w:top="1622" w:right="2552" w:bottom="1622" w:left="1531" w:header="0" w:footer="57" w:gutter="0"/>
          <w:cols w:space="708"/>
          <w:docGrid w:linePitch="360"/>
        </w:sectPr>
      </w:pPr>
      <w:r w:rsidRPr="00F3608E">
        <w:t xml:space="preserve">Figuur </w:t>
      </w:r>
      <w:r w:rsidR="00D66759" w:rsidRPr="00F3608E">
        <w:t>5.3</w:t>
      </w:r>
      <w:r w:rsidRPr="00F3608E">
        <w:t xml:space="preserve">: IMKL2015 semantische kern voor </w:t>
      </w:r>
      <w:r w:rsidR="00B37CA0" w:rsidRPr="00F3608E">
        <w:t>WION</w:t>
      </w:r>
      <w:r w:rsidRPr="00F3608E">
        <w:t xml:space="preserve"> toepassing.</w:t>
      </w:r>
      <w:r w:rsidR="00F711F3">
        <w:t xml:space="preserve"> Een utiliteitsnet bestaat uit elementen. De elementen hebben attributen en een link met extra informatie.</w:t>
      </w:r>
    </w:p>
    <w:p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w:t>
      </w:r>
      <w:proofErr w:type="spellStart"/>
      <w:r w:rsidR="00E97029">
        <w:t>Ka</w:t>
      </w:r>
      <w:r w:rsidR="00DB0C3A">
        <w:t>belOfLeiding</w:t>
      </w:r>
      <w:proofErr w:type="spellEnd"/>
      <w:r w:rsidR="00DB0C3A">
        <w:t xml:space="preserve">, </w:t>
      </w:r>
      <w:r w:rsidR="00FB6A21">
        <w:t>Leidingelement</w:t>
      </w:r>
      <w:r w:rsidR="00DB0C3A">
        <w:t xml:space="preserve">, </w:t>
      </w:r>
      <w:proofErr w:type="spellStart"/>
      <w:r w:rsidR="00E97029">
        <w:t>KabelEnLeidingContainer</w:t>
      </w:r>
      <w:proofErr w:type="spellEnd"/>
      <w:r w:rsidR="00DB0C3A">
        <w:t xml:space="preserve"> en </w:t>
      </w:r>
      <w:proofErr w:type="spellStart"/>
      <w:r w:rsidR="00DB0C3A">
        <w:t>ContainerLeidingelement</w:t>
      </w:r>
      <w:proofErr w:type="spellEnd"/>
      <w:r w:rsidR="00E97029">
        <w:t xml:space="preserve">. </w:t>
      </w:r>
      <w:r>
        <w:t xml:space="preserve">Via het associatie attribuut </w:t>
      </w:r>
      <w:proofErr w:type="spellStart"/>
      <w:r w:rsidR="000E0929">
        <w:t>inNetwork</w:t>
      </w:r>
      <w:proofErr w:type="spellEnd"/>
      <w:r>
        <w:t xml:space="preserve"> worden deze gerefereerd aan één </w:t>
      </w:r>
      <w:r w:rsidR="005D453A">
        <w:t>Utiliteitsnet</w:t>
      </w:r>
      <w:r w:rsidR="00DB0C3A">
        <w:t xml:space="preserve"> van één thema</w:t>
      </w:r>
      <w:r>
        <w:t xml:space="preserve">. </w:t>
      </w:r>
      <w:r w:rsidR="00AB1384">
        <w:t xml:space="preserve">Deze associatie is alleen zichtbaar bij </w:t>
      </w:r>
      <w:proofErr w:type="spellStart"/>
      <w:r w:rsidR="00AB1384">
        <w:t>ContainerLeidingelement</w:t>
      </w:r>
      <w:proofErr w:type="spellEnd"/>
      <w:r w:rsidR="00AB1384">
        <w:t>. De ander</w:t>
      </w:r>
      <w:r w:rsidR="00D657E0">
        <w:t>e</w:t>
      </w:r>
      <w:r w:rsidR="00AB1384">
        <w:t xml:space="preserve"> netwerkobjecten hebben die associatie via het INSPIRE Netwerk model. </w:t>
      </w:r>
      <w:r w:rsidR="00E97029">
        <w:t>Alle objecten hebben kenmerken. De objecttype</w:t>
      </w:r>
      <w:r w:rsidR="00D96825">
        <w:t xml:space="preserve">n kunnen uitgebreid worden met </w:t>
      </w:r>
      <w:proofErr w:type="spellStart"/>
      <w:r w:rsidR="00D96825">
        <w:t>E</w:t>
      </w:r>
      <w:r w:rsidR="00E97029">
        <w:t>xtraInformatie</w:t>
      </w:r>
      <w:proofErr w:type="spellEnd"/>
      <w:r w:rsidR="00E97029">
        <w:t>. Dit kan annotatie</w:t>
      </w:r>
      <w:r w:rsidR="00D96825">
        <w:t>, maatvoering</w:t>
      </w:r>
      <w:r w:rsidR="00E97029">
        <w:t xml:space="preserve"> en/of extra bestanden zijn. </w:t>
      </w:r>
      <w:r w:rsidR="00FA4E0D">
        <w:t>Al</w:t>
      </w:r>
      <w:r w:rsidR="00D96825">
        <w:t xml:space="preserve"> deze typen vallen onder de superklasse </w:t>
      </w:r>
      <w:proofErr w:type="spellStart"/>
      <w:r w:rsidR="00D96825">
        <w:t>ExtraInformatie</w:t>
      </w:r>
      <w:proofErr w:type="spellEnd"/>
      <w:r w:rsidR="00D96825">
        <w:t xml:space="preserve"> en </w:t>
      </w:r>
      <w:r w:rsidR="00D657E0">
        <w:t xml:space="preserve">worden </w:t>
      </w:r>
      <w:r w:rsidR="00D96825">
        <w:t xml:space="preserve">vanuit de </w:t>
      </w:r>
      <w:r w:rsidR="00FA4E0D">
        <w:t xml:space="preserve">andere objecten gerefereerd via het attribuut </w:t>
      </w:r>
      <w:proofErr w:type="spellStart"/>
      <w:r w:rsidR="00FA4E0D">
        <w:t>heeftExtraInformatie</w:t>
      </w:r>
      <w:proofErr w:type="spellEnd"/>
      <w:r w:rsidR="00FA4E0D">
        <w:t xml:space="preserve">. </w:t>
      </w:r>
      <w:r w:rsidR="00C84D52">
        <w:t xml:space="preserve">Omdat alle elementen van en in een </w:t>
      </w:r>
      <w:r w:rsidR="005D453A">
        <w:t>Utiliteitsnet</w:t>
      </w:r>
      <w:r w:rsidR="00C84D52">
        <w:t xml:space="preserve"> </w:t>
      </w:r>
      <w:r w:rsidR="00D657E0">
        <w:t xml:space="preserve">middels het associatie attribuut </w:t>
      </w:r>
      <w:proofErr w:type="spellStart"/>
      <w:r w:rsidR="00D657E0">
        <w:t>inNetwork</w:t>
      </w:r>
      <w:proofErr w:type="spellEnd"/>
      <w:r w:rsidR="00D657E0">
        <w:t xml:space="preserve">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rsidR="000E0929" w:rsidRDefault="000E0929" w:rsidP="00E97029">
      <w:pPr>
        <w:jc w:val="left"/>
      </w:pPr>
    </w:p>
    <w:p w:rsidR="000E0929" w:rsidRDefault="000E0929" w:rsidP="00E97029">
      <w:pPr>
        <w:jc w:val="left"/>
        <w:rPr>
          <w:b/>
        </w:rPr>
      </w:pPr>
      <w:r w:rsidRPr="000E0929">
        <w:rPr>
          <w:b/>
        </w:rPr>
        <w:t>Meerdere utiliteitsnetten per netelement.</w:t>
      </w:r>
    </w:p>
    <w:p w:rsidR="000E0929" w:rsidRPr="000E0929" w:rsidRDefault="000E0929" w:rsidP="00E97029">
      <w:pPr>
        <w:jc w:val="left"/>
      </w:pPr>
      <w:r w:rsidRPr="000E0929">
        <w:t xml:space="preserve">Containerelement, </w:t>
      </w:r>
      <w:r>
        <w:t xml:space="preserve">Kabelbed, </w:t>
      </w:r>
      <w:r w:rsidRPr="000E0929">
        <w:t xml:space="preserve">Mantelbuis en </w:t>
      </w:r>
      <w:proofErr w:type="spellStart"/>
      <w:r w:rsidRPr="000E0929">
        <w:t>Duct</w:t>
      </w:r>
      <w:proofErr w:type="spellEnd"/>
      <w:r>
        <w:t xml:space="preserve"> kunnen bij meerdere utiliteitsnetten geregistreerd zijn. </w:t>
      </w:r>
      <w:proofErr w:type="spellStart"/>
      <w:r>
        <w:t>KabelOfLeiding</w:t>
      </w:r>
      <w:proofErr w:type="spellEnd"/>
      <w:r>
        <w:t xml:space="preserve"> en Leidingelement mogen maar naar 1 utiliteitsnet verwijzen. Dit is met een aparte </w:t>
      </w:r>
      <w:proofErr w:type="spellStart"/>
      <w:r>
        <w:t>constraint</w:t>
      </w:r>
      <w:proofErr w:type="spellEnd"/>
      <w:r>
        <w:t xml:space="preserve"> in het model opgenomen.</w:t>
      </w:r>
    </w:p>
    <w:p w:rsidR="00D96825" w:rsidRDefault="00D96825" w:rsidP="00E97029">
      <w:pPr>
        <w:jc w:val="left"/>
      </w:pPr>
    </w:p>
    <w:p w:rsidR="000E0929" w:rsidRDefault="00E97029" w:rsidP="00E97029">
      <w:pPr>
        <w:jc w:val="left"/>
      </w:pPr>
      <w:r>
        <w:t xml:space="preserve">Een </w:t>
      </w:r>
      <w:r w:rsidR="005D453A">
        <w:t>Utiliteitsnet</w:t>
      </w:r>
      <w:r>
        <w:t xml:space="preserve"> kan verwijzen naar een object </w:t>
      </w:r>
      <w:proofErr w:type="spellStart"/>
      <w:r>
        <w:t>ExtraTopografie</w:t>
      </w:r>
      <w:proofErr w:type="spellEnd"/>
      <w:r>
        <w:t xml:space="preserve"> voor het koppelen van een extra toegevoegde topografie.</w:t>
      </w:r>
      <w:r w:rsidR="00C84D52">
        <w:t xml:space="preserve"> Ook hier kan via de referentie naar het </w:t>
      </w:r>
      <w:r w:rsidR="005D453A">
        <w:t>Utiliteitsnet</w:t>
      </w:r>
      <w:r w:rsidR="00C84D52">
        <w:t xml:space="preserve"> de </w:t>
      </w:r>
      <w:proofErr w:type="spellStart"/>
      <w:r w:rsidR="00C84D52">
        <w:t>ExtraTopografie</w:t>
      </w:r>
      <w:proofErr w:type="spellEnd"/>
      <w:r w:rsidR="00C84D52">
        <w:t xml:space="preserve"> per thema ges</w:t>
      </w:r>
      <w:r w:rsidR="008C38D5">
        <w:t>e</w:t>
      </w:r>
      <w:r w:rsidR="00C84D52">
        <w:t>lecteerd worden.</w:t>
      </w:r>
    </w:p>
    <w:p w:rsidR="002F7FED" w:rsidRDefault="002F7FED" w:rsidP="00E97029">
      <w:pPr>
        <w:jc w:val="left"/>
      </w:pPr>
    </w:p>
    <w:p w:rsidR="00A11BC4" w:rsidRDefault="00971241">
      <w:bookmarkStart w:id="75" w:name="_Toc422408246"/>
      <w:bookmarkStart w:id="76" w:name="_Toc422478837"/>
      <w:bookmarkStart w:id="77" w:name="_Toc422408247"/>
      <w:bookmarkStart w:id="78" w:name="_Toc422478838"/>
      <w:bookmarkStart w:id="79" w:name="_Toc422408248"/>
      <w:bookmarkStart w:id="80" w:name="_Toc422478839"/>
      <w:bookmarkStart w:id="81" w:name="_Toc399786888"/>
      <w:bookmarkEnd w:id="75"/>
      <w:bookmarkEnd w:id="76"/>
      <w:bookmarkEnd w:id="77"/>
      <w:bookmarkEnd w:id="78"/>
      <w:bookmarkEnd w:id="79"/>
      <w:bookmarkEnd w:id="80"/>
      <w:r w:rsidRPr="00971241">
        <w:rPr>
          <w:b/>
        </w:rPr>
        <w:t xml:space="preserve">Extra toelichting: </w:t>
      </w:r>
      <w:proofErr w:type="spellStart"/>
      <w:r w:rsidRPr="00971241">
        <w:rPr>
          <w:b/>
        </w:rPr>
        <w:t>ExtraDetailinfo</w:t>
      </w:r>
      <w:proofErr w:type="spellEnd"/>
      <w:r w:rsidRPr="00971241">
        <w:rPr>
          <w:b/>
        </w:rPr>
        <w:t>, maatvoering, annotatie.</w:t>
      </w:r>
      <w:bookmarkEnd w:id="81"/>
    </w:p>
    <w:p w:rsidR="00D80AB5" w:rsidRDefault="00D80AB5" w:rsidP="00E06A8F">
      <w:bookmarkStart w:id="82" w:name="_Toc399786889"/>
      <w:r>
        <w:t xml:space="preserve">Een utiliteitsnet of individuele netelementen kunnen via het attribuut </w:t>
      </w:r>
      <w:proofErr w:type="spellStart"/>
      <w:r>
        <w:t>heeftExtraInformatie</w:t>
      </w:r>
      <w:proofErr w:type="spellEnd"/>
      <w:r>
        <w:t xml:space="preserve"> verwijzen naar extra informatie van toepassing op dat element. Extra informatie kan in de vorm </w:t>
      </w:r>
      <w:r w:rsidR="005125B7">
        <w:t>een gekoppeld bes</w:t>
      </w:r>
      <w:r w:rsidR="00D935C5">
        <w:t xml:space="preserve">tand, maatvoering, annotatie, </w:t>
      </w:r>
      <w:r w:rsidR="005125B7">
        <w:t>een eis voorzorgsmaatregel</w:t>
      </w:r>
      <w:r w:rsidR="00D935C5">
        <w:t xml:space="preserve"> of </w:t>
      </w:r>
      <w:r w:rsidR="00971241" w:rsidRPr="003657E7">
        <w:t>een aanduiding verzoek contact</w:t>
      </w:r>
      <w:r w:rsidR="005125B7">
        <w:t>.</w:t>
      </w:r>
    </w:p>
    <w:p w:rsidR="00D80AB5" w:rsidRDefault="00D80AB5" w:rsidP="00E06A8F"/>
    <w:p w:rsidR="00D52AE2" w:rsidRDefault="00D52AE2" w:rsidP="00E06A8F">
      <w:proofErr w:type="spellStart"/>
      <w:r>
        <w:t>ExtraDetailinfo</w:t>
      </w:r>
      <w:proofErr w:type="spellEnd"/>
      <w:r>
        <w:t>:</w:t>
      </w:r>
    </w:p>
    <w:p w:rsidR="00FB6A21" w:rsidRDefault="00FB6A21" w:rsidP="00E06A8F">
      <w:r>
        <w:t>Extra detailinformatie in de vorm van bestanden kan optioneel aan een utiliteitsnet of netelement worden gekoppeld</w:t>
      </w:r>
      <w:r w:rsidR="00523537">
        <w:t xml:space="preserve"> via het attribuut </w:t>
      </w:r>
      <w:proofErr w:type="spellStart"/>
      <w:r w:rsidR="00523537">
        <w:t>heeftExtraInformatie</w:t>
      </w:r>
      <w:proofErr w:type="spellEnd"/>
      <w:r>
        <w:t>. Bestanden kunnen verschillend</w:t>
      </w:r>
      <w:r w:rsidR="00523537">
        <w:t>e</w:t>
      </w:r>
      <w:r>
        <w:t xml:space="preserve"> typen informatie beschrijven zoals een aansluiting</w:t>
      </w:r>
      <w:r w:rsidR="00D935C5">
        <w:t>, huisaansluiting</w:t>
      </w:r>
      <w:r>
        <w:t xml:space="preserve"> </w:t>
      </w:r>
      <w:r w:rsidR="00D935C5">
        <w:t xml:space="preserve">(zie ook 5.2.14) </w:t>
      </w:r>
      <w:r>
        <w:t xml:space="preserve">of een </w:t>
      </w:r>
      <w:r w:rsidR="00D935C5">
        <w:t xml:space="preserve">profielschets met een </w:t>
      </w:r>
      <w:r>
        <w:t xml:space="preserve">lengte- of dwarsprofiel. </w:t>
      </w:r>
      <w:r w:rsidR="005125B7">
        <w:t>Het bestandstype moet worden gespecificeerd en is in alle gevallen pdf.</w:t>
      </w:r>
    </w:p>
    <w:p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rsidR="00047053" w:rsidRDefault="00047053" w:rsidP="00E06A8F"/>
    <w:p w:rsidR="00E06A8F" w:rsidRDefault="00E06A8F" w:rsidP="00E06A8F">
      <w:r>
        <w:t>Maatvoering:</w:t>
      </w:r>
    </w:p>
    <w:p w:rsidR="00E06A8F" w:rsidRDefault="00456F46" w:rsidP="00E06A8F">
      <w:r>
        <w:t xml:space="preserve">Maatvoering wordt gebruikt om de positie van een netwerkelement ten opzichte van aanwezige bebouwing weer te geven. </w:t>
      </w:r>
      <w:r w:rsidR="006F48BE" w:rsidRPr="009D6D54">
        <w:t xml:space="preserve">Als maatvoering is opgenomen dan zijn die gegevens leidend </w:t>
      </w:r>
      <w:proofErr w:type="spellStart"/>
      <w:r w:rsidR="006F48BE" w:rsidRPr="009D6D54">
        <w:t>irt</w:t>
      </w:r>
      <w:proofErr w:type="spellEnd"/>
      <w:r w:rsidR="006F48BE" w:rsidRPr="009D6D54">
        <w:t xml:space="preserve"> de afstanden die uit de coördinaten berekend kunnen worden. </w:t>
      </w:r>
      <w:r w:rsidR="00E06A8F">
        <w:t xml:space="preserve">De annotatietypen voor maatvoering zijn: </w:t>
      </w:r>
      <w:proofErr w:type="spellStart"/>
      <w:r w:rsidR="00E06A8F">
        <w:t>maatvoerin</w:t>
      </w:r>
      <w:r w:rsidR="001547D5">
        <w:t>gshulplijn</w:t>
      </w:r>
      <w:proofErr w:type="spellEnd"/>
      <w:r w:rsidR="001547D5">
        <w:t xml:space="preserve">, </w:t>
      </w:r>
      <w:proofErr w:type="spellStart"/>
      <w:r w:rsidR="001547D5">
        <w:t>maatvoeringslijn</w:t>
      </w:r>
      <w:proofErr w:type="spellEnd"/>
      <w:r w:rsidR="001547D5">
        <w:t xml:space="preserve"> </w:t>
      </w:r>
      <w:proofErr w:type="spellStart"/>
      <w:r w:rsidR="00E06A8F">
        <w:t>maatvoeringslabel</w:t>
      </w:r>
      <w:proofErr w:type="spellEnd"/>
      <w:r w:rsidR="001547D5">
        <w:t xml:space="preserve"> of </w:t>
      </w:r>
      <w:proofErr w:type="spellStart"/>
      <w:r w:rsidR="001547D5">
        <w:t>maatvoeringspijl</w:t>
      </w:r>
      <w:ins w:id="83" w:author="pjanssen" w:date="2016-02-17T16:19:00Z">
        <w:r w:rsidR="002C1DC6">
          <w:t>punt</w:t>
        </w:r>
      </w:ins>
      <w:proofErr w:type="spellEnd"/>
      <w:r w:rsidR="00E06A8F">
        <w:t>.</w:t>
      </w:r>
      <w:ins w:id="84" w:author="pjanssen" w:date="2016-02-17T16:19:00Z">
        <w:r w:rsidR="002C1DC6">
          <w:t xml:space="preserve"> </w:t>
        </w:r>
        <w:r w:rsidR="007B7CDA" w:rsidRPr="007B7CDA">
          <w:rPr>
            <w:highlight w:val="yellow"/>
            <w:rPrChange w:id="85" w:author="pjanssen" w:date="2016-02-17T16:19:00Z">
              <w:rPr/>
            </w:rPrChange>
          </w:rPr>
          <w:t>Pijlpunt alleen via een symbool?</w:t>
        </w:r>
      </w:ins>
    </w:p>
    <w:p w:rsidR="00E06A8F" w:rsidRDefault="00E06A8F" w:rsidP="00E06A8F"/>
    <w:tbl>
      <w:tblPr>
        <w:tblStyle w:val="Tabelraster"/>
        <w:tblW w:w="0" w:type="auto"/>
        <w:tblInd w:w="108" w:type="dxa"/>
        <w:tblLook w:val="04A0"/>
      </w:tblPr>
      <w:tblGrid>
        <w:gridCol w:w="1842"/>
        <w:gridCol w:w="5670"/>
      </w:tblGrid>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1547D5" w:rsidP="00E06A8F">
            <w:pPr>
              <w:rPr>
                <w:b/>
              </w:rPr>
            </w:pPr>
            <w:proofErr w:type="spellStart"/>
            <w:r>
              <w:rPr>
                <w:b/>
              </w:rPr>
              <w:t>maatvoeringsh</w:t>
            </w:r>
            <w:r w:rsidR="00E06A8F" w:rsidRPr="00790D06">
              <w:rPr>
                <w:b/>
              </w:rPr>
              <w:t>ulplijn</w:t>
            </w:r>
            <w:proofErr w:type="spellEnd"/>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E06A8F" w:rsidP="00E06A8F">
            <w:pPr>
              <w:rPr>
                <w:b/>
              </w:rPr>
            </w:pPr>
            <w:r w:rsidRPr="00790D06">
              <w:t>Te gebruiken om een hulplijn in een maatvoering te visualiseren</w:t>
            </w:r>
          </w:p>
        </w:tc>
      </w:tr>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E06A8F" w:rsidP="001547D5">
            <w:pPr>
              <w:rPr>
                <w:b/>
              </w:rPr>
            </w:pPr>
            <w:proofErr w:type="spellStart"/>
            <w:r w:rsidRPr="00790D06">
              <w:rPr>
                <w:b/>
              </w:rPr>
              <w:t>maatvoerings</w:t>
            </w:r>
            <w:r w:rsidR="001547D5">
              <w:rPr>
                <w:b/>
              </w:rPr>
              <w:t>l</w:t>
            </w:r>
            <w:r w:rsidRPr="00790D06">
              <w:rPr>
                <w:b/>
              </w:rPr>
              <w:t>ijn</w:t>
            </w:r>
            <w:proofErr w:type="spellEnd"/>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E06A8F" w:rsidP="00E06A8F">
            <w:pPr>
              <w:rPr>
                <w:b/>
              </w:rPr>
            </w:pPr>
            <w:r w:rsidRPr="00790D06">
              <w:t>Te gebruiken om een lijn in een maatvoering te visualiseren</w:t>
            </w:r>
          </w:p>
        </w:tc>
      </w:tr>
      <w:tr w:rsidR="00E06A8F" w:rsidRPr="00713653" w:rsidTr="00E06A8F">
        <w:tc>
          <w:tcPr>
            <w:tcW w:w="1842" w:type="dxa"/>
          </w:tcPr>
          <w:p w:rsidR="00E06A8F" w:rsidRPr="00790D06" w:rsidRDefault="00E06A8F" w:rsidP="00E06A8F">
            <w:r w:rsidRPr="00790D06">
              <w:rPr>
                <w:b/>
              </w:rPr>
              <w:t>Waarde</w:t>
            </w:r>
          </w:p>
        </w:tc>
        <w:tc>
          <w:tcPr>
            <w:tcW w:w="5670" w:type="dxa"/>
          </w:tcPr>
          <w:p w:rsidR="00E06A8F" w:rsidRPr="00790D06" w:rsidRDefault="00E06A8F" w:rsidP="001547D5">
            <w:pPr>
              <w:rPr>
                <w:b/>
              </w:rPr>
            </w:pPr>
            <w:proofErr w:type="spellStart"/>
            <w:r w:rsidRPr="00790D06">
              <w:rPr>
                <w:b/>
              </w:rPr>
              <w:t>maatvoerings</w:t>
            </w:r>
            <w:r w:rsidR="001547D5">
              <w:rPr>
                <w:b/>
              </w:rPr>
              <w:t>l</w:t>
            </w:r>
            <w:r w:rsidRPr="00790D06">
              <w:rPr>
                <w:b/>
              </w:rPr>
              <w:t>abel</w:t>
            </w:r>
            <w:proofErr w:type="spellEnd"/>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E06A8F" w:rsidP="00E06A8F">
            <w:r w:rsidRPr="00790D06">
              <w:t>Te gebruiken om een label in een maatvoering te visualiseren</w:t>
            </w:r>
          </w:p>
        </w:tc>
      </w:tr>
      <w:tr w:rsidR="002C7B72" w:rsidRPr="00073F82" w:rsidTr="00E06A8F">
        <w:tc>
          <w:tcPr>
            <w:tcW w:w="1842" w:type="dxa"/>
          </w:tcPr>
          <w:p w:rsidR="002C7B72" w:rsidRPr="001547D5" w:rsidRDefault="002C7B72" w:rsidP="00E06A8F">
            <w:pPr>
              <w:rPr>
                <w:b/>
              </w:rPr>
            </w:pPr>
            <w:r w:rsidRPr="001547D5">
              <w:rPr>
                <w:b/>
              </w:rPr>
              <w:t>Waarde</w:t>
            </w:r>
          </w:p>
        </w:tc>
        <w:tc>
          <w:tcPr>
            <w:tcW w:w="5670" w:type="dxa"/>
          </w:tcPr>
          <w:p w:rsidR="002C7B72" w:rsidRPr="001547D5" w:rsidRDefault="002C7B72" w:rsidP="001547D5">
            <w:pPr>
              <w:rPr>
                <w:b/>
              </w:rPr>
            </w:pPr>
            <w:proofErr w:type="spellStart"/>
            <w:r w:rsidRPr="001547D5">
              <w:rPr>
                <w:b/>
              </w:rPr>
              <w:t>maatvoerings</w:t>
            </w:r>
            <w:r w:rsidR="001547D5">
              <w:rPr>
                <w:b/>
              </w:rPr>
              <w:t>p</w:t>
            </w:r>
            <w:r w:rsidRPr="001547D5">
              <w:rPr>
                <w:b/>
              </w:rPr>
              <w:t>ijl</w:t>
            </w:r>
            <w:r w:rsidR="006F48BE">
              <w:rPr>
                <w:b/>
              </w:rPr>
              <w:t>punt</w:t>
            </w:r>
            <w:proofErr w:type="spellEnd"/>
          </w:p>
        </w:tc>
      </w:tr>
      <w:tr w:rsidR="001547D5" w:rsidRPr="00073F82" w:rsidTr="00E06A8F">
        <w:tc>
          <w:tcPr>
            <w:tcW w:w="1842" w:type="dxa"/>
          </w:tcPr>
          <w:p w:rsidR="001547D5" w:rsidRPr="00790D06" w:rsidRDefault="001547D5" w:rsidP="001547D5">
            <w:r w:rsidRPr="00790D06">
              <w:t>Omschrijving</w:t>
            </w:r>
          </w:p>
        </w:tc>
        <w:tc>
          <w:tcPr>
            <w:tcW w:w="5670" w:type="dxa"/>
          </w:tcPr>
          <w:p w:rsidR="001547D5" w:rsidRPr="00790D06" w:rsidRDefault="001547D5" w:rsidP="001547D5">
            <w:r w:rsidRPr="00790D06">
              <w:t xml:space="preserve">Te gebruiken om een </w:t>
            </w:r>
            <w:r>
              <w:t>pijl</w:t>
            </w:r>
            <w:r w:rsidRPr="00790D06">
              <w:t xml:space="preserve"> in een maatvoering te visualiseren</w:t>
            </w:r>
          </w:p>
        </w:tc>
      </w:tr>
    </w:tbl>
    <w:p w:rsidR="00E06A8F" w:rsidRDefault="00E06A8F" w:rsidP="00E06A8F"/>
    <w:p w:rsidR="00E06A8F" w:rsidRDefault="00E06A8F" w:rsidP="00E06A8F">
      <w:r>
        <w:t xml:space="preserve">Elke </w:t>
      </w:r>
      <w:proofErr w:type="spellStart"/>
      <w:r>
        <w:t>maatvoeringslijn</w:t>
      </w:r>
      <w:proofErr w:type="spellEnd"/>
      <w:r>
        <w:t xml:space="preserve"> wordt een apart object.</w:t>
      </w:r>
    </w:p>
    <w:p w:rsidR="00E06A8F" w:rsidRDefault="00E06A8F" w:rsidP="00E06A8F">
      <w:r>
        <w:t xml:space="preserve">Het </w:t>
      </w:r>
      <w:proofErr w:type="spellStart"/>
      <w:r>
        <w:t>maatvoeringslabel</w:t>
      </w:r>
      <w:proofErr w:type="spellEnd"/>
      <w:r>
        <w:t xml:space="preserve"> geeft met een label attribuut het label aan dat als </w:t>
      </w:r>
      <w:proofErr w:type="spellStart"/>
      <w:r>
        <w:t>maatvoeringsgetal</w:t>
      </w:r>
      <w:proofErr w:type="spellEnd"/>
      <w:r>
        <w:t xml:space="preserve">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 xml:space="preserve">dt via het </w:t>
      </w:r>
      <w:r w:rsidR="00076C28">
        <w:lastRenderedPageBreak/>
        <w:t xml:space="preserve">object </w:t>
      </w:r>
      <w:proofErr w:type="spellStart"/>
      <w:r w:rsidR="00076C28">
        <w:t>ExtraInformati</w:t>
      </w:r>
      <w:r w:rsidR="00D66759">
        <w:t>e</w:t>
      </w:r>
      <w:proofErr w:type="spellEnd"/>
      <w:r w:rsidR="00D66759">
        <w:t xml:space="preserv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w:t>
      </w:r>
      <w:proofErr w:type="spellStart"/>
      <w:r>
        <w:t>maatvoeringslijnen</w:t>
      </w:r>
      <w:proofErr w:type="spellEnd"/>
      <w:r>
        <w:t xml:space="preserve"> wordt met het attribuut ligging opgenomen. Maatvoering is direct of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rsidR="005125B7" w:rsidRDefault="005125B7" w:rsidP="00E06A8F"/>
    <w:p w:rsidR="00E06A8F" w:rsidRDefault="00523537" w:rsidP="00E06A8F">
      <w:r>
        <w:t>Annotatie:</w:t>
      </w:r>
    </w:p>
    <w:p w:rsidR="00523537" w:rsidRDefault="00523537" w:rsidP="00E06A8F">
      <w:r>
        <w:t xml:space="preserve">Pijlen, lijnen en labels die als annotatie op een kaartbeeld staan en niet als maatvoering </w:t>
      </w:r>
      <w:r w:rsidR="00D80AB5">
        <w:t>gelden worden met het object</w:t>
      </w:r>
      <w:r>
        <w:t xml:space="preserve"> Annotatie opgenomen. Met het attribuut ligging wordt de geometrie van de annotatie </w:t>
      </w:r>
      <w:r w:rsidR="00D80AB5">
        <w:t>aangegeven</w:t>
      </w:r>
      <w:r>
        <w:t xml:space="preserve"> of de plaatsingpunt van het label.</w:t>
      </w:r>
      <w:r w:rsidR="00D80AB5">
        <w:t xml:space="preserve"> De tekst en eventueel betekenis van het label worden via het object Label opgenomen.</w:t>
      </w:r>
    </w:p>
    <w:p w:rsidR="00A11BC4" w:rsidRDefault="00A11BC4"/>
    <w:p w:rsidR="00A11BC4" w:rsidRDefault="00971241">
      <w:r w:rsidRPr="00971241">
        <w:rPr>
          <w:b/>
        </w:rPr>
        <w:t xml:space="preserve">Extra toelichting: Eis voorzorgsmaatregel, </w:t>
      </w:r>
      <w:r w:rsidRPr="003657E7">
        <w:rPr>
          <w:b/>
        </w:rPr>
        <w:t>Verzoek tot contact en Bijlage</w:t>
      </w:r>
      <w:r w:rsidRPr="00971241">
        <w:rPr>
          <w:b/>
        </w:rPr>
        <w:t>.</w:t>
      </w:r>
    </w:p>
    <w:p w:rsidR="008E6AEE" w:rsidRDefault="00843564" w:rsidP="00182600">
      <w:pPr>
        <w:jc w:val="left"/>
      </w:pPr>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r w:rsidR="00377A2B">
        <w:t xml:space="preserve">Op het niveau van het </w:t>
      </w:r>
      <w:r w:rsidR="00084535" w:rsidRPr="00D935C5">
        <w:t>utiliteitsnet wordt de voorzorgsmaatregel met de hoogste</w:t>
      </w:r>
      <w:r w:rsidR="00377A2B">
        <w:t xml:space="preserve"> prioriteit opgenomen. De tekst daarvan is middels een gekoppelde bijlage opgenomen: </w:t>
      </w:r>
      <w:proofErr w:type="spellStart"/>
      <w:r w:rsidR="00377A2B">
        <w:t>EisVoorzorgsmaatregelBijlage</w:t>
      </w:r>
      <w:proofErr w:type="spellEnd"/>
      <w:r w:rsidR="00377A2B">
        <w:t xml:space="preserve">. Op het niveau van de individuele netelementen is de eis voorzorgsmaatregel aangegeven via een object </w:t>
      </w:r>
      <w:proofErr w:type="spellStart"/>
      <w:r w:rsidR="00377A2B">
        <w:t>AanduidingEisVoorzorgsmaatregel</w:t>
      </w:r>
      <w:proofErr w:type="spellEnd"/>
      <w:r w:rsidR="00377A2B">
        <w:t>. In dat geval is het netelement en of de locatie aangegeven waar de voorzorgsmaatregel geldt.</w:t>
      </w:r>
    </w:p>
    <w:p w:rsidR="008E6AEE" w:rsidRDefault="008E6AEE" w:rsidP="00182600">
      <w:pPr>
        <w:jc w:val="left"/>
      </w:pPr>
    </w:p>
    <w:p w:rsidR="008E6AEE" w:rsidRDefault="008E6AEE" w:rsidP="00182600">
      <w:pPr>
        <w:jc w:val="left"/>
      </w:pPr>
      <w:r>
        <w:t xml:space="preserve">Standaard wordt de geometrie van </w:t>
      </w:r>
      <w:r w:rsidR="00377A2B">
        <w:t xml:space="preserve">het object </w:t>
      </w:r>
      <w:proofErr w:type="spellStart"/>
      <w:r>
        <w:t>AanduidingEisVoorzorgsmaatregel</w:t>
      </w:r>
      <w:proofErr w:type="spellEnd"/>
      <w:r>
        <w:t xml:space="preserve"> gebruikt om aan te geven op welke kabel of leiding of deel daarvan een voorzorgsmaatregel van toepassing is. De begrenzing van de geometrie is dan alleen om dit te visualiseren</w:t>
      </w:r>
      <w:r w:rsidR="009273F7">
        <w:t xml:space="preserve"> en eenvoudig ruimtelijke selecteerbaar te maken. De geometrie is in dat geval standaard een vlakgeometrie van 1 meter aan weerszijde van de centerlijn van de gerelateerde kabel of leiding. </w:t>
      </w:r>
      <w:r>
        <w:t xml:space="preserve">Het attribuut </w:t>
      </w:r>
      <w:proofErr w:type="spellStart"/>
      <w:r>
        <w:t>begrenzingFictief</w:t>
      </w:r>
      <w:proofErr w:type="spellEnd"/>
      <w:r>
        <w:t xml:space="preserve"> heeft dan de waarde Ja.</w:t>
      </w:r>
      <w:r w:rsidR="009273F7">
        <w:t xml:space="preserve"> Indien de begrenzing wel informatiewaarde heeft, bij het thema Buisleidingen gevaarlijke stoffen kan dit voorkomen, heeft</w:t>
      </w:r>
      <w:r w:rsidR="00377A2B">
        <w:t xml:space="preserve"> het </w:t>
      </w:r>
      <w:r w:rsidR="009273F7">
        <w:t xml:space="preserve">attribuut </w:t>
      </w:r>
      <w:proofErr w:type="spellStart"/>
      <w:r w:rsidR="009273F7">
        <w:t>begrenzingFictief</w:t>
      </w:r>
      <w:proofErr w:type="spellEnd"/>
      <w:r w:rsidR="009273F7">
        <w:t xml:space="preserve"> de waarde Nee en is strookbreedte </w:t>
      </w:r>
      <w:r w:rsidR="006933C8">
        <w:t>door de netbeheerder te bepalen</w:t>
      </w:r>
      <w:r w:rsidR="009273F7">
        <w:t>.</w:t>
      </w:r>
    </w:p>
    <w:p w:rsidR="00843564" w:rsidRDefault="00843564" w:rsidP="00843564"/>
    <w:p w:rsidR="00843564" w:rsidRDefault="00843564" w:rsidP="00843564">
      <w:r>
        <w:t>Opgemerkt wordt dat IMKL2015 het bericht beschrijft dat naar de eindgebruiker gaat en niet alle informatie bevat die nodig is om dat bericht te genereren. Met betrekking tot de eis voorzorgsmaatregel betekent dit dat alleen is opgenomen of er wel (en welke) of geen voorzorgsma</w:t>
      </w:r>
      <w:r w:rsidR="00456F46">
        <w:t>atregel dient te worden genomen</w:t>
      </w:r>
      <w:r>
        <w:t>.</w:t>
      </w:r>
    </w:p>
    <w:p w:rsidR="00B77E45" w:rsidRDefault="00B77E45" w:rsidP="00843564"/>
    <w:p w:rsidR="00B77E45" w:rsidRDefault="00B77E45" w:rsidP="00843564">
      <w:r>
        <w:t xml:space="preserve">Naast de bijlage voor de eis voorzorgsmaatregel is er ook een mogelijkheid voor een algemene bijlage </w:t>
      </w:r>
      <w:r w:rsidR="00531D25">
        <w:t>e</w:t>
      </w:r>
      <w:r>
        <w:t>en bijlage ‘niet betrokken’ om aan te geven dat netbeheerder een belang heeft bij deze melding maar geen utiliteitsnet in het gebied heeft</w:t>
      </w:r>
      <w:r w:rsidR="00531D25">
        <w:t xml:space="preserve">, </w:t>
      </w:r>
      <w:r w:rsidR="00084535" w:rsidRPr="0073301A">
        <w:t xml:space="preserve">of een </w:t>
      </w:r>
      <w:proofErr w:type="spellStart"/>
      <w:r w:rsidR="00084535" w:rsidRPr="0073301A">
        <w:t>verzoekTotContact</w:t>
      </w:r>
      <w:proofErr w:type="spellEnd"/>
      <w:r w:rsidR="00084535" w:rsidRPr="0073301A">
        <w:t>. Dat laatste is het geval als er geen wettelijke eis voor een voorzorgsmaatregel is maar de beheerder verzoekt om contact op te nemen voor</w:t>
      </w:r>
      <w:r w:rsidR="00971241" w:rsidRPr="00971241">
        <w:t>dat</w:t>
      </w:r>
      <w:r w:rsidR="00084535" w:rsidRPr="0073301A">
        <w:t xml:space="preserve"> er </w:t>
      </w:r>
      <w:r w:rsidR="00971241" w:rsidRPr="00971241">
        <w:t>wordt gegraven</w:t>
      </w:r>
      <w:r w:rsidR="00084535" w:rsidRPr="0073301A">
        <w:t>.</w:t>
      </w:r>
    </w:p>
    <w:p w:rsidR="00531D25" w:rsidRDefault="00531D25" w:rsidP="00843564"/>
    <w:p w:rsidR="00531D25" w:rsidRDefault="00971241" w:rsidP="00843564">
      <w:r w:rsidRPr="003657E7">
        <w:t xml:space="preserve">Om het gebied aan te geven waarvoor er een verzoek tot contact is, maar er geen wettelijk vereiste is, is er een objecttype </w:t>
      </w:r>
      <w:proofErr w:type="spellStart"/>
      <w:r w:rsidRPr="003657E7">
        <w:t>AanduidingVerzoekContact</w:t>
      </w:r>
      <w:proofErr w:type="spellEnd"/>
      <w:r w:rsidRPr="003657E7">
        <w:t>.</w:t>
      </w:r>
      <w:r w:rsidR="00CD50D4">
        <w:t xml:space="preserve"> </w:t>
      </w:r>
    </w:p>
    <w:p w:rsidR="00843564" w:rsidRDefault="00843564" w:rsidP="00843564">
      <w:pPr>
        <w:spacing w:line="288" w:lineRule="auto"/>
      </w:pPr>
    </w:p>
    <w:bookmarkEnd w:id="82"/>
    <w:p w:rsidR="005B6963" w:rsidRDefault="00971241">
      <w:pPr>
        <w:rPr>
          <w:b/>
        </w:rPr>
      </w:pPr>
      <w:r w:rsidRPr="00971241">
        <w:rPr>
          <w:b/>
        </w:rPr>
        <w:t xml:space="preserve">Extra toelichting: </w:t>
      </w:r>
      <w:proofErr w:type="spellStart"/>
      <w:r w:rsidRPr="00971241">
        <w:rPr>
          <w:b/>
        </w:rPr>
        <w:t>ExtraTopografie</w:t>
      </w:r>
      <w:proofErr w:type="spellEnd"/>
      <w:r w:rsidR="00283BD6">
        <w:rPr>
          <w:b/>
        </w:rPr>
        <w:t>.</w:t>
      </w:r>
    </w:p>
    <w:p w:rsidR="00E06A8F" w:rsidRDefault="005125B7" w:rsidP="005125B7">
      <w:pPr>
        <w:jc w:val="left"/>
      </w:pPr>
      <w:r>
        <w:t xml:space="preserve">Indien er extra topografie nodig is om de positie van netwerkelementen nader aan te geven kan dit middels het object </w:t>
      </w:r>
      <w:proofErr w:type="spellStart"/>
      <w:r>
        <w:t>ExtraTopografie</w:t>
      </w:r>
      <w:proofErr w:type="spellEnd"/>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proofErr w:type="spellStart"/>
      <w:r>
        <w:t>ExtraTopografie</w:t>
      </w:r>
      <w:proofErr w:type="spellEnd"/>
      <w:r>
        <w:t xml:space="preserve"> opgenomen. De extra topografie wordt altijd </w:t>
      </w:r>
      <w:proofErr w:type="spellStart"/>
      <w:r>
        <w:t>gevectoriseerd</w:t>
      </w:r>
      <w:proofErr w:type="spellEnd"/>
      <w:r>
        <w:t xml:space="preserve"> aangeleverd. De topografische elementen worden getypeerd conform een typeringslijst, </w:t>
      </w:r>
      <w:proofErr w:type="spellStart"/>
      <w:r>
        <w:t>TopografischObjectTypeValue</w:t>
      </w:r>
      <w:proofErr w:type="spellEnd"/>
      <w:r>
        <w:t xml:space="preserve">, gebaseerd op IMGeo. Hiermee is het type topografisch object omschreven en is een koppeling met visualisatieregels mogelijk. </w:t>
      </w:r>
      <w:proofErr w:type="spellStart"/>
      <w:r>
        <w:t>ExtraTopografie</w:t>
      </w:r>
      <w:proofErr w:type="spellEnd"/>
      <w:r>
        <w:t xml:space="preserve"> is gekoppeld aan een Utiliteitsnet en kan daardoor op de waarden van het attribuut thema worden getypeerd</w:t>
      </w:r>
      <w:r w:rsidR="0073301A">
        <w:t>.</w:t>
      </w:r>
    </w:p>
    <w:p w:rsidR="002F7FED" w:rsidRDefault="002F7FED" w:rsidP="005125B7">
      <w:pPr>
        <w:jc w:val="left"/>
      </w:pPr>
    </w:p>
    <w:p w:rsidR="00A11BC4" w:rsidRDefault="00971241">
      <w:bookmarkStart w:id="86" w:name="_Toc399786886"/>
      <w:r w:rsidRPr="00971241">
        <w:rPr>
          <w:b/>
        </w:rPr>
        <w:t>Extra toelichting: Geometrie en topologie.</w:t>
      </w:r>
      <w:bookmarkEnd w:id="86"/>
    </w:p>
    <w:p w:rsidR="000816A6" w:rsidRDefault="000816A6" w:rsidP="007B7303"/>
    <w:p w:rsidR="000816A6" w:rsidRPr="000816A6" w:rsidRDefault="000816A6" w:rsidP="007B7303">
      <w:pPr>
        <w:rPr>
          <w:b/>
        </w:rPr>
      </w:pPr>
      <w:r w:rsidRPr="000816A6">
        <w:rPr>
          <w:b/>
        </w:rPr>
        <w:t>2D geometrie:</w:t>
      </w:r>
    </w:p>
    <w:p w:rsidR="008A3F7B" w:rsidRDefault="00A7057D" w:rsidP="007B7303">
      <w:pPr>
        <w:sectPr w:rsidR="008A3F7B" w:rsidSect="00672722">
          <w:pgSz w:w="11906" w:h="16838" w:code="9"/>
          <w:pgMar w:top="2552" w:right="1622" w:bottom="1531" w:left="1622" w:header="0" w:footer="57" w:gutter="0"/>
          <w:cols w:space="708"/>
          <w:docGrid w:linePitch="360"/>
        </w:sectPr>
      </w:pPr>
      <w:r>
        <w:t xml:space="preserve">Het verplichte geometrieprofiel van IMKL2015 is 2D. </w:t>
      </w:r>
      <w:r w:rsidR="003D6804">
        <w:t>Primair bestaat de geometrie uit punten en lijnen die het netwerk representeren.</w:t>
      </w:r>
      <w:r w:rsidR="000816A6">
        <w:t xml:space="preserve"> 2D vlakken zijn additioneel. 2,5 D en 3D zijn een additionele extensie.</w:t>
      </w:r>
    </w:p>
    <w:p w:rsidR="005209C3" w:rsidRDefault="00855A12" w:rsidP="007B7303">
      <w:r>
        <w:rPr>
          <w:noProof/>
        </w:rPr>
        <w:lastRenderedPageBreak/>
        <w:drawing>
          <wp:anchor distT="0" distB="0" distL="114300" distR="114300" simplePos="0" relativeHeight="251797504" behindDoc="0" locked="0" layoutInCell="1" allowOverlap="1">
            <wp:simplePos x="0" y="0"/>
            <wp:positionH relativeFrom="column">
              <wp:posOffset>53340</wp:posOffset>
            </wp:positionH>
            <wp:positionV relativeFrom="paragraph">
              <wp:posOffset>-537210</wp:posOffset>
            </wp:positionV>
            <wp:extent cx="8094345" cy="5184140"/>
            <wp:effectExtent l="0" t="0" r="0" b="0"/>
            <wp:wrapTopAndBottom/>
            <wp:docPr id="49" name="Afbeelding 48" descr="4. IMKL2015 Geometr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IMKL2015 Geometrie.wmf"/>
                    <pic:cNvPicPr/>
                  </pic:nvPicPr>
                  <pic:blipFill>
                    <a:blip r:embed="rId22" cstate="print"/>
                    <a:stretch>
                      <a:fillRect/>
                    </a:stretch>
                  </pic:blipFill>
                  <pic:spPr>
                    <a:xfrm>
                      <a:off x="0" y="0"/>
                      <a:ext cx="8094345" cy="5184140"/>
                    </a:xfrm>
                    <a:prstGeom prst="rect">
                      <a:avLst/>
                    </a:prstGeom>
                  </pic:spPr>
                </pic:pic>
              </a:graphicData>
            </a:graphic>
          </wp:anchor>
        </w:drawing>
      </w:r>
    </w:p>
    <w:p w:rsidR="007A394B" w:rsidRDefault="007A394B" w:rsidP="000816A6">
      <w:r>
        <w:t xml:space="preserve">Figuur </w:t>
      </w:r>
      <w:r w:rsidR="003203DD">
        <w:t>5.4</w:t>
      </w:r>
      <w:r>
        <w:t>: Geometriemodel. Primair punten en (hart)lijnen. Optioneel vlakken en additioneel 3D.</w:t>
      </w:r>
    </w:p>
    <w:p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w:t>
      </w:r>
      <w:proofErr w:type="spellStart"/>
      <w:r>
        <w:t>nodes</w:t>
      </w:r>
      <w:proofErr w:type="spellEnd"/>
      <w:r>
        <w:t xml:space="preserve">. De </w:t>
      </w:r>
      <w:proofErr w:type="spellStart"/>
      <w:r w:rsidR="00B57BF0">
        <w:t>geometrieën</w:t>
      </w:r>
      <w:bookmarkStart w:id="87" w:name="_GoBack"/>
      <w:bookmarkEnd w:id="87"/>
      <w:proofErr w:type="spellEnd"/>
      <w:r>
        <w:t xml:space="preserve"> zijn verplicht punten of lijnen. Lijnen kunnen </w:t>
      </w:r>
      <w:r w:rsidR="00005301">
        <w:t>opgebouwd zijn uit meerdere lijnsegmenten</w:t>
      </w:r>
      <w:r>
        <w:t>. De lijnen en punten zijn niet schematisch (niet ‘</w:t>
      </w:r>
      <w:proofErr w:type="spellStart"/>
      <w:r>
        <w:t>fictitious</w:t>
      </w:r>
      <w:proofErr w:type="spellEnd"/>
      <w:r>
        <w:t>’) en representeren de locatie van de netwerkelementen</w:t>
      </w:r>
      <w:r w:rsidR="007A394B">
        <w:t xml:space="preserve"> middels hartlijnen</w:t>
      </w:r>
      <w:r>
        <w:t xml:space="preserve">. Lijnen van leidingen en punten van bijbehorende leidingelementen hoeven niet noodzakelijkerwijs aan te sluiten. De connectiviteit wordt gerealiseerd door de </w:t>
      </w:r>
      <w:proofErr w:type="spellStart"/>
      <w:r>
        <w:t>arc-node</w:t>
      </w:r>
      <w:proofErr w:type="spellEnd"/>
      <w:r>
        <w:t xml:space="preserv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rsidR="000816A6" w:rsidRDefault="00AB1384" w:rsidP="000816A6">
      <w:r>
        <w:t>Additioneel en optioneel kan een netwerkelement ook no</w:t>
      </w:r>
      <w:r w:rsidR="000816A6">
        <w:t>g een vlak als geometrie h</w:t>
      </w:r>
      <w:r w:rsidR="007A394B">
        <w:t xml:space="preserve">ebben, een verwijzing naar een object </w:t>
      </w:r>
      <w:proofErr w:type="spellStart"/>
      <w:r w:rsidR="007A394B">
        <w:t>E</w:t>
      </w:r>
      <w:r w:rsidR="000816A6">
        <w:t>xtraGeometrie</w:t>
      </w:r>
      <w:proofErr w:type="spellEnd"/>
      <w:r w:rsidR="000816A6">
        <w:t xml:space="preserve"> </w:t>
      </w:r>
      <w:r w:rsidR="007A394B">
        <w:t xml:space="preserve">middels </w:t>
      </w:r>
      <w:r w:rsidR="000816A6">
        <w:t xml:space="preserve">een attribuut </w:t>
      </w:r>
      <w:proofErr w:type="spellStart"/>
      <w:r w:rsidR="007A394B">
        <w:t>extraGeometrie</w:t>
      </w:r>
      <w:proofErr w:type="spellEnd"/>
      <w:r>
        <w:t xml:space="preserve">. Indien het pompstation ook nog door een vlak wordt gerepresenteerd lopen de leidingen in de regel wel tot </w:t>
      </w:r>
      <w:r w:rsidR="000816A6">
        <w:t>aan de begrenzing van het vlak.</w:t>
      </w:r>
    </w:p>
    <w:p w:rsidR="006F48BE" w:rsidRDefault="006F48BE" w:rsidP="000816A6"/>
    <w:p w:rsidR="006F48BE" w:rsidRDefault="006F48BE" w:rsidP="000816A6">
      <w:r>
        <w:t xml:space="preserve">Meervoudig gebruik van </w:t>
      </w:r>
      <w:proofErr w:type="spellStart"/>
      <w:r>
        <w:t>geometrien</w:t>
      </w:r>
      <w:proofErr w:type="spellEnd"/>
      <w:r>
        <w:t xml:space="preserve"> </w:t>
      </w:r>
      <w:r w:rsidR="0073301A">
        <w:t xml:space="preserve">is </w:t>
      </w:r>
      <w:r>
        <w:t>niet toegestaan.</w:t>
      </w:r>
    </w:p>
    <w:p w:rsidR="006F48BE" w:rsidRDefault="006F48BE" w:rsidP="000816A6">
      <w:r>
        <w:t xml:space="preserve">In principe staat het INSPIRE model toe dat een link door meerdere netwerkelementen wordt gebruikt. </w:t>
      </w:r>
      <w:r w:rsidR="00010898">
        <w:t>In de IMKL2015 uitwisseling is dat echter niet toegestaan. Elke link wordt maar door één netwerkelement gebruikt.</w:t>
      </w:r>
    </w:p>
    <w:p w:rsidR="004A223C" w:rsidRDefault="004A223C" w:rsidP="000816A6"/>
    <w:p w:rsidR="000816A6" w:rsidRDefault="000816A6" w:rsidP="000816A6"/>
    <w:p w:rsidR="000816A6" w:rsidRDefault="000816A6" w:rsidP="000816A6">
      <w:r>
        <w:t>Referentiestelsel.</w:t>
      </w:r>
    </w:p>
    <w:p w:rsidR="000816A6" w:rsidRDefault="000816A6" w:rsidP="000816A6">
      <w:r>
        <w:t xml:space="preserve">Referentiestelsel voor IMKL2015 datalevering is </w:t>
      </w:r>
      <w:proofErr w:type="spellStart"/>
      <w:r w:rsidR="00AA7EF1">
        <w:t>Rijksdriehoekmeting</w:t>
      </w:r>
      <w:proofErr w:type="spellEnd"/>
      <w:r w:rsidR="00AA7EF1">
        <w:t xml:space="preserve"> (RD)</w:t>
      </w:r>
      <w:r>
        <w:t xml:space="preserve">, zie hoofdstuk 6. </w:t>
      </w:r>
    </w:p>
    <w:p w:rsidR="000816A6" w:rsidRDefault="000816A6" w:rsidP="000816A6"/>
    <w:p w:rsidR="000816A6" w:rsidRPr="000816A6" w:rsidRDefault="000816A6" w:rsidP="000816A6">
      <w:pPr>
        <w:rPr>
          <w:b/>
        </w:rPr>
      </w:pPr>
      <w:r w:rsidRPr="000816A6">
        <w:rPr>
          <w:b/>
        </w:rPr>
        <w:t>3D geometrie</w:t>
      </w:r>
      <w:r w:rsidR="00283BD6">
        <w:rPr>
          <w:b/>
        </w:rPr>
        <w:t>.</w:t>
      </w:r>
    </w:p>
    <w:p w:rsidR="000816A6" w:rsidRPr="00614402" w:rsidRDefault="000816A6" w:rsidP="000816A6">
      <w:pPr>
        <w:pStyle w:val="Hoofdstukx"/>
        <w:numPr>
          <w:ilvl w:val="0"/>
          <w:numId w:val="0"/>
        </w:numPr>
        <w:rPr>
          <w:sz w:val="16"/>
          <w:szCs w:val="16"/>
        </w:rPr>
      </w:pPr>
      <w:r w:rsidRPr="00614402">
        <w:rPr>
          <w:sz w:val="16"/>
          <w:szCs w:val="16"/>
        </w:rPr>
        <w:t xml:space="preserve">IMKL2015 voorziet in een verplicht gebruik van 2D </w:t>
      </w:r>
      <w:proofErr w:type="spellStart"/>
      <w:r w:rsidR="004A39FB" w:rsidRPr="00614402">
        <w:rPr>
          <w:sz w:val="16"/>
          <w:szCs w:val="16"/>
        </w:rPr>
        <w:t>geometrieën</w:t>
      </w:r>
      <w:proofErr w:type="spellEnd"/>
      <w:r w:rsidRPr="00614402">
        <w:rPr>
          <w:sz w:val="16"/>
          <w:szCs w:val="16"/>
        </w:rPr>
        <w:t xml:space="preserve">. Middels de diepte informatie kan de positie in het verticale vlak worden uitgewisseld. Om ook het opnemen van volledige 3D </w:t>
      </w:r>
      <w:proofErr w:type="spellStart"/>
      <w:r w:rsidRPr="00614402">
        <w:rPr>
          <w:sz w:val="16"/>
          <w:szCs w:val="16"/>
        </w:rPr>
        <w:t>liggingsgegevens</w:t>
      </w:r>
      <w:proofErr w:type="spellEnd"/>
      <w:r w:rsidRPr="00614402">
        <w:rPr>
          <w:sz w:val="16"/>
          <w:szCs w:val="16"/>
        </w:rPr>
        <w:t xml:space="preserve"> mogelijk te maken is er een optioneel en additioneel 3D model toegevoegd. De 3D </w:t>
      </w:r>
      <w:proofErr w:type="spellStart"/>
      <w:r w:rsidRPr="00614402">
        <w:rPr>
          <w:sz w:val="16"/>
          <w:szCs w:val="16"/>
        </w:rPr>
        <w:t>liggingsgegevens</w:t>
      </w:r>
      <w:proofErr w:type="spellEnd"/>
      <w:r w:rsidRPr="00614402">
        <w:rPr>
          <w:sz w:val="16"/>
          <w:szCs w:val="16"/>
        </w:rPr>
        <w:t xml:space="preserve"> van kabels en leidingen zijn bijvoorbeeld relevant bij gestuurde boringen. Bij een gestuurde boring is de derde dimensie (=z) nodig om de boring te sturen</w:t>
      </w:r>
      <w:r>
        <w:rPr>
          <w:sz w:val="16"/>
          <w:szCs w:val="16"/>
        </w:rPr>
        <w:t>,</w:t>
      </w:r>
      <w:r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rsidR="000816A6" w:rsidRDefault="000816A6" w:rsidP="000816A6">
      <w:pPr>
        <w:spacing w:line="240" w:lineRule="atLeast"/>
      </w:pPr>
    </w:p>
    <w:p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rsidR="000816A6" w:rsidRDefault="000816A6" w:rsidP="000816A6">
      <w:pPr>
        <w:spacing w:line="240" w:lineRule="atLeast"/>
      </w:pPr>
    </w:p>
    <w:p w:rsidR="000816A6" w:rsidRDefault="00855A12" w:rsidP="000816A6">
      <w:pPr>
        <w:spacing w:line="240" w:lineRule="atLeast"/>
      </w:pPr>
      <w:r>
        <w:rPr>
          <w:noProof/>
        </w:rPr>
        <w:lastRenderedPageBreak/>
        <w:drawing>
          <wp:inline distT="0" distB="0" distL="0" distR="0">
            <wp:extent cx="5696281" cy="3895725"/>
            <wp:effectExtent l="0" t="0" r="0" b="0"/>
            <wp:docPr id="52" name="Afbeelding 51" descr="5. IMKL2015 Geometrie 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KL2015 Geometrie 2.wmf"/>
                    <pic:cNvPicPr/>
                  </pic:nvPicPr>
                  <pic:blipFill>
                    <a:blip r:embed="rId23" cstate="print"/>
                    <a:stretch>
                      <a:fillRect/>
                    </a:stretch>
                  </pic:blipFill>
                  <pic:spPr>
                    <a:xfrm>
                      <a:off x="0" y="0"/>
                      <a:ext cx="5700888" cy="3898876"/>
                    </a:xfrm>
                    <a:prstGeom prst="rect">
                      <a:avLst/>
                    </a:prstGeom>
                  </pic:spPr>
                </pic:pic>
              </a:graphicData>
            </a:graphic>
          </wp:inline>
        </w:drawing>
      </w:r>
    </w:p>
    <w:p w:rsidR="003203DD" w:rsidRDefault="003203DD" w:rsidP="000816A6">
      <w:pPr>
        <w:spacing w:line="240" w:lineRule="atLeast"/>
      </w:pPr>
    </w:p>
    <w:p w:rsidR="003203DD" w:rsidRDefault="003203DD" w:rsidP="000816A6">
      <w:pPr>
        <w:spacing w:line="240" w:lineRule="atLeast"/>
      </w:pPr>
      <w:r>
        <w:t>Figuur 5.5: Alle netelementen kunnen naast de verplichte punten en centerlijnen optioneel een extra geometrie hebben van het type 2D, 2,5D of 3D.</w:t>
      </w:r>
    </w:p>
    <w:p w:rsidR="003203DD" w:rsidRDefault="003203DD" w:rsidP="000816A6">
      <w:pPr>
        <w:spacing w:line="240" w:lineRule="atLeast"/>
      </w:pPr>
      <w:r>
        <w:t xml:space="preserve"> </w:t>
      </w:r>
    </w:p>
    <w:p w:rsidR="000816A6" w:rsidRDefault="000816A6" w:rsidP="000816A6">
      <w:pPr>
        <w:spacing w:line="240" w:lineRule="atLeast"/>
      </w:pPr>
      <w:proofErr w:type="spellStart"/>
      <w:r>
        <w:t>KabelOfLeiding</w:t>
      </w:r>
      <w:proofErr w:type="spellEnd"/>
      <w:r>
        <w:t xml:space="preserve">, </w:t>
      </w:r>
      <w:proofErr w:type="spellStart"/>
      <w:r>
        <w:t>KabelEnLeidingContainer</w:t>
      </w:r>
      <w:proofErr w:type="spellEnd"/>
      <w:r>
        <w:t xml:space="preserve">, </w:t>
      </w:r>
      <w:r w:rsidR="00FB6A21">
        <w:t xml:space="preserve">Leidingelement </w:t>
      </w:r>
      <w:r w:rsidR="004A39FB">
        <w:t xml:space="preserve">en </w:t>
      </w:r>
      <w:proofErr w:type="spellStart"/>
      <w:r w:rsidR="004A39FB">
        <w:t>ContainerLeidingelement</w:t>
      </w:r>
      <w:proofErr w:type="spellEnd"/>
      <w:r w:rsidR="004A39FB">
        <w:t xml:space="preserve"> </w:t>
      </w:r>
      <w:r>
        <w:t>bieden ieder de mogelijkheid voor het opnemen van 3D geometrie in twee verschillende ‘</w:t>
      </w:r>
      <w:proofErr w:type="spellStart"/>
      <w:r>
        <w:t>Levels</w:t>
      </w:r>
      <w:proofErr w:type="spellEnd"/>
      <w:r>
        <w:t xml:space="preserve">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z coördinaat. </w:t>
      </w:r>
      <w:r>
        <w:t>Elk IMKL vlak, lijn- of puntobject krijgt voor elk coördinatenpaar een z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rsidR="000816A6" w:rsidRDefault="000816A6" w:rsidP="000816A6">
      <w:pPr>
        <w:spacing w:line="240" w:lineRule="atLeast"/>
      </w:pPr>
    </w:p>
    <w:p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7B7CDA">
        <w:fldChar w:fldCharType="begin"/>
      </w:r>
      <w:r>
        <w:instrText xml:space="preserve"> REF _Ref404325642 \h </w:instrText>
      </w:r>
      <w:r w:rsidR="007B7CDA">
        <w:fldChar w:fldCharType="separate"/>
      </w:r>
      <w:r w:rsidR="002C1DC6">
        <w:t xml:space="preserve">Figuur </w:t>
      </w:r>
      <w:r w:rsidR="007B7CDA">
        <w:fldChar w:fldCharType="end"/>
      </w:r>
      <w:r>
        <w:t xml:space="preserve"> voor voorbeelden van een IMKL object op verschillende </w:t>
      </w:r>
      <w:proofErr w:type="spellStart"/>
      <w:r>
        <w:t>levels</w:t>
      </w:r>
      <w:proofErr w:type="spellEnd"/>
      <w:r>
        <w:t xml:space="preserve"> of detail. </w:t>
      </w:r>
    </w:p>
    <w:p w:rsidR="004A39FB" w:rsidRDefault="004A39FB" w:rsidP="004A39FB">
      <w:pPr>
        <w:spacing w:line="240" w:lineRule="atLeast"/>
      </w:pPr>
    </w:p>
    <w:p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 xml:space="preserve">met RD voor de </w:t>
      </w:r>
      <w:proofErr w:type="spellStart"/>
      <w:r>
        <w:t>XY-dimensie</w:t>
      </w:r>
      <w:proofErr w:type="spellEnd"/>
      <w:r>
        <w:t xml:space="preserve"> (EPSG:28992) en NAP voor de Z dimensie (EPSG:5709). Zie ook hoofdstuk</w:t>
      </w:r>
      <w:r w:rsidR="007A3A3D">
        <w:t xml:space="preserve"> </w:t>
      </w:r>
      <w:r>
        <w:t>6.</w:t>
      </w:r>
    </w:p>
    <w:p w:rsidR="005209C3" w:rsidRDefault="005209C3" w:rsidP="005209C3">
      <w:pPr>
        <w:spacing w:line="240" w:lineRule="auto"/>
        <w:jc w:val="left"/>
        <w:rPr>
          <w:sz w:val="20"/>
        </w:rPr>
      </w:pPr>
    </w:p>
    <w:p w:rsidR="004A39FB" w:rsidRDefault="00382675" w:rsidP="004A39FB">
      <w:pPr>
        <w:keepNext/>
        <w:spacing w:line="240" w:lineRule="auto"/>
        <w:jc w:val="left"/>
      </w:pPr>
      <w:r>
        <w:rPr>
          <w:noProof/>
        </w:rPr>
        <w:lastRenderedPageBreak/>
        <w:drawing>
          <wp:inline distT="0" distB="0" distL="0" distR="0">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24" cstate="print"/>
                    <a:stretch>
                      <a:fillRect/>
                    </a:stretch>
                  </pic:blipFill>
                  <pic:spPr>
                    <a:xfrm>
                      <a:off x="0" y="0"/>
                      <a:ext cx="5500370" cy="3825056"/>
                    </a:xfrm>
                    <a:prstGeom prst="rect">
                      <a:avLst/>
                    </a:prstGeom>
                  </pic:spPr>
                </pic:pic>
              </a:graphicData>
            </a:graphic>
          </wp:inline>
        </w:drawing>
      </w:r>
    </w:p>
    <w:p w:rsidR="004A39FB" w:rsidRDefault="004A39FB" w:rsidP="004A39FB">
      <w:pPr>
        <w:pStyle w:val="Bijschrift"/>
        <w:rPr>
          <w:sz w:val="20"/>
        </w:rPr>
      </w:pPr>
      <w:bookmarkStart w:id="88" w:name="_Ref404325642"/>
      <w:r>
        <w:t xml:space="preserve">Figuur </w:t>
      </w:r>
      <w:bookmarkEnd w:id="88"/>
      <w:r w:rsidR="00A212BA">
        <w:t>5.6</w:t>
      </w:r>
      <w:r w:rsidR="00A75399">
        <w:t>:</w:t>
      </w:r>
      <w:r>
        <w:t xml:space="preserve"> Leidingobject in 2.5D en 3D</w:t>
      </w:r>
    </w:p>
    <w:p w:rsidR="005209C3" w:rsidRDefault="005209C3" w:rsidP="005209C3">
      <w:pPr>
        <w:pStyle w:val="subparagraaftitel"/>
      </w:pPr>
      <w:bookmarkStart w:id="89" w:name="_Toc399786887"/>
      <w:bookmarkStart w:id="90" w:name="_Toc436814728"/>
      <w:r>
        <w:t>Diepte</w:t>
      </w:r>
      <w:bookmarkEnd w:id="89"/>
      <w:r w:rsidR="00283BD6">
        <w:t>.</w:t>
      </w:r>
      <w:bookmarkEnd w:id="90"/>
    </w:p>
    <w:p w:rsidR="00241660" w:rsidRDefault="005209C3" w:rsidP="005209C3">
      <w:pPr>
        <w:jc w:val="left"/>
      </w:pPr>
      <w:r>
        <w:t xml:space="preserve">Diepte bevat informatie over de dieptelegging van netwerkelementen. Het is een uitvoerige beschrijving die diepte </w:t>
      </w:r>
      <w:proofErr w:type="spellStart"/>
      <w:r>
        <w:t>tov</w:t>
      </w:r>
      <w:proofErr w:type="spellEnd"/>
      <w:r>
        <w:t xml:space="preserve"> </w:t>
      </w:r>
      <w:r w:rsidR="004F44C9">
        <w:t xml:space="preserve">het lokale </w:t>
      </w:r>
      <w:r>
        <w:t xml:space="preserve">maaiveld beschrijft of dieptes </w:t>
      </w:r>
      <w:proofErr w:type="spellStart"/>
      <w:r>
        <w:t>tov</w:t>
      </w:r>
      <w:proofErr w:type="spellEnd"/>
      <w:r>
        <w:t xml:space="preserve"> NAP.</w:t>
      </w:r>
      <w:r w:rsidR="00241660">
        <w:t xml:space="preserve"> </w:t>
      </w:r>
      <w:r w:rsidR="00E62F4B">
        <w:t>Beide hebben een apart</w:t>
      </w:r>
      <w:r w:rsidR="00241660">
        <w:t xml:space="preserve"> objecttype, respectievelijk </w:t>
      </w:r>
      <w:proofErr w:type="spellStart"/>
      <w:r w:rsidR="00241660">
        <w:t>Diept</w:t>
      </w:r>
      <w:r w:rsidR="001A785C">
        <w:t>e</w:t>
      </w:r>
      <w:r w:rsidR="00241660">
        <w:t>TovMaaiveld</w:t>
      </w:r>
      <w:proofErr w:type="spellEnd"/>
      <w:r w:rsidR="00241660">
        <w:t xml:space="preserve"> en </w:t>
      </w:r>
      <w:proofErr w:type="spellStart"/>
      <w:r w:rsidR="00241660">
        <w:t>DiepteNAP</w:t>
      </w:r>
      <w:proofErr w:type="spellEnd"/>
      <w:r w:rsidR="00241660">
        <w:t xml:space="preserve">. Het cijfer dat bij de diepte hoort wordt opgenomen bij het attribuut dieptepeil. Het betreft de afstand vanaf de referentie tot aan de </w:t>
      </w:r>
      <w:r w:rsidR="006F2CE2" w:rsidRPr="006F2CE2">
        <w:rPr>
          <w:u w:val="single"/>
        </w:rPr>
        <w:t>bovenkant</w:t>
      </w:r>
      <w:r w:rsidR="00241660">
        <w:t xml:space="preserve"> van een object </w:t>
      </w:r>
      <w:proofErr w:type="spellStart"/>
      <w:r w:rsidR="00241660">
        <w:t>KabelOfleiding</w:t>
      </w:r>
      <w:proofErr w:type="spellEnd"/>
      <w:r w:rsidR="00005301">
        <w:t>,</w:t>
      </w:r>
      <w:r w:rsidR="00241660">
        <w:t xml:space="preserve"> </w:t>
      </w:r>
      <w:proofErr w:type="spellStart"/>
      <w:r w:rsidR="00241660">
        <w:t>KabelEnLeidingContainer</w:t>
      </w:r>
      <w:proofErr w:type="spellEnd"/>
      <w:r w:rsidR="00005301">
        <w:t xml:space="preserve">, </w:t>
      </w:r>
      <w:r w:rsidR="00241660">
        <w:t xml:space="preserve">Leidingelement of </w:t>
      </w:r>
      <w:proofErr w:type="spellStart"/>
      <w:r w:rsidR="00241660">
        <w:t>Containerleidinglelement</w:t>
      </w:r>
      <w:proofErr w:type="spellEnd"/>
      <w:r w:rsidR="00241660">
        <w:t xml:space="preserve">. </w:t>
      </w:r>
      <w:r w:rsidR="00971241" w:rsidRPr="003657E7">
        <w:t xml:space="preserve">Het attribuut </w:t>
      </w:r>
      <w:proofErr w:type="spellStart"/>
      <w:r w:rsidR="00971241" w:rsidRPr="003657E7">
        <w:t>diepteAangrijpingspunt</w:t>
      </w:r>
      <w:proofErr w:type="spellEnd"/>
      <w:r w:rsidR="00971241" w:rsidRPr="003657E7">
        <w:t xml:space="preserve">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ook de binnenonderkant buis (BOB) als meetpunt op te nemen</w:t>
      </w:r>
      <w:r w:rsidR="00C9149B">
        <w:t xml:space="preserve"> (zie ook Gegevenswoordenboek Stedelijk Water: </w:t>
      </w:r>
      <w:hyperlink r:id="rId25" w:history="1">
        <w:r w:rsidR="00C9149B">
          <w:rPr>
            <w:rStyle w:val="Hyperlink"/>
          </w:rPr>
          <w:t>http://data.gwsw.nl/binnenonderkantbuis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proofErr w:type="spellStart"/>
      <w:r w:rsidR="00017B8E">
        <w:t>Measure</w:t>
      </w:r>
      <w:proofErr w:type="spellEnd"/>
      <w:r w:rsidR="00241660">
        <w:t xml:space="preserve">’ waarbij de meeteenheid apart wordt </w:t>
      </w:r>
      <w:r w:rsidR="00670CE5">
        <w:t>gespecificeerd</w:t>
      </w:r>
      <w:r w:rsidR="00241660">
        <w:t xml:space="preserve">. </w:t>
      </w:r>
      <w:r w:rsidR="00670CE5">
        <w:t>Voor WION wordt er altijd meters gebruikt met maximaal 2 decimalen.</w:t>
      </w:r>
    </w:p>
    <w:p w:rsidR="00241660" w:rsidRDefault="00241660" w:rsidP="005209C3">
      <w:pPr>
        <w:jc w:val="left"/>
      </w:pPr>
    </w:p>
    <w:p w:rsidR="001A785C" w:rsidRDefault="005209C3" w:rsidP="001A785C">
      <w:pPr>
        <w:jc w:val="left"/>
      </w:pPr>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 xml:space="preserve">Bij het utiliteitsnet is een attribuut </w:t>
      </w:r>
      <w:proofErr w:type="spellStart"/>
      <w:r w:rsidR="00B95936">
        <w:t>standaardDieptelegging</w:t>
      </w:r>
      <w:proofErr w:type="spellEnd"/>
      <w:r w:rsidR="00B95936">
        <w:t xml:space="preserve"> opgenomen</w:t>
      </w:r>
      <w:r>
        <w:t>, die is daarmee expliciet gemaakt.</w:t>
      </w:r>
    </w:p>
    <w:p w:rsidR="005209C3" w:rsidRDefault="005209C3" w:rsidP="005209C3">
      <w:pPr>
        <w:jc w:val="left"/>
      </w:pPr>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rsidR="00017B8E" w:rsidRDefault="00017B8E" w:rsidP="005209C3">
      <w:pPr>
        <w:jc w:val="left"/>
      </w:pPr>
    </w:p>
    <w:p w:rsidR="008A3F7B" w:rsidRDefault="00017B8E" w:rsidP="005209C3">
      <w:pPr>
        <w:jc w:val="left"/>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rsidR="008A3F7B" w:rsidRDefault="00855A12" w:rsidP="005209C3">
      <w:pPr>
        <w:jc w:val="left"/>
      </w:pPr>
      <w:r>
        <w:rPr>
          <w:noProof/>
        </w:rPr>
        <w:lastRenderedPageBreak/>
        <w:drawing>
          <wp:anchor distT="0" distB="0" distL="114300" distR="114300" simplePos="0" relativeHeight="251798528" behindDoc="0" locked="0" layoutInCell="1" allowOverlap="1">
            <wp:simplePos x="0" y="0"/>
            <wp:positionH relativeFrom="column">
              <wp:posOffset>-193040</wp:posOffset>
            </wp:positionH>
            <wp:positionV relativeFrom="paragraph">
              <wp:posOffset>-76200</wp:posOffset>
            </wp:positionV>
            <wp:extent cx="8221345" cy="4006850"/>
            <wp:effectExtent l="0" t="0" r="0" b="0"/>
            <wp:wrapTopAndBottom/>
            <wp:docPr id="53" name="Afbeelding 52" descr="7. IMKL2015 Diep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KL2015 Diepte.wmf"/>
                    <pic:cNvPicPr/>
                  </pic:nvPicPr>
                  <pic:blipFill>
                    <a:blip r:embed="rId26" cstate="print"/>
                    <a:stretch>
                      <a:fillRect/>
                    </a:stretch>
                  </pic:blipFill>
                  <pic:spPr>
                    <a:xfrm>
                      <a:off x="0" y="0"/>
                      <a:ext cx="8221345" cy="4006850"/>
                    </a:xfrm>
                    <a:prstGeom prst="rect">
                      <a:avLst/>
                    </a:prstGeom>
                  </pic:spPr>
                </pic:pic>
              </a:graphicData>
            </a:graphic>
          </wp:anchor>
        </w:drawing>
      </w:r>
    </w:p>
    <w:p w:rsidR="008A3F7B" w:rsidRDefault="008A3F7B" w:rsidP="005209C3">
      <w:pPr>
        <w:jc w:val="left"/>
      </w:pPr>
    </w:p>
    <w:p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rsidR="000860FE" w:rsidRDefault="005D453A" w:rsidP="000860FE">
      <w:pPr>
        <w:pStyle w:val="subparagraaftitel"/>
      </w:pPr>
      <w:bookmarkStart w:id="91" w:name="_Toc434940488"/>
      <w:bookmarkStart w:id="92" w:name="_Toc434941805"/>
      <w:bookmarkStart w:id="93" w:name="_Toc434943346"/>
      <w:bookmarkStart w:id="94" w:name="_Toc434943777"/>
      <w:bookmarkStart w:id="95" w:name="_Toc434956101"/>
      <w:bookmarkStart w:id="96" w:name="_Toc434940489"/>
      <w:bookmarkStart w:id="97" w:name="_Toc434941806"/>
      <w:bookmarkStart w:id="98" w:name="_Toc434943347"/>
      <w:bookmarkStart w:id="99" w:name="_Toc434943778"/>
      <w:bookmarkStart w:id="100" w:name="_Toc434956102"/>
      <w:bookmarkStart w:id="101" w:name="_Toc434940490"/>
      <w:bookmarkStart w:id="102" w:name="_Toc434941807"/>
      <w:bookmarkStart w:id="103" w:name="_Toc434943348"/>
      <w:bookmarkStart w:id="104" w:name="_Toc434943779"/>
      <w:bookmarkStart w:id="105" w:name="_Toc434956103"/>
      <w:bookmarkStart w:id="106" w:name="_Toc434940491"/>
      <w:bookmarkStart w:id="107" w:name="_Toc434941808"/>
      <w:bookmarkStart w:id="108" w:name="_Toc434943349"/>
      <w:bookmarkStart w:id="109" w:name="_Toc434943780"/>
      <w:bookmarkStart w:id="110" w:name="_Toc434956104"/>
      <w:bookmarkStart w:id="111" w:name="_Toc434940492"/>
      <w:bookmarkStart w:id="112" w:name="_Toc434941809"/>
      <w:bookmarkStart w:id="113" w:name="_Toc434943350"/>
      <w:bookmarkStart w:id="114" w:name="_Toc434943781"/>
      <w:bookmarkStart w:id="115" w:name="_Toc434956105"/>
      <w:bookmarkStart w:id="116" w:name="_Toc436814729"/>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r>
        <w:lastRenderedPageBreak/>
        <w:t>Utiliteitsnet</w:t>
      </w:r>
      <w:r w:rsidR="00283BD6">
        <w:t>.</w:t>
      </w:r>
      <w:bookmarkEnd w:id="116"/>
    </w:p>
    <w:p w:rsidR="000860FE" w:rsidRDefault="000860FE" w:rsidP="000860FE">
      <w:pPr>
        <w:jc w:val="left"/>
      </w:pPr>
      <w:r>
        <w:t xml:space="preserve">Definitie: </w:t>
      </w:r>
      <w:r w:rsidR="00D0110B">
        <w:t>Een verzameling netwerkelementen die tot één type nutsvoorzieningennet behoren.</w:t>
      </w:r>
    </w:p>
    <w:p w:rsidR="00D0110B" w:rsidRDefault="00D0110B" w:rsidP="000860FE">
      <w:pPr>
        <w:jc w:val="left"/>
      </w:pPr>
      <w:r>
        <w:t>Bron: INSPIRE</w:t>
      </w:r>
    </w:p>
    <w:p w:rsidR="000860FE" w:rsidRDefault="000860FE" w:rsidP="000860FE">
      <w:pPr>
        <w:jc w:val="left"/>
      </w:pPr>
    </w:p>
    <w:p w:rsidR="008A3F7B" w:rsidRDefault="000860FE" w:rsidP="000860FE">
      <w:pPr>
        <w:jc w:val="left"/>
        <w:sectPr w:rsidR="008A3F7B" w:rsidSect="00672722">
          <w:pgSz w:w="11906" w:h="16838" w:code="9"/>
          <w:pgMar w:top="2552" w:right="1622" w:bottom="1531" w:left="1622" w:header="0" w:footer="57" w:gutter="0"/>
          <w:cols w:space="708"/>
          <w:docGrid w:linePitch="360"/>
        </w:sectPr>
      </w:pPr>
      <w:r>
        <w:t xml:space="preserve">Een </w:t>
      </w:r>
      <w:r w:rsidR="005D453A">
        <w:t>Utiliteitsnet</w:t>
      </w:r>
      <w:r>
        <w:t xml:space="preserve"> (nutsvoorzieningnetwerk, utiliteitsnetwerk, netwerk of net) is de IMKL201</w:t>
      </w:r>
      <w:r w:rsidR="00C84D52">
        <w:t xml:space="preserve">5 versie van het </w:t>
      </w:r>
      <w:r w:rsidR="002A26AD">
        <w:t>INSPIRE</w:t>
      </w:r>
      <w:r w:rsidR="00C84D52">
        <w:t xml:space="preserve"> </w:t>
      </w:r>
      <w:proofErr w:type="spellStart"/>
      <w:r w:rsidR="005D453A">
        <w:t>Utilit</w:t>
      </w:r>
      <w:r w:rsidR="00CD4698">
        <w:t>yNetwork</w:t>
      </w:r>
      <w:proofErr w:type="spellEnd"/>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w:t>
      </w:r>
      <w:proofErr w:type="spellStart"/>
      <w:r w:rsidR="00C84D52">
        <w:t>elements</w:t>
      </w:r>
      <w:proofErr w:type="spellEnd"/>
      <w:r w:rsidR="00C84D52">
        <w:t xml:space="preserve"> realiseert deze verwijzing. </w:t>
      </w:r>
      <w:r w:rsidR="00CA5233">
        <w:t xml:space="preserve">Deze </w:t>
      </w:r>
      <w:proofErr w:type="spellStart"/>
      <w:r w:rsidR="00CA5233">
        <w:t>elements</w:t>
      </w:r>
      <w:proofErr w:type="spellEnd"/>
      <w:r w:rsidR="00CA5233">
        <w:t xml:space="preserve"> associatie wordt echter niet gebruikt omdat </w:t>
      </w:r>
      <w:r w:rsidR="000C24BC">
        <w:t xml:space="preserve">de inverse associatie </w:t>
      </w:r>
      <w:proofErr w:type="spellStart"/>
      <w:r w:rsidR="000C24BC">
        <w:t>inNetwork</w:t>
      </w:r>
      <w:proofErr w:type="spellEnd"/>
      <w:r w:rsidR="000C24BC">
        <w:t xml:space="preserve">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w:t>
      </w:r>
      <w:proofErr w:type="spellStart"/>
      <w:r w:rsidR="00D00889">
        <w:t>kathodische</w:t>
      </w:r>
      <w:proofErr w:type="spellEnd"/>
      <w:r w:rsidR="00D00889">
        <w:t xml:space="preserve"> bescherming voor een waterleiding valt onder een utiliteitsnet met het thema laagspanning. </w:t>
      </w:r>
      <w:r>
        <w:t xml:space="preserve">Via </w:t>
      </w:r>
      <w:r w:rsidR="002A26AD">
        <w:t>INSPIRE</w:t>
      </w:r>
      <w:r>
        <w:t xml:space="preserve"> </w:t>
      </w:r>
      <w:proofErr w:type="spellStart"/>
      <w:r w:rsidR="005D453A">
        <w:t>Utilit</w:t>
      </w:r>
      <w:r w:rsidR="00CD4698">
        <w:t>yNetwork</w:t>
      </w:r>
      <w:proofErr w:type="spellEnd"/>
      <w:r w:rsidR="00CD4698">
        <w:t xml:space="preserve">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een </w:t>
      </w:r>
      <w:proofErr w:type="spellStart"/>
      <w:r>
        <w:t>technischContactpersoon</w:t>
      </w:r>
      <w:proofErr w:type="spellEnd"/>
      <w:r>
        <w:t xml:space="preserve"> en </w:t>
      </w:r>
      <w:proofErr w:type="spellStart"/>
      <w:r w:rsidR="00D00889">
        <w:t>standaardDieptelegging</w:t>
      </w:r>
      <w:proofErr w:type="spellEnd"/>
      <w:r>
        <w:t>. Annotatie</w:t>
      </w:r>
      <w:r w:rsidR="00C25B9A">
        <w:t>, maatvoering</w:t>
      </w:r>
      <w:r>
        <w:t xml:space="preserve"> en mogelijk extra detailinfo worden gekoppeld en gelden voor het hele net (of </w:t>
      </w:r>
      <w:r w:rsidR="003203DD">
        <w:t xml:space="preserve">deel daarvan in een </w:t>
      </w:r>
      <w:r>
        <w:t>bestand).</w:t>
      </w:r>
    </w:p>
    <w:p w:rsidR="00382675" w:rsidRDefault="00855A12" w:rsidP="000860FE">
      <w:pPr>
        <w:jc w:val="left"/>
      </w:pPr>
      <w:r>
        <w:rPr>
          <w:noProof/>
        </w:rPr>
        <w:lastRenderedPageBreak/>
        <w:drawing>
          <wp:anchor distT="0" distB="0" distL="114300" distR="114300" simplePos="0" relativeHeight="251799552" behindDoc="0" locked="0" layoutInCell="1" allowOverlap="1">
            <wp:simplePos x="0" y="0"/>
            <wp:positionH relativeFrom="column">
              <wp:posOffset>-635</wp:posOffset>
            </wp:positionH>
            <wp:positionV relativeFrom="paragraph">
              <wp:posOffset>-134620</wp:posOffset>
            </wp:positionV>
            <wp:extent cx="8096250" cy="4467225"/>
            <wp:effectExtent l="0" t="0" r="0" b="0"/>
            <wp:wrapTopAndBottom/>
            <wp:docPr id="54" name="Afbeelding 53" descr="8. IMKL2015 Utiliteitsn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MKL2015 Utiliteitsnet.wmf"/>
                    <pic:cNvPicPr/>
                  </pic:nvPicPr>
                  <pic:blipFill>
                    <a:blip r:embed="rId27" cstate="print"/>
                    <a:stretch>
                      <a:fillRect/>
                    </a:stretch>
                  </pic:blipFill>
                  <pic:spPr>
                    <a:xfrm>
                      <a:off x="0" y="0"/>
                      <a:ext cx="8096250" cy="4467225"/>
                    </a:xfrm>
                    <a:prstGeom prst="rect">
                      <a:avLst/>
                    </a:prstGeom>
                  </pic:spPr>
                </pic:pic>
              </a:graphicData>
            </a:graphic>
          </wp:anchor>
        </w:drawing>
      </w:r>
    </w:p>
    <w:p w:rsidR="000860FE" w:rsidRDefault="000860FE" w:rsidP="000860FE">
      <w:pPr>
        <w:jc w:val="left"/>
      </w:pPr>
    </w:p>
    <w:p w:rsidR="00CD4698" w:rsidRDefault="00CD4698" w:rsidP="000E5149">
      <w:pPr>
        <w:jc w:val="left"/>
      </w:pPr>
      <w:bookmarkStart w:id="117" w:name="_Toc399786891"/>
      <w:r>
        <w:t>Figuur</w:t>
      </w:r>
      <w:r w:rsidR="005854EC">
        <w:t xml:space="preserve"> </w:t>
      </w:r>
      <w:r w:rsidR="00F3608E">
        <w:t>5.8</w:t>
      </w:r>
      <w:r>
        <w:t xml:space="preserve">: Utiliteitsnet is getypeerd naar thema en heeft o.a. informatie over eigenaar, beheerder. De eis voorzorgsmaatregel </w:t>
      </w:r>
      <w:r w:rsidR="0044349D">
        <w:t xml:space="preserve">die geldt voor het hele net is opgenomen </w:t>
      </w:r>
      <w:r w:rsidR="00AB50E3" w:rsidRPr="000C24BC">
        <w:t xml:space="preserve">in een gekoppelde bijlage: </w:t>
      </w:r>
      <w:r w:rsidR="00AB50E3">
        <w:t>Eisvoorzorgsmaatregel.</w:t>
      </w:r>
    </w:p>
    <w:p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rsidR="000F3127" w:rsidRDefault="000F3127" w:rsidP="00CD4698"/>
    <w:p w:rsidR="000F3127" w:rsidRDefault="000F3127" w:rsidP="00CD4698">
      <w:r>
        <w:t xml:space="preserve">Via </w:t>
      </w:r>
      <w:r w:rsidR="002A26AD">
        <w:t>INSPIRE</w:t>
      </w:r>
      <w:r>
        <w:t>:</w:t>
      </w:r>
      <w:proofErr w:type="spellStart"/>
      <w:r>
        <w:t>UtilityNetwork</w:t>
      </w:r>
      <w:proofErr w:type="spellEnd"/>
      <w:r>
        <w:t xml:space="preserve"> is er met het attribuut </w:t>
      </w:r>
      <w:proofErr w:type="spellStart"/>
      <w:r>
        <w:t>utilityFacilityReference</w:t>
      </w:r>
      <w:proofErr w:type="spellEnd"/>
      <w:r>
        <w:t xml:space="preserve"> een referentie mogelijk naar een </w:t>
      </w:r>
      <w:proofErr w:type="spellStart"/>
      <w:r>
        <w:t>ActivityComplex</w:t>
      </w:r>
      <w:proofErr w:type="spellEnd"/>
      <w:r>
        <w:t xml:space="preserve">. Hiermee kan gerefereerd worden aan grote </w:t>
      </w:r>
      <w:proofErr w:type="spellStart"/>
      <w:r>
        <w:t>utiliteitsnetonderdelen</w:t>
      </w:r>
      <w:proofErr w:type="spellEnd"/>
      <w:r>
        <w:t xml:space="preserve"> zoals bijvoorbeeld een energiecentrale een </w:t>
      </w:r>
      <w:proofErr w:type="spellStart"/>
      <w:r>
        <w:t>waterzuiveringscentrale</w:t>
      </w:r>
      <w:proofErr w:type="spellEnd"/>
      <w:r>
        <w:t xml:space="preserve">, een overslagstation. </w:t>
      </w:r>
    </w:p>
    <w:p w:rsidR="00CD4698" w:rsidRDefault="00CD4698" w:rsidP="00CD4698"/>
    <w:p w:rsidR="00E65E36" w:rsidRDefault="00E65E36" w:rsidP="00E65E36">
      <w:pPr>
        <w:pStyle w:val="subparagraaftitel"/>
      </w:pPr>
      <w:bookmarkStart w:id="118" w:name="_Toc436814730"/>
      <w:proofErr w:type="spellStart"/>
      <w:r>
        <w:t>Kabel</w:t>
      </w:r>
      <w:r w:rsidR="00BE48B5">
        <w:t>Of</w:t>
      </w:r>
      <w:r>
        <w:t>Leiding</w:t>
      </w:r>
      <w:bookmarkEnd w:id="117"/>
      <w:proofErr w:type="spellEnd"/>
      <w:r w:rsidR="00283BD6">
        <w:t>.</w:t>
      </w:r>
      <w:bookmarkEnd w:id="118"/>
    </w:p>
    <w:p w:rsidR="00D0110B" w:rsidRDefault="00D0110B" w:rsidP="00E65E36">
      <w:pPr>
        <w:jc w:val="left"/>
      </w:pPr>
      <w:r>
        <w:t xml:space="preserve">Definitie: Leidingen, buizen of kabels bestemd voor </w:t>
      </w:r>
      <w:proofErr w:type="spellStart"/>
      <w:r>
        <w:t>voortgeleiding</w:t>
      </w:r>
      <w:proofErr w:type="spellEnd"/>
      <w:r>
        <w:t xml:space="preserve"> van energie, materie of data.</w:t>
      </w:r>
    </w:p>
    <w:p w:rsidR="001E71F6" w:rsidRDefault="001E71F6" w:rsidP="00E65E36">
      <w:pPr>
        <w:jc w:val="left"/>
      </w:pPr>
      <w:r>
        <w:t>Bron: IMKL2015</w:t>
      </w:r>
    </w:p>
    <w:p w:rsidR="00D0110B" w:rsidRDefault="00D0110B" w:rsidP="00E65E36">
      <w:pPr>
        <w:jc w:val="left"/>
      </w:pPr>
    </w:p>
    <w:p w:rsidR="00E65E36" w:rsidRDefault="00E65E36" w:rsidP="00E65E36">
      <w:pPr>
        <w:jc w:val="left"/>
      </w:pPr>
      <w:proofErr w:type="spellStart"/>
      <w:r>
        <w:t>KabelOfLeiding</w:t>
      </w:r>
      <w:proofErr w:type="spellEnd"/>
      <w:r>
        <w:t xml:space="preserve"> is de verzamelklasse voor </w:t>
      </w:r>
      <w:r w:rsidR="003203DD">
        <w:t xml:space="preserve">alle </w:t>
      </w:r>
      <w:r>
        <w:t xml:space="preserve"> kabel en leiding typen per type net (per  ‘thema’). </w:t>
      </w:r>
      <w:r w:rsidR="00882C7A">
        <w:t xml:space="preserve">In het INSPIRE </w:t>
      </w:r>
      <w:r w:rsidR="00D657E0">
        <w:t xml:space="preserve">Utility </w:t>
      </w:r>
      <w:proofErr w:type="spellStart"/>
      <w:r w:rsidR="00D657E0">
        <w:t>networks</w:t>
      </w:r>
      <w:proofErr w:type="spellEnd"/>
      <w:r w:rsidR="00D657E0">
        <w:t xml:space="preserve"> </w:t>
      </w:r>
      <w:r w:rsidR="00882C7A">
        <w:t>model zijn</w:t>
      </w:r>
      <w:r>
        <w:t xml:space="preserve"> de </w:t>
      </w:r>
      <w:r w:rsidR="003203DD">
        <w:t>kabel- en leiding</w:t>
      </w:r>
      <w:r>
        <w:t>typen apart benoemd, de</w:t>
      </w:r>
      <w:r w:rsidR="00A7297A">
        <w:t xml:space="preserve"> </w:t>
      </w:r>
      <w:proofErr w:type="spellStart"/>
      <w:r w:rsidR="00A7297A">
        <w:t>tel</w:t>
      </w:r>
      <w:r w:rsidR="0014782A">
        <w:t>e</w:t>
      </w:r>
      <w:r w:rsidR="00A7297A">
        <w:t>comkabel</w:t>
      </w:r>
      <w:proofErr w:type="spellEnd"/>
      <w:r w:rsidR="00A7297A">
        <w:t>, de elektriciteits</w:t>
      </w:r>
      <w:r>
        <w:t>kabel enz.</w:t>
      </w:r>
    </w:p>
    <w:p w:rsidR="00E65E36" w:rsidRDefault="00A35E0B" w:rsidP="00E65E36">
      <w:pPr>
        <w:jc w:val="left"/>
      </w:pPr>
      <w:r>
        <w:t>Detai</w:t>
      </w:r>
      <w:r w:rsidR="00882C7A">
        <w:t>lverwijzingen, annotatie en maatvoering zijn gekoppeld v</w:t>
      </w:r>
      <w:r w:rsidR="00536484">
        <w:t>ia</w:t>
      </w:r>
      <w:r w:rsidR="00882C7A">
        <w:t xml:space="preserve"> het </w:t>
      </w:r>
      <w:proofErr w:type="spellStart"/>
      <w:r w:rsidR="00882C7A">
        <w:t>associatie-attribuut</w:t>
      </w:r>
      <w:proofErr w:type="spellEnd"/>
      <w:r w:rsidR="00882C7A">
        <w:t xml:space="preserve"> </w:t>
      </w:r>
      <w:proofErr w:type="spellStart"/>
      <w:r w:rsidR="00882C7A">
        <w:t>heeftExtraInformatie</w:t>
      </w:r>
      <w:proofErr w:type="spellEnd"/>
      <w:r w:rsidR="00E65E36">
        <w:t xml:space="preserve">. </w:t>
      </w:r>
      <w:r w:rsidR="00882C7A">
        <w:t xml:space="preserve">Informatie over een mogelijke voorzorgsmaatregel bij graven is via verwijzing naar een object </w:t>
      </w:r>
      <w:proofErr w:type="spellStart"/>
      <w:r w:rsidR="00882C7A">
        <w:t>AanduidingEisVoorzorgsmaatregel</w:t>
      </w:r>
      <w:proofErr w:type="spellEnd"/>
      <w:r w:rsidR="00882C7A">
        <w:t xml:space="preserve">.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proofErr w:type="spellStart"/>
      <w:r>
        <w:t>AanduidingEisVoorzorgsmaatregel</w:t>
      </w:r>
      <w:proofErr w:type="spellEnd"/>
      <w:r>
        <w:t xml:space="preserve"> </w:t>
      </w:r>
      <w:r w:rsidR="00E65E36">
        <w:t>opgenomen.</w:t>
      </w:r>
    </w:p>
    <w:p w:rsidR="00E65E36" w:rsidRDefault="00E65E36" w:rsidP="00E65E36">
      <w:pPr>
        <w:jc w:val="left"/>
      </w:pPr>
    </w:p>
    <w:p w:rsidR="00E65E36" w:rsidRDefault="00E65E36" w:rsidP="00A35E0B">
      <w:pPr>
        <w:jc w:val="left"/>
      </w:pPr>
      <w:proofErr w:type="spellStart"/>
      <w:r>
        <w:t>KabelOfLeiding</w:t>
      </w:r>
      <w:proofErr w:type="spellEnd"/>
      <w:r>
        <w:t xml:space="preserve"> zijn individuele kabels en </w:t>
      </w:r>
      <w:r w:rsidR="009E08D3">
        <w:t xml:space="preserve">of </w:t>
      </w:r>
      <w:r>
        <w:t xml:space="preserve">leidingen. Ze zijn dus niet een verzameling. Voor dat laatste wordt de klasse </w:t>
      </w:r>
      <w:proofErr w:type="spellStart"/>
      <w:r>
        <w:t>KabelEnLeidingContainer</w:t>
      </w:r>
      <w:proofErr w:type="spellEnd"/>
      <w:r>
        <w:t xml:space="preserve"> gebruikt</w:t>
      </w:r>
      <w:r w:rsidR="00C7139A">
        <w:t xml:space="preserve"> en specifiek het object Kabelbed.</w:t>
      </w:r>
    </w:p>
    <w:p w:rsidR="00C7139A" w:rsidRDefault="00C7139A" w:rsidP="00A35E0B">
      <w:pPr>
        <w:jc w:val="left"/>
      </w:pPr>
    </w:p>
    <w:p w:rsidR="00E65E36" w:rsidRDefault="00E65E36" w:rsidP="00A35E0B">
      <w:r w:rsidRPr="00371A2A">
        <w:t>De nau</w:t>
      </w:r>
      <w:r>
        <w:t>w</w:t>
      </w:r>
      <w:r w:rsidRPr="00371A2A">
        <w:t>keurigheid va</w:t>
      </w:r>
      <w:r>
        <w:t xml:space="preserve">n de </w:t>
      </w:r>
      <w:proofErr w:type="spellStart"/>
      <w:r>
        <w:t>liggingsgegevens</w:t>
      </w:r>
      <w:proofErr w:type="spellEnd"/>
      <w:r>
        <w:t xml:space="preserve"> </w:t>
      </w:r>
      <w:r w:rsidR="003203DD">
        <w:t xml:space="preserve">in het horizontale vlak </w:t>
      </w:r>
      <w:r>
        <w:t>wordt aan</w:t>
      </w:r>
      <w:r w:rsidRPr="00371A2A">
        <w:t>gege</w:t>
      </w:r>
      <w:r>
        <w:t>v</w:t>
      </w:r>
      <w:r w:rsidR="00A35E0B">
        <w:t xml:space="preserve">en met een </w:t>
      </w:r>
      <w:proofErr w:type="spellStart"/>
      <w:r w:rsidR="00A35E0B">
        <w:t>nauwkeurigheid</w:t>
      </w:r>
      <w:r w:rsidR="003203DD">
        <w:t>XYv</w:t>
      </w:r>
      <w:r w:rsidR="00A35E0B">
        <w:t>alue</w:t>
      </w:r>
      <w:proofErr w:type="spellEnd"/>
      <w:r w:rsidR="00A35E0B">
        <w:t xml:space="preserve">. Dit kan in </w:t>
      </w:r>
      <w:r w:rsidR="003203DD">
        <w:t>e</w:t>
      </w:r>
      <w:r w:rsidR="00A35E0B">
        <w:t>en drietal klassen</w:t>
      </w:r>
      <w:r w:rsidR="00A212BA">
        <w:t>: tot 30 cm, tot 50 cm, tot 100 cm</w:t>
      </w:r>
      <w:r w:rsidR="00A35E0B">
        <w:t xml:space="preserve"> </w:t>
      </w:r>
      <w:r w:rsidRPr="00371A2A">
        <w:t>In IMKL</w:t>
      </w:r>
      <w:r>
        <w:t>2015</w:t>
      </w:r>
      <w:r w:rsidRPr="00371A2A">
        <w:t xml:space="preserve"> is de minimale  nauwkeurigheid +- 1 meter.</w:t>
      </w:r>
    </w:p>
    <w:p w:rsidR="00F01E6C" w:rsidRDefault="00F01E6C" w:rsidP="00A35E0B"/>
    <w:p w:rsidR="00F01E6C" w:rsidRDefault="00F01E6C" w:rsidP="00A35E0B">
      <w:r>
        <w:t>Kabel of leidingen hebben verplicht een lijngeometrie.</w:t>
      </w:r>
      <w:r w:rsidR="00536484">
        <w:t xml:space="preserve"> </w:t>
      </w:r>
      <w:r w:rsidR="00971241" w:rsidRPr="003657E7">
        <w:t xml:space="preserve">Optioneel is er via het </w:t>
      </w:r>
      <w:proofErr w:type="spellStart"/>
      <w:r w:rsidR="00971241" w:rsidRPr="003657E7">
        <w:t>associatie-attribuut</w:t>
      </w:r>
      <w:proofErr w:type="spellEnd"/>
      <w:r w:rsidR="00971241" w:rsidRPr="003657E7">
        <w:t xml:space="preserve"> </w:t>
      </w:r>
      <w:proofErr w:type="spellStart"/>
      <w:r w:rsidR="00971241" w:rsidRPr="003657E7">
        <w:t>extraGeometrie</w:t>
      </w:r>
      <w:proofErr w:type="spellEnd"/>
      <w:r w:rsidR="00971241" w:rsidRPr="003657E7">
        <w:t xml:space="preserve"> een buitenbegrenzing of contour van het object op te nemen. De netbeheerder bepaalt zelf wanneer dat functioneel is.</w:t>
      </w:r>
    </w:p>
    <w:p w:rsidR="008A3F7B" w:rsidRDefault="008A3F7B" w:rsidP="00E65E36">
      <w:pPr>
        <w:jc w:val="left"/>
        <w:sectPr w:rsidR="008A3F7B" w:rsidSect="00672722">
          <w:pgSz w:w="11906" w:h="16838" w:code="9"/>
          <w:pgMar w:top="2552" w:right="1622" w:bottom="1531" w:left="1622" w:header="0" w:footer="57" w:gutter="0"/>
          <w:cols w:space="708"/>
          <w:docGrid w:linePitch="360"/>
        </w:sectPr>
      </w:pPr>
    </w:p>
    <w:p w:rsidR="008A3F7B" w:rsidRDefault="00855A12" w:rsidP="00E65E36">
      <w:pPr>
        <w:jc w:val="left"/>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800576" behindDoc="0" locked="0" layoutInCell="1" allowOverlap="1">
            <wp:simplePos x="0" y="0"/>
            <wp:positionH relativeFrom="column">
              <wp:posOffset>180340</wp:posOffset>
            </wp:positionH>
            <wp:positionV relativeFrom="paragraph">
              <wp:posOffset>-372745</wp:posOffset>
            </wp:positionV>
            <wp:extent cx="7639050" cy="5953125"/>
            <wp:effectExtent l="0" t="0" r="0" b="0"/>
            <wp:wrapTopAndBottom/>
            <wp:docPr id="55" name="Afbeelding 54" descr="9. IMKL2015 KabelOf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IMKL2015 KabelOfLeiding.wmf"/>
                    <pic:cNvPicPr/>
                  </pic:nvPicPr>
                  <pic:blipFill>
                    <a:blip r:embed="rId28" cstate="print"/>
                    <a:stretch>
                      <a:fillRect/>
                    </a:stretch>
                  </pic:blipFill>
                  <pic:spPr>
                    <a:xfrm>
                      <a:off x="0" y="0"/>
                      <a:ext cx="7639050" cy="5953125"/>
                    </a:xfrm>
                    <a:prstGeom prst="rect">
                      <a:avLst/>
                    </a:prstGeom>
                  </pic:spPr>
                </pic:pic>
              </a:graphicData>
            </a:graphic>
          </wp:anchor>
        </w:drawing>
      </w:r>
      <w:r w:rsidR="00CD4698">
        <w:t>Figuur</w:t>
      </w:r>
      <w:r w:rsidR="00F3608E">
        <w:t xml:space="preserve"> 5.9</w:t>
      </w:r>
      <w:r w:rsidR="00CD4698">
        <w:t xml:space="preserve">: </w:t>
      </w:r>
      <w:proofErr w:type="spellStart"/>
      <w:r w:rsidR="00CD4698">
        <w:t>KabelOfLeiding</w:t>
      </w:r>
      <w:proofErr w:type="spellEnd"/>
      <w:r w:rsidR="00C7139A">
        <w:t xml:space="preserve"> bevat de gemeenschappelijke informatie voor kabels en leidingen.</w:t>
      </w:r>
    </w:p>
    <w:p w:rsidR="00E65E36" w:rsidRDefault="00E65E36" w:rsidP="00E65E36">
      <w:pPr>
        <w:jc w:val="left"/>
      </w:pPr>
    </w:p>
    <w:p w:rsidR="00E65E36" w:rsidRDefault="00E65E36" w:rsidP="00E65E36">
      <w:pPr>
        <w:jc w:val="left"/>
      </w:pPr>
    </w:p>
    <w:p w:rsidR="00E65E36" w:rsidRDefault="00E65E36" w:rsidP="00E65E36">
      <w:pPr>
        <w:pStyle w:val="subparagraaftitel"/>
      </w:pPr>
      <w:bookmarkStart w:id="119" w:name="_Toc399786892"/>
      <w:bookmarkStart w:id="120" w:name="_Toc436814731"/>
      <w:r>
        <w:t>Leidingelement</w:t>
      </w:r>
      <w:bookmarkEnd w:id="119"/>
      <w:r w:rsidR="00283BD6">
        <w:t>.</w:t>
      </w:r>
      <w:bookmarkEnd w:id="120"/>
    </w:p>
    <w:p w:rsidR="00A35E0B" w:rsidRDefault="00A35E0B" w:rsidP="00E65E36">
      <w:pPr>
        <w:jc w:val="left"/>
      </w:pPr>
      <w:r>
        <w:t>Definitie: Een object dat bij een leiding behoort.</w:t>
      </w:r>
    </w:p>
    <w:p w:rsidR="00A35E0B" w:rsidRDefault="00A35E0B" w:rsidP="00E65E36">
      <w:pPr>
        <w:jc w:val="left"/>
      </w:pPr>
      <w:r>
        <w:t>Bron: IMKL2015</w:t>
      </w:r>
    </w:p>
    <w:p w:rsidR="00A35E0B" w:rsidRPr="00A35E0B" w:rsidRDefault="00A35E0B" w:rsidP="00A35E0B">
      <w:r>
        <w:t>Toelichting:</w:t>
      </w:r>
      <w:r w:rsidRPr="00A35E0B">
        <w:t xml:space="preserve"> Bijvoorbeeld objecten zoals een schakelkast, verdeelkast, kranen, afsluiters, versterkers, kabelmof, rioolput, (druk)rioolgemaal, </w:t>
      </w:r>
      <w:proofErr w:type="spellStart"/>
      <w:r w:rsidRPr="00A35E0B">
        <w:t>kathodische</w:t>
      </w:r>
      <w:proofErr w:type="spellEnd"/>
      <w:r w:rsidRPr="00A35E0B">
        <w:t xml:space="preserve"> bescherming, boorput, etc. </w:t>
      </w:r>
    </w:p>
    <w:p w:rsidR="00A35E0B" w:rsidRDefault="00A35E0B" w:rsidP="00A35E0B">
      <w:pPr>
        <w:jc w:val="left"/>
      </w:pPr>
      <w:r w:rsidRPr="00A35E0B">
        <w:t xml:space="preserve">Een leidingelement kan zowel betrekking hebben op ondergrondse als op bovengrondse delen van het net.  </w:t>
      </w:r>
    </w:p>
    <w:p w:rsidR="00A35E0B" w:rsidRDefault="00A35E0B" w:rsidP="00E65E36">
      <w:pPr>
        <w:jc w:val="left"/>
      </w:pPr>
    </w:p>
    <w:p w:rsidR="00E65E36" w:rsidRDefault="00A212BA" w:rsidP="00E65E36">
      <w:pPr>
        <w:jc w:val="left"/>
      </w:pPr>
      <w:r>
        <w:t xml:space="preserve">Leidingelement </w:t>
      </w:r>
      <w:r w:rsidR="00E65E36">
        <w:t>is de verzamelklasse voor alle typen leidingelemente</w:t>
      </w:r>
      <w:r w:rsidR="005C7720">
        <w:t>n. De typen zijn niet als apart objecttype</w:t>
      </w:r>
      <w:r w:rsidR="00E65E36">
        <w:t xml:space="preserve"> opgenomen maar als verzamelklasse </w:t>
      </w:r>
      <w:proofErr w:type="spellStart"/>
      <w:r w:rsidR="00E65E36">
        <w:t>Appurtenance</w:t>
      </w:r>
      <w:proofErr w:type="spellEnd"/>
      <w:r w:rsidR="00E65E36">
        <w:t xml:space="preserve">. In </w:t>
      </w:r>
      <w:r w:rsidR="002A26AD">
        <w:t>INSPIRE</w:t>
      </w:r>
      <w:r w:rsidR="00E65E36">
        <w:t xml:space="preserve"> zijn de </w:t>
      </w:r>
      <w:proofErr w:type="spellStart"/>
      <w:r w:rsidR="00E65E36">
        <w:t>Appurtenances</w:t>
      </w:r>
      <w:proofErr w:type="spellEnd"/>
      <w:r w:rsidR="00E65E36">
        <w:t xml:space="preserve"> met een </w:t>
      </w:r>
      <w:proofErr w:type="spellStart"/>
      <w:r w:rsidR="00E65E36">
        <w:t>appurtenanceType</w:t>
      </w:r>
      <w:proofErr w:type="spellEnd"/>
      <w:r w:rsidR="00E65E36">
        <w:t xml:space="preserve">  attribuut verder getypeerd. Deze typering kan </w:t>
      </w:r>
      <w:r w:rsidR="005C7720">
        <w:t xml:space="preserve">nog </w:t>
      </w:r>
      <w:r w:rsidR="00E65E36">
        <w:t xml:space="preserve">verder uitgebreid worden. In bijlage </w:t>
      </w:r>
      <w:r w:rsidR="00FE1681">
        <w:t>2</w:t>
      </w:r>
      <w:r w:rsidR="00E65E36">
        <w:t xml:space="preserve"> van dit document zijn de waarden voor  </w:t>
      </w:r>
      <w:proofErr w:type="spellStart"/>
      <w:r w:rsidR="00E65E36">
        <w:t>AppurtenanceTypeValue</w:t>
      </w:r>
      <w:proofErr w:type="spellEnd"/>
      <w:r w:rsidR="00E65E36">
        <w:t xml:space="preserve"> opgenomen.</w:t>
      </w:r>
    </w:p>
    <w:p w:rsidR="00E31B57" w:rsidRDefault="00855A12" w:rsidP="00A35E0B">
      <w:pPr>
        <w:jc w:val="left"/>
      </w:pPr>
      <w:r>
        <w:rPr>
          <w:noProof/>
        </w:rPr>
        <w:drawing>
          <wp:anchor distT="0" distB="0" distL="114300" distR="114300" simplePos="0" relativeHeight="251801600" behindDoc="0" locked="0" layoutInCell="1" allowOverlap="1">
            <wp:simplePos x="0" y="0"/>
            <wp:positionH relativeFrom="column">
              <wp:posOffset>-134620</wp:posOffset>
            </wp:positionH>
            <wp:positionV relativeFrom="paragraph">
              <wp:posOffset>360680</wp:posOffset>
            </wp:positionV>
            <wp:extent cx="5876925" cy="3228975"/>
            <wp:effectExtent l="0" t="0" r="0" b="0"/>
            <wp:wrapTopAndBottom/>
            <wp:docPr id="57" name="Afbeelding 56" descr="10. IMKL2015 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IMKL2015 Leidingelement.wmf"/>
                    <pic:cNvPicPr/>
                  </pic:nvPicPr>
                  <pic:blipFill>
                    <a:blip r:embed="rId29" cstate="print"/>
                    <a:stretch>
                      <a:fillRect/>
                    </a:stretch>
                  </pic:blipFill>
                  <pic:spPr>
                    <a:xfrm>
                      <a:off x="0" y="0"/>
                      <a:ext cx="5876925" cy="3228975"/>
                    </a:xfrm>
                    <a:prstGeom prst="rect">
                      <a:avLst/>
                    </a:prstGeom>
                  </pic:spPr>
                </pic:pic>
              </a:graphicData>
            </a:graphic>
          </wp:anchor>
        </w:drawing>
      </w:r>
    </w:p>
    <w:p w:rsidR="00E31B57" w:rsidRDefault="00E31B57" w:rsidP="00A35E0B">
      <w:pPr>
        <w:jc w:val="left"/>
      </w:pPr>
    </w:p>
    <w:p w:rsidR="000E5149" w:rsidRDefault="000E5149" w:rsidP="00A35E0B">
      <w:pPr>
        <w:jc w:val="left"/>
      </w:pPr>
    </w:p>
    <w:p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rsidR="007F134D" w:rsidRDefault="007F134D" w:rsidP="00A26E72">
      <w:pPr>
        <w:spacing w:line="240" w:lineRule="atLeast"/>
      </w:pPr>
    </w:p>
    <w:p w:rsidR="00F01E6C" w:rsidRDefault="00F01E6C" w:rsidP="005C7720">
      <w:r w:rsidRPr="00BA4E46">
        <w:t>De geometrie van een Leidingelement is verplicht altijd een punt.</w:t>
      </w:r>
      <w:r w:rsidR="004919B8">
        <w:t xml:space="preserve"> Optioneel is er via het </w:t>
      </w:r>
      <w:proofErr w:type="spellStart"/>
      <w:r w:rsidR="004919B8">
        <w:t>associ</w:t>
      </w:r>
      <w:r>
        <w:t>atie-attribuut</w:t>
      </w:r>
      <w:proofErr w:type="spellEnd"/>
      <w:r>
        <w:t xml:space="preserve"> </w:t>
      </w:r>
      <w:proofErr w:type="spellStart"/>
      <w:r w:rsidR="00536484">
        <w:t>extraGeometrie</w:t>
      </w:r>
      <w:proofErr w:type="spellEnd"/>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 xml:space="preserve">lopen. Ze kunnen stoppen bij de buitengrens van het element (ook als de contour niet is opgenomen), dat doen ze in werkelijkheid immers ook. Met de </w:t>
      </w:r>
      <w:proofErr w:type="spellStart"/>
      <w:r w:rsidRPr="005C7720">
        <w:t>Arc</w:t>
      </w:r>
      <w:proofErr w:type="spellEnd"/>
      <w:r w:rsidRPr="005C7720">
        <w:t>/Node topologie kan wel opgenomen worden dat de leiding bij het leidingelement hoort.</w:t>
      </w:r>
    </w:p>
    <w:p w:rsidR="005C7720" w:rsidRDefault="005C7720" w:rsidP="005C7720"/>
    <w:p w:rsidR="005C7720" w:rsidRDefault="00B95936" w:rsidP="005C7720">
      <w:r>
        <w:t>Informatie over e</w:t>
      </w:r>
      <w:r w:rsidR="005C7720">
        <w:t xml:space="preserve">en eventuele eis voorzorgsmaatregel is middels een associatie vanuit het object </w:t>
      </w:r>
      <w:proofErr w:type="spellStart"/>
      <w:r w:rsidR="00884B92">
        <w:t>AanduidingEisVoorzorgsmaatreg</w:t>
      </w:r>
      <w:r w:rsidR="005C7720">
        <w:t>el</w:t>
      </w:r>
      <w:proofErr w:type="spellEnd"/>
      <w:r w:rsidR="005C7720">
        <w:t xml:space="preserve"> gekoppeld.</w:t>
      </w:r>
    </w:p>
    <w:p w:rsidR="002E0E6E" w:rsidRDefault="002E0E6E" w:rsidP="005C7720"/>
    <w:p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w:t>
      </w:r>
      <w:r w:rsidR="00120412">
        <w:lastRenderedPageBreak/>
        <w:t>bevindt</w:t>
      </w:r>
      <w:r w:rsidR="00680E42" w:rsidRPr="006843B1">
        <w:t>.</w:t>
      </w:r>
      <w:r>
        <w:t xml:space="preserve"> </w:t>
      </w:r>
      <w:r w:rsidR="00017B8E">
        <w:t>Het datatype is ‘</w:t>
      </w:r>
      <w:proofErr w:type="spellStart"/>
      <w:r w:rsidR="006843B1">
        <w:t>Length</w:t>
      </w:r>
      <w:proofErr w:type="spellEnd"/>
      <w:r w:rsidR="00017B8E">
        <w:t>’ waarbij de meeteenheid apart wordt gespecificeerd. Voor WION wordt er altijd meters gebruikt met maximaal 2 decimalen.</w:t>
      </w:r>
    </w:p>
    <w:p w:rsidR="004919B8" w:rsidRPr="00BA4E46" w:rsidRDefault="004919B8" w:rsidP="00F01E6C">
      <w:pPr>
        <w:spacing w:line="288" w:lineRule="auto"/>
      </w:pPr>
    </w:p>
    <w:p w:rsidR="00A11BC4" w:rsidRDefault="00971241">
      <w:pPr>
        <w:rPr>
          <w:kern w:val="24"/>
        </w:rPr>
      </w:pPr>
      <w:bookmarkStart w:id="121" w:name="_Toc399786894"/>
      <w:r w:rsidRPr="00971241">
        <w:rPr>
          <w:b/>
        </w:rPr>
        <w:t>Extra toelichting: aansluiting, huisaansluiting, profielschets</w:t>
      </w:r>
      <w:r w:rsidR="00283BD6">
        <w:rPr>
          <w:b/>
        </w:rPr>
        <w:t>.</w:t>
      </w:r>
    </w:p>
    <w:p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w:t>
      </w:r>
      <w:proofErr w:type="spellStart"/>
      <w:r w:rsidRPr="003657E7">
        <w:t>ExtraDetailInfo</w:t>
      </w:r>
      <w:proofErr w:type="spellEnd"/>
      <w:r w:rsidRPr="003657E7">
        <w:t xml:space="preserve">.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rsidR="00BE48B5" w:rsidRDefault="00BE48B5" w:rsidP="00BE48B5"/>
    <w:p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rsidR="00E104DB" w:rsidRDefault="00E104DB" w:rsidP="00BE48B5"/>
    <w:p w:rsidR="00E104DB" w:rsidRDefault="00E104DB" w:rsidP="00BE48B5">
      <w:r>
        <w:t xml:space="preserve">Het type overig wordt gebruikt voor alle andere detailschetsen. Een voorbeeld daarvan is </w:t>
      </w:r>
      <w:r>
        <w:rPr>
          <w:rFonts w:cs="Arial"/>
        </w:rPr>
        <w:t>een projecttekening van geplande netelementen.</w:t>
      </w:r>
    </w:p>
    <w:p w:rsidR="00E65E36" w:rsidRDefault="00E65E36" w:rsidP="00E65E36">
      <w:pPr>
        <w:pStyle w:val="subparagraaftitel"/>
      </w:pPr>
      <w:bookmarkStart w:id="122" w:name="_Toc436814732"/>
      <w:proofErr w:type="spellStart"/>
      <w:r>
        <w:t>KabelEnLeidingContainer</w:t>
      </w:r>
      <w:bookmarkEnd w:id="121"/>
      <w:proofErr w:type="spellEnd"/>
      <w:r w:rsidR="00283BD6">
        <w:t>.</w:t>
      </w:r>
      <w:bookmarkEnd w:id="122"/>
    </w:p>
    <w:p w:rsidR="0033156E" w:rsidRDefault="0033156E" w:rsidP="00E65E36">
      <w:pPr>
        <w:jc w:val="left"/>
      </w:pPr>
      <w:r>
        <w:t>Definitie: Abstract data object dat de gemeenschappelijke attributen en associaties bevat voor alle kabel- en leidingcontainer objecten.</w:t>
      </w:r>
    </w:p>
    <w:p w:rsidR="0033156E" w:rsidRDefault="0033156E" w:rsidP="00E65E36">
      <w:pPr>
        <w:jc w:val="left"/>
      </w:pPr>
      <w:r>
        <w:t>Bron:</w:t>
      </w:r>
      <w:r w:rsidR="004C0CA8">
        <w:t xml:space="preserve"> IMKL2015</w:t>
      </w:r>
    </w:p>
    <w:p w:rsidR="00D841BA" w:rsidRDefault="00D841BA" w:rsidP="00E65E36">
      <w:pPr>
        <w:jc w:val="left"/>
      </w:pPr>
    </w:p>
    <w:p w:rsidR="00D841BA" w:rsidRDefault="00D841BA" w:rsidP="00387CF5">
      <w:pPr>
        <w:jc w:val="left"/>
      </w:pPr>
      <w:r>
        <w:t>Gerelateerde definities:</w:t>
      </w:r>
    </w:p>
    <w:p w:rsidR="00387CF5" w:rsidRPr="00387CF5" w:rsidRDefault="00387CF5" w:rsidP="00387CF5">
      <w:r>
        <w:t xml:space="preserve">Kabelbed: </w:t>
      </w:r>
      <w:r w:rsidRPr="00387CF5">
        <w:t>Ruimtebeslag dat door een gemeenschappelijk tracé van één of meer kabels,  buizen, HDPE- en/of mantelbuizen  – die toebehoren aan één netbeheerder - wordt gevormd.</w:t>
      </w:r>
    </w:p>
    <w:p w:rsidR="00D841BA" w:rsidRDefault="00387CF5" w:rsidP="00387CF5">
      <w:pPr>
        <w:autoSpaceDE w:val="0"/>
        <w:autoSpaceDN w:val="0"/>
        <w:adjustRightInd w:val="0"/>
        <w:jc w:val="left"/>
      </w:pPr>
      <w:r>
        <w:t xml:space="preserve">Toelichting: </w:t>
      </w:r>
      <w:r w:rsidRPr="00387CF5">
        <w:t>Synoniem voor kabelbed is geul. Losse kabels of buizen die bij elkaar in een kabelbed liggen. Informatie is opgenomen op het niveau van de set van kabels of buizen.</w:t>
      </w:r>
    </w:p>
    <w:p w:rsidR="00387CF5" w:rsidRDefault="00387CF5" w:rsidP="00387CF5">
      <w:pPr>
        <w:jc w:val="left"/>
      </w:pPr>
    </w:p>
    <w:p w:rsidR="00387CF5" w:rsidRPr="00387CF5" w:rsidRDefault="00387CF5" w:rsidP="00387CF5">
      <w:r>
        <w:t xml:space="preserve">Mantelbuis: </w:t>
      </w:r>
      <w:r w:rsidRPr="00387CF5">
        <w:t>Beschermingsbuis.</w:t>
      </w:r>
    </w:p>
    <w:p w:rsidR="00387CF5" w:rsidRDefault="00387CF5" w:rsidP="000E5149">
      <w:pPr>
        <w:autoSpaceDE w:val="0"/>
        <w:autoSpaceDN w:val="0"/>
        <w:adjustRightInd w:val="0"/>
        <w:jc w:val="left"/>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rsidR="00387CF5" w:rsidRDefault="00387CF5" w:rsidP="00387CF5">
      <w:pPr>
        <w:jc w:val="left"/>
      </w:pPr>
    </w:p>
    <w:p w:rsidR="0033156E" w:rsidRDefault="0033156E"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387CF5" w:rsidRDefault="00855A12" w:rsidP="00E65E36">
      <w:pPr>
        <w:jc w:val="left"/>
      </w:pPr>
      <w:r>
        <w:rPr>
          <w:noProof/>
        </w:rPr>
        <w:lastRenderedPageBreak/>
        <w:drawing>
          <wp:anchor distT="0" distB="0" distL="114300" distR="114300" simplePos="0" relativeHeight="251802624" behindDoc="0" locked="0" layoutInCell="1" allowOverlap="1">
            <wp:simplePos x="0" y="0"/>
            <wp:positionH relativeFrom="column">
              <wp:posOffset>-296545</wp:posOffset>
            </wp:positionH>
            <wp:positionV relativeFrom="paragraph">
              <wp:posOffset>46355</wp:posOffset>
            </wp:positionV>
            <wp:extent cx="6332220" cy="5886450"/>
            <wp:effectExtent l="0" t="0" r="0" b="0"/>
            <wp:wrapTopAndBottom/>
            <wp:docPr id="58" name="Afbeelding 57" descr="11. IMKL2015 KabelEnLeidingContaine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IMKL2015 KabelEnLeidingContainer.wmf"/>
                    <pic:cNvPicPr/>
                  </pic:nvPicPr>
                  <pic:blipFill>
                    <a:blip r:embed="rId30" cstate="print"/>
                    <a:stretch>
                      <a:fillRect/>
                    </a:stretch>
                  </pic:blipFill>
                  <pic:spPr>
                    <a:xfrm>
                      <a:off x="0" y="0"/>
                      <a:ext cx="6332220" cy="5886450"/>
                    </a:xfrm>
                    <a:prstGeom prst="rect">
                      <a:avLst/>
                    </a:prstGeom>
                  </pic:spPr>
                </pic:pic>
              </a:graphicData>
            </a:graphic>
          </wp:anchor>
        </w:drawing>
      </w:r>
      <w:r w:rsidR="00387CF5">
        <w:t xml:space="preserve">Figuur </w:t>
      </w:r>
      <w:r w:rsidR="00F3608E">
        <w:t>5.11</w:t>
      </w:r>
      <w:r w:rsidR="00387CF5">
        <w:t>:</w:t>
      </w:r>
      <w:r w:rsidR="005C7720">
        <w:t xml:space="preserve"> </w:t>
      </w:r>
      <w:proofErr w:type="spellStart"/>
      <w:r w:rsidR="005C7720">
        <w:t>KabelEnleidingContainer</w:t>
      </w:r>
      <w:proofErr w:type="spellEnd"/>
      <w:r w:rsidR="005C7720">
        <w:t xml:space="preserve"> omvat kabelbedden en mantelbuizen.</w:t>
      </w:r>
    </w:p>
    <w:p w:rsidR="00387CF5" w:rsidRDefault="00387CF5" w:rsidP="00E65E36">
      <w:pPr>
        <w:jc w:val="left"/>
      </w:pPr>
    </w:p>
    <w:p w:rsidR="00E65E36" w:rsidRDefault="00E65E36" w:rsidP="00E65E36">
      <w:pPr>
        <w:jc w:val="left"/>
        <w:rPr>
          <w:ins w:id="123" w:author="pjanssen" w:date="2016-03-07T13:10:00Z"/>
        </w:rPr>
      </w:pPr>
      <w:proofErr w:type="spellStart"/>
      <w:r>
        <w:t>KabelEnLeidingContainer</w:t>
      </w:r>
      <w:proofErr w:type="spellEnd"/>
      <w:r>
        <w:t xml:space="preserve">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 xml:space="preserve">een </w:t>
      </w:r>
      <w:proofErr w:type="spellStart"/>
      <w:r>
        <w:t>duct</w:t>
      </w:r>
      <w:proofErr w:type="spellEnd"/>
      <w:r>
        <w:t xml:space="preserve"> of een kabelbed</w:t>
      </w:r>
      <w:r w:rsidR="00D841BA">
        <w:t xml:space="preserve"> (is geul)</w:t>
      </w:r>
      <w:r>
        <w:t xml:space="preserve">, of een mantelbuis. Een </w:t>
      </w:r>
      <w:proofErr w:type="spellStart"/>
      <w:r>
        <w:t>pipe</w:t>
      </w:r>
      <w:proofErr w:type="spellEnd"/>
      <w:r>
        <w:t xml:space="preserv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rsidR="00EC1D5D" w:rsidRDefault="00EC1D5D" w:rsidP="00E65E36">
      <w:pPr>
        <w:jc w:val="left"/>
        <w:rPr>
          <w:ins w:id="124" w:author="pjanssen" w:date="2016-03-07T13:10:00Z"/>
        </w:rPr>
      </w:pPr>
    </w:p>
    <w:p w:rsidR="00EC1D5D" w:rsidRDefault="007B7CDA" w:rsidP="00E65E36">
      <w:pPr>
        <w:jc w:val="left"/>
      </w:pPr>
      <w:ins w:id="125" w:author="pjanssen" w:date="2016-03-07T13:10:00Z">
        <w:r w:rsidRPr="007B7CDA">
          <w:rPr>
            <w:highlight w:val="yellow"/>
            <w:rPrChange w:id="126" w:author="pjanssen" w:date="2016-03-07T13:11:00Z">
              <w:rPr/>
            </w:rPrChange>
          </w:rPr>
          <w:t>Iet</w:t>
        </w:r>
      </w:ins>
      <w:ins w:id="127" w:author="pjanssen" w:date="2016-03-07T13:11:00Z">
        <w:r w:rsidRPr="007B7CDA">
          <w:rPr>
            <w:highlight w:val="yellow"/>
            <w:rPrChange w:id="128" w:author="pjanssen" w:date="2016-03-07T13:11:00Z">
              <w:rPr/>
            </w:rPrChange>
          </w:rPr>
          <w:t>s</w:t>
        </w:r>
      </w:ins>
      <w:ins w:id="129" w:author="pjanssen" w:date="2016-03-07T13:10:00Z">
        <w:r w:rsidRPr="007B7CDA">
          <w:rPr>
            <w:highlight w:val="yellow"/>
            <w:rPrChange w:id="130" w:author="pjanssen" w:date="2016-03-07T13:11:00Z">
              <w:rPr/>
            </w:rPrChange>
          </w:rPr>
          <w:t xml:space="preserve"> toevoegen over aantal?</w:t>
        </w:r>
      </w:ins>
    </w:p>
    <w:p w:rsidR="00D841BA" w:rsidRDefault="00D841BA" w:rsidP="00E65E36">
      <w:pPr>
        <w:jc w:val="left"/>
      </w:pPr>
    </w:p>
    <w:p w:rsidR="00E65E36" w:rsidRDefault="00E65E36" w:rsidP="00E65E36">
      <w:pPr>
        <w:jc w:val="left"/>
      </w:pPr>
      <w:r>
        <w:t xml:space="preserve">Een </w:t>
      </w:r>
      <w:proofErr w:type="spellStart"/>
      <w:r>
        <w:t>duct</w:t>
      </w:r>
      <w:proofErr w:type="spellEnd"/>
      <w:r>
        <w:t xml:space="preserve">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w:t>
      </w:r>
      <w:proofErr w:type="spellStart"/>
      <w:r w:rsidRPr="00D47431">
        <w:rPr>
          <w:lang w:val="en-GB"/>
        </w:rPr>
        <w:t>Engelse</w:t>
      </w:r>
      <w:proofErr w:type="spellEnd"/>
      <w:r w:rsidRPr="00D47431">
        <w:rPr>
          <w:lang w:val="en-GB"/>
        </w:rPr>
        <w:t xml:space="preserve"> def: A Duct (or Conduit, or Duct-bank, or </w:t>
      </w:r>
      <w:proofErr w:type="spellStart"/>
      <w:r w:rsidRPr="00D47431">
        <w:rPr>
          <w:lang w:val="en-GB"/>
        </w:rPr>
        <w:t>Wireway</w:t>
      </w:r>
      <w:proofErr w:type="spellEnd"/>
      <w:r w:rsidRPr="00D47431">
        <w:rPr>
          <w:lang w:val="en-GB"/>
        </w:rPr>
        <w:t xml:space="preserve">) is a linear object which belongs to the structural network. It </w:t>
      </w:r>
      <w:r w:rsidRPr="00D47431">
        <w:rPr>
          <w:lang w:val="en-GB"/>
        </w:rPr>
        <w:lastRenderedPageBreak/>
        <w:t xml:space="preserve">is the outermost casing. A Duct may contain Pipe(s), Cable(s) or other Duct(s). </w:t>
      </w:r>
      <w:r>
        <w:rPr>
          <w:lang w:val="en-GB"/>
        </w:rPr>
        <w:t xml:space="preserve">) </w:t>
      </w:r>
      <w:r>
        <w:t>Omdat de definitie van een kabelbed daar niet helemaal invalt is Kabelbed apart toegevoegd.</w:t>
      </w:r>
    </w:p>
    <w:p w:rsidR="00387CF5" w:rsidRDefault="00387CF5" w:rsidP="00E65E36">
      <w:pPr>
        <w:jc w:val="left"/>
        <w:rPr>
          <w:rFonts w:ascii="Arial" w:hAnsi="Arial" w:cs="Arial"/>
          <w:color w:val="000000"/>
        </w:rPr>
      </w:pPr>
    </w:p>
    <w:p w:rsidR="00387CF5" w:rsidRDefault="00387CF5" w:rsidP="00387CF5">
      <w:r w:rsidRPr="00BA4E46">
        <w:t xml:space="preserve">De geometrie van een </w:t>
      </w:r>
      <w:proofErr w:type="spellStart"/>
      <w:r w:rsidR="003206BD">
        <w:t>Kabel</w:t>
      </w:r>
      <w:r>
        <w:t>EnLeidingContainer</w:t>
      </w:r>
      <w:proofErr w:type="spellEnd"/>
      <w:r w:rsidRPr="00BA4E46">
        <w:t xml:space="preserve"> is verplicht altijd een </w:t>
      </w:r>
      <w:r w:rsidR="00DB2B14">
        <w:t>lijn</w:t>
      </w:r>
      <w:r w:rsidRPr="00BA4E46">
        <w:t>.</w:t>
      </w:r>
      <w:r w:rsidR="003206BD">
        <w:t xml:space="preserve"> Optioneel is er via het </w:t>
      </w:r>
      <w:proofErr w:type="spellStart"/>
      <w:r w:rsidR="003206BD">
        <w:t>associ</w:t>
      </w:r>
      <w:r>
        <w:t>atie-attribuut</w:t>
      </w:r>
      <w:proofErr w:type="spellEnd"/>
      <w:r>
        <w:t xml:space="preserve"> </w:t>
      </w:r>
      <w:proofErr w:type="spellStart"/>
      <w:r w:rsidR="003206BD">
        <w:t>extraGeometrie</w:t>
      </w:r>
      <w:proofErr w:type="spellEnd"/>
      <w:r>
        <w:t xml:space="preserve"> een buitenbegrenzing of contour van het object op te nemen.</w:t>
      </w:r>
    </w:p>
    <w:p w:rsidR="005C7720" w:rsidRDefault="005C7720" w:rsidP="00387CF5"/>
    <w:p w:rsidR="005C7720" w:rsidRDefault="005C7720" w:rsidP="00387CF5">
      <w:r>
        <w:t xml:space="preserve">Net als </w:t>
      </w:r>
      <w:proofErr w:type="spellStart"/>
      <w:r>
        <w:t>KabelOfLeiding</w:t>
      </w:r>
      <w:proofErr w:type="spellEnd"/>
      <w:r>
        <w:t xml:space="preserve"> is er ook een relatie met een mogelijke eis voorzorgmaatregel.</w:t>
      </w:r>
    </w:p>
    <w:p w:rsidR="00387CF5" w:rsidRDefault="00387CF5" w:rsidP="00E65E36">
      <w:pPr>
        <w:jc w:val="left"/>
        <w:rPr>
          <w:rFonts w:ascii="Arial" w:hAnsi="Arial" w:cs="Arial"/>
          <w:color w:val="000000"/>
        </w:rPr>
      </w:pPr>
    </w:p>
    <w:p w:rsidR="00E65E36" w:rsidRPr="0088419A" w:rsidRDefault="003E45FA" w:rsidP="00E65E36">
      <w:pPr>
        <w:pStyle w:val="subparagraaftitel"/>
      </w:pPr>
      <w:bookmarkStart w:id="131" w:name="_Toc436814733"/>
      <w:proofErr w:type="spellStart"/>
      <w:r>
        <w:t>ContainerLeidingelement</w:t>
      </w:r>
      <w:proofErr w:type="spellEnd"/>
      <w:r w:rsidR="00283BD6">
        <w:t>.</w:t>
      </w:r>
      <w:bookmarkEnd w:id="131"/>
    </w:p>
    <w:p w:rsidR="00482647" w:rsidRDefault="00482647" w:rsidP="00E65E36">
      <w:pPr>
        <w:jc w:val="left"/>
      </w:pPr>
      <w:r>
        <w:t xml:space="preserve">Definitie: Abstract data object dat de gemeenschappelijke attributen en associaties bevat voor alle </w:t>
      </w:r>
      <w:proofErr w:type="spellStart"/>
      <w:r>
        <w:t>containerleidingelement</w:t>
      </w:r>
      <w:proofErr w:type="spellEnd"/>
      <w:r>
        <w:t xml:space="preserve"> objecten.</w:t>
      </w:r>
    </w:p>
    <w:p w:rsidR="00482647" w:rsidRDefault="00482647" w:rsidP="00E65E36">
      <w:pPr>
        <w:jc w:val="left"/>
      </w:pPr>
      <w:r>
        <w:t>Bron:</w:t>
      </w:r>
      <w:r w:rsidR="004C0CA8">
        <w:t xml:space="preserve"> IMKL2015</w:t>
      </w:r>
    </w:p>
    <w:p w:rsidR="00953A6F" w:rsidRDefault="00953A6F" w:rsidP="00E65E36">
      <w:pPr>
        <w:jc w:val="left"/>
      </w:pPr>
    </w:p>
    <w:p w:rsidR="00953A6F" w:rsidRDefault="00953A6F" w:rsidP="00E65E36">
      <w:pPr>
        <w:jc w:val="left"/>
      </w:pPr>
    </w:p>
    <w:p w:rsidR="00482647" w:rsidRDefault="00855A12" w:rsidP="00E65E36">
      <w:pPr>
        <w:jc w:val="left"/>
      </w:pPr>
      <w:r>
        <w:rPr>
          <w:noProof/>
        </w:rPr>
        <w:drawing>
          <wp:anchor distT="0" distB="0" distL="114300" distR="114300" simplePos="0" relativeHeight="251803648" behindDoc="0" locked="0" layoutInCell="1" allowOverlap="1">
            <wp:simplePos x="0" y="0"/>
            <wp:positionH relativeFrom="column">
              <wp:posOffset>-563245</wp:posOffset>
            </wp:positionH>
            <wp:positionV relativeFrom="paragraph">
              <wp:posOffset>170180</wp:posOffset>
            </wp:positionV>
            <wp:extent cx="6448425" cy="4076700"/>
            <wp:effectExtent l="0" t="0" r="0" b="0"/>
            <wp:wrapTopAndBottom/>
            <wp:docPr id="60" name="Afbeelding 59" descr="12. IMKL2015 Container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IMKL2015 ContainerLeidingElement.wmf"/>
                    <pic:cNvPicPr/>
                  </pic:nvPicPr>
                  <pic:blipFill>
                    <a:blip r:embed="rId31" cstate="print"/>
                    <a:stretch>
                      <a:fillRect/>
                    </a:stretch>
                  </pic:blipFill>
                  <pic:spPr>
                    <a:xfrm>
                      <a:off x="0" y="0"/>
                      <a:ext cx="6448425" cy="4076700"/>
                    </a:xfrm>
                    <a:prstGeom prst="rect">
                      <a:avLst/>
                    </a:prstGeom>
                  </pic:spPr>
                </pic:pic>
              </a:graphicData>
            </a:graphic>
          </wp:anchor>
        </w:drawing>
      </w:r>
    </w:p>
    <w:p w:rsidR="00482647" w:rsidRDefault="005C7720" w:rsidP="00E65E36">
      <w:pPr>
        <w:jc w:val="left"/>
      </w:pPr>
      <w:r>
        <w:t>Figuur</w:t>
      </w:r>
      <w:r w:rsidR="00F3608E">
        <w:t xml:space="preserve"> 5.12</w:t>
      </w:r>
      <w:r>
        <w:t xml:space="preserve">: </w:t>
      </w:r>
      <w:proofErr w:type="spellStart"/>
      <w:r>
        <w:t>ContainerLeiding</w:t>
      </w:r>
      <w:r w:rsidR="00E10AC1">
        <w:t>element</w:t>
      </w:r>
      <w:proofErr w:type="spellEnd"/>
      <w:r w:rsidR="00E10AC1">
        <w:t xml:space="preserve"> een verzamelklasse voor meestal topografische objecten die een ondersteunende functie in een netwerk hebben.</w:t>
      </w:r>
    </w:p>
    <w:p w:rsidR="005C7720" w:rsidRDefault="005C7720" w:rsidP="00E65E36">
      <w:pPr>
        <w:jc w:val="left"/>
      </w:pPr>
    </w:p>
    <w:p w:rsidR="00E104DB" w:rsidRDefault="003E45FA" w:rsidP="00E104DB">
      <w:pPr>
        <w:autoSpaceDE w:val="0"/>
        <w:autoSpaceDN w:val="0"/>
        <w:adjustRightInd w:val="0"/>
        <w:jc w:val="left"/>
      </w:pPr>
      <w:proofErr w:type="spellStart"/>
      <w:r>
        <w:t>ContainerLeidingelement</w:t>
      </w:r>
      <w:proofErr w:type="spellEnd"/>
      <w:r>
        <w:t xml:space="preserve">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proofErr w:type="spellStart"/>
      <w:r w:rsidR="00FB6A21">
        <w:t>ContainerLeidingelementen</w:t>
      </w:r>
      <w:proofErr w:type="spellEnd"/>
      <w:r w:rsidR="00FB6A21">
        <w:t xml:space="preserve"> </w:t>
      </w:r>
      <w:r w:rsidR="00E65E36">
        <w:t>zijn additioneel</w:t>
      </w:r>
      <w:r w:rsidR="00E10AC1">
        <w:t xml:space="preserve"> aan het logische net</w:t>
      </w:r>
      <w:r w:rsidR="00E65E36">
        <w:t xml:space="preserve">. </w:t>
      </w:r>
      <w:proofErr w:type="spellStart"/>
      <w:r w:rsidR="00482647">
        <w:t>ContainerLeidingelementen</w:t>
      </w:r>
      <w:proofErr w:type="spellEnd"/>
      <w:r w:rsidR="00482647">
        <w:t xml:space="preserve">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proofErr w:type="spellStart"/>
      <w:r w:rsidR="00E104DB">
        <w:t>ContainerLeidinelement</w:t>
      </w:r>
      <w:proofErr w:type="spellEnd"/>
      <w:r w:rsidR="00E104DB" w:rsidRPr="00BA4E46">
        <w:t xml:space="preserve"> is verplicht altijd een punt.</w:t>
      </w:r>
      <w:r w:rsidR="00E104DB">
        <w:t xml:space="preserve"> Optioneel is er via het </w:t>
      </w:r>
      <w:proofErr w:type="spellStart"/>
      <w:r w:rsidR="00E104DB">
        <w:t>associatie-</w:t>
      </w:r>
      <w:r w:rsidR="00E104DB">
        <w:lastRenderedPageBreak/>
        <w:t>attribuut</w:t>
      </w:r>
      <w:proofErr w:type="spellEnd"/>
      <w:r w:rsidR="00E104DB">
        <w:t xml:space="preserve"> </w:t>
      </w:r>
      <w:proofErr w:type="spellStart"/>
      <w:r w:rsidR="00E104DB">
        <w:t>extraGeometrie</w:t>
      </w:r>
      <w:proofErr w:type="spellEnd"/>
      <w:r w:rsidR="00E104DB">
        <w:t xml:space="preserve"> een buitenbegrenzing of contour van het object op te nemen. De netbeheerder bepaalt zelf wanneer dat functioneel is.</w:t>
      </w:r>
    </w:p>
    <w:p w:rsidR="00146ECD" w:rsidRDefault="00146ECD" w:rsidP="00482647">
      <w:pPr>
        <w:jc w:val="left"/>
      </w:pPr>
    </w:p>
    <w:p w:rsidR="00E10AC1" w:rsidRDefault="00971241" w:rsidP="00482647">
      <w:pPr>
        <w:jc w:val="left"/>
      </w:pPr>
      <w:proofErr w:type="spellStart"/>
      <w:r w:rsidRPr="00971241">
        <w:t>Containerleidingelementen</w:t>
      </w:r>
      <w:proofErr w:type="spellEnd"/>
      <w:r w:rsidRPr="00971241">
        <w:t xml:space="preserve"> kunnen bij meerdere thema’s geregistreerd staan. Ze moeten bij minstens één thema weergegeven worden maar het mag bij meerdere.</w:t>
      </w:r>
    </w:p>
    <w:p w:rsidR="00E10AC1" w:rsidRDefault="00E10AC1" w:rsidP="00482647">
      <w:pPr>
        <w:jc w:val="left"/>
      </w:pPr>
      <w:r>
        <w:t>Net als bij individuele leidingelementen is er een mogelijkheid om een eis voorzorgsmaatregel op te nemen.</w:t>
      </w:r>
    </w:p>
    <w:p w:rsidR="00E65E36" w:rsidRDefault="00E65E36" w:rsidP="00E65E36">
      <w:pPr>
        <w:pStyle w:val="subparagraaftitel"/>
      </w:pPr>
      <w:bookmarkStart w:id="132" w:name="_Toc434874135"/>
      <w:bookmarkStart w:id="133" w:name="_Toc434874204"/>
      <w:bookmarkStart w:id="134" w:name="_Toc434874287"/>
      <w:bookmarkStart w:id="135" w:name="_Toc434874355"/>
      <w:bookmarkStart w:id="136" w:name="_Toc434874632"/>
      <w:bookmarkStart w:id="137" w:name="_Toc434933265"/>
      <w:bookmarkStart w:id="138" w:name="_Toc434940498"/>
      <w:bookmarkStart w:id="139" w:name="_Toc434941815"/>
      <w:bookmarkStart w:id="140" w:name="_Toc434943356"/>
      <w:bookmarkStart w:id="141" w:name="_Toc434943787"/>
      <w:bookmarkStart w:id="142" w:name="_Toc434956111"/>
      <w:bookmarkStart w:id="143" w:name="_Toc399786896"/>
      <w:bookmarkStart w:id="144" w:name="_Toc436814734"/>
      <w:bookmarkEnd w:id="132"/>
      <w:bookmarkEnd w:id="133"/>
      <w:bookmarkEnd w:id="134"/>
      <w:bookmarkEnd w:id="135"/>
      <w:bookmarkEnd w:id="136"/>
      <w:bookmarkEnd w:id="137"/>
      <w:bookmarkEnd w:id="138"/>
      <w:bookmarkEnd w:id="139"/>
      <w:bookmarkEnd w:id="140"/>
      <w:bookmarkEnd w:id="141"/>
      <w:bookmarkEnd w:id="142"/>
      <w:r>
        <w:t xml:space="preserve">Relaties tussen </w:t>
      </w:r>
      <w:proofErr w:type="spellStart"/>
      <w:r w:rsidR="00031B8A">
        <w:t>K</w:t>
      </w:r>
      <w:r>
        <w:t>abelEnLeiding</w:t>
      </w:r>
      <w:proofErr w:type="spellEnd"/>
      <w:r>
        <w:t xml:space="preserve">, </w:t>
      </w:r>
      <w:r w:rsidR="00FB6A21">
        <w:t xml:space="preserve">Leidingelement </w:t>
      </w:r>
      <w:r>
        <w:t>en container objecten</w:t>
      </w:r>
      <w:r w:rsidR="00283BD6">
        <w:t>.</w:t>
      </w:r>
      <w:bookmarkEnd w:id="143"/>
      <w:bookmarkEnd w:id="144"/>
      <w:r>
        <w:t xml:space="preserve"> </w:t>
      </w:r>
    </w:p>
    <w:p w:rsidR="00F9684A" w:rsidRDefault="002A26AD" w:rsidP="00E10AC1">
      <w:pPr>
        <w:jc w:val="left"/>
      </w:pPr>
      <w:r>
        <w:t>INSPIRE</w:t>
      </w:r>
      <w:r w:rsidR="00E65E36">
        <w:t xml:space="preserve"> modelleert de relatie tussen kabels en de mantelbuis of kabel</w:t>
      </w:r>
      <w:r w:rsidR="00482647">
        <w:t>bed</w:t>
      </w:r>
      <w:r w:rsidR="00E65E36">
        <w:t xml:space="preserve"> waar ze in liggen. </w:t>
      </w:r>
      <w:r w:rsidR="00E31B57">
        <w:t xml:space="preserve">Van belang is dat in IMKL2015 het kabelbed als aparte specialisatie van </w:t>
      </w:r>
      <w:proofErr w:type="spellStart"/>
      <w:r w:rsidR="00E31B57">
        <w:t>duct</w:t>
      </w:r>
      <w:proofErr w:type="spellEnd"/>
      <w:r w:rsidR="00E31B57">
        <w:t xml:space="preserve"> is gemodelleerd. Mantelbuis als specialisatie van </w:t>
      </w:r>
      <w:proofErr w:type="spellStart"/>
      <w:r w:rsidR="00E31B57">
        <w:t>Pipe</w:t>
      </w:r>
      <w:proofErr w:type="spellEnd"/>
      <w:r w:rsidR="00E31B57">
        <w:t>. De buizen en leidingen zijn gemodelleerd op het niveau van de individuele leidingen. Voor Telecom kan er gebruik gemaakt worden van het kabelbed om gegroepeerde kabels uit te wisselen zonder de individuele kabelinformatie.</w:t>
      </w:r>
    </w:p>
    <w:p w:rsidR="00F9684A" w:rsidRDefault="00F9684A" w:rsidP="00E10AC1">
      <w:pPr>
        <w:jc w:val="left"/>
      </w:pPr>
    </w:p>
    <w:p w:rsidR="00E65E36" w:rsidRDefault="00E65E36" w:rsidP="00E10AC1">
      <w:pPr>
        <w:jc w:val="left"/>
      </w:pPr>
      <w:r>
        <w:t xml:space="preserve">De relaties die aangegeven kunnen worden </w:t>
      </w:r>
      <w:r w:rsidR="00F9684A">
        <w:t xml:space="preserve">met de respectievelijke associatie attributen </w:t>
      </w:r>
      <w:r>
        <w:t>zijn:</w:t>
      </w:r>
    </w:p>
    <w:p w:rsidR="00E65E36" w:rsidRDefault="00F9684A" w:rsidP="00E10AC1">
      <w:pPr>
        <w:jc w:val="left"/>
      </w:pPr>
      <w:proofErr w:type="spellStart"/>
      <w:r>
        <w:t>cables</w:t>
      </w:r>
      <w:proofErr w:type="spellEnd"/>
      <w:r>
        <w:t xml:space="preserve">: </w:t>
      </w:r>
      <w:r w:rsidR="00E65E36">
        <w:t>mantelbuis verwijst naar de kabels die er in liggen;</w:t>
      </w:r>
    </w:p>
    <w:p w:rsidR="00E65E36" w:rsidRDefault="00F9684A" w:rsidP="00E10AC1">
      <w:pPr>
        <w:jc w:val="left"/>
      </w:pPr>
      <w:proofErr w:type="spellStart"/>
      <w:r>
        <w:t>pipes</w:t>
      </w:r>
      <w:proofErr w:type="spellEnd"/>
      <w:r>
        <w:t xml:space="preserve">: </w:t>
      </w:r>
      <w:r w:rsidR="00E65E36">
        <w:t>mantelbuis verwijst naar buizen die er in liggen;</w:t>
      </w:r>
    </w:p>
    <w:p w:rsidR="00E65E36" w:rsidRDefault="00F9684A" w:rsidP="00E10AC1">
      <w:pPr>
        <w:jc w:val="left"/>
      </w:pPr>
      <w:proofErr w:type="spellStart"/>
      <w:r>
        <w:t>pipes</w:t>
      </w:r>
      <w:proofErr w:type="spellEnd"/>
      <w:r>
        <w:t xml:space="preserve">: </w:t>
      </w:r>
      <w:r w:rsidR="00E65E36">
        <w:t xml:space="preserve"> mantelbuis verwijst naa</w:t>
      </w:r>
      <w:r>
        <w:t>r mantelbuizen die er in liggen;</w:t>
      </w:r>
    </w:p>
    <w:p w:rsidR="00E65E36" w:rsidRDefault="00F9684A" w:rsidP="00E10AC1">
      <w:pPr>
        <w:jc w:val="left"/>
      </w:pPr>
      <w:proofErr w:type="spellStart"/>
      <w:r>
        <w:t>cables</w:t>
      </w:r>
      <w:proofErr w:type="spellEnd"/>
      <w:r>
        <w:t>: kabelbed</w:t>
      </w:r>
      <w:r w:rsidR="00E65E36">
        <w:t xml:space="preserve"> verwijst naar de kabels die er in liggen;</w:t>
      </w:r>
    </w:p>
    <w:p w:rsidR="00E65E36" w:rsidRDefault="00F9684A" w:rsidP="00E10AC1">
      <w:pPr>
        <w:jc w:val="left"/>
      </w:pPr>
      <w:proofErr w:type="spellStart"/>
      <w:r>
        <w:t>pipes</w:t>
      </w:r>
      <w:proofErr w:type="spellEnd"/>
      <w:r>
        <w:t>: kabelbed</w:t>
      </w:r>
      <w:r w:rsidR="00E65E36">
        <w:t xml:space="preserve"> verwijst naar buizen die er in liggen;</w:t>
      </w:r>
    </w:p>
    <w:p w:rsidR="00F9684A" w:rsidRDefault="00F9684A" w:rsidP="00E10AC1">
      <w:pPr>
        <w:jc w:val="left"/>
      </w:pPr>
      <w:proofErr w:type="spellStart"/>
      <w:r>
        <w:t>pipes</w:t>
      </w:r>
      <w:proofErr w:type="spellEnd"/>
      <w:r>
        <w:t>:kabelbed verwijst naar de mantelbuizen die er in liggen;</w:t>
      </w:r>
    </w:p>
    <w:p w:rsidR="00F9684A" w:rsidRDefault="00F9684A" w:rsidP="00E10AC1">
      <w:pPr>
        <w:jc w:val="left"/>
      </w:pPr>
      <w:proofErr w:type="spellStart"/>
      <w:r>
        <w:t>ducts</w:t>
      </w:r>
      <w:proofErr w:type="spellEnd"/>
      <w:r>
        <w:t>: kabelbed verwijst naar kabelbedden die er in liggen.</w:t>
      </w:r>
    </w:p>
    <w:p w:rsidR="00F9684A" w:rsidRDefault="00F9684A" w:rsidP="00E65E36">
      <w:pPr>
        <w:spacing w:line="240" w:lineRule="auto"/>
        <w:jc w:val="left"/>
      </w:pPr>
    </w:p>
    <w:p w:rsidR="00E65E36" w:rsidRDefault="00E65E36" w:rsidP="00E65E36">
      <w:pPr>
        <w:spacing w:line="240" w:lineRule="auto"/>
        <w:jc w:val="left"/>
      </w:pPr>
    </w:p>
    <w:p w:rsidR="00E65E36" w:rsidRDefault="00E65E36" w:rsidP="00E65E36">
      <w:pPr>
        <w:spacing w:line="240" w:lineRule="auto"/>
        <w:jc w:val="left"/>
      </w:pPr>
      <w:r>
        <w:t>Deze relaties worden door de individuele kabels</w:t>
      </w:r>
      <w:r w:rsidR="00E10AC1">
        <w:t xml:space="preserve"> </w:t>
      </w:r>
      <w:r>
        <w:t>en</w:t>
      </w:r>
      <w:r w:rsidR="00E10AC1">
        <w:t xml:space="preserve"> </w:t>
      </w:r>
      <w:r>
        <w:t>leidingen overerft.</w:t>
      </w:r>
    </w:p>
    <w:p w:rsidR="00E65E36" w:rsidRDefault="00E65E36" w:rsidP="00E65E36">
      <w:pPr>
        <w:spacing w:line="240" w:lineRule="auto"/>
        <w:jc w:val="left"/>
      </w:pPr>
    </w:p>
    <w:p w:rsidR="00E65E36" w:rsidRDefault="00E65E36" w:rsidP="00E65E36">
      <w:pPr>
        <w:spacing w:line="240" w:lineRule="auto"/>
        <w:jc w:val="left"/>
      </w:pPr>
      <w:r>
        <w:t xml:space="preserve">Deze relaties zijn optioneel (want ze komen niet altijd voor) en </w:t>
      </w:r>
      <w:proofErr w:type="spellStart"/>
      <w:r>
        <w:t>voidable</w:t>
      </w:r>
      <w:proofErr w:type="spellEnd"/>
      <w:r>
        <w:t>.</w:t>
      </w:r>
    </w:p>
    <w:p w:rsidR="003206BD" w:rsidRDefault="00855A12" w:rsidP="00E65E36">
      <w:pPr>
        <w:spacing w:line="240" w:lineRule="auto"/>
        <w:jc w:val="left"/>
      </w:pPr>
      <w:r>
        <w:rPr>
          <w:noProof/>
        </w:rPr>
        <w:drawing>
          <wp:inline distT="0" distB="0" distL="0" distR="0">
            <wp:extent cx="5927440" cy="3067050"/>
            <wp:effectExtent l="0" t="0" r="0" b="0"/>
            <wp:docPr id="61" name="Afbeelding 60" descr="13. IMKL2015 RelatiesTussenCableDuctPip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IMKL2015 RelatiesTussenCableDuctPipe.wmf"/>
                    <pic:cNvPicPr/>
                  </pic:nvPicPr>
                  <pic:blipFill>
                    <a:blip r:embed="rId32" cstate="print"/>
                    <a:stretch>
                      <a:fillRect/>
                    </a:stretch>
                  </pic:blipFill>
                  <pic:spPr>
                    <a:xfrm>
                      <a:off x="0" y="0"/>
                      <a:ext cx="5927440" cy="3067050"/>
                    </a:xfrm>
                    <a:prstGeom prst="rect">
                      <a:avLst/>
                    </a:prstGeom>
                  </pic:spPr>
                </pic:pic>
              </a:graphicData>
            </a:graphic>
          </wp:inline>
        </w:drawing>
      </w:r>
    </w:p>
    <w:p w:rsidR="00DF5D89" w:rsidRDefault="003206BD" w:rsidP="00E65E36">
      <w:pPr>
        <w:spacing w:line="240" w:lineRule="auto"/>
        <w:jc w:val="left"/>
      </w:pPr>
      <w:r>
        <w:t xml:space="preserve">Figuur </w:t>
      </w:r>
      <w:r w:rsidR="00F3608E">
        <w:t>5.13</w:t>
      </w:r>
      <w:r>
        <w:t xml:space="preserve">: </w:t>
      </w:r>
      <w:r w:rsidR="00E10AC1">
        <w:t xml:space="preserve">Relaties tussen buis, kabel en </w:t>
      </w:r>
      <w:proofErr w:type="spellStart"/>
      <w:r w:rsidR="00E10AC1">
        <w:t>duct</w:t>
      </w:r>
      <w:proofErr w:type="spellEnd"/>
      <w:r w:rsidR="00E10AC1">
        <w:t xml:space="preserve">. Bijvoorbeeld een kabelbed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rsidR="00DF5D89" w:rsidRDefault="00DF5D89" w:rsidP="00E65E36">
      <w:pPr>
        <w:spacing w:line="240" w:lineRule="auto"/>
        <w:jc w:val="left"/>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855A12" w:rsidP="00E65E36">
      <w:pPr>
        <w:spacing w:line="240" w:lineRule="auto"/>
        <w:jc w:val="left"/>
        <w:rPr>
          <w:noProof/>
        </w:rPr>
      </w:pPr>
      <w:r>
        <w:rPr>
          <w:noProof/>
        </w:rPr>
        <w:drawing>
          <wp:anchor distT="0" distB="0" distL="114300" distR="114300" simplePos="0" relativeHeight="251722752" behindDoc="1" locked="0" layoutInCell="1" allowOverlap="1">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33" cstate="print"/>
                    <a:stretch>
                      <a:fillRect/>
                    </a:stretch>
                  </pic:blipFill>
                  <pic:spPr>
                    <a:xfrm>
                      <a:off x="0" y="0"/>
                      <a:ext cx="2514600" cy="1905000"/>
                    </a:xfrm>
                    <a:prstGeom prst="rect">
                      <a:avLst/>
                    </a:prstGeom>
                  </pic:spPr>
                </pic:pic>
              </a:graphicData>
            </a:graphic>
          </wp:anchor>
        </w:drawing>
      </w:r>
    </w:p>
    <w:p w:rsidR="0075108C" w:rsidRDefault="0075108C" w:rsidP="00E65E36">
      <w:pPr>
        <w:spacing w:line="240" w:lineRule="auto"/>
        <w:jc w:val="left"/>
        <w:rPr>
          <w:noProof/>
        </w:rPr>
      </w:pPr>
    </w:p>
    <w:p w:rsidR="007454FD" w:rsidRDefault="007454FD" w:rsidP="00E65E36">
      <w:pPr>
        <w:spacing w:line="240" w:lineRule="auto"/>
        <w:jc w:val="left"/>
        <w:rPr>
          <w:noProof/>
        </w:rPr>
      </w:pPr>
    </w:p>
    <w:p w:rsidR="00A11BC4" w:rsidRDefault="00A11BC4">
      <w:pPr>
        <w:spacing w:line="240" w:lineRule="auto"/>
        <w:ind w:left="708"/>
        <w:jc w:val="left"/>
        <w:rPr>
          <w:noProof/>
        </w:rPr>
      </w:pPr>
    </w:p>
    <w:p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Voorbeeld van een type mantelbuis met daarin weer een aantal mantelbuizen (</w:t>
      </w:r>
      <w:proofErr w:type="spellStart"/>
      <w:r w:rsidR="009E08D3" w:rsidRPr="009E7862">
        <w:t>hdpe-buizen</w:t>
      </w:r>
      <w:proofErr w:type="spellEnd"/>
      <w:r w:rsidR="009E08D3" w:rsidRPr="009E7862">
        <w:t xml:space="preserve">), waarvan één met een </w:t>
      </w:r>
      <w:proofErr w:type="spellStart"/>
      <w:r w:rsidR="009E08D3" w:rsidRPr="009E7862">
        <w:t>telecomkabel</w:t>
      </w:r>
      <w:proofErr w:type="spellEnd"/>
      <w:r w:rsidR="009E08D3" w:rsidRPr="009E7862">
        <w:t xml:space="preserve">. </w:t>
      </w:r>
      <w:r>
        <w:rPr>
          <w:noProof/>
        </w:rPr>
        <w:t>Het model maakt verwijzingen tussen mantelbuizen en kabels mogelijk.</w:t>
      </w:r>
      <w:bookmarkStart w:id="145" w:name="_Toc399786897"/>
    </w:p>
    <w:p w:rsidR="003E3B48" w:rsidRDefault="003E3B48" w:rsidP="003E3B48">
      <w:pPr>
        <w:spacing w:line="240" w:lineRule="auto"/>
        <w:jc w:val="left"/>
      </w:pPr>
    </w:p>
    <w:p w:rsidR="003E3B48" w:rsidRDefault="00855A12" w:rsidP="003E3B48">
      <w:pPr>
        <w:spacing w:line="240" w:lineRule="auto"/>
        <w:jc w:val="left"/>
      </w:pPr>
      <w:r>
        <w:rPr>
          <w:noProof/>
        </w:rPr>
        <w:drawing>
          <wp:anchor distT="0" distB="0" distL="114300" distR="114300" simplePos="0" relativeHeight="251723776" behindDoc="1" locked="0" layoutInCell="1" allowOverlap="1">
            <wp:simplePos x="0" y="0"/>
            <wp:positionH relativeFrom="column">
              <wp:posOffset>14605</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rPr>
          <w:noProof/>
        </w:rPr>
      </w:pPr>
    </w:p>
    <w:p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rsidR="00EE7BB1" w:rsidRDefault="00EE7BB1"/>
    <w:p w:rsidR="00E65E36" w:rsidRPr="009D365E" w:rsidRDefault="00E65E36" w:rsidP="00E65E36">
      <w:pPr>
        <w:pStyle w:val="subparagraaftitel"/>
      </w:pPr>
      <w:bookmarkStart w:id="146" w:name="_Toc434874137"/>
      <w:bookmarkStart w:id="147" w:name="_Toc434874206"/>
      <w:bookmarkStart w:id="148" w:name="_Toc434874289"/>
      <w:bookmarkStart w:id="149" w:name="_Toc434874357"/>
      <w:bookmarkStart w:id="150" w:name="_Toc434874634"/>
      <w:bookmarkStart w:id="151" w:name="_Toc434933267"/>
      <w:bookmarkStart w:id="152" w:name="_Toc434940500"/>
      <w:bookmarkStart w:id="153" w:name="_Toc434941817"/>
      <w:bookmarkStart w:id="154" w:name="_Toc434943358"/>
      <w:bookmarkStart w:id="155" w:name="_Toc434943789"/>
      <w:bookmarkStart w:id="156" w:name="_Toc434956113"/>
      <w:bookmarkStart w:id="157" w:name="_Toc434874138"/>
      <w:bookmarkStart w:id="158" w:name="_Toc434874207"/>
      <w:bookmarkStart w:id="159" w:name="_Toc434874290"/>
      <w:bookmarkStart w:id="160" w:name="_Toc434874358"/>
      <w:bookmarkStart w:id="161" w:name="_Toc434874635"/>
      <w:bookmarkStart w:id="162" w:name="_Toc434933268"/>
      <w:bookmarkStart w:id="163" w:name="_Toc434940501"/>
      <w:bookmarkStart w:id="164" w:name="_Toc434941818"/>
      <w:bookmarkStart w:id="165" w:name="_Toc434943359"/>
      <w:bookmarkStart w:id="166" w:name="_Toc434943790"/>
      <w:bookmarkStart w:id="167" w:name="_Toc434956114"/>
      <w:bookmarkStart w:id="168" w:name="_Toc43681473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r w:rsidRPr="009D365E">
        <w:t>Diagram per type kabel of leiding</w:t>
      </w:r>
      <w:r w:rsidR="00283BD6">
        <w:t>.</w:t>
      </w:r>
      <w:bookmarkEnd w:id="145"/>
      <w:bookmarkEnd w:id="168"/>
    </w:p>
    <w:p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169" w:name="_Toc399786898"/>
    </w:p>
    <w:p w:rsidR="00E65E36" w:rsidRDefault="00E65E36" w:rsidP="00E65E36">
      <w:pPr>
        <w:pStyle w:val="subparagraaftitel"/>
      </w:pPr>
      <w:bookmarkStart w:id="170" w:name="_Toc436814736"/>
      <w:r>
        <w:lastRenderedPageBreak/>
        <w:t>Elektriciteitskabel</w:t>
      </w:r>
      <w:bookmarkEnd w:id="169"/>
      <w:r w:rsidR="00283BD6">
        <w:t>.</w:t>
      </w:r>
      <w:bookmarkEnd w:id="170"/>
    </w:p>
    <w:p w:rsidR="00322340" w:rsidRDefault="00322340" w:rsidP="00E65E36">
      <w:pPr>
        <w:jc w:val="left"/>
      </w:pPr>
    </w:p>
    <w:p w:rsidR="00150E41" w:rsidRDefault="00150E41" w:rsidP="00E65E36">
      <w:r>
        <w:t>Definitie: Een aansluiting of reeks aansluitingen van een nutsvoorzieningennet voor het overbrengen van elektriciteit van de ene locatie naar een andere.</w:t>
      </w:r>
    </w:p>
    <w:p w:rsidR="00150E41" w:rsidRDefault="00150E41" w:rsidP="00E65E36">
      <w:r>
        <w:t>Bron: INSPIRE</w:t>
      </w:r>
    </w:p>
    <w:p w:rsidR="00150E41" w:rsidRDefault="00150E41" w:rsidP="00E65E36"/>
    <w:p w:rsidR="00E65E36" w:rsidRDefault="00855A12" w:rsidP="00E65E36">
      <w:r>
        <w:rPr>
          <w:noProof/>
        </w:rPr>
        <w:drawing>
          <wp:anchor distT="0" distB="0" distL="114300" distR="114300" simplePos="0" relativeHeight="251804672" behindDoc="0" locked="0" layoutInCell="1" allowOverlap="1">
            <wp:simplePos x="0" y="0"/>
            <wp:positionH relativeFrom="column">
              <wp:posOffset>-134620</wp:posOffset>
            </wp:positionH>
            <wp:positionV relativeFrom="paragraph">
              <wp:posOffset>1103630</wp:posOffset>
            </wp:positionV>
            <wp:extent cx="5838825" cy="5848350"/>
            <wp:effectExtent l="0" t="0" r="0" b="0"/>
            <wp:wrapTopAndBottom/>
            <wp:docPr id="62" name="Afbeelding 61" descr="14. IMKL2015 Elektriciteitskabe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IMKL2015 Elektriciteitskabel.wmf"/>
                    <pic:cNvPicPr/>
                  </pic:nvPicPr>
                  <pic:blipFill>
                    <a:blip r:embed="rId35" cstate="print"/>
                    <a:stretch>
                      <a:fillRect/>
                    </a:stretch>
                  </pic:blipFill>
                  <pic:spPr>
                    <a:xfrm>
                      <a:off x="0" y="0"/>
                      <a:ext cx="5838825" cy="5848350"/>
                    </a:xfrm>
                    <a:prstGeom prst="rect">
                      <a:avLst/>
                    </a:prstGeom>
                  </pic:spPr>
                </pic:pic>
              </a:graphicData>
            </a:graphic>
          </wp:anchor>
        </w:drawing>
      </w:r>
      <w:r w:rsidR="00E65E36">
        <w:t xml:space="preserve">De elektriciteitskabel overerft van </w:t>
      </w:r>
      <w:r w:rsidR="002A26AD">
        <w:t>INSPIRE</w:t>
      </w:r>
      <w:r w:rsidR="00E65E36">
        <w:t xml:space="preserve"> </w:t>
      </w:r>
      <w:proofErr w:type="spellStart"/>
      <w:r w:rsidR="00E65E36">
        <w:t>ope</w:t>
      </w:r>
      <w:r w:rsidR="00C01AE5">
        <w:t>ratingVoltage</w:t>
      </w:r>
      <w:proofErr w:type="spellEnd"/>
      <w:r w:rsidR="00C01AE5">
        <w:t xml:space="preserve"> en </w:t>
      </w:r>
      <w:proofErr w:type="spellStart"/>
      <w:r w:rsidR="00C01AE5">
        <w:t>nominalVoltage</w:t>
      </w:r>
      <w:proofErr w:type="spellEnd"/>
      <w:r w:rsidR="00C01AE5">
        <w:t xml:space="preserve"> en via </w:t>
      </w:r>
      <w:proofErr w:type="spellStart"/>
      <w:r w:rsidR="00C01AE5">
        <w:t>UtilityLinkSet</w:t>
      </w:r>
      <w:proofErr w:type="spellEnd"/>
      <w:r w:rsidR="00C01AE5">
        <w:t xml:space="preserve"> is de status</w:t>
      </w:r>
      <w:r w:rsidR="004532E6">
        <w:t xml:space="preserve">, </w:t>
      </w:r>
      <w:proofErr w:type="spellStart"/>
      <w:r w:rsidR="004532E6">
        <w:t>warningTypeen</w:t>
      </w:r>
      <w:proofErr w:type="spellEnd"/>
      <w:r w:rsidR="004532E6">
        <w:t xml:space="preserve"> </w:t>
      </w:r>
      <w:r w:rsidR="00C01AE5">
        <w:t>het distributietype opgenomen</w:t>
      </w:r>
      <w:r w:rsidR="00E65E36">
        <w:t xml:space="preserve">. </w:t>
      </w:r>
      <w:r w:rsidR="003E45FA">
        <w:t xml:space="preserve">Het distributietype is daarbij geen verplichte WION informatie. </w:t>
      </w:r>
      <w:proofErr w:type="spellStart"/>
      <w:r w:rsidR="004532E6">
        <w:t>WarningType</w:t>
      </w:r>
      <w:proofErr w:type="spellEnd"/>
      <w:r w:rsidR="004532E6">
        <w:t xml:space="preserve"> is een boven</w:t>
      </w:r>
      <w:r w:rsidR="00120412">
        <w:t xml:space="preserve"> de kabel liggend</w:t>
      </w:r>
      <w:r w:rsidR="004532E6">
        <w:t xml:space="preserve"> waarschuwingsmechanisme voor een ondergronds netelement. </w:t>
      </w:r>
      <w:r w:rsidR="00E65E36" w:rsidRPr="007F1136">
        <w:t>Het attribuut “</w:t>
      </w:r>
      <w:proofErr w:type="spellStart"/>
      <w:r w:rsidR="00E65E36" w:rsidRPr="007F1136">
        <w:t>operatingVoltage</w:t>
      </w:r>
      <w:proofErr w:type="spellEnd"/>
      <w:r w:rsidR="00E65E36" w:rsidRPr="007F1136">
        <w:t xml:space="preserve">” beschrijft de </w:t>
      </w:r>
      <w:proofErr w:type="spellStart"/>
      <w:r w:rsidR="00E65E36" w:rsidRPr="007F1136">
        <w:t>gebruiks</w:t>
      </w:r>
      <w:proofErr w:type="spellEnd"/>
      <w:r w:rsidR="00E65E36" w:rsidRPr="007F1136">
        <w:t>- of bedrijfsspanning op de leiding.</w:t>
      </w:r>
      <w:r w:rsidR="00E65E36">
        <w:t xml:space="preserve"> </w:t>
      </w:r>
      <w:r w:rsidR="00E65E36" w:rsidRPr="007F1136">
        <w:t>“</w:t>
      </w:r>
      <w:proofErr w:type="spellStart"/>
      <w:r w:rsidR="00E65E36" w:rsidRPr="007F1136">
        <w:t>nominalVoltage</w:t>
      </w:r>
      <w:proofErr w:type="spellEnd"/>
      <w:r w:rsidR="00E65E36" w:rsidRPr="007F1136">
        <w:t>” beschrijft de nominale systeemspanning op de plaats van levering.</w:t>
      </w:r>
      <w:r w:rsidR="00C01AE5">
        <w:t xml:space="preserve"> Voor de rest gelden de </w:t>
      </w:r>
      <w:proofErr w:type="spellStart"/>
      <w:r w:rsidR="00C01AE5">
        <w:t>KabelEnleiding</w:t>
      </w:r>
      <w:proofErr w:type="spellEnd"/>
      <w:r w:rsidR="00C01AE5">
        <w:t xml:space="preserve"> attributen</w:t>
      </w:r>
      <w:r w:rsidR="003E45FA">
        <w:t>.</w:t>
      </w:r>
    </w:p>
    <w:p w:rsidR="00953A6F" w:rsidRDefault="00953A6F" w:rsidP="00E65E36"/>
    <w:p w:rsidR="003206BD" w:rsidRDefault="003206BD" w:rsidP="00E65E36"/>
    <w:p w:rsidR="003206BD" w:rsidRDefault="003206BD" w:rsidP="00E65E36"/>
    <w:p w:rsidR="00E65E36" w:rsidRDefault="00E65E36" w:rsidP="00E65E36">
      <w:pPr>
        <w:pStyle w:val="subparagraaftitel"/>
      </w:pPr>
      <w:bookmarkStart w:id="171" w:name="_Toc399786899"/>
      <w:bookmarkStart w:id="172" w:name="_Toc436814737"/>
      <w:r>
        <w:t>Telecom</w:t>
      </w:r>
      <w:r w:rsidR="00031B8A">
        <w:t>municatie</w:t>
      </w:r>
      <w:r>
        <w:t>kabel</w:t>
      </w:r>
      <w:bookmarkEnd w:id="171"/>
      <w:r w:rsidR="00283BD6">
        <w:t>.</w:t>
      </w:r>
      <w:bookmarkEnd w:id="172"/>
    </w:p>
    <w:p w:rsidR="00322340" w:rsidRDefault="00322340" w:rsidP="00E65E36">
      <w:pPr>
        <w:jc w:val="left"/>
      </w:pPr>
    </w:p>
    <w:p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rsidR="00B95936" w:rsidRDefault="00B95936" w:rsidP="00E65E36">
      <w:r>
        <w:t>Bron: INSPIRE</w:t>
      </w:r>
    </w:p>
    <w:p w:rsidR="00150E41" w:rsidRDefault="00150E41" w:rsidP="00E65E36"/>
    <w:p w:rsidR="004532E6" w:rsidRDefault="00D43A14" w:rsidP="004532E6">
      <w:r>
        <w:rPr>
          <w:noProof/>
        </w:rPr>
        <w:drawing>
          <wp:anchor distT="0" distB="0" distL="114300" distR="114300" simplePos="0" relativeHeight="251805696" behindDoc="0" locked="0" layoutInCell="1" allowOverlap="1">
            <wp:simplePos x="0" y="0"/>
            <wp:positionH relativeFrom="column">
              <wp:posOffset>-239395</wp:posOffset>
            </wp:positionH>
            <wp:positionV relativeFrom="paragraph">
              <wp:posOffset>808355</wp:posOffset>
            </wp:positionV>
            <wp:extent cx="6181725" cy="4829175"/>
            <wp:effectExtent l="0" t="0" r="0" b="0"/>
            <wp:wrapTopAndBottom/>
            <wp:docPr id="63" name="Afbeelding 62" descr="15. IMKL2015 TelecommunicationsCabl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IMKL2015 TelecommunicationsCable.wmf"/>
                    <pic:cNvPicPr/>
                  </pic:nvPicPr>
                  <pic:blipFill>
                    <a:blip r:embed="rId36" cstate="print"/>
                    <a:stretch>
                      <a:fillRect/>
                    </a:stretch>
                  </pic:blipFill>
                  <pic:spPr>
                    <a:xfrm>
                      <a:off x="0" y="0"/>
                      <a:ext cx="6181725" cy="4829175"/>
                    </a:xfrm>
                    <a:prstGeom prst="rect">
                      <a:avLst/>
                    </a:prstGeom>
                  </pic:spPr>
                </pic:pic>
              </a:graphicData>
            </a:graphic>
          </wp:anchor>
        </w:drawing>
      </w:r>
      <w:r w:rsidR="00E65E36">
        <w:t xml:space="preserve">Van </w:t>
      </w:r>
      <w:r w:rsidR="002A26AD">
        <w:t>INSPIRE</w:t>
      </w:r>
      <w:r w:rsidR="00E65E36">
        <w:t xml:space="preserve"> wordt ee</w:t>
      </w:r>
      <w:r w:rsidR="00C01AE5">
        <w:t xml:space="preserve">n </w:t>
      </w:r>
      <w:proofErr w:type="spellStart"/>
      <w:r w:rsidR="00C01AE5">
        <w:t>CableMaterialType</w:t>
      </w:r>
      <w:proofErr w:type="spellEnd"/>
      <w:r w:rsidR="00C01AE5">
        <w:t xml:space="preserve"> toegevoegd en </w:t>
      </w:r>
      <w:r w:rsidR="004532E6">
        <w:t xml:space="preserve">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rsidR="00E65E36" w:rsidRDefault="00E65E36" w:rsidP="00E65E36"/>
    <w:p w:rsidR="0052388B" w:rsidRDefault="0052388B" w:rsidP="00E65E36"/>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spacing w:line="240" w:lineRule="auto"/>
        <w:jc w:val="left"/>
        <w:rPr>
          <w:sz w:val="20"/>
        </w:rPr>
      </w:pPr>
      <w:r>
        <w:br w:type="page"/>
      </w:r>
    </w:p>
    <w:p w:rsidR="00E65E36" w:rsidRDefault="00E65E36" w:rsidP="00E65E36">
      <w:pPr>
        <w:pStyle w:val="subparagraaftitel"/>
      </w:pPr>
      <w:bookmarkStart w:id="173" w:name="_Toc399786900"/>
      <w:bookmarkStart w:id="174" w:name="_Toc436814738"/>
      <w:proofErr w:type="spellStart"/>
      <w:r>
        <w:lastRenderedPageBreak/>
        <w:t>Olie-gas-chemicalienpijpleiding</w:t>
      </w:r>
      <w:bookmarkEnd w:id="173"/>
      <w:proofErr w:type="spellEnd"/>
      <w:r w:rsidR="00283BD6">
        <w:t>.</w:t>
      </w:r>
      <w:bookmarkEnd w:id="174"/>
    </w:p>
    <w:p w:rsidR="00322340" w:rsidRDefault="00322340" w:rsidP="00E65E36">
      <w:pPr>
        <w:jc w:val="left"/>
      </w:pPr>
    </w:p>
    <w:p w:rsidR="00150E41" w:rsidRDefault="00150E41" w:rsidP="00E65E36">
      <w:pPr>
        <w:jc w:val="left"/>
      </w:pPr>
      <w:r>
        <w:t>Definitie</w:t>
      </w:r>
      <w:r w:rsidR="00FA6AA6">
        <w:t>: Een pijpleiding voor het overbrengen van olie, gas of chemicaliën van de ene locatie naar een andere.</w:t>
      </w:r>
    </w:p>
    <w:p w:rsidR="00FA6AA6" w:rsidRDefault="00FA6AA6" w:rsidP="00E65E36">
      <w:pPr>
        <w:jc w:val="left"/>
      </w:pPr>
      <w:r>
        <w:t>Bron: INSPIRE</w:t>
      </w:r>
    </w:p>
    <w:p w:rsidR="00150E41" w:rsidRDefault="00150E41" w:rsidP="00E65E36">
      <w:pPr>
        <w:jc w:val="left"/>
      </w:pPr>
    </w:p>
    <w:p w:rsidR="004532E6" w:rsidRDefault="00E65E36" w:rsidP="004532E6">
      <w:r>
        <w:t xml:space="preserve">Uit </w:t>
      </w:r>
      <w:r w:rsidR="002A26AD">
        <w:t>INSPIRE</w:t>
      </w:r>
      <w:r w:rsidR="00C01AE5">
        <w:t xml:space="preserve"> wordt </w:t>
      </w:r>
      <w:proofErr w:type="spellStart"/>
      <w:r w:rsidR="00C01AE5">
        <w:t>oilGasChem</w:t>
      </w:r>
      <w:proofErr w:type="spellEnd"/>
      <w:r w:rsidR="00C01AE5">
        <w:t xml:space="preserve"> </w:t>
      </w:r>
      <w:proofErr w:type="spellStart"/>
      <w:r w:rsidR="00C01AE5">
        <w:t>ProductTy</w:t>
      </w:r>
      <w:r>
        <w:t>p</w:t>
      </w:r>
      <w:r w:rsidR="00C01AE5">
        <w:t>e</w:t>
      </w:r>
      <w:proofErr w:type="spellEnd"/>
      <w:r w:rsidR="00512EFD">
        <w:t xml:space="preserve"> toegevoegd en </w:t>
      </w:r>
      <w:r w:rsidR="004532E6">
        <w:t xml:space="preserve"> 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rsidR="00E65E36" w:rsidRDefault="00E65E36" w:rsidP="00E65E36">
      <w:pPr>
        <w:jc w:val="left"/>
      </w:pPr>
      <w:r>
        <w:t xml:space="preserve">In bijlage </w:t>
      </w:r>
      <w:r w:rsidR="00FE1681">
        <w:t>2</w:t>
      </w:r>
      <w:r>
        <w:t xml:space="preserve"> staan </w:t>
      </w:r>
      <w:r w:rsidR="00C01AE5">
        <w:t>de</w:t>
      </w:r>
      <w:r>
        <w:t xml:space="preserve"> mogelijke waarden</w:t>
      </w:r>
      <w:r w:rsidR="00C01AE5">
        <w:t xml:space="preserve"> voor de producttypen</w:t>
      </w:r>
      <w:r>
        <w:t>.</w:t>
      </w:r>
    </w:p>
    <w:p w:rsidR="00E65E36" w:rsidRDefault="00E65E36" w:rsidP="00E65E36">
      <w:pPr>
        <w:jc w:val="left"/>
      </w:pPr>
    </w:p>
    <w:p w:rsidR="00E65E36" w:rsidRDefault="00D43A14" w:rsidP="00E65E36">
      <w:pPr>
        <w:spacing w:line="240" w:lineRule="auto"/>
        <w:jc w:val="left"/>
        <w:rPr>
          <w:sz w:val="20"/>
        </w:rPr>
      </w:pPr>
      <w:r>
        <w:rPr>
          <w:noProof/>
        </w:rPr>
        <w:drawing>
          <wp:inline distT="0" distB="0" distL="0" distR="0">
            <wp:extent cx="6038850" cy="5041903"/>
            <wp:effectExtent l="0" t="0" r="0" b="0"/>
            <wp:docPr id="64" name="Afbeelding 63" descr="16. IMKL2015 Olie-gas-chemicaliën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IMKL2015 Olie-gas-chemicaliënpijpleiding.wmf"/>
                    <pic:cNvPicPr/>
                  </pic:nvPicPr>
                  <pic:blipFill>
                    <a:blip r:embed="rId37" cstate="print"/>
                    <a:stretch>
                      <a:fillRect/>
                    </a:stretch>
                  </pic:blipFill>
                  <pic:spPr>
                    <a:xfrm>
                      <a:off x="0" y="0"/>
                      <a:ext cx="6043734" cy="5045981"/>
                    </a:xfrm>
                    <a:prstGeom prst="rect">
                      <a:avLst/>
                    </a:prstGeom>
                  </pic:spPr>
                </pic:pic>
              </a:graphicData>
            </a:graphic>
          </wp:inline>
        </w:drawing>
      </w:r>
      <w:r w:rsidR="00E65E36">
        <w:br w:type="page"/>
      </w:r>
    </w:p>
    <w:p w:rsidR="00E65E36" w:rsidRDefault="00E65E36" w:rsidP="00E65E36">
      <w:pPr>
        <w:pStyle w:val="subparagraaftitel"/>
      </w:pPr>
      <w:bookmarkStart w:id="175" w:name="_Toc399786901"/>
      <w:bookmarkStart w:id="176" w:name="_Toc436814739"/>
      <w:r>
        <w:lastRenderedPageBreak/>
        <w:t>Rioolleiding</w:t>
      </w:r>
      <w:bookmarkEnd w:id="175"/>
      <w:r w:rsidR="00283BD6">
        <w:t>.</w:t>
      </w:r>
      <w:bookmarkEnd w:id="176"/>
    </w:p>
    <w:p w:rsidR="00FA6AA6" w:rsidRDefault="00FA6AA6" w:rsidP="00E65E36">
      <w:pPr>
        <w:jc w:val="left"/>
      </w:pPr>
    </w:p>
    <w:p w:rsidR="00FA6AA6" w:rsidRDefault="00FA6AA6" w:rsidP="00E65E36">
      <w:pPr>
        <w:jc w:val="left"/>
      </w:pPr>
      <w:r>
        <w:t>Definitie: Een rioleringsleiding voor het overbrengen van afvalwater (rioolwater</w:t>
      </w:r>
      <w:r w:rsidR="00C45A7A">
        <w:t>, hemelwater</w:t>
      </w:r>
      <w:r>
        <w:t>) van de ene locatie naar een andere.</w:t>
      </w:r>
    </w:p>
    <w:p w:rsidR="00FA6AA6" w:rsidRDefault="00FA6AA6" w:rsidP="00E65E36">
      <w:pPr>
        <w:jc w:val="left"/>
      </w:pPr>
      <w:r>
        <w:t>Bron: INSPIRE</w:t>
      </w:r>
      <w:r w:rsidR="00C45A7A">
        <w:t xml:space="preserve"> (aangepast)</w:t>
      </w:r>
    </w:p>
    <w:p w:rsidR="00FA6AA6" w:rsidRDefault="00FA6AA6" w:rsidP="00E65E36">
      <w:pPr>
        <w:jc w:val="left"/>
      </w:pPr>
    </w:p>
    <w:p w:rsidR="00E65E36" w:rsidRDefault="00E65E36" w:rsidP="00512EFD">
      <w:pPr>
        <w:jc w:val="left"/>
      </w:pPr>
      <w:r>
        <w:t xml:space="preserve">Van </w:t>
      </w:r>
      <w:r w:rsidR="002A26AD">
        <w:t>INSPIRE</w:t>
      </w:r>
      <w:r>
        <w:t xml:space="preserve"> wordt </w:t>
      </w:r>
      <w:proofErr w:type="spellStart"/>
      <w:r>
        <w:t>SewerWaterType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WION informatie</w:t>
      </w:r>
      <w:r w:rsidR="00120412" w:rsidRPr="00120412">
        <w:t xml:space="preserv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r w:rsidR="00C01AE5">
        <w:t xml:space="preserve">. In bijlage </w:t>
      </w:r>
      <w:r w:rsidR="00FE1681">
        <w:t>2</w:t>
      </w:r>
      <w:r w:rsidR="00C01AE5">
        <w:t xml:space="preserve"> staan</w:t>
      </w:r>
      <w:r>
        <w:t xml:space="preserve"> de waarden</w:t>
      </w:r>
      <w:r w:rsidR="00C01AE5">
        <w:t xml:space="preserve"> voor </w:t>
      </w:r>
      <w:proofErr w:type="spellStart"/>
      <w:r w:rsidR="00C01AE5">
        <w:t>SewerWaterType</w:t>
      </w:r>
      <w:proofErr w:type="spellEnd"/>
      <w:r>
        <w:t>.</w:t>
      </w:r>
    </w:p>
    <w:p w:rsidR="00E65E36" w:rsidRDefault="00E65E36" w:rsidP="00E65E36">
      <w:pPr>
        <w:jc w:val="left"/>
      </w:pPr>
    </w:p>
    <w:p w:rsidR="00E65E36" w:rsidRDefault="00855A12" w:rsidP="00E65E36">
      <w:pPr>
        <w:spacing w:line="240" w:lineRule="auto"/>
        <w:jc w:val="left"/>
        <w:rPr>
          <w:sz w:val="20"/>
        </w:rPr>
      </w:pPr>
      <w:r>
        <w:rPr>
          <w:noProof/>
        </w:rPr>
        <w:drawing>
          <wp:inline distT="0" distB="0" distL="0" distR="0">
            <wp:extent cx="5924550" cy="5918395"/>
            <wp:effectExtent l="0" t="0" r="0" b="0"/>
            <wp:docPr id="65" name="Afbeelding 64" descr="17. IMKL2015 Riool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IMKL2015 Rioolleiding.wmf"/>
                    <pic:cNvPicPr/>
                  </pic:nvPicPr>
                  <pic:blipFill>
                    <a:blip r:embed="rId38" cstate="print"/>
                    <a:stretch>
                      <a:fillRect/>
                    </a:stretch>
                  </pic:blipFill>
                  <pic:spPr>
                    <a:xfrm>
                      <a:off x="0" y="0"/>
                      <a:ext cx="5929342" cy="5923182"/>
                    </a:xfrm>
                    <a:prstGeom prst="rect">
                      <a:avLst/>
                    </a:prstGeom>
                  </pic:spPr>
                </pic:pic>
              </a:graphicData>
            </a:graphic>
          </wp:inline>
        </w:drawing>
      </w:r>
      <w:r w:rsidR="00E65E36">
        <w:br w:type="page"/>
      </w:r>
    </w:p>
    <w:p w:rsidR="00E65E36" w:rsidRDefault="00E65E36" w:rsidP="00E65E36">
      <w:pPr>
        <w:pStyle w:val="subparagraaftitel"/>
      </w:pPr>
      <w:bookmarkStart w:id="177" w:name="_Toc399786902"/>
      <w:bookmarkStart w:id="178" w:name="_Toc436814740"/>
      <w:r>
        <w:lastRenderedPageBreak/>
        <w:t>Waterleiding</w:t>
      </w:r>
      <w:bookmarkEnd w:id="177"/>
      <w:r w:rsidR="00283BD6">
        <w:t>.</w:t>
      </w:r>
      <w:bookmarkEnd w:id="178"/>
    </w:p>
    <w:p w:rsidR="00E65E36" w:rsidRDefault="00E65E36" w:rsidP="00E65E36">
      <w:pPr>
        <w:jc w:val="left"/>
      </w:pPr>
    </w:p>
    <w:p w:rsidR="00FA6AA6" w:rsidRDefault="00FA6AA6" w:rsidP="00E65E36">
      <w:pPr>
        <w:jc w:val="left"/>
      </w:pPr>
      <w:r>
        <w:t xml:space="preserve">Definitie: Een waterleiding voor het overbrengen van </w:t>
      </w:r>
      <w:r w:rsidR="00C45A7A">
        <w:t>(drink)</w:t>
      </w:r>
      <w:r>
        <w:t>water van de ene locatie naar een andere.</w:t>
      </w:r>
    </w:p>
    <w:p w:rsidR="00FA6AA6" w:rsidRDefault="00FA6AA6" w:rsidP="00E65E36">
      <w:pPr>
        <w:jc w:val="left"/>
      </w:pPr>
      <w:r>
        <w:t>Bron:INSPIRE</w:t>
      </w:r>
      <w:r w:rsidR="00C45A7A">
        <w:t xml:space="preserve"> (aangepast)</w:t>
      </w:r>
    </w:p>
    <w:p w:rsidR="00FA6AA6" w:rsidRDefault="00FA6AA6" w:rsidP="00E65E36">
      <w:pPr>
        <w:jc w:val="left"/>
      </w:pPr>
    </w:p>
    <w:p w:rsidR="00512EFD" w:rsidRDefault="00E65E36" w:rsidP="00512EFD">
      <w:r>
        <w:t xml:space="preserve">Van </w:t>
      </w:r>
      <w:r w:rsidR="002A26AD">
        <w:t>INSPIRE</w:t>
      </w:r>
      <w:r>
        <w:t xml:space="preserve"> wordt </w:t>
      </w:r>
      <w:proofErr w:type="spellStart"/>
      <w:r>
        <w:t>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p>
    <w:p w:rsidR="00E65E36" w:rsidRDefault="00512EFD" w:rsidP="00E65E36">
      <w:pPr>
        <w:jc w:val="left"/>
      </w:pPr>
      <w:r>
        <w:t xml:space="preserve"> I</w:t>
      </w:r>
      <w:r w:rsidR="00C01AE5">
        <w:t xml:space="preserve">n bijlage </w:t>
      </w:r>
      <w:r w:rsidR="00FE1681">
        <w:t>2</w:t>
      </w:r>
      <w:r w:rsidR="00C01AE5">
        <w:t xml:space="preserve"> staan </w:t>
      </w:r>
      <w:r>
        <w:t xml:space="preserve">de </w:t>
      </w:r>
      <w:r w:rsidR="00E65E36">
        <w:t>waarden</w:t>
      </w:r>
      <w:r w:rsidR="00C01AE5">
        <w:t xml:space="preserve"> voor </w:t>
      </w:r>
      <w:proofErr w:type="spellStart"/>
      <w:r w:rsidR="00C01AE5">
        <w:t>waterType</w:t>
      </w:r>
      <w:proofErr w:type="spellEnd"/>
      <w:r w:rsidR="00E65E36">
        <w:t>.</w:t>
      </w:r>
    </w:p>
    <w:p w:rsidR="00E65E36" w:rsidRDefault="00E65E36" w:rsidP="00E65E36">
      <w:pPr>
        <w:jc w:val="left"/>
      </w:pPr>
    </w:p>
    <w:p w:rsidR="00E65E36" w:rsidRDefault="00D43A14" w:rsidP="00E65E36">
      <w:pPr>
        <w:spacing w:line="240" w:lineRule="auto"/>
        <w:jc w:val="left"/>
        <w:rPr>
          <w:sz w:val="20"/>
        </w:rPr>
      </w:pPr>
      <w:r>
        <w:rPr>
          <w:noProof/>
        </w:rPr>
        <w:drawing>
          <wp:inline distT="0" distB="0" distL="0" distR="0">
            <wp:extent cx="6064771" cy="6086475"/>
            <wp:effectExtent l="0" t="0" r="0" b="0"/>
            <wp:docPr id="66" name="Afbeelding 65" descr="18. IMKL2015 Water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IMKL2015 Waterleiding.wmf"/>
                    <pic:cNvPicPr/>
                  </pic:nvPicPr>
                  <pic:blipFill>
                    <a:blip r:embed="rId39" cstate="print"/>
                    <a:stretch>
                      <a:fillRect/>
                    </a:stretch>
                  </pic:blipFill>
                  <pic:spPr>
                    <a:xfrm>
                      <a:off x="0" y="0"/>
                      <a:ext cx="6069676" cy="6091398"/>
                    </a:xfrm>
                    <a:prstGeom prst="rect">
                      <a:avLst/>
                    </a:prstGeom>
                  </pic:spPr>
                </pic:pic>
              </a:graphicData>
            </a:graphic>
          </wp:inline>
        </w:drawing>
      </w:r>
      <w:r w:rsidR="00E65E36">
        <w:br w:type="page"/>
      </w:r>
    </w:p>
    <w:p w:rsidR="00E65E36" w:rsidRDefault="00E65E36" w:rsidP="00E65E36">
      <w:pPr>
        <w:pStyle w:val="subparagraaftitel"/>
      </w:pPr>
      <w:bookmarkStart w:id="179" w:name="_Toc399786903"/>
      <w:bookmarkStart w:id="180" w:name="_Toc436814741"/>
      <w:r>
        <w:lastRenderedPageBreak/>
        <w:t>Thermische pijpleiding</w:t>
      </w:r>
      <w:bookmarkEnd w:id="179"/>
      <w:r w:rsidR="00283BD6">
        <w:t>.</w:t>
      </w:r>
      <w:bookmarkEnd w:id="180"/>
    </w:p>
    <w:p w:rsidR="00E65E36" w:rsidRDefault="00E65E36" w:rsidP="00E65E36">
      <w:pPr>
        <w:jc w:val="left"/>
      </w:pPr>
    </w:p>
    <w:p w:rsidR="00FA6AA6" w:rsidRDefault="00FA6AA6" w:rsidP="00E65E36">
      <w:pPr>
        <w:jc w:val="left"/>
      </w:pPr>
      <w:r>
        <w:t>Definitie: Een leiding voor het transporteren van warmte of koelte van de ene locatie naar een andere.</w:t>
      </w:r>
    </w:p>
    <w:p w:rsidR="00FA6AA6" w:rsidRDefault="00FA6AA6" w:rsidP="00E65E36">
      <w:pPr>
        <w:jc w:val="left"/>
      </w:pPr>
      <w:r>
        <w:t>Bron: INSPIRE</w:t>
      </w:r>
    </w:p>
    <w:p w:rsidR="00FA6AA6" w:rsidRDefault="00FA6AA6" w:rsidP="00E65E36">
      <w:pPr>
        <w:jc w:val="left"/>
      </w:pPr>
    </w:p>
    <w:p w:rsidR="00512EFD" w:rsidRDefault="00E65E36" w:rsidP="00512EFD">
      <w:r>
        <w:t xml:space="preserve">Van </w:t>
      </w:r>
      <w:r w:rsidR="002A26AD">
        <w:t>INSPIRE</w:t>
      </w:r>
      <w:r>
        <w:t xml:space="preserve"> wordt </w:t>
      </w:r>
      <w:proofErr w:type="spellStart"/>
      <w:r>
        <w:t>thermalProductType</w:t>
      </w:r>
      <w:proofErr w:type="spellEnd"/>
      <w:r w:rsidR="00512EFD">
        <w:t xml:space="preserve"> toegevoegd en</w:t>
      </w:r>
      <w:r w:rsidR="00512EFD" w:rsidRPr="00512EFD">
        <w:t xml:space="preserve"> </w:t>
      </w:r>
      <w:r w:rsidR="00512EFD">
        <w:t xml:space="preserve">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w:t>
      </w:r>
      <w:r w:rsidR="00512EFD">
        <w:t xml:space="preserve"> Voor de rest gelden de </w:t>
      </w:r>
      <w:proofErr w:type="spellStart"/>
      <w:r w:rsidR="00512EFD">
        <w:t>KabelEnleiding</w:t>
      </w:r>
      <w:proofErr w:type="spellEnd"/>
      <w:r w:rsidR="00512EFD">
        <w:t xml:space="preserve"> attributen.</w:t>
      </w:r>
    </w:p>
    <w:p w:rsidR="00921722" w:rsidRDefault="00D43A14" w:rsidP="00E65E36">
      <w:pPr>
        <w:jc w:val="left"/>
      </w:pPr>
      <w:r>
        <w:rPr>
          <w:noProof/>
        </w:rPr>
        <w:drawing>
          <wp:anchor distT="0" distB="0" distL="114300" distR="114300" simplePos="0" relativeHeight="251806720" behindDoc="0" locked="0" layoutInCell="1" allowOverlap="1">
            <wp:simplePos x="0" y="0"/>
            <wp:positionH relativeFrom="column">
              <wp:posOffset>-201295</wp:posOffset>
            </wp:positionH>
            <wp:positionV relativeFrom="paragraph">
              <wp:posOffset>341630</wp:posOffset>
            </wp:positionV>
            <wp:extent cx="5829300" cy="5895975"/>
            <wp:effectExtent l="0" t="0" r="0" b="0"/>
            <wp:wrapTopAndBottom/>
            <wp:docPr id="67" name="Afbeelding 66" descr="19. IMKL2015 Thermische 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IMKL2015 Thermische pijpleiding.wmf"/>
                    <pic:cNvPicPr/>
                  </pic:nvPicPr>
                  <pic:blipFill>
                    <a:blip r:embed="rId40" cstate="print"/>
                    <a:stretch>
                      <a:fillRect/>
                    </a:stretch>
                  </pic:blipFill>
                  <pic:spPr>
                    <a:xfrm>
                      <a:off x="0" y="0"/>
                      <a:ext cx="5829300" cy="5895975"/>
                    </a:xfrm>
                    <a:prstGeom prst="rect">
                      <a:avLst/>
                    </a:prstGeom>
                  </pic:spPr>
                </pic:pic>
              </a:graphicData>
            </a:graphic>
          </wp:anchor>
        </w:drawing>
      </w:r>
      <w:r w:rsidR="00C01AE5">
        <w:t xml:space="preserve">In bijlage </w:t>
      </w:r>
      <w:r w:rsidR="00FE1681">
        <w:t>2</w:t>
      </w:r>
      <w:r w:rsidR="00C01AE5">
        <w:t xml:space="preserve"> staan</w:t>
      </w:r>
      <w:r w:rsidR="00E65E36">
        <w:t xml:space="preserve"> de waarden</w:t>
      </w:r>
      <w:r w:rsidR="00C01AE5">
        <w:t xml:space="preserve"> voor </w:t>
      </w:r>
      <w:r w:rsidR="00B105CC">
        <w:t>de producttypen.</w:t>
      </w:r>
    </w:p>
    <w:p w:rsidR="00953A6F" w:rsidRDefault="00953A6F" w:rsidP="00E65E36">
      <w:pPr>
        <w:jc w:val="left"/>
      </w:pPr>
    </w:p>
    <w:p w:rsidR="00921722" w:rsidRDefault="00921722" w:rsidP="00E65E36">
      <w:pPr>
        <w:jc w:val="left"/>
      </w:pPr>
    </w:p>
    <w:p w:rsidR="00E65E36" w:rsidRDefault="00E65E36" w:rsidP="00E65E36">
      <w:pPr>
        <w:jc w:val="left"/>
      </w:pPr>
    </w:p>
    <w:p w:rsidR="00E65E36" w:rsidRDefault="00E65E36" w:rsidP="00E65E36">
      <w:pPr>
        <w:pStyle w:val="subparagraaftitel"/>
      </w:pPr>
      <w:bookmarkStart w:id="181" w:name="_Toc434940509"/>
      <w:bookmarkStart w:id="182" w:name="_Toc434941826"/>
      <w:bookmarkStart w:id="183" w:name="_Toc434943367"/>
      <w:bookmarkStart w:id="184" w:name="_Toc434943798"/>
      <w:bookmarkStart w:id="185" w:name="_Toc434956122"/>
      <w:bookmarkStart w:id="186" w:name="_Toc434940510"/>
      <w:bookmarkStart w:id="187" w:name="_Toc434941827"/>
      <w:bookmarkStart w:id="188" w:name="_Toc434943368"/>
      <w:bookmarkStart w:id="189" w:name="_Toc434943799"/>
      <w:bookmarkStart w:id="190" w:name="_Toc434956123"/>
      <w:bookmarkStart w:id="191" w:name="_Toc434940511"/>
      <w:bookmarkStart w:id="192" w:name="_Toc434941828"/>
      <w:bookmarkStart w:id="193" w:name="_Toc434943369"/>
      <w:bookmarkStart w:id="194" w:name="_Toc434943800"/>
      <w:bookmarkStart w:id="195" w:name="_Toc434956124"/>
      <w:bookmarkStart w:id="196" w:name="_Toc434940512"/>
      <w:bookmarkStart w:id="197" w:name="_Toc434941829"/>
      <w:bookmarkStart w:id="198" w:name="_Toc434943370"/>
      <w:bookmarkStart w:id="199" w:name="_Toc434943801"/>
      <w:bookmarkStart w:id="200" w:name="_Toc434956125"/>
      <w:bookmarkStart w:id="201" w:name="_Toc399786904"/>
      <w:bookmarkStart w:id="202" w:name="_Toc436814742"/>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r>
        <w:lastRenderedPageBreak/>
        <w:t>Leidingelementen per type net (thema)</w:t>
      </w:r>
      <w:bookmarkEnd w:id="201"/>
      <w:r w:rsidR="00283BD6">
        <w:t>.</w:t>
      </w:r>
      <w:bookmarkEnd w:id="202"/>
    </w:p>
    <w:p w:rsidR="00E65E36" w:rsidRDefault="00E65E36" w:rsidP="00E65E36">
      <w:r>
        <w:t xml:space="preserve">De leidingelementen worden niet specifiek per type </w:t>
      </w:r>
      <w:r w:rsidR="0065371C">
        <w:t>thema net als de kabels en leidingen</w:t>
      </w:r>
      <w:r>
        <w:t xml:space="preserve"> gedefinieerd. Leidingelementen hebben een algemene type lijst en een lijst per type net (</w:t>
      </w:r>
      <w:proofErr w:type="spellStart"/>
      <w:r>
        <w:t>telecom</w:t>
      </w:r>
      <w:proofErr w:type="spellEnd"/>
      <w:r>
        <w:t>, elektriciteit, riool, water, gas/olie). Deze lijsten zijn uitbreidbaar.</w:t>
      </w:r>
      <w:r w:rsidR="0065371C">
        <w:t xml:space="preserve"> In bijlage 2 staan de </w:t>
      </w:r>
      <w:r w:rsidR="00932116">
        <w:t>waardelijsten</w:t>
      </w:r>
      <w:r w:rsidR="0065371C">
        <w:t xml:space="preserve"> met de waarden voor type leidingelement per type </w:t>
      </w:r>
      <w:proofErr w:type="spellStart"/>
      <w:r w:rsidR="0065371C">
        <w:t>kabelOfLeiding</w:t>
      </w:r>
      <w:proofErr w:type="spellEnd"/>
      <w:r w:rsidR="0065371C">
        <w:t>.</w:t>
      </w:r>
    </w:p>
    <w:p w:rsidR="003E3B48" w:rsidRDefault="003E3B48" w:rsidP="00E65E36"/>
    <w:p w:rsidR="003E3B48" w:rsidRDefault="00855A12" w:rsidP="00E65E36">
      <w:r>
        <w:rPr>
          <w:noProof/>
        </w:rPr>
        <w:drawing>
          <wp:anchor distT="0" distB="0" distL="114300" distR="114300" simplePos="0" relativeHeight="251807744" behindDoc="0" locked="0" layoutInCell="1" allowOverlap="1">
            <wp:simplePos x="0" y="0"/>
            <wp:positionH relativeFrom="column">
              <wp:posOffset>-448945</wp:posOffset>
            </wp:positionH>
            <wp:positionV relativeFrom="paragraph">
              <wp:posOffset>303530</wp:posOffset>
            </wp:positionV>
            <wp:extent cx="6257925" cy="3524250"/>
            <wp:effectExtent l="0" t="0" r="0" b="0"/>
            <wp:wrapTopAndBottom/>
            <wp:docPr id="68" name="Afbeelding 67" descr="20. IMKL2015 Leidingelement per thema.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IMKL2015 Leidingelement per thema.wmf"/>
                    <pic:cNvPicPr/>
                  </pic:nvPicPr>
                  <pic:blipFill>
                    <a:blip r:embed="rId41" cstate="print"/>
                    <a:stretch>
                      <a:fillRect/>
                    </a:stretch>
                  </pic:blipFill>
                  <pic:spPr>
                    <a:xfrm>
                      <a:off x="0" y="0"/>
                      <a:ext cx="6257925" cy="3524250"/>
                    </a:xfrm>
                    <a:prstGeom prst="rect">
                      <a:avLst/>
                    </a:prstGeom>
                  </pic:spPr>
                </pic:pic>
              </a:graphicData>
            </a:graphic>
          </wp:anchor>
        </w:drawing>
      </w:r>
    </w:p>
    <w:p w:rsidR="0065371C" w:rsidRDefault="0065371C" w:rsidP="00E65E36"/>
    <w:p w:rsidR="00E65E36" w:rsidRDefault="00E65E36" w:rsidP="00836D3F">
      <w:r>
        <w:br w:type="page"/>
      </w:r>
    </w:p>
    <w:p w:rsidR="00EE7EF0" w:rsidRDefault="00EE7EF0" w:rsidP="00A26E72">
      <w:pPr>
        <w:spacing w:line="240" w:lineRule="atLeast"/>
      </w:pPr>
    </w:p>
    <w:p w:rsidR="00E65E36" w:rsidRDefault="00E65E36" w:rsidP="00A26E72">
      <w:pPr>
        <w:spacing w:line="240" w:lineRule="atLeast"/>
      </w:pPr>
    </w:p>
    <w:p w:rsidR="00EE7BB1" w:rsidRDefault="003515CC">
      <w:pPr>
        <w:pStyle w:val="subparagraaftitel"/>
      </w:pPr>
      <w:r>
        <w:rPr>
          <w:noProof/>
        </w:rPr>
        <w:drawing>
          <wp:anchor distT="0" distB="0" distL="114300" distR="114300" simplePos="0" relativeHeight="251716608" behindDoc="0" locked="0" layoutInCell="1" allowOverlap="1">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42" cstate="print"/>
                    <a:stretch>
                      <a:fillRect/>
                    </a:stretch>
                  </pic:blipFill>
                  <pic:spPr>
                    <a:xfrm>
                      <a:off x="0" y="0"/>
                      <a:ext cx="5496560" cy="1296670"/>
                    </a:xfrm>
                    <a:prstGeom prst="rect">
                      <a:avLst/>
                    </a:prstGeom>
                  </pic:spPr>
                </pic:pic>
              </a:graphicData>
            </a:graphic>
          </wp:anchor>
        </w:drawing>
      </w:r>
      <w:bookmarkStart w:id="203" w:name="_Toc436814743"/>
      <w:proofErr w:type="spellStart"/>
      <w:r w:rsidR="00A26E72" w:rsidRPr="001724FE">
        <w:t>Identifier</w:t>
      </w:r>
      <w:proofErr w:type="spellEnd"/>
      <w:r w:rsidR="00A26E72" w:rsidRPr="001724FE">
        <w:t xml:space="preserve"> management</w:t>
      </w:r>
      <w:r w:rsidR="00283BD6">
        <w:t>.</w:t>
      </w:r>
      <w:bookmarkEnd w:id="203"/>
    </w:p>
    <w:p w:rsidR="003515CC" w:rsidRDefault="003515CC" w:rsidP="003515CC">
      <w:r>
        <w:t xml:space="preserve">De systematiek </w:t>
      </w:r>
      <w:r w:rsidR="002370BA">
        <w:t xml:space="preserve">voor het </w:t>
      </w:r>
      <w:proofErr w:type="spellStart"/>
      <w:r w:rsidR="002370BA">
        <w:t>format</w:t>
      </w:r>
      <w:proofErr w:type="spellEnd"/>
      <w:r w:rsidR="002370BA">
        <w:t xml:space="preserve"> van een </w:t>
      </w:r>
      <w:proofErr w:type="spellStart"/>
      <w:r w:rsidR="002370BA">
        <w:t>identifier</w:t>
      </w:r>
      <w:proofErr w:type="spellEnd"/>
      <w:r w:rsidR="002370BA">
        <w:t xml:space="preserve"> </w:t>
      </w:r>
      <w:r>
        <w:t xml:space="preserve">is gebaseerd op de combinatie van een uniek benoemde </w:t>
      </w:r>
      <w:proofErr w:type="spellStart"/>
      <w:r>
        <w:t>namespace</w:t>
      </w:r>
      <w:proofErr w:type="spellEnd"/>
      <w:r>
        <w:t xml:space="preserve"> voor een applicatiedomein </w:t>
      </w:r>
      <w:r w:rsidR="00A75399">
        <w:t xml:space="preserve">(of </w:t>
      </w:r>
      <w:proofErr w:type="spellStart"/>
      <w:r w:rsidR="00A75399">
        <w:t>organisatie-bronhouder</w:t>
      </w:r>
      <w:proofErr w:type="spellEnd"/>
      <w:r w:rsidR="00A75399">
        <w:t xml:space="preserve">) </w:t>
      </w:r>
      <w:r>
        <w:t xml:space="preserve">en unieke lokale </w:t>
      </w:r>
      <w:proofErr w:type="spellStart"/>
      <w:r>
        <w:t>id’s</w:t>
      </w:r>
      <w:proofErr w:type="spellEnd"/>
      <w:r>
        <w:t xml:space="preserve"> binnen een applicatiedomein. Omdat voor utiliteitsnetten er vele bronhouders zijn is het niet mogelijk om met één </w:t>
      </w:r>
      <w:proofErr w:type="spellStart"/>
      <w:r>
        <w:t>namespace</w:t>
      </w:r>
      <w:proofErr w:type="spellEnd"/>
      <w:r>
        <w:t xml:space="preserve"> te garanderen dat er in de combinatie van </w:t>
      </w:r>
      <w:proofErr w:type="spellStart"/>
      <w:r>
        <w:t>namespace</w:t>
      </w:r>
      <w:proofErr w:type="spellEnd"/>
      <w:r>
        <w:t xml:space="preserve"> en lokale </w:t>
      </w:r>
      <w:proofErr w:type="spellStart"/>
      <w:r>
        <w:t>identifier</w:t>
      </w:r>
      <w:proofErr w:type="spellEnd"/>
      <w:r>
        <w:t xml:space="preserve">, unieke </w:t>
      </w:r>
      <w:proofErr w:type="spellStart"/>
      <w:r>
        <w:t>identifiers</w:t>
      </w:r>
      <w:proofErr w:type="spellEnd"/>
      <w:r>
        <w:t xml:space="preserve"> ontstaan. Om toch met één </w:t>
      </w:r>
      <w:proofErr w:type="spellStart"/>
      <w:r>
        <w:t>namespace</w:t>
      </w:r>
      <w:proofErr w:type="spellEnd"/>
      <w:r>
        <w:t xml:space="preserve"> te kunnen werken die het </w:t>
      </w:r>
      <w:proofErr w:type="spellStart"/>
      <w:r>
        <w:t>apllicatiedomein</w:t>
      </w:r>
      <w:proofErr w:type="spellEnd"/>
      <w:r>
        <w:t xml:space="preserve"> </w:t>
      </w:r>
      <w:r w:rsidR="002370BA">
        <w:t>representeert</w:t>
      </w:r>
      <w:r>
        <w:t xml:space="preserve"> wordt het  vo</w:t>
      </w:r>
      <w:r w:rsidR="002370BA">
        <w:t xml:space="preserve">lgende voorstel </w:t>
      </w:r>
      <w:r>
        <w:t>gedaan:</w:t>
      </w:r>
    </w:p>
    <w:p w:rsidR="003515CC" w:rsidRDefault="003515CC" w:rsidP="003515CC"/>
    <w:p w:rsidR="003515CC" w:rsidRDefault="003515CC" w:rsidP="003515CC">
      <w:proofErr w:type="spellStart"/>
      <w:r>
        <w:t>Namespace</w:t>
      </w:r>
      <w:proofErr w:type="spellEnd"/>
      <w:r>
        <w:t xml:space="preserve">: </w:t>
      </w:r>
      <w:r>
        <w:tab/>
      </w:r>
      <w:r>
        <w:tab/>
      </w:r>
      <w:r w:rsidR="00B85A51">
        <w:t>‘</w:t>
      </w:r>
      <w:proofErr w:type="spellStart"/>
      <w:r w:rsidRPr="00811FE4">
        <w:rPr>
          <w:b/>
        </w:rPr>
        <w:t>nl.imkl</w:t>
      </w:r>
      <w:proofErr w:type="spellEnd"/>
      <w:r w:rsidR="00B85A51">
        <w:rPr>
          <w:b/>
        </w:rPr>
        <w:t>’</w:t>
      </w:r>
    </w:p>
    <w:p w:rsidR="003515CC" w:rsidRPr="00322340" w:rsidRDefault="003515CC" w:rsidP="003515CC">
      <w:proofErr w:type="spellStart"/>
      <w:r>
        <w:t>Format</w:t>
      </w:r>
      <w:proofErr w:type="spellEnd"/>
      <w:r>
        <w:t xml:space="preserve"> </w:t>
      </w:r>
      <w:proofErr w:type="spellStart"/>
      <w:r>
        <w:t>lokaalID</w:t>
      </w:r>
      <w:proofErr w:type="spellEnd"/>
      <w:r>
        <w:t xml:space="preserve">: </w:t>
      </w:r>
      <w:r>
        <w:tab/>
      </w:r>
      <w:proofErr w:type="spellStart"/>
      <w:r w:rsidR="00EA1048">
        <w:rPr>
          <w:b/>
        </w:rPr>
        <w:t>bronhouder</w:t>
      </w:r>
      <w:r w:rsidR="00EA1048" w:rsidRPr="00811FE4">
        <w:rPr>
          <w:b/>
        </w:rPr>
        <w:t>code</w:t>
      </w:r>
      <w:r w:rsidRPr="00811FE4">
        <w:rPr>
          <w:b/>
        </w:rPr>
        <w:t>.lokaalID</w:t>
      </w:r>
      <w:proofErr w:type="spellEnd"/>
      <w:r w:rsidR="003E1D31">
        <w:rPr>
          <w:b/>
        </w:rPr>
        <w:t xml:space="preserve">  </w:t>
      </w:r>
      <w:r w:rsidR="00971241" w:rsidRPr="00971241">
        <w:t>(met een totaal van maximaal 255 tekens)</w:t>
      </w:r>
    </w:p>
    <w:p w:rsidR="003515CC" w:rsidRDefault="003515CC" w:rsidP="003515CC">
      <w:pPr>
        <w:rPr>
          <w:b/>
        </w:rPr>
      </w:pPr>
    </w:p>
    <w:p w:rsidR="003515CC" w:rsidRDefault="003515CC" w:rsidP="003515CC">
      <w:r w:rsidRPr="00811FE4">
        <w:t xml:space="preserve">De </w:t>
      </w:r>
      <w:proofErr w:type="spellStart"/>
      <w:r w:rsidRPr="00811FE4">
        <w:t>namespace</w:t>
      </w:r>
      <w:proofErr w:type="spellEnd"/>
      <w:r>
        <w:t xml:space="preserve"> wordt geregistreerd in een nationaal </w:t>
      </w:r>
      <w:proofErr w:type="spellStart"/>
      <w:r>
        <w:t>namespace</w:t>
      </w:r>
      <w:proofErr w:type="spellEnd"/>
      <w:r>
        <w:t xml:space="preserve"> register.</w:t>
      </w:r>
    </w:p>
    <w:p w:rsidR="00B85A51" w:rsidRDefault="003515CC" w:rsidP="00EA1048">
      <w:r>
        <w:t xml:space="preserve">De </w:t>
      </w:r>
      <w:proofErr w:type="spellStart"/>
      <w:r w:rsidR="00EA1048">
        <w:t>bronhoudercode</w:t>
      </w:r>
      <w:proofErr w:type="spellEnd"/>
      <w:r w:rsidR="00EA1048">
        <w:t xml:space="preserv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w:t>
      </w:r>
      <w:proofErr w:type="spellStart"/>
      <w:r w:rsidR="00EA1048">
        <w:t>inwinner</w:t>
      </w:r>
      <w:proofErr w:type="spellEnd"/>
      <w:r w:rsidR="00EA1048">
        <w:t xml:space="preserve"> van de gegevens. </w:t>
      </w:r>
      <w:r w:rsidR="00B85A51">
        <w:t>De code bestaat uit vijf alfanumerieke posities</w:t>
      </w:r>
      <w:r w:rsidR="00EA1048">
        <w:t>.</w:t>
      </w:r>
    </w:p>
    <w:p w:rsidR="003E1D31" w:rsidRDefault="00EA1048" w:rsidP="00EA62E0">
      <w:r>
        <w:t xml:space="preserve">Het </w:t>
      </w:r>
      <w:proofErr w:type="spellStart"/>
      <w:r>
        <w:t>lokaalID</w:t>
      </w:r>
      <w:proofErr w:type="spellEnd"/>
      <w:r>
        <w:t xml:space="preserve"> maakt het mogelijk per bronhouder de objecten uniek te identificeren. </w:t>
      </w:r>
      <w:r w:rsidR="00EA62E0">
        <w:t xml:space="preserve">Het </w:t>
      </w:r>
      <w:proofErr w:type="spellStart"/>
      <w:r w:rsidR="00EA62E0">
        <w:t>lokaalID</w:t>
      </w:r>
      <w:proofErr w:type="spellEnd"/>
      <w:r w:rsidR="00EA62E0">
        <w:t xml:space="preserve"> is vrij door de bronhouder in te vullen en zal in de meeste gevallen gelijk zijn aan het </w:t>
      </w:r>
      <w:proofErr w:type="spellStart"/>
      <w:r w:rsidR="00EA62E0">
        <w:t>id</w:t>
      </w:r>
      <w:proofErr w:type="spellEnd"/>
      <w:r w:rsidR="00EA62E0">
        <w:t xml:space="preserve"> in de lokale registratie.</w:t>
      </w:r>
    </w:p>
    <w:p w:rsidR="003E1D31" w:rsidRDefault="003E1D31" w:rsidP="00EA62E0"/>
    <w:p w:rsidR="005B6963" w:rsidRPr="003657E7" w:rsidRDefault="00971241">
      <w:pPr>
        <w:rPr>
          <w:b/>
        </w:rPr>
      </w:pPr>
      <w:r w:rsidRPr="003657E7">
        <w:rPr>
          <w:b/>
        </w:rPr>
        <w:t>Extra toelichting.</w:t>
      </w:r>
    </w:p>
    <w:p w:rsidR="00F9768C" w:rsidRDefault="00971241" w:rsidP="00F9768C">
      <w:proofErr w:type="spellStart"/>
      <w:r w:rsidRPr="003657E7">
        <w:rPr>
          <w:color w:val="010101"/>
        </w:rPr>
        <w:t>Identifiers</w:t>
      </w:r>
      <w:proofErr w:type="spellEnd"/>
      <w:r w:rsidRPr="003657E7">
        <w:rPr>
          <w:color w:val="010101"/>
        </w:rPr>
        <w:t xml:space="preserve"> hebben als functie objecten te kunnen aanwijzen en om aan objecten te kunnen refereren. Ze maken een object uniek identificeerbaar. Als een organisatie een </w:t>
      </w:r>
      <w:proofErr w:type="spellStart"/>
      <w:r w:rsidRPr="003657E7">
        <w:rPr>
          <w:color w:val="010101"/>
        </w:rPr>
        <w:t>identifier</w:t>
      </w:r>
      <w:proofErr w:type="spellEnd"/>
      <w:r w:rsidRPr="003657E7">
        <w:rPr>
          <w:color w:val="010101"/>
        </w:rPr>
        <w:t xml:space="preserve"> uitgeeft is deze binnen de organisatie wel uniek, maar als datasets van verschillende organisatie worden samengevoegd tot een nieuwe bestand is de </w:t>
      </w:r>
      <w:proofErr w:type="spellStart"/>
      <w:r w:rsidRPr="003657E7">
        <w:rPr>
          <w:color w:val="010101"/>
        </w:rPr>
        <w:t>identifier</w:t>
      </w:r>
      <w:proofErr w:type="spellEnd"/>
      <w:r w:rsidRPr="003657E7">
        <w:rPr>
          <w:color w:val="010101"/>
        </w:rPr>
        <w:t xml:space="preserve"> niet automatisch uniek in de nieuwe situatie. Om binnen de nieuwe context </w:t>
      </w:r>
      <w:proofErr w:type="spellStart"/>
      <w:r w:rsidRPr="003657E7">
        <w:rPr>
          <w:color w:val="010101"/>
        </w:rPr>
        <w:t>identifiers</w:t>
      </w:r>
      <w:proofErr w:type="spellEnd"/>
      <w:r w:rsidRPr="003657E7">
        <w:rPr>
          <w:color w:val="010101"/>
        </w:rPr>
        <w:t xml:space="preserve"> uniek te maken is een systematiek nodig. Binnen IMKL speelt dit op drie plaatsen:</w:t>
      </w:r>
    </w:p>
    <w:p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w:t>
      </w:r>
      <w:proofErr w:type="spellStart"/>
      <w:r>
        <w:rPr>
          <w:rFonts w:ascii="Verdana" w:hAnsi="Verdana"/>
          <w:color w:val="010101"/>
          <w:sz w:val="16"/>
          <w:szCs w:val="16"/>
        </w:rPr>
        <w:t>bronhoudercode</w:t>
      </w:r>
      <w:proofErr w:type="spellEnd"/>
      <w:r>
        <w:rPr>
          <w:rFonts w:ascii="Verdana" w:hAnsi="Verdana"/>
          <w:color w:val="010101"/>
          <w:sz w:val="16"/>
          <w:szCs w:val="16"/>
        </w:rPr>
        <w:t xml:space="preserve"> en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is dan uniek binnen IMKL. De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binnen de registratie van de bronhouder en de </w:t>
      </w:r>
      <w:proofErr w:type="spellStart"/>
      <w:r>
        <w:rPr>
          <w:rFonts w:ascii="Verdana" w:hAnsi="Verdana"/>
          <w:color w:val="010101"/>
          <w:sz w:val="16"/>
          <w:szCs w:val="16"/>
        </w:rPr>
        <w:t>bronhoudercode</w:t>
      </w:r>
      <w:proofErr w:type="spellEnd"/>
      <w:r>
        <w:rPr>
          <w:rFonts w:ascii="Verdana" w:hAnsi="Verdana"/>
          <w:color w:val="010101"/>
          <w:sz w:val="16"/>
          <w:szCs w:val="16"/>
        </w:rPr>
        <w:t xml:space="preserve"> worden aan elkaar geplakt met een ‘.’ ertussen tot een </w:t>
      </w:r>
      <w:proofErr w:type="spellStart"/>
      <w:r>
        <w:rPr>
          <w:rFonts w:ascii="Verdana" w:hAnsi="Verdana"/>
          <w:color w:val="010101"/>
          <w:sz w:val="16"/>
          <w:szCs w:val="16"/>
        </w:rPr>
        <w:t>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proofErr w:type="spellEnd"/>
      <w:r>
        <w:rPr>
          <w:rFonts w:ascii="Verdana" w:hAnsi="Verdana"/>
          <w:color w:val="010101"/>
          <w:sz w:val="16"/>
          <w:szCs w:val="16"/>
        </w:rPr>
        <w:t>.</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Het hele bestand van IMKL is slechts één van de datasets binnen INSPIRE. In INSPIRE worden </w:t>
      </w:r>
      <w:proofErr w:type="spellStart"/>
      <w:r>
        <w:rPr>
          <w:rFonts w:ascii="Verdana" w:hAnsi="Verdana"/>
          <w:color w:val="010101"/>
          <w:sz w:val="16"/>
          <w:szCs w:val="16"/>
        </w:rPr>
        <w:t>identifiers</w:t>
      </w:r>
      <w:proofErr w:type="spellEnd"/>
      <w:r>
        <w:rPr>
          <w:rFonts w:ascii="Verdana" w:hAnsi="Verdana"/>
          <w:color w:val="010101"/>
          <w:sz w:val="16"/>
          <w:szCs w:val="16"/>
        </w:rPr>
        <w:t xml:space="preserve"> uniek gemaakt door ze te voorzien van een </w:t>
      </w:r>
      <w:proofErr w:type="spellStart"/>
      <w:r>
        <w:rPr>
          <w:rFonts w:ascii="Verdana" w:hAnsi="Verdana"/>
          <w:color w:val="010101"/>
          <w:sz w:val="16"/>
          <w:szCs w:val="16"/>
        </w:rPr>
        <w:t>namespace</w:t>
      </w:r>
      <w:proofErr w:type="spellEnd"/>
      <w:r>
        <w:rPr>
          <w:rFonts w:ascii="Verdana" w:hAnsi="Verdana"/>
          <w:color w:val="010101"/>
          <w:sz w:val="16"/>
          <w:szCs w:val="16"/>
        </w:rPr>
        <w:t xml:space="preserve">. Voor IMKL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xml:space="preserve">’ bij INSPIRE als </w:t>
      </w:r>
      <w:proofErr w:type="spellStart"/>
      <w:r>
        <w:rPr>
          <w:rFonts w:ascii="Verdana" w:hAnsi="Verdana"/>
          <w:color w:val="010101"/>
          <w:sz w:val="16"/>
          <w:szCs w:val="16"/>
        </w:rPr>
        <w:t>namespace</w:t>
      </w:r>
      <w:proofErr w:type="spellEnd"/>
      <w:r>
        <w:rPr>
          <w:rFonts w:ascii="Verdana" w:hAnsi="Verdana"/>
          <w:color w:val="010101"/>
          <w:sz w:val="16"/>
          <w:szCs w:val="16"/>
        </w:rPr>
        <w:t xml:space="preserve"> geregistreerd.</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Sommige objecten van IMKL zijn geen onderdeel van de INSPIRE specificaties en kunnen dus ook geen INSPIRE </w:t>
      </w:r>
      <w:proofErr w:type="spellStart"/>
      <w:r>
        <w:rPr>
          <w:rFonts w:ascii="Verdana" w:hAnsi="Verdana"/>
          <w:color w:val="010101"/>
          <w:sz w:val="16"/>
          <w:szCs w:val="16"/>
        </w:rPr>
        <w:t>Identifier</w:t>
      </w:r>
      <w:proofErr w:type="spellEnd"/>
      <w:r>
        <w:rPr>
          <w:rFonts w:ascii="Verdana" w:hAnsi="Verdana"/>
          <w:color w:val="010101"/>
          <w:sz w:val="16"/>
          <w:szCs w:val="16"/>
        </w:rPr>
        <w:t xml:space="preserve"> krijgen. Deze objecten krijgen een NEN3610ID, die binnen de context van NEN3610 uniek is. Hiervoor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ook binnen NEN3610 geregistreerd.</w:t>
      </w:r>
    </w:p>
    <w:p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 xml:space="preserve">Een bronhouder heeft in eigen registratie een unieke </w:t>
      </w:r>
      <w:proofErr w:type="spellStart"/>
      <w:r>
        <w:rPr>
          <w:color w:val="010101"/>
        </w:rPr>
        <w:t>identifier</w:t>
      </w:r>
      <w:proofErr w:type="spellEnd"/>
      <w:r>
        <w:rPr>
          <w:color w:val="010101"/>
        </w:rPr>
        <w:t xml:space="preserve"> ‘</w:t>
      </w:r>
      <w:proofErr w:type="spellStart"/>
      <w:r>
        <w:rPr>
          <w:color w:val="010101"/>
        </w:rPr>
        <w:t>xxyyzz</w:t>
      </w:r>
      <w:proofErr w:type="spellEnd"/>
      <w:r>
        <w:rPr>
          <w:color w:val="010101"/>
        </w:rPr>
        <w:t xml:space="preserve">’.  Binnen IMKL wordt hier een </w:t>
      </w:r>
      <w:proofErr w:type="spellStart"/>
      <w:r>
        <w:rPr>
          <w:color w:val="010101"/>
        </w:rPr>
        <w:t>locaalId</w:t>
      </w:r>
      <w:proofErr w:type="spellEnd"/>
      <w:r>
        <w:rPr>
          <w:color w:val="010101"/>
        </w:rPr>
        <w:t>: ‘</w:t>
      </w:r>
      <w:proofErr w:type="spellStart"/>
      <w:r>
        <w:rPr>
          <w:color w:val="010101"/>
        </w:rPr>
        <w:t>bb.xxyyzz</w:t>
      </w:r>
      <w:proofErr w:type="spellEnd"/>
      <w:r>
        <w:rPr>
          <w:color w:val="010101"/>
        </w:rPr>
        <w:t>’ van gemaakt. Uitwisseling binnen INSPIRE van deze code zal er als volgt uitzien:</w:t>
      </w:r>
    </w:p>
    <w:p w:rsidR="00F9768C" w:rsidRDefault="00F9768C" w:rsidP="00F9768C">
      <w:pPr>
        <w:pStyle w:val="Normaalweb"/>
        <w:rPr>
          <w:rFonts w:eastAsiaTheme="minorHAnsi"/>
        </w:rPr>
      </w:pPr>
    </w:p>
    <w:p w:rsidR="005B6963" w:rsidRDefault="00855A12">
      <w:r>
        <w:rPr>
          <w:noProof/>
        </w:rPr>
        <w:lastRenderedPageBreak/>
        <w:drawing>
          <wp:anchor distT="0" distB="0" distL="114300" distR="114300" simplePos="0" relativeHeight="251788288" behindDoc="0" locked="0" layoutInCell="1" allowOverlap="1">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43" r:link="rId44"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rsidR="005B6963" w:rsidRDefault="00971241">
      <w:r w:rsidRPr="00971241">
        <w:t xml:space="preserve">Omdat de </w:t>
      </w:r>
      <w:proofErr w:type="spellStart"/>
      <w:r w:rsidRPr="00971241">
        <w:t>identifiers</w:t>
      </w:r>
      <w:proofErr w:type="spellEnd"/>
      <w:r w:rsidRPr="00971241">
        <w:t xml:space="preserve"> die intern bij de bronhouders wordt gebruikt op verschillende manieren hergebruikt worden is er een aantal beperkingen op het formaat van de </w:t>
      </w:r>
      <w:proofErr w:type="spellStart"/>
      <w:r w:rsidRPr="00971241">
        <w:t>identifiers</w:t>
      </w:r>
      <w:proofErr w:type="spellEnd"/>
      <w:r w:rsidRPr="00971241">
        <w:t>. </w:t>
      </w:r>
    </w:p>
    <w:p w:rsidR="00A11BC4" w:rsidRDefault="00971241" w:rsidP="003657E7">
      <w:pPr>
        <w:numPr>
          <w:ilvl w:val="0"/>
          <w:numId w:val="47"/>
        </w:numPr>
        <w:spacing w:before="100" w:beforeAutospacing="1" w:after="100" w:afterAutospacing="1"/>
        <w:jc w:val="left"/>
      </w:pPr>
      <w:r w:rsidRPr="00971241">
        <w:t xml:space="preserve">De volgende karakters mogen in een </w:t>
      </w:r>
      <w:proofErr w:type="spellStart"/>
      <w:r w:rsidRPr="00971241">
        <w:t>lokaalID</w:t>
      </w:r>
      <w:proofErr w:type="spellEnd"/>
      <w:r w:rsidRPr="00971241">
        <w:t xml:space="preserve"> voorkomen: {”A”…”Z”, “a”…”z”, ”0”…”9”, “_”, “-“, “,”, ”.”}. “  (bron: NEN3610)</w:t>
      </w:r>
    </w:p>
    <w:p w:rsidR="00A11BC4" w:rsidRDefault="00971241" w:rsidP="003657E7">
      <w:pPr>
        <w:numPr>
          <w:ilvl w:val="0"/>
          <w:numId w:val="47"/>
        </w:numPr>
        <w:spacing w:before="100" w:beforeAutospacing="1" w:after="100" w:afterAutospacing="1"/>
        <w:jc w:val="left"/>
      </w:pPr>
      <w:r w:rsidRPr="00971241">
        <w:t xml:space="preserve">INSPIRE had een vergelijkbare beperking op de structuur van </w:t>
      </w:r>
      <w:proofErr w:type="spellStart"/>
      <w:r w:rsidRPr="00971241">
        <w:t>identifiers</w:t>
      </w:r>
      <w:proofErr w:type="spellEnd"/>
      <w:r w:rsidRPr="00971241">
        <w:t>, maar die is geschrapt.</w:t>
      </w:r>
    </w:p>
    <w:p w:rsidR="00A11BC4" w:rsidRDefault="00971241" w:rsidP="003657E7">
      <w:pPr>
        <w:numPr>
          <w:ilvl w:val="0"/>
          <w:numId w:val="47"/>
        </w:numPr>
        <w:spacing w:before="100" w:beforeAutospacing="1" w:after="100" w:afterAutospacing="1"/>
        <w:jc w:val="left"/>
      </w:pPr>
      <w:r w:rsidRPr="00971241">
        <w:t xml:space="preserve">De afspraak dat een </w:t>
      </w:r>
      <w:proofErr w:type="spellStart"/>
      <w:r w:rsidRPr="00971241">
        <w:t>identifier</w:t>
      </w:r>
      <w:proofErr w:type="spellEnd"/>
      <w:r w:rsidRPr="00971241">
        <w:t xml:space="preserve"> binnen een GML document ook gebruikt om een </w:t>
      </w:r>
      <w:proofErr w:type="spellStart"/>
      <w:r w:rsidRPr="00971241">
        <w:t>gml</w:t>
      </w:r>
      <w:proofErr w:type="spellEnd"/>
      <w:r w:rsidRPr="00971241">
        <w:t>:</w:t>
      </w:r>
      <w:proofErr w:type="spellStart"/>
      <w:r w:rsidRPr="00971241">
        <w:t>id</w:t>
      </w:r>
      <w:proofErr w:type="spellEnd"/>
      <w:r w:rsidRPr="00971241">
        <w:t xml:space="preserve"> te construeren wordt legt ook beperkingen op aan de </w:t>
      </w:r>
      <w:proofErr w:type="spellStart"/>
      <w:r w:rsidRPr="00971241">
        <w:t>identifier</w:t>
      </w:r>
      <w:proofErr w:type="spellEnd"/>
      <w:r w:rsidRPr="00971241">
        <w:t>. Deze worden echter al afgevangen door de NEN3610 beperkingen.</w:t>
      </w:r>
    </w:p>
    <w:p w:rsidR="00F9768C" w:rsidRPr="00A67F65" w:rsidRDefault="00971241" w:rsidP="00F9768C">
      <w:r w:rsidRPr="00971241">
        <w:t xml:space="preserve">In NEN3610 en INSPIRE kunnen </w:t>
      </w:r>
      <w:proofErr w:type="spellStart"/>
      <w:r w:rsidRPr="00971241">
        <w:t>identifiers</w:t>
      </w:r>
      <w:proofErr w:type="spellEnd"/>
      <w:r w:rsidRPr="00971241">
        <w:t xml:space="preserve"> ook nog voorzien zijn van een versienummer van een object. Deze versies zijn van belang als er verschillende (historische) versies van eenzelfde object onderscheiden moeten worden. Omdat in IMKL alleen de huidige situatie wordt beschreven zijn er geen verschillende versies van hetzelfde object in omloop. Daarom wordt in IMKL het versie attribuut niet gebruikt.</w:t>
      </w:r>
    </w:p>
    <w:p w:rsidR="006E60B5" w:rsidRDefault="006E60B5" w:rsidP="00F9768C">
      <w:pPr>
        <w:rPr>
          <w:sz w:val="17"/>
          <w:szCs w:val="17"/>
        </w:rPr>
      </w:pPr>
    </w:p>
    <w:p w:rsidR="006E60B5" w:rsidRPr="004E2E87" w:rsidRDefault="00971241" w:rsidP="00F9768C">
      <w:pPr>
        <w:rPr>
          <w:b/>
        </w:rPr>
      </w:pPr>
      <w:r w:rsidRPr="003657E7">
        <w:rPr>
          <w:b/>
        </w:rPr>
        <w:t>GML implementatie.</w:t>
      </w:r>
    </w:p>
    <w:p w:rsidR="006E60B5" w:rsidRDefault="007B7CDA" w:rsidP="00F9768C">
      <w:r w:rsidRPr="007B7CDA">
        <w:rPr>
          <w:rFonts w:cs="Arial"/>
          <w:highlight w:val="yellow"/>
          <w:rPrChange w:id="204" w:author="pjanssen" w:date="2016-02-29T10:50:00Z">
            <w:rPr>
              <w:rFonts w:cs="Arial"/>
            </w:rPr>
          </w:rPrChange>
        </w:rPr>
        <w:t xml:space="preserve">De in een GML bestand opgenomen en verplichte </w:t>
      </w:r>
      <w:proofErr w:type="spellStart"/>
      <w:r w:rsidRPr="007B7CDA">
        <w:rPr>
          <w:rFonts w:cs="Arial"/>
          <w:highlight w:val="yellow"/>
          <w:rPrChange w:id="205" w:author="pjanssen" w:date="2016-02-29T10:50:00Z">
            <w:rPr>
              <w:rFonts w:cs="Arial"/>
            </w:rPr>
          </w:rPrChange>
        </w:rPr>
        <w:t>GML-id</w:t>
      </w:r>
      <w:proofErr w:type="spellEnd"/>
      <w:r w:rsidRPr="007B7CDA">
        <w:rPr>
          <w:rFonts w:cs="Arial"/>
          <w:highlight w:val="yellow"/>
          <w:rPrChange w:id="206" w:author="pjanssen" w:date="2016-02-29T10:50:00Z">
            <w:rPr>
              <w:rFonts w:cs="Arial"/>
            </w:rPr>
          </w:rPrChange>
        </w:rPr>
        <w:t xml:space="preserve"> is een </w:t>
      </w:r>
      <w:proofErr w:type="spellStart"/>
      <w:r w:rsidRPr="007B7CDA">
        <w:rPr>
          <w:rFonts w:cs="Arial"/>
          <w:highlight w:val="yellow"/>
          <w:rPrChange w:id="207" w:author="pjanssen" w:date="2016-02-29T10:50:00Z">
            <w:rPr>
              <w:rFonts w:cs="Arial"/>
            </w:rPr>
          </w:rPrChange>
        </w:rPr>
        <w:t>concatenatie</w:t>
      </w:r>
      <w:proofErr w:type="spellEnd"/>
      <w:r w:rsidRPr="007B7CDA">
        <w:rPr>
          <w:rFonts w:cs="Arial"/>
          <w:highlight w:val="yellow"/>
          <w:rPrChange w:id="208" w:author="pjanssen" w:date="2016-02-29T10:50:00Z">
            <w:rPr>
              <w:rFonts w:cs="Arial"/>
            </w:rPr>
          </w:rPrChange>
        </w:rPr>
        <w:t xml:space="preserve"> van de volledige </w:t>
      </w:r>
      <w:proofErr w:type="spellStart"/>
      <w:r w:rsidRPr="007B7CDA">
        <w:rPr>
          <w:rFonts w:cs="Arial"/>
          <w:highlight w:val="yellow"/>
          <w:rPrChange w:id="209" w:author="pjanssen" w:date="2016-02-29T10:50:00Z">
            <w:rPr>
              <w:rFonts w:cs="Arial"/>
            </w:rPr>
          </w:rPrChange>
        </w:rPr>
        <w:t>identifier</w:t>
      </w:r>
      <w:proofErr w:type="spellEnd"/>
      <w:r w:rsidRPr="007B7CDA">
        <w:rPr>
          <w:rFonts w:cs="Arial"/>
          <w:highlight w:val="yellow"/>
          <w:rPrChange w:id="210" w:author="pjanssen" w:date="2016-02-29T10:50:00Z">
            <w:rPr>
              <w:rFonts w:cs="Arial"/>
            </w:rPr>
          </w:rPrChange>
        </w:rPr>
        <w:t xml:space="preserve">, bestaande uit de </w:t>
      </w:r>
      <w:proofErr w:type="spellStart"/>
      <w:r w:rsidRPr="007B7CDA">
        <w:rPr>
          <w:rFonts w:cs="Arial"/>
          <w:highlight w:val="yellow"/>
          <w:rPrChange w:id="211" w:author="pjanssen" w:date="2016-02-29T10:50:00Z">
            <w:rPr>
              <w:rFonts w:cs="Arial"/>
            </w:rPr>
          </w:rPrChange>
        </w:rPr>
        <w:t>namespace</w:t>
      </w:r>
      <w:proofErr w:type="spellEnd"/>
      <w:r w:rsidRPr="007B7CDA">
        <w:rPr>
          <w:rFonts w:cs="Arial"/>
          <w:highlight w:val="yellow"/>
          <w:rPrChange w:id="212" w:author="pjanssen" w:date="2016-02-29T10:50:00Z">
            <w:rPr>
              <w:rFonts w:cs="Arial"/>
            </w:rPr>
          </w:rPrChange>
        </w:rPr>
        <w:t xml:space="preserve"> en lokale id.</w:t>
      </w:r>
    </w:p>
    <w:p w:rsidR="00EE7BB1" w:rsidRDefault="00A26E72">
      <w:pPr>
        <w:pStyle w:val="subparagraaftitel"/>
      </w:pPr>
      <w:bookmarkStart w:id="213" w:name="_Toc434874148"/>
      <w:bookmarkStart w:id="214" w:name="_Toc434874217"/>
      <w:bookmarkStart w:id="215" w:name="_Toc434874300"/>
      <w:bookmarkStart w:id="216" w:name="_Toc434874368"/>
      <w:bookmarkStart w:id="217" w:name="_Toc434874645"/>
      <w:bookmarkStart w:id="218" w:name="_Toc434933278"/>
      <w:bookmarkStart w:id="219" w:name="_Toc434940515"/>
      <w:bookmarkStart w:id="220" w:name="_Toc434941832"/>
      <w:bookmarkStart w:id="221" w:name="_Toc434943373"/>
      <w:bookmarkStart w:id="222" w:name="_Toc434943804"/>
      <w:bookmarkStart w:id="223" w:name="_Toc434956128"/>
      <w:bookmarkStart w:id="224" w:name="_Toc410654851"/>
      <w:bookmarkStart w:id="225" w:name="_Toc410654938"/>
      <w:bookmarkStart w:id="226" w:name="_Toc410655437"/>
      <w:bookmarkStart w:id="227" w:name="_Toc410656769"/>
      <w:bookmarkStart w:id="228" w:name="_Toc410900193"/>
      <w:bookmarkStart w:id="229" w:name="_Toc410900282"/>
      <w:bookmarkStart w:id="230" w:name="_Toc410654852"/>
      <w:bookmarkStart w:id="231" w:name="_Toc410654939"/>
      <w:bookmarkStart w:id="232" w:name="_Toc410655438"/>
      <w:bookmarkStart w:id="233" w:name="_Toc410656770"/>
      <w:bookmarkStart w:id="234" w:name="_Toc410900194"/>
      <w:bookmarkStart w:id="235" w:name="_Toc410900283"/>
      <w:bookmarkStart w:id="236" w:name="_Toc410654853"/>
      <w:bookmarkStart w:id="237" w:name="_Toc410654940"/>
      <w:bookmarkStart w:id="238" w:name="_Toc410655439"/>
      <w:bookmarkStart w:id="239" w:name="_Toc410656771"/>
      <w:bookmarkStart w:id="240" w:name="_Toc410900195"/>
      <w:bookmarkStart w:id="241" w:name="_Toc410900284"/>
      <w:bookmarkStart w:id="242" w:name="_Toc410654854"/>
      <w:bookmarkStart w:id="243" w:name="_Toc410654941"/>
      <w:bookmarkStart w:id="244" w:name="_Toc410655440"/>
      <w:bookmarkStart w:id="245" w:name="_Toc410656772"/>
      <w:bookmarkStart w:id="246" w:name="_Toc410900196"/>
      <w:bookmarkStart w:id="247" w:name="_Toc410900285"/>
      <w:bookmarkStart w:id="248" w:name="_Toc410654855"/>
      <w:bookmarkStart w:id="249" w:name="_Toc410654942"/>
      <w:bookmarkStart w:id="250" w:name="_Toc410655441"/>
      <w:bookmarkStart w:id="251" w:name="_Toc410656773"/>
      <w:bookmarkStart w:id="252" w:name="_Toc410900197"/>
      <w:bookmarkStart w:id="253" w:name="_Toc410900286"/>
      <w:bookmarkStart w:id="254" w:name="_Toc410654856"/>
      <w:bookmarkStart w:id="255" w:name="_Toc410654943"/>
      <w:bookmarkStart w:id="256" w:name="_Toc410655442"/>
      <w:bookmarkStart w:id="257" w:name="_Toc410656774"/>
      <w:bookmarkStart w:id="258" w:name="_Toc410900198"/>
      <w:bookmarkStart w:id="259" w:name="_Toc410900287"/>
      <w:bookmarkStart w:id="260" w:name="_Toc410654857"/>
      <w:bookmarkStart w:id="261" w:name="_Toc410654944"/>
      <w:bookmarkStart w:id="262" w:name="_Toc410655443"/>
      <w:bookmarkStart w:id="263" w:name="_Toc410656775"/>
      <w:bookmarkStart w:id="264" w:name="_Toc410900199"/>
      <w:bookmarkStart w:id="265" w:name="_Toc410900288"/>
      <w:bookmarkStart w:id="266" w:name="_Toc410654858"/>
      <w:bookmarkStart w:id="267" w:name="_Toc410654945"/>
      <w:bookmarkStart w:id="268" w:name="_Toc410655444"/>
      <w:bookmarkStart w:id="269" w:name="_Toc410656776"/>
      <w:bookmarkStart w:id="270" w:name="_Toc410900200"/>
      <w:bookmarkStart w:id="271" w:name="_Toc410900289"/>
      <w:bookmarkStart w:id="272" w:name="_Toc410654859"/>
      <w:bookmarkStart w:id="273" w:name="_Toc410654946"/>
      <w:bookmarkStart w:id="274" w:name="_Toc410655445"/>
      <w:bookmarkStart w:id="275" w:name="_Toc410656777"/>
      <w:bookmarkStart w:id="276" w:name="_Toc410900201"/>
      <w:bookmarkStart w:id="277" w:name="_Toc410900290"/>
      <w:bookmarkStart w:id="278" w:name="_Toc410654860"/>
      <w:bookmarkStart w:id="279" w:name="_Toc410654947"/>
      <w:bookmarkStart w:id="280" w:name="_Toc410655446"/>
      <w:bookmarkStart w:id="281" w:name="_Toc410656778"/>
      <w:bookmarkStart w:id="282" w:name="_Toc410900202"/>
      <w:bookmarkStart w:id="283" w:name="_Toc410900291"/>
      <w:bookmarkStart w:id="284" w:name="_Toc410654861"/>
      <w:bookmarkStart w:id="285" w:name="_Toc410654948"/>
      <w:bookmarkStart w:id="286" w:name="_Toc410655447"/>
      <w:bookmarkStart w:id="287" w:name="_Toc410656779"/>
      <w:bookmarkStart w:id="288" w:name="_Toc410900203"/>
      <w:bookmarkStart w:id="289" w:name="_Toc410900292"/>
      <w:bookmarkStart w:id="290" w:name="_Toc410654862"/>
      <w:bookmarkStart w:id="291" w:name="_Toc410654949"/>
      <w:bookmarkStart w:id="292" w:name="_Toc410655448"/>
      <w:bookmarkStart w:id="293" w:name="_Toc410656780"/>
      <w:bookmarkStart w:id="294" w:name="_Toc410900204"/>
      <w:bookmarkStart w:id="295" w:name="_Toc410900293"/>
      <w:bookmarkStart w:id="296" w:name="_Toc410654863"/>
      <w:bookmarkStart w:id="297" w:name="_Toc410654950"/>
      <w:bookmarkStart w:id="298" w:name="_Toc410655449"/>
      <w:bookmarkStart w:id="299" w:name="_Toc410656781"/>
      <w:bookmarkStart w:id="300" w:name="_Toc410900205"/>
      <w:bookmarkStart w:id="301" w:name="_Toc410900294"/>
      <w:bookmarkStart w:id="302" w:name="_Toc410654864"/>
      <w:bookmarkStart w:id="303" w:name="_Toc410654951"/>
      <w:bookmarkStart w:id="304" w:name="_Toc410655450"/>
      <w:bookmarkStart w:id="305" w:name="_Toc410656782"/>
      <w:bookmarkStart w:id="306" w:name="_Toc410900206"/>
      <w:bookmarkStart w:id="307" w:name="_Toc410900295"/>
      <w:bookmarkStart w:id="308" w:name="_Toc410654865"/>
      <w:bookmarkStart w:id="309" w:name="_Toc410654952"/>
      <w:bookmarkStart w:id="310" w:name="_Toc410655451"/>
      <w:bookmarkStart w:id="311" w:name="_Toc410656783"/>
      <w:bookmarkStart w:id="312" w:name="_Toc410900207"/>
      <w:bookmarkStart w:id="313" w:name="_Toc410900296"/>
      <w:bookmarkStart w:id="314" w:name="_Toc410654866"/>
      <w:bookmarkStart w:id="315" w:name="_Toc410654953"/>
      <w:bookmarkStart w:id="316" w:name="_Toc410655452"/>
      <w:bookmarkStart w:id="317" w:name="_Toc410656784"/>
      <w:bookmarkStart w:id="318" w:name="_Toc410900208"/>
      <w:bookmarkStart w:id="319" w:name="_Toc410900297"/>
      <w:bookmarkStart w:id="320" w:name="_Toc410654867"/>
      <w:bookmarkStart w:id="321" w:name="_Toc410654954"/>
      <w:bookmarkStart w:id="322" w:name="_Toc410655453"/>
      <w:bookmarkStart w:id="323" w:name="_Toc410656785"/>
      <w:bookmarkStart w:id="324" w:name="_Toc410900209"/>
      <w:bookmarkStart w:id="325" w:name="_Toc410900298"/>
      <w:bookmarkStart w:id="326" w:name="_Toc410654868"/>
      <w:bookmarkStart w:id="327" w:name="_Toc410654955"/>
      <w:bookmarkStart w:id="328" w:name="_Toc410655454"/>
      <w:bookmarkStart w:id="329" w:name="_Toc410656786"/>
      <w:bookmarkStart w:id="330" w:name="_Toc410900210"/>
      <w:bookmarkStart w:id="331" w:name="_Toc410900299"/>
      <w:bookmarkStart w:id="332" w:name="_Toc410654869"/>
      <w:bookmarkStart w:id="333" w:name="_Toc410654956"/>
      <w:bookmarkStart w:id="334" w:name="_Toc410655455"/>
      <w:bookmarkStart w:id="335" w:name="_Toc410656787"/>
      <w:bookmarkStart w:id="336" w:name="_Toc410900211"/>
      <w:bookmarkStart w:id="337" w:name="_Toc410900300"/>
      <w:bookmarkStart w:id="338" w:name="_Toc406679708"/>
      <w:bookmarkStart w:id="339" w:name="_Toc406684190"/>
      <w:bookmarkStart w:id="340" w:name="_Toc410654870"/>
      <w:bookmarkStart w:id="341" w:name="_Toc410654957"/>
      <w:bookmarkStart w:id="342" w:name="_Toc410655456"/>
      <w:bookmarkStart w:id="343" w:name="_Toc410656788"/>
      <w:bookmarkStart w:id="344" w:name="_Toc410900212"/>
      <w:bookmarkStart w:id="345" w:name="_Toc410900301"/>
      <w:bookmarkStart w:id="346" w:name="_Toc436814744"/>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r>
        <w:t>Tijd representatie</w:t>
      </w:r>
      <w:r w:rsidR="00F9768C">
        <w:t xml:space="preserve"> en temporeel model.</w:t>
      </w:r>
      <w:bookmarkEnd w:id="346"/>
    </w:p>
    <w:p w:rsidR="00F9768C" w:rsidRDefault="00613D81" w:rsidP="00A26E72">
      <w:r>
        <w:t>IMKL2015</w:t>
      </w:r>
      <w:r w:rsidRPr="00613D81">
        <w:t xml:space="preserve"> hanteert de ISO 8601 norm voor het beschrijven van tijdsaspecten.</w:t>
      </w:r>
    </w:p>
    <w:p w:rsidR="00F9768C" w:rsidRDefault="00F9768C" w:rsidP="00F9768C">
      <w:r>
        <w:t>Binnen het informatiemodel IMKL 2015 zijn twee tijdsdimensies gemodelleerd, deze worden in de volgende twee paragrafen beschreven.</w:t>
      </w:r>
    </w:p>
    <w:p w:rsidR="00F9768C" w:rsidRDefault="00F9768C" w:rsidP="00F9768C">
      <w:r>
        <w:br/>
      </w:r>
      <w:r w:rsidR="00971241" w:rsidRPr="003657E7">
        <w:rPr>
          <w:b/>
          <w:bCs/>
        </w:rPr>
        <w:t>Temporele kenmerken in de werkelijkheid.</w:t>
      </w:r>
    </w:p>
    <w:p w:rsidR="00F9768C" w:rsidRDefault="00F9768C" w:rsidP="00F9768C">
      <w:r>
        <w:t>In IMKL2015 worden de temporele attributen ‘</w:t>
      </w:r>
      <w:proofErr w:type="spellStart"/>
      <w:r>
        <w:t>validFrom</w:t>
      </w:r>
      <w:proofErr w:type="spellEnd"/>
      <w:r>
        <w:t>’ en ‘</w:t>
      </w:r>
      <w:proofErr w:type="spellStart"/>
      <w:r>
        <w:t>validTo</w:t>
      </w:r>
      <w:proofErr w:type="spellEnd"/>
      <w:r>
        <w:t>’ van een object gebruikt om de aanwezigheid van een object in de werkelijkheid te beschrijven. Deze attributen worden gedefinieerd in INSPIRE. In de context van IMKL hebben ze de volgende betekenis: </w:t>
      </w:r>
    </w:p>
    <w:p w:rsidR="00A11BC4" w:rsidRDefault="00F9768C">
      <w:pPr>
        <w:pStyle w:val="Lijstalinea"/>
        <w:numPr>
          <w:ilvl w:val="0"/>
          <w:numId w:val="31"/>
        </w:numPr>
        <w:spacing w:before="100" w:beforeAutospacing="1" w:after="100" w:afterAutospacing="1"/>
        <w:jc w:val="left"/>
        <w:rPr>
          <w:rFonts w:eastAsiaTheme="minorHAnsi"/>
        </w:rPr>
      </w:pPr>
      <w:r>
        <w:t>'</w:t>
      </w:r>
      <w:proofErr w:type="spellStart"/>
      <w:r>
        <w:t>validFrom</w:t>
      </w:r>
      <w:proofErr w:type="spellEnd"/>
      <w:r>
        <w:t>' beschrijft het tijdstip waarop het object in de werkelijkheid voor het eerst aanwezig is, en dus van belang is voor het voorkomen van graafschade. Geplande objecten kunnen een '</w:t>
      </w:r>
      <w:proofErr w:type="spellStart"/>
      <w:r>
        <w:t>validFrom</w:t>
      </w:r>
      <w:proofErr w:type="spellEnd"/>
      <w:r>
        <w:t>' tijdstip hebben dat in de toekomst ligt. Het attribuut '</w:t>
      </w:r>
      <w:proofErr w:type="spellStart"/>
      <w:r>
        <w:t>validFrom</w:t>
      </w:r>
      <w:proofErr w:type="spellEnd"/>
      <w:r>
        <w:t>' is verplicht. Wanneer van een object niet bekend is wanneer het is aangelegd voldoet een tijdstip waarop geconstateerd is dat het object er is.</w:t>
      </w:r>
    </w:p>
    <w:p w:rsidR="00A11BC4" w:rsidRDefault="00A11BC4">
      <w:pPr>
        <w:pStyle w:val="Lijstalinea"/>
        <w:spacing w:before="100" w:beforeAutospacing="1" w:after="100" w:afterAutospacing="1"/>
        <w:jc w:val="left"/>
        <w:rPr>
          <w:rFonts w:eastAsiaTheme="minorHAnsi"/>
        </w:rPr>
      </w:pPr>
    </w:p>
    <w:p w:rsidR="00A11BC4" w:rsidRDefault="00F9768C">
      <w:pPr>
        <w:pStyle w:val="Lijstalinea"/>
        <w:numPr>
          <w:ilvl w:val="0"/>
          <w:numId w:val="31"/>
        </w:numPr>
        <w:spacing w:before="100" w:beforeAutospacing="1" w:after="100" w:afterAutospacing="1"/>
        <w:jc w:val="left"/>
      </w:pPr>
      <w:r>
        <w:t>‘</w:t>
      </w:r>
      <w:proofErr w:type="spellStart"/>
      <w:r>
        <w:t>validTo</w:t>
      </w:r>
      <w:proofErr w:type="spellEnd"/>
      <w:r>
        <w:t>’ beschrijft het tijdstip vanaf wanneer het object niet meer in de werkelijkheid voorkomt. Dit attribuut is optioneel; wanneer het niet is ingevuld betekent dit dat er vooralsnog geen tijdstip bekend is waarop de geldigheid van dit object eindigt.</w:t>
      </w:r>
    </w:p>
    <w:p w:rsidR="00F9768C" w:rsidRDefault="00971241" w:rsidP="00F9768C">
      <w:r w:rsidRPr="003657E7">
        <w:rPr>
          <w:b/>
          <w:bCs/>
        </w:rPr>
        <w:t>Temporele kenmerken in de registratie.</w:t>
      </w:r>
    </w:p>
    <w:p w:rsidR="00F9768C" w:rsidRDefault="00F9768C" w:rsidP="00F9768C">
      <w:r>
        <w:t>Naast het beschrijven van de levensduur van het object in de werkelijkheid zijn er ook attributen die beschrijven wanneer het object bekend is in de registratie: '</w:t>
      </w:r>
      <w:proofErr w:type="spellStart"/>
      <w:r>
        <w:t>beginLifespanVersion</w:t>
      </w:r>
      <w:proofErr w:type="spellEnd"/>
      <w:r>
        <w:t>' en '</w:t>
      </w:r>
      <w:proofErr w:type="spellStart"/>
      <w:r>
        <w:t>endLifespanVersion</w:t>
      </w:r>
      <w:proofErr w:type="spellEnd"/>
      <w:r>
        <w:t xml:space="preserve">'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w:t>
      </w:r>
      <w:proofErr w:type="spellStart"/>
      <w:r>
        <w:t>beginLifespanVersion</w:t>
      </w:r>
      <w:proofErr w:type="spellEnd"/>
      <w:r>
        <w:t xml:space="preserve"> vernieuwd wordt. Omdat in IMKL alleen de huidige situatie wordt beschreven zal in alle gevallen het '</w:t>
      </w:r>
      <w:proofErr w:type="spellStart"/>
      <w:r>
        <w:t>endLifespanVersion</w:t>
      </w:r>
      <w:proofErr w:type="spellEnd"/>
      <w:r>
        <w:t>' van het object leeg zijn.</w:t>
      </w:r>
    </w:p>
    <w:p w:rsidR="00F9768C" w:rsidRDefault="00F9768C" w:rsidP="00F9768C"/>
    <w:p w:rsidR="00F9768C" w:rsidRDefault="00971241" w:rsidP="00F9768C">
      <w:r w:rsidRPr="003657E7">
        <w:rPr>
          <w:b/>
          <w:bCs/>
        </w:rPr>
        <w:lastRenderedPageBreak/>
        <w:t>Voorbeelden</w:t>
      </w:r>
    </w:p>
    <w:p w:rsidR="00F9768C" w:rsidRDefault="00F9768C" w:rsidP="00F9768C">
      <w:r>
        <w:t>Een aantal voorkomende gevallen wordt hier</w:t>
      </w:r>
      <w:r w:rsidR="008A21E1">
        <w:t>o</w:t>
      </w:r>
      <w:r>
        <w:t>nder met een voorbeeld uitgewerk</w:t>
      </w:r>
      <w:r w:rsidR="008A21E1">
        <w:t>t</w:t>
      </w:r>
      <w:r>
        <w:t>:</w:t>
      </w:r>
    </w:p>
    <w:p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xml:space="preserve">{ </w:t>
      </w:r>
      <w:proofErr w:type="spellStart"/>
      <w:r>
        <w:t>validFrom</w:t>
      </w:r>
      <w:proofErr w:type="spellEnd"/>
      <w:r>
        <w:t xml:space="preserve">='2016-09-02' </w:t>
      </w:r>
      <w:proofErr w:type="spellStart"/>
      <w:r>
        <w:t>validTo</w:t>
      </w:r>
      <w:proofErr w:type="spellEnd"/>
      <w:r>
        <w:t>=  </w:t>
      </w:r>
      <w:proofErr w:type="spellStart"/>
      <w:r>
        <w:t>beginLifespanVersion</w:t>
      </w:r>
      <w:proofErr w:type="spellEnd"/>
      <w:r>
        <w:t>='2016-09-03'</w:t>
      </w:r>
      <w:r w:rsidR="008A21E1">
        <w:t>}</w:t>
      </w:r>
    </w:p>
    <w:p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w:t>
      </w:r>
      <w:proofErr w:type="spellStart"/>
      <w:r>
        <w:t>disused</w:t>
      </w:r>
      <w:proofErr w:type="spellEnd"/>
      <w:r>
        <w:t>' veranderd. Dit wordt op 3 januari 2016 ingevoerd.</w:t>
      </w:r>
      <w:r>
        <w:br/>
        <w:t xml:space="preserve">{ </w:t>
      </w:r>
      <w:proofErr w:type="spellStart"/>
      <w:r>
        <w:t>validFrom</w:t>
      </w:r>
      <w:proofErr w:type="spellEnd"/>
      <w:r>
        <w:t>='19</w:t>
      </w:r>
      <w:r w:rsidR="003657E7">
        <w:t>68</w:t>
      </w:r>
      <w:r>
        <w:t xml:space="preserve">-04-05' </w:t>
      </w:r>
      <w:proofErr w:type="spellStart"/>
      <w:r>
        <w:t>validTo</w:t>
      </w:r>
      <w:proofErr w:type="spellEnd"/>
      <w:r>
        <w:t>=  </w:t>
      </w:r>
      <w:proofErr w:type="spellStart"/>
      <w:r>
        <w:t>beginLifespanVersion</w:t>
      </w:r>
      <w:proofErr w:type="spellEnd"/>
      <w:r>
        <w:t xml:space="preserve">='2016-01-03 </w:t>
      </w:r>
      <w:proofErr w:type="spellStart"/>
      <w:r>
        <w:t>currentStatus</w:t>
      </w:r>
      <w:proofErr w:type="spellEnd"/>
      <w:r>
        <w:t>='</w:t>
      </w:r>
      <w:proofErr w:type="spellStart"/>
      <w:r>
        <w:t>disused</w:t>
      </w:r>
      <w:proofErr w:type="spellEnd"/>
      <w:r>
        <w:t>'}</w:t>
      </w:r>
    </w:p>
    <w:p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xml:space="preserve">{ </w:t>
      </w:r>
      <w:proofErr w:type="spellStart"/>
      <w:r>
        <w:t>validFrom</w:t>
      </w:r>
      <w:proofErr w:type="spellEnd"/>
      <w:r>
        <w:t xml:space="preserve">='2014-07-01' </w:t>
      </w:r>
      <w:proofErr w:type="spellStart"/>
      <w:r>
        <w:t>validTo</w:t>
      </w:r>
      <w:proofErr w:type="spellEnd"/>
      <w:r>
        <w:t>=  </w:t>
      </w:r>
      <w:proofErr w:type="spellStart"/>
      <w:r>
        <w:t>beginLifespanVersion</w:t>
      </w:r>
      <w:proofErr w:type="spellEnd"/>
      <w:r>
        <w:t xml:space="preserve">='2014-05-06' </w:t>
      </w:r>
      <w:proofErr w:type="spellStart"/>
      <w:r>
        <w:t>currentStatus</w:t>
      </w:r>
      <w:proofErr w:type="spellEnd"/>
      <w:r>
        <w:t>='</w:t>
      </w:r>
      <w:proofErr w:type="spellStart"/>
      <w:r>
        <w:t>projected</w:t>
      </w:r>
      <w:proofErr w:type="spellEnd"/>
      <w:r>
        <w:t>'}</w:t>
      </w:r>
    </w:p>
    <w:p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xml:space="preserve">{ </w:t>
      </w:r>
      <w:proofErr w:type="spellStart"/>
      <w:r>
        <w:t>validFrom</w:t>
      </w:r>
      <w:proofErr w:type="spellEnd"/>
      <w:r>
        <w:t xml:space="preserve">='2006-06-02' </w:t>
      </w:r>
      <w:proofErr w:type="spellStart"/>
      <w:r>
        <w:t>validTo</w:t>
      </w:r>
      <w:proofErr w:type="spellEnd"/>
      <w:r>
        <w:t xml:space="preserve">='2013-12-21' </w:t>
      </w:r>
      <w:proofErr w:type="spellStart"/>
      <w:r>
        <w:t>beginLifespanVersion</w:t>
      </w:r>
      <w:proofErr w:type="spellEnd"/>
      <w:r>
        <w:t>='2014-12-15'}</w:t>
      </w:r>
    </w:p>
    <w:p w:rsidR="00F9768C"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rsidR="008A21E1" w:rsidRDefault="008A21E1" w:rsidP="00F9768C"/>
    <w:p w:rsidR="008A21E1" w:rsidRDefault="008A21E1" w:rsidP="00F9768C"/>
    <w:p w:rsidR="00F9768C" w:rsidRDefault="00F9768C" w:rsidP="00A26E72"/>
    <w:p w:rsidR="00F9768C" w:rsidRDefault="00F9768C" w:rsidP="00A26E72"/>
    <w:p w:rsidR="00CA2949" w:rsidRDefault="00CA2949" w:rsidP="00F9768C">
      <w:pPr>
        <w:sectPr w:rsidR="00CA2949" w:rsidSect="00672722">
          <w:pgSz w:w="11906" w:h="16838" w:code="9"/>
          <w:pgMar w:top="2552" w:right="1622" w:bottom="1531" w:left="1622" w:header="0" w:footer="57" w:gutter="0"/>
          <w:cols w:space="708"/>
          <w:docGrid w:linePitch="360"/>
        </w:sectPr>
      </w:pPr>
    </w:p>
    <w:p w:rsidR="00CA2949" w:rsidRDefault="00CA2949" w:rsidP="001724FE">
      <w:pPr>
        <w:pStyle w:val="subparagraaftitel"/>
      </w:pPr>
      <w:bookmarkStart w:id="347" w:name="_Toc436814745"/>
      <w:r>
        <w:lastRenderedPageBreak/>
        <w:t xml:space="preserve">UML </w:t>
      </w:r>
      <w:r w:rsidR="001724FE">
        <w:t>- EC61</w:t>
      </w:r>
      <w:r>
        <w:t xml:space="preserve"> overzicht.</w:t>
      </w:r>
      <w:bookmarkEnd w:id="347"/>
    </w:p>
    <w:p w:rsidR="00D43A14" w:rsidRDefault="00D43A14">
      <w:r>
        <w:rPr>
          <w:noProof/>
        </w:rPr>
        <w:drawing>
          <wp:anchor distT="0" distB="0" distL="114300" distR="114300" simplePos="0" relativeHeight="251808768" behindDoc="0" locked="0" layoutInCell="1" allowOverlap="1">
            <wp:simplePos x="0" y="0"/>
            <wp:positionH relativeFrom="column">
              <wp:posOffset>6985</wp:posOffset>
            </wp:positionH>
            <wp:positionV relativeFrom="paragraph">
              <wp:posOffset>83820</wp:posOffset>
            </wp:positionV>
            <wp:extent cx="14206855" cy="8652510"/>
            <wp:effectExtent l="0" t="0" r="0" b="0"/>
            <wp:wrapTopAndBottom/>
            <wp:docPr id="69" name="Afbeelding 68" descr="21. EC61COM14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EC61COM147.wmf"/>
                    <pic:cNvPicPr/>
                  </pic:nvPicPr>
                  <pic:blipFill>
                    <a:blip r:embed="rId45" cstate="print"/>
                    <a:stretch>
                      <a:fillRect/>
                    </a:stretch>
                  </pic:blipFill>
                  <pic:spPr>
                    <a:xfrm>
                      <a:off x="0" y="0"/>
                      <a:ext cx="14206855" cy="8652510"/>
                    </a:xfrm>
                    <a:prstGeom prst="rect">
                      <a:avLst/>
                    </a:prstGeom>
                  </pic:spPr>
                </pic:pic>
              </a:graphicData>
            </a:graphic>
          </wp:anchor>
        </w:drawing>
      </w:r>
    </w:p>
    <w:p w:rsidR="00135F6C" w:rsidRPr="00135F6C" w:rsidRDefault="00135F6C" w:rsidP="00135F6C"/>
    <w:p w:rsidR="00CA2949" w:rsidRDefault="00CA2949" w:rsidP="00CA2949"/>
    <w:p w:rsidR="00CA2949" w:rsidRPr="00CA2949" w:rsidRDefault="00CA2949" w:rsidP="00CA2949">
      <w:pPr>
        <w:sectPr w:rsidR="00CA2949" w:rsidRPr="00CA2949" w:rsidSect="001724FE">
          <w:pgSz w:w="23814" w:h="16839" w:orient="landscape" w:code="8"/>
          <w:pgMar w:top="720" w:right="720" w:bottom="720" w:left="720" w:header="0" w:footer="57" w:gutter="0"/>
          <w:cols w:space="708"/>
          <w:docGrid w:linePitch="360"/>
        </w:sectPr>
      </w:pPr>
    </w:p>
    <w:p w:rsidR="00EA1048" w:rsidRDefault="00E331D9" w:rsidP="00E331D9">
      <w:pPr>
        <w:jc w:val="left"/>
      </w:pPr>
      <w:r>
        <w:lastRenderedPageBreak/>
        <w:t xml:space="preserve">Toelichting op diagram: </w:t>
      </w:r>
    </w:p>
    <w:p w:rsidR="00F72D0E" w:rsidRDefault="00EA1048" w:rsidP="00E331D9">
      <w:pPr>
        <w:jc w:val="left"/>
      </w:pPr>
      <w:r>
        <w:t xml:space="preserve">Dit diagram is nog in ontwikkeling omdat er nog geen contact is geweest met de </w:t>
      </w:r>
      <w:proofErr w:type="spellStart"/>
      <w:r>
        <w:t>stakeholders</w:t>
      </w:r>
      <w:proofErr w:type="spellEnd"/>
      <w:r>
        <w:t xml:space="preserve"> van het EC61 proces.  In deze fase volstaat deze analyse en kan het model worden gebruikt om  eisen  aan data-uitwisseling voor en impact voor bronhouders van, EC61 te analyseren</w:t>
      </w:r>
    </w:p>
    <w:p w:rsidR="00F72D0E" w:rsidRDefault="00F72D0E" w:rsidP="00E331D9">
      <w:pPr>
        <w:jc w:val="left"/>
      </w:pPr>
    </w:p>
    <w:p w:rsidR="00F72D0E" w:rsidRDefault="00F72D0E" w:rsidP="00E331D9">
      <w:pPr>
        <w:jc w:val="left"/>
        <w:sectPr w:rsidR="00F72D0E" w:rsidSect="00672722">
          <w:pgSz w:w="11906" w:h="16838" w:code="9"/>
          <w:pgMar w:top="2552" w:right="1622" w:bottom="1531" w:left="1622" w:header="0" w:footer="57" w:gutter="0"/>
          <w:cols w:space="708"/>
          <w:docGrid w:linePitch="360"/>
        </w:sectPr>
      </w:pPr>
      <w:r>
        <w:t>Het diagram is alleen uitgewerkt voor het kabeltype elektriciteit. Voor de ander kabel en leiding typen is het vergelijkbaar. De belangrijkste conclusie is dat IMKL2015 – WION volstaat voor het leveren van de EC61 informatie. Er hoeft alleen informatie over mogelijke exploitant of eigenaar van een net bijgevoegd te worden.</w:t>
      </w:r>
    </w:p>
    <w:p w:rsidR="00E331D9" w:rsidRDefault="00E331D9" w:rsidP="00E331D9">
      <w:pPr>
        <w:pStyle w:val="subparagraaftitel"/>
      </w:pPr>
      <w:bookmarkStart w:id="348" w:name="_Toc436814746"/>
      <w:r>
        <w:lastRenderedPageBreak/>
        <w:t xml:space="preserve">UML </w:t>
      </w:r>
      <w:r w:rsidR="001724FE">
        <w:t xml:space="preserve">- Buisleidingen Risicoregister </w:t>
      </w:r>
      <w:r>
        <w:t>overzicht</w:t>
      </w:r>
      <w:r w:rsidR="00283BD6">
        <w:t>.</w:t>
      </w:r>
      <w:bookmarkEnd w:id="348"/>
    </w:p>
    <w:p w:rsidR="00135F6C" w:rsidRDefault="00855A12" w:rsidP="00135F6C">
      <w:r>
        <w:rPr>
          <w:noProof/>
        </w:rPr>
        <w:drawing>
          <wp:anchor distT="0" distB="0" distL="114300" distR="114300" simplePos="0" relativeHeight="251809792" behindDoc="0" locked="0" layoutInCell="1" allowOverlap="1">
            <wp:simplePos x="0" y="0"/>
            <wp:positionH relativeFrom="column">
              <wp:posOffset>33655</wp:posOffset>
            </wp:positionH>
            <wp:positionV relativeFrom="paragraph">
              <wp:posOffset>70485</wp:posOffset>
            </wp:positionV>
            <wp:extent cx="14206855" cy="9089390"/>
            <wp:effectExtent l="0" t="0" r="0" b="0"/>
            <wp:wrapTopAndBottom/>
            <wp:docPr id="70" name="Afbeelding 69" descr="22. RRGS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RRGS compleet.wmf"/>
                    <pic:cNvPicPr/>
                  </pic:nvPicPr>
                  <pic:blipFill>
                    <a:blip r:embed="rId46" cstate="print"/>
                    <a:stretch>
                      <a:fillRect/>
                    </a:stretch>
                  </pic:blipFill>
                  <pic:spPr>
                    <a:xfrm>
                      <a:off x="0" y="0"/>
                      <a:ext cx="14206855" cy="9089390"/>
                    </a:xfrm>
                    <a:prstGeom prst="rect">
                      <a:avLst/>
                    </a:prstGeom>
                  </pic:spPr>
                </pic:pic>
              </a:graphicData>
            </a:graphic>
          </wp:anchor>
        </w:drawing>
      </w:r>
    </w:p>
    <w:p w:rsidR="00C5635B" w:rsidRPr="00135F6C" w:rsidRDefault="00C5635B" w:rsidP="00C5635B">
      <w:pPr>
        <w:sectPr w:rsidR="00C5635B" w:rsidRPr="00135F6C" w:rsidSect="001724FE">
          <w:pgSz w:w="23814" w:h="16839" w:orient="landscape" w:code="8"/>
          <w:pgMar w:top="720" w:right="720" w:bottom="720" w:left="720" w:header="0" w:footer="57" w:gutter="0"/>
          <w:cols w:space="708"/>
          <w:docGrid w:linePitch="360"/>
        </w:sectPr>
      </w:pPr>
    </w:p>
    <w:p w:rsidR="00E331D9" w:rsidRDefault="00E331D9" w:rsidP="00E331D9">
      <w:r>
        <w:lastRenderedPageBreak/>
        <w:t>Toelichting op diagram:</w:t>
      </w:r>
    </w:p>
    <w:p w:rsidR="00E331D9" w:rsidRDefault="00F72D0E" w:rsidP="00EA1048">
      <w:pPr>
        <w:jc w:val="left"/>
      </w:pPr>
      <w:r>
        <w:t xml:space="preserve">Voor het </w:t>
      </w:r>
      <w:r w:rsidR="00971241" w:rsidRPr="00971241">
        <w:t>Risicoregister is van uit</w:t>
      </w:r>
      <w:r>
        <w:t xml:space="preserve"> het perspectief van de utiliteitsnetten alleen de informatie over buisleidingen gevaarlijke inhoud van belang.  Er is een extensie op de </w:t>
      </w:r>
      <w:proofErr w:type="spellStart"/>
      <w:r>
        <w:t>OlieGasChemicalienLeiding</w:t>
      </w:r>
      <w:proofErr w:type="spellEnd"/>
      <w:r>
        <w:t xml:space="preserve"> voor specifiek</w:t>
      </w:r>
      <w:r w:rsidR="009152BE">
        <w:t>e</w:t>
      </w:r>
      <w:r>
        <w:t xml:space="preserve"> informatie voor </w:t>
      </w:r>
      <w:r w:rsidR="009152BE">
        <w:t xml:space="preserve">het </w:t>
      </w:r>
      <w:r>
        <w:t>risicoregister.</w:t>
      </w:r>
    </w:p>
    <w:p w:rsidR="009152BE" w:rsidRDefault="009152BE" w:rsidP="00EA1048">
      <w:pPr>
        <w:jc w:val="left"/>
      </w:pPr>
    </w:p>
    <w:p w:rsidR="009152BE" w:rsidRDefault="00971241" w:rsidP="00EA1048">
      <w:pPr>
        <w:jc w:val="left"/>
        <w:sectPr w:rsidR="009152BE" w:rsidSect="00672722">
          <w:pgSz w:w="11906" w:h="16838" w:code="9"/>
          <w:pgMar w:top="2552" w:right="1622" w:bottom="1531" w:left="1622" w:header="0" w:footer="57" w:gutter="0"/>
          <w:cols w:space="708"/>
          <w:docGrid w:linePitch="360"/>
        </w:sectPr>
      </w:pPr>
      <w:r w:rsidRPr="003657E7">
        <w:t xml:space="preserve">Een object </w:t>
      </w:r>
      <w:proofErr w:type="spellStart"/>
      <w:r w:rsidRPr="003657E7">
        <w:t>OlieGasChemicalienPijpleiding</w:t>
      </w:r>
      <w:proofErr w:type="spellEnd"/>
      <w:r w:rsidRPr="003657E7">
        <w:t xml:space="preserve"> van een net van het thema buisleiding gevaarlijke inhoud wordt verbijzonderd in een object </w:t>
      </w:r>
      <w:proofErr w:type="spellStart"/>
      <w:r w:rsidRPr="003657E7">
        <w:t>Transportroutedeel</w:t>
      </w:r>
      <w:proofErr w:type="spellEnd"/>
      <w:r w:rsidRPr="003657E7">
        <w:t xml:space="preserve"> waarin een paar specifieke attributen zijn opgenomen. Locatie van </w:t>
      </w:r>
      <w:proofErr w:type="spellStart"/>
      <w:r w:rsidRPr="003657E7">
        <w:t>Transportroutedeel</w:t>
      </w:r>
      <w:proofErr w:type="spellEnd"/>
      <w:r w:rsidRPr="003657E7">
        <w:t xml:space="preserve"> en een aantal basisattributen worden via INSPIRE en het WION model geleverd. Een </w:t>
      </w:r>
      <w:proofErr w:type="spellStart"/>
      <w:r w:rsidRPr="003657E7">
        <w:t>Transportroutedeel</w:t>
      </w:r>
      <w:proofErr w:type="spellEnd"/>
      <w:r w:rsidRPr="003657E7">
        <w:t xml:space="preserve"> is een onderdeel van een Transportroute. De Transportroute is de referentie voor </w:t>
      </w:r>
      <w:r w:rsidR="003657E7">
        <w:t xml:space="preserve">een optioneel object </w:t>
      </w:r>
      <w:proofErr w:type="spellStart"/>
      <w:r w:rsidRPr="003657E7">
        <w:t>TransportrouteRisico</w:t>
      </w:r>
      <w:proofErr w:type="spellEnd"/>
      <w:r w:rsidRPr="003657E7">
        <w:t xml:space="preserve"> met een risicocontour en een </w:t>
      </w:r>
      <w:r w:rsidR="003657E7">
        <w:t xml:space="preserve">verplicht object </w:t>
      </w:r>
      <w:proofErr w:type="spellStart"/>
      <w:r w:rsidRPr="003657E7">
        <w:t>EffectcontourDodelijk</w:t>
      </w:r>
      <w:proofErr w:type="spellEnd"/>
      <w:r w:rsidRPr="003657E7">
        <w:t xml:space="preserve">. </w:t>
      </w:r>
    </w:p>
    <w:p w:rsidR="00C5635B" w:rsidRDefault="003657E7" w:rsidP="001724FE">
      <w:pPr>
        <w:pStyle w:val="subparagraaftitel"/>
      </w:pPr>
      <w:r>
        <w:rPr>
          <w:noProof/>
        </w:rPr>
        <w:lastRenderedPageBreak/>
        <w:drawing>
          <wp:anchor distT="0" distB="0" distL="114300" distR="114300" simplePos="0" relativeHeight="251812864" behindDoc="0" locked="0" layoutInCell="1" allowOverlap="1">
            <wp:simplePos x="0" y="0"/>
            <wp:positionH relativeFrom="column">
              <wp:posOffset>0</wp:posOffset>
            </wp:positionH>
            <wp:positionV relativeFrom="paragraph">
              <wp:posOffset>304800</wp:posOffset>
            </wp:positionV>
            <wp:extent cx="14058900" cy="9277350"/>
            <wp:effectExtent l="0" t="0" r="0" b="0"/>
            <wp:wrapTopAndBottom/>
            <wp:docPr id="17" name="Afbeelding 16" descr="23. IMSW_totaa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IMSW_totaal.wmf"/>
                    <pic:cNvPicPr/>
                  </pic:nvPicPr>
                  <pic:blipFill>
                    <a:blip r:embed="rId47" cstate="print"/>
                    <a:stretch>
                      <a:fillRect/>
                    </a:stretch>
                  </pic:blipFill>
                  <pic:spPr>
                    <a:xfrm>
                      <a:off x="0" y="0"/>
                      <a:ext cx="14058900" cy="9277350"/>
                    </a:xfrm>
                    <a:prstGeom prst="rect">
                      <a:avLst/>
                    </a:prstGeom>
                  </pic:spPr>
                </pic:pic>
              </a:graphicData>
            </a:graphic>
          </wp:anchor>
        </w:drawing>
      </w:r>
      <w:bookmarkStart w:id="349" w:name="_Toc436814747"/>
      <w:r w:rsidR="00E331D9">
        <w:t xml:space="preserve">UML </w:t>
      </w:r>
      <w:r w:rsidR="001724FE">
        <w:t xml:space="preserve">- Stedelijk water </w:t>
      </w:r>
      <w:r w:rsidR="00E331D9">
        <w:t>overzicht</w:t>
      </w:r>
      <w:r w:rsidR="00283BD6">
        <w:t>.</w:t>
      </w:r>
      <w:bookmarkEnd w:id="349"/>
    </w:p>
    <w:p w:rsidR="003657E7" w:rsidRDefault="003657E7" w:rsidP="00E331D9"/>
    <w:p w:rsidR="00E331D9" w:rsidRDefault="00E331D9" w:rsidP="00E331D9">
      <w:pPr>
        <w:sectPr w:rsidR="00E331D9" w:rsidSect="001724FE">
          <w:pgSz w:w="23814" w:h="16839" w:orient="landscape" w:code="8"/>
          <w:pgMar w:top="720" w:right="720" w:bottom="720" w:left="720" w:header="0" w:footer="57" w:gutter="0"/>
          <w:cols w:space="708"/>
          <w:docGrid w:linePitch="360"/>
        </w:sectPr>
      </w:pPr>
    </w:p>
    <w:p w:rsidR="00F72D0E" w:rsidRDefault="00E331D9">
      <w:pPr>
        <w:spacing w:line="240" w:lineRule="auto"/>
        <w:jc w:val="left"/>
      </w:pPr>
      <w:r>
        <w:lastRenderedPageBreak/>
        <w:t>Toelichting op diagram:</w:t>
      </w:r>
    </w:p>
    <w:p w:rsidR="001724FE" w:rsidRDefault="00F72D0E">
      <w:pPr>
        <w:spacing w:line="240" w:lineRule="auto"/>
        <w:jc w:val="left"/>
      </w:pPr>
      <w:r>
        <w:t>Stedelijk water beperkt zich in het IMKL2015 verband tot het thema</w:t>
      </w:r>
      <w:r w:rsidR="001D0323">
        <w:t xml:space="preserve"> riool onder</w:t>
      </w:r>
      <w:r w:rsidR="00BF55BB">
        <w:t xml:space="preserve"> overdruk of onderdruk en riool vrij</w:t>
      </w:r>
      <w:r w:rsidR="001D0323">
        <w:t>verval. Als specifieke informatie is een waardelijst voor type rioolleiding opgenomen.</w:t>
      </w:r>
      <w:r w:rsidR="009152BE">
        <w:t xml:space="preserve"> Voor het geografisch informatiemodel van stedelijk water is een afstemming met de Gegevens</w:t>
      </w:r>
      <w:r w:rsidR="00673FC0">
        <w:t>woordenboek Stedelijk Water (GWSW) van belang. De waarden uit de waardelijst vinden hun definitie in dat gegevenswoordenboek.</w:t>
      </w:r>
      <w:r w:rsidR="00BF55BB">
        <w:t xml:space="preserve"> </w:t>
      </w:r>
      <w:r w:rsidR="00BF55BB" w:rsidRPr="00BF55BB">
        <w:t xml:space="preserve">Het GWSW is beschikbaar via </w:t>
      </w:r>
      <w:hyperlink r:id="rId48" w:history="1">
        <w:r w:rsidR="00BF55BB" w:rsidRPr="00BF55BB">
          <w:rPr>
            <w:rStyle w:val="Hyperlink"/>
          </w:rPr>
          <w:t>http://data.gwsw.nl</w:t>
        </w:r>
      </w:hyperlink>
      <w:r w:rsidR="00BF55BB" w:rsidRPr="00BF55BB">
        <w:t xml:space="preserve"> (de volledige soortenboom in </w:t>
      </w:r>
      <w:proofErr w:type="spellStart"/>
      <w:r w:rsidR="00BF55BB" w:rsidRPr="00BF55BB">
        <w:t>html</w:t>
      </w:r>
      <w:proofErr w:type="spellEnd"/>
      <w:r w:rsidR="00BF55BB" w:rsidRPr="00BF55BB">
        <w:t xml:space="preserve">) en als </w:t>
      </w:r>
      <w:proofErr w:type="spellStart"/>
      <w:r w:rsidR="00BF55BB" w:rsidRPr="00BF55BB">
        <w:t>linked</w:t>
      </w:r>
      <w:proofErr w:type="spellEnd"/>
      <w:r w:rsidR="00BF55BB" w:rsidRPr="00BF55BB">
        <w:t xml:space="preserve"> open data via </w:t>
      </w:r>
      <w:hyperlink r:id="rId49" w:history="1">
        <w:r w:rsidR="00BF55BB" w:rsidRPr="00BF55BB">
          <w:rPr>
            <w:rStyle w:val="Hyperlink"/>
          </w:rPr>
          <w:t>http://sparql.gwsw.nl</w:t>
        </w:r>
      </w:hyperlink>
      <w:r w:rsidR="00BF55BB" w:rsidRPr="00BF55BB">
        <w:t xml:space="preserve"> (semantische server, te ontsluiten via SPARQL </w:t>
      </w:r>
      <w:proofErr w:type="spellStart"/>
      <w:r w:rsidR="00BF55BB" w:rsidRPr="00BF55BB">
        <w:t>queries</w:t>
      </w:r>
      <w:proofErr w:type="spellEnd"/>
      <w:r w:rsidR="00BF55BB" w:rsidRPr="00BF55BB">
        <w:t xml:space="preserve">). Elke term, definitie en attribuut is te direct bekijken via </w:t>
      </w:r>
      <w:hyperlink r:id="rId50" w:history="1">
        <w:r w:rsidR="00BF55BB" w:rsidRPr="00BF55BB">
          <w:rPr>
            <w:rStyle w:val="Hyperlink"/>
          </w:rPr>
          <w:t>http://data.gwsw.nl/</w:t>
        </w:r>
        <w:r w:rsidR="00BF55BB" w:rsidRPr="00BF55BB">
          <w:rPr>
            <w:rStyle w:val="Hyperlink"/>
            <w:i/>
            <w:iCs/>
          </w:rPr>
          <w:t>{term}</w:t>
        </w:r>
      </w:hyperlink>
      <w:r w:rsidR="00BF55BB" w:rsidRPr="00BF55BB">
        <w:t xml:space="preserve">, bijvoorbeeld </w:t>
      </w:r>
      <w:hyperlink r:id="rId51" w:history="1">
        <w:r w:rsidR="00BF55BB" w:rsidRPr="00BF55BB">
          <w:rPr>
            <w:rStyle w:val="Hyperlink"/>
          </w:rPr>
          <w:t>http://data.gwsw.nl/vrijvervalrioolleiding</w:t>
        </w:r>
      </w:hyperlink>
      <w:r w:rsidR="00BF55BB" w:rsidRPr="00BF55BB">
        <w:t xml:space="preserve"> .</w:t>
      </w:r>
      <w:r w:rsidR="001724FE">
        <w:br w:type="page"/>
      </w:r>
    </w:p>
    <w:p w:rsidR="002370BA" w:rsidRDefault="002370BA" w:rsidP="001724FE"/>
    <w:p w:rsidR="00576E1A" w:rsidRDefault="00F921B7" w:rsidP="008C2572">
      <w:pPr>
        <w:pStyle w:val="Paragraaftitel"/>
      </w:pPr>
      <w:bookmarkStart w:id="350" w:name="_Toc436814748"/>
      <w:r>
        <w:t>Object</w:t>
      </w:r>
      <w:r w:rsidR="00A26E72">
        <w:t>catalogus</w:t>
      </w:r>
      <w:r w:rsidR="00283BD6">
        <w:t>.</w:t>
      </w:r>
      <w:bookmarkEnd w:id="350"/>
    </w:p>
    <w:p w:rsidR="00A26E72" w:rsidRDefault="00F003DD" w:rsidP="00576E1A">
      <w:pPr>
        <w:spacing w:line="240" w:lineRule="atLeast"/>
        <w:jc w:val="left"/>
      </w:pPr>
      <w:r>
        <w:t xml:space="preserve">De IMKL2015 objectcatalogus is opgenomen in een apart document IMKL2015 – Objectcatalogus. In 5.4 en 5.5 zijn de metadata en de lijst met </w:t>
      </w:r>
      <w:r w:rsidR="00F921B7">
        <w:t>objecttypes opgenomen. Voor de volledige beschrijving wordt naar het document IMKL2015 – Objectcatalogus verwezen.</w:t>
      </w:r>
    </w:p>
    <w:p w:rsidR="00B95936" w:rsidRDefault="00B95936" w:rsidP="00576E1A">
      <w:pPr>
        <w:spacing w:line="240" w:lineRule="atLeast"/>
        <w:jc w:val="left"/>
      </w:pPr>
    </w:p>
    <w:p w:rsidR="00A74AE5" w:rsidRDefault="00B95936" w:rsidP="00A74AE5">
      <w:r>
        <w:t>Objectcatalogus</w:t>
      </w:r>
      <w:r w:rsidR="00A74AE5">
        <w:t xml:space="preserve"> </w:t>
      </w:r>
      <w:r>
        <w:t>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000"/>
        <w:gridCol w:w="5722"/>
      </w:tblGrid>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Del="00A74AE5">
              <w:t xml:space="preserve"> </w:t>
            </w:r>
            <w:bookmarkStart w:id="351" w:name="_Toc406679388"/>
            <w:bookmarkEnd w:id="351"/>
            <w:r w:rsidRPr="007175B7">
              <w:t>Naam van feature catalogus</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IMKL2015</w:t>
            </w:r>
          </w:p>
        </w:tc>
      </w:tr>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Scope</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IMKL2015</w:t>
            </w:r>
          </w:p>
        </w:tc>
      </w:tr>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Versienummer</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243DBF">
            <w:r w:rsidRPr="007175B7">
              <w:t xml:space="preserve">IMKL2015 (UML versie </w:t>
            </w:r>
            <w:r w:rsidR="00243DBF">
              <w:t>1.0RC</w:t>
            </w:r>
            <w:r w:rsidRPr="007175B7">
              <w:t>)</w:t>
            </w:r>
          </w:p>
        </w:tc>
      </w:tr>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Versiedatum</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3657E7">
            <w:r w:rsidRPr="007175B7">
              <w:t>2015-</w:t>
            </w:r>
            <w:r w:rsidR="003657E7">
              <w:t>20</w:t>
            </w:r>
            <w:r w:rsidRPr="007175B7">
              <w:t>-1</w:t>
            </w:r>
            <w:r w:rsidR="003657E7">
              <w:t>1</w:t>
            </w:r>
          </w:p>
        </w:tc>
      </w:tr>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Herkomst Definities</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Dataspecificatie IMKL2015</w:t>
            </w:r>
          </w:p>
        </w:tc>
      </w:tr>
    </w:tbl>
    <w:p w:rsidR="00A11BC4" w:rsidRDefault="00A11BC4">
      <w:pPr>
        <w:spacing w:line="240" w:lineRule="atLeast"/>
        <w:jc w:val="left"/>
      </w:pPr>
    </w:p>
    <w:p w:rsidR="00A11BC4" w:rsidRDefault="00A11BC4">
      <w:pPr>
        <w:spacing w:line="240" w:lineRule="atLeast"/>
        <w:jc w:val="left"/>
      </w:pPr>
    </w:p>
    <w:p w:rsidR="00A11BC4" w:rsidRDefault="00BE3CB6">
      <w:pPr>
        <w:spacing w:line="240" w:lineRule="atLeast"/>
        <w:jc w:val="left"/>
      </w:pPr>
      <w:r>
        <w:t>Informatie-elementen</w:t>
      </w:r>
      <w:r w:rsidRPr="00BB3722">
        <w:t xml:space="preserve"> gedefinieerd in de </w:t>
      </w:r>
      <w:r>
        <w:t>object</w:t>
      </w:r>
      <w:r w:rsidRPr="00BB3722">
        <w:t>catalogu</w:t>
      </w:r>
      <w:r>
        <w:t>s</w:t>
      </w:r>
      <w:r w:rsidR="00283BD6">
        <w:t>.</w:t>
      </w:r>
    </w:p>
    <w:p w:rsidR="00A11BC4" w:rsidRDefault="00A11BC4">
      <w:pPr>
        <w:spacing w:line="240" w:lineRule="atLeast"/>
        <w:jc w:val="left"/>
      </w:pP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tblPr>
      <w:tblGrid>
        <w:gridCol w:w="4141"/>
        <w:gridCol w:w="3119"/>
        <w:gridCol w:w="1462"/>
      </w:tblGrid>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shd w:val="clear" w:color="auto" w:fill="E6E6E6"/>
            <w:hideMark/>
          </w:tcPr>
          <w:p w:rsidR="00D43A14" w:rsidRPr="007175B7" w:rsidRDefault="00D43A14" w:rsidP="00D43A14">
            <w:pPr>
              <w:spacing w:line="225" w:lineRule="atLeast"/>
            </w:pPr>
            <w:r w:rsidRPr="00D43A14">
              <w:t>Type</w:t>
            </w:r>
          </w:p>
        </w:tc>
        <w:tc>
          <w:tcPr>
            <w:tcW w:w="3119" w:type="dxa"/>
            <w:tcBorders>
              <w:top w:val="outset" w:sz="6" w:space="0" w:color="auto"/>
              <w:left w:val="outset" w:sz="6" w:space="0" w:color="auto"/>
              <w:bottom w:val="outset" w:sz="6" w:space="0" w:color="auto"/>
              <w:right w:val="outset" w:sz="6" w:space="0" w:color="auto"/>
            </w:tcBorders>
            <w:shd w:val="clear" w:color="auto" w:fill="E6E6E6"/>
            <w:hideMark/>
          </w:tcPr>
          <w:p w:rsidR="00D43A14" w:rsidRPr="007175B7" w:rsidRDefault="00D43A14" w:rsidP="00D43A14">
            <w:pPr>
              <w:spacing w:line="225" w:lineRule="atLeast"/>
            </w:pPr>
            <w:proofErr w:type="spellStart"/>
            <w:r w:rsidRPr="00D43A14">
              <w:t>Package</w:t>
            </w:r>
            <w:proofErr w:type="spellEnd"/>
          </w:p>
        </w:tc>
        <w:tc>
          <w:tcPr>
            <w:tcW w:w="1462" w:type="dxa"/>
            <w:tcBorders>
              <w:top w:val="outset" w:sz="6" w:space="0" w:color="auto"/>
              <w:left w:val="outset" w:sz="6" w:space="0" w:color="auto"/>
              <w:bottom w:val="outset" w:sz="6" w:space="0" w:color="auto"/>
              <w:right w:val="outset" w:sz="6" w:space="0" w:color="auto"/>
            </w:tcBorders>
            <w:shd w:val="clear" w:color="auto" w:fill="E6E6E6"/>
            <w:hideMark/>
          </w:tcPr>
          <w:p w:rsidR="00D43A14" w:rsidRPr="007175B7" w:rsidRDefault="00D43A14" w:rsidP="00D43A14">
            <w:pPr>
              <w:spacing w:line="225" w:lineRule="atLeast"/>
            </w:pPr>
            <w:r w:rsidRPr="00D43A14">
              <w:t>Stereotypes</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AanduidingEisVoorzorgsmaatregel</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AanduidingVerzoekContact</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Adres</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Annotatie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AnnotatieTypeValue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Appurtenance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BestandMediaTypeValue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Bijlage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BijlageTypeValue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BuisleidingTypeValue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BuisSpecifiek</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ContainerLeidingelement</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ContainerLeidingelementTypeValue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Diepte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DiepteAangrijpingspuntValue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DiepteNAP</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DiepteTovMaaiveld</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Duct</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EffectcontourDodelijk</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EffectScenarioType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EigenTopografie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EigenTopografieStatusValue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EisVoorzorgsmaatregelBijlage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ElectricityAppurtenanceTypeIMKLValue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Elektriciteitskabel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ExtraDetailinfo</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ExtraDetailInfoTypeValue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lastRenderedPageBreak/>
              <w:t>ExtraGeometrie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ExtraInformatie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GasDistributieAppurtenanceTypeIMKLValue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GasunieAppurtenanceIMKLTypeValue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IMKLBasis</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Kabelbed</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KabelEnLeidingContainer</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KabelOfLeiding</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KabelSpecifiek</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Kast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Label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3657E7" w:rsidRPr="007175B7" w:rsidTr="003657E7">
        <w:trPr>
          <w:trHeight w:val="223"/>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3657E7" w:rsidRPr="003657E7" w:rsidRDefault="003657E7" w:rsidP="00D43A14">
            <w:pPr>
              <w:spacing w:line="225" w:lineRule="atLeast"/>
            </w:pPr>
            <w:proofErr w:type="spellStart"/>
            <w:r w:rsidRPr="003657E7">
              <w:t>LabelpositieValue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3657E7" w:rsidRPr="003657E7" w:rsidRDefault="003657E7" w:rsidP="00D43A14">
            <w:pPr>
              <w:spacing w:line="225" w:lineRule="atLeast"/>
            </w:pPr>
            <w:r w:rsidRPr="003657E7">
              <w:t>IMKL2015</w:t>
            </w:r>
          </w:p>
        </w:tc>
        <w:tc>
          <w:tcPr>
            <w:tcW w:w="1462" w:type="dxa"/>
            <w:tcBorders>
              <w:top w:val="outset" w:sz="6" w:space="0" w:color="auto"/>
              <w:left w:val="outset" w:sz="6" w:space="0" w:color="auto"/>
              <w:bottom w:val="outset" w:sz="6" w:space="0" w:color="auto"/>
              <w:right w:val="outset" w:sz="6" w:space="0" w:color="auto"/>
            </w:tcBorders>
            <w:hideMark/>
          </w:tcPr>
          <w:p w:rsidR="003657E7" w:rsidRPr="003657E7" w:rsidRDefault="003657E7" w:rsidP="00D43A14">
            <w:pPr>
              <w:spacing w:line="225" w:lineRule="atLeast"/>
            </w:pPr>
            <w:r w:rsidRPr="003657E7">
              <w:t>«</w:t>
            </w:r>
            <w:proofErr w:type="spellStart"/>
            <w:r w:rsidRPr="003657E7">
              <w:t>codeList</w:t>
            </w:r>
            <w:proofErr w:type="spellEnd"/>
            <w:r w:rsidRPr="003657E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Leidingelement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Maatvoering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MaatvoeringsTypeValue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Mangat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Mantelbuis</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Mast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MateriaalTypeValue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NauwkeurigheidDiepteValue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NauwkeurigheidXYvalue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NEN3610ID</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OilGasChemicalsAppurtenanceITypeIMKLValue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OlieGasChemicalienPijpleiding</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Rioolleiding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RioolleidingTypeValue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SewerAppurtenanceTypeIMKLValue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StedelijkWaterSpecifiek</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TechnischContactpersoon</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Telecommunicatiekabel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TelecommunicationsAppurtenanceTypeIMKLValue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Thema</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ThermalAppurtenanceTypeIMKLValue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ThermischePijpleiding</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TopografischObjectTypeValue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Toren</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Transportroute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Transportroutedeel</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TransportrouteRisico</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Utiliteitsnet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WaterAppurtenanceTypeIMKLValue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Waterleiding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LocatorDesignatorTypeValue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LocatorLevelValue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lastRenderedPageBreak/>
              <w:t>GeometryMethodValue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AddressComponent</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Measure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ProductionAndIndustrialFacilitiesExtension</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LegalStatusValue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ResidenceOfAuthority</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TechnicalStatusValue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AdministrativeBoundary</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AdministrativeUnit</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AdministrativeHierarchyLevel</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Condominium</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GeographicPosition</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AddressRepresentation</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LocatorDesignator</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LocatorName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StatusValue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GeometrySpecificationValue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AddressLocator</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LocatorNameTypeValue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ConditionOfConstructionValue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ElevationReferenceValue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DateOfEvent</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ExternalReference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HeightStatusValue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Elevation</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HeightAboveGround</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AbstractConstruction</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PipeMaterialTypeValue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A11BC4" w:rsidRDefault="00971241">
            <w:pPr>
              <w:rPr>
                <w:lang w:val="en-GB"/>
              </w:rPr>
            </w:pPr>
            <w:r w:rsidRPr="00971241">
              <w:rPr>
                <w:lang w:val="en-GB"/>
              </w:rPr>
              <w:t>Common Extended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UtilityNetwork</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Cabinet</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UtilityNetworkTypeValue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Pipe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Pole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Duct</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Tower</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Cable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Manhole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AppurtenanceTypeValue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Appurtenance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SpecificAppurtenanceTypeValue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OilGasChemicalsProductTypeValue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Oil-Gas-Chemicals</w:t>
            </w:r>
            <w:proofErr w:type="spellEnd"/>
            <w:r w:rsidRPr="007175B7">
              <w:t xml:space="preserve">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OilGasChemicalsPipe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Oil-Gas-Chemicals</w:t>
            </w:r>
            <w:proofErr w:type="spellEnd"/>
            <w:r w:rsidRPr="007175B7">
              <w:t xml:space="preserve">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lastRenderedPageBreak/>
              <w:t>ElectricityCable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 xml:space="preserve">Electricity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ElectricityAppurtenanceTypeValue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 xml:space="preserve">Electricity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SewerAppurtenanceTypeValue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Sewer</w:t>
            </w:r>
            <w:proofErr w:type="spellEnd"/>
            <w:r w:rsidRPr="007175B7">
              <w:t xml:space="preserve">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SewerPipe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Sewer</w:t>
            </w:r>
            <w:proofErr w:type="spellEnd"/>
            <w:r w:rsidRPr="007175B7">
              <w:t xml:space="preserve">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SewerWaterTypeValue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Sewer</w:t>
            </w:r>
            <w:proofErr w:type="spellEnd"/>
            <w:r w:rsidRPr="007175B7">
              <w:t xml:space="preserve">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OilGasChemicalsAppurtenanceTypeValue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Oil-Gas-Chemicals</w:t>
            </w:r>
            <w:proofErr w:type="spellEnd"/>
            <w:r w:rsidRPr="007175B7">
              <w:t xml:space="preserve">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ThermalPipe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Thermal</w:t>
            </w:r>
            <w:proofErr w:type="spellEnd"/>
            <w:r w:rsidRPr="007175B7">
              <w:t xml:space="preserve">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TelecommunicationsCable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 xml:space="preserve">Telecommunications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TelecommunicationsCableMaterialTypeValue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 xml:space="preserve">Telecommunications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TelecommunicationsAppurtenanceTypeValue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 xml:space="preserve">Telecommunications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WaterAppurtenanceTypeValue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 xml:space="preserve">Water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WaterTypeValue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 xml:space="preserve">Water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ThermalAppurtenanceTypeValue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Thermal</w:t>
            </w:r>
            <w:proofErr w:type="spellEnd"/>
            <w:r w:rsidRPr="007175B7">
              <w:t xml:space="preserve">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WaterPipe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 xml:space="preserve">Water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CadastralParcel</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CadastralParcels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CadastralZoningLevelValue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CadastralParcels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CadastralZoning</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CadastralParcels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NameStatusValue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Geographical</w:t>
            </w:r>
            <w:proofErr w:type="spellEnd"/>
            <w:r w:rsidRPr="007175B7">
              <w:t xml:space="preserve"> </w:t>
            </w:r>
            <w:proofErr w:type="spellStart"/>
            <w:r w:rsidRPr="007175B7">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GrammaticalNumberValue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Geographical</w:t>
            </w:r>
            <w:proofErr w:type="spellEnd"/>
            <w:r w:rsidRPr="007175B7">
              <w:t xml:space="preserve"> </w:t>
            </w:r>
            <w:proofErr w:type="spellStart"/>
            <w:r w:rsidRPr="007175B7">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BasicPropertyUnit</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CadastralParcels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GeographicalName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Geographical</w:t>
            </w:r>
            <w:proofErr w:type="spellEnd"/>
            <w:r w:rsidRPr="007175B7">
              <w:t xml:space="preserve"> </w:t>
            </w:r>
            <w:proofErr w:type="spellStart"/>
            <w:r w:rsidRPr="007175B7">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GrammaticalGenderValue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Geographical</w:t>
            </w:r>
            <w:proofErr w:type="spellEnd"/>
            <w:r w:rsidRPr="007175B7">
              <w:t xml:space="preserve"> </w:t>
            </w:r>
            <w:proofErr w:type="spellStart"/>
            <w:r w:rsidRPr="007175B7">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SpellingOfName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Geographical</w:t>
            </w:r>
            <w:proofErr w:type="spellEnd"/>
            <w:r w:rsidRPr="007175B7">
              <w:t xml:space="preserve"> </w:t>
            </w:r>
            <w:proofErr w:type="spellStart"/>
            <w:r w:rsidRPr="007175B7">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PronunciationOfName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Geographical</w:t>
            </w:r>
            <w:proofErr w:type="spellEnd"/>
            <w:r w:rsidRPr="007175B7">
              <w:t xml:space="preserve"> </w:t>
            </w:r>
            <w:proofErr w:type="spellStart"/>
            <w:r w:rsidRPr="007175B7">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NativenessValue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Geographical</w:t>
            </w:r>
            <w:proofErr w:type="spellEnd"/>
            <w:r w:rsidRPr="007175B7">
              <w:t xml:space="preserve"> </w:t>
            </w:r>
            <w:proofErr w:type="spellStart"/>
            <w:r w:rsidRPr="007175B7">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bl>
    <w:p w:rsidR="00A11BC4" w:rsidRDefault="00A11BC4">
      <w:pPr>
        <w:pStyle w:val="subparagraaftitel"/>
        <w:numPr>
          <w:ilvl w:val="0"/>
          <w:numId w:val="0"/>
        </w:numPr>
      </w:pPr>
    </w:p>
    <w:p w:rsidR="00A11BC4" w:rsidRDefault="00A11BC4"/>
    <w:p w:rsidR="00ED33F0" w:rsidRPr="00A26E72" w:rsidRDefault="00ED33F0" w:rsidP="001239D0">
      <w:pPr>
        <w:pStyle w:val="subparagraaftitel"/>
      </w:pPr>
      <w:bookmarkStart w:id="352" w:name="_Toc406679648"/>
      <w:bookmarkStart w:id="353" w:name="_Toc436814749"/>
      <w:bookmarkEnd w:id="352"/>
      <w:r>
        <w:t>Geografische objecten</w:t>
      </w:r>
      <w:r w:rsidR="00283BD6">
        <w:t>.</w:t>
      </w:r>
      <w:bookmarkEnd w:id="353"/>
    </w:p>
    <w:p w:rsidR="00ED33F0" w:rsidRPr="00F921B7" w:rsidRDefault="00F921B7" w:rsidP="00ED33F0">
      <w:pPr>
        <w:spacing w:line="240" w:lineRule="atLeast"/>
        <w:jc w:val="left"/>
      </w:pPr>
      <w:r w:rsidRPr="00F921B7">
        <w:t>Zie IMKL2015 – Objectcatalogus.</w:t>
      </w:r>
    </w:p>
    <w:p w:rsidR="00F921B7" w:rsidRPr="00F921B7" w:rsidRDefault="00F921B7" w:rsidP="00ED33F0">
      <w:pPr>
        <w:spacing w:line="240" w:lineRule="atLeast"/>
        <w:jc w:val="left"/>
      </w:pPr>
    </w:p>
    <w:p w:rsidR="00ED33F0" w:rsidRPr="00ED33F0" w:rsidRDefault="00ED33F0" w:rsidP="001239D0">
      <w:pPr>
        <w:pStyle w:val="subparagraaftitel"/>
      </w:pPr>
      <w:bookmarkStart w:id="354" w:name="_Toc436814750"/>
      <w:r w:rsidRPr="00ED33F0">
        <w:t>Data typen</w:t>
      </w:r>
      <w:r w:rsidR="00283BD6">
        <w:t>.</w:t>
      </w:r>
      <w:bookmarkEnd w:id="354"/>
    </w:p>
    <w:p w:rsidR="00F921B7" w:rsidRPr="00F921B7" w:rsidRDefault="00F921B7" w:rsidP="00F921B7">
      <w:pPr>
        <w:spacing w:line="240" w:lineRule="atLeast"/>
        <w:jc w:val="left"/>
      </w:pPr>
      <w:r w:rsidRPr="00F921B7">
        <w:t>Zie IMKL2015 – Objectcatalogus.</w:t>
      </w:r>
    </w:p>
    <w:p w:rsidR="006E15C3" w:rsidRPr="00635202" w:rsidRDefault="006E15C3" w:rsidP="00ED33F0">
      <w:pPr>
        <w:spacing w:line="240" w:lineRule="atLeast"/>
        <w:jc w:val="left"/>
      </w:pPr>
    </w:p>
    <w:p w:rsidR="00ED33F0" w:rsidRPr="00ED33F0" w:rsidRDefault="00932116" w:rsidP="001239D0">
      <w:pPr>
        <w:pStyle w:val="subparagraaftitel"/>
      </w:pPr>
      <w:bookmarkStart w:id="355" w:name="_Toc436814751"/>
      <w:r>
        <w:t>Waardelijsten</w:t>
      </w:r>
      <w:r w:rsidR="00283BD6">
        <w:t>.</w:t>
      </w:r>
      <w:bookmarkEnd w:id="355"/>
    </w:p>
    <w:p w:rsidR="00F921B7" w:rsidRPr="00F921B7" w:rsidRDefault="00F921B7" w:rsidP="00F921B7">
      <w:pPr>
        <w:spacing w:line="240" w:lineRule="atLeast"/>
        <w:jc w:val="left"/>
      </w:pPr>
      <w:r w:rsidRPr="00F921B7">
        <w:t xml:space="preserve">Zie IMKL2015 – </w:t>
      </w:r>
      <w:r w:rsidR="001D3ADF">
        <w:t xml:space="preserve">waardelijst register. (nu nog in Excel: </w:t>
      </w:r>
      <w:r w:rsidR="001D3ADF" w:rsidRPr="001D3ADF">
        <w:t>IMKL2015 - 0.</w:t>
      </w:r>
      <w:r w:rsidR="001D3ADF">
        <w:t>xx</w:t>
      </w:r>
      <w:r w:rsidR="001D3ADF" w:rsidRPr="001D3ADF">
        <w:t xml:space="preserve"> </w:t>
      </w:r>
      <w:proofErr w:type="spellStart"/>
      <w:r w:rsidR="001D3ADF" w:rsidRPr="001D3ADF">
        <w:t>waardelijsten.xlsx</w:t>
      </w:r>
      <w:proofErr w:type="spellEnd"/>
      <w:r w:rsidR="001D3ADF">
        <w:t>)</w:t>
      </w:r>
    </w:p>
    <w:p w:rsidR="00ED33F0" w:rsidRPr="00635202" w:rsidRDefault="00ED33F0" w:rsidP="00ED33F0">
      <w:pPr>
        <w:spacing w:line="240" w:lineRule="atLeast"/>
        <w:jc w:val="left"/>
      </w:pPr>
    </w:p>
    <w:p w:rsidR="00ED33F0" w:rsidRPr="00ED33F0" w:rsidRDefault="00ED33F0" w:rsidP="001239D0">
      <w:pPr>
        <w:pStyle w:val="subparagraaftitel"/>
      </w:pPr>
      <w:bookmarkStart w:id="356" w:name="_Toc436814752"/>
      <w:r w:rsidRPr="00ED33F0">
        <w:t>Ge</w:t>
      </w:r>
      <w:r>
        <w:t>ï</w:t>
      </w:r>
      <w:r w:rsidRPr="00ED33F0">
        <w:t>mporteerde typen (informatief)</w:t>
      </w:r>
      <w:r w:rsidR="00283BD6">
        <w:t>.</w:t>
      </w:r>
      <w:bookmarkEnd w:id="356"/>
    </w:p>
    <w:p w:rsidR="00F921B7" w:rsidRPr="00F921B7" w:rsidRDefault="00F921B7" w:rsidP="00F921B7">
      <w:pPr>
        <w:spacing w:line="240" w:lineRule="atLeast"/>
        <w:jc w:val="left"/>
      </w:pPr>
      <w:r w:rsidRPr="00F921B7">
        <w:t>Zie IMKL2015 – Objectcatalogus.</w:t>
      </w:r>
    </w:p>
    <w:p w:rsidR="00576E1A" w:rsidRPr="00ED33F0" w:rsidRDefault="00576E1A" w:rsidP="00576E1A"/>
    <w:p w:rsidR="00576E1A" w:rsidRPr="00ED33F0" w:rsidRDefault="00576E1A" w:rsidP="00576E1A">
      <w:pPr>
        <w:pStyle w:val="Hoofdstukx"/>
        <w:pageBreakBefore/>
        <w:spacing w:line="240" w:lineRule="atLeast"/>
      </w:pPr>
    </w:p>
    <w:p w:rsidR="00576E1A" w:rsidRDefault="00A23501" w:rsidP="00576E1A">
      <w:pPr>
        <w:pStyle w:val="Hoofdstuktitel"/>
        <w:spacing w:line="240" w:lineRule="atLeast"/>
      </w:pPr>
      <w:bookmarkStart w:id="357" w:name="_Toc436814753"/>
      <w:r>
        <w:t>Referentie</w:t>
      </w:r>
      <w:r w:rsidR="00576E1A">
        <w:t>systemen</w:t>
      </w:r>
      <w:bookmarkEnd w:id="357"/>
    </w:p>
    <w:p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rsidR="00576E1A" w:rsidRDefault="00B20C85" w:rsidP="00576E1A">
      <w:pPr>
        <w:pStyle w:val="Paragraaftitel"/>
        <w:spacing w:line="240" w:lineRule="atLeast"/>
      </w:pPr>
      <w:bookmarkStart w:id="358" w:name="_Toc436814754"/>
      <w:r>
        <w:t>Ruimtelijk</w:t>
      </w:r>
      <w:r w:rsidR="006B2CE6">
        <w:t xml:space="preserve"> referentiesysteem</w:t>
      </w:r>
      <w:r w:rsidR="00283BD6">
        <w:t>.</w:t>
      </w:r>
      <w:bookmarkEnd w:id="358"/>
    </w:p>
    <w:p w:rsidR="00B20C85" w:rsidRDefault="00B20C85" w:rsidP="00E62DE5">
      <w:r>
        <w:t>Voor het ruimtelijk referentiesysteem gelden er twee situaties: leveren voor INSPIRE en levering voor andere processen.</w:t>
      </w:r>
    </w:p>
    <w:p w:rsidR="00B20C85" w:rsidRDefault="00B20C85" w:rsidP="00E62DE5"/>
    <w:p w:rsidR="00B20C85" w:rsidRDefault="00B20C85" w:rsidP="00E62DE5">
      <w:r>
        <w:t xml:space="preserve">Voor uitwisseling voor de niet INSPIRE datalevering geldt: </w:t>
      </w:r>
      <w:proofErr w:type="spellStart"/>
      <w:r>
        <w:t>Rijksdriehoekmeting</w:t>
      </w:r>
      <w:proofErr w:type="spellEnd"/>
      <w:r>
        <w:t xml:space="preserve"> (RD).</w:t>
      </w:r>
    </w:p>
    <w:p w:rsidR="00B20C85" w:rsidRPr="00B20C85" w:rsidRDefault="00B20C85" w:rsidP="00B20C85">
      <w:proofErr w:type="spellStart"/>
      <w:r w:rsidRPr="00B20C85">
        <w:t>RD-NAP-coördinaat-referentiesysteem</w:t>
      </w:r>
      <w:proofErr w:type="spellEnd"/>
      <w:r w:rsidRPr="00B20C85">
        <w:t xml:space="preserve"> (binnen de Nederlandse kustlijnen). Hiervoor geldt dat de gebruikte horizontale datum </w:t>
      </w:r>
      <w:proofErr w:type="spellStart"/>
      <w:r w:rsidRPr="00B20C85">
        <w:t>Bessel</w:t>
      </w:r>
      <w:proofErr w:type="spellEnd"/>
      <w:r w:rsidRPr="00B20C85">
        <w:t xml:space="preserve"> 1841 is en het coördinaatsysteem de stereografische projectie. Als verticale datum wordt het </w:t>
      </w:r>
      <w:proofErr w:type="spellStart"/>
      <w:r w:rsidRPr="00B20C85">
        <w:t>NAP-vlak</w:t>
      </w:r>
      <w:proofErr w:type="spellEnd"/>
      <w:r w:rsidRPr="00B20C85">
        <w:t xml:space="preserve"> gebruikt.</w:t>
      </w:r>
    </w:p>
    <w:p w:rsidR="00B20C85" w:rsidRPr="00B20C85" w:rsidRDefault="00B20C85" w:rsidP="00B20C85"/>
    <w:p w:rsidR="00B20C85" w:rsidRPr="00B20C85" w:rsidRDefault="00B20C85" w:rsidP="00B20C85">
      <w:r w:rsidRPr="00B20C85">
        <w:t>Voor RD geldt EPSG code: 28992</w:t>
      </w:r>
    </w:p>
    <w:p w:rsidR="00B20C85" w:rsidRDefault="00B20C85" w:rsidP="00B20C85">
      <w:r w:rsidRPr="00B20C85">
        <w:t>Voor RD + NAP geldt EPSG code: 7415</w:t>
      </w:r>
    </w:p>
    <w:p w:rsidR="00B20C85" w:rsidRDefault="00B20C85" w:rsidP="00B20C85"/>
    <w:p w:rsidR="00B20C85" w:rsidRPr="00B20C85" w:rsidRDefault="00B20C85" w:rsidP="00B20C85">
      <w:r w:rsidRPr="00B20C85">
        <w:t xml:space="preserve">Levering voor INSPIRE: </w:t>
      </w:r>
      <w:proofErr w:type="spellStart"/>
      <w:r w:rsidRPr="00B20C85">
        <w:t>European</w:t>
      </w:r>
      <w:proofErr w:type="spellEnd"/>
      <w:r w:rsidRPr="00B20C85">
        <w:t xml:space="preserve"> </w:t>
      </w:r>
      <w:proofErr w:type="spellStart"/>
      <w:r w:rsidRPr="00B20C85">
        <w:t>Terrestrial</w:t>
      </w:r>
      <w:proofErr w:type="spellEnd"/>
      <w:r w:rsidRPr="00B20C85">
        <w:t xml:space="preserve"> </w:t>
      </w:r>
      <w:proofErr w:type="spellStart"/>
      <w:r w:rsidRPr="00B20C85">
        <w:t>Reference</w:t>
      </w:r>
      <w:proofErr w:type="spellEnd"/>
      <w:r w:rsidRPr="00B20C85">
        <w:t xml:space="preserve"> System 1989 (ETRS1989).</w:t>
      </w:r>
    </w:p>
    <w:p w:rsidR="00B20C85" w:rsidRPr="00B20C85" w:rsidRDefault="00B20C85" w:rsidP="00B20C85">
      <w:r w:rsidRPr="00B20C85">
        <w:t>ETRS89 (2D): 4258</w:t>
      </w:r>
    </w:p>
    <w:p w:rsidR="00B20C85" w:rsidRDefault="00B20C85" w:rsidP="00B20C85">
      <w:r w:rsidRPr="00C77FC2">
        <w:t xml:space="preserve">ETRS89 + EVRF2000 : 7409 (hoogte in meters </w:t>
      </w:r>
      <w:proofErr w:type="spellStart"/>
      <w:r w:rsidRPr="00C77FC2">
        <w:t>tov</w:t>
      </w:r>
      <w:proofErr w:type="spellEnd"/>
      <w:r w:rsidRPr="00C77FC2">
        <w:t xml:space="preserve"> EVRF2000 (=NAP)</w:t>
      </w:r>
      <w:r>
        <w:t>.</w:t>
      </w:r>
    </w:p>
    <w:p w:rsidR="00B20C85" w:rsidRPr="00C77FC2" w:rsidRDefault="00B20C85" w:rsidP="00B20C85">
      <w:r>
        <w:t>Zie voor meer detail hoofdstuk 6 van INSPIRE_</w:t>
      </w:r>
      <w:proofErr w:type="spellStart"/>
      <w:r>
        <w:t>Datasp</w:t>
      </w:r>
      <w:r w:rsidR="00243DBF">
        <w:t>e</w:t>
      </w:r>
      <w:r>
        <w:t>cifications</w:t>
      </w:r>
      <w:proofErr w:type="spellEnd"/>
      <w:r>
        <w:t>_US_v3.0</w:t>
      </w:r>
      <w:r w:rsidR="00B250DA">
        <w:t>.</w:t>
      </w:r>
    </w:p>
    <w:p w:rsidR="00B20C85" w:rsidRPr="00B20C85" w:rsidRDefault="00B20C85" w:rsidP="00B20C85"/>
    <w:p w:rsidR="00C77FC2" w:rsidRDefault="00C77FC2" w:rsidP="00E62DE5">
      <w:r>
        <w:t>Toelichting:</w:t>
      </w:r>
    </w:p>
    <w:p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w:t>
      </w:r>
      <w:proofErr w:type="spellStart"/>
      <w:r>
        <w:t>Rijksdriehoekmeting</w:t>
      </w:r>
      <w:proofErr w:type="spellEnd"/>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rsidR="00B20C85" w:rsidRDefault="00B20C85" w:rsidP="00E62DE5"/>
    <w:p w:rsidR="00804A6D" w:rsidRDefault="007D3939" w:rsidP="00E62DE5">
      <w:r>
        <w:t>Met de toename van internationale data uitwisseling is er behoefte aan internationaal bruikbare referentiesystemen.</w:t>
      </w:r>
      <w:r w:rsidR="00B250DA">
        <w:t xml:space="preserve"> </w:t>
      </w:r>
      <w:r>
        <w:t>ETRS89 is het referentiesysteem dat hieraan voldoet. INSPIRE schrijft het gebruik van ETRS89 voor.</w:t>
      </w:r>
    </w:p>
    <w:p w:rsidR="00AE3F47" w:rsidRDefault="00051A33" w:rsidP="00AE3F47">
      <w:r>
        <w:t xml:space="preserve">Voor conversie van RD naar ETRS89 zijn er </w:t>
      </w:r>
      <w:r w:rsidR="002C4D6C">
        <w:t xml:space="preserve">in </w:t>
      </w:r>
      <w:r>
        <w:t xml:space="preserve">2000 officiële conversieregels bepaald. </w:t>
      </w:r>
      <w:r w:rsidR="00091499">
        <w:t xml:space="preserve">Kanttekening </w:t>
      </w:r>
      <w:r>
        <w:t xml:space="preserve">hierbij </w:t>
      </w:r>
      <w:r w:rsidR="00804A6D">
        <w:t xml:space="preserve"> </w:t>
      </w:r>
      <w:r w:rsidR="00091499">
        <w:t xml:space="preserve">is </w:t>
      </w:r>
      <w:r>
        <w:t xml:space="preserve">wel </w:t>
      </w:r>
      <w:r w:rsidR="00091499">
        <w:t xml:space="preserve">dat de implementatie van </w:t>
      </w:r>
      <w:r w:rsidR="002C4D6C">
        <w:t>deze</w:t>
      </w:r>
      <w:r w:rsidR="00804A6D">
        <w:t xml:space="preserve"> </w:t>
      </w:r>
      <w:r w:rsidR="00091499">
        <w:t>conversieregels in de praktijk significante afwijkingen of verschillen geeft. Er wordt daarom</w:t>
      </w:r>
      <w:r w:rsidR="00AE3F47">
        <w:t xml:space="preserve"> op nationaal niveau </w:t>
      </w:r>
      <w:r w:rsidR="00091499">
        <w:t xml:space="preserve">onderzocht of het niet beter is om ETRS89 als standaard voor de opslag van </w:t>
      </w:r>
      <w:proofErr w:type="spellStart"/>
      <w:r w:rsidR="00091499">
        <w:t>geo-informatie</w:t>
      </w:r>
      <w:proofErr w:type="spellEnd"/>
      <w:r w:rsidR="00091499">
        <w:t xml:space="preserve"> in te voeren en indien nodig of gewenst naar RD te converteren.</w:t>
      </w:r>
      <w:r w:rsidR="00B250DA">
        <w:t xml:space="preserve"> </w:t>
      </w:r>
      <w:r w:rsidR="00804A6D">
        <w:t xml:space="preserve">Omdat resultaten </w:t>
      </w:r>
      <w:r w:rsidR="00AE3F47">
        <w:t xml:space="preserve">van dit onderzoek nog niet bekend zijn is voor deze </w:t>
      </w:r>
      <w:proofErr w:type="spellStart"/>
      <w:r w:rsidR="00AE3F47">
        <w:t>utiliteitsnet</w:t>
      </w:r>
      <w:r w:rsidR="00C469EF">
        <w:t>-data</w:t>
      </w:r>
      <w:r w:rsidR="00AE3F47">
        <w:t>specificatie</w:t>
      </w:r>
      <w:proofErr w:type="spellEnd"/>
      <w:r w:rsidR="00AE3F47">
        <w:t xml:space="preserve"> gekozen voor RD en daarmee voor </w:t>
      </w:r>
      <w:r w:rsidR="00804A6D">
        <w:t xml:space="preserve">aansluiting bij de huidige </w:t>
      </w:r>
      <w:r w:rsidR="00AE3F47">
        <w:t>praktijk van de</w:t>
      </w:r>
      <w:r w:rsidR="00804A6D">
        <w:t xml:space="preserve"> </w:t>
      </w:r>
      <w:r w:rsidR="00B250DA">
        <w:t xml:space="preserve">Nederlandse </w:t>
      </w:r>
      <w:proofErr w:type="spellStart"/>
      <w:r w:rsidR="00E17D83">
        <w:t>geo-</w:t>
      </w:r>
      <w:r w:rsidR="00B250DA">
        <w:t>informatie</w:t>
      </w:r>
      <w:proofErr w:type="spellEnd"/>
      <w:r w:rsidR="00B250DA">
        <w:t xml:space="preserve"> infrastructuur</w:t>
      </w:r>
      <w:r w:rsidR="00AE3F47">
        <w:t>.</w:t>
      </w:r>
    </w:p>
    <w:p w:rsidR="00AE3F47" w:rsidRDefault="00AE3F47" w:rsidP="00AE3F47"/>
    <w:p w:rsidR="00576E1A" w:rsidRDefault="006B2CE6" w:rsidP="00AE3F47">
      <w:r>
        <w:t>T</w:t>
      </w:r>
      <w:r w:rsidR="0026425C">
        <w:t>emporeel</w:t>
      </w:r>
      <w:r>
        <w:t xml:space="preserve"> referentiesysteem</w:t>
      </w:r>
    </w:p>
    <w:p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rsidR="00576E1A" w:rsidRPr="00456F46" w:rsidRDefault="00576E1A" w:rsidP="00576E1A">
      <w:pPr>
        <w:pStyle w:val="Hoofdstukx"/>
        <w:pageBreakBefore/>
        <w:spacing w:line="240" w:lineRule="atLeast"/>
      </w:pPr>
    </w:p>
    <w:p w:rsidR="00576E1A" w:rsidRDefault="00576E1A" w:rsidP="00576E1A">
      <w:pPr>
        <w:pStyle w:val="Hoofdstuktitel"/>
        <w:spacing w:line="240" w:lineRule="atLeast"/>
      </w:pPr>
      <w:bookmarkStart w:id="359" w:name="_Toc436814755"/>
      <w:r>
        <w:t>Levering</w:t>
      </w:r>
      <w:bookmarkEnd w:id="359"/>
    </w:p>
    <w:p w:rsidR="00EE7BB1" w:rsidRDefault="006F2CE2">
      <w:r w:rsidRPr="006F2CE2">
        <w:t xml:space="preserve">Dit hoofdstuk heeft alleen betrekking op de </w:t>
      </w:r>
      <w:proofErr w:type="spellStart"/>
      <w:r w:rsidRPr="006F2CE2">
        <w:t>geodata</w:t>
      </w:r>
      <w:proofErr w:type="spellEnd"/>
      <w:r w:rsidRPr="006F2CE2">
        <w:t xml:space="preserve">, de </w:t>
      </w:r>
      <w:proofErr w:type="spellStart"/>
      <w:r w:rsidRPr="006F2CE2">
        <w:t>gevectoriseerde</w:t>
      </w:r>
      <w:proofErr w:type="spellEnd"/>
      <w:r w:rsidRPr="006F2CE2">
        <w:t xml:space="preserve"> gegevens van </w:t>
      </w:r>
      <w:r w:rsidR="00E050B6">
        <w:t>e</w:t>
      </w:r>
      <w:r w:rsidRPr="006F2CE2">
        <w:t>en bericht. Andere gegevens zoals bijvoorbeeld detailschets</w:t>
      </w:r>
      <w:r w:rsidR="00E17D83">
        <w:t xml:space="preserve"> </w:t>
      </w:r>
      <w:r w:rsidRPr="006F2CE2">
        <w:t>vallen daarbuiten.</w:t>
      </w:r>
    </w:p>
    <w:p w:rsidR="00576E1A" w:rsidRDefault="00B626FD" w:rsidP="00576E1A">
      <w:pPr>
        <w:pStyle w:val="Paragraaftitel"/>
        <w:spacing w:line="240" w:lineRule="atLeast"/>
      </w:pPr>
      <w:bookmarkStart w:id="360" w:name="_Toc436814756"/>
      <w:r>
        <w:t>Leveringsmedium</w:t>
      </w:r>
      <w:r w:rsidR="006C0D48">
        <w:t>.</w:t>
      </w:r>
      <w:bookmarkEnd w:id="360"/>
    </w:p>
    <w:p w:rsidR="00C34B62" w:rsidRDefault="00C34B62" w:rsidP="00576E1A">
      <w:r>
        <w:t xml:space="preserve">Data worden geleverd via netwerkservices. Van toepassing zijn WMS voor </w:t>
      </w:r>
      <w:proofErr w:type="spellStart"/>
      <w:r>
        <w:t>viewservices</w:t>
      </w:r>
      <w:proofErr w:type="spellEnd"/>
      <w:r>
        <w:t xml:space="preserve"> en WFS voor </w:t>
      </w:r>
      <w:proofErr w:type="spellStart"/>
      <w:r>
        <w:t>downloadservices</w:t>
      </w:r>
      <w:proofErr w:type="spellEnd"/>
      <w:r>
        <w:t>.</w:t>
      </w:r>
      <w:r w:rsidR="003C4C73">
        <w:t xml:space="preserve"> </w:t>
      </w:r>
      <w:r>
        <w:t xml:space="preserve">INSPIRE beschrijft naast WFS ook nog </w:t>
      </w:r>
      <w:r w:rsidR="0044349D">
        <w:t xml:space="preserve">optioneel </w:t>
      </w:r>
      <w:r>
        <w:t xml:space="preserve">ATOM </w:t>
      </w:r>
      <w:proofErr w:type="spellStart"/>
      <w:r>
        <w:t>feeds</w:t>
      </w:r>
      <w:proofErr w:type="spellEnd"/>
      <w:r>
        <w:t xml:space="preserve"> als mogelijkheid voor het leveren van data.</w:t>
      </w:r>
    </w:p>
    <w:p w:rsidR="00576E1A" w:rsidRDefault="00B626FD" w:rsidP="00576E1A">
      <w:pPr>
        <w:pStyle w:val="Paragraaftitel"/>
        <w:spacing w:line="240" w:lineRule="atLeast"/>
      </w:pPr>
      <w:bookmarkStart w:id="361" w:name="_Toc436814757"/>
      <w:r>
        <w:t>Formaten (</w:t>
      </w:r>
      <w:proofErr w:type="spellStart"/>
      <w:r>
        <w:t>encodings</w:t>
      </w:r>
      <w:proofErr w:type="spellEnd"/>
      <w:r>
        <w:t>)</w:t>
      </w:r>
      <w:r w:rsidR="006C0D48">
        <w:t>.</w:t>
      </w:r>
      <w:bookmarkEnd w:id="361"/>
    </w:p>
    <w:p w:rsidR="00576E1A" w:rsidRDefault="00C34B62" w:rsidP="00B626FD">
      <w:r>
        <w:t xml:space="preserve">Het </w:t>
      </w:r>
      <w:proofErr w:type="spellStart"/>
      <w:r>
        <w:t>format</w:t>
      </w:r>
      <w:proofErr w:type="spellEnd"/>
      <w:r>
        <w:t xml:space="preserve"> waarin data worden geleverd is GML 3.2.1. Voor IMKL2015</w:t>
      </w:r>
      <w:r w:rsidR="003C4C73">
        <w:t xml:space="preserve"> wordt een GML applicatieschema gemaakt. </w:t>
      </w:r>
      <w:r w:rsidR="00AE3F47">
        <w:t>Datasets van utiliteitsnetten die conform deze specificatie zijn gemaakt moeten foutloos valideren tegen het IMKL2015 applicatieschema.</w:t>
      </w:r>
    </w:p>
    <w:p w:rsidR="001D3ADF" w:rsidRDefault="001D3ADF" w:rsidP="00B626FD"/>
    <w:p w:rsidR="001D3ADF" w:rsidRDefault="001D3ADF" w:rsidP="00B626FD">
      <w:r>
        <w:t xml:space="preserve">Het IMKL2015 UML is toegepast in 4 profielen. Voor elk van die is er een GML applicatieschema gemaakt. Er zijn nu </w:t>
      </w:r>
      <w:r w:rsidR="00243DBF">
        <w:t>drie</w:t>
      </w:r>
      <w:r>
        <w:t xml:space="preserve"> profielen beschikbaar.</w:t>
      </w:r>
    </w:p>
    <w:p w:rsidR="001D3ADF" w:rsidRDefault="001D3ADF" w:rsidP="00B626FD"/>
    <w:p w:rsidR="001D3ADF" w:rsidRDefault="001D3ADF" w:rsidP="00B626FD">
      <w:r>
        <w:t xml:space="preserve">WION profiel: </w:t>
      </w:r>
      <w:r w:rsidRPr="001D3ADF">
        <w:t>IMKL2015-wion.xsd</w:t>
      </w:r>
    </w:p>
    <w:p w:rsidR="001D3ADF" w:rsidRDefault="001D3ADF" w:rsidP="00B626FD">
      <w:r>
        <w:t xml:space="preserve">Risicoregister profiel: </w:t>
      </w:r>
      <w:r w:rsidRPr="001D3ADF">
        <w:t>IMKL2015-rrb.xsd</w:t>
      </w:r>
    </w:p>
    <w:p w:rsidR="001D3ADF" w:rsidRDefault="001D3ADF" w:rsidP="00B626FD">
      <w:proofErr w:type="spellStart"/>
      <w:r>
        <w:t>Stedelijkwater</w:t>
      </w:r>
      <w:proofErr w:type="spellEnd"/>
      <w:r>
        <w:t xml:space="preserve"> profiel: </w:t>
      </w:r>
      <w:r w:rsidR="003657E7">
        <w:t>IMKL2015-sw.xsd</w:t>
      </w:r>
    </w:p>
    <w:p w:rsidR="001D3ADF" w:rsidRDefault="001D3ADF" w:rsidP="00B626FD">
      <w:r>
        <w:t>EC</w:t>
      </w:r>
      <w:r w:rsidR="00E51DFC">
        <w:t>6</w:t>
      </w:r>
      <w:r>
        <w:t>1 profiel: in ontwikkeling</w:t>
      </w:r>
    </w:p>
    <w:p w:rsidR="001D3ADF" w:rsidRDefault="001D3ADF" w:rsidP="00B626FD"/>
    <w:p w:rsidR="001D3ADF" w:rsidRPr="003657E7" w:rsidRDefault="00971241" w:rsidP="00B626FD">
      <w:r w:rsidRPr="003657E7">
        <w:t xml:space="preserve">Waardelijsten van het type </w:t>
      </w:r>
      <w:proofErr w:type="spellStart"/>
      <w:r w:rsidRPr="003657E7">
        <w:t>codeList</w:t>
      </w:r>
      <w:proofErr w:type="spellEnd"/>
      <w:r w:rsidRPr="003657E7">
        <w:t xml:space="preserve"> zijn toegepast in RDF.</w:t>
      </w:r>
    </w:p>
    <w:p w:rsidR="001D3ADF" w:rsidRDefault="00971241" w:rsidP="00B626FD">
      <w:r w:rsidRPr="003657E7">
        <w:t>IMKL2015.rdf</w:t>
      </w:r>
    </w:p>
    <w:p w:rsidR="001D3ADF" w:rsidRDefault="001D3ADF" w:rsidP="00B626FD"/>
    <w:p w:rsidR="001D3ADF" w:rsidRDefault="001D3ADF" w:rsidP="00B626FD"/>
    <w:p w:rsidR="001D3ADF" w:rsidRDefault="001D3ADF" w:rsidP="00B626FD"/>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362" w:name="_Toc436814758"/>
      <w:r>
        <w:t>Visualisatie</w:t>
      </w:r>
      <w:bookmarkEnd w:id="362"/>
    </w:p>
    <w:p w:rsidR="0065371C" w:rsidRPr="0065371C" w:rsidRDefault="009C2C92" w:rsidP="0065371C">
      <w:r>
        <w:t>Opgenomen in apart document</w:t>
      </w:r>
      <w:r w:rsidR="002C6666">
        <w:t xml:space="preserve">: </w:t>
      </w:r>
      <w:r w:rsidR="00971241" w:rsidRPr="00971241">
        <w:t>Handreiking visualisatie – IMKL2015</w:t>
      </w:r>
      <w:r w:rsidR="003657E7">
        <w:t>.</w:t>
      </w: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363" w:name="_Toc436814759"/>
      <w:r>
        <w:t>Bibliografie</w:t>
      </w:r>
      <w:bookmarkEnd w:id="363"/>
    </w:p>
    <w:p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rsidR="00D372E2" w:rsidRDefault="00D372E2" w:rsidP="00D372E2"/>
    <w:p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r w:rsidR="007B7CDA">
        <w:fldChar w:fldCharType="begin"/>
      </w:r>
      <w:r w:rsidR="007B7CDA" w:rsidRPr="007B7CDA">
        <w:rPr>
          <w:lang w:val="en-GB"/>
          <w:rPrChange w:id="364" w:author="pjanssen" w:date="2016-02-17T16:19:00Z">
            <w:rPr/>
          </w:rPrChange>
        </w:rPr>
        <w:instrText>HYPERLINK "http://inspire.jrc.ec.europa.eu/documents/Data_Specifications/INSPIRE_DataSpecification_US_v3.0.pdf"</w:instrText>
      </w:r>
      <w:r w:rsidR="007B7CDA">
        <w:fldChar w:fldCharType="separate"/>
      </w:r>
      <w:r w:rsidR="00FD2140" w:rsidRPr="00793FB2">
        <w:rPr>
          <w:rStyle w:val="Hyperlink"/>
          <w:szCs w:val="20"/>
          <w:lang w:val="en-US"/>
        </w:rPr>
        <w:t>http://inspire.jrc.ec.europa.eu/documents/Data_Specifications/INSPIRE_DataSpecification_US_v3.0.pdf</w:t>
      </w:r>
      <w:r w:rsidR="007B7CDA">
        <w:fldChar w:fldCharType="end"/>
      </w:r>
      <w:r w:rsidR="00FD2140">
        <w:rPr>
          <w:szCs w:val="20"/>
          <w:lang w:val="en-US"/>
        </w:rPr>
        <w:t xml:space="preserve"> </w:t>
      </w:r>
    </w:p>
    <w:p w:rsidR="00DF04D9" w:rsidRDefault="00D372E2" w:rsidP="00D372E2">
      <w:pPr>
        <w:numPr>
          <w:ilvl w:val="0"/>
          <w:numId w:val="19"/>
        </w:numPr>
        <w:spacing w:line="240" w:lineRule="auto"/>
        <w:jc w:val="left"/>
        <w:rPr>
          <w:szCs w:val="20"/>
          <w:lang w:val="en-US"/>
        </w:rPr>
      </w:pPr>
      <w:r w:rsidRPr="003F1A8A">
        <w:rPr>
          <w:szCs w:val="20"/>
          <w:lang w:val="en-US"/>
        </w:rPr>
        <w:t xml:space="preserve">[DS-D2.5] INSPIRE DS-D2.5, Generic Conceptual Model, v3.1, </w:t>
      </w:r>
      <w:r w:rsidR="007B7CDA">
        <w:fldChar w:fldCharType="begin"/>
      </w:r>
      <w:r w:rsidR="007B7CDA" w:rsidRPr="007B7CDA">
        <w:rPr>
          <w:lang w:val="en-GB"/>
          <w:rPrChange w:id="365" w:author="pjanssen" w:date="2016-02-17T16:19:00Z">
            <w:rPr/>
          </w:rPrChange>
        </w:rPr>
        <w:instrText>HYPERLINK "http://inspire.jrc.ec.europa.eu/reports/ImplementingRules/DataSpecifications/D2.5_v3.1.pdf"</w:instrText>
      </w:r>
      <w:r w:rsidR="007B7CDA">
        <w:fldChar w:fldCharType="separate"/>
      </w:r>
      <w:r w:rsidR="00DF04D9" w:rsidRPr="00834A6E">
        <w:rPr>
          <w:rStyle w:val="Hyperlink"/>
          <w:szCs w:val="20"/>
          <w:lang w:val="en-US"/>
        </w:rPr>
        <w:t>http://inspire.jrc.ec.europa.eu/reports/ImplementingRules/DataSpecifications/D2.5_v3.1.pdf</w:t>
      </w:r>
      <w:r w:rsidR="007B7CDA">
        <w:fldChar w:fldCharType="end"/>
      </w:r>
    </w:p>
    <w:p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r w:rsidR="007B7CDA">
        <w:fldChar w:fldCharType="begin"/>
      </w:r>
      <w:r w:rsidR="007B7CDA" w:rsidRPr="007B7CDA">
        <w:rPr>
          <w:lang w:val="en-GB"/>
          <w:rPrChange w:id="366" w:author="pjanssen" w:date="2016-02-17T16:19:00Z">
            <w:rPr/>
          </w:rPrChange>
        </w:rPr>
        <w:instrText>HYPERLINK "http://inspire.jrc.ec.europa.eu/documents/Data_Specifications/D2.10.1_GenericNetworkModel_v1.0rc3.pdf"</w:instrText>
      </w:r>
      <w:r w:rsidR="007B7CDA">
        <w:fldChar w:fldCharType="separate"/>
      </w:r>
      <w:r w:rsidR="00FD2140" w:rsidRPr="00793FB2">
        <w:rPr>
          <w:rStyle w:val="Hyperlink"/>
          <w:szCs w:val="20"/>
          <w:lang w:val="en-US"/>
        </w:rPr>
        <w:t>http://inspire.jrc.ec.europa.eu/documents/Data_Specifications/D2.10.1_GenericNetworkModel_v1.0rc3.pdf</w:t>
      </w:r>
      <w:r w:rsidR="007B7CDA">
        <w:fldChar w:fldCharType="end"/>
      </w:r>
      <w:r w:rsidR="00FD2140">
        <w:rPr>
          <w:szCs w:val="20"/>
          <w:lang w:val="en-US"/>
        </w:rPr>
        <w:t xml:space="preserve"> </w:t>
      </w:r>
    </w:p>
    <w:p w:rsidR="00D372E2" w:rsidRDefault="00DF04D9" w:rsidP="00D372E2">
      <w:pPr>
        <w:numPr>
          <w:ilvl w:val="0"/>
          <w:numId w:val="19"/>
        </w:numPr>
        <w:spacing w:line="240" w:lineRule="auto"/>
        <w:jc w:val="left"/>
        <w:rPr>
          <w:szCs w:val="20"/>
          <w:lang w:val="en-US"/>
        </w:rPr>
      </w:pPr>
      <w:r>
        <w:rPr>
          <w:szCs w:val="20"/>
          <w:lang w:val="en-US"/>
        </w:rPr>
        <w:t xml:space="preserve">AGIV – IMKL2.2 Data Model, </w:t>
      </w:r>
      <w:proofErr w:type="spellStart"/>
      <w:r>
        <w:rPr>
          <w:szCs w:val="20"/>
          <w:lang w:val="en-US"/>
        </w:rPr>
        <w:t>versie</w:t>
      </w:r>
      <w:proofErr w:type="spellEnd"/>
      <w:r>
        <w:rPr>
          <w:szCs w:val="20"/>
          <w:lang w:val="en-US"/>
        </w:rPr>
        <w:t xml:space="preserve"> 0.13.</w:t>
      </w:r>
    </w:p>
    <w:p w:rsidR="00BF55BB" w:rsidRPr="00BF55BB" w:rsidRDefault="006F2CE2" w:rsidP="00BF55BB">
      <w:pPr>
        <w:numPr>
          <w:ilvl w:val="0"/>
          <w:numId w:val="19"/>
        </w:numPr>
        <w:spacing w:line="240" w:lineRule="auto"/>
        <w:jc w:val="left"/>
        <w:rPr>
          <w:lang w:val="en-US"/>
        </w:rPr>
      </w:pPr>
      <w:r w:rsidRPr="006F2CE2">
        <w:rPr>
          <w:szCs w:val="20"/>
        </w:rPr>
        <w:t>NEN 3610</w:t>
      </w:r>
      <w:r w:rsidR="004305C4">
        <w:rPr>
          <w:szCs w:val="20"/>
        </w:rPr>
        <w:t>:</w:t>
      </w:r>
      <w:r w:rsidRPr="006F2CE2">
        <w:rPr>
          <w:szCs w:val="20"/>
        </w:rPr>
        <w:t xml:space="preserve">2011- Basismodel </w:t>
      </w:r>
      <w:proofErr w:type="spellStart"/>
      <w:r w:rsidRPr="006F2CE2">
        <w:rPr>
          <w:szCs w:val="20"/>
        </w:rPr>
        <w:t>Geo-informatie</w:t>
      </w:r>
      <w:proofErr w:type="spellEnd"/>
      <w:r w:rsidRPr="006F2CE2">
        <w:rPr>
          <w:szCs w:val="20"/>
        </w:rPr>
        <w:t xml:space="preserve"> - Termen, definities,relaties en algemene regels voor de uitwisseling van informatie over aan de aarde gerelateerde ruimtelijke objecten</w:t>
      </w:r>
      <w:r w:rsidR="00DF04D9">
        <w:rPr>
          <w:szCs w:val="20"/>
        </w:rPr>
        <w:t xml:space="preserve">. </w:t>
      </w:r>
      <w:r w:rsidRPr="006F2CE2">
        <w:rPr>
          <w:szCs w:val="20"/>
        </w:rPr>
        <w:t>Normcommissie 351 240 "</w:t>
      </w:r>
      <w:proofErr w:type="spellStart"/>
      <w:r w:rsidRPr="006F2CE2">
        <w:rPr>
          <w:szCs w:val="20"/>
        </w:rPr>
        <w:t>Geo-informatie</w:t>
      </w:r>
      <w:proofErr w:type="spellEnd"/>
      <w:r w:rsidR="008A21E1">
        <w:rPr>
          <w:szCs w:val="20"/>
        </w:rPr>
        <w:t>”</w:t>
      </w:r>
      <w:r w:rsidRPr="006F2CE2">
        <w:rPr>
          <w:szCs w:val="20"/>
        </w:rPr>
        <w:t>, Nederlands Normalisatie-in</w:t>
      </w:r>
      <w:r w:rsidR="00BF55BB">
        <w:rPr>
          <w:szCs w:val="20"/>
        </w:rPr>
        <w:t>stituut.</w:t>
      </w:r>
    </w:p>
    <w:p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52" w:history="1">
        <w:r w:rsidR="00FD2140" w:rsidRPr="00FD2140">
          <w:rPr>
            <w:rStyle w:val="Hyperlink"/>
          </w:rPr>
          <w:t>http://www.riool.net/-/informatiemodel-stedelijk-water-ter-visie</w:t>
        </w:r>
      </w:hyperlink>
      <w:r w:rsidR="00FD2140" w:rsidRPr="00FD2140">
        <w:t xml:space="preserve">. Stichting </w:t>
      </w:r>
      <w:proofErr w:type="spellStart"/>
      <w:r w:rsidR="00FD2140" w:rsidRPr="00FD2140">
        <w:t>Rioned</w:t>
      </w:r>
      <w:proofErr w:type="spellEnd"/>
      <w:r w:rsidR="00FD2140" w:rsidRPr="00FD2140">
        <w:t>.</w:t>
      </w:r>
    </w:p>
    <w:p w:rsidR="00FD2140" w:rsidRPr="00FD2140" w:rsidRDefault="00FD2140" w:rsidP="00FD2140">
      <w:pPr>
        <w:pStyle w:val="Lijstalinea"/>
        <w:numPr>
          <w:ilvl w:val="0"/>
          <w:numId w:val="50"/>
        </w:numPr>
        <w:spacing w:line="240" w:lineRule="auto"/>
        <w:jc w:val="left"/>
        <w:sectPr w:rsidR="00FD2140" w:rsidRPr="00FD2140" w:rsidSect="00672722">
          <w:pgSz w:w="11906" w:h="16838" w:code="9"/>
          <w:pgMar w:top="2552" w:right="1622" w:bottom="1531" w:left="1622" w:header="0" w:footer="57" w:gutter="0"/>
          <w:cols w:space="708"/>
          <w:docGrid w:linePitch="360"/>
        </w:sectPr>
      </w:pPr>
      <w:proofErr w:type="spellStart"/>
      <w:r>
        <w:t>GegevensWoordenboek</w:t>
      </w:r>
      <w:proofErr w:type="spellEnd"/>
      <w:r>
        <w:t xml:space="preserve"> Stedelijk Water (GWSW). </w:t>
      </w:r>
      <w:hyperlink r:id="rId53" w:history="1">
        <w:r w:rsidRPr="00793FB2">
          <w:rPr>
            <w:rStyle w:val="Hyperlink"/>
          </w:rPr>
          <w:t>http://www.riool.net/gegevenswoordenboek</w:t>
        </w:r>
      </w:hyperlink>
      <w:r>
        <w:t xml:space="preserve">. Stichting </w:t>
      </w:r>
      <w:proofErr w:type="spellStart"/>
      <w:r>
        <w:t>Rioned</w:t>
      </w:r>
      <w:proofErr w:type="spellEnd"/>
      <w:r>
        <w:t>.</w:t>
      </w:r>
    </w:p>
    <w:p w:rsidR="00D372E2" w:rsidRPr="00FD2140" w:rsidRDefault="00D372E2" w:rsidP="00D372E2">
      <w:pPr>
        <w:pStyle w:val="Hoofdstukx"/>
        <w:pageBreakBefore/>
        <w:spacing w:line="240" w:lineRule="atLeast"/>
      </w:pPr>
    </w:p>
    <w:p w:rsidR="00D372E2" w:rsidRDefault="00D372E2" w:rsidP="00D372E2">
      <w:pPr>
        <w:pStyle w:val="Hoofdstuktitel"/>
        <w:spacing w:line="240" w:lineRule="atLeast"/>
      </w:pPr>
      <w:bookmarkStart w:id="367" w:name="_Toc436814760"/>
      <w:r>
        <w:t xml:space="preserve">Bijlage </w:t>
      </w:r>
      <w:r w:rsidR="00D955F6">
        <w:t>1: IMKL1.1 (2012)</w:t>
      </w:r>
      <w:bookmarkEnd w:id="367"/>
    </w:p>
    <w:p w:rsidR="00D372E2" w:rsidRPr="007C7339" w:rsidRDefault="00D955F6" w:rsidP="00D955F6">
      <w:pPr>
        <w:pStyle w:val="Inleidingnatitel"/>
        <w:spacing w:line="240" w:lineRule="atLeast"/>
        <w:jc w:val="left"/>
      </w:pPr>
      <w:r w:rsidRPr="003D7D17">
        <w:rPr>
          <w:sz w:val="20"/>
        </w:rPr>
        <w:object w:dxaOrig="7197" w:dyaOrig="5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4pt" o:ole="">
            <v:imagedata r:id="rId54" o:title="" croptop="3994f" cropbottom="5164f"/>
          </v:shape>
          <o:OLEObject Type="Embed" ProgID="PowerPoint.Slide.8" ShapeID="_x0000_i1025" DrawAspect="Content" ObjectID="_1522051780" r:id="rId55"/>
        </w:object>
      </w:r>
    </w:p>
    <w:p w:rsidR="00D955F6" w:rsidRDefault="00D955F6" w:rsidP="00D372E2">
      <w:pPr>
        <w:spacing w:line="240" w:lineRule="atLeast"/>
        <w:jc w:val="left"/>
        <w:sectPr w:rsidR="00D955F6" w:rsidSect="00D955F6">
          <w:pgSz w:w="16838" w:h="11906" w:orient="landscape" w:code="9"/>
          <w:pgMar w:top="720" w:right="720" w:bottom="720" w:left="720" w:header="0" w:footer="57" w:gutter="0"/>
          <w:cols w:space="708"/>
          <w:docGrid w:linePitch="360"/>
        </w:sectPr>
      </w:pPr>
    </w:p>
    <w:p w:rsidR="00D372E2" w:rsidRPr="007C7339" w:rsidRDefault="00D372E2" w:rsidP="00D372E2">
      <w:pPr>
        <w:pStyle w:val="Hoofdstukx"/>
        <w:pageBreakBefore/>
        <w:spacing w:line="240" w:lineRule="atLeast"/>
      </w:pPr>
    </w:p>
    <w:p w:rsidR="00D372E2" w:rsidRDefault="00D372E2" w:rsidP="00D372E2">
      <w:pPr>
        <w:pStyle w:val="Hoofdstuktitel"/>
        <w:spacing w:line="240" w:lineRule="atLeast"/>
      </w:pPr>
      <w:bookmarkStart w:id="368" w:name="_Toc436814761"/>
      <w:r>
        <w:t xml:space="preserve">Bijlage </w:t>
      </w:r>
      <w:r w:rsidR="00D955F6">
        <w:t xml:space="preserve">2: IMKL2015 </w:t>
      </w:r>
      <w:r w:rsidR="00932116">
        <w:t>waardelijst</w:t>
      </w:r>
      <w:r w:rsidR="00D955F6">
        <w:t>en.</w:t>
      </w:r>
      <w:bookmarkEnd w:id="368"/>
    </w:p>
    <w:p w:rsidR="00D372E2" w:rsidRDefault="00D955F6" w:rsidP="00D372E2">
      <w:r>
        <w:t xml:space="preserve">OPMERKING: </w:t>
      </w:r>
      <w:r w:rsidRPr="00D955F6">
        <w:t>Opgenomen in apart document.</w:t>
      </w:r>
    </w:p>
    <w:p w:rsidR="002A0ED0" w:rsidRDefault="002A0ED0" w:rsidP="00D372E2"/>
    <w:p w:rsidR="002A0ED0" w:rsidRDefault="002A0ED0" w:rsidP="00D372E2"/>
    <w:p w:rsidR="00921722" w:rsidRDefault="00921722" w:rsidP="00D372E2"/>
    <w:p w:rsidR="00921722" w:rsidRDefault="00921722" w:rsidP="00D372E2"/>
    <w:p w:rsidR="00921722" w:rsidRDefault="00921722" w:rsidP="00D372E2"/>
    <w:p w:rsidR="002A0ED0" w:rsidRDefault="002A0ED0" w:rsidP="002A0ED0">
      <w:pPr>
        <w:spacing w:line="240" w:lineRule="auto"/>
        <w:jc w:val="left"/>
      </w:pPr>
    </w:p>
    <w:p w:rsidR="002A0ED0" w:rsidRDefault="002A0ED0" w:rsidP="00D372E2"/>
    <w:p w:rsidR="00D372E2" w:rsidRDefault="00D372E2" w:rsidP="00D955F6">
      <w:pPr>
        <w:pStyle w:val="Hoofdstukx"/>
      </w:pPr>
    </w:p>
    <w:p w:rsidR="00D955F6" w:rsidRDefault="00D955F6" w:rsidP="00D955F6">
      <w:pPr>
        <w:pStyle w:val="Hoofdstuktitel"/>
      </w:pPr>
      <w:bookmarkStart w:id="369" w:name="_Toc436814762"/>
      <w:r>
        <w:t xml:space="preserve">Bijlage </w:t>
      </w:r>
      <w:r w:rsidR="00E51DFC">
        <w:t>3</w:t>
      </w:r>
      <w:r>
        <w:t xml:space="preserve">: </w:t>
      </w:r>
      <w:r w:rsidR="00E51DFC">
        <w:t>Toelichting op geometriemodel.</w:t>
      </w:r>
      <w:bookmarkEnd w:id="369"/>
    </w:p>
    <w:p w:rsidR="00A11BC4" w:rsidRDefault="00971241">
      <w:pPr>
        <w:contextualSpacing/>
      </w:pPr>
      <w:r w:rsidRPr="003657E7">
        <w:t>Het geometriemodel van IMKL</w:t>
      </w:r>
      <w:r w:rsidR="004E2E87" w:rsidRPr="003657E7">
        <w:t xml:space="preserve"> </w:t>
      </w:r>
      <w:r w:rsidRPr="003657E7">
        <w:t>is gebaseerd op het netwerk model van INSPIRE. De volgende aspecten typeren de toepassing van het netwerk model in IMKL2015.</w:t>
      </w:r>
    </w:p>
    <w:p w:rsidR="00A11BC4" w:rsidRDefault="00A11BC4">
      <w:pPr>
        <w:contextualSpacing/>
      </w:pPr>
    </w:p>
    <w:p w:rsidR="00A11BC4" w:rsidRDefault="00971241">
      <w:pPr>
        <w:pStyle w:val="Lijstalinea"/>
        <w:numPr>
          <w:ilvl w:val="0"/>
          <w:numId w:val="45"/>
        </w:numPr>
      </w:pPr>
      <w:r w:rsidRPr="00971241">
        <w:t>de geometrie wordt gedefinieerd in het netwerk model;</w:t>
      </w:r>
    </w:p>
    <w:p w:rsidR="00A11BC4" w:rsidRDefault="00971241">
      <w:pPr>
        <w:pStyle w:val="Lijstalinea"/>
        <w:numPr>
          <w:ilvl w:val="0"/>
          <w:numId w:val="45"/>
        </w:numPr>
      </w:pPr>
      <w:r w:rsidRPr="00971241">
        <w:t xml:space="preserve">geometrie wordt gerealiseerd door de </w:t>
      </w:r>
      <w:proofErr w:type="spellStart"/>
      <w:r w:rsidRPr="00971241">
        <w:t>objectypen</w:t>
      </w:r>
      <w:proofErr w:type="spellEnd"/>
      <w:r w:rsidRPr="00971241">
        <w:t xml:space="preserve"> Link en Node;</w:t>
      </w:r>
    </w:p>
    <w:p w:rsidR="00A11BC4" w:rsidRDefault="00971241">
      <w:pPr>
        <w:pStyle w:val="Lijstalinea"/>
        <w:numPr>
          <w:ilvl w:val="0"/>
          <w:numId w:val="45"/>
        </w:numPr>
      </w:pPr>
      <w:r w:rsidRPr="00971241">
        <w:t>geometrische primitieven zijn punten of lijnen;</w:t>
      </w:r>
    </w:p>
    <w:p w:rsidR="00A11BC4" w:rsidRDefault="00971241">
      <w:pPr>
        <w:pStyle w:val="Lijstalinea"/>
        <w:numPr>
          <w:ilvl w:val="0"/>
          <w:numId w:val="45"/>
        </w:numPr>
      </w:pPr>
      <w:r w:rsidRPr="00971241">
        <w:t>een IMKL:</w:t>
      </w:r>
      <w:proofErr w:type="spellStart"/>
      <w:r w:rsidRPr="00971241">
        <w:t>KabelOfleiding</w:t>
      </w:r>
      <w:proofErr w:type="spellEnd"/>
      <w:r w:rsidRPr="00971241">
        <w:t xml:space="preserve"> is een </w:t>
      </w:r>
      <w:proofErr w:type="spellStart"/>
      <w:r w:rsidRPr="00971241">
        <w:t>UtilityLinkSet</w:t>
      </w:r>
      <w:proofErr w:type="spellEnd"/>
      <w:r w:rsidRPr="00971241">
        <w:t>;</w:t>
      </w:r>
    </w:p>
    <w:p w:rsidR="00A11BC4" w:rsidRDefault="00971241">
      <w:pPr>
        <w:pStyle w:val="Lijstalinea"/>
        <w:numPr>
          <w:ilvl w:val="0"/>
          <w:numId w:val="45"/>
        </w:numPr>
      </w:pPr>
      <w:r w:rsidRPr="00971241">
        <w:t xml:space="preserve">Een </w:t>
      </w:r>
      <w:proofErr w:type="spellStart"/>
      <w:r w:rsidRPr="00971241">
        <w:t>UtilityLinkSet</w:t>
      </w:r>
      <w:proofErr w:type="spellEnd"/>
      <w:r w:rsidRPr="00971241">
        <w:t xml:space="preserve"> verwijst naar 1..* Links;</w:t>
      </w:r>
    </w:p>
    <w:p w:rsidR="00A11BC4" w:rsidRDefault="00971241">
      <w:pPr>
        <w:pStyle w:val="Lijstalinea"/>
        <w:numPr>
          <w:ilvl w:val="0"/>
          <w:numId w:val="45"/>
        </w:numPr>
      </w:pPr>
      <w:r w:rsidRPr="00971241">
        <w:t>Een IMKL:Leidingelement is een Node;</w:t>
      </w:r>
    </w:p>
    <w:p w:rsidR="00A11BC4" w:rsidRDefault="00971241">
      <w:pPr>
        <w:pStyle w:val="Lijstalinea"/>
        <w:numPr>
          <w:ilvl w:val="0"/>
          <w:numId w:val="45"/>
        </w:numPr>
      </w:pPr>
      <w:r w:rsidRPr="00971241">
        <w:t>Het netwerk model bestaat uit een optionele relatie tussen Node en Link;</w:t>
      </w:r>
    </w:p>
    <w:p w:rsidR="00A11BC4" w:rsidRDefault="00971241">
      <w:pPr>
        <w:pStyle w:val="Lijstalinea"/>
        <w:numPr>
          <w:ilvl w:val="0"/>
          <w:numId w:val="45"/>
        </w:numPr>
      </w:pPr>
      <w:r w:rsidRPr="00971241">
        <w:t xml:space="preserve">Een </w:t>
      </w:r>
      <w:proofErr w:type="spellStart"/>
      <w:r w:rsidRPr="00971241">
        <w:t>LinkSquence</w:t>
      </w:r>
      <w:proofErr w:type="spellEnd"/>
      <w:r w:rsidRPr="00971241">
        <w:t xml:space="preserve"> bevat </w:t>
      </w:r>
      <w:proofErr w:type="spellStart"/>
      <w:r w:rsidRPr="00971241">
        <w:t>DirectedLinks</w:t>
      </w:r>
      <w:proofErr w:type="spellEnd"/>
      <w:r w:rsidRPr="00971241">
        <w:t xml:space="preserve"> en wordt gebruikt om een route in een netwerk aan te geven.</w:t>
      </w:r>
    </w:p>
    <w:p w:rsidR="00A11BC4" w:rsidRDefault="00A11BC4">
      <w:pPr>
        <w:pStyle w:val="Lijstalinea"/>
      </w:pPr>
    </w:p>
    <w:p w:rsidR="00A11BC4" w:rsidRDefault="00971241">
      <w:pPr>
        <w:contextualSpacing/>
      </w:pPr>
      <w:r w:rsidRPr="00971241">
        <w:t xml:space="preserve">Punt 5 maakt dat er een verwijzing is van een IMKL </w:t>
      </w:r>
      <w:proofErr w:type="spellStart"/>
      <w:r w:rsidRPr="00971241">
        <w:t>informatielement</w:t>
      </w:r>
      <w:proofErr w:type="spellEnd"/>
      <w:r w:rsidRPr="00971241">
        <w:t xml:space="preserve">, bijvoorbeeld een elektriciteitskabel naar een Link (en dus de geometrie) en niet andersom. Punt 7, de optionele relatie tussen links en </w:t>
      </w:r>
      <w:proofErr w:type="spellStart"/>
      <w:r w:rsidRPr="00971241">
        <w:t>nodes</w:t>
      </w:r>
      <w:proofErr w:type="spellEnd"/>
      <w:r w:rsidRPr="00971241">
        <w:t xml:space="preserve">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 xml:space="preserve">met een aantal </w:t>
      </w:r>
      <w:proofErr w:type="spellStart"/>
      <w:r w:rsidR="00702D6F">
        <w:t>nodes</w:t>
      </w:r>
      <w:proofErr w:type="spellEnd"/>
      <w:r w:rsidR="00306157">
        <w:t xml:space="preserve"> (leidingelementen)</w:t>
      </w:r>
      <w:r w:rsidR="00702D6F">
        <w:t xml:space="preserve">. A en J zijn begin en eindpunt van de </w:t>
      </w:r>
      <w:r w:rsidR="00306157">
        <w:t xml:space="preserve">leiding; </w:t>
      </w:r>
      <w:r w:rsidR="00702D6F">
        <w:t>B tot en met I zijn aansluitingen met aftakkingen.</w:t>
      </w:r>
    </w:p>
    <w:p w:rsidR="00A11BC4" w:rsidRDefault="00A11BC4">
      <w:pPr>
        <w:contextualSpacing/>
      </w:pPr>
    </w:p>
    <w:p w:rsidR="00A11BC4" w:rsidRDefault="00855A12">
      <w:pPr>
        <w:contextualSpacing/>
        <w:rPr>
          <w:noProof/>
        </w:rPr>
      </w:pPr>
      <w:r>
        <w:rPr>
          <w:noProof/>
        </w:rPr>
        <w:drawing>
          <wp:anchor distT="0" distB="0" distL="114300" distR="114300" simplePos="0" relativeHeight="251789312" behindDoc="0" locked="0" layoutInCell="1" allowOverlap="1">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56"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971241">
      <w:pPr>
        <w:contextualSpacing/>
        <w:rPr>
          <w:b/>
        </w:rPr>
      </w:pPr>
      <w:r w:rsidRPr="00971241">
        <w:rPr>
          <w:b/>
        </w:rPr>
        <w:lastRenderedPageBreak/>
        <w:t>Versie 1: Netwerktopologie volledig toegepast.</w:t>
      </w:r>
    </w:p>
    <w:p w:rsidR="00A11BC4" w:rsidRDefault="00855A12">
      <w:pPr>
        <w:contextualSpacing/>
      </w:pPr>
      <w:r>
        <w:rPr>
          <w:noProof/>
        </w:rPr>
        <w:drawing>
          <wp:anchor distT="0" distB="0" distL="114300" distR="114300" simplePos="0" relativeHeight="251792384" behindDoc="0" locked="0" layoutInCell="1" allowOverlap="1">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56"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 xml:space="preserve">De volledig toepassing van het netwerk model bestaat uit het maken van 1 linkset die bestaat uit links die </w:t>
      </w:r>
      <w:proofErr w:type="spellStart"/>
      <w:r w:rsidR="00397CE5">
        <w:t>nodes</w:t>
      </w:r>
      <w:proofErr w:type="spellEnd"/>
      <w:r w:rsidR="00397CE5">
        <w:t xml:space="preserve"> met elkaar verbinden.</w:t>
      </w:r>
      <w:r w:rsidR="002144DC">
        <w:t xml:space="preserve"> Er is een verwijzing tussen de </w:t>
      </w:r>
      <w:proofErr w:type="spellStart"/>
      <w:r w:rsidR="002144DC">
        <w:t>nodes</w:t>
      </w:r>
      <w:proofErr w:type="spellEnd"/>
      <w:r w:rsidR="002144DC">
        <w:t xml:space="preserve"> en de links.</w:t>
      </w:r>
      <w:r w:rsidR="00397CE5">
        <w:t xml:space="preserve"> Een </w:t>
      </w:r>
      <w:r w:rsidR="00306157">
        <w:t>leiding</w:t>
      </w:r>
      <w:r w:rsidR="00397CE5">
        <w:t xml:space="preserve"> verwijst naar de linkset die er bij hoort. Zie onderstaand schema.</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Default="00306157" w:rsidP="00397CE5">
      <w:pPr>
        <w:contextualSpacing/>
        <w:rPr>
          <w:b/>
        </w:rPr>
      </w:pPr>
    </w:p>
    <w:p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rsidR="00A11BC4" w:rsidRDefault="00855A12">
      <w:pPr>
        <w:contextualSpacing/>
      </w:pPr>
      <w:r>
        <w:rPr>
          <w:noProof/>
        </w:rPr>
        <w:drawing>
          <wp:anchor distT="0" distB="0" distL="114300" distR="114300" simplePos="0" relativeHeight="251795456" behindDoc="0" locked="0" layoutInCell="1" allowOverlap="1">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56"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 xml:space="preserve">In deze versie is de netwerk topologie niet toegepast. Er is 1 linkset die bestaat uit 9 links maar er is geen verwijzing tussen </w:t>
      </w:r>
      <w:proofErr w:type="spellStart"/>
      <w:r w:rsidR="002144DC">
        <w:t>linkes</w:t>
      </w:r>
      <w:proofErr w:type="spellEnd"/>
      <w:r w:rsidR="002144DC">
        <w:t xml:space="preserve"> en </w:t>
      </w:r>
      <w:proofErr w:type="spellStart"/>
      <w:r w:rsidR="002144DC">
        <w:t>nodes</w:t>
      </w:r>
      <w:proofErr w:type="spellEnd"/>
      <w:r w:rsidR="002144DC">
        <w:t>.</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rsidR="00855A12" w:rsidRDefault="00855A12">
      <w:pPr>
        <w:contextualSpacing/>
      </w:pPr>
      <w:r>
        <w:rPr>
          <w:noProof/>
        </w:rPr>
        <w:drawing>
          <wp:anchor distT="0" distB="0" distL="114300" distR="114300" simplePos="0" relativeHeight="251794432" behindDoc="0" locked="0" layoutInCell="1" allowOverlap="1">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56"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 xml:space="preserve">In deze versie bestaat de linkset uit 1 link van A naar J. De </w:t>
      </w:r>
      <w:proofErr w:type="spellStart"/>
      <w:r w:rsidR="00971241" w:rsidRPr="00971241">
        <w:t>nodes</w:t>
      </w:r>
      <w:proofErr w:type="spellEnd"/>
      <w:r w:rsidR="00971241" w:rsidRPr="00971241">
        <w:t xml:space="preserve">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6EF4" w:rsidRDefault="00436EF4">
      <w:r>
        <w:separator/>
      </w:r>
    </w:p>
    <w:p w:rsidR="00436EF4" w:rsidRDefault="00436EF4"/>
  </w:endnote>
  <w:endnote w:type="continuationSeparator" w:id="0">
    <w:p w:rsidR="00436EF4" w:rsidRDefault="00436EF4">
      <w:r>
        <w:continuationSeparator/>
      </w:r>
    </w:p>
    <w:p w:rsidR="00436EF4" w:rsidRDefault="00436EF4"/>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charset w:val="00"/>
    <w:family w:val="swiss"/>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720" w:type="dxa"/>
      <w:tblLook w:val="01E0"/>
    </w:tblPr>
    <w:tblGrid>
      <w:gridCol w:w="648"/>
      <w:gridCol w:w="8820"/>
    </w:tblGrid>
    <w:tr w:rsidR="00EC1D5D" w:rsidRPr="00C7450D">
      <w:tc>
        <w:tcPr>
          <w:tcW w:w="648" w:type="dxa"/>
        </w:tcPr>
        <w:p w:rsidR="00EC1D5D" w:rsidRPr="00E2691E" w:rsidRDefault="007B7CDA" w:rsidP="00BB25BB">
          <w:fldSimple w:instr=" PAGE ">
            <w:r w:rsidR="00EC1D5D">
              <w:rPr>
                <w:noProof/>
              </w:rPr>
              <w:t>2</w:t>
            </w:r>
          </w:fldSimple>
        </w:p>
      </w:tc>
      <w:tc>
        <w:tcPr>
          <w:tcW w:w="8820" w:type="dxa"/>
        </w:tcPr>
        <w:p w:rsidR="00EC1D5D" w:rsidRPr="00C7450D" w:rsidRDefault="00EC1D5D" w:rsidP="00BB25BB">
          <w:r w:rsidRPr="00C7450D">
            <w:t xml:space="preserve">Geonovum – </w:t>
          </w:r>
          <w:r w:rsidR="007B7CDA">
            <w:fldChar w:fldCharType="begin"/>
          </w:r>
          <w:r w:rsidRPr="00C7450D">
            <w:instrText xml:space="preserve"> REF Rapporttitel \h </w:instrText>
          </w:r>
          <w:r w:rsidR="007B7CDA">
            <w:fldChar w:fldCharType="separate"/>
          </w:r>
          <w:r>
            <w:rPr>
              <w:b/>
              <w:bCs/>
            </w:rPr>
            <w:t>Fout! Verwijzingsbron niet gevonden.</w:t>
          </w:r>
          <w:r w:rsidR="007B7CDA">
            <w:fldChar w:fldCharType="end"/>
          </w:r>
        </w:p>
      </w:tc>
    </w:tr>
  </w:tbl>
  <w:p w:rsidR="00EC1D5D" w:rsidRPr="00C7450D" w:rsidRDefault="00EC1D5D" w:rsidP="00064FFB"/>
  <w:p w:rsidR="00EC1D5D" w:rsidRPr="00C7450D" w:rsidRDefault="00EC1D5D" w:rsidP="00064FFB"/>
  <w:p w:rsidR="00EC1D5D" w:rsidRPr="00C7450D" w:rsidRDefault="00EC1D5D"/>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1D5D" w:rsidRDefault="00EC1D5D"/>
  <w:p w:rsidR="00EC1D5D" w:rsidRDefault="00EC1D5D"/>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75" w:type="dxa"/>
      <w:tblInd w:w="-612" w:type="dxa"/>
      <w:tblLook w:val="01E0"/>
    </w:tblPr>
    <w:tblGrid>
      <w:gridCol w:w="540"/>
      <w:gridCol w:w="8835"/>
    </w:tblGrid>
    <w:tr w:rsidR="00EC1D5D" w:rsidRPr="008A6C4C">
      <w:trPr>
        <w:trHeight w:val="182"/>
      </w:trPr>
      <w:tc>
        <w:tcPr>
          <w:tcW w:w="540" w:type="dxa"/>
        </w:tcPr>
        <w:p w:rsidR="00EC1D5D" w:rsidRPr="007008A1" w:rsidRDefault="007B7CDA" w:rsidP="00796267">
          <w:pPr>
            <w:rPr>
              <w:sz w:val="14"/>
              <w:szCs w:val="14"/>
            </w:rPr>
          </w:pPr>
          <w:r w:rsidRPr="007008A1">
            <w:rPr>
              <w:sz w:val="14"/>
              <w:szCs w:val="14"/>
            </w:rPr>
            <w:fldChar w:fldCharType="begin"/>
          </w:r>
          <w:r w:rsidR="00EC1D5D" w:rsidRPr="007008A1">
            <w:rPr>
              <w:sz w:val="14"/>
              <w:szCs w:val="14"/>
            </w:rPr>
            <w:instrText xml:space="preserve"> PAGE </w:instrText>
          </w:r>
          <w:r w:rsidRPr="007008A1">
            <w:rPr>
              <w:sz w:val="14"/>
              <w:szCs w:val="14"/>
            </w:rPr>
            <w:fldChar w:fldCharType="separate"/>
          </w:r>
          <w:r w:rsidR="00C60D71">
            <w:rPr>
              <w:noProof/>
              <w:sz w:val="14"/>
              <w:szCs w:val="14"/>
            </w:rPr>
            <w:t>2</w:t>
          </w:r>
          <w:r w:rsidRPr="007008A1">
            <w:rPr>
              <w:sz w:val="14"/>
              <w:szCs w:val="14"/>
            </w:rPr>
            <w:fldChar w:fldCharType="end"/>
          </w:r>
        </w:p>
      </w:tc>
      <w:tc>
        <w:tcPr>
          <w:tcW w:w="8835" w:type="dxa"/>
        </w:tcPr>
        <w:p w:rsidR="00EC1D5D" w:rsidRPr="000427A2" w:rsidRDefault="00EC1D5D" w:rsidP="00EF1617">
          <w:pPr>
            <w:rPr>
              <w:sz w:val="14"/>
              <w:szCs w:val="14"/>
              <w:lang w:val="en-US"/>
            </w:rPr>
          </w:pPr>
          <w:r w:rsidRPr="000427A2">
            <w:rPr>
              <w:sz w:val="14"/>
              <w:szCs w:val="14"/>
              <w:lang w:val="en-US"/>
            </w:rPr>
            <w:t xml:space="preserve">Rapport </w:t>
          </w:r>
          <w:proofErr w:type="spellStart"/>
          <w:r>
            <w:rPr>
              <w:sz w:val="14"/>
              <w:szCs w:val="14"/>
              <w:lang w:val="en-US"/>
            </w:rPr>
            <w:t>Dataspecificatie</w:t>
          </w:r>
          <w:proofErr w:type="spellEnd"/>
          <w:r>
            <w:rPr>
              <w:sz w:val="14"/>
              <w:szCs w:val="14"/>
              <w:lang w:val="en-US"/>
            </w:rPr>
            <w:t xml:space="preserve"> IMKL2015</w:t>
          </w:r>
        </w:p>
      </w:tc>
    </w:tr>
  </w:tbl>
  <w:p w:rsidR="00EC1D5D" w:rsidRPr="000427A2" w:rsidRDefault="00EC1D5D">
    <w:pPr>
      <w:rPr>
        <w:lang w:val="en-US"/>
      </w:rPr>
    </w:pPr>
  </w:p>
  <w:p w:rsidR="00EC1D5D" w:rsidRPr="000427A2" w:rsidRDefault="00EC1D5D">
    <w:pPr>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6EF4" w:rsidRDefault="00436EF4">
      <w:r>
        <w:separator/>
      </w:r>
    </w:p>
    <w:p w:rsidR="00436EF4" w:rsidRDefault="00436EF4"/>
  </w:footnote>
  <w:footnote w:type="continuationSeparator" w:id="0">
    <w:p w:rsidR="00436EF4" w:rsidRDefault="00436EF4">
      <w:r>
        <w:continuationSeparator/>
      </w:r>
    </w:p>
    <w:p w:rsidR="00436EF4" w:rsidRDefault="00436EF4"/>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1D5D" w:rsidRDefault="00EC1D5D" w:rsidP="00064FFB">
    <w:pPr>
      <w:jc w:val="center"/>
    </w:pPr>
  </w:p>
  <w:p w:rsidR="00EC1D5D" w:rsidRDefault="00EC1D5D">
    <w:r>
      <w:rPr>
        <w:noProof/>
      </w:rPr>
      <w:drawing>
        <wp:anchor distT="0" distB="0" distL="114300" distR="114300" simplePos="0" relativeHeight="251657216" behindDoc="0" locked="0" layoutInCell="1" allowOverlap="1">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1D5D" w:rsidRDefault="00EC1D5D" w:rsidP="00064FFB">
    <w:pPr>
      <w:jc w:val="center"/>
    </w:pPr>
    <w:r>
      <w:rPr>
        <w:noProof/>
      </w:rPr>
      <w:drawing>
        <wp:anchor distT="0" distB="0" distL="114300" distR="114300" simplePos="0" relativeHeight="251658240" behindDoc="0" locked="0" layoutInCell="1" allowOverlap="1">
          <wp:simplePos x="0" y="0"/>
          <wp:positionH relativeFrom="column">
            <wp:posOffset>2057400</wp:posOffset>
          </wp:positionH>
          <wp:positionV relativeFrom="paragraph">
            <wp:posOffset>20320</wp:posOffset>
          </wp:positionV>
          <wp:extent cx="1395730" cy="466090"/>
          <wp:effectExtent l="19050" t="0" r="0" b="0"/>
          <wp:wrapNone/>
          <wp:docPr id="2"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rsidR="00EC1D5D" w:rsidRDefault="00EC1D5D"/>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27B04BE9"/>
    <w:multiLevelType w:val="multilevel"/>
    <w:tmpl w:val="64DA7356"/>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38">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39">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4">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7">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9">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3"/>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7"/>
  </w:num>
  <w:num w:numId="16">
    <w:abstractNumId w:val="25"/>
  </w:num>
  <w:num w:numId="17">
    <w:abstractNumId w:val="26"/>
  </w:num>
  <w:num w:numId="18">
    <w:abstractNumId w:val="15"/>
  </w:num>
  <w:num w:numId="19">
    <w:abstractNumId w:val="14"/>
  </w:num>
  <w:num w:numId="20">
    <w:abstractNumId w:val="32"/>
  </w:num>
  <w:num w:numId="21">
    <w:abstractNumId w:val="36"/>
  </w:num>
  <w:num w:numId="22">
    <w:abstractNumId w:val="38"/>
  </w:num>
  <w:num w:numId="23">
    <w:abstractNumId w:val="17"/>
  </w:num>
  <w:num w:numId="24">
    <w:abstractNumId w:val="39"/>
  </w:num>
  <w:num w:numId="25">
    <w:abstractNumId w:val="20"/>
  </w:num>
  <w:num w:numId="26">
    <w:abstractNumId w:val="47"/>
  </w:num>
  <w:num w:numId="27">
    <w:abstractNumId w:val="19"/>
  </w:num>
  <w:num w:numId="28">
    <w:abstractNumId w:val="41"/>
  </w:num>
  <w:num w:numId="29">
    <w:abstractNumId w:val="22"/>
  </w:num>
  <w:num w:numId="30">
    <w:abstractNumId w:val="46"/>
  </w:num>
  <w:num w:numId="31">
    <w:abstractNumId w:val="18"/>
  </w:num>
  <w:num w:numId="32">
    <w:abstractNumId w:val="16"/>
  </w:num>
  <w:num w:numId="33">
    <w:abstractNumId w:val="48"/>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num>
  <w:num w:numId="46">
    <w:abstractNumId w:val="40"/>
  </w:num>
  <w:num w:numId="47">
    <w:abstractNumId w:val="35"/>
  </w:num>
  <w:num w:numId="48">
    <w:abstractNumId w:val="11"/>
  </w:num>
  <w:num w:numId="49">
    <w:abstractNumId w:val="45"/>
  </w:num>
  <w:num w:numId="50">
    <w:abstractNumId w:val="2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stylePaneFormatFilter w:val="0008"/>
  <w:trackRevisions/>
  <w:defaultTabStop w:val="708"/>
  <w:hyphenationZone w:val="425"/>
  <w:drawingGridHorizontalSpacing w:val="80"/>
  <w:displayHorizontalDrawingGridEvery w:val="2"/>
  <w:characterSpacingControl w:val="doNotCompress"/>
  <w:hdrShapeDefaults>
    <o:shapedefaults v:ext="edit" spidmax="183298"/>
  </w:hdrShapeDefaults>
  <w:footnotePr>
    <w:footnote w:id="-1"/>
    <w:footnote w:id="0"/>
  </w:footnotePr>
  <w:endnotePr>
    <w:endnote w:id="-1"/>
    <w:endnote w:id="0"/>
  </w:endnotePr>
  <w:compat/>
  <w:rsids>
    <w:rsidRoot w:val="006E2148"/>
    <w:rsid w:val="00005301"/>
    <w:rsid w:val="00010898"/>
    <w:rsid w:val="00011C23"/>
    <w:rsid w:val="00017B8E"/>
    <w:rsid w:val="00020F2F"/>
    <w:rsid w:val="00024200"/>
    <w:rsid w:val="00031B8A"/>
    <w:rsid w:val="00032207"/>
    <w:rsid w:val="00033F42"/>
    <w:rsid w:val="00040D93"/>
    <w:rsid w:val="000427A2"/>
    <w:rsid w:val="00047053"/>
    <w:rsid w:val="00051A33"/>
    <w:rsid w:val="00051DFD"/>
    <w:rsid w:val="00055AC2"/>
    <w:rsid w:val="000623EF"/>
    <w:rsid w:val="00064B43"/>
    <w:rsid w:val="00064FFB"/>
    <w:rsid w:val="00076C28"/>
    <w:rsid w:val="000816A6"/>
    <w:rsid w:val="000830CA"/>
    <w:rsid w:val="00083139"/>
    <w:rsid w:val="00084535"/>
    <w:rsid w:val="000853F0"/>
    <w:rsid w:val="00085436"/>
    <w:rsid w:val="000860FE"/>
    <w:rsid w:val="00091444"/>
    <w:rsid w:val="00091499"/>
    <w:rsid w:val="00094327"/>
    <w:rsid w:val="000A042C"/>
    <w:rsid w:val="000A0CF9"/>
    <w:rsid w:val="000A1A57"/>
    <w:rsid w:val="000A567E"/>
    <w:rsid w:val="000A5775"/>
    <w:rsid w:val="000B15A6"/>
    <w:rsid w:val="000B23FC"/>
    <w:rsid w:val="000B37CB"/>
    <w:rsid w:val="000B5386"/>
    <w:rsid w:val="000B7212"/>
    <w:rsid w:val="000C1C49"/>
    <w:rsid w:val="000C24BC"/>
    <w:rsid w:val="000C2971"/>
    <w:rsid w:val="000D0C03"/>
    <w:rsid w:val="000D422C"/>
    <w:rsid w:val="000D4FAA"/>
    <w:rsid w:val="000E0929"/>
    <w:rsid w:val="000E3D1F"/>
    <w:rsid w:val="000E5149"/>
    <w:rsid w:val="000E6B35"/>
    <w:rsid w:val="000E786F"/>
    <w:rsid w:val="000E7FD9"/>
    <w:rsid w:val="000F0273"/>
    <w:rsid w:val="000F109E"/>
    <w:rsid w:val="000F3127"/>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C21"/>
    <w:rsid w:val="00143283"/>
    <w:rsid w:val="0014381A"/>
    <w:rsid w:val="00146ECD"/>
    <w:rsid w:val="0014782A"/>
    <w:rsid w:val="00147C9E"/>
    <w:rsid w:val="00150E41"/>
    <w:rsid w:val="001534B4"/>
    <w:rsid w:val="001547D5"/>
    <w:rsid w:val="00156575"/>
    <w:rsid w:val="00157658"/>
    <w:rsid w:val="00157F1C"/>
    <w:rsid w:val="00165DD8"/>
    <w:rsid w:val="0016693A"/>
    <w:rsid w:val="00167F21"/>
    <w:rsid w:val="001724FE"/>
    <w:rsid w:val="001812B9"/>
    <w:rsid w:val="00181F96"/>
    <w:rsid w:val="00182600"/>
    <w:rsid w:val="00190D59"/>
    <w:rsid w:val="0019772B"/>
    <w:rsid w:val="001A0123"/>
    <w:rsid w:val="001A4D44"/>
    <w:rsid w:val="001A785C"/>
    <w:rsid w:val="001C1A5F"/>
    <w:rsid w:val="001D0323"/>
    <w:rsid w:val="001D1C63"/>
    <w:rsid w:val="001D2BA4"/>
    <w:rsid w:val="001D3403"/>
    <w:rsid w:val="001D3ADF"/>
    <w:rsid w:val="001D5DD0"/>
    <w:rsid w:val="001D6300"/>
    <w:rsid w:val="001D6CAB"/>
    <w:rsid w:val="001E18AC"/>
    <w:rsid w:val="001E2E40"/>
    <w:rsid w:val="001E38A5"/>
    <w:rsid w:val="001E71F6"/>
    <w:rsid w:val="001E7394"/>
    <w:rsid w:val="00205D94"/>
    <w:rsid w:val="00210C62"/>
    <w:rsid w:val="002144DC"/>
    <w:rsid w:val="002170D3"/>
    <w:rsid w:val="00222829"/>
    <w:rsid w:val="002230F7"/>
    <w:rsid w:val="002330F9"/>
    <w:rsid w:val="002359B2"/>
    <w:rsid w:val="002370BA"/>
    <w:rsid w:val="00241660"/>
    <w:rsid w:val="00241A3D"/>
    <w:rsid w:val="00243DBF"/>
    <w:rsid w:val="00245B08"/>
    <w:rsid w:val="00246AC1"/>
    <w:rsid w:val="00253F30"/>
    <w:rsid w:val="00255B70"/>
    <w:rsid w:val="00260F25"/>
    <w:rsid w:val="0026425C"/>
    <w:rsid w:val="00264B25"/>
    <w:rsid w:val="00277A65"/>
    <w:rsid w:val="00277D2C"/>
    <w:rsid w:val="00283BD6"/>
    <w:rsid w:val="00291A96"/>
    <w:rsid w:val="002A0ED0"/>
    <w:rsid w:val="002A26AD"/>
    <w:rsid w:val="002C1DC6"/>
    <w:rsid w:val="002C3526"/>
    <w:rsid w:val="002C4D6C"/>
    <w:rsid w:val="002C6666"/>
    <w:rsid w:val="002C7B72"/>
    <w:rsid w:val="002D1C0D"/>
    <w:rsid w:val="002D2CDD"/>
    <w:rsid w:val="002D7CCA"/>
    <w:rsid w:val="002E0E6E"/>
    <w:rsid w:val="002E546F"/>
    <w:rsid w:val="002F1426"/>
    <w:rsid w:val="002F7FED"/>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29F4"/>
    <w:rsid w:val="00345679"/>
    <w:rsid w:val="00350199"/>
    <w:rsid w:val="00350F26"/>
    <w:rsid w:val="003513CF"/>
    <w:rsid w:val="003515CC"/>
    <w:rsid w:val="003657E7"/>
    <w:rsid w:val="00374090"/>
    <w:rsid w:val="00377A2B"/>
    <w:rsid w:val="00381782"/>
    <w:rsid w:val="00382675"/>
    <w:rsid w:val="0038325B"/>
    <w:rsid w:val="00387A6B"/>
    <w:rsid w:val="00387CF5"/>
    <w:rsid w:val="00387DE5"/>
    <w:rsid w:val="003914C4"/>
    <w:rsid w:val="00392F89"/>
    <w:rsid w:val="00397CE5"/>
    <w:rsid w:val="003A3266"/>
    <w:rsid w:val="003A44A6"/>
    <w:rsid w:val="003A6ACC"/>
    <w:rsid w:val="003A7F44"/>
    <w:rsid w:val="003B10AE"/>
    <w:rsid w:val="003C01AC"/>
    <w:rsid w:val="003C4C73"/>
    <w:rsid w:val="003C4DDF"/>
    <w:rsid w:val="003D6804"/>
    <w:rsid w:val="003E1D31"/>
    <w:rsid w:val="003E3B48"/>
    <w:rsid w:val="003E45FA"/>
    <w:rsid w:val="003E5B40"/>
    <w:rsid w:val="00402252"/>
    <w:rsid w:val="00402AD4"/>
    <w:rsid w:val="00403A01"/>
    <w:rsid w:val="00406B80"/>
    <w:rsid w:val="004078AB"/>
    <w:rsid w:val="0041667C"/>
    <w:rsid w:val="0042522F"/>
    <w:rsid w:val="004305C4"/>
    <w:rsid w:val="00435BDB"/>
    <w:rsid w:val="00436EF4"/>
    <w:rsid w:val="004419AB"/>
    <w:rsid w:val="0044349D"/>
    <w:rsid w:val="00446095"/>
    <w:rsid w:val="004527CB"/>
    <w:rsid w:val="004532E6"/>
    <w:rsid w:val="00454238"/>
    <w:rsid w:val="00455D1F"/>
    <w:rsid w:val="00456DB2"/>
    <w:rsid w:val="00456F46"/>
    <w:rsid w:val="004571DD"/>
    <w:rsid w:val="004666FD"/>
    <w:rsid w:val="0047410C"/>
    <w:rsid w:val="0047444C"/>
    <w:rsid w:val="0048209D"/>
    <w:rsid w:val="00482647"/>
    <w:rsid w:val="004919B8"/>
    <w:rsid w:val="004921A7"/>
    <w:rsid w:val="004A0416"/>
    <w:rsid w:val="004A223C"/>
    <w:rsid w:val="004A39FB"/>
    <w:rsid w:val="004A761C"/>
    <w:rsid w:val="004B60A9"/>
    <w:rsid w:val="004B713C"/>
    <w:rsid w:val="004C0CA8"/>
    <w:rsid w:val="004C11C4"/>
    <w:rsid w:val="004C365C"/>
    <w:rsid w:val="004C44A2"/>
    <w:rsid w:val="004D3480"/>
    <w:rsid w:val="004D4F6E"/>
    <w:rsid w:val="004D5723"/>
    <w:rsid w:val="004E2308"/>
    <w:rsid w:val="004E2E87"/>
    <w:rsid w:val="004E499B"/>
    <w:rsid w:val="004F02D8"/>
    <w:rsid w:val="004F44C9"/>
    <w:rsid w:val="004F6BE9"/>
    <w:rsid w:val="005016D6"/>
    <w:rsid w:val="00502E20"/>
    <w:rsid w:val="00506829"/>
    <w:rsid w:val="005120DC"/>
    <w:rsid w:val="005125B7"/>
    <w:rsid w:val="00512EFD"/>
    <w:rsid w:val="005209C3"/>
    <w:rsid w:val="00521088"/>
    <w:rsid w:val="00523537"/>
    <w:rsid w:val="0052388B"/>
    <w:rsid w:val="00524F52"/>
    <w:rsid w:val="00526D5F"/>
    <w:rsid w:val="00531D25"/>
    <w:rsid w:val="005338BD"/>
    <w:rsid w:val="00536484"/>
    <w:rsid w:val="005366D4"/>
    <w:rsid w:val="00537E32"/>
    <w:rsid w:val="005439E2"/>
    <w:rsid w:val="00551821"/>
    <w:rsid w:val="00555EC5"/>
    <w:rsid w:val="00572677"/>
    <w:rsid w:val="00576E1A"/>
    <w:rsid w:val="00581B23"/>
    <w:rsid w:val="00581C62"/>
    <w:rsid w:val="005854EC"/>
    <w:rsid w:val="00587F7F"/>
    <w:rsid w:val="005904C1"/>
    <w:rsid w:val="00593DFC"/>
    <w:rsid w:val="005B0CA7"/>
    <w:rsid w:val="005B6963"/>
    <w:rsid w:val="005C7720"/>
    <w:rsid w:val="005D2BD5"/>
    <w:rsid w:val="005D453A"/>
    <w:rsid w:val="005E1AD7"/>
    <w:rsid w:val="005E66C5"/>
    <w:rsid w:val="005E7EEF"/>
    <w:rsid w:val="005F591B"/>
    <w:rsid w:val="005F777D"/>
    <w:rsid w:val="00607EB0"/>
    <w:rsid w:val="00610F19"/>
    <w:rsid w:val="00613BB2"/>
    <w:rsid w:val="00613D81"/>
    <w:rsid w:val="00614402"/>
    <w:rsid w:val="006162A5"/>
    <w:rsid w:val="00616ED6"/>
    <w:rsid w:val="00620CB1"/>
    <w:rsid w:val="00622867"/>
    <w:rsid w:val="00633F0C"/>
    <w:rsid w:val="00635202"/>
    <w:rsid w:val="00636176"/>
    <w:rsid w:val="0065371C"/>
    <w:rsid w:val="00653DF3"/>
    <w:rsid w:val="0065528A"/>
    <w:rsid w:val="006608EC"/>
    <w:rsid w:val="0066449E"/>
    <w:rsid w:val="006704BF"/>
    <w:rsid w:val="00670CE5"/>
    <w:rsid w:val="00672722"/>
    <w:rsid w:val="00673FC0"/>
    <w:rsid w:val="00674046"/>
    <w:rsid w:val="00680E42"/>
    <w:rsid w:val="006843B1"/>
    <w:rsid w:val="00685311"/>
    <w:rsid w:val="006933C8"/>
    <w:rsid w:val="00695BB9"/>
    <w:rsid w:val="0069792C"/>
    <w:rsid w:val="006A058D"/>
    <w:rsid w:val="006A0A99"/>
    <w:rsid w:val="006A1F5A"/>
    <w:rsid w:val="006B1BB3"/>
    <w:rsid w:val="006B2CE6"/>
    <w:rsid w:val="006B7DF9"/>
    <w:rsid w:val="006C0D48"/>
    <w:rsid w:val="006C7C50"/>
    <w:rsid w:val="006D66D2"/>
    <w:rsid w:val="006E15C3"/>
    <w:rsid w:val="006E2148"/>
    <w:rsid w:val="006E60B5"/>
    <w:rsid w:val="006F2CE2"/>
    <w:rsid w:val="006F48BE"/>
    <w:rsid w:val="006F4CEB"/>
    <w:rsid w:val="006F4F6F"/>
    <w:rsid w:val="006F7422"/>
    <w:rsid w:val="007001AC"/>
    <w:rsid w:val="007008A1"/>
    <w:rsid w:val="007013EA"/>
    <w:rsid w:val="00702D6F"/>
    <w:rsid w:val="007040F8"/>
    <w:rsid w:val="00705CDD"/>
    <w:rsid w:val="00706826"/>
    <w:rsid w:val="00712635"/>
    <w:rsid w:val="0071388C"/>
    <w:rsid w:val="007175D0"/>
    <w:rsid w:val="00724976"/>
    <w:rsid w:val="0073301A"/>
    <w:rsid w:val="00735463"/>
    <w:rsid w:val="00741FB7"/>
    <w:rsid w:val="007454FD"/>
    <w:rsid w:val="0075108C"/>
    <w:rsid w:val="00751479"/>
    <w:rsid w:val="0075577F"/>
    <w:rsid w:val="00756728"/>
    <w:rsid w:val="0075753A"/>
    <w:rsid w:val="00761A08"/>
    <w:rsid w:val="00762481"/>
    <w:rsid w:val="00763758"/>
    <w:rsid w:val="007910BD"/>
    <w:rsid w:val="007911E4"/>
    <w:rsid w:val="00796267"/>
    <w:rsid w:val="007A394B"/>
    <w:rsid w:val="007A3A3D"/>
    <w:rsid w:val="007A3B5C"/>
    <w:rsid w:val="007B7303"/>
    <w:rsid w:val="007B7CDA"/>
    <w:rsid w:val="007C0551"/>
    <w:rsid w:val="007C3AB4"/>
    <w:rsid w:val="007C5935"/>
    <w:rsid w:val="007C7339"/>
    <w:rsid w:val="007C7492"/>
    <w:rsid w:val="007D0342"/>
    <w:rsid w:val="007D09A7"/>
    <w:rsid w:val="007D2B05"/>
    <w:rsid w:val="007D3939"/>
    <w:rsid w:val="007D62D8"/>
    <w:rsid w:val="007E2785"/>
    <w:rsid w:val="007E78B5"/>
    <w:rsid w:val="007F134D"/>
    <w:rsid w:val="007F1638"/>
    <w:rsid w:val="0080083A"/>
    <w:rsid w:val="00800E07"/>
    <w:rsid w:val="0080210F"/>
    <w:rsid w:val="00804A6D"/>
    <w:rsid w:val="00805F4B"/>
    <w:rsid w:val="0080639F"/>
    <w:rsid w:val="0081034F"/>
    <w:rsid w:val="00811FE4"/>
    <w:rsid w:val="008275BC"/>
    <w:rsid w:val="008309AB"/>
    <w:rsid w:val="008331FB"/>
    <w:rsid w:val="00836D3F"/>
    <w:rsid w:val="00843564"/>
    <w:rsid w:val="0085017F"/>
    <w:rsid w:val="00851632"/>
    <w:rsid w:val="00852124"/>
    <w:rsid w:val="00855A12"/>
    <w:rsid w:val="0086134C"/>
    <w:rsid w:val="00864C8E"/>
    <w:rsid w:val="008744E1"/>
    <w:rsid w:val="00874CF6"/>
    <w:rsid w:val="00875BD6"/>
    <w:rsid w:val="00876CA9"/>
    <w:rsid w:val="00882C7A"/>
    <w:rsid w:val="008835C1"/>
    <w:rsid w:val="00883948"/>
    <w:rsid w:val="00884B92"/>
    <w:rsid w:val="008A01A1"/>
    <w:rsid w:val="008A21E1"/>
    <w:rsid w:val="008A3F7B"/>
    <w:rsid w:val="008A6C4C"/>
    <w:rsid w:val="008A6E1A"/>
    <w:rsid w:val="008C14E8"/>
    <w:rsid w:val="008C2572"/>
    <w:rsid w:val="008C38D5"/>
    <w:rsid w:val="008D4D0B"/>
    <w:rsid w:val="008E0649"/>
    <w:rsid w:val="008E1D55"/>
    <w:rsid w:val="008E6AEE"/>
    <w:rsid w:val="008F18B4"/>
    <w:rsid w:val="008F743E"/>
    <w:rsid w:val="00900664"/>
    <w:rsid w:val="00905B40"/>
    <w:rsid w:val="00907237"/>
    <w:rsid w:val="009152BE"/>
    <w:rsid w:val="00921722"/>
    <w:rsid w:val="0092303D"/>
    <w:rsid w:val="00925C0E"/>
    <w:rsid w:val="009264C6"/>
    <w:rsid w:val="009273F7"/>
    <w:rsid w:val="00932116"/>
    <w:rsid w:val="00934D40"/>
    <w:rsid w:val="00942CD1"/>
    <w:rsid w:val="00945ADC"/>
    <w:rsid w:val="00953A6F"/>
    <w:rsid w:val="009603E3"/>
    <w:rsid w:val="00963092"/>
    <w:rsid w:val="009637AA"/>
    <w:rsid w:val="00971241"/>
    <w:rsid w:val="00981158"/>
    <w:rsid w:val="009833BD"/>
    <w:rsid w:val="0098448F"/>
    <w:rsid w:val="00994809"/>
    <w:rsid w:val="009A0400"/>
    <w:rsid w:val="009A4291"/>
    <w:rsid w:val="009A432E"/>
    <w:rsid w:val="009A4B32"/>
    <w:rsid w:val="009B01A0"/>
    <w:rsid w:val="009B6EDA"/>
    <w:rsid w:val="009C2B75"/>
    <w:rsid w:val="009C2C92"/>
    <w:rsid w:val="009C7103"/>
    <w:rsid w:val="009D49D9"/>
    <w:rsid w:val="009D54E6"/>
    <w:rsid w:val="009D655E"/>
    <w:rsid w:val="009E08D3"/>
    <w:rsid w:val="009E4694"/>
    <w:rsid w:val="009E6B28"/>
    <w:rsid w:val="009F7CB4"/>
    <w:rsid w:val="00A006BE"/>
    <w:rsid w:val="00A11BC4"/>
    <w:rsid w:val="00A129EC"/>
    <w:rsid w:val="00A15980"/>
    <w:rsid w:val="00A17906"/>
    <w:rsid w:val="00A20F45"/>
    <w:rsid w:val="00A212BA"/>
    <w:rsid w:val="00A23501"/>
    <w:rsid w:val="00A24C94"/>
    <w:rsid w:val="00A26809"/>
    <w:rsid w:val="00A26E72"/>
    <w:rsid w:val="00A30F82"/>
    <w:rsid w:val="00A3247A"/>
    <w:rsid w:val="00A35CDB"/>
    <w:rsid w:val="00A35E0B"/>
    <w:rsid w:val="00A42A80"/>
    <w:rsid w:val="00A439FE"/>
    <w:rsid w:val="00A53ECB"/>
    <w:rsid w:val="00A557D9"/>
    <w:rsid w:val="00A60042"/>
    <w:rsid w:val="00A67D82"/>
    <w:rsid w:val="00A67F65"/>
    <w:rsid w:val="00A7057D"/>
    <w:rsid w:val="00A7297A"/>
    <w:rsid w:val="00A72CB9"/>
    <w:rsid w:val="00A74126"/>
    <w:rsid w:val="00A74AE5"/>
    <w:rsid w:val="00A75399"/>
    <w:rsid w:val="00A905F8"/>
    <w:rsid w:val="00A948C1"/>
    <w:rsid w:val="00AA1364"/>
    <w:rsid w:val="00AA4948"/>
    <w:rsid w:val="00AA4EE7"/>
    <w:rsid w:val="00AA7EF1"/>
    <w:rsid w:val="00AB1384"/>
    <w:rsid w:val="00AB50E3"/>
    <w:rsid w:val="00AC3417"/>
    <w:rsid w:val="00AD65AE"/>
    <w:rsid w:val="00AE3F47"/>
    <w:rsid w:val="00AF2344"/>
    <w:rsid w:val="00AF2F4B"/>
    <w:rsid w:val="00AF4EFF"/>
    <w:rsid w:val="00AF5625"/>
    <w:rsid w:val="00AF6602"/>
    <w:rsid w:val="00B05076"/>
    <w:rsid w:val="00B105CC"/>
    <w:rsid w:val="00B123EF"/>
    <w:rsid w:val="00B16FB6"/>
    <w:rsid w:val="00B2056B"/>
    <w:rsid w:val="00B209F7"/>
    <w:rsid w:val="00B20C85"/>
    <w:rsid w:val="00B21B34"/>
    <w:rsid w:val="00B250DA"/>
    <w:rsid w:val="00B27A2C"/>
    <w:rsid w:val="00B37CA0"/>
    <w:rsid w:val="00B40EFB"/>
    <w:rsid w:val="00B437F5"/>
    <w:rsid w:val="00B46C9A"/>
    <w:rsid w:val="00B5584F"/>
    <w:rsid w:val="00B57BF0"/>
    <w:rsid w:val="00B626FD"/>
    <w:rsid w:val="00B654CB"/>
    <w:rsid w:val="00B656A3"/>
    <w:rsid w:val="00B678C5"/>
    <w:rsid w:val="00B76D1E"/>
    <w:rsid w:val="00B77E45"/>
    <w:rsid w:val="00B82A0F"/>
    <w:rsid w:val="00B85A51"/>
    <w:rsid w:val="00B902B9"/>
    <w:rsid w:val="00B9273B"/>
    <w:rsid w:val="00B93692"/>
    <w:rsid w:val="00B95385"/>
    <w:rsid w:val="00B95936"/>
    <w:rsid w:val="00BA0423"/>
    <w:rsid w:val="00BA0892"/>
    <w:rsid w:val="00BA396B"/>
    <w:rsid w:val="00BA4E04"/>
    <w:rsid w:val="00BA6469"/>
    <w:rsid w:val="00BB090D"/>
    <w:rsid w:val="00BB0F40"/>
    <w:rsid w:val="00BB25BB"/>
    <w:rsid w:val="00BB3A1E"/>
    <w:rsid w:val="00BD29BA"/>
    <w:rsid w:val="00BD6B2D"/>
    <w:rsid w:val="00BD71B7"/>
    <w:rsid w:val="00BE1A5C"/>
    <w:rsid w:val="00BE3CB6"/>
    <w:rsid w:val="00BE48B5"/>
    <w:rsid w:val="00BE5435"/>
    <w:rsid w:val="00BF0428"/>
    <w:rsid w:val="00BF1B2D"/>
    <w:rsid w:val="00BF3CA0"/>
    <w:rsid w:val="00BF55BB"/>
    <w:rsid w:val="00BF5EDC"/>
    <w:rsid w:val="00C01AE5"/>
    <w:rsid w:val="00C02FBB"/>
    <w:rsid w:val="00C03E00"/>
    <w:rsid w:val="00C10D35"/>
    <w:rsid w:val="00C13F2C"/>
    <w:rsid w:val="00C25B9A"/>
    <w:rsid w:val="00C269EB"/>
    <w:rsid w:val="00C347C6"/>
    <w:rsid w:val="00C34B62"/>
    <w:rsid w:val="00C35851"/>
    <w:rsid w:val="00C35DB1"/>
    <w:rsid w:val="00C4250C"/>
    <w:rsid w:val="00C452AF"/>
    <w:rsid w:val="00C45A7A"/>
    <w:rsid w:val="00C45F67"/>
    <w:rsid w:val="00C469EF"/>
    <w:rsid w:val="00C53A95"/>
    <w:rsid w:val="00C5635B"/>
    <w:rsid w:val="00C56B43"/>
    <w:rsid w:val="00C60D71"/>
    <w:rsid w:val="00C65B40"/>
    <w:rsid w:val="00C7139A"/>
    <w:rsid w:val="00C73986"/>
    <w:rsid w:val="00C7450D"/>
    <w:rsid w:val="00C77FC2"/>
    <w:rsid w:val="00C81691"/>
    <w:rsid w:val="00C83E8A"/>
    <w:rsid w:val="00C84D52"/>
    <w:rsid w:val="00C9149B"/>
    <w:rsid w:val="00C94C38"/>
    <w:rsid w:val="00C96003"/>
    <w:rsid w:val="00C96623"/>
    <w:rsid w:val="00CA06AC"/>
    <w:rsid w:val="00CA2949"/>
    <w:rsid w:val="00CA43F5"/>
    <w:rsid w:val="00CA5233"/>
    <w:rsid w:val="00CA7AD3"/>
    <w:rsid w:val="00CC6C47"/>
    <w:rsid w:val="00CD2268"/>
    <w:rsid w:val="00CD405F"/>
    <w:rsid w:val="00CD4698"/>
    <w:rsid w:val="00CD50D4"/>
    <w:rsid w:val="00CD5CA5"/>
    <w:rsid w:val="00CD7648"/>
    <w:rsid w:val="00CE74FD"/>
    <w:rsid w:val="00CF1BFC"/>
    <w:rsid w:val="00CF23D1"/>
    <w:rsid w:val="00D00889"/>
    <w:rsid w:val="00D0110B"/>
    <w:rsid w:val="00D025C8"/>
    <w:rsid w:val="00D0351A"/>
    <w:rsid w:val="00D045DD"/>
    <w:rsid w:val="00D0633C"/>
    <w:rsid w:val="00D100A8"/>
    <w:rsid w:val="00D2625A"/>
    <w:rsid w:val="00D34018"/>
    <w:rsid w:val="00D372E2"/>
    <w:rsid w:val="00D43A14"/>
    <w:rsid w:val="00D4438A"/>
    <w:rsid w:val="00D50F3A"/>
    <w:rsid w:val="00D52AE2"/>
    <w:rsid w:val="00D57019"/>
    <w:rsid w:val="00D63719"/>
    <w:rsid w:val="00D64E83"/>
    <w:rsid w:val="00D657E0"/>
    <w:rsid w:val="00D66553"/>
    <w:rsid w:val="00D66759"/>
    <w:rsid w:val="00D736E9"/>
    <w:rsid w:val="00D73D7C"/>
    <w:rsid w:val="00D761FB"/>
    <w:rsid w:val="00D765B8"/>
    <w:rsid w:val="00D80AB5"/>
    <w:rsid w:val="00D83932"/>
    <w:rsid w:val="00D841BA"/>
    <w:rsid w:val="00D84E24"/>
    <w:rsid w:val="00D86ED4"/>
    <w:rsid w:val="00D87732"/>
    <w:rsid w:val="00D92DEC"/>
    <w:rsid w:val="00D935C5"/>
    <w:rsid w:val="00D955F6"/>
    <w:rsid w:val="00D96825"/>
    <w:rsid w:val="00DA0476"/>
    <w:rsid w:val="00DA63A1"/>
    <w:rsid w:val="00DA6E1B"/>
    <w:rsid w:val="00DA7658"/>
    <w:rsid w:val="00DB0C3A"/>
    <w:rsid w:val="00DB2B14"/>
    <w:rsid w:val="00DB4103"/>
    <w:rsid w:val="00DB55BF"/>
    <w:rsid w:val="00DB72BE"/>
    <w:rsid w:val="00DC25BC"/>
    <w:rsid w:val="00DC7808"/>
    <w:rsid w:val="00DD2C21"/>
    <w:rsid w:val="00DD5E22"/>
    <w:rsid w:val="00DE1E4D"/>
    <w:rsid w:val="00DE2341"/>
    <w:rsid w:val="00DE2C04"/>
    <w:rsid w:val="00DE48C3"/>
    <w:rsid w:val="00DE74CE"/>
    <w:rsid w:val="00DF04D9"/>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EB"/>
    <w:rsid w:val="00E331D9"/>
    <w:rsid w:val="00E33E00"/>
    <w:rsid w:val="00E412C5"/>
    <w:rsid w:val="00E43079"/>
    <w:rsid w:val="00E47D8B"/>
    <w:rsid w:val="00E512BF"/>
    <w:rsid w:val="00E51DFC"/>
    <w:rsid w:val="00E53A19"/>
    <w:rsid w:val="00E540B7"/>
    <w:rsid w:val="00E548CF"/>
    <w:rsid w:val="00E56DD7"/>
    <w:rsid w:val="00E600E4"/>
    <w:rsid w:val="00E62DE5"/>
    <w:rsid w:val="00E62F4B"/>
    <w:rsid w:val="00E65E36"/>
    <w:rsid w:val="00E67465"/>
    <w:rsid w:val="00E67A40"/>
    <w:rsid w:val="00E70583"/>
    <w:rsid w:val="00E7098A"/>
    <w:rsid w:val="00E7200A"/>
    <w:rsid w:val="00E7294E"/>
    <w:rsid w:val="00E73450"/>
    <w:rsid w:val="00E75138"/>
    <w:rsid w:val="00E76D04"/>
    <w:rsid w:val="00E778B3"/>
    <w:rsid w:val="00E93780"/>
    <w:rsid w:val="00E96A1C"/>
    <w:rsid w:val="00E97029"/>
    <w:rsid w:val="00E97A1C"/>
    <w:rsid w:val="00EA1048"/>
    <w:rsid w:val="00EA10B1"/>
    <w:rsid w:val="00EA3317"/>
    <w:rsid w:val="00EA3404"/>
    <w:rsid w:val="00EA3638"/>
    <w:rsid w:val="00EA62E0"/>
    <w:rsid w:val="00EB29AB"/>
    <w:rsid w:val="00EB3BA5"/>
    <w:rsid w:val="00EC1D5D"/>
    <w:rsid w:val="00EC2E5F"/>
    <w:rsid w:val="00ED33F0"/>
    <w:rsid w:val="00ED4D55"/>
    <w:rsid w:val="00ED77B8"/>
    <w:rsid w:val="00EE1D08"/>
    <w:rsid w:val="00EE28D0"/>
    <w:rsid w:val="00EE70F5"/>
    <w:rsid w:val="00EE7BB1"/>
    <w:rsid w:val="00EE7EF0"/>
    <w:rsid w:val="00EF1617"/>
    <w:rsid w:val="00F003DD"/>
    <w:rsid w:val="00F01941"/>
    <w:rsid w:val="00F01E6C"/>
    <w:rsid w:val="00F04ECD"/>
    <w:rsid w:val="00F10FD5"/>
    <w:rsid w:val="00F14233"/>
    <w:rsid w:val="00F17E9F"/>
    <w:rsid w:val="00F23E21"/>
    <w:rsid w:val="00F3608E"/>
    <w:rsid w:val="00F43B64"/>
    <w:rsid w:val="00F4539E"/>
    <w:rsid w:val="00F51602"/>
    <w:rsid w:val="00F5337B"/>
    <w:rsid w:val="00F6049B"/>
    <w:rsid w:val="00F67134"/>
    <w:rsid w:val="00F711F3"/>
    <w:rsid w:val="00F72D0E"/>
    <w:rsid w:val="00F72F1E"/>
    <w:rsid w:val="00F84DD5"/>
    <w:rsid w:val="00F921B7"/>
    <w:rsid w:val="00F9684A"/>
    <w:rsid w:val="00F9768C"/>
    <w:rsid w:val="00FA4E0D"/>
    <w:rsid w:val="00FA6AA6"/>
    <w:rsid w:val="00FA7A29"/>
    <w:rsid w:val="00FB6A21"/>
    <w:rsid w:val="00FB7CA6"/>
    <w:rsid w:val="00FC0156"/>
    <w:rsid w:val="00FC30C6"/>
    <w:rsid w:val="00FD130F"/>
    <w:rsid w:val="00FD2140"/>
    <w:rsid w:val="00FD65D1"/>
    <w:rsid w:val="00FE02E4"/>
    <w:rsid w:val="00FE154F"/>
    <w:rsid w:val="00FE1681"/>
    <w:rsid w:val="00FF35A0"/>
    <w:rsid w:val="00FF37D9"/>
    <w:rsid w:val="00FF39B2"/>
    <w:rsid w:val="00FF4402"/>
    <w:rsid w:val="00FF489B"/>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832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link w:val="ParagraaftitelChar"/>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131C7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Sub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raster1">
    <w:name w:val="Table Grid 1"/>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character" w:customStyle="1" w:styleId="ParagraaftitelChar">
    <w:name w:val="Paragraaftitel Char"/>
    <w:link w:val="Paragraaftitel"/>
    <w:rsid w:val="000860FE"/>
    <w:rPr>
      <w:rFonts w:ascii="Verdana" w:hAnsi="Verdana"/>
      <w:szCs w:val="16"/>
    </w:r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wmf"/><Relationship Id="rId26" Type="http://schemas.openxmlformats.org/officeDocument/2006/relationships/image" Target="media/image12.wmf"/><Relationship Id="rId39" Type="http://schemas.openxmlformats.org/officeDocument/2006/relationships/image" Target="media/image25.wmf"/><Relationship Id="rId21" Type="http://schemas.openxmlformats.org/officeDocument/2006/relationships/image" Target="media/image8.wmf"/><Relationship Id="rId34" Type="http://schemas.openxmlformats.org/officeDocument/2006/relationships/image" Target="media/image20.png"/><Relationship Id="rId42" Type="http://schemas.openxmlformats.org/officeDocument/2006/relationships/image" Target="media/image28.wmf"/><Relationship Id="rId47" Type="http://schemas.openxmlformats.org/officeDocument/2006/relationships/image" Target="media/image32.wmf"/><Relationship Id="rId50" Type="http://schemas.openxmlformats.org/officeDocument/2006/relationships/hyperlink" Target="http://data.gwsw.nl/%7bterm%7d" TargetMode="External"/><Relationship Id="rId55"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www.riool.net/gegevenswoordenboek" TargetMode="External"/><Relationship Id="rId25" Type="http://schemas.openxmlformats.org/officeDocument/2006/relationships/hyperlink" Target="http://data.gwsw.nl/binnenonderkantbuis" TargetMode="External"/><Relationship Id="rId33" Type="http://schemas.openxmlformats.org/officeDocument/2006/relationships/image" Target="media/image19.jpeg"/><Relationship Id="rId38" Type="http://schemas.openxmlformats.org/officeDocument/2006/relationships/image" Target="media/image24.wmf"/><Relationship Id="rId46" Type="http://schemas.openxmlformats.org/officeDocument/2006/relationships/image" Target="media/image31.wmf"/><Relationship Id="rId67"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hyperlink" Target="http://www.geonovum.nl/documenten/raamwerk-van-geo-standaarden" TargetMode="External"/><Relationship Id="rId20" Type="http://schemas.openxmlformats.org/officeDocument/2006/relationships/image" Target="media/image7.wmf"/><Relationship Id="rId29" Type="http://schemas.openxmlformats.org/officeDocument/2006/relationships/image" Target="media/image15.wmf"/><Relationship Id="rId41" Type="http://schemas.openxmlformats.org/officeDocument/2006/relationships/image" Target="media/image27.wmf"/><Relationship Id="rId54"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wmf"/><Relationship Id="rId37" Type="http://schemas.openxmlformats.org/officeDocument/2006/relationships/image" Target="media/image23.wmf"/><Relationship Id="rId40" Type="http://schemas.openxmlformats.org/officeDocument/2006/relationships/image" Target="media/image26.wmf"/><Relationship Id="rId45" Type="http://schemas.openxmlformats.org/officeDocument/2006/relationships/image" Target="media/image30.wmf"/><Relationship Id="rId53" Type="http://schemas.openxmlformats.org/officeDocument/2006/relationships/hyperlink" Target="http://www.riool.net/gegevenswoordenboek"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wmf"/><Relationship Id="rId28" Type="http://schemas.openxmlformats.org/officeDocument/2006/relationships/image" Target="media/image14.wmf"/><Relationship Id="rId36" Type="http://schemas.openxmlformats.org/officeDocument/2006/relationships/image" Target="media/image22.wmf"/><Relationship Id="rId49" Type="http://schemas.openxmlformats.org/officeDocument/2006/relationships/hyperlink" Target="http://sparql.gwsw.nl" TargetMode="External"/><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wmf"/><Relationship Id="rId31" Type="http://schemas.openxmlformats.org/officeDocument/2006/relationships/image" Target="media/image17.wmf"/><Relationship Id="rId44" Type="http://schemas.openxmlformats.org/officeDocument/2006/relationships/image" Target="cid:part1.02020806.07060509@tudelft.nl" TargetMode="External"/><Relationship Id="rId52" Type="http://schemas.openxmlformats.org/officeDocument/2006/relationships/hyperlink" Target="http://www.riool.net/-/informatiemodel-stedelijk-water-ter-visie" TargetMode="External"/><Relationship Id="rId4" Type="http://schemas.openxmlformats.org/officeDocument/2006/relationships/settings" Target="settings.xml"/><Relationship Id="rId9" Type="http://schemas.openxmlformats.org/officeDocument/2006/relationships/image" Target="cid:image004.png@01CFD247.FB21A1B0" TargetMode="External"/><Relationship Id="rId14" Type="http://schemas.openxmlformats.org/officeDocument/2006/relationships/header" Target="header2.xml"/><Relationship Id="rId22" Type="http://schemas.openxmlformats.org/officeDocument/2006/relationships/image" Target="media/image9.wmf"/><Relationship Id="rId27" Type="http://schemas.openxmlformats.org/officeDocument/2006/relationships/image" Target="media/image13.wmf"/><Relationship Id="rId30" Type="http://schemas.openxmlformats.org/officeDocument/2006/relationships/image" Target="media/image16.wmf"/><Relationship Id="rId35" Type="http://schemas.openxmlformats.org/officeDocument/2006/relationships/image" Target="media/image21.wmf"/><Relationship Id="rId43" Type="http://schemas.openxmlformats.org/officeDocument/2006/relationships/image" Target="media/image29.png"/><Relationship Id="rId48" Type="http://schemas.openxmlformats.org/officeDocument/2006/relationships/hyperlink" Target="http://data.gwsw.nl" TargetMode="External"/><Relationship Id="rId56"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hyperlink" Target="http://data.gwsw.nl/vrijvervalrioolleiding"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7AC441-D8FC-43C0-BAB6-037CF4365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1515</TotalTime>
  <Pages>71</Pages>
  <Words>14722</Words>
  <Characters>80972</Characters>
  <Application>Microsoft Office Word</Application>
  <DocSecurity>0</DocSecurity>
  <Lines>674</Lines>
  <Paragraphs>191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95503</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pjanssen</cp:lastModifiedBy>
  <cp:revision>49</cp:revision>
  <cp:lastPrinted>2016-02-17T15:15:00Z</cp:lastPrinted>
  <dcterms:created xsi:type="dcterms:W3CDTF">2015-08-31T11:44:00Z</dcterms:created>
  <dcterms:modified xsi:type="dcterms:W3CDTF">2016-04-13T09:23:00Z</dcterms:modified>
</cp:coreProperties>
</file>