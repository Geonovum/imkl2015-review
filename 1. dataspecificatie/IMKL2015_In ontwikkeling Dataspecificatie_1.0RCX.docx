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2722" w:rsidRPr="007C7339" w:rsidRDefault="00051DFD"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55168" stroked="f">
            <v:textbox style="mso-next-textbox:#_x0000_s1026">
              <w:txbxContent>
                <w:p w:rsidR="00E25482" w:rsidRDefault="00E25482" w:rsidP="007911E4">
                  <w:pPr>
                    <w:spacing w:line="360" w:lineRule="auto"/>
                    <w:ind w:left="14" w:hanging="14"/>
                    <w:rPr>
                      <w:sz w:val="28"/>
                      <w:szCs w:val="28"/>
                    </w:rPr>
                  </w:pPr>
                  <w:r>
                    <w:rPr>
                      <w:sz w:val="28"/>
                      <w:szCs w:val="28"/>
                    </w:rPr>
                    <w:t>Rapport</w:t>
                  </w:r>
                </w:p>
                <w:p w:rsidR="00E25482" w:rsidRDefault="00E25482"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051DFD" w:rsidP="007C7339">
      <w:pPr>
        <w:spacing w:line="240" w:lineRule="atLeast"/>
        <w:jc w:val="left"/>
        <w:rPr>
          <w:sz w:val="28"/>
          <w:szCs w:val="28"/>
        </w:rPr>
      </w:pPr>
      <w:r>
        <w:rPr>
          <w:noProof/>
          <w:sz w:val="28"/>
          <w:szCs w:val="28"/>
        </w:rPr>
        <w:pict>
          <v:rect id="_x0000_s1034" style="position:absolute;margin-left:-420.2pt;margin-top:13.9pt;width:435.85pt;height:251.3pt;z-index:2517442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743232"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051DFD" w:rsidP="007C7339">
      <w:pPr>
        <w:spacing w:line="240" w:lineRule="atLeast"/>
        <w:jc w:val="left"/>
        <w:rPr>
          <w:sz w:val="28"/>
          <w:szCs w:val="28"/>
        </w:rPr>
      </w:pPr>
      <w:r w:rsidRPr="00051DFD">
        <w:rPr>
          <w:noProof/>
        </w:rPr>
        <w:pict>
          <v:shape id="_x0000_s1027" type="#_x0000_t202" style="position:absolute;margin-left:275.15pt;margin-top:6.25pt;width:167.25pt;height:67.5pt;z-index:251656192" stroked="f">
            <v:textbox style="mso-next-textbox:#_x0000_s1027">
              <w:txbxContent>
                <w:p w:rsidR="00E25482" w:rsidRDefault="00E25482">
                  <w:pPr>
                    <w:jc w:val="right"/>
                    <w:rPr>
                      <w:sz w:val="24"/>
                      <w:szCs w:val="24"/>
                    </w:rPr>
                  </w:pPr>
                  <w:bookmarkStart w:id="0" w:name="Opdrachtgever"/>
                  <w:r w:rsidRPr="00FD130F">
                    <w:rPr>
                      <w:sz w:val="24"/>
                      <w:szCs w:val="24"/>
                    </w:rPr>
                    <w:t>Geonovum</w:t>
                  </w:r>
                  <w:bookmarkEnd w:id="0"/>
                </w:p>
                <w:p w:rsidR="00E25482" w:rsidRDefault="00E25482">
                  <w:pPr>
                    <w:jc w:val="right"/>
                    <w:rPr>
                      <w:sz w:val="24"/>
                      <w:szCs w:val="24"/>
                    </w:rPr>
                  </w:pPr>
                </w:p>
                <w:p w:rsidR="00E25482" w:rsidRDefault="00E25482">
                  <w:pPr>
                    <w:jc w:val="right"/>
                    <w:rPr>
                      <w:sz w:val="24"/>
                      <w:szCs w:val="24"/>
                    </w:rPr>
                  </w:pPr>
                </w:p>
              </w:txbxContent>
            </v:textbox>
            <w10:wrap type="square"/>
          </v:shape>
        </w:pict>
      </w:r>
      <w:r w:rsidRPr="00051DFD">
        <w:rPr>
          <w:noProof/>
        </w:rPr>
        <w:pict>
          <v:shape id="_x0000_s1030" type="#_x0000_t202" style="position:absolute;margin-left:-6.2pt;margin-top:6.25pt;width:171pt;height:36pt;z-index:251657216" stroked="f">
            <v:textbox style="mso-next-textbox:#_x0000_s1030">
              <w:txbxContent>
                <w:p w:rsidR="00E25482" w:rsidRDefault="00E25482" w:rsidP="00672722">
                  <w:pPr>
                    <w:jc w:val="left"/>
                    <w:rPr>
                      <w:b/>
                    </w:rPr>
                  </w:pPr>
                  <w:r w:rsidRPr="00672722">
                    <w:rPr>
                      <w:b/>
                    </w:rPr>
                    <w:t>datum</w:t>
                  </w:r>
                </w:p>
                <w:p w:rsidR="00E25482" w:rsidRPr="004419AB" w:rsidRDefault="00E25482" w:rsidP="00672722">
                  <w:pPr>
                    <w:jc w:val="left"/>
                  </w:pPr>
                  <w:r>
                    <w:t>2 december 2015</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051DFD" w:rsidP="007C7339">
      <w:pPr>
        <w:spacing w:line="240" w:lineRule="atLeast"/>
        <w:jc w:val="left"/>
        <w:rPr>
          <w:sz w:val="28"/>
          <w:szCs w:val="28"/>
        </w:rPr>
      </w:pPr>
      <w:r w:rsidRPr="00051DFD">
        <w:rPr>
          <w:noProof/>
        </w:rPr>
        <w:pict>
          <v:shape id="_x0000_s1031" type="#_x0000_t202" style="position:absolute;margin-left:-180.1pt;margin-top:11.95pt;width:171pt;height:36pt;z-index:251658240" stroked="f">
            <v:textbox style="mso-next-textbox:#_x0000_s1031">
              <w:txbxContent>
                <w:p w:rsidR="00E25482" w:rsidRPr="00672722" w:rsidRDefault="00E25482" w:rsidP="00796267">
                  <w:pPr>
                    <w:rPr>
                      <w:b/>
                    </w:rPr>
                  </w:pPr>
                  <w:r w:rsidRPr="00672722">
                    <w:rPr>
                      <w:b/>
                    </w:rPr>
                    <w:t>versie</w:t>
                  </w:r>
                </w:p>
                <w:p w:rsidR="00E25482" w:rsidRPr="00DC7808" w:rsidRDefault="00E25482" w:rsidP="00796267">
                  <w:r>
                    <w:t>1.0RCX (doorontwikkel)</w:t>
                  </w:r>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0C2971">
            <w:pPr>
              <w:jc w:val="left"/>
              <w:rPr>
                <w:color w:val="0000FF"/>
              </w:rPr>
            </w:pPr>
            <w:r w:rsidRPr="005F591B">
              <w:t>D</w:t>
            </w:r>
            <w:r w:rsidR="000427A2" w:rsidRPr="005F591B">
              <w:t>atum laatste wijziging</w:t>
            </w:r>
            <w:r w:rsidRPr="005F591B">
              <w:t xml:space="preserve"> </w:t>
            </w:r>
            <w:r w:rsidRPr="005F591B">
              <w:rPr>
                <w:color w:val="0000FF"/>
              </w:rPr>
              <w:t>&lt;</w:t>
            </w:r>
            <w:r w:rsidR="001239D0">
              <w:rPr>
                <w:color w:val="0000FF"/>
              </w:rPr>
              <w:t>201</w:t>
            </w:r>
            <w:r w:rsidR="007D62D8">
              <w:rPr>
                <w:color w:val="0000FF"/>
              </w:rPr>
              <w:t>5</w:t>
            </w:r>
            <w:r w:rsidR="001239D0">
              <w:rPr>
                <w:color w:val="0000FF"/>
              </w:rPr>
              <w:t>-</w:t>
            </w:r>
            <w:r w:rsidR="000C2971">
              <w:rPr>
                <w:color w:val="0000FF"/>
              </w:rPr>
              <w:t>12</w:t>
            </w:r>
            <w:r w:rsidRPr="005F591B">
              <w:rPr>
                <w:color w:val="0000FF"/>
              </w:rPr>
              <w:t>-</w:t>
            </w:r>
            <w:r w:rsidR="000C2971">
              <w:rPr>
                <w:color w:val="0000FF"/>
              </w:rPr>
              <w:t>02</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proofErr w:type="spellStart"/>
            <w:r w:rsidRPr="000427A2">
              <w:rPr>
                <w:b/>
                <w:lang w:val="en-US"/>
              </w:rPr>
              <w:t>Bron</w:t>
            </w:r>
            <w:proofErr w:type="spellEnd"/>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3657E7">
            <w:pPr>
              <w:jc w:val="left"/>
              <w:rPr>
                <w:color w:val="0000FF"/>
              </w:rPr>
            </w:pPr>
            <w:r>
              <w:rPr>
                <w:color w:val="0000FF"/>
              </w:rPr>
              <w:t>IMKL_Dataspecificatie_</w:t>
            </w:r>
            <w:r w:rsidR="003657E7">
              <w:rPr>
                <w:color w:val="0000FF"/>
              </w:rPr>
              <w:t>1.0RC1</w:t>
            </w:r>
            <w:r>
              <w:rPr>
                <w:color w:val="0000FF"/>
              </w:rPr>
              <w:t>.</w:t>
            </w:r>
            <w:r w:rsidR="000427A2"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w:t>
            </w:r>
            <w:proofErr w:type="spellStart"/>
            <w:r>
              <w:t>specification</w:t>
            </w:r>
            <w:proofErr w:type="spellEnd"/>
            <w:r>
              <w:t xml:space="preserve"> </w:t>
            </w:r>
            <w:proofErr w:type="spellStart"/>
            <w:r>
              <w:t>template</w:t>
            </w:r>
            <w:proofErr w:type="spellEnd"/>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784"/>
        <w:gridCol w:w="1276"/>
        <w:gridCol w:w="1128"/>
        <w:gridCol w:w="1218"/>
        <w:gridCol w:w="4396"/>
      </w:tblGrid>
      <w:tr w:rsidR="000427A2" w:rsidRPr="00866987" w:rsidTr="00D64E83">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8" w:type="pct"/>
          </w:tcPr>
          <w:p w:rsidR="000427A2" w:rsidRPr="000427A2" w:rsidRDefault="000427A2" w:rsidP="00E67465">
            <w:pPr>
              <w:jc w:val="left"/>
              <w:rPr>
                <w:b/>
                <w:bCs/>
              </w:rPr>
            </w:pPr>
            <w:r w:rsidRPr="000427A2">
              <w:rPr>
                <w:b/>
                <w:bCs/>
              </w:rPr>
              <w:t>Omschrijving aanpassing(en)</w:t>
            </w:r>
          </w:p>
        </w:tc>
      </w:tr>
      <w:tr w:rsidR="000C2971" w:rsidRPr="00866987" w:rsidTr="00D64E83">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8" w:type="pct"/>
          </w:tcPr>
          <w:p w:rsidR="000C2971" w:rsidRDefault="000C2971" w:rsidP="00E67465">
            <w:pPr>
              <w:jc w:val="left"/>
              <w:rPr>
                <w:bCs/>
              </w:rPr>
            </w:pPr>
            <w:r>
              <w:rPr>
                <w:bCs/>
              </w:rPr>
              <w:t>GWSW referenties</w:t>
            </w:r>
          </w:p>
        </w:tc>
      </w:tr>
      <w:tr w:rsidR="003657E7" w:rsidRPr="00866987" w:rsidTr="00D64E83">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8" w:type="pct"/>
          </w:tcPr>
          <w:p w:rsidR="003657E7" w:rsidRDefault="003657E7" w:rsidP="00E67465">
            <w:pPr>
              <w:jc w:val="left"/>
              <w:rPr>
                <w:bCs/>
              </w:rPr>
            </w:pPr>
            <w:r>
              <w:rPr>
                <w:bCs/>
              </w:rPr>
              <w:t xml:space="preserve">Publicatie als versie 1.0 release </w:t>
            </w:r>
            <w:proofErr w:type="spellStart"/>
            <w:r>
              <w:rPr>
                <w:bCs/>
              </w:rPr>
              <w:t>candidate</w:t>
            </w:r>
            <w:proofErr w:type="spellEnd"/>
            <w:r>
              <w:rPr>
                <w:bCs/>
              </w:rPr>
              <w:t xml:space="preserve"> 1</w:t>
            </w:r>
          </w:p>
        </w:tc>
      </w:tr>
      <w:tr w:rsidR="00157658" w:rsidRPr="00866987" w:rsidTr="00D64E83">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8" w:type="pct"/>
          </w:tcPr>
          <w:p w:rsidR="00157658" w:rsidRDefault="00157658" w:rsidP="00E67465">
            <w:pPr>
              <w:jc w:val="left"/>
              <w:rPr>
                <w:bCs/>
              </w:rPr>
            </w:pPr>
            <w:proofErr w:type="spellStart"/>
            <w:r>
              <w:rPr>
                <w:bCs/>
              </w:rPr>
              <w:t>Nav</w:t>
            </w:r>
            <w:proofErr w:type="spellEnd"/>
            <w:r>
              <w:rPr>
                <w:bCs/>
              </w:rPr>
              <w:t xml:space="preserve"> </w:t>
            </w:r>
            <w:proofErr w:type="spellStart"/>
            <w:r>
              <w:rPr>
                <w:bCs/>
              </w:rPr>
              <w:t>review</w:t>
            </w:r>
            <w:proofErr w:type="spellEnd"/>
            <w:r>
              <w:rPr>
                <w:bCs/>
              </w:rPr>
              <w:t xml:space="preserve"> versie 0.96</w:t>
            </w:r>
          </w:p>
        </w:tc>
      </w:tr>
      <w:tr w:rsidR="00751479" w:rsidRPr="00866987" w:rsidTr="00D64E83">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8" w:type="pct"/>
          </w:tcPr>
          <w:p w:rsidR="00751479" w:rsidRDefault="001D1C63" w:rsidP="00E67465">
            <w:pPr>
              <w:jc w:val="left"/>
              <w:rPr>
                <w:bCs/>
              </w:rPr>
            </w:pPr>
            <w:proofErr w:type="spellStart"/>
            <w:r>
              <w:rPr>
                <w:bCs/>
              </w:rPr>
              <w:t>Nav</w:t>
            </w:r>
            <w:proofErr w:type="spellEnd"/>
            <w:r>
              <w:rPr>
                <w:bCs/>
              </w:rPr>
              <w:t xml:space="preserve"> </w:t>
            </w:r>
            <w:proofErr w:type="spellStart"/>
            <w:r>
              <w:rPr>
                <w:bCs/>
              </w:rPr>
              <w:t>review</w:t>
            </w:r>
            <w:proofErr w:type="spellEnd"/>
            <w:r>
              <w:rPr>
                <w:bCs/>
              </w:rPr>
              <w:t xml:space="preserve"> en periode tot 18 juni.</w:t>
            </w:r>
          </w:p>
        </w:tc>
      </w:tr>
      <w:tr w:rsidR="007D62D8" w:rsidRPr="00866987" w:rsidTr="00D64E83">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8" w:type="pct"/>
          </w:tcPr>
          <w:p w:rsidR="007D62D8" w:rsidRDefault="007D62D8" w:rsidP="00E67465">
            <w:pPr>
              <w:jc w:val="left"/>
              <w:rPr>
                <w:bCs/>
              </w:rPr>
            </w:pPr>
            <w:proofErr w:type="spellStart"/>
            <w:r>
              <w:rPr>
                <w:bCs/>
              </w:rPr>
              <w:t>Nav</w:t>
            </w:r>
            <w:proofErr w:type="spellEnd"/>
            <w:r>
              <w:rPr>
                <w:bCs/>
              </w:rPr>
              <w:t xml:space="preserve"> van </w:t>
            </w:r>
            <w:proofErr w:type="spellStart"/>
            <w:r>
              <w:rPr>
                <w:bCs/>
              </w:rPr>
              <w:t>review</w:t>
            </w:r>
            <w:proofErr w:type="spellEnd"/>
            <w:r>
              <w:rPr>
                <w:bCs/>
              </w:rPr>
              <w:t xml:space="preserve"> werkgroep</w:t>
            </w:r>
          </w:p>
        </w:tc>
      </w:tr>
      <w:tr w:rsidR="006F7422" w:rsidRPr="00866987" w:rsidTr="00D64E83">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8" w:type="pct"/>
          </w:tcPr>
          <w:p w:rsidR="006F7422" w:rsidRDefault="006F7422" w:rsidP="00E67465">
            <w:pPr>
              <w:jc w:val="left"/>
              <w:rPr>
                <w:bCs/>
              </w:rPr>
            </w:pPr>
            <w:proofErr w:type="spellStart"/>
            <w:r>
              <w:rPr>
                <w:bCs/>
              </w:rPr>
              <w:t>Review</w:t>
            </w:r>
            <w:proofErr w:type="spellEnd"/>
            <w:r>
              <w:rPr>
                <w:bCs/>
              </w:rPr>
              <w:t xml:space="preserve"> op 0.3 verwerkt</w:t>
            </w:r>
          </w:p>
        </w:tc>
      </w:tr>
      <w:tr w:rsidR="00E62DE5" w:rsidRPr="00866987" w:rsidTr="00D64E83">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8" w:type="pct"/>
          </w:tcPr>
          <w:p w:rsidR="00E62DE5" w:rsidRDefault="00387DE5" w:rsidP="00E67465">
            <w:pPr>
              <w:jc w:val="left"/>
              <w:rPr>
                <w:bCs/>
              </w:rPr>
            </w:pPr>
            <w:proofErr w:type="spellStart"/>
            <w:r>
              <w:rPr>
                <w:bCs/>
              </w:rPr>
              <w:t>Review</w:t>
            </w:r>
            <w:proofErr w:type="spellEnd"/>
            <w:r>
              <w:rPr>
                <w:bCs/>
              </w:rPr>
              <w:t xml:space="preserve"> verwerkt, andere dan WION modellen toegevoegd</w:t>
            </w:r>
          </w:p>
        </w:tc>
      </w:tr>
      <w:tr w:rsidR="000427A2" w:rsidRPr="00866987" w:rsidTr="00D64E83">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8" w:type="pct"/>
          </w:tcPr>
          <w:p w:rsidR="000427A2" w:rsidRPr="000427A2" w:rsidRDefault="00635202" w:rsidP="00E67465">
            <w:pPr>
              <w:jc w:val="left"/>
              <w:rPr>
                <w:bCs/>
              </w:rPr>
            </w:pPr>
            <w:r>
              <w:rPr>
                <w:bCs/>
              </w:rPr>
              <w:t>Hoofdstuk 5 ingevuld</w:t>
            </w:r>
          </w:p>
        </w:tc>
      </w:tr>
      <w:tr w:rsidR="00D64E83" w:rsidRPr="00866987" w:rsidTr="00D64E83">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8" w:type="pct"/>
          </w:tcPr>
          <w:p w:rsidR="00D64E83" w:rsidRPr="000427A2" w:rsidRDefault="00D64E83" w:rsidP="0080083A">
            <w:pPr>
              <w:jc w:val="left"/>
              <w:rPr>
                <w:bCs/>
              </w:rPr>
            </w:pPr>
            <w:r w:rsidRPr="00546004">
              <w:rPr>
                <w:rFonts w:ascii="Arial" w:hAnsi="Arial" w:cs="Arial"/>
                <w:bCs/>
              </w:rPr>
              <w:t xml:space="preserve">Start op basis van PDOK DPS </w:t>
            </w:r>
            <w:proofErr w:type="spellStart"/>
            <w:r w:rsidRPr="00546004">
              <w:rPr>
                <w:rFonts w:ascii="Arial" w:hAnsi="Arial" w:cs="Arial"/>
                <w:bCs/>
              </w:rPr>
              <w:t>Template</w:t>
            </w:r>
            <w:proofErr w:type="spellEnd"/>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drawing>
          <wp:anchor distT="0" distB="0" distL="114300" distR="114300" simplePos="0" relativeHeight="251787264"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anchor>
        </w:drawing>
      </w:r>
      <w:r w:rsidR="00051DFD">
        <w:rPr>
          <w:noProof/>
          <w:sz w:val="28"/>
          <w:szCs w:val="28"/>
        </w:rPr>
        <w:pict>
          <v:shape id="Tekstvak 7" o:spid="_x0000_s1039" type="#_x0000_t202" style="position:absolute;margin-left:-17.9pt;margin-top:72.35pt;width:501.05pt;height:44.8pt;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E25482" w:rsidRPr="00672722" w:rsidRDefault="00E25482" w:rsidP="0071388C">
                  <w:pPr>
                    <w:rPr>
                      <w:b/>
                    </w:rPr>
                  </w:pPr>
                  <w:r>
                    <w:rPr>
                      <w:b/>
                    </w:rPr>
                    <w:t>rechtenbeleid</w:t>
                  </w:r>
                </w:p>
                <w:p w:rsidR="00E25482" w:rsidRDefault="00E25482" w:rsidP="0071388C">
                  <w:pPr>
                    <w:ind w:left="709" w:firstLine="709"/>
                  </w:pPr>
                  <w:proofErr w:type="spellStart"/>
                  <w:r w:rsidRPr="00D774FF">
                    <w:t>Naamsvermelding-GeenAfgeleideWerken</w:t>
                  </w:r>
                  <w:proofErr w:type="spellEnd"/>
                  <w:r w:rsidRPr="00D774FF">
                    <w:t xml:space="preserve"> 3.0 Nederland</w:t>
                  </w:r>
                </w:p>
                <w:p w:rsidR="00E25482" w:rsidRDefault="00E25482" w:rsidP="0071388C">
                  <w:pPr>
                    <w:ind w:left="709" w:firstLine="709"/>
                  </w:pPr>
                  <w:r w:rsidRPr="00D774FF">
                    <w:t>(CC BY-ND 3.0)</w:t>
                  </w:r>
                  <w:r>
                    <w:t xml:space="preserve"> </w:t>
                  </w:r>
                  <w:r>
                    <w:tab/>
                  </w:r>
                </w:p>
                <w:p w:rsidR="00E25482" w:rsidRDefault="00E25482" w:rsidP="0071388C">
                  <w:pPr>
                    <w:ind w:left="709" w:firstLine="709"/>
                  </w:pPr>
                </w:p>
                <w:p w:rsidR="00E25482" w:rsidRPr="002564CF" w:rsidRDefault="00E25482"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xml:space="preserve">, gas en chemie, </w:t>
      </w:r>
      <w:proofErr w:type="spellStart"/>
      <w:r w:rsidR="0080083A">
        <w:t>telecom</w:t>
      </w:r>
      <w:proofErr w:type="spellEnd"/>
      <w:r w:rsidR="0080083A">
        <w:t>,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w:t>
      </w:r>
      <w:proofErr w:type="spellStart"/>
      <w:r w:rsidR="00C96003">
        <w:t>Cumela</w:t>
      </w:r>
      <w:proofErr w:type="spellEnd"/>
      <w:r w:rsidR="00C96003">
        <w:t xml:space="preserve">, Stichting </w:t>
      </w:r>
      <w:proofErr w:type="spellStart"/>
      <w:r w:rsidR="00C96003">
        <w:t>Rioned</w:t>
      </w:r>
      <w:proofErr w:type="spellEnd"/>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 xml:space="preserve">Edward Mac </w:t>
      </w:r>
      <w:proofErr w:type="spellStart"/>
      <w:r>
        <w:t>Gillavry</w:t>
      </w:r>
      <w:proofErr w:type="spellEnd"/>
      <w:r>
        <w:t xml:space="preserve"> (</w:t>
      </w:r>
      <w:proofErr w:type="spellStart"/>
      <w:r>
        <w:t>Webmapper</w:t>
      </w:r>
      <w:proofErr w:type="spellEnd"/>
      <w:r>
        <w:t>)</w:t>
      </w:r>
    </w:p>
    <w:p w:rsidR="008E0649" w:rsidRDefault="008E0649" w:rsidP="000E7FD9">
      <w:r>
        <w:t>Wilko Quak (Geonovum)</w:t>
      </w:r>
    </w:p>
    <w:p w:rsidR="008E0649" w:rsidRDefault="008E0649" w:rsidP="000E7FD9"/>
    <w:p w:rsidR="008E0649" w:rsidRDefault="008E0649" w:rsidP="000E7FD9">
      <w:r>
        <w:t>Werkgroep:</w:t>
      </w:r>
    </w:p>
    <w:p w:rsidR="000E7FD9" w:rsidRDefault="000E7FD9" w:rsidP="000E7FD9">
      <w:r>
        <w:t>Ad van Houtum (Kadaster)</w:t>
      </w:r>
    </w:p>
    <w:p w:rsidR="000E7FD9" w:rsidRDefault="000E7FD9" w:rsidP="000E7FD9">
      <w:r>
        <w:t>Wil Lambo (KPN)</w:t>
      </w:r>
    </w:p>
    <w:p w:rsidR="000E7FD9" w:rsidRDefault="000E7FD9" w:rsidP="000E7FD9">
      <w:r>
        <w:t>Daan van Os (Brabant Water)</w:t>
      </w:r>
    </w:p>
    <w:p w:rsidR="000E7FD9" w:rsidRPr="000E7FD9" w:rsidRDefault="006F2CE2" w:rsidP="000E7FD9">
      <w:pPr>
        <w:rPr>
          <w:lang w:val="fr-FR"/>
        </w:rPr>
      </w:pPr>
      <w:r w:rsidRPr="006F2CE2">
        <w:rPr>
          <w:lang w:val="fr-FR"/>
        </w:rPr>
        <w:t>Jorrit Hanson (</w:t>
      </w:r>
      <w:proofErr w:type="spellStart"/>
      <w:r w:rsidRPr="006F2CE2">
        <w:rPr>
          <w:lang w:val="fr-FR"/>
        </w:rPr>
        <w:t>Enexis</w:t>
      </w:r>
      <w:proofErr w:type="spellEnd"/>
      <w:r w:rsidRPr="006F2CE2">
        <w:rPr>
          <w:lang w:val="fr-FR"/>
        </w:rPr>
        <w:t>)</w:t>
      </w:r>
    </w:p>
    <w:p w:rsidR="000E7FD9" w:rsidRDefault="006F2CE2" w:rsidP="000E7FD9">
      <w:pPr>
        <w:rPr>
          <w:lang w:val="fr-FR"/>
        </w:rPr>
      </w:pPr>
      <w:r w:rsidRPr="006F2CE2">
        <w:rPr>
          <w:lang w:val="fr-FR"/>
        </w:rPr>
        <w:t>Marcel Busser (BAM)</w:t>
      </w:r>
    </w:p>
    <w:p w:rsidR="00735463" w:rsidRDefault="00971241" w:rsidP="000E7FD9">
      <w:r w:rsidRPr="00971241">
        <w:t>Felix Parmentier (BAM)</w:t>
      </w:r>
    </w:p>
    <w:p w:rsidR="008E0649" w:rsidRPr="000C1C49" w:rsidRDefault="008E0649" w:rsidP="000E7FD9">
      <w:r>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w:t>
      </w:r>
      <w:proofErr w:type="spellStart"/>
      <w:r>
        <w:t>A</w:t>
      </w:r>
      <w:r w:rsidR="00E76D04">
        <w:t>l</w:t>
      </w:r>
      <w:r>
        <w:t>liander</w:t>
      </w:r>
      <w:proofErr w:type="spellEnd"/>
      <w:r>
        <w:t>)</w:t>
      </w:r>
    </w:p>
    <w:p w:rsidR="000E7FD9" w:rsidRDefault="000E7FD9" w:rsidP="000E7FD9">
      <w:r>
        <w:t>Henny Nouwens (</w:t>
      </w:r>
      <w:proofErr w:type="spellStart"/>
      <w:r>
        <w:t>Ziggo</w:t>
      </w:r>
      <w:proofErr w:type="spellEnd"/>
      <w:r>
        <w:t>)</w:t>
      </w:r>
    </w:p>
    <w:p w:rsidR="000E7FD9" w:rsidRDefault="000E7FD9" w:rsidP="000E7FD9">
      <w:r>
        <w:t>Hans Postema (Gasunie)</w:t>
      </w:r>
    </w:p>
    <w:p w:rsidR="000E7FD9" w:rsidRDefault="000E7FD9" w:rsidP="000E7FD9">
      <w:r>
        <w:t>Fuat Akdeniz (Kadaster)</w:t>
      </w:r>
    </w:p>
    <w:p w:rsidR="00735463" w:rsidRDefault="00735463" w:rsidP="000E7FD9">
      <w:r>
        <w:t>Bas Heite (B12)</w:t>
      </w:r>
    </w:p>
    <w:p w:rsidR="000E7FD9" w:rsidRDefault="000E7FD9" w:rsidP="000E7FD9">
      <w:r>
        <w:t>Frank Coumans (</w:t>
      </w:r>
      <w:proofErr w:type="spellStart"/>
      <w:r>
        <w:t>Eneco</w:t>
      </w:r>
      <w:proofErr w:type="spellEnd"/>
      <w:r>
        <w:t>)</w:t>
      </w:r>
    </w:p>
    <w:p w:rsidR="000E7FD9" w:rsidRDefault="000E7FD9" w:rsidP="000E7FD9">
      <w:r>
        <w:t>Hans Meijer (Gemeente Den Haag)</w:t>
      </w:r>
    </w:p>
    <w:p w:rsidR="000E7FD9" w:rsidRDefault="000E7FD9" w:rsidP="000E7FD9">
      <w:r>
        <w:t xml:space="preserve">Eric Oosterom (Stichting </w:t>
      </w:r>
      <w:proofErr w:type="spellStart"/>
      <w:r>
        <w:t>Rioned</w:t>
      </w:r>
      <w:proofErr w:type="spellEnd"/>
      <w:r>
        <w:t>)</w:t>
      </w:r>
    </w:p>
    <w:p w:rsidR="00735463" w:rsidRDefault="00735463" w:rsidP="000E7FD9">
      <w:r>
        <w:t>John Peeters (Gemeente Maasgouw)</w:t>
      </w:r>
    </w:p>
    <w:p w:rsidR="006F7422" w:rsidRDefault="006F7422" w:rsidP="000427A2"/>
    <w:p w:rsidR="000427A2" w:rsidRDefault="000E7FD9" w:rsidP="000427A2">
      <w:r>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lastRenderedPageBreak/>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A905F8" w:rsidRDefault="00051DFD">
      <w:pPr>
        <w:pStyle w:val="Inhopg1"/>
        <w:rPr>
          <w:rFonts w:asciiTheme="minorHAnsi" w:eastAsiaTheme="minorEastAsia" w:hAnsiTheme="minorHAnsi" w:cstheme="minorBidi"/>
          <w:noProof/>
          <w:sz w:val="22"/>
          <w:szCs w:val="22"/>
        </w:rPr>
      </w:pPr>
      <w:r w:rsidRPr="00051DFD">
        <w:fldChar w:fldCharType="begin"/>
      </w:r>
      <w:r w:rsidR="00A26809" w:rsidRPr="007C7339">
        <w:instrText xml:space="preserve"> TOC \h \z \t "Hoofdstuktitel;1;Paragraaftitel;2;subparagraaftitel;3" </w:instrText>
      </w:r>
      <w:r w:rsidRPr="00051DFD">
        <w:fldChar w:fldCharType="separate"/>
      </w:r>
      <w:hyperlink w:anchor="_Toc436814705" w:history="1">
        <w:r w:rsidR="00A905F8" w:rsidRPr="009534E1">
          <w:rPr>
            <w:rStyle w:val="Hyperlink"/>
            <w:noProof/>
          </w:rPr>
          <w:t>Inleiding en leeswijzer.</w:t>
        </w:r>
        <w:r w:rsidR="00A905F8">
          <w:rPr>
            <w:noProof/>
            <w:webHidden/>
          </w:rPr>
          <w:tab/>
        </w:r>
        <w:r>
          <w:rPr>
            <w:noProof/>
            <w:webHidden/>
          </w:rPr>
          <w:fldChar w:fldCharType="begin"/>
        </w:r>
        <w:r w:rsidR="00A905F8">
          <w:rPr>
            <w:noProof/>
            <w:webHidden/>
          </w:rPr>
          <w:instrText xml:space="preserve"> PAGEREF _Toc436814705 \h </w:instrText>
        </w:r>
        <w:r>
          <w:rPr>
            <w:noProof/>
            <w:webHidden/>
          </w:rPr>
        </w:r>
        <w:r>
          <w:rPr>
            <w:noProof/>
            <w:webHidden/>
          </w:rPr>
          <w:fldChar w:fldCharType="separate"/>
        </w:r>
        <w:r w:rsidR="002C1DC6">
          <w:rPr>
            <w:noProof/>
            <w:webHidden/>
          </w:rPr>
          <w:t>7</w:t>
        </w:r>
        <w:r>
          <w:rPr>
            <w:noProof/>
            <w:webHidden/>
          </w:rPr>
          <w:fldChar w:fldCharType="end"/>
        </w:r>
      </w:hyperlink>
    </w:p>
    <w:p w:rsidR="00A905F8" w:rsidRDefault="00051DFD">
      <w:pPr>
        <w:pStyle w:val="Inhopg1"/>
        <w:rPr>
          <w:rFonts w:asciiTheme="minorHAnsi" w:eastAsiaTheme="minorEastAsia" w:hAnsiTheme="minorHAnsi" w:cstheme="minorBidi"/>
          <w:noProof/>
          <w:sz w:val="22"/>
          <w:szCs w:val="22"/>
        </w:rPr>
      </w:pPr>
      <w:hyperlink w:anchor="_Toc436814706" w:history="1">
        <w:r w:rsidR="00A905F8" w:rsidRPr="009534E1">
          <w:rPr>
            <w:rStyle w:val="Hyperlink"/>
            <w:noProof/>
          </w:rPr>
          <w:t>Scope</w:t>
        </w:r>
        <w:r w:rsidR="00A905F8">
          <w:rPr>
            <w:noProof/>
            <w:webHidden/>
          </w:rPr>
          <w:tab/>
        </w:r>
        <w:r>
          <w:rPr>
            <w:noProof/>
            <w:webHidden/>
          </w:rPr>
          <w:fldChar w:fldCharType="begin"/>
        </w:r>
        <w:r w:rsidR="00A905F8">
          <w:rPr>
            <w:noProof/>
            <w:webHidden/>
          </w:rPr>
          <w:instrText xml:space="preserve"> PAGEREF _Toc436814706 \h </w:instrText>
        </w:r>
        <w:r>
          <w:rPr>
            <w:noProof/>
            <w:webHidden/>
          </w:rPr>
        </w:r>
        <w:r>
          <w:rPr>
            <w:noProof/>
            <w:webHidden/>
          </w:rPr>
          <w:fldChar w:fldCharType="separate"/>
        </w:r>
        <w:r w:rsidR="002C1DC6">
          <w:rPr>
            <w:noProof/>
            <w:webHidden/>
          </w:rPr>
          <w:t>8</w:t>
        </w:r>
        <w:r>
          <w:rPr>
            <w:noProof/>
            <w:webHidden/>
          </w:rPr>
          <w:fldChar w:fldCharType="end"/>
        </w:r>
      </w:hyperlink>
    </w:p>
    <w:p w:rsidR="00A905F8" w:rsidRDefault="00051DFD">
      <w:pPr>
        <w:pStyle w:val="Inhopg2"/>
        <w:rPr>
          <w:rFonts w:asciiTheme="minorHAnsi" w:eastAsiaTheme="minorEastAsia" w:hAnsiTheme="minorHAnsi" w:cstheme="minorBidi"/>
          <w:sz w:val="22"/>
          <w:szCs w:val="22"/>
        </w:rPr>
      </w:pPr>
      <w:hyperlink w:anchor="_Toc436814707" w:history="1">
        <w:r w:rsidR="00A905F8" w:rsidRPr="009534E1">
          <w:rPr>
            <w:rStyle w:val="Hyperlink"/>
          </w:rPr>
          <w:t>2.1</w:t>
        </w:r>
        <w:r w:rsidR="00A905F8">
          <w:rPr>
            <w:rFonts w:asciiTheme="minorHAnsi" w:eastAsiaTheme="minorEastAsia" w:hAnsiTheme="minorHAnsi" w:cstheme="minorBidi"/>
            <w:sz w:val="22"/>
            <w:szCs w:val="22"/>
          </w:rPr>
          <w:tab/>
        </w:r>
        <w:r w:rsidR="00A905F8" w:rsidRPr="009534E1">
          <w:rPr>
            <w:rStyle w:val="Hyperlink"/>
          </w:rPr>
          <w:t>Scope.</w:t>
        </w:r>
        <w:r w:rsidR="00A905F8">
          <w:rPr>
            <w:webHidden/>
          </w:rPr>
          <w:tab/>
        </w:r>
        <w:r>
          <w:rPr>
            <w:webHidden/>
          </w:rPr>
          <w:fldChar w:fldCharType="begin"/>
        </w:r>
        <w:r w:rsidR="00A905F8">
          <w:rPr>
            <w:webHidden/>
          </w:rPr>
          <w:instrText xml:space="preserve"> PAGEREF _Toc436814707 \h </w:instrText>
        </w:r>
        <w:r>
          <w:rPr>
            <w:webHidden/>
          </w:rPr>
        </w:r>
        <w:r>
          <w:rPr>
            <w:webHidden/>
          </w:rPr>
          <w:fldChar w:fldCharType="separate"/>
        </w:r>
        <w:r w:rsidR="002C1DC6">
          <w:rPr>
            <w:webHidden/>
          </w:rPr>
          <w:t>8</w:t>
        </w:r>
        <w:r>
          <w:rPr>
            <w:webHidden/>
          </w:rPr>
          <w:fldChar w:fldCharType="end"/>
        </w:r>
      </w:hyperlink>
    </w:p>
    <w:p w:rsidR="00A905F8" w:rsidRDefault="00051DFD">
      <w:pPr>
        <w:pStyle w:val="Inhopg1"/>
        <w:rPr>
          <w:rFonts w:asciiTheme="minorHAnsi" w:eastAsiaTheme="minorEastAsia" w:hAnsiTheme="minorHAnsi" w:cstheme="minorBidi"/>
          <w:noProof/>
          <w:sz w:val="22"/>
          <w:szCs w:val="22"/>
        </w:rPr>
      </w:pPr>
      <w:hyperlink w:anchor="_Toc436814708" w:history="1">
        <w:r w:rsidR="00A905F8" w:rsidRPr="009534E1">
          <w:rPr>
            <w:rStyle w:val="Hyperlink"/>
            <w:noProof/>
          </w:rPr>
          <w:t>Overzicht</w:t>
        </w:r>
        <w:r w:rsidR="00A905F8">
          <w:rPr>
            <w:noProof/>
            <w:webHidden/>
          </w:rPr>
          <w:tab/>
        </w:r>
        <w:r>
          <w:rPr>
            <w:noProof/>
            <w:webHidden/>
          </w:rPr>
          <w:fldChar w:fldCharType="begin"/>
        </w:r>
        <w:r w:rsidR="00A905F8">
          <w:rPr>
            <w:noProof/>
            <w:webHidden/>
          </w:rPr>
          <w:instrText xml:space="preserve"> PAGEREF _Toc436814708 \h </w:instrText>
        </w:r>
        <w:r>
          <w:rPr>
            <w:noProof/>
            <w:webHidden/>
          </w:rPr>
        </w:r>
        <w:r>
          <w:rPr>
            <w:noProof/>
            <w:webHidden/>
          </w:rPr>
          <w:fldChar w:fldCharType="separate"/>
        </w:r>
        <w:r w:rsidR="002C1DC6">
          <w:rPr>
            <w:noProof/>
            <w:webHidden/>
          </w:rPr>
          <w:t>9</w:t>
        </w:r>
        <w:r>
          <w:rPr>
            <w:noProof/>
            <w:webHidden/>
          </w:rPr>
          <w:fldChar w:fldCharType="end"/>
        </w:r>
      </w:hyperlink>
    </w:p>
    <w:p w:rsidR="00A905F8" w:rsidRDefault="00051DFD">
      <w:pPr>
        <w:pStyle w:val="Inhopg2"/>
        <w:rPr>
          <w:rFonts w:asciiTheme="minorHAnsi" w:eastAsiaTheme="minorEastAsia" w:hAnsiTheme="minorHAnsi" w:cstheme="minorBidi"/>
          <w:sz w:val="22"/>
          <w:szCs w:val="22"/>
        </w:rPr>
      </w:pPr>
      <w:hyperlink w:anchor="_Toc436814709" w:history="1">
        <w:r w:rsidR="00A905F8" w:rsidRPr="009534E1">
          <w:rPr>
            <w:rStyle w:val="Hyperlink"/>
          </w:rPr>
          <w:t>3.1</w:t>
        </w:r>
        <w:r w:rsidR="00A905F8">
          <w:rPr>
            <w:rFonts w:asciiTheme="minorHAnsi" w:eastAsiaTheme="minorEastAsia" w:hAnsiTheme="minorHAnsi" w:cstheme="minorBidi"/>
            <w:sz w:val="22"/>
            <w:szCs w:val="22"/>
          </w:rPr>
          <w:tab/>
        </w:r>
        <w:r w:rsidR="00A905F8" w:rsidRPr="009534E1">
          <w:rPr>
            <w:rStyle w:val="Hyperlink"/>
          </w:rPr>
          <w:t>Naam en Acroniemen.</w:t>
        </w:r>
        <w:r w:rsidR="00A905F8">
          <w:rPr>
            <w:webHidden/>
          </w:rPr>
          <w:tab/>
        </w:r>
        <w:r>
          <w:rPr>
            <w:webHidden/>
          </w:rPr>
          <w:fldChar w:fldCharType="begin"/>
        </w:r>
        <w:r w:rsidR="00A905F8">
          <w:rPr>
            <w:webHidden/>
          </w:rPr>
          <w:instrText xml:space="preserve"> PAGEREF _Toc436814709 \h </w:instrText>
        </w:r>
        <w:r>
          <w:rPr>
            <w:webHidden/>
          </w:rPr>
        </w:r>
        <w:r>
          <w:rPr>
            <w:webHidden/>
          </w:rPr>
          <w:fldChar w:fldCharType="separate"/>
        </w:r>
        <w:r w:rsidR="002C1DC6">
          <w:rPr>
            <w:webHidden/>
          </w:rPr>
          <w:t>9</w:t>
        </w:r>
        <w:r>
          <w:rPr>
            <w:webHidden/>
          </w:rPr>
          <w:fldChar w:fldCharType="end"/>
        </w:r>
      </w:hyperlink>
    </w:p>
    <w:p w:rsidR="00A905F8" w:rsidRDefault="00051DFD">
      <w:pPr>
        <w:pStyle w:val="Inhopg2"/>
        <w:rPr>
          <w:rFonts w:asciiTheme="minorHAnsi" w:eastAsiaTheme="minorEastAsia" w:hAnsiTheme="minorHAnsi" w:cstheme="minorBidi"/>
          <w:sz w:val="22"/>
          <w:szCs w:val="22"/>
        </w:rPr>
      </w:pPr>
      <w:hyperlink w:anchor="_Toc436814710" w:history="1">
        <w:r w:rsidR="00A905F8" w:rsidRPr="009534E1">
          <w:rPr>
            <w:rStyle w:val="Hyperlink"/>
          </w:rPr>
          <w:t>3.2</w:t>
        </w:r>
        <w:r w:rsidR="00A905F8">
          <w:rPr>
            <w:rFonts w:asciiTheme="minorHAnsi" w:eastAsiaTheme="minorEastAsia" w:hAnsiTheme="minorHAnsi" w:cstheme="minorBidi"/>
            <w:sz w:val="22"/>
            <w:szCs w:val="22"/>
          </w:rPr>
          <w:tab/>
        </w:r>
        <w:r w:rsidR="00A905F8" w:rsidRPr="009534E1">
          <w:rPr>
            <w:rStyle w:val="Hyperlink"/>
          </w:rPr>
          <w:t>Informele beschrijving.</w:t>
        </w:r>
        <w:r w:rsidR="00A905F8">
          <w:rPr>
            <w:webHidden/>
          </w:rPr>
          <w:tab/>
        </w:r>
        <w:r>
          <w:rPr>
            <w:webHidden/>
          </w:rPr>
          <w:fldChar w:fldCharType="begin"/>
        </w:r>
        <w:r w:rsidR="00A905F8">
          <w:rPr>
            <w:webHidden/>
          </w:rPr>
          <w:instrText xml:space="preserve"> PAGEREF _Toc436814710 \h </w:instrText>
        </w:r>
        <w:r>
          <w:rPr>
            <w:webHidden/>
          </w:rPr>
        </w:r>
        <w:r>
          <w:rPr>
            <w:webHidden/>
          </w:rPr>
          <w:fldChar w:fldCharType="separate"/>
        </w:r>
        <w:r w:rsidR="002C1DC6">
          <w:rPr>
            <w:webHidden/>
          </w:rPr>
          <w:t>9</w:t>
        </w:r>
        <w:r>
          <w:rPr>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11" w:history="1">
        <w:r w:rsidR="00A905F8" w:rsidRPr="009534E1">
          <w:rPr>
            <w:rStyle w:val="Hyperlink"/>
            <w:noProof/>
          </w:rPr>
          <w:t>3.2.1</w:t>
        </w:r>
        <w:r w:rsidR="00A905F8">
          <w:rPr>
            <w:rFonts w:asciiTheme="minorHAnsi" w:eastAsiaTheme="minorEastAsia" w:hAnsiTheme="minorHAnsi" w:cstheme="minorBidi"/>
            <w:noProof/>
            <w:sz w:val="22"/>
            <w:szCs w:val="22"/>
          </w:rPr>
          <w:tab/>
        </w:r>
        <w:r w:rsidR="00A905F8" w:rsidRPr="009534E1">
          <w:rPr>
            <w:rStyle w:val="Hyperlink"/>
            <w:noProof/>
          </w:rPr>
          <w:t>Definitie.</w:t>
        </w:r>
        <w:r w:rsidR="00A905F8">
          <w:rPr>
            <w:noProof/>
            <w:webHidden/>
          </w:rPr>
          <w:tab/>
        </w:r>
        <w:r>
          <w:rPr>
            <w:noProof/>
            <w:webHidden/>
          </w:rPr>
          <w:fldChar w:fldCharType="begin"/>
        </w:r>
        <w:r w:rsidR="00A905F8">
          <w:rPr>
            <w:noProof/>
            <w:webHidden/>
          </w:rPr>
          <w:instrText xml:space="preserve"> PAGEREF _Toc436814711 \h </w:instrText>
        </w:r>
        <w:r>
          <w:rPr>
            <w:noProof/>
            <w:webHidden/>
          </w:rPr>
        </w:r>
        <w:r>
          <w:rPr>
            <w:noProof/>
            <w:webHidden/>
          </w:rPr>
          <w:fldChar w:fldCharType="separate"/>
        </w:r>
        <w:r w:rsidR="002C1DC6">
          <w:rPr>
            <w:noProof/>
            <w:webHidden/>
          </w:rPr>
          <w:t>9</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12" w:history="1">
        <w:r w:rsidR="00A905F8" w:rsidRPr="009534E1">
          <w:rPr>
            <w:rStyle w:val="Hyperlink"/>
            <w:noProof/>
          </w:rPr>
          <w:t>3.2.2</w:t>
        </w:r>
        <w:r w:rsidR="00A905F8">
          <w:rPr>
            <w:rFonts w:asciiTheme="minorHAnsi" w:eastAsiaTheme="minorEastAsia" w:hAnsiTheme="minorHAnsi" w:cstheme="minorBidi"/>
            <w:noProof/>
            <w:sz w:val="22"/>
            <w:szCs w:val="22"/>
          </w:rPr>
          <w:tab/>
        </w:r>
        <w:r w:rsidR="00A905F8" w:rsidRPr="009534E1">
          <w:rPr>
            <w:rStyle w:val="Hyperlink"/>
            <w:noProof/>
          </w:rPr>
          <w:t>Beschrijving.</w:t>
        </w:r>
        <w:r w:rsidR="00A905F8">
          <w:rPr>
            <w:noProof/>
            <w:webHidden/>
          </w:rPr>
          <w:tab/>
        </w:r>
        <w:r>
          <w:rPr>
            <w:noProof/>
            <w:webHidden/>
          </w:rPr>
          <w:fldChar w:fldCharType="begin"/>
        </w:r>
        <w:r w:rsidR="00A905F8">
          <w:rPr>
            <w:noProof/>
            <w:webHidden/>
          </w:rPr>
          <w:instrText xml:space="preserve"> PAGEREF _Toc436814712 \h </w:instrText>
        </w:r>
        <w:r>
          <w:rPr>
            <w:noProof/>
            <w:webHidden/>
          </w:rPr>
        </w:r>
        <w:r>
          <w:rPr>
            <w:noProof/>
            <w:webHidden/>
          </w:rPr>
          <w:fldChar w:fldCharType="separate"/>
        </w:r>
        <w:r w:rsidR="002C1DC6">
          <w:rPr>
            <w:noProof/>
            <w:webHidden/>
          </w:rPr>
          <w:t>9</w:t>
        </w:r>
        <w:r>
          <w:rPr>
            <w:noProof/>
            <w:webHidden/>
          </w:rPr>
          <w:fldChar w:fldCharType="end"/>
        </w:r>
      </w:hyperlink>
    </w:p>
    <w:p w:rsidR="00A905F8" w:rsidRDefault="00051DFD">
      <w:pPr>
        <w:pStyle w:val="Inhopg2"/>
        <w:rPr>
          <w:rFonts w:asciiTheme="minorHAnsi" w:eastAsiaTheme="minorEastAsia" w:hAnsiTheme="minorHAnsi" w:cstheme="minorBidi"/>
          <w:sz w:val="22"/>
          <w:szCs w:val="22"/>
        </w:rPr>
      </w:pPr>
      <w:hyperlink w:anchor="_Toc436814713" w:history="1">
        <w:r w:rsidR="00A905F8" w:rsidRPr="009534E1">
          <w:rPr>
            <w:rStyle w:val="Hyperlink"/>
          </w:rPr>
          <w:t>3.3</w:t>
        </w:r>
        <w:r w:rsidR="00A905F8">
          <w:rPr>
            <w:rFonts w:asciiTheme="minorHAnsi" w:eastAsiaTheme="minorEastAsia" w:hAnsiTheme="minorHAnsi" w:cstheme="minorBidi"/>
            <w:sz w:val="22"/>
            <w:szCs w:val="22"/>
          </w:rPr>
          <w:tab/>
        </w:r>
        <w:r w:rsidR="00A905F8" w:rsidRPr="009534E1">
          <w:rPr>
            <w:rStyle w:val="Hyperlink"/>
          </w:rPr>
          <w:t>Normatieve referenties.</w:t>
        </w:r>
        <w:r w:rsidR="00A905F8">
          <w:rPr>
            <w:webHidden/>
          </w:rPr>
          <w:tab/>
        </w:r>
        <w:r>
          <w:rPr>
            <w:webHidden/>
          </w:rPr>
          <w:fldChar w:fldCharType="begin"/>
        </w:r>
        <w:r w:rsidR="00A905F8">
          <w:rPr>
            <w:webHidden/>
          </w:rPr>
          <w:instrText xml:space="preserve"> PAGEREF _Toc436814713 \h </w:instrText>
        </w:r>
        <w:r>
          <w:rPr>
            <w:webHidden/>
          </w:rPr>
        </w:r>
        <w:r>
          <w:rPr>
            <w:webHidden/>
          </w:rPr>
          <w:fldChar w:fldCharType="separate"/>
        </w:r>
        <w:r w:rsidR="002C1DC6">
          <w:rPr>
            <w:webHidden/>
          </w:rPr>
          <w:t>11</w:t>
        </w:r>
        <w:r>
          <w:rPr>
            <w:webHidden/>
          </w:rPr>
          <w:fldChar w:fldCharType="end"/>
        </w:r>
      </w:hyperlink>
    </w:p>
    <w:p w:rsidR="00A905F8" w:rsidRDefault="00051DFD">
      <w:pPr>
        <w:pStyle w:val="Inhopg2"/>
        <w:rPr>
          <w:rFonts w:asciiTheme="minorHAnsi" w:eastAsiaTheme="minorEastAsia" w:hAnsiTheme="minorHAnsi" w:cstheme="minorBidi"/>
          <w:sz w:val="22"/>
          <w:szCs w:val="22"/>
        </w:rPr>
      </w:pPr>
      <w:hyperlink w:anchor="_Toc436814714" w:history="1">
        <w:r w:rsidR="00A905F8" w:rsidRPr="009534E1">
          <w:rPr>
            <w:rStyle w:val="Hyperlink"/>
          </w:rPr>
          <w:t>3.4</w:t>
        </w:r>
        <w:r w:rsidR="00A905F8">
          <w:rPr>
            <w:rFonts w:asciiTheme="minorHAnsi" w:eastAsiaTheme="minorEastAsia" w:hAnsiTheme="minorHAnsi" w:cstheme="minorBidi"/>
            <w:sz w:val="22"/>
            <w:szCs w:val="22"/>
          </w:rPr>
          <w:tab/>
        </w:r>
        <w:r w:rsidR="00A905F8" w:rsidRPr="009534E1">
          <w:rPr>
            <w:rStyle w:val="Hyperlink"/>
          </w:rPr>
          <w:t>Totstandkoming.</w:t>
        </w:r>
        <w:r w:rsidR="00A905F8">
          <w:rPr>
            <w:webHidden/>
          </w:rPr>
          <w:tab/>
        </w:r>
        <w:r>
          <w:rPr>
            <w:webHidden/>
          </w:rPr>
          <w:fldChar w:fldCharType="begin"/>
        </w:r>
        <w:r w:rsidR="00A905F8">
          <w:rPr>
            <w:webHidden/>
          </w:rPr>
          <w:instrText xml:space="preserve"> PAGEREF _Toc436814714 \h </w:instrText>
        </w:r>
        <w:r>
          <w:rPr>
            <w:webHidden/>
          </w:rPr>
        </w:r>
        <w:r>
          <w:rPr>
            <w:webHidden/>
          </w:rPr>
          <w:fldChar w:fldCharType="separate"/>
        </w:r>
        <w:r w:rsidR="002C1DC6">
          <w:rPr>
            <w:webHidden/>
          </w:rPr>
          <w:t>12</w:t>
        </w:r>
        <w:r>
          <w:rPr>
            <w:webHidden/>
          </w:rPr>
          <w:fldChar w:fldCharType="end"/>
        </w:r>
      </w:hyperlink>
    </w:p>
    <w:p w:rsidR="00A905F8" w:rsidRDefault="00051DFD">
      <w:pPr>
        <w:pStyle w:val="Inhopg2"/>
        <w:rPr>
          <w:rFonts w:asciiTheme="minorHAnsi" w:eastAsiaTheme="minorEastAsia" w:hAnsiTheme="minorHAnsi" w:cstheme="minorBidi"/>
          <w:sz w:val="22"/>
          <w:szCs w:val="22"/>
        </w:rPr>
      </w:pPr>
      <w:hyperlink w:anchor="_Toc436814715" w:history="1">
        <w:r w:rsidR="00A905F8" w:rsidRPr="009534E1">
          <w:rPr>
            <w:rStyle w:val="Hyperlink"/>
          </w:rPr>
          <w:t>3.5</w:t>
        </w:r>
        <w:r w:rsidR="00A905F8">
          <w:rPr>
            <w:rFonts w:asciiTheme="minorHAnsi" w:eastAsiaTheme="minorEastAsia" w:hAnsiTheme="minorHAnsi" w:cstheme="minorBidi"/>
            <w:sz w:val="22"/>
            <w:szCs w:val="22"/>
          </w:rPr>
          <w:tab/>
        </w:r>
        <w:r w:rsidR="00A905F8" w:rsidRPr="009534E1">
          <w:rPr>
            <w:rStyle w:val="Hyperlink"/>
          </w:rPr>
          <w:t>Termen en definities.</w:t>
        </w:r>
        <w:r w:rsidR="00A905F8">
          <w:rPr>
            <w:webHidden/>
          </w:rPr>
          <w:tab/>
        </w:r>
        <w:r>
          <w:rPr>
            <w:webHidden/>
          </w:rPr>
          <w:fldChar w:fldCharType="begin"/>
        </w:r>
        <w:r w:rsidR="00A905F8">
          <w:rPr>
            <w:webHidden/>
          </w:rPr>
          <w:instrText xml:space="preserve"> PAGEREF _Toc436814715 \h </w:instrText>
        </w:r>
        <w:r>
          <w:rPr>
            <w:webHidden/>
          </w:rPr>
        </w:r>
        <w:r>
          <w:rPr>
            <w:webHidden/>
          </w:rPr>
          <w:fldChar w:fldCharType="separate"/>
        </w:r>
        <w:r w:rsidR="002C1DC6">
          <w:rPr>
            <w:webHidden/>
          </w:rPr>
          <w:t>12</w:t>
        </w:r>
        <w:r>
          <w:rPr>
            <w:webHidden/>
          </w:rPr>
          <w:fldChar w:fldCharType="end"/>
        </w:r>
      </w:hyperlink>
    </w:p>
    <w:p w:rsidR="00A905F8" w:rsidRDefault="00051DFD">
      <w:pPr>
        <w:pStyle w:val="Inhopg2"/>
        <w:rPr>
          <w:rFonts w:asciiTheme="minorHAnsi" w:eastAsiaTheme="minorEastAsia" w:hAnsiTheme="minorHAnsi" w:cstheme="minorBidi"/>
          <w:sz w:val="22"/>
          <w:szCs w:val="22"/>
        </w:rPr>
      </w:pPr>
      <w:hyperlink w:anchor="_Toc436814716" w:history="1">
        <w:r w:rsidR="00A905F8" w:rsidRPr="009534E1">
          <w:rPr>
            <w:rStyle w:val="Hyperlink"/>
          </w:rPr>
          <w:t>3.6</w:t>
        </w:r>
        <w:r w:rsidR="00A905F8">
          <w:rPr>
            <w:rFonts w:asciiTheme="minorHAnsi" w:eastAsiaTheme="minorEastAsia" w:hAnsiTheme="minorHAnsi" w:cstheme="minorBidi"/>
            <w:sz w:val="22"/>
            <w:szCs w:val="22"/>
          </w:rPr>
          <w:tab/>
        </w:r>
        <w:r w:rsidR="00A905F8" w:rsidRPr="009534E1">
          <w:rPr>
            <w:rStyle w:val="Hyperlink"/>
          </w:rPr>
          <w:t>Symbolen en afkortingen.</w:t>
        </w:r>
        <w:r w:rsidR="00A905F8">
          <w:rPr>
            <w:webHidden/>
          </w:rPr>
          <w:tab/>
        </w:r>
        <w:r>
          <w:rPr>
            <w:webHidden/>
          </w:rPr>
          <w:fldChar w:fldCharType="begin"/>
        </w:r>
        <w:r w:rsidR="00A905F8">
          <w:rPr>
            <w:webHidden/>
          </w:rPr>
          <w:instrText xml:space="preserve"> PAGEREF _Toc436814716 \h </w:instrText>
        </w:r>
        <w:r>
          <w:rPr>
            <w:webHidden/>
          </w:rPr>
        </w:r>
        <w:r>
          <w:rPr>
            <w:webHidden/>
          </w:rPr>
          <w:fldChar w:fldCharType="separate"/>
        </w:r>
        <w:r w:rsidR="002C1DC6">
          <w:rPr>
            <w:webHidden/>
          </w:rPr>
          <w:t>15</w:t>
        </w:r>
        <w:r>
          <w:rPr>
            <w:webHidden/>
          </w:rPr>
          <w:fldChar w:fldCharType="end"/>
        </w:r>
      </w:hyperlink>
    </w:p>
    <w:p w:rsidR="00A905F8" w:rsidRDefault="00051DFD">
      <w:pPr>
        <w:pStyle w:val="Inhopg1"/>
        <w:rPr>
          <w:rFonts w:asciiTheme="minorHAnsi" w:eastAsiaTheme="minorEastAsia" w:hAnsiTheme="minorHAnsi" w:cstheme="minorBidi"/>
          <w:noProof/>
          <w:sz w:val="22"/>
          <w:szCs w:val="22"/>
        </w:rPr>
      </w:pPr>
      <w:hyperlink w:anchor="_Toc436814717" w:history="1">
        <w:r w:rsidR="00A905F8" w:rsidRPr="009534E1">
          <w:rPr>
            <w:rStyle w:val="Hyperlink"/>
            <w:noProof/>
          </w:rPr>
          <w:t>Identificatie document</w:t>
        </w:r>
        <w:r w:rsidR="00A905F8">
          <w:rPr>
            <w:noProof/>
            <w:webHidden/>
          </w:rPr>
          <w:tab/>
        </w:r>
        <w:r>
          <w:rPr>
            <w:noProof/>
            <w:webHidden/>
          </w:rPr>
          <w:fldChar w:fldCharType="begin"/>
        </w:r>
        <w:r w:rsidR="00A905F8">
          <w:rPr>
            <w:noProof/>
            <w:webHidden/>
          </w:rPr>
          <w:instrText xml:space="preserve"> PAGEREF _Toc436814717 \h </w:instrText>
        </w:r>
        <w:r>
          <w:rPr>
            <w:noProof/>
            <w:webHidden/>
          </w:rPr>
        </w:r>
        <w:r>
          <w:rPr>
            <w:noProof/>
            <w:webHidden/>
          </w:rPr>
          <w:fldChar w:fldCharType="separate"/>
        </w:r>
        <w:r w:rsidR="002C1DC6">
          <w:rPr>
            <w:noProof/>
            <w:webHidden/>
          </w:rPr>
          <w:t>17</w:t>
        </w:r>
        <w:r>
          <w:rPr>
            <w:noProof/>
            <w:webHidden/>
          </w:rPr>
          <w:fldChar w:fldCharType="end"/>
        </w:r>
      </w:hyperlink>
    </w:p>
    <w:p w:rsidR="00A905F8" w:rsidRDefault="00051DFD">
      <w:pPr>
        <w:pStyle w:val="Inhopg1"/>
        <w:rPr>
          <w:rFonts w:asciiTheme="minorHAnsi" w:eastAsiaTheme="minorEastAsia" w:hAnsiTheme="minorHAnsi" w:cstheme="minorBidi"/>
          <w:noProof/>
          <w:sz w:val="22"/>
          <w:szCs w:val="22"/>
        </w:rPr>
      </w:pPr>
      <w:hyperlink w:anchor="_Toc436814718" w:history="1">
        <w:r w:rsidR="00A905F8" w:rsidRPr="009534E1">
          <w:rPr>
            <w:rStyle w:val="Hyperlink"/>
            <w:noProof/>
          </w:rPr>
          <w:t>Data content en structuur</w:t>
        </w:r>
        <w:r w:rsidR="00A905F8">
          <w:rPr>
            <w:noProof/>
            <w:webHidden/>
          </w:rPr>
          <w:tab/>
        </w:r>
        <w:r>
          <w:rPr>
            <w:noProof/>
            <w:webHidden/>
          </w:rPr>
          <w:fldChar w:fldCharType="begin"/>
        </w:r>
        <w:r w:rsidR="00A905F8">
          <w:rPr>
            <w:noProof/>
            <w:webHidden/>
          </w:rPr>
          <w:instrText xml:space="preserve"> PAGEREF _Toc436814718 \h </w:instrText>
        </w:r>
        <w:r>
          <w:rPr>
            <w:noProof/>
            <w:webHidden/>
          </w:rPr>
        </w:r>
        <w:r>
          <w:rPr>
            <w:noProof/>
            <w:webHidden/>
          </w:rPr>
          <w:fldChar w:fldCharType="separate"/>
        </w:r>
        <w:r w:rsidR="002C1DC6">
          <w:rPr>
            <w:noProof/>
            <w:webHidden/>
          </w:rPr>
          <w:t>18</w:t>
        </w:r>
        <w:r>
          <w:rPr>
            <w:noProof/>
            <w:webHidden/>
          </w:rPr>
          <w:fldChar w:fldCharType="end"/>
        </w:r>
      </w:hyperlink>
    </w:p>
    <w:p w:rsidR="00A905F8" w:rsidRDefault="00051DFD">
      <w:pPr>
        <w:pStyle w:val="Inhopg2"/>
        <w:rPr>
          <w:rFonts w:asciiTheme="minorHAnsi" w:eastAsiaTheme="minorEastAsia" w:hAnsiTheme="minorHAnsi" w:cstheme="minorBidi"/>
          <w:sz w:val="22"/>
          <w:szCs w:val="22"/>
        </w:rPr>
      </w:pPr>
      <w:hyperlink w:anchor="_Toc436814719" w:history="1">
        <w:r w:rsidR="00A905F8" w:rsidRPr="009534E1">
          <w:rPr>
            <w:rStyle w:val="Hyperlink"/>
          </w:rPr>
          <w:t>5.1</w:t>
        </w:r>
        <w:r w:rsidR="00A905F8">
          <w:rPr>
            <w:rFonts w:asciiTheme="minorHAnsi" w:eastAsiaTheme="minorEastAsia" w:hAnsiTheme="minorHAnsi" w:cstheme="minorBidi"/>
            <w:sz w:val="22"/>
            <w:szCs w:val="22"/>
          </w:rPr>
          <w:tab/>
        </w:r>
        <w:r w:rsidR="00A905F8" w:rsidRPr="009534E1">
          <w:rPr>
            <w:rStyle w:val="Hyperlink"/>
          </w:rPr>
          <w:t>Inleiding.</w:t>
        </w:r>
        <w:r w:rsidR="00A905F8">
          <w:rPr>
            <w:webHidden/>
          </w:rPr>
          <w:tab/>
        </w:r>
        <w:r>
          <w:rPr>
            <w:webHidden/>
          </w:rPr>
          <w:fldChar w:fldCharType="begin"/>
        </w:r>
        <w:r w:rsidR="00A905F8">
          <w:rPr>
            <w:webHidden/>
          </w:rPr>
          <w:instrText xml:space="preserve"> PAGEREF _Toc436814719 \h </w:instrText>
        </w:r>
        <w:r>
          <w:rPr>
            <w:webHidden/>
          </w:rPr>
        </w:r>
        <w:r>
          <w:rPr>
            <w:webHidden/>
          </w:rPr>
          <w:fldChar w:fldCharType="separate"/>
        </w:r>
        <w:r w:rsidR="002C1DC6">
          <w:rPr>
            <w:webHidden/>
          </w:rPr>
          <w:t>18</w:t>
        </w:r>
        <w:r>
          <w:rPr>
            <w:webHidden/>
          </w:rPr>
          <w:fldChar w:fldCharType="end"/>
        </w:r>
      </w:hyperlink>
    </w:p>
    <w:p w:rsidR="00A905F8" w:rsidRDefault="00051DFD">
      <w:pPr>
        <w:pStyle w:val="Inhopg2"/>
        <w:rPr>
          <w:rFonts w:asciiTheme="minorHAnsi" w:eastAsiaTheme="minorEastAsia" w:hAnsiTheme="minorHAnsi" w:cstheme="minorBidi"/>
          <w:sz w:val="22"/>
          <w:szCs w:val="22"/>
        </w:rPr>
      </w:pPr>
      <w:hyperlink w:anchor="_Toc436814720" w:history="1">
        <w:r w:rsidR="00A905F8" w:rsidRPr="009534E1">
          <w:rPr>
            <w:rStyle w:val="Hyperlink"/>
          </w:rPr>
          <w:t>5.2</w:t>
        </w:r>
        <w:r w:rsidR="00A905F8">
          <w:rPr>
            <w:rFonts w:asciiTheme="minorHAnsi" w:eastAsiaTheme="minorEastAsia" w:hAnsiTheme="minorHAnsi" w:cstheme="minorBidi"/>
            <w:sz w:val="22"/>
            <w:szCs w:val="22"/>
          </w:rPr>
          <w:tab/>
        </w:r>
        <w:r w:rsidR="00A905F8" w:rsidRPr="009534E1">
          <w:rPr>
            <w:rStyle w:val="Hyperlink"/>
          </w:rPr>
          <w:t>UML diagrammen.</w:t>
        </w:r>
        <w:r w:rsidR="00A905F8">
          <w:rPr>
            <w:webHidden/>
          </w:rPr>
          <w:tab/>
        </w:r>
        <w:r>
          <w:rPr>
            <w:webHidden/>
          </w:rPr>
          <w:fldChar w:fldCharType="begin"/>
        </w:r>
        <w:r w:rsidR="00A905F8">
          <w:rPr>
            <w:webHidden/>
          </w:rPr>
          <w:instrText xml:space="preserve"> PAGEREF _Toc436814720 \h </w:instrText>
        </w:r>
        <w:r>
          <w:rPr>
            <w:webHidden/>
          </w:rPr>
        </w:r>
        <w:r>
          <w:rPr>
            <w:webHidden/>
          </w:rPr>
          <w:fldChar w:fldCharType="separate"/>
        </w:r>
        <w:r w:rsidR="002C1DC6">
          <w:rPr>
            <w:webHidden/>
          </w:rPr>
          <w:t>18</w:t>
        </w:r>
        <w:r>
          <w:rPr>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21" w:history="1">
        <w:r w:rsidR="00A905F8" w:rsidRPr="009534E1">
          <w:rPr>
            <w:rStyle w:val="Hyperlink"/>
            <w:noProof/>
          </w:rPr>
          <w:t>5.2.1</w:t>
        </w:r>
        <w:r w:rsidR="00A905F8">
          <w:rPr>
            <w:rFonts w:asciiTheme="minorHAnsi" w:eastAsiaTheme="minorEastAsia" w:hAnsiTheme="minorHAnsi" w:cstheme="minorBidi"/>
            <w:noProof/>
            <w:sz w:val="22"/>
            <w:szCs w:val="22"/>
          </w:rPr>
          <w:tab/>
        </w:r>
        <w:r w:rsidR="00A905F8" w:rsidRPr="009534E1">
          <w:rPr>
            <w:rStyle w:val="Hyperlink"/>
            <w:noProof/>
          </w:rPr>
          <w:t>Beschrijving algemeen principe: IMKL2015 als extensie op INSPIRE.</w:t>
        </w:r>
        <w:r w:rsidR="00A905F8">
          <w:rPr>
            <w:noProof/>
            <w:webHidden/>
          </w:rPr>
          <w:tab/>
        </w:r>
        <w:r>
          <w:rPr>
            <w:noProof/>
            <w:webHidden/>
          </w:rPr>
          <w:fldChar w:fldCharType="begin"/>
        </w:r>
        <w:r w:rsidR="00A905F8">
          <w:rPr>
            <w:noProof/>
            <w:webHidden/>
          </w:rPr>
          <w:instrText xml:space="preserve"> PAGEREF _Toc436814721 \h </w:instrText>
        </w:r>
        <w:r>
          <w:rPr>
            <w:noProof/>
            <w:webHidden/>
          </w:rPr>
        </w:r>
        <w:r>
          <w:rPr>
            <w:noProof/>
            <w:webHidden/>
          </w:rPr>
          <w:fldChar w:fldCharType="separate"/>
        </w:r>
        <w:r w:rsidR="002C1DC6">
          <w:rPr>
            <w:noProof/>
            <w:webHidden/>
          </w:rPr>
          <w:t>18</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22" w:history="1">
        <w:r w:rsidR="00A905F8" w:rsidRPr="009534E1">
          <w:rPr>
            <w:rStyle w:val="Hyperlink"/>
            <w:noProof/>
          </w:rPr>
          <w:t>5.2.2</w:t>
        </w:r>
        <w:r w:rsidR="00A905F8">
          <w:rPr>
            <w:rFonts w:asciiTheme="minorHAnsi" w:eastAsiaTheme="minorEastAsia" w:hAnsiTheme="minorHAnsi" w:cstheme="minorBidi"/>
            <w:noProof/>
            <w:sz w:val="22"/>
            <w:szCs w:val="22"/>
          </w:rPr>
          <w:tab/>
        </w:r>
        <w:r w:rsidR="00A905F8" w:rsidRPr="009534E1">
          <w:rPr>
            <w:rStyle w:val="Hyperlink"/>
            <w:noProof/>
          </w:rPr>
          <w:t>UML - WION overzicht.</w:t>
        </w:r>
        <w:r w:rsidR="00A905F8">
          <w:rPr>
            <w:noProof/>
            <w:webHidden/>
          </w:rPr>
          <w:tab/>
        </w:r>
        <w:r>
          <w:rPr>
            <w:noProof/>
            <w:webHidden/>
          </w:rPr>
          <w:fldChar w:fldCharType="begin"/>
        </w:r>
        <w:r w:rsidR="00A905F8">
          <w:rPr>
            <w:noProof/>
            <w:webHidden/>
          </w:rPr>
          <w:instrText xml:space="preserve"> PAGEREF _Toc436814722 \h </w:instrText>
        </w:r>
        <w:r>
          <w:rPr>
            <w:noProof/>
            <w:webHidden/>
          </w:rPr>
        </w:r>
        <w:r>
          <w:rPr>
            <w:noProof/>
            <w:webHidden/>
          </w:rPr>
          <w:fldChar w:fldCharType="separate"/>
        </w:r>
        <w:r w:rsidR="002C1DC6">
          <w:rPr>
            <w:noProof/>
            <w:webHidden/>
          </w:rPr>
          <w:t>19</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23" w:history="1">
        <w:r w:rsidR="00A905F8" w:rsidRPr="009534E1">
          <w:rPr>
            <w:rStyle w:val="Hyperlink"/>
            <w:noProof/>
          </w:rPr>
          <w:t>5.2.3</w:t>
        </w:r>
        <w:r w:rsidR="00A905F8">
          <w:rPr>
            <w:rFonts w:asciiTheme="minorHAnsi" w:eastAsiaTheme="minorEastAsia" w:hAnsiTheme="minorHAnsi" w:cstheme="minorBidi"/>
            <w:noProof/>
            <w:sz w:val="22"/>
            <w:szCs w:val="22"/>
          </w:rPr>
          <w:tab/>
        </w:r>
        <w:r w:rsidR="00A905F8" w:rsidRPr="009534E1">
          <w:rPr>
            <w:rStyle w:val="Hyperlink"/>
            <w:noProof/>
          </w:rPr>
          <w:t>Associaties in het model.</w:t>
        </w:r>
        <w:r w:rsidR="00A905F8">
          <w:rPr>
            <w:noProof/>
            <w:webHidden/>
          </w:rPr>
          <w:tab/>
        </w:r>
        <w:r>
          <w:rPr>
            <w:noProof/>
            <w:webHidden/>
          </w:rPr>
          <w:fldChar w:fldCharType="begin"/>
        </w:r>
        <w:r w:rsidR="00A905F8">
          <w:rPr>
            <w:noProof/>
            <w:webHidden/>
          </w:rPr>
          <w:instrText xml:space="preserve"> PAGEREF _Toc436814723 \h </w:instrText>
        </w:r>
        <w:r>
          <w:rPr>
            <w:noProof/>
            <w:webHidden/>
          </w:rPr>
        </w:r>
        <w:r>
          <w:rPr>
            <w:noProof/>
            <w:webHidden/>
          </w:rPr>
          <w:fldChar w:fldCharType="separate"/>
        </w:r>
        <w:r w:rsidR="002C1DC6">
          <w:rPr>
            <w:noProof/>
            <w:webHidden/>
          </w:rPr>
          <w:t>21</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24" w:history="1">
        <w:r w:rsidR="00A905F8" w:rsidRPr="009534E1">
          <w:rPr>
            <w:rStyle w:val="Hyperlink"/>
            <w:noProof/>
          </w:rPr>
          <w:t>5.2.4</w:t>
        </w:r>
        <w:r w:rsidR="00A905F8">
          <w:rPr>
            <w:rFonts w:asciiTheme="minorHAnsi" w:eastAsiaTheme="minorEastAsia" w:hAnsiTheme="minorHAnsi" w:cstheme="minorBidi"/>
            <w:noProof/>
            <w:sz w:val="22"/>
            <w:szCs w:val="22"/>
          </w:rPr>
          <w:tab/>
        </w:r>
        <w:r w:rsidR="00A905F8" w:rsidRPr="009534E1">
          <w:rPr>
            <w:rStyle w:val="Hyperlink"/>
            <w:noProof/>
          </w:rPr>
          <w:t>Numerieke waarden.</w:t>
        </w:r>
        <w:r w:rsidR="00A905F8">
          <w:rPr>
            <w:noProof/>
            <w:webHidden/>
          </w:rPr>
          <w:tab/>
        </w:r>
        <w:r>
          <w:rPr>
            <w:noProof/>
            <w:webHidden/>
          </w:rPr>
          <w:fldChar w:fldCharType="begin"/>
        </w:r>
        <w:r w:rsidR="00A905F8">
          <w:rPr>
            <w:noProof/>
            <w:webHidden/>
          </w:rPr>
          <w:instrText xml:space="preserve"> PAGEREF _Toc436814724 \h </w:instrText>
        </w:r>
        <w:r>
          <w:rPr>
            <w:noProof/>
            <w:webHidden/>
          </w:rPr>
        </w:r>
        <w:r>
          <w:rPr>
            <w:noProof/>
            <w:webHidden/>
          </w:rPr>
          <w:fldChar w:fldCharType="separate"/>
        </w:r>
        <w:r w:rsidR="002C1DC6">
          <w:rPr>
            <w:noProof/>
            <w:webHidden/>
          </w:rPr>
          <w:t>21</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25" w:history="1">
        <w:r w:rsidR="00A905F8" w:rsidRPr="009534E1">
          <w:rPr>
            <w:rStyle w:val="Hyperlink"/>
            <w:noProof/>
          </w:rPr>
          <w:t>5.2.5</w:t>
        </w:r>
        <w:r w:rsidR="00A905F8">
          <w:rPr>
            <w:rFonts w:asciiTheme="minorHAnsi" w:eastAsiaTheme="minorEastAsia" w:hAnsiTheme="minorHAnsi" w:cstheme="minorBidi"/>
            <w:noProof/>
            <w:sz w:val="22"/>
            <w:szCs w:val="22"/>
          </w:rPr>
          <w:tab/>
        </w:r>
        <w:r w:rsidR="00A905F8" w:rsidRPr="009534E1">
          <w:rPr>
            <w:rStyle w:val="Hyperlink"/>
            <w:noProof/>
          </w:rPr>
          <w:t>Waardelijsten zijn extern.</w:t>
        </w:r>
        <w:r w:rsidR="00A905F8">
          <w:rPr>
            <w:noProof/>
            <w:webHidden/>
          </w:rPr>
          <w:tab/>
        </w:r>
        <w:r>
          <w:rPr>
            <w:noProof/>
            <w:webHidden/>
          </w:rPr>
          <w:fldChar w:fldCharType="begin"/>
        </w:r>
        <w:r w:rsidR="00A905F8">
          <w:rPr>
            <w:noProof/>
            <w:webHidden/>
          </w:rPr>
          <w:instrText xml:space="preserve"> PAGEREF _Toc436814725 \h </w:instrText>
        </w:r>
        <w:r>
          <w:rPr>
            <w:noProof/>
            <w:webHidden/>
          </w:rPr>
        </w:r>
        <w:r>
          <w:rPr>
            <w:noProof/>
            <w:webHidden/>
          </w:rPr>
          <w:fldChar w:fldCharType="separate"/>
        </w:r>
        <w:r w:rsidR="002C1DC6">
          <w:rPr>
            <w:noProof/>
            <w:webHidden/>
          </w:rPr>
          <w:t>21</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26" w:history="1">
        <w:r w:rsidR="00A905F8" w:rsidRPr="009534E1">
          <w:rPr>
            <w:rStyle w:val="Hyperlink"/>
            <w:noProof/>
          </w:rPr>
          <w:t>5.2.6</w:t>
        </w:r>
        <w:r w:rsidR="00A905F8">
          <w:rPr>
            <w:rFonts w:asciiTheme="minorHAnsi" w:eastAsiaTheme="minorEastAsia" w:hAnsiTheme="minorHAnsi" w:cstheme="minorBidi"/>
            <w:noProof/>
            <w:sz w:val="22"/>
            <w:szCs w:val="22"/>
          </w:rPr>
          <w:tab/>
        </w:r>
        <w:r w:rsidR="00A905F8" w:rsidRPr="009534E1">
          <w:rPr>
            <w:rStyle w:val="Hyperlink"/>
            <w:noProof/>
          </w:rPr>
          <w:t>Basisattributen voor identificatie en labels.</w:t>
        </w:r>
        <w:r w:rsidR="00A905F8">
          <w:rPr>
            <w:noProof/>
            <w:webHidden/>
          </w:rPr>
          <w:tab/>
        </w:r>
        <w:r>
          <w:rPr>
            <w:noProof/>
            <w:webHidden/>
          </w:rPr>
          <w:fldChar w:fldCharType="begin"/>
        </w:r>
        <w:r w:rsidR="00A905F8">
          <w:rPr>
            <w:noProof/>
            <w:webHidden/>
          </w:rPr>
          <w:instrText xml:space="preserve"> PAGEREF _Toc436814726 \h </w:instrText>
        </w:r>
        <w:r>
          <w:rPr>
            <w:noProof/>
            <w:webHidden/>
          </w:rPr>
        </w:r>
        <w:r>
          <w:rPr>
            <w:noProof/>
            <w:webHidden/>
          </w:rPr>
          <w:fldChar w:fldCharType="separate"/>
        </w:r>
        <w:r w:rsidR="002C1DC6">
          <w:rPr>
            <w:noProof/>
            <w:webHidden/>
          </w:rPr>
          <w:t>22</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27" w:history="1">
        <w:r w:rsidR="00A905F8" w:rsidRPr="009534E1">
          <w:rPr>
            <w:rStyle w:val="Hyperlink"/>
            <w:noProof/>
          </w:rPr>
          <w:t>5.2.7</w:t>
        </w:r>
        <w:r w:rsidR="00A905F8">
          <w:rPr>
            <w:rFonts w:asciiTheme="minorHAnsi" w:eastAsiaTheme="minorEastAsia" w:hAnsiTheme="minorHAnsi" w:cstheme="minorBidi"/>
            <w:noProof/>
            <w:sz w:val="22"/>
            <w:szCs w:val="22"/>
          </w:rPr>
          <w:tab/>
        </w:r>
        <w:r w:rsidR="00A905F8" w:rsidRPr="009534E1">
          <w:rPr>
            <w:rStyle w:val="Hyperlink"/>
            <w:noProof/>
          </w:rPr>
          <w:t>IMKL2015 semantische kern.</w:t>
        </w:r>
        <w:r w:rsidR="00A905F8">
          <w:rPr>
            <w:noProof/>
            <w:webHidden/>
          </w:rPr>
          <w:tab/>
        </w:r>
        <w:r>
          <w:rPr>
            <w:noProof/>
            <w:webHidden/>
          </w:rPr>
          <w:fldChar w:fldCharType="begin"/>
        </w:r>
        <w:r w:rsidR="00A905F8">
          <w:rPr>
            <w:noProof/>
            <w:webHidden/>
          </w:rPr>
          <w:instrText xml:space="preserve"> PAGEREF _Toc436814727 \h </w:instrText>
        </w:r>
        <w:r>
          <w:rPr>
            <w:noProof/>
            <w:webHidden/>
          </w:rPr>
        </w:r>
        <w:r>
          <w:rPr>
            <w:noProof/>
            <w:webHidden/>
          </w:rPr>
          <w:fldChar w:fldCharType="separate"/>
        </w:r>
        <w:r w:rsidR="002C1DC6">
          <w:rPr>
            <w:noProof/>
            <w:webHidden/>
          </w:rPr>
          <w:t>24</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28" w:history="1">
        <w:r w:rsidR="00A905F8" w:rsidRPr="009534E1">
          <w:rPr>
            <w:rStyle w:val="Hyperlink"/>
            <w:noProof/>
          </w:rPr>
          <w:t>5.2.8</w:t>
        </w:r>
        <w:r w:rsidR="00A905F8">
          <w:rPr>
            <w:rFonts w:asciiTheme="minorHAnsi" w:eastAsiaTheme="minorEastAsia" w:hAnsiTheme="minorHAnsi" w:cstheme="minorBidi"/>
            <w:noProof/>
            <w:sz w:val="22"/>
            <w:szCs w:val="22"/>
          </w:rPr>
          <w:tab/>
        </w:r>
        <w:r w:rsidR="00A905F8" w:rsidRPr="009534E1">
          <w:rPr>
            <w:rStyle w:val="Hyperlink"/>
            <w:noProof/>
          </w:rPr>
          <w:t>Diepte.</w:t>
        </w:r>
        <w:r w:rsidR="00A905F8">
          <w:rPr>
            <w:noProof/>
            <w:webHidden/>
          </w:rPr>
          <w:tab/>
        </w:r>
        <w:r>
          <w:rPr>
            <w:noProof/>
            <w:webHidden/>
          </w:rPr>
          <w:fldChar w:fldCharType="begin"/>
        </w:r>
        <w:r w:rsidR="00A905F8">
          <w:rPr>
            <w:noProof/>
            <w:webHidden/>
          </w:rPr>
          <w:instrText xml:space="preserve"> PAGEREF _Toc436814728 \h </w:instrText>
        </w:r>
        <w:r>
          <w:rPr>
            <w:noProof/>
            <w:webHidden/>
          </w:rPr>
        </w:r>
        <w:r>
          <w:rPr>
            <w:noProof/>
            <w:webHidden/>
          </w:rPr>
          <w:fldChar w:fldCharType="separate"/>
        </w:r>
        <w:r w:rsidR="002C1DC6">
          <w:rPr>
            <w:noProof/>
            <w:webHidden/>
          </w:rPr>
          <w:t>32</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29" w:history="1">
        <w:r w:rsidR="00A905F8" w:rsidRPr="009534E1">
          <w:rPr>
            <w:rStyle w:val="Hyperlink"/>
            <w:noProof/>
          </w:rPr>
          <w:t>5.2.9</w:t>
        </w:r>
        <w:r w:rsidR="00A905F8">
          <w:rPr>
            <w:rFonts w:asciiTheme="minorHAnsi" w:eastAsiaTheme="minorEastAsia" w:hAnsiTheme="minorHAnsi" w:cstheme="minorBidi"/>
            <w:noProof/>
            <w:sz w:val="22"/>
            <w:szCs w:val="22"/>
          </w:rPr>
          <w:tab/>
        </w:r>
        <w:r w:rsidR="00A905F8" w:rsidRPr="009534E1">
          <w:rPr>
            <w:rStyle w:val="Hyperlink"/>
            <w:noProof/>
          </w:rPr>
          <w:t>Utiliteitsnet.</w:t>
        </w:r>
        <w:r w:rsidR="00A905F8">
          <w:rPr>
            <w:noProof/>
            <w:webHidden/>
          </w:rPr>
          <w:tab/>
        </w:r>
        <w:r>
          <w:rPr>
            <w:noProof/>
            <w:webHidden/>
          </w:rPr>
          <w:fldChar w:fldCharType="begin"/>
        </w:r>
        <w:r w:rsidR="00A905F8">
          <w:rPr>
            <w:noProof/>
            <w:webHidden/>
          </w:rPr>
          <w:instrText xml:space="preserve"> PAGEREF _Toc436814729 \h </w:instrText>
        </w:r>
        <w:r>
          <w:rPr>
            <w:noProof/>
            <w:webHidden/>
          </w:rPr>
        </w:r>
        <w:r>
          <w:rPr>
            <w:noProof/>
            <w:webHidden/>
          </w:rPr>
          <w:fldChar w:fldCharType="separate"/>
        </w:r>
        <w:r w:rsidR="002C1DC6">
          <w:rPr>
            <w:noProof/>
            <w:webHidden/>
          </w:rPr>
          <w:t>34</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30" w:history="1">
        <w:r w:rsidR="00A905F8" w:rsidRPr="009534E1">
          <w:rPr>
            <w:rStyle w:val="Hyperlink"/>
            <w:noProof/>
          </w:rPr>
          <w:t>5.2.10</w:t>
        </w:r>
        <w:r w:rsidR="00A905F8">
          <w:rPr>
            <w:rFonts w:asciiTheme="minorHAnsi" w:eastAsiaTheme="minorEastAsia" w:hAnsiTheme="minorHAnsi" w:cstheme="minorBidi"/>
            <w:noProof/>
            <w:sz w:val="22"/>
            <w:szCs w:val="22"/>
          </w:rPr>
          <w:tab/>
        </w:r>
        <w:r w:rsidR="00A905F8" w:rsidRPr="009534E1">
          <w:rPr>
            <w:rStyle w:val="Hyperlink"/>
            <w:noProof/>
          </w:rPr>
          <w:t>KabelOfLeiding.</w:t>
        </w:r>
        <w:r w:rsidR="00A905F8">
          <w:rPr>
            <w:noProof/>
            <w:webHidden/>
          </w:rPr>
          <w:tab/>
        </w:r>
        <w:r>
          <w:rPr>
            <w:noProof/>
            <w:webHidden/>
          </w:rPr>
          <w:fldChar w:fldCharType="begin"/>
        </w:r>
        <w:r w:rsidR="00A905F8">
          <w:rPr>
            <w:noProof/>
            <w:webHidden/>
          </w:rPr>
          <w:instrText xml:space="preserve"> PAGEREF _Toc436814730 \h </w:instrText>
        </w:r>
        <w:r>
          <w:rPr>
            <w:noProof/>
            <w:webHidden/>
          </w:rPr>
        </w:r>
        <w:r>
          <w:rPr>
            <w:noProof/>
            <w:webHidden/>
          </w:rPr>
          <w:fldChar w:fldCharType="separate"/>
        </w:r>
        <w:r w:rsidR="002C1DC6">
          <w:rPr>
            <w:noProof/>
            <w:webHidden/>
          </w:rPr>
          <w:t>36</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31" w:history="1">
        <w:r w:rsidR="00A905F8" w:rsidRPr="009534E1">
          <w:rPr>
            <w:rStyle w:val="Hyperlink"/>
            <w:noProof/>
          </w:rPr>
          <w:t>5.2.11</w:t>
        </w:r>
        <w:r w:rsidR="00A905F8">
          <w:rPr>
            <w:rFonts w:asciiTheme="minorHAnsi" w:eastAsiaTheme="minorEastAsia" w:hAnsiTheme="minorHAnsi" w:cstheme="minorBidi"/>
            <w:noProof/>
            <w:sz w:val="22"/>
            <w:szCs w:val="22"/>
          </w:rPr>
          <w:tab/>
        </w:r>
        <w:r w:rsidR="00A905F8" w:rsidRPr="009534E1">
          <w:rPr>
            <w:rStyle w:val="Hyperlink"/>
            <w:noProof/>
          </w:rPr>
          <w:t>Leidingelement.</w:t>
        </w:r>
        <w:r w:rsidR="00A905F8">
          <w:rPr>
            <w:noProof/>
            <w:webHidden/>
          </w:rPr>
          <w:tab/>
        </w:r>
        <w:r>
          <w:rPr>
            <w:noProof/>
            <w:webHidden/>
          </w:rPr>
          <w:fldChar w:fldCharType="begin"/>
        </w:r>
        <w:r w:rsidR="00A905F8">
          <w:rPr>
            <w:noProof/>
            <w:webHidden/>
          </w:rPr>
          <w:instrText xml:space="preserve"> PAGEREF _Toc436814731 \h </w:instrText>
        </w:r>
        <w:r>
          <w:rPr>
            <w:noProof/>
            <w:webHidden/>
          </w:rPr>
        </w:r>
        <w:r>
          <w:rPr>
            <w:noProof/>
            <w:webHidden/>
          </w:rPr>
          <w:fldChar w:fldCharType="separate"/>
        </w:r>
        <w:r w:rsidR="002C1DC6">
          <w:rPr>
            <w:noProof/>
            <w:webHidden/>
          </w:rPr>
          <w:t>38</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32" w:history="1">
        <w:r w:rsidR="00A905F8" w:rsidRPr="009534E1">
          <w:rPr>
            <w:rStyle w:val="Hyperlink"/>
            <w:noProof/>
          </w:rPr>
          <w:t>5.2.12</w:t>
        </w:r>
        <w:r w:rsidR="00A905F8">
          <w:rPr>
            <w:rFonts w:asciiTheme="minorHAnsi" w:eastAsiaTheme="minorEastAsia" w:hAnsiTheme="minorHAnsi" w:cstheme="minorBidi"/>
            <w:noProof/>
            <w:sz w:val="22"/>
            <w:szCs w:val="22"/>
          </w:rPr>
          <w:tab/>
        </w:r>
        <w:r w:rsidR="00A905F8" w:rsidRPr="009534E1">
          <w:rPr>
            <w:rStyle w:val="Hyperlink"/>
            <w:noProof/>
          </w:rPr>
          <w:t>KabelEnLeidingContainer.</w:t>
        </w:r>
        <w:r w:rsidR="00A905F8">
          <w:rPr>
            <w:noProof/>
            <w:webHidden/>
          </w:rPr>
          <w:tab/>
        </w:r>
        <w:r>
          <w:rPr>
            <w:noProof/>
            <w:webHidden/>
          </w:rPr>
          <w:fldChar w:fldCharType="begin"/>
        </w:r>
        <w:r w:rsidR="00A905F8">
          <w:rPr>
            <w:noProof/>
            <w:webHidden/>
          </w:rPr>
          <w:instrText xml:space="preserve"> PAGEREF _Toc436814732 \h </w:instrText>
        </w:r>
        <w:r>
          <w:rPr>
            <w:noProof/>
            <w:webHidden/>
          </w:rPr>
        </w:r>
        <w:r>
          <w:rPr>
            <w:noProof/>
            <w:webHidden/>
          </w:rPr>
          <w:fldChar w:fldCharType="separate"/>
        </w:r>
        <w:r w:rsidR="002C1DC6">
          <w:rPr>
            <w:noProof/>
            <w:webHidden/>
          </w:rPr>
          <w:t>39</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33" w:history="1">
        <w:r w:rsidR="00A905F8" w:rsidRPr="009534E1">
          <w:rPr>
            <w:rStyle w:val="Hyperlink"/>
            <w:noProof/>
          </w:rPr>
          <w:t>5.2.13</w:t>
        </w:r>
        <w:r w:rsidR="00A905F8">
          <w:rPr>
            <w:rFonts w:asciiTheme="minorHAnsi" w:eastAsiaTheme="minorEastAsia" w:hAnsiTheme="minorHAnsi" w:cstheme="minorBidi"/>
            <w:noProof/>
            <w:sz w:val="22"/>
            <w:szCs w:val="22"/>
          </w:rPr>
          <w:tab/>
        </w:r>
        <w:r w:rsidR="00A905F8" w:rsidRPr="009534E1">
          <w:rPr>
            <w:rStyle w:val="Hyperlink"/>
            <w:noProof/>
          </w:rPr>
          <w:t>ContainerLeidingelement.</w:t>
        </w:r>
        <w:r w:rsidR="00A905F8">
          <w:rPr>
            <w:noProof/>
            <w:webHidden/>
          </w:rPr>
          <w:tab/>
        </w:r>
        <w:r>
          <w:rPr>
            <w:noProof/>
            <w:webHidden/>
          </w:rPr>
          <w:fldChar w:fldCharType="begin"/>
        </w:r>
        <w:r w:rsidR="00A905F8">
          <w:rPr>
            <w:noProof/>
            <w:webHidden/>
          </w:rPr>
          <w:instrText xml:space="preserve"> PAGEREF _Toc436814733 \h </w:instrText>
        </w:r>
        <w:r>
          <w:rPr>
            <w:noProof/>
            <w:webHidden/>
          </w:rPr>
        </w:r>
        <w:r>
          <w:rPr>
            <w:noProof/>
            <w:webHidden/>
          </w:rPr>
          <w:fldChar w:fldCharType="separate"/>
        </w:r>
        <w:r w:rsidR="002C1DC6">
          <w:rPr>
            <w:noProof/>
            <w:webHidden/>
          </w:rPr>
          <w:t>41</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34" w:history="1">
        <w:r w:rsidR="00A905F8" w:rsidRPr="009534E1">
          <w:rPr>
            <w:rStyle w:val="Hyperlink"/>
            <w:noProof/>
          </w:rPr>
          <w:t>5.2.14</w:t>
        </w:r>
        <w:r w:rsidR="00A905F8">
          <w:rPr>
            <w:rFonts w:asciiTheme="minorHAnsi" w:eastAsiaTheme="minorEastAsia" w:hAnsiTheme="minorHAnsi" w:cstheme="minorBidi"/>
            <w:noProof/>
            <w:sz w:val="22"/>
            <w:szCs w:val="22"/>
          </w:rPr>
          <w:tab/>
        </w:r>
        <w:r w:rsidR="00A905F8" w:rsidRPr="009534E1">
          <w:rPr>
            <w:rStyle w:val="Hyperlink"/>
            <w:noProof/>
          </w:rPr>
          <w:t>Relaties tussen KabelEnLeiding, Leidingelement en container objecten.</w:t>
        </w:r>
        <w:r w:rsidR="00A905F8">
          <w:rPr>
            <w:noProof/>
            <w:webHidden/>
          </w:rPr>
          <w:tab/>
        </w:r>
        <w:r>
          <w:rPr>
            <w:noProof/>
            <w:webHidden/>
          </w:rPr>
          <w:fldChar w:fldCharType="begin"/>
        </w:r>
        <w:r w:rsidR="00A905F8">
          <w:rPr>
            <w:noProof/>
            <w:webHidden/>
          </w:rPr>
          <w:instrText xml:space="preserve"> PAGEREF _Toc436814734 \h </w:instrText>
        </w:r>
        <w:r>
          <w:rPr>
            <w:noProof/>
            <w:webHidden/>
          </w:rPr>
        </w:r>
        <w:r>
          <w:rPr>
            <w:noProof/>
            <w:webHidden/>
          </w:rPr>
          <w:fldChar w:fldCharType="separate"/>
        </w:r>
        <w:r w:rsidR="002C1DC6">
          <w:rPr>
            <w:noProof/>
            <w:webHidden/>
          </w:rPr>
          <w:t>42</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35" w:history="1">
        <w:r w:rsidR="00A905F8" w:rsidRPr="009534E1">
          <w:rPr>
            <w:rStyle w:val="Hyperlink"/>
            <w:noProof/>
          </w:rPr>
          <w:t>5.2.15</w:t>
        </w:r>
        <w:r w:rsidR="00A905F8">
          <w:rPr>
            <w:rFonts w:asciiTheme="minorHAnsi" w:eastAsiaTheme="minorEastAsia" w:hAnsiTheme="minorHAnsi" w:cstheme="minorBidi"/>
            <w:noProof/>
            <w:sz w:val="22"/>
            <w:szCs w:val="22"/>
          </w:rPr>
          <w:tab/>
        </w:r>
        <w:r w:rsidR="00A905F8" w:rsidRPr="009534E1">
          <w:rPr>
            <w:rStyle w:val="Hyperlink"/>
            <w:noProof/>
          </w:rPr>
          <w:t>Diagram per type kabel of leiding.</w:t>
        </w:r>
        <w:r w:rsidR="00A905F8">
          <w:rPr>
            <w:noProof/>
            <w:webHidden/>
          </w:rPr>
          <w:tab/>
        </w:r>
        <w:r>
          <w:rPr>
            <w:noProof/>
            <w:webHidden/>
          </w:rPr>
          <w:fldChar w:fldCharType="begin"/>
        </w:r>
        <w:r w:rsidR="00A905F8">
          <w:rPr>
            <w:noProof/>
            <w:webHidden/>
          </w:rPr>
          <w:instrText xml:space="preserve"> PAGEREF _Toc436814735 \h </w:instrText>
        </w:r>
        <w:r>
          <w:rPr>
            <w:noProof/>
            <w:webHidden/>
          </w:rPr>
        </w:r>
        <w:r>
          <w:rPr>
            <w:noProof/>
            <w:webHidden/>
          </w:rPr>
          <w:fldChar w:fldCharType="separate"/>
        </w:r>
        <w:r w:rsidR="002C1DC6">
          <w:rPr>
            <w:noProof/>
            <w:webHidden/>
          </w:rPr>
          <w:t>43</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36" w:history="1">
        <w:r w:rsidR="00A905F8" w:rsidRPr="009534E1">
          <w:rPr>
            <w:rStyle w:val="Hyperlink"/>
            <w:noProof/>
          </w:rPr>
          <w:t>5.2.16</w:t>
        </w:r>
        <w:r w:rsidR="00A905F8">
          <w:rPr>
            <w:rFonts w:asciiTheme="minorHAnsi" w:eastAsiaTheme="minorEastAsia" w:hAnsiTheme="minorHAnsi" w:cstheme="minorBidi"/>
            <w:noProof/>
            <w:sz w:val="22"/>
            <w:szCs w:val="22"/>
          </w:rPr>
          <w:tab/>
        </w:r>
        <w:r w:rsidR="00A905F8" w:rsidRPr="009534E1">
          <w:rPr>
            <w:rStyle w:val="Hyperlink"/>
            <w:noProof/>
          </w:rPr>
          <w:t>Elektriciteitskabel.</w:t>
        </w:r>
        <w:r w:rsidR="00A905F8">
          <w:rPr>
            <w:noProof/>
            <w:webHidden/>
          </w:rPr>
          <w:tab/>
        </w:r>
        <w:r>
          <w:rPr>
            <w:noProof/>
            <w:webHidden/>
          </w:rPr>
          <w:fldChar w:fldCharType="begin"/>
        </w:r>
        <w:r w:rsidR="00A905F8">
          <w:rPr>
            <w:noProof/>
            <w:webHidden/>
          </w:rPr>
          <w:instrText xml:space="preserve"> PAGEREF _Toc436814736 \h </w:instrText>
        </w:r>
        <w:r>
          <w:rPr>
            <w:noProof/>
            <w:webHidden/>
          </w:rPr>
        </w:r>
        <w:r>
          <w:rPr>
            <w:noProof/>
            <w:webHidden/>
          </w:rPr>
          <w:fldChar w:fldCharType="separate"/>
        </w:r>
        <w:r w:rsidR="002C1DC6">
          <w:rPr>
            <w:noProof/>
            <w:webHidden/>
          </w:rPr>
          <w:t>44</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37" w:history="1">
        <w:r w:rsidR="00A905F8" w:rsidRPr="009534E1">
          <w:rPr>
            <w:rStyle w:val="Hyperlink"/>
            <w:noProof/>
          </w:rPr>
          <w:t>5.2.17</w:t>
        </w:r>
        <w:r w:rsidR="00A905F8">
          <w:rPr>
            <w:rFonts w:asciiTheme="minorHAnsi" w:eastAsiaTheme="minorEastAsia" w:hAnsiTheme="minorHAnsi" w:cstheme="minorBidi"/>
            <w:noProof/>
            <w:sz w:val="22"/>
            <w:szCs w:val="22"/>
          </w:rPr>
          <w:tab/>
        </w:r>
        <w:r w:rsidR="00A905F8" w:rsidRPr="009534E1">
          <w:rPr>
            <w:rStyle w:val="Hyperlink"/>
            <w:noProof/>
          </w:rPr>
          <w:t>Telecommunicatiekabel.</w:t>
        </w:r>
        <w:r w:rsidR="00A905F8">
          <w:rPr>
            <w:noProof/>
            <w:webHidden/>
          </w:rPr>
          <w:tab/>
        </w:r>
        <w:r>
          <w:rPr>
            <w:noProof/>
            <w:webHidden/>
          </w:rPr>
          <w:fldChar w:fldCharType="begin"/>
        </w:r>
        <w:r w:rsidR="00A905F8">
          <w:rPr>
            <w:noProof/>
            <w:webHidden/>
          </w:rPr>
          <w:instrText xml:space="preserve"> PAGEREF _Toc436814737 \h </w:instrText>
        </w:r>
        <w:r>
          <w:rPr>
            <w:noProof/>
            <w:webHidden/>
          </w:rPr>
        </w:r>
        <w:r>
          <w:rPr>
            <w:noProof/>
            <w:webHidden/>
          </w:rPr>
          <w:fldChar w:fldCharType="separate"/>
        </w:r>
        <w:r w:rsidR="002C1DC6">
          <w:rPr>
            <w:noProof/>
            <w:webHidden/>
          </w:rPr>
          <w:t>45</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38" w:history="1">
        <w:r w:rsidR="00A905F8" w:rsidRPr="009534E1">
          <w:rPr>
            <w:rStyle w:val="Hyperlink"/>
            <w:noProof/>
          </w:rPr>
          <w:t>5.2.18</w:t>
        </w:r>
        <w:r w:rsidR="00A905F8">
          <w:rPr>
            <w:rFonts w:asciiTheme="minorHAnsi" w:eastAsiaTheme="minorEastAsia" w:hAnsiTheme="minorHAnsi" w:cstheme="minorBidi"/>
            <w:noProof/>
            <w:sz w:val="22"/>
            <w:szCs w:val="22"/>
          </w:rPr>
          <w:tab/>
        </w:r>
        <w:r w:rsidR="00A905F8" w:rsidRPr="009534E1">
          <w:rPr>
            <w:rStyle w:val="Hyperlink"/>
            <w:noProof/>
          </w:rPr>
          <w:t>Olie-gas-chemicalienpijpleiding.</w:t>
        </w:r>
        <w:r w:rsidR="00A905F8">
          <w:rPr>
            <w:noProof/>
            <w:webHidden/>
          </w:rPr>
          <w:tab/>
        </w:r>
        <w:r>
          <w:rPr>
            <w:noProof/>
            <w:webHidden/>
          </w:rPr>
          <w:fldChar w:fldCharType="begin"/>
        </w:r>
        <w:r w:rsidR="00A905F8">
          <w:rPr>
            <w:noProof/>
            <w:webHidden/>
          </w:rPr>
          <w:instrText xml:space="preserve"> PAGEREF _Toc436814738 \h </w:instrText>
        </w:r>
        <w:r>
          <w:rPr>
            <w:noProof/>
            <w:webHidden/>
          </w:rPr>
        </w:r>
        <w:r>
          <w:rPr>
            <w:noProof/>
            <w:webHidden/>
          </w:rPr>
          <w:fldChar w:fldCharType="separate"/>
        </w:r>
        <w:r w:rsidR="002C1DC6">
          <w:rPr>
            <w:noProof/>
            <w:webHidden/>
          </w:rPr>
          <w:t>46</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39" w:history="1">
        <w:r w:rsidR="00A905F8" w:rsidRPr="009534E1">
          <w:rPr>
            <w:rStyle w:val="Hyperlink"/>
            <w:noProof/>
          </w:rPr>
          <w:t>5.2.19</w:t>
        </w:r>
        <w:r w:rsidR="00A905F8">
          <w:rPr>
            <w:rFonts w:asciiTheme="minorHAnsi" w:eastAsiaTheme="minorEastAsia" w:hAnsiTheme="minorHAnsi" w:cstheme="minorBidi"/>
            <w:noProof/>
            <w:sz w:val="22"/>
            <w:szCs w:val="22"/>
          </w:rPr>
          <w:tab/>
        </w:r>
        <w:r w:rsidR="00A905F8" w:rsidRPr="009534E1">
          <w:rPr>
            <w:rStyle w:val="Hyperlink"/>
            <w:noProof/>
          </w:rPr>
          <w:t>Rioolleiding.</w:t>
        </w:r>
        <w:r w:rsidR="00A905F8">
          <w:rPr>
            <w:noProof/>
            <w:webHidden/>
          </w:rPr>
          <w:tab/>
        </w:r>
        <w:r>
          <w:rPr>
            <w:noProof/>
            <w:webHidden/>
          </w:rPr>
          <w:fldChar w:fldCharType="begin"/>
        </w:r>
        <w:r w:rsidR="00A905F8">
          <w:rPr>
            <w:noProof/>
            <w:webHidden/>
          </w:rPr>
          <w:instrText xml:space="preserve"> PAGEREF _Toc436814739 \h </w:instrText>
        </w:r>
        <w:r>
          <w:rPr>
            <w:noProof/>
            <w:webHidden/>
          </w:rPr>
        </w:r>
        <w:r>
          <w:rPr>
            <w:noProof/>
            <w:webHidden/>
          </w:rPr>
          <w:fldChar w:fldCharType="separate"/>
        </w:r>
        <w:r w:rsidR="002C1DC6">
          <w:rPr>
            <w:noProof/>
            <w:webHidden/>
          </w:rPr>
          <w:t>47</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40" w:history="1">
        <w:r w:rsidR="00A905F8" w:rsidRPr="009534E1">
          <w:rPr>
            <w:rStyle w:val="Hyperlink"/>
            <w:noProof/>
          </w:rPr>
          <w:t>5.2.20</w:t>
        </w:r>
        <w:r w:rsidR="00A905F8">
          <w:rPr>
            <w:rFonts w:asciiTheme="minorHAnsi" w:eastAsiaTheme="minorEastAsia" w:hAnsiTheme="minorHAnsi" w:cstheme="minorBidi"/>
            <w:noProof/>
            <w:sz w:val="22"/>
            <w:szCs w:val="22"/>
          </w:rPr>
          <w:tab/>
        </w:r>
        <w:r w:rsidR="00A905F8" w:rsidRPr="009534E1">
          <w:rPr>
            <w:rStyle w:val="Hyperlink"/>
            <w:noProof/>
          </w:rPr>
          <w:t>Waterleiding.</w:t>
        </w:r>
        <w:r w:rsidR="00A905F8">
          <w:rPr>
            <w:noProof/>
            <w:webHidden/>
          </w:rPr>
          <w:tab/>
        </w:r>
        <w:r>
          <w:rPr>
            <w:noProof/>
            <w:webHidden/>
          </w:rPr>
          <w:fldChar w:fldCharType="begin"/>
        </w:r>
        <w:r w:rsidR="00A905F8">
          <w:rPr>
            <w:noProof/>
            <w:webHidden/>
          </w:rPr>
          <w:instrText xml:space="preserve"> PAGEREF _Toc436814740 \h </w:instrText>
        </w:r>
        <w:r>
          <w:rPr>
            <w:noProof/>
            <w:webHidden/>
          </w:rPr>
        </w:r>
        <w:r>
          <w:rPr>
            <w:noProof/>
            <w:webHidden/>
          </w:rPr>
          <w:fldChar w:fldCharType="separate"/>
        </w:r>
        <w:r w:rsidR="002C1DC6">
          <w:rPr>
            <w:noProof/>
            <w:webHidden/>
          </w:rPr>
          <w:t>48</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41" w:history="1">
        <w:r w:rsidR="00A905F8" w:rsidRPr="009534E1">
          <w:rPr>
            <w:rStyle w:val="Hyperlink"/>
            <w:noProof/>
          </w:rPr>
          <w:t>5.2.21</w:t>
        </w:r>
        <w:r w:rsidR="00A905F8">
          <w:rPr>
            <w:rFonts w:asciiTheme="minorHAnsi" w:eastAsiaTheme="minorEastAsia" w:hAnsiTheme="minorHAnsi" w:cstheme="minorBidi"/>
            <w:noProof/>
            <w:sz w:val="22"/>
            <w:szCs w:val="22"/>
          </w:rPr>
          <w:tab/>
        </w:r>
        <w:r w:rsidR="00A905F8" w:rsidRPr="009534E1">
          <w:rPr>
            <w:rStyle w:val="Hyperlink"/>
            <w:noProof/>
          </w:rPr>
          <w:t>Thermische pijpleiding.</w:t>
        </w:r>
        <w:r w:rsidR="00A905F8">
          <w:rPr>
            <w:noProof/>
            <w:webHidden/>
          </w:rPr>
          <w:tab/>
        </w:r>
        <w:r>
          <w:rPr>
            <w:noProof/>
            <w:webHidden/>
          </w:rPr>
          <w:fldChar w:fldCharType="begin"/>
        </w:r>
        <w:r w:rsidR="00A905F8">
          <w:rPr>
            <w:noProof/>
            <w:webHidden/>
          </w:rPr>
          <w:instrText xml:space="preserve"> PAGEREF _Toc436814741 \h </w:instrText>
        </w:r>
        <w:r>
          <w:rPr>
            <w:noProof/>
            <w:webHidden/>
          </w:rPr>
        </w:r>
        <w:r>
          <w:rPr>
            <w:noProof/>
            <w:webHidden/>
          </w:rPr>
          <w:fldChar w:fldCharType="separate"/>
        </w:r>
        <w:r w:rsidR="002C1DC6">
          <w:rPr>
            <w:noProof/>
            <w:webHidden/>
          </w:rPr>
          <w:t>49</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42" w:history="1">
        <w:r w:rsidR="00A905F8" w:rsidRPr="009534E1">
          <w:rPr>
            <w:rStyle w:val="Hyperlink"/>
            <w:noProof/>
          </w:rPr>
          <w:t>5.2.22</w:t>
        </w:r>
        <w:r w:rsidR="00A905F8">
          <w:rPr>
            <w:rFonts w:asciiTheme="minorHAnsi" w:eastAsiaTheme="minorEastAsia" w:hAnsiTheme="minorHAnsi" w:cstheme="minorBidi"/>
            <w:noProof/>
            <w:sz w:val="22"/>
            <w:szCs w:val="22"/>
          </w:rPr>
          <w:tab/>
        </w:r>
        <w:r w:rsidR="00A905F8" w:rsidRPr="009534E1">
          <w:rPr>
            <w:rStyle w:val="Hyperlink"/>
            <w:noProof/>
          </w:rPr>
          <w:t>Leidingelementen per type net (thema).</w:t>
        </w:r>
        <w:r w:rsidR="00A905F8">
          <w:rPr>
            <w:noProof/>
            <w:webHidden/>
          </w:rPr>
          <w:tab/>
        </w:r>
        <w:r>
          <w:rPr>
            <w:noProof/>
            <w:webHidden/>
          </w:rPr>
          <w:fldChar w:fldCharType="begin"/>
        </w:r>
        <w:r w:rsidR="00A905F8">
          <w:rPr>
            <w:noProof/>
            <w:webHidden/>
          </w:rPr>
          <w:instrText xml:space="preserve"> PAGEREF _Toc436814742 \h </w:instrText>
        </w:r>
        <w:r>
          <w:rPr>
            <w:noProof/>
            <w:webHidden/>
          </w:rPr>
        </w:r>
        <w:r>
          <w:rPr>
            <w:noProof/>
            <w:webHidden/>
          </w:rPr>
          <w:fldChar w:fldCharType="separate"/>
        </w:r>
        <w:r w:rsidR="002C1DC6">
          <w:rPr>
            <w:noProof/>
            <w:webHidden/>
          </w:rPr>
          <w:t>50</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43" w:history="1">
        <w:r w:rsidR="00A905F8" w:rsidRPr="009534E1">
          <w:rPr>
            <w:rStyle w:val="Hyperlink"/>
            <w:noProof/>
          </w:rPr>
          <w:t>5.2.23</w:t>
        </w:r>
        <w:r w:rsidR="00A905F8">
          <w:rPr>
            <w:rFonts w:asciiTheme="minorHAnsi" w:eastAsiaTheme="minorEastAsia" w:hAnsiTheme="minorHAnsi" w:cstheme="minorBidi"/>
            <w:noProof/>
            <w:sz w:val="22"/>
            <w:szCs w:val="22"/>
          </w:rPr>
          <w:tab/>
        </w:r>
        <w:r w:rsidR="00A905F8" w:rsidRPr="009534E1">
          <w:rPr>
            <w:rStyle w:val="Hyperlink"/>
            <w:noProof/>
          </w:rPr>
          <w:t>Identifier management.</w:t>
        </w:r>
        <w:r w:rsidR="00A905F8">
          <w:rPr>
            <w:noProof/>
            <w:webHidden/>
          </w:rPr>
          <w:tab/>
        </w:r>
        <w:r>
          <w:rPr>
            <w:noProof/>
            <w:webHidden/>
          </w:rPr>
          <w:fldChar w:fldCharType="begin"/>
        </w:r>
        <w:r w:rsidR="00A905F8">
          <w:rPr>
            <w:noProof/>
            <w:webHidden/>
          </w:rPr>
          <w:instrText xml:space="preserve"> PAGEREF _Toc436814743 \h </w:instrText>
        </w:r>
        <w:r>
          <w:rPr>
            <w:noProof/>
            <w:webHidden/>
          </w:rPr>
        </w:r>
        <w:r>
          <w:rPr>
            <w:noProof/>
            <w:webHidden/>
          </w:rPr>
          <w:fldChar w:fldCharType="separate"/>
        </w:r>
        <w:r w:rsidR="002C1DC6">
          <w:rPr>
            <w:noProof/>
            <w:webHidden/>
          </w:rPr>
          <w:t>51</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44" w:history="1">
        <w:r w:rsidR="00A905F8" w:rsidRPr="009534E1">
          <w:rPr>
            <w:rStyle w:val="Hyperlink"/>
            <w:noProof/>
          </w:rPr>
          <w:t>5.2.24</w:t>
        </w:r>
        <w:r w:rsidR="00A905F8">
          <w:rPr>
            <w:rFonts w:asciiTheme="minorHAnsi" w:eastAsiaTheme="minorEastAsia" w:hAnsiTheme="minorHAnsi" w:cstheme="minorBidi"/>
            <w:noProof/>
            <w:sz w:val="22"/>
            <w:szCs w:val="22"/>
          </w:rPr>
          <w:tab/>
        </w:r>
        <w:r w:rsidR="00A905F8" w:rsidRPr="009534E1">
          <w:rPr>
            <w:rStyle w:val="Hyperlink"/>
            <w:noProof/>
          </w:rPr>
          <w:t>Tijd representatie en temporeel model.</w:t>
        </w:r>
        <w:r w:rsidR="00A905F8">
          <w:rPr>
            <w:noProof/>
            <w:webHidden/>
          </w:rPr>
          <w:tab/>
        </w:r>
        <w:r>
          <w:rPr>
            <w:noProof/>
            <w:webHidden/>
          </w:rPr>
          <w:fldChar w:fldCharType="begin"/>
        </w:r>
        <w:r w:rsidR="00A905F8">
          <w:rPr>
            <w:noProof/>
            <w:webHidden/>
          </w:rPr>
          <w:instrText xml:space="preserve"> PAGEREF _Toc436814744 \h </w:instrText>
        </w:r>
        <w:r>
          <w:rPr>
            <w:noProof/>
            <w:webHidden/>
          </w:rPr>
        </w:r>
        <w:r>
          <w:rPr>
            <w:noProof/>
            <w:webHidden/>
          </w:rPr>
          <w:fldChar w:fldCharType="separate"/>
        </w:r>
        <w:r w:rsidR="002C1DC6">
          <w:rPr>
            <w:noProof/>
            <w:webHidden/>
          </w:rPr>
          <w:t>52</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45" w:history="1">
        <w:r w:rsidR="00A905F8" w:rsidRPr="009534E1">
          <w:rPr>
            <w:rStyle w:val="Hyperlink"/>
            <w:noProof/>
          </w:rPr>
          <w:t>5.2.25</w:t>
        </w:r>
        <w:r w:rsidR="00A905F8">
          <w:rPr>
            <w:rFonts w:asciiTheme="minorHAnsi" w:eastAsiaTheme="minorEastAsia" w:hAnsiTheme="minorHAnsi" w:cstheme="minorBidi"/>
            <w:noProof/>
            <w:sz w:val="22"/>
            <w:szCs w:val="22"/>
          </w:rPr>
          <w:tab/>
        </w:r>
        <w:r w:rsidR="00A905F8" w:rsidRPr="009534E1">
          <w:rPr>
            <w:rStyle w:val="Hyperlink"/>
            <w:noProof/>
          </w:rPr>
          <w:t>UML - EC61 overzicht.</w:t>
        </w:r>
        <w:r w:rsidR="00A905F8">
          <w:rPr>
            <w:noProof/>
            <w:webHidden/>
          </w:rPr>
          <w:tab/>
        </w:r>
        <w:r>
          <w:rPr>
            <w:noProof/>
            <w:webHidden/>
          </w:rPr>
          <w:fldChar w:fldCharType="begin"/>
        </w:r>
        <w:r w:rsidR="00A905F8">
          <w:rPr>
            <w:noProof/>
            <w:webHidden/>
          </w:rPr>
          <w:instrText xml:space="preserve"> PAGEREF _Toc436814745 \h </w:instrText>
        </w:r>
        <w:r>
          <w:rPr>
            <w:noProof/>
            <w:webHidden/>
          </w:rPr>
        </w:r>
        <w:r>
          <w:rPr>
            <w:noProof/>
            <w:webHidden/>
          </w:rPr>
          <w:fldChar w:fldCharType="separate"/>
        </w:r>
        <w:r w:rsidR="002C1DC6">
          <w:rPr>
            <w:noProof/>
            <w:webHidden/>
          </w:rPr>
          <w:t>54</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46" w:history="1">
        <w:r w:rsidR="00A905F8" w:rsidRPr="009534E1">
          <w:rPr>
            <w:rStyle w:val="Hyperlink"/>
            <w:noProof/>
          </w:rPr>
          <w:t>5.2.26</w:t>
        </w:r>
        <w:r w:rsidR="00A905F8">
          <w:rPr>
            <w:rFonts w:asciiTheme="minorHAnsi" w:eastAsiaTheme="minorEastAsia" w:hAnsiTheme="minorHAnsi" w:cstheme="minorBidi"/>
            <w:noProof/>
            <w:sz w:val="22"/>
            <w:szCs w:val="22"/>
          </w:rPr>
          <w:tab/>
        </w:r>
        <w:r w:rsidR="00A905F8" w:rsidRPr="009534E1">
          <w:rPr>
            <w:rStyle w:val="Hyperlink"/>
            <w:noProof/>
          </w:rPr>
          <w:t>UML - Buisleidingen Risicoregister overzicht.</w:t>
        </w:r>
        <w:r w:rsidR="00A905F8">
          <w:rPr>
            <w:noProof/>
            <w:webHidden/>
          </w:rPr>
          <w:tab/>
        </w:r>
        <w:r>
          <w:rPr>
            <w:noProof/>
            <w:webHidden/>
          </w:rPr>
          <w:fldChar w:fldCharType="begin"/>
        </w:r>
        <w:r w:rsidR="00A905F8">
          <w:rPr>
            <w:noProof/>
            <w:webHidden/>
          </w:rPr>
          <w:instrText xml:space="preserve"> PAGEREF _Toc436814746 \h </w:instrText>
        </w:r>
        <w:r>
          <w:rPr>
            <w:noProof/>
            <w:webHidden/>
          </w:rPr>
        </w:r>
        <w:r>
          <w:rPr>
            <w:noProof/>
            <w:webHidden/>
          </w:rPr>
          <w:fldChar w:fldCharType="separate"/>
        </w:r>
        <w:r w:rsidR="002C1DC6">
          <w:rPr>
            <w:noProof/>
            <w:webHidden/>
          </w:rPr>
          <w:t>56</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47" w:history="1">
        <w:r w:rsidR="00A905F8" w:rsidRPr="009534E1">
          <w:rPr>
            <w:rStyle w:val="Hyperlink"/>
            <w:noProof/>
          </w:rPr>
          <w:t>5.2.27</w:t>
        </w:r>
        <w:r w:rsidR="00A905F8">
          <w:rPr>
            <w:rFonts w:asciiTheme="minorHAnsi" w:eastAsiaTheme="minorEastAsia" w:hAnsiTheme="minorHAnsi" w:cstheme="minorBidi"/>
            <w:noProof/>
            <w:sz w:val="22"/>
            <w:szCs w:val="22"/>
          </w:rPr>
          <w:tab/>
        </w:r>
        <w:r w:rsidR="00A905F8" w:rsidRPr="009534E1">
          <w:rPr>
            <w:rStyle w:val="Hyperlink"/>
            <w:noProof/>
          </w:rPr>
          <w:t>UML - Stedelijk water overzicht.</w:t>
        </w:r>
        <w:r w:rsidR="00A905F8">
          <w:rPr>
            <w:noProof/>
            <w:webHidden/>
          </w:rPr>
          <w:tab/>
        </w:r>
        <w:r>
          <w:rPr>
            <w:noProof/>
            <w:webHidden/>
          </w:rPr>
          <w:fldChar w:fldCharType="begin"/>
        </w:r>
        <w:r w:rsidR="00A905F8">
          <w:rPr>
            <w:noProof/>
            <w:webHidden/>
          </w:rPr>
          <w:instrText xml:space="preserve"> PAGEREF _Toc436814747 \h </w:instrText>
        </w:r>
        <w:r>
          <w:rPr>
            <w:noProof/>
            <w:webHidden/>
          </w:rPr>
        </w:r>
        <w:r>
          <w:rPr>
            <w:noProof/>
            <w:webHidden/>
          </w:rPr>
          <w:fldChar w:fldCharType="separate"/>
        </w:r>
        <w:r w:rsidR="002C1DC6">
          <w:rPr>
            <w:noProof/>
            <w:webHidden/>
          </w:rPr>
          <w:t>58</w:t>
        </w:r>
        <w:r>
          <w:rPr>
            <w:noProof/>
            <w:webHidden/>
          </w:rPr>
          <w:fldChar w:fldCharType="end"/>
        </w:r>
      </w:hyperlink>
    </w:p>
    <w:p w:rsidR="00A905F8" w:rsidRDefault="00051DFD">
      <w:pPr>
        <w:pStyle w:val="Inhopg2"/>
        <w:rPr>
          <w:rFonts w:asciiTheme="minorHAnsi" w:eastAsiaTheme="minorEastAsia" w:hAnsiTheme="minorHAnsi" w:cstheme="minorBidi"/>
          <w:sz w:val="22"/>
          <w:szCs w:val="22"/>
        </w:rPr>
      </w:pPr>
      <w:hyperlink w:anchor="_Toc436814748" w:history="1">
        <w:r w:rsidR="00A905F8" w:rsidRPr="009534E1">
          <w:rPr>
            <w:rStyle w:val="Hyperlink"/>
          </w:rPr>
          <w:t>5.3</w:t>
        </w:r>
        <w:r w:rsidR="00A905F8">
          <w:rPr>
            <w:rFonts w:asciiTheme="minorHAnsi" w:eastAsiaTheme="minorEastAsia" w:hAnsiTheme="minorHAnsi" w:cstheme="minorBidi"/>
            <w:sz w:val="22"/>
            <w:szCs w:val="22"/>
          </w:rPr>
          <w:tab/>
        </w:r>
        <w:r w:rsidR="00A905F8" w:rsidRPr="009534E1">
          <w:rPr>
            <w:rStyle w:val="Hyperlink"/>
          </w:rPr>
          <w:t>Objectcatalogus.</w:t>
        </w:r>
        <w:r w:rsidR="00A905F8">
          <w:rPr>
            <w:webHidden/>
          </w:rPr>
          <w:tab/>
        </w:r>
        <w:r>
          <w:rPr>
            <w:webHidden/>
          </w:rPr>
          <w:fldChar w:fldCharType="begin"/>
        </w:r>
        <w:r w:rsidR="00A905F8">
          <w:rPr>
            <w:webHidden/>
          </w:rPr>
          <w:instrText xml:space="preserve"> PAGEREF _Toc436814748 \h </w:instrText>
        </w:r>
        <w:r>
          <w:rPr>
            <w:webHidden/>
          </w:rPr>
        </w:r>
        <w:r>
          <w:rPr>
            <w:webHidden/>
          </w:rPr>
          <w:fldChar w:fldCharType="separate"/>
        </w:r>
        <w:r w:rsidR="002C1DC6">
          <w:rPr>
            <w:webHidden/>
          </w:rPr>
          <w:t>60</w:t>
        </w:r>
        <w:r>
          <w:rPr>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49" w:history="1">
        <w:r w:rsidR="00A905F8" w:rsidRPr="009534E1">
          <w:rPr>
            <w:rStyle w:val="Hyperlink"/>
            <w:noProof/>
          </w:rPr>
          <w:t>5.3.1</w:t>
        </w:r>
        <w:r w:rsidR="00A905F8">
          <w:rPr>
            <w:rFonts w:asciiTheme="minorHAnsi" w:eastAsiaTheme="minorEastAsia" w:hAnsiTheme="minorHAnsi" w:cstheme="minorBidi"/>
            <w:noProof/>
            <w:sz w:val="22"/>
            <w:szCs w:val="22"/>
          </w:rPr>
          <w:tab/>
        </w:r>
        <w:r w:rsidR="00A905F8" w:rsidRPr="009534E1">
          <w:rPr>
            <w:rStyle w:val="Hyperlink"/>
            <w:noProof/>
          </w:rPr>
          <w:t>Geografische objecten.</w:t>
        </w:r>
        <w:r w:rsidR="00A905F8">
          <w:rPr>
            <w:noProof/>
            <w:webHidden/>
          </w:rPr>
          <w:tab/>
        </w:r>
        <w:r>
          <w:rPr>
            <w:noProof/>
            <w:webHidden/>
          </w:rPr>
          <w:fldChar w:fldCharType="begin"/>
        </w:r>
        <w:r w:rsidR="00A905F8">
          <w:rPr>
            <w:noProof/>
            <w:webHidden/>
          </w:rPr>
          <w:instrText xml:space="preserve"> PAGEREF _Toc436814749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50" w:history="1">
        <w:r w:rsidR="00A905F8" w:rsidRPr="009534E1">
          <w:rPr>
            <w:rStyle w:val="Hyperlink"/>
            <w:noProof/>
          </w:rPr>
          <w:t>5.3.2</w:t>
        </w:r>
        <w:r w:rsidR="00A905F8">
          <w:rPr>
            <w:rFonts w:asciiTheme="minorHAnsi" w:eastAsiaTheme="minorEastAsia" w:hAnsiTheme="minorHAnsi" w:cstheme="minorBidi"/>
            <w:noProof/>
            <w:sz w:val="22"/>
            <w:szCs w:val="22"/>
          </w:rPr>
          <w:tab/>
        </w:r>
        <w:r w:rsidR="00A905F8" w:rsidRPr="009534E1">
          <w:rPr>
            <w:rStyle w:val="Hyperlink"/>
            <w:noProof/>
          </w:rPr>
          <w:t>Data typen.</w:t>
        </w:r>
        <w:r w:rsidR="00A905F8">
          <w:rPr>
            <w:noProof/>
            <w:webHidden/>
          </w:rPr>
          <w:tab/>
        </w:r>
        <w:r>
          <w:rPr>
            <w:noProof/>
            <w:webHidden/>
          </w:rPr>
          <w:fldChar w:fldCharType="begin"/>
        </w:r>
        <w:r w:rsidR="00A905F8">
          <w:rPr>
            <w:noProof/>
            <w:webHidden/>
          </w:rPr>
          <w:instrText xml:space="preserve"> PAGEREF _Toc436814750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51" w:history="1">
        <w:r w:rsidR="00A905F8" w:rsidRPr="009534E1">
          <w:rPr>
            <w:rStyle w:val="Hyperlink"/>
            <w:noProof/>
          </w:rPr>
          <w:t>5.3.3</w:t>
        </w:r>
        <w:r w:rsidR="00A905F8">
          <w:rPr>
            <w:rFonts w:asciiTheme="minorHAnsi" w:eastAsiaTheme="minorEastAsia" w:hAnsiTheme="minorHAnsi" w:cstheme="minorBidi"/>
            <w:noProof/>
            <w:sz w:val="22"/>
            <w:szCs w:val="22"/>
          </w:rPr>
          <w:tab/>
        </w:r>
        <w:r w:rsidR="00A905F8" w:rsidRPr="009534E1">
          <w:rPr>
            <w:rStyle w:val="Hyperlink"/>
            <w:noProof/>
          </w:rPr>
          <w:t>Waardelijsten.</w:t>
        </w:r>
        <w:r w:rsidR="00A905F8">
          <w:rPr>
            <w:noProof/>
            <w:webHidden/>
          </w:rPr>
          <w:tab/>
        </w:r>
        <w:r>
          <w:rPr>
            <w:noProof/>
            <w:webHidden/>
          </w:rPr>
          <w:fldChar w:fldCharType="begin"/>
        </w:r>
        <w:r w:rsidR="00A905F8">
          <w:rPr>
            <w:noProof/>
            <w:webHidden/>
          </w:rPr>
          <w:instrText xml:space="preserve"> PAGEREF _Toc436814751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051DFD">
      <w:pPr>
        <w:pStyle w:val="Inhopg3"/>
        <w:rPr>
          <w:rFonts w:asciiTheme="minorHAnsi" w:eastAsiaTheme="minorEastAsia" w:hAnsiTheme="minorHAnsi" w:cstheme="minorBidi"/>
          <w:noProof/>
          <w:sz w:val="22"/>
          <w:szCs w:val="22"/>
        </w:rPr>
      </w:pPr>
      <w:hyperlink w:anchor="_Toc436814752" w:history="1">
        <w:r w:rsidR="00A905F8" w:rsidRPr="009534E1">
          <w:rPr>
            <w:rStyle w:val="Hyperlink"/>
            <w:noProof/>
          </w:rPr>
          <w:t>5.3.4</w:t>
        </w:r>
        <w:r w:rsidR="00A905F8">
          <w:rPr>
            <w:rFonts w:asciiTheme="minorHAnsi" w:eastAsiaTheme="minorEastAsia" w:hAnsiTheme="minorHAnsi" w:cstheme="minorBidi"/>
            <w:noProof/>
            <w:sz w:val="22"/>
            <w:szCs w:val="22"/>
          </w:rPr>
          <w:tab/>
        </w:r>
        <w:r w:rsidR="00A905F8" w:rsidRPr="009534E1">
          <w:rPr>
            <w:rStyle w:val="Hyperlink"/>
            <w:noProof/>
          </w:rPr>
          <w:t>Geïmporteerde typen (informatief).</w:t>
        </w:r>
        <w:r w:rsidR="00A905F8">
          <w:rPr>
            <w:noProof/>
            <w:webHidden/>
          </w:rPr>
          <w:tab/>
        </w:r>
        <w:r>
          <w:rPr>
            <w:noProof/>
            <w:webHidden/>
          </w:rPr>
          <w:fldChar w:fldCharType="begin"/>
        </w:r>
        <w:r w:rsidR="00A905F8">
          <w:rPr>
            <w:noProof/>
            <w:webHidden/>
          </w:rPr>
          <w:instrText xml:space="preserve"> PAGEREF _Toc436814752 \h </w:instrText>
        </w:r>
        <w:r>
          <w:rPr>
            <w:noProof/>
            <w:webHidden/>
          </w:rPr>
        </w:r>
        <w:r>
          <w:rPr>
            <w:noProof/>
            <w:webHidden/>
          </w:rPr>
          <w:fldChar w:fldCharType="separate"/>
        </w:r>
        <w:r w:rsidR="002C1DC6">
          <w:rPr>
            <w:noProof/>
            <w:webHidden/>
          </w:rPr>
          <w:t>63</w:t>
        </w:r>
        <w:r>
          <w:rPr>
            <w:noProof/>
            <w:webHidden/>
          </w:rPr>
          <w:fldChar w:fldCharType="end"/>
        </w:r>
      </w:hyperlink>
    </w:p>
    <w:p w:rsidR="00A905F8" w:rsidRDefault="00051DFD">
      <w:pPr>
        <w:pStyle w:val="Inhopg1"/>
        <w:rPr>
          <w:rFonts w:asciiTheme="minorHAnsi" w:eastAsiaTheme="minorEastAsia" w:hAnsiTheme="minorHAnsi" w:cstheme="minorBidi"/>
          <w:noProof/>
          <w:sz w:val="22"/>
          <w:szCs w:val="22"/>
        </w:rPr>
      </w:pPr>
      <w:hyperlink w:anchor="_Toc436814753" w:history="1">
        <w:r w:rsidR="00A905F8" w:rsidRPr="009534E1">
          <w:rPr>
            <w:rStyle w:val="Hyperlink"/>
            <w:noProof/>
          </w:rPr>
          <w:t>Referentiesystemen</w:t>
        </w:r>
        <w:r w:rsidR="00A905F8">
          <w:rPr>
            <w:noProof/>
            <w:webHidden/>
          </w:rPr>
          <w:tab/>
        </w:r>
        <w:r>
          <w:rPr>
            <w:noProof/>
            <w:webHidden/>
          </w:rPr>
          <w:fldChar w:fldCharType="begin"/>
        </w:r>
        <w:r w:rsidR="00A905F8">
          <w:rPr>
            <w:noProof/>
            <w:webHidden/>
          </w:rPr>
          <w:instrText xml:space="preserve"> PAGEREF _Toc436814753 \h </w:instrText>
        </w:r>
        <w:r>
          <w:rPr>
            <w:noProof/>
            <w:webHidden/>
          </w:rPr>
        </w:r>
        <w:r>
          <w:rPr>
            <w:noProof/>
            <w:webHidden/>
          </w:rPr>
          <w:fldChar w:fldCharType="separate"/>
        </w:r>
        <w:r w:rsidR="002C1DC6">
          <w:rPr>
            <w:noProof/>
            <w:webHidden/>
          </w:rPr>
          <w:t>64</w:t>
        </w:r>
        <w:r>
          <w:rPr>
            <w:noProof/>
            <w:webHidden/>
          </w:rPr>
          <w:fldChar w:fldCharType="end"/>
        </w:r>
      </w:hyperlink>
    </w:p>
    <w:p w:rsidR="00A905F8" w:rsidRDefault="00051DFD">
      <w:pPr>
        <w:pStyle w:val="Inhopg2"/>
        <w:rPr>
          <w:rFonts w:asciiTheme="minorHAnsi" w:eastAsiaTheme="minorEastAsia" w:hAnsiTheme="minorHAnsi" w:cstheme="minorBidi"/>
          <w:sz w:val="22"/>
          <w:szCs w:val="22"/>
        </w:rPr>
      </w:pPr>
      <w:hyperlink w:anchor="_Toc436814754" w:history="1">
        <w:r w:rsidR="00A905F8" w:rsidRPr="009534E1">
          <w:rPr>
            <w:rStyle w:val="Hyperlink"/>
          </w:rPr>
          <w:t>6.1</w:t>
        </w:r>
        <w:r w:rsidR="00A905F8">
          <w:rPr>
            <w:rFonts w:asciiTheme="minorHAnsi" w:eastAsiaTheme="minorEastAsia" w:hAnsiTheme="minorHAnsi" w:cstheme="minorBidi"/>
            <w:sz w:val="22"/>
            <w:szCs w:val="22"/>
          </w:rPr>
          <w:tab/>
        </w:r>
        <w:r w:rsidR="00A905F8" w:rsidRPr="009534E1">
          <w:rPr>
            <w:rStyle w:val="Hyperlink"/>
          </w:rPr>
          <w:t>Ruimtelijk referentiesysteem.</w:t>
        </w:r>
        <w:r w:rsidR="00A905F8">
          <w:rPr>
            <w:webHidden/>
          </w:rPr>
          <w:tab/>
        </w:r>
        <w:r>
          <w:rPr>
            <w:webHidden/>
          </w:rPr>
          <w:fldChar w:fldCharType="begin"/>
        </w:r>
        <w:r w:rsidR="00A905F8">
          <w:rPr>
            <w:webHidden/>
          </w:rPr>
          <w:instrText xml:space="preserve"> PAGEREF _Toc436814754 \h </w:instrText>
        </w:r>
        <w:r>
          <w:rPr>
            <w:webHidden/>
          </w:rPr>
        </w:r>
        <w:r>
          <w:rPr>
            <w:webHidden/>
          </w:rPr>
          <w:fldChar w:fldCharType="separate"/>
        </w:r>
        <w:r w:rsidR="002C1DC6">
          <w:rPr>
            <w:webHidden/>
          </w:rPr>
          <w:t>64</w:t>
        </w:r>
        <w:r>
          <w:rPr>
            <w:webHidden/>
          </w:rPr>
          <w:fldChar w:fldCharType="end"/>
        </w:r>
      </w:hyperlink>
    </w:p>
    <w:p w:rsidR="00A905F8" w:rsidRDefault="00051DFD">
      <w:pPr>
        <w:pStyle w:val="Inhopg1"/>
        <w:rPr>
          <w:rFonts w:asciiTheme="minorHAnsi" w:eastAsiaTheme="minorEastAsia" w:hAnsiTheme="minorHAnsi" w:cstheme="minorBidi"/>
          <w:noProof/>
          <w:sz w:val="22"/>
          <w:szCs w:val="22"/>
        </w:rPr>
      </w:pPr>
      <w:hyperlink w:anchor="_Toc436814755" w:history="1">
        <w:r w:rsidR="00A905F8" w:rsidRPr="009534E1">
          <w:rPr>
            <w:rStyle w:val="Hyperlink"/>
            <w:noProof/>
          </w:rPr>
          <w:t>Levering</w:t>
        </w:r>
        <w:r w:rsidR="00A905F8">
          <w:rPr>
            <w:noProof/>
            <w:webHidden/>
          </w:rPr>
          <w:tab/>
        </w:r>
        <w:r>
          <w:rPr>
            <w:noProof/>
            <w:webHidden/>
          </w:rPr>
          <w:fldChar w:fldCharType="begin"/>
        </w:r>
        <w:r w:rsidR="00A905F8">
          <w:rPr>
            <w:noProof/>
            <w:webHidden/>
          </w:rPr>
          <w:instrText xml:space="preserve"> PAGEREF _Toc436814755 \h </w:instrText>
        </w:r>
        <w:r>
          <w:rPr>
            <w:noProof/>
            <w:webHidden/>
          </w:rPr>
        </w:r>
        <w:r>
          <w:rPr>
            <w:noProof/>
            <w:webHidden/>
          </w:rPr>
          <w:fldChar w:fldCharType="separate"/>
        </w:r>
        <w:r w:rsidR="002C1DC6">
          <w:rPr>
            <w:noProof/>
            <w:webHidden/>
          </w:rPr>
          <w:t>65</w:t>
        </w:r>
        <w:r>
          <w:rPr>
            <w:noProof/>
            <w:webHidden/>
          </w:rPr>
          <w:fldChar w:fldCharType="end"/>
        </w:r>
      </w:hyperlink>
    </w:p>
    <w:p w:rsidR="00A905F8" w:rsidRDefault="00051DFD">
      <w:pPr>
        <w:pStyle w:val="Inhopg2"/>
        <w:rPr>
          <w:rFonts w:asciiTheme="minorHAnsi" w:eastAsiaTheme="minorEastAsia" w:hAnsiTheme="minorHAnsi" w:cstheme="minorBidi"/>
          <w:sz w:val="22"/>
          <w:szCs w:val="22"/>
        </w:rPr>
      </w:pPr>
      <w:hyperlink w:anchor="_Toc436814756" w:history="1">
        <w:r w:rsidR="00A905F8" w:rsidRPr="009534E1">
          <w:rPr>
            <w:rStyle w:val="Hyperlink"/>
          </w:rPr>
          <w:t>7.1</w:t>
        </w:r>
        <w:r w:rsidR="00A905F8">
          <w:rPr>
            <w:rFonts w:asciiTheme="minorHAnsi" w:eastAsiaTheme="minorEastAsia" w:hAnsiTheme="minorHAnsi" w:cstheme="minorBidi"/>
            <w:sz w:val="22"/>
            <w:szCs w:val="22"/>
          </w:rPr>
          <w:tab/>
        </w:r>
        <w:r w:rsidR="00A905F8" w:rsidRPr="009534E1">
          <w:rPr>
            <w:rStyle w:val="Hyperlink"/>
          </w:rPr>
          <w:t>Leveringsmedium.</w:t>
        </w:r>
        <w:r w:rsidR="00A905F8">
          <w:rPr>
            <w:webHidden/>
          </w:rPr>
          <w:tab/>
        </w:r>
        <w:r>
          <w:rPr>
            <w:webHidden/>
          </w:rPr>
          <w:fldChar w:fldCharType="begin"/>
        </w:r>
        <w:r w:rsidR="00A905F8">
          <w:rPr>
            <w:webHidden/>
          </w:rPr>
          <w:instrText xml:space="preserve"> PAGEREF _Toc436814756 \h </w:instrText>
        </w:r>
        <w:r>
          <w:rPr>
            <w:webHidden/>
          </w:rPr>
        </w:r>
        <w:r>
          <w:rPr>
            <w:webHidden/>
          </w:rPr>
          <w:fldChar w:fldCharType="separate"/>
        </w:r>
        <w:r w:rsidR="002C1DC6">
          <w:rPr>
            <w:webHidden/>
          </w:rPr>
          <w:t>65</w:t>
        </w:r>
        <w:r>
          <w:rPr>
            <w:webHidden/>
          </w:rPr>
          <w:fldChar w:fldCharType="end"/>
        </w:r>
      </w:hyperlink>
    </w:p>
    <w:p w:rsidR="00A905F8" w:rsidRDefault="00051DFD">
      <w:pPr>
        <w:pStyle w:val="Inhopg2"/>
        <w:rPr>
          <w:rFonts w:asciiTheme="minorHAnsi" w:eastAsiaTheme="minorEastAsia" w:hAnsiTheme="minorHAnsi" w:cstheme="minorBidi"/>
          <w:sz w:val="22"/>
          <w:szCs w:val="22"/>
        </w:rPr>
      </w:pPr>
      <w:hyperlink w:anchor="_Toc436814757" w:history="1">
        <w:r w:rsidR="00A905F8" w:rsidRPr="009534E1">
          <w:rPr>
            <w:rStyle w:val="Hyperlink"/>
          </w:rPr>
          <w:t>7.2</w:t>
        </w:r>
        <w:r w:rsidR="00A905F8">
          <w:rPr>
            <w:rFonts w:asciiTheme="minorHAnsi" w:eastAsiaTheme="minorEastAsia" w:hAnsiTheme="minorHAnsi" w:cstheme="minorBidi"/>
            <w:sz w:val="22"/>
            <w:szCs w:val="22"/>
          </w:rPr>
          <w:tab/>
        </w:r>
        <w:r w:rsidR="00A905F8" w:rsidRPr="009534E1">
          <w:rPr>
            <w:rStyle w:val="Hyperlink"/>
          </w:rPr>
          <w:t>Formaten (encodings).</w:t>
        </w:r>
        <w:r w:rsidR="00A905F8">
          <w:rPr>
            <w:webHidden/>
          </w:rPr>
          <w:tab/>
        </w:r>
        <w:r>
          <w:rPr>
            <w:webHidden/>
          </w:rPr>
          <w:fldChar w:fldCharType="begin"/>
        </w:r>
        <w:r w:rsidR="00A905F8">
          <w:rPr>
            <w:webHidden/>
          </w:rPr>
          <w:instrText xml:space="preserve"> PAGEREF _Toc436814757 \h </w:instrText>
        </w:r>
        <w:r>
          <w:rPr>
            <w:webHidden/>
          </w:rPr>
        </w:r>
        <w:r>
          <w:rPr>
            <w:webHidden/>
          </w:rPr>
          <w:fldChar w:fldCharType="separate"/>
        </w:r>
        <w:r w:rsidR="002C1DC6">
          <w:rPr>
            <w:webHidden/>
          </w:rPr>
          <w:t>65</w:t>
        </w:r>
        <w:r>
          <w:rPr>
            <w:webHidden/>
          </w:rPr>
          <w:fldChar w:fldCharType="end"/>
        </w:r>
      </w:hyperlink>
    </w:p>
    <w:p w:rsidR="00A905F8" w:rsidRDefault="00051DFD">
      <w:pPr>
        <w:pStyle w:val="Inhopg1"/>
        <w:rPr>
          <w:rFonts w:asciiTheme="minorHAnsi" w:eastAsiaTheme="minorEastAsia" w:hAnsiTheme="minorHAnsi" w:cstheme="minorBidi"/>
          <w:noProof/>
          <w:sz w:val="22"/>
          <w:szCs w:val="22"/>
        </w:rPr>
      </w:pPr>
      <w:hyperlink w:anchor="_Toc436814758" w:history="1">
        <w:r w:rsidR="00A905F8" w:rsidRPr="009534E1">
          <w:rPr>
            <w:rStyle w:val="Hyperlink"/>
            <w:noProof/>
          </w:rPr>
          <w:t>Visualisatie</w:t>
        </w:r>
        <w:r w:rsidR="00A905F8">
          <w:rPr>
            <w:noProof/>
            <w:webHidden/>
          </w:rPr>
          <w:tab/>
        </w:r>
        <w:r>
          <w:rPr>
            <w:noProof/>
            <w:webHidden/>
          </w:rPr>
          <w:fldChar w:fldCharType="begin"/>
        </w:r>
        <w:r w:rsidR="00A905F8">
          <w:rPr>
            <w:noProof/>
            <w:webHidden/>
          </w:rPr>
          <w:instrText xml:space="preserve"> PAGEREF _Toc436814758 \h </w:instrText>
        </w:r>
        <w:r>
          <w:rPr>
            <w:noProof/>
            <w:webHidden/>
          </w:rPr>
        </w:r>
        <w:r>
          <w:rPr>
            <w:noProof/>
            <w:webHidden/>
          </w:rPr>
          <w:fldChar w:fldCharType="separate"/>
        </w:r>
        <w:r w:rsidR="002C1DC6">
          <w:rPr>
            <w:noProof/>
            <w:webHidden/>
          </w:rPr>
          <w:t>66</w:t>
        </w:r>
        <w:r>
          <w:rPr>
            <w:noProof/>
            <w:webHidden/>
          </w:rPr>
          <w:fldChar w:fldCharType="end"/>
        </w:r>
      </w:hyperlink>
    </w:p>
    <w:p w:rsidR="00A905F8" w:rsidRDefault="00051DFD">
      <w:pPr>
        <w:pStyle w:val="Inhopg1"/>
        <w:rPr>
          <w:rFonts w:asciiTheme="minorHAnsi" w:eastAsiaTheme="minorEastAsia" w:hAnsiTheme="minorHAnsi" w:cstheme="minorBidi"/>
          <w:noProof/>
          <w:sz w:val="22"/>
          <w:szCs w:val="22"/>
        </w:rPr>
      </w:pPr>
      <w:hyperlink w:anchor="_Toc436814759" w:history="1">
        <w:r w:rsidR="00A905F8" w:rsidRPr="009534E1">
          <w:rPr>
            <w:rStyle w:val="Hyperlink"/>
            <w:noProof/>
          </w:rPr>
          <w:t>Bibliografie</w:t>
        </w:r>
        <w:r w:rsidR="00A905F8">
          <w:rPr>
            <w:noProof/>
            <w:webHidden/>
          </w:rPr>
          <w:tab/>
        </w:r>
        <w:r>
          <w:rPr>
            <w:noProof/>
            <w:webHidden/>
          </w:rPr>
          <w:fldChar w:fldCharType="begin"/>
        </w:r>
        <w:r w:rsidR="00A905F8">
          <w:rPr>
            <w:noProof/>
            <w:webHidden/>
          </w:rPr>
          <w:instrText xml:space="preserve"> PAGEREF _Toc436814759 \h </w:instrText>
        </w:r>
        <w:r>
          <w:rPr>
            <w:noProof/>
            <w:webHidden/>
          </w:rPr>
        </w:r>
        <w:r>
          <w:rPr>
            <w:noProof/>
            <w:webHidden/>
          </w:rPr>
          <w:fldChar w:fldCharType="separate"/>
        </w:r>
        <w:r w:rsidR="002C1DC6">
          <w:rPr>
            <w:noProof/>
            <w:webHidden/>
          </w:rPr>
          <w:t>67</w:t>
        </w:r>
        <w:r>
          <w:rPr>
            <w:noProof/>
            <w:webHidden/>
          </w:rPr>
          <w:fldChar w:fldCharType="end"/>
        </w:r>
      </w:hyperlink>
    </w:p>
    <w:p w:rsidR="00A905F8" w:rsidRDefault="00051DFD">
      <w:pPr>
        <w:pStyle w:val="Inhopg1"/>
        <w:rPr>
          <w:rFonts w:asciiTheme="minorHAnsi" w:eastAsiaTheme="minorEastAsia" w:hAnsiTheme="minorHAnsi" w:cstheme="minorBidi"/>
          <w:noProof/>
          <w:sz w:val="22"/>
          <w:szCs w:val="22"/>
        </w:rPr>
      </w:pPr>
      <w:hyperlink w:anchor="_Toc436814760" w:history="1">
        <w:r w:rsidR="00A905F8" w:rsidRPr="009534E1">
          <w:rPr>
            <w:rStyle w:val="Hyperlink"/>
            <w:noProof/>
          </w:rPr>
          <w:t>Bijlage 1: IMKL1.1 (2012)</w:t>
        </w:r>
        <w:r w:rsidR="00A905F8">
          <w:rPr>
            <w:noProof/>
            <w:webHidden/>
          </w:rPr>
          <w:tab/>
        </w:r>
        <w:r>
          <w:rPr>
            <w:noProof/>
            <w:webHidden/>
          </w:rPr>
          <w:fldChar w:fldCharType="begin"/>
        </w:r>
        <w:r w:rsidR="00A905F8">
          <w:rPr>
            <w:noProof/>
            <w:webHidden/>
          </w:rPr>
          <w:instrText xml:space="preserve"> PAGEREF _Toc436814760 \h </w:instrText>
        </w:r>
        <w:r>
          <w:rPr>
            <w:noProof/>
            <w:webHidden/>
          </w:rPr>
        </w:r>
        <w:r>
          <w:rPr>
            <w:noProof/>
            <w:webHidden/>
          </w:rPr>
          <w:fldChar w:fldCharType="separate"/>
        </w:r>
        <w:r w:rsidR="002C1DC6">
          <w:rPr>
            <w:noProof/>
            <w:webHidden/>
          </w:rPr>
          <w:t>68</w:t>
        </w:r>
        <w:r>
          <w:rPr>
            <w:noProof/>
            <w:webHidden/>
          </w:rPr>
          <w:fldChar w:fldCharType="end"/>
        </w:r>
      </w:hyperlink>
    </w:p>
    <w:p w:rsidR="00A905F8" w:rsidRDefault="00051DFD">
      <w:pPr>
        <w:pStyle w:val="Inhopg1"/>
        <w:rPr>
          <w:rFonts w:asciiTheme="minorHAnsi" w:eastAsiaTheme="minorEastAsia" w:hAnsiTheme="minorHAnsi" w:cstheme="minorBidi"/>
          <w:noProof/>
          <w:sz w:val="22"/>
          <w:szCs w:val="22"/>
        </w:rPr>
      </w:pPr>
      <w:hyperlink w:anchor="_Toc436814761" w:history="1">
        <w:r w:rsidR="00A905F8" w:rsidRPr="009534E1">
          <w:rPr>
            <w:rStyle w:val="Hyperlink"/>
            <w:noProof/>
          </w:rPr>
          <w:t>Bijlage 2: IMKL2015 waardelijsten.</w:t>
        </w:r>
        <w:r w:rsidR="00A905F8">
          <w:rPr>
            <w:noProof/>
            <w:webHidden/>
          </w:rPr>
          <w:tab/>
        </w:r>
        <w:r>
          <w:rPr>
            <w:noProof/>
            <w:webHidden/>
          </w:rPr>
          <w:fldChar w:fldCharType="begin"/>
        </w:r>
        <w:r w:rsidR="00A905F8">
          <w:rPr>
            <w:noProof/>
            <w:webHidden/>
          </w:rPr>
          <w:instrText xml:space="preserve"> PAGEREF _Toc436814761 \h </w:instrText>
        </w:r>
        <w:r>
          <w:rPr>
            <w:noProof/>
            <w:webHidden/>
          </w:rPr>
        </w:r>
        <w:r>
          <w:rPr>
            <w:noProof/>
            <w:webHidden/>
          </w:rPr>
          <w:fldChar w:fldCharType="separate"/>
        </w:r>
        <w:r w:rsidR="002C1DC6">
          <w:rPr>
            <w:noProof/>
            <w:webHidden/>
          </w:rPr>
          <w:t>69</w:t>
        </w:r>
        <w:r>
          <w:rPr>
            <w:noProof/>
            <w:webHidden/>
          </w:rPr>
          <w:fldChar w:fldCharType="end"/>
        </w:r>
      </w:hyperlink>
    </w:p>
    <w:p w:rsidR="00A905F8" w:rsidRDefault="00051DFD">
      <w:pPr>
        <w:pStyle w:val="Inhopg1"/>
        <w:rPr>
          <w:rFonts w:asciiTheme="minorHAnsi" w:eastAsiaTheme="minorEastAsia" w:hAnsiTheme="minorHAnsi" w:cstheme="minorBidi"/>
          <w:noProof/>
          <w:sz w:val="22"/>
          <w:szCs w:val="22"/>
        </w:rPr>
      </w:pPr>
      <w:hyperlink w:anchor="_Toc436814762" w:history="1">
        <w:r w:rsidR="00A905F8" w:rsidRPr="009534E1">
          <w:rPr>
            <w:rStyle w:val="Hyperlink"/>
            <w:noProof/>
          </w:rPr>
          <w:t>Bijlage 3: Toelichting op geometriemodel.</w:t>
        </w:r>
        <w:r w:rsidR="00A905F8">
          <w:rPr>
            <w:noProof/>
            <w:webHidden/>
          </w:rPr>
          <w:tab/>
        </w:r>
        <w:r>
          <w:rPr>
            <w:noProof/>
            <w:webHidden/>
          </w:rPr>
          <w:fldChar w:fldCharType="begin"/>
        </w:r>
        <w:r w:rsidR="00A905F8">
          <w:rPr>
            <w:noProof/>
            <w:webHidden/>
          </w:rPr>
          <w:instrText xml:space="preserve"> PAGEREF _Toc436814762 \h </w:instrText>
        </w:r>
        <w:r>
          <w:rPr>
            <w:noProof/>
            <w:webHidden/>
          </w:rPr>
        </w:r>
        <w:r>
          <w:rPr>
            <w:noProof/>
            <w:webHidden/>
          </w:rPr>
          <w:fldChar w:fldCharType="separate"/>
        </w:r>
        <w:r w:rsidR="002C1DC6">
          <w:rPr>
            <w:noProof/>
            <w:webHidden/>
          </w:rPr>
          <w:t>69</w:t>
        </w:r>
        <w:r>
          <w:rPr>
            <w:noProof/>
            <w:webHidden/>
          </w:rPr>
          <w:fldChar w:fldCharType="end"/>
        </w:r>
      </w:hyperlink>
    </w:p>
    <w:p w:rsidR="00085436" w:rsidRDefault="00051DFD"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1" w:name="_Toc436814705"/>
      <w:r>
        <w:t>Inleiding en leeswijzer.</w:t>
      </w:r>
      <w:bookmarkEnd w:id="1"/>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Pr="00E47D8B">
        <w:t>Objectcatalogus</w:t>
      </w:r>
    </w:p>
    <w:p w:rsidR="00E47D8B" w:rsidRDefault="00E47D8B" w:rsidP="00E47D8B">
      <w:pPr>
        <w:pStyle w:val="Lijstalinea"/>
        <w:numPr>
          <w:ilvl w:val="0"/>
          <w:numId w:val="48"/>
        </w:numPr>
      </w:pPr>
      <w:r w:rsidRPr="00E47D8B">
        <w:t xml:space="preserve">IMKL2015 </w:t>
      </w:r>
      <w:proofErr w:type="spellStart"/>
      <w:r w:rsidRPr="00E47D8B">
        <w:t>object-attributen-ExtraRegels</w:t>
      </w:r>
      <w:proofErr w:type="spellEnd"/>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proofErr w:type="spellStart"/>
      <w:r>
        <w:t>Handreiking-visualisati</w:t>
      </w:r>
      <w:r w:rsidR="00524F52">
        <w:t>e</w:t>
      </w:r>
      <w:proofErr w:type="spellEnd"/>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2" w:name="_Toc188091997"/>
    </w:p>
    <w:p w:rsidR="00BB25BB" w:rsidRPr="007C7339" w:rsidRDefault="00576E1A" w:rsidP="007C7339">
      <w:pPr>
        <w:pStyle w:val="Hoofdstuktitel"/>
        <w:spacing w:line="240" w:lineRule="atLeast"/>
      </w:pPr>
      <w:bookmarkStart w:id="3" w:name="_Toc436814706"/>
      <w:bookmarkEnd w:id="2"/>
      <w:r>
        <w:t>Scope</w:t>
      </w:r>
      <w:bookmarkEnd w:id="3"/>
    </w:p>
    <w:p w:rsidR="00AA1364" w:rsidRPr="007C7339" w:rsidRDefault="00576E1A" w:rsidP="007C7339">
      <w:pPr>
        <w:pStyle w:val="Paragraaftitel"/>
        <w:spacing w:line="240" w:lineRule="atLeast"/>
      </w:pPr>
      <w:bookmarkStart w:id="4" w:name="_Toc436814707"/>
      <w:r>
        <w:t>Scope</w:t>
      </w:r>
      <w:r w:rsidR="00283BD6">
        <w:t>.</w:t>
      </w:r>
      <w:bookmarkEnd w:id="4"/>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 xml:space="preserve">kabel en leiding informatie ter voorkoming van graafschade voor de netten: </w:t>
      </w:r>
      <w:proofErr w:type="spellStart"/>
      <w:r w:rsidR="0080639F" w:rsidRPr="00D77612">
        <w:t>telecom</w:t>
      </w:r>
      <w:proofErr w:type="spellEnd"/>
      <w:r w:rsidR="0080639F" w:rsidRPr="00D77612">
        <w:t>,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proofErr w:type="spellStart"/>
      <w:r w:rsidRPr="0080639F">
        <w:t>Utilities</w:t>
      </w:r>
      <w:proofErr w:type="spellEnd"/>
      <w:r w:rsidRPr="0080639F">
        <w:t xml:space="preserve"> </w:t>
      </w:r>
      <w:r w:rsidR="0080639F">
        <w:t xml:space="preserve">en </w:t>
      </w:r>
      <w:proofErr w:type="spellStart"/>
      <w:r w:rsidR="0080639F">
        <w:t>Governmental</w:t>
      </w:r>
      <w:proofErr w:type="spellEnd"/>
      <w:r w:rsidR="0080639F">
        <w:t xml:space="preserve">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w:t>
      </w:r>
      <w:proofErr w:type="spellStart"/>
      <w:r w:rsidRPr="00D77612">
        <w:t>bestemmings</w:t>
      </w:r>
      <w:proofErr w:type="spellEnd"/>
      <w:r w:rsidRPr="00D77612">
        <w:t xml:space="preserve">- of </w:t>
      </w:r>
      <w:proofErr w:type="spellStart"/>
      <w:r w:rsidRPr="00D77612">
        <w:t>inpassingsplan</w:t>
      </w:r>
      <w:proofErr w:type="spellEnd"/>
      <w:r w:rsidRPr="00D77612">
        <w:t>.</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5" w:name="_Toc436814708"/>
      <w:r>
        <w:t>Over</w:t>
      </w:r>
      <w:r w:rsidR="00D0633C">
        <w:t>zicht</w:t>
      </w:r>
      <w:bookmarkEnd w:id="5"/>
    </w:p>
    <w:p w:rsidR="003C4DDF" w:rsidRDefault="00576E1A" w:rsidP="007C7339">
      <w:pPr>
        <w:pStyle w:val="Paragraaftitel"/>
        <w:spacing w:line="240" w:lineRule="atLeast"/>
      </w:pPr>
      <w:bookmarkStart w:id="6" w:name="_Toc436814709"/>
      <w:r>
        <w:t>Naam en Acroniemen</w:t>
      </w:r>
      <w:r w:rsidR="00283BD6">
        <w:t>.</w:t>
      </w:r>
      <w:bookmarkEnd w:id="6"/>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7" w:name="_Toc436814710"/>
      <w:r>
        <w:t>Informele beschrijving</w:t>
      </w:r>
      <w:r w:rsidR="00283BD6">
        <w:t>.</w:t>
      </w:r>
      <w:bookmarkEnd w:id="7"/>
    </w:p>
    <w:p w:rsidR="00E548CF" w:rsidRPr="00653DF3" w:rsidRDefault="00E548CF" w:rsidP="00E548CF">
      <w:pPr>
        <w:pStyle w:val="subparagraaftitel"/>
      </w:pPr>
      <w:bookmarkStart w:id="8" w:name="_Toc436814711"/>
      <w:r w:rsidRPr="00653DF3">
        <w:t>Definitie</w:t>
      </w:r>
      <w:r w:rsidR="00283BD6">
        <w:t>.</w:t>
      </w:r>
      <w:bookmarkEnd w:id="8"/>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9" w:name="_Toc436814712"/>
      <w:r>
        <w:t>Beschrijving</w:t>
      </w:r>
      <w:r w:rsidR="00283BD6">
        <w:t>.</w:t>
      </w:r>
      <w:bookmarkEnd w:id="9"/>
    </w:p>
    <w:p w:rsidR="000D4FAA" w:rsidRDefault="006A0A99" w:rsidP="00E548CF">
      <w:pPr>
        <w:spacing w:line="240" w:lineRule="atLeast"/>
        <w:jc w:val="left"/>
      </w:pPr>
      <w:r>
        <w:t xml:space="preserve">IMKL2015 vormt het gemeenschappelijke begrippenkader voor de uitwisseling van informatie van verschillende typen </w:t>
      </w:r>
      <w:proofErr w:type="spellStart"/>
      <w:r>
        <w:t>uitiliteitsnetten</w:t>
      </w:r>
      <w:proofErr w:type="spellEnd"/>
      <w:r>
        <w:t xml:space="preserve">. Een </w:t>
      </w:r>
      <w:proofErr w:type="spellStart"/>
      <w:r>
        <w:t>uitiliteitsnet</w:t>
      </w:r>
      <w:proofErr w:type="spellEnd"/>
      <w:r>
        <w:t xml:space="preserve">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w:t>
      </w:r>
      <w:proofErr w:type="spellStart"/>
      <w:r>
        <w:t>net-producten</w:t>
      </w:r>
      <w:proofErr w:type="spellEnd"/>
      <w:r>
        <w:t xml:space="preserve"> zoals energie, </w:t>
      </w:r>
      <w:r w:rsidR="007D0342">
        <w:t xml:space="preserve">water en informatie, resulterend in bijvoorbeeld </w:t>
      </w:r>
      <w:proofErr w:type="spellStart"/>
      <w:r w:rsidR="007D0342">
        <w:t>elektricteitskabels</w:t>
      </w:r>
      <w:proofErr w:type="spellEnd"/>
      <w:r w:rsidR="007D0342">
        <w:t xml:space="preserve">,  </w:t>
      </w:r>
      <w:proofErr w:type="spellStart"/>
      <w:r w:rsidR="007D0342">
        <w:t>telecomkabels</w:t>
      </w:r>
      <w:proofErr w:type="spellEnd"/>
      <w:r w:rsidR="007D0342">
        <w:t xml:space="preserve">,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w:t>
      </w:r>
      <w:proofErr w:type="spellStart"/>
      <w:r>
        <w:t>uitiliteitsnetten</w:t>
      </w:r>
      <w:proofErr w:type="spellEnd"/>
      <w:r>
        <w:t xml:space="preserve"> zijn opgebouwd uit verbindingen en verbindingspunten die samen een transportnetwerk vormen. De logica van de netwerken wordt beschreven middels een </w:t>
      </w:r>
      <w:proofErr w:type="spellStart"/>
      <w:r>
        <w:t>topologische-</w:t>
      </w:r>
      <w:proofErr w:type="spellEnd"/>
      <w:r>
        <w:t xml:space="preserve">, of </w:t>
      </w:r>
      <w:proofErr w:type="spellStart"/>
      <w:r>
        <w:t>connectiviteitsmodel</w:t>
      </w:r>
      <w:proofErr w:type="spellEnd"/>
      <w:r>
        <w:t xml:space="preserve">. IMKL2015 volgt een </w:t>
      </w:r>
      <w:proofErr w:type="spellStart"/>
      <w:r w:rsidR="0019772B">
        <w:t>a</w:t>
      </w:r>
      <w:r>
        <w:t>rc-</w:t>
      </w:r>
      <w:r w:rsidR="0019772B">
        <w:t>n</w:t>
      </w:r>
      <w:r>
        <w:t>ode</w:t>
      </w:r>
      <w:proofErr w:type="spellEnd"/>
      <w:r w:rsidR="000D4FAA">
        <w:t xml:space="preserve"> </w:t>
      </w:r>
      <w:r>
        <w:t xml:space="preserve">topologie om de logica van het netwerk te kunnen beschrijven. De kern van het model zit echter in het uitwisselen van de </w:t>
      </w:r>
      <w:proofErr w:type="spellStart"/>
      <w:r>
        <w:t>liggingsgegevens</w:t>
      </w:r>
      <w:proofErr w:type="spellEnd"/>
      <w:r>
        <w:t xml:space="preserve">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 xml:space="preserve">INSPIRE </w:t>
      </w:r>
      <w:proofErr w:type="spellStart"/>
      <w:r w:rsidR="00BB3A1E">
        <w:t>Utilities</w:t>
      </w:r>
      <w:proofErr w:type="spellEnd"/>
      <w:r w:rsidR="00BB3A1E">
        <w:t>,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74528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 xml:space="preserve">die voorziet in een aantal </w:t>
      </w:r>
      <w:proofErr w:type="spellStart"/>
      <w:r w:rsidR="00253F30">
        <w:t>data</w:t>
      </w:r>
      <w:r w:rsidR="0041667C" w:rsidRPr="0041667C">
        <w:t>leveringsprocessen</w:t>
      </w:r>
      <w:proofErr w:type="spellEnd"/>
      <w:r w:rsidR="0041667C" w:rsidRPr="0041667C">
        <w:t xml:space="preserve">: WION,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 xml:space="preserve">Bij de implementatie van IMKL2015 wordt er voor elk </w:t>
      </w:r>
      <w:proofErr w:type="spellStart"/>
      <w:r w:rsidRPr="003657E7">
        <w:t>dataleveringsproces</w:t>
      </w:r>
      <w:proofErr w:type="spellEnd"/>
      <w:r w:rsidRPr="003657E7">
        <w:t xml:space="preserve"> een apart profiel gemaakt. Elk profiel bevat alleen die informatie die bij dat profiel hoort. Zo is er een WION profiel, een </w:t>
      </w:r>
      <w:proofErr w:type="spellStart"/>
      <w:r w:rsidRPr="003657E7">
        <w:t>SWater</w:t>
      </w:r>
      <w:proofErr w:type="spellEnd"/>
      <w:r w:rsidRPr="003657E7">
        <w:t xml:space="preserve"> profiel, een </w:t>
      </w:r>
      <w:proofErr w:type="spellStart"/>
      <w:r w:rsidRPr="003657E7">
        <w:t>BevB</w:t>
      </w:r>
      <w:proofErr w:type="spellEnd"/>
      <w:r w:rsidRPr="003657E7">
        <w:t xml:space="preserve">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w:t>
      </w:r>
      <w:proofErr w:type="spellStart"/>
      <w:r w:rsidRPr="00514379">
        <w:t>utilities</w:t>
      </w:r>
      <w:proofErr w:type="spellEnd"/>
      <w:r w:rsidRPr="00514379">
        <w:t xml:space="preserve">,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 xml:space="preserve">tility </w:t>
      </w:r>
      <w:proofErr w:type="spellStart"/>
      <w:r w:rsidR="00D657E0">
        <w:t>networks</w:t>
      </w:r>
      <w:proofErr w:type="spellEnd"/>
      <w:r w:rsidR="00D657E0" w:rsidRPr="00514379">
        <w:t xml:space="preserve"> </w:t>
      </w:r>
      <w:r w:rsidRPr="00514379">
        <w:t xml:space="preserve">(bestaat al), IMWION, </w:t>
      </w:r>
      <w:proofErr w:type="spellStart"/>
      <w:r w:rsidRPr="00514379">
        <w:t>IMBevB</w:t>
      </w:r>
      <w:proofErr w:type="spellEnd"/>
      <w:r w:rsidRPr="00514379">
        <w:t>,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 xml:space="preserve">tility </w:t>
      </w:r>
      <w:proofErr w:type="spellStart"/>
      <w:r w:rsidR="00D657E0">
        <w:t>networks</w:t>
      </w:r>
      <w:proofErr w:type="spellEnd"/>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 xml:space="preserve">tility </w:t>
      </w:r>
      <w:proofErr w:type="spellStart"/>
      <w:r w:rsidR="00D657E0">
        <w:t>networks</w:t>
      </w:r>
      <w:proofErr w:type="spellEnd"/>
      <w:r w:rsidR="00D657E0" w:rsidRPr="00514379">
        <w:t xml:space="preserve"> </w:t>
      </w:r>
      <w:r w:rsidRPr="00514379">
        <w:t xml:space="preserve">is gedefinieerd in Engelstalige </w:t>
      </w:r>
      <w:proofErr w:type="spellStart"/>
      <w:r w:rsidRPr="00514379">
        <w:t>syntax</w:t>
      </w:r>
      <w:proofErr w:type="spellEnd"/>
      <w:r w:rsidRPr="00514379">
        <w:t xml:space="preserve">. De NL modellen gaan uit van een Nederlandse </w:t>
      </w:r>
      <w:proofErr w:type="spellStart"/>
      <w:r w:rsidRPr="00514379">
        <w:t>syntax</w:t>
      </w:r>
      <w:proofErr w:type="spellEnd"/>
      <w:r w:rsidRPr="00514379">
        <w:t xml:space="preserve">. De relatie tussen Engelse en Nederlandse </w:t>
      </w:r>
      <w:proofErr w:type="spellStart"/>
      <w:r w:rsidRPr="00514379">
        <w:t>syntax</w:t>
      </w:r>
      <w:proofErr w:type="spellEnd"/>
      <w:r w:rsidRPr="00514379">
        <w:t xml:space="preserve"> wordt in IMKL2015 gelegd.</w:t>
      </w:r>
    </w:p>
    <w:p w:rsidR="001D2BA4" w:rsidRPr="00514379" w:rsidRDefault="001D2BA4" w:rsidP="001D2BA4">
      <w:pPr>
        <w:pStyle w:val="Lijstalinea"/>
        <w:numPr>
          <w:ilvl w:val="0"/>
          <w:numId w:val="36"/>
        </w:numPr>
        <w:spacing w:line="288" w:lineRule="auto"/>
      </w:pPr>
      <w:r w:rsidRPr="00514379">
        <w:t xml:space="preserve">IMKL2015 beschrijft ‘eindproducten’ van de </w:t>
      </w:r>
      <w:proofErr w:type="spellStart"/>
      <w:r w:rsidRPr="00514379">
        <w:t>informatie-uitwisselingsketen</w:t>
      </w:r>
      <w:proofErr w:type="spellEnd"/>
      <w:r w:rsidRPr="00514379">
        <w:t>.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 xml:space="preserve">IMKL2015 voorziet in een objectgerichte, </w:t>
      </w:r>
      <w:proofErr w:type="spellStart"/>
      <w:r w:rsidRPr="00514379">
        <w:t>gevectoriseerde</w:t>
      </w:r>
      <w:proofErr w:type="spellEnd"/>
      <w:r w:rsidRPr="00514379">
        <w:t xml:space="preserve"> data-uitwisseling.</w:t>
      </w:r>
    </w:p>
    <w:p w:rsidR="001D2BA4" w:rsidRPr="00514379" w:rsidRDefault="001D2BA4" w:rsidP="001D2BA4">
      <w:pPr>
        <w:pStyle w:val="Lijstalinea"/>
        <w:numPr>
          <w:ilvl w:val="0"/>
          <w:numId w:val="36"/>
        </w:numPr>
        <w:spacing w:line="288" w:lineRule="auto"/>
      </w:pPr>
      <w:r w:rsidRPr="00514379">
        <w:t xml:space="preserve">Afhankelijk van het type informatieproduct kan IMKL2015 toegepast worden in een view service (WMS) en of download service (WFS of </w:t>
      </w:r>
      <w:proofErr w:type="spellStart"/>
      <w:r w:rsidRPr="00514379">
        <w:t>Atom</w:t>
      </w:r>
      <w:proofErr w:type="spellEnd"/>
      <w:r w:rsidRPr="00514379">
        <w:t xml:space="preserve"> </w:t>
      </w:r>
      <w:proofErr w:type="spellStart"/>
      <w:r w:rsidRPr="00514379">
        <w:t>feeds</w:t>
      </w:r>
      <w:proofErr w:type="spellEnd"/>
      <w:r w:rsidRPr="00514379">
        <w:t>).</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r w:rsidR="00D657E0" w:rsidRPr="00514379">
        <w:t>U</w:t>
      </w:r>
      <w:r w:rsidR="00D657E0">
        <w:t xml:space="preserve">tility </w:t>
      </w:r>
      <w:proofErr w:type="spellStart"/>
      <w:r w:rsidR="00D657E0">
        <w:t>networks</w:t>
      </w:r>
      <w:proofErr w:type="spellEnd"/>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netwerkelementen.</w:t>
      </w:r>
    </w:p>
    <w:p w:rsidR="001D2BA4" w:rsidRPr="00514379" w:rsidRDefault="00932116" w:rsidP="001D2BA4">
      <w:pPr>
        <w:pStyle w:val="Lijstalinea"/>
        <w:numPr>
          <w:ilvl w:val="0"/>
          <w:numId w:val="36"/>
        </w:numPr>
        <w:spacing w:line="288" w:lineRule="auto"/>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551821" w:rsidRDefault="008275BC" w:rsidP="00253F30">
      <w:pPr>
        <w:spacing w:line="240" w:lineRule="atLeast"/>
        <w:jc w:val="left"/>
      </w:pPr>
      <w:r>
        <w:t xml:space="preserve">Het volgende </w:t>
      </w:r>
      <w:r w:rsidR="00FF4402">
        <w:t xml:space="preserve">figuur schetst de data-uitwisseling voor realisering van het WION en INSPIRE </w:t>
      </w:r>
      <w:proofErr w:type="spellStart"/>
      <w:r w:rsidR="00FF4402">
        <w:t>Utilities</w:t>
      </w:r>
      <w:proofErr w:type="spellEnd"/>
      <w:r w:rsidR="00FF4402">
        <w:t xml:space="preserve">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die nodig is om tussenproducten of voorzieningen te realiseren die met die gegevens instaat zijn om de eindproducten te realiseren. De IMKL2015 dataspecificatie betreft alleen de beschrijving van de semantiek van het uitleveringsproces</w:t>
      </w:r>
      <w:r w:rsidR="009A432E">
        <w:t>. Voor het aanleverproces kan de IMKL2015 specificatie ook een rol spelen, met name bij de met A en B aangegeven datastroom. Dit is echter geen onderwerp in deze specificatie.</w:t>
      </w:r>
    </w:p>
    <w:p w:rsidR="00FF4402" w:rsidRDefault="00FF4402"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Pr="0041667C" w:rsidRDefault="009A432E" w:rsidP="00253F30">
      <w:pPr>
        <w:spacing w:line="240" w:lineRule="atLeast"/>
        <w:jc w:val="left"/>
      </w:pPr>
      <w:r>
        <w:t xml:space="preserve">Figuur 3.2: </w:t>
      </w:r>
      <w:proofErr w:type="spellStart"/>
      <w:r w:rsidR="00F14233">
        <w:t>Data-uitwisselarchitectuur</w:t>
      </w:r>
      <w:proofErr w:type="spellEnd"/>
      <w:r w:rsidR="00F14233">
        <w:t xml:space="preserve">. </w:t>
      </w:r>
      <w:r>
        <w:t>Illustratief figuur van data-uitwisseling voor realisatie van WION en INSPIRE voorziening. IMKL2015 beschrijft de semantiek van de eindproducten in de data-uitlevering. De inhoud van de data-aanlevering van netbeheerder naar voorziening is niet beschreven.</w:t>
      </w:r>
    </w:p>
    <w:p w:rsidR="0041667C" w:rsidRDefault="0041667C" w:rsidP="00E548CF">
      <w:pPr>
        <w:spacing w:line="240" w:lineRule="atLeast"/>
        <w:jc w:val="left"/>
      </w:pPr>
    </w:p>
    <w:p w:rsidR="00576E1A" w:rsidRDefault="00576E1A" w:rsidP="00576E1A">
      <w:pPr>
        <w:pStyle w:val="Paragraaftitel"/>
        <w:spacing w:line="240" w:lineRule="atLeast"/>
      </w:pPr>
      <w:bookmarkStart w:id="10" w:name="_Toc436814713"/>
      <w:r>
        <w:t>Normatieve referenties</w:t>
      </w:r>
      <w:r w:rsidR="00283BD6">
        <w:t>.</w:t>
      </w:r>
      <w:bookmarkEnd w:id="10"/>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r w:rsidR="00E548CF" w:rsidRPr="00AE14AD">
        <w:rPr>
          <w:rFonts w:cs="Arial"/>
        </w:rPr>
        <w:t>standaarden</w:t>
      </w:r>
      <w:proofErr w:type="spellEnd"/>
      <w:r w:rsidR="00E548CF" w:rsidRPr="00AE14AD">
        <w:rPr>
          <w:rFonts w:cs="Arial"/>
        </w:rPr>
        <w:t xml:space="preserve"> </w:t>
      </w:r>
      <w:r w:rsidR="0098448F">
        <w:rPr>
          <w:rFonts w:cs="Arial"/>
        </w:rPr>
        <w:t>3</w:t>
      </w:r>
      <w:r w:rsidR="006C7C50">
        <w:rPr>
          <w:rFonts w:cs="Arial"/>
        </w:rPr>
        <w:t>.</w:t>
      </w:r>
      <w:r w:rsidR="0098448F">
        <w:rPr>
          <w:rFonts w:cs="Arial"/>
        </w:rPr>
        <w:t>0</w:t>
      </w:r>
      <w:r w:rsidR="00620CB1">
        <w:rPr>
          <w:rFonts w:cs="Arial"/>
        </w:rPr>
        <w:t>.</w:t>
      </w:r>
    </w:p>
    <w:p w:rsidR="00FD2140" w:rsidRDefault="00051DFD"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3657E7" w:rsidRDefault="00E548CF" w:rsidP="00E548CF">
      <w:pPr>
        <w:numPr>
          <w:ilvl w:val="0"/>
          <w:numId w:val="21"/>
        </w:numPr>
        <w:spacing w:line="240" w:lineRule="auto"/>
        <w:jc w:val="left"/>
      </w:pPr>
      <w:r w:rsidRPr="003657E7">
        <w:t>NEN 3610:201</w:t>
      </w:r>
      <w:r w:rsidR="0080639F" w:rsidRPr="003657E7">
        <w:t>1</w:t>
      </w:r>
      <w:r w:rsidRPr="003657E7">
        <w:t xml:space="preserve"> Basismodel </w:t>
      </w:r>
      <w:proofErr w:type="spellStart"/>
      <w:r w:rsidRPr="003657E7">
        <w:t>Geo-informatie</w:t>
      </w:r>
      <w:proofErr w:type="spellEnd"/>
      <w:r w:rsidR="00620CB1" w:rsidRPr="003657E7">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051DFD">
        <w:fldChar w:fldCharType="begin"/>
      </w:r>
      <w:r w:rsidR="00051DFD" w:rsidRPr="00051DFD">
        <w:rPr>
          <w:lang w:val="en-GB"/>
          <w:rPrChange w:id="11" w:author="pjanssen" w:date="2016-02-17T16:19:00Z">
            <w:rPr/>
          </w:rPrChange>
        </w:rPr>
        <w:instrText>HYPERLINK "http://inspire.jrc.ec.europa.eu/documents/Data_Specifications/INSPIRE_DataSpecification_US_v3.0.pdf"</w:instrText>
      </w:r>
      <w:r w:rsidR="00051DFD">
        <w:fldChar w:fldCharType="separate"/>
      </w:r>
      <w:r w:rsidR="00FD2140" w:rsidRPr="00FD2140">
        <w:rPr>
          <w:rStyle w:val="Hyperlink"/>
          <w:szCs w:val="20"/>
          <w:lang w:val="en-US"/>
        </w:rPr>
        <w:t>http://inspire.jrc.ec.europa.eu/documents/Data_Specifications/INSPIRE_DataSpecification_US_v3.0.pdf</w:t>
      </w:r>
      <w:r w:rsidR="00051DFD">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proofErr w:type="spellStart"/>
      <w:r>
        <w:lastRenderedPageBreak/>
        <w:t>GegevensWoordenboek</w:t>
      </w:r>
      <w:proofErr w:type="spellEnd"/>
      <w:r>
        <w:t xml:space="preserve"> Stedelijk Water (GWSW). </w:t>
      </w:r>
      <w:hyperlink r:id="rId17"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12" w:name="_Toc436814714"/>
      <w:r>
        <w:t>Totstandkoming</w:t>
      </w:r>
      <w:r w:rsidR="00283BD6">
        <w:t>.</w:t>
      </w:r>
      <w:bookmarkEnd w:id="12"/>
    </w:p>
    <w:p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w:t>
      </w:r>
      <w:proofErr w:type="spellStart"/>
      <w:r>
        <w:t>T</w:t>
      </w:r>
      <w:r w:rsidRPr="00E649B0">
        <w:t>emplate</w:t>
      </w:r>
      <w:proofErr w:type="spellEnd"/>
      <w:r w:rsidRPr="00E649B0">
        <w:t>.</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t xml:space="preserve">: </w:t>
      </w:r>
      <w:r w:rsidR="006F2CE2" w:rsidRPr="006F2CE2">
        <w:t>201</w:t>
      </w:r>
      <w:r w:rsidR="000D422C">
        <w:t>5</w:t>
      </w:r>
      <w:r w:rsidR="006F2CE2" w:rsidRPr="006F2CE2">
        <w:t>-</w:t>
      </w:r>
      <w:r w:rsidR="000C2971">
        <w:t>12</w:t>
      </w:r>
      <w:r w:rsidR="006F2CE2" w:rsidRPr="006F2CE2">
        <w:t>-</w:t>
      </w:r>
      <w:r w:rsidR="000C2971">
        <w:t>02</w:t>
      </w:r>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13" w:name="_Toc436814715"/>
      <w:r>
        <w:t>Termen en definities</w:t>
      </w:r>
      <w:r w:rsidR="00283BD6">
        <w:t>.</w:t>
      </w:r>
      <w:bookmarkEnd w:id="13"/>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78"/>
      </w:tblGrid>
      <w:tr w:rsidR="00E11691" w:rsidRPr="00961F55" w:rsidTr="00E11691">
        <w:tc>
          <w:tcPr>
            <w:tcW w:w="9212" w:type="dxa"/>
          </w:tcPr>
          <w:p w:rsidR="00E11691" w:rsidRPr="00A67056" w:rsidRDefault="00E11691" w:rsidP="00E11691">
            <w:pPr>
              <w:rPr>
                <w:b/>
              </w:rPr>
            </w:pPr>
            <w:r w:rsidRPr="00A67056">
              <w:rPr>
                <w:b/>
              </w:rPr>
              <w:t>annotatie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E11691" w:rsidP="00E11691">
            <w:r>
              <w:t>Semantische 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E11691" w:rsidP="00E11691">
            <w:pPr>
              <w:pStyle w:val="Termen"/>
              <w:tabs>
                <w:tab w:val="clear" w:pos="432"/>
              </w:tabs>
              <w:rPr>
                <w:rFonts w:ascii="Verdana" w:hAnsi="Verdana"/>
                <w:sz w:val="16"/>
                <w:szCs w:val="16"/>
                <w:lang w:val="nl-NL"/>
              </w:rPr>
            </w:pPr>
            <w:r w:rsidRPr="00B15657">
              <w:rPr>
                <w:rFonts w:ascii="Verdana" w:hAnsi="Verdana"/>
                <w:sz w:val="16"/>
                <w:szCs w:val="16"/>
                <w:lang w:val="nl-NL"/>
              </w:rPr>
              <w:t>coördinaat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 xml:space="preserve">getal in een sequentie van n getallen om de positie van een punt in een </w:t>
            </w:r>
            <w:proofErr w:type="spellStart"/>
            <w:r w:rsidRPr="00961F55">
              <w:rPr>
                <w:rFonts w:ascii="Verdana" w:hAnsi="Verdana"/>
                <w:sz w:val="16"/>
                <w:szCs w:val="16"/>
                <w:lang w:val="nl-NL"/>
              </w:rPr>
              <w:t>n-dimensionale</w:t>
            </w:r>
            <w:proofErr w:type="spellEnd"/>
            <w:r w:rsidRPr="00961F55">
              <w:rPr>
                <w:rFonts w:ascii="Verdana" w:hAnsi="Verdana"/>
                <w:sz w:val="16"/>
                <w:szCs w:val="16"/>
                <w:lang w:val="nl-NL"/>
              </w:rPr>
              <w:t xml:space="preserv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coördinaatreferentiesysteem</w:t>
            </w:r>
            <w:proofErr w:type="spellEnd"/>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E11691" w:rsidP="00E11691">
            <w:pPr>
              <w:rPr>
                <w:b/>
              </w:rPr>
            </w:pPr>
            <w:r w:rsidRPr="002A4103">
              <w:rPr>
                <w:b/>
              </w:rPr>
              <w:t>Datatype</w:t>
            </w:r>
          </w:p>
          <w:p w:rsidR="00E11691" w:rsidRPr="002A4103" w:rsidRDefault="00E11691" w:rsidP="00E11691">
            <w:pPr>
              <w:rPr>
                <w: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datum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E11691" w:rsidP="00E11691">
            <w:pPr>
              <w:rPr>
                <w:b/>
              </w:rPr>
            </w:pPr>
            <w:r>
              <w:rPr>
                <w:b/>
              </w:rPr>
              <w:t>d</w:t>
            </w:r>
            <w:r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lastRenderedPageBreak/>
              <w:t>download service</w:t>
            </w:r>
          </w:p>
          <w:p w:rsidR="00E11691" w:rsidRDefault="00E11691" w:rsidP="00E11691">
            <w:pPr>
              <w:rPr>
                <w:lang w:val="en-GB"/>
              </w:rPr>
            </w:pPr>
            <w:r w:rsidRPr="00A67056">
              <w:rPr>
                <w:lang w:val="en-GB"/>
              </w:rPr>
              <w:t>Service 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E11691" w:rsidP="00E11691">
            <w:pPr>
              <w:rPr>
                <w:b/>
              </w:rPr>
            </w:pPr>
            <w:r>
              <w:rPr>
                <w:b/>
              </w:rPr>
              <w:t>E</w:t>
            </w:r>
            <w:r w:rsidRPr="00A67056">
              <w:rPr>
                <w:b/>
              </w:rPr>
              <w:t>xtensie</w:t>
            </w:r>
            <w:r>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geo-informatie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geo-information</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information</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sz w:val="16"/>
                <w:szCs w:val="16"/>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E11691" w:rsidRPr="00961F55" w:rsidRDefault="00E11691" w:rsidP="00E11691">
            <w:pPr>
              <w:rPr>
                <w:rFonts w:cs="Arial"/>
                <w:color w:val="000000"/>
              </w:rPr>
            </w:pPr>
            <w:r w:rsidRPr="00961F55">
              <w:rPr>
                <w:rFonts w:cs="Arial"/>
                <w:color w:val="000000"/>
              </w:rPr>
              <w:t>OPMERKING</w:t>
            </w:r>
            <w:r w:rsidRPr="00961F55">
              <w:rPr>
                <w:rFonts w:cs="Arial"/>
                <w:color w:val="000000"/>
              </w:rPr>
              <w:tab/>
            </w:r>
            <w:proofErr w:type="spellStart"/>
            <w:r w:rsidRPr="00961F55">
              <w:rPr>
                <w:rFonts w:cs="Arial"/>
                <w:color w:val="000000"/>
              </w:rPr>
              <w:t>Geo-informatie</w:t>
            </w:r>
            <w:proofErr w:type="spellEnd"/>
            <w:r w:rsidRPr="00961F55">
              <w:rPr>
                <w:rFonts w:cs="Arial"/>
                <w:color w:val="000000"/>
              </w:rPr>
              <w:t xml:space="preserv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Pr="002A4103" w:rsidRDefault="00E11691" w:rsidP="00E11691">
            <w:pPr>
              <w:rPr>
                <w:b/>
              </w:rPr>
            </w:pPr>
          </w:p>
        </w:tc>
      </w:tr>
      <w:tr w:rsidR="00E11691" w:rsidRPr="00961F55" w:rsidTr="00E11691">
        <w:tc>
          <w:tcPr>
            <w:tcW w:w="9212" w:type="dxa"/>
          </w:tcPr>
          <w:p w:rsidR="00E11691" w:rsidRPr="00A67056" w:rsidRDefault="00E11691" w:rsidP="00E11691">
            <w:pPr>
              <w:rPr>
                <w:b/>
              </w:rPr>
            </w:pPr>
            <w:proofErr w:type="spellStart"/>
            <w:r>
              <w:rPr>
                <w:b/>
              </w:rPr>
              <w:t>n</w:t>
            </w:r>
            <w:r w:rsidRPr="00A67056">
              <w:rPr>
                <w:b/>
              </w:rPr>
              <w:t>amespace</w:t>
            </w:r>
            <w:proofErr w:type="spellEnd"/>
          </w:p>
          <w:p w:rsidR="00E11691" w:rsidRDefault="00E11691" w:rsidP="00E11691">
            <w:r>
              <w:t>collectie van namen die in XML documenten gebruikt worden als element en attribuutnamen</w:t>
            </w:r>
          </w:p>
          <w:p w:rsidR="00E11691" w:rsidRDefault="00E11691" w:rsidP="00E11691">
            <w:r>
              <w:t xml:space="preserve">OPMERKING: Een </w:t>
            </w:r>
            <w:proofErr w:type="spellStart"/>
            <w:r>
              <w:t>namespace</w:t>
            </w:r>
            <w:proofErr w:type="spellEnd"/>
            <w:r>
              <w:t xml:space="preserve"> wordt geïdentificeerd door een URI.</w:t>
            </w:r>
          </w:p>
          <w:p w:rsidR="00E11691" w:rsidRPr="00961F55" w:rsidRDefault="00E11691" w:rsidP="00E11691"/>
        </w:tc>
      </w:tr>
      <w:tr w:rsidR="00E11691" w:rsidRPr="00961F55" w:rsidTr="00E11691">
        <w:tc>
          <w:tcPr>
            <w:tcW w:w="9212" w:type="dxa"/>
          </w:tcPr>
          <w:p w:rsidR="00E11691" w:rsidRPr="00987F18" w:rsidRDefault="00E11691" w:rsidP="00E11691">
            <w:pPr>
              <w:rPr>
                <w:b/>
              </w:rPr>
            </w:pPr>
            <w:r w:rsidRPr="00987F18">
              <w:rPr>
                <w:b/>
              </w:rPr>
              <w:t>netwerk service</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 xml:space="preserve">objectklasse (feature </w:t>
            </w:r>
            <w:proofErr w:type="spellStart"/>
            <w:r w:rsidRPr="00961F55">
              <w:rPr>
                <w:rFonts w:ascii="Verdana" w:hAnsi="Verdana"/>
                <w:sz w:val="16"/>
                <w:szCs w:val="16"/>
                <w:lang w:val="nl-NL"/>
              </w:rPr>
              <w:t>class</w:t>
            </w:r>
            <w:proofErr w:type="spellEnd"/>
            <w:r w:rsidRPr="00961F55">
              <w:rPr>
                <w:rFonts w:ascii="Verdana" w:hAnsi="Verdana"/>
                <w:sz w:val="16"/>
                <w:szCs w:val="16"/>
                <w:lang w:val="nl-NL"/>
              </w:rPr>
              <w:t>)</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Pr="00961F55" w:rsidRDefault="00E11691" w:rsidP="00E11691">
            <w:r>
              <w:t>Informatiemodel afgeleid van een ander informatiemodel om de toepassing in een dataproduct te realiseren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E11691" w:rsidP="00E11691">
            <w:pPr>
              <w:rPr>
                <w:b/>
              </w:rPr>
            </w:pPr>
            <w:r w:rsidRPr="002A4103">
              <w:rPr>
                <w:b/>
              </w:rPr>
              <w:t>Netwerktopologie</w:t>
            </w:r>
          </w:p>
          <w:p w:rsidR="00E11691" w:rsidRPr="00961F55" w:rsidRDefault="00E11691" w:rsidP="00E11691"/>
        </w:tc>
      </w:tr>
      <w:tr w:rsidR="00E11691" w:rsidRPr="00961F55" w:rsidTr="00E11691">
        <w:tc>
          <w:tcPr>
            <w:tcW w:w="9212" w:type="dxa"/>
          </w:tcPr>
          <w:p w:rsidR="00E11691" w:rsidRPr="00A67056" w:rsidRDefault="00E11691" w:rsidP="00E11691">
            <w:pPr>
              <w:rPr>
                <w:b/>
              </w:rPr>
            </w:pPr>
            <w:proofErr w:type="spellStart"/>
            <w:r>
              <w:rPr>
                <w:b/>
              </w:rPr>
              <w:t>v</w:t>
            </w:r>
            <w:r w:rsidRPr="00A67056">
              <w:rPr>
                <w:b/>
              </w:rPr>
              <w:t>asterformaat</w:t>
            </w:r>
            <w:proofErr w:type="spellEnd"/>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E11691" w:rsidP="00E11691">
            <w:pPr>
              <w:rPr>
                <w:lang w:val="en-GB"/>
              </w:rPr>
            </w:pPr>
            <w:r w:rsidRPr="00B15657">
              <w:rPr>
                <w:lang w:val="en-GB"/>
              </w:rPr>
              <w:t>Service 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xml:space="preserve">, </w:t>
            </w:r>
            <w:proofErr w:type="spellStart"/>
            <w:r w:rsidRPr="00961F55">
              <w:rPr>
                <w:rFonts w:ascii="Verdana" w:hAnsi="Verdana"/>
                <w:b w:val="0"/>
                <w:sz w:val="16"/>
                <w:szCs w:val="16"/>
                <w:lang w:val="nl-NL"/>
              </w:rPr>
              <w:t>nl</w:t>
            </w:r>
            <w:proofErr w:type="spellEnd"/>
          </w:p>
          <w:p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E11691" w:rsidP="00E11691">
            <w:pPr>
              <w:pStyle w:val="Termen"/>
              <w:tabs>
                <w:tab w:val="clear" w:pos="432"/>
              </w:tabs>
              <w:rPr>
                <w:rFonts w:ascii="Verdana" w:hAnsi="Verdana"/>
                <w:sz w:val="16"/>
                <w:szCs w:val="16"/>
                <w:lang w:val="nl-NL"/>
              </w:rPr>
            </w:pPr>
            <w:r>
              <w:rPr>
                <w:rFonts w:ascii="Verdana" w:hAnsi="Verdana"/>
                <w:sz w:val="16"/>
                <w:szCs w:val="16"/>
                <w:lang w:val="nl-NL"/>
              </w:rPr>
              <w:lastRenderedPageBreak/>
              <w:t>Werkelijkheid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14" w:name="_Toc434956070"/>
      <w:bookmarkStart w:id="15" w:name="_Toc434956071"/>
      <w:bookmarkStart w:id="16" w:name="_Toc434956072"/>
      <w:bookmarkStart w:id="17" w:name="_Toc434956073"/>
      <w:bookmarkStart w:id="18" w:name="_Toc434956074"/>
      <w:bookmarkStart w:id="19" w:name="_Toc434956075"/>
      <w:bookmarkStart w:id="20" w:name="_Toc434956076"/>
      <w:bookmarkStart w:id="21" w:name="_Toc434956077"/>
      <w:bookmarkStart w:id="22" w:name="_Toc434956078"/>
      <w:bookmarkStart w:id="23" w:name="_Toc434956079"/>
      <w:bookmarkStart w:id="24" w:name="_Toc434956080"/>
      <w:bookmarkStart w:id="25" w:name="_Toc434956081"/>
      <w:bookmarkStart w:id="26" w:name="_Toc434956082"/>
      <w:bookmarkStart w:id="27" w:name="_Toc434956083"/>
      <w:bookmarkStart w:id="28" w:name="_Toc434956084"/>
      <w:bookmarkStart w:id="29" w:name="_Toc436814716"/>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t>Symbolen en afkortingen</w:t>
      </w:r>
      <w:r w:rsidR="00283BD6">
        <w:t>.</w:t>
      </w:r>
      <w:bookmarkEnd w:id="29"/>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proofErr w:type="spellStart"/>
            <w:r>
              <w:rPr>
                <w:b/>
              </w:rPr>
              <w:t>BevB</w:t>
            </w:r>
            <w:proofErr w:type="spellEnd"/>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w:t>
            </w:r>
            <w:proofErr w:type="spellStart"/>
            <w:r w:rsidRPr="00EE3063">
              <w:t>Language</w:t>
            </w:r>
            <w:proofErr w:type="spellEnd"/>
          </w:p>
          <w:p w:rsidR="00E11691" w:rsidRPr="00B15657" w:rsidRDefault="00E11691" w:rsidP="00E11691">
            <w:pPr>
              <w:rPr>
                <w:b/>
              </w:rPr>
            </w:pPr>
          </w:p>
        </w:tc>
      </w:tr>
      <w:tr w:rsidR="00E11691" w:rsidRPr="00B15657" w:rsidTr="00E11691">
        <w:tc>
          <w:tcPr>
            <w:tcW w:w="8802" w:type="dxa"/>
          </w:tcPr>
          <w:p w:rsidR="00E11691" w:rsidRPr="00B15657" w:rsidRDefault="00E11691" w:rsidP="00E11691">
            <w:pPr>
              <w:rPr>
                <w:b/>
              </w:rPr>
            </w:pPr>
            <w:r w:rsidRPr="00B15657">
              <w:rPr>
                <w:b/>
              </w:rPr>
              <w:t>INSPIRE</w:t>
            </w:r>
          </w:p>
          <w:p w:rsidR="00E11691" w:rsidRPr="00EE3063" w:rsidRDefault="00E11691" w:rsidP="00E11691">
            <w:proofErr w:type="spellStart"/>
            <w:r w:rsidRPr="00EE3063">
              <w:t>Infrastructure</w:t>
            </w:r>
            <w:proofErr w:type="spellEnd"/>
            <w:r w:rsidRPr="00EE3063">
              <w:t xml:space="preserve"> </w:t>
            </w:r>
            <w:proofErr w:type="spellStart"/>
            <w:r w:rsidRPr="00EE3063">
              <w:t>for</w:t>
            </w:r>
            <w:proofErr w:type="spellEnd"/>
            <w:r w:rsidRPr="00EE3063">
              <w:t xml:space="preserve"> </w:t>
            </w:r>
            <w:proofErr w:type="spellStart"/>
            <w:r w:rsidRPr="00EE3063">
              <w:t>Spatial</w:t>
            </w:r>
            <w:proofErr w:type="spellEnd"/>
            <w:r w:rsidRPr="00EE3063">
              <w:t xml:space="preserve"> </w:t>
            </w:r>
            <w:proofErr w:type="spellStart"/>
            <w:r w:rsidRPr="00EE3063">
              <w:t>Information</w:t>
            </w:r>
            <w:proofErr w:type="spellEnd"/>
            <w:r w:rsidRPr="00EE3063">
              <w:t xml:space="preserve"> in </w:t>
            </w:r>
            <w:proofErr w:type="spellStart"/>
            <w:r w:rsidRPr="00EE3063">
              <w:t>Europe</w:t>
            </w:r>
            <w:proofErr w:type="spellEnd"/>
            <w:r w:rsidRPr="00EE3063">
              <w:t>.</w:t>
            </w:r>
          </w:p>
          <w:p w:rsidR="00E11691" w:rsidRPr="00B15657" w:rsidRDefault="00E11691" w:rsidP="00E11691">
            <w:r w:rsidRPr="00B15657">
              <w:t xml:space="preserve">De </w:t>
            </w:r>
            <w:proofErr w:type="spellStart"/>
            <w:r w:rsidRPr="00B15657">
              <w:t>INSPIRE-richtlijn</w:t>
            </w:r>
            <w:proofErr w:type="spellEnd"/>
            <w:r w:rsidRPr="00B15657">
              <w:t xml:space="preserve"> verplicht de Europese lidstaten </w:t>
            </w:r>
            <w:proofErr w:type="spellStart"/>
            <w:r w:rsidRPr="00B15657">
              <w:t>geo-informatie</w:t>
            </w:r>
            <w:proofErr w:type="spellEnd"/>
            <w:r w:rsidRPr="00B15657">
              <w:t xml:space="preserve"> over 34 thema's te voorzien van metadata, te harmoniseren en beschikbaar te stellen via het </w:t>
            </w:r>
            <w:proofErr w:type="spellStart"/>
            <w:r w:rsidRPr="00B15657">
              <w:t>INSPIRE-portaal</w:t>
            </w:r>
            <w:proofErr w:type="spellEnd"/>
            <w:r w:rsidRPr="00B15657">
              <w:t xml:space="preserve">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w:t>
            </w:r>
            <w:proofErr w:type="spellStart"/>
            <w:r w:rsidRPr="00EE3063">
              <w:t>Language</w:t>
            </w:r>
            <w:proofErr w:type="spellEnd"/>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 xml:space="preserve">Web </w:t>
            </w:r>
            <w:proofErr w:type="spellStart"/>
            <w:r w:rsidRPr="00EE3063">
              <w:t>Mapping</w:t>
            </w:r>
            <w:proofErr w:type="spellEnd"/>
            <w:r w:rsidRPr="00EE3063">
              <w:t xml:space="preserve">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w:t>
            </w:r>
            <w:proofErr w:type="spellStart"/>
            <w:r w:rsidRPr="00EE3063">
              <w:t>Language</w:t>
            </w:r>
            <w:proofErr w:type="spellEnd"/>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0" w:name="_Toc436814717"/>
      <w:r>
        <w:t>Identificatie</w:t>
      </w:r>
      <w:r w:rsidR="001724FE">
        <w:t xml:space="preserve"> document</w:t>
      </w:r>
      <w:bookmarkEnd w:id="30"/>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w:t>
            </w:r>
            <w:proofErr w:type="spellStart"/>
            <w:r w:rsidRPr="00F3608E">
              <w:rPr>
                <w:rFonts w:cs="Arial"/>
              </w:rPr>
              <w:t>telecom</w:t>
            </w:r>
            <w:proofErr w:type="spellEnd"/>
            <w:r w:rsidRPr="00F3608E">
              <w:rPr>
                <w:rFonts w:cs="Arial"/>
              </w:rPr>
              <w:t xml:space="preserve">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1" w:name="_Toc436814718"/>
      <w:r>
        <w:t>Data content en structuur</w:t>
      </w:r>
      <w:bookmarkEnd w:id="31"/>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32" w:name="_Toc436814719"/>
      <w:r>
        <w:t>Inleiding</w:t>
      </w:r>
      <w:r w:rsidR="00283BD6">
        <w:t>.</w:t>
      </w:r>
      <w:bookmarkEnd w:id="32"/>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33" w:name="_Toc434874118"/>
      <w:bookmarkStart w:id="34" w:name="_Toc434874187"/>
      <w:bookmarkStart w:id="35" w:name="_Toc434874270"/>
      <w:bookmarkStart w:id="36" w:name="_Toc434874338"/>
      <w:bookmarkStart w:id="37" w:name="_Toc434874615"/>
      <w:bookmarkStart w:id="38" w:name="_Toc434933248"/>
      <w:bookmarkStart w:id="39" w:name="_Toc434940476"/>
      <w:bookmarkStart w:id="40" w:name="_Toc434941793"/>
      <w:bookmarkStart w:id="41" w:name="_Toc434943334"/>
      <w:bookmarkStart w:id="42" w:name="_Toc434943765"/>
      <w:bookmarkStart w:id="43" w:name="_Toc434956089"/>
      <w:bookmarkStart w:id="44" w:name="_Toc434874119"/>
      <w:bookmarkStart w:id="45" w:name="_Toc434874188"/>
      <w:bookmarkStart w:id="46" w:name="_Toc434874271"/>
      <w:bookmarkStart w:id="47" w:name="_Toc434874339"/>
      <w:bookmarkStart w:id="48" w:name="_Toc434874616"/>
      <w:bookmarkStart w:id="49" w:name="_Toc434933249"/>
      <w:bookmarkStart w:id="50" w:name="_Toc434940477"/>
      <w:bookmarkStart w:id="51" w:name="_Toc434941794"/>
      <w:bookmarkStart w:id="52" w:name="_Toc434943335"/>
      <w:bookmarkStart w:id="53" w:name="_Toc434943766"/>
      <w:bookmarkStart w:id="54" w:name="_Toc434956090"/>
      <w:bookmarkStart w:id="55" w:name="_Toc436814720"/>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t>UML diagrammen</w:t>
      </w:r>
      <w:r w:rsidR="00283BD6">
        <w:t>.</w:t>
      </w:r>
      <w:bookmarkEnd w:id="55"/>
    </w:p>
    <w:p w:rsidR="00576E1A" w:rsidRPr="005E1AD7" w:rsidRDefault="00A26E72" w:rsidP="00576E1A">
      <w:pPr>
        <w:pStyle w:val="subparagraaftitel"/>
      </w:pPr>
      <w:bookmarkStart w:id="56" w:name="_Toc436814721"/>
      <w:r w:rsidRPr="005E1AD7">
        <w:t>Beschrijving</w:t>
      </w:r>
      <w:r w:rsidR="00253F30">
        <w:t xml:space="preserve"> algemeen principe</w:t>
      </w:r>
      <w:r w:rsidR="00E24632">
        <w:t>: IMKL2015 als extensie op INSPIRE</w:t>
      </w:r>
      <w:r w:rsidR="00283BD6">
        <w:t>.</w:t>
      </w:r>
      <w:bookmarkEnd w:id="56"/>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(utility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p>
    <w:p w:rsidR="006608EC" w:rsidRDefault="006608EC" w:rsidP="006608EC">
      <w:r>
        <w:t xml:space="preserve">Het volgende diagram geeft de relatie tussen de verschillende modellen. IMKL2015 is een uitbreiding op </w:t>
      </w:r>
      <w:r w:rsidR="00633F0C">
        <w:t xml:space="preserve">het INSPIRE Utility Networks model waarin voor de netten elektriciteit, </w:t>
      </w:r>
      <w:proofErr w:type="spellStart"/>
      <w:r w:rsidR="00633F0C">
        <w:t>olie-gas-chemicalien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IMKL2015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w:t>
      </w:r>
      <w:r w:rsidR="00607EB0">
        <w:lastRenderedPageBreak/>
        <w:t xml:space="preserve">aanduiding voor het domein waarbinnen de informatie-elementen gedefinieerd zijn. De </w:t>
      </w:r>
      <w:proofErr w:type="spellStart"/>
      <w:r w:rsidR="00607EB0">
        <w:t>namespace</w:t>
      </w:r>
      <w:proofErr w:type="spellEnd"/>
      <w:r w:rsidR="00607EB0">
        <w:t xml:space="preserv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8"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w:t>
      </w:r>
      <w:proofErr w:type="spellStart"/>
      <w:r>
        <w:rPr>
          <w:rFonts w:ascii="Verdana" w:hAnsi="Verdana"/>
          <w:b w:val="0"/>
          <w:sz w:val="16"/>
          <w:szCs w:val="16"/>
        </w:rPr>
        <w:t>package</w:t>
      </w:r>
      <w:proofErr w:type="spellEnd"/>
      <w:r>
        <w:rPr>
          <w:rFonts w:ascii="Verdana" w:hAnsi="Verdana"/>
          <w:b w:val="0"/>
          <w:sz w:val="16"/>
          <w:szCs w:val="16"/>
        </w:rPr>
        <w:t xml:space="preserv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proofErr w:type="spellStart"/>
            <w:r w:rsidRPr="006050B8">
              <w:t>applicationSchema</w:t>
            </w:r>
            <w:proofErr w:type="spellEnd"/>
          </w:p>
        </w:tc>
        <w:tc>
          <w:tcPr>
            <w:tcW w:w="692" w:type="pct"/>
          </w:tcPr>
          <w:p w:rsidR="008C2572" w:rsidRPr="006050B8" w:rsidRDefault="008C2572" w:rsidP="008C2572">
            <w:proofErr w:type="spellStart"/>
            <w:r w:rsidRPr="006050B8">
              <w:t>Package</w:t>
            </w:r>
            <w:proofErr w:type="spellEnd"/>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proofErr w:type="spellStart"/>
            <w:r w:rsidRPr="006050B8">
              <w:t>featureType</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proofErr w:type="spellStart"/>
            <w:r w:rsidRPr="006050B8">
              <w:t>dataType</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proofErr w:type="spellStart"/>
            <w:r w:rsidRPr="006050B8">
              <w:t>union</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proofErr w:type="spellStart"/>
            <w:r w:rsidRPr="006050B8">
              <w:t>enumeration</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rsidTr="00607EB0">
        <w:trPr>
          <w:tblHeader/>
        </w:trPr>
        <w:tc>
          <w:tcPr>
            <w:tcW w:w="1077" w:type="pct"/>
          </w:tcPr>
          <w:p w:rsidR="008C2572" w:rsidRPr="006050B8" w:rsidRDefault="008C2572" w:rsidP="008C2572">
            <w:proofErr w:type="spellStart"/>
            <w:r w:rsidRPr="006050B8">
              <w:t>codeList</w:t>
            </w:r>
            <w:proofErr w:type="spellEnd"/>
          </w:p>
        </w:tc>
        <w:tc>
          <w:tcPr>
            <w:tcW w:w="692" w:type="pct"/>
          </w:tcPr>
          <w:p w:rsidR="008C2572" w:rsidRPr="006050B8" w:rsidRDefault="008C2572" w:rsidP="008C2572">
            <w:proofErr w:type="spellStart"/>
            <w:r w:rsidRPr="006050B8">
              <w:t>Class</w:t>
            </w:r>
            <w:proofErr w:type="spellEnd"/>
          </w:p>
        </w:tc>
        <w:tc>
          <w:tcPr>
            <w:tcW w:w="3231" w:type="pct"/>
          </w:tcPr>
          <w:p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rsidTr="00607EB0">
        <w:trPr>
          <w:tblHeader/>
        </w:trPr>
        <w:tc>
          <w:tcPr>
            <w:tcW w:w="1077" w:type="pct"/>
          </w:tcPr>
          <w:p w:rsidR="008C2572" w:rsidRPr="006050B8" w:rsidRDefault="008C2572" w:rsidP="008C2572">
            <w:proofErr w:type="spellStart"/>
            <w:r w:rsidRPr="006050B8">
              <w:t>voidable</w:t>
            </w:r>
            <w:proofErr w:type="spellEnd"/>
          </w:p>
        </w:tc>
        <w:tc>
          <w:tcPr>
            <w:tcW w:w="692" w:type="pct"/>
          </w:tcPr>
          <w:p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rsidR="00A26E72" w:rsidRDefault="00A26E72" w:rsidP="00EE7EF0">
      <w:pPr>
        <w:pStyle w:val="subparagraaftitel"/>
      </w:pPr>
      <w:bookmarkStart w:id="57" w:name="_Toc436814722"/>
      <w:r>
        <w:t>UML</w:t>
      </w:r>
      <w:r w:rsidR="00CA2949">
        <w:t xml:space="preserve"> - WION</w:t>
      </w:r>
      <w:r>
        <w:t xml:space="preserve"> overzicht</w:t>
      </w:r>
      <w:r w:rsidR="00283BD6">
        <w:t>.</w:t>
      </w:r>
      <w:bookmarkEnd w:id="57"/>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 xml:space="preserve">inclusief de relatie met INSPIRE </w:t>
      </w:r>
      <w:proofErr w:type="spellStart"/>
      <w:r w:rsidRPr="00B656A3">
        <w:rPr>
          <w:bCs/>
        </w:rPr>
        <w:t>Utilities</w:t>
      </w:r>
      <w:proofErr w:type="spellEnd"/>
      <w:r w:rsidRPr="00B656A3">
        <w:rPr>
          <w:bCs/>
        </w:rPr>
        <w:t>.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rsidR="00607EB0" w:rsidRPr="00607EB0" w:rsidRDefault="006F2CE2" w:rsidP="00607EB0">
      <w:pPr>
        <w:pStyle w:val="Lijstalinea"/>
        <w:numPr>
          <w:ilvl w:val="0"/>
          <w:numId w:val="31"/>
        </w:numPr>
        <w:spacing w:line="240" w:lineRule="atLeast"/>
        <w:jc w:val="left"/>
        <w:rPr>
          <w:bCs/>
        </w:rPr>
      </w:pPr>
      <w:r w:rsidRPr="006F2CE2">
        <w:rPr>
          <w:bCs/>
        </w:rPr>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Licht oranje</w:t>
      </w:r>
      <w:r w:rsidR="00BA0892">
        <w:rPr>
          <w:bCs/>
        </w:rPr>
        <w:t xml:space="preserve"> en grijs</w:t>
      </w:r>
      <w:r w:rsidRPr="00B656A3">
        <w:rPr>
          <w:bCs/>
        </w:rPr>
        <w:t xml:space="preserve">: Niet </w:t>
      </w:r>
      <w:proofErr w:type="spellStart"/>
      <w:r w:rsidRPr="00B656A3">
        <w:rPr>
          <w:bCs/>
        </w:rPr>
        <w:t>instantieerbare</w:t>
      </w:r>
      <w:proofErr w:type="spellEnd"/>
      <w:r w:rsidRPr="00B656A3">
        <w:rPr>
          <w:bCs/>
        </w:rPr>
        <w:t xml:space="preserve"> objecttypen, datatypen en </w:t>
      </w:r>
      <w:r w:rsidR="00932116">
        <w:rPr>
          <w:bCs/>
        </w:rPr>
        <w:t>waardelijsten</w:t>
      </w:r>
      <w:r w:rsidRPr="00B656A3">
        <w:rPr>
          <w:bCs/>
        </w:rPr>
        <w:t>.</w:t>
      </w:r>
    </w:p>
    <w:p w:rsidR="00E778B3" w:rsidRDefault="00AC3417"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3982700" cy="9770791"/>
            <wp:effectExtent l="0" t="0" r="0" b="0"/>
            <wp:docPr id="19" name="Afbeelding 18"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19" cstate="print"/>
                    <a:stretch>
                      <a:fillRect/>
                    </a:stretch>
                  </pic:blipFill>
                  <pic:spPr>
                    <a:xfrm>
                      <a:off x="0" y="0"/>
                      <a:ext cx="13993539" cy="9778365"/>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w:t>
      </w:r>
      <w:proofErr w:type="spellStart"/>
      <w:r w:rsidR="00EA3404">
        <w:t>Generic</w:t>
      </w:r>
      <w:proofErr w:type="spellEnd"/>
      <w:r w:rsidR="00EA3404">
        <w:t xml:space="preserve"> </w:t>
      </w:r>
      <w:proofErr w:type="spellStart"/>
      <w:r w:rsidR="00EA3404">
        <w:t>Network</w:t>
      </w:r>
      <w:proofErr w:type="spellEnd"/>
      <w:r w:rsidR="00EA3404">
        <w:t xml:space="preserve"> Model. </w:t>
      </w:r>
      <w:r>
        <w:t xml:space="preserve">Aan de bovenzijde bevindt zich de IMKL2015 toevoeging op het INSPIRE </w:t>
      </w:r>
      <w:proofErr w:type="spellStart"/>
      <w:r>
        <w:t>Utilities</w:t>
      </w:r>
      <w:proofErr w:type="spellEnd"/>
      <w:r>
        <w:t xml:space="preserve"> model. </w:t>
      </w:r>
      <w:r w:rsidR="00A67D82">
        <w:t xml:space="preserve">Aan de onderzijde het INSPIRE </w:t>
      </w:r>
      <w:proofErr w:type="spellStart"/>
      <w:r w:rsidR="00A67D82">
        <w:t>Utilities</w:t>
      </w:r>
      <w:proofErr w:type="spellEnd"/>
      <w:r w:rsidR="00A67D82">
        <w:t xml:space="preserve"> model. </w:t>
      </w:r>
      <w:r>
        <w:t>De koppelingslaag is via de IMKL2015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w:t>
      </w:r>
      <w:proofErr w:type="spellStart"/>
      <w:r w:rsidR="003513CF">
        <w:t>Utilities</w:t>
      </w:r>
      <w:proofErr w:type="spellEnd"/>
      <w:r w:rsidR="003513CF">
        <w:t>. IMKL2015:</w:t>
      </w:r>
      <w:proofErr w:type="spellStart"/>
      <w:r w:rsidR="003513CF">
        <w:t>Elektricteitskabel</w:t>
      </w:r>
      <w:proofErr w:type="spellEnd"/>
      <w:r w:rsidR="003513CF">
        <w:t xml:space="preserve"> aan INSPIRE:</w:t>
      </w:r>
      <w:proofErr w:type="spellStart"/>
      <w:r w:rsidR="003513CF">
        <w:t>ElectricityCable</w:t>
      </w:r>
      <w:proofErr w:type="spellEnd"/>
      <w:r w:rsidR="003513CF">
        <w:t>, IMKL2015:Waterleiding aan INSPIRE:</w:t>
      </w:r>
      <w:proofErr w:type="spellStart"/>
      <w:r w:rsidR="003513CF">
        <w:t>WaterPipe</w:t>
      </w:r>
      <w:proofErr w:type="spellEnd"/>
      <w:r w:rsidR="003513CF">
        <w:t xml:space="preserve"> enz. Ze bevatten daarmee alle INSPIRE eigenschappen en relaties van die objecttypen. De IMKL2015 koppelingslaag is ook gekoppeld aan de IMKL2015 inhoudelijke informatie. Deze is gemodelleerd in de </w:t>
      </w:r>
      <w:proofErr w:type="spellStart"/>
      <w:r w:rsidR="003513CF">
        <w:t>objectypen</w:t>
      </w:r>
      <w:proofErr w:type="spellEnd"/>
      <w:r w:rsidR="003513CF">
        <w:t xml:space="preserve">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w:t>
      </w:r>
      <w:proofErr w:type="spellStart"/>
      <w:r>
        <w:t>Elektricteit</w:t>
      </w:r>
      <w:r w:rsidR="00AF2344">
        <w:t>skabel</w:t>
      </w:r>
      <w:proofErr w:type="spellEnd"/>
      <w:r>
        <w:t xml:space="preserve">, Waterleiding </w:t>
      </w:r>
      <w:proofErr w:type="spellStart"/>
      <w:r>
        <w:t>enz</w:t>
      </w:r>
      <w:proofErr w:type="spellEnd"/>
      <w:r>
        <w:t>)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proofErr w:type="spellStart"/>
      <w:r w:rsidR="008835C1">
        <w:t>Network</w:t>
      </w:r>
      <w:proofErr w:type="spellEnd"/>
      <w:r w:rsidR="008835C1">
        <w:t xml:space="preserve">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w:t>
      </w:r>
      <w:proofErr w:type="spellStart"/>
      <w:r w:rsidR="00AF2344">
        <w:t>Pipe</w:t>
      </w:r>
      <w:proofErr w:type="spellEnd"/>
      <w:r w:rsidR="00AF2344">
        <w:t xml:space="preserve">, vervolgens doorgegeven aan </w:t>
      </w:r>
      <w:proofErr w:type="spellStart"/>
      <w:r w:rsidR="00AF2344">
        <w:t>WaterPipe</w:t>
      </w:r>
      <w:proofErr w:type="spellEnd"/>
      <w:r w:rsidR="00AF2344">
        <w:t xml:space="preserve"> waardoor het bij de IMKL2015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w:t>
      </w:r>
      <w:proofErr w:type="spellStart"/>
      <w:r w:rsidR="008A01A1">
        <w:t>kabel-</w:t>
      </w:r>
      <w:proofErr w:type="spellEnd"/>
      <w:r w:rsidR="008A01A1">
        <w:t xml:space="preserve">, buis- en </w:t>
      </w:r>
      <w:proofErr w:type="spellStart"/>
      <w:r w:rsidR="008A01A1">
        <w:t>ducttypen</w:t>
      </w:r>
      <w:proofErr w:type="spellEnd"/>
      <w:r w:rsidR="008A01A1">
        <w:t>.</w:t>
      </w:r>
    </w:p>
    <w:p w:rsidR="00CF23D1" w:rsidRDefault="00CF23D1" w:rsidP="005854EC">
      <w:pPr>
        <w:spacing w:line="240" w:lineRule="atLeast"/>
      </w:pPr>
    </w:p>
    <w:p w:rsidR="00A11BC4" w:rsidRDefault="00CF23D1">
      <w:pPr>
        <w:pStyle w:val="subparagraaftitel"/>
      </w:pPr>
      <w:bookmarkStart w:id="58" w:name="_Toc436814723"/>
      <w:r>
        <w:t>Associaties in het model</w:t>
      </w:r>
      <w:r w:rsidR="00283BD6">
        <w:t>.</w:t>
      </w:r>
      <w:bookmarkEnd w:id="58"/>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 xml:space="preserve">elk objecttype in IMKL verwijst direct naar het utiliteitsnet waar het bij hoort. Dit gebeurt in alle gevallen met een associatierol genaamd </w:t>
      </w:r>
      <w:proofErr w:type="spellStart"/>
      <w:r w:rsidRPr="003657E7">
        <w:t>inNetwork</w:t>
      </w:r>
      <w:proofErr w:type="spellEnd"/>
      <w:r w:rsidRPr="003657E7">
        <w:t xml:space="preserve">. Dat geldt ook voor objecttypen als Annotatie, Maatvoering, Bijlage en dergelijke. In alle gevallen kunnen de objecttypen maar bij één utiliteitsnet horen. Een uitzondering is </w:t>
      </w:r>
      <w:proofErr w:type="spellStart"/>
      <w:r w:rsidRPr="003657E7">
        <w:t>EigenTopografie</w:t>
      </w:r>
      <w:proofErr w:type="spellEnd"/>
      <w:r w:rsidRPr="003657E7">
        <w:t>, die kan naar meerdere utiliteitsnetten verwijzen;</w:t>
      </w:r>
    </w:p>
    <w:p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rsidR="00A11BC4" w:rsidRDefault="00971241">
      <w:pPr>
        <w:pStyle w:val="subparagraaftitel"/>
      </w:pPr>
      <w:bookmarkStart w:id="59" w:name="_Toc436814724"/>
      <w:r w:rsidRPr="00971241">
        <w:t>Numerieke</w:t>
      </w:r>
      <w:r w:rsidR="0047410C">
        <w:t xml:space="preserve"> waarden</w:t>
      </w:r>
      <w:r w:rsidR="00283BD6">
        <w:t>.</w:t>
      </w:r>
      <w:bookmarkEnd w:id="59"/>
    </w:p>
    <w:p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rsidR="00A11BC4" w:rsidRDefault="0047410C">
      <w:pPr>
        <w:pStyle w:val="subparagraaftitel"/>
      </w:pPr>
      <w:bookmarkStart w:id="60" w:name="_Toc436814725"/>
      <w:r>
        <w:t>Waardelijsten zijn extern</w:t>
      </w:r>
      <w:r w:rsidR="00283BD6">
        <w:t>.</w:t>
      </w:r>
      <w:bookmarkEnd w:id="60"/>
    </w:p>
    <w:p w:rsidR="0047410C" w:rsidRDefault="00971241" w:rsidP="0047410C">
      <w:r w:rsidRPr="003657E7">
        <w:t>De opgenomen waardelijsten van het type &lt;&lt;</w:t>
      </w:r>
      <w:proofErr w:type="spellStart"/>
      <w:r w:rsidRPr="003657E7">
        <w:t>codeList</w:t>
      </w:r>
      <w:proofErr w:type="spellEnd"/>
      <w:r w:rsidRPr="003657E7">
        <w:t xml:space="preserve">&gt;&gt; worden niet in het UML beheerd maar in externe waardelijsten. Zij worden gepubliceerd in een </w:t>
      </w:r>
      <w:proofErr w:type="spellStart"/>
      <w:r w:rsidRPr="003657E7">
        <w:t>waardelijstregister</w:t>
      </w:r>
      <w:proofErr w:type="spellEnd"/>
      <w:r w:rsidRPr="003657E7">
        <w:t xml:space="preserve">. Ze maken wel onderdeel uit van IMKL2015 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rsidR="00CF23D1" w:rsidRDefault="00CF23D1" w:rsidP="00576E1A">
      <w:pPr>
        <w:spacing w:line="240" w:lineRule="atLeast"/>
      </w:pPr>
    </w:p>
    <w:p w:rsidR="00C45A7A" w:rsidRPr="00B656A3" w:rsidRDefault="00C45A7A" w:rsidP="00CF23D1">
      <w:pPr>
        <w:pStyle w:val="subparagraaftitel"/>
      </w:pPr>
      <w:bookmarkStart w:id="61" w:name="_Toc436814726"/>
      <w:r>
        <w:t xml:space="preserve">Basisattributen voor </w:t>
      </w:r>
      <w:r w:rsidRPr="00CF23D1">
        <w:t>identificatie</w:t>
      </w:r>
      <w:r>
        <w:t xml:space="preserve"> en labels</w:t>
      </w:r>
      <w:r w:rsidR="00283BD6">
        <w:t>.</w:t>
      </w:r>
      <w:bookmarkEnd w:id="61"/>
    </w:p>
    <w:p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w:t>
      </w:r>
      <w:proofErr w:type="spellStart"/>
      <w:r w:rsidR="00E70583">
        <w:t>Identifier</w:t>
      </w:r>
      <w:proofErr w:type="spellEnd"/>
      <w:r w:rsidR="00E70583">
        <w:t xml:space="preserve">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 een reden opgenomen worden waarom er geen waarde is ingevuld. De geldige redenen zijn:</w:t>
      </w:r>
    </w:p>
    <w:p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3657E7" w:rsidP="00576E1A">
      <w:pPr>
        <w:spacing w:line="240" w:lineRule="atLeast"/>
      </w:pPr>
      <w:r>
        <w:rPr>
          <w:noProof/>
        </w:rPr>
        <w:lastRenderedPageBreak/>
        <w:drawing>
          <wp:inline distT="0" distB="0" distL="0" distR="0">
            <wp:extent cx="8535694" cy="4572000"/>
            <wp:effectExtent l="0" t="0" r="0" b="0"/>
            <wp:docPr id="13" name="Afbeelding 12"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0" cstate="print"/>
                    <a:stretch>
                      <a:fillRect/>
                    </a:stretch>
                  </pic:blipFill>
                  <pic:spPr>
                    <a:xfrm>
                      <a:off x="0" y="0"/>
                      <a:ext cx="8541212" cy="4574956"/>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62" w:name="_Toc434874127"/>
      <w:bookmarkStart w:id="63" w:name="_Toc434874196"/>
      <w:bookmarkStart w:id="64" w:name="_Toc434874279"/>
      <w:bookmarkStart w:id="65" w:name="_Toc434874347"/>
      <w:bookmarkStart w:id="66" w:name="_Toc434874624"/>
      <w:bookmarkStart w:id="67" w:name="_Toc434933257"/>
      <w:bookmarkStart w:id="68" w:name="_Toc434940485"/>
      <w:bookmarkStart w:id="69" w:name="_Toc434941802"/>
      <w:bookmarkStart w:id="70" w:name="_Toc434943343"/>
      <w:bookmarkStart w:id="71" w:name="_Toc434943774"/>
      <w:bookmarkStart w:id="72" w:name="_Toc434956098"/>
      <w:bookmarkStart w:id="73" w:name="_Toc436814727"/>
      <w:bookmarkEnd w:id="62"/>
      <w:bookmarkEnd w:id="63"/>
      <w:bookmarkEnd w:id="64"/>
      <w:bookmarkEnd w:id="65"/>
      <w:bookmarkEnd w:id="66"/>
      <w:bookmarkEnd w:id="67"/>
      <w:bookmarkEnd w:id="68"/>
      <w:bookmarkEnd w:id="69"/>
      <w:bookmarkEnd w:id="70"/>
      <w:bookmarkEnd w:id="71"/>
      <w:bookmarkEnd w:id="72"/>
      <w:r>
        <w:t xml:space="preserve">IMKL2015 </w:t>
      </w:r>
      <w:r w:rsidR="002C7B72">
        <w:t xml:space="preserve">semantische </w:t>
      </w:r>
      <w:r>
        <w:t>kern</w:t>
      </w:r>
      <w:r w:rsidR="00283BD6">
        <w:t>.</w:t>
      </w:r>
      <w:bookmarkEnd w:id="73"/>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r w:rsidR="00D657E0">
        <w:t xml:space="preserve">Utility </w:t>
      </w:r>
      <w:proofErr w:type="spellStart"/>
      <w:r w:rsidR="00D657E0">
        <w:t>networks</w:t>
      </w:r>
      <w:proofErr w:type="spellEnd"/>
      <w:r w:rsidR="00D657E0">
        <w:t xml:space="preserve">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3657E7" w:rsidP="007B7303">
      <w:pPr>
        <w:jc w:val="left"/>
        <w:rPr>
          <w:b/>
          <w:noProof/>
        </w:rPr>
      </w:pPr>
      <w:r>
        <w:rPr>
          <w:b/>
          <w:noProof/>
        </w:rPr>
        <w:lastRenderedPageBreak/>
        <w:drawing>
          <wp:anchor distT="0" distB="0" distL="114300" distR="114300" simplePos="0" relativeHeight="251811840" behindDoc="0" locked="0" layoutInCell="1" allowOverlap="1">
            <wp:simplePos x="0" y="0"/>
            <wp:positionH relativeFrom="column">
              <wp:posOffset>115570</wp:posOffset>
            </wp:positionH>
            <wp:positionV relativeFrom="paragraph">
              <wp:posOffset>183515</wp:posOffset>
            </wp:positionV>
            <wp:extent cx="8244840" cy="5005070"/>
            <wp:effectExtent l="0" t="0" r="0" b="0"/>
            <wp:wrapTopAndBottom/>
            <wp:docPr id="15" name="Afbeelding 14"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1" cstate="print"/>
                    <a:stretch>
                      <a:fillRect/>
                    </a:stretch>
                  </pic:blipFill>
                  <pic:spPr>
                    <a:xfrm>
                      <a:off x="0" y="0"/>
                      <a:ext cx="8244840" cy="5005070"/>
                    </a:xfrm>
                    <a:prstGeom prst="rect">
                      <a:avLst/>
                    </a:prstGeom>
                  </pic:spPr>
                </pic:pic>
              </a:graphicData>
            </a:graphic>
          </wp:anchor>
        </w:drawing>
      </w:r>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 xml:space="preserve">Mantelbuis en </w:t>
      </w:r>
      <w:proofErr w:type="spellStart"/>
      <w:r w:rsidRPr="000E0929">
        <w:t>Duct</w:t>
      </w:r>
      <w:proofErr w:type="spellEnd"/>
      <w:r>
        <w:t xml:space="preserve"> kunnen bij meerdere utiliteitsnetten geregistreerd zijn. </w:t>
      </w:r>
      <w:proofErr w:type="spellStart"/>
      <w:r>
        <w:t>KabelOfLeiding</w:t>
      </w:r>
      <w:proofErr w:type="spellEnd"/>
      <w:r>
        <w:t xml:space="preserve"> en Leidingelement mogen maar naar 1 utiliteitsnet verwijzen. Dit is met een aparte </w:t>
      </w:r>
      <w:proofErr w:type="spellStart"/>
      <w:r>
        <w:t>constraint</w:t>
      </w:r>
      <w:proofErr w:type="spellEnd"/>
      <w:r>
        <w:t xml:space="preserve">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kan verwijzen naar een object </w:t>
      </w:r>
      <w:proofErr w:type="spellStart"/>
      <w:r>
        <w:t>ExtraTopografie</w:t>
      </w:r>
      <w:proofErr w:type="spellEnd"/>
      <w:r>
        <w:t xml:space="preserve"> voor het koppelen van een extra toegevoegde topografie.</w:t>
      </w:r>
      <w:r w:rsidR="00C84D52">
        <w:t xml:space="preserve"> Ook hier kan via de referentie naar het </w:t>
      </w:r>
      <w:r w:rsidR="005D453A">
        <w:t>Utiliteitsnet</w:t>
      </w:r>
      <w:r w:rsidR="00C84D52">
        <w:t xml:space="preserve"> de </w:t>
      </w:r>
      <w:proofErr w:type="spellStart"/>
      <w:r w:rsidR="00C84D52">
        <w:t>ExtraTopografie</w:t>
      </w:r>
      <w:proofErr w:type="spellEnd"/>
      <w:r w:rsidR="00C84D52">
        <w:t xml:space="preserve"> per thema ges</w:t>
      </w:r>
      <w:r w:rsidR="008C38D5">
        <w:t>e</w:t>
      </w:r>
      <w:r w:rsidR="00C84D52">
        <w:t>lecteerd worden.</w:t>
      </w:r>
    </w:p>
    <w:p w:rsidR="002F7FED" w:rsidRDefault="002F7FED" w:rsidP="00E97029">
      <w:pPr>
        <w:jc w:val="left"/>
      </w:pPr>
    </w:p>
    <w:p w:rsidR="00A11BC4" w:rsidRDefault="00971241">
      <w:bookmarkStart w:id="74" w:name="_Toc422408246"/>
      <w:bookmarkStart w:id="75" w:name="_Toc422478837"/>
      <w:bookmarkStart w:id="76" w:name="_Toc422408247"/>
      <w:bookmarkStart w:id="77" w:name="_Toc422478838"/>
      <w:bookmarkStart w:id="78" w:name="_Toc422408248"/>
      <w:bookmarkStart w:id="79" w:name="_Toc422478839"/>
      <w:bookmarkStart w:id="80" w:name="_Toc399786888"/>
      <w:bookmarkEnd w:id="74"/>
      <w:bookmarkEnd w:id="75"/>
      <w:bookmarkEnd w:id="76"/>
      <w:bookmarkEnd w:id="77"/>
      <w:bookmarkEnd w:id="78"/>
      <w:bookmarkEnd w:id="79"/>
      <w:r w:rsidRPr="00971241">
        <w:rPr>
          <w:b/>
        </w:rPr>
        <w:t xml:space="preserve">Extra toelichting: </w:t>
      </w:r>
      <w:proofErr w:type="spellStart"/>
      <w:r w:rsidRPr="00971241">
        <w:rPr>
          <w:b/>
        </w:rPr>
        <w:t>ExtraDetailinfo</w:t>
      </w:r>
      <w:proofErr w:type="spellEnd"/>
      <w:r w:rsidRPr="00971241">
        <w:rPr>
          <w:b/>
        </w:rPr>
        <w:t>, maatvoering, annotatie.</w:t>
      </w:r>
      <w:bookmarkEnd w:id="80"/>
    </w:p>
    <w:p w:rsidR="00D80AB5" w:rsidRDefault="00D80AB5" w:rsidP="00E06A8F">
      <w:bookmarkStart w:id="81"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D80AB5" w:rsidRDefault="00D80AB5" w:rsidP="00E06A8F"/>
    <w:p w:rsidR="00D52AE2" w:rsidRDefault="00D52AE2" w:rsidP="00E06A8F">
      <w:proofErr w:type="spellStart"/>
      <w:r>
        <w:t>ExtraDetailinfo</w:t>
      </w:r>
      <w:proofErr w:type="spellEnd"/>
      <w:r>
        <w:t>:</w:t>
      </w:r>
    </w:p>
    <w:p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r w:rsidR="001547D5">
        <w:t xml:space="preserve"> </w:t>
      </w:r>
      <w:proofErr w:type="spellStart"/>
      <w:r w:rsidR="00E06A8F">
        <w:t>maatvoeringslabel</w:t>
      </w:r>
      <w:proofErr w:type="spellEnd"/>
      <w:r w:rsidR="001547D5">
        <w:t xml:space="preserve"> of </w:t>
      </w:r>
      <w:proofErr w:type="spellStart"/>
      <w:r w:rsidR="001547D5">
        <w:t>maatvoeringspijl</w:t>
      </w:r>
      <w:ins w:id="82" w:author="pjanssen" w:date="2016-02-17T16:19:00Z">
        <w:r w:rsidR="002C1DC6">
          <w:t>punt</w:t>
        </w:r>
      </w:ins>
      <w:proofErr w:type="spellEnd"/>
      <w:r w:rsidR="00E06A8F">
        <w:t>.</w:t>
      </w:r>
      <w:ins w:id="83" w:author="pjanssen" w:date="2016-02-17T16:19:00Z">
        <w:r w:rsidR="002C1DC6">
          <w:t xml:space="preserve"> </w:t>
        </w:r>
        <w:r w:rsidR="00051DFD" w:rsidRPr="00051DFD">
          <w:rPr>
            <w:highlight w:val="yellow"/>
            <w:rPrChange w:id="84" w:author="pjanssen" w:date="2016-02-17T16:19:00Z">
              <w:rPr/>
            </w:rPrChange>
          </w:rPr>
          <w:t>Pijlpunt alleen via een symbool?</w:t>
        </w:r>
      </w:ins>
    </w:p>
    <w:p w:rsidR="00E06A8F" w:rsidRDefault="00E06A8F" w:rsidP="00E06A8F"/>
    <w:tbl>
      <w:tblPr>
        <w:tblStyle w:val="Tabelraster"/>
        <w:tblW w:w="0" w:type="auto"/>
        <w:tblInd w:w="108" w:type="dxa"/>
        <w:tblLook w:val="04A0"/>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pPr>
              <w:rPr>
                <w:b/>
              </w:rPr>
            </w:pPr>
            <w:r w:rsidRPr="00790D06">
              <w:t>Te gebruiken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E06A8F" w:rsidP="00E06A8F">
            <w:r w:rsidRPr="00790D06">
              <w:t>Te gebruiken 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proofErr w:type="spellStart"/>
            <w:r w:rsidRPr="001547D5">
              <w:rPr>
                <w:b/>
              </w:rPr>
              <w:t>maatvoerings</w:t>
            </w:r>
            <w:r w:rsidR="001547D5">
              <w:rPr>
                <w:b/>
              </w:rPr>
              <w:t>p</w:t>
            </w:r>
            <w:r w:rsidRPr="001547D5">
              <w:rPr>
                <w:b/>
              </w:rPr>
              <w:t>ijl</w:t>
            </w:r>
            <w:r w:rsidR="006F48BE">
              <w:rPr>
                <w:b/>
              </w:rPr>
              <w:t>punt</w:t>
            </w:r>
            <w:proofErr w:type="spellEnd"/>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547D5" w:rsidP="001547D5">
            <w:r w:rsidRPr="00790D06">
              <w:t xml:space="preserve">Te gebruiken om een </w:t>
            </w:r>
            <w:r>
              <w:t>pijl</w:t>
            </w:r>
            <w:r w:rsidRPr="00790D06">
              <w:t xml:space="preserve"> in een maatvoering te visualiseren</w:t>
            </w:r>
          </w:p>
        </w:tc>
      </w:tr>
    </w:tbl>
    <w:p w:rsidR="00E06A8F" w:rsidRDefault="00E06A8F" w:rsidP="00E06A8F"/>
    <w:p w:rsidR="00E06A8F" w:rsidRDefault="00E06A8F" w:rsidP="00E06A8F">
      <w:r>
        <w:t xml:space="preserve">Elke </w:t>
      </w:r>
      <w:proofErr w:type="spellStart"/>
      <w:r>
        <w:t>maatvoeringslijn</w:t>
      </w:r>
      <w:proofErr w:type="spellEnd"/>
      <w:r>
        <w:t xml:space="preserve"> wordt een apart object.</w:t>
      </w:r>
    </w:p>
    <w:p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w:t>
      </w:r>
      <w:r w:rsidR="00076C28">
        <w:lastRenderedPageBreak/>
        <w:t xml:space="preserve">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E06A8F" w:rsidRDefault="00523537" w:rsidP="00E06A8F">
      <w:r>
        <w:t>Annotatie:</w:t>
      </w:r>
    </w:p>
    <w:p w:rsidR="00523537" w:rsidRDefault="00523537" w:rsidP="00E06A8F">
      <w:r>
        <w:t xml:space="preserve">Pijlen, lijnen en labels die als annotatie op een kaartbeeld staan en niet als maatvoering </w:t>
      </w:r>
      <w:r w:rsidR="00D80AB5">
        <w:t>gelden worden met het object</w:t>
      </w:r>
      <w:r>
        <w:t xml:space="preserve"> Annotatie opgenomen. Met het attribuut ligging wordt de geometrie van de annotatie </w:t>
      </w:r>
      <w:r w:rsidR="00D80AB5">
        <w:t>aangegeven</w:t>
      </w:r>
      <w:r>
        <w:t xml:space="preserve"> of de plaatsingpunt van het label.</w:t>
      </w:r>
      <w:r w:rsidR="00D80AB5">
        <w:t xml:space="preserve"> De tekst en eventueel betekenis van het label worden via het object Label opgenomen.</w:t>
      </w:r>
    </w:p>
    <w:p w:rsidR="00A11BC4" w:rsidRDefault="00A11BC4"/>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w:t>
      </w:r>
      <w:proofErr w:type="spellStart"/>
      <w:r w:rsidR="00377A2B">
        <w:t>EisVoorzorgsmaatregelBijlage</w:t>
      </w:r>
      <w:proofErr w:type="spellEnd"/>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alleen om dit te visualiseren</w:t>
      </w:r>
      <w:r w:rsidR="009273F7">
        <w:t xml:space="preserve"> en eenvoudig ruimtelijke selecteerbaar te maken. De geometrie is in dat geval standaard een vlakgeometrie van 1 meter aan weerszijde van de centerlijn van de gerelateerde kabel of leiding. </w:t>
      </w:r>
      <w:r>
        <w:t xml:space="preserve">Het attribuut </w:t>
      </w:r>
      <w:proofErr w:type="spellStart"/>
      <w:r>
        <w:t>begrenzingFictief</w:t>
      </w:r>
      <w:proofErr w:type="spellEnd"/>
      <w:r>
        <w:t xml:space="preserve"> heeft dan de waarde Ja.</w:t>
      </w:r>
      <w:r w:rsidR="009273F7">
        <w:t xml:space="preserve"> Indien de begrenzing wel informatiewaarde heeft, bij het thema Buisleidingen gevaarlijke stoffen kan dit voorkomen, heeft</w:t>
      </w:r>
      <w:r w:rsidR="00377A2B">
        <w:t xml:space="preserve"> het </w:t>
      </w:r>
      <w:r w:rsidR="009273F7">
        <w:t xml:space="preserve">attribuut </w:t>
      </w:r>
      <w:proofErr w:type="spellStart"/>
      <w:r w:rsidR="009273F7">
        <w:t>begrenzingFictief</w:t>
      </w:r>
      <w:proofErr w:type="spellEnd"/>
      <w:r w:rsidR="009273F7">
        <w:t xml:space="preserve"> de waarde Nee en is strookbreedte </w:t>
      </w:r>
      <w:r w:rsidR="006933C8">
        <w:t>door de netbeheerder te bepalen</w:t>
      </w:r>
      <w:r w:rsidR="009273F7">
        <w:t>.</w:t>
      </w:r>
    </w:p>
    <w:p w:rsidR="00843564" w:rsidRDefault="00843564" w:rsidP="00843564"/>
    <w:p w:rsidR="00843564" w:rsidRDefault="00843564" w:rsidP="00843564">
      <w:r>
        <w:t>Opgemerkt wordt dat IMKL2015 het bericht beschrijft dat naar de eindgebruiker gaat en niet alle informatie bevat die nodig is om dat bericht te genereren. Met betrekking tot de eis voorzorgsmaatregel betekent dit dat alleen is opgenomen of er wel (en welke) of geen voorzorgsma</w:t>
      </w:r>
      <w:r w:rsidR="00456F46">
        <w:t>atregel dient te worden genomen</w:t>
      </w:r>
      <w:r>
        <w:t>.</w:t>
      </w:r>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 xml:space="preserve">of een </w:t>
      </w:r>
      <w:proofErr w:type="spellStart"/>
      <w:r w:rsidR="00084535" w:rsidRPr="0073301A">
        <w:t>verzoekTotContact</w:t>
      </w:r>
      <w:proofErr w:type="spellEnd"/>
      <w:r w:rsidR="00084535" w:rsidRPr="0073301A">
        <w: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 xml:space="preserve">Om het gebied aan te geven waarvoor er een verzoek tot contact is, maar er geen wettelijk vereiste is, is er een objecttype </w:t>
      </w:r>
      <w:proofErr w:type="spellStart"/>
      <w:r w:rsidRPr="003657E7">
        <w:t>AanduidingVerzoekContact</w:t>
      </w:r>
      <w:proofErr w:type="spellEnd"/>
      <w:r w:rsidRPr="003657E7">
        <w:t>.</w:t>
      </w:r>
      <w:r w:rsidR="00CD50D4">
        <w:t xml:space="preserve"> </w:t>
      </w:r>
    </w:p>
    <w:p w:rsidR="00843564" w:rsidRDefault="00843564" w:rsidP="00843564">
      <w:pPr>
        <w:spacing w:line="288" w:lineRule="auto"/>
      </w:pPr>
    </w:p>
    <w:bookmarkEnd w:id="81"/>
    <w:p w:rsidR="005B6963" w:rsidRDefault="00971241">
      <w:pPr>
        <w:rPr>
          <w:b/>
        </w:rPr>
      </w:pPr>
      <w:r w:rsidRPr="00971241">
        <w:rPr>
          <w:b/>
        </w:rPr>
        <w:t xml:space="preserve">Extra toelichting: </w:t>
      </w:r>
      <w:proofErr w:type="spellStart"/>
      <w:r w:rsidRPr="00971241">
        <w:rPr>
          <w:b/>
        </w:rPr>
        <w:t>ExtraTopografie</w:t>
      </w:r>
      <w:proofErr w:type="spellEnd"/>
      <w:r w:rsidR="00283BD6">
        <w:rPr>
          <w:b/>
        </w:rPr>
        <w:t>.</w:t>
      </w:r>
    </w:p>
    <w:p w:rsidR="00E06A8F" w:rsidRDefault="005125B7" w:rsidP="005125B7">
      <w:pPr>
        <w:jc w:val="left"/>
      </w:pPr>
      <w:r>
        <w:t xml:space="preserve">Indien er extra topografie nodig is om de positie van netwerkelementen nader aan te geven kan dit middels het object </w:t>
      </w:r>
      <w:proofErr w:type="spellStart"/>
      <w:r>
        <w:t>ExtraTopografie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t>ExtraTopografie</w:t>
      </w:r>
      <w:proofErr w:type="spellEnd"/>
      <w:r>
        <w:t xml:space="preserve"> opgenomen. De extra topografie wordt altijd </w:t>
      </w:r>
      <w:proofErr w:type="spellStart"/>
      <w:r>
        <w:t>gevectoriseerd</w:t>
      </w:r>
      <w:proofErr w:type="spellEnd"/>
      <w:r>
        <w:t xml:space="preserve"> aangeleverd. De topografische elementen worden getypeerd conform een typeringslijst, </w:t>
      </w:r>
      <w:proofErr w:type="spellStart"/>
      <w:r>
        <w:t>TopografischObjectTypeValue</w:t>
      </w:r>
      <w:proofErr w:type="spellEnd"/>
      <w:r>
        <w:t xml:space="preserve">, gebaseerd op IMGeo. Hiermee is het type topografisch object omschreven en is een koppeling met visualisatieregels mogelijk. </w:t>
      </w:r>
      <w:proofErr w:type="spellStart"/>
      <w:r>
        <w:t>ExtraTopografie</w:t>
      </w:r>
      <w:proofErr w:type="spellEnd"/>
      <w:r>
        <w:t xml:space="preserve"> is gekoppeld aan een Utiliteitsnet en kan daardoor op de waarden van het attribuut thema worden getypeerd</w:t>
      </w:r>
      <w:r w:rsidR="0073301A">
        <w:t>.</w:t>
      </w:r>
    </w:p>
    <w:p w:rsidR="002F7FED" w:rsidRDefault="002F7FED" w:rsidP="005125B7">
      <w:pPr>
        <w:jc w:val="left"/>
      </w:pPr>
    </w:p>
    <w:p w:rsidR="00A11BC4" w:rsidRDefault="00971241">
      <w:bookmarkStart w:id="85" w:name="_Toc399786886"/>
      <w:r w:rsidRPr="00971241">
        <w:rPr>
          <w:b/>
        </w:rPr>
        <w:t>Extra toelichting: Geometrie en topologie.</w:t>
      </w:r>
      <w:bookmarkEnd w:id="85"/>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855A12" w:rsidP="007B7303">
      <w:r>
        <w:rPr>
          <w:noProof/>
        </w:rPr>
        <w:lastRenderedPageBreak/>
        <w:drawing>
          <wp:anchor distT="0" distB="0" distL="114300" distR="114300" simplePos="0" relativeHeight="251797504" behindDoc="0" locked="0" layoutInCell="1" allowOverlap="1">
            <wp:simplePos x="0" y="0"/>
            <wp:positionH relativeFrom="column">
              <wp:posOffset>53340</wp:posOffset>
            </wp:positionH>
            <wp:positionV relativeFrom="paragraph">
              <wp:posOffset>-537210</wp:posOffset>
            </wp:positionV>
            <wp:extent cx="8094345" cy="5184140"/>
            <wp:effectExtent l="0" t="0" r="0" b="0"/>
            <wp:wrapTopAndBottom/>
            <wp:docPr id="49" name="Afbeelding 48"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2" cstate="print"/>
                    <a:stretch>
                      <a:fillRect/>
                    </a:stretch>
                  </pic:blipFill>
                  <pic:spPr>
                    <a:xfrm>
                      <a:off x="0" y="0"/>
                      <a:ext cx="8094345" cy="5184140"/>
                    </a:xfrm>
                    <a:prstGeom prst="rect">
                      <a:avLst/>
                    </a:prstGeom>
                  </pic:spPr>
                </pic:pic>
              </a:graphicData>
            </a:graphic>
          </wp:anchor>
        </w:drawing>
      </w:r>
    </w:p>
    <w:p w:rsidR="007A394B" w:rsidRDefault="007A394B" w:rsidP="000816A6">
      <w:r>
        <w:t xml:space="preserve">Figuur </w:t>
      </w:r>
      <w:r w:rsidR="003203DD">
        <w:t>5.4</w:t>
      </w:r>
      <w:r>
        <w:t>: Geometriemodel. Primair 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proofErr w:type="spellStart"/>
      <w:r w:rsidR="00B57BF0">
        <w:t>geometrieën</w:t>
      </w:r>
      <w:bookmarkStart w:id="86" w:name="_GoBack"/>
      <w:bookmarkEnd w:id="86"/>
      <w:proofErr w:type="spellEnd"/>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arc-node</w:t>
      </w:r>
      <w:proofErr w:type="spellEnd"/>
      <w:r>
        <w:t xml:space="preserv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rsidR="006F48BE" w:rsidRDefault="006F48BE" w:rsidP="000816A6"/>
    <w:p w:rsidR="006F48BE" w:rsidRDefault="006F48BE" w:rsidP="000816A6">
      <w:r>
        <w:t xml:space="preserve">Meervoudig gebruik van </w:t>
      </w:r>
      <w:proofErr w:type="spellStart"/>
      <w:r>
        <w:t>geometrien</w:t>
      </w:r>
      <w:proofErr w:type="spellEnd"/>
      <w:r>
        <w:t xml:space="preserve">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4A223C" w:rsidRDefault="004A223C" w:rsidP="000816A6"/>
    <w:p w:rsidR="000816A6" w:rsidRDefault="000816A6" w:rsidP="000816A6"/>
    <w:p w:rsidR="000816A6" w:rsidRDefault="000816A6" w:rsidP="000816A6">
      <w:r>
        <w:t>Referentiestelsel.</w:t>
      </w:r>
    </w:p>
    <w:p w:rsidR="000816A6" w:rsidRDefault="000816A6" w:rsidP="000816A6">
      <w:r>
        <w:t xml:space="preserve">Referentiestelsel voor IMKL2015 datalevering is </w:t>
      </w:r>
      <w:proofErr w:type="spellStart"/>
      <w:r w:rsidR="00AA7EF1">
        <w:t>Rijksdriehoekmeting</w:t>
      </w:r>
      <w:proofErr w:type="spellEnd"/>
      <w:r w:rsidR="00AA7EF1">
        <w:t xml:space="preserve">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proofErr w:type="spellStart"/>
      <w:r w:rsidR="004A39FB" w:rsidRPr="00614402">
        <w:rPr>
          <w:sz w:val="16"/>
          <w:szCs w:val="16"/>
        </w:rPr>
        <w:t>geometrieën</w:t>
      </w:r>
      <w:proofErr w:type="spellEnd"/>
      <w:r w:rsidRPr="00614402">
        <w:rPr>
          <w:sz w:val="16"/>
          <w:szCs w:val="16"/>
        </w:rPr>
        <w:t xml:space="preserve">. Middels de diepte informatie kan de positie in het verticale vlak worden uitgewisseld. Om ook het opnemen van volledige 3D </w:t>
      </w:r>
      <w:proofErr w:type="spellStart"/>
      <w:r w:rsidRPr="00614402">
        <w:rPr>
          <w:sz w:val="16"/>
          <w:szCs w:val="16"/>
        </w:rPr>
        <w:t>liggingsgegevens</w:t>
      </w:r>
      <w:proofErr w:type="spellEnd"/>
      <w:r w:rsidRPr="00614402">
        <w:rPr>
          <w:sz w:val="16"/>
          <w:szCs w:val="16"/>
        </w:rPr>
        <w:t xml:space="preserve"> mogelijk te maken is er een optioneel en additioneel 3D model toegevoegd. De 3D </w:t>
      </w:r>
      <w:proofErr w:type="spellStart"/>
      <w:r w:rsidRPr="00614402">
        <w:rPr>
          <w:sz w:val="16"/>
          <w:szCs w:val="16"/>
        </w:rPr>
        <w:t>liggingsgegevens</w:t>
      </w:r>
      <w:proofErr w:type="spellEnd"/>
      <w:r w:rsidRPr="00614402">
        <w:rPr>
          <w:sz w:val="16"/>
          <w:szCs w:val="16"/>
        </w:rPr>
        <w:t xml:space="preserve">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855A12" w:rsidP="000816A6">
      <w:pPr>
        <w:spacing w:line="240" w:lineRule="atLeast"/>
      </w:pPr>
      <w:r>
        <w:rPr>
          <w:noProof/>
        </w:rPr>
        <w:lastRenderedPageBreak/>
        <w:drawing>
          <wp:inline distT="0" distB="0" distL="0" distR="0">
            <wp:extent cx="5696281" cy="3895725"/>
            <wp:effectExtent l="0" t="0" r="0" b="0"/>
            <wp:docPr id="52" name="Afbeelding 51"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3" cstate="print"/>
                    <a:stretch>
                      <a:fillRect/>
                    </a:stretch>
                  </pic:blipFill>
                  <pic:spPr>
                    <a:xfrm>
                      <a:off x="0" y="0"/>
                      <a:ext cx="5700888" cy="3898876"/>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w:t>
      </w:r>
      <w:proofErr w:type="spellStart"/>
      <w:r>
        <w:t>Levels</w:t>
      </w:r>
      <w:proofErr w:type="spellEnd"/>
      <w:r>
        <w:t xml:space="preserve">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051DFD">
        <w:fldChar w:fldCharType="begin"/>
      </w:r>
      <w:r>
        <w:instrText xml:space="preserve"> REF _Ref404325642 \h </w:instrText>
      </w:r>
      <w:r w:rsidR="00051DFD">
        <w:fldChar w:fldCharType="separate"/>
      </w:r>
      <w:r w:rsidR="002C1DC6">
        <w:t xml:space="preserve">Figuur </w:t>
      </w:r>
      <w:r w:rsidR="00051DFD">
        <w:fldChar w:fldCharType="end"/>
      </w:r>
      <w:r>
        <w:t xml:space="preserve"> voor voorbeelden van een IMKL object op verschillende </w:t>
      </w:r>
      <w:proofErr w:type="spellStart"/>
      <w:r>
        <w:t>levels</w:t>
      </w:r>
      <w:proofErr w:type="spellEnd"/>
      <w:r>
        <w:t xml:space="preserve">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 xml:space="preserve">met RD voor de </w:t>
      </w:r>
      <w:proofErr w:type="spellStart"/>
      <w:r>
        <w:t>XY-dimensie</w:t>
      </w:r>
      <w:proofErr w:type="spellEnd"/>
      <w:r>
        <w:t xml:space="preserv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4"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87" w:name="_Ref404325642"/>
      <w:r>
        <w:t xml:space="preserve">Figuur </w:t>
      </w:r>
      <w:bookmarkEnd w:id="87"/>
      <w:r w:rsidR="00A212BA">
        <w:t>5.6</w:t>
      </w:r>
      <w:r w:rsidR="00A75399">
        <w:t>:</w:t>
      </w:r>
      <w:r>
        <w:t xml:space="preserve"> Leidingobject in 2.5D en 3D</w:t>
      </w:r>
    </w:p>
    <w:p w:rsidR="005209C3" w:rsidRDefault="005209C3" w:rsidP="005209C3">
      <w:pPr>
        <w:pStyle w:val="subparagraaftitel"/>
      </w:pPr>
      <w:bookmarkStart w:id="88" w:name="_Toc399786887"/>
      <w:bookmarkStart w:id="89" w:name="_Toc436814728"/>
      <w:r>
        <w:t>Diepte</w:t>
      </w:r>
      <w:bookmarkEnd w:id="88"/>
      <w:r w:rsidR="00283BD6">
        <w:t>.</w:t>
      </w:r>
      <w:bookmarkEnd w:id="89"/>
    </w:p>
    <w:p w:rsidR="00241660" w:rsidRDefault="005209C3" w:rsidP="005209C3">
      <w:pPr>
        <w:jc w:val="left"/>
      </w:pPr>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5"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855A12" w:rsidP="005209C3">
      <w:pPr>
        <w:jc w:val="left"/>
      </w:pPr>
      <w:r>
        <w:rPr>
          <w:noProof/>
        </w:rPr>
        <w:lastRenderedPageBreak/>
        <w:drawing>
          <wp:anchor distT="0" distB="0" distL="114300" distR="114300" simplePos="0" relativeHeight="251798528" behindDoc="0" locked="0" layoutInCell="1" allowOverlap="1">
            <wp:simplePos x="0" y="0"/>
            <wp:positionH relativeFrom="column">
              <wp:posOffset>-193040</wp:posOffset>
            </wp:positionH>
            <wp:positionV relativeFrom="paragraph">
              <wp:posOffset>-76200</wp:posOffset>
            </wp:positionV>
            <wp:extent cx="8221345" cy="4006850"/>
            <wp:effectExtent l="0" t="0" r="0" b="0"/>
            <wp:wrapTopAndBottom/>
            <wp:docPr id="53" name="Afbeelding 52"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6" cstate="print"/>
                    <a:stretch>
                      <a:fillRect/>
                    </a:stretch>
                  </pic:blipFill>
                  <pic:spPr>
                    <a:xfrm>
                      <a:off x="0" y="0"/>
                      <a:ext cx="8221345" cy="4006850"/>
                    </a:xfrm>
                    <a:prstGeom prst="rect">
                      <a:avLst/>
                    </a:prstGeom>
                  </pic:spPr>
                </pic:pic>
              </a:graphicData>
            </a:graphic>
          </wp:anchor>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90" w:name="_Toc434940488"/>
      <w:bookmarkStart w:id="91" w:name="_Toc434941805"/>
      <w:bookmarkStart w:id="92" w:name="_Toc434943346"/>
      <w:bookmarkStart w:id="93" w:name="_Toc434943777"/>
      <w:bookmarkStart w:id="94" w:name="_Toc434956101"/>
      <w:bookmarkStart w:id="95" w:name="_Toc434940489"/>
      <w:bookmarkStart w:id="96" w:name="_Toc434941806"/>
      <w:bookmarkStart w:id="97" w:name="_Toc434943347"/>
      <w:bookmarkStart w:id="98" w:name="_Toc434943778"/>
      <w:bookmarkStart w:id="99" w:name="_Toc434956102"/>
      <w:bookmarkStart w:id="100" w:name="_Toc434940490"/>
      <w:bookmarkStart w:id="101" w:name="_Toc434941807"/>
      <w:bookmarkStart w:id="102" w:name="_Toc434943348"/>
      <w:bookmarkStart w:id="103" w:name="_Toc434943779"/>
      <w:bookmarkStart w:id="104" w:name="_Toc434956103"/>
      <w:bookmarkStart w:id="105" w:name="_Toc434940491"/>
      <w:bookmarkStart w:id="106" w:name="_Toc434941808"/>
      <w:bookmarkStart w:id="107" w:name="_Toc434943349"/>
      <w:bookmarkStart w:id="108" w:name="_Toc434943780"/>
      <w:bookmarkStart w:id="109" w:name="_Toc434956104"/>
      <w:bookmarkStart w:id="110" w:name="_Toc434940492"/>
      <w:bookmarkStart w:id="111" w:name="_Toc434941809"/>
      <w:bookmarkStart w:id="112" w:name="_Toc434943350"/>
      <w:bookmarkStart w:id="113" w:name="_Toc434943781"/>
      <w:bookmarkStart w:id="114" w:name="_Toc434956105"/>
      <w:bookmarkStart w:id="115" w:name="_Toc43681472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lastRenderedPageBreak/>
        <w:t>Utiliteitsnet</w:t>
      </w:r>
      <w:r w:rsidR="00283BD6">
        <w:t>.</w:t>
      </w:r>
      <w:bookmarkEnd w:id="115"/>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w:t>
      </w:r>
      <w:proofErr w:type="spellStart"/>
      <w:r>
        <w:t>technischContactpersoon</w:t>
      </w:r>
      <w:proofErr w:type="spellEnd"/>
      <w:r>
        <w:t xml:space="preserve"> en </w:t>
      </w:r>
      <w:proofErr w:type="spellStart"/>
      <w:r w:rsidR="00D00889">
        <w:t>standaardDieptelegging</w:t>
      </w:r>
      <w:proofErr w:type="spellEnd"/>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855A12" w:rsidP="000860FE">
      <w:pPr>
        <w:jc w:val="left"/>
      </w:pPr>
      <w:r>
        <w:rPr>
          <w:noProof/>
        </w:rPr>
        <w:lastRenderedPageBreak/>
        <w:drawing>
          <wp:anchor distT="0" distB="0" distL="114300" distR="114300" simplePos="0" relativeHeight="251799552" behindDoc="0" locked="0" layoutInCell="1" allowOverlap="1">
            <wp:simplePos x="0" y="0"/>
            <wp:positionH relativeFrom="column">
              <wp:posOffset>-635</wp:posOffset>
            </wp:positionH>
            <wp:positionV relativeFrom="paragraph">
              <wp:posOffset>-134620</wp:posOffset>
            </wp:positionV>
            <wp:extent cx="8096250" cy="4467225"/>
            <wp:effectExtent l="0" t="0" r="0" b="0"/>
            <wp:wrapTopAndBottom/>
            <wp:docPr id="54" name="Afbeelding 53"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27" cstate="print"/>
                    <a:stretch>
                      <a:fillRect/>
                    </a:stretch>
                  </pic:blipFill>
                  <pic:spPr>
                    <a:xfrm>
                      <a:off x="0" y="0"/>
                      <a:ext cx="8096250" cy="4467225"/>
                    </a:xfrm>
                    <a:prstGeom prst="rect">
                      <a:avLst/>
                    </a:prstGeom>
                  </pic:spPr>
                </pic:pic>
              </a:graphicData>
            </a:graphic>
          </wp:anchor>
        </w:drawing>
      </w:r>
    </w:p>
    <w:p w:rsidR="000860FE" w:rsidRDefault="000860FE" w:rsidP="000860FE">
      <w:pPr>
        <w:jc w:val="left"/>
      </w:pPr>
    </w:p>
    <w:p w:rsidR="00CD4698" w:rsidRDefault="00CD4698" w:rsidP="000E5149">
      <w:pPr>
        <w:jc w:val="left"/>
      </w:pPr>
      <w:bookmarkStart w:id="116" w:name="_Toc399786891"/>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w:t>
      </w:r>
      <w:r w:rsidR="00AB50E3" w:rsidRPr="000C24BC">
        <w:t xml:space="preserve">in een gekoppelde bijlage: </w:t>
      </w:r>
      <w:r w:rsidR="00AB50E3">
        <w:t>Eisvoorzorgsmaatregel.</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w:t>
      </w:r>
      <w:proofErr w:type="spellStart"/>
      <w:r>
        <w:t>UtilityNetwork</w:t>
      </w:r>
      <w:proofErr w:type="spellEnd"/>
      <w:r>
        <w:t xml:space="preserve"> is er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w:t>
      </w:r>
      <w:proofErr w:type="spellStart"/>
      <w:r>
        <w:t>utiliteitsnetonderdelen</w:t>
      </w:r>
      <w:proofErr w:type="spellEnd"/>
      <w:r>
        <w:t xml:space="preserve"> zoals bijvoorbeeld een energiecentrale een </w:t>
      </w:r>
      <w:proofErr w:type="spellStart"/>
      <w:r>
        <w:t>waterzuiveringscentrale</w:t>
      </w:r>
      <w:proofErr w:type="spellEnd"/>
      <w:r>
        <w:t xml:space="preserve">, een overslagstation. </w:t>
      </w:r>
    </w:p>
    <w:p w:rsidR="00CD4698" w:rsidRDefault="00CD4698" w:rsidP="00CD4698"/>
    <w:p w:rsidR="00E65E36" w:rsidRDefault="00E65E36" w:rsidP="00E65E36">
      <w:pPr>
        <w:pStyle w:val="subparagraaftitel"/>
      </w:pPr>
      <w:bookmarkStart w:id="117" w:name="_Toc436814730"/>
      <w:proofErr w:type="spellStart"/>
      <w:r>
        <w:t>Kabel</w:t>
      </w:r>
      <w:r w:rsidR="00BE48B5">
        <w:t>Of</w:t>
      </w:r>
      <w:r>
        <w:t>Leiding</w:t>
      </w:r>
      <w:bookmarkEnd w:id="116"/>
      <w:proofErr w:type="spellEnd"/>
      <w:r w:rsidR="00283BD6">
        <w:t>.</w:t>
      </w:r>
      <w:bookmarkEnd w:id="117"/>
    </w:p>
    <w:p w:rsidR="00D0110B" w:rsidRDefault="00D0110B" w:rsidP="00E65E36">
      <w:pPr>
        <w:jc w:val="left"/>
      </w:pPr>
      <w:r>
        <w:t xml:space="preserve">Definitie: Leidingen, buizen of kabels bestemd voor </w:t>
      </w:r>
      <w:proofErr w:type="spellStart"/>
      <w:r>
        <w:t>voortgeleiding</w:t>
      </w:r>
      <w:proofErr w:type="spellEnd"/>
      <w:r>
        <w:t xml:space="preserve">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r w:rsidR="00D657E0">
        <w:t xml:space="preserve">Utility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w:t>
      </w:r>
      <w:proofErr w:type="spellStart"/>
      <w:r w:rsidR="00A7297A">
        <w:t>tel</w:t>
      </w:r>
      <w:r w:rsidR="0014782A">
        <w:t>e</w:t>
      </w:r>
      <w:r w:rsidR="00A7297A">
        <w:t>comkabel</w:t>
      </w:r>
      <w:proofErr w:type="spellEnd"/>
      <w:r w:rsidR="00A7297A">
        <w:t>,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w:t>
      </w:r>
      <w:proofErr w:type="spellStart"/>
      <w:r w:rsidR="00882C7A">
        <w:t>associatie-attribuut</w:t>
      </w:r>
      <w:proofErr w:type="spellEnd"/>
      <w:r w:rsidR="00882C7A">
        <w:t xml:space="preserve">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rsidR="00E65E36" w:rsidRDefault="00E65E36" w:rsidP="00E65E36">
      <w:pPr>
        <w:jc w:val="left"/>
      </w:pPr>
    </w:p>
    <w:p w:rsidR="00E65E36" w:rsidRDefault="00E65E36" w:rsidP="00A35E0B">
      <w:pPr>
        <w:jc w:val="left"/>
      </w:pPr>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w:t>
      </w:r>
      <w:proofErr w:type="spellStart"/>
      <w:r>
        <w:t>liggingsgegevens</w:t>
      </w:r>
      <w:proofErr w:type="spellEnd"/>
      <w:r>
        <w:t xml:space="preserve">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 xml:space="preserve">Optioneel is er via het </w:t>
      </w:r>
      <w:proofErr w:type="spellStart"/>
      <w:r w:rsidR="00971241" w:rsidRPr="003657E7">
        <w:t>associatie-attribuut</w:t>
      </w:r>
      <w:proofErr w:type="spellEnd"/>
      <w:r w:rsidR="00971241" w:rsidRPr="003657E7">
        <w:t xml:space="preserve">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855A12" w:rsidP="00E65E36">
      <w:pPr>
        <w:jc w:val="left"/>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800576" behindDoc="0" locked="0" layoutInCell="1" allowOverlap="1">
            <wp:simplePos x="0" y="0"/>
            <wp:positionH relativeFrom="column">
              <wp:posOffset>180340</wp:posOffset>
            </wp:positionH>
            <wp:positionV relativeFrom="paragraph">
              <wp:posOffset>-372745</wp:posOffset>
            </wp:positionV>
            <wp:extent cx="7639050" cy="5953125"/>
            <wp:effectExtent l="0" t="0" r="0" b="0"/>
            <wp:wrapTopAndBottom/>
            <wp:docPr id="55" name="Afbeelding 54"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28" cstate="print"/>
                    <a:stretch>
                      <a:fillRect/>
                    </a:stretch>
                  </pic:blipFill>
                  <pic:spPr>
                    <a:xfrm>
                      <a:off x="0" y="0"/>
                      <a:ext cx="7639050" cy="5953125"/>
                    </a:xfrm>
                    <a:prstGeom prst="rect">
                      <a:avLst/>
                    </a:prstGeom>
                  </pic:spPr>
                </pic:pic>
              </a:graphicData>
            </a:graphic>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118" w:name="_Toc399786892"/>
      <w:bookmarkStart w:id="119" w:name="_Toc436814731"/>
      <w:r>
        <w:t>Leidingelement</w:t>
      </w:r>
      <w:bookmarkEnd w:id="118"/>
      <w:r w:rsidR="00283BD6">
        <w:t>.</w:t>
      </w:r>
      <w:bookmarkEnd w:id="119"/>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w:t>
      </w:r>
      <w:proofErr w:type="spellStart"/>
      <w:r w:rsidRPr="00A35E0B">
        <w:t>kathodische</w:t>
      </w:r>
      <w:proofErr w:type="spellEnd"/>
      <w:r w:rsidRPr="00A35E0B">
        <w:t xml:space="preserv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w:t>
      </w:r>
      <w:proofErr w:type="spellStart"/>
      <w:r w:rsidR="00E65E36">
        <w:t>AppurtenanceTypeValue</w:t>
      </w:r>
      <w:proofErr w:type="spellEnd"/>
      <w:r w:rsidR="00E65E36">
        <w:t xml:space="preserve"> opgenomen.</w:t>
      </w:r>
    </w:p>
    <w:p w:rsidR="00E31B57" w:rsidRDefault="00855A12" w:rsidP="00A35E0B">
      <w:pPr>
        <w:jc w:val="left"/>
      </w:pPr>
      <w:r>
        <w:rPr>
          <w:noProof/>
        </w:rPr>
        <w:drawing>
          <wp:anchor distT="0" distB="0" distL="114300" distR="114300" simplePos="0" relativeHeight="251801600" behindDoc="0" locked="0" layoutInCell="1" allowOverlap="1">
            <wp:simplePos x="0" y="0"/>
            <wp:positionH relativeFrom="column">
              <wp:posOffset>-134620</wp:posOffset>
            </wp:positionH>
            <wp:positionV relativeFrom="paragraph">
              <wp:posOffset>360680</wp:posOffset>
            </wp:positionV>
            <wp:extent cx="5876925" cy="3228975"/>
            <wp:effectExtent l="0" t="0" r="0" b="0"/>
            <wp:wrapTopAndBottom/>
            <wp:docPr id="57" name="Afbeelding 5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29" cstate="print"/>
                    <a:stretch>
                      <a:fillRect/>
                    </a:stretch>
                  </pic:blipFill>
                  <pic:spPr>
                    <a:xfrm>
                      <a:off x="0" y="0"/>
                      <a:ext cx="5876925" cy="3228975"/>
                    </a:xfrm>
                    <a:prstGeom prst="rect">
                      <a:avLst/>
                    </a:prstGeom>
                  </pic:spPr>
                </pic:pic>
              </a:graphicData>
            </a:graphic>
          </wp:anchor>
        </w:drawing>
      </w:r>
    </w:p>
    <w:p w:rsidR="00E31B57" w:rsidRDefault="00E31B57" w:rsidP="00A35E0B">
      <w:pPr>
        <w:jc w:val="left"/>
      </w:pP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w:t>
      </w:r>
      <w:proofErr w:type="spellStart"/>
      <w:r w:rsidR="004919B8">
        <w:t>associ</w:t>
      </w:r>
      <w:r>
        <w:t>atie-attribuut</w:t>
      </w:r>
      <w:proofErr w:type="spellEnd"/>
      <w:r>
        <w:t xml:space="preserve">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w:t>
      </w:r>
      <w:r w:rsidR="00120412">
        <w:lastRenderedPageBreak/>
        <w:t>bevindt</w:t>
      </w:r>
      <w:r w:rsidR="00680E42" w:rsidRPr="006843B1">
        <w:t>.</w:t>
      </w:r>
      <w:r>
        <w:t xml:space="preserve"> </w:t>
      </w:r>
      <w:r w:rsidR="00017B8E">
        <w:t>Het datatype is ‘</w:t>
      </w:r>
      <w:proofErr w:type="spellStart"/>
      <w:r w:rsidR="006843B1">
        <w:t>Length</w:t>
      </w:r>
      <w:proofErr w:type="spellEnd"/>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120"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121" w:name="_Toc436814732"/>
      <w:proofErr w:type="spellStart"/>
      <w:r>
        <w:t>KabelEnLeidingContainer</w:t>
      </w:r>
      <w:bookmarkEnd w:id="120"/>
      <w:proofErr w:type="spellEnd"/>
      <w:r w:rsidR="00283BD6">
        <w:t>.</w:t>
      </w:r>
      <w:bookmarkEnd w:id="121"/>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387CF5" w:rsidRDefault="00855A12" w:rsidP="00E65E36">
      <w:pPr>
        <w:jc w:val="left"/>
      </w:pPr>
      <w:r>
        <w:rPr>
          <w:noProof/>
        </w:rPr>
        <w:lastRenderedPageBreak/>
        <w:drawing>
          <wp:anchor distT="0" distB="0" distL="114300" distR="114300" simplePos="0" relativeHeight="251802624" behindDoc="0" locked="0" layoutInCell="1" allowOverlap="1">
            <wp:simplePos x="0" y="0"/>
            <wp:positionH relativeFrom="column">
              <wp:posOffset>-296545</wp:posOffset>
            </wp:positionH>
            <wp:positionV relativeFrom="paragraph">
              <wp:posOffset>46355</wp:posOffset>
            </wp:positionV>
            <wp:extent cx="6332220" cy="5886450"/>
            <wp:effectExtent l="0" t="0" r="0" b="0"/>
            <wp:wrapTopAndBottom/>
            <wp:docPr id="58" name="Afbeelding 57"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30" cstate="print"/>
                    <a:stretch>
                      <a:fillRect/>
                    </a:stretch>
                  </pic:blipFill>
                  <pic:spPr>
                    <a:xfrm>
                      <a:off x="0" y="0"/>
                      <a:ext cx="6332220" cy="5886450"/>
                    </a:xfrm>
                    <a:prstGeom prst="rect">
                      <a:avLst/>
                    </a:prstGeom>
                  </pic:spPr>
                </pic:pic>
              </a:graphicData>
            </a:graphic>
          </wp:anchor>
        </w:drawing>
      </w:r>
      <w:r w:rsidR="00387CF5">
        <w:t xml:space="preserve">Figuur </w:t>
      </w:r>
      <w:r w:rsidR="00F3608E">
        <w:t>5.11</w:t>
      </w:r>
      <w:r w:rsidR="00387CF5">
        <w:t>:</w:t>
      </w:r>
      <w:r w:rsidR="005C7720">
        <w:t xml:space="preserve"> </w:t>
      </w:r>
      <w:proofErr w:type="spellStart"/>
      <w:r w:rsidR="005C7720">
        <w:t>KabelEnleidingContainer</w:t>
      </w:r>
      <w:proofErr w:type="spellEnd"/>
      <w:r w:rsidR="005C7720">
        <w:t xml:space="preserve"> omvat kabelbedden en mantelbuizen.</w:t>
      </w:r>
    </w:p>
    <w:p w:rsidR="00387CF5" w:rsidRDefault="00387CF5" w:rsidP="00E65E36">
      <w:pPr>
        <w:jc w:val="left"/>
      </w:pPr>
    </w:p>
    <w:p w:rsidR="00E65E36" w:rsidRDefault="00E65E36" w:rsidP="00E65E36">
      <w:pPr>
        <w:jc w:val="left"/>
      </w:pPr>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kabelbed</w:t>
      </w:r>
      <w:r w:rsidR="00D841BA">
        <w:t xml:space="preserve"> (is geul)</w:t>
      </w:r>
      <w:r>
        <w:t xml:space="preserve">, of een mantelbuis. Een </w:t>
      </w:r>
      <w:proofErr w:type="spellStart"/>
      <w:r>
        <w:t>pipe</w:t>
      </w:r>
      <w:proofErr w:type="spellEnd"/>
      <w:r>
        <w:t xml:space="preserv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D841BA" w:rsidRDefault="00D841BA" w:rsidP="00E65E36">
      <w:pPr>
        <w:jc w:val="left"/>
      </w:pPr>
    </w:p>
    <w:p w:rsidR="00E65E36" w:rsidRDefault="00E65E36" w:rsidP="00E65E36">
      <w:pPr>
        <w:jc w:val="left"/>
      </w:pPr>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t>
      </w:r>
      <w:proofErr w:type="spellStart"/>
      <w:r w:rsidRPr="00D47431">
        <w:rPr>
          <w:lang w:val="en-GB"/>
        </w:rPr>
        <w:t>Wireway</w:t>
      </w:r>
      <w:proofErr w:type="spellEnd"/>
      <w:r w:rsidRPr="00D47431">
        <w:rPr>
          <w:lang w:val="en-GB"/>
        </w:rPr>
        <w:t xml:space="preserve">)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w:t>
      </w:r>
      <w:proofErr w:type="spellStart"/>
      <w:r w:rsidR="003206BD">
        <w:t>associ</w:t>
      </w:r>
      <w:r>
        <w:t>atie-attribuut</w:t>
      </w:r>
      <w:proofErr w:type="spellEnd"/>
      <w:r>
        <w:t xml:space="preserve"> </w:t>
      </w:r>
      <w:proofErr w:type="spellStart"/>
      <w:r w:rsidR="003206BD">
        <w:t>extraGeometrie</w:t>
      </w:r>
      <w:proofErr w:type="spellEnd"/>
      <w:r>
        <w:t xml:space="preserve"> een buitenbegrenzing of contour van het object op te nemen.</w:t>
      </w:r>
    </w:p>
    <w:p w:rsidR="005C7720" w:rsidRDefault="005C7720" w:rsidP="00387CF5"/>
    <w:p w:rsidR="005C7720" w:rsidRDefault="005C7720" w:rsidP="00387CF5">
      <w:r>
        <w:t xml:space="preserve">Net als </w:t>
      </w:r>
      <w:proofErr w:type="spellStart"/>
      <w:r>
        <w:t>KabelOfLeiding</w:t>
      </w:r>
      <w:proofErr w:type="spellEnd"/>
      <w:r>
        <w:t xml:space="preserve">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122" w:name="_Toc436814733"/>
      <w:proofErr w:type="spellStart"/>
      <w:r>
        <w:t>ContainerLeidingelement</w:t>
      </w:r>
      <w:proofErr w:type="spellEnd"/>
      <w:r w:rsidR="00283BD6">
        <w:t>.</w:t>
      </w:r>
      <w:bookmarkEnd w:id="122"/>
    </w:p>
    <w:p w:rsidR="00482647" w:rsidRDefault="00482647" w:rsidP="00E65E36">
      <w:pPr>
        <w:jc w:val="left"/>
      </w:pPr>
      <w:r>
        <w:t xml:space="preserve">Definitie: Abstract data object dat de gemeenschappelijke attributen en associaties bevat voor alle </w:t>
      </w:r>
      <w:proofErr w:type="spellStart"/>
      <w:r>
        <w:t>containerleidingelement</w:t>
      </w:r>
      <w:proofErr w:type="spellEnd"/>
      <w:r>
        <w:t xml:space="preserve"> objecten.</w:t>
      </w:r>
    </w:p>
    <w:p w:rsidR="00482647" w:rsidRDefault="00482647" w:rsidP="00E65E36">
      <w:pPr>
        <w:jc w:val="left"/>
      </w:pPr>
      <w:r>
        <w:t>Bron:</w:t>
      </w:r>
      <w:r w:rsidR="004C0CA8">
        <w:t xml:space="preserve"> IMKL2015</w:t>
      </w:r>
    </w:p>
    <w:p w:rsidR="00953A6F" w:rsidRDefault="00953A6F" w:rsidP="00E65E36">
      <w:pPr>
        <w:jc w:val="left"/>
      </w:pPr>
    </w:p>
    <w:p w:rsidR="00953A6F" w:rsidRDefault="00953A6F" w:rsidP="00E65E36">
      <w:pPr>
        <w:jc w:val="left"/>
      </w:pPr>
    </w:p>
    <w:p w:rsidR="00482647" w:rsidRDefault="00855A12" w:rsidP="00E65E36">
      <w:pPr>
        <w:jc w:val="left"/>
      </w:pPr>
      <w:r>
        <w:rPr>
          <w:noProof/>
        </w:rPr>
        <w:drawing>
          <wp:anchor distT="0" distB="0" distL="114300" distR="114300" simplePos="0" relativeHeight="251803648" behindDoc="0" locked="0" layoutInCell="1" allowOverlap="1">
            <wp:simplePos x="0" y="0"/>
            <wp:positionH relativeFrom="column">
              <wp:posOffset>-563245</wp:posOffset>
            </wp:positionH>
            <wp:positionV relativeFrom="paragraph">
              <wp:posOffset>170180</wp:posOffset>
            </wp:positionV>
            <wp:extent cx="6448425" cy="4076700"/>
            <wp:effectExtent l="0" t="0" r="0" b="0"/>
            <wp:wrapTopAndBottom/>
            <wp:docPr id="60" name="Afbeelding 5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31" cstate="print"/>
                    <a:stretch>
                      <a:fillRect/>
                    </a:stretch>
                  </pic:blipFill>
                  <pic:spPr>
                    <a:xfrm>
                      <a:off x="0" y="0"/>
                      <a:ext cx="6448425" cy="4076700"/>
                    </a:xfrm>
                    <a:prstGeom prst="rect">
                      <a:avLst/>
                    </a:prstGeom>
                  </pic:spPr>
                </pic:pic>
              </a:graphicData>
            </a:graphic>
          </wp:anchor>
        </w:drawing>
      </w:r>
    </w:p>
    <w:p w:rsidR="00482647" w:rsidRDefault="005C7720" w:rsidP="00E65E36">
      <w:pPr>
        <w:jc w:val="left"/>
      </w:pPr>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w:t>
      </w:r>
      <w:proofErr w:type="spellStart"/>
      <w:r w:rsidR="00E104DB">
        <w:t>associatie-attribuut</w:t>
      </w:r>
      <w:proofErr w:type="spellEnd"/>
      <w:r w:rsidR="00E104DB">
        <w:t xml:space="preserve"> </w:t>
      </w:r>
      <w:proofErr w:type="spellStart"/>
      <w:r w:rsidR="00E104DB">
        <w:t>extraGeometrie</w:t>
      </w:r>
      <w:proofErr w:type="spellEnd"/>
      <w:r w:rsidR="00E104DB">
        <w:t xml:space="preserv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proofErr w:type="spellStart"/>
      <w:r w:rsidRPr="00971241">
        <w:lastRenderedPageBreak/>
        <w:t>Containerleidingelementen</w:t>
      </w:r>
      <w:proofErr w:type="spellEnd"/>
      <w:r w:rsidRPr="00971241">
        <w:t xml:space="preserve">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123" w:name="_Toc434874135"/>
      <w:bookmarkStart w:id="124" w:name="_Toc434874204"/>
      <w:bookmarkStart w:id="125" w:name="_Toc434874287"/>
      <w:bookmarkStart w:id="126" w:name="_Toc434874355"/>
      <w:bookmarkStart w:id="127" w:name="_Toc434874632"/>
      <w:bookmarkStart w:id="128" w:name="_Toc434933265"/>
      <w:bookmarkStart w:id="129" w:name="_Toc434940498"/>
      <w:bookmarkStart w:id="130" w:name="_Toc434941815"/>
      <w:bookmarkStart w:id="131" w:name="_Toc434943356"/>
      <w:bookmarkStart w:id="132" w:name="_Toc434943787"/>
      <w:bookmarkStart w:id="133" w:name="_Toc434956111"/>
      <w:bookmarkStart w:id="134" w:name="_Toc399786896"/>
      <w:bookmarkStart w:id="135" w:name="_Toc436814734"/>
      <w:bookmarkEnd w:id="123"/>
      <w:bookmarkEnd w:id="124"/>
      <w:bookmarkEnd w:id="125"/>
      <w:bookmarkEnd w:id="126"/>
      <w:bookmarkEnd w:id="127"/>
      <w:bookmarkEnd w:id="128"/>
      <w:bookmarkEnd w:id="129"/>
      <w:bookmarkEnd w:id="130"/>
      <w:bookmarkEnd w:id="131"/>
      <w:bookmarkEnd w:id="132"/>
      <w:bookmarkEnd w:id="133"/>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134"/>
      <w:bookmarkEnd w:id="135"/>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 xml:space="preserve">Van belang is dat in IMKL2015 het kabelbed als aparte specialisatie van </w:t>
      </w:r>
      <w:proofErr w:type="spellStart"/>
      <w:r w:rsidR="00E31B57">
        <w:t>duct</w:t>
      </w:r>
      <w:proofErr w:type="spellEnd"/>
      <w:r w:rsidR="00E31B57">
        <w:t xml:space="preserve"> is gemodelleerd. Mantelbuis als specialisatie van </w:t>
      </w:r>
      <w:proofErr w:type="spellStart"/>
      <w:r w:rsidR="00E31B57">
        <w:t>Pipe</w:t>
      </w:r>
      <w:proofErr w:type="spellEnd"/>
      <w:r w:rsidR="00E31B57">
        <w:t>.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proofErr w:type="spellStart"/>
      <w:r>
        <w:t>cables</w:t>
      </w:r>
      <w:proofErr w:type="spellEnd"/>
      <w:r>
        <w:t xml:space="preserve">: </w:t>
      </w:r>
      <w:r w:rsidR="00E65E36">
        <w:t>mantelbuis verwijst naar de kabels die er in liggen;</w:t>
      </w:r>
    </w:p>
    <w:p w:rsidR="00E65E36" w:rsidRDefault="00F9684A" w:rsidP="00E10AC1">
      <w:pPr>
        <w:jc w:val="left"/>
      </w:pPr>
      <w:proofErr w:type="spellStart"/>
      <w:r>
        <w:t>pipes</w:t>
      </w:r>
      <w:proofErr w:type="spellEnd"/>
      <w:r>
        <w:t xml:space="preserve">: </w:t>
      </w:r>
      <w:r w:rsidR="00E65E36">
        <w:t>mantelbuis verwijst naar buizen die er in liggen;</w:t>
      </w:r>
    </w:p>
    <w:p w:rsidR="00E65E36" w:rsidRDefault="00F9684A" w:rsidP="00E10AC1">
      <w:pPr>
        <w:jc w:val="left"/>
      </w:pPr>
      <w:proofErr w:type="spellStart"/>
      <w:r>
        <w:t>pipes</w:t>
      </w:r>
      <w:proofErr w:type="spellEnd"/>
      <w:r>
        <w:t xml:space="preserve">: </w:t>
      </w:r>
      <w:r w:rsidR="00E65E36">
        <w:t xml:space="preserve"> mantelbuis verwijst naa</w:t>
      </w:r>
      <w:r>
        <w:t>r mantelbuizen die er in liggen;</w:t>
      </w:r>
    </w:p>
    <w:p w:rsidR="00E65E36" w:rsidRDefault="00F9684A" w:rsidP="00E10AC1">
      <w:pPr>
        <w:jc w:val="left"/>
      </w:pPr>
      <w:proofErr w:type="spellStart"/>
      <w:r>
        <w:t>cables</w:t>
      </w:r>
      <w:proofErr w:type="spellEnd"/>
      <w:r>
        <w:t>: kabelbed</w:t>
      </w:r>
      <w:r w:rsidR="00E65E36">
        <w:t xml:space="preserve"> verwijst naar de kabels die er in liggen;</w:t>
      </w:r>
    </w:p>
    <w:p w:rsidR="00E65E36" w:rsidRDefault="00F9684A" w:rsidP="00E10AC1">
      <w:pPr>
        <w:jc w:val="left"/>
      </w:pPr>
      <w:proofErr w:type="spellStart"/>
      <w:r>
        <w:t>pipes</w:t>
      </w:r>
      <w:proofErr w:type="spellEnd"/>
      <w:r>
        <w:t>: kabelbed</w:t>
      </w:r>
      <w:r w:rsidR="00E65E36">
        <w:t xml:space="preserve"> verwijst naar buizen die er in liggen;</w:t>
      </w:r>
    </w:p>
    <w:p w:rsidR="00F9684A" w:rsidRDefault="00F9684A" w:rsidP="00E10AC1">
      <w:pPr>
        <w:jc w:val="left"/>
      </w:pPr>
      <w:proofErr w:type="spellStart"/>
      <w:r>
        <w:t>pipes</w:t>
      </w:r>
      <w:proofErr w:type="spellEnd"/>
      <w:r>
        <w:t>:kabelbed verwijst naar de mantelbuizen die er in liggen;</w:t>
      </w:r>
    </w:p>
    <w:p w:rsidR="00F9684A" w:rsidRDefault="00F9684A" w:rsidP="00E10AC1">
      <w:pPr>
        <w:jc w:val="left"/>
      </w:pPr>
      <w:proofErr w:type="spellStart"/>
      <w:r>
        <w:t>ducts</w:t>
      </w:r>
      <w:proofErr w:type="spellEnd"/>
      <w:r>
        <w:t>: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 xml:space="preserve">Deze relaties zijn optioneel (want ze komen niet altijd voor) en </w:t>
      </w:r>
      <w:proofErr w:type="spellStart"/>
      <w:r>
        <w:t>voidable</w:t>
      </w:r>
      <w:proofErr w:type="spellEnd"/>
      <w:r>
        <w:t>.</w:t>
      </w:r>
    </w:p>
    <w:p w:rsidR="003206BD" w:rsidRDefault="00855A12" w:rsidP="00E65E36">
      <w:pPr>
        <w:spacing w:line="240" w:lineRule="auto"/>
        <w:jc w:val="left"/>
      </w:pPr>
      <w:r>
        <w:rPr>
          <w:noProof/>
        </w:rPr>
        <w:drawing>
          <wp:inline distT="0" distB="0" distL="0" distR="0">
            <wp:extent cx="5927440" cy="3067050"/>
            <wp:effectExtent l="0" t="0" r="0" b="0"/>
            <wp:docPr id="61" name="Afbeelding 6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32" cstate="print"/>
                    <a:stretch>
                      <a:fillRect/>
                    </a:stretch>
                  </pic:blipFill>
                  <pic:spPr>
                    <a:xfrm>
                      <a:off x="0" y="0"/>
                      <a:ext cx="5927440" cy="3067050"/>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855A12" w:rsidP="00E65E36">
      <w:pPr>
        <w:spacing w:line="240" w:lineRule="auto"/>
        <w:jc w:val="left"/>
        <w:rPr>
          <w:noProof/>
        </w:rPr>
      </w:pPr>
      <w:r>
        <w:rPr>
          <w:noProof/>
        </w:rPr>
        <w:lastRenderedPageBreak/>
        <w:drawing>
          <wp:anchor distT="0" distB="0" distL="114300" distR="114300" simplePos="0" relativeHeight="251722752"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3" cstate="print"/>
                    <a:stretch>
                      <a:fillRect/>
                    </a:stretch>
                  </pic:blipFill>
                  <pic:spPr>
                    <a:xfrm>
                      <a:off x="0" y="0"/>
                      <a:ext cx="2514600" cy="1905000"/>
                    </a:xfrm>
                    <a:prstGeom prst="rect">
                      <a:avLst/>
                    </a:prstGeom>
                  </pic:spPr>
                </pic:pic>
              </a:graphicData>
            </a:graphic>
          </wp:anchor>
        </w:drawing>
      </w:r>
    </w:p>
    <w:p w:rsidR="0075108C" w:rsidRDefault="0075108C" w:rsidP="00E65E36">
      <w:pPr>
        <w:spacing w:line="240" w:lineRule="auto"/>
        <w:jc w:val="left"/>
        <w:rPr>
          <w:noProof/>
        </w:rPr>
      </w:pPr>
    </w:p>
    <w:p w:rsidR="007454FD" w:rsidRDefault="007454FD" w:rsidP="00E65E36">
      <w:pPr>
        <w:spacing w:line="240" w:lineRule="auto"/>
        <w:jc w:val="left"/>
        <w:rPr>
          <w:noProof/>
        </w:rPr>
      </w:pP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hdpe-buizen</w:t>
      </w:r>
      <w:proofErr w:type="spellEnd"/>
      <w:r w:rsidR="009E08D3" w:rsidRPr="009E7862">
        <w:t xml:space="preserve">), waarvan één met een </w:t>
      </w:r>
      <w:proofErr w:type="spellStart"/>
      <w:r w:rsidR="009E08D3" w:rsidRPr="009E7862">
        <w:t>telecomkabel</w:t>
      </w:r>
      <w:proofErr w:type="spellEnd"/>
      <w:r w:rsidR="009E08D3" w:rsidRPr="009E7862">
        <w:t xml:space="preserve">. </w:t>
      </w:r>
      <w:r>
        <w:rPr>
          <w:noProof/>
        </w:rPr>
        <w:t>Het model maakt verwijzingen tussen mantelbuizen en kabels mogelijk.</w:t>
      </w:r>
      <w:bookmarkStart w:id="136" w:name="_Toc399786897"/>
    </w:p>
    <w:p w:rsidR="003E3B48" w:rsidRDefault="003E3B48" w:rsidP="003E3B48">
      <w:pPr>
        <w:spacing w:line="240" w:lineRule="auto"/>
        <w:jc w:val="left"/>
      </w:pPr>
    </w:p>
    <w:p w:rsidR="003E3B48" w:rsidRDefault="00855A12" w:rsidP="003E3B48">
      <w:pPr>
        <w:spacing w:line="240" w:lineRule="auto"/>
        <w:jc w:val="left"/>
      </w:pPr>
      <w:r>
        <w:rPr>
          <w:noProof/>
        </w:rPr>
        <w:drawing>
          <wp:anchor distT="0" distB="0" distL="114300" distR="114300" simplePos="0" relativeHeight="251723776" behindDoc="1" locked="0" layoutInCell="1" allowOverlap="1">
            <wp:simplePos x="0" y="0"/>
            <wp:positionH relativeFrom="column">
              <wp:posOffset>14605</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137" w:name="_Toc434874137"/>
      <w:bookmarkStart w:id="138" w:name="_Toc434874206"/>
      <w:bookmarkStart w:id="139" w:name="_Toc434874289"/>
      <w:bookmarkStart w:id="140" w:name="_Toc434874357"/>
      <w:bookmarkStart w:id="141" w:name="_Toc434874634"/>
      <w:bookmarkStart w:id="142" w:name="_Toc434933267"/>
      <w:bookmarkStart w:id="143" w:name="_Toc434940500"/>
      <w:bookmarkStart w:id="144" w:name="_Toc434941817"/>
      <w:bookmarkStart w:id="145" w:name="_Toc434943358"/>
      <w:bookmarkStart w:id="146" w:name="_Toc434943789"/>
      <w:bookmarkStart w:id="147" w:name="_Toc434956113"/>
      <w:bookmarkStart w:id="148" w:name="_Toc434874138"/>
      <w:bookmarkStart w:id="149" w:name="_Toc434874207"/>
      <w:bookmarkStart w:id="150" w:name="_Toc434874290"/>
      <w:bookmarkStart w:id="151" w:name="_Toc434874358"/>
      <w:bookmarkStart w:id="152" w:name="_Toc434874635"/>
      <w:bookmarkStart w:id="153" w:name="_Toc434933268"/>
      <w:bookmarkStart w:id="154" w:name="_Toc434940501"/>
      <w:bookmarkStart w:id="155" w:name="_Toc434941818"/>
      <w:bookmarkStart w:id="156" w:name="_Toc434943359"/>
      <w:bookmarkStart w:id="157" w:name="_Toc434943790"/>
      <w:bookmarkStart w:id="158" w:name="_Toc434956114"/>
      <w:bookmarkStart w:id="159" w:name="_Toc436814735"/>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r w:rsidRPr="009D365E">
        <w:t>Diagram per type kabel of leiding</w:t>
      </w:r>
      <w:r w:rsidR="00283BD6">
        <w:t>.</w:t>
      </w:r>
      <w:bookmarkEnd w:id="136"/>
      <w:bookmarkEnd w:id="159"/>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60" w:name="_Toc399786898"/>
    </w:p>
    <w:p w:rsidR="00E65E36" w:rsidRDefault="00E65E36" w:rsidP="00E65E36">
      <w:pPr>
        <w:pStyle w:val="subparagraaftitel"/>
      </w:pPr>
      <w:bookmarkStart w:id="161" w:name="_Toc436814736"/>
      <w:r>
        <w:lastRenderedPageBreak/>
        <w:t>Elektriciteitskabel</w:t>
      </w:r>
      <w:bookmarkEnd w:id="160"/>
      <w:r w:rsidR="00283BD6">
        <w:t>.</w:t>
      </w:r>
      <w:bookmarkEnd w:id="161"/>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855A12" w:rsidP="00E65E36">
      <w:r>
        <w:rPr>
          <w:noProof/>
        </w:rPr>
        <w:drawing>
          <wp:anchor distT="0" distB="0" distL="114300" distR="114300" simplePos="0" relativeHeight="251804672" behindDoc="0" locked="0" layoutInCell="1" allowOverlap="1">
            <wp:simplePos x="0" y="0"/>
            <wp:positionH relativeFrom="column">
              <wp:posOffset>-134620</wp:posOffset>
            </wp:positionH>
            <wp:positionV relativeFrom="paragraph">
              <wp:posOffset>1103630</wp:posOffset>
            </wp:positionV>
            <wp:extent cx="5838825" cy="5848350"/>
            <wp:effectExtent l="0" t="0" r="0" b="0"/>
            <wp:wrapTopAndBottom/>
            <wp:docPr id="62" name="Afbeelding 61"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35" cstate="print"/>
                    <a:stretch>
                      <a:fillRect/>
                    </a:stretch>
                  </pic:blipFill>
                  <pic:spPr>
                    <a:xfrm>
                      <a:off x="0" y="0"/>
                      <a:ext cx="5838825" cy="5848350"/>
                    </a:xfrm>
                    <a:prstGeom prst="rect">
                      <a:avLst/>
                    </a:prstGeom>
                  </pic:spPr>
                </pic:pic>
              </a:graphicData>
            </a:graphic>
          </wp:anchor>
        </w:drawing>
      </w:r>
      <w:r w:rsidR="00E65E36">
        <w:t xml:space="preserve">De elektriciteitskabel overerft van </w:t>
      </w:r>
      <w:r w:rsidR="002A26AD">
        <w:t>INSPIRE</w:t>
      </w:r>
      <w:r w:rsidR="00E65E36">
        <w:t xml:space="preserve"> </w:t>
      </w:r>
      <w:proofErr w:type="spellStart"/>
      <w:r w:rsidR="00E65E36">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rsidR="00E65E36">
        <w:t xml:space="preserve">. </w:t>
      </w:r>
      <w:r w:rsidR="003E45FA">
        <w:t xml:space="preserve">Het distributietype is daarbij geen verplichte WION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00E65E36" w:rsidRPr="007F1136">
        <w:t>Het attribuut “</w:t>
      </w:r>
      <w:proofErr w:type="spellStart"/>
      <w:r w:rsidR="00E65E36" w:rsidRPr="007F1136">
        <w:t>operatingVoltage</w:t>
      </w:r>
      <w:proofErr w:type="spellEnd"/>
      <w:r w:rsidR="00E65E36" w:rsidRPr="007F1136">
        <w:t xml:space="preserve">” beschrijft de </w:t>
      </w:r>
      <w:proofErr w:type="spellStart"/>
      <w:r w:rsidR="00E65E36" w:rsidRPr="007F1136">
        <w:t>gebruiks</w:t>
      </w:r>
      <w:proofErr w:type="spellEnd"/>
      <w:r w:rsidR="00E65E36" w:rsidRPr="007F1136">
        <w:t>- of bedrijfsspanning op de leiding.</w:t>
      </w:r>
      <w:r w:rsidR="00E65E36">
        <w:t xml:space="preserve"> </w:t>
      </w:r>
      <w:r w:rsidR="00E65E36" w:rsidRPr="007F1136">
        <w:t>“</w:t>
      </w:r>
      <w:proofErr w:type="spellStart"/>
      <w:r w:rsidR="00E65E36" w:rsidRPr="007F1136">
        <w:t>nominalVoltage</w:t>
      </w:r>
      <w:proofErr w:type="spellEnd"/>
      <w:r w:rsidR="00E65E36"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rsidR="00953A6F" w:rsidRDefault="00953A6F" w:rsidP="00E65E36"/>
    <w:p w:rsidR="003206BD" w:rsidRDefault="003206BD" w:rsidP="00E65E36"/>
    <w:p w:rsidR="003206BD" w:rsidRDefault="003206BD" w:rsidP="00E65E36"/>
    <w:p w:rsidR="00E65E36" w:rsidRDefault="00E65E36" w:rsidP="00E65E36">
      <w:pPr>
        <w:pStyle w:val="subparagraaftitel"/>
      </w:pPr>
      <w:bookmarkStart w:id="162" w:name="_Toc399786899"/>
      <w:bookmarkStart w:id="163" w:name="_Toc436814737"/>
      <w:r>
        <w:t>Telecom</w:t>
      </w:r>
      <w:r w:rsidR="00031B8A">
        <w:t>municatie</w:t>
      </w:r>
      <w:r>
        <w:t>kabel</w:t>
      </w:r>
      <w:bookmarkEnd w:id="162"/>
      <w:r w:rsidR="00283BD6">
        <w:t>.</w:t>
      </w:r>
      <w:bookmarkEnd w:id="163"/>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D43A14" w:rsidP="004532E6">
      <w:r>
        <w:rPr>
          <w:noProof/>
        </w:rPr>
        <w:drawing>
          <wp:anchor distT="0" distB="0" distL="114300" distR="114300" simplePos="0" relativeHeight="251805696" behindDoc="0" locked="0" layoutInCell="1" allowOverlap="1">
            <wp:simplePos x="0" y="0"/>
            <wp:positionH relativeFrom="column">
              <wp:posOffset>-239395</wp:posOffset>
            </wp:positionH>
            <wp:positionV relativeFrom="paragraph">
              <wp:posOffset>808355</wp:posOffset>
            </wp:positionV>
            <wp:extent cx="6181725" cy="4829175"/>
            <wp:effectExtent l="0" t="0" r="0" b="0"/>
            <wp:wrapTopAndBottom/>
            <wp:docPr id="63" name="Afbeelding 62"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6" cstate="print"/>
                    <a:stretch>
                      <a:fillRect/>
                    </a:stretch>
                  </pic:blipFill>
                  <pic:spPr>
                    <a:xfrm>
                      <a:off x="0" y="0"/>
                      <a:ext cx="6181725" cy="4829175"/>
                    </a:xfrm>
                    <a:prstGeom prst="rect">
                      <a:avLst/>
                    </a:prstGeom>
                  </pic:spPr>
                </pic:pic>
              </a:graphicData>
            </a:graphic>
          </wp:anchor>
        </w:drawing>
      </w:r>
      <w:r w:rsidR="00E65E36">
        <w:t xml:space="preserve">Van </w:t>
      </w:r>
      <w:r w:rsidR="002A26AD">
        <w:t>INSPIRE</w:t>
      </w:r>
      <w:r w:rsidR="00E65E36">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E65E36"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164" w:name="_Toc399786900"/>
      <w:bookmarkStart w:id="165" w:name="_Toc436814738"/>
      <w:proofErr w:type="spellStart"/>
      <w:r>
        <w:lastRenderedPageBreak/>
        <w:t>Olie-gas-chemicalienpijpleiding</w:t>
      </w:r>
      <w:bookmarkEnd w:id="164"/>
      <w:proofErr w:type="spellEnd"/>
      <w:r w:rsidR="00283BD6">
        <w:t>.</w:t>
      </w:r>
      <w:bookmarkEnd w:id="165"/>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38850" cy="5041903"/>
            <wp:effectExtent l="0" t="0" r="0" b="0"/>
            <wp:docPr id="64" name="Afbeelding 63"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37" cstate="print"/>
                    <a:stretch>
                      <a:fillRect/>
                    </a:stretch>
                  </pic:blipFill>
                  <pic:spPr>
                    <a:xfrm>
                      <a:off x="0" y="0"/>
                      <a:ext cx="6043734" cy="5045981"/>
                    </a:xfrm>
                    <a:prstGeom prst="rect">
                      <a:avLst/>
                    </a:prstGeom>
                  </pic:spPr>
                </pic:pic>
              </a:graphicData>
            </a:graphic>
          </wp:inline>
        </w:drawing>
      </w:r>
      <w:r w:rsidR="00E65E36">
        <w:br w:type="page"/>
      </w:r>
    </w:p>
    <w:p w:rsidR="00E65E36" w:rsidRDefault="00E65E36" w:rsidP="00E65E36">
      <w:pPr>
        <w:pStyle w:val="subparagraaftitel"/>
      </w:pPr>
      <w:bookmarkStart w:id="166" w:name="_Toc399786901"/>
      <w:bookmarkStart w:id="167" w:name="_Toc436814739"/>
      <w:r>
        <w:lastRenderedPageBreak/>
        <w:t>Rioolleiding</w:t>
      </w:r>
      <w:bookmarkEnd w:id="166"/>
      <w:r w:rsidR="00283BD6">
        <w:t>.</w:t>
      </w:r>
      <w:bookmarkEnd w:id="167"/>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r w:rsidR="00FE1681">
        <w:t>2</w:t>
      </w:r>
      <w:r w:rsidR="00C01AE5">
        <w:t xml:space="preserve"> staan</w:t>
      </w:r>
      <w:r>
        <w:t xml:space="preserve"> de waarden</w:t>
      </w:r>
      <w:r w:rsidR="00C01AE5">
        <w:t xml:space="preserve"> voor </w:t>
      </w:r>
      <w:proofErr w:type="spellStart"/>
      <w:r w:rsidR="00C01AE5">
        <w:t>SewerWaterType</w:t>
      </w:r>
      <w:proofErr w:type="spellEnd"/>
      <w:r>
        <w:t>.</w:t>
      </w:r>
    </w:p>
    <w:p w:rsidR="00E65E36" w:rsidRDefault="00E65E36" w:rsidP="00E65E36">
      <w:pPr>
        <w:jc w:val="left"/>
      </w:pPr>
    </w:p>
    <w:p w:rsidR="00E65E36" w:rsidRDefault="00855A12" w:rsidP="00E65E36">
      <w:pPr>
        <w:spacing w:line="240" w:lineRule="auto"/>
        <w:jc w:val="left"/>
        <w:rPr>
          <w:sz w:val="20"/>
        </w:rPr>
      </w:pPr>
      <w:r>
        <w:rPr>
          <w:noProof/>
        </w:rPr>
        <w:drawing>
          <wp:inline distT="0" distB="0" distL="0" distR="0">
            <wp:extent cx="5924550" cy="5918395"/>
            <wp:effectExtent l="0" t="0" r="0" b="0"/>
            <wp:docPr id="65" name="Afbeelding 64"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38" cstate="print"/>
                    <a:stretch>
                      <a:fillRect/>
                    </a:stretch>
                  </pic:blipFill>
                  <pic:spPr>
                    <a:xfrm>
                      <a:off x="0" y="0"/>
                      <a:ext cx="5929342" cy="5923182"/>
                    </a:xfrm>
                    <a:prstGeom prst="rect">
                      <a:avLst/>
                    </a:prstGeom>
                  </pic:spPr>
                </pic:pic>
              </a:graphicData>
            </a:graphic>
          </wp:inline>
        </w:drawing>
      </w:r>
      <w:r w:rsidR="00E65E36">
        <w:br w:type="page"/>
      </w:r>
    </w:p>
    <w:p w:rsidR="00E65E36" w:rsidRDefault="00E65E36" w:rsidP="00E65E36">
      <w:pPr>
        <w:pStyle w:val="subparagraaftitel"/>
      </w:pPr>
      <w:bookmarkStart w:id="168" w:name="_Toc399786902"/>
      <w:bookmarkStart w:id="169" w:name="_Toc436814740"/>
      <w:r>
        <w:lastRenderedPageBreak/>
        <w:t>Waterleiding</w:t>
      </w:r>
      <w:bookmarkEnd w:id="168"/>
      <w:r w:rsidR="00283BD6">
        <w:t>.</w:t>
      </w:r>
      <w:bookmarkEnd w:id="169"/>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rsidR="00E65E36" w:rsidRDefault="00E65E36" w:rsidP="00E65E36">
      <w:pPr>
        <w:jc w:val="left"/>
      </w:pPr>
    </w:p>
    <w:p w:rsidR="00E65E36" w:rsidRDefault="00D43A14" w:rsidP="00E65E36">
      <w:pPr>
        <w:spacing w:line="240" w:lineRule="auto"/>
        <w:jc w:val="left"/>
        <w:rPr>
          <w:sz w:val="20"/>
        </w:rPr>
      </w:pPr>
      <w:r>
        <w:rPr>
          <w:noProof/>
        </w:rPr>
        <w:drawing>
          <wp:inline distT="0" distB="0" distL="0" distR="0">
            <wp:extent cx="6064771" cy="6086475"/>
            <wp:effectExtent l="0" t="0" r="0" b="0"/>
            <wp:docPr id="66" name="Afbeelding 65"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39" cstate="print"/>
                    <a:stretch>
                      <a:fillRect/>
                    </a:stretch>
                  </pic:blipFill>
                  <pic:spPr>
                    <a:xfrm>
                      <a:off x="0" y="0"/>
                      <a:ext cx="6069676" cy="6091398"/>
                    </a:xfrm>
                    <a:prstGeom prst="rect">
                      <a:avLst/>
                    </a:prstGeom>
                  </pic:spPr>
                </pic:pic>
              </a:graphicData>
            </a:graphic>
          </wp:inline>
        </w:drawing>
      </w:r>
      <w:r w:rsidR="00E65E36">
        <w:br w:type="page"/>
      </w:r>
    </w:p>
    <w:p w:rsidR="00E65E36" w:rsidRDefault="00E65E36" w:rsidP="00E65E36">
      <w:pPr>
        <w:pStyle w:val="subparagraaftitel"/>
      </w:pPr>
      <w:bookmarkStart w:id="170" w:name="_Toc399786903"/>
      <w:bookmarkStart w:id="171" w:name="_Toc436814741"/>
      <w:r>
        <w:lastRenderedPageBreak/>
        <w:t>Thermische pijpleiding</w:t>
      </w:r>
      <w:bookmarkEnd w:id="170"/>
      <w:r w:rsidR="00283BD6">
        <w:t>.</w:t>
      </w:r>
      <w:bookmarkEnd w:id="171"/>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WION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rsidR="00921722" w:rsidRDefault="00D43A14" w:rsidP="00E65E36">
      <w:pPr>
        <w:jc w:val="left"/>
      </w:pPr>
      <w:r>
        <w:rPr>
          <w:noProof/>
        </w:rPr>
        <w:drawing>
          <wp:anchor distT="0" distB="0" distL="114300" distR="114300" simplePos="0" relativeHeight="251806720" behindDoc="0" locked="0" layoutInCell="1" allowOverlap="1">
            <wp:simplePos x="0" y="0"/>
            <wp:positionH relativeFrom="column">
              <wp:posOffset>-201295</wp:posOffset>
            </wp:positionH>
            <wp:positionV relativeFrom="paragraph">
              <wp:posOffset>341630</wp:posOffset>
            </wp:positionV>
            <wp:extent cx="5829300" cy="5895975"/>
            <wp:effectExtent l="0" t="0" r="0" b="0"/>
            <wp:wrapTopAndBottom/>
            <wp:docPr id="67" name="Afbeelding 66"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40" cstate="print"/>
                    <a:stretch>
                      <a:fillRect/>
                    </a:stretch>
                  </pic:blipFill>
                  <pic:spPr>
                    <a:xfrm>
                      <a:off x="0" y="0"/>
                      <a:ext cx="5829300" cy="5895975"/>
                    </a:xfrm>
                    <a:prstGeom prst="rect">
                      <a:avLst/>
                    </a:prstGeom>
                  </pic:spPr>
                </pic:pic>
              </a:graphicData>
            </a:graphic>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172" w:name="_Toc434940509"/>
      <w:bookmarkStart w:id="173" w:name="_Toc434941826"/>
      <w:bookmarkStart w:id="174" w:name="_Toc434943367"/>
      <w:bookmarkStart w:id="175" w:name="_Toc434943798"/>
      <w:bookmarkStart w:id="176" w:name="_Toc434956122"/>
      <w:bookmarkStart w:id="177" w:name="_Toc434940510"/>
      <w:bookmarkStart w:id="178" w:name="_Toc434941827"/>
      <w:bookmarkStart w:id="179" w:name="_Toc434943368"/>
      <w:bookmarkStart w:id="180" w:name="_Toc434943799"/>
      <w:bookmarkStart w:id="181" w:name="_Toc434956123"/>
      <w:bookmarkStart w:id="182" w:name="_Toc434940511"/>
      <w:bookmarkStart w:id="183" w:name="_Toc434941828"/>
      <w:bookmarkStart w:id="184" w:name="_Toc434943369"/>
      <w:bookmarkStart w:id="185" w:name="_Toc434943800"/>
      <w:bookmarkStart w:id="186" w:name="_Toc434956124"/>
      <w:bookmarkStart w:id="187" w:name="_Toc434940512"/>
      <w:bookmarkStart w:id="188" w:name="_Toc434941829"/>
      <w:bookmarkStart w:id="189" w:name="_Toc434943370"/>
      <w:bookmarkStart w:id="190" w:name="_Toc434943801"/>
      <w:bookmarkStart w:id="191" w:name="_Toc434956125"/>
      <w:bookmarkStart w:id="192" w:name="_Toc399786904"/>
      <w:bookmarkStart w:id="193" w:name="_Toc436814742"/>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lastRenderedPageBreak/>
        <w:t>Leidingelementen per type net (thema)</w:t>
      </w:r>
      <w:bookmarkEnd w:id="192"/>
      <w:r w:rsidR="00283BD6">
        <w:t>.</w:t>
      </w:r>
      <w:bookmarkEnd w:id="193"/>
    </w:p>
    <w:p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w:t>
      </w:r>
      <w:proofErr w:type="spellStart"/>
      <w:r>
        <w:t>telecom</w:t>
      </w:r>
      <w:proofErr w:type="spellEnd"/>
      <w:r>
        <w:t>, elektriciteit, riool, water, gas/olie). Deze lijsten zijn uitbreidbaar.</w:t>
      </w:r>
      <w:r w:rsidR="0065371C">
        <w:t xml:space="preserve"> In bijlage 2 staan de </w:t>
      </w:r>
      <w:r w:rsidR="00932116">
        <w:t>waardelijsten</w:t>
      </w:r>
      <w:r w:rsidR="0065371C">
        <w:t xml:space="preserve"> met de waarden voor type leidingelement per type </w:t>
      </w:r>
      <w:proofErr w:type="spellStart"/>
      <w:r w:rsidR="0065371C">
        <w:t>kabelOfLeiding</w:t>
      </w:r>
      <w:proofErr w:type="spellEnd"/>
      <w:r w:rsidR="0065371C">
        <w:t>.</w:t>
      </w:r>
    </w:p>
    <w:p w:rsidR="003E3B48" w:rsidRDefault="003E3B48" w:rsidP="00E65E36"/>
    <w:p w:rsidR="003E3B48" w:rsidRDefault="00855A12" w:rsidP="00E65E36">
      <w:r>
        <w:rPr>
          <w:noProof/>
        </w:rPr>
        <w:drawing>
          <wp:anchor distT="0" distB="0" distL="114300" distR="114300" simplePos="0" relativeHeight="251807744" behindDoc="0" locked="0" layoutInCell="1" allowOverlap="1">
            <wp:simplePos x="0" y="0"/>
            <wp:positionH relativeFrom="column">
              <wp:posOffset>-448945</wp:posOffset>
            </wp:positionH>
            <wp:positionV relativeFrom="paragraph">
              <wp:posOffset>303530</wp:posOffset>
            </wp:positionV>
            <wp:extent cx="6257925" cy="3524250"/>
            <wp:effectExtent l="0" t="0" r="0" b="0"/>
            <wp:wrapTopAndBottom/>
            <wp:docPr id="68" name="Afbeelding 67"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41" cstate="print"/>
                    <a:stretch>
                      <a:fillRect/>
                    </a:stretch>
                  </pic:blipFill>
                  <pic:spPr>
                    <a:xfrm>
                      <a:off x="0" y="0"/>
                      <a:ext cx="6257925" cy="3524250"/>
                    </a:xfrm>
                    <a:prstGeom prst="rect">
                      <a:avLst/>
                    </a:prstGeom>
                  </pic:spPr>
                </pic:pic>
              </a:graphicData>
            </a:graphic>
          </wp:anchor>
        </w:drawing>
      </w:r>
    </w:p>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r>
        <w:rPr>
          <w:noProof/>
        </w:rPr>
        <w:drawing>
          <wp:anchor distT="0" distB="0" distL="114300" distR="114300" simplePos="0" relativeHeight="251716608"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2" cstate="print"/>
                    <a:stretch>
                      <a:fillRect/>
                    </a:stretch>
                  </pic:blipFill>
                  <pic:spPr>
                    <a:xfrm>
                      <a:off x="0" y="0"/>
                      <a:ext cx="5496560" cy="1296670"/>
                    </a:xfrm>
                    <a:prstGeom prst="rect">
                      <a:avLst/>
                    </a:prstGeom>
                  </pic:spPr>
                </pic:pic>
              </a:graphicData>
            </a:graphic>
          </wp:anchor>
        </w:drawing>
      </w:r>
      <w:bookmarkStart w:id="194" w:name="_Toc436814743"/>
      <w:proofErr w:type="spellStart"/>
      <w:r w:rsidR="00A26E72" w:rsidRPr="001724FE">
        <w:t>Identifier</w:t>
      </w:r>
      <w:proofErr w:type="spellEnd"/>
      <w:r w:rsidR="00A26E72" w:rsidRPr="001724FE">
        <w:t xml:space="preserve"> management</w:t>
      </w:r>
      <w:r w:rsidR="00283BD6">
        <w:t>.</w:t>
      </w:r>
      <w:bookmarkEnd w:id="194"/>
    </w:p>
    <w:p w:rsidR="003515CC" w:rsidRDefault="003515CC" w:rsidP="003515CC">
      <w:r>
        <w:t xml:space="preserve">De systematiek </w:t>
      </w:r>
      <w:r w:rsidR="002370BA">
        <w:t xml:space="preserve">voor het </w:t>
      </w:r>
      <w:proofErr w:type="spellStart"/>
      <w:r w:rsidR="002370BA">
        <w:t>format</w:t>
      </w:r>
      <w:proofErr w:type="spellEnd"/>
      <w:r w:rsidR="002370BA">
        <w:t xml:space="preserve">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w:t>
      </w:r>
      <w:proofErr w:type="spellStart"/>
      <w:r w:rsidR="00A75399">
        <w:t>organisatie-bronhouder</w:t>
      </w:r>
      <w:proofErr w:type="spellEnd"/>
      <w:r w:rsidR="00A75399">
        <w:t xml:space="preserve">)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rsidR="003515CC" w:rsidRDefault="003515CC" w:rsidP="003515CC"/>
    <w:p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rsidR="003515CC" w:rsidRPr="00322340" w:rsidRDefault="003515CC" w:rsidP="003515CC">
      <w:proofErr w:type="spellStart"/>
      <w:r>
        <w:t>Format</w:t>
      </w:r>
      <w:proofErr w:type="spellEnd"/>
      <w:r>
        <w:t xml:space="preserve">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rsidR="00B85A51" w:rsidRDefault="003515CC" w:rsidP="00EA1048">
      <w:r>
        <w:t xml:space="preserve">De </w:t>
      </w:r>
      <w:proofErr w:type="spellStart"/>
      <w:r w:rsidR="00EA1048">
        <w:t>bronhoudercode</w:t>
      </w:r>
      <w:proofErr w:type="spellEnd"/>
      <w:r w:rsidR="00EA1048">
        <w:t xml:space="preserv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De code bestaat uit vijf alfanumerieke posities</w:t>
      </w:r>
      <w:r w:rsidR="00EA1048">
        <w:t>.</w:t>
      </w:r>
    </w:p>
    <w:p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w:t>
      </w:r>
      <w:proofErr w:type="spellStart"/>
      <w:r>
        <w:rPr>
          <w:rFonts w:ascii="Verdana" w:hAnsi="Verdana"/>
          <w:color w:val="010101"/>
          <w:sz w:val="16"/>
          <w:szCs w:val="16"/>
        </w:rPr>
        <w:t>bronhoudercode</w:t>
      </w:r>
      <w:proofErr w:type="spellEnd"/>
      <w:r>
        <w:rPr>
          <w:rFonts w:ascii="Verdana" w:hAnsi="Verdana"/>
          <w:color w:val="010101"/>
          <w:sz w:val="16"/>
          <w:szCs w:val="16"/>
        </w:rPr>
        <w:t xml:space="preserv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w:t>
      </w:r>
      <w:proofErr w:type="spellStart"/>
      <w:r>
        <w:rPr>
          <w:rFonts w:ascii="Verdana" w:hAnsi="Verdana"/>
          <w:color w:val="010101"/>
          <w:sz w:val="16"/>
          <w:szCs w:val="16"/>
        </w:rPr>
        <w:t>bronhoudercode</w:t>
      </w:r>
      <w:proofErr w:type="spellEnd"/>
      <w:r>
        <w:rPr>
          <w:rFonts w:ascii="Verdana" w:hAnsi="Verdana"/>
          <w:color w:val="010101"/>
          <w:sz w:val="16"/>
          <w:szCs w:val="16"/>
        </w:rPr>
        <w:t xml:space="preserv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lastRenderedPageBreak/>
        <w:drawing>
          <wp:anchor distT="0" distB="0" distL="114300" distR="114300" simplePos="0" relativeHeight="251788288"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3" r:link="rId44"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 xml:space="preserve">Omdat de </w:t>
      </w:r>
      <w:proofErr w:type="spellStart"/>
      <w:r w:rsidRPr="00971241">
        <w:t>identifiers</w:t>
      </w:r>
      <w:proofErr w:type="spellEnd"/>
      <w:r w:rsidRPr="00971241">
        <w:t xml:space="preserve"> die intern bij de bronhouders wordt gebruikt op verschillende manieren hergebruikt worden is er een aantal beperkingen op het formaat van de </w:t>
      </w:r>
      <w:proofErr w:type="spellStart"/>
      <w:r w:rsidRPr="00971241">
        <w:t>identifiers</w:t>
      </w:r>
      <w:proofErr w:type="spellEnd"/>
      <w:r w:rsidRPr="00971241">
        <w:t>. </w:t>
      </w:r>
    </w:p>
    <w:p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“a”…”z”, ”0”…”9”, “_”, “-“, “,”, ”.”}. “  (bron: NEN3610)</w:t>
      </w:r>
    </w:p>
    <w:p w:rsidR="00A11BC4" w:rsidRDefault="00971241" w:rsidP="003657E7">
      <w:pPr>
        <w:numPr>
          <w:ilvl w:val="0"/>
          <w:numId w:val="47"/>
        </w:numPr>
        <w:spacing w:before="100" w:beforeAutospacing="1" w:after="100" w:afterAutospacing="1"/>
        <w:jc w:val="left"/>
      </w:pPr>
      <w:r w:rsidRPr="00971241">
        <w:t xml:space="preserve">INSPIRE had een vergelijkbare beperking op de structuur van </w:t>
      </w:r>
      <w:proofErr w:type="spellStart"/>
      <w:r w:rsidRPr="00971241">
        <w:t>identifiers</w:t>
      </w:r>
      <w:proofErr w:type="spellEnd"/>
      <w:r w:rsidRPr="00971241">
        <w:t>, maar die is geschrapt.</w:t>
      </w:r>
    </w:p>
    <w:p w:rsidR="00A11BC4" w:rsidRDefault="00971241" w:rsidP="003657E7">
      <w:pPr>
        <w:numPr>
          <w:ilvl w:val="0"/>
          <w:numId w:val="47"/>
        </w:numPr>
        <w:spacing w:before="100" w:beforeAutospacing="1" w:after="100" w:afterAutospacing="1"/>
        <w:jc w:val="left"/>
      </w:pPr>
      <w:r w:rsidRPr="00971241">
        <w:t xml:space="preserve">De afspraak dat een </w:t>
      </w:r>
      <w:proofErr w:type="spellStart"/>
      <w:r w:rsidRPr="00971241">
        <w:t>identifier</w:t>
      </w:r>
      <w:proofErr w:type="spellEnd"/>
      <w:r w:rsidRPr="00971241">
        <w:t xml:space="preserve"> binnen een GML document ook gebruikt om een </w:t>
      </w:r>
      <w:proofErr w:type="spellStart"/>
      <w:r w:rsidRPr="00971241">
        <w:t>gml</w:t>
      </w:r>
      <w:proofErr w:type="spellEnd"/>
      <w:r w:rsidRPr="00971241">
        <w:t>:</w:t>
      </w:r>
      <w:proofErr w:type="spellStart"/>
      <w:r w:rsidRPr="00971241">
        <w:t>id</w:t>
      </w:r>
      <w:proofErr w:type="spellEnd"/>
      <w:r w:rsidRPr="00971241">
        <w:t xml:space="preserve"> te construeren wordt legt ook beperkingen op aan de </w:t>
      </w:r>
      <w:proofErr w:type="spellStart"/>
      <w:r w:rsidRPr="00971241">
        <w:t>identifier</w:t>
      </w:r>
      <w:proofErr w:type="spellEnd"/>
      <w:r w:rsidRPr="00971241">
        <w:t>. Deze worden echter al afgevangen door de NEN3610 beperkingen.</w:t>
      </w:r>
    </w:p>
    <w:p w:rsidR="00F9768C" w:rsidRPr="00A67F65" w:rsidRDefault="00971241" w:rsidP="00F9768C">
      <w:r w:rsidRPr="00971241">
        <w:t xml:space="preserve">In NEN3610 en INSPIRE kunnen </w:t>
      </w:r>
      <w:proofErr w:type="spellStart"/>
      <w:r w:rsidRPr="00971241">
        <w:t>identifiers</w:t>
      </w:r>
      <w:proofErr w:type="spellEnd"/>
      <w:r w:rsidRPr="00971241">
        <w:t xml:space="preserve">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6E60B5" w:rsidRPr="004E2E87" w:rsidRDefault="00971241" w:rsidP="00F9768C">
      <w:pPr>
        <w:rPr>
          <w:b/>
        </w:rPr>
      </w:pPr>
      <w:r w:rsidRPr="003657E7">
        <w:rPr>
          <w:b/>
        </w:rPr>
        <w:t>GML implementatie.</w:t>
      </w:r>
    </w:p>
    <w:p w:rsidR="006E60B5" w:rsidRDefault="00A67F65" w:rsidP="00F9768C">
      <w:r w:rsidRPr="00E25482">
        <w:rPr>
          <w:rFonts w:cs="Arial"/>
          <w:highlight w:val="yellow"/>
          <w:rPrChange w:id="195" w:author="pjanssen" w:date="2016-02-29T10:50:00Z">
            <w:rPr>
              <w:rFonts w:cs="Arial"/>
            </w:rPr>
          </w:rPrChange>
        </w:rPr>
        <w:t xml:space="preserve">De in een GML bestand opgenomen en verplichte </w:t>
      </w:r>
      <w:proofErr w:type="spellStart"/>
      <w:r w:rsidR="006E60B5" w:rsidRPr="00E25482">
        <w:rPr>
          <w:rFonts w:cs="Arial"/>
          <w:highlight w:val="yellow"/>
          <w:rPrChange w:id="196" w:author="pjanssen" w:date="2016-02-29T10:50:00Z">
            <w:rPr>
              <w:rFonts w:cs="Arial"/>
            </w:rPr>
          </w:rPrChange>
        </w:rPr>
        <w:t>GML-id</w:t>
      </w:r>
      <w:proofErr w:type="spellEnd"/>
      <w:r w:rsidR="006E60B5" w:rsidRPr="00E25482">
        <w:rPr>
          <w:rFonts w:cs="Arial"/>
          <w:highlight w:val="yellow"/>
          <w:rPrChange w:id="197" w:author="pjanssen" w:date="2016-02-29T10:50:00Z">
            <w:rPr>
              <w:rFonts w:cs="Arial"/>
            </w:rPr>
          </w:rPrChange>
        </w:rPr>
        <w:t xml:space="preserve"> is een </w:t>
      </w:r>
      <w:proofErr w:type="spellStart"/>
      <w:r w:rsidR="006E60B5" w:rsidRPr="00E25482">
        <w:rPr>
          <w:rFonts w:cs="Arial"/>
          <w:highlight w:val="yellow"/>
          <w:rPrChange w:id="198" w:author="pjanssen" w:date="2016-02-29T10:50:00Z">
            <w:rPr>
              <w:rFonts w:cs="Arial"/>
            </w:rPr>
          </w:rPrChange>
        </w:rPr>
        <w:t>concatenatie</w:t>
      </w:r>
      <w:proofErr w:type="spellEnd"/>
      <w:r w:rsidR="006E60B5" w:rsidRPr="00E25482">
        <w:rPr>
          <w:rFonts w:cs="Arial"/>
          <w:highlight w:val="yellow"/>
          <w:rPrChange w:id="199" w:author="pjanssen" w:date="2016-02-29T10:50:00Z">
            <w:rPr>
              <w:rFonts w:cs="Arial"/>
            </w:rPr>
          </w:rPrChange>
        </w:rPr>
        <w:t xml:space="preserve"> van de volledige </w:t>
      </w:r>
      <w:proofErr w:type="spellStart"/>
      <w:r w:rsidR="006E60B5" w:rsidRPr="00E25482">
        <w:rPr>
          <w:rFonts w:cs="Arial"/>
          <w:highlight w:val="yellow"/>
          <w:rPrChange w:id="200" w:author="pjanssen" w:date="2016-02-29T10:50:00Z">
            <w:rPr>
              <w:rFonts w:cs="Arial"/>
            </w:rPr>
          </w:rPrChange>
        </w:rPr>
        <w:t>identifier</w:t>
      </w:r>
      <w:proofErr w:type="spellEnd"/>
      <w:r w:rsidR="006E60B5" w:rsidRPr="00E25482">
        <w:rPr>
          <w:rFonts w:cs="Arial"/>
          <w:highlight w:val="yellow"/>
          <w:rPrChange w:id="201" w:author="pjanssen" w:date="2016-02-29T10:50:00Z">
            <w:rPr>
              <w:rFonts w:cs="Arial"/>
            </w:rPr>
          </w:rPrChange>
        </w:rPr>
        <w:t xml:space="preserve">, bestaande uit de </w:t>
      </w:r>
      <w:proofErr w:type="spellStart"/>
      <w:r w:rsidR="006E60B5" w:rsidRPr="00E25482">
        <w:rPr>
          <w:rFonts w:cs="Arial"/>
          <w:highlight w:val="yellow"/>
          <w:rPrChange w:id="202" w:author="pjanssen" w:date="2016-02-29T10:50:00Z">
            <w:rPr>
              <w:rFonts w:cs="Arial"/>
            </w:rPr>
          </w:rPrChange>
        </w:rPr>
        <w:t>namespace</w:t>
      </w:r>
      <w:proofErr w:type="spellEnd"/>
      <w:r w:rsidR="006E60B5" w:rsidRPr="00E25482">
        <w:rPr>
          <w:rFonts w:cs="Arial"/>
          <w:highlight w:val="yellow"/>
          <w:rPrChange w:id="203" w:author="pjanssen" w:date="2016-02-29T10:50:00Z">
            <w:rPr>
              <w:rFonts w:cs="Arial"/>
            </w:rPr>
          </w:rPrChange>
        </w:rPr>
        <w:t xml:space="preserve"> en lokale id.</w:t>
      </w:r>
    </w:p>
    <w:p w:rsidR="00EE7BB1" w:rsidRDefault="00A26E72">
      <w:pPr>
        <w:pStyle w:val="subparagraaftitel"/>
      </w:pPr>
      <w:bookmarkStart w:id="204" w:name="_Toc434874148"/>
      <w:bookmarkStart w:id="205" w:name="_Toc434874217"/>
      <w:bookmarkStart w:id="206" w:name="_Toc434874300"/>
      <w:bookmarkStart w:id="207" w:name="_Toc434874368"/>
      <w:bookmarkStart w:id="208" w:name="_Toc434874645"/>
      <w:bookmarkStart w:id="209" w:name="_Toc434933278"/>
      <w:bookmarkStart w:id="210" w:name="_Toc434940515"/>
      <w:bookmarkStart w:id="211" w:name="_Toc434941832"/>
      <w:bookmarkStart w:id="212" w:name="_Toc434943373"/>
      <w:bookmarkStart w:id="213" w:name="_Toc434943804"/>
      <w:bookmarkStart w:id="214" w:name="_Toc434956128"/>
      <w:bookmarkStart w:id="215" w:name="_Toc410654851"/>
      <w:bookmarkStart w:id="216" w:name="_Toc410654938"/>
      <w:bookmarkStart w:id="217" w:name="_Toc410655437"/>
      <w:bookmarkStart w:id="218" w:name="_Toc410656769"/>
      <w:bookmarkStart w:id="219" w:name="_Toc410900193"/>
      <w:bookmarkStart w:id="220" w:name="_Toc410900282"/>
      <w:bookmarkStart w:id="221" w:name="_Toc410654852"/>
      <w:bookmarkStart w:id="222" w:name="_Toc410654939"/>
      <w:bookmarkStart w:id="223" w:name="_Toc410655438"/>
      <w:bookmarkStart w:id="224" w:name="_Toc410656770"/>
      <w:bookmarkStart w:id="225" w:name="_Toc410900194"/>
      <w:bookmarkStart w:id="226" w:name="_Toc410900283"/>
      <w:bookmarkStart w:id="227" w:name="_Toc410654853"/>
      <w:bookmarkStart w:id="228" w:name="_Toc410654940"/>
      <w:bookmarkStart w:id="229" w:name="_Toc410655439"/>
      <w:bookmarkStart w:id="230" w:name="_Toc410656771"/>
      <w:bookmarkStart w:id="231" w:name="_Toc410900195"/>
      <w:bookmarkStart w:id="232" w:name="_Toc410900284"/>
      <w:bookmarkStart w:id="233" w:name="_Toc410654854"/>
      <w:bookmarkStart w:id="234" w:name="_Toc410654941"/>
      <w:bookmarkStart w:id="235" w:name="_Toc410655440"/>
      <w:bookmarkStart w:id="236" w:name="_Toc410656772"/>
      <w:bookmarkStart w:id="237" w:name="_Toc410900196"/>
      <w:bookmarkStart w:id="238" w:name="_Toc410900285"/>
      <w:bookmarkStart w:id="239" w:name="_Toc410654855"/>
      <w:bookmarkStart w:id="240" w:name="_Toc410654942"/>
      <w:bookmarkStart w:id="241" w:name="_Toc410655441"/>
      <w:bookmarkStart w:id="242" w:name="_Toc410656773"/>
      <w:bookmarkStart w:id="243" w:name="_Toc410900197"/>
      <w:bookmarkStart w:id="244" w:name="_Toc410900286"/>
      <w:bookmarkStart w:id="245" w:name="_Toc410654856"/>
      <w:bookmarkStart w:id="246" w:name="_Toc410654943"/>
      <w:bookmarkStart w:id="247" w:name="_Toc410655442"/>
      <w:bookmarkStart w:id="248" w:name="_Toc410656774"/>
      <w:bookmarkStart w:id="249" w:name="_Toc410900198"/>
      <w:bookmarkStart w:id="250" w:name="_Toc410900287"/>
      <w:bookmarkStart w:id="251" w:name="_Toc410654857"/>
      <w:bookmarkStart w:id="252" w:name="_Toc410654944"/>
      <w:bookmarkStart w:id="253" w:name="_Toc410655443"/>
      <w:bookmarkStart w:id="254" w:name="_Toc410656775"/>
      <w:bookmarkStart w:id="255" w:name="_Toc410900199"/>
      <w:bookmarkStart w:id="256" w:name="_Toc410900288"/>
      <w:bookmarkStart w:id="257" w:name="_Toc410654858"/>
      <w:bookmarkStart w:id="258" w:name="_Toc410654945"/>
      <w:bookmarkStart w:id="259" w:name="_Toc410655444"/>
      <w:bookmarkStart w:id="260" w:name="_Toc410656776"/>
      <w:bookmarkStart w:id="261" w:name="_Toc410900200"/>
      <w:bookmarkStart w:id="262" w:name="_Toc410900289"/>
      <w:bookmarkStart w:id="263" w:name="_Toc410654859"/>
      <w:bookmarkStart w:id="264" w:name="_Toc410654946"/>
      <w:bookmarkStart w:id="265" w:name="_Toc410655445"/>
      <w:bookmarkStart w:id="266" w:name="_Toc410656777"/>
      <w:bookmarkStart w:id="267" w:name="_Toc410900201"/>
      <w:bookmarkStart w:id="268" w:name="_Toc410900290"/>
      <w:bookmarkStart w:id="269" w:name="_Toc410654860"/>
      <w:bookmarkStart w:id="270" w:name="_Toc410654947"/>
      <w:bookmarkStart w:id="271" w:name="_Toc410655446"/>
      <w:bookmarkStart w:id="272" w:name="_Toc410656778"/>
      <w:bookmarkStart w:id="273" w:name="_Toc410900202"/>
      <w:bookmarkStart w:id="274" w:name="_Toc410900291"/>
      <w:bookmarkStart w:id="275" w:name="_Toc410654861"/>
      <w:bookmarkStart w:id="276" w:name="_Toc410654948"/>
      <w:bookmarkStart w:id="277" w:name="_Toc410655447"/>
      <w:bookmarkStart w:id="278" w:name="_Toc410656779"/>
      <w:bookmarkStart w:id="279" w:name="_Toc410900203"/>
      <w:bookmarkStart w:id="280" w:name="_Toc410900292"/>
      <w:bookmarkStart w:id="281" w:name="_Toc410654862"/>
      <w:bookmarkStart w:id="282" w:name="_Toc410654949"/>
      <w:bookmarkStart w:id="283" w:name="_Toc410655448"/>
      <w:bookmarkStart w:id="284" w:name="_Toc410656780"/>
      <w:bookmarkStart w:id="285" w:name="_Toc410900204"/>
      <w:bookmarkStart w:id="286" w:name="_Toc410900293"/>
      <w:bookmarkStart w:id="287" w:name="_Toc410654863"/>
      <w:bookmarkStart w:id="288" w:name="_Toc410654950"/>
      <w:bookmarkStart w:id="289" w:name="_Toc410655449"/>
      <w:bookmarkStart w:id="290" w:name="_Toc410656781"/>
      <w:bookmarkStart w:id="291" w:name="_Toc410900205"/>
      <w:bookmarkStart w:id="292" w:name="_Toc410900294"/>
      <w:bookmarkStart w:id="293" w:name="_Toc410654864"/>
      <w:bookmarkStart w:id="294" w:name="_Toc410654951"/>
      <w:bookmarkStart w:id="295" w:name="_Toc410655450"/>
      <w:bookmarkStart w:id="296" w:name="_Toc410656782"/>
      <w:bookmarkStart w:id="297" w:name="_Toc410900206"/>
      <w:bookmarkStart w:id="298" w:name="_Toc410900295"/>
      <w:bookmarkStart w:id="299" w:name="_Toc410654865"/>
      <w:bookmarkStart w:id="300" w:name="_Toc410654952"/>
      <w:bookmarkStart w:id="301" w:name="_Toc410655451"/>
      <w:bookmarkStart w:id="302" w:name="_Toc410656783"/>
      <w:bookmarkStart w:id="303" w:name="_Toc410900207"/>
      <w:bookmarkStart w:id="304" w:name="_Toc410900296"/>
      <w:bookmarkStart w:id="305" w:name="_Toc410654866"/>
      <w:bookmarkStart w:id="306" w:name="_Toc410654953"/>
      <w:bookmarkStart w:id="307" w:name="_Toc410655452"/>
      <w:bookmarkStart w:id="308" w:name="_Toc410656784"/>
      <w:bookmarkStart w:id="309" w:name="_Toc410900208"/>
      <w:bookmarkStart w:id="310" w:name="_Toc410900297"/>
      <w:bookmarkStart w:id="311" w:name="_Toc410654867"/>
      <w:bookmarkStart w:id="312" w:name="_Toc410654954"/>
      <w:bookmarkStart w:id="313" w:name="_Toc410655453"/>
      <w:bookmarkStart w:id="314" w:name="_Toc410656785"/>
      <w:bookmarkStart w:id="315" w:name="_Toc410900209"/>
      <w:bookmarkStart w:id="316" w:name="_Toc410900298"/>
      <w:bookmarkStart w:id="317" w:name="_Toc410654868"/>
      <w:bookmarkStart w:id="318" w:name="_Toc410654955"/>
      <w:bookmarkStart w:id="319" w:name="_Toc410655454"/>
      <w:bookmarkStart w:id="320" w:name="_Toc410656786"/>
      <w:bookmarkStart w:id="321" w:name="_Toc410900210"/>
      <w:bookmarkStart w:id="322" w:name="_Toc410900299"/>
      <w:bookmarkStart w:id="323" w:name="_Toc410654869"/>
      <w:bookmarkStart w:id="324" w:name="_Toc410654956"/>
      <w:bookmarkStart w:id="325" w:name="_Toc410655455"/>
      <w:bookmarkStart w:id="326" w:name="_Toc410656787"/>
      <w:bookmarkStart w:id="327" w:name="_Toc410900211"/>
      <w:bookmarkStart w:id="328" w:name="_Toc410900300"/>
      <w:bookmarkStart w:id="329" w:name="_Toc406679708"/>
      <w:bookmarkStart w:id="330" w:name="_Toc406684190"/>
      <w:bookmarkStart w:id="331" w:name="_Toc410654870"/>
      <w:bookmarkStart w:id="332" w:name="_Toc410654957"/>
      <w:bookmarkStart w:id="333" w:name="_Toc410655456"/>
      <w:bookmarkStart w:id="334" w:name="_Toc410656788"/>
      <w:bookmarkStart w:id="335" w:name="_Toc410900212"/>
      <w:bookmarkStart w:id="336" w:name="_Toc410900301"/>
      <w:bookmarkStart w:id="337" w:name="_Toc436814744"/>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r>
        <w:t>Tijd representatie</w:t>
      </w:r>
      <w:r w:rsidR="00F9768C">
        <w:t xml:space="preserve"> en temporeel model.</w:t>
      </w:r>
      <w:bookmarkEnd w:id="337"/>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rsidR="00F9768C" w:rsidRDefault="00F9768C" w:rsidP="00F9768C"/>
    <w:p w:rsidR="00F9768C" w:rsidRDefault="00971241" w:rsidP="00F9768C">
      <w:r w:rsidRPr="003657E7">
        <w:rPr>
          <w:b/>
          <w:bCs/>
        </w:rPr>
        <w:lastRenderedPageBreak/>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rsidR="00F9768C"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8A21E1" w:rsidRDefault="008A21E1" w:rsidP="00F9768C"/>
    <w:p w:rsidR="008A21E1" w:rsidRDefault="008A21E1" w:rsidP="00F9768C"/>
    <w:p w:rsidR="00F9768C" w:rsidRDefault="00F9768C" w:rsidP="00A26E72"/>
    <w:p w:rsidR="00F9768C" w:rsidRDefault="00F9768C" w:rsidP="00A26E72"/>
    <w:p w:rsidR="00CA2949" w:rsidRDefault="00CA2949" w:rsidP="00F9768C">
      <w:pPr>
        <w:sectPr w:rsidR="00CA2949" w:rsidSect="00672722">
          <w:pgSz w:w="11906" w:h="16838" w:code="9"/>
          <w:pgMar w:top="2552" w:right="1622" w:bottom="1531" w:left="1622" w:header="0" w:footer="57" w:gutter="0"/>
          <w:cols w:space="708"/>
          <w:docGrid w:linePitch="360"/>
        </w:sectPr>
      </w:pPr>
    </w:p>
    <w:p w:rsidR="00CA2949" w:rsidRDefault="00CA2949" w:rsidP="001724FE">
      <w:pPr>
        <w:pStyle w:val="subparagraaftitel"/>
      </w:pPr>
      <w:bookmarkStart w:id="338" w:name="_Toc436814745"/>
      <w:r>
        <w:lastRenderedPageBreak/>
        <w:t xml:space="preserve">UML </w:t>
      </w:r>
      <w:r w:rsidR="001724FE">
        <w:t>- EC61</w:t>
      </w:r>
      <w:r>
        <w:t xml:space="preserve"> overzicht.</w:t>
      </w:r>
      <w:bookmarkEnd w:id="338"/>
    </w:p>
    <w:p w:rsidR="00D43A14" w:rsidRDefault="00D43A14">
      <w:r>
        <w:rPr>
          <w:noProof/>
        </w:rPr>
        <w:drawing>
          <wp:anchor distT="0" distB="0" distL="114300" distR="114300" simplePos="0" relativeHeight="251808768" behindDoc="0" locked="0" layoutInCell="1" allowOverlap="1">
            <wp:simplePos x="0" y="0"/>
            <wp:positionH relativeFrom="column">
              <wp:posOffset>6985</wp:posOffset>
            </wp:positionH>
            <wp:positionV relativeFrom="paragraph">
              <wp:posOffset>83820</wp:posOffset>
            </wp:positionV>
            <wp:extent cx="14206855" cy="8652510"/>
            <wp:effectExtent l="0" t="0" r="0" b="0"/>
            <wp:wrapTopAndBottom/>
            <wp:docPr id="69" name="Afbeelding 68"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45" cstate="print"/>
                    <a:stretch>
                      <a:fillRect/>
                    </a:stretch>
                  </pic:blipFill>
                  <pic:spPr>
                    <a:xfrm>
                      <a:off x="0" y="0"/>
                      <a:ext cx="14206855" cy="8652510"/>
                    </a:xfrm>
                    <a:prstGeom prst="rect">
                      <a:avLst/>
                    </a:prstGeom>
                  </pic:spPr>
                </pic:pic>
              </a:graphicData>
            </a:graphic>
          </wp:anchor>
        </w:drawing>
      </w:r>
    </w:p>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 xml:space="preserve">Dit diagram is nog in ontwikkeling omdat er nog geen contact is geweest met de </w:t>
      </w:r>
      <w:proofErr w:type="spellStart"/>
      <w:r>
        <w:t>stakeholders</w:t>
      </w:r>
      <w:proofErr w:type="spellEnd"/>
      <w:r>
        <w:t xml:space="preserve">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E331D9" w:rsidP="00E331D9">
      <w:pPr>
        <w:pStyle w:val="subparagraaftitel"/>
      </w:pPr>
      <w:bookmarkStart w:id="339" w:name="_Toc436814746"/>
      <w:r>
        <w:lastRenderedPageBreak/>
        <w:t xml:space="preserve">UML </w:t>
      </w:r>
      <w:r w:rsidR="001724FE">
        <w:t xml:space="preserve">- Buisleidingen Risicoregister </w:t>
      </w:r>
      <w:r>
        <w:t>overzicht</w:t>
      </w:r>
      <w:r w:rsidR="00283BD6">
        <w:t>.</w:t>
      </w:r>
      <w:bookmarkEnd w:id="339"/>
    </w:p>
    <w:p w:rsidR="00135F6C" w:rsidRDefault="00855A12" w:rsidP="00135F6C">
      <w:r>
        <w:rPr>
          <w:noProof/>
        </w:rPr>
        <w:drawing>
          <wp:anchor distT="0" distB="0" distL="114300" distR="114300" simplePos="0" relativeHeight="251809792" behindDoc="0" locked="0" layoutInCell="1" allowOverlap="1">
            <wp:simplePos x="0" y="0"/>
            <wp:positionH relativeFrom="column">
              <wp:posOffset>33655</wp:posOffset>
            </wp:positionH>
            <wp:positionV relativeFrom="paragraph">
              <wp:posOffset>70485</wp:posOffset>
            </wp:positionV>
            <wp:extent cx="14206855" cy="9089390"/>
            <wp:effectExtent l="0" t="0" r="0" b="0"/>
            <wp:wrapTopAndBottom/>
            <wp:docPr id="70" name="Afbeelding 69"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46" cstate="print"/>
                    <a:stretch>
                      <a:fillRect/>
                    </a:stretch>
                  </pic:blipFill>
                  <pic:spPr>
                    <a:xfrm>
                      <a:off x="0" y="0"/>
                      <a:ext cx="14206855" cy="9089390"/>
                    </a:xfrm>
                    <a:prstGeom prst="rect">
                      <a:avLst/>
                    </a:prstGeom>
                  </pic:spPr>
                </pic:pic>
              </a:graphicData>
            </a:graphic>
          </wp:anchor>
        </w:drawing>
      </w:r>
    </w:p>
    <w:p w:rsidR="00C5635B" w:rsidRPr="00135F6C" w:rsidRDefault="00C5635B" w:rsidP="00C5635B">
      <w:pPr>
        <w:sectPr w:rsidR="00C5635B"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w:t>
      </w:r>
      <w:proofErr w:type="spellStart"/>
      <w:r w:rsidRPr="003657E7">
        <w:t>Transportroutedeel</w:t>
      </w:r>
      <w:proofErr w:type="spellEnd"/>
      <w:r w:rsidRPr="003657E7">
        <w:t xml:space="preserve"> waarin een paar specifieke attributen zijn opgenomen. Locatie van </w:t>
      </w:r>
      <w:proofErr w:type="spellStart"/>
      <w:r w:rsidRPr="003657E7">
        <w:t>Transportroutedeel</w:t>
      </w:r>
      <w:proofErr w:type="spellEnd"/>
      <w:r w:rsidRPr="003657E7">
        <w:t xml:space="preserve"> en een aantal basisattributen worden via INSPIRE en het WION model geleverd. Een </w:t>
      </w:r>
      <w:proofErr w:type="spellStart"/>
      <w:r w:rsidRPr="003657E7">
        <w:t>Transportroutedeel</w:t>
      </w:r>
      <w:proofErr w:type="spellEnd"/>
      <w:r w:rsidRPr="003657E7">
        <w:t xml:space="preserve">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rsidR="00C5635B" w:rsidRDefault="003657E7" w:rsidP="001724FE">
      <w:pPr>
        <w:pStyle w:val="subparagraaftitel"/>
      </w:pPr>
      <w:r>
        <w:rPr>
          <w:noProof/>
        </w:rPr>
        <w:lastRenderedPageBreak/>
        <w:drawing>
          <wp:anchor distT="0" distB="0" distL="114300" distR="114300" simplePos="0" relativeHeight="251812864" behindDoc="0" locked="0" layoutInCell="1" allowOverlap="1">
            <wp:simplePos x="0" y="0"/>
            <wp:positionH relativeFrom="column">
              <wp:posOffset>0</wp:posOffset>
            </wp:positionH>
            <wp:positionV relativeFrom="paragraph">
              <wp:posOffset>304800</wp:posOffset>
            </wp:positionV>
            <wp:extent cx="14058900" cy="9277350"/>
            <wp:effectExtent l="0" t="0" r="0" b="0"/>
            <wp:wrapTopAndBottom/>
            <wp:docPr id="17" name="Afbeelding 16"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47" cstate="print"/>
                    <a:stretch>
                      <a:fillRect/>
                    </a:stretch>
                  </pic:blipFill>
                  <pic:spPr>
                    <a:xfrm>
                      <a:off x="0" y="0"/>
                      <a:ext cx="14058900" cy="9277350"/>
                    </a:xfrm>
                    <a:prstGeom prst="rect">
                      <a:avLst/>
                    </a:prstGeom>
                  </pic:spPr>
                </pic:pic>
              </a:graphicData>
            </a:graphic>
          </wp:anchor>
        </w:drawing>
      </w:r>
      <w:bookmarkStart w:id="340" w:name="_Toc436814747"/>
      <w:r w:rsidR="00E331D9">
        <w:t xml:space="preserve">UML </w:t>
      </w:r>
      <w:r w:rsidR="001724FE">
        <w:t xml:space="preserve">- Stedelijk water </w:t>
      </w:r>
      <w:r w:rsidR="00E331D9">
        <w:t>overzicht</w:t>
      </w:r>
      <w:r w:rsidR="00283BD6">
        <w:t>.</w:t>
      </w:r>
      <w:bookmarkEnd w:id="340"/>
    </w:p>
    <w:p w:rsidR="003657E7" w:rsidRDefault="003657E7" w:rsidP="00E331D9"/>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48" w:history="1">
        <w:r w:rsidR="00BF55BB" w:rsidRPr="00BF55BB">
          <w:rPr>
            <w:rStyle w:val="Hyperlink"/>
          </w:rPr>
          <w:t>http://data.gwsw.nl</w:t>
        </w:r>
      </w:hyperlink>
      <w:r w:rsidR="00BF55BB" w:rsidRPr="00BF55BB">
        <w:t xml:space="preserve"> (de volledige soortenboom in </w:t>
      </w:r>
      <w:proofErr w:type="spellStart"/>
      <w:r w:rsidR="00BF55BB" w:rsidRPr="00BF55BB">
        <w:t>html</w:t>
      </w:r>
      <w:proofErr w:type="spellEnd"/>
      <w:r w:rsidR="00BF55BB" w:rsidRPr="00BF55BB">
        <w:t xml:space="preserve">) en als </w:t>
      </w:r>
      <w:proofErr w:type="spellStart"/>
      <w:r w:rsidR="00BF55BB" w:rsidRPr="00BF55BB">
        <w:t>linked</w:t>
      </w:r>
      <w:proofErr w:type="spellEnd"/>
      <w:r w:rsidR="00BF55BB" w:rsidRPr="00BF55BB">
        <w:t xml:space="preserve"> open data via </w:t>
      </w:r>
      <w:hyperlink r:id="rId49" w:history="1">
        <w:r w:rsidR="00BF55BB" w:rsidRPr="00BF55BB">
          <w:rPr>
            <w:rStyle w:val="Hyperlink"/>
          </w:rPr>
          <w:t>http://sparql.gwsw.nl</w:t>
        </w:r>
      </w:hyperlink>
      <w:r w:rsidR="00BF55BB" w:rsidRPr="00BF55BB">
        <w:t xml:space="preserve"> (semantische server, te ontsluiten via SPARQL </w:t>
      </w:r>
      <w:proofErr w:type="spellStart"/>
      <w:r w:rsidR="00BF55BB" w:rsidRPr="00BF55BB">
        <w:t>queries</w:t>
      </w:r>
      <w:proofErr w:type="spellEnd"/>
      <w:r w:rsidR="00BF55BB" w:rsidRPr="00BF55BB">
        <w:t xml:space="preserve">). Elke term, definitie en attribuut is te direct bekijken via </w:t>
      </w:r>
      <w:hyperlink r:id="rId50"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1"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341" w:name="_Toc436814748"/>
      <w:r>
        <w:t>Object</w:t>
      </w:r>
      <w:r w:rsidR="00A26E72">
        <w:t>catalogus</w:t>
      </w:r>
      <w:r w:rsidR="00283BD6">
        <w:t>.</w:t>
      </w:r>
      <w:bookmarkEnd w:id="341"/>
    </w:p>
    <w:p w:rsidR="00A26E72" w:rsidRDefault="00F003DD" w:rsidP="00576E1A">
      <w:pPr>
        <w:spacing w:line="240" w:lineRule="atLeast"/>
        <w:jc w:val="left"/>
      </w:pPr>
      <w:r>
        <w:t xml:space="preserve">De IMKL2015 objectcatalogus is opgenomen in een apart document IMKL2015 – Objectcatalogus. In 5.4 en 5.5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3000"/>
        <w:gridCol w:w="5722"/>
      </w:tblGrid>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Del="00A74AE5">
              <w:t xml:space="preserve"> </w:t>
            </w:r>
            <w:bookmarkStart w:id="342" w:name="_Toc406679388"/>
            <w:bookmarkEnd w:id="342"/>
            <w:r w:rsidRPr="007175B7">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IMKL2015</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Scope</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IMKL2015</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Versienummer</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243DBF">
            <w:r w:rsidRPr="007175B7">
              <w:t xml:space="preserve">IMKL2015 (UML versie </w:t>
            </w:r>
            <w:r w:rsidR="00243DBF">
              <w:t>1.0RC</w:t>
            </w:r>
            <w:r w:rsidRPr="007175B7">
              <w:t>)</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Versiedatum</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3657E7">
            <w:r w:rsidRPr="007175B7">
              <w:t>2015-</w:t>
            </w:r>
            <w:r w:rsidR="003657E7">
              <w:t>20</w:t>
            </w:r>
            <w:r w:rsidRPr="007175B7">
              <w:t>-1</w:t>
            </w:r>
            <w:r w:rsidR="003657E7">
              <w:t>1</w:t>
            </w:r>
          </w:p>
        </w:tc>
      </w:tr>
      <w:tr w:rsidR="00A74AE5" w:rsidRPr="007175B7" w:rsidTr="00A74AE5">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Herkomst Definities</w:t>
            </w:r>
          </w:p>
        </w:tc>
        <w:tc>
          <w:tcPr>
            <w:tcW w:w="0" w:type="auto"/>
            <w:tcBorders>
              <w:top w:val="outset" w:sz="6" w:space="0" w:color="auto"/>
              <w:left w:val="outset" w:sz="6" w:space="0" w:color="auto"/>
              <w:bottom w:val="outset" w:sz="6" w:space="0" w:color="auto"/>
              <w:right w:val="outset" w:sz="6" w:space="0" w:color="auto"/>
            </w:tcBorders>
            <w:hideMark/>
          </w:tcPr>
          <w:p w:rsidR="00A74AE5" w:rsidRPr="007175B7" w:rsidRDefault="00A74AE5" w:rsidP="00A74AE5">
            <w:r w:rsidRPr="007175B7">
              <w:t>Dataspecificatie IMKL2015</w:t>
            </w:r>
          </w:p>
        </w:tc>
      </w:tr>
    </w:tbl>
    <w:p w:rsidR="00A11BC4" w:rsidRDefault="00A11BC4">
      <w:pPr>
        <w:spacing w:line="240" w:lineRule="atLeast"/>
        <w:jc w:val="left"/>
      </w:pPr>
    </w:p>
    <w:p w:rsidR="00A11BC4" w:rsidRDefault="00A11BC4">
      <w:pPr>
        <w:spacing w:line="240" w:lineRule="atLeast"/>
        <w:jc w:val="left"/>
      </w:pPr>
    </w:p>
    <w:p w:rsidR="00A11BC4" w:rsidRDefault="00BE3CB6">
      <w:pPr>
        <w:spacing w:line="240" w:lineRule="atLeast"/>
        <w:jc w:val="left"/>
      </w:pPr>
      <w:r>
        <w:t>Informatie-elementen</w:t>
      </w:r>
      <w:r w:rsidRPr="00BB3722">
        <w:t xml:space="preserve"> gedefinieerd in de </w:t>
      </w:r>
      <w:r>
        <w:t>object</w:t>
      </w:r>
      <w:r w:rsidRPr="00BB3722">
        <w:t>catalogu</w:t>
      </w:r>
      <w:r>
        <w:t>s</w:t>
      </w:r>
      <w:r w:rsidR="00283BD6">
        <w:t>.</w:t>
      </w:r>
    </w:p>
    <w:p w:rsidR="00A11BC4" w:rsidRDefault="00A11BC4">
      <w:pPr>
        <w:spacing w:line="240" w:lineRule="atLeast"/>
        <w:jc w:val="left"/>
      </w:pPr>
    </w:p>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tblPr>
      <w:tblGrid>
        <w:gridCol w:w="4141"/>
        <w:gridCol w:w="3119"/>
        <w:gridCol w:w="1462"/>
      </w:tblGrid>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Type</w:t>
            </w:r>
          </w:p>
        </w:tc>
        <w:tc>
          <w:tcPr>
            <w:tcW w:w="3119"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proofErr w:type="spellStart"/>
            <w:r w:rsidRPr="00D43A14">
              <w:t>Package</w:t>
            </w:r>
            <w:proofErr w:type="spellEnd"/>
          </w:p>
        </w:tc>
        <w:tc>
          <w:tcPr>
            <w:tcW w:w="1462" w:type="dxa"/>
            <w:tcBorders>
              <w:top w:val="outset" w:sz="6" w:space="0" w:color="auto"/>
              <w:left w:val="outset" w:sz="6" w:space="0" w:color="auto"/>
              <w:bottom w:val="outset" w:sz="6" w:space="0" w:color="auto"/>
              <w:right w:val="outset" w:sz="6" w:space="0" w:color="auto"/>
            </w:tcBorders>
            <w:shd w:val="clear" w:color="auto" w:fill="E6E6E6"/>
            <w:hideMark/>
          </w:tcPr>
          <w:p w:rsidR="00D43A14" w:rsidRPr="007175B7" w:rsidRDefault="00D43A14" w:rsidP="00D43A14">
            <w:pPr>
              <w:spacing w:line="225" w:lineRule="atLeast"/>
            </w:pPr>
            <w:r w:rsidRPr="00D43A14">
              <w:t>Stereotypes</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AanduidingEisVoorzorgsmaatregel</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AanduidingVerzoekContact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Adres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Annotatie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AnnotatieTypeValue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Appurtenance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BestandMediaTypeValue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Bijlage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BijlageTypeValue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BuisleidingTypeValue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BuisSpecifiek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ContainerLeidingelement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ContainerLeidingelementTypeValue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Diepte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DiepteAangrijpingspuntValue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DiepteNAP</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DiepteTovMaaiveld</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Duct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EffectcontourDodelijk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EffectScenarioType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EigenTopografie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EigenTopografieStatusValue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EisVoorzorgsmaatregelBijlage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ElectricityAppurtenanceTypeIMKLValue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Elektriciteitskabel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ExtraDetailinfo</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ExtraDetailInfoTypeValue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lastRenderedPageBreak/>
              <w:t>ExtraGeometrie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ExtraInformatie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GasDistributieAppurtenanceTypeIMKLValue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GasunieAppurtenanceIMKLTypeValue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IMKLBasis</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Kabelbed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KabelEnLeidingContainer</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KabelOfLeiding</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KabelSpecifiek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Kast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3657E7" w:rsidRPr="007175B7" w:rsidTr="003657E7">
        <w:trPr>
          <w:trHeight w:val="223"/>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proofErr w:type="spellStart"/>
            <w:r w:rsidRPr="003657E7">
              <w:t>LabelpositieValue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IMKL2015</w:t>
            </w:r>
          </w:p>
        </w:tc>
        <w:tc>
          <w:tcPr>
            <w:tcW w:w="1462" w:type="dxa"/>
            <w:tcBorders>
              <w:top w:val="outset" w:sz="6" w:space="0" w:color="auto"/>
              <w:left w:val="outset" w:sz="6" w:space="0" w:color="auto"/>
              <w:bottom w:val="outset" w:sz="6" w:space="0" w:color="auto"/>
              <w:right w:val="outset" w:sz="6" w:space="0" w:color="auto"/>
            </w:tcBorders>
            <w:hideMark/>
          </w:tcPr>
          <w:p w:rsidR="003657E7" w:rsidRPr="003657E7" w:rsidRDefault="003657E7" w:rsidP="00D43A14">
            <w:pPr>
              <w:spacing w:line="225" w:lineRule="atLeast"/>
            </w:pPr>
            <w:r w:rsidRPr="003657E7">
              <w:t>«</w:t>
            </w:r>
            <w:proofErr w:type="spellStart"/>
            <w:r w:rsidRPr="003657E7">
              <w:t>codeList</w:t>
            </w:r>
            <w:proofErr w:type="spellEnd"/>
            <w:r w:rsidRPr="003657E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Leidingelement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Maatvoering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MaatvoeringsTypeValue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Mangat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Mantelbuis</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Mast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MateriaalTypeValue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NauwkeurigheidDiepteValue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NauwkeurigheidXYvalue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NEN3610ID</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OilGasChemicalsAppurtenanceITypeIMKLValue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OlieGasChemicalienPijpleiding</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Rioolleiding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RioolleidingTypeValue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StedelijkWaterSpecifiek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TechnischContactpersoon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Telecommunicatiekabel</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TelecommunicationsAppurtenanceTypeIMKLValue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Thema</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ThermischePijpleiding</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TopografischObjectTypeValue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Toren</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Transportroute</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Transportroutedeel</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TransportrouteRisico</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Utiliteitsnet</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WaterAppurtenanceTypeIMKLValue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Waterleiding</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IMKL2015</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LocatorDesignatorTypeValue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LocatorLevelValue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lastRenderedPageBreak/>
              <w:t>GeometryMethodValue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AddressComponent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Measure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ProductionAndIndustrialFacilitiesExtension</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LegalStatusValue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ResidenceOfAuthority</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TechnicalStatusValue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AdministrativeBoundary</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AdministrativeHierarchyLevel</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Condominium</w:t>
            </w:r>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AdministrativeUnits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GeographicPosition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AddressRepresentation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LocatorDesignator</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LocatorName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GeometrySpecificationValue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AddressLocator</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LocatorNameTypeValue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Addresses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ConditionOfConstructionValue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ElevationReferenceValue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DateOfEvent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ExternalReference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HeightStatusValue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Elevation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HeightAboveGround</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AbstractConstruction</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BuildingsBase</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PipeMaterialTypeValue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A11BC4" w:rsidRDefault="00971241">
            <w:pPr>
              <w:rPr>
                <w:lang w:val="en-GB"/>
              </w:rPr>
            </w:pPr>
            <w:r w:rsidRPr="00971241">
              <w:rPr>
                <w:lang w:val="en-GB"/>
              </w:rPr>
              <w:t>Common Extended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UtilityNetwork</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Cabinet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UtilityNetworkTypeValue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Pole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Duct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Tower</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Cable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Manhole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Appurtenance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SpecificAppurtenanceTypeValue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Common</w:t>
            </w:r>
            <w:proofErr w:type="spellEnd"/>
            <w:r w:rsidRPr="007175B7">
              <w:t xml:space="preserve"> Utility </w:t>
            </w:r>
            <w:proofErr w:type="spellStart"/>
            <w:r w:rsidRPr="007175B7">
              <w:t>Network</w:t>
            </w:r>
            <w:proofErr w:type="spellEnd"/>
            <w:r w:rsidRPr="007175B7">
              <w:t xml:space="preserve"> </w:t>
            </w:r>
            <w:proofErr w:type="spellStart"/>
            <w:r w:rsidRPr="007175B7">
              <w:t>Elements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OilGasChemicalsProductTypeValue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lastRenderedPageBreak/>
              <w:t>ElectricityCable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Electricity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ElectricityAppurtenanceTypeValue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Electricity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SewerWaterTypeValue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Sewer</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Oil-Gas-Chemicals</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TelecommunicationsCable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Telecommunications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TelecommunicationsCableMaterialTypeValue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Telecommunications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TelecommunicationsAppurtenanceTypeValue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Telecommunications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WaterAppurtenanceTypeValue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Water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WaterTypeValue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Water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ThermalAppurtenanceTypeValue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Thermal</w:t>
            </w:r>
            <w:proofErr w:type="spellEnd"/>
            <w:r w:rsidRPr="007175B7">
              <w:t xml:space="preserve">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WaterPipe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 xml:space="preserve">Water </w:t>
            </w:r>
            <w:proofErr w:type="spellStart"/>
            <w:r w:rsidRPr="007175B7">
              <w:t>Network</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CadastralZoningLevelValue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CadastralZoning</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NameStatusValue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GrammaticalNumberValue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BasicPropertyUnit</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CadastralParcels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featureType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GeographicalName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GrammaticalGenderValue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SpellingOfName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PronunciationOfName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dataType</w:t>
            </w:r>
            <w:proofErr w:type="spellEnd"/>
            <w:r w:rsidRPr="007175B7">
              <w:t>»</w:t>
            </w:r>
          </w:p>
        </w:tc>
      </w:tr>
      <w:tr w:rsidR="00D43A14" w:rsidRPr="007175B7" w:rsidTr="00D43A14">
        <w:trPr>
          <w:tblCellSpacing w:w="0" w:type="dxa"/>
        </w:trPr>
        <w:tc>
          <w:tcPr>
            <w:tcW w:w="4141"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NativenessValue</w:t>
            </w:r>
            <w:proofErr w:type="spellEnd"/>
          </w:p>
        </w:tc>
        <w:tc>
          <w:tcPr>
            <w:tcW w:w="3119"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proofErr w:type="spellStart"/>
            <w:r w:rsidRPr="007175B7">
              <w:t>Geographical</w:t>
            </w:r>
            <w:proofErr w:type="spellEnd"/>
            <w:r w:rsidRPr="007175B7">
              <w:t xml:space="preserve"> </w:t>
            </w:r>
            <w:proofErr w:type="spellStart"/>
            <w:r w:rsidRPr="007175B7">
              <w:t>Names</w:t>
            </w:r>
            <w:proofErr w:type="spellEnd"/>
          </w:p>
        </w:tc>
        <w:tc>
          <w:tcPr>
            <w:tcW w:w="1462" w:type="dxa"/>
            <w:tcBorders>
              <w:top w:val="outset" w:sz="6" w:space="0" w:color="auto"/>
              <w:left w:val="outset" w:sz="6" w:space="0" w:color="auto"/>
              <w:bottom w:val="outset" w:sz="6" w:space="0" w:color="auto"/>
              <w:right w:val="outset" w:sz="6" w:space="0" w:color="auto"/>
            </w:tcBorders>
            <w:hideMark/>
          </w:tcPr>
          <w:p w:rsidR="00D43A14" w:rsidRPr="007175B7" w:rsidRDefault="00D43A14" w:rsidP="00D43A14">
            <w:pPr>
              <w:spacing w:line="225" w:lineRule="atLeast"/>
            </w:pPr>
            <w:r w:rsidRPr="007175B7">
              <w:t>«</w:t>
            </w:r>
            <w:proofErr w:type="spellStart"/>
            <w:r w:rsidRPr="007175B7">
              <w:t>codeList</w:t>
            </w:r>
            <w:proofErr w:type="spellEnd"/>
            <w:r w:rsidRPr="007175B7">
              <w:t>»</w:t>
            </w:r>
          </w:p>
        </w:tc>
      </w:tr>
    </w:tbl>
    <w:p w:rsidR="00A11BC4" w:rsidRDefault="00A11BC4">
      <w:pPr>
        <w:pStyle w:val="subparagraaftitel"/>
        <w:numPr>
          <w:ilvl w:val="0"/>
          <w:numId w:val="0"/>
        </w:numPr>
      </w:pPr>
    </w:p>
    <w:p w:rsidR="00A11BC4" w:rsidRDefault="00A11BC4"/>
    <w:p w:rsidR="00ED33F0" w:rsidRPr="00A26E72" w:rsidRDefault="00ED33F0" w:rsidP="001239D0">
      <w:pPr>
        <w:pStyle w:val="subparagraaftitel"/>
      </w:pPr>
      <w:bookmarkStart w:id="343" w:name="_Toc406679648"/>
      <w:bookmarkStart w:id="344" w:name="_Toc436814749"/>
      <w:bookmarkEnd w:id="343"/>
      <w:r>
        <w:t>Geografische objecten</w:t>
      </w:r>
      <w:r w:rsidR="00283BD6">
        <w:t>.</w:t>
      </w:r>
      <w:bookmarkEnd w:id="344"/>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345" w:name="_Toc436814750"/>
      <w:r w:rsidRPr="00ED33F0">
        <w:t>Data typen</w:t>
      </w:r>
      <w:r w:rsidR="00283BD6">
        <w:t>.</w:t>
      </w:r>
      <w:bookmarkEnd w:id="345"/>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346" w:name="_Toc436814751"/>
      <w:r>
        <w:t>Waardelijsten</w:t>
      </w:r>
      <w:r w:rsidR="00283BD6">
        <w:t>.</w:t>
      </w:r>
      <w:bookmarkEnd w:id="346"/>
    </w:p>
    <w:p w:rsidR="00F921B7" w:rsidRPr="00F921B7" w:rsidRDefault="00F921B7" w:rsidP="00F921B7">
      <w:pPr>
        <w:spacing w:line="240" w:lineRule="atLeast"/>
        <w:jc w:val="left"/>
      </w:pPr>
      <w:r w:rsidRPr="00F921B7">
        <w:t xml:space="preserve">Zie IMKL2015 – </w:t>
      </w:r>
      <w:r w:rsidR="001D3ADF">
        <w:t xml:space="preserve">waardelijst register. (nu nog in Excel: </w:t>
      </w:r>
      <w:r w:rsidR="001D3ADF" w:rsidRPr="001D3ADF">
        <w:t>IMKL2015 - 0.</w:t>
      </w:r>
      <w:r w:rsidR="001D3ADF">
        <w:t>xx</w:t>
      </w:r>
      <w:r w:rsidR="001D3ADF" w:rsidRPr="001D3ADF">
        <w:t xml:space="preserve"> </w:t>
      </w:r>
      <w:proofErr w:type="spellStart"/>
      <w:r w:rsidR="001D3ADF" w:rsidRPr="001D3ADF">
        <w:t>waardelijsten.xlsx</w:t>
      </w:r>
      <w:proofErr w:type="spellEnd"/>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347" w:name="_Toc436814752"/>
      <w:r w:rsidRPr="00ED33F0">
        <w:t>Ge</w:t>
      </w:r>
      <w:r>
        <w:t>ï</w:t>
      </w:r>
      <w:r w:rsidRPr="00ED33F0">
        <w:t>mporteerde typen (informatief)</w:t>
      </w:r>
      <w:r w:rsidR="00283BD6">
        <w:t>.</w:t>
      </w:r>
      <w:bookmarkEnd w:id="347"/>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348" w:name="_Toc436814753"/>
      <w:r>
        <w:t>Referentie</w:t>
      </w:r>
      <w:r w:rsidR="00576E1A">
        <w:t>systemen</w:t>
      </w:r>
      <w:bookmarkEnd w:id="348"/>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349" w:name="_Toc436814754"/>
      <w:r>
        <w:t>Ruimtelijk</w:t>
      </w:r>
      <w:r w:rsidR="006B2CE6">
        <w:t xml:space="preserve"> referentiesysteem</w:t>
      </w:r>
      <w:r w:rsidR="00283BD6">
        <w:t>.</w:t>
      </w:r>
      <w:bookmarkEnd w:id="349"/>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 xml:space="preserve">Voor uitwisseling voor de niet INSPIRE datalevering geldt: </w:t>
      </w:r>
      <w:proofErr w:type="spellStart"/>
      <w:r>
        <w:t>Rijksdriehoekmeting</w:t>
      </w:r>
      <w:proofErr w:type="spellEnd"/>
      <w:r>
        <w:t xml:space="preserve"> (RD).</w:t>
      </w:r>
    </w:p>
    <w:p w:rsidR="00B20C85" w:rsidRPr="00B20C85" w:rsidRDefault="00B20C85" w:rsidP="00B20C85">
      <w:proofErr w:type="spellStart"/>
      <w:r w:rsidRPr="00B20C85">
        <w:t>RD-NAP-coördinaat-referentiesysteem</w:t>
      </w:r>
      <w:proofErr w:type="spellEnd"/>
      <w:r w:rsidRPr="00B20C85">
        <w:t xml:space="preserve"> (binnen de Nederlandse kustlijnen). Hiervoor geldt dat de gebruikte horizontale datum </w:t>
      </w:r>
      <w:proofErr w:type="spellStart"/>
      <w:r w:rsidRPr="00B20C85">
        <w:t>Bessel</w:t>
      </w:r>
      <w:proofErr w:type="spellEnd"/>
      <w:r w:rsidRPr="00B20C85">
        <w:t xml:space="preserve"> 1841 is en het coördinaatsysteem de stereografische projectie. Als verticale datum wordt het </w:t>
      </w:r>
      <w:proofErr w:type="spellStart"/>
      <w:r w:rsidRPr="00B20C85">
        <w:t>NAP-vlak</w:t>
      </w:r>
      <w:proofErr w:type="spellEnd"/>
      <w:r w:rsidRPr="00B20C85">
        <w:t xml:space="preserve">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 xml:space="preserve">Levering voor INSPIRE: </w:t>
      </w:r>
      <w:proofErr w:type="spellStart"/>
      <w:r w:rsidRPr="00B20C85">
        <w:t>European</w:t>
      </w:r>
      <w:proofErr w:type="spellEnd"/>
      <w:r w:rsidRPr="00B20C85">
        <w:t xml:space="preserve"> </w:t>
      </w:r>
      <w:proofErr w:type="spellStart"/>
      <w:r w:rsidRPr="00B20C85">
        <w:t>Terrestrial</w:t>
      </w:r>
      <w:proofErr w:type="spellEnd"/>
      <w:r w:rsidRPr="00B20C85">
        <w:t xml:space="preserve"> </w:t>
      </w:r>
      <w:proofErr w:type="spellStart"/>
      <w:r w:rsidRPr="00B20C85">
        <w:t>Reference</w:t>
      </w:r>
      <w:proofErr w:type="spellEnd"/>
      <w:r w:rsidRPr="00B20C85">
        <w:t xml:space="preserve"> System 1989 (ETRS1989).</w:t>
      </w:r>
    </w:p>
    <w:p w:rsidR="00B20C85" w:rsidRPr="00B20C85" w:rsidRDefault="00B20C85" w:rsidP="00B20C85">
      <w:r w:rsidRPr="00B20C85">
        <w:t>ETRS89 (2D): 4258</w:t>
      </w:r>
    </w:p>
    <w:p w:rsidR="00B20C85" w:rsidRDefault="00B20C85" w:rsidP="00B20C85">
      <w:r w:rsidRPr="00C77FC2">
        <w:t xml:space="preserve">ETRS89 + EVRF2000 : 7409 (hoogte in meters </w:t>
      </w:r>
      <w:proofErr w:type="spellStart"/>
      <w:r w:rsidRPr="00C77FC2">
        <w:t>tov</w:t>
      </w:r>
      <w:proofErr w:type="spellEnd"/>
      <w:r w:rsidRPr="00C77FC2">
        <w:t xml:space="preserve"> EVRF2000 (=NAP)</w:t>
      </w:r>
      <w:r>
        <w:t>.</w:t>
      </w:r>
    </w:p>
    <w:p w:rsidR="00B20C85" w:rsidRPr="00C77FC2" w:rsidRDefault="00B20C85" w:rsidP="00B20C85">
      <w:r>
        <w:t>Zie voor meer detail hoofdstuk 6 van INSPIRE_</w:t>
      </w:r>
      <w:proofErr w:type="spellStart"/>
      <w:r>
        <w:t>Datasp</w:t>
      </w:r>
      <w:r w:rsidR="00243DBF">
        <w:t>e</w:t>
      </w:r>
      <w:r>
        <w:t>cifications</w:t>
      </w:r>
      <w:proofErr w:type="spellEnd"/>
      <w:r>
        <w:t>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w:t>
      </w:r>
      <w:proofErr w:type="spellStart"/>
      <w:r>
        <w:t>Rijksdriehoekmeting</w:t>
      </w:r>
      <w:proofErr w:type="spellEnd"/>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 xml:space="preserve">onderzocht of het niet beter is om ETRS89 als standaard voor de opslag van </w:t>
      </w:r>
      <w:proofErr w:type="spellStart"/>
      <w:r w:rsidR="00091499">
        <w:t>geo-informatie</w:t>
      </w:r>
      <w:proofErr w:type="spellEnd"/>
      <w:r w:rsidR="00091499">
        <w:t xml:space="preserve"> in te voeren en indien nodig of gewenst naar RD te converteren.</w:t>
      </w:r>
      <w:r w:rsidR="00B250DA">
        <w:t xml:space="preserve"> </w:t>
      </w:r>
      <w:r w:rsidR="00804A6D">
        <w:t xml:space="preserve">Omdat resultaten </w:t>
      </w:r>
      <w:r w:rsidR="00AE3F47">
        <w:t xml:space="preserve">van dit onderzoek nog niet bekend zijn is voor deze </w:t>
      </w:r>
      <w:proofErr w:type="spellStart"/>
      <w:r w:rsidR="00AE3F47">
        <w:t>utiliteitsnet</w:t>
      </w:r>
      <w:r w:rsidR="00C469EF">
        <w:t>-data</w:t>
      </w:r>
      <w:r w:rsidR="00AE3F47">
        <w:t>specificatie</w:t>
      </w:r>
      <w:proofErr w:type="spellEnd"/>
      <w:r w:rsidR="00AE3F47">
        <w:t xml:space="preserve"> gekozen voor RD en daarmee voor </w:t>
      </w:r>
      <w:r w:rsidR="00804A6D">
        <w:t xml:space="preserve">aansluiting bij de huidige </w:t>
      </w:r>
      <w:r w:rsidR="00AE3F47">
        <w:t>praktijk van de</w:t>
      </w:r>
      <w:r w:rsidR="00804A6D">
        <w:t xml:space="preserve"> </w:t>
      </w:r>
      <w:r w:rsidR="00B250DA">
        <w:t xml:space="preserve">Nederlandse </w:t>
      </w:r>
      <w:proofErr w:type="spellStart"/>
      <w:r w:rsidR="00E17D83">
        <w:t>geo-</w:t>
      </w:r>
      <w:r w:rsidR="00B250DA">
        <w:t>informatie</w:t>
      </w:r>
      <w:proofErr w:type="spellEnd"/>
      <w:r w:rsidR="00B250DA">
        <w:t xml:space="preserv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350" w:name="_Toc436814755"/>
      <w:r>
        <w:t>Levering</w:t>
      </w:r>
      <w:bookmarkEnd w:id="350"/>
    </w:p>
    <w:p w:rsidR="00EE7BB1" w:rsidRDefault="006F2CE2">
      <w:r w:rsidRPr="006F2CE2">
        <w:t xml:space="preserve">Dit hoofdstuk heeft alleen betrekking op de </w:t>
      </w:r>
      <w:proofErr w:type="spellStart"/>
      <w:r w:rsidRPr="006F2CE2">
        <w:t>geodata</w:t>
      </w:r>
      <w:proofErr w:type="spellEnd"/>
      <w:r w:rsidRPr="006F2CE2">
        <w:t xml:space="preserve">, de </w:t>
      </w:r>
      <w:proofErr w:type="spellStart"/>
      <w:r w:rsidRPr="006F2CE2">
        <w:t>gevectoriseerde</w:t>
      </w:r>
      <w:proofErr w:type="spellEnd"/>
      <w:r w:rsidRPr="006F2CE2">
        <w:t xml:space="preserv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351" w:name="_Toc436814756"/>
      <w:r>
        <w:t>Leveringsmedium</w:t>
      </w:r>
      <w:r w:rsidR="006C0D48">
        <w:t>.</w:t>
      </w:r>
      <w:bookmarkEnd w:id="351"/>
    </w:p>
    <w:p w:rsidR="00C34B62" w:rsidRDefault="00C34B62" w:rsidP="00576E1A">
      <w:r>
        <w:t xml:space="preserve">Data worden geleverd via netwerkservices. Van toepassing zijn WMS voor </w:t>
      </w:r>
      <w:proofErr w:type="spellStart"/>
      <w:r>
        <w:t>viewservices</w:t>
      </w:r>
      <w:proofErr w:type="spellEnd"/>
      <w:r>
        <w:t xml:space="preserve"> en WFS voor </w:t>
      </w:r>
      <w:proofErr w:type="spellStart"/>
      <w:r>
        <w:t>downloadservices</w:t>
      </w:r>
      <w:proofErr w:type="spellEnd"/>
      <w:r>
        <w:t>.</w:t>
      </w:r>
      <w:r w:rsidR="003C4C73">
        <w:t xml:space="preserve"> </w:t>
      </w:r>
      <w:r>
        <w:t xml:space="preserve">INSPIRE beschrijft naast WFS ook nog </w:t>
      </w:r>
      <w:r w:rsidR="0044349D">
        <w:t xml:space="preserve">optioneel </w:t>
      </w:r>
      <w:r>
        <w:t xml:space="preserve">ATOM </w:t>
      </w:r>
      <w:proofErr w:type="spellStart"/>
      <w:r>
        <w:t>feeds</w:t>
      </w:r>
      <w:proofErr w:type="spellEnd"/>
      <w:r>
        <w:t xml:space="preserve"> als mogelijkheid voor het leveren van data.</w:t>
      </w:r>
    </w:p>
    <w:p w:rsidR="00576E1A" w:rsidRDefault="00B626FD" w:rsidP="00576E1A">
      <w:pPr>
        <w:pStyle w:val="Paragraaftitel"/>
        <w:spacing w:line="240" w:lineRule="atLeast"/>
      </w:pPr>
      <w:bookmarkStart w:id="352" w:name="_Toc436814757"/>
      <w:r>
        <w:t>Formaten (</w:t>
      </w:r>
      <w:proofErr w:type="spellStart"/>
      <w:r>
        <w:t>encodings</w:t>
      </w:r>
      <w:proofErr w:type="spellEnd"/>
      <w:r>
        <w:t>)</w:t>
      </w:r>
      <w:r w:rsidR="006C0D48">
        <w:t>.</w:t>
      </w:r>
      <w:bookmarkEnd w:id="352"/>
    </w:p>
    <w:p w:rsidR="00576E1A" w:rsidRDefault="00C34B62" w:rsidP="00B626FD">
      <w:r>
        <w:t xml:space="preserve">Het </w:t>
      </w:r>
      <w:proofErr w:type="spellStart"/>
      <w:r>
        <w:t>format</w:t>
      </w:r>
      <w:proofErr w:type="spellEnd"/>
      <w:r>
        <w:t xml:space="preserve"> waarin data worden geleverd is GML 3.2.1. Voor IMKL2015</w:t>
      </w:r>
      <w:r w:rsidR="003C4C73">
        <w:t xml:space="preserve"> wordt 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proofErr w:type="spellStart"/>
      <w:r>
        <w:t>Stedelijkwater</w:t>
      </w:r>
      <w:proofErr w:type="spellEnd"/>
      <w:r>
        <w:t xml:space="preserve">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p>
    <w:p w:rsidR="001D3ADF" w:rsidRDefault="00971241" w:rsidP="00B626FD">
      <w:r w:rsidRPr="003657E7">
        <w:t>IMKL2015.rdf</w:t>
      </w:r>
    </w:p>
    <w:p w:rsidR="001D3ADF" w:rsidRDefault="001D3ADF" w:rsidP="00B626FD"/>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53" w:name="_Toc436814758"/>
      <w:r>
        <w:t>Visualisatie</w:t>
      </w:r>
      <w:bookmarkEnd w:id="353"/>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54" w:name="_Toc436814759"/>
      <w:r>
        <w:t>Bibliografie</w:t>
      </w:r>
      <w:bookmarkEnd w:id="354"/>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051DFD">
        <w:fldChar w:fldCharType="begin"/>
      </w:r>
      <w:r w:rsidR="00051DFD" w:rsidRPr="00051DFD">
        <w:rPr>
          <w:lang w:val="en-GB"/>
          <w:rPrChange w:id="355" w:author="pjanssen" w:date="2016-02-17T16:19:00Z">
            <w:rPr/>
          </w:rPrChange>
        </w:rPr>
        <w:instrText>HYPERLINK "http://inspire.jrc.ec.europa.eu/documents/Data_Specifications/INSPIRE_DataSpecification_US_v3.0.pdf"</w:instrText>
      </w:r>
      <w:r w:rsidR="00051DFD">
        <w:fldChar w:fldCharType="separate"/>
      </w:r>
      <w:r w:rsidR="00FD2140" w:rsidRPr="00793FB2">
        <w:rPr>
          <w:rStyle w:val="Hyperlink"/>
          <w:szCs w:val="20"/>
          <w:lang w:val="en-US"/>
        </w:rPr>
        <w:t>http://inspire.jrc.ec.europa.eu/documents/Data_Specifications/INSPIRE_DataSpecification_US_v3.0.pdf</w:t>
      </w:r>
      <w:r w:rsidR="00051DFD">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051DFD">
        <w:fldChar w:fldCharType="begin"/>
      </w:r>
      <w:r w:rsidR="00051DFD" w:rsidRPr="00051DFD">
        <w:rPr>
          <w:lang w:val="en-GB"/>
          <w:rPrChange w:id="356" w:author="pjanssen" w:date="2016-02-17T16:19:00Z">
            <w:rPr/>
          </w:rPrChange>
        </w:rPr>
        <w:instrText>HYPERLINK "http://inspire.jrc.ec.europa.eu/reports/ImplementingRules/DataSpecifications/D2.5_v3.1.pdf"</w:instrText>
      </w:r>
      <w:r w:rsidR="00051DFD">
        <w:fldChar w:fldCharType="separate"/>
      </w:r>
      <w:r w:rsidR="00DF04D9" w:rsidRPr="00834A6E">
        <w:rPr>
          <w:rStyle w:val="Hyperlink"/>
          <w:szCs w:val="20"/>
          <w:lang w:val="en-US"/>
        </w:rPr>
        <w:t>http://inspire.jrc.ec.europa.eu/reports/ImplementingRules/DataSpecifications/D2.5_v3.1.pdf</w:t>
      </w:r>
      <w:r w:rsidR="00051DFD">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051DFD">
        <w:fldChar w:fldCharType="begin"/>
      </w:r>
      <w:r w:rsidR="00051DFD" w:rsidRPr="00051DFD">
        <w:rPr>
          <w:lang w:val="en-GB"/>
          <w:rPrChange w:id="357" w:author="pjanssen" w:date="2016-02-17T16:19:00Z">
            <w:rPr/>
          </w:rPrChange>
        </w:rPr>
        <w:instrText>HYPERLINK "http://inspire.jrc.ec.europa.eu/documents/Data_Specifications/D2.10.1_GenericNetworkModel_v1.0rc3.pdf"</w:instrText>
      </w:r>
      <w:r w:rsidR="00051DFD">
        <w:fldChar w:fldCharType="separate"/>
      </w:r>
      <w:r w:rsidR="00FD2140" w:rsidRPr="00793FB2">
        <w:rPr>
          <w:rStyle w:val="Hyperlink"/>
          <w:szCs w:val="20"/>
          <w:lang w:val="en-US"/>
        </w:rPr>
        <w:t>http://inspire.jrc.ec.europa.eu/documents/Data_Specifications/D2.10.1_GenericNetworkModel_v1.0rc3.pdf</w:t>
      </w:r>
      <w:r w:rsidR="00051DFD">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rsidR="00BF55BB" w:rsidRPr="00BF55BB" w:rsidRDefault="006F2CE2" w:rsidP="00BF55BB">
      <w:pPr>
        <w:numPr>
          <w:ilvl w:val="0"/>
          <w:numId w:val="19"/>
        </w:numPr>
        <w:spacing w:line="240" w:lineRule="auto"/>
        <w:jc w:val="left"/>
        <w:rPr>
          <w:lang w:val="en-US"/>
        </w:rPr>
      </w:pPr>
      <w:r w:rsidRPr="006F2CE2">
        <w:rPr>
          <w:szCs w:val="20"/>
        </w:rPr>
        <w:t>NEN 3610</w:t>
      </w:r>
      <w:r w:rsidR="004305C4">
        <w:rPr>
          <w:szCs w:val="20"/>
        </w:rPr>
        <w:t>:</w:t>
      </w:r>
      <w:r w:rsidRPr="006F2CE2">
        <w:rPr>
          <w:szCs w:val="20"/>
        </w:rPr>
        <w:t xml:space="preserve">2011- Basismodel </w:t>
      </w:r>
      <w:proofErr w:type="spellStart"/>
      <w:r w:rsidRPr="006F2CE2">
        <w:rPr>
          <w:szCs w:val="20"/>
        </w:rPr>
        <w:t>Geo-informatie</w:t>
      </w:r>
      <w:proofErr w:type="spellEnd"/>
      <w:r w:rsidRPr="006F2CE2">
        <w:rPr>
          <w:szCs w:val="20"/>
        </w:rPr>
        <w:t xml:space="preserve"> - Termen, definities,relaties en algemene regels voor de uitwisseling van informatie over aan de aarde gerelateerde ruimtelijke objecten</w:t>
      </w:r>
      <w:r w:rsidR="00DF04D9">
        <w:rPr>
          <w:szCs w:val="20"/>
        </w:rPr>
        <w:t xml:space="preserve">. </w:t>
      </w:r>
      <w:r w:rsidRPr="006F2CE2">
        <w:rPr>
          <w:szCs w:val="20"/>
        </w:rPr>
        <w:t>Normcommissie 351 240 "</w:t>
      </w:r>
      <w:proofErr w:type="spellStart"/>
      <w:r w:rsidRPr="006F2CE2">
        <w:rPr>
          <w:szCs w:val="20"/>
        </w:rPr>
        <w:t>Geo-informatie</w:t>
      </w:r>
      <w:proofErr w:type="spellEnd"/>
      <w:r w:rsidR="008A21E1">
        <w:rPr>
          <w:szCs w:val="20"/>
        </w:rPr>
        <w:t>”</w:t>
      </w:r>
      <w:r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52" w:history="1">
        <w:r w:rsidR="00FD2140" w:rsidRPr="00FD2140">
          <w:rPr>
            <w:rStyle w:val="Hyperlink"/>
          </w:rPr>
          <w:t>http://www.riool.net/-/informatiemodel-stedelijk-water-ter-visie</w:t>
        </w:r>
      </w:hyperlink>
      <w:r w:rsidR="00FD2140" w:rsidRPr="00FD2140">
        <w:t xml:space="preserve">. Stichting </w:t>
      </w:r>
      <w:proofErr w:type="spellStart"/>
      <w:r w:rsidR="00FD2140" w:rsidRPr="00FD2140">
        <w:t>Rioned</w:t>
      </w:r>
      <w:proofErr w:type="spellEnd"/>
      <w:r w:rsidR="00FD2140" w:rsidRPr="00FD2140">
        <w:t>.</w:t>
      </w:r>
    </w:p>
    <w:p w:rsidR="00FD2140" w:rsidRPr="00FD2140" w:rsidRDefault="00FD2140" w:rsidP="00FD2140">
      <w:pPr>
        <w:pStyle w:val="Lijstalinea"/>
        <w:numPr>
          <w:ilvl w:val="0"/>
          <w:numId w:val="50"/>
        </w:numPr>
        <w:spacing w:line="240" w:lineRule="auto"/>
        <w:jc w:val="left"/>
        <w:sectPr w:rsidR="00FD2140" w:rsidRPr="00FD2140" w:rsidSect="00672722">
          <w:pgSz w:w="11906" w:h="16838" w:code="9"/>
          <w:pgMar w:top="2552" w:right="1622" w:bottom="1531" w:left="1622" w:header="0" w:footer="57" w:gutter="0"/>
          <w:cols w:space="708"/>
          <w:docGrid w:linePitch="360"/>
        </w:sectPr>
      </w:pPr>
      <w:proofErr w:type="spellStart"/>
      <w:r>
        <w:t>GegevensWoordenboek</w:t>
      </w:r>
      <w:proofErr w:type="spellEnd"/>
      <w:r>
        <w:t xml:space="preserve"> Stedelijk Water (GWSW). </w:t>
      </w:r>
      <w:hyperlink r:id="rId53" w:history="1">
        <w:r w:rsidRPr="00793FB2">
          <w:rPr>
            <w:rStyle w:val="Hyperlink"/>
          </w:rPr>
          <w:t>http://www.riool.net/gegevenswoordenboek</w:t>
        </w:r>
      </w:hyperlink>
      <w:r>
        <w:t xml:space="preserve">. Stichting </w:t>
      </w:r>
      <w:proofErr w:type="spellStart"/>
      <w:r>
        <w:t>Rioned</w:t>
      </w:r>
      <w:proofErr w:type="spellEnd"/>
      <w:r>
        <w:t>.</w:t>
      </w:r>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358" w:name="_Toc436814760"/>
      <w:r>
        <w:t xml:space="preserve">Bijlage </w:t>
      </w:r>
      <w:r w:rsidR="00D955F6">
        <w:t>1: IMKL1.1 (2012)</w:t>
      </w:r>
      <w:bookmarkEnd w:id="358"/>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4pt" o:ole="">
            <v:imagedata r:id="rId54" o:title="" croptop="3994f" cropbottom="5164f"/>
          </v:shape>
          <o:OLEObject Type="Embed" ProgID="PowerPoint.Slide.8" ShapeID="_x0000_i1025" DrawAspect="Content" ObjectID="_1518256690" r:id="rId55"/>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359" w:name="_Toc436814761"/>
      <w:r>
        <w:t xml:space="preserve">Bijlage </w:t>
      </w:r>
      <w:r w:rsidR="00D955F6">
        <w:t xml:space="preserve">2: IMKL2015 </w:t>
      </w:r>
      <w:r w:rsidR="00932116">
        <w:t>waardelijst</w:t>
      </w:r>
      <w:r w:rsidR="00D955F6">
        <w:t>en.</w:t>
      </w:r>
      <w:bookmarkEnd w:id="359"/>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360" w:name="_Toc436814762"/>
      <w:r>
        <w:t xml:space="preserve">Bijlage </w:t>
      </w:r>
      <w:r w:rsidR="00E51DFC">
        <w:t>3</w:t>
      </w:r>
      <w:r>
        <w:t xml:space="preserve">: </w:t>
      </w:r>
      <w:r w:rsidR="00E51DFC">
        <w:t>Toelichting op geometriemodel.</w:t>
      </w:r>
      <w:bookmarkEnd w:id="360"/>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 xml:space="preserve">geometrie wordt gerealiseerd door de </w:t>
      </w:r>
      <w:proofErr w:type="spellStart"/>
      <w:r w:rsidRPr="00971241">
        <w:t>objectypen</w:t>
      </w:r>
      <w:proofErr w:type="spellEnd"/>
      <w:r w:rsidRPr="00971241">
        <w:t xml:space="preserve">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w:t>
      </w:r>
      <w:proofErr w:type="spellStart"/>
      <w:r w:rsidRPr="00971241">
        <w:t>KabelOfleiding</w:t>
      </w:r>
      <w:proofErr w:type="spellEnd"/>
      <w:r w:rsidRPr="00971241">
        <w:t xml:space="preserve"> is een </w:t>
      </w:r>
      <w:proofErr w:type="spellStart"/>
      <w:r w:rsidRPr="00971241">
        <w:t>UtilityLinkSet</w:t>
      </w:r>
      <w:proofErr w:type="spellEnd"/>
      <w:r w:rsidRPr="00971241">
        <w:t>;</w:t>
      </w:r>
    </w:p>
    <w:p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rsidR="00A11BC4" w:rsidRDefault="00A11BC4">
      <w:pPr>
        <w:pStyle w:val="Lijstalinea"/>
      </w:pPr>
    </w:p>
    <w:p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78931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56"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792384"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56"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linkset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79545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56"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linkset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79443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56"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linkset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6575" w:rsidRDefault="00156575">
      <w:r>
        <w:separator/>
      </w:r>
    </w:p>
    <w:p w:rsidR="00156575" w:rsidRDefault="00156575"/>
  </w:endnote>
  <w:endnote w:type="continuationSeparator" w:id="0">
    <w:p w:rsidR="00156575" w:rsidRDefault="00156575">
      <w:r>
        <w:continuationSeparator/>
      </w:r>
    </w:p>
    <w:p w:rsidR="00156575" w:rsidRDefault="00156575"/>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720" w:type="dxa"/>
      <w:tblLook w:val="01E0"/>
    </w:tblPr>
    <w:tblGrid>
      <w:gridCol w:w="648"/>
      <w:gridCol w:w="8820"/>
    </w:tblGrid>
    <w:tr w:rsidR="00E25482" w:rsidRPr="00C7450D">
      <w:tc>
        <w:tcPr>
          <w:tcW w:w="648" w:type="dxa"/>
        </w:tcPr>
        <w:p w:rsidR="00E25482" w:rsidRPr="00E2691E" w:rsidRDefault="00E25482" w:rsidP="00BB25BB">
          <w:fldSimple w:instr=" PAGE ">
            <w:r>
              <w:rPr>
                <w:noProof/>
              </w:rPr>
              <w:t>2</w:t>
            </w:r>
          </w:fldSimple>
        </w:p>
      </w:tc>
      <w:tc>
        <w:tcPr>
          <w:tcW w:w="8820" w:type="dxa"/>
        </w:tcPr>
        <w:p w:rsidR="00E25482" w:rsidRPr="00C7450D" w:rsidRDefault="00E25482"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E25482" w:rsidRPr="00C7450D" w:rsidRDefault="00E25482" w:rsidP="00064FFB"/>
  <w:p w:rsidR="00E25482" w:rsidRPr="00C7450D" w:rsidRDefault="00E25482" w:rsidP="00064FFB"/>
  <w:p w:rsidR="00E25482" w:rsidRPr="00C7450D" w:rsidRDefault="00E25482"/>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5482" w:rsidRDefault="00E25482"/>
  <w:p w:rsidR="00E25482" w:rsidRDefault="00E25482"/>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375" w:type="dxa"/>
      <w:tblInd w:w="-612" w:type="dxa"/>
      <w:tblLook w:val="01E0"/>
    </w:tblPr>
    <w:tblGrid>
      <w:gridCol w:w="540"/>
      <w:gridCol w:w="8835"/>
    </w:tblGrid>
    <w:tr w:rsidR="00E25482" w:rsidRPr="008A6C4C">
      <w:trPr>
        <w:trHeight w:val="182"/>
      </w:trPr>
      <w:tc>
        <w:tcPr>
          <w:tcW w:w="540" w:type="dxa"/>
        </w:tcPr>
        <w:p w:rsidR="00E25482" w:rsidRPr="007008A1" w:rsidRDefault="00E25482"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E540B7">
            <w:rPr>
              <w:noProof/>
              <w:sz w:val="14"/>
              <w:szCs w:val="14"/>
            </w:rPr>
            <w:t>52</w:t>
          </w:r>
          <w:r w:rsidRPr="007008A1">
            <w:rPr>
              <w:sz w:val="14"/>
              <w:szCs w:val="14"/>
            </w:rPr>
            <w:fldChar w:fldCharType="end"/>
          </w:r>
        </w:p>
      </w:tc>
      <w:tc>
        <w:tcPr>
          <w:tcW w:w="8835" w:type="dxa"/>
        </w:tcPr>
        <w:p w:rsidR="00E25482" w:rsidRPr="000427A2" w:rsidRDefault="00E25482" w:rsidP="00EF1617">
          <w:pPr>
            <w:rPr>
              <w:sz w:val="14"/>
              <w:szCs w:val="14"/>
              <w:lang w:val="en-US"/>
            </w:rPr>
          </w:pPr>
          <w:r w:rsidRPr="000427A2">
            <w:rPr>
              <w:sz w:val="14"/>
              <w:szCs w:val="14"/>
              <w:lang w:val="en-US"/>
            </w:rPr>
            <w:t xml:space="preserve">Rapport </w:t>
          </w:r>
          <w:proofErr w:type="spellStart"/>
          <w:r>
            <w:rPr>
              <w:sz w:val="14"/>
              <w:szCs w:val="14"/>
              <w:lang w:val="en-US"/>
            </w:rPr>
            <w:t>Dataspecificatie</w:t>
          </w:r>
          <w:proofErr w:type="spellEnd"/>
          <w:r>
            <w:rPr>
              <w:sz w:val="14"/>
              <w:szCs w:val="14"/>
              <w:lang w:val="en-US"/>
            </w:rPr>
            <w:t xml:space="preserve"> IMKL2015</w:t>
          </w:r>
        </w:p>
      </w:tc>
    </w:tr>
  </w:tbl>
  <w:p w:rsidR="00E25482" w:rsidRPr="000427A2" w:rsidRDefault="00E25482">
    <w:pPr>
      <w:rPr>
        <w:lang w:val="en-US"/>
      </w:rPr>
    </w:pPr>
  </w:p>
  <w:p w:rsidR="00E25482" w:rsidRPr="000427A2" w:rsidRDefault="00E25482">
    <w:pPr>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6575" w:rsidRDefault="00156575">
      <w:r>
        <w:separator/>
      </w:r>
    </w:p>
    <w:p w:rsidR="00156575" w:rsidRDefault="00156575"/>
  </w:footnote>
  <w:footnote w:type="continuationSeparator" w:id="0">
    <w:p w:rsidR="00156575" w:rsidRDefault="00156575">
      <w:r>
        <w:continuationSeparator/>
      </w:r>
    </w:p>
    <w:p w:rsidR="00156575" w:rsidRDefault="00156575"/>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5482" w:rsidRDefault="00E25482" w:rsidP="00064FFB">
    <w:pPr>
      <w:jc w:val="center"/>
    </w:pPr>
  </w:p>
  <w:p w:rsidR="00E25482" w:rsidRDefault="00E25482">
    <w:r>
      <w:rPr>
        <w:noProof/>
      </w:rPr>
      <w:drawing>
        <wp:anchor distT="0" distB="0" distL="114300" distR="114300" simplePos="0" relativeHeight="251657216"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5482" w:rsidRDefault="00E25482" w:rsidP="00064FFB">
    <w:pPr>
      <w:jc w:val="center"/>
    </w:pPr>
    <w:r>
      <w:rPr>
        <w:noProof/>
      </w:rPr>
      <w:drawing>
        <wp:anchor distT="0" distB="0" distL="114300" distR="114300" simplePos="0" relativeHeight="251658240"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E25482" w:rsidRDefault="00E25482"/>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8">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39">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4">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7">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8">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3"/>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7"/>
  </w:num>
  <w:num w:numId="16">
    <w:abstractNumId w:val="25"/>
  </w:num>
  <w:num w:numId="17">
    <w:abstractNumId w:val="26"/>
  </w:num>
  <w:num w:numId="18">
    <w:abstractNumId w:val="15"/>
  </w:num>
  <w:num w:numId="19">
    <w:abstractNumId w:val="14"/>
  </w:num>
  <w:num w:numId="20">
    <w:abstractNumId w:val="32"/>
  </w:num>
  <w:num w:numId="21">
    <w:abstractNumId w:val="36"/>
  </w:num>
  <w:num w:numId="22">
    <w:abstractNumId w:val="38"/>
  </w:num>
  <w:num w:numId="23">
    <w:abstractNumId w:val="17"/>
  </w:num>
  <w:num w:numId="24">
    <w:abstractNumId w:val="39"/>
  </w:num>
  <w:num w:numId="25">
    <w:abstractNumId w:val="20"/>
  </w:num>
  <w:num w:numId="26">
    <w:abstractNumId w:val="47"/>
  </w:num>
  <w:num w:numId="27">
    <w:abstractNumId w:val="19"/>
  </w:num>
  <w:num w:numId="28">
    <w:abstractNumId w:val="41"/>
  </w:num>
  <w:num w:numId="29">
    <w:abstractNumId w:val="22"/>
  </w:num>
  <w:num w:numId="30">
    <w:abstractNumId w:val="46"/>
  </w:num>
  <w:num w:numId="31">
    <w:abstractNumId w:val="18"/>
  </w:num>
  <w:num w:numId="32">
    <w:abstractNumId w:val="16"/>
  </w:num>
  <w:num w:numId="33">
    <w:abstractNumId w:val="48"/>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num>
  <w:num w:numId="46">
    <w:abstractNumId w:val="40"/>
  </w:num>
  <w:num w:numId="47">
    <w:abstractNumId w:val="35"/>
  </w:num>
  <w:num w:numId="48">
    <w:abstractNumId w:val="11"/>
  </w:num>
  <w:num w:numId="49">
    <w:abstractNumId w:val="45"/>
  </w:num>
  <w:num w:numId="50">
    <w:abstractNumId w:val="2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stylePaneFormatFilter w:val="0008"/>
  <w:trackRevisions/>
  <w:defaultTabStop w:val="708"/>
  <w:hyphenationZone w:val="425"/>
  <w:drawingGridHorizontalSpacing w:val="80"/>
  <w:displayHorizontalDrawingGridEvery w:val="2"/>
  <w:characterSpacingControl w:val="doNotCompress"/>
  <w:hdrShapeDefaults>
    <o:shapedefaults v:ext="edit" spidmax="177154"/>
  </w:hdrShapeDefaults>
  <w:footnotePr>
    <w:footnote w:id="-1"/>
    <w:footnote w:id="0"/>
  </w:footnotePr>
  <w:endnotePr>
    <w:endnote w:id="-1"/>
    <w:endnote w:id="0"/>
  </w:endnotePr>
  <w:compat/>
  <w:rsids>
    <w:rsidRoot w:val="006E2148"/>
    <w:rsid w:val="00005301"/>
    <w:rsid w:val="00010898"/>
    <w:rsid w:val="00011C23"/>
    <w:rsid w:val="00017B8E"/>
    <w:rsid w:val="00020F2F"/>
    <w:rsid w:val="00024200"/>
    <w:rsid w:val="00031B8A"/>
    <w:rsid w:val="00032207"/>
    <w:rsid w:val="00033F42"/>
    <w:rsid w:val="00040D93"/>
    <w:rsid w:val="000427A2"/>
    <w:rsid w:val="00047053"/>
    <w:rsid w:val="00051A33"/>
    <w:rsid w:val="00051DFD"/>
    <w:rsid w:val="00055AC2"/>
    <w:rsid w:val="000623EF"/>
    <w:rsid w:val="00064B43"/>
    <w:rsid w:val="00064FFB"/>
    <w:rsid w:val="00076C28"/>
    <w:rsid w:val="000816A6"/>
    <w:rsid w:val="000830CA"/>
    <w:rsid w:val="00083139"/>
    <w:rsid w:val="00084535"/>
    <w:rsid w:val="000853F0"/>
    <w:rsid w:val="00085436"/>
    <w:rsid w:val="000860FE"/>
    <w:rsid w:val="00091444"/>
    <w:rsid w:val="00091499"/>
    <w:rsid w:val="00094327"/>
    <w:rsid w:val="000A042C"/>
    <w:rsid w:val="000A0CF9"/>
    <w:rsid w:val="000A1A57"/>
    <w:rsid w:val="000A567E"/>
    <w:rsid w:val="000A5775"/>
    <w:rsid w:val="000B15A6"/>
    <w:rsid w:val="000B23FC"/>
    <w:rsid w:val="000B37CB"/>
    <w:rsid w:val="000B5386"/>
    <w:rsid w:val="000B7212"/>
    <w:rsid w:val="000C1C49"/>
    <w:rsid w:val="000C24BC"/>
    <w:rsid w:val="000C2971"/>
    <w:rsid w:val="000D0C03"/>
    <w:rsid w:val="000D422C"/>
    <w:rsid w:val="000D4FAA"/>
    <w:rsid w:val="000E0929"/>
    <w:rsid w:val="000E3D1F"/>
    <w:rsid w:val="000E5149"/>
    <w:rsid w:val="000E6B35"/>
    <w:rsid w:val="000E786F"/>
    <w:rsid w:val="000E7FD9"/>
    <w:rsid w:val="000F0273"/>
    <w:rsid w:val="000F109E"/>
    <w:rsid w:val="000F3127"/>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6575"/>
    <w:rsid w:val="00157658"/>
    <w:rsid w:val="00157F1C"/>
    <w:rsid w:val="00165DD8"/>
    <w:rsid w:val="0016693A"/>
    <w:rsid w:val="00167F21"/>
    <w:rsid w:val="001724FE"/>
    <w:rsid w:val="001812B9"/>
    <w:rsid w:val="00181F96"/>
    <w:rsid w:val="00182600"/>
    <w:rsid w:val="00190D59"/>
    <w:rsid w:val="0019772B"/>
    <w:rsid w:val="001A0123"/>
    <w:rsid w:val="001A4D44"/>
    <w:rsid w:val="001A785C"/>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330F9"/>
    <w:rsid w:val="002359B2"/>
    <w:rsid w:val="002370BA"/>
    <w:rsid w:val="00241660"/>
    <w:rsid w:val="00241A3D"/>
    <w:rsid w:val="00243DBF"/>
    <w:rsid w:val="00245B08"/>
    <w:rsid w:val="00246AC1"/>
    <w:rsid w:val="00253F30"/>
    <w:rsid w:val="00255B70"/>
    <w:rsid w:val="00260F25"/>
    <w:rsid w:val="0026425C"/>
    <w:rsid w:val="00264B25"/>
    <w:rsid w:val="00277A65"/>
    <w:rsid w:val="00277D2C"/>
    <w:rsid w:val="00283BD6"/>
    <w:rsid w:val="00291A96"/>
    <w:rsid w:val="002A0ED0"/>
    <w:rsid w:val="002A26AD"/>
    <w:rsid w:val="002C1DC6"/>
    <w:rsid w:val="002C3526"/>
    <w:rsid w:val="002C4D6C"/>
    <w:rsid w:val="002C6666"/>
    <w:rsid w:val="002C7B72"/>
    <w:rsid w:val="002D1C0D"/>
    <w:rsid w:val="002D7CCA"/>
    <w:rsid w:val="002E0E6E"/>
    <w:rsid w:val="002E546F"/>
    <w:rsid w:val="002F1426"/>
    <w:rsid w:val="002F7FED"/>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29F4"/>
    <w:rsid w:val="00345679"/>
    <w:rsid w:val="00350199"/>
    <w:rsid w:val="00350F26"/>
    <w:rsid w:val="003513CF"/>
    <w:rsid w:val="003515CC"/>
    <w:rsid w:val="003657E7"/>
    <w:rsid w:val="00374090"/>
    <w:rsid w:val="00377A2B"/>
    <w:rsid w:val="00381782"/>
    <w:rsid w:val="00382675"/>
    <w:rsid w:val="0038325B"/>
    <w:rsid w:val="00387A6B"/>
    <w:rsid w:val="00387CF5"/>
    <w:rsid w:val="00387DE5"/>
    <w:rsid w:val="003914C4"/>
    <w:rsid w:val="00392F89"/>
    <w:rsid w:val="00397CE5"/>
    <w:rsid w:val="003A3266"/>
    <w:rsid w:val="003A44A6"/>
    <w:rsid w:val="003A6ACC"/>
    <w:rsid w:val="003A7F44"/>
    <w:rsid w:val="003B10AE"/>
    <w:rsid w:val="003C01AC"/>
    <w:rsid w:val="003C4C73"/>
    <w:rsid w:val="003C4DDF"/>
    <w:rsid w:val="003D6804"/>
    <w:rsid w:val="003E1D31"/>
    <w:rsid w:val="003E3B48"/>
    <w:rsid w:val="003E45FA"/>
    <w:rsid w:val="003E5B40"/>
    <w:rsid w:val="00402252"/>
    <w:rsid w:val="00402AD4"/>
    <w:rsid w:val="00403A01"/>
    <w:rsid w:val="00406B80"/>
    <w:rsid w:val="004078AB"/>
    <w:rsid w:val="0041667C"/>
    <w:rsid w:val="0042522F"/>
    <w:rsid w:val="004305C4"/>
    <w:rsid w:val="00435BDB"/>
    <w:rsid w:val="004419AB"/>
    <w:rsid w:val="0044349D"/>
    <w:rsid w:val="00446095"/>
    <w:rsid w:val="004527CB"/>
    <w:rsid w:val="004532E6"/>
    <w:rsid w:val="00454238"/>
    <w:rsid w:val="00455D1F"/>
    <w:rsid w:val="00456DB2"/>
    <w:rsid w:val="00456F46"/>
    <w:rsid w:val="004571DD"/>
    <w:rsid w:val="004666FD"/>
    <w:rsid w:val="0047410C"/>
    <w:rsid w:val="0047444C"/>
    <w:rsid w:val="0048209D"/>
    <w:rsid w:val="00482647"/>
    <w:rsid w:val="004919B8"/>
    <w:rsid w:val="004921A7"/>
    <w:rsid w:val="004A0416"/>
    <w:rsid w:val="004A223C"/>
    <w:rsid w:val="004A39FB"/>
    <w:rsid w:val="004A761C"/>
    <w:rsid w:val="004B60A9"/>
    <w:rsid w:val="004B713C"/>
    <w:rsid w:val="004C0CA8"/>
    <w:rsid w:val="004C11C4"/>
    <w:rsid w:val="004C365C"/>
    <w:rsid w:val="004C44A2"/>
    <w:rsid w:val="004D3480"/>
    <w:rsid w:val="004D4F6E"/>
    <w:rsid w:val="004D5723"/>
    <w:rsid w:val="004E2308"/>
    <w:rsid w:val="004E2E87"/>
    <w:rsid w:val="004E499B"/>
    <w:rsid w:val="004F02D8"/>
    <w:rsid w:val="004F44C9"/>
    <w:rsid w:val="004F6BE9"/>
    <w:rsid w:val="005016D6"/>
    <w:rsid w:val="00502E20"/>
    <w:rsid w:val="00506829"/>
    <w:rsid w:val="005120DC"/>
    <w:rsid w:val="005125B7"/>
    <w:rsid w:val="00512EFD"/>
    <w:rsid w:val="005209C3"/>
    <w:rsid w:val="00521088"/>
    <w:rsid w:val="00523537"/>
    <w:rsid w:val="0052388B"/>
    <w:rsid w:val="00524F52"/>
    <w:rsid w:val="00526D5F"/>
    <w:rsid w:val="00531D25"/>
    <w:rsid w:val="005338BD"/>
    <w:rsid w:val="00536484"/>
    <w:rsid w:val="005366D4"/>
    <w:rsid w:val="00537E32"/>
    <w:rsid w:val="005439E2"/>
    <w:rsid w:val="00551821"/>
    <w:rsid w:val="00555EC5"/>
    <w:rsid w:val="00572677"/>
    <w:rsid w:val="00576E1A"/>
    <w:rsid w:val="00581B23"/>
    <w:rsid w:val="00581C62"/>
    <w:rsid w:val="005854EC"/>
    <w:rsid w:val="00587F7F"/>
    <w:rsid w:val="005904C1"/>
    <w:rsid w:val="00593DFC"/>
    <w:rsid w:val="005B0CA7"/>
    <w:rsid w:val="005B6963"/>
    <w:rsid w:val="005C7720"/>
    <w:rsid w:val="005D2BD5"/>
    <w:rsid w:val="005D453A"/>
    <w:rsid w:val="005E1AD7"/>
    <w:rsid w:val="005E66C5"/>
    <w:rsid w:val="005E7EEF"/>
    <w:rsid w:val="005F591B"/>
    <w:rsid w:val="005F777D"/>
    <w:rsid w:val="00607EB0"/>
    <w:rsid w:val="00610F19"/>
    <w:rsid w:val="00613BB2"/>
    <w:rsid w:val="00613D81"/>
    <w:rsid w:val="00614402"/>
    <w:rsid w:val="006162A5"/>
    <w:rsid w:val="00616ED6"/>
    <w:rsid w:val="00620CB1"/>
    <w:rsid w:val="00622867"/>
    <w:rsid w:val="00633F0C"/>
    <w:rsid w:val="00635202"/>
    <w:rsid w:val="00636176"/>
    <w:rsid w:val="0065371C"/>
    <w:rsid w:val="00653DF3"/>
    <w:rsid w:val="0065528A"/>
    <w:rsid w:val="006608EC"/>
    <w:rsid w:val="0066449E"/>
    <w:rsid w:val="006704BF"/>
    <w:rsid w:val="00670CE5"/>
    <w:rsid w:val="00672722"/>
    <w:rsid w:val="00673FC0"/>
    <w:rsid w:val="00674046"/>
    <w:rsid w:val="00680E42"/>
    <w:rsid w:val="006843B1"/>
    <w:rsid w:val="00685311"/>
    <w:rsid w:val="006933C8"/>
    <w:rsid w:val="00695BB9"/>
    <w:rsid w:val="0069792C"/>
    <w:rsid w:val="006A058D"/>
    <w:rsid w:val="006A0A99"/>
    <w:rsid w:val="006A1F5A"/>
    <w:rsid w:val="006B1BB3"/>
    <w:rsid w:val="006B2CE6"/>
    <w:rsid w:val="006B7DF9"/>
    <w:rsid w:val="006C0D48"/>
    <w:rsid w:val="006C7C50"/>
    <w:rsid w:val="006D66D2"/>
    <w:rsid w:val="006E15C3"/>
    <w:rsid w:val="006E2148"/>
    <w:rsid w:val="006E60B5"/>
    <w:rsid w:val="006F2CE2"/>
    <w:rsid w:val="006F48BE"/>
    <w:rsid w:val="006F4CEB"/>
    <w:rsid w:val="006F4F6F"/>
    <w:rsid w:val="006F7422"/>
    <w:rsid w:val="007001AC"/>
    <w:rsid w:val="007008A1"/>
    <w:rsid w:val="007013EA"/>
    <w:rsid w:val="00702D6F"/>
    <w:rsid w:val="007040F8"/>
    <w:rsid w:val="00705CDD"/>
    <w:rsid w:val="00706826"/>
    <w:rsid w:val="00712635"/>
    <w:rsid w:val="0071388C"/>
    <w:rsid w:val="007175D0"/>
    <w:rsid w:val="00724976"/>
    <w:rsid w:val="0073301A"/>
    <w:rsid w:val="00735463"/>
    <w:rsid w:val="00741FB7"/>
    <w:rsid w:val="007454FD"/>
    <w:rsid w:val="0075108C"/>
    <w:rsid w:val="00751479"/>
    <w:rsid w:val="0075577F"/>
    <w:rsid w:val="00756728"/>
    <w:rsid w:val="0075753A"/>
    <w:rsid w:val="00762481"/>
    <w:rsid w:val="00763758"/>
    <w:rsid w:val="007910BD"/>
    <w:rsid w:val="007911E4"/>
    <w:rsid w:val="00796267"/>
    <w:rsid w:val="007A394B"/>
    <w:rsid w:val="007A3A3D"/>
    <w:rsid w:val="007A3B5C"/>
    <w:rsid w:val="007B7303"/>
    <w:rsid w:val="007C0551"/>
    <w:rsid w:val="007C3AB4"/>
    <w:rsid w:val="007C5935"/>
    <w:rsid w:val="007C7339"/>
    <w:rsid w:val="007C7492"/>
    <w:rsid w:val="007D0342"/>
    <w:rsid w:val="007D09A7"/>
    <w:rsid w:val="007D2B05"/>
    <w:rsid w:val="007D3939"/>
    <w:rsid w:val="007D62D8"/>
    <w:rsid w:val="007E2785"/>
    <w:rsid w:val="007E78B5"/>
    <w:rsid w:val="007F134D"/>
    <w:rsid w:val="007F1638"/>
    <w:rsid w:val="0080083A"/>
    <w:rsid w:val="00800E07"/>
    <w:rsid w:val="0080210F"/>
    <w:rsid w:val="00804A6D"/>
    <w:rsid w:val="00805F4B"/>
    <w:rsid w:val="0080639F"/>
    <w:rsid w:val="0081034F"/>
    <w:rsid w:val="00811FE4"/>
    <w:rsid w:val="008275BC"/>
    <w:rsid w:val="008309AB"/>
    <w:rsid w:val="008331FB"/>
    <w:rsid w:val="00836D3F"/>
    <w:rsid w:val="00843564"/>
    <w:rsid w:val="0085017F"/>
    <w:rsid w:val="00851632"/>
    <w:rsid w:val="00852124"/>
    <w:rsid w:val="00855A12"/>
    <w:rsid w:val="0086134C"/>
    <w:rsid w:val="00864C8E"/>
    <w:rsid w:val="008744E1"/>
    <w:rsid w:val="00874CF6"/>
    <w:rsid w:val="00875BD6"/>
    <w:rsid w:val="00876CA9"/>
    <w:rsid w:val="00882C7A"/>
    <w:rsid w:val="008835C1"/>
    <w:rsid w:val="00883948"/>
    <w:rsid w:val="00884B92"/>
    <w:rsid w:val="008A01A1"/>
    <w:rsid w:val="008A21E1"/>
    <w:rsid w:val="008A3F7B"/>
    <w:rsid w:val="008A6C4C"/>
    <w:rsid w:val="008A6E1A"/>
    <w:rsid w:val="008C14E8"/>
    <w:rsid w:val="008C2572"/>
    <w:rsid w:val="008C38D5"/>
    <w:rsid w:val="008D4D0B"/>
    <w:rsid w:val="008E0649"/>
    <w:rsid w:val="008E1D55"/>
    <w:rsid w:val="008E6AEE"/>
    <w:rsid w:val="008F18B4"/>
    <w:rsid w:val="008F743E"/>
    <w:rsid w:val="00900664"/>
    <w:rsid w:val="00905B40"/>
    <w:rsid w:val="00907237"/>
    <w:rsid w:val="009152BE"/>
    <w:rsid w:val="00921722"/>
    <w:rsid w:val="0092303D"/>
    <w:rsid w:val="00925C0E"/>
    <w:rsid w:val="009264C6"/>
    <w:rsid w:val="009273F7"/>
    <w:rsid w:val="00932116"/>
    <w:rsid w:val="00934D40"/>
    <w:rsid w:val="00942CD1"/>
    <w:rsid w:val="00945ADC"/>
    <w:rsid w:val="00953A6F"/>
    <w:rsid w:val="009603E3"/>
    <w:rsid w:val="00963092"/>
    <w:rsid w:val="009637AA"/>
    <w:rsid w:val="00971241"/>
    <w:rsid w:val="00981158"/>
    <w:rsid w:val="009833BD"/>
    <w:rsid w:val="0098448F"/>
    <w:rsid w:val="00994809"/>
    <w:rsid w:val="009A0400"/>
    <w:rsid w:val="009A4291"/>
    <w:rsid w:val="009A432E"/>
    <w:rsid w:val="009A4B32"/>
    <w:rsid w:val="009B01A0"/>
    <w:rsid w:val="009B6EDA"/>
    <w:rsid w:val="009C2B75"/>
    <w:rsid w:val="009C2C92"/>
    <w:rsid w:val="009C7103"/>
    <w:rsid w:val="009D49D9"/>
    <w:rsid w:val="009D54E6"/>
    <w:rsid w:val="009D655E"/>
    <w:rsid w:val="009E08D3"/>
    <w:rsid w:val="009E4694"/>
    <w:rsid w:val="009E6B28"/>
    <w:rsid w:val="009F7CB4"/>
    <w:rsid w:val="00A006BE"/>
    <w:rsid w:val="00A11BC4"/>
    <w:rsid w:val="00A129EC"/>
    <w:rsid w:val="00A17906"/>
    <w:rsid w:val="00A20F45"/>
    <w:rsid w:val="00A212BA"/>
    <w:rsid w:val="00A23501"/>
    <w:rsid w:val="00A24C94"/>
    <w:rsid w:val="00A26809"/>
    <w:rsid w:val="00A26E72"/>
    <w:rsid w:val="00A30F82"/>
    <w:rsid w:val="00A3247A"/>
    <w:rsid w:val="00A35CDB"/>
    <w:rsid w:val="00A35E0B"/>
    <w:rsid w:val="00A42A80"/>
    <w:rsid w:val="00A439FE"/>
    <w:rsid w:val="00A53ECB"/>
    <w:rsid w:val="00A557D9"/>
    <w:rsid w:val="00A60042"/>
    <w:rsid w:val="00A67D82"/>
    <w:rsid w:val="00A67F65"/>
    <w:rsid w:val="00A7057D"/>
    <w:rsid w:val="00A7297A"/>
    <w:rsid w:val="00A72CB9"/>
    <w:rsid w:val="00A74126"/>
    <w:rsid w:val="00A74AE5"/>
    <w:rsid w:val="00A75399"/>
    <w:rsid w:val="00A905F8"/>
    <w:rsid w:val="00A948C1"/>
    <w:rsid w:val="00AA1364"/>
    <w:rsid w:val="00AA4948"/>
    <w:rsid w:val="00AA4EE7"/>
    <w:rsid w:val="00AA7EF1"/>
    <w:rsid w:val="00AB1384"/>
    <w:rsid w:val="00AB50E3"/>
    <w:rsid w:val="00AC3417"/>
    <w:rsid w:val="00AD65AE"/>
    <w:rsid w:val="00AE3F47"/>
    <w:rsid w:val="00AF2344"/>
    <w:rsid w:val="00AF2F4B"/>
    <w:rsid w:val="00AF4EFF"/>
    <w:rsid w:val="00AF5625"/>
    <w:rsid w:val="00AF6602"/>
    <w:rsid w:val="00B05076"/>
    <w:rsid w:val="00B105CC"/>
    <w:rsid w:val="00B123EF"/>
    <w:rsid w:val="00B16FB6"/>
    <w:rsid w:val="00B2056B"/>
    <w:rsid w:val="00B209F7"/>
    <w:rsid w:val="00B20C85"/>
    <w:rsid w:val="00B21B34"/>
    <w:rsid w:val="00B250DA"/>
    <w:rsid w:val="00B27A2C"/>
    <w:rsid w:val="00B37CA0"/>
    <w:rsid w:val="00B40EFB"/>
    <w:rsid w:val="00B437F5"/>
    <w:rsid w:val="00B46C9A"/>
    <w:rsid w:val="00B5584F"/>
    <w:rsid w:val="00B57BF0"/>
    <w:rsid w:val="00B626FD"/>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3A1E"/>
    <w:rsid w:val="00BD29BA"/>
    <w:rsid w:val="00BD6B2D"/>
    <w:rsid w:val="00BD71B7"/>
    <w:rsid w:val="00BE1A5C"/>
    <w:rsid w:val="00BE3CB6"/>
    <w:rsid w:val="00BE48B5"/>
    <w:rsid w:val="00BE5435"/>
    <w:rsid w:val="00BF0428"/>
    <w:rsid w:val="00BF1B2D"/>
    <w:rsid w:val="00BF3CA0"/>
    <w:rsid w:val="00BF55BB"/>
    <w:rsid w:val="00BF5EDC"/>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35B"/>
    <w:rsid w:val="00C56B43"/>
    <w:rsid w:val="00C65B40"/>
    <w:rsid w:val="00C7139A"/>
    <w:rsid w:val="00C73986"/>
    <w:rsid w:val="00C7450D"/>
    <w:rsid w:val="00C77FC2"/>
    <w:rsid w:val="00C81691"/>
    <w:rsid w:val="00C83E8A"/>
    <w:rsid w:val="00C84D52"/>
    <w:rsid w:val="00C9149B"/>
    <w:rsid w:val="00C94C38"/>
    <w:rsid w:val="00C96003"/>
    <w:rsid w:val="00C96623"/>
    <w:rsid w:val="00CA06AC"/>
    <w:rsid w:val="00CA2949"/>
    <w:rsid w:val="00CA43F5"/>
    <w:rsid w:val="00CA5233"/>
    <w:rsid w:val="00CA7AD3"/>
    <w:rsid w:val="00CC6C47"/>
    <w:rsid w:val="00CD2268"/>
    <w:rsid w:val="00CD405F"/>
    <w:rsid w:val="00CD4698"/>
    <w:rsid w:val="00CD50D4"/>
    <w:rsid w:val="00CD5CA5"/>
    <w:rsid w:val="00CD7648"/>
    <w:rsid w:val="00CE74FD"/>
    <w:rsid w:val="00CF1BFC"/>
    <w:rsid w:val="00CF23D1"/>
    <w:rsid w:val="00D00889"/>
    <w:rsid w:val="00D0110B"/>
    <w:rsid w:val="00D025C8"/>
    <w:rsid w:val="00D0351A"/>
    <w:rsid w:val="00D045DD"/>
    <w:rsid w:val="00D0633C"/>
    <w:rsid w:val="00D100A8"/>
    <w:rsid w:val="00D2625A"/>
    <w:rsid w:val="00D34018"/>
    <w:rsid w:val="00D372E2"/>
    <w:rsid w:val="00D43A14"/>
    <w:rsid w:val="00D4438A"/>
    <w:rsid w:val="00D50F3A"/>
    <w:rsid w:val="00D52AE2"/>
    <w:rsid w:val="00D57019"/>
    <w:rsid w:val="00D63719"/>
    <w:rsid w:val="00D64E83"/>
    <w:rsid w:val="00D657E0"/>
    <w:rsid w:val="00D66553"/>
    <w:rsid w:val="00D66759"/>
    <w:rsid w:val="00D736E9"/>
    <w:rsid w:val="00D73D7C"/>
    <w:rsid w:val="00D761FB"/>
    <w:rsid w:val="00D765B8"/>
    <w:rsid w:val="00D80AB5"/>
    <w:rsid w:val="00D83932"/>
    <w:rsid w:val="00D841BA"/>
    <w:rsid w:val="00D84E24"/>
    <w:rsid w:val="00D86ED4"/>
    <w:rsid w:val="00D87732"/>
    <w:rsid w:val="00D92DEC"/>
    <w:rsid w:val="00D935C5"/>
    <w:rsid w:val="00D955F6"/>
    <w:rsid w:val="00D96825"/>
    <w:rsid w:val="00DA0476"/>
    <w:rsid w:val="00DA63A1"/>
    <w:rsid w:val="00DA6E1B"/>
    <w:rsid w:val="00DA7658"/>
    <w:rsid w:val="00DB0C3A"/>
    <w:rsid w:val="00DB2B14"/>
    <w:rsid w:val="00DB4103"/>
    <w:rsid w:val="00DB55BF"/>
    <w:rsid w:val="00DB72BE"/>
    <w:rsid w:val="00DC25BC"/>
    <w:rsid w:val="00DC7808"/>
    <w:rsid w:val="00DD2C21"/>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EB"/>
    <w:rsid w:val="00E331D9"/>
    <w:rsid w:val="00E33E00"/>
    <w:rsid w:val="00E412C5"/>
    <w:rsid w:val="00E43079"/>
    <w:rsid w:val="00E47D8B"/>
    <w:rsid w:val="00E512BF"/>
    <w:rsid w:val="00E51DFC"/>
    <w:rsid w:val="00E53A19"/>
    <w:rsid w:val="00E540B7"/>
    <w:rsid w:val="00E548CF"/>
    <w:rsid w:val="00E56DD7"/>
    <w:rsid w:val="00E600E4"/>
    <w:rsid w:val="00E62DE5"/>
    <w:rsid w:val="00E62F4B"/>
    <w:rsid w:val="00E65E36"/>
    <w:rsid w:val="00E67465"/>
    <w:rsid w:val="00E67A40"/>
    <w:rsid w:val="00E70583"/>
    <w:rsid w:val="00E7098A"/>
    <w:rsid w:val="00E7200A"/>
    <w:rsid w:val="00E7294E"/>
    <w:rsid w:val="00E73450"/>
    <w:rsid w:val="00E75138"/>
    <w:rsid w:val="00E76D04"/>
    <w:rsid w:val="00E778B3"/>
    <w:rsid w:val="00E93780"/>
    <w:rsid w:val="00E96A1C"/>
    <w:rsid w:val="00E97029"/>
    <w:rsid w:val="00E97A1C"/>
    <w:rsid w:val="00EA1048"/>
    <w:rsid w:val="00EA10B1"/>
    <w:rsid w:val="00EA3317"/>
    <w:rsid w:val="00EA3404"/>
    <w:rsid w:val="00EA3638"/>
    <w:rsid w:val="00EA62E0"/>
    <w:rsid w:val="00EB29AB"/>
    <w:rsid w:val="00EB3BA5"/>
    <w:rsid w:val="00EC2E5F"/>
    <w:rsid w:val="00ED33F0"/>
    <w:rsid w:val="00ED4D55"/>
    <w:rsid w:val="00ED77B8"/>
    <w:rsid w:val="00EE1D08"/>
    <w:rsid w:val="00EE28D0"/>
    <w:rsid w:val="00EE70F5"/>
    <w:rsid w:val="00EE7BB1"/>
    <w:rsid w:val="00EE7EF0"/>
    <w:rsid w:val="00EF1617"/>
    <w:rsid w:val="00F003DD"/>
    <w:rsid w:val="00F01941"/>
    <w:rsid w:val="00F01E6C"/>
    <w:rsid w:val="00F04ECD"/>
    <w:rsid w:val="00F10FD5"/>
    <w:rsid w:val="00F14233"/>
    <w:rsid w:val="00F17E9F"/>
    <w:rsid w:val="00F23E21"/>
    <w:rsid w:val="00F3608E"/>
    <w:rsid w:val="00F43B64"/>
    <w:rsid w:val="00F4539E"/>
    <w:rsid w:val="00F51602"/>
    <w:rsid w:val="00F5337B"/>
    <w:rsid w:val="00F6049B"/>
    <w:rsid w:val="00F67134"/>
    <w:rsid w:val="00F711F3"/>
    <w:rsid w:val="00F72D0E"/>
    <w:rsid w:val="00F72F1E"/>
    <w:rsid w:val="00F84DD5"/>
    <w:rsid w:val="00F921B7"/>
    <w:rsid w:val="00F9684A"/>
    <w:rsid w:val="00F9768C"/>
    <w:rsid w:val="00FA4E0D"/>
    <w:rsid w:val="00FA6AA6"/>
    <w:rsid w:val="00FA7A29"/>
    <w:rsid w:val="00FB6A21"/>
    <w:rsid w:val="00FB7CA6"/>
    <w:rsid w:val="00FC0156"/>
    <w:rsid w:val="00FC30C6"/>
    <w:rsid w:val="00FD130F"/>
    <w:rsid w:val="00FD2140"/>
    <w:rsid w:val="00FD65D1"/>
    <w:rsid w:val="00FE02E4"/>
    <w:rsid w:val="00FE154F"/>
    <w:rsid w:val="00FE1681"/>
    <w:rsid w:val="00FF35A0"/>
    <w:rsid w:val="00FF37D9"/>
    <w:rsid w:val="00FF39B2"/>
    <w:rsid w:val="00FF4402"/>
    <w:rsid w:val="00FF489B"/>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77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Sub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raster1">
    <w:name w:val="Table Grid 1"/>
    <w:basedOn w:val="Standaardtabel"/>
    <w:semiHidden/>
    <w:rsid w:val="005016D6"/>
    <w:pPr>
      <w:spacing w:line="240" w:lineRule="exac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image" Target="media/image12.wmf"/><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png"/><Relationship Id="rId42" Type="http://schemas.openxmlformats.org/officeDocument/2006/relationships/image" Target="media/image28.wmf"/><Relationship Id="rId47" Type="http://schemas.openxmlformats.org/officeDocument/2006/relationships/image" Target="media/image32.wmf"/><Relationship Id="rId50" Type="http://schemas.openxmlformats.org/officeDocument/2006/relationships/hyperlink" Target="http://data.gwsw.nl/%7bterm%7d" TargetMode="External"/><Relationship Id="rId55" Type="http://schemas.openxmlformats.org/officeDocument/2006/relationships/oleObject" Target="embeddings/oleObject1.bin"/><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www.riool.net/gegevenswoordenboek" TargetMode="External"/><Relationship Id="rId25" Type="http://schemas.openxmlformats.org/officeDocument/2006/relationships/hyperlink" Target="http://data.gwsw.nl/binnenonderkantbuis" TargetMode="External"/><Relationship Id="rId33" Type="http://schemas.openxmlformats.org/officeDocument/2006/relationships/image" Target="media/image19.jpeg"/><Relationship Id="rId38" Type="http://schemas.openxmlformats.org/officeDocument/2006/relationships/image" Target="media/image24.wmf"/><Relationship Id="rId46" Type="http://schemas.openxmlformats.org/officeDocument/2006/relationships/image" Target="media/image31.wmf"/><Relationship Id="rId6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0" Type="http://schemas.openxmlformats.org/officeDocument/2006/relationships/image" Target="media/image7.wmf"/><Relationship Id="rId29" Type="http://schemas.openxmlformats.org/officeDocument/2006/relationships/image" Target="media/image15.wmf"/><Relationship Id="rId41" Type="http://schemas.openxmlformats.org/officeDocument/2006/relationships/image" Target="media/image27.wmf"/><Relationship Id="rId54"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media/image30.wmf"/><Relationship Id="rId53" Type="http://schemas.openxmlformats.org/officeDocument/2006/relationships/hyperlink" Target="http://www.riool.net/gegevenswoordenboek"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4.wmf"/><Relationship Id="rId36" Type="http://schemas.openxmlformats.org/officeDocument/2006/relationships/image" Target="media/image22.wmf"/><Relationship Id="rId49" Type="http://schemas.openxmlformats.org/officeDocument/2006/relationships/hyperlink" Target="http://sparql.gwsw.nl" TargetMode="External"/><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image" Target="cid:part1.02020806.07060509@tudelft.nl" TargetMode="External"/><Relationship Id="rId52" Type="http://schemas.openxmlformats.org/officeDocument/2006/relationships/hyperlink" Target="http://www.riool.net/-/informatiemodel-stedelijk-water-ter-visie" TargetMode="Externa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media/image13.wmf"/><Relationship Id="rId30" Type="http://schemas.openxmlformats.org/officeDocument/2006/relationships/image" Target="media/image16.wmf"/><Relationship Id="rId35" Type="http://schemas.openxmlformats.org/officeDocument/2006/relationships/image" Target="media/image21.wmf"/><Relationship Id="rId43" Type="http://schemas.openxmlformats.org/officeDocument/2006/relationships/image" Target="media/image29.png"/><Relationship Id="rId48" Type="http://schemas.openxmlformats.org/officeDocument/2006/relationships/hyperlink" Target="http://data.gwsw.nl" TargetMode="External"/><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hyperlink" Target="http://data.gwsw.nl/vrijvervalrioolleiding"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01DE91-8DB3-47B9-AB71-D4C68BA6AB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71</Pages>
  <Words>14717</Words>
  <Characters>80948</Characters>
  <Application>Microsoft Office Word</Application>
  <DocSecurity>0</DocSecurity>
  <Lines>674</Lines>
  <Paragraphs>190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95475</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pjanssen</cp:lastModifiedBy>
  <cp:revision>47</cp:revision>
  <cp:lastPrinted>2016-02-17T15:15:00Z</cp:lastPrinted>
  <dcterms:created xsi:type="dcterms:W3CDTF">2015-08-31T11:44:00Z</dcterms:created>
  <dcterms:modified xsi:type="dcterms:W3CDTF">2016-02-29T12:12:00Z</dcterms:modified>
</cp:coreProperties>
</file>