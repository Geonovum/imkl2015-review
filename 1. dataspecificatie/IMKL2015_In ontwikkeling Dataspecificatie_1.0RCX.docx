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2D2CDD"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EC1D5D" w:rsidRDefault="00EC1D5D" w:rsidP="007911E4">
                  <w:pPr>
                    <w:spacing w:line="360" w:lineRule="auto"/>
                    <w:ind w:left="14" w:hanging="14"/>
                    <w:rPr>
                      <w:sz w:val="28"/>
                      <w:szCs w:val="28"/>
                    </w:rPr>
                  </w:pPr>
                  <w:r>
                    <w:rPr>
                      <w:sz w:val="28"/>
                      <w:szCs w:val="28"/>
                    </w:rPr>
                    <w:t>Rapport</w:t>
                  </w:r>
                </w:p>
                <w:p w:rsidR="00EC1D5D" w:rsidRDefault="00EC1D5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2D2CDD"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2D2CDD" w:rsidP="007C7339">
      <w:pPr>
        <w:spacing w:line="240" w:lineRule="atLeast"/>
        <w:jc w:val="left"/>
        <w:rPr>
          <w:sz w:val="28"/>
          <w:szCs w:val="28"/>
        </w:rPr>
      </w:pPr>
      <w:r w:rsidRPr="002D2CDD">
        <w:rPr>
          <w:noProof/>
        </w:rPr>
        <w:pict>
          <v:shape id="_x0000_s1027" type="#_x0000_t202" style="position:absolute;margin-left:275.15pt;margin-top:6.25pt;width:167.25pt;height:67.5pt;z-index:251656192" stroked="f">
            <v:textbox style="mso-next-textbox:#_x0000_s1027">
              <w:txbxContent>
                <w:p w:rsidR="00EC1D5D" w:rsidRDefault="00EC1D5D">
                  <w:pPr>
                    <w:jc w:val="right"/>
                    <w:rPr>
                      <w:sz w:val="24"/>
                      <w:szCs w:val="24"/>
                    </w:rPr>
                  </w:pPr>
                  <w:bookmarkStart w:id="0" w:name="Opdrachtgever"/>
                  <w:r w:rsidRPr="00FD130F">
                    <w:rPr>
                      <w:sz w:val="24"/>
                      <w:szCs w:val="24"/>
                    </w:rPr>
                    <w:t>Geonovum</w:t>
                  </w:r>
                  <w:bookmarkEnd w:id="0"/>
                </w:p>
                <w:p w:rsidR="00EC1D5D" w:rsidRDefault="00EC1D5D">
                  <w:pPr>
                    <w:jc w:val="right"/>
                    <w:rPr>
                      <w:sz w:val="24"/>
                      <w:szCs w:val="24"/>
                    </w:rPr>
                  </w:pPr>
                </w:p>
                <w:p w:rsidR="00EC1D5D" w:rsidRDefault="00EC1D5D">
                  <w:pPr>
                    <w:jc w:val="right"/>
                    <w:rPr>
                      <w:sz w:val="24"/>
                      <w:szCs w:val="24"/>
                    </w:rPr>
                  </w:pPr>
                </w:p>
              </w:txbxContent>
            </v:textbox>
            <w10:wrap type="square"/>
          </v:shape>
        </w:pict>
      </w:r>
      <w:r w:rsidRPr="002D2CDD">
        <w:rPr>
          <w:noProof/>
        </w:rPr>
        <w:pict>
          <v:shape id="_x0000_s1030" type="#_x0000_t202" style="position:absolute;margin-left:-6.2pt;margin-top:6.25pt;width:171pt;height:36pt;z-index:251657216" stroked="f">
            <v:textbox style="mso-next-textbox:#_x0000_s1030">
              <w:txbxContent>
                <w:p w:rsidR="00EC1D5D" w:rsidRDefault="00EC1D5D" w:rsidP="00672722">
                  <w:pPr>
                    <w:jc w:val="left"/>
                    <w:rPr>
                      <w:b/>
                    </w:rPr>
                  </w:pPr>
                  <w:r w:rsidRPr="00672722">
                    <w:rPr>
                      <w:b/>
                    </w:rPr>
                    <w:t>datum</w:t>
                  </w:r>
                </w:p>
                <w:p w:rsidR="00EC1D5D" w:rsidRPr="004419AB" w:rsidRDefault="00EC1D5D"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2D2CDD" w:rsidP="007C7339">
      <w:pPr>
        <w:spacing w:line="240" w:lineRule="atLeast"/>
        <w:jc w:val="left"/>
        <w:rPr>
          <w:sz w:val="28"/>
          <w:szCs w:val="28"/>
        </w:rPr>
      </w:pPr>
      <w:r w:rsidRPr="002D2CDD">
        <w:rPr>
          <w:noProof/>
        </w:rPr>
        <w:pict>
          <v:shape id="_x0000_s1031" type="#_x0000_t202" style="position:absolute;margin-left:-180.1pt;margin-top:11.95pt;width:171pt;height:36pt;z-index:251658240" stroked="f">
            <v:textbox style="mso-next-textbox:#_x0000_s1031">
              <w:txbxContent>
                <w:p w:rsidR="00EC1D5D" w:rsidRPr="00672722" w:rsidRDefault="00EC1D5D" w:rsidP="00796267">
                  <w:pPr>
                    <w:rPr>
                      <w:b/>
                    </w:rPr>
                  </w:pPr>
                  <w:r w:rsidRPr="00672722">
                    <w:rPr>
                      <w:b/>
                    </w:rPr>
                    <w:t>versie</w:t>
                  </w:r>
                </w:p>
                <w:p w:rsidR="00EC1D5D" w:rsidRPr="00DC7808" w:rsidRDefault="00EC1D5D" w:rsidP="00796267">
                  <w:r>
                    <w:t>1.0RCX (doorontwikkel)</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2D2CDD">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EC1D5D" w:rsidRPr="00672722" w:rsidRDefault="00EC1D5D" w:rsidP="0071388C">
                  <w:pPr>
                    <w:rPr>
                      <w:b/>
                    </w:rPr>
                  </w:pPr>
                  <w:r>
                    <w:rPr>
                      <w:b/>
                    </w:rPr>
                    <w:t>rechtenbeleid</w:t>
                  </w:r>
                </w:p>
                <w:p w:rsidR="00EC1D5D" w:rsidRDefault="00EC1D5D" w:rsidP="0071388C">
                  <w:pPr>
                    <w:ind w:left="709" w:firstLine="709"/>
                  </w:pPr>
                  <w:r w:rsidRPr="00D774FF">
                    <w:t>Naamsvermelding-GeenAfgeleideWerken 3.0 Nederland</w:t>
                  </w:r>
                </w:p>
                <w:p w:rsidR="00EC1D5D" w:rsidRDefault="00EC1D5D" w:rsidP="0071388C">
                  <w:pPr>
                    <w:ind w:left="709" w:firstLine="709"/>
                  </w:pPr>
                  <w:r w:rsidRPr="00D774FF">
                    <w:t>(CC BY-ND 3.0)</w:t>
                  </w:r>
                  <w:r>
                    <w:t xml:space="preserve"> </w:t>
                  </w:r>
                  <w:r>
                    <w:tab/>
                  </w:r>
                </w:p>
                <w:p w:rsidR="00EC1D5D" w:rsidRDefault="00EC1D5D" w:rsidP="0071388C">
                  <w:pPr>
                    <w:ind w:left="709" w:firstLine="709"/>
                  </w:pPr>
                </w:p>
                <w:p w:rsidR="00EC1D5D" w:rsidRPr="002564CF" w:rsidRDefault="00EC1D5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(Eneco)</w:t>
      </w:r>
    </w:p>
    <w:p w:rsidR="000E7FD9" w:rsidRDefault="000E7FD9" w:rsidP="000E7FD9">
      <w:r>
        <w:t>Hans Meijer (Gemeente Den Haag)</w:t>
      </w:r>
    </w:p>
    <w:p w:rsidR="000E7FD9" w:rsidRDefault="000E7FD9" w:rsidP="000E7FD9">
      <w:r>
        <w:t>Eric Oosterom (Stichting Rioned)</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2D2CDD">
      <w:pPr>
        <w:pStyle w:val="Inhopg1"/>
        <w:rPr>
          <w:rFonts w:asciiTheme="minorHAnsi" w:eastAsiaTheme="minorEastAsia" w:hAnsiTheme="minorHAnsi" w:cstheme="minorBidi"/>
          <w:noProof/>
          <w:sz w:val="22"/>
          <w:szCs w:val="22"/>
        </w:rPr>
      </w:pPr>
      <w:r w:rsidRPr="002D2CDD">
        <w:fldChar w:fldCharType="begin"/>
      </w:r>
      <w:r w:rsidR="00A26809" w:rsidRPr="007C7339">
        <w:instrText xml:space="preserve"> TOC \h \z \t "Hoofdstuktitel;1;Paragraaftitel;2;subparagraaftitel;3" </w:instrText>
      </w:r>
      <w:r w:rsidRPr="002D2CDD">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2D2CDD">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2D2CDD">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2D2CDD">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2D2CDD"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6814705"/>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6814706"/>
      <w:bookmarkEnd w:id="2"/>
      <w:r>
        <w:t>Scope</w:t>
      </w:r>
      <w:bookmarkEnd w:id="3"/>
    </w:p>
    <w:p w:rsidR="00AA1364" w:rsidRPr="007C7339" w:rsidRDefault="00576E1A" w:rsidP="007C7339">
      <w:pPr>
        <w:pStyle w:val="Paragraaftitel"/>
        <w:spacing w:line="240" w:lineRule="atLeast"/>
      </w:pPr>
      <w:bookmarkStart w:id="4" w:name="_Toc43681470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6814708"/>
      <w:r>
        <w:t>Over</w:t>
      </w:r>
      <w:r w:rsidR="00D0633C">
        <w:t>zicht</w:t>
      </w:r>
      <w:bookmarkEnd w:id="5"/>
    </w:p>
    <w:p w:rsidR="003C4DDF" w:rsidRDefault="00576E1A" w:rsidP="007C7339">
      <w:pPr>
        <w:pStyle w:val="Paragraaftitel"/>
        <w:spacing w:line="240" w:lineRule="atLeast"/>
      </w:pPr>
      <w:bookmarkStart w:id="6" w:name="_Toc43681470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6814710"/>
      <w:r>
        <w:t>Informele beschrijving</w:t>
      </w:r>
      <w:r w:rsidR="00283BD6">
        <w:t>.</w:t>
      </w:r>
      <w:bookmarkEnd w:id="7"/>
    </w:p>
    <w:p w:rsidR="00E548CF" w:rsidRPr="00653DF3" w:rsidRDefault="00E548CF" w:rsidP="00E548CF">
      <w:pPr>
        <w:pStyle w:val="subparagraaftitel"/>
      </w:pPr>
      <w:bookmarkStart w:id="8" w:name="_Toc43681471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681471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681471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2D2CDD"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2D2CDD">
        <w:fldChar w:fldCharType="begin"/>
      </w:r>
      <w:r w:rsidR="002D2CDD" w:rsidRPr="002D2CDD">
        <w:rPr>
          <w:lang w:val="en-GB"/>
          <w:rPrChange w:id="11" w:author="pjanssen" w:date="2016-02-17T16:19:00Z">
            <w:rPr/>
          </w:rPrChange>
        </w:rPr>
        <w:instrText>HYPERLINK "http://inspire.jrc.ec.europa.eu/documents/Data_Specifications/INSPIRE_DataSpecification_US_v3.0.pdf"</w:instrText>
      </w:r>
      <w:r w:rsidR="002D2CDD">
        <w:fldChar w:fldCharType="separate"/>
      </w:r>
      <w:r w:rsidR="00FD2140" w:rsidRPr="00FD2140">
        <w:rPr>
          <w:rStyle w:val="Hyperlink"/>
          <w:szCs w:val="20"/>
          <w:lang w:val="en-US"/>
        </w:rPr>
        <w:t>http://inspire.jrc.ec.europa.eu/documents/Data_Specifications/INSPIRE_DataSpecification_US_v3.0.pdf</w:t>
      </w:r>
      <w:r w:rsidR="002D2CDD">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2" w:name="_Toc436814714"/>
      <w:r>
        <w:t>Totstandkoming</w:t>
      </w:r>
      <w:r w:rsidR="00283BD6">
        <w:t>.</w:t>
      </w:r>
      <w:bookmarkEnd w:id="12"/>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3" w:name="_Toc436814715"/>
      <w:r>
        <w:t>Termen en definities</w:t>
      </w:r>
      <w:r w:rsidR="00283BD6">
        <w:t>.</w:t>
      </w:r>
      <w:bookmarkEnd w:id="13"/>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E11691" w:rsidRDefault="00E11691" w:rsidP="00E11691">
            <w:r>
              <w:t>OPMERKING: Een namespace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3681471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r w:rsidRPr="00EE3063">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6814717"/>
      <w:r>
        <w:t>Identificatie</w:t>
      </w:r>
      <w:r w:rsidR="001724FE">
        <w:t xml:space="preserve"> document</w:t>
      </w:r>
      <w:bookmarkEnd w:id="3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8"/>
      <w:r>
        <w:t>Data content en structuur</w:t>
      </w:r>
      <w:bookmarkEnd w:id="3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2" w:name="_Toc436814719"/>
      <w:r>
        <w:t>Inleiding</w:t>
      </w:r>
      <w:r w:rsidR="00283BD6">
        <w:t>.</w:t>
      </w:r>
      <w:bookmarkEnd w:id="3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3681472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rsidR="00576E1A" w:rsidRPr="005E1AD7" w:rsidRDefault="00A26E72" w:rsidP="00576E1A">
      <w:pPr>
        <w:pStyle w:val="subparagraaftitel"/>
      </w:pPr>
      <w:bookmarkStart w:id="56" w:name="_Toc436814721"/>
      <w:r w:rsidRPr="005E1AD7">
        <w:t>Beschrijving</w:t>
      </w:r>
      <w:r w:rsidR="00253F30">
        <w:t xml:space="preserve"> algemeen principe</w:t>
      </w:r>
      <w:r w:rsidR="00E24632">
        <w:t>: IMKL2015 als extensie op INSPIRE</w:t>
      </w:r>
      <w:r w:rsidR="00283BD6">
        <w:t>.</w:t>
      </w:r>
      <w:bookmarkEnd w:id="5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w:t>
      </w:r>
      <w:r w:rsidR="00607EB0">
        <w:lastRenderedPageBreak/>
        <w:t>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7" w:name="_Toc436814722"/>
      <w:r>
        <w:t>UML</w:t>
      </w:r>
      <w:r w:rsidR="00CA2949">
        <w:t xml:space="preserve"> - WION</w:t>
      </w:r>
      <w:r>
        <w:t xml:space="preserve"> overzicht</w:t>
      </w:r>
      <w:r w:rsidR="00283BD6">
        <w:t>.</w:t>
      </w:r>
      <w:bookmarkEnd w:id="5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8" w:name="_Toc436814723"/>
      <w:r>
        <w:t>Associaties in het model</w:t>
      </w:r>
      <w:r w:rsidR="00283BD6">
        <w:t>.</w:t>
      </w:r>
      <w:bookmarkEnd w:id="5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9" w:name="_Toc436814724"/>
      <w:r w:rsidRPr="00971241">
        <w:t>Numerieke</w:t>
      </w:r>
      <w:r w:rsidR="0047410C">
        <w:t xml:space="preserve"> waarden</w:t>
      </w:r>
      <w:r w:rsidR="00283BD6">
        <w:t>.</w:t>
      </w:r>
      <w:bookmarkEnd w:id="5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0" w:name="_Toc436814725"/>
      <w:r>
        <w:t>Waardelijsten zijn extern</w:t>
      </w:r>
      <w:r w:rsidR="00283BD6">
        <w:t>.</w:t>
      </w:r>
      <w:bookmarkEnd w:id="60"/>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1" w:name="_Toc436814726"/>
      <w:r>
        <w:t xml:space="preserve">Basisattributen voor </w:t>
      </w:r>
      <w:r w:rsidRPr="00CF23D1">
        <w:t>identificatie</w:t>
      </w:r>
      <w:r>
        <w:t xml:space="preserve"> en labels</w:t>
      </w:r>
      <w:r w:rsidR="00283BD6">
        <w:t>.</w:t>
      </w:r>
      <w:bookmarkEnd w:id="6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2" w:name="_Toc434874127"/>
      <w:bookmarkStart w:id="63" w:name="_Toc434874196"/>
      <w:bookmarkStart w:id="64" w:name="_Toc434874279"/>
      <w:bookmarkStart w:id="65" w:name="_Toc434874347"/>
      <w:bookmarkStart w:id="66" w:name="_Toc434874624"/>
      <w:bookmarkStart w:id="67" w:name="_Toc434933257"/>
      <w:bookmarkStart w:id="68" w:name="_Toc434940485"/>
      <w:bookmarkStart w:id="69" w:name="_Toc434941802"/>
      <w:bookmarkStart w:id="70" w:name="_Toc434943343"/>
      <w:bookmarkStart w:id="71" w:name="_Toc434943774"/>
      <w:bookmarkStart w:id="72" w:name="_Toc434956098"/>
      <w:bookmarkStart w:id="73" w:name="_Toc436814727"/>
      <w:bookmarkEnd w:id="62"/>
      <w:bookmarkEnd w:id="63"/>
      <w:bookmarkEnd w:id="64"/>
      <w:bookmarkEnd w:id="65"/>
      <w:bookmarkEnd w:id="66"/>
      <w:bookmarkEnd w:id="67"/>
      <w:bookmarkEnd w:id="68"/>
      <w:bookmarkEnd w:id="69"/>
      <w:bookmarkEnd w:id="70"/>
      <w:bookmarkEnd w:id="71"/>
      <w:bookmarkEnd w:id="72"/>
      <w:r>
        <w:t xml:space="preserve">IMKL2015 </w:t>
      </w:r>
      <w:r w:rsidR="002C7B72">
        <w:t xml:space="preserve">semantische </w:t>
      </w:r>
      <w:r>
        <w:t>kern</w:t>
      </w:r>
      <w:r w:rsidR="00283BD6">
        <w:t>.</w:t>
      </w:r>
      <w:bookmarkEnd w:id="7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Extra toelichting: ExtraDetailinfo, maatvoering, annotatie.</w:t>
      </w:r>
      <w:bookmarkEnd w:id="80"/>
    </w:p>
    <w:p w:rsidR="00D80AB5" w:rsidRDefault="00D80AB5" w:rsidP="00E06A8F">
      <w:bookmarkStart w:id="81"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ins w:id="82" w:author="pjanssen" w:date="2016-02-17T16:19:00Z">
        <w:r w:rsidR="002C1DC6">
          <w:t>punt</w:t>
        </w:r>
      </w:ins>
      <w:r w:rsidR="00E06A8F">
        <w:t>.</w:t>
      </w:r>
      <w:ins w:id="83" w:author="pjanssen" w:date="2016-02-17T16:19:00Z">
        <w:r w:rsidR="002C1DC6">
          <w:t xml:space="preserve"> </w:t>
        </w:r>
        <w:r w:rsidR="002D2CDD" w:rsidRPr="002D2CDD">
          <w:rPr>
            <w:highlight w:val="yellow"/>
            <w:rPrChange w:id="84" w:author="pjanssen" w:date="2016-02-17T16:19:00Z">
              <w:rPr/>
            </w:rPrChange>
          </w:rPr>
          <w:t>Pijlpunt alleen via een symbool?</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begrenzingFictief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81"/>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5" w:name="_Toc399786886"/>
      <w:r w:rsidRPr="00971241">
        <w:rPr>
          <w:b/>
        </w:rPr>
        <w:t>Extra toelichting: Geometrie en topologie.</w:t>
      </w:r>
      <w:bookmarkEnd w:id="85"/>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86" w:name="_GoBack"/>
      <w:bookmarkEnd w:id="86"/>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2D2CDD">
        <w:fldChar w:fldCharType="begin"/>
      </w:r>
      <w:r>
        <w:instrText xml:space="preserve"> REF _Ref404325642 \h </w:instrText>
      </w:r>
      <w:r w:rsidR="002D2CDD">
        <w:fldChar w:fldCharType="separate"/>
      </w:r>
      <w:r w:rsidR="002C1DC6">
        <w:t xml:space="preserve">Figuur </w:t>
      </w:r>
      <w:r w:rsidR="002D2CDD">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7" w:name="_Ref404325642"/>
      <w:r>
        <w:t xml:space="preserve">Figuur </w:t>
      </w:r>
      <w:bookmarkEnd w:id="87"/>
      <w:r w:rsidR="00A212BA">
        <w:t>5.6</w:t>
      </w:r>
      <w:r w:rsidR="00A75399">
        <w:t>:</w:t>
      </w:r>
      <w:r>
        <w:t xml:space="preserve"> Leidingobject in 2.5D en 3D</w:t>
      </w:r>
    </w:p>
    <w:p w:rsidR="005209C3" w:rsidRDefault="005209C3" w:rsidP="005209C3">
      <w:pPr>
        <w:pStyle w:val="subparagraaftitel"/>
      </w:pPr>
      <w:bookmarkStart w:id="88" w:name="_Toc399786887"/>
      <w:bookmarkStart w:id="89" w:name="_Toc436814728"/>
      <w:r>
        <w:t>Diepte</w:t>
      </w:r>
      <w:bookmarkEnd w:id="88"/>
      <w:r w:rsidR="00283BD6">
        <w:t>.</w:t>
      </w:r>
      <w:bookmarkEnd w:id="89"/>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0" w:name="_Toc434940488"/>
      <w:bookmarkStart w:id="91" w:name="_Toc434941805"/>
      <w:bookmarkStart w:id="92" w:name="_Toc434943346"/>
      <w:bookmarkStart w:id="93" w:name="_Toc434943777"/>
      <w:bookmarkStart w:id="94" w:name="_Toc434956101"/>
      <w:bookmarkStart w:id="95" w:name="_Toc434940489"/>
      <w:bookmarkStart w:id="96" w:name="_Toc434941806"/>
      <w:bookmarkStart w:id="97" w:name="_Toc434943347"/>
      <w:bookmarkStart w:id="98" w:name="_Toc434943778"/>
      <w:bookmarkStart w:id="99" w:name="_Toc434956102"/>
      <w:bookmarkStart w:id="100" w:name="_Toc434940490"/>
      <w:bookmarkStart w:id="101" w:name="_Toc434941807"/>
      <w:bookmarkStart w:id="102" w:name="_Toc434943348"/>
      <w:bookmarkStart w:id="103" w:name="_Toc434943779"/>
      <w:bookmarkStart w:id="104" w:name="_Toc434956103"/>
      <w:bookmarkStart w:id="105" w:name="_Toc434940491"/>
      <w:bookmarkStart w:id="106" w:name="_Toc434941808"/>
      <w:bookmarkStart w:id="107" w:name="_Toc434943349"/>
      <w:bookmarkStart w:id="108" w:name="_Toc434943780"/>
      <w:bookmarkStart w:id="109" w:name="_Toc434956104"/>
      <w:bookmarkStart w:id="110" w:name="_Toc434940492"/>
      <w:bookmarkStart w:id="111" w:name="_Toc434941809"/>
      <w:bookmarkStart w:id="112" w:name="_Toc434943350"/>
      <w:bookmarkStart w:id="113" w:name="_Toc434943781"/>
      <w:bookmarkStart w:id="114" w:name="_Toc434956105"/>
      <w:bookmarkStart w:id="115" w:name="_Toc43681472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lastRenderedPageBreak/>
        <w:t>Utiliteitsnet</w:t>
      </w:r>
      <w:r w:rsidR="00283BD6">
        <w:t>.</w:t>
      </w:r>
      <w:bookmarkEnd w:id="115"/>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6"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117" w:name="_Toc436814730"/>
      <w:r>
        <w:t>Kabel</w:t>
      </w:r>
      <w:r w:rsidR="00BE48B5">
        <w:t>Of</w:t>
      </w:r>
      <w:r>
        <w:t>Leiding</w:t>
      </w:r>
      <w:bookmarkEnd w:id="116"/>
      <w:r w:rsidR="00283BD6">
        <w:t>.</w:t>
      </w:r>
      <w:bookmarkEnd w:id="117"/>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8" w:name="_Toc399786892"/>
      <w:bookmarkStart w:id="119" w:name="_Toc436814731"/>
      <w:r>
        <w:t>Leidingelement</w:t>
      </w:r>
      <w:bookmarkEnd w:id="118"/>
      <w:r w:rsidR="00283BD6">
        <w:t>.</w:t>
      </w:r>
      <w:bookmarkEnd w:id="119"/>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20"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21" w:name="_Toc436814732"/>
      <w:r>
        <w:t>KabelEnLeidingContainer</w:t>
      </w:r>
      <w:bookmarkEnd w:id="120"/>
      <w:r w:rsidR="00283BD6">
        <w:t>.</w:t>
      </w:r>
      <w:bookmarkEnd w:id="121"/>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rPr>
          <w:ins w:id="122" w:author="pjanssen" w:date="2016-03-07T13:10:00Z"/>
        </w:rPr>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rPr>
          <w:ins w:id="123" w:author="pjanssen" w:date="2016-03-07T13:10:00Z"/>
        </w:rPr>
      </w:pPr>
    </w:p>
    <w:p w:rsidR="00EC1D5D" w:rsidRDefault="00EC1D5D" w:rsidP="00E65E36">
      <w:pPr>
        <w:jc w:val="left"/>
      </w:pPr>
      <w:ins w:id="124" w:author="pjanssen" w:date="2016-03-07T13:10:00Z">
        <w:r w:rsidRPr="00EC1D5D">
          <w:rPr>
            <w:highlight w:val="yellow"/>
            <w:rPrChange w:id="125" w:author="pjanssen" w:date="2016-03-07T13:11:00Z">
              <w:rPr/>
            </w:rPrChange>
          </w:rPr>
          <w:t>Iet</w:t>
        </w:r>
      </w:ins>
      <w:ins w:id="126" w:author="pjanssen" w:date="2016-03-07T13:11:00Z">
        <w:r w:rsidRPr="00EC1D5D">
          <w:rPr>
            <w:highlight w:val="yellow"/>
            <w:rPrChange w:id="127" w:author="pjanssen" w:date="2016-03-07T13:11:00Z">
              <w:rPr/>
            </w:rPrChange>
          </w:rPr>
          <w:t>s</w:t>
        </w:r>
      </w:ins>
      <w:ins w:id="128" w:author="pjanssen" w:date="2016-03-07T13:10:00Z">
        <w:r w:rsidRPr="00EC1D5D">
          <w:rPr>
            <w:highlight w:val="yellow"/>
            <w:rPrChange w:id="129" w:author="pjanssen" w:date="2016-03-07T13:11:00Z">
              <w:rPr/>
            </w:rPrChange>
          </w:rPr>
          <w:t xml:space="preserve"> toevoegen over aantal?</w:t>
        </w:r>
      </w:ins>
    </w:p>
    <w:p w:rsidR="00D841BA" w:rsidRDefault="00D841BA" w:rsidP="00E65E36">
      <w:pPr>
        <w:jc w:val="left"/>
      </w:pP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w:t>
      </w:r>
      <w:r w:rsidRPr="00D47431">
        <w:rPr>
          <w:lang w:val="en-GB"/>
        </w:rPr>
        <w:lastRenderedPageBreak/>
        <w:t xml:space="preserve">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30" w:name="_Toc436814733"/>
      <w:r>
        <w:t>ContainerLeidingelement</w:t>
      </w:r>
      <w:r w:rsidR="00283BD6">
        <w:t>.</w:t>
      </w:r>
      <w:bookmarkEnd w:id="130"/>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w:t>
      </w:r>
      <w:r w:rsidR="00E104DB">
        <w:lastRenderedPageBreak/>
        <w:t>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31" w:name="_Toc434874135"/>
      <w:bookmarkStart w:id="132" w:name="_Toc434874204"/>
      <w:bookmarkStart w:id="133" w:name="_Toc434874287"/>
      <w:bookmarkStart w:id="134" w:name="_Toc434874355"/>
      <w:bookmarkStart w:id="135" w:name="_Toc434874632"/>
      <w:bookmarkStart w:id="136" w:name="_Toc434933265"/>
      <w:bookmarkStart w:id="137" w:name="_Toc434940498"/>
      <w:bookmarkStart w:id="138" w:name="_Toc434941815"/>
      <w:bookmarkStart w:id="139" w:name="_Toc434943356"/>
      <w:bookmarkStart w:id="140" w:name="_Toc434943787"/>
      <w:bookmarkStart w:id="141" w:name="_Toc434956111"/>
      <w:bookmarkStart w:id="142" w:name="_Toc399786896"/>
      <w:bookmarkStart w:id="143" w:name="_Toc436814734"/>
      <w:bookmarkEnd w:id="131"/>
      <w:bookmarkEnd w:id="132"/>
      <w:bookmarkEnd w:id="133"/>
      <w:bookmarkEnd w:id="134"/>
      <w:bookmarkEnd w:id="135"/>
      <w:bookmarkEnd w:id="136"/>
      <w:bookmarkEnd w:id="137"/>
      <w:bookmarkEnd w:id="138"/>
      <w:bookmarkEnd w:id="139"/>
      <w:bookmarkEnd w:id="140"/>
      <w:bookmarkEnd w:id="141"/>
      <w:r>
        <w:t xml:space="preserve">Relaties tussen </w:t>
      </w:r>
      <w:r w:rsidR="00031B8A">
        <w:t>K</w:t>
      </w:r>
      <w:r>
        <w:t xml:space="preserve">abelEnLeiding, </w:t>
      </w:r>
      <w:r w:rsidR="00FB6A21">
        <w:t xml:space="preserve">Leidingelement </w:t>
      </w:r>
      <w:r>
        <w:t>en container objecten</w:t>
      </w:r>
      <w:r w:rsidR="00283BD6">
        <w:t>.</w:t>
      </w:r>
      <w:bookmarkEnd w:id="142"/>
      <w:bookmarkEnd w:id="143"/>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44"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45" w:name="_Toc434874137"/>
      <w:bookmarkStart w:id="146" w:name="_Toc434874206"/>
      <w:bookmarkStart w:id="147" w:name="_Toc434874289"/>
      <w:bookmarkStart w:id="148" w:name="_Toc434874357"/>
      <w:bookmarkStart w:id="149" w:name="_Toc434874634"/>
      <w:bookmarkStart w:id="150" w:name="_Toc434933267"/>
      <w:bookmarkStart w:id="151" w:name="_Toc434940500"/>
      <w:bookmarkStart w:id="152" w:name="_Toc434941817"/>
      <w:bookmarkStart w:id="153" w:name="_Toc434943358"/>
      <w:bookmarkStart w:id="154" w:name="_Toc434943789"/>
      <w:bookmarkStart w:id="155" w:name="_Toc434956113"/>
      <w:bookmarkStart w:id="156" w:name="_Toc434874138"/>
      <w:bookmarkStart w:id="157" w:name="_Toc434874207"/>
      <w:bookmarkStart w:id="158" w:name="_Toc434874290"/>
      <w:bookmarkStart w:id="159" w:name="_Toc434874358"/>
      <w:bookmarkStart w:id="160" w:name="_Toc434874635"/>
      <w:bookmarkStart w:id="161" w:name="_Toc434933268"/>
      <w:bookmarkStart w:id="162" w:name="_Toc434940501"/>
      <w:bookmarkStart w:id="163" w:name="_Toc434941818"/>
      <w:bookmarkStart w:id="164" w:name="_Toc434943359"/>
      <w:bookmarkStart w:id="165" w:name="_Toc434943790"/>
      <w:bookmarkStart w:id="166" w:name="_Toc434956114"/>
      <w:bookmarkStart w:id="167" w:name="_Toc436814735"/>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sidRPr="009D365E">
        <w:t>Diagram per type kabel of leiding</w:t>
      </w:r>
      <w:r w:rsidR="00283BD6">
        <w:t>.</w:t>
      </w:r>
      <w:bookmarkEnd w:id="144"/>
      <w:bookmarkEnd w:id="167"/>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68" w:name="_Toc399786898"/>
    </w:p>
    <w:p w:rsidR="00E65E36" w:rsidRDefault="00E65E36" w:rsidP="00E65E36">
      <w:pPr>
        <w:pStyle w:val="subparagraaftitel"/>
      </w:pPr>
      <w:bookmarkStart w:id="169" w:name="_Toc436814736"/>
      <w:r>
        <w:lastRenderedPageBreak/>
        <w:t>Elektriciteitskabel</w:t>
      </w:r>
      <w:bookmarkEnd w:id="168"/>
      <w:r w:rsidR="00283BD6">
        <w:t>.</w:t>
      </w:r>
      <w:bookmarkEnd w:id="169"/>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70" w:name="_Toc399786899"/>
      <w:bookmarkStart w:id="171" w:name="_Toc436814737"/>
      <w:r>
        <w:t>Telecom</w:t>
      </w:r>
      <w:r w:rsidR="00031B8A">
        <w:t>municatie</w:t>
      </w:r>
      <w:r>
        <w:t>kabel</w:t>
      </w:r>
      <w:bookmarkEnd w:id="170"/>
      <w:r w:rsidR="00283BD6">
        <w:t>.</w:t>
      </w:r>
      <w:bookmarkEnd w:id="171"/>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2" w:name="_Toc399786900"/>
      <w:bookmarkStart w:id="173" w:name="_Toc436814738"/>
      <w:r>
        <w:lastRenderedPageBreak/>
        <w:t>Olie-gas-chemicalienpijpleiding</w:t>
      </w:r>
      <w:bookmarkEnd w:id="172"/>
      <w:r w:rsidR="00283BD6">
        <w:t>.</w:t>
      </w:r>
      <w:bookmarkEnd w:id="173"/>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74" w:name="_Toc399786901"/>
      <w:bookmarkStart w:id="175" w:name="_Toc436814739"/>
      <w:r>
        <w:lastRenderedPageBreak/>
        <w:t>Rioolleiding</w:t>
      </w:r>
      <w:bookmarkEnd w:id="174"/>
      <w:r w:rsidR="00283BD6">
        <w:t>.</w:t>
      </w:r>
      <w:bookmarkEnd w:id="175"/>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76" w:name="_Toc399786902"/>
      <w:bookmarkStart w:id="177" w:name="_Toc436814740"/>
      <w:r>
        <w:lastRenderedPageBreak/>
        <w:t>Waterleiding</w:t>
      </w:r>
      <w:bookmarkEnd w:id="176"/>
      <w:r w:rsidR="00283BD6">
        <w:t>.</w:t>
      </w:r>
      <w:bookmarkEnd w:id="177"/>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78" w:name="_Toc399786903"/>
      <w:bookmarkStart w:id="179" w:name="_Toc436814741"/>
      <w:r>
        <w:lastRenderedPageBreak/>
        <w:t>Thermische pijpleiding</w:t>
      </w:r>
      <w:bookmarkEnd w:id="178"/>
      <w:r w:rsidR="00283BD6">
        <w:t>.</w:t>
      </w:r>
      <w:bookmarkEnd w:id="179"/>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0" w:name="_Toc434940509"/>
      <w:bookmarkStart w:id="181" w:name="_Toc434941826"/>
      <w:bookmarkStart w:id="182" w:name="_Toc434943367"/>
      <w:bookmarkStart w:id="183" w:name="_Toc434943798"/>
      <w:bookmarkStart w:id="184" w:name="_Toc434956122"/>
      <w:bookmarkStart w:id="185" w:name="_Toc434940510"/>
      <w:bookmarkStart w:id="186" w:name="_Toc434941827"/>
      <w:bookmarkStart w:id="187" w:name="_Toc434943368"/>
      <w:bookmarkStart w:id="188" w:name="_Toc434943799"/>
      <w:bookmarkStart w:id="189" w:name="_Toc434956123"/>
      <w:bookmarkStart w:id="190" w:name="_Toc434940511"/>
      <w:bookmarkStart w:id="191" w:name="_Toc434941828"/>
      <w:bookmarkStart w:id="192" w:name="_Toc434943369"/>
      <w:bookmarkStart w:id="193" w:name="_Toc434943800"/>
      <w:bookmarkStart w:id="194" w:name="_Toc434956124"/>
      <w:bookmarkStart w:id="195" w:name="_Toc434940512"/>
      <w:bookmarkStart w:id="196" w:name="_Toc434941829"/>
      <w:bookmarkStart w:id="197" w:name="_Toc434943370"/>
      <w:bookmarkStart w:id="198" w:name="_Toc434943801"/>
      <w:bookmarkStart w:id="199" w:name="_Toc434956125"/>
      <w:bookmarkStart w:id="200" w:name="_Toc399786904"/>
      <w:bookmarkStart w:id="201" w:name="_Toc43681474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lastRenderedPageBreak/>
        <w:t>Leidingelementen per type net (thema)</w:t>
      </w:r>
      <w:bookmarkEnd w:id="200"/>
      <w:r w:rsidR="00283BD6">
        <w:t>.</w:t>
      </w:r>
      <w:bookmarkEnd w:id="201"/>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202" w:name="_Toc436814743"/>
      <w:r w:rsidR="00A26E72" w:rsidRPr="001724FE">
        <w:t>Identifier management</w:t>
      </w:r>
      <w:r w:rsidR="00283BD6">
        <w:t>.</w:t>
      </w:r>
      <w:bookmarkEnd w:id="202"/>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2D2CDD" w:rsidP="00F9768C">
      <w:r w:rsidRPr="002D2CDD">
        <w:rPr>
          <w:rFonts w:cs="Arial"/>
          <w:highlight w:val="yellow"/>
          <w:rPrChange w:id="203" w:author="pjanssen" w:date="2016-02-29T10:50:00Z">
            <w:rPr>
              <w:rFonts w:cs="Arial"/>
            </w:rPr>
          </w:rPrChange>
        </w:rPr>
        <w:t>De in een GML bestand opgenomen en verplichte GML-id is een concatenatie van de volledige identifier, bestaande uit de namespace en lokale id.</w:t>
      </w:r>
    </w:p>
    <w:p w:rsidR="00EE7BB1" w:rsidRDefault="00A26E72">
      <w:pPr>
        <w:pStyle w:val="subparagraaftitel"/>
      </w:pPr>
      <w:bookmarkStart w:id="204" w:name="_Toc434874148"/>
      <w:bookmarkStart w:id="205" w:name="_Toc434874217"/>
      <w:bookmarkStart w:id="206" w:name="_Toc434874300"/>
      <w:bookmarkStart w:id="207" w:name="_Toc434874368"/>
      <w:bookmarkStart w:id="208" w:name="_Toc434874645"/>
      <w:bookmarkStart w:id="209" w:name="_Toc434933278"/>
      <w:bookmarkStart w:id="210" w:name="_Toc434940515"/>
      <w:bookmarkStart w:id="211" w:name="_Toc434941832"/>
      <w:bookmarkStart w:id="212" w:name="_Toc434943373"/>
      <w:bookmarkStart w:id="213" w:name="_Toc434943804"/>
      <w:bookmarkStart w:id="214" w:name="_Toc434956128"/>
      <w:bookmarkStart w:id="215" w:name="_Toc410654851"/>
      <w:bookmarkStart w:id="216" w:name="_Toc410654938"/>
      <w:bookmarkStart w:id="217" w:name="_Toc410655437"/>
      <w:bookmarkStart w:id="218" w:name="_Toc410656769"/>
      <w:bookmarkStart w:id="219" w:name="_Toc410900193"/>
      <w:bookmarkStart w:id="220" w:name="_Toc410900282"/>
      <w:bookmarkStart w:id="221" w:name="_Toc410654852"/>
      <w:bookmarkStart w:id="222" w:name="_Toc410654939"/>
      <w:bookmarkStart w:id="223" w:name="_Toc410655438"/>
      <w:bookmarkStart w:id="224" w:name="_Toc410656770"/>
      <w:bookmarkStart w:id="225" w:name="_Toc410900194"/>
      <w:bookmarkStart w:id="226" w:name="_Toc410900283"/>
      <w:bookmarkStart w:id="227" w:name="_Toc410654853"/>
      <w:bookmarkStart w:id="228" w:name="_Toc410654940"/>
      <w:bookmarkStart w:id="229" w:name="_Toc410655439"/>
      <w:bookmarkStart w:id="230" w:name="_Toc410656771"/>
      <w:bookmarkStart w:id="231" w:name="_Toc410900195"/>
      <w:bookmarkStart w:id="232" w:name="_Toc410900284"/>
      <w:bookmarkStart w:id="233" w:name="_Toc410654854"/>
      <w:bookmarkStart w:id="234" w:name="_Toc410654941"/>
      <w:bookmarkStart w:id="235" w:name="_Toc410655440"/>
      <w:bookmarkStart w:id="236" w:name="_Toc410656772"/>
      <w:bookmarkStart w:id="237" w:name="_Toc410900196"/>
      <w:bookmarkStart w:id="238" w:name="_Toc410900285"/>
      <w:bookmarkStart w:id="239" w:name="_Toc410654855"/>
      <w:bookmarkStart w:id="240" w:name="_Toc410654942"/>
      <w:bookmarkStart w:id="241" w:name="_Toc410655441"/>
      <w:bookmarkStart w:id="242" w:name="_Toc410656773"/>
      <w:bookmarkStart w:id="243" w:name="_Toc410900197"/>
      <w:bookmarkStart w:id="244" w:name="_Toc410900286"/>
      <w:bookmarkStart w:id="245" w:name="_Toc410654856"/>
      <w:bookmarkStart w:id="246" w:name="_Toc410654943"/>
      <w:bookmarkStart w:id="247" w:name="_Toc410655442"/>
      <w:bookmarkStart w:id="248" w:name="_Toc410656774"/>
      <w:bookmarkStart w:id="249" w:name="_Toc410900198"/>
      <w:bookmarkStart w:id="250" w:name="_Toc410900287"/>
      <w:bookmarkStart w:id="251" w:name="_Toc410654857"/>
      <w:bookmarkStart w:id="252" w:name="_Toc410654944"/>
      <w:bookmarkStart w:id="253" w:name="_Toc410655443"/>
      <w:bookmarkStart w:id="254" w:name="_Toc410656775"/>
      <w:bookmarkStart w:id="255" w:name="_Toc410900199"/>
      <w:bookmarkStart w:id="256" w:name="_Toc410900288"/>
      <w:bookmarkStart w:id="257" w:name="_Toc410654858"/>
      <w:bookmarkStart w:id="258" w:name="_Toc410654945"/>
      <w:bookmarkStart w:id="259" w:name="_Toc410655444"/>
      <w:bookmarkStart w:id="260" w:name="_Toc410656776"/>
      <w:bookmarkStart w:id="261" w:name="_Toc410900200"/>
      <w:bookmarkStart w:id="262" w:name="_Toc410900289"/>
      <w:bookmarkStart w:id="263" w:name="_Toc410654859"/>
      <w:bookmarkStart w:id="264" w:name="_Toc410654946"/>
      <w:bookmarkStart w:id="265" w:name="_Toc410655445"/>
      <w:bookmarkStart w:id="266" w:name="_Toc410656777"/>
      <w:bookmarkStart w:id="267" w:name="_Toc410900201"/>
      <w:bookmarkStart w:id="268" w:name="_Toc410900290"/>
      <w:bookmarkStart w:id="269" w:name="_Toc410654860"/>
      <w:bookmarkStart w:id="270" w:name="_Toc410654947"/>
      <w:bookmarkStart w:id="271" w:name="_Toc410655446"/>
      <w:bookmarkStart w:id="272" w:name="_Toc410656778"/>
      <w:bookmarkStart w:id="273" w:name="_Toc410900202"/>
      <w:bookmarkStart w:id="274" w:name="_Toc410900291"/>
      <w:bookmarkStart w:id="275" w:name="_Toc410654861"/>
      <w:bookmarkStart w:id="276" w:name="_Toc410654948"/>
      <w:bookmarkStart w:id="277" w:name="_Toc410655447"/>
      <w:bookmarkStart w:id="278" w:name="_Toc410656779"/>
      <w:bookmarkStart w:id="279" w:name="_Toc410900203"/>
      <w:bookmarkStart w:id="280" w:name="_Toc410900292"/>
      <w:bookmarkStart w:id="281" w:name="_Toc410654862"/>
      <w:bookmarkStart w:id="282" w:name="_Toc410654949"/>
      <w:bookmarkStart w:id="283" w:name="_Toc410655448"/>
      <w:bookmarkStart w:id="284" w:name="_Toc410656780"/>
      <w:bookmarkStart w:id="285" w:name="_Toc410900204"/>
      <w:bookmarkStart w:id="286" w:name="_Toc410900293"/>
      <w:bookmarkStart w:id="287" w:name="_Toc410654863"/>
      <w:bookmarkStart w:id="288" w:name="_Toc410654950"/>
      <w:bookmarkStart w:id="289" w:name="_Toc410655449"/>
      <w:bookmarkStart w:id="290" w:name="_Toc410656781"/>
      <w:bookmarkStart w:id="291" w:name="_Toc410900205"/>
      <w:bookmarkStart w:id="292" w:name="_Toc410900294"/>
      <w:bookmarkStart w:id="293" w:name="_Toc410654864"/>
      <w:bookmarkStart w:id="294" w:name="_Toc410654951"/>
      <w:bookmarkStart w:id="295" w:name="_Toc410655450"/>
      <w:bookmarkStart w:id="296" w:name="_Toc410656782"/>
      <w:bookmarkStart w:id="297" w:name="_Toc410900206"/>
      <w:bookmarkStart w:id="298" w:name="_Toc410900295"/>
      <w:bookmarkStart w:id="299" w:name="_Toc410654865"/>
      <w:bookmarkStart w:id="300" w:name="_Toc410654952"/>
      <w:bookmarkStart w:id="301" w:name="_Toc410655451"/>
      <w:bookmarkStart w:id="302" w:name="_Toc410656783"/>
      <w:bookmarkStart w:id="303" w:name="_Toc410900207"/>
      <w:bookmarkStart w:id="304" w:name="_Toc410900296"/>
      <w:bookmarkStart w:id="305" w:name="_Toc410654866"/>
      <w:bookmarkStart w:id="306" w:name="_Toc410654953"/>
      <w:bookmarkStart w:id="307" w:name="_Toc410655452"/>
      <w:bookmarkStart w:id="308" w:name="_Toc410656784"/>
      <w:bookmarkStart w:id="309" w:name="_Toc410900208"/>
      <w:bookmarkStart w:id="310" w:name="_Toc410900297"/>
      <w:bookmarkStart w:id="311" w:name="_Toc410654867"/>
      <w:bookmarkStart w:id="312" w:name="_Toc410654954"/>
      <w:bookmarkStart w:id="313" w:name="_Toc410655453"/>
      <w:bookmarkStart w:id="314" w:name="_Toc410656785"/>
      <w:bookmarkStart w:id="315" w:name="_Toc410900209"/>
      <w:bookmarkStart w:id="316" w:name="_Toc410900298"/>
      <w:bookmarkStart w:id="317" w:name="_Toc410654868"/>
      <w:bookmarkStart w:id="318" w:name="_Toc410654955"/>
      <w:bookmarkStart w:id="319" w:name="_Toc410655454"/>
      <w:bookmarkStart w:id="320" w:name="_Toc410656786"/>
      <w:bookmarkStart w:id="321" w:name="_Toc410900210"/>
      <w:bookmarkStart w:id="322" w:name="_Toc410900299"/>
      <w:bookmarkStart w:id="323" w:name="_Toc410654869"/>
      <w:bookmarkStart w:id="324" w:name="_Toc410654956"/>
      <w:bookmarkStart w:id="325" w:name="_Toc410655455"/>
      <w:bookmarkStart w:id="326" w:name="_Toc410656787"/>
      <w:bookmarkStart w:id="327" w:name="_Toc410900211"/>
      <w:bookmarkStart w:id="328" w:name="_Toc410900300"/>
      <w:bookmarkStart w:id="329" w:name="_Toc406679708"/>
      <w:bookmarkStart w:id="330" w:name="_Toc406684190"/>
      <w:bookmarkStart w:id="331" w:name="_Toc410654870"/>
      <w:bookmarkStart w:id="332" w:name="_Toc410654957"/>
      <w:bookmarkStart w:id="333" w:name="_Toc410655456"/>
      <w:bookmarkStart w:id="334" w:name="_Toc410656788"/>
      <w:bookmarkStart w:id="335" w:name="_Toc410900212"/>
      <w:bookmarkStart w:id="336" w:name="_Toc410900301"/>
      <w:bookmarkStart w:id="337" w:name="_Toc436814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t>Tijd representatie</w:t>
      </w:r>
      <w:r w:rsidR="00F9768C">
        <w:t xml:space="preserve"> en temporeel model.</w:t>
      </w:r>
      <w:bookmarkEnd w:id="337"/>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38" w:name="_Toc436814745"/>
      <w:r>
        <w:lastRenderedPageBreak/>
        <w:t xml:space="preserve">UML </w:t>
      </w:r>
      <w:r w:rsidR="001724FE">
        <w:t>- EC61</w:t>
      </w:r>
      <w:r>
        <w:t xml:space="preserve"> overzicht.</w:t>
      </w:r>
      <w:bookmarkEnd w:id="338"/>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39" w:name="_Toc436814746"/>
      <w:r>
        <w:lastRenderedPageBreak/>
        <w:t xml:space="preserve">UML </w:t>
      </w:r>
      <w:r w:rsidR="001724FE">
        <w:t xml:space="preserve">- Buisleidingen Risicoregister </w:t>
      </w:r>
      <w:r>
        <w:t>overzicht</w:t>
      </w:r>
      <w:r w:rsidR="00283BD6">
        <w:t>.</w:t>
      </w:r>
      <w:bookmarkEnd w:id="339"/>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340" w:name="_Toc436814747"/>
      <w:r w:rsidR="00E331D9">
        <w:t xml:space="preserve">UML </w:t>
      </w:r>
      <w:r w:rsidR="001724FE">
        <w:t xml:space="preserve">- Stedelijk water </w:t>
      </w:r>
      <w:r w:rsidR="00E331D9">
        <w:t>overzicht</w:t>
      </w:r>
      <w:r w:rsidR="00283BD6">
        <w:t>.</w:t>
      </w:r>
      <w:bookmarkEnd w:id="340"/>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html) en als linked open data via </w:t>
      </w:r>
      <w:hyperlink r:id="rId49"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41" w:name="_Toc436814748"/>
      <w:r>
        <w:t>Object</w:t>
      </w:r>
      <w:r w:rsidR="00A26E72">
        <w:t>catalogus</w:t>
      </w:r>
      <w:r w:rsidR="00283BD6">
        <w:t>.</w:t>
      </w:r>
      <w:bookmarkEnd w:id="341"/>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42" w:name="_Toc406679388"/>
            <w:bookmarkEnd w:id="342"/>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AanduidingEisVoorzorgsmaatregel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AanduidingVerzoekContact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BestandMediaTypeValue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BuisSpecifiek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ContainerLeidingelementTypeValue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DiepteAangrijpingspuntValue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DiepteNAP</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DiepteTovMaaiveld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EffectcontourDodelijk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EffectScenarioType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EigenTopografieStatusValue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EisVoorzorgsmaatregelBijlage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ExtraDetailInfoTypeValue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ExtraGeometrie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ExtraInformatie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GasDistributieAppurtenanceTypeIMKLValue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GasunieAppurtenanceIMKLTypeValue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IMKLBasis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KabelEnLeidingContainer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KabelOfLeiding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LabelpositieValue</w:t>
            </w:r>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MaatvoeringsTypeValue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MateriaalTypeValue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NauwkeurigheidDiepteValue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NauwkeurigheidXYvalue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OilGasChemicalsAppurtenanceITypeIMKLValue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OlieGasChemicalienPijpleiding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StedelijkWaterSpecifiek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TechnischContactpersoon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ThermischePijpleiding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TopografischObjectTypeValue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Transportroutedeel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TransportrouteRisico</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WaterAppurtenanceTypeIMKLValue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GeometryMethodValue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AddressComponent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Measure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LegalStatusValue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ResidenceOfAuthority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TechnicalStatusValue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AdministrativeBoundary</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AdministrativeHierarchyLevel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GeographicPosition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AddressRepresentation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LocatorDesignator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GeometrySpecificationValue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AddressLocator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LocatorNameTypeValue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Addresses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ConditionOfConstructionValue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ElevationReferenceValue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DateOfEvent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ExternalReference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Elevation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HeightAboveGround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AbstractConstruction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BuildingsBase</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PipeMaterialTypeValue</w:t>
            </w:r>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Cabinet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UtilityNetworkTypeValue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Duct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Tower</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Manhole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Appurtenance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SpecificAppurtenanceTypeValue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OilGasChemicalsProductTypeValue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lastRenderedPageBreak/>
              <w:t>ElectricityCable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Sewer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TelecommunicationsCableMaterialTypeValue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ThermalAppurtenanceTypeValue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Thermal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WaterPipe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 Network</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CadastralZoningLevelValue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CadastralZoning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NameStatusValue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GrammaticalNumberValue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BasicPropertyUnit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CadastralParcels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«featureType»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GrammaticalGenderValue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SpellingOfName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PronunciationOfName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«dataType»</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NativenessValue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«codeList»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43" w:name="_Toc406679648"/>
      <w:bookmarkStart w:id="344" w:name="_Toc436814749"/>
      <w:bookmarkEnd w:id="343"/>
      <w:r>
        <w:t>Geografische objecten</w:t>
      </w:r>
      <w:r w:rsidR="00283BD6">
        <w:t>.</w:t>
      </w:r>
      <w:bookmarkEnd w:id="344"/>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45" w:name="_Toc436814750"/>
      <w:r w:rsidRPr="00ED33F0">
        <w:t>Data typen</w:t>
      </w:r>
      <w:r w:rsidR="00283BD6">
        <w:t>.</w:t>
      </w:r>
      <w:bookmarkEnd w:id="345"/>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46" w:name="_Toc436814751"/>
      <w:r>
        <w:t>Waardelijsten</w:t>
      </w:r>
      <w:r w:rsidR="00283BD6">
        <w:t>.</w:t>
      </w:r>
      <w:bookmarkEnd w:id="346"/>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47" w:name="_Toc436814752"/>
      <w:r w:rsidRPr="00ED33F0">
        <w:t>Ge</w:t>
      </w:r>
      <w:r>
        <w:t>ï</w:t>
      </w:r>
      <w:r w:rsidRPr="00ED33F0">
        <w:t>mporteerde typen (informatief)</w:t>
      </w:r>
      <w:r w:rsidR="00283BD6">
        <w:t>.</w:t>
      </w:r>
      <w:bookmarkEnd w:id="347"/>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48" w:name="_Toc436814753"/>
      <w:r>
        <w:t>Referentie</w:t>
      </w:r>
      <w:r w:rsidR="00576E1A">
        <w:t>systemen</w:t>
      </w:r>
      <w:bookmarkEnd w:id="348"/>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49" w:name="_Toc436814754"/>
      <w:r>
        <w:t>Ruimtelijk</w:t>
      </w:r>
      <w:r w:rsidR="006B2CE6">
        <w:t xml:space="preserve"> referentiesysteem</w:t>
      </w:r>
      <w:r w:rsidR="00283BD6">
        <w:t>.</w:t>
      </w:r>
      <w:bookmarkEnd w:id="349"/>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50" w:name="_Toc436814755"/>
      <w:r>
        <w:t>Levering</w:t>
      </w:r>
      <w:bookmarkEnd w:id="350"/>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51" w:name="_Toc436814756"/>
      <w:r>
        <w:t>Leveringsmedium</w:t>
      </w:r>
      <w:r w:rsidR="006C0D48">
        <w:t>.</w:t>
      </w:r>
      <w:bookmarkEnd w:id="351"/>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52" w:name="_Toc436814757"/>
      <w:r>
        <w:t>Formaten (encodings)</w:t>
      </w:r>
      <w:r w:rsidR="006C0D48">
        <w:t>.</w:t>
      </w:r>
      <w:bookmarkEnd w:id="352"/>
    </w:p>
    <w:p w:rsidR="00576E1A" w:rsidRDefault="00C34B62" w:rsidP="00B626FD">
      <w:r>
        <w:t>Het format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53" w:name="_Toc436814758"/>
      <w:r>
        <w:t>Visualisatie</w:t>
      </w:r>
      <w:bookmarkEnd w:id="353"/>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54" w:name="_Toc436814759"/>
      <w:r>
        <w:t>Bibliografie</w:t>
      </w:r>
      <w:bookmarkEnd w:id="354"/>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2D2CDD">
        <w:fldChar w:fldCharType="begin"/>
      </w:r>
      <w:r w:rsidR="002D2CDD" w:rsidRPr="002D2CDD">
        <w:rPr>
          <w:lang w:val="en-GB"/>
          <w:rPrChange w:id="355" w:author="pjanssen" w:date="2016-02-17T16:19:00Z">
            <w:rPr/>
          </w:rPrChange>
        </w:rPr>
        <w:instrText>HYPERLINK "http://inspire.jrc.ec.europa.eu/documents/Data_Specifications/INSPIRE_DataSpecification_US_v3.0.pdf"</w:instrText>
      </w:r>
      <w:r w:rsidR="002D2CDD">
        <w:fldChar w:fldCharType="separate"/>
      </w:r>
      <w:r w:rsidR="00FD2140" w:rsidRPr="00793FB2">
        <w:rPr>
          <w:rStyle w:val="Hyperlink"/>
          <w:szCs w:val="20"/>
          <w:lang w:val="en-US"/>
        </w:rPr>
        <w:t>http://inspire.jrc.ec.europa.eu/documents/Data_Specifications/INSPIRE_DataSpecification_US_v3.0.pdf</w:t>
      </w:r>
      <w:r w:rsidR="002D2CDD">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2D2CDD">
        <w:fldChar w:fldCharType="begin"/>
      </w:r>
      <w:r w:rsidR="002D2CDD" w:rsidRPr="002D2CDD">
        <w:rPr>
          <w:lang w:val="en-GB"/>
          <w:rPrChange w:id="356" w:author="pjanssen" w:date="2016-02-17T16:19:00Z">
            <w:rPr/>
          </w:rPrChange>
        </w:rPr>
        <w:instrText>HYPERLINK "http://inspire.jrc.ec.europa.eu/reports/ImplementingRules/DataSpecifications/D2.5_v3.1.pdf"</w:instrText>
      </w:r>
      <w:r w:rsidR="002D2CDD">
        <w:fldChar w:fldCharType="separate"/>
      </w:r>
      <w:r w:rsidR="00DF04D9" w:rsidRPr="00834A6E">
        <w:rPr>
          <w:rStyle w:val="Hyperlink"/>
          <w:szCs w:val="20"/>
          <w:lang w:val="en-US"/>
        </w:rPr>
        <w:t>http://inspire.jrc.ec.europa.eu/reports/ImplementingRules/DataSpecifications/D2.5_v3.1.pdf</w:t>
      </w:r>
      <w:r w:rsidR="002D2CDD">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2D2CDD">
        <w:fldChar w:fldCharType="begin"/>
      </w:r>
      <w:r w:rsidR="002D2CDD" w:rsidRPr="002D2CDD">
        <w:rPr>
          <w:lang w:val="en-GB"/>
          <w:rPrChange w:id="357" w:author="pjanssen" w:date="2016-02-17T16:19:00Z">
            <w:rPr/>
          </w:rPrChange>
        </w:rPr>
        <w:instrText>HYPERLINK "http://inspire.jrc.ec.europa.eu/documents/Data_Specifications/D2.10.1_GenericNetworkModel_v1.0rc3.pdf"</w:instrText>
      </w:r>
      <w:r w:rsidR="002D2CDD">
        <w:fldChar w:fldCharType="separate"/>
      </w:r>
      <w:r w:rsidR="00FD2140" w:rsidRPr="00793FB2">
        <w:rPr>
          <w:rStyle w:val="Hyperlink"/>
          <w:szCs w:val="20"/>
          <w:lang w:val="en-US"/>
        </w:rPr>
        <w:t>http://inspire.jrc.ec.europa.eu/documents/Data_Specifications/D2.10.1_GenericNetworkModel_v1.0rc3.pdf</w:t>
      </w:r>
      <w:r w:rsidR="002D2CDD">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Stichting Rioned.</w:t>
      </w:r>
    </w:p>
    <w:p w:rsidR="00FD2140" w:rsidRPr="00FD2140" w:rsidRDefault="00FD2140" w:rsidP="00FD2140">
      <w:pPr>
        <w:pStyle w:val="Lijstalinea"/>
        <w:numPr>
          <w:ilvl w:val="0"/>
          <w:numId w:val="50"/>
        </w:numPr>
        <w:spacing w:line="240" w:lineRule="auto"/>
        <w:jc w:val="left"/>
        <w:sectPr w:rsidR="00FD2140" w:rsidRPr="00FD2140" w:rsidSect="00672722">
          <w:pgSz w:w="11906" w:h="16838" w:code="9"/>
          <w:pgMar w:top="2552" w:right="1622" w:bottom="1531" w:left="1622" w:header="0" w:footer="57" w:gutter="0"/>
          <w:cols w:space="708"/>
          <w:docGrid w:linePitch="360"/>
        </w:sectPr>
      </w:pPr>
      <w:r>
        <w:t xml:space="preserve">GegevensWoordenboek Stedelijk Water (GWSW). </w:t>
      </w:r>
      <w:hyperlink r:id="rId53" w:history="1">
        <w:r w:rsidRPr="00793FB2">
          <w:rPr>
            <w:rStyle w:val="Hyperlink"/>
          </w:rPr>
          <w:t>http://www.riool.net/gegevenswoordenboek</w:t>
        </w:r>
      </w:hyperlink>
      <w:r>
        <w:t>. Stichting Rioned.</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58" w:name="_Toc436814760"/>
      <w:r>
        <w:t xml:space="preserve">Bijlage </w:t>
      </w:r>
      <w:r w:rsidR="00D955F6">
        <w:t>1: IMKL1.1 (2012)</w:t>
      </w:r>
      <w:bookmarkEnd w:id="35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4" o:title="" croptop="3994f" cropbottom="5164f"/>
          </v:shape>
          <o:OLEObject Type="Embed" ProgID="PowerPoint.Slide.8" ShapeID="_x0000_i1025" DrawAspect="Content" ObjectID="_1518874725"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59" w:name="_Toc436814761"/>
      <w:r>
        <w:t xml:space="preserve">Bijlage </w:t>
      </w:r>
      <w:r w:rsidR="00D955F6">
        <w:t xml:space="preserve">2: IMKL2015 </w:t>
      </w:r>
      <w:r w:rsidR="00932116">
        <w:t>waardelijst</w:t>
      </w:r>
      <w:r w:rsidR="00D955F6">
        <w:t>en.</w:t>
      </w:r>
      <w:bookmarkEnd w:id="35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60" w:name="_Toc436814762"/>
      <w:r>
        <w:t xml:space="preserve">Bijlage </w:t>
      </w:r>
      <w:r w:rsidR="00E51DFC">
        <w:t>3</w:t>
      </w:r>
      <w:r>
        <w:t xml:space="preserve">: </w:t>
      </w:r>
      <w:r w:rsidR="00E51DFC">
        <w:t>Toelichting op geometriemodel.</w:t>
      </w:r>
      <w:bookmarkEnd w:id="36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980" w:rsidRDefault="00A15980">
      <w:r>
        <w:separator/>
      </w:r>
    </w:p>
    <w:p w:rsidR="00A15980" w:rsidRDefault="00A15980"/>
  </w:endnote>
  <w:endnote w:type="continuationSeparator" w:id="0">
    <w:p w:rsidR="00A15980" w:rsidRDefault="00A15980">
      <w:r>
        <w:continuationSeparator/>
      </w:r>
    </w:p>
    <w:p w:rsidR="00A15980" w:rsidRDefault="00A1598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EC1D5D" w:rsidRPr="00C7450D">
      <w:tc>
        <w:tcPr>
          <w:tcW w:w="648" w:type="dxa"/>
        </w:tcPr>
        <w:p w:rsidR="00EC1D5D" w:rsidRPr="00E2691E" w:rsidRDefault="00EC1D5D" w:rsidP="00BB25BB">
          <w:fldSimple w:instr=" PAGE ">
            <w:r>
              <w:rPr>
                <w:noProof/>
              </w:rPr>
              <w:t>2</w:t>
            </w:r>
          </w:fldSimple>
        </w:p>
      </w:tc>
      <w:tc>
        <w:tcPr>
          <w:tcW w:w="8820" w:type="dxa"/>
        </w:tcPr>
        <w:p w:rsidR="00EC1D5D" w:rsidRPr="00C7450D" w:rsidRDefault="00EC1D5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EC1D5D" w:rsidRPr="00C7450D" w:rsidRDefault="00EC1D5D" w:rsidP="00064FFB"/>
  <w:p w:rsidR="00EC1D5D" w:rsidRPr="00C7450D" w:rsidRDefault="00EC1D5D" w:rsidP="00064FFB"/>
  <w:p w:rsidR="00EC1D5D" w:rsidRPr="00C7450D" w:rsidRDefault="00EC1D5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p w:rsidR="00EC1D5D" w:rsidRDefault="00EC1D5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EC1D5D" w:rsidRPr="008A6C4C">
      <w:trPr>
        <w:trHeight w:val="182"/>
      </w:trPr>
      <w:tc>
        <w:tcPr>
          <w:tcW w:w="540" w:type="dxa"/>
        </w:tcPr>
        <w:p w:rsidR="00EC1D5D" w:rsidRPr="007008A1" w:rsidRDefault="00EC1D5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761A08">
            <w:rPr>
              <w:noProof/>
              <w:sz w:val="14"/>
              <w:szCs w:val="14"/>
            </w:rPr>
            <w:t>40</w:t>
          </w:r>
          <w:r w:rsidRPr="007008A1">
            <w:rPr>
              <w:sz w:val="14"/>
              <w:szCs w:val="14"/>
            </w:rPr>
            <w:fldChar w:fldCharType="end"/>
          </w:r>
        </w:p>
      </w:tc>
      <w:tc>
        <w:tcPr>
          <w:tcW w:w="8835" w:type="dxa"/>
        </w:tcPr>
        <w:p w:rsidR="00EC1D5D" w:rsidRPr="000427A2" w:rsidRDefault="00EC1D5D"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EC1D5D" w:rsidRPr="000427A2" w:rsidRDefault="00EC1D5D">
    <w:pPr>
      <w:rPr>
        <w:lang w:val="en-US"/>
      </w:rPr>
    </w:pPr>
  </w:p>
  <w:p w:rsidR="00EC1D5D" w:rsidRPr="000427A2" w:rsidRDefault="00EC1D5D">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980" w:rsidRDefault="00A15980">
      <w:r>
        <w:separator/>
      </w:r>
    </w:p>
    <w:p w:rsidR="00A15980" w:rsidRDefault="00A15980"/>
  </w:footnote>
  <w:footnote w:type="continuationSeparator" w:id="0">
    <w:p w:rsidR="00A15980" w:rsidRDefault="00A15980">
      <w:r>
        <w:continuationSeparator/>
      </w:r>
    </w:p>
    <w:p w:rsidR="00A15980" w:rsidRDefault="00A1598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rsidP="00064FFB">
    <w:pPr>
      <w:jc w:val="center"/>
    </w:pPr>
  </w:p>
  <w:p w:rsidR="00EC1D5D" w:rsidRDefault="00EC1D5D">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1D5D" w:rsidRDefault="00EC1D5D"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EC1D5D" w:rsidRDefault="00EC1D5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8">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9">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4">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3"/>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7"/>
  </w:num>
  <w:num w:numId="16">
    <w:abstractNumId w:val="25"/>
  </w:num>
  <w:num w:numId="17">
    <w:abstractNumId w:val="26"/>
  </w:num>
  <w:num w:numId="18">
    <w:abstractNumId w:val="15"/>
  </w:num>
  <w:num w:numId="19">
    <w:abstractNumId w:val="14"/>
  </w:num>
  <w:num w:numId="20">
    <w:abstractNumId w:val="32"/>
  </w:num>
  <w:num w:numId="21">
    <w:abstractNumId w:val="36"/>
  </w:num>
  <w:num w:numId="22">
    <w:abstractNumId w:val="38"/>
  </w:num>
  <w:num w:numId="23">
    <w:abstractNumId w:val="17"/>
  </w:num>
  <w:num w:numId="24">
    <w:abstractNumId w:val="39"/>
  </w:num>
  <w:num w:numId="25">
    <w:abstractNumId w:val="20"/>
  </w:num>
  <w:num w:numId="26">
    <w:abstractNumId w:val="47"/>
  </w:num>
  <w:num w:numId="27">
    <w:abstractNumId w:val="19"/>
  </w:num>
  <w:num w:numId="28">
    <w:abstractNumId w:val="41"/>
  </w:num>
  <w:num w:numId="29">
    <w:abstractNumId w:val="22"/>
  </w:num>
  <w:num w:numId="30">
    <w:abstractNumId w:val="46"/>
  </w:num>
  <w:num w:numId="31">
    <w:abstractNumId w:val="18"/>
  </w:num>
  <w:num w:numId="32">
    <w:abstractNumId w:val="16"/>
  </w:num>
  <w:num w:numId="33">
    <w:abstractNumId w:val="48"/>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0"/>
  </w:num>
  <w:num w:numId="47">
    <w:abstractNumId w:val="35"/>
  </w:num>
  <w:num w:numId="48">
    <w:abstractNumId w:val="11"/>
  </w:num>
  <w:num w:numId="49">
    <w:abstractNumId w:val="45"/>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0008"/>
  <w:trackRevisions/>
  <w:defaultTabStop w:val="708"/>
  <w:hyphenationZone w:val="425"/>
  <w:drawingGridHorizontalSpacing w:val="80"/>
  <w:displayHorizontalDrawingGridEvery w:val="2"/>
  <w:characterSpacingControl w:val="doNotCompress"/>
  <w:hdrShapeDefaults>
    <o:shapedefaults v:ext="edit" spidmax="180226"/>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5980"/>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1D5D"/>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80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C4B8E-1F05-4B10-AD2B-91DB8CD5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71</Pages>
  <Words>14722</Words>
  <Characters>80972</Characters>
  <Application>Microsoft Office Word</Application>
  <DocSecurity>0</DocSecurity>
  <Lines>674</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95503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48</cp:revision>
  <cp:lastPrinted>2016-02-17T15:15:00Z</cp:lastPrinted>
  <dcterms:created xsi:type="dcterms:W3CDTF">2015-08-31T11:44:00Z</dcterms:created>
  <dcterms:modified xsi:type="dcterms:W3CDTF">2016-03-07T15:52:00Z</dcterms:modified>
</cp:coreProperties>
</file>