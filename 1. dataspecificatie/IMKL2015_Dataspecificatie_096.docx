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7013EA"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71388C" w:rsidRDefault="0071388C" w:rsidP="007911E4">
                  <w:pPr>
                    <w:spacing w:line="360" w:lineRule="auto"/>
                    <w:ind w:left="14" w:hanging="14"/>
                    <w:rPr>
                      <w:sz w:val="28"/>
                      <w:szCs w:val="28"/>
                    </w:rPr>
                  </w:pPr>
                  <w:r>
                    <w:rPr>
                      <w:sz w:val="28"/>
                      <w:szCs w:val="28"/>
                    </w:rPr>
                    <w:t>Rapport</w:t>
                  </w:r>
                </w:p>
                <w:p w:rsidR="0071388C" w:rsidRDefault="0071388C"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7013EA"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7013EA" w:rsidP="007C7339">
      <w:pPr>
        <w:spacing w:line="240" w:lineRule="atLeast"/>
        <w:jc w:val="left"/>
        <w:rPr>
          <w:sz w:val="28"/>
          <w:szCs w:val="28"/>
        </w:rPr>
      </w:pPr>
      <w:r w:rsidRPr="007013EA">
        <w:rPr>
          <w:noProof/>
        </w:rPr>
        <w:pict>
          <v:shape id="_x0000_s1027" type="#_x0000_t202" style="position:absolute;margin-left:275.15pt;margin-top:6.25pt;width:167.25pt;height:67.5pt;z-index:251656192" stroked="f">
            <v:textbox style="mso-next-textbox:#_x0000_s1027">
              <w:txbxContent>
                <w:p w:rsidR="0071388C" w:rsidRDefault="0071388C">
                  <w:pPr>
                    <w:jc w:val="right"/>
                    <w:rPr>
                      <w:sz w:val="24"/>
                      <w:szCs w:val="24"/>
                    </w:rPr>
                  </w:pPr>
                  <w:bookmarkStart w:id="0" w:name="Opdrachtgever"/>
                  <w:r w:rsidRPr="00FD130F">
                    <w:rPr>
                      <w:sz w:val="24"/>
                      <w:szCs w:val="24"/>
                    </w:rPr>
                    <w:t>Geonovum</w:t>
                  </w:r>
                  <w:bookmarkEnd w:id="0"/>
                </w:p>
                <w:p w:rsidR="0071388C" w:rsidRDefault="0071388C">
                  <w:pPr>
                    <w:jc w:val="right"/>
                    <w:rPr>
                      <w:sz w:val="24"/>
                      <w:szCs w:val="24"/>
                    </w:rPr>
                  </w:pPr>
                </w:p>
                <w:p w:rsidR="0071388C" w:rsidRDefault="0071388C">
                  <w:pPr>
                    <w:jc w:val="right"/>
                    <w:rPr>
                      <w:sz w:val="24"/>
                      <w:szCs w:val="24"/>
                    </w:rPr>
                  </w:pPr>
                </w:p>
                <w:p w:rsidR="0071388C" w:rsidRDefault="0071388C">
                  <w:pPr>
                    <w:jc w:val="right"/>
                    <w:rPr>
                      <w:sz w:val="20"/>
                      <w:szCs w:val="20"/>
                    </w:rPr>
                  </w:pPr>
                  <w:r w:rsidRPr="006F2CE2">
                    <w:rPr>
                      <w:sz w:val="20"/>
                      <w:szCs w:val="20"/>
                    </w:rPr>
                    <w:t>Linda van den Brink</w:t>
                  </w:r>
                </w:p>
                <w:p w:rsidR="0071388C" w:rsidRDefault="0071388C">
                  <w:pPr>
                    <w:jc w:val="right"/>
                    <w:rPr>
                      <w:sz w:val="20"/>
                      <w:szCs w:val="20"/>
                    </w:rPr>
                  </w:pPr>
                  <w:r w:rsidRPr="006F2CE2">
                    <w:rPr>
                      <w:sz w:val="20"/>
                      <w:szCs w:val="20"/>
                    </w:rPr>
                    <w:t>Paul Janssen</w:t>
                  </w:r>
                </w:p>
              </w:txbxContent>
            </v:textbox>
            <w10:wrap type="square"/>
          </v:shape>
        </w:pict>
      </w:r>
      <w:r w:rsidRPr="007013EA">
        <w:rPr>
          <w:noProof/>
        </w:rPr>
        <w:pict>
          <v:shape id="_x0000_s1030" type="#_x0000_t202" style="position:absolute;margin-left:-6.2pt;margin-top:6.25pt;width:171pt;height:36pt;z-index:251657216" stroked="f">
            <v:textbox style="mso-next-textbox:#_x0000_s1030">
              <w:txbxContent>
                <w:p w:rsidR="0071388C" w:rsidRDefault="0071388C" w:rsidP="00672722">
                  <w:pPr>
                    <w:jc w:val="left"/>
                    <w:rPr>
                      <w:b/>
                    </w:rPr>
                  </w:pPr>
                  <w:r w:rsidRPr="00672722">
                    <w:rPr>
                      <w:b/>
                    </w:rPr>
                    <w:t>datum</w:t>
                  </w:r>
                </w:p>
                <w:p w:rsidR="0071388C" w:rsidRPr="004419AB" w:rsidRDefault="0071388C" w:rsidP="00672722">
                  <w:pPr>
                    <w:jc w:val="left"/>
                  </w:pPr>
                  <w:del w:id="1" w:author="pjanssen" w:date="2015-06-19T11:41:00Z">
                    <w:r w:rsidDel="008D4D0B">
                      <w:delText xml:space="preserve">x </w:delText>
                    </w:r>
                  </w:del>
                  <w:ins w:id="2" w:author="pjanssen" w:date="2015-06-19T11:41:00Z">
                    <w:r>
                      <w:t xml:space="preserve">19 </w:t>
                    </w:r>
                  </w:ins>
                  <w:del w:id="3" w:author="pjanssen" w:date="2015-06-18T16:23:00Z">
                    <w:r w:rsidDel="001D1C63">
                      <w:delText xml:space="preserve">mei </w:delText>
                    </w:r>
                  </w:del>
                  <w:ins w:id="4" w:author="pjanssen" w:date="2015-06-18T16:23:00Z">
                    <w:r>
                      <w:t xml:space="preserve">juni </w:t>
                    </w:r>
                  </w:ins>
                  <w:r>
                    <w:t>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7013EA" w:rsidP="007C7339">
      <w:pPr>
        <w:spacing w:line="240" w:lineRule="atLeast"/>
        <w:jc w:val="left"/>
        <w:rPr>
          <w:sz w:val="28"/>
          <w:szCs w:val="28"/>
        </w:rPr>
      </w:pPr>
      <w:r w:rsidRPr="007013EA">
        <w:rPr>
          <w:noProof/>
        </w:rPr>
        <w:pict>
          <v:shape id="_x0000_s1031" type="#_x0000_t202" style="position:absolute;margin-left:-180.1pt;margin-top:11.95pt;width:171pt;height:36pt;z-index:251658240" stroked="f">
            <v:textbox style="mso-next-textbox:#_x0000_s1031">
              <w:txbxContent>
                <w:p w:rsidR="0071388C" w:rsidRPr="00672722" w:rsidRDefault="0071388C" w:rsidP="00796267">
                  <w:pPr>
                    <w:rPr>
                      <w:b/>
                    </w:rPr>
                  </w:pPr>
                  <w:r w:rsidRPr="00672722">
                    <w:rPr>
                      <w:b/>
                    </w:rPr>
                    <w:t>versie</w:t>
                  </w:r>
                </w:p>
                <w:p w:rsidR="0071388C" w:rsidRPr="00DC7808" w:rsidRDefault="0071388C" w:rsidP="00796267">
                  <w:r w:rsidRPr="006F2CE2">
                    <w:t>0.</w:t>
                  </w:r>
                  <w:r>
                    <w:t>96</w:t>
                  </w:r>
                </w:p>
              </w:txbxContent>
            </v:textbox>
            <w10:wrap type="square"/>
          </v:shape>
        </w:pict>
      </w:r>
    </w:p>
    <w:p w:rsidR="00672722" w:rsidRDefault="00672722" w:rsidP="007C7339">
      <w:pPr>
        <w:spacing w:line="240" w:lineRule="atLeast"/>
        <w:jc w:val="left"/>
        <w:rPr>
          <w:ins w:id="5" w:author="pjanssen" w:date="2015-06-19T11:57:00Z"/>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kenmerken van deze Data Product Specificatie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0427A2" w:rsidRDefault="001239D0" w:rsidP="00387DE5">
            <w:pPr>
              <w:jc w:val="left"/>
            </w:pPr>
            <w:r>
              <w:rPr>
                <w:color w:val="0000FF"/>
              </w:rPr>
              <w:t>Linda van den Brink, Paul Janssen</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8D4D0B">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del w:id="6" w:author="pjanssen" w:date="2015-06-19T11:41:00Z">
              <w:r w:rsidR="007D62D8" w:rsidDel="008D4D0B">
                <w:rPr>
                  <w:color w:val="0000FF"/>
                </w:rPr>
                <w:delText>0</w:delText>
              </w:r>
              <w:r w:rsidR="00751479" w:rsidDel="008D4D0B">
                <w:rPr>
                  <w:color w:val="0000FF"/>
                </w:rPr>
                <w:delText>5</w:delText>
              </w:r>
            </w:del>
            <w:ins w:id="7" w:author="pjanssen" w:date="2015-06-19T11:41:00Z">
              <w:r w:rsidR="008D4D0B">
                <w:rPr>
                  <w:color w:val="0000FF"/>
                </w:rPr>
                <w:t>06</w:t>
              </w:r>
            </w:ins>
            <w:r w:rsidRPr="005F591B">
              <w:rPr>
                <w:color w:val="0000FF"/>
              </w:rPr>
              <w:t>-</w:t>
            </w:r>
            <w:del w:id="8" w:author="pjanssen" w:date="2015-06-19T11:41:00Z">
              <w:r w:rsidR="00751479" w:rsidDel="008D4D0B">
                <w:rPr>
                  <w:color w:val="0000FF"/>
                </w:rPr>
                <w:delText>xx</w:delText>
              </w:r>
            </w:del>
            <w:ins w:id="9" w:author="pjanssen" w:date="2015-06-19T11:41:00Z">
              <w:r w:rsidR="008D4D0B">
                <w:rPr>
                  <w:color w:val="0000FF"/>
                </w:rPr>
                <w:t>19</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0427A2" w:rsidP="00E67465">
            <w:pPr>
              <w:jc w:val="left"/>
              <w:rPr>
                <w:color w:val="0000FF"/>
              </w:rPr>
            </w:pPr>
            <w:r w:rsidRPr="000427A2">
              <w:rPr>
                <w:color w:val="0000FF"/>
              </w:rPr>
              <w:t>&lt;Eventuele beperkingen ten aanzien van dit document&gt;</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751479">
            <w:pPr>
              <w:jc w:val="left"/>
              <w:rPr>
                <w:color w:val="0000FF"/>
              </w:rPr>
            </w:pPr>
            <w:r>
              <w:rPr>
                <w:color w:val="0000FF"/>
              </w:rPr>
              <w:t>IMKL_Dataspecificatie_09</w:t>
            </w:r>
            <w:r w:rsidR="00751479">
              <w:rPr>
                <w:color w:val="0000FF"/>
              </w:rPr>
              <w:t>6</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ins w:id="10" w:author="pjanssen" w:date="2015-06-18T16:23:00Z">
              <w:r>
                <w:rPr>
                  <w:bCs/>
                </w:rPr>
                <w:t>2015-06-18</w:t>
              </w:r>
            </w:ins>
          </w:p>
        </w:tc>
        <w:tc>
          <w:tcPr>
            <w:tcW w:w="641" w:type="pct"/>
          </w:tcPr>
          <w:p w:rsidR="00751479" w:rsidRDefault="001D1C63" w:rsidP="00E67465">
            <w:pPr>
              <w:jc w:val="left"/>
              <w:rPr>
                <w:bCs/>
              </w:rPr>
            </w:pPr>
            <w:ins w:id="11" w:author="pjanssen" w:date="2015-06-18T16:23:00Z">
              <w:r>
                <w:rPr>
                  <w:bCs/>
                </w:rPr>
                <w:t>PJA</w:t>
              </w:r>
            </w:ins>
          </w:p>
        </w:tc>
        <w:tc>
          <w:tcPr>
            <w:tcW w:w="692" w:type="pct"/>
          </w:tcPr>
          <w:p w:rsidR="00751479" w:rsidRDefault="001D1C63" w:rsidP="00E67465">
            <w:pPr>
              <w:jc w:val="left"/>
              <w:rPr>
                <w:bCs/>
              </w:rPr>
            </w:pPr>
            <w:ins w:id="12" w:author="pjanssen" w:date="2015-06-18T16:23:00Z">
              <w:r>
                <w:rPr>
                  <w:bCs/>
                </w:rPr>
                <w:t>alles</w:t>
              </w:r>
            </w:ins>
          </w:p>
        </w:tc>
        <w:tc>
          <w:tcPr>
            <w:tcW w:w="2498" w:type="pct"/>
          </w:tcPr>
          <w:p w:rsidR="00751479" w:rsidRDefault="001D1C63" w:rsidP="00E67465">
            <w:pPr>
              <w:jc w:val="left"/>
              <w:rPr>
                <w:bCs/>
              </w:rPr>
            </w:pPr>
            <w:ins w:id="13" w:author="pjanssen" w:date="2015-06-18T16:23:00Z">
              <w:r>
                <w:rPr>
                  <w:bCs/>
                </w:rPr>
                <w:t>Nav review en periode tot 18 juni.</w:t>
              </w:r>
            </w:ins>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71388C">
      <w:pPr>
        <w:spacing w:line="240" w:lineRule="auto"/>
        <w:jc w:val="left"/>
        <w:rPr>
          <w:sz w:val="28"/>
          <w:szCs w:val="28"/>
        </w:rPr>
      </w:pPr>
      <w:ins w:id="14" w:author="pjanssen" w:date="2015-06-19T11:58:00Z">
        <w:r w:rsidRPr="0071388C">
          <w:rPr>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71388C" w:rsidRPr="00672722" w:rsidRDefault="0071388C" w:rsidP="0071388C">
                    <w:pPr>
                      <w:rPr>
                        <w:b/>
                      </w:rPr>
                    </w:pPr>
                    <w:r>
                      <w:rPr>
                        <w:b/>
                      </w:rPr>
                      <w:t>rechtenbeleid</w:t>
                    </w:r>
                  </w:p>
                  <w:p w:rsidR="0071388C" w:rsidRDefault="0071388C" w:rsidP="0071388C">
                    <w:pPr>
                      <w:ind w:left="709" w:firstLine="709"/>
                    </w:pPr>
                    <w:r w:rsidRPr="00D774FF">
                      <w:t>Naamsvermelding-GeenAfgeleideWerken 3.0 Nederland</w:t>
                    </w:r>
                  </w:p>
                  <w:p w:rsidR="0071388C" w:rsidRDefault="0071388C" w:rsidP="0071388C">
                    <w:pPr>
                      <w:ind w:left="709" w:firstLine="709"/>
                    </w:pPr>
                    <w:r w:rsidRPr="00D774FF">
                      <w:t>(CC BY-ND 3.0)</w:t>
                    </w:r>
                    <w:r>
                      <w:t xml:space="preserve"> </w:t>
                    </w:r>
                    <w:r>
                      <w:tab/>
                    </w:r>
                  </w:p>
                  <w:p w:rsidR="0071388C" w:rsidRDefault="0071388C" w:rsidP="0071388C">
                    <w:pPr>
                      <w:ind w:left="709" w:firstLine="709"/>
                    </w:pPr>
                  </w:p>
                  <w:p w:rsidR="0071388C" w:rsidRPr="002564CF" w:rsidRDefault="0071388C" w:rsidP="0071388C">
                    <w:r w:rsidRPr="00D774FF" w:rsidDel="000A350C">
                      <w:t xml:space="preserve"> </w:t>
                    </w:r>
                  </w:p>
                </w:txbxContent>
              </v:textbox>
              <w10:wrap type="square"/>
            </v:shape>
          </w:pict>
        </w:r>
      </w:ins>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en het resultaat hebben geëvalueerd. De volgende personen hebben deelgenomen aan de werkgroep:</w:t>
      </w:r>
    </w:p>
    <w:p w:rsidR="000E7FD9" w:rsidRDefault="000E7FD9" w:rsidP="000E7FD9"/>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ins w:id="15" w:author="pjanssen" w:date="2015-06-18T16:26:00Z"/>
          <w:lang w:val="fr-FR"/>
        </w:rPr>
      </w:pPr>
      <w:r w:rsidRPr="006F2CE2">
        <w:rPr>
          <w:lang w:val="fr-FR"/>
        </w:rPr>
        <w:t>Marcel Busser (BAM)</w:t>
      </w:r>
    </w:p>
    <w:p w:rsidR="00735463" w:rsidRPr="000C1C49" w:rsidRDefault="007013EA" w:rsidP="000E7FD9">
      <w:pPr>
        <w:rPr>
          <w:ins w:id="16" w:author="pjanssen" w:date="2015-06-18T16:24:00Z"/>
          <w:rPrChange w:id="17" w:author="pjanssen" w:date="2015-06-18T16:28:00Z">
            <w:rPr>
              <w:ins w:id="18" w:author="pjanssen" w:date="2015-06-18T16:24:00Z"/>
              <w:lang w:val="fr-FR"/>
            </w:rPr>
          </w:rPrChange>
        </w:rPr>
      </w:pPr>
      <w:ins w:id="19" w:author="pjanssen" w:date="2015-06-18T16:26:00Z">
        <w:r w:rsidRPr="007013EA">
          <w:rPr>
            <w:rPrChange w:id="20" w:author="pjanssen" w:date="2015-06-18T16:28:00Z">
              <w:rPr>
                <w:lang w:val="fr-FR"/>
              </w:rPr>
            </w:rPrChange>
          </w:rPr>
          <w:t>Felix Parmentier (BAM)</w:t>
        </w:r>
      </w:ins>
    </w:p>
    <w:p w:rsidR="00735463" w:rsidRPr="000C1C49" w:rsidRDefault="007013EA" w:rsidP="000E7FD9">
      <w:pPr>
        <w:rPr>
          <w:rPrChange w:id="21" w:author="pjanssen" w:date="2015-06-18T16:28:00Z">
            <w:rPr>
              <w:lang w:val="fr-FR"/>
            </w:rPr>
          </w:rPrChange>
        </w:rPr>
      </w:pPr>
      <w:ins w:id="22" w:author="pjanssen" w:date="2015-06-18T16:25:00Z">
        <w:r w:rsidRPr="007013EA">
          <w:rPr>
            <w:rPrChange w:id="23" w:author="pjanssen" w:date="2015-06-18T16:28:00Z">
              <w:rPr>
                <w:lang w:val="fr-FR"/>
              </w:rPr>
            </w:rPrChange>
          </w:rPr>
          <w:t>Martin Borgman (Kadaster)</w:t>
        </w:r>
      </w:ins>
    </w:p>
    <w:p w:rsidR="000E7FD9" w:rsidRDefault="000E7FD9" w:rsidP="000E7FD9">
      <w:r>
        <w:t>Ron Dijkstra (Gasunie)</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pPr>
        <w:rPr>
          <w:ins w:id="24" w:author="pjanssen" w:date="2015-06-18T16:25:00Z"/>
        </w:rPr>
      </w:pPr>
      <w:r>
        <w:t>Fuat Akdeniz (Kadaster)</w:t>
      </w:r>
    </w:p>
    <w:p w:rsidR="00735463" w:rsidRDefault="00735463" w:rsidP="000E7FD9">
      <w:ins w:id="25" w:author="pjanssen" w:date="2015-06-18T16:25:00Z">
        <w:r>
          <w:t>Bas Heite (B12)</w:t>
        </w:r>
      </w:ins>
    </w:p>
    <w:p w:rsidR="000E7FD9" w:rsidRDefault="000E7FD9" w:rsidP="000E7FD9">
      <w:r>
        <w:t>Frank Coumans (Eneco)</w:t>
      </w:r>
    </w:p>
    <w:p w:rsidR="000E7FD9" w:rsidRDefault="000E7FD9" w:rsidP="000E7FD9">
      <w:r>
        <w:t>Hans Meijer (Gemeente Den Haag)</w:t>
      </w:r>
    </w:p>
    <w:p w:rsidR="000E7FD9" w:rsidRDefault="000E7FD9" w:rsidP="000E7FD9">
      <w:pPr>
        <w:rPr>
          <w:ins w:id="26" w:author="pjanssen" w:date="2015-06-18T16:26:00Z"/>
        </w:rPr>
      </w:pPr>
      <w:r>
        <w:t>Eric Oosterom (Stichting Rioned)</w:t>
      </w:r>
    </w:p>
    <w:p w:rsidR="00735463" w:rsidRDefault="00735463" w:rsidP="000E7FD9">
      <w:ins w:id="27" w:author="pjanssen" w:date="2015-06-18T16:26:00Z">
        <w:r>
          <w:t>John Peeters (Gemeente Maasgouw)</w:t>
        </w:r>
      </w:ins>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331C0" w:rsidRDefault="007013EA">
      <w:pPr>
        <w:pStyle w:val="Inhopg1"/>
        <w:rPr>
          <w:rFonts w:asciiTheme="minorHAnsi" w:eastAsiaTheme="minorEastAsia" w:hAnsiTheme="minorHAnsi" w:cstheme="minorBidi"/>
          <w:noProof/>
          <w:sz w:val="22"/>
          <w:szCs w:val="22"/>
        </w:rPr>
      </w:pPr>
      <w:r w:rsidRPr="007013EA">
        <w:fldChar w:fldCharType="begin"/>
      </w:r>
      <w:r w:rsidR="00A26809" w:rsidRPr="007C7339">
        <w:instrText xml:space="preserve"> TOC \h \z \t "Hoofdstuktitel;1;Paragraaftitel;2;subparagraaftitel;3" </w:instrText>
      </w:r>
      <w:r w:rsidRPr="007013EA">
        <w:fldChar w:fldCharType="separate"/>
      </w:r>
      <w:hyperlink w:anchor="_Toc422478817" w:history="1">
        <w:r w:rsidR="003331C0" w:rsidRPr="009F7AA6">
          <w:rPr>
            <w:rStyle w:val="Hyperlink"/>
            <w:noProof/>
          </w:rPr>
          <w:t>Inleiding en leeswijzer.</w:t>
        </w:r>
        <w:r w:rsidR="003331C0">
          <w:rPr>
            <w:noProof/>
            <w:webHidden/>
          </w:rPr>
          <w:tab/>
        </w:r>
        <w:r w:rsidR="003331C0">
          <w:rPr>
            <w:noProof/>
            <w:webHidden/>
          </w:rPr>
          <w:fldChar w:fldCharType="begin"/>
        </w:r>
        <w:r w:rsidR="003331C0">
          <w:rPr>
            <w:noProof/>
            <w:webHidden/>
          </w:rPr>
          <w:instrText xml:space="preserve"> PAGEREF _Toc422478817 \h </w:instrText>
        </w:r>
        <w:r w:rsidR="003331C0">
          <w:rPr>
            <w:noProof/>
            <w:webHidden/>
          </w:rPr>
        </w:r>
        <w:r w:rsidR="003331C0">
          <w:rPr>
            <w:noProof/>
            <w:webHidden/>
          </w:rPr>
          <w:fldChar w:fldCharType="separate"/>
        </w:r>
        <w:r w:rsidR="003331C0">
          <w:rPr>
            <w:noProof/>
            <w:webHidden/>
          </w:rPr>
          <w:t>6</w:t>
        </w:r>
        <w:r w:rsidR="003331C0">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18" w:history="1">
        <w:r w:rsidRPr="009F7AA6">
          <w:rPr>
            <w:rStyle w:val="Hyperlink"/>
            <w:noProof/>
          </w:rPr>
          <w:t>Scope</w:t>
        </w:r>
        <w:r>
          <w:rPr>
            <w:noProof/>
            <w:webHidden/>
          </w:rPr>
          <w:tab/>
        </w:r>
        <w:r>
          <w:rPr>
            <w:noProof/>
            <w:webHidden/>
          </w:rPr>
          <w:fldChar w:fldCharType="begin"/>
        </w:r>
        <w:r>
          <w:rPr>
            <w:noProof/>
            <w:webHidden/>
          </w:rPr>
          <w:instrText xml:space="preserve"> PAGEREF _Toc422478818 \h </w:instrText>
        </w:r>
        <w:r>
          <w:rPr>
            <w:noProof/>
            <w:webHidden/>
          </w:rPr>
        </w:r>
        <w:r>
          <w:rPr>
            <w:noProof/>
            <w:webHidden/>
          </w:rPr>
          <w:fldChar w:fldCharType="separate"/>
        </w:r>
        <w:r>
          <w:rPr>
            <w:noProof/>
            <w:webHidden/>
          </w:rPr>
          <w:t>7</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19" w:history="1">
        <w:r w:rsidRPr="009F7AA6">
          <w:rPr>
            <w:rStyle w:val="Hyperlink"/>
          </w:rPr>
          <w:t>2.1</w:t>
        </w:r>
        <w:r>
          <w:rPr>
            <w:rFonts w:asciiTheme="minorHAnsi" w:eastAsiaTheme="minorEastAsia" w:hAnsiTheme="minorHAnsi" w:cstheme="minorBidi"/>
            <w:sz w:val="22"/>
            <w:szCs w:val="22"/>
          </w:rPr>
          <w:tab/>
        </w:r>
        <w:r w:rsidRPr="009F7AA6">
          <w:rPr>
            <w:rStyle w:val="Hyperlink"/>
          </w:rPr>
          <w:t>Scope</w:t>
        </w:r>
        <w:r>
          <w:rPr>
            <w:webHidden/>
          </w:rPr>
          <w:tab/>
        </w:r>
        <w:r>
          <w:rPr>
            <w:webHidden/>
          </w:rPr>
          <w:fldChar w:fldCharType="begin"/>
        </w:r>
        <w:r>
          <w:rPr>
            <w:webHidden/>
          </w:rPr>
          <w:instrText xml:space="preserve"> PAGEREF _Toc422478819 \h </w:instrText>
        </w:r>
        <w:r>
          <w:rPr>
            <w:webHidden/>
          </w:rPr>
        </w:r>
        <w:r>
          <w:rPr>
            <w:webHidden/>
          </w:rPr>
          <w:fldChar w:fldCharType="separate"/>
        </w:r>
        <w:r>
          <w:rPr>
            <w:webHidden/>
          </w:rPr>
          <w:t>7</w:t>
        </w:r>
        <w:r>
          <w:rPr>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20" w:history="1">
        <w:r w:rsidRPr="009F7AA6">
          <w:rPr>
            <w:rStyle w:val="Hyperlink"/>
            <w:noProof/>
          </w:rPr>
          <w:t>Overzicht</w:t>
        </w:r>
        <w:r>
          <w:rPr>
            <w:noProof/>
            <w:webHidden/>
          </w:rPr>
          <w:tab/>
        </w:r>
        <w:r>
          <w:rPr>
            <w:noProof/>
            <w:webHidden/>
          </w:rPr>
          <w:fldChar w:fldCharType="begin"/>
        </w:r>
        <w:r>
          <w:rPr>
            <w:noProof/>
            <w:webHidden/>
          </w:rPr>
          <w:instrText xml:space="preserve"> PAGEREF _Toc422478820 \h </w:instrText>
        </w:r>
        <w:r>
          <w:rPr>
            <w:noProof/>
            <w:webHidden/>
          </w:rPr>
        </w:r>
        <w:r>
          <w:rPr>
            <w:noProof/>
            <w:webHidden/>
          </w:rPr>
          <w:fldChar w:fldCharType="separate"/>
        </w:r>
        <w:r>
          <w:rPr>
            <w:noProof/>
            <w:webHidden/>
          </w:rPr>
          <w:t>8</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21" w:history="1">
        <w:r w:rsidRPr="009F7AA6">
          <w:rPr>
            <w:rStyle w:val="Hyperlink"/>
          </w:rPr>
          <w:t>3.1</w:t>
        </w:r>
        <w:r>
          <w:rPr>
            <w:rFonts w:asciiTheme="minorHAnsi" w:eastAsiaTheme="minorEastAsia" w:hAnsiTheme="minorHAnsi" w:cstheme="minorBidi"/>
            <w:sz w:val="22"/>
            <w:szCs w:val="22"/>
          </w:rPr>
          <w:tab/>
        </w:r>
        <w:r w:rsidRPr="009F7AA6">
          <w:rPr>
            <w:rStyle w:val="Hyperlink"/>
          </w:rPr>
          <w:t>Naam en Acroniemen</w:t>
        </w:r>
        <w:r>
          <w:rPr>
            <w:webHidden/>
          </w:rPr>
          <w:tab/>
        </w:r>
        <w:r>
          <w:rPr>
            <w:webHidden/>
          </w:rPr>
          <w:fldChar w:fldCharType="begin"/>
        </w:r>
        <w:r>
          <w:rPr>
            <w:webHidden/>
          </w:rPr>
          <w:instrText xml:space="preserve"> PAGEREF _Toc422478821 \h </w:instrText>
        </w:r>
        <w:r>
          <w:rPr>
            <w:webHidden/>
          </w:rPr>
        </w:r>
        <w:r>
          <w:rPr>
            <w:webHidden/>
          </w:rPr>
          <w:fldChar w:fldCharType="separate"/>
        </w:r>
        <w:r>
          <w:rPr>
            <w:webHidden/>
          </w:rPr>
          <w:t>8</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22" w:history="1">
        <w:r w:rsidRPr="009F7AA6">
          <w:rPr>
            <w:rStyle w:val="Hyperlink"/>
          </w:rPr>
          <w:t>3.2</w:t>
        </w:r>
        <w:r>
          <w:rPr>
            <w:rFonts w:asciiTheme="minorHAnsi" w:eastAsiaTheme="minorEastAsia" w:hAnsiTheme="minorHAnsi" w:cstheme="minorBidi"/>
            <w:sz w:val="22"/>
            <w:szCs w:val="22"/>
          </w:rPr>
          <w:tab/>
        </w:r>
        <w:r w:rsidRPr="009F7AA6">
          <w:rPr>
            <w:rStyle w:val="Hyperlink"/>
          </w:rPr>
          <w:t>Informele beschrijving</w:t>
        </w:r>
        <w:r>
          <w:rPr>
            <w:webHidden/>
          </w:rPr>
          <w:tab/>
        </w:r>
        <w:r>
          <w:rPr>
            <w:webHidden/>
          </w:rPr>
          <w:fldChar w:fldCharType="begin"/>
        </w:r>
        <w:r>
          <w:rPr>
            <w:webHidden/>
          </w:rPr>
          <w:instrText xml:space="preserve"> PAGEREF _Toc422478822 \h </w:instrText>
        </w:r>
        <w:r>
          <w:rPr>
            <w:webHidden/>
          </w:rPr>
        </w:r>
        <w:r>
          <w:rPr>
            <w:webHidden/>
          </w:rPr>
          <w:fldChar w:fldCharType="separate"/>
        </w:r>
        <w:r>
          <w:rPr>
            <w:webHidden/>
          </w:rPr>
          <w:t>8</w:t>
        </w:r>
        <w:r>
          <w:rPr>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23" w:history="1">
        <w:r w:rsidRPr="009F7AA6">
          <w:rPr>
            <w:rStyle w:val="Hyperlink"/>
            <w:noProof/>
          </w:rPr>
          <w:t>3.2.1</w:t>
        </w:r>
        <w:r>
          <w:rPr>
            <w:rFonts w:asciiTheme="minorHAnsi" w:eastAsiaTheme="minorEastAsia" w:hAnsiTheme="minorHAnsi" w:cstheme="minorBidi"/>
            <w:noProof/>
            <w:sz w:val="22"/>
            <w:szCs w:val="22"/>
          </w:rPr>
          <w:tab/>
        </w:r>
        <w:r w:rsidRPr="009F7AA6">
          <w:rPr>
            <w:rStyle w:val="Hyperlink"/>
            <w:noProof/>
          </w:rPr>
          <w:t>Definitie</w:t>
        </w:r>
        <w:r>
          <w:rPr>
            <w:noProof/>
            <w:webHidden/>
          </w:rPr>
          <w:tab/>
        </w:r>
        <w:r>
          <w:rPr>
            <w:noProof/>
            <w:webHidden/>
          </w:rPr>
          <w:fldChar w:fldCharType="begin"/>
        </w:r>
        <w:r>
          <w:rPr>
            <w:noProof/>
            <w:webHidden/>
          </w:rPr>
          <w:instrText xml:space="preserve"> PAGEREF _Toc422478823 \h </w:instrText>
        </w:r>
        <w:r>
          <w:rPr>
            <w:noProof/>
            <w:webHidden/>
          </w:rPr>
        </w:r>
        <w:r>
          <w:rPr>
            <w:noProof/>
            <w:webHidden/>
          </w:rPr>
          <w:fldChar w:fldCharType="separate"/>
        </w:r>
        <w:r>
          <w:rPr>
            <w:noProof/>
            <w:webHidden/>
          </w:rPr>
          <w:t>8</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24" w:history="1">
        <w:r w:rsidRPr="009F7AA6">
          <w:rPr>
            <w:rStyle w:val="Hyperlink"/>
            <w:noProof/>
          </w:rPr>
          <w:t>3.2.2</w:t>
        </w:r>
        <w:r>
          <w:rPr>
            <w:rFonts w:asciiTheme="minorHAnsi" w:eastAsiaTheme="minorEastAsia" w:hAnsiTheme="minorHAnsi" w:cstheme="minorBidi"/>
            <w:noProof/>
            <w:sz w:val="22"/>
            <w:szCs w:val="22"/>
          </w:rPr>
          <w:tab/>
        </w:r>
        <w:r w:rsidRPr="009F7AA6">
          <w:rPr>
            <w:rStyle w:val="Hyperlink"/>
            <w:noProof/>
          </w:rPr>
          <w:t>Beschrijving</w:t>
        </w:r>
        <w:r>
          <w:rPr>
            <w:noProof/>
            <w:webHidden/>
          </w:rPr>
          <w:tab/>
        </w:r>
        <w:r>
          <w:rPr>
            <w:noProof/>
            <w:webHidden/>
          </w:rPr>
          <w:fldChar w:fldCharType="begin"/>
        </w:r>
        <w:r>
          <w:rPr>
            <w:noProof/>
            <w:webHidden/>
          </w:rPr>
          <w:instrText xml:space="preserve"> PAGEREF _Toc422478824 \h </w:instrText>
        </w:r>
        <w:r>
          <w:rPr>
            <w:noProof/>
            <w:webHidden/>
          </w:rPr>
        </w:r>
        <w:r>
          <w:rPr>
            <w:noProof/>
            <w:webHidden/>
          </w:rPr>
          <w:fldChar w:fldCharType="separate"/>
        </w:r>
        <w:r>
          <w:rPr>
            <w:noProof/>
            <w:webHidden/>
          </w:rPr>
          <w:t>8</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25" w:history="1">
        <w:r w:rsidRPr="009F7AA6">
          <w:rPr>
            <w:rStyle w:val="Hyperlink"/>
          </w:rPr>
          <w:t>3.3</w:t>
        </w:r>
        <w:r>
          <w:rPr>
            <w:rFonts w:asciiTheme="minorHAnsi" w:eastAsiaTheme="minorEastAsia" w:hAnsiTheme="minorHAnsi" w:cstheme="minorBidi"/>
            <w:sz w:val="22"/>
            <w:szCs w:val="22"/>
          </w:rPr>
          <w:tab/>
        </w:r>
        <w:r w:rsidRPr="009F7AA6">
          <w:rPr>
            <w:rStyle w:val="Hyperlink"/>
          </w:rPr>
          <w:t>Normatieve referenties</w:t>
        </w:r>
        <w:r>
          <w:rPr>
            <w:webHidden/>
          </w:rPr>
          <w:tab/>
        </w:r>
        <w:r>
          <w:rPr>
            <w:webHidden/>
          </w:rPr>
          <w:fldChar w:fldCharType="begin"/>
        </w:r>
        <w:r>
          <w:rPr>
            <w:webHidden/>
          </w:rPr>
          <w:instrText xml:space="preserve"> PAGEREF _Toc422478825 \h </w:instrText>
        </w:r>
        <w:r>
          <w:rPr>
            <w:webHidden/>
          </w:rPr>
        </w:r>
        <w:r>
          <w:rPr>
            <w:webHidden/>
          </w:rPr>
          <w:fldChar w:fldCharType="separate"/>
        </w:r>
        <w:r>
          <w:rPr>
            <w:webHidden/>
          </w:rPr>
          <w:t>10</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26" w:history="1">
        <w:r w:rsidRPr="009F7AA6">
          <w:rPr>
            <w:rStyle w:val="Hyperlink"/>
          </w:rPr>
          <w:t>3.4</w:t>
        </w:r>
        <w:r>
          <w:rPr>
            <w:rFonts w:asciiTheme="minorHAnsi" w:eastAsiaTheme="minorEastAsia" w:hAnsiTheme="minorHAnsi" w:cstheme="minorBidi"/>
            <w:sz w:val="22"/>
            <w:szCs w:val="22"/>
          </w:rPr>
          <w:tab/>
        </w:r>
        <w:r w:rsidRPr="009F7AA6">
          <w:rPr>
            <w:rStyle w:val="Hyperlink"/>
          </w:rPr>
          <w:t>Totstandkoming</w:t>
        </w:r>
        <w:r>
          <w:rPr>
            <w:webHidden/>
          </w:rPr>
          <w:tab/>
        </w:r>
        <w:r>
          <w:rPr>
            <w:webHidden/>
          </w:rPr>
          <w:fldChar w:fldCharType="begin"/>
        </w:r>
        <w:r>
          <w:rPr>
            <w:webHidden/>
          </w:rPr>
          <w:instrText xml:space="preserve"> PAGEREF _Toc422478826 \h </w:instrText>
        </w:r>
        <w:r>
          <w:rPr>
            <w:webHidden/>
          </w:rPr>
        </w:r>
        <w:r>
          <w:rPr>
            <w:webHidden/>
          </w:rPr>
          <w:fldChar w:fldCharType="separate"/>
        </w:r>
        <w:r>
          <w:rPr>
            <w:webHidden/>
          </w:rPr>
          <w:t>11</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27" w:history="1">
        <w:r w:rsidRPr="009F7AA6">
          <w:rPr>
            <w:rStyle w:val="Hyperlink"/>
          </w:rPr>
          <w:t>3.5</w:t>
        </w:r>
        <w:r>
          <w:rPr>
            <w:rFonts w:asciiTheme="minorHAnsi" w:eastAsiaTheme="minorEastAsia" w:hAnsiTheme="minorHAnsi" w:cstheme="minorBidi"/>
            <w:sz w:val="22"/>
            <w:szCs w:val="22"/>
          </w:rPr>
          <w:tab/>
        </w:r>
        <w:r w:rsidRPr="009F7AA6">
          <w:rPr>
            <w:rStyle w:val="Hyperlink"/>
          </w:rPr>
          <w:t>Termen en definities</w:t>
        </w:r>
        <w:r>
          <w:rPr>
            <w:webHidden/>
          </w:rPr>
          <w:tab/>
        </w:r>
        <w:r>
          <w:rPr>
            <w:webHidden/>
          </w:rPr>
          <w:fldChar w:fldCharType="begin"/>
        </w:r>
        <w:r>
          <w:rPr>
            <w:webHidden/>
          </w:rPr>
          <w:instrText xml:space="preserve"> PAGEREF _Toc422478827 \h </w:instrText>
        </w:r>
        <w:r>
          <w:rPr>
            <w:webHidden/>
          </w:rPr>
        </w:r>
        <w:r>
          <w:rPr>
            <w:webHidden/>
          </w:rPr>
          <w:fldChar w:fldCharType="separate"/>
        </w:r>
        <w:r>
          <w:rPr>
            <w:webHidden/>
          </w:rPr>
          <w:t>11</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28" w:history="1">
        <w:r w:rsidRPr="009F7AA6">
          <w:rPr>
            <w:rStyle w:val="Hyperlink"/>
          </w:rPr>
          <w:t>3.6</w:t>
        </w:r>
        <w:r>
          <w:rPr>
            <w:rFonts w:asciiTheme="minorHAnsi" w:eastAsiaTheme="minorEastAsia" w:hAnsiTheme="minorHAnsi" w:cstheme="minorBidi"/>
            <w:sz w:val="22"/>
            <w:szCs w:val="22"/>
          </w:rPr>
          <w:tab/>
        </w:r>
        <w:r w:rsidRPr="009F7AA6">
          <w:rPr>
            <w:rStyle w:val="Hyperlink"/>
          </w:rPr>
          <w:t>Symbolen en afkortingen</w:t>
        </w:r>
        <w:r>
          <w:rPr>
            <w:webHidden/>
          </w:rPr>
          <w:tab/>
        </w:r>
        <w:r>
          <w:rPr>
            <w:webHidden/>
          </w:rPr>
          <w:fldChar w:fldCharType="begin"/>
        </w:r>
        <w:r>
          <w:rPr>
            <w:webHidden/>
          </w:rPr>
          <w:instrText xml:space="preserve"> PAGEREF _Toc422478828 \h </w:instrText>
        </w:r>
        <w:r>
          <w:rPr>
            <w:webHidden/>
          </w:rPr>
        </w:r>
        <w:r>
          <w:rPr>
            <w:webHidden/>
          </w:rPr>
          <w:fldChar w:fldCharType="separate"/>
        </w:r>
        <w:r>
          <w:rPr>
            <w:webHidden/>
          </w:rPr>
          <w:t>11</w:t>
        </w:r>
        <w:r>
          <w:rPr>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29" w:history="1">
        <w:r w:rsidRPr="009F7AA6">
          <w:rPr>
            <w:rStyle w:val="Hyperlink"/>
            <w:noProof/>
          </w:rPr>
          <w:t>Identificatie document</w:t>
        </w:r>
        <w:r>
          <w:rPr>
            <w:noProof/>
            <w:webHidden/>
          </w:rPr>
          <w:tab/>
        </w:r>
        <w:r>
          <w:rPr>
            <w:noProof/>
            <w:webHidden/>
          </w:rPr>
          <w:fldChar w:fldCharType="begin"/>
        </w:r>
        <w:r>
          <w:rPr>
            <w:noProof/>
            <w:webHidden/>
          </w:rPr>
          <w:instrText xml:space="preserve"> PAGEREF _Toc422478829 \h </w:instrText>
        </w:r>
        <w:r>
          <w:rPr>
            <w:noProof/>
            <w:webHidden/>
          </w:rPr>
        </w:r>
        <w:r>
          <w:rPr>
            <w:noProof/>
            <w:webHidden/>
          </w:rPr>
          <w:fldChar w:fldCharType="separate"/>
        </w:r>
        <w:r>
          <w:rPr>
            <w:noProof/>
            <w:webHidden/>
          </w:rPr>
          <w:t>12</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30" w:history="1">
        <w:r w:rsidRPr="009F7AA6">
          <w:rPr>
            <w:rStyle w:val="Hyperlink"/>
            <w:noProof/>
          </w:rPr>
          <w:t>Data content en structuur</w:t>
        </w:r>
        <w:r>
          <w:rPr>
            <w:noProof/>
            <w:webHidden/>
          </w:rPr>
          <w:tab/>
        </w:r>
        <w:r>
          <w:rPr>
            <w:noProof/>
            <w:webHidden/>
          </w:rPr>
          <w:fldChar w:fldCharType="begin"/>
        </w:r>
        <w:r>
          <w:rPr>
            <w:noProof/>
            <w:webHidden/>
          </w:rPr>
          <w:instrText xml:space="preserve"> PAGEREF _Toc422478830 \h </w:instrText>
        </w:r>
        <w:r>
          <w:rPr>
            <w:noProof/>
            <w:webHidden/>
          </w:rPr>
        </w:r>
        <w:r>
          <w:rPr>
            <w:noProof/>
            <w:webHidden/>
          </w:rPr>
          <w:fldChar w:fldCharType="separate"/>
        </w:r>
        <w:r>
          <w:rPr>
            <w:noProof/>
            <w:webHidden/>
          </w:rPr>
          <w:t>13</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31" w:history="1">
        <w:r w:rsidRPr="009F7AA6">
          <w:rPr>
            <w:rStyle w:val="Hyperlink"/>
          </w:rPr>
          <w:t>5.1</w:t>
        </w:r>
        <w:r>
          <w:rPr>
            <w:rFonts w:asciiTheme="minorHAnsi" w:eastAsiaTheme="minorEastAsia" w:hAnsiTheme="minorHAnsi" w:cstheme="minorBidi"/>
            <w:sz w:val="22"/>
            <w:szCs w:val="22"/>
          </w:rPr>
          <w:tab/>
        </w:r>
        <w:r w:rsidRPr="009F7AA6">
          <w:rPr>
            <w:rStyle w:val="Hyperlink"/>
          </w:rPr>
          <w:t>Inleiding</w:t>
        </w:r>
        <w:r>
          <w:rPr>
            <w:webHidden/>
          </w:rPr>
          <w:tab/>
        </w:r>
        <w:r>
          <w:rPr>
            <w:webHidden/>
          </w:rPr>
          <w:fldChar w:fldCharType="begin"/>
        </w:r>
        <w:r>
          <w:rPr>
            <w:webHidden/>
          </w:rPr>
          <w:instrText xml:space="preserve"> PAGEREF _Toc422478831 \h </w:instrText>
        </w:r>
        <w:r>
          <w:rPr>
            <w:webHidden/>
          </w:rPr>
        </w:r>
        <w:r>
          <w:rPr>
            <w:webHidden/>
          </w:rPr>
          <w:fldChar w:fldCharType="separate"/>
        </w:r>
        <w:r>
          <w:rPr>
            <w:webHidden/>
          </w:rPr>
          <w:t>13</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32" w:history="1">
        <w:r w:rsidRPr="009F7AA6">
          <w:rPr>
            <w:rStyle w:val="Hyperlink"/>
          </w:rPr>
          <w:t>5.2</w:t>
        </w:r>
        <w:r>
          <w:rPr>
            <w:rFonts w:asciiTheme="minorHAnsi" w:eastAsiaTheme="minorEastAsia" w:hAnsiTheme="minorHAnsi" w:cstheme="minorBidi"/>
            <w:sz w:val="22"/>
            <w:szCs w:val="22"/>
          </w:rPr>
          <w:tab/>
        </w:r>
        <w:r w:rsidRPr="009F7AA6">
          <w:rPr>
            <w:rStyle w:val="Hyperlink"/>
          </w:rPr>
          <w:t>UML diagrammen</w:t>
        </w:r>
        <w:r>
          <w:rPr>
            <w:webHidden/>
          </w:rPr>
          <w:tab/>
        </w:r>
        <w:r>
          <w:rPr>
            <w:webHidden/>
          </w:rPr>
          <w:fldChar w:fldCharType="begin"/>
        </w:r>
        <w:r>
          <w:rPr>
            <w:webHidden/>
          </w:rPr>
          <w:instrText xml:space="preserve"> PAGEREF _Toc422478832 \h </w:instrText>
        </w:r>
        <w:r>
          <w:rPr>
            <w:webHidden/>
          </w:rPr>
        </w:r>
        <w:r>
          <w:rPr>
            <w:webHidden/>
          </w:rPr>
          <w:fldChar w:fldCharType="separate"/>
        </w:r>
        <w:r>
          <w:rPr>
            <w:webHidden/>
          </w:rPr>
          <w:t>13</w:t>
        </w:r>
        <w:r>
          <w:rPr>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33" w:history="1">
        <w:r w:rsidRPr="009F7AA6">
          <w:rPr>
            <w:rStyle w:val="Hyperlink"/>
            <w:noProof/>
          </w:rPr>
          <w:t>5.2.1</w:t>
        </w:r>
        <w:r>
          <w:rPr>
            <w:rFonts w:asciiTheme="minorHAnsi" w:eastAsiaTheme="minorEastAsia" w:hAnsiTheme="minorHAnsi" w:cstheme="minorBidi"/>
            <w:noProof/>
            <w:sz w:val="22"/>
            <w:szCs w:val="22"/>
          </w:rPr>
          <w:tab/>
        </w:r>
        <w:r w:rsidRPr="009F7AA6">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_Toc422478833 \h </w:instrText>
        </w:r>
        <w:r>
          <w:rPr>
            <w:noProof/>
            <w:webHidden/>
          </w:rPr>
        </w:r>
        <w:r>
          <w:rPr>
            <w:noProof/>
            <w:webHidden/>
          </w:rPr>
          <w:fldChar w:fldCharType="separate"/>
        </w:r>
        <w:r>
          <w:rPr>
            <w:noProof/>
            <w:webHidden/>
          </w:rPr>
          <w:t>13</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34" w:history="1">
        <w:r w:rsidRPr="009F7AA6">
          <w:rPr>
            <w:rStyle w:val="Hyperlink"/>
            <w:noProof/>
          </w:rPr>
          <w:t>5.2.2</w:t>
        </w:r>
        <w:r>
          <w:rPr>
            <w:rFonts w:asciiTheme="minorHAnsi" w:eastAsiaTheme="minorEastAsia" w:hAnsiTheme="minorHAnsi" w:cstheme="minorBidi"/>
            <w:noProof/>
            <w:sz w:val="22"/>
            <w:szCs w:val="22"/>
          </w:rPr>
          <w:tab/>
        </w:r>
        <w:r w:rsidRPr="009F7AA6">
          <w:rPr>
            <w:rStyle w:val="Hyperlink"/>
            <w:noProof/>
          </w:rPr>
          <w:t>UML - WION overzicht</w:t>
        </w:r>
        <w:r>
          <w:rPr>
            <w:noProof/>
            <w:webHidden/>
          </w:rPr>
          <w:tab/>
        </w:r>
        <w:r>
          <w:rPr>
            <w:noProof/>
            <w:webHidden/>
          </w:rPr>
          <w:fldChar w:fldCharType="begin"/>
        </w:r>
        <w:r>
          <w:rPr>
            <w:noProof/>
            <w:webHidden/>
          </w:rPr>
          <w:instrText xml:space="preserve"> PAGEREF _Toc422478834 \h </w:instrText>
        </w:r>
        <w:r>
          <w:rPr>
            <w:noProof/>
            <w:webHidden/>
          </w:rPr>
        </w:r>
        <w:r>
          <w:rPr>
            <w:noProof/>
            <w:webHidden/>
          </w:rPr>
          <w:fldChar w:fldCharType="separate"/>
        </w:r>
        <w:r>
          <w:rPr>
            <w:noProof/>
            <w:webHidden/>
          </w:rPr>
          <w:t>14</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35" w:history="1">
        <w:r w:rsidRPr="009F7AA6">
          <w:rPr>
            <w:rStyle w:val="Hyperlink"/>
            <w:noProof/>
          </w:rPr>
          <w:t>5.2.3</w:t>
        </w:r>
        <w:r>
          <w:rPr>
            <w:rFonts w:asciiTheme="minorHAnsi" w:eastAsiaTheme="minorEastAsia" w:hAnsiTheme="minorHAnsi" w:cstheme="minorBidi"/>
            <w:noProof/>
            <w:sz w:val="22"/>
            <w:szCs w:val="22"/>
          </w:rPr>
          <w:tab/>
        </w:r>
        <w:r w:rsidRPr="009F7AA6">
          <w:rPr>
            <w:rStyle w:val="Hyperlink"/>
            <w:noProof/>
          </w:rPr>
          <w:t>Basisattributen voor identificatie en labels</w:t>
        </w:r>
        <w:r>
          <w:rPr>
            <w:noProof/>
            <w:webHidden/>
          </w:rPr>
          <w:tab/>
        </w:r>
        <w:r>
          <w:rPr>
            <w:noProof/>
            <w:webHidden/>
          </w:rPr>
          <w:fldChar w:fldCharType="begin"/>
        </w:r>
        <w:r>
          <w:rPr>
            <w:noProof/>
            <w:webHidden/>
          </w:rPr>
          <w:instrText xml:space="preserve"> PAGEREF _Toc422478835 \h </w:instrText>
        </w:r>
        <w:r>
          <w:rPr>
            <w:noProof/>
            <w:webHidden/>
          </w:rPr>
        </w:r>
        <w:r>
          <w:rPr>
            <w:noProof/>
            <w:webHidden/>
          </w:rPr>
          <w:fldChar w:fldCharType="separate"/>
        </w:r>
        <w:r>
          <w:rPr>
            <w:noProof/>
            <w:webHidden/>
          </w:rPr>
          <w:t>17</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36" w:history="1">
        <w:r w:rsidRPr="009F7AA6">
          <w:rPr>
            <w:rStyle w:val="Hyperlink"/>
            <w:noProof/>
          </w:rPr>
          <w:t>5.2.4</w:t>
        </w:r>
        <w:r>
          <w:rPr>
            <w:rFonts w:asciiTheme="minorHAnsi" w:eastAsiaTheme="minorEastAsia" w:hAnsiTheme="minorHAnsi" w:cstheme="minorBidi"/>
            <w:noProof/>
            <w:sz w:val="22"/>
            <w:szCs w:val="22"/>
          </w:rPr>
          <w:tab/>
        </w:r>
        <w:r w:rsidRPr="009F7AA6">
          <w:rPr>
            <w:rStyle w:val="Hyperlink"/>
            <w:noProof/>
          </w:rPr>
          <w:t>IMKL2015 semantische kern</w:t>
        </w:r>
        <w:r>
          <w:rPr>
            <w:noProof/>
            <w:webHidden/>
          </w:rPr>
          <w:tab/>
        </w:r>
        <w:r>
          <w:rPr>
            <w:noProof/>
            <w:webHidden/>
          </w:rPr>
          <w:fldChar w:fldCharType="begin"/>
        </w:r>
        <w:r>
          <w:rPr>
            <w:noProof/>
            <w:webHidden/>
          </w:rPr>
          <w:instrText xml:space="preserve"> PAGEREF _Toc422478836 \h </w:instrText>
        </w:r>
        <w:r>
          <w:rPr>
            <w:noProof/>
            <w:webHidden/>
          </w:rPr>
        </w:r>
        <w:r>
          <w:rPr>
            <w:noProof/>
            <w:webHidden/>
          </w:rPr>
          <w:fldChar w:fldCharType="separate"/>
        </w:r>
        <w:r>
          <w:rPr>
            <w:noProof/>
            <w:webHidden/>
          </w:rPr>
          <w:t>19</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0" w:history="1">
        <w:r w:rsidRPr="009F7AA6">
          <w:rPr>
            <w:rStyle w:val="Hyperlink"/>
            <w:noProof/>
          </w:rPr>
          <w:t>5.2.5</w:t>
        </w:r>
        <w:r>
          <w:rPr>
            <w:rFonts w:asciiTheme="minorHAnsi" w:eastAsiaTheme="minorEastAsia" w:hAnsiTheme="minorHAnsi" w:cstheme="minorBidi"/>
            <w:noProof/>
            <w:sz w:val="22"/>
            <w:szCs w:val="22"/>
          </w:rPr>
          <w:tab/>
        </w:r>
        <w:r w:rsidRPr="009F7AA6">
          <w:rPr>
            <w:rStyle w:val="Hyperlink"/>
            <w:noProof/>
          </w:rPr>
          <w:t>Extra toelichting: ExtraDetailinfo, maatvoering, annotatie.</w:t>
        </w:r>
        <w:r>
          <w:rPr>
            <w:noProof/>
            <w:webHidden/>
          </w:rPr>
          <w:tab/>
        </w:r>
        <w:r>
          <w:rPr>
            <w:noProof/>
            <w:webHidden/>
          </w:rPr>
          <w:fldChar w:fldCharType="begin"/>
        </w:r>
        <w:r>
          <w:rPr>
            <w:noProof/>
            <w:webHidden/>
          </w:rPr>
          <w:instrText xml:space="preserve"> PAGEREF _Toc422478840 \h </w:instrText>
        </w:r>
        <w:r>
          <w:rPr>
            <w:noProof/>
            <w:webHidden/>
          </w:rPr>
        </w:r>
        <w:r>
          <w:rPr>
            <w:noProof/>
            <w:webHidden/>
          </w:rPr>
          <w:fldChar w:fldCharType="separate"/>
        </w:r>
        <w:r>
          <w:rPr>
            <w:noProof/>
            <w:webHidden/>
          </w:rPr>
          <w:t>21</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1" w:history="1">
        <w:r w:rsidRPr="009F7AA6">
          <w:rPr>
            <w:rStyle w:val="Hyperlink"/>
            <w:noProof/>
          </w:rPr>
          <w:t>5.2.6</w:t>
        </w:r>
        <w:r>
          <w:rPr>
            <w:rFonts w:asciiTheme="minorHAnsi" w:eastAsiaTheme="minorEastAsia" w:hAnsiTheme="minorHAnsi" w:cstheme="minorBidi"/>
            <w:noProof/>
            <w:sz w:val="22"/>
            <w:szCs w:val="22"/>
          </w:rPr>
          <w:tab/>
        </w:r>
        <w:r w:rsidRPr="009F7AA6">
          <w:rPr>
            <w:rStyle w:val="Hyperlink"/>
            <w:noProof/>
          </w:rPr>
          <w:t>Extra toelichting: Eis voorzorgsmaatregel en Bijlage.</w:t>
        </w:r>
        <w:r>
          <w:rPr>
            <w:noProof/>
            <w:webHidden/>
          </w:rPr>
          <w:tab/>
        </w:r>
        <w:r>
          <w:rPr>
            <w:noProof/>
            <w:webHidden/>
          </w:rPr>
          <w:fldChar w:fldCharType="begin"/>
        </w:r>
        <w:r>
          <w:rPr>
            <w:noProof/>
            <w:webHidden/>
          </w:rPr>
          <w:instrText xml:space="preserve"> PAGEREF _Toc422478841 \h </w:instrText>
        </w:r>
        <w:r>
          <w:rPr>
            <w:noProof/>
            <w:webHidden/>
          </w:rPr>
        </w:r>
        <w:r>
          <w:rPr>
            <w:noProof/>
            <w:webHidden/>
          </w:rPr>
          <w:fldChar w:fldCharType="separate"/>
        </w:r>
        <w:r>
          <w:rPr>
            <w:noProof/>
            <w:webHidden/>
          </w:rPr>
          <w:t>22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2" w:history="1">
        <w:r w:rsidRPr="009F7AA6">
          <w:rPr>
            <w:rStyle w:val="Hyperlink"/>
            <w:noProof/>
          </w:rPr>
          <w:t>5.2.7</w:t>
        </w:r>
        <w:r>
          <w:rPr>
            <w:rFonts w:asciiTheme="minorHAnsi" w:eastAsiaTheme="minorEastAsia" w:hAnsiTheme="minorHAnsi" w:cstheme="minorBidi"/>
            <w:noProof/>
            <w:sz w:val="22"/>
            <w:szCs w:val="22"/>
          </w:rPr>
          <w:tab/>
        </w:r>
        <w:r w:rsidRPr="009F7AA6">
          <w:rPr>
            <w:rStyle w:val="Hyperlink"/>
            <w:noProof/>
          </w:rPr>
          <w:t>Extra toelichting: ExtraTopografie:</w:t>
        </w:r>
        <w:r>
          <w:rPr>
            <w:noProof/>
            <w:webHidden/>
          </w:rPr>
          <w:tab/>
        </w:r>
        <w:r>
          <w:rPr>
            <w:noProof/>
            <w:webHidden/>
          </w:rPr>
          <w:fldChar w:fldCharType="begin"/>
        </w:r>
        <w:r>
          <w:rPr>
            <w:noProof/>
            <w:webHidden/>
          </w:rPr>
          <w:instrText xml:space="preserve"> PAGEREF _Toc422478842 \h </w:instrText>
        </w:r>
        <w:r>
          <w:rPr>
            <w:noProof/>
            <w:webHidden/>
          </w:rPr>
        </w:r>
        <w:r>
          <w:rPr>
            <w:noProof/>
            <w:webHidden/>
          </w:rPr>
          <w:fldChar w:fldCharType="separate"/>
        </w:r>
        <w:r>
          <w:rPr>
            <w:noProof/>
            <w:webHidden/>
          </w:rPr>
          <w:t>22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3" w:history="1">
        <w:r w:rsidRPr="009F7AA6">
          <w:rPr>
            <w:rStyle w:val="Hyperlink"/>
            <w:noProof/>
          </w:rPr>
          <w:t>5.2.8</w:t>
        </w:r>
        <w:r>
          <w:rPr>
            <w:rFonts w:asciiTheme="minorHAnsi" w:eastAsiaTheme="minorEastAsia" w:hAnsiTheme="minorHAnsi" w:cstheme="minorBidi"/>
            <w:noProof/>
            <w:sz w:val="22"/>
            <w:szCs w:val="22"/>
          </w:rPr>
          <w:tab/>
        </w:r>
        <w:r w:rsidRPr="009F7AA6">
          <w:rPr>
            <w:rStyle w:val="Hyperlink"/>
            <w:noProof/>
          </w:rPr>
          <w:t>Extra toelichting: Geometrie en topologie.</w:t>
        </w:r>
        <w:r>
          <w:rPr>
            <w:noProof/>
            <w:webHidden/>
          </w:rPr>
          <w:tab/>
        </w:r>
        <w:r>
          <w:rPr>
            <w:noProof/>
            <w:webHidden/>
          </w:rPr>
          <w:fldChar w:fldCharType="begin"/>
        </w:r>
        <w:r>
          <w:rPr>
            <w:noProof/>
            <w:webHidden/>
          </w:rPr>
          <w:instrText xml:space="preserve"> PAGEREF _Toc422478843 \h </w:instrText>
        </w:r>
        <w:r>
          <w:rPr>
            <w:noProof/>
            <w:webHidden/>
          </w:rPr>
        </w:r>
        <w:r>
          <w:rPr>
            <w:noProof/>
            <w:webHidden/>
          </w:rPr>
          <w:fldChar w:fldCharType="separate"/>
        </w:r>
        <w:r>
          <w:rPr>
            <w:noProof/>
            <w:webHidden/>
          </w:rPr>
          <w:t>22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4" w:history="1">
        <w:r w:rsidRPr="009F7AA6">
          <w:rPr>
            <w:rStyle w:val="Hyperlink"/>
            <w:noProof/>
          </w:rPr>
          <w:t>5.2.9</w:t>
        </w:r>
        <w:r>
          <w:rPr>
            <w:rFonts w:asciiTheme="minorHAnsi" w:eastAsiaTheme="minorEastAsia" w:hAnsiTheme="minorHAnsi" w:cstheme="minorBidi"/>
            <w:noProof/>
            <w:sz w:val="22"/>
            <w:szCs w:val="22"/>
          </w:rPr>
          <w:tab/>
        </w:r>
        <w:r w:rsidRPr="009F7AA6">
          <w:rPr>
            <w:rStyle w:val="Hyperlink"/>
            <w:noProof/>
          </w:rPr>
          <w:t>Diepte</w:t>
        </w:r>
        <w:r>
          <w:rPr>
            <w:noProof/>
            <w:webHidden/>
          </w:rPr>
          <w:tab/>
        </w:r>
        <w:r>
          <w:rPr>
            <w:noProof/>
            <w:webHidden/>
          </w:rPr>
          <w:fldChar w:fldCharType="begin"/>
        </w:r>
        <w:r>
          <w:rPr>
            <w:noProof/>
            <w:webHidden/>
          </w:rPr>
          <w:instrText xml:space="preserve"> PAGEREF _Toc422478844 \h </w:instrText>
        </w:r>
        <w:r>
          <w:rPr>
            <w:noProof/>
            <w:webHidden/>
          </w:rPr>
        </w:r>
        <w:r>
          <w:rPr>
            <w:noProof/>
            <w:webHidden/>
          </w:rPr>
          <w:fldChar w:fldCharType="separate"/>
        </w:r>
        <w:r>
          <w:rPr>
            <w:noProof/>
            <w:webHidden/>
          </w:rPr>
          <w:t>25</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5" w:history="1">
        <w:r w:rsidRPr="009F7AA6">
          <w:rPr>
            <w:rStyle w:val="Hyperlink"/>
            <w:noProof/>
          </w:rPr>
          <w:t>5.2.10</w:t>
        </w:r>
        <w:r>
          <w:rPr>
            <w:rFonts w:asciiTheme="minorHAnsi" w:eastAsiaTheme="minorEastAsia" w:hAnsiTheme="minorHAnsi" w:cstheme="minorBidi"/>
            <w:noProof/>
            <w:sz w:val="22"/>
            <w:szCs w:val="22"/>
          </w:rPr>
          <w:tab/>
        </w:r>
        <w:r w:rsidRPr="009F7AA6">
          <w:rPr>
            <w:rStyle w:val="Hyperlink"/>
            <w:noProof/>
          </w:rPr>
          <w:t>Utiliteitsnet</w:t>
        </w:r>
        <w:r>
          <w:rPr>
            <w:noProof/>
            <w:webHidden/>
          </w:rPr>
          <w:tab/>
        </w:r>
        <w:r>
          <w:rPr>
            <w:noProof/>
            <w:webHidden/>
          </w:rPr>
          <w:fldChar w:fldCharType="begin"/>
        </w:r>
        <w:r>
          <w:rPr>
            <w:noProof/>
            <w:webHidden/>
          </w:rPr>
          <w:instrText xml:space="preserve"> PAGEREF _Toc422478845 \h </w:instrText>
        </w:r>
        <w:r>
          <w:rPr>
            <w:noProof/>
            <w:webHidden/>
          </w:rPr>
        </w:r>
        <w:r>
          <w:rPr>
            <w:noProof/>
            <w:webHidden/>
          </w:rPr>
          <w:fldChar w:fldCharType="separate"/>
        </w:r>
        <w:r>
          <w:rPr>
            <w:noProof/>
            <w:webHidden/>
          </w:rPr>
          <w:t>26</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6" w:history="1">
        <w:r w:rsidRPr="009F7AA6">
          <w:rPr>
            <w:rStyle w:val="Hyperlink"/>
            <w:noProof/>
          </w:rPr>
          <w:t>5.2.11</w:t>
        </w:r>
        <w:r>
          <w:rPr>
            <w:rFonts w:asciiTheme="minorHAnsi" w:eastAsiaTheme="minorEastAsia" w:hAnsiTheme="minorHAnsi" w:cstheme="minorBidi"/>
            <w:noProof/>
            <w:sz w:val="22"/>
            <w:szCs w:val="22"/>
          </w:rPr>
          <w:tab/>
        </w:r>
        <w:r w:rsidRPr="009F7AA6">
          <w:rPr>
            <w:rStyle w:val="Hyperlink"/>
            <w:noProof/>
          </w:rPr>
          <w:t>KabelOfLeiding</w:t>
        </w:r>
        <w:r>
          <w:rPr>
            <w:noProof/>
            <w:webHidden/>
          </w:rPr>
          <w:tab/>
        </w:r>
        <w:r>
          <w:rPr>
            <w:noProof/>
            <w:webHidden/>
          </w:rPr>
          <w:fldChar w:fldCharType="begin"/>
        </w:r>
        <w:r>
          <w:rPr>
            <w:noProof/>
            <w:webHidden/>
          </w:rPr>
          <w:instrText xml:space="preserve"> PAGEREF _Toc422478846 \h </w:instrText>
        </w:r>
        <w:r>
          <w:rPr>
            <w:noProof/>
            <w:webHidden/>
          </w:rPr>
        </w:r>
        <w:r>
          <w:rPr>
            <w:noProof/>
            <w:webHidden/>
          </w:rPr>
          <w:fldChar w:fldCharType="separate"/>
        </w:r>
        <w:r>
          <w:rPr>
            <w:noProof/>
            <w:webHidden/>
          </w:rPr>
          <w:t>27</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7" w:history="1">
        <w:r w:rsidRPr="009F7AA6">
          <w:rPr>
            <w:rStyle w:val="Hyperlink"/>
            <w:noProof/>
          </w:rPr>
          <w:t>5.2.12</w:t>
        </w:r>
        <w:r>
          <w:rPr>
            <w:rFonts w:asciiTheme="minorHAnsi" w:eastAsiaTheme="minorEastAsia" w:hAnsiTheme="minorHAnsi" w:cstheme="minorBidi"/>
            <w:noProof/>
            <w:sz w:val="22"/>
            <w:szCs w:val="22"/>
          </w:rPr>
          <w:tab/>
        </w:r>
        <w:r w:rsidRPr="009F7AA6">
          <w:rPr>
            <w:rStyle w:val="Hyperlink"/>
            <w:noProof/>
          </w:rPr>
          <w:t>Leidingelement</w:t>
        </w:r>
        <w:r>
          <w:rPr>
            <w:noProof/>
            <w:webHidden/>
          </w:rPr>
          <w:tab/>
        </w:r>
        <w:r>
          <w:rPr>
            <w:noProof/>
            <w:webHidden/>
          </w:rPr>
          <w:fldChar w:fldCharType="begin"/>
        </w:r>
        <w:r>
          <w:rPr>
            <w:noProof/>
            <w:webHidden/>
          </w:rPr>
          <w:instrText xml:space="preserve"> PAGEREF _Toc422478847 \h </w:instrText>
        </w:r>
        <w:r>
          <w:rPr>
            <w:noProof/>
            <w:webHidden/>
          </w:rPr>
        </w:r>
        <w:r>
          <w:rPr>
            <w:noProof/>
            <w:webHidden/>
          </w:rPr>
          <w:fldChar w:fldCharType="separate"/>
        </w:r>
        <w:r>
          <w:rPr>
            <w:noProof/>
            <w:webHidden/>
          </w:rPr>
          <w:t>28</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8" w:history="1">
        <w:r w:rsidRPr="009F7AA6">
          <w:rPr>
            <w:rStyle w:val="Hyperlink"/>
            <w:noProof/>
            <w:kern w:val="24"/>
          </w:rPr>
          <w:t>5.2.13</w:t>
        </w:r>
        <w:r>
          <w:rPr>
            <w:rFonts w:asciiTheme="minorHAnsi" w:eastAsiaTheme="minorEastAsia" w:hAnsiTheme="minorHAnsi" w:cstheme="minorBidi"/>
            <w:noProof/>
            <w:sz w:val="22"/>
            <w:szCs w:val="22"/>
          </w:rPr>
          <w:tab/>
        </w:r>
        <w:r w:rsidRPr="009F7AA6">
          <w:rPr>
            <w:rStyle w:val="Hyperlink"/>
            <w:noProof/>
          </w:rPr>
          <w:t>Extra toelichting: Aansluiting</w:t>
        </w:r>
        <w:r>
          <w:rPr>
            <w:noProof/>
            <w:webHidden/>
          </w:rPr>
          <w:tab/>
        </w:r>
        <w:r>
          <w:rPr>
            <w:noProof/>
            <w:webHidden/>
          </w:rPr>
          <w:fldChar w:fldCharType="begin"/>
        </w:r>
        <w:r>
          <w:rPr>
            <w:noProof/>
            <w:webHidden/>
          </w:rPr>
          <w:instrText xml:space="preserve"> PAGEREF _Toc422478848 \h </w:instrText>
        </w:r>
        <w:r>
          <w:rPr>
            <w:noProof/>
            <w:webHidden/>
          </w:rPr>
        </w:r>
        <w:r>
          <w:rPr>
            <w:noProof/>
            <w:webHidden/>
          </w:rPr>
          <w:fldChar w:fldCharType="separate"/>
        </w:r>
        <w:r>
          <w:rPr>
            <w:noProof/>
            <w:webHidden/>
          </w:rPr>
          <w:t>29</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49" w:history="1">
        <w:r w:rsidRPr="009F7AA6">
          <w:rPr>
            <w:rStyle w:val="Hyperlink"/>
            <w:noProof/>
          </w:rPr>
          <w:t>5.2.14</w:t>
        </w:r>
        <w:r>
          <w:rPr>
            <w:rFonts w:asciiTheme="minorHAnsi" w:eastAsiaTheme="minorEastAsia" w:hAnsiTheme="minorHAnsi" w:cstheme="minorBidi"/>
            <w:noProof/>
            <w:sz w:val="22"/>
            <w:szCs w:val="22"/>
          </w:rPr>
          <w:tab/>
        </w:r>
        <w:r w:rsidRPr="009F7AA6">
          <w:rPr>
            <w:rStyle w:val="Hyperlink"/>
            <w:noProof/>
          </w:rPr>
          <w:t>KabelEnLeidingContainer</w:t>
        </w:r>
        <w:r>
          <w:rPr>
            <w:noProof/>
            <w:webHidden/>
          </w:rPr>
          <w:tab/>
        </w:r>
        <w:r>
          <w:rPr>
            <w:noProof/>
            <w:webHidden/>
          </w:rPr>
          <w:fldChar w:fldCharType="begin"/>
        </w:r>
        <w:r>
          <w:rPr>
            <w:noProof/>
            <w:webHidden/>
          </w:rPr>
          <w:instrText xml:space="preserve"> PAGEREF _Toc422478849 \h </w:instrText>
        </w:r>
        <w:r>
          <w:rPr>
            <w:noProof/>
            <w:webHidden/>
          </w:rPr>
        </w:r>
        <w:r>
          <w:rPr>
            <w:noProof/>
            <w:webHidden/>
          </w:rPr>
          <w:fldChar w:fldCharType="separate"/>
        </w:r>
        <w:r>
          <w:rPr>
            <w:noProof/>
            <w:webHidden/>
          </w:rPr>
          <w:t>30</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0" w:history="1">
        <w:r w:rsidRPr="009F7AA6">
          <w:rPr>
            <w:rStyle w:val="Hyperlink"/>
            <w:noProof/>
          </w:rPr>
          <w:t>5.2.15</w:t>
        </w:r>
        <w:r>
          <w:rPr>
            <w:rFonts w:asciiTheme="minorHAnsi" w:eastAsiaTheme="minorEastAsia" w:hAnsiTheme="minorHAnsi" w:cstheme="minorBidi"/>
            <w:noProof/>
            <w:sz w:val="22"/>
            <w:szCs w:val="22"/>
          </w:rPr>
          <w:tab/>
        </w:r>
        <w:r w:rsidRPr="009F7AA6">
          <w:rPr>
            <w:rStyle w:val="Hyperlink"/>
            <w:noProof/>
          </w:rPr>
          <w:t>ContainerLeidingelement</w:t>
        </w:r>
        <w:r>
          <w:rPr>
            <w:noProof/>
            <w:webHidden/>
          </w:rPr>
          <w:tab/>
        </w:r>
        <w:r>
          <w:rPr>
            <w:noProof/>
            <w:webHidden/>
          </w:rPr>
          <w:fldChar w:fldCharType="begin"/>
        </w:r>
        <w:r>
          <w:rPr>
            <w:noProof/>
            <w:webHidden/>
          </w:rPr>
          <w:instrText xml:space="preserve"> PAGEREF _Toc422478850 \h </w:instrText>
        </w:r>
        <w:r>
          <w:rPr>
            <w:noProof/>
            <w:webHidden/>
          </w:rPr>
        </w:r>
        <w:r>
          <w:rPr>
            <w:noProof/>
            <w:webHidden/>
          </w:rPr>
          <w:fldChar w:fldCharType="separate"/>
        </w:r>
        <w:r>
          <w:rPr>
            <w:noProof/>
            <w:webHidden/>
          </w:rPr>
          <w:t>32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1" w:history="1">
        <w:r w:rsidRPr="009F7AA6">
          <w:rPr>
            <w:rStyle w:val="Hyperlink"/>
            <w:noProof/>
          </w:rPr>
          <w:t>5.2.16</w:t>
        </w:r>
        <w:r>
          <w:rPr>
            <w:rFonts w:asciiTheme="minorHAnsi" w:eastAsiaTheme="minorEastAsia" w:hAnsiTheme="minorHAnsi" w:cstheme="minorBidi"/>
            <w:noProof/>
            <w:sz w:val="22"/>
            <w:szCs w:val="22"/>
          </w:rPr>
          <w:tab/>
        </w:r>
        <w:r w:rsidRPr="009F7AA6">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_Toc422478851 \h </w:instrText>
        </w:r>
        <w:r>
          <w:rPr>
            <w:noProof/>
            <w:webHidden/>
          </w:rPr>
        </w:r>
        <w:r>
          <w:rPr>
            <w:noProof/>
            <w:webHidden/>
          </w:rPr>
          <w:fldChar w:fldCharType="separate"/>
        </w:r>
        <w:r>
          <w:rPr>
            <w:noProof/>
            <w:webHidden/>
          </w:rPr>
          <w:t>32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2" w:history="1">
        <w:r w:rsidRPr="009F7AA6">
          <w:rPr>
            <w:rStyle w:val="Hyperlink"/>
            <w:noProof/>
          </w:rPr>
          <w:t>5.2.17</w:t>
        </w:r>
        <w:r>
          <w:rPr>
            <w:rFonts w:asciiTheme="minorHAnsi" w:eastAsiaTheme="minorEastAsia" w:hAnsiTheme="minorHAnsi" w:cstheme="minorBidi"/>
            <w:noProof/>
            <w:sz w:val="22"/>
            <w:szCs w:val="22"/>
          </w:rPr>
          <w:tab/>
        </w:r>
        <w:r w:rsidRPr="009F7AA6">
          <w:rPr>
            <w:rStyle w:val="Hyperlink"/>
            <w:noProof/>
          </w:rPr>
          <w:t>Diagram per type kabel of leiding.</w:t>
        </w:r>
        <w:r>
          <w:rPr>
            <w:noProof/>
            <w:webHidden/>
          </w:rPr>
          <w:tab/>
        </w:r>
        <w:r>
          <w:rPr>
            <w:noProof/>
            <w:webHidden/>
          </w:rPr>
          <w:fldChar w:fldCharType="begin"/>
        </w:r>
        <w:r>
          <w:rPr>
            <w:noProof/>
            <w:webHidden/>
          </w:rPr>
          <w:instrText xml:space="preserve"> PAGEREF _Toc422478852 \h </w:instrText>
        </w:r>
        <w:r>
          <w:rPr>
            <w:noProof/>
            <w:webHidden/>
          </w:rPr>
        </w:r>
        <w:r>
          <w:rPr>
            <w:noProof/>
            <w:webHidden/>
          </w:rPr>
          <w:fldChar w:fldCharType="separate"/>
        </w:r>
        <w:r>
          <w:rPr>
            <w:noProof/>
            <w:webHidden/>
          </w:rPr>
          <w:t>34</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3" w:history="1">
        <w:r w:rsidRPr="009F7AA6">
          <w:rPr>
            <w:rStyle w:val="Hyperlink"/>
            <w:noProof/>
          </w:rPr>
          <w:t>5.2.18</w:t>
        </w:r>
        <w:r>
          <w:rPr>
            <w:rFonts w:asciiTheme="minorHAnsi" w:eastAsiaTheme="minorEastAsia" w:hAnsiTheme="minorHAnsi" w:cstheme="minorBidi"/>
            <w:noProof/>
            <w:sz w:val="22"/>
            <w:szCs w:val="22"/>
          </w:rPr>
          <w:tab/>
        </w:r>
        <w:r w:rsidRPr="009F7AA6">
          <w:rPr>
            <w:rStyle w:val="Hyperlink"/>
            <w:noProof/>
          </w:rPr>
          <w:t>Elektriciteitskabel</w:t>
        </w:r>
        <w:r>
          <w:rPr>
            <w:noProof/>
            <w:webHidden/>
          </w:rPr>
          <w:tab/>
        </w:r>
        <w:r>
          <w:rPr>
            <w:noProof/>
            <w:webHidden/>
          </w:rPr>
          <w:fldChar w:fldCharType="begin"/>
        </w:r>
        <w:r>
          <w:rPr>
            <w:noProof/>
            <w:webHidden/>
          </w:rPr>
          <w:instrText xml:space="preserve"> PAGEREF _Toc422478853 \h </w:instrText>
        </w:r>
        <w:r>
          <w:rPr>
            <w:noProof/>
            <w:webHidden/>
          </w:rPr>
        </w:r>
        <w:r>
          <w:rPr>
            <w:noProof/>
            <w:webHidden/>
          </w:rPr>
          <w:fldChar w:fldCharType="separate"/>
        </w:r>
        <w:r>
          <w:rPr>
            <w:noProof/>
            <w:webHidden/>
          </w:rPr>
          <w:t>35</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4" w:history="1">
        <w:r w:rsidRPr="009F7AA6">
          <w:rPr>
            <w:rStyle w:val="Hyperlink"/>
            <w:noProof/>
          </w:rPr>
          <w:t>5.2.19</w:t>
        </w:r>
        <w:r>
          <w:rPr>
            <w:rFonts w:asciiTheme="minorHAnsi" w:eastAsiaTheme="minorEastAsia" w:hAnsiTheme="minorHAnsi" w:cstheme="minorBidi"/>
            <w:noProof/>
            <w:sz w:val="22"/>
            <w:szCs w:val="22"/>
          </w:rPr>
          <w:tab/>
        </w:r>
        <w:r w:rsidRPr="009F7AA6">
          <w:rPr>
            <w:rStyle w:val="Hyperlink"/>
            <w:noProof/>
          </w:rPr>
          <w:t>Telecommunicatiekabel</w:t>
        </w:r>
        <w:r>
          <w:rPr>
            <w:noProof/>
            <w:webHidden/>
          </w:rPr>
          <w:tab/>
        </w:r>
        <w:r>
          <w:rPr>
            <w:noProof/>
            <w:webHidden/>
          </w:rPr>
          <w:fldChar w:fldCharType="begin"/>
        </w:r>
        <w:r>
          <w:rPr>
            <w:noProof/>
            <w:webHidden/>
          </w:rPr>
          <w:instrText xml:space="preserve"> PAGEREF _Toc422478854 \h </w:instrText>
        </w:r>
        <w:r>
          <w:rPr>
            <w:noProof/>
            <w:webHidden/>
          </w:rPr>
        </w:r>
        <w:r>
          <w:rPr>
            <w:noProof/>
            <w:webHidden/>
          </w:rPr>
          <w:fldChar w:fldCharType="separate"/>
        </w:r>
        <w:r>
          <w:rPr>
            <w:noProof/>
            <w:webHidden/>
          </w:rPr>
          <w:t>36</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5" w:history="1">
        <w:r w:rsidRPr="009F7AA6">
          <w:rPr>
            <w:rStyle w:val="Hyperlink"/>
            <w:noProof/>
          </w:rPr>
          <w:t>5.2.20</w:t>
        </w:r>
        <w:r>
          <w:rPr>
            <w:rFonts w:asciiTheme="minorHAnsi" w:eastAsiaTheme="minorEastAsia" w:hAnsiTheme="minorHAnsi" w:cstheme="minorBidi"/>
            <w:noProof/>
            <w:sz w:val="22"/>
            <w:szCs w:val="22"/>
          </w:rPr>
          <w:tab/>
        </w:r>
        <w:r w:rsidRPr="009F7AA6">
          <w:rPr>
            <w:rStyle w:val="Hyperlink"/>
            <w:noProof/>
          </w:rPr>
          <w:t>Olie-gas-chemicalienpijpleiding</w:t>
        </w:r>
        <w:r>
          <w:rPr>
            <w:noProof/>
            <w:webHidden/>
          </w:rPr>
          <w:tab/>
        </w:r>
        <w:r>
          <w:rPr>
            <w:noProof/>
            <w:webHidden/>
          </w:rPr>
          <w:fldChar w:fldCharType="begin"/>
        </w:r>
        <w:r>
          <w:rPr>
            <w:noProof/>
            <w:webHidden/>
          </w:rPr>
          <w:instrText xml:space="preserve"> PAGEREF _Toc422478855 \h </w:instrText>
        </w:r>
        <w:r>
          <w:rPr>
            <w:noProof/>
            <w:webHidden/>
          </w:rPr>
        </w:r>
        <w:r>
          <w:rPr>
            <w:noProof/>
            <w:webHidden/>
          </w:rPr>
          <w:fldChar w:fldCharType="separate"/>
        </w:r>
        <w:r>
          <w:rPr>
            <w:noProof/>
            <w:webHidden/>
          </w:rPr>
          <w:t>37</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6" w:history="1">
        <w:r w:rsidRPr="009F7AA6">
          <w:rPr>
            <w:rStyle w:val="Hyperlink"/>
            <w:noProof/>
          </w:rPr>
          <w:t>5.2.21</w:t>
        </w:r>
        <w:r>
          <w:rPr>
            <w:rFonts w:asciiTheme="minorHAnsi" w:eastAsiaTheme="minorEastAsia" w:hAnsiTheme="minorHAnsi" w:cstheme="minorBidi"/>
            <w:noProof/>
            <w:sz w:val="22"/>
            <w:szCs w:val="22"/>
          </w:rPr>
          <w:tab/>
        </w:r>
        <w:r w:rsidRPr="009F7AA6">
          <w:rPr>
            <w:rStyle w:val="Hyperlink"/>
            <w:noProof/>
          </w:rPr>
          <w:t>Rioolleiding</w:t>
        </w:r>
        <w:r>
          <w:rPr>
            <w:noProof/>
            <w:webHidden/>
          </w:rPr>
          <w:tab/>
        </w:r>
        <w:r>
          <w:rPr>
            <w:noProof/>
            <w:webHidden/>
          </w:rPr>
          <w:fldChar w:fldCharType="begin"/>
        </w:r>
        <w:r>
          <w:rPr>
            <w:noProof/>
            <w:webHidden/>
          </w:rPr>
          <w:instrText xml:space="preserve"> PAGEREF _Toc422478856 \h </w:instrText>
        </w:r>
        <w:r>
          <w:rPr>
            <w:noProof/>
            <w:webHidden/>
          </w:rPr>
        </w:r>
        <w:r>
          <w:rPr>
            <w:noProof/>
            <w:webHidden/>
          </w:rPr>
          <w:fldChar w:fldCharType="separate"/>
        </w:r>
        <w:r>
          <w:rPr>
            <w:noProof/>
            <w:webHidden/>
          </w:rPr>
          <w:t>38</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7" w:history="1">
        <w:r w:rsidRPr="009F7AA6">
          <w:rPr>
            <w:rStyle w:val="Hyperlink"/>
            <w:noProof/>
          </w:rPr>
          <w:t>5.2.22</w:t>
        </w:r>
        <w:r>
          <w:rPr>
            <w:rFonts w:asciiTheme="minorHAnsi" w:eastAsiaTheme="minorEastAsia" w:hAnsiTheme="minorHAnsi" w:cstheme="minorBidi"/>
            <w:noProof/>
            <w:sz w:val="22"/>
            <w:szCs w:val="22"/>
          </w:rPr>
          <w:tab/>
        </w:r>
        <w:r w:rsidRPr="009F7AA6">
          <w:rPr>
            <w:rStyle w:val="Hyperlink"/>
            <w:noProof/>
          </w:rPr>
          <w:t>Waterleiding</w:t>
        </w:r>
        <w:r>
          <w:rPr>
            <w:noProof/>
            <w:webHidden/>
          </w:rPr>
          <w:tab/>
        </w:r>
        <w:r>
          <w:rPr>
            <w:noProof/>
            <w:webHidden/>
          </w:rPr>
          <w:fldChar w:fldCharType="begin"/>
        </w:r>
        <w:r>
          <w:rPr>
            <w:noProof/>
            <w:webHidden/>
          </w:rPr>
          <w:instrText xml:space="preserve"> PAGEREF _Toc422478857 \h </w:instrText>
        </w:r>
        <w:r>
          <w:rPr>
            <w:noProof/>
            <w:webHidden/>
          </w:rPr>
        </w:r>
        <w:r>
          <w:rPr>
            <w:noProof/>
            <w:webHidden/>
          </w:rPr>
          <w:fldChar w:fldCharType="separate"/>
        </w:r>
        <w:r>
          <w:rPr>
            <w:noProof/>
            <w:webHidden/>
          </w:rPr>
          <w:t>39</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8" w:history="1">
        <w:r w:rsidRPr="009F7AA6">
          <w:rPr>
            <w:rStyle w:val="Hyperlink"/>
            <w:noProof/>
          </w:rPr>
          <w:t>5.2.23</w:t>
        </w:r>
        <w:r>
          <w:rPr>
            <w:rFonts w:asciiTheme="minorHAnsi" w:eastAsiaTheme="minorEastAsia" w:hAnsiTheme="minorHAnsi" w:cstheme="minorBidi"/>
            <w:noProof/>
            <w:sz w:val="22"/>
            <w:szCs w:val="22"/>
          </w:rPr>
          <w:tab/>
        </w:r>
        <w:r w:rsidRPr="009F7AA6">
          <w:rPr>
            <w:rStyle w:val="Hyperlink"/>
            <w:noProof/>
          </w:rPr>
          <w:t>Thermische pijpleiding</w:t>
        </w:r>
        <w:r>
          <w:rPr>
            <w:noProof/>
            <w:webHidden/>
          </w:rPr>
          <w:tab/>
        </w:r>
        <w:r>
          <w:rPr>
            <w:noProof/>
            <w:webHidden/>
          </w:rPr>
          <w:fldChar w:fldCharType="begin"/>
        </w:r>
        <w:r>
          <w:rPr>
            <w:noProof/>
            <w:webHidden/>
          </w:rPr>
          <w:instrText xml:space="preserve"> PAGEREF _Toc422478858 \h </w:instrText>
        </w:r>
        <w:r>
          <w:rPr>
            <w:noProof/>
            <w:webHidden/>
          </w:rPr>
        </w:r>
        <w:r>
          <w:rPr>
            <w:noProof/>
            <w:webHidden/>
          </w:rPr>
          <w:fldChar w:fldCharType="separate"/>
        </w:r>
        <w:r>
          <w:rPr>
            <w:noProof/>
            <w:webHidden/>
          </w:rPr>
          <w:t>40</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59" w:history="1">
        <w:r w:rsidRPr="009F7AA6">
          <w:rPr>
            <w:rStyle w:val="Hyperlink"/>
            <w:noProof/>
          </w:rPr>
          <w:t>5.2.24</w:t>
        </w:r>
        <w:r>
          <w:rPr>
            <w:rFonts w:asciiTheme="minorHAnsi" w:eastAsiaTheme="minorEastAsia" w:hAnsiTheme="minorHAnsi" w:cstheme="minorBidi"/>
            <w:noProof/>
            <w:sz w:val="22"/>
            <w:szCs w:val="22"/>
          </w:rPr>
          <w:tab/>
        </w:r>
        <w:r w:rsidRPr="009F7AA6">
          <w:rPr>
            <w:rStyle w:val="Hyperlink"/>
            <w:noProof/>
          </w:rPr>
          <w:t>Leidingelementen per type net (thema)</w:t>
        </w:r>
        <w:r>
          <w:rPr>
            <w:noProof/>
            <w:webHidden/>
          </w:rPr>
          <w:tab/>
        </w:r>
        <w:r>
          <w:rPr>
            <w:noProof/>
            <w:webHidden/>
          </w:rPr>
          <w:fldChar w:fldCharType="begin"/>
        </w:r>
        <w:r>
          <w:rPr>
            <w:noProof/>
            <w:webHidden/>
          </w:rPr>
          <w:instrText xml:space="preserve"> PAGEREF _Toc422478859 \h </w:instrText>
        </w:r>
        <w:r>
          <w:rPr>
            <w:noProof/>
            <w:webHidden/>
          </w:rPr>
        </w:r>
        <w:r>
          <w:rPr>
            <w:noProof/>
            <w:webHidden/>
          </w:rPr>
          <w:fldChar w:fldCharType="separate"/>
        </w:r>
        <w:r>
          <w:rPr>
            <w:noProof/>
            <w:webHidden/>
          </w:rPr>
          <w:t>41</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0" w:history="1">
        <w:r w:rsidRPr="009F7AA6">
          <w:rPr>
            <w:rStyle w:val="Hyperlink"/>
            <w:noProof/>
          </w:rPr>
          <w:t>5.2.25</w:t>
        </w:r>
        <w:r>
          <w:rPr>
            <w:rFonts w:asciiTheme="minorHAnsi" w:eastAsiaTheme="minorEastAsia" w:hAnsiTheme="minorHAnsi" w:cstheme="minorBidi"/>
            <w:noProof/>
            <w:sz w:val="22"/>
            <w:szCs w:val="22"/>
          </w:rPr>
          <w:tab/>
        </w:r>
        <w:r w:rsidRPr="009F7AA6">
          <w:rPr>
            <w:rStyle w:val="Hyperlink"/>
            <w:noProof/>
          </w:rPr>
          <w:t>Identifier management</w:t>
        </w:r>
        <w:r>
          <w:rPr>
            <w:noProof/>
            <w:webHidden/>
          </w:rPr>
          <w:tab/>
        </w:r>
        <w:r>
          <w:rPr>
            <w:noProof/>
            <w:webHidden/>
          </w:rPr>
          <w:fldChar w:fldCharType="begin"/>
        </w:r>
        <w:r>
          <w:rPr>
            <w:noProof/>
            <w:webHidden/>
          </w:rPr>
          <w:instrText xml:space="preserve"> PAGEREF _Toc422478860 \h </w:instrText>
        </w:r>
        <w:r>
          <w:rPr>
            <w:noProof/>
            <w:webHidden/>
          </w:rPr>
        </w:r>
        <w:r>
          <w:rPr>
            <w:noProof/>
            <w:webHidden/>
          </w:rPr>
          <w:fldChar w:fldCharType="separate"/>
        </w:r>
        <w:r>
          <w:rPr>
            <w:noProof/>
            <w:webHidden/>
          </w:rPr>
          <w:t>42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1" w:history="1">
        <w:r w:rsidRPr="009F7AA6">
          <w:rPr>
            <w:rStyle w:val="Hyperlink"/>
            <w:noProof/>
          </w:rPr>
          <w:t>5.2.26</w:t>
        </w:r>
        <w:r>
          <w:rPr>
            <w:rFonts w:asciiTheme="minorHAnsi" w:eastAsiaTheme="minorEastAsia" w:hAnsiTheme="minorHAnsi" w:cstheme="minorBidi"/>
            <w:noProof/>
            <w:sz w:val="22"/>
            <w:szCs w:val="22"/>
          </w:rPr>
          <w:tab/>
        </w:r>
        <w:r w:rsidRPr="009F7AA6">
          <w:rPr>
            <w:rStyle w:val="Hyperlink"/>
            <w:noProof/>
          </w:rPr>
          <w:t>Numerieke waarden.</w:t>
        </w:r>
        <w:r>
          <w:rPr>
            <w:noProof/>
            <w:webHidden/>
          </w:rPr>
          <w:tab/>
        </w:r>
        <w:r>
          <w:rPr>
            <w:noProof/>
            <w:webHidden/>
          </w:rPr>
          <w:fldChar w:fldCharType="begin"/>
        </w:r>
        <w:r>
          <w:rPr>
            <w:noProof/>
            <w:webHidden/>
          </w:rPr>
          <w:instrText xml:space="preserve"> PAGEREF _Toc422478861 \h </w:instrText>
        </w:r>
        <w:r>
          <w:rPr>
            <w:noProof/>
            <w:webHidden/>
          </w:rPr>
        </w:r>
        <w:r>
          <w:rPr>
            <w:noProof/>
            <w:webHidden/>
          </w:rPr>
          <w:fldChar w:fldCharType="separate"/>
        </w:r>
        <w:r>
          <w:rPr>
            <w:noProof/>
            <w:webHidden/>
          </w:rPr>
          <w:t>42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2" w:history="1">
        <w:r w:rsidRPr="009F7AA6">
          <w:rPr>
            <w:rStyle w:val="Hyperlink"/>
            <w:noProof/>
          </w:rPr>
          <w:t>5.2.27</w:t>
        </w:r>
        <w:r>
          <w:rPr>
            <w:rFonts w:asciiTheme="minorHAnsi" w:eastAsiaTheme="minorEastAsia" w:hAnsiTheme="minorHAnsi" w:cstheme="minorBidi"/>
            <w:noProof/>
            <w:sz w:val="22"/>
            <w:szCs w:val="22"/>
          </w:rPr>
          <w:tab/>
        </w:r>
        <w:r w:rsidRPr="009F7AA6">
          <w:rPr>
            <w:rStyle w:val="Hyperlink"/>
            <w:noProof/>
          </w:rPr>
          <w:t>Tijd representatie</w:t>
        </w:r>
        <w:r>
          <w:rPr>
            <w:noProof/>
            <w:webHidden/>
          </w:rPr>
          <w:tab/>
        </w:r>
        <w:r>
          <w:rPr>
            <w:noProof/>
            <w:webHidden/>
          </w:rPr>
          <w:fldChar w:fldCharType="begin"/>
        </w:r>
        <w:r>
          <w:rPr>
            <w:noProof/>
            <w:webHidden/>
          </w:rPr>
          <w:instrText xml:space="preserve"> PAGEREF _Toc422478862 \h </w:instrText>
        </w:r>
        <w:r>
          <w:rPr>
            <w:noProof/>
            <w:webHidden/>
          </w:rPr>
        </w:r>
        <w:r>
          <w:rPr>
            <w:noProof/>
            <w:webHidden/>
          </w:rPr>
          <w:fldChar w:fldCharType="separate"/>
        </w:r>
        <w:r>
          <w:rPr>
            <w:noProof/>
            <w:webHidden/>
          </w:rPr>
          <w:t>42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3" w:history="1">
        <w:r w:rsidRPr="009F7AA6">
          <w:rPr>
            <w:rStyle w:val="Hyperlink"/>
            <w:noProof/>
          </w:rPr>
          <w:t>5.2.28</w:t>
        </w:r>
        <w:r>
          <w:rPr>
            <w:rFonts w:asciiTheme="minorHAnsi" w:eastAsiaTheme="minorEastAsia" w:hAnsiTheme="minorHAnsi" w:cstheme="minorBidi"/>
            <w:noProof/>
            <w:sz w:val="22"/>
            <w:szCs w:val="22"/>
          </w:rPr>
          <w:tab/>
        </w:r>
        <w:r w:rsidRPr="009F7AA6">
          <w:rPr>
            <w:rStyle w:val="Hyperlink"/>
            <w:noProof/>
          </w:rPr>
          <w:t>UML - EC61 overzicht.</w:t>
        </w:r>
        <w:r>
          <w:rPr>
            <w:noProof/>
            <w:webHidden/>
          </w:rPr>
          <w:tab/>
        </w:r>
        <w:r>
          <w:rPr>
            <w:noProof/>
            <w:webHidden/>
          </w:rPr>
          <w:fldChar w:fldCharType="begin"/>
        </w:r>
        <w:r>
          <w:rPr>
            <w:noProof/>
            <w:webHidden/>
          </w:rPr>
          <w:instrText xml:space="preserve"> PAGEREF _Toc422478863 \h </w:instrText>
        </w:r>
        <w:r>
          <w:rPr>
            <w:noProof/>
            <w:webHidden/>
          </w:rPr>
        </w:r>
        <w:r>
          <w:rPr>
            <w:noProof/>
            <w:webHidden/>
          </w:rPr>
          <w:fldChar w:fldCharType="separate"/>
        </w:r>
        <w:r>
          <w:rPr>
            <w:noProof/>
            <w:webHidden/>
          </w:rPr>
          <w:t>43</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4" w:history="1">
        <w:r w:rsidRPr="009F7AA6">
          <w:rPr>
            <w:rStyle w:val="Hyperlink"/>
            <w:noProof/>
          </w:rPr>
          <w:t>5.2.29</w:t>
        </w:r>
        <w:r>
          <w:rPr>
            <w:rFonts w:asciiTheme="minorHAnsi" w:eastAsiaTheme="minorEastAsia" w:hAnsiTheme="minorHAnsi" w:cstheme="minorBidi"/>
            <w:noProof/>
            <w:sz w:val="22"/>
            <w:szCs w:val="22"/>
          </w:rPr>
          <w:tab/>
        </w:r>
        <w:r w:rsidRPr="009F7AA6">
          <w:rPr>
            <w:rStyle w:val="Hyperlink"/>
            <w:noProof/>
          </w:rPr>
          <w:t>UML - Buisleidingen Risicoregister overzicht.</w:t>
        </w:r>
        <w:r>
          <w:rPr>
            <w:noProof/>
            <w:webHidden/>
          </w:rPr>
          <w:tab/>
        </w:r>
        <w:r>
          <w:rPr>
            <w:noProof/>
            <w:webHidden/>
          </w:rPr>
          <w:fldChar w:fldCharType="begin"/>
        </w:r>
        <w:r>
          <w:rPr>
            <w:noProof/>
            <w:webHidden/>
          </w:rPr>
          <w:instrText xml:space="preserve"> PAGEREF _Toc422478864 \h </w:instrText>
        </w:r>
        <w:r>
          <w:rPr>
            <w:noProof/>
            <w:webHidden/>
          </w:rPr>
        </w:r>
        <w:r>
          <w:rPr>
            <w:noProof/>
            <w:webHidden/>
          </w:rPr>
          <w:fldChar w:fldCharType="separate"/>
        </w:r>
        <w:r>
          <w:rPr>
            <w:noProof/>
            <w:webHidden/>
          </w:rPr>
          <w:t>45</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5" w:history="1">
        <w:r w:rsidRPr="009F7AA6">
          <w:rPr>
            <w:rStyle w:val="Hyperlink"/>
            <w:noProof/>
          </w:rPr>
          <w:t>5.2.30</w:t>
        </w:r>
        <w:r>
          <w:rPr>
            <w:rFonts w:asciiTheme="minorHAnsi" w:eastAsiaTheme="minorEastAsia" w:hAnsiTheme="minorHAnsi" w:cstheme="minorBidi"/>
            <w:noProof/>
            <w:sz w:val="22"/>
            <w:szCs w:val="22"/>
          </w:rPr>
          <w:tab/>
        </w:r>
        <w:r w:rsidRPr="009F7AA6">
          <w:rPr>
            <w:rStyle w:val="Hyperlink"/>
            <w:noProof/>
          </w:rPr>
          <w:t>UML - Stedelijk water overzicht.</w:t>
        </w:r>
        <w:r>
          <w:rPr>
            <w:noProof/>
            <w:webHidden/>
          </w:rPr>
          <w:tab/>
        </w:r>
        <w:r>
          <w:rPr>
            <w:noProof/>
            <w:webHidden/>
          </w:rPr>
          <w:fldChar w:fldCharType="begin"/>
        </w:r>
        <w:r>
          <w:rPr>
            <w:noProof/>
            <w:webHidden/>
          </w:rPr>
          <w:instrText xml:space="preserve"> PAGEREF _Toc422478865 \h </w:instrText>
        </w:r>
        <w:r>
          <w:rPr>
            <w:noProof/>
            <w:webHidden/>
          </w:rPr>
        </w:r>
        <w:r>
          <w:rPr>
            <w:noProof/>
            <w:webHidden/>
          </w:rPr>
          <w:fldChar w:fldCharType="separate"/>
        </w:r>
        <w:r>
          <w:rPr>
            <w:noProof/>
            <w:webHidden/>
          </w:rPr>
          <w:t>47</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66" w:history="1">
        <w:r w:rsidRPr="009F7AA6">
          <w:rPr>
            <w:rStyle w:val="Hyperlink"/>
          </w:rPr>
          <w:t>5.3</w:t>
        </w:r>
        <w:r>
          <w:rPr>
            <w:rFonts w:asciiTheme="minorHAnsi" w:eastAsiaTheme="minorEastAsia" w:hAnsiTheme="minorHAnsi" w:cstheme="minorBidi"/>
            <w:sz w:val="22"/>
            <w:szCs w:val="22"/>
          </w:rPr>
          <w:tab/>
        </w:r>
        <w:r w:rsidRPr="009F7AA6">
          <w:rPr>
            <w:rStyle w:val="Hyperlink"/>
          </w:rPr>
          <w:t>Objectcatalogus</w:t>
        </w:r>
        <w:r>
          <w:rPr>
            <w:webHidden/>
          </w:rPr>
          <w:tab/>
        </w:r>
        <w:r>
          <w:rPr>
            <w:webHidden/>
          </w:rPr>
          <w:fldChar w:fldCharType="begin"/>
        </w:r>
        <w:r>
          <w:rPr>
            <w:webHidden/>
          </w:rPr>
          <w:instrText xml:space="preserve"> PAGEREF _Toc422478866 \h </w:instrText>
        </w:r>
        <w:r>
          <w:rPr>
            <w:webHidden/>
          </w:rPr>
        </w:r>
        <w:r>
          <w:rPr>
            <w:webHidden/>
          </w:rPr>
          <w:fldChar w:fldCharType="separate"/>
        </w:r>
        <w:r>
          <w:rPr>
            <w:webHidden/>
          </w:rPr>
          <w:t>49</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67" w:history="1">
        <w:r w:rsidRPr="009F7AA6">
          <w:rPr>
            <w:rStyle w:val="Hyperlink"/>
          </w:rPr>
          <w:t>5.4</w:t>
        </w:r>
        <w:r>
          <w:rPr>
            <w:rFonts w:asciiTheme="minorHAnsi" w:eastAsiaTheme="minorEastAsia" w:hAnsiTheme="minorHAnsi" w:cstheme="minorBidi"/>
            <w:sz w:val="22"/>
            <w:szCs w:val="22"/>
          </w:rPr>
          <w:tab/>
        </w:r>
        <w:r w:rsidRPr="009F7AA6">
          <w:rPr>
            <w:rStyle w:val="Hyperlink"/>
          </w:rPr>
          <w:t>Informatie-elementen gedefinieerd in de objectcatalogus.</w:t>
        </w:r>
        <w:r>
          <w:rPr>
            <w:webHidden/>
          </w:rPr>
          <w:tab/>
        </w:r>
        <w:r>
          <w:rPr>
            <w:webHidden/>
          </w:rPr>
          <w:fldChar w:fldCharType="begin"/>
        </w:r>
        <w:r>
          <w:rPr>
            <w:webHidden/>
          </w:rPr>
          <w:instrText xml:space="preserve"> PAGEREF _Toc422478867 \h </w:instrText>
        </w:r>
        <w:r>
          <w:rPr>
            <w:webHidden/>
          </w:rPr>
        </w:r>
        <w:r>
          <w:rPr>
            <w:webHidden/>
          </w:rPr>
          <w:fldChar w:fldCharType="separate"/>
        </w:r>
        <w:r>
          <w:rPr>
            <w:webHidden/>
          </w:rPr>
          <w:t>49</w:t>
        </w:r>
        <w:r>
          <w:rPr>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8" w:history="1">
        <w:r w:rsidRPr="009F7AA6">
          <w:rPr>
            <w:rStyle w:val="Hyperlink"/>
            <w:noProof/>
          </w:rPr>
          <w:t>5.4.1</w:t>
        </w:r>
        <w:r>
          <w:rPr>
            <w:rFonts w:asciiTheme="minorHAnsi" w:eastAsiaTheme="minorEastAsia" w:hAnsiTheme="minorHAnsi" w:cstheme="minorBidi"/>
            <w:noProof/>
            <w:sz w:val="22"/>
            <w:szCs w:val="22"/>
          </w:rPr>
          <w:tab/>
        </w:r>
        <w:r w:rsidRPr="009F7AA6">
          <w:rPr>
            <w:rStyle w:val="Hyperlink"/>
            <w:noProof/>
          </w:rPr>
          <w:t>Geografische objecten</w:t>
        </w:r>
        <w:r>
          <w:rPr>
            <w:noProof/>
            <w:webHidden/>
          </w:rPr>
          <w:tab/>
        </w:r>
        <w:r>
          <w:rPr>
            <w:noProof/>
            <w:webHidden/>
          </w:rPr>
          <w:fldChar w:fldCharType="begin"/>
        </w:r>
        <w:r>
          <w:rPr>
            <w:noProof/>
            <w:webHidden/>
          </w:rPr>
          <w:instrText xml:space="preserve"> PAGEREF _Toc422478868 \h </w:instrText>
        </w:r>
        <w:r>
          <w:rPr>
            <w:noProof/>
            <w:webHidden/>
          </w:rPr>
        </w:r>
        <w:r>
          <w:rPr>
            <w:noProof/>
            <w:webHidden/>
          </w:rPr>
          <w:fldChar w:fldCharType="separate"/>
        </w:r>
        <w:r>
          <w:rPr>
            <w:noProof/>
            <w:webHidden/>
          </w:rPr>
          <w:t>52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69" w:history="1">
        <w:r w:rsidRPr="009F7AA6">
          <w:rPr>
            <w:rStyle w:val="Hyperlink"/>
            <w:noProof/>
          </w:rPr>
          <w:t>5.4.2</w:t>
        </w:r>
        <w:r>
          <w:rPr>
            <w:rFonts w:asciiTheme="minorHAnsi" w:eastAsiaTheme="minorEastAsia" w:hAnsiTheme="minorHAnsi" w:cstheme="minorBidi"/>
            <w:noProof/>
            <w:sz w:val="22"/>
            <w:szCs w:val="22"/>
          </w:rPr>
          <w:tab/>
        </w:r>
        <w:r w:rsidRPr="009F7AA6">
          <w:rPr>
            <w:rStyle w:val="Hyperlink"/>
            <w:noProof/>
          </w:rPr>
          <w:t>Data typen</w:t>
        </w:r>
        <w:r>
          <w:rPr>
            <w:noProof/>
            <w:webHidden/>
          </w:rPr>
          <w:tab/>
        </w:r>
        <w:r>
          <w:rPr>
            <w:noProof/>
            <w:webHidden/>
          </w:rPr>
          <w:fldChar w:fldCharType="begin"/>
        </w:r>
        <w:r>
          <w:rPr>
            <w:noProof/>
            <w:webHidden/>
          </w:rPr>
          <w:instrText xml:space="preserve"> PAGEREF _Toc422478869 \h </w:instrText>
        </w:r>
        <w:r>
          <w:rPr>
            <w:noProof/>
            <w:webHidden/>
          </w:rPr>
        </w:r>
        <w:r>
          <w:rPr>
            <w:noProof/>
            <w:webHidden/>
          </w:rPr>
          <w:fldChar w:fldCharType="separate"/>
        </w:r>
        <w:r>
          <w:rPr>
            <w:noProof/>
            <w:webHidden/>
          </w:rPr>
          <w:t>52</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70" w:history="1">
        <w:r w:rsidRPr="009F7AA6">
          <w:rPr>
            <w:rStyle w:val="Hyperlink"/>
            <w:noProof/>
          </w:rPr>
          <w:t>5.4.3</w:t>
        </w:r>
        <w:r>
          <w:rPr>
            <w:rFonts w:asciiTheme="minorHAnsi" w:eastAsiaTheme="minorEastAsia" w:hAnsiTheme="minorHAnsi" w:cstheme="minorBidi"/>
            <w:noProof/>
            <w:sz w:val="22"/>
            <w:szCs w:val="22"/>
          </w:rPr>
          <w:tab/>
        </w:r>
        <w:r w:rsidRPr="009F7AA6">
          <w:rPr>
            <w:rStyle w:val="Hyperlink"/>
            <w:noProof/>
          </w:rPr>
          <w:t>Waardelijsten</w:t>
        </w:r>
        <w:r>
          <w:rPr>
            <w:noProof/>
            <w:webHidden/>
          </w:rPr>
          <w:tab/>
        </w:r>
        <w:r>
          <w:rPr>
            <w:noProof/>
            <w:webHidden/>
          </w:rPr>
          <w:fldChar w:fldCharType="begin"/>
        </w:r>
        <w:r>
          <w:rPr>
            <w:noProof/>
            <w:webHidden/>
          </w:rPr>
          <w:instrText xml:space="preserve"> PAGEREF _Toc422478870 \h </w:instrText>
        </w:r>
        <w:r>
          <w:rPr>
            <w:noProof/>
            <w:webHidden/>
          </w:rPr>
        </w:r>
        <w:r>
          <w:rPr>
            <w:noProof/>
            <w:webHidden/>
          </w:rPr>
          <w:fldChar w:fldCharType="separate"/>
        </w:r>
        <w:r>
          <w:rPr>
            <w:noProof/>
            <w:webHidden/>
          </w:rPr>
          <w:t>53</w:t>
        </w:r>
        <w:r>
          <w:rPr>
            <w:noProof/>
            <w:webHidden/>
          </w:rPr>
          <w:fldChar w:fldCharType="end"/>
        </w:r>
      </w:hyperlink>
    </w:p>
    <w:p w:rsidR="003331C0" w:rsidRDefault="003331C0">
      <w:pPr>
        <w:pStyle w:val="Inhopg3"/>
        <w:rPr>
          <w:rFonts w:asciiTheme="minorHAnsi" w:eastAsiaTheme="minorEastAsia" w:hAnsiTheme="minorHAnsi" w:cstheme="minorBidi"/>
          <w:noProof/>
          <w:sz w:val="22"/>
          <w:szCs w:val="22"/>
        </w:rPr>
      </w:pPr>
      <w:hyperlink w:anchor="_Toc422478871" w:history="1">
        <w:r w:rsidRPr="009F7AA6">
          <w:rPr>
            <w:rStyle w:val="Hyperlink"/>
            <w:noProof/>
          </w:rPr>
          <w:t>5.4.4</w:t>
        </w:r>
        <w:r>
          <w:rPr>
            <w:rFonts w:asciiTheme="minorHAnsi" w:eastAsiaTheme="minorEastAsia" w:hAnsiTheme="minorHAnsi" w:cstheme="minorBidi"/>
            <w:noProof/>
            <w:sz w:val="22"/>
            <w:szCs w:val="22"/>
          </w:rPr>
          <w:tab/>
        </w:r>
        <w:r w:rsidRPr="009F7AA6">
          <w:rPr>
            <w:rStyle w:val="Hyperlink"/>
            <w:noProof/>
          </w:rPr>
          <w:t>Geïmporteerde typen (informatief)</w:t>
        </w:r>
        <w:r>
          <w:rPr>
            <w:noProof/>
            <w:webHidden/>
          </w:rPr>
          <w:tab/>
        </w:r>
        <w:r>
          <w:rPr>
            <w:noProof/>
            <w:webHidden/>
          </w:rPr>
          <w:fldChar w:fldCharType="begin"/>
        </w:r>
        <w:r>
          <w:rPr>
            <w:noProof/>
            <w:webHidden/>
          </w:rPr>
          <w:instrText xml:space="preserve"> PAGEREF _Toc422478871 \h </w:instrText>
        </w:r>
        <w:r>
          <w:rPr>
            <w:noProof/>
            <w:webHidden/>
          </w:rPr>
        </w:r>
        <w:r>
          <w:rPr>
            <w:noProof/>
            <w:webHidden/>
          </w:rPr>
          <w:fldChar w:fldCharType="separate"/>
        </w:r>
        <w:r>
          <w:rPr>
            <w:noProof/>
            <w:webHidden/>
          </w:rPr>
          <w:t>53</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72" w:history="1">
        <w:r w:rsidRPr="009F7AA6">
          <w:rPr>
            <w:rStyle w:val="Hyperlink"/>
            <w:noProof/>
          </w:rPr>
          <w:t>Referentie systemen</w:t>
        </w:r>
        <w:r>
          <w:rPr>
            <w:noProof/>
            <w:webHidden/>
          </w:rPr>
          <w:tab/>
        </w:r>
        <w:r>
          <w:rPr>
            <w:noProof/>
            <w:webHidden/>
          </w:rPr>
          <w:fldChar w:fldCharType="begin"/>
        </w:r>
        <w:r>
          <w:rPr>
            <w:noProof/>
            <w:webHidden/>
          </w:rPr>
          <w:instrText xml:space="preserve"> PAGEREF _Toc422478872 \h </w:instrText>
        </w:r>
        <w:r>
          <w:rPr>
            <w:noProof/>
            <w:webHidden/>
          </w:rPr>
        </w:r>
        <w:r>
          <w:rPr>
            <w:noProof/>
            <w:webHidden/>
          </w:rPr>
          <w:fldChar w:fldCharType="separate"/>
        </w:r>
        <w:r>
          <w:rPr>
            <w:noProof/>
            <w:webHidden/>
          </w:rPr>
          <w:t>54</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73" w:history="1">
        <w:r w:rsidRPr="009F7AA6">
          <w:rPr>
            <w:rStyle w:val="Hyperlink"/>
          </w:rPr>
          <w:t>6.1</w:t>
        </w:r>
        <w:r>
          <w:rPr>
            <w:rFonts w:asciiTheme="minorHAnsi" w:eastAsiaTheme="minorEastAsia" w:hAnsiTheme="minorHAnsi" w:cstheme="minorBidi"/>
            <w:sz w:val="22"/>
            <w:szCs w:val="22"/>
          </w:rPr>
          <w:tab/>
        </w:r>
        <w:r w:rsidRPr="009F7AA6">
          <w:rPr>
            <w:rStyle w:val="Hyperlink"/>
          </w:rPr>
          <w:t>Ruimtelijk referentiesysteem</w:t>
        </w:r>
        <w:r>
          <w:rPr>
            <w:webHidden/>
          </w:rPr>
          <w:tab/>
        </w:r>
        <w:r>
          <w:rPr>
            <w:webHidden/>
          </w:rPr>
          <w:fldChar w:fldCharType="begin"/>
        </w:r>
        <w:r>
          <w:rPr>
            <w:webHidden/>
          </w:rPr>
          <w:instrText xml:space="preserve"> PAGEREF _Toc422478873 \h </w:instrText>
        </w:r>
        <w:r>
          <w:rPr>
            <w:webHidden/>
          </w:rPr>
        </w:r>
        <w:r>
          <w:rPr>
            <w:webHidden/>
          </w:rPr>
          <w:fldChar w:fldCharType="separate"/>
        </w:r>
        <w:r>
          <w:rPr>
            <w:webHidden/>
          </w:rPr>
          <w:t>54</w:t>
        </w:r>
        <w:r>
          <w:rPr>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74" w:history="1">
        <w:r w:rsidRPr="009F7AA6">
          <w:rPr>
            <w:rStyle w:val="Hyperlink"/>
            <w:noProof/>
          </w:rPr>
          <w:t>Levering</w:t>
        </w:r>
        <w:r>
          <w:rPr>
            <w:noProof/>
            <w:webHidden/>
          </w:rPr>
          <w:tab/>
        </w:r>
        <w:r>
          <w:rPr>
            <w:noProof/>
            <w:webHidden/>
          </w:rPr>
          <w:fldChar w:fldCharType="begin"/>
        </w:r>
        <w:r>
          <w:rPr>
            <w:noProof/>
            <w:webHidden/>
          </w:rPr>
          <w:instrText xml:space="preserve"> PAGEREF _Toc422478874 \h </w:instrText>
        </w:r>
        <w:r>
          <w:rPr>
            <w:noProof/>
            <w:webHidden/>
          </w:rPr>
        </w:r>
        <w:r>
          <w:rPr>
            <w:noProof/>
            <w:webHidden/>
          </w:rPr>
          <w:fldChar w:fldCharType="separate"/>
        </w:r>
        <w:r>
          <w:rPr>
            <w:noProof/>
            <w:webHidden/>
          </w:rPr>
          <w:t>55</w:t>
        </w:r>
        <w:r>
          <w:rPr>
            <w:noProof/>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75" w:history="1">
        <w:r w:rsidRPr="009F7AA6">
          <w:rPr>
            <w:rStyle w:val="Hyperlink"/>
          </w:rPr>
          <w:t>7.1</w:t>
        </w:r>
        <w:r>
          <w:rPr>
            <w:rFonts w:asciiTheme="minorHAnsi" w:eastAsiaTheme="minorEastAsia" w:hAnsiTheme="minorHAnsi" w:cstheme="minorBidi"/>
            <w:sz w:val="22"/>
            <w:szCs w:val="22"/>
          </w:rPr>
          <w:tab/>
        </w:r>
        <w:r w:rsidRPr="009F7AA6">
          <w:rPr>
            <w:rStyle w:val="Hyperlink"/>
          </w:rPr>
          <w:t>Leveringsmedium</w:t>
        </w:r>
        <w:r>
          <w:rPr>
            <w:webHidden/>
          </w:rPr>
          <w:tab/>
        </w:r>
        <w:r>
          <w:rPr>
            <w:webHidden/>
          </w:rPr>
          <w:fldChar w:fldCharType="begin"/>
        </w:r>
        <w:r>
          <w:rPr>
            <w:webHidden/>
          </w:rPr>
          <w:instrText xml:space="preserve"> PAGEREF _Toc422478875 \h </w:instrText>
        </w:r>
        <w:r>
          <w:rPr>
            <w:webHidden/>
          </w:rPr>
        </w:r>
        <w:r>
          <w:rPr>
            <w:webHidden/>
          </w:rPr>
          <w:fldChar w:fldCharType="separate"/>
        </w:r>
        <w:r>
          <w:rPr>
            <w:webHidden/>
          </w:rPr>
          <w:t>55</w:t>
        </w:r>
        <w:r>
          <w:rPr>
            <w:webHidden/>
          </w:rPr>
          <w:fldChar w:fldCharType="end"/>
        </w:r>
      </w:hyperlink>
    </w:p>
    <w:p w:rsidR="003331C0" w:rsidRDefault="003331C0">
      <w:pPr>
        <w:pStyle w:val="Inhopg2"/>
        <w:rPr>
          <w:rFonts w:asciiTheme="minorHAnsi" w:eastAsiaTheme="minorEastAsia" w:hAnsiTheme="minorHAnsi" w:cstheme="minorBidi"/>
          <w:sz w:val="22"/>
          <w:szCs w:val="22"/>
        </w:rPr>
      </w:pPr>
      <w:hyperlink w:anchor="_Toc422478876" w:history="1">
        <w:r w:rsidRPr="009F7AA6">
          <w:rPr>
            <w:rStyle w:val="Hyperlink"/>
          </w:rPr>
          <w:t>7.2</w:t>
        </w:r>
        <w:r>
          <w:rPr>
            <w:rFonts w:asciiTheme="minorHAnsi" w:eastAsiaTheme="minorEastAsia" w:hAnsiTheme="minorHAnsi" w:cstheme="minorBidi"/>
            <w:sz w:val="22"/>
            <w:szCs w:val="22"/>
          </w:rPr>
          <w:tab/>
        </w:r>
        <w:r w:rsidRPr="009F7AA6">
          <w:rPr>
            <w:rStyle w:val="Hyperlink"/>
          </w:rPr>
          <w:t>Formaten (encodings)</w:t>
        </w:r>
        <w:r>
          <w:rPr>
            <w:webHidden/>
          </w:rPr>
          <w:tab/>
        </w:r>
        <w:r>
          <w:rPr>
            <w:webHidden/>
          </w:rPr>
          <w:fldChar w:fldCharType="begin"/>
        </w:r>
        <w:r>
          <w:rPr>
            <w:webHidden/>
          </w:rPr>
          <w:instrText xml:space="preserve"> PAGEREF _Toc422478876 \h </w:instrText>
        </w:r>
        <w:r>
          <w:rPr>
            <w:webHidden/>
          </w:rPr>
        </w:r>
        <w:r>
          <w:rPr>
            <w:webHidden/>
          </w:rPr>
          <w:fldChar w:fldCharType="separate"/>
        </w:r>
        <w:r>
          <w:rPr>
            <w:webHidden/>
          </w:rPr>
          <w:t>55</w:t>
        </w:r>
        <w:r>
          <w:rPr>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77" w:history="1">
        <w:r w:rsidRPr="009F7AA6">
          <w:rPr>
            <w:rStyle w:val="Hyperlink"/>
            <w:noProof/>
          </w:rPr>
          <w:t>Visualisatie</w:t>
        </w:r>
        <w:r>
          <w:rPr>
            <w:noProof/>
            <w:webHidden/>
          </w:rPr>
          <w:tab/>
        </w:r>
        <w:r>
          <w:rPr>
            <w:noProof/>
            <w:webHidden/>
          </w:rPr>
          <w:fldChar w:fldCharType="begin"/>
        </w:r>
        <w:r>
          <w:rPr>
            <w:noProof/>
            <w:webHidden/>
          </w:rPr>
          <w:instrText xml:space="preserve"> PAGEREF _Toc422478877 \h </w:instrText>
        </w:r>
        <w:r>
          <w:rPr>
            <w:noProof/>
            <w:webHidden/>
          </w:rPr>
        </w:r>
        <w:r>
          <w:rPr>
            <w:noProof/>
            <w:webHidden/>
          </w:rPr>
          <w:fldChar w:fldCharType="separate"/>
        </w:r>
        <w:r>
          <w:rPr>
            <w:noProof/>
            <w:webHidden/>
          </w:rPr>
          <w:t>56</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78" w:history="1">
        <w:r w:rsidRPr="009F7AA6">
          <w:rPr>
            <w:rStyle w:val="Hyperlink"/>
            <w:noProof/>
          </w:rPr>
          <w:t>Bibliografie</w:t>
        </w:r>
        <w:r>
          <w:rPr>
            <w:noProof/>
            <w:webHidden/>
          </w:rPr>
          <w:tab/>
        </w:r>
        <w:r>
          <w:rPr>
            <w:noProof/>
            <w:webHidden/>
          </w:rPr>
          <w:fldChar w:fldCharType="begin"/>
        </w:r>
        <w:r>
          <w:rPr>
            <w:noProof/>
            <w:webHidden/>
          </w:rPr>
          <w:instrText xml:space="preserve"> PAGEREF _Toc422478878 \h </w:instrText>
        </w:r>
        <w:r>
          <w:rPr>
            <w:noProof/>
            <w:webHidden/>
          </w:rPr>
        </w:r>
        <w:r>
          <w:rPr>
            <w:noProof/>
            <w:webHidden/>
          </w:rPr>
          <w:fldChar w:fldCharType="separate"/>
        </w:r>
        <w:r>
          <w:rPr>
            <w:noProof/>
            <w:webHidden/>
          </w:rPr>
          <w:t>57</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79" w:history="1">
        <w:r w:rsidRPr="009F7AA6">
          <w:rPr>
            <w:rStyle w:val="Hyperlink"/>
            <w:noProof/>
          </w:rPr>
          <w:t>Bijlage 1: IMKL1.1 (2012)</w:t>
        </w:r>
        <w:r>
          <w:rPr>
            <w:noProof/>
            <w:webHidden/>
          </w:rPr>
          <w:tab/>
        </w:r>
        <w:r>
          <w:rPr>
            <w:noProof/>
            <w:webHidden/>
          </w:rPr>
          <w:fldChar w:fldCharType="begin"/>
        </w:r>
        <w:r>
          <w:rPr>
            <w:noProof/>
            <w:webHidden/>
          </w:rPr>
          <w:instrText xml:space="preserve"> PAGEREF _Toc422478879 \h </w:instrText>
        </w:r>
        <w:r>
          <w:rPr>
            <w:noProof/>
            <w:webHidden/>
          </w:rPr>
        </w:r>
        <w:r>
          <w:rPr>
            <w:noProof/>
            <w:webHidden/>
          </w:rPr>
          <w:fldChar w:fldCharType="separate"/>
        </w:r>
        <w:r>
          <w:rPr>
            <w:noProof/>
            <w:webHidden/>
          </w:rPr>
          <w:t>58</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80" w:history="1">
        <w:r w:rsidRPr="009F7AA6">
          <w:rPr>
            <w:rStyle w:val="Hyperlink"/>
            <w:noProof/>
          </w:rPr>
          <w:t>Bijlage 2: IMKL2015 waardelijsten.</w:t>
        </w:r>
        <w:r>
          <w:rPr>
            <w:noProof/>
            <w:webHidden/>
          </w:rPr>
          <w:tab/>
        </w:r>
        <w:r>
          <w:rPr>
            <w:noProof/>
            <w:webHidden/>
          </w:rPr>
          <w:fldChar w:fldCharType="begin"/>
        </w:r>
        <w:r>
          <w:rPr>
            <w:noProof/>
            <w:webHidden/>
          </w:rPr>
          <w:instrText xml:space="preserve"> PAGEREF _Toc422478880 \h </w:instrText>
        </w:r>
        <w:r>
          <w:rPr>
            <w:noProof/>
            <w:webHidden/>
          </w:rPr>
        </w:r>
        <w:r>
          <w:rPr>
            <w:noProof/>
            <w:webHidden/>
          </w:rPr>
          <w:fldChar w:fldCharType="separate"/>
        </w:r>
        <w:r>
          <w:rPr>
            <w:noProof/>
            <w:webHidden/>
          </w:rPr>
          <w:t>59</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81" w:history="1">
        <w:r w:rsidRPr="009F7AA6">
          <w:rPr>
            <w:rStyle w:val="Hyperlink"/>
            <w:noProof/>
          </w:rPr>
          <w:t>Bijlage 3: Model voor opnemen Belang en Belangenstrook</w:t>
        </w:r>
        <w:r>
          <w:rPr>
            <w:noProof/>
            <w:webHidden/>
          </w:rPr>
          <w:tab/>
        </w:r>
        <w:r>
          <w:rPr>
            <w:noProof/>
            <w:webHidden/>
          </w:rPr>
          <w:fldChar w:fldCharType="begin"/>
        </w:r>
        <w:r>
          <w:rPr>
            <w:noProof/>
            <w:webHidden/>
          </w:rPr>
          <w:instrText xml:space="preserve"> PAGEREF _Toc422478881 \h </w:instrText>
        </w:r>
        <w:r>
          <w:rPr>
            <w:noProof/>
            <w:webHidden/>
          </w:rPr>
        </w:r>
        <w:r>
          <w:rPr>
            <w:noProof/>
            <w:webHidden/>
          </w:rPr>
          <w:fldChar w:fldCharType="separate"/>
        </w:r>
        <w:r>
          <w:rPr>
            <w:noProof/>
            <w:webHidden/>
          </w:rPr>
          <w:t>59</w:t>
        </w:r>
        <w:r>
          <w:rPr>
            <w:noProof/>
            <w:webHidden/>
          </w:rPr>
          <w:fldChar w:fldCharType="end"/>
        </w:r>
      </w:hyperlink>
    </w:p>
    <w:p w:rsidR="003331C0" w:rsidRDefault="003331C0">
      <w:pPr>
        <w:pStyle w:val="Inhopg1"/>
        <w:rPr>
          <w:rFonts w:asciiTheme="minorHAnsi" w:eastAsiaTheme="minorEastAsia" w:hAnsiTheme="minorHAnsi" w:cstheme="minorBidi"/>
          <w:noProof/>
          <w:sz w:val="22"/>
          <w:szCs w:val="22"/>
        </w:rPr>
      </w:pPr>
      <w:hyperlink w:anchor="_Toc422478882" w:history="1">
        <w:r w:rsidRPr="009F7AA6">
          <w:rPr>
            <w:rStyle w:val="Hyperlink"/>
            <w:noProof/>
          </w:rPr>
          <w:t>Bijlage 4: Aanlevering en uitlevering eis voorzorgsmaatregel.</w:t>
        </w:r>
        <w:r>
          <w:rPr>
            <w:noProof/>
            <w:webHidden/>
          </w:rPr>
          <w:tab/>
        </w:r>
        <w:r>
          <w:rPr>
            <w:noProof/>
            <w:webHidden/>
          </w:rPr>
          <w:fldChar w:fldCharType="begin"/>
        </w:r>
        <w:r>
          <w:rPr>
            <w:noProof/>
            <w:webHidden/>
          </w:rPr>
          <w:instrText xml:space="preserve"> PAGEREF _Toc422478882 \h </w:instrText>
        </w:r>
        <w:r>
          <w:rPr>
            <w:noProof/>
            <w:webHidden/>
          </w:rPr>
        </w:r>
        <w:r>
          <w:rPr>
            <w:noProof/>
            <w:webHidden/>
          </w:rPr>
          <w:fldChar w:fldCharType="separate"/>
        </w:r>
        <w:r>
          <w:rPr>
            <w:noProof/>
            <w:webHidden/>
          </w:rPr>
          <w:t>60</w:t>
        </w:r>
        <w:r>
          <w:rPr>
            <w:noProof/>
            <w:webHidden/>
          </w:rPr>
          <w:fldChar w:fldCharType="end"/>
        </w:r>
      </w:hyperlink>
    </w:p>
    <w:p w:rsidR="00085436" w:rsidRDefault="007013EA"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8" w:name="_Toc422478817"/>
      <w:r>
        <w:t>Inleiding en leeswijzer.</w:t>
      </w:r>
      <w:bookmarkEnd w:id="28"/>
    </w:p>
    <w:p w:rsidR="00387DE5" w:rsidRPr="00F3608E" w:rsidRDefault="00F3608E" w:rsidP="0065371C">
      <w:r w:rsidRPr="00F3608E">
        <w:t>De dataspecificatie omvat een drietal documenten</w:t>
      </w:r>
      <w:r>
        <w:t xml:space="preserve"> waarvan dit het hoofddocument is. Hiernaast is er een document waarin de objectcatalogus is opgenomen, IMKL2015 – Objectcatalogus, en een apart document met de in de waardelijsten opgenomen waarden. Het laatste is voorlopig alleen beschikbaar in een Excel bestand.</w:t>
      </w:r>
    </w:p>
    <w:p w:rsidR="00387DE5" w:rsidRPr="00B37CA0" w:rsidRDefault="00387DE5" w:rsidP="0065371C">
      <w:pPr>
        <w:rPr>
          <w:b/>
          <w:sz w:val="20"/>
          <w:szCs w:val="20"/>
        </w:rPr>
      </w:pPr>
    </w:p>
    <w:p w:rsidR="001E18AC" w:rsidRPr="007C7339" w:rsidRDefault="001E18AC" w:rsidP="002E546F">
      <w:pPr>
        <w:pStyle w:val="Hoofdstukx"/>
        <w:pageBreakBefore/>
        <w:spacing w:line="240" w:lineRule="atLeast"/>
      </w:pPr>
      <w:bookmarkStart w:id="29" w:name="_Toc188091997"/>
    </w:p>
    <w:p w:rsidR="00BB25BB" w:rsidRPr="007C7339" w:rsidRDefault="00576E1A" w:rsidP="007C7339">
      <w:pPr>
        <w:pStyle w:val="Hoofdstuktitel"/>
        <w:spacing w:line="240" w:lineRule="atLeast"/>
      </w:pPr>
      <w:bookmarkStart w:id="30" w:name="_Toc422478818"/>
      <w:bookmarkEnd w:id="29"/>
      <w:r>
        <w:t>Scope</w:t>
      </w:r>
      <w:bookmarkEnd w:id="30"/>
    </w:p>
    <w:p w:rsidR="00AA1364" w:rsidRPr="007C7339" w:rsidRDefault="00576E1A" w:rsidP="007C7339">
      <w:pPr>
        <w:pStyle w:val="Paragraaftitel"/>
        <w:spacing w:line="240" w:lineRule="atLeast"/>
      </w:pPr>
      <w:bookmarkStart w:id="31" w:name="_Toc422478819"/>
      <w:r>
        <w:t>Scope</w:t>
      </w:r>
      <w:bookmarkEnd w:id="31"/>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rPr>
          <w:ins w:id="32" w:author="pjanssen" w:date="2015-06-18T12:16:00Z"/>
        </w:rPr>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8D4D0B" w:rsidRDefault="008D4D0B">
      <w:pPr>
        <w:pStyle w:val="Lijstalinea"/>
        <w:spacing w:line="240" w:lineRule="atLeast"/>
        <w:ind w:left="567"/>
        <w:contextualSpacing w:val="0"/>
        <w:jc w:val="left"/>
        <w:rPr>
          <w:ins w:id="33" w:author="pjanssen" w:date="2015-06-18T12:16:00Z"/>
        </w:rPr>
        <w:pPrChange w:id="34" w:author="pjanssen" w:date="2015-06-18T12:16:00Z">
          <w:pPr>
            <w:pStyle w:val="Lijstalinea"/>
            <w:numPr>
              <w:numId w:val="30"/>
            </w:numPr>
            <w:spacing w:line="240" w:lineRule="atLeast"/>
            <w:ind w:left="567" w:hanging="567"/>
            <w:contextualSpacing w:val="0"/>
            <w:jc w:val="left"/>
          </w:pPr>
        </w:pPrChange>
      </w:pPr>
    </w:p>
    <w:p w:rsidR="008D4D0B" w:rsidRDefault="007013EA">
      <w:pPr>
        <w:spacing w:line="240" w:lineRule="atLeast"/>
        <w:jc w:val="left"/>
        <w:rPr>
          <w:ins w:id="35" w:author="pjanssen" w:date="2015-06-18T12:17:00Z"/>
          <w:b/>
        </w:rPr>
        <w:pPrChange w:id="36" w:author="pjanssen" w:date="2015-06-18T12:16:00Z">
          <w:pPr>
            <w:pStyle w:val="Lijstalinea"/>
            <w:numPr>
              <w:numId w:val="30"/>
            </w:numPr>
            <w:spacing w:line="240" w:lineRule="atLeast"/>
            <w:ind w:left="360" w:hanging="360"/>
            <w:contextualSpacing w:val="0"/>
            <w:jc w:val="left"/>
          </w:pPr>
        </w:pPrChange>
      </w:pPr>
      <w:ins w:id="37" w:author="pjanssen" w:date="2015-06-18T12:14:00Z">
        <w:r w:rsidRPr="007013EA">
          <w:rPr>
            <w:b/>
            <w:rPrChange w:id="38" w:author="pjanssen" w:date="2015-06-18T12:16:00Z">
              <w:rPr/>
            </w:rPrChange>
          </w:rPr>
          <w:t>De volgende geb</w:t>
        </w:r>
      </w:ins>
      <w:ins w:id="39" w:author="pjanssen" w:date="2015-06-18T12:15:00Z">
        <w:r w:rsidRPr="007013EA">
          <w:rPr>
            <w:b/>
            <w:rPrChange w:id="40" w:author="pjanssen" w:date="2015-06-18T12:16:00Z">
              <w:rPr/>
            </w:rPrChange>
          </w:rPr>
          <w:t>rui</w:t>
        </w:r>
      </w:ins>
      <w:ins w:id="41" w:author="pjanssen" w:date="2015-06-18T12:14:00Z">
        <w:r w:rsidRPr="007013EA">
          <w:rPr>
            <w:b/>
            <w:rPrChange w:id="42" w:author="pjanssen" w:date="2015-06-18T12:16:00Z">
              <w:rPr/>
            </w:rPrChange>
          </w:rPr>
          <w:t>kstoepassing is nog niet operationeel in IMKL2015 verwerkt.</w:t>
        </w:r>
      </w:ins>
      <w:ins w:id="43" w:author="pjanssen" w:date="2015-06-18T12:15:00Z">
        <w:r w:rsidRPr="007013EA">
          <w:rPr>
            <w:b/>
            <w:rPrChange w:id="44" w:author="pjanssen" w:date="2015-06-18T12:16:00Z">
              <w:rPr/>
            </w:rPrChange>
          </w:rPr>
          <w:t xml:space="preserve"> Er is voor nu nog een onvoldoende beschreven toepassing. Er is wel al een experimenteel diagram toegevoegd om de gedachte te bepalen.</w:t>
        </w:r>
      </w:ins>
    </w:p>
    <w:p w:rsidR="008D4D0B" w:rsidRDefault="008D4D0B">
      <w:pPr>
        <w:spacing w:line="240" w:lineRule="atLeast"/>
        <w:jc w:val="left"/>
        <w:pPrChange w:id="45" w:author="pjanssen" w:date="2015-06-18T12:16:00Z">
          <w:pPr>
            <w:pStyle w:val="Lijstalinea"/>
            <w:numPr>
              <w:numId w:val="30"/>
            </w:numPr>
            <w:spacing w:line="240" w:lineRule="atLeast"/>
            <w:ind w:left="360" w:hanging="360"/>
            <w:contextualSpacing w:val="0"/>
            <w:jc w:val="left"/>
          </w:pPr>
        </w:pPrChange>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46" w:name="_Toc422478820"/>
      <w:r>
        <w:t>Over</w:t>
      </w:r>
      <w:r w:rsidR="00D0633C">
        <w:t>zicht</w:t>
      </w:r>
      <w:bookmarkEnd w:id="46"/>
    </w:p>
    <w:p w:rsidR="003C4DDF" w:rsidRDefault="00576E1A" w:rsidP="007C7339">
      <w:pPr>
        <w:pStyle w:val="Paragraaftitel"/>
        <w:spacing w:line="240" w:lineRule="atLeast"/>
      </w:pPr>
      <w:bookmarkStart w:id="47" w:name="_Toc422478821"/>
      <w:r>
        <w:t>Naam en Acroniemen</w:t>
      </w:r>
      <w:bookmarkEnd w:id="4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48" w:name="_Toc422478822"/>
      <w:r>
        <w:t>Informele beschrijving</w:t>
      </w:r>
      <w:bookmarkEnd w:id="48"/>
    </w:p>
    <w:p w:rsidR="00E548CF" w:rsidRPr="00653DF3" w:rsidRDefault="00E548CF" w:rsidP="00E548CF">
      <w:pPr>
        <w:pStyle w:val="subparagraaftitel"/>
      </w:pPr>
      <w:bookmarkStart w:id="49" w:name="_Toc422478823"/>
      <w:r w:rsidRPr="00653DF3">
        <w:t>Definitie</w:t>
      </w:r>
      <w:bookmarkEnd w:id="4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50" w:name="_Toc422478824"/>
      <w:r>
        <w:t>Beschrijving</w:t>
      </w:r>
      <w:bookmarkEnd w:id="50"/>
    </w:p>
    <w:p w:rsidR="00CD2268" w:rsidRDefault="00CD2268" w:rsidP="00E548CF">
      <w:pPr>
        <w:spacing w:line="240" w:lineRule="atLeast"/>
        <w:jc w:val="left"/>
      </w:pPr>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IMKL2015 bevat ook de productmodellen voor de bovengenoemde dataleveringen. Elk productmodel beschrijft de informatie-inhoud (semantiek) van het specifieke leveringsmodel. Zo worden er de volgende productmodellen beschreven (conceptnamen): INSPIRE US (bestaat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Het informatiemodel INSPIRE US staat centraal in de modellering van de overige producten.</w:t>
      </w:r>
    </w:p>
    <w:p w:rsidR="001D2BA4" w:rsidRPr="00514379" w:rsidRDefault="001D2BA4" w:rsidP="001D2BA4">
      <w:pPr>
        <w:pStyle w:val="Lijstalinea"/>
        <w:numPr>
          <w:ilvl w:val="0"/>
          <w:numId w:val="36"/>
        </w:numPr>
        <w:spacing w:line="288" w:lineRule="auto"/>
      </w:pPr>
      <w:r w:rsidRPr="00514379">
        <w:t>INSPIRE US 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Voor 3D modellering wordt zoveel als mogelijk afgestemd met CityGML-Utility extensie. In dat proces wordt ook gekeken naar aanpassingen aan CityGML-Utility. INSPIRE US is leidend in die afstemming.</w:t>
      </w:r>
    </w:p>
    <w:p w:rsidR="001D2BA4" w:rsidRPr="00514379" w:rsidRDefault="004C0CA8" w:rsidP="001D2BA4">
      <w:pPr>
        <w:pStyle w:val="Lijstalinea"/>
        <w:numPr>
          <w:ilvl w:val="0"/>
          <w:numId w:val="36"/>
        </w:numPr>
        <w:spacing w:line="288" w:lineRule="auto"/>
      </w:pPr>
      <w:r>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 elementen.</w:t>
      </w:r>
    </w:p>
    <w:p w:rsidR="001D2BA4" w:rsidRPr="00514379" w:rsidRDefault="00932116" w:rsidP="001D2BA4">
      <w:pPr>
        <w:pStyle w:val="Lijstalinea"/>
        <w:numPr>
          <w:ilvl w:val="0"/>
          <w:numId w:val="36"/>
        </w:numPr>
        <w:spacing w:line="288" w:lineRule="auto"/>
      </w:pPr>
      <w:r>
        <w:lastRenderedPageBreak/>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rPr>
          <w:ins w:id="51" w:author="pjanssen" w:date="2015-06-01T10:48:00Z"/>
        </w:rPr>
      </w:pPr>
    </w:p>
    <w:p w:rsidR="00551821" w:rsidRDefault="008275BC" w:rsidP="00253F30">
      <w:pPr>
        <w:spacing w:line="240" w:lineRule="atLeast"/>
        <w:jc w:val="left"/>
        <w:rPr>
          <w:ins w:id="52" w:author="pjanssen" w:date="2015-06-01T11:36:00Z"/>
        </w:rPr>
      </w:pPr>
      <w:ins w:id="53" w:author="pjanssen" w:date="2015-06-01T11:29:00Z">
        <w:r>
          <w:t xml:space="preserve">Het volgende </w:t>
        </w:r>
        <w:r w:rsidR="00FF4402">
          <w:t>figuur schets</w:t>
        </w:r>
      </w:ins>
      <w:ins w:id="54" w:author="pjanssen" w:date="2015-06-01T11:30:00Z">
        <w:r w:rsidR="00FF4402">
          <w:t>t</w:t>
        </w:r>
      </w:ins>
      <w:ins w:id="55" w:author="pjanssen" w:date="2015-06-01T11:29:00Z">
        <w:r w:rsidR="00FF4402">
          <w:t xml:space="preserve"> de data-uitwisseling</w:t>
        </w:r>
      </w:ins>
      <w:ins w:id="56" w:author="pjanssen" w:date="2015-06-01T11:30:00Z">
        <w:r w:rsidR="00FF4402">
          <w:t xml:space="preserve"> </w:t>
        </w:r>
      </w:ins>
      <w:ins w:id="57" w:author="pjanssen" w:date="2015-06-01T11:31:00Z">
        <w:r w:rsidR="00FF4402">
          <w:t xml:space="preserve">voor realisering van het WION en INSPIRE Utilities </w:t>
        </w:r>
      </w:ins>
      <w:ins w:id="58" w:author="pjanssen" w:date="2015-06-01T11:39:00Z">
        <w:r w:rsidR="00FF4402">
          <w:t>voorzieningen</w:t>
        </w:r>
      </w:ins>
      <w:ins w:id="59" w:author="pjanssen" w:date="2015-06-01T11:31:00Z">
        <w:r w:rsidR="00FF4402">
          <w:t xml:space="preserve">. </w:t>
        </w:r>
      </w:ins>
      <w:ins w:id="60" w:author="pjanssen" w:date="2015-06-01T11:42:00Z">
        <w:r w:rsidR="009A432E">
          <w:t xml:space="preserve">Het figuur is </w:t>
        </w:r>
      </w:ins>
      <w:ins w:id="61" w:author="pjanssen" w:date="2015-06-01T16:39:00Z">
        <w:r w:rsidR="00521088">
          <w:t xml:space="preserve">ter illustratie </w:t>
        </w:r>
      </w:ins>
      <w:ins w:id="62" w:author="pjanssen" w:date="2015-06-01T11:42:00Z">
        <w:r w:rsidR="009A432E">
          <w:t xml:space="preserve">en niet normatief voor de implementatie van de voorziening. </w:t>
        </w:r>
      </w:ins>
      <w:ins w:id="63" w:author="pjanssen" w:date="2015-06-01T11:31:00Z">
        <w:r w:rsidR="00FF4402">
          <w:t>E</w:t>
        </w:r>
      </w:ins>
      <w:ins w:id="64" w:author="pjanssen" w:date="2015-06-01T11:32:00Z">
        <w:r w:rsidR="00FF4402">
          <w:t>en onderscheid wordt gemaakt tussen data uitlevering en data aanlevering. Data</w:t>
        </w:r>
      </w:ins>
      <w:ins w:id="65" w:author="pjanssen" w:date="2015-06-01T11:33:00Z">
        <w:r w:rsidR="00FF4402">
          <w:t>-</w:t>
        </w:r>
      </w:ins>
      <w:ins w:id="66" w:author="pjanssen" w:date="2015-06-01T11:32:00Z">
        <w:r w:rsidR="00FF4402">
          <w:t>uitlevering betreft het leveren van data aan de uiteindelijke afnemers, de eindproducten.</w:t>
        </w:r>
      </w:ins>
      <w:ins w:id="67" w:author="pjanssen" w:date="2015-06-01T11:33:00Z">
        <w:r w:rsidR="00FF4402">
          <w:t xml:space="preserve"> Data-aanlevering is de data stroom </w:t>
        </w:r>
      </w:ins>
      <w:ins w:id="68" w:author="pjanssen" w:date="2015-06-01T11:48:00Z">
        <w:r w:rsidR="009A432E">
          <w:t xml:space="preserve">van netbeheerders </w:t>
        </w:r>
      </w:ins>
      <w:ins w:id="69" w:author="pjanssen" w:date="2015-06-01T11:33:00Z">
        <w:r w:rsidR="00FF4402">
          <w:t>die nodig is om tussenproducten of voorzieningen te</w:t>
        </w:r>
      </w:ins>
      <w:ins w:id="70" w:author="pjanssen" w:date="2015-06-01T11:34:00Z">
        <w:r w:rsidR="00FF4402">
          <w:t xml:space="preserve"> </w:t>
        </w:r>
      </w:ins>
      <w:ins w:id="71" w:author="pjanssen" w:date="2015-06-01T11:33:00Z">
        <w:r w:rsidR="00FF4402">
          <w:t>realiseren</w:t>
        </w:r>
      </w:ins>
      <w:ins w:id="72" w:author="pjanssen" w:date="2015-06-01T11:34:00Z">
        <w:r w:rsidR="00FF4402">
          <w:t xml:space="preserve"> die met die gegevens instaat zijn om de </w:t>
        </w:r>
      </w:ins>
      <w:ins w:id="73" w:author="pjanssen" w:date="2015-06-01T11:39:00Z">
        <w:r w:rsidR="00FF4402">
          <w:t>eindproducten</w:t>
        </w:r>
      </w:ins>
      <w:ins w:id="74" w:author="pjanssen" w:date="2015-06-01T11:34:00Z">
        <w:r w:rsidR="00FF4402">
          <w:t xml:space="preserve"> te realiseren. </w:t>
        </w:r>
      </w:ins>
      <w:ins w:id="75" w:author="pjanssen" w:date="2015-06-01T11:35:00Z">
        <w:r w:rsidR="00FF4402">
          <w:t>De IMKL2015 dataspecificatie betreft alleen de beschrijving van de semantiek van het uitleveringsproces</w:t>
        </w:r>
      </w:ins>
      <w:ins w:id="76" w:author="pjanssen" w:date="2015-06-01T11:40:00Z">
        <w:r w:rsidR="009A432E">
          <w:t>. Voor het aanleverproces kan de IMKL2015 specificatie ook een rol spelen</w:t>
        </w:r>
      </w:ins>
      <w:ins w:id="77" w:author="pjanssen" w:date="2015-06-01T11:41:00Z">
        <w:r w:rsidR="009A432E">
          <w:t>, met name bij de met A en B aangegeven datastroom. Dit is echter geen onderwerp in deze specificatie.</w:t>
        </w:r>
      </w:ins>
    </w:p>
    <w:p w:rsidR="00FF4402" w:rsidRDefault="00FF4402" w:rsidP="00253F30">
      <w:pPr>
        <w:spacing w:line="240" w:lineRule="atLeast"/>
        <w:jc w:val="left"/>
        <w:rPr>
          <w:ins w:id="78" w:author="pjanssen" w:date="2015-06-01T11:31:00Z"/>
        </w:rPr>
      </w:pPr>
    </w:p>
    <w:p w:rsidR="00FF4402" w:rsidRDefault="00FF4402" w:rsidP="00253F30">
      <w:pPr>
        <w:spacing w:line="240" w:lineRule="atLeast"/>
        <w:jc w:val="left"/>
        <w:rPr>
          <w:ins w:id="79" w:author="pjanssen" w:date="2015-06-01T10:48:00Z"/>
        </w:rPr>
      </w:pPr>
    </w:p>
    <w:p w:rsidR="00551821" w:rsidRDefault="00551821" w:rsidP="00253F30">
      <w:pPr>
        <w:spacing w:line="240" w:lineRule="atLeast"/>
        <w:jc w:val="left"/>
        <w:rPr>
          <w:ins w:id="80" w:author="pjanssen" w:date="2015-06-01T10:48:00Z"/>
        </w:rPr>
      </w:pPr>
    </w:p>
    <w:p w:rsidR="00551821" w:rsidRDefault="008D4D0B" w:rsidP="00253F30">
      <w:pPr>
        <w:spacing w:line="240" w:lineRule="atLeast"/>
        <w:jc w:val="left"/>
        <w:rPr>
          <w:ins w:id="81" w:author="pjanssen" w:date="2015-06-01T10:48:00Z"/>
        </w:rPr>
      </w:pPr>
      <w:ins w:id="82" w:author="pjanssen" w:date="2015-06-01T11:59:00Z">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ins>
    </w:p>
    <w:p w:rsidR="00551821" w:rsidRDefault="00551821" w:rsidP="00253F30">
      <w:pPr>
        <w:spacing w:line="240" w:lineRule="atLeast"/>
        <w:jc w:val="left"/>
      </w:pPr>
    </w:p>
    <w:p w:rsidR="00253F30" w:rsidRPr="0041667C" w:rsidRDefault="009A432E" w:rsidP="00253F30">
      <w:pPr>
        <w:spacing w:line="240" w:lineRule="atLeast"/>
        <w:jc w:val="left"/>
      </w:pPr>
      <w:ins w:id="83" w:author="pjanssen" w:date="2015-06-01T11:43:00Z">
        <w:r>
          <w:t xml:space="preserve">Figuur 3.2: </w:t>
        </w:r>
      </w:ins>
      <w:ins w:id="84" w:author="pjanssen" w:date="2015-06-01T11:57:00Z">
        <w:r w:rsidR="00F14233">
          <w:t xml:space="preserve">Data-uitwisselarchitectuur. </w:t>
        </w:r>
      </w:ins>
      <w:ins w:id="85" w:author="pjanssen" w:date="2015-06-01T11:43:00Z">
        <w:r>
          <w:t>Illustratief figuur</w:t>
        </w:r>
      </w:ins>
      <w:ins w:id="86" w:author="pjanssen" w:date="2015-06-01T11:44:00Z">
        <w:r>
          <w:t xml:space="preserve"> van data-uitwisseling voor realisatie van WION en INSPIRE voorziening. IMKL2015 beschrijft de </w:t>
        </w:r>
      </w:ins>
      <w:ins w:id="87" w:author="pjanssen" w:date="2015-06-01T11:45:00Z">
        <w:r>
          <w:t xml:space="preserve">semantiek van de eindproducten in de data-uitlevering. </w:t>
        </w:r>
      </w:ins>
      <w:ins w:id="88" w:author="pjanssen" w:date="2015-06-01T11:49:00Z">
        <w:r>
          <w:t>De i</w:t>
        </w:r>
      </w:ins>
      <w:ins w:id="89" w:author="pjanssen" w:date="2015-06-01T11:46:00Z">
        <w:r>
          <w:t>nhoud van de d</w:t>
        </w:r>
      </w:ins>
      <w:ins w:id="90" w:author="pjanssen" w:date="2015-06-01T11:45:00Z">
        <w:r>
          <w:t>ata</w:t>
        </w:r>
      </w:ins>
      <w:ins w:id="91" w:author="pjanssen" w:date="2015-06-01T11:49:00Z">
        <w:r>
          <w:t>-</w:t>
        </w:r>
      </w:ins>
      <w:ins w:id="92" w:author="pjanssen" w:date="2015-06-01T11:45:00Z">
        <w:r>
          <w:t xml:space="preserve"> aanlevering</w:t>
        </w:r>
      </w:ins>
      <w:ins w:id="93" w:author="pjanssen" w:date="2015-06-01T11:46:00Z">
        <w:r>
          <w:t xml:space="preserve"> van netbeheerder naar voorziening is niet beschreven.</w:t>
        </w:r>
      </w:ins>
    </w:p>
    <w:p w:rsidR="0041667C" w:rsidRDefault="0041667C" w:rsidP="00E548CF">
      <w:pPr>
        <w:spacing w:line="240" w:lineRule="atLeast"/>
        <w:jc w:val="left"/>
      </w:pPr>
    </w:p>
    <w:p w:rsidR="00576E1A" w:rsidRDefault="00576E1A" w:rsidP="00576E1A">
      <w:pPr>
        <w:pStyle w:val="Paragraaftitel"/>
        <w:spacing w:line="240" w:lineRule="atLeast"/>
      </w:pPr>
      <w:bookmarkStart w:id="94" w:name="_Toc422478825"/>
      <w:r>
        <w:t>Normatieve referenties</w:t>
      </w:r>
      <w:bookmarkEnd w:id="94"/>
    </w:p>
    <w:p w:rsidR="00E548CF" w:rsidRPr="000C1C49" w:rsidRDefault="007013EA" w:rsidP="0080639F">
      <w:pPr>
        <w:numPr>
          <w:ilvl w:val="0"/>
          <w:numId w:val="21"/>
        </w:numPr>
        <w:spacing w:line="240" w:lineRule="auto"/>
        <w:jc w:val="left"/>
        <w:rPr>
          <w:rFonts w:cs="Arial"/>
          <w:rPrChange w:id="95" w:author="pjanssen" w:date="2015-06-18T16:29:00Z">
            <w:rPr>
              <w:lang w:val="en-US"/>
            </w:rPr>
          </w:rPrChange>
        </w:rPr>
      </w:pPr>
      <w:r w:rsidRPr="007013EA">
        <w:rPr>
          <w:rFonts w:cs="Arial"/>
          <w:rPrChange w:id="96" w:author="pjanssen" w:date="2015-06-18T16:29:00Z">
            <w:rPr>
              <w:color w:val="0000FF"/>
            </w:rPr>
          </w:rPrChange>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6C7C50">
        <w:rPr>
          <w:rFonts w:cs="Arial"/>
        </w:rPr>
        <w:t>2.3</w:t>
      </w:r>
      <w:r w:rsidR="00620CB1">
        <w:rPr>
          <w:rFonts w:cs="Arial"/>
        </w:rPr>
        <w:t>.</w:t>
      </w:r>
    </w:p>
    <w:p w:rsidR="006C7C50" w:rsidRPr="008D4D0B" w:rsidRDefault="006C7C50" w:rsidP="006C7C50">
      <w:pPr>
        <w:spacing w:line="240" w:lineRule="auto"/>
        <w:ind w:left="708"/>
        <w:jc w:val="left"/>
        <w:rPr>
          <w:rPrChange w:id="97" w:author="pjanssen" w:date="2015-06-19T11:36:00Z">
            <w:rPr>
              <w:lang w:val="en-US"/>
            </w:rPr>
          </w:rPrChange>
        </w:rPr>
      </w:pPr>
      <w:r w:rsidRPr="008D4D0B">
        <w:rPr>
          <w:rPrChange w:id="98" w:author="pjanssen" w:date="2015-06-19T11:36:00Z">
            <w:rPr>
              <w:lang w:val="en-US"/>
            </w:rPr>
          </w:rPrChange>
        </w:rPr>
        <w:t>http://www.geonovum.nl/documenten/raamwerk-van-geo-standaarden-versie-23</w:t>
      </w:r>
    </w:p>
    <w:p w:rsidR="00E548CF" w:rsidRDefault="00E548CF" w:rsidP="00E548CF">
      <w:pPr>
        <w:numPr>
          <w:ilvl w:val="0"/>
          <w:numId w:val="21"/>
        </w:numPr>
        <w:spacing w:line="240" w:lineRule="auto"/>
        <w:jc w:val="left"/>
        <w:rPr>
          <w:lang w:val="en-US"/>
        </w:rPr>
      </w:pPr>
      <w:r>
        <w:rPr>
          <w:lang w:val="en-US"/>
        </w:rPr>
        <w:t>NEN 3610:201</w:t>
      </w:r>
      <w:r w:rsidR="0080639F">
        <w:rPr>
          <w:lang w:val="en-US"/>
        </w:rPr>
        <w:t>1</w:t>
      </w:r>
      <w:r>
        <w:rPr>
          <w:lang w:val="en-US"/>
        </w:rPr>
        <w:t xml:space="preserve"> Basismodel Geo-informatie</w:t>
      </w:r>
      <w:r w:rsidR="00620CB1">
        <w:rPr>
          <w:lang w:val="en-US"/>
        </w:rPr>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EE7BB1" w:rsidRDefault="00BB3A1E">
      <w:pPr>
        <w:spacing w:line="240" w:lineRule="auto"/>
        <w:ind w:left="720"/>
        <w:jc w:val="left"/>
        <w:rPr>
          <w:szCs w:val="20"/>
          <w:lang w:val="en-US"/>
        </w:rPr>
      </w:pPr>
      <w:r w:rsidRPr="00032207">
        <w:rPr>
          <w:szCs w:val="20"/>
          <w:lang w:val="en-US"/>
        </w:rPr>
        <w:t>– Technical Guidelines</w:t>
      </w:r>
      <w:r>
        <w:rPr>
          <w:szCs w:val="20"/>
          <w:lang w:val="en-US"/>
        </w:rPr>
        <w:t>, h</w:t>
      </w:r>
      <w:r w:rsidRPr="00032207">
        <w:rPr>
          <w:szCs w:val="20"/>
          <w:lang w:val="en-US"/>
        </w:rPr>
        <w:t>ttp://inspire.jrc.ec.europa.eu/documents/Data_Specifications/INSPIRE_DataSpecification_US_v3.0.pdf</w:t>
      </w:r>
    </w:p>
    <w:p w:rsidR="00EE7BB1" w:rsidRDefault="00EE7BB1">
      <w:pPr>
        <w:spacing w:line="240" w:lineRule="auto"/>
        <w:jc w:val="left"/>
        <w:rPr>
          <w:lang w:val="en-GB"/>
        </w:rPr>
      </w:pPr>
    </w:p>
    <w:p w:rsidR="00576E1A" w:rsidRPr="00BB3A1E" w:rsidRDefault="00576E1A" w:rsidP="00576E1A">
      <w:pPr>
        <w:rPr>
          <w:lang w:val="en-GB"/>
        </w:rPr>
      </w:pPr>
    </w:p>
    <w:p w:rsidR="00576E1A" w:rsidRDefault="00576E1A" w:rsidP="00576E1A">
      <w:pPr>
        <w:pStyle w:val="Paragraaftitel"/>
        <w:spacing w:line="240" w:lineRule="atLeast"/>
      </w:pPr>
      <w:bookmarkStart w:id="99" w:name="_Toc422478826"/>
      <w:r>
        <w:t>Totstandkoming</w:t>
      </w:r>
      <w:bookmarkEnd w:id="99"/>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D422C">
        <w:t>02</w:t>
      </w:r>
      <w:r w:rsidR="006F2CE2" w:rsidRPr="006F2CE2">
        <w:t>-</w:t>
      </w:r>
      <w:r w:rsidR="000D422C">
        <w:t>02</w:t>
      </w:r>
    </w:p>
    <w:p w:rsidR="00E548CF" w:rsidRPr="00780519" w:rsidRDefault="00E548CF" w:rsidP="00E548CF">
      <w:r>
        <w:t>Auteur</w:t>
      </w:r>
      <w:r w:rsidR="007001AC">
        <w:t>s</w:t>
      </w:r>
      <w:r w:rsidRPr="00780519">
        <w:tab/>
      </w:r>
      <w:r w:rsidRPr="00780519">
        <w:tab/>
      </w:r>
      <w:r>
        <w:tab/>
      </w:r>
      <w:r w:rsidRPr="00780519">
        <w:t xml:space="preserve">: </w:t>
      </w:r>
      <w:r w:rsidR="00BB3A1E">
        <w:t>Linda van den Brink, Paul Janssen</w:t>
      </w:r>
      <w:r w:rsidR="007001AC">
        <w:t xml:space="preserve">, </w:t>
      </w:r>
      <w:r w:rsidR="00BA0423" w:rsidRPr="00BA0423">
        <w:t>Geonovum</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00" w:name="_Toc422478827"/>
      <w:r>
        <w:t>Termen en definities</w:t>
      </w:r>
      <w:bookmarkEnd w:id="100"/>
    </w:p>
    <w:p w:rsidR="00E548CF" w:rsidRDefault="00E548CF" w:rsidP="00E548CF">
      <w:r>
        <w:t>Lijst van termen en definities die in deze beschrijving worden gehanteerd.</w:t>
      </w:r>
    </w:p>
    <w:p w:rsidR="0065371C" w:rsidRPr="00B85A51" w:rsidRDefault="006F2CE2" w:rsidP="0065371C">
      <w:pPr>
        <w:rPr>
          <w:lang w:val="en-GB"/>
        </w:rPr>
      </w:pPr>
      <w:r w:rsidRPr="006F2CE2">
        <w:rPr>
          <w:highlight w:val="yellow"/>
          <w:lang w:val="en-GB"/>
        </w:rPr>
        <w:t>NOG UITWERKEN.</w:t>
      </w:r>
    </w:p>
    <w:p w:rsidR="0065371C" w:rsidRPr="00B85A51" w:rsidRDefault="0065371C" w:rsidP="00E548CF">
      <w:pPr>
        <w:rPr>
          <w:lang w:val="en-GB"/>
        </w:rPr>
      </w:pPr>
    </w:p>
    <w:p w:rsidR="00607EB0" w:rsidRPr="007001AC" w:rsidRDefault="006F2CE2" w:rsidP="00607EB0">
      <w:pPr>
        <w:rPr>
          <w:lang w:val="en-GB"/>
        </w:rPr>
      </w:pPr>
      <w:r w:rsidRPr="006F2CE2">
        <w:rPr>
          <w:lang w:val="en-GB"/>
        </w:rPr>
        <w:t xml:space="preserve">Namespace: </w:t>
      </w:r>
      <w:r w:rsidRPr="006F2CE2">
        <w:rPr>
          <w:rFonts w:ascii="MS Sans Serif" w:hAnsi="MS Sans Serif"/>
          <w:b/>
          <w:bCs/>
          <w:sz w:val="20"/>
          <w:szCs w:val="20"/>
          <w:lang w:val="en-GB"/>
        </w:rPr>
        <w:t>c</w:t>
      </w:r>
      <w:r w:rsidRPr="006F2CE2">
        <w:rPr>
          <w:lang w:val="en-GB"/>
        </w:rPr>
        <w:t xml:space="preserve">ollection of names, identified by a URI reference, that are used in XML documents as element names and attribute names W3C/XML. </w:t>
      </w:r>
    </w:p>
    <w:p w:rsidR="00E548CF" w:rsidRPr="00607EB0" w:rsidRDefault="00E548CF" w:rsidP="00E548CF">
      <w:pPr>
        <w:rPr>
          <w:lang w:val="en-GB"/>
        </w:rPr>
      </w:pPr>
    </w:p>
    <w:p w:rsidR="00C03E00" w:rsidRPr="00607EB0" w:rsidRDefault="00C03E00" w:rsidP="00E548CF">
      <w:pPr>
        <w:rPr>
          <w:lang w:val="en-GB"/>
        </w:rPr>
      </w:pPr>
    </w:p>
    <w:p w:rsidR="00E548CF" w:rsidRPr="00E548CF" w:rsidRDefault="00E548CF" w:rsidP="00E548CF">
      <w:pPr>
        <w:rPr>
          <w:color w:val="0000FF"/>
        </w:rPr>
      </w:pPr>
      <w:r w:rsidRPr="00E548CF">
        <w:rPr>
          <w:color w:val="0000FF"/>
        </w:rPr>
        <w:t xml:space="preserve">(&lt;volgnummer&gt;) &lt;Term&gt; </w:t>
      </w:r>
    </w:p>
    <w:p w:rsidR="00E548CF" w:rsidRPr="00E548CF" w:rsidRDefault="00E548CF" w:rsidP="00E548CF">
      <w:pPr>
        <w:rPr>
          <w:color w:val="0000FF"/>
        </w:rPr>
      </w:pPr>
      <w:r w:rsidRPr="00E548CF">
        <w:rPr>
          <w:color w:val="0000FF"/>
        </w:rPr>
        <w:t>&lt;definitie&gt;</w:t>
      </w:r>
    </w:p>
    <w:p w:rsidR="00E548CF" w:rsidRPr="00E548CF" w:rsidRDefault="00E548CF" w:rsidP="00E548CF">
      <w:pPr>
        <w:rPr>
          <w:color w:val="0000FF"/>
        </w:rPr>
      </w:pPr>
      <w:r w:rsidRPr="00E548CF">
        <w:rPr>
          <w:color w:val="0000FF"/>
        </w:rPr>
        <w:t>OPMERKING</w:t>
      </w:r>
      <w:r w:rsidRPr="00E548CF">
        <w:rPr>
          <w:color w:val="0000FF"/>
        </w:rPr>
        <w:tab/>
        <w:t>&lt;opmerking&gt; (verwijderen indien niet van toepassing)</w:t>
      </w:r>
    </w:p>
    <w:p w:rsidR="00E548CF" w:rsidRPr="00E548CF" w:rsidRDefault="00E548CF" w:rsidP="00E548CF">
      <w:pPr>
        <w:rPr>
          <w:color w:val="0000FF"/>
        </w:rPr>
      </w:pPr>
      <w:r w:rsidRPr="00E548CF">
        <w:rPr>
          <w:color w:val="0000FF"/>
        </w:rPr>
        <w:t>VOORBEELD</w:t>
      </w:r>
      <w:r w:rsidRPr="00E548CF">
        <w:rPr>
          <w:color w:val="0000FF"/>
        </w:rPr>
        <w:tab/>
        <w:t>&lt;voorbeeld&gt; (verwijderen indien niet van toepassing)</w:t>
      </w:r>
    </w:p>
    <w:p w:rsidR="00E548CF" w:rsidRDefault="00E548CF" w:rsidP="00E548CF"/>
    <w:p w:rsidR="00E548CF" w:rsidRPr="00CD2268" w:rsidRDefault="00E548CF" w:rsidP="00E548CF">
      <w:pPr>
        <w:rPr>
          <w:color w:val="0000FF"/>
        </w:rPr>
      </w:pPr>
      <w:r w:rsidRPr="00CD2268">
        <w:rPr>
          <w:color w:val="0000FF"/>
        </w:rPr>
        <w:t>Bijvoorbeeld:</w:t>
      </w:r>
    </w:p>
    <w:p w:rsidR="00E548CF" w:rsidRPr="00CD2268" w:rsidRDefault="00CD2268" w:rsidP="00E548CF">
      <w:pPr>
        <w:rPr>
          <w:color w:val="0000FF"/>
        </w:rPr>
      </w:pPr>
      <w:r>
        <w:rPr>
          <w:color w:val="0000FF"/>
        </w:rPr>
        <w:t>(13) G</w:t>
      </w:r>
      <w:r w:rsidR="00E548CF" w:rsidRPr="00CD2268">
        <w:rPr>
          <w:color w:val="0000FF"/>
        </w:rPr>
        <w:t>eo-informatie</w:t>
      </w:r>
    </w:p>
    <w:p w:rsidR="00E548CF" w:rsidRPr="00CD2268" w:rsidRDefault="00E548CF" w:rsidP="00E548CF">
      <w:pPr>
        <w:rPr>
          <w:color w:val="0000FF"/>
        </w:rPr>
      </w:pPr>
      <w:r w:rsidRPr="00CD2268">
        <w:rPr>
          <w:color w:val="0000FF"/>
        </w:rPr>
        <w:t>Gegevens met een directe of indirecte referentie naar een plaats ten op gezichte van de aarde (bijvoorbeeld ten opzichte van het aardoppervlak)</w:t>
      </w:r>
    </w:p>
    <w:p w:rsidR="00576E1A" w:rsidRPr="00CD2268" w:rsidRDefault="00E548CF" w:rsidP="00E548CF">
      <w:pPr>
        <w:rPr>
          <w:color w:val="0000FF"/>
        </w:rPr>
      </w:pPr>
      <w:r w:rsidRPr="00CD2268">
        <w:rPr>
          <w:color w:val="0000FF"/>
        </w:rPr>
        <w:t>OPMERKING</w:t>
      </w:r>
      <w:r w:rsidRPr="00CD2268">
        <w:rPr>
          <w:color w:val="0000FF"/>
        </w:rPr>
        <w:tab/>
      </w:r>
      <w:r w:rsidRPr="00CD2268">
        <w:rPr>
          <w:color w:val="0000FF"/>
        </w:rPr>
        <w:tab/>
        <w:t>Geo-informatie is synoniem aan geografische informatie</w:t>
      </w:r>
    </w:p>
    <w:p w:rsidR="00E548CF" w:rsidRDefault="00E548CF" w:rsidP="00E548CF"/>
    <w:p w:rsidR="00576E1A" w:rsidRDefault="00576E1A" w:rsidP="00576E1A">
      <w:pPr>
        <w:pStyle w:val="Paragraaftitel"/>
        <w:spacing w:line="240" w:lineRule="atLeast"/>
      </w:pPr>
      <w:bookmarkStart w:id="101" w:name="_Toc422478828"/>
      <w:r>
        <w:t>Symbolen en afkortingen</w:t>
      </w:r>
      <w:bookmarkEnd w:id="101"/>
    </w:p>
    <w:p w:rsidR="00E548CF" w:rsidRDefault="00E548CF" w:rsidP="00E548CF">
      <w:r>
        <w:t>Lijst van afkortingen en acroniemen die worden gehanteerd in deze data specificatie.</w:t>
      </w:r>
    </w:p>
    <w:p w:rsidR="0065371C" w:rsidRPr="0065371C" w:rsidRDefault="0065371C" w:rsidP="0065371C">
      <w:r w:rsidRPr="0065371C">
        <w:rPr>
          <w:highlight w:val="yellow"/>
        </w:rPr>
        <w:t>NOG UITWERKEN.</w:t>
      </w:r>
    </w:p>
    <w:p w:rsidR="0065371C" w:rsidRDefault="0065371C" w:rsidP="00E548CF"/>
    <w:p w:rsidR="00E548CF" w:rsidRDefault="00E548CF" w:rsidP="00E548CF"/>
    <w:p w:rsidR="00576E1A" w:rsidRDefault="00E548CF" w:rsidP="00635202">
      <w:r w:rsidRPr="00CD2268">
        <w:rPr>
          <w:color w:val="0000FF"/>
        </w:rPr>
        <w:t>&lt;acroniem/afkorting&gt;</w:t>
      </w:r>
      <w:r w:rsidRPr="00CD2268">
        <w:rPr>
          <w:color w:val="0000FF"/>
        </w:rPr>
        <w:tab/>
        <w:t>&lt;verklaring&gt;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2" w:name="_Toc422478829"/>
      <w:r>
        <w:t>Identificatie</w:t>
      </w:r>
      <w:r w:rsidR="001724FE">
        <w:t xml:space="preserve"> document</w:t>
      </w:r>
      <w:bookmarkEnd w:id="102"/>
    </w:p>
    <w:p w:rsidR="00576E1A" w:rsidRPr="007C7339" w:rsidRDefault="00CD2268" w:rsidP="00576E1A">
      <w:pPr>
        <w:pStyle w:val="Inleidingnatitel"/>
        <w:spacing w:line="240" w:lineRule="atLeast"/>
      </w:pPr>
      <w:r>
        <w:t xml:space="preserve">Dit hoofdstuk beschrijft </w:t>
      </w:r>
      <w:r w:rsidR="00EE28D0">
        <w:t>de identificatie van het</w:t>
      </w:r>
      <w:r w:rsidR="00E548CF">
        <w:t xml:space="preserve"> dataproduct.</w:t>
      </w:r>
    </w:p>
    <w:p w:rsidR="00576E1A" w:rsidRDefault="00E548CF" w:rsidP="00E548CF">
      <w:r w:rsidRPr="00E548CF">
        <w:t>In onderstaande tabel is de beschrijvend</w:t>
      </w:r>
      <w:r>
        <w:t>e informatie opgenomen van het dataproduct.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3" w:name="_Toc422478830"/>
      <w:r>
        <w:t>Data content en structuur</w:t>
      </w:r>
      <w:bookmarkEnd w:id="103"/>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4" w:name="_Toc422478831"/>
      <w:r>
        <w:t>Inleiding</w:t>
      </w:r>
      <w:bookmarkEnd w:id="104"/>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8C2572" w:rsidRPr="008C2572" w:rsidRDefault="008C2572" w:rsidP="008C2572"/>
    <w:p w:rsidR="00576E1A" w:rsidRDefault="00D0633C" w:rsidP="00576E1A">
      <w:pPr>
        <w:pStyle w:val="Paragraaftitel"/>
        <w:spacing w:line="240" w:lineRule="atLeast"/>
      </w:pPr>
      <w:bookmarkStart w:id="105" w:name="_Toc422478832"/>
      <w:r>
        <w:t>UML diagrammen</w:t>
      </w:r>
      <w:bookmarkEnd w:id="105"/>
    </w:p>
    <w:p w:rsidR="00576E1A" w:rsidRPr="005E1AD7" w:rsidRDefault="00A26E72" w:rsidP="00576E1A">
      <w:pPr>
        <w:pStyle w:val="subparagraaftitel"/>
      </w:pPr>
      <w:bookmarkStart w:id="106" w:name="_Toc422478833"/>
      <w:r w:rsidRPr="005E1AD7">
        <w:t>Beschrijving</w:t>
      </w:r>
      <w:r w:rsidR="00253F30">
        <w:t xml:space="preserve"> algemeen principe</w:t>
      </w:r>
      <w:r w:rsidR="00E24632">
        <w:t>: IMKL2015 als extensie op INSPIRE.</w:t>
      </w:r>
      <w:bookmarkEnd w:id="106"/>
    </w:p>
    <w:p w:rsidR="00A26E72" w:rsidRDefault="00A26E72" w:rsidP="00576E1A">
      <w:pPr>
        <w:spacing w:line="240" w:lineRule="atLeast"/>
      </w:pPr>
    </w:p>
    <w:p w:rsidR="00253F30" w:rsidRPr="00210C62" w:rsidRDefault="00253F30" w:rsidP="00210C62">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3914C4" w:rsidRPr="003914C4" w:rsidRDefault="006608EC" w:rsidP="003914C4">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6608EC" w:rsidRDefault="006608EC" w:rsidP="006608EC"/>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6" cstate="print"/>
                    <a:stretch>
                      <a:fillRect/>
                    </a:stretch>
                  </pic:blipFill>
                  <pic:spPr>
                    <a:xfrm>
                      <a:off x="0" y="0"/>
                      <a:ext cx="5500370" cy="3096260"/>
                    </a:xfrm>
                    <a:prstGeom prst="rect">
                      <a:avLst/>
                    </a:prstGeom>
                  </pic:spPr>
                </pic:pic>
              </a:graphicData>
            </a:graphic>
          </wp:inline>
        </w:drawing>
      </w:r>
    </w:p>
    <w:p w:rsidR="00D86ED4" w:rsidRDefault="008E1D55" w:rsidP="00B5584F">
      <w:pPr>
        <w:pStyle w:val="Kop4"/>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D86ED4" w:rsidRDefault="00D86ED4" w:rsidP="00B5584F">
      <w:pPr>
        <w:pStyle w:val="Kop4"/>
        <w:jc w:val="left"/>
        <w:rPr>
          <w:rFonts w:ascii="Verdana" w:hAnsi="Verdana"/>
          <w:b w:val="0"/>
          <w:sz w:val="16"/>
          <w:szCs w:val="16"/>
        </w:rPr>
      </w:pP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107" w:name="_Toc422478834"/>
      <w:r>
        <w:t>UML</w:t>
      </w:r>
      <w:r w:rsidR="00CA2949">
        <w:t xml:space="preserve"> - WION</w:t>
      </w:r>
      <w:r>
        <w:t xml:space="preserve"> overzicht</w:t>
      </w:r>
      <w:bookmarkEnd w:id="10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lastRenderedPageBreak/>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 xml:space="preserve">Licht oranje: Niet instantieerbare objecttypen, datatypen en </w:t>
      </w:r>
      <w:r w:rsidR="00932116">
        <w:rPr>
          <w:bCs/>
        </w:rPr>
        <w:t>waardelijsten</w:t>
      </w:r>
      <w:r w:rsidRPr="00B656A3">
        <w:rPr>
          <w:bCs/>
        </w:rPr>
        <w:t>.</w:t>
      </w:r>
    </w:p>
    <w:p w:rsidR="00E778B3" w:rsidRDefault="00402252" w:rsidP="000A1A57">
      <w:pPr>
        <w:pStyle w:val="Lijstalinea"/>
        <w:numPr>
          <w:ilvl w:val="0"/>
          <w:numId w:val="31"/>
        </w:numPr>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47531" cy="9763243"/>
            <wp:effectExtent l="0" t="0" r="6569" b="0"/>
            <wp:docPr id="13" name="Afbeelding 12" descr="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Model compleet.wmf"/>
                    <pic:cNvPicPr/>
                  </pic:nvPicPr>
                  <pic:blipFill>
                    <a:blip r:embed="rId17" cstate="print"/>
                    <a:stretch>
                      <a:fillRect/>
                    </a:stretch>
                  </pic:blipFill>
                  <pic:spPr>
                    <a:xfrm>
                      <a:off x="0" y="0"/>
                      <a:ext cx="13768824"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 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del w:id="108" w:author="pjanssen" w:date="2015-06-01T13:01:00Z">
        <w:r w:rsidR="00EA3404" w:rsidDel="00FB6A21">
          <w:delText xml:space="preserve">LeidingElement </w:delText>
        </w:r>
      </w:del>
      <w:ins w:id="109" w:author="pjanssen" w:date="2015-06-01T13:01:00Z">
        <w:r w:rsidR="00FB6A21">
          <w:t xml:space="preserve">Leidingelement </w:t>
        </w:r>
      </w:ins>
      <w:r w:rsidR="00EA3404">
        <w:t>en de Container</w:t>
      </w:r>
      <w:r w:rsidR="003513CF">
        <w:t>versies 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de van het model, hetzij van de IMKL2015 zijde van het model. Als voorbeeld het attribuut geometrie van een waterleiding. Deze is gedefinieerd als centreLineGeometry bij het objecttype Link uit het Generic Netwerk 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45A7A" w:rsidRDefault="00C45A7A" w:rsidP="00576E1A">
      <w:pPr>
        <w:spacing w:line="240" w:lineRule="atLeast"/>
      </w:pPr>
    </w:p>
    <w:p w:rsidR="00C45A7A" w:rsidRPr="00B656A3" w:rsidRDefault="00C45A7A" w:rsidP="00C45A7A">
      <w:pPr>
        <w:pStyle w:val="subparagraaftitel"/>
      </w:pPr>
      <w:bookmarkStart w:id="110" w:name="_Toc422478835"/>
      <w:r>
        <w:t>Basisattributen voor identificatie en labels</w:t>
      </w:r>
      <w:bookmarkEnd w:id="110"/>
    </w:p>
    <w:p w:rsidR="00A26E72" w:rsidRDefault="00A26E72" w:rsidP="00576E1A">
      <w:pPr>
        <w:spacing w:line="240" w:lineRule="atLeast"/>
      </w:pPr>
    </w:p>
    <w:p w:rsidR="00C45A7A" w:rsidRDefault="008A01A1" w:rsidP="00576E1A">
      <w:pPr>
        <w:spacing w:line="240" w:lineRule="atLeast"/>
      </w:pPr>
      <w:r>
        <w:t xml:space="preserve">Identificatie: </w:t>
      </w:r>
      <w:r w:rsidR="00C45A7A">
        <w:t xml:space="preserve">Alle </w:t>
      </w:r>
      <w:r w:rsidR="005D453A">
        <w:t xml:space="preserve">concrete </w:t>
      </w:r>
      <w:r w:rsidR="00C45A7A">
        <w:t>object</w:t>
      </w:r>
      <w:r w:rsidR="005D453A">
        <w:t xml:space="preserve">typen en daarmee </w:t>
      </w:r>
      <w:r w:rsidR="00C45A7A">
        <w:t>objecten in een dataset hebben een attribuut voor identificatie. Met deze identificatie kunnen ze uniek geïdentificeerd worden. INSPIRE gebruikt hie</w:t>
      </w:r>
      <w:r w:rsidR="005D453A">
        <w:t>rvoor het attribuut identifier m</w:t>
      </w:r>
      <w:r w:rsidR="00C45A7A">
        <w:t xml:space="preserve">et het datatype </w:t>
      </w:r>
      <w:r w:rsidR="005D453A">
        <w:t xml:space="preserve">Identifier. Veel objecttypen uit IMKL2015 overerven die attributen. Voor objecttypen die specifiek voor IMKL2015 zijn gecreëerd en </w:t>
      </w:r>
      <w:r>
        <w:t xml:space="preserve">die </w:t>
      </w:r>
      <w:r w:rsidR="005D453A">
        <w:t xml:space="preserve">niet via een generalisatie aan INSPIRE </w:t>
      </w:r>
      <w:r>
        <w:t xml:space="preserve">zijn </w:t>
      </w:r>
      <w:r w:rsidR="005D453A">
        <w:t>gekoppeld is er een attribuut identificatie met het datatype NEN3610ID.</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ins w:id="111" w:author="pjanssen" w:date="2015-06-05T13:22:00Z">
        <w:r w:rsidR="00B902B9">
          <w:t>Bij de subklassen Maatvoering en Annotatie is het p</w:t>
        </w:r>
      </w:ins>
      <w:del w:id="112" w:author="pjanssen" w:date="2015-06-05T13:22:00Z">
        <w:r w:rsidR="008744E1" w:rsidDel="00B902B9">
          <w:delText>P</w:delText>
        </w:r>
      </w:del>
      <w:r w:rsidR="008744E1">
        <w:t>laatsingspunt</w:t>
      </w:r>
      <w:del w:id="113" w:author="pjanssen" w:date="2015-06-05T13:22:00Z">
        <w:r w:rsidR="008744E1" w:rsidDel="00B902B9">
          <w:delText>en</w:delText>
        </w:r>
      </w:del>
      <w:r w:rsidR="008744E1">
        <w:t xml:space="preserve"> van </w:t>
      </w:r>
      <w:ins w:id="114" w:author="pjanssen" w:date="2015-06-05T13:23:00Z">
        <w:r w:rsidR="00B902B9">
          <w:t xml:space="preserve">een </w:t>
        </w:r>
      </w:ins>
      <w:r w:rsidR="008744E1">
        <w:t>label</w:t>
      </w:r>
      <w:del w:id="115" w:author="pjanssen" w:date="2015-06-05T13:23:00Z">
        <w:r w:rsidR="008744E1" w:rsidDel="00B902B9">
          <w:delText>s</w:delText>
        </w:r>
      </w:del>
      <w:r w:rsidR="008744E1">
        <w:t xml:space="preserve"> </w:t>
      </w:r>
      <w:ins w:id="116" w:author="pjanssen" w:date="2015-06-05T13:23:00Z">
        <w:r w:rsidR="00B902B9">
          <w:t xml:space="preserve">bepaald met een attribuut ligging. </w:t>
        </w:r>
      </w:ins>
      <w:del w:id="117" w:author="pjanssen" w:date="2015-06-05T13:23:00Z">
        <w:r w:rsidR="008744E1" w:rsidDel="00B902B9">
          <w:delText>wordt geregeld door de attributen ligging bij de specifieke subklassen.</w:delText>
        </w:r>
      </w:del>
      <w:ins w:id="118" w:author="pjanssen" w:date="2015-06-05T13:23:00Z">
        <w:r w:rsidR="00B902B9">
          <w:t>Bij andere subklassen, bijvoorbeeld de netelementen wordt de plaatsing in een viewer bepaald.</w:t>
        </w:r>
      </w:ins>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0B7212">
        <w:t>Niet geautoriseerd</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0A1A57" w:rsidP="00576E1A">
      <w:pPr>
        <w:spacing w:line="240" w:lineRule="atLeast"/>
      </w:pPr>
      <w:r>
        <w:rPr>
          <w:noProof/>
        </w:rPr>
        <w:lastRenderedPageBreak/>
        <w:drawing>
          <wp:inline distT="0" distB="0" distL="0" distR="0">
            <wp:extent cx="8099425" cy="4345305"/>
            <wp:effectExtent l="0" t="0" r="0" b="0"/>
            <wp:docPr id="15" name="Afbeelding 14" descr="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Basis_informatie.wmf"/>
                    <pic:cNvPicPr/>
                  </pic:nvPicPr>
                  <pic:blipFill>
                    <a:blip r:embed="rId18" cstate="print"/>
                    <a:stretch>
                      <a:fillRect/>
                    </a:stretch>
                  </pic:blipFill>
                  <pic:spPr>
                    <a:xfrm>
                      <a:off x="0" y="0"/>
                      <a:ext cx="8099425" cy="434530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del w:id="119" w:author="pjanssen" w:date="2015-06-01T10:34:00Z">
        <w:r w:rsidDel="00551821">
          <w:delText xml:space="preserve">een </w:delText>
        </w:r>
      </w:del>
      <w:ins w:id="120" w:author="pjanssen" w:date="2015-06-01T10:34:00Z">
        <w:r w:rsidR="00551821">
          <w:t xml:space="preserve">deze versie van een  </w:t>
        </w:r>
      </w:ins>
      <w:r>
        <w:t>data object in de registratie werd aangemaakt</w:t>
      </w:r>
      <w:ins w:id="121" w:author="pjanssen" w:date="2015-06-01T10:36:00Z">
        <w:r w:rsidR="00551821">
          <w:t xml:space="preserve"> of veranderd</w:t>
        </w:r>
      </w:ins>
      <w:r>
        <w:t xml:space="preserve">, het begin van de levenscyclus van </w:t>
      </w:r>
      <w:ins w:id="122" w:author="pjanssen" w:date="2015-06-01T10:34:00Z">
        <w:r w:rsidR="00551821">
          <w:t xml:space="preserve">deze versie van </w:t>
        </w:r>
      </w:ins>
      <w:r>
        <w:t xml:space="preserve">een data object. endLifespanVersion is </w:t>
      </w:r>
      <w:ins w:id="123" w:author="pjanssen" w:date="2015-06-01T10:37:00Z">
        <w:r w:rsidR="00551821">
          <w:t xml:space="preserve">de </w:t>
        </w:r>
      </w:ins>
      <w:r>
        <w:t xml:space="preserve">datum die het einde van een levenscyclus van </w:t>
      </w:r>
      <w:ins w:id="124" w:author="pjanssen" w:date="2015-06-01T10:37:00Z">
        <w:r w:rsidR="00551821">
          <w:t xml:space="preserve">deze versie van </w:t>
        </w:r>
      </w:ins>
      <w:r>
        <w:t>een data object aangeeft, het moment vanaf wa</w:t>
      </w:r>
      <w:r w:rsidR="00105063">
        <w:t>nneer</w:t>
      </w:r>
      <w:r>
        <w:t xml:space="preserve"> het geen onderdeel meer is van de actuele registratie.</w:t>
      </w:r>
    </w:p>
    <w:p w:rsidR="00C45A7A" w:rsidRDefault="00C45A7A" w:rsidP="00576E1A">
      <w:pPr>
        <w:spacing w:line="240" w:lineRule="atLeast"/>
      </w:pPr>
    </w:p>
    <w:p w:rsidR="00EE7EF0" w:rsidRPr="00B656A3" w:rsidRDefault="00EE7EF0" w:rsidP="00EE7EF0">
      <w:pPr>
        <w:pStyle w:val="subparagraaftitel"/>
      </w:pPr>
      <w:bookmarkStart w:id="125" w:name="_Toc422478836"/>
      <w:r>
        <w:t xml:space="preserve">IMKL2015 </w:t>
      </w:r>
      <w:r w:rsidR="002C7B72">
        <w:t xml:space="preserve">semantische </w:t>
      </w:r>
      <w:r>
        <w:t>kern</w:t>
      </w:r>
      <w:bookmarkEnd w:id="125"/>
    </w:p>
    <w:p w:rsidR="00A26E72" w:rsidRDefault="00A26E72" w:rsidP="00A26E72">
      <w:pPr>
        <w:spacing w:line="240" w:lineRule="atLeast"/>
      </w:pPr>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Inspire US model zijn toegevoegd zijn afgebeeld. </w:t>
      </w:r>
      <w:r w:rsidR="00C73986">
        <w:t>Bijvoorbeeld g</w:t>
      </w:r>
      <w:r>
        <w:t>eometrie en netwerktopologie zitten in Inspire</w:t>
      </w:r>
      <w:r w:rsidR="000860FE">
        <w:t xml:space="preserve"> US en zijn niet afgebeeld. </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B209F7" w:rsidP="007B7303">
      <w:pPr>
        <w:jc w:val="left"/>
        <w:rPr>
          <w:b/>
          <w:noProof/>
        </w:rPr>
      </w:pPr>
      <w:r>
        <w:rPr>
          <w:b/>
          <w:noProof/>
        </w:rPr>
        <w:lastRenderedPageBreak/>
        <w:drawing>
          <wp:anchor distT="0" distB="0" distL="114300" distR="114300" simplePos="0" relativeHeight="251766784" behindDoc="0" locked="0" layoutInCell="1" allowOverlap="1">
            <wp:simplePos x="0" y="0"/>
            <wp:positionH relativeFrom="column">
              <wp:posOffset>-5080</wp:posOffset>
            </wp:positionH>
            <wp:positionV relativeFrom="paragraph">
              <wp:posOffset>-477520</wp:posOffset>
            </wp:positionV>
            <wp:extent cx="8101965" cy="4794885"/>
            <wp:effectExtent l="0" t="0" r="0" b="0"/>
            <wp:wrapSquare wrapText="bothSides"/>
            <wp:docPr id="12" name="Afbeelding 11" descr="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Semantische kern.wmf"/>
                    <pic:cNvPicPr/>
                  </pic:nvPicPr>
                  <pic:blipFill>
                    <a:blip r:embed="rId19" cstate="print"/>
                    <a:stretch>
                      <a:fillRect/>
                    </a:stretch>
                  </pic:blipFill>
                  <pic:spPr>
                    <a:xfrm>
                      <a:off x="0" y="0"/>
                      <a:ext cx="8101965" cy="4794885"/>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w:t>
      </w:r>
      <w:del w:id="126" w:author="pjanssen" w:date="2015-06-04T14:34:00Z">
        <w:r w:rsidR="00F711F3" w:rsidDel="00B209F7">
          <w:delText>t</w:delText>
        </w:r>
      </w:del>
      <w:r w:rsidR="00F711F3">
        <w:t>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del w:id="127" w:author="pjanssen" w:date="2015-06-01T13:01:00Z">
        <w:r w:rsidR="00DB0C3A" w:rsidDel="00FB6A21">
          <w:delText>LeidingElement</w:delText>
        </w:r>
      </w:del>
      <w:ins w:id="128" w:author="pjanssen" w:date="2015-06-01T13:01:00Z">
        <w:r w:rsidR="00FB6A21">
          <w:t>Leidingelement</w:t>
        </w:r>
      </w:ins>
      <w:r w:rsidR="00DB0C3A">
        <w:t xml:space="preserve">, </w:t>
      </w:r>
      <w:r w:rsidR="00E97029">
        <w:t>KabelEnLeidingContainer</w:t>
      </w:r>
      <w:r w:rsidR="00DB0C3A">
        <w:t xml:space="preserve"> en ContainerLeidingelement</w:t>
      </w:r>
      <w:r w:rsidR="00E97029">
        <w:t xml:space="preserve">. </w:t>
      </w:r>
      <w:r>
        <w:t xml:space="preserve">Via het associatie attribuut elements worden deze gerefereerd aan één </w:t>
      </w:r>
      <w:r w:rsidR="005D453A">
        <w:t>Utiliteitsnet</w:t>
      </w:r>
      <w:r w:rsidR="00DB0C3A">
        <w:t xml:space="preserve"> van één thema</w:t>
      </w:r>
      <w:r>
        <w:t xml:space="preserve">. </w:t>
      </w:r>
      <w:r w:rsidR="00AB1384">
        <w:t xml:space="preserve">Deze associatie is alleen zichtbaar bij ContainerLeidingelement. De ander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wordt 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gerefereerd worden vanuit het </w:t>
      </w:r>
      <w:r w:rsidR="005D453A">
        <w:t>Utiliteitsnet</w:t>
      </w:r>
      <w:r w:rsidR="00C84D52">
        <w:t xml:space="preserve"> is </w:t>
      </w:r>
      <w:r w:rsidR="00DB0C3A">
        <w:t>ty</w:t>
      </w:r>
      <w:r>
        <w:t>pering van alle elementen</w:t>
      </w:r>
      <w:r w:rsidR="00C84D52">
        <w:t xml:space="preserve"> mogelijk op waarden van het attribuut thema. Daarmee kan annotatie en maatvoering per thema geselecteerd worden.</w:t>
      </w:r>
    </w:p>
    <w:p w:rsidR="00D96825" w:rsidRDefault="00D96825" w:rsidP="00E97029">
      <w:pPr>
        <w:jc w:val="left"/>
      </w:pPr>
    </w:p>
    <w:p w:rsidR="00E970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DB0C3A" w:rsidDel="00523537" w:rsidRDefault="00DB0C3A" w:rsidP="00E97029">
      <w:pPr>
        <w:jc w:val="left"/>
        <w:rPr>
          <w:del w:id="129" w:author="pjanssen" w:date="2015-06-01T13:14:00Z"/>
        </w:rPr>
      </w:pPr>
      <w:bookmarkStart w:id="130" w:name="_Toc422408246"/>
      <w:bookmarkStart w:id="131" w:name="_Toc422478837"/>
      <w:bookmarkEnd w:id="130"/>
      <w:bookmarkEnd w:id="131"/>
    </w:p>
    <w:p w:rsidR="00E06A8F" w:rsidDel="00D52AE2" w:rsidRDefault="00E06A8F" w:rsidP="00E97029">
      <w:pPr>
        <w:jc w:val="left"/>
        <w:rPr>
          <w:del w:id="132" w:author="pjanssen" w:date="2015-06-01T12:07:00Z"/>
        </w:rPr>
      </w:pPr>
      <w:bookmarkStart w:id="133" w:name="_Toc422408247"/>
      <w:bookmarkStart w:id="134" w:name="_Toc422478838"/>
      <w:bookmarkEnd w:id="133"/>
      <w:bookmarkEnd w:id="134"/>
    </w:p>
    <w:p w:rsidR="00E06A8F" w:rsidDel="00D52AE2" w:rsidRDefault="00E06A8F" w:rsidP="00E97029">
      <w:pPr>
        <w:jc w:val="left"/>
        <w:rPr>
          <w:del w:id="135" w:author="pjanssen" w:date="2015-06-01T12:07:00Z"/>
        </w:rPr>
      </w:pPr>
      <w:bookmarkStart w:id="136" w:name="_Toc422408248"/>
      <w:bookmarkStart w:id="137" w:name="_Toc422478839"/>
      <w:bookmarkEnd w:id="136"/>
      <w:bookmarkEnd w:id="137"/>
    </w:p>
    <w:p w:rsidR="00E06A8F" w:rsidRDefault="00E06A8F" w:rsidP="00E06A8F">
      <w:pPr>
        <w:pStyle w:val="subparagraaftitel"/>
      </w:pPr>
      <w:bookmarkStart w:id="138" w:name="_Toc399786888"/>
      <w:bookmarkStart w:id="139" w:name="_Toc422478840"/>
      <w:r>
        <w:t xml:space="preserve">Extra toelichting: </w:t>
      </w:r>
      <w:ins w:id="140" w:author="pjanssen" w:date="2015-06-01T12:08:00Z">
        <w:r w:rsidR="00D52AE2">
          <w:t>Extra</w:t>
        </w:r>
      </w:ins>
      <w:ins w:id="141" w:author="pjanssen" w:date="2015-06-01T12:07:00Z">
        <w:r w:rsidR="00D52AE2">
          <w:t xml:space="preserve">Detailinfo, </w:t>
        </w:r>
      </w:ins>
      <w:del w:id="142" w:author="pjanssen" w:date="2015-06-01T13:14:00Z">
        <w:r w:rsidDel="00523537">
          <w:delText xml:space="preserve">Maatvoering </w:delText>
        </w:r>
      </w:del>
      <w:ins w:id="143" w:author="pjanssen" w:date="2015-06-01T13:14:00Z">
        <w:r w:rsidR="00523537">
          <w:t>maatvoering</w:t>
        </w:r>
      </w:ins>
      <w:ins w:id="144" w:author="pjanssen" w:date="2015-06-01T13:20:00Z">
        <w:r w:rsidR="00523537">
          <w:t>, annotatie</w:t>
        </w:r>
      </w:ins>
      <w:ins w:id="145" w:author="pjanssen" w:date="2015-06-01T13:41:00Z">
        <w:r w:rsidR="005125B7">
          <w:t>.</w:t>
        </w:r>
      </w:ins>
      <w:bookmarkEnd w:id="139"/>
      <w:del w:id="146" w:author="pjanssen" w:date="2015-06-01T13:41:00Z">
        <w:r w:rsidDel="005125B7">
          <w:delText>en extra topografie.</w:delText>
        </w:r>
      </w:del>
      <w:bookmarkEnd w:id="138"/>
    </w:p>
    <w:p w:rsidR="00D52AE2" w:rsidRDefault="00D52AE2" w:rsidP="00E06A8F">
      <w:pPr>
        <w:rPr>
          <w:ins w:id="147" w:author="pjanssen" w:date="2015-06-01T12:08:00Z"/>
        </w:rPr>
      </w:pPr>
      <w:bookmarkStart w:id="148" w:name="_Toc399786889"/>
    </w:p>
    <w:p w:rsidR="00D80AB5" w:rsidRDefault="00D80AB5" w:rsidP="00E06A8F">
      <w:pPr>
        <w:rPr>
          <w:ins w:id="149" w:author="pjanssen" w:date="2015-06-01T13:33:00Z"/>
        </w:rPr>
      </w:pPr>
      <w:ins w:id="150" w:author="pjanssen" w:date="2015-06-01T13:34:00Z">
        <w:r>
          <w:t xml:space="preserve">Een utiliteitsnet of individuele netelementen kunnen via het attribuut heeftExtraInformatie verwijzen naar extra informatie van toepassing op dat element. </w:t>
        </w:r>
      </w:ins>
      <w:ins w:id="151" w:author="pjanssen" w:date="2015-06-01T13:36:00Z">
        <w:r>
          <w:t>Extra inf</w:t>
        </w:r>
      </w:ins>
      <w:ins w:id="152" w:author="pjanssen" w:date="2015-06-01T13:37:00Z">
        <w:r>
          <w:t>or</w:t>
        </w:r>
      </w:ins>
      <w:ins w:id="153" w:author="pjanssen" w:date="2015-06-01T13:36:00Z">
        <w:r>
          <w:t xml:space="preserve">matie kan in de vorm </w:t>
        </w:r>
      </w:ins>
      <w:ins w:id="154" w:author="pjanssen" w:date="2015-06-01T13:37:00Z">
        <w:r w:rsidR="005125B7">
          <w:t>een gekoppeld bestand, maatvoering, annotatie of een eis voorzorgsmaatregel.</w:t>
        </w:r>
      </w:ins>
    </w:p>
    <w:p w:rsidR="00D80AB5" w:rsidRDefault="00D80AB5" w:rsidP="00E06A8F">
      <w:pPr>
        <w:rPr>
          <w:ins w:id="155" w:author="pjanssen" w:date="2015-06-01T13:33:00Z"/>
        </w:rPr>
      </w:pPr>
    </w:p>
    <w:p w:rsidR="00D52AE2" w:rsidRDefault="00D52AE2" w:rsidP="00E06A8F">
      <w:pPr>
        <w:rPr>
          <w:ins w:id="156" w:author="pjanssen" w:date="2015-06-01T12:58:00Z"/>
        </w:rPr>
      </w:pPr>
      <w:ins w:id="157" w:author="pjanssen" w:date="2015-06-01T12:08:00Z">
        <w:r>
          <w:t>ExtraDetailinfo:</w:t>
        </w:r>
      </w:ins>
    </w:p>
    <w:p w:rsidR="00FB6A21" w:rsidRDefault="00FB6A21" w:rsidP="00E06A8F">
      <w:pPr>
        <w:rPr>
          <w:ins w:id="158" w:author="pjanssen" w:date="2015-06-01T13:12:00Z"/>
        </w:rPr>
      </w:pPr>
      <w:ins w:id="159" w:author="pjanssen" w:date="2015-06-01T12:58:00Z">
        <w:r>
          <w:t xml:space="preserve">Extra detailinformatie </w:t>
        </w:r>
      </w:ins>
      <w:ins w:id="160" w:author="pjanssen" w:date="2015-06-01T13:03:00Z">
        <w:r>
          <w:t xml:space="preserve">in de vorm van bestanden </w:t>
        </w:r>
      </w:ins>
      <w:ins w:id="161" w:author="pjanssen" w:date="2015-06-01T12:58:00Z">
        <w:r>
          <w:t>kan optioneel aan een utiliteitsnet</w:t>
        </w:r>
      </w:ins>
      <w:ins w:id="162" w:author="pjanssen" w:date="2015-06-01T12:59:00Z">
        <w:r>
          <w:t xml:space="preserve"> of </w:t>
        </w:r>
      </w:ins>
      <w:ins w:id="163" w:author="pjanssen" w:date="2015-06-01T13:02:00Z">
        <w:r>
          <w:t>net</w:t>
        </w:r>
      </w:ins>
      <w:ins w:id="164" w:author="pjanssen" w:date="2015-06-01T13:04:00Z">
        <w:r>
          <w:t>e</w:t>
        </w:r>
      </w:ins>
      <w:ins w:id="165" w:author="pjanssen" w:date="2015-06-01T13:02:00Z">
        <w:r>
          <w:t>lement worden gekoppeld</w:t>
        </w:r>
      </w:ins>
      <w:ins w:id="166" w:author="pjanssen" w:date="2015-06-01T13:13:00Z">
        <w:r w:rsidR="00523537">
          <w:t xml:space="preserve"> via het attribuut heeftExtraInformatie</w:t>
        </w:r>
      </w:ins>
      <w:ins w:id="167" w:author="pjanssen" w:date="2015-06-01T13:02:00Z">
        <w:r>
          <w:t xml:space="preserve">. </w:t>
        </w:r>
      </w:ins>
      <w:ins w:id="168" w:author="pjanssen" w:date="2015-06-01T13:05:00Z">
        <w:r>
          <w:t>Bestanden kunnen verschillend</w:t>
        </w:r>
      </w:ins>
      <w:ins w:id="169" w:author="pjanssen" w:date="2015-06-01T13:09:00Z">
        <w:r w:rsidR="00523537">
          <w:t>e</w:t>
        </w:r>
      </w:ins>
      <w:ins w:id="170" w:author="pjanssen" w:date="2015-06-01T13:05:00Z">
        <w:r>
          <w:t xml:space="preserve"> typen informatie beschrijven zoals een aansluiting of een lengte</w:t>
        </w:r>
      </w:ins>
      <w:ins w:id="171" w:author="pjanssen" w:date="2015-06-01T13:07:00Z">
        <w:r>
          <w:t>-</w:t>
        </w:r>
      </w:ins>
      <w:ins w:id="172" w:author="pjanssen" w:date="2015-06-01T13:05:00Z">
        <w:r>
          <w:t xml:space="preserve"> of dwarsprofiel</w:t>
        </w:r>
      </w:ins>
      <w:ins w:id="173" w:author="pjanssen" w:date="2015-06-01T13:07:00Z">
        <w:r>
          <w:t>. Specifieke voorkomens van extra detail informatie zijn</w:t>
        </w:r>
      </w:ins>
      <w:ins w:id="174" w:author="pjanssen" w:date="2015-06-01T13:08:00Z">
        <w:r>
          <w:t xml:space="preserve"> de aansluitschets (</w:t>
        </w:r>
      </w:ins>
      <w:ins w:id="175" w:author="pjanssen" w:date="2015-06-01T13:11:00Z">
        <w:r w:rsidR="00523537">
          <w:t xml:space="preserve">bijvoorbeeld </w:t>
        </w:r>
      </w:ins>
      <w:ins w:id="176" w:author="pjanssen" w:date="2015-06-01T13:08:00Z">
        <w:r>
          <w:t>voor een huisaansluiting</w:t>
        </w:r>
      </w:ins>
      <w:ins w:id="177" w:author="pjanssen" w:date="2015-06-01T13:10:00Z">
        <w:r w:rsidR="00523537">
          <w:t xml:space="preserve">, zie ook </w:t>
        </w:r>
      </w:ins>
      <w:ins w:id="178" w:author="pjanssen" w:date="2015-06-01T13:11:00Z">
        <w:r w:rsidR="00523537">
          <w:t>5.2.1</w:t>
        </w:r>
      </w:ins>
      <w:ins w:id="179" w:author="pjanssen" w:date="2015-06-01T13:42:00Z">
        <w:r w:rsidR="005125B7">
          <w:t>3</w:t>
        </w:r>
      </w:ins>
      <w:ins w:id="180" w:author="pjanssen" w:date="2015-06-01T13:08:00Z">
        <w:r>
          <w:t>) en een kunstwerkdetailschets</w:t>
        </w:r>
      </w:ins>
      <w:ins w:id="181" w:author="pjanssen" w:date="2015-06-01T13:09:00Z">
        <w:r w:rsidR="00523537">
          <w:t xml:space="preserve"> voor een kunstwerk ten behoeve van een leidingtracé.</w:t>
        </w:r>
      </w:ins>
      <w:ins w:id="182" w:author="pjanssen" w:date="2015-06-01T13:47:00Z">
        <w:r w:rsidR="005125B7">
          <w:t xml:space="preserve"> Het bestandstype moet worden gespecif</w:t>
        </w:r>
      </w:ins>
      <w:ins w:id="183" w:author="pjanssen" w:date="2015-06-01T13:48:00Z">
        <w:r w:rsidR="005125B7">
          <w:t>i</w:t>
        </w:r>
      </w:ins>
      <w:ins w:id="184" w:author="pjanssen" w:date="2015-06-01T13:47:00Z">
        <w:r w:rsidR="005125B7">
          <w:t>ceerd en is</w:t>
        </w:r>
      </w:ins>
      <w:ins w:id="185" w:author="pjanssen" w:date="2015-06-01T13:48:00Z">
        <w:r w:rsidR="005125B7">
          <w:t xml:space="preserve"> in alle gevallen pdf.</w:t>
        </w:r>
      </w:ins>
    </w:p>
    <w:p w:rsidR="00523537" w:rsidRDefault="00523537" w:rsidP="00E06A8F">
      <w:pPr>
        <w:rPr>
          <w:ins w:id="186" w:author="pjanssen" w:date="2015-06-01T12:08:00Z"/>
        </w:rPr>
      </w:pPr>
      <w:ins w:id="187" w:author="pjanssen" w:date="2015-06-01T13:12:00Z">
        <w:r>
          <w:t>Met het attribuut ligging wordt de locatie aangegeven waar de detailinformatie van toepassing is.</w:t>
        </w:r>
      </w:ins>
    </w:p>
    <w:p w:rsidR="00D52AE2" w:rsidRDefault="00D52AE2" w:rsidP="00E06A8F">
      <w:pPr>
        <w:rPr>
          <w:ins w:id="188" w:author="pjanssen" w:date="2015-06-01T12:08:00Z"/>
        </w:rPr>
      </w:pPr>
    </w:p>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E06A8F">
        <w:t>De annotatie typen voor maatvoering zijn: maatvoerin</w:t>
      </w:r>
      <w:r w:rsidR="001547D5">
        <w:t xml:space="preserve">gshulplijn, maatvoeringslijn </w:t>
      </w:r>
      <w:r w:rsidR="00E06A8F">
        <w:t>maatvoeringslabel</w:t>
      </w:r>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w:t>
      </w:r>
      <w:r w:rsidR="003D6804">
        <w:lastRenderedPageBreak/>
        <w:t xml:space="preserve">nauwkeurigheid is 0,1. </w:t>
      </w:r>
      <w:ins w:id="189" w:author="pjanssen" w:date="2015-06-01T13:51:00Z">
        <w:r w:rsidR="005125B7">
          <w:t xml:space="preserve">Het decimale scheidingsteken is een komma. </w:t>
        </w:r>
      </w:ins>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del w:id="190" w:author="pjanssen" w:date="2015-06-01T13:50:00Z">
        <w:r w:rsidR="00D66759" w:rsidDel="005125B7">
          <w:delText xml:space="preserve"> </w:delText>
        </w:r>
      </w:del>
      <w:r>
        <w:t xml:space="preserve">. De locatie van het label en de geometrie van de maatvoeringslijnen wordt met het attribuut ligging opgenomen. Maatvoering is direct of indirect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Pr>
        <w:rPr>
          <w:ins w:id="191" w:author="pjanssen" w:date="2015-06-01T13:38:00Z"/>
        </w:rPr>
      </w:pPr>
    </w:p>
    <w:p w:rsidR="00E06A8F" w:rsidRDefault="00523537" w:rsidP="00E06A8F">
      <w:pPr>
        <w:rPr>
          <w:ins w:id="192" w:author="pjanssen" w:date="2015-06-01T13:21:00Z"/>
        </w:rPr>
      </w:pPr>
      <w:ins w:id="193" w:author="pjanssen" w:date="2015-06-01T13:21:00Z">
        <w:r>
          <w:t>Annotatie:</w:t>
        </w:r>
      </w:ins>
    </w:p>
    <w:p w:rsidR="00523537" w:rsidRDefault="00523537" w:rsidP="00E06A8F">
      <w:pPr>
        <w:rPr>
          <w:ins w:id="194" w:author="pjanssen" w:date="2015-06-01T13:20:00Z"/>
        </w:rPr>
      </w:pPr>
      <w:ins w:id="195" w:author="pjanssen" w:date="2015-06-01T13:24:00Z">
        <w:r>
          <w:t xml:space="preserve">Pijlen, lijnen en labels die als annotatie op een kaartbeeld staan en niet als maatvoering </w:t>
        </w:r>
        <w:r w:rsidR="00D80AB5">
          <w:t>gelden worden met het object</w:t>
        </w:r>
        <w:r>
          <w:t xml:space="preserve"> Annotatie opgenomen.</w:t>
        </w:r>
      </w:ins>
      <w:ins w:id="196" w:author="pjanssen" w:date="2015-06-01T13:25:00Z">
        <w:r>
          <w:t xml:space="preserve"> Met </w:t>
        </w:r>
      </w:ins>
      <w:ins w:id="197" w:author="pjanssen" w:date="2015-06-01T13:26:00Z">
        <w:r>
          <w:t xml:space="preserve">het attribuut </w:t>
        </w:r>
      </w:ins>
      <w:ins w:id="198" w:author="pjanssen" w:date="2015-06-01T13:25:00Z">
        <w:r>
          <w:t xml:space="preserve">ligging wordt </w:t>
        </w:r>
      </w:ins>
      <w:ins w:id="199" w:author="pjanssen" w:date="2015-06-01T13:26:00Z">
        <w:r>
          <w:t xml:space="preserve">de geometrie van de annotatie </w:t>
        </w:r>
      </w:ins>
      <w:ins w:id="200" w:author="pjanssen" w:date="2015-06-01T13:29:00Z">
        <w:r w:rsidR="00D80AB5">
          <w:t>aangegeven</w:t>
        </w:r>
      </w:ins>
      <w:ins w:id="201" w:author="pjanssen" w:date="2015-06-01T13:26:00Z">
        <w:r>
          <w:t xml:space="preserve"> of de plaatsingpunt van het label.</w:t>
        </w:r>
      </w:ins>
      <w:ins w:id="202" w:author="pjanssen" w:date="2015-06-01T13:28:00Z">
        <w:r w:rsidR="00D80AB5">
          <w:t xml:space="preserve"> De tekst en eventueel betekenis van het label worden via het object Label opgenomen.</w:t>
        </w:r>
      </w:ins>
    </w:p>
    <w:p w:rsidR="00523537" w:rsidRDefault="00523537" w:rsidP="00E06A8F">
      <w:pPr>
        <w:rPr>
          <w:ins w:id="203" w:author="pjanssen" w:date="2015-06-01T13:20:00Z"/>
        </w:rPr>
      </w:pPr>
    </w:p>
    <w:p w:rsidR="00523537" w:rsidDel="00B77E45" w:rsidRDefault="00523537" w:rsidP="00E06A8F">
      <w:pPr>
        <w:rPr>
          <w:del w:id="204" w:author="pjanssen" w:date="2015-06-18T15:23:00Z"/>
        </w:rPr>
      </w:pPr>
    </w:p>
    <w:p w:rsidR="00E06A8F" w:rsidDel="005125B7" w:rsidRDefault="00E06A8F" w:rsidP="00E06A8F">
      <w:moveFromRangeStart w:id="205" w:author="pjanssen" w:date="2015-06-01T13:38:00Z" w:name="move420929261"/>
      <w:moveFrom w:id="206" w:author="pjanssen" w:date="2015-06-01T13:38:00Z">
        <w:r w:rsidDel="005125B7">
          <w:t>ExtraTopografie:</w:t>
        </w:r>
      </w:moveFrom>
    </w:p>
    <w:p w:rsidR="00E06A8F" w:rsidDel="00B77E45" w:rsidRDefault="00E06A8F" w:rsidP="00E06A8F">
      <w:pPr>
        <w:rPr>
          <w:del w:id="207" w:author="pjanssen" w:date="2015-06-18T15:24:00Z"/>
        </w:rPr>
      </w:pPr>
      <w:moveFrom w:id="208" w:author="pjanssen" w:date="2015-06-01T13:38:00Z">
        <w:del w:id="209" w:author="pjanssen" w:date="2015-06-18T15:24:00Z">
          <w:r w:rsidDel="00B77E45">
            <w:delText>Indien er extra topografie nodig is om de positie van netwerkelementen nader aan te geven kan dit middels het object ExtraTopografie. Er kan een eigen of ontwerp topografie worden meegegeven. Met het attribuut ligging wordt de geometrie van de ExtraTopografie opgenomen. De extra topografie wordt altijd gevectoriseerd aangeleverd. De topografische elementen worden getypeerd conform een typeringslijst</w:delText>
          </w:r>
          <w:r w:rsidR="00076C28" w:rsidDel="00B77E45">
            <w:delText>, TopografischObjectTypeValue,</w:delText>
          </w:r>
          <w:r w:rsidDel="00B77E45">
            <w:delText xml:space="preserve"> gebaseerd op IMGeo. Hiermee is het type </w:delText>
          </w:r>
          <w:r w:rsidR="00076C28" w:rsidDel="00B77E45">
            <w:delText xml:space="preserve">topografisch object </w:delText>
          </w:r>
          <w:r w:rsidDel="00B77E45">
            <w:delText xml:space="preserve">omschreven en is een koppeling met visualisatieregels mogelijk. ExtraTopografie is gekoppeld aan een </w:delText>
          </w:r>
          <w:r w:rsidR="005D453A" w:rsidDel="00B77E45">
            <w:delText>Utiliteitsnet</w:delText>
          </w:r>
          <w:r w:rsidDel="00B77E45">
            <w:delText xml:space="preserve"> en kan daardoor op de waarden van het attribuut thema worden getypeerd</w:delText>
          </w:r>
        </w:del>
      </w:moveFrom>
      <w:moveFromRangeEnd w:id="205"/>
      <w:del w:id="210" w:author="pjanssen" w:date="2015-06-18T15:24:00Z">
        <w:r w:rsidDel="00B77E45">
          <w:delText>.</w:delText>
        </w:r>
      </w:del>
    </w:p>
    <w:p w:rsidR="00843564" w:rsidRDefault="00843564" w:rsidP="00E06A8F"/>
    <w:p w:rsidR="00843564" w:rsidRDefault="00843564" w:rsidP="00843564">
      <w:pPr>
        <w:pStyle w:val="subparagraaftitel"/>
      </w:pPr>
      <w:bookmarkStart w:id="211" w:name="_Toc422478841"/>
      <w:r>
        <w:t xml:space="preserve">Extra toelichting: </w:t>
      </w:r>
      <w:r w:rsidRPr="00BE48B5">
        <w:t>Eis</w:t>
      </w:r>
      <w:r w:rsidR="00E56DD7">
        <w:t xml:space="preserve"> </w:t>
      </w:r>
      <w:r w:rsidRPr="00BE48B5">
        <w:t>voorzorgsmaatregel</w:t>
      </w:r>
      <w:ins w:id="212" w:author="pjanssen" w:date="2015-06-04T14:26:00Z">
        <w:r w:rsidR="00B209F7">
          <w:t xml:space="preserve"> en Bijlage.</w:t>
        </w:r>
      </w:ins>
      <w:bookmarkEnd w:id="211"/>
    </w:p>
    <w:p w:rsidR="005125B7" w:rsidRDefault="005125B7" w:rsidP="00843564">
      <w:pPr>
        <w:jc w:val="left"/>
        <w:rPr>
          <w:ins w:id="213" w:author="pjanssen" w:date="2015-06-01T13:40:00Z"/>
        </w:rPr>
      </w:pPr>
    </w:p>
    <w:p w:rsidR="00843564" w:rsidDel="00B77E45" w:rsidRDefault="00843564" w:rsidP="00843564">
      <w:pPr>
        <w:jc w:val="left"/>
        <w:rPr>
          <w:del w:id="214" w:author="pjanssen" w:date="2015-06-18T15:17:00Z"/>
        </w:rPr>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ins w:id="215" w:author="pjanssen" w:date="2015-06-04T14:16:00Z">
        <w:r w:rsidR="00377A2B">
          <w:t>Op het niveau van het utiliteitsnet wordt de voor</w:t>
        </w:r>
      </w:ins>
      <w:ins w:id="216" w:author="pjanssen" w:date="2015-06-04T14:17:00Z">
        <w:r w:rsidR="00377A2B">
          <w:t xml:space="preserve">zorgsmaatregel met de hoogste prioriteit opgenomen. </w:t>
        </w:r>
      </w:ins>
      <w:ins w:id="217" w:author="pjanssen" w:date="2015-06-04T14:18:00Z">
        <w:r w:rsidR="00377A2B">
          <w:t>De tekst daarvan is middels een gekoppelde bijlage opgenomen</w:t>
        </w:r>
      </w:ins>
      <w:ins w:id="218" w:author="pjanssen" w:date="2015-06-04T14:24:00Z">
        <w:r w:rsidR="00377A2B">
          <w:t>: EisVoorzorgsmaatregelBijlage.</w:t>
        </w:r>
      </w:ins>
      <w:ins w:id="219" w:author="pjanssen" w:date="2015-06-04T14:18:00Z">
        <w:r w:rsidR="00377A2B">
          <w:t xml:space="preserve"> Op het niveau van de individuele netelementen is de eis voorzorgsmaatregel </w:t>
        </w:r>
      </w:ins>
      <w:ins w:id="220" w:author="pjanssen" w:date="2015-06-04T14:20:00Z">
        <w:r w:rsidR="00377A2B">
          <w:t>aangegeven</w:t>
        </w:r>
      </w:ins>
      <w:ins w:id="221" w:author="pjanssen" w:date="2015-06-04T14:18:00Z">
        <w:r w:rsidR="00377A2B">
          <w:t xml:space="preserve"> via een object AanduidingEis</w:t>
        </w:r>
      </w:ins>
      <w:ins w:id="222" w:author="pjanssen" w:date="2015-06-04T14:20:00Z">
        <w:r w:rsidR="00377A2B">
          <w:t>V</w:t>
        </w:r>
      </w:ins>
      <w:ins w:id="223" w:author="pjanssen" w:date="2015-06-04T14:18:00Z">
        <w:r w:rsidR="00377A2B">
          <w:t xml:space="preserve">oorzorgsmaatregel. </w:t>
        </w:r>
      </w:ins>
      <w:del w:id="224" w:author="pjanssen" w:date="2015-06-04T14:20:00Z">
        <w:r w:rsidRPr="00E41569" w:rsidDel="00377A2B">
          <w:delText>Aangegeven wordt wat de voorzorgsmaatregel is.</w:delText>
        </w:r>
        <w:r w:rsidDel="00377A2B">
          <w:delText xml:space="preserve"> Het attribuut bevat de </w:delText>
        </w:r>
        <w:r w:rsidR="001547D5" w:rsidDel="00377A2B">
          <w:delText xml:space="preserve">tekst van de </w:delText>
        </w:r>
        <w:r w:rsidDel="00377A2B">
          <w:delText xml:space="preserve">inhoudelijke omschrijving van de te nemen voorzorgsmaatregel. Deze tekst kan in applicaties getoond worden en of als input dienen voor automatisch te genereren </w:delText>
        </w:r>
        <w:r w:rsidR="002A0ED0" w:rsidDel="00377A2B">
          <w:delText>bericht</w:delText>
        </w:r>
        <w:r w:rsidDel="00377A2B">
          <w:delText>.</w:delText>
        </w:r>
      </w:del>
      <w:ins w:id="225" w:author="pjanssen" w:date="2015-06-04T14:20:00Z">
        <w:r w:rsidR="00377A2B">
          <w:t>In dat geval is het netelement en of de locatie aangegeven waar de voorzorgsmaatregel geldt.</w:t>
        </w:r>
      </w:ins>
    </w:p>
    <w:p w:rsidR="00182600" w:rsidDel="00B77E45" w:rsidRDefault="00182600" w:rsidP="00843564">
      <w:pPr>
        <w:jc w:val="left"/>
        <w:rPr>
          <w:del w:id="226" w:author="pjanssen" w:date="2015-06-18T15:17:00Z"/>
        </w:rPr>
      </w:pPr>
    </w:p>
    <w:p w:rsidR="008E6AEE" w:rsidDel="00377A2B" w:rsidRDefault="00182600" w:rsidP="00182600">
      <w:pPr>
        <w:jc w:val="left"/>
        <w:rPr>
          <w:del w:id="227" w:author="pjanssen" w:date="2015-06-04T14:21:00Z"/>
        </w:rPr>
      </w:pPr>
      <w:del w:id="228" w:author="pjanssen" w:date="2015-06-04T14:21:00Z">
        <w:r w:rsidDel="00377A2B">
          <w:delText xml:space="preserve">Een object AanduidingEisVoorzorgsmaatregel zorgt voor een koppeling tussen een voorzorgsmaatregel die van toepassing is op </w:delText>
        </w:r>
        <w:r w:rsidR="008E6AEE" w:rsidDel="00377A2B">
          <w:delText xml:space="preserve">een heel utiliteitsnet, </w:delText>
        </w:r>
        <w:r w:rsidDel="00377A2B">
          <w:delText xml:space="preserve">een netelement of deel daarvan. De aanduiding verwijst naar 1 </w:delText>
        </w:r>
        <w:r w:rsidR="008E6AEE" w:rsidDel="00377A2B">
          <w:delText xml:space="preserve">utiliteitsnet </w:delText>
        </w:r>
        <w:r w:rsidDel="00377A2B">
          <w:delText xml:space="preserve">of </w:delText>
        </w:r>
        <w:r w:rsidR="008E6AEE" w:rsidDel="00377A2B">
          <w:delText xml:space="preserve">1 of </w:delText>
        </w:r>
        <w:r w:rsidDel="00377A2B">
          <w:delText xml:space="preserve">meer netelementen waar de voorzorgsmaatregel op van toepassing is. Omdat een netelement altijd bij een thema hoort is typering van voorzorgsmaatregel naar thema mogelijk. </w:delText>
        </w:r>
      </w:del>
    </w:p>
    <w:p w:rsidR="008E6AEE" w:rsidRDefault="008E6AEE" w:rsidP="00182600">
      <w:pPr>
        <w:jc w:val="left"/>
      </w:pPr>
    </w:p>
    <w:p w:rsidR="008E6AEE" w:rsidDel="00377A2B" w:rsidRDefault="008E6AEE" w:rsidP="00182600">
      <w:pPr>
        <w:jc w:val="left"/>
        <w:rPr>
          <w:del w:id="229" w:author="pjanssen" w:date="2015-06-04T14:22:00Z"/>
        </w:rPr>
      </w:pPr>
      <w:del w:id="230" w:author="pjanssen" w:date="2015-06-04T14:22:00Z">
        <w:r w:rsidDel="00377A2B">
          <w:delText>Indien een eis voorzorgsmaatregel voor een heel utiliteitsnet geldt wordt het attribuut geometrie niet gebruikt. De voorzorgsmaatregel geldt immers voor het hele net. Indien de eis voorzorgsmaatregel verwijst naar onderdelen van het net is de geometrie verplicht. De geometrie geeft dan aan op welk deel van het net de specifieke maatregel van toepassing is.</w:delText>
        </w:r>
      </w:del>
    </w:p>
    <w:p w:rsidR="008E6AEE" w:rsidRDefault="008E6AEE" w:rsidP="00182600">
      <w:pPr>
        <w:jc w:val="left"/>
      </w:pPr>
    </w:p>
    <w:p w:rsidR="008E6AEE" w:rsidRDefault="008E6AEE" w:rsidP="00182600">
      <w:pPr>
        <w:jc w:val="left"/>
      </w:pPr>
      <w:r>
        <w:t xml:space="preserve">Standaard wordt de geometrie van </w:t>
      </w:r>
      <w:del w:id="231" w:author="pjanssen" w:date="2015-06-04T14:22:00Z">
        <w:r w:rsidDel="00377A2B">
          <w:delText xml:space="preserve">de </w:delText>
        </w:r>
      </w:del>
      <w:ins w:id="232" w:author="pjanssen" w:date="2015-06-04T14:22:00Z">
        <w:r w:rsidR="00377A2B">
          <w:t xml:space="preserve">het object </w:t>
        </w:r>
      </w:ins>
      <w:r>
        <w:t>AanduidingEisVoorzorgsmaatregel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Het attribuut begrenzingFictief heeft dan de waarde Ja.</w:t>
      </w:r>
      <w:r w:rsidR="009273F7">
        <w:t xml:space="preserve"> Indien de begrenzing wel informatiewaarde heeft, bij het thema Buisleidingen gevaarlijke stoffen kan dit voorkomen, heeft</w:t>
      </w:r>
      <w:ins w:id="233" w:author="pjanssen" w:date="2015-06-04T14:23:00Z">
        <w:r w:rsidR="00377A2B">
          <w:t xml:space="preserve"> het </w:t>
        </w:r>
      </w:ins>
      <w:del w:id="234" w:author="pjanssen" w:date="2015-06-04T14:23:00Z">
        <w:r w:rsidR="009273F7" w:rsidDel="00377A2B">
          <w:delText xml:space="preserve"> </w:delText>
        </w:r>
      </w:del>
      <w:r w:rsidR="009273F7">
        <w:t xml:space="preserve">attribuut begrenzingFictief de waarde Nee en is strookbreedte </w:t>
      </w:r>
      <w:r w:rsidR="006933C8">
        <w:t>door de netbeheerder te bepalen</w:t>
      </w:r>
      <w:r w:rsidR="009273F7">
        <w:t>.</w:t>
      </w:r>
    </w:p>
    <w:p w:rsidR="00843564" w:rsidDel="00B77E45" w:rsidRDefault="00843564" w:rsidP="00843564">
      <w:pPr>
        <w:rPr>
          <w:del w:id="235" w:author="pjanssen" w:date="2015-06-18T15:17:00Z"/>
        </w:rPr>
      </w:pPr>
    </w:p>
    <w:p w:rsidR="00843564" w:rsidDel="00377A2B" w:rsidRDefault="00843564" w:rsidP="00843564">
      <w:pPr>
        <w:rPr>
          <w:del w:id="236" w:author="pjanssen" w:date="2015-06-04T14:23:00Z"/>
        </w:rPr>
      </w:pPr>
      <w:del w:id="237" w:author="pjanssen" w:date="2015-06-04T14:23:00Z">
        <w:r w:rsidDel="00377A2B">
          <w:delText xml:space="preserve">Het object </w:delText>
        </w:r>
        <w:r w:rsidR="005D453A" w:rsidDel="00377A2B">
          <w:delText>Utiliteitsnet</w:delText>
        </w:r>
        <w:r w:rsidDel="00377A2B">
          <w:delText xml:space="preserve"> heeft een attrib</w:delText>
        </w:r>
        <w:r w:rsidR="00E412C5" w:rsidDel="00377A2B">
          <w:delText>uut eisVoorzorgsmaatregel</w:delText>
        </w:r>
        <w:r w:rsidR="009273F7" w:rsidDel="00377A2B">
          <w:delText>HoogstePrioriteit</w:delText>
        </w:r>
        <w:r w:rsidR="00E412C5" w:rsidDel="00377A2B">
          <w:delText xml:space="preserve">. Hiermee </w:delText>
        </w:r>
        <w:r w:rsidDel="00377A2B">
          <w:delText xml:space="preserve">wordt de </w:delText>
        </w:r>
        <w:r w:rsidR="00E412C5" w:rsidDel="00377A2B">
          <w:delText xml:space="preserve">voorzorgsmaatregel met de hoogste prioriteit aangegeven die geldt </w:delText>
        </w:r>
        <w:r w:rsidDel="00377A2B">
          <w:delText>binnen het uitgewisselde deel van het netwerk</w:delText>
        </w:r>
        <w:r w:rsidR="00E412C5" w:rsidDel="00377A2B">
          <w:delText xml:space="preserve"> (van dit thema). De classificatie van voorzorgsmaatregelen naar prioriteit is geen onderdeel van het model.</w:delText>
        </w:r>
      </w:del>
    </w:p>
    <w:p w:rsidR="00843564" w:rsidRDefault="00843564" w:rsidP="00843564"/>
    <w:p w:rsidR="00843564" w:rsidRDefault="00843564" w:rsidP="00843564">
      <w:pPr>
        <w:rPr>
          <w:ins w:id="238" w:author="pjanssen" w:date="2015-06-18T15:19:00Z"/>
        </w:rPr>
      </w:pPr>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del w:id="239" w:author="pjanssen" w:date="2015-06-19T11:45:00Z">
        <w:r w:rsidR="00076C28" w:rsidDel="00B95936">
          <w:delText xml:space="preserve"> In bijlage </w:delText>
        </w:r>
        <w:r w:rsidR="009D655E" w:rsidDel="00B95936">
          <w:delText>4</w:delText>
        </w:r>
        <w:r w:rsidR="00076C28" w:rsidDel="00B95936">
          <w:delText xml:space="preserve"> is een </w:delText>
        </w:r>
        <w:r w:rsidR="009D655E" w:rsidDel="00B95936">
          <w:delText xml:space="preserve">eerste gedachtebepaling </w:delText>
        </w:r>
        <w:r w:rsidR="00076C28" w:rsidDel="00B95936">
          <w:delText>opgenomen over de aan- en uitlevering van informatie over de eis voorzorgsmaatregel.</w:delText>
        </w:r>
      </w:del>
    </w:p>
    <w:p w:rsidR="00B77E45" w:rsidRDefault="00B77E45" w:rsidP="00843564">
      <w:pPr>
        <w:rPr>
          <w:ins w:id="240" w:author="pjanssen" w:date="2015-06-18T15:19:00Z"/>
        </w:rPr>
      </w:pPr>
    </w:p>
    <w:p w:rsidR="00B77E45" w:rsidRDefault="00B77E45" w:rsidP="00843564">
      <w:ins w:id="241" w:author="pjanssen" w:date="2015-06-18T15:19:00Z">
        <w:r>
          <w:t xml:space="preserve">Naast de bijlage voor de eis voorzorgsmaatregel </w:t>
        </w:r>
      </w:ins>
      <w:ins w:id="242" w:author="pjanssen" w:date="2015-06-18T15:22:00Z">
        <w:r>
          <w:t>is er ook een mogelijkheid voor</w:t>
        </w:r>
      </w:ins>
      <w:ins w:id="243" w:author="pjanssen" w:date="2015-06-18T15:19:00Z">
        <w:r>
          <w:t xml:space="preserve"> een algemene bijlage en of een bijlage </w:t>
        </w:r>
      </w:ins>
      <w:ins w:id="244" w:author="pjanssen" w:date="2015-06-18T15:23:00Z">
        <w:r>
          <w:t>‘</w:t>
        </w:r>
      </w:ins>
      <w:ins w:id="245" w:author="pjanssen" w:date="2015-06-18T15:22:00Z">
        <w:r>
          <w:t>niet betrokken</w:t>
        </w:r>
      </w:ins>
      <w:ins w:id="246" w:author="pjanssen" w:date="2015-06-18T15:23:00Z">
        <w:r>
          <w:t>’</w:t>
        </w:r>
      </w:ins>
      <w:ins w:id="247" w:author="pjanssen" w:date="2015-06-18T15:22:00Z">
        <w:r>
          <w:t xml:space="preserve"> </w:t>
        </w:r>
      </w:ins>
      <w:ins w:id="248" w:author="pjanssen" w:date="2015-06-18T15:19:00Z">
        <w:r>
          <w:t xml:space="preserve">om aan te geven dat </w:t>
        </w:r>
      </w:ins>
      <w:ins w:id="249" w:author="pjanssen" w:date="2015-06-18T15:21:00Z">
        <w:r>
          <w:t>netbeheerder een belang heeft bij deze melding maar geen utiliteitsnet in het gebied heeft.</w:t>
        </w:r>
      </w:ins>
    </w:p>
    <w:p w:rsidR="00843564" w:rsidRDefault="00843564" w:rsidP="00843564">
      <w:pPr>
        <w:spacing w:line="288" w:lineRule="auto"/>
      </w:pPr>
    </w:p>
    <w:p w:rsidR="008D4D0B" w:rsidRDefault="005125B7">
      <w:pPr>
        <w:pStyle w:val="subparagraaftitel"/>
        <w:pPrChange w:id="250" w:author="pjanssen" w:date="2015-06-01T13:39:00Z">
          <w:pPr/>
        </w:pPrChange>
      </w:pPr>
      <w:bookmarkStart w:id="251" w:name="_Toc422478842"/>
      <w:bookmarkEnd w:id="148"/>
      <w:ins w:id="252" w:author="pjanssen" w:date="2015-06-01T13:39:00Z">
        <w:r>
          <w:t xml:space="preserve">Extra toelichting: </w:t>
        </w:r>
      </w:ins>
      <w:moveToRangeStart w:id="253" w:author="pjanssen" w:date="2015-06-01T13:38:00Z" w:name="move420929261"/>
      <w:moveTo w:id="254" w:author="pjanssen" w:date="2015-06-01T13:38:00Z">
        <w:r>
          <w:t>ExtraTopografie:</w:t>
        </w:r>
      </w:moveTo>
      <w:bookmarkEnd w:id="251"/>
    </w:p>
    <w:p w:rsidR="00E06A8F" w:rsidRDefault="005125B7" w:rsidP="005125B7">
      <w:pPr>
        <w:jc w:val="left"/>
      </w:pPr>
      <w:moveTo w:id="255" w:author="pjanssen" w:date="2015-06-01T13:38:00Z">
        <w:r>
          <w:t>Indien er extra topografie nodig is om de positie van netwerkelementen nader aan te geven kan dit middels het object ExtraTopografie. Er kan een eigen of ontwerp 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moveTo>
      <w:moveToRangeEnd w:id="253"/>
    </w:p>
    <w:p w:rsidR="005209C3" w:rsidRDefault="00BE48B5" w:rsidP="005209C3">
      <w:pPr>
        <w:pStyle w:val="subparagraaftitel"/>
      </w:pPr>
      <w:bookmarkStart w:id="256" w:name="_Toc399786886"/>
      <w:bookmarkStart w:id="257" w:name="_Toc422478843"/>
      <w:r>
        <w:t xml:space="preserve">Extra toelichting: </w:t>
      </w:r>
      <w:r w:rsidR="005209C3">
        <w:t>Geometrie</w:t>
      </w:r>
      <w:r w:rsidR="00E412C5">
        <w:t xml:space="preserve"> en topologie</w:t>
      </w:r>
      <w:r w:rsidR="005209C3">
        <w:t>.</w:t>
      </w:r>
      <w:bookmarkEnd w:id="256"/>
      <w:bookmarkEnd w:id="257"/>
    </w:p>
    <w:p w:rsidR="000816A6" w:rsidRDefault="000816A6" w:rsidP="007B7303"/>
    <w:p w:rsidR="000816A6" w:rsidRPr="000816A6" w:rsidRDefault="000816A6" w:rsidP="007B7303">
      <w:pPr>
        <w:rPr>
          <w:b/>
        </w:rPr>
      </w:pPr>
      <w:r w:rsidRPr="000816A6">
        <w:rPr>
          <w:b/>
        </w:rPr>
        <w:t>2D geometrie:</w:t>
      </w:r>
    </w:p>
    <w:p w:rsidR="005209C3" w:rsidRDefault="00A7057D" w:rsidP="007B7303">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5209C3"/>
    <w:p w:rsidR="003D6804" w:rsidDel="007A3A3D" w:rsidRDefault="003D6804" w:rsidP="005209C3">
      <w:pPr>
        <w:rPr>
          <w:del w:id="258" w:author="pjanssen" w:date="2015-06-18T16:11:00Z"/>
        </w:rPr>
      </w:pPr>
    </w:p>
    <w:p w:rsidR="005209C3" w:rsidDel="007A3A3D" w:rsidRDefault="005209C3" w:rsidP="005209C3">
      <w:pPr>
        <w:rPr>
          <w:del w:id="259" w:author="pjanssen" w:date="2015-06-18T16:11:00Z"/>
        </w:rPr>
      </w:pPr>
    </w:p>
    <w:p w:rsidR="005209C3" w:rsidDel="007A3A3D" w:rsidRDefault="005209C3" w:rsidP="005209C3">
      <w:pPr>
        <w:rPr>
          <w:del w:id="260" w:author="pjanssen" w:date="2015-06-18T16:11:00Z"/>
        </w:rPr>
      </w:pPr>
    </w:p>
    <w:p w:rsidR="007A394B" w:rsidDel="007A3A3D" w:rsidRDefault="007A394B" w:rsidP="000816A6">
      <w:pPr>
        <w:rPr>
          <w:del w:id="261" w:author="pjanssen" w:date="2015-06-18T16:11:00Z"/>
        </w:rPr>
      </w:pPr>
    </w:p>
    <w:p w:rsidR="00F43B64" w:rsidRDefault="00F43B64" w:rsidP="000816A6"/>
    <w:p w:rsidR="00F43B64" w:rsidRDefault="00F43B64" w:rsidP="000816A6"/>
    <w:p w:rsidR="007A394B" w:rsidRDefault="007A394B" w:rsidP="000816A6"/>
    <w:p w:rsidR="007A394B" w:rsidRDefault="00F43B64" w:rsidP="000816A6">
      <w:r>
        <w:rPr>
          <w:noProof/>
        </w:rPr>
        <w:lastRenderedPageBreak/>
        <w:drawing>
          <wp:anchor distT="0" distB="0" distL="114300" distR="114300" simplePos="0" relativeHeight="251751424" behindDoc="0" locked="0" layoutInCell="1" allowOverlap="1">
            <wp:simplePos x="0" y="0"/>
            <wp:positionH relativeFrom="column">
              <wp:posOffset>-6985</wp:posOffset>
            </wp:positionH>
            <wp:positionV relativeFrom="paragraph">
              <wp:posOffset>-269875</wp:posOffset>
            </wp:positionV>
            <wp:extent cx="5499735" cy="3521075"/>
            <wp:effectExtent l="0" t="0" r="0" b="0"/>
            <wp:wrapTopAndBottom/>
            <wp:docPr id="19" name="Afbeelding 18" descr="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Geometrie.wmf"/>
                    <pic:cNvPicPr/>
                  </pic:nvPicPr>
                  <pic:blipFill>
                    <a:blip r:embed="rId20" cstate="print"/>
                    <a:stretch>
                      <a:fillRect/>
                    </a:stretch>
                  </pic:blipFill>
                  <pic:spPr>
                    <a:xfrm>
                      <a:off x="0" y="0"/>
                      <a:ext cx="5499735" cy="3521075"/>
                    </a:xfrm>
                    <a:prstGeom prst="rect">
                      <a:avLst/>
                    </a:prstGeom>
                  </pic:spPr>
                </pic:pic>
              </a:graphicData>
            </a:graphic>
          </wp:anchor>
        </w:drawing>
      </w:r>
      <w:r w:rsidR="007A394B">
        <w:t xml:space="preserve">Figuur </w:t>
      </w:r>
      <w:r w:rsidR="003203DD">
        <w:t>5.4</w:t>
      </w:r>
      <w:r w:rsidR="007A394B">
        <w:t>: Geometriemodel. Primair punten en (hart)lijnen. Optioneel vlakken en additioneel 3D.</w:t>
      </w:r>
    </w:p>
    <w:p w:rsidR="007A394B" w:rsidRDefault="007A394B" w:rsidP="000816A6"/>
    <w:p w:rsidR="007A394B" w:rsidRDefault="00AB1384" w:rsidP="000816A6">
      <w:r>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262" w:name="_GoBack"/>
      <w:bookmarkEnd w:id="262"/>
      <w:r>
        <w:t xml:space="preserve"> zijn verplicht punten of lijnen. Lijnen kunnen </w:t>
      </w:r>
      <w:del w:id="263" w:author="pjanssen" w:date="2015-06-05T10:58:00Z">
        <w:r w:rsidDel="00005301">
          <w:delText>gebogen zijn</w:delText>
        </w:r>
      </w:del>
      <w:ins w:id="264" w:author="pjanssen" w:date="2015-06-05T10:58:00Z">
        <w:r w:rsidR="00005301">
          <w:t>opgebouwd zijn uit meerdere lijnsegmenten</w:t>
        </w:r>
      </w:ins>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9D655E" w:rsidRDefault="009D655E" w:rsidP="000816A6"/>
    <w:p w:rsidR="009D655E" w:rsidRDefault="009D655E" w:rsidP="000816A6">
      <w:pPr>
        <w:rPr>
          <w:ins w:id="265" w:author="pjanssen" w:date="2015-06-18T16:11:00Z"/>
        </w:rPr>
      </w:pPr>
    </w:p>
    <w:p w:rsidR="007A3A3D" w:rsidRDefault="007A3A3D" w:rsidP="000816A6">
      <w:pPr>
        <w:rPr>
          <w:ins w:id="266" w:author="pjanssen" w:date="2015-06-19T11:45:00Z"/>
        </w:rPr>
      </w:pPr>
    </w:p>
    <w:p w:rsidR="00B95936" w:rsidRDefault="00B95936" w:rsidP="000816A6">
      <w:pPr>
        <w:rPr>
          <w:ins w:id="267" w:author="pjanssen" w:date="2015-06-19T11:45:00Z"/>
        </w:rPr>
      </w:pPr>
    </w:p>
    <w:p w:rsidR="00B95936" w:rsidRDefault="00B95936" w:rsidP="000816A6"/>
    <w:p w:rsidR="009D655E" w:rsidRDefault="009D655E" w:rsidP="000816A6"/>
    <w:p w:rsidR="000816A6" w:rsidRPr="000816A6" w:rsidRDefault="000816A6" w:rsidP="000816A6">
      <w:pPr>
        <w:rPr>
          <w:b/>
        </w:rPr>
      </w:pPr>
      <w:r w:rsidRPr="000816A6">
        <w:rPr>
          <w:b/>
        </w:rPr>
        <w:t>3D geometrie</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w:t>
      </w:r>
      <w:r w:rsidRPr="00614402">
        <w:rPr>
          <w:sz w:val="16"/>
          <w:szCs w:val="16"/>
        </w:rPr>
        <w:lastRenderedPageBreak/>
        <w:t>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382675" w:rsidP="000816A6">
      <w:pPr>
        <w:spacing w:line="240" w:lineRule="atLeast"/>
      </w:pPr>
      <w:r>
        <w:rPr>
          <w:noProof/>
        </w:rPr>
        <w:drawing>
          <wp:inline distT="0" distB="0" distL="0" distR="0">
            <wp:extent cx="3302758" cy="3985146"/>
            <wp:effectExtent l="0" t="0" r="0" b="0"/>
            <wp:docPr id="36" name="Afbeelding 35" descr="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Geometrie 2.wmf"/>
                    <pic:cNvPicPr/>
                  </pic:nvPicPr>
                  <pic:blipFill>
                    <a:blip r:embed="rId21" cstate="print"/>
                    <a:stretch>
                      <a:fillRect/>
                    </a:stretch>
                  </pic:blipFill>
                  <pic:spPr>
                    <a:xfrm>
                      <a:off x="0" y="0"/>
                      <a:ext cx="3301670" cy="3983833"/>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del w:id="268" w:author="pjanssen" w:date="2015-06-01T13:00:00Z">
        <w:r w:rsidDel="00FB6A21">
          <w:delText xml:space="preserve">LeidingElement </w:delText>
        </w:r>
      </w:del>
      <w:ins w:id="269" w:author="pjanssen" w:date="2015-06-01T13:00:00Z">
        <w:r w:rsidR="00FB6A21">
          <w:t xml:space="preserve">Leidingelement </w:t>
        </w:r>
      </w:ins>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Digital Terrain 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7013EA">
        <w:fldChar w:fldCharType="begin"/>
      </w:r>
      <w:r>
        <w:instrText xml:space="preserve"> REF _Ref404325642 \h </w:instrText>
      </w:r>
      <w:r w:rsidR="007013EA">
        <w:fldChar w:fldCharType="separate"/>
      </w:r>
      <w:r w:rsidR="00F84DD5">
        <w:t xml:space="preserve">Figuur </w:t>
      </w:r>
      <w:r w:rsidR="007013EA">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Voor 3D IMKL wordt het Spatial Reference System EPSG:7415 gehanteerd. Dit is een samengesteld SRS met RD voor de XY-dimensie (EPSG:28992) en NAP voor de Z dimensie (EPSG:5709). Zie ook hoofdstuk</w:t>
      </w:r>
      <w:ins w:id="270" w:author="pjanssen" w:date="2015-06-18T16:12:00Z">
        <w:r w:rsidR="007A3A3D">
          <w:t xml:space="preserve"> </w:t>
        </w:r>
      </w:ins>
      <w:del w:id="271" w:author="pjanssen" w:date="2015-06-18T16:12:00Z">
        <w:r w:rsidDel="007A3A3D">
          <w:delText xml:space="preserve"> </w:delText>
        </w:r>
      </w:del>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2"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272" w:name="_Ref404325642"/>
      <w:r>
        <w:t xml:space="preserve">Figuur </w:t>
      </w:r>
      <w:bookmarkEnd w:id="272"/>
      <w:r w:rsidR="00A212BA">
        <w:t>5.6</w:t>
      </w:r>
      <w:r w:rsidR="00A75399">
        <w:t>:</w:t>
      </w:r>
      <w:r>
        <w:t xml:space="preserve"> Leidingobject in 2.5D en 3D</w:t>
      </w:r>
    </w:p>
    <w:p w:rsidR="005209C3" w:rsidRDefault="005209C3" w:rsidP="005209C3">
      <w:pPr>
        <w:pStyle w:val="subparagraaftitel"/>
      </w:pPr>
      <w:bookmarkStart w:id="273" w:name="_Toc399786887"/>
      <w:bookmarkStart w:id="274" w:name="_Toc422478844"/>
      <w:r>
        <w:t>Diepte</w:t>
      </w:r>
      <w:bookmarkEnd w:id="273"/>
      <w:bookmarkEnd w:id="274"/>
    </w:p>
    <w:p w:rsidR="000816A6" w:rsidRPr="000816A6" w:rsidRDefault="000816A6" w:rsidP="000816A6"/>
    <w:p w:rsidR="00241660" w:rsidRDefault="005209C3" w:rsidP="005209C3">
      <w:pPr>
        <w:jc w:val="left"/>
      </w:pPr>
      <w:r>
        <w:t>Diepte bevat informatie over de dieptelegging van netwerkelementen. Het is een uitvoerige beschrijving die relatieve diepte tov 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w:t>
      </w:r>
      <w:ins w:id="275" w:author="pjanssen" w:date="2015-06-05T11:03:00Z">
        <w:r w:rsidR="00005301">
          <w:t xml:space="preserve">altijd </w:t>
        </w:r>
      </w:ins>
      <w:r w:rsidR="00241660">
        <w:t xml:space="preserve">de afstand vanaf de referentie tot aan de </w:t>
      </w:r>
      <w:r w:rsidR="006F2CE2" w:rsidRPr="006F2CE2">
        <w:rPr>
          <w:u w:val="single"/>
        </w:rPr>
        <w:t>bovenkant</w:t>
      </w:r>
      <w:r w:rsidR="00241660">
        <w:t xml:space="preserve"> van een object KabelOfleiding</w:t>
      </w:r>
      <w:ins w:id="276" w:author="pjanssen" w:date="2015-06-05T11:02:00Z">
        <w:r w:rsidR="00005301">
          <w:t>,</w:t>
        </w:r>
      </w:ins>
      <w:del w:id="277" w:author="pjanssen" w:date="2015-06-05T11:02:00Z">
        <w:r w:rsidR="00241660" w:rsidDel="00005301">
          <w:delText xml:space="preserve"> of</w:delText>
        </w:r>
      </w:del>
      <w:r w:rsidR="00241660">
        <w:t xml:space="preserve"> KabelEnLeidingContainer</w:t>
      </w:r>
      <w:ins w:id="278" w:author="pjanssen" w:date="2015-06-05T11:03:00Z">
        <w:r w:rsidR="00005301">
          <w:t xml:space="preserve">, </w:t>
        </w:r>
      </w:ins>
      <w:del w:id="279" w:author="pjanssen" w:date="2015-06-05T11:03:00Z">
        <w:r w:rsidR="00241660" w:rsidDel="00005301">
          <w:delText xml:space="preserve"> </w:delText>
        </w:r>
      </w:del>
      <w:del w:id="280" w:author="pjanssen" w:date="2015-06-05T11:02:00Z">
        <w:r w:rsidR="00241660" w:rsidDel="00005301">
          <w:delText xml:space="preserve">of de </w:delText>
        </w:r>
        <w:r w:rsidR="006F2CE2" w:rsidRPr="006F2CE2" w:rsidDel="00005301">
          <w:rPr>
            <w:u w:val="single"/>
          </w:rPr>
          <w:delText>onderkant</w:delText>
        </w:r>
        <w:r w:rsidR="00241660" w:rsidDel="00005301">
          <w:delText xml:space="preserve"> van een </w:delText>
        </w:r>
      </w:del>
      <w:del w:id="281" w:author="pjanssen" w:date="2015-06-05T11:03:00Z">
        <w:r w:rsidR="00241660" w:rsidDel="00005301">
          <w:delText xml:space="preserve">object </w:delText>
        </w:r>
      </w:del>
      <w:r w:rsidR="00241660">
        <w:t>Leidingelement of Containerleidinglelement. Het datatype 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del w:id="282" w:author="pjanssen" w:date="2015-06-19T11:46:00Z">
        <w:r w:rsidDel="00B95936">
          <w:delText>Aan een heel net kan optioneel een standaardDieptelegging zijn gekoppeld</w:delText>
        </w:r>
      </w:del>
      <w:ins w:id="283" w:author="pjanssen" w:date="2015-06-19T11:46:00Z">
        <w:r w:rsidR="00B95936">
          <w:t>Bij het utilit</w:t>
        </w:r>
      </w:ins>
      <w:ins w:id="284" w:author="pjanssen" w:date="2015-06-19T11:47:00Z">
        <w:r w:rsidR="00B95936">
          <w:t>eit</w:t>
        </w:r>
      </w:ins>
      <w:ins w:id="285" w:author="pjanssen" w:date="2015-06-19T11:46:00Z">
        <w:r w:rsidR="00B95936">
          <w:t xml:space="preserve">snet is een attribuut </w:t>
        </w:r>
      </w:ins>
      <w:ins w:id="286" w:author="pjanssen" w:date="2015-06-19T11:47:00Z">
        <w:r w:rsidR="00B95936">
          <w:t>standaardDieptelegging opgenomen</w:t>
        </w:r>
      </w:ins>
      <w:r>
        <w:t>, die is daarmee expliciet gemaakt.</w:t>
      </w:r>
      <w:r w:rsidR="004C0CA8">
        <w:t xml:space="preserve"> (OPMERKING: </w:t>
      </w:r>
      <w:ins w:id="287" w:author="pjanssen" w:date="2015-06-18T12:09:00Z">
        <w:r w:rsidR="009E08D3" w:rsidRPr="009E7862">
          <w:t xml:space="preserve">Netten worden vaak met een gangbare dekking aangelegd. Echter dit kan per </w:t>
        </w:r>
        <w:r w:rsidR="009E08D3">
          <w:t>regio variëren.</w:t>
        </w:r>
      </w:ins>
      <w:del w:id="288" w:author="pjanssen" w:date="2015-06-18T12:09:00Z">
        <w:r w:rsidR="004C0CA8" w:rsidDel="009E08D3">
          <w:delText>Nett</w:delText>
        </w:r>
        <w:r w:rsidR="001A785C" w:rsidDel="009E08D3">
          <w:delText>en hebben een standaard dieptelegging. Deze kan verschillen per regio</w:delText>
        </w:r>
      </w:del>
      <w:del w:id="289" w:author="pjanssen" w:date="2015-06-19T11:48:00Z">
        <w:r w:rsidR="001A785C" w:rsidDel="00B95936">
          <w:delText>.</w:delText>
        </w:r>
      </w:del>
      <w:r w:rsidR="001A785C">
        <w:t xml:space="preserve"> Dat kan een moeilijkheid geven in het bepalen en </w:t>
      </w:r>
      <w:r w:rsidR="001A785C">
        <w:lastRenderedPageBreak/>
        <w:t>uitwisselen van deze informatie.</w:t>
      </w:r>
      <w:r w:rsidR="004C0CA8">
        <w:t xml:space="preserve"> Voor waterleidingen is de standaarddieptelegging ook afhankelijk van de leidingdiameter</w:t>
      </w:r>
      <w:ins w:id="290" w:author="pjanssen" w:date="2015-06-19T11:48:00Z">
        <w:r w:rsidR="00B95936">
          <w:t>.)</w:t>
        </w:r>
      </w:ins>
      <w:del w:id="291" w:author="pjanssen" w:date="2015-06-19T11:48:00Z">
        <w:r w:rsidR="001A785C" w:rsidDel="00B95936">
          <w:delText>)</w:delText>
        </w:r>
        <w:r w:rsidR="004C11C4" w:rsidDel="00B95936">
          <w:delText>.</w:delText>
        </w:r>
      </w:del>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017B8E" w:rsidRDefault="008D4D0B" w:rsidP="005209C3">
      <w:pPr>
        <w:jc w:val="left"/>
      </w:pPr>
      <w:ins w:id="292" w:author="pjanssen" w:date="2015-06-18T15:43:00Z">
        <w:r>
          <w:rPr>
            <w:noProof/>
          </w:rPr>
          <w:drawing>
            <wp:anchor distT="0" distB="0" distL="114300" distR="114300" simplePos="0" relativeHeight="251767808" behindDoc="0" locked="0" layoutInCell="1" allowOverlap="1">
              <wp:simplePos x="0" y="0"/>
              <wp:positionH relativeFrom="column">
                <wp:posOffset>-13335</wp:posOffset>
              </wp:positionH>
              <wp:positionV relativeFrom="paragraph">
                <wp:posOffset>376555</wp:posOffset>
              </wp:positionV>
              <wp:extent cx="5504815" cy="2661285"/>
              <wp:effectExtent l="0" t="0" r="635" b="0"/>
              <wp:wrapTopAndBottom/>
              <wp:docPr id="16" name="Afbeelding 15" descr="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Diepte.wmf"/>
                      <pic:cNvPicPr/>
                    </pic:nvPicPr>
                    <pic:blipFill>
                      <a:blip r:embed="rId23" cstate="print"/>
                      <a:stretch>
                        <a:fillRect/>
                      </a:stretch>
                    </pic:blipFill>
                    <pic:spPr>
                      <a:xfrm>
                        <a:off x="0" y="0"/>
                        <a:ext cx="5504815" cy="2661285"/>
                      </a:xfrm>
                      <a:prstGeom prst="rect">
                        <a:avLst/>
                      </a:prstGeom>
                    </pic:spPr>
                  </pic:pic>
                </a:graphicData>
              </a:graphic>
            </wp:anchor>
          </w:drawing>
        </w:r>
      </w:ins>
      <w:r w:rsidR="00017B8E">
        <w:t>Indien de dieptegegevens niet aan een netelement te koppelen zijn omdat die koppeling bij de bronregistratie niet aanwezig is, zijn de dieptegegevens direct aan het utiliteitsnet gekoppeld.</w:t>
      </w:r>
    </w:p>
    <w:p w:rsidR="005209C3" w:rsidRDefault="005209C3" w:rsidP="005209C3">
      <w:pPr>
        <w:jc w:val="left"/>
      </w:pPr>
    </w:p>
    <w:p w:rsidR="00B37CA0" w:rsidRDefault="00B37CA0" w:rsidP="005209C3">
      <w:pPr>
        <w:jc w:val="left"/>
      </w:pPr>
    </w:p>
    <w:p w:rsidR="005209C3" w:rsidRDefault="00B37CA0" w:rsidP="005209C3">
      <w:pPr>
        <w:jc w:val="left"/>
      </w:pPr>
      <w:r>
        <w:t xml:space="preserve">Figuur </w:t>
      </w:r>
      <w:r w:rsidR="00F3608E">
        <w:t>5.7</w:t>
      </w:r>
      <w:r>
        <w:t xml:space="preserve">: </w:t>
      </w:r>
      <w:r w:rsidR="00A75399">
        <w:t>Diepte</w:t>
      </w:r>
      <w:r>
        <w:t>gegevens zijn gemodelleerd als aparte objecten waarin diepte</w:t>
      </w:r>
      <w:r w:rsidR="00A75399">
        <w:t xml:space="preserve"> </w:t>
      </w:r>
      <w:r>
        <w:t xml:space="preserve">ten opzicht van maaiveld en of NAP </w:t>
      </w:r>
      <w:r w:rsidR="00A75399">
        <w:t>is</w:t>
      </w:r>
      <w:r>
        <w:t xml:space="preserve"> opgenomen.</w:t>
      </w:r>
      <w:r w:rsidR="00A75399">
        <w:t xml:space="preserve"> Standaard dieptelegging of afwijking daarvan kan worden opgenomen.</w:t>
      </w:r>
    </w:p>
    <w:p w:rsidR="00382675" w:rsidRDefault="00382675" w:rsidP="005209C3">
      <w:pPr>
        <w:jc w:val="left"/>
      </w:pPr>
    </w:p>
    <w:p w:rsidR="000860FE" w:rsidRDefault="005D453A" w:rsidP="000860FE">
      <w:pPr>
        <w:pStyle w:val="subparagraaftitel"/>
      </w:pPr>
      <w:bookmarkStart w:id="293" w:name="_Toc422478845"/>
      <w:r>
        <w:t>Utiliteitsnet</w:t>
      </w:r>
      <w:bookmarkEnd w:id="293"/>
    </w:p>
    <w:p w:rsidR="000860FE" w:rsidRPr="000860FE" w:rsidRDefault="000860FE" w:rsidP="000860FE"/>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382675" w:rsidRDefault="000860FE" w:rsidP="000860FE">
      <w:pPr>
        <w:jc w:val="left"/>
      </w:pPr>
      <w:r>
        <w:t xml:space="preserve">Een </w:t>
      </w:r>
      <w:r w:rsidR="005D453A">
        <w:t>Utiliteitsnet</w:t>
      </w:r>
      <w:r>
        <w:t xml:space="preserve"> (nutsvoorzieningnetwerk, utiliteitsnetwerk, netwerk of net) is de IMKL201</w:t>
      </w:r>
      <w:r w:rsidR="00C84D52">
        <w:t xml:space="preserve">5 versie van het </w:t>
      </w:r>
      <w:del w:id="294" w:author="pjanssen" w:date="2015-06-05T11:12:00Z">
        <w:r w:rsidR="00C84D52" w:rsidDel="002A26AD">
          <w:delText>Inspire</w:delText>
        </w:r>
      </w:del>
      <w:ins w:id="295" w:author="pjanssen" w:date="2015-06-05T11:12:00Z">
        <w:r w:rsidR="002A26AD">
          <w:t>INSPIRE</w:t>
        </w:r>
      </w:ins>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ins w:id="296" w:author="pjanssen" w:date="2015-06-18T14:39:00Z">
        <w:r w:rsidR="00D00889">
          <w:t>Alle netwerkelementen van een Utiliteitsnet vallen onder het thema dat bij het utiliteitsnet hoort</w:t>
        </w:r>
      </w:ins>
      <w:ins w:id="297" w:author="pjanssen" w:date="2015-06-18T14:42:00Z">
        <w:r w:rsidR="00D00889">
          <w:t xml:space="preserve"> en worden daar ook door getypeerd</w:t>
        </w:r>
      </w:ins>
      <w:ins w:id="298" w:author="pjanssen" w:date="2015-06-18T14:39:00Z">
        <w:r w:rsidR="00D00889">
          <w:t xml:space="preserve">. </w:t>
        </w:r>
      </w:ins>
      <w:ins w:id="299" w:author="pjanssen" w:date="2015-06-18T14:42:00Z">
        <w:r w:rsidR="00D00889">
          <w:t xml:space="preserve">Dat wil zeggen dat bijvoorbeeld een kathodische bescherming voor een waterleiding valt onder een utiliteitsnet </w:t>
        </w:r>
      </w:ins>
      <w:ins w:id="300" w:author="pjanssen" w:date="2015-06-18T14:43:00Z">
        <w:r w:rsidR="00D00889">
          <w:t>met</w:t>
        </w:r>
      </w:ins>
      <w:ins w:id="301" w:author="pjanssen" w:date="2015-06-18T14:42:00Z">
        <w:r w:rsidR="00D00889">
          <w:t xml:space="preserve"> het thema laagspanning. </w:t>
        </w:r>
      </w:ins>
      <w:r>
        <w:t xml:space="preserve">Via </w:t>
      </w:r>
      <w:del w:id="302" w:author="pjanssen" w:date="2015-06-05T11:12:00Z">
        <w:r w:rsidDel="002A26AD">
          <w:delText>Inspire</w:delText>
        </w:r>
      </w:del>
      <w:ins w:id="303" w:author="pjanssen" w:date="2015-06-05T11:12:00Z">
        <w:r w:rsidR="002A26AD">
          <w:t>INSPIRE</w:t>
        </w:r>
      </w:ins>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del w:id="304" w:author="pjanssen" w:date="2015-06-18T14:37:00Z">
        <w:r w:rsidDel="00D00889">
          <w:delText>eisVoorzorgsmaatregel</w:delText>
        </w:r>
      </w:del>
      <w:ins w:id="305" w:author="pjanssen" w:date="2015-06-18T14:37:00Z">
        <w:r w:rsidR="00D00889">
          <w:t>standaardDieptelegging</w:t>
        </w:r>
      </w:ins>
      <w:r>
        <w:t>. Annotatie</w:t>
      </w:r>
      <w:r w:rsidR="00C25B9A">
        <w:t>, maatvoering</w:t>
      </w:r>
      <w:r>
        <w:t xml:space="preserve"> en mogelijk extra detailinfo worden gekoppeld en gelden voor het hele net (of </w:t>
      </w:r>
      <w:r w:rsidR="003203DD">
        <w:t xml:space="preserve">deel daarvan in een </w:t>
      </w:r>
      <w:r>
        <w:t>bestand).</w:t>
      </w:r>
    </w:p>
    <w:p w:rsidR="000860FE" w:rsidRDefault="000860FE" w:rsidP="000860FE">
      <w:pPr>
        <w:jc w:val="left"/>
      </w:pPr>
    </w:p>
    <w:p w:rsidR="00382675" w:rsidRDefault="008D4D0B" w:rsidP="00CD4698">
      <w:bookmarkStart w:id="306" w:name="_Toc399786891"/>
      <w:ins w:id="307" w:author="pjanssen" w:date="2015-06-18T15:44:00Z">
        <w:r>
          <w:rPr>
            <w:noProof/>
          </w:rPr>
          <w:lastRenderedPageBreak/>
          <w:drawing>
            <wp:anchor distT="0" distB="0" distL="114300" distR="114300" simplePos="0" relativeHeight="251768832" behindDoc="0" locked="0" layoutInCell="1" allowOverlap="1">
              <wp:simplePos x="0" y="0"/>
              <wp:positionH relativeFrom="column">
                <wp:posOffset>6985</wp:posOffset>
              </wp:positionH>
              <wp:positionV relativeFrom="paragraph">
                <wp:posOffset>144145</wp:posOffset>
              </wp:positionV>
              <wp:extent cx="5506720" cy="3193415"/>
              <wp:effectExtent l="0" t="0" r="0" b="0"/>
              <wp:wrapTopAndBottom/>
              <wp:docPr id="17" name="Afbeelding 16" descr="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Utiliteitsnet.wmf"/>
                      <pic:cNvPicPr/>
                    </pic:nvPicPr>
                    <pic:blipFill>
                      <a:blip r:embed="rId24" cstate="print"/>
                      <a:stretch>
                        <a:fillRect/>
                      </a:stretch>
                    </pic:blipFill>
                    <pic:spPr>
                      <a:xfrm>
                        <a:off x="0" y="0"/>
                        <a:ext cx="5506720" cy="3193415"/>
                      </a:xfrm>
                      <a:prstGeom prst="rect">
                        <a:avLst/>
                      </a:prstGeom>
                    </pic:spPr>
                  </pic:pic>
                </a:graphicData>
              </a:graphic>
            </wp:anchor>
          </w:drawing>
        </w:r>
      </w:ins>
    </w:p>
    <w:p w:rsidR="00AB50E3" w:rsidRDefault="00AB50E3" w:rsidP="00CD4698">
      <w:pPr>
        <w:rPr>
          <w:ins w:id="308" w:author="pjanssen" w:date="2015-06-04T14:13:00Z"/>
        </w:rPr>
      </w:pPr>
    </w:p>
    <w:p w:rsidR="00AB50E3" w:rsidDel="00AB50E3" w:rsidRDefault="00AB50E3" w:rsidP="00CD4698">
      <w:pPr>
        <w:rPr>
          <w:del w:id="309" w:author="pjanssen" w:date="2015-06-04T14:13:00Z"/>
        </w:rPr>
      </w:pPr>
    </w:p>
    <w:p w:rsidR="00382675" w:rsidDel="00AB50E3" w:rsidRDefault="00382675" w:rsidP="00CD4698">
      <w:pPr>
        <w:rPr>
          <w:del w:id="310" w:author="pjanssen" w:date="2015-06-04T14:13:00Z"/>
        </w:rPr>
      </w:pPr>
    </w:p>
    <w:p w:rsidR="00CD4698" w:rsidRDefault="00CD4698" w:rsidP="000E5149">
      <w:pPr>
        <w:jc w:val="left"/>
      </w:pPr>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del w:id="311" w:author="pjanssen" w:date="2015-06-04T14:14:00Z">
        <w:r w:rsidR="0044349D" w:rsidDel="00AB50E3">
          <w:delText>bij het object</w:delText>
        </w:r>
      </w:del>
      <w:ins w:id="312" w:author="pjanssen" w:date="2015-06-04T14:14:00Z">
        <w:r w:rsidR="00AB50E3">
          <w:t>in een gekoppelde bijlage: Eisvoorzorgsmaatregel</w:t>
        </w:r>
      </w:ins>
      <w:ins w:id="313" w:author="pjanssen" w:date="2015-06-04T14:15:00Z">
        <w:r w:rsidR="00AB50E3">
          <w:t>.</w:t>
        </w:r>
      </w:ins>
      <w:del w:id="314" w:author="pjanssen" w:date="2015-06-04T14:15:00Z">
        <w:r w:rsidR="0044349D" w:rsidDel="00AB50E3">
          <w:delText xml:space="preserve"> AanduidingEisVoorzorgsmaatregel. De voorzorgsmaatregel </w:delText>
        </w:r>
        <w:r w:rsidDel="00AB50E3">
          <w:delText>met de hoogste prioriteit is opgenomen</w:delText>
        </w:r>
        <w:r w:rsidR="00A75399" w:rsidDel="00AB50E3">
          <w:delText xml:space="preserve"> </w:delText>
        </w:r>
        <w:r w:rsidR="0044349D" w:rsidDel="00AB50E3">
          <w:delText>bij het attrbuut EisVoorzorgsmaatregelHoogstePrioriteit.</w:delText>
        </w:r>
      </w:del>
    </w:p>
    <w:p w:rsidR="000F3127" w:rsidRDefault="000F3127" w:rsidP="00CD4698"/>
    <w:p w:rsidR="000F3127" w:rsidRDefault="000F3127" w:rsidP="00CD4698">
      <w:r>
        <w:t xml:space="preserve">Via </w:t>
      </w:r>
      <w:del w:id="315" w:author="pjanssen" w:date="2015-06-05T11:12:00Z">
        <w:r w:rsidDel="002A26AD">
          <w:delText>Inspire</w:delText>
        </w:r>
      </w:del>
      <w:ins w:id="316" w:author="pjanssen" w:date="2015-06-05T11:12:00Z">
        <w:r w:rsidR="002A26AD">
          <w:t>INSPIRE</w:t>
        </w:r>
      </w:ins>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CD4698"/>
    <w:p w:rsidR="00E65E36" w:rsidRDefault="00E65E36" w:rsidP="00E65E36">
      <w:pPr>
        <w:pStyle w:val="subparagraaftitel"/>
      </w:pPr>
      <w:bookmarkStart w:id="317" w:name="_Toc422478846"/>
      <w:r>
        <w:t>Kabel</w:t>
      </w:r>
      <w:r w:rsidR="00BE48B5">
        <w:t>Of</w:t>
      </w:r>
      <w:r>
        <w:t>Leiding</w:t>
      </w:r>
      <w:bookmarkEnd w:id="306"/>
      <w:bookmarkEnd w:id="317"/>
    </w:p>
    <w:p w:rsidR="00E65E36" w:rsidRDefault="00E65E36" w:rsidP="00E65E36">
      <w:pPr>
        <w:jc w:val="left"/>
      </w:pPr>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In het INSPIRE US model zijn</w:t>
      </w:r>
      <w:r>
        <w:t xml:space="preserve"> de </w:t>
      </w:r>
      <w:r w:rsidR="003203DD">
        <w:t>kabel- en leiding</w:t>
      </w:r>
      <w:r>
        <w:t>typen apart benoemd, de</w:t>
      </w:r>
      <w:r w:rsidR="00A7297A">
        <w:t xml:space="preserve"> tel</w:t>
      </w:r>
      <w:r w:rsidR="0014782A">
        <w:t>e</w:t>
      </w:r>
      <w:r w:rsidR="00A7297A">
        <w:t>comkabel, de elektriciteits</w:t>
      </w:r>
      <w:r>
        <w:t>kabel enz.</w:t>
      </w:r>
      <w:del w:id="318" w:author="pjanssen" w:date="2015-06-01T13:19:00Z">
        <w:r w:rsidDel="00523537">
          <w:delText>.</w:delText>
        </w:r>
      </w:del>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ins w:id="319" w:author="pjanssen" w:date="2015-06-18T12:11:00Z">
        <w:r w:rsidR="009E08D3">
          <w:t xml:space="preserve">of </w:t>
        </w:r>
      </w:ins>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0A1A57" w:rsidP="00A35E0B">
      <w:r>
        <w:rPr>
          <w:noProof/>
        </w:rPr>
        <w:lastRenderedPageBreak/>
        <w:drawing>
          <wp:anchor distT="0" distB="0" distL="114300" distR="114300" simplePos="0" relativeHeight="251769856" behindDoc="0" locked="0" layoutInCell="1" allowOverlap="1">
            <wp:simplePos x="0" y="0"/>
            <wp:positionH relativeFrom="column">
              <wp:posOffset>41275</wp:posOffset>
            </wp:positionH>
            <wp:positionV relativeFrom="paragraph">
              <wp:posOffset>990600</wp:posOffset>
            </wp:positionV>
            <wp:extent cx="5499735" cy="4168775"/>
            <wp:effectExtent l="0" t="0" r="0" b="0"/>
            <wp:wrapTopAndBottom/>
            <wp:docPr id="21" name="Afbeelding 20" descr="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KabelOfLeiding.wmf"/>
                    <pic:cNvPicPr/>
                  </pic:nvPicPr>
                  <pic:blipFill>
                    <a:blip r:embed="rId25" cstate="print"/>
                    <a:stretch>
                      <a:fillRect/>
                    </a:stretch>
                  </pic:blipFill>
                  <pic:spPr>
                    <a:xfrm>
                      <a:off x="0" y="0"/>
                      <a:ext cx="5499735" cy="4168775"/>
                    </a:xfrm>
                    <a:prstGeom prst="rect">
                      <a:avLst/>
                    </a:prstGeom>
                  </pic:spPr>
                </pic:pic>
              </a:graphicData>
            </a:graphic>
          </wp:anchor>
        </w:drawing>
      </w:r>
      <w:r w:rsidR="00E65E36" w:rsidRPr="00371A2A">
        <w:t>De nau</w:t>
      </w:r>
      <w:r w:rsidR="00E65E36">
        <w:t>w</w:t>
      </w:r>
      <w:r w:rsidR="00E65E36" w:rsidRPr="00371A2A">
        <w:t>keurigheid va</w:t>
      </w:r>
      <w:r w:rsidR="00E65E36">
        <w:t xml:space="preserve">n de liggingsgegevens </w:t>
      </w:r>
      <w:r w:rsidR="003203DD">
        <w:t xml:space="preserve">in het horizontale vlak </w:t>
      </w:r>
      <w:r w:rsidR="00E65E36">
        <w:t>wordt aan</w:t>
      </w:r>
      <w:r w:rsidR="00E65E36" w:rsidRPr="00371A2A">
        <w:t>gege</w:t>
      </w:r>
      <w:r w:rsidR="00E65E36">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00E65E36" w:rsidRPr="00371A2A">
        <w:t>In IMKL</w:t>
      </w:r>
      <w:r w:rsidR="00E65E36">
        <w:t>2015</w:t>
      </w:r>
      <w:r w:rsidR="00E65E36"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Optioneel is er via het associ</w:t>
      </w:r>
      <w:r>
        <w:t xml:space="preserve">atie-attribuut </w:t>
      </w:r>
      <w:r w:rsidR="00536484">
        <w:t>extraGeometrie</w:t>
      </w:r>
      <w:r>
        <w:t xml:space="preserve"> een buitenbegrenzing of contour van het object op te nemen.</w:t>
      </w:r>
    </w:p>
    <w:p w:rsidR="000A1A57" w:rsidRDefault="000A1A57" w:rsidP="00E65E36">
      <w:pPr>
        <w:jc w:val="left"/>
        <w:rPr>
          <w:ins w:id="320" w:author="pjanssen" w:date="2015-06-18T15:45:00Z"/>
        </w:rPr>
      </w:pPr>
    </w:p>
    <w:p w:rsidR="000A1A57" w:rsidRDefault="000A1A57" w:rsidP="00E65E36">
      <w:pPr>
        <w:jc w:val="left"/>
        <w:rPr>
          <w:ins w:id="321" w:author="pjanssen" w:date="2015-06-18T15:45:00Z"/>
        </w:rPr>
      </w:pPr>
    </w:p>
    <w:p w:rsidR="00E65E36" w:rsidRDefault="00CD4698" w:rsidP="00E65E36">
      <w:pPr>
        <w:jc w:val="left"/>
      </w:pPr>
      <w:r>
        <w:t>Figuur</w:t>
      </w:r>
      <w:r w:rsidR="00F3608E">
        <w:t xml:space="preserve"> 5.9</w:t>
      </w:r>
      <w:r>
        <w:t>: KabelOfLeiding</w:t>
      </w:r>
      <w:r w:rsidR="00C7139A">
        <w:t xml:space="preserve"> bevat de gemeenschappelijke informatie voor kabels en leidingen.</w:t>
      </w:r>
    </w:p>
    <w:p w:rsidR="00E65E36" w:rsidRDefault="00E65E36" w:rsidP="00E65E36">
      <w:pPr>
        <w:jc w:val="left"/>
      </w:pPr>
    </w:p>
    <w:p w:rsidR="00E65E36" w:rsidRDefault="00E65E36" w:rsidP="00E65E36">
      <w:pPr>
        <w:pStyle w:val="subparagraaftitel"/>
      </w:pPr>
      <w:bookmarkStart w:id="322" w:name="_Toc399786892"/>
      <w:bookmarkStart w:id="323" w:name="_Toc422478847"/>
      <w:r>
        <w:t>Leidingelement</w:t>
      </w:r>
      <w:bookmarkEnd w:id="322"/>
      <w:bookmarkEnd w:id="323"/>
    </w:p>
    <w:p w:rsidR="00E65E36" w:rsidRDefault="00E65E36" w:rsidP="00E65E36">
      <w:pPr>
        <w:jc w:val="left"/>
      </w:pPr>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del w:id="324" w:author="pjanssen" w:date="2015-06-05T11:12:00Z">
        <w:r w:rsidR="00E65E36" w:rsidDel="002A26AD">
          <w:delText>Inspire</w:delText>
        </w:r>
      </w:del>
      <w:ins w:id="325" w:author="pjanssen" w:date="2015-06-05T11:12:00Z">
        <w:r w:rsidR="002A26AD">
          <w:t>INSPIRE</w:t>
        </w:r>
      </w:ins>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E31B57" w:rsidP="00A35E0B">
      <w:pPr>
        <w:jc w:val="left"/>
      </w:pPr>
    </w:p>
    <w:p w:rsidR="00E31B57" w:rsidRDefault="00E31B57" w:rsidP="00A35E0B">
      <w:pPr>
        <w:jc w:val="left"/>
      </w:pPr>
    </w:p>
    <w:p w:rsidR="00246AC1" w:rsidDel="007A3A3D" w:rsidRDefault="00246AC1" w:rsidP="00A35E0B">
      <w:pPr>
        <w:jc w:val="left"/>
        <w:rPr>
          <w:del w:id="326" w:author="pjanssen" w:date="2015-06-18T16:12:00Z"/>
        </w:rPr>
      </w:pPr>
    </w:p>
    <w:p w:rsidR="000E5149" w:rsidDel="007A3A3D" w:rsidRDefault="000E5149" w:rsidP="00A35E0B">
      <w:pPr>
        <w:jc w:val="left"/>
        <w:rPr>
          <w:del w:id="327" w:author="pjanssen" w:date="2015-06-18T16:12:00Z"/>
        </w:rPr>
      </w:pPr>
    </w:p>
    <w:p w:rsidR="000E5149" w:rsidDel="007A3A3D" w:rsidRDefault="000E5149" w:rsidP="00A35E0B">
      <w:pPr>
        <w:jc w:val="left"/>
        <w:rPr>
          <w:del w:id="328" w:author="pjanssen" w:date="2015-06-18T16:12:00Z"/>
        </w:rPr>
      </w:pPr>
    </w:p>
    <w:p w:rsidR="000E5149" w:rsidDel="007A3A3D" w:rsidRDefault="000E5149" w:rsidP="00A35E0B">
      <w:pPr>
        <w:jc w:val="left"/>
        <w:rPr>
          <w:del w:id="329" w:author="pjanssen" w:date="2015-06-18T16:12:00Z"/>
        </w:rPr>
      </w:pPr>
    </w:p>
    <w:p w:rsidR="000E5149" w:rsidDel="007A3A3D" w:rsidRDefault="000E5149" w:rsidP="00A35E0B">
      <w:pPr>
        <w:jc w:val="left"/>
        <w:rPr>
          <w:del w:id="330" w:author="pjanssen" w:date="2015-06-18T16:12:00Z"/>
        </w:rPr>
      </w:pPr>
    </w:p>
    <w:p w:rsidR="000E5149" w:rsidDel="007A3A3D" w:rsidRDefault="000E5149" w:rsidP="00A35E0B">
      <w:pPr>
        <w:jc w:val="left"/>
        <w:rPr>
          <w:del w:id="331" w:author="pjanssen" w:date="2015-06-18T16:12:00Z"/>
        </w:rPr>
      </w:pPr>
    </w:p>
    <w:p w:rsidR="000E5149" w:rsidDel="007A3A3D" w:rsidRDefault="000E5149" w:rsidP="00A35E0B">
      <w:pPr>
        <w:jc w:val="left"/>
        <w:rPr>
          <w:del w:id="332" w:author="pjanssen" w:date="2015-06-18T16:12:00Z"/>
        </w:rPr>
      </w:pPr>
    </w:p>
    <w:p w:rsidR="000E5149" w:rsidDel="007A3A3D" w:rsidRDefault="000E5149" w:rsidP="00A35E0B">
      <w:pPr>
        <w:jc w:val="left"/>
        <w:rPr>
          <w:del w:id="333" w:author="pjanssen" w:date="2015-06-18T16:12:00Z"/>
        </w:rPr>
      </w:pPr>
    </w:p>
    <w:p w:rsidR="000E5149" w:rsidDel="007A3A3D" w:rsidRDefault="000E5149" w:rsidP="00A35E0B">
      <w:pPr>
        <w:jc w:val="left"/>
        <w:rPr>
          <w:del w:id="334" w:author="pjanssen" w:date="2015-06-18T16:12:00Z"/>
        </w:rPr>
      </w:pPr>
    </w:p>
    <w:p w:rsidR="000E5149" w:rsidDel="007A3A3D" w:rsidRDefault="000E5149" w:rsidP="00A35E0B">
      <w:pPr>
        <w:jc w:val="left"/>
        <w:rPr>
          <w:del w:id="335" w:author="pjanssen" w:date="2015-06-18T16:12:00Z"/>
        </w:rPr>
      </w:pPr>
    </w:p>
    <w:p w:rsidR="000E5149" w:rsidDel="007A3A3D" w:rsidRDefault="000E5149" w:rsidP="00A35E0B">
      <w:pPr>
        <w:jc w:val="left"/>
        <w:rPr>
          <w:del w:id="336" w:author="pjanssen" w:date="2015-06-18T16:12:00Z"/>
        </w:rPr>
      </w:pPr>
    </w:p>
    <w:p w:rsidR="000E5149" w:rsidDel="007A3A3D" w:rsidRDefault="000E5149" w:rsidP="00A35E0B">
      <w:pPr>
        <w:jc w:val="left"/>
        <w:rPr>
          <w:del w:id="337" w:author="pjanssen" w:date="2015-06-18T16:12:00Z"/>
        </w:rPr>
      </w:pPr>
    </w:p>
    <w:p w:rsidR="00246AC1" w:rsidDel="007A3A3D" w:rsidRDefault="00246AC1" w:rsidP="00A35E0B">
      <w:pPr>
        <w:jc w:val="left"/>
        <w:rPr>
          <w:del w:id="338" w:author="pjanssen" w:date="2015-06-18T16:12:00Z"/>
        </w:rPr>
      </w:pPr>
    </w:p>
    <w:p w:rsidR="00246AC1" w:rsidDel="007A3A3D" w:rsidRDefault="00246AC1" w:rsidP="00A35E0B">
      <w:pPr>
        <w:jc w:val="left"/>
        <w:rPr>
          <w:del w:id="339" w:author="pjanssen" w:date="2015-06-18T16:12:00Z"/>
        </w:rPr>
      </w:pPr>
    </w:p>
    <w:p w:rsidR="00246AC1" w:rsidDel="007A3A3D" w:rsidRDefault="00246AC1" w:rsidP="00A35E0B">
      <w:pPr>
        <w:jc w:val="left"/>
        <w:rPr>
          <w:del w:id="340" w:author="pjanssen" w:date="2015-06-18T16:12:00Z"/>
        </w:rPr>
      </w:pPr>
    </w:p>
    <w:p w:rsidR="000E5149" w:rsidDel="007A3A3D" w:rsidRDefault="000E5149" w:rsidP="00A35E0B">
      <w:pPr>
        <w:jc w:val="left"/>
        <w:rPr>
          <w:del w:id="341" w:author="pjanssen" w:date="2015-06-18T16:12:00Z"/>
        </w:rPr>
      </w:pPr>
    </w:p>
    <w:p w:rsidR="000E5149" w:rsidRDefault="008D4D0B" w:rsidP="00A35E0B">
      <w:pPr>
        <w:jc w:val="left"/>
      </w:pPr>
      <w:ins w:id="342" w:author="pjanssen" w:date="2015-06-18T16:12:00Z">
        <w:r>
          <w:rPr>
            <w:noProof/>
          </w:rPr>
          <w:drawing>
            <wp:anchor distT="0" distB="0" distL="114300" distR="114300" simplePos="0" relativeHeight="251770880" behindDoc="0" locked="0" layoutInCell="1" allowOverlap="1">
              <wp:simplePos x="0" y="0"/>
              <wp:positionH relativeFrom="column">
                <wp:posOffset>-187325</wp:posOffset>
              </wp:positionH>
              <wp:positionV relativeFrom="paragraph">
                <wp:posOffset>141605</wp:posOffset>
              </wp:positionV>
              <wp:extent cx="5502275" cy="3188335"/>
              <wp:effectExtent l="0" t="0" r="0" b="0"/>
              <wp:wrapTopAndBottom/>
              <wp:docPr id="22" name="Afbeelding 21" descr="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Leidingelement.wmf"/>
                      <pic:cNvPicPr/>
                    </pic:nvPicPr>
                    <pic:blipFill>
                      <a:blip r:embed="rId26" cstate="print"/>
                      <a:stretch>
                        <a:fillRect/>
                      </a:stretch>
                    </pic:blipFill>
                    <pic:spPr>
                      <a:xfrm>
                        <a:off x="0" y="0"/>
                        <a:ext cx="5502275" cy="3188335"/>
                      </a:xfrm>
                      <a:prstGeom prst="rect">
                        <a:avLst/>
                      </a:prstGeom>
                    </pic:spPr>
                  </pic:pic>
                </a:graphicData>
              </a:graphic>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5C7720">
        <w:t xml:space="preserve"> </w:t>
      </w:r>
      <w:r w:rsidRPr="00BA4E46">
        <w:t xml:space="preserve">Leidingen die aan een Leidingelement verbonden zijn hoeven niet tot aan de punt 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ins w:id="343" w:author="pjanssen" w:date="2015-06-19T11:48:00Z">
        <w:r>
          <w:t xml:space="preserve">Informatie over </w:t>
        </w:r>
      </w:ins>
      <w:ins w:id="344" w:author="pjanssen" w:date="2015-06-19T11:49:00Z">
        <w:r>
          <w:t>e</w:t>
        </w:r>
      </w:ins>
      <w:del w:id="345" w:author="pjanssen" w:date="2015-06-19T11:49:00Z">
        <w:r w:rsidR="005C7720" w:rsidDel="00B95936">
          <w:delText>E</w:delText>
        </w:r>
      </w:del>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F01E6C" w:rsidRDefault="00F01E6C" w:rsidP="00A26E72">
      <w:pPr>
        <w:spacing w:line="240" w:lineRule="atLeast"/>
      </w:pPr>
    </w:p>
    <w:p w:rsidR="00BE48B5" w:rsidRPr="00790D06" w:rsidRDefault="00BE48B5" w:rsidP="00BE48B5">
      <w:pPr>
        <w:pStyle w:val="subparagraaftitel"/>
        <w:rPr>
          <w:kern w:val="24"/>
        </w:rPr>
      </w:pPr>
      <w:bookmarkStart w:id="346" w:name="_Toc399786894"/>
      <w:bookmarkStart w:id="347" w:name="_Toc422478848"/>
      <w:r>
        <w:t xml:space="preserve">Extra toelichting: </w:t>
      </w:r>
      <w:r w:rsidR="00536484">
        <w:t>A</w:t>
      </w:r>
      <w:r w:rsidRPr="00BE48B5">
        <w:t>ansluiting</w:t>
      </w:r>
      <w:bookmarkEnd w:id="347"/>
    </w:p>
    <w:p w:rsidR="0033156E" w:rsidRDefault="00536484" w:rsidP="00BE48B5">
      <w:r>
        <w:t>A</w:t>
      </w:r>
      <w:r w:rsidR="00BE48B5">
        <w:t>ansluitingen</w:t>
      </w:r>
      <w:r>
        <w:t xml:space="preserve">, </w:t>
      </w:r>
      <w:r w:rsidR="00C81691">
        <w:t xml:space="preserve">bijvoorbeeld </w:t>
      </w:r>
      <w:r>
        <w:t>huisaansluitingen</w:t>
      </w:r>
      <w:r w:rsidR="00C81691">
        <w:t>,</w:t>
      </w:r>
      <w:r w:rsidR="00BE48B5">
        <w:t xml:space="preserve"> vormen de overgang tussen het net van de netb</w:t>
      </w:r>
      <w:r>
        <w:t xml:space="preserve">eheerder en de afnemers. De </w:t>
      </w:r>
      <w:r w:rsidR="00BE48B5">
        <w:t>aansluiting kan opge</w:t>
      </w:r>
      <w:r w:rsidR="0033156E">
        <w:t xml:space="preserve">nomen worden als rasterbestand </w:t>
      </w:r>
      <w:r w:rsidR="00C81691">
        <w:t xml:space="preserve">bij </w:t>
      </w:r>
      <w:r w:rsidR="00BE48B5">
        <w:t xml:space="preserve">object </w:t>
      </w:r>
      <w:r w:rsidR="0033156E">
        <w:t xml:space="preserve">Aansluitschets </w:t>
      </w:r>
      <w:r w:rsidR="00BE48B5">
        <w:t>of als specifieke kabel of leidingelementen.</w:t>
      </w:r>
      <w:r w:rsidR="005C7720">
        <w:t xml:space="preserve"> </w:t>
      </w:r>
      <w:r>
        <w:t xml:space="preserve">Indien de </w:t>
      </w:r>
      <w:r w:rsidR="00BE48B5">
        <w:t xml:space="preserve">aansluiting als schets wordt uitgewisseld is deze gecodeerd conform </w:t>
      </w:r>
      <w:r w:rsidR="0033156E">
        <w:t>Aansluitschets</w:t>
      </w:r>
      <w:r w:rsidR="005C7720">
        <w:t xml:space="preserve"> en heeft</w:t>
      </w:r>
      <w:r w:rsidR="00BE48B5">
        <w:t xml:space="preserve"> verplicht een adresaanduiding e</w:t>
      </w:r>
      <w:r w:rsidR="0033156E">
        <w:t xml:space="preserve">n voor ligging </w:t>
      </w:r>
      <w:r w:rsidR="00120412">
        <w:t xml:space="preserve">van het adres </w:t>
      </w:r>
      <w:r w:rsidR="0033156E">
        <w:t>een puntlocatie.</w:t>
      </w:r>
      <w:ins w:id="348" w:author="pjanssen" w:date="2015-06-01T10:41:00Z">
        <w:r w:rsidR="00551821">
          <w:t xml:space="preserve"> De adresaanduiding is verplicht conform BAG.</w:t>
        </w:r>
      </w:ins>
    </w:p>
    <w:p w:rsidR="0033156E" w:rsidRDefault="0033156E" w:rsidP="00BE48B5"/>
    <w:p w:rsidR="00120412" w:rsidRDefault="0033156E" w:rsidP="00120412">
      <w:pPr>
        <w:spacing w:line="288" w:lineRule="auto"/>
        <w:rPr>
          <w:color w:val="0070C0"/>
        </w:rPr>
      </w:pPr>
      <w:r>
        <w:t>De locatiereferentie van een Aansluitschets in een kaartbeeld is of via het overeenkomstige leidingelement (naamgeving daarvan hangt af van thema), of via de bij het adres horende VBO (verblijfsobject) coördinaat uit de BAG. Aansluitschetsen waarbij geen adres is kunnen met een adres in de nabijheid worden gepositioneerd. Het adres is in dat geval indicatief.</w:t>
      </w:r>
      <w:r w:rsidR="00C81691">
        <w:t xml:space="preserve"> </w:t>
      </w:r>
      <w:r w:rsidR="00120412" w:rsidRPr="009D655E">
        <w:t>Op de aansluitschets is herkenbaar waar de aansluiting tov het adres ligt.</w:t>
      </w:r>
    </w:p>
    <w:p w:rsidR="0033156E" w:rsidRDefault="0033156E" w:rsidP="00BE48B5"/>
    <w:p w:rsidR="0033156E" w:rsidRDefault="0033156E" w:rsidP="00BE48B5">
      <w:r>
        <w:t xml:space="preserve">Een object Aansluitschets is altijd gekoppeld aan een netelement of aan het </w:t>
      </w:r>
      <w:r w:rsidR="005C7720">
        <w:t>u</w:t>
      </w:r>
      <w:r w:rsidR="005D453A">
        <w:t>tiliteitsnet</w:t>
      </w:r>
      <w:r>
        <w:t xml:space="preserve"> zelf. Aansluitschetsen zijn daardoor te typeren naar het thema van een </w:t>
      </w:r>
      <w:r w:rsidR="005C7720">
        <w:t>u</w:t>
      </w:r>
      <w:r w:rsidR="005D453A">
        <w:t>tiliteitsnet</w:t>
      </w:r>
      <w:r>
        <w:t>.</w:t>
      </w:r>
    </w:p>
    <w:p w:rsidR="00BE48B5" w:rsidRDefault="00BE48B5" w:rsidP="00BE48B5"/>
    <w:p w:rsidR="00E65E36" w:rsidRDefault="00E65E36" w:rsidP="00E65E36">
      <w:pPr>
        <w:pStyle w:val="subparagraaftitel"/>
      </w:pPr>
      <w:bookmarkStart w:id="349" w:name="_Toc422478849"/>
      <w:r>
        <w:t>KabelEnLeidingContainer</w:t>
      </w:r>
      <w:bookmarkEnd w:id="346"/>
      <w:bookmarkEnd w:id="349"/>
    </w:p>
    <w:p w:rsidR="0033156E" w:rsidRDefault="0033156E" w:rsidP="00E65E36">
      <w:pPr>
        <w:jc w:val="left"/>
      </w:pPr>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Pr="00387CF5">
        <w:t>Met het object Mantelbuis wordt bedoeld een buis voor bescherming van kabels, buizen en HDPE buizen.</w:t>
      </w:r>
      <w:r>
        <w:t xml:space="preserve"> </w:t>
      </w:r>
      <w:r w:rsidRPr="00387CF5">
        <w:t>Mantelbuizen kunnen bij meerdere thema’s geregistreerd staan. Ze moeten bij minstens één thema weergegeven worden maar het mag bij meerdere.</w:t>
      </w:r>
      <w:r w:rsidR="000E5149">
        <w:t xml:space="preserve"> </w:t>
      </w:r>
      <w:r w:rsidRPr="00387CF5">
        <w:t>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8D4D0B" w:rsidP="00E65E36">
      <w:pPr>
        <w:jc w:val="left"/>
      </w:pPr>
      <w:ins w:id="350" w:author="pjanssen" w:date="2015-06-18T16:13:00Z">
        <w:r>
          <w:rPr>
            <w:noProof/>
          </w:rPr>
          <w:drawing>
            <wp:anchor distT="0" distB="0" distL="114300" distR="114300" simplePos="0" relativeHeight="251771904" behindDoc="0" locked="0" layoutInCell="1" allowOverlap="1">
              <wp:simplePos x="0" y="0"/>
              <wp:positionH relativeFrom="column">
                <wp:posOffset>170180</wp:posOffset>
              </wp:positionH>
              <wp:positionV relativeFrom="paragraph">
                <wp:posOffset>-817880</wp:posOffset>
              </wp:positionV>
              <wp:extent cx="5498465" cy="5239385"/>
              <wp:effectExtent l="0" t="0" r="6985" b="0"/>
              <wp:wrapTopAndBottom/>
              <wp:docPr id="29" name="Afbeelding 28" descr="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KabelEnLeidingContainer.wmf"/>
                      <pic:cNvPicPr/>
                    </pic:nvPicPr>
                    <pic:blipFill>
                      <a:blip r:embed="rId27" cstate="print"/>
                      <a:stretch>
                        <a:fillRect/>
                      </a:stretch>
                    </pic:blipFill>
                    <pic:spPr>
                      <a:xfrm>
                        <a:off x="0" y="0"/>
                        <a:ext cx="5498465" cy="5239385"/>
                      </a:xfrm>
                      <a:prstGeom prst="rect">
                        <a:avLst/>
                      </a:prstGeom>
                    </pic:spPr>
                  </pic:pic>
                </a:graphicData>
              </a:graphic>
            </wp:anchor>
          </w:drawing>
        </w:r>
      </w:ins>
    </w:p>
    <w:p w:rsidR="000E5149" w:rsidRDefault="000E5149" w:rsidP="00E65E36">
      <w:pPr>
        <w:jc w:val="left"/>
      </w:pPr>
    </w:p>
    <w:p w:rsidR="000E5149" w:rsidDel="007A3A3D" w:rsidRDefault="000E5149" w:rsidP="00E65E36">
      <w:pPr>
        <w:jc w:val="left"/>
        <w:rPr>
          <w:del w:id="351" w:author="pjanssen" w:date="2015-06-18T16:13:00Z"/>
        </w:rPr>
      </w:pPr>
    </w:p>
    <w:p w:rsidR="000E5149" w:rsidDel="007A3A3D" w:rsidRDefault="000E5149" w:rsidP="00E65E36">
      <w:pPr>
        <w:jc w:val="left"/>
        <w:rPr>
          <w:del w:id="352" w:author="pjanssen" w:date="2015-06-18T16:13:00Z"/>
        </w:rPr>
      </w:pPr>
    </w:p>
    <w:p w:rsidR="000E5149" w:rsidDel="007A3A3D" w:rsidRDefault="000E5149" w:rsidP="00E65E36">
      <w:pPr>
        <w:jc w:val="left"/>
        <w:rPr>
          <w:del w:id="353" w:author="pjanssen" w:date="2015-06-18T16:13:00Z"/>
        </w:rPr>
      </w:pPr>
    </w:p>
    <w:p w:rsidR="000E5149" w:rsidDel="007A3A3D" w:rsidRDefault="000E5149" w:rsidP="00E65E36">
      <w:pPr>
        <w:jc w:val="left"/>
        <w:rPr>
          <w:del w:id="354" w:author="pjanssen" w:date="2015-06-18T16:13:00Z"/>
        </w:rPr>
      </w:pPr>
    </w:p>
    <w:p w:rsidR="000E5149" w:rsidDel="007A3A3D" w:rsidRDefault="000E5149" w:rsidP="00E65E36">
      <w:pPr>
        <w:jc w:val="left"/>
        <w:rPr>
          <w:del w:id="355" w:author="pjanssen" w:date="2015-06-18T16:13:00Z"/>
        </w:rPr>
      </w:pP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 samengevoegd zijn. </w:t>
      </w:r>
      <w:r w:rsidR="00E10AC1">
        <w:t xml:space="preserve">In de praktijk is dat </w:t>
      </w:r>
      <w:r>
        <w:t>een duct of een kabelbed</w:t>
      </w:r>
      <w:r w:rsidR="00D841BA">
        <w:t xml:space="preserve"> (is geul)</w:t>
      </w:r>
      <w:r>
        <w:t xml:space="preserve">, of een mantelbuis. Een pipe is in </w:t>
      </w:r>
      <w:del w:id="356" w:author="pjanssen" w:date="2015-06-05T11:12:00Z">
        <w:r w:rsidDel="002A26AD">
          <w:delText>Inspire</w:delText>
        </w:r>
      </w:del>
      <w:ins w:id="357" w:author="pjanssen" w:date="2015-06-05T11:12:00Z">
        <w:r w:rsidR="002A26AD">
          <w:t>INSPIRE</w:t>
        </w:r>
      </w:ins>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duct is een object uit </w:t>
      </w:r>
      <w:del w:id="358" w:author="pjanssen" w:date="2015-06-05T11:12:00Z">
        <w:r w:rsidDel="002A26AD">
          <w:delText>Inspire</w:delText>
        </w:r>
      </w:del>
      <w:ins w:id="359" w:author="pjanssen" w:date="2015-06-05T11:12:00Z">
        <w:r w:rsidR="002A26AD">
          <w:t>INSPIRE</w:t>
        </w:r>
      </w:ins>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w:t>
      </w:r>
      <w:r w:rsidRPr="00D47431">
        <w:rPr>
          <w:lang w:val="en-GB"/>
        </w:rPr>
        <w:lastRenderedPageBreak/>
        <w:t xml:space="preserve">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360" w:name="_Toc422478850"/>
      <w:r>
        <w:t>ContainerLeidingelement</w:t>
      </w:r>
      <w:bookmarkEnd w:id="360"/>
    </w:p>
    <w:p w:rsidR="00E65E36" w:rsidRDefault="00E65E36" w:rsidP="00E65E36">
      <w:pPr>
        <w:jc w:val="left"/>
      </w:pPr>
    </w:p>
    <w:p w:rsidR="00482647" w:rsidRDefault="00482647" w:rsidP="00E65E36">
      <w:pPr>
        <w:jc w:val="left"/>
      </w:pPr>
      <w:r>
        <w:t>Definitie: Abstract data object dat de gemeenschappelijke attributen en associaties bevat voor alle containerleidingelement objecten.</w:t>
      </w:r>
    </w:p>
    <w:p w:rsidR="00482647" w:rsidRDefault="000A1A57" w:rsidP="00E65E36">
      <w:pPr>
        <w:jc w:val="left"/>
      </w:pPr>
      <w:r>
        <w:rPr>
          <w:noProof/>
        </w:rPr>
        <w:drawing>
          <wp:anchor distT="0" distB="0" distL="114300" distR="114300" simplePos="0" relativeHeight="251772928" behindDoc="0" locked="0" layoutInCell="1" allowOverlap="1">
            <wp:simplePos x="0" y="0"/>
            <wp:positionH relativeFrom="column">
              <wp:posOffset>-54610</wp:posOffset>
            </wp:positionH>
            <wp:positionV relativeFrom="paragraph">
              <wp:posOffset>326390</wp:posOffset>
            </wp:positionV>
            <wp:extent cx="5499735" cy="3275330"/>
            <wp:effectExtent l="0" t="0" r="0" b="0"/>
            <wp:wrapTopAndBottom/>
            <wp:docPr id="34" name="Afbeelding 33" descr="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ContainerLeidingElement.wmf"/>
                    <pic:cNvPicPr/>
                  </pic:nvPicPr>
                  <pic:blipFill>
                    <a:blip r:embed="rId28" cstate="print"/>
                    <a:stretch>
                      <a:fillRect/>
                    </a:stretch>
                  </pic:blipFill>
                  <pic:spPr>
                    <a:xfrm>
                      <a:off x="0" y="0"/>
                      <a:ext cx="5499735" cy="3275330"/>
                    </a:xfrm>
                    <a:prstGeom prst="rect">
                      <a:avLst/>
                    </a:prstGeom>
                  </pic:spPr>
                </pic:pic>
              </a:graphicData>
            </a:graphic>
          </wp:anchor>
        </w:drawing>
      </w:r>
      <w:r w:rsidR="00482647">
        <w:t>Bron:</w:t>
      </w:r>
      <w:r w:rsidR="004C0CA8">
        <w:t xml:space="preserve"> IMKL2015</w:t>
      </w:r>
    </w:p>
    <w:p w:rsidR="00482647" w:rsidRDefault="00482647" w:rsidP="00E65E36">
      <w:pPr>
        <w:jc w:val="left"/>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65E36" w:rsidRDefault="003E45FA" w:rsidP="00482647">
      <w:pPr>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del w:id="361" w:author="pjanssen" w:date="2015-06-01T13:01:00Z">
        <w:r w:rsidR="00E65E36" w:rsidDel="00FB6A21">
          <w:delText xml:space="preserve">ContainerLeidingElementen </w:delText>
        </w:r>
      </w:del>
      <w:ins w:id="362" w:author="pjanssen" w:date="2015-06-01T13:01:00Z">
        <w:r w:rsidR="00FB6A21">
          <w:t xml:space="preserve">ContainerLeidingelementen </w:t>
        </w:r>
      </w:ins>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p>
    <w:p w:rsidR="00E10AC1" w:rsidRDefault="00E10AC1" w:rsidP="00482647">
      <w:pPr>
        <w:jc w:val="left"/>
      </w:pPr>
    </w:p>
    <w:p w:rsidR="00E10AC1" w:rsidRDefault="00E10AC1" w:rsidP="00482647">
      <w:pPr>
        <w:jc w:val="left"/>
      </w:pPr>
      <w:r>
        <w:t>Net als bij individuele leidingelementen is er een mogelijkheid om een eis voorzorgsmaatregel op te nemen.</w:t>
      </w:r>
    </w:p>
    <w:p w:rsidR="00E31B57" w:rsidRDefault="00E31B57" w:rsidP="00482647">
      <w:pPr>
        <w:jc w:val="left"/>
      </w:pPr>
    </w:p>
    <w:p w:rsidR="00E65E36" w:rsidRDefault="00E65E36" w:rsidP="00E65E36">
      <w:pPr>
        <w:pStyle w:val="subparagraaftitel"/>
      </w:pPr>
      <w:bookmarkStart w:id="363" w:name="_Toc399786896"/>
      <w:bookmarkStart w:id="364" w:name="_Toc422478851"/>
      <w:r>
        <w:lastRenderedPageBreak/>
        <w:t xml:space="preserve">Relaties tussen </w:t>
      </w:r>
      <w:r w:rsidR="00031B8A">
        <w:t>K</w:t>
      </w:r>
      <w:r>
        <w:t xml:space="preserve">abelEnLeiding, </w:t>
      </w:r>
      <w:del w:id="365" w:author="pjanssen" w:date="2015-06-01T13:01:00Z">
        <w:r w:rsidDel="00FB6A21">
          <w:delText xml:space="preserve">LeidingElement </w:delText>
        </w:r>
      </w:del>
      <w:ins w:id="366" w:author="pjanssen" w:date="2015-06-01T13:01:00Z">
        <w:r w:rsidR="00FB6A21">
          <w:t xml:space="preserve">Leidingelement </w:t>
        </w:r>
      </w:ins>
      <w:r>
        <w:t>en container objecten.</w:t>
      </w:r>
      <w:bookmarkEnd w:id="363"/>
      <w:bookmarkEnd w:id="364"/>
      <w:r>
        <w:t xml:space="preserve"> </w:t>
      </w:r>
    </w:p>
    <w:p w:rsidR="00482647" w:rsidRDefault="00482647" w:rsidP="00E65E36">
      <w:pPr>
        <w:spacing w:line="240" w:lineRule="auto"/>
        <w:jc w:val="left"/>
      </w:pPr>
    </w:p>
    <w:p w:rsidR="00F9684A" w:rsidRDefault="00E65E36" w:rsidP="00E10AC1">
      <w:pPr>
        <w:jc w:val="left"/>
      </w:pPr>
      <w:del w:id="367" w:author="pjanssen" w:date="2015-06-05T11:12:00Z">
        <w:r w:rsidDel="002A26AD">
          <w:delText>Inspire</w:delText>
        </w:r>
      </w:del>
      <w:ins w:id="368" w:author="pjanssen" w:date="2015-06-05T11:12:00Z">
        <w:r w:rsidR="002A26AD">
          <w:t>INSPIRE</w:t>
        </w:r>
      </w:ins>
      <w:r>
        <w:t xml:space="preserve"> modelleert de relatie tussen kabels en de mantelbuis of kabel</w:t>
      </w:r>
      <w:r w:rsidR="00482647">
        <w:t>bed</w:t>
      </w:r>
      <w:r>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0A1A57" w:rsidP="00E65E36">
      <w:pPr>
        <w:spacing w:line="240" w:lineRule="auto"/>
        <w:jc w:val="left"/>
      </w:pPr>
      <w:r>
        <w:rPr>
          <w:noProof/>
        </w:rPr>
        <w:drawing>
          <wp:anchor distT="0" distB="0" distL="114300" distR="114300" simplePos="0" relativeHeight="251773952" behindDoc="0" locked="0" layoutInCell="1" allowOverlap="1">
            <wp:simplePos x="0" y="0"/>
            <wp:positionH relativeFrom="column">
              <wp:posOffset>0</wp:posOffset>
            </wp:positionH>
            <wp:positionV relativeFrom="paragraph">
              <wp:posOffset>120015</wp:posOffset>
            </wp:positionV>
            <wp:extent cx="5499735" cy="2749550"/>
            <wp:effectExtent l="0" t="0" r="0" b="0"/>
            <wp:wrapTopAndBottom/>
            <wp:docPr id="38" name="Afbeelding 37" descr="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elatiesTussenCableDuctPipe.wmf"/>
                    <pic:cNvPicPr/>
                  </pic:nvPicPr>
                  <pic:blipFill>
                    <a:blip r:embed="rId29" cstate="print"/>
                    <a:stretch>
                      <a:fillRect/>
                    </a:stretch>
                  </pic:blipFill>
                  <pic:spPr>
                    <a:xfrm>
                      <a:off x="0" y="0"/>
                      <a:ext cx="5499735" cy="2749550"/>
                    </a:xfrm>
                    <a:prstGeom prst="rect">
                      <a:avLst/>
                    </a:prstGeom>
                  </pic:spPr>
                </pic:pic>
              </a:graphicData>
            </a:graphic>
          </wp:anchor>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8D4D0B" w:rsidP="00E65E36">
      <w:pPr>
        <w:spacing w:line="240" w:lineRule="auto"/>
        <w:jc w:val="left"/>
        <w:rPr>
          <w:noProof/>
        </w:rPr>
      </w:pPr>
      <w:ins w:id="369" w:author="pjanssen" w:date="2015-06-18T16:14:00Z">
        <w:r>
          <w:rPr>
            <w:noProof/>
          </w:rPr>
          <w:drawing>
            <wp:anchor distT="0" distB="0" distL="114300" distR="114300" simplePos="0" relativeHeight="251722752" behindDoc="1" locked="0" layoutInCell="1" allowOverlap="1">
              <wp:simplePos x="0" y="0"/>
              <wp:positionH relativeFrom="column">
                <wp:posOffset>15240</wp:posOffset>
              </wp:positionH>
              <wp:positionV relativeFrom="paragraph">
                <wp:posOffset>2540</wp:posOffset>
              </wp:positionV>
              <wp:extent cx="2517140" cy="1908175"/>
              <wp:effectExtent l="19050" t="0" r="0" b="0"/>
              <wp:wrapTight wrapText="bothSides">
                <wp:wrapPolygon edited="0">
                  <wp:start x="-163" y="0"/>
                  <wp:lineTo x="-163" y="21348"/>
                  <wp:lineTo x="21578" y="21348"/>
                  <wp:lineTo x="21578" y="0"/>
                  <wp:lineTo x="-163"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0" cstate="print"/>
                      <a:stretch>
                        <a:fillRect/>
                      </a:stretch>
                    </pic:blipFill>
                    <pic:spPr>
                      <a:xfrm>
                        <a:off x="0" y="0"/>
                        <a:ext cx="2517140" cy="1908175"/>
                      </a:xfrm>
                      <a:prstGeom prst="rect">
                        <a:avLst/>
                      </a:prstGeom>
                    </pic:spPr>
                  </pic:pic>
                </a:graphicData>
              </a:graphic>
            </wp:anchor>
          </w:drawing>
        </w:r>
      </w:ins>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3E3B48" w:rsidDel="007A3A3D" w:rsidRDefault="003E3B48" w:rsidP="00E65E36">
      <w:pPr>
        <w:spacing w:line="240" w:lineRule="auto"/>
        <w:jc w:val="left"/>
        <w:rPr>
          <w:del w:id="370" w:author="pjanssen" w:date="2015-06-18T16:14:00Z"/>
          <w:noProof/>
        </w:rPr>
      </w:pPr>
    </w:p>
    <w:p w:rsidR="003E3B48" w:rsidDel="007A3A3D" w:rsidRDefault="003E3B48" w:rsidP="00E65E36">
      <w:pPr>
        <w:spacing w:line="240" w:lineRule="auto"/>
        <w:jc w:val="left"/>
        <w:rPr>
          <w:del w:id="371" w:author="pjanssen" w:date="2015-06-18T16:14:00Z"/>
          <w:noProof/>
        </w:rPr>
      </w:pPr>
    </w:p>
    <w:p w:rsidR="008D4D0B" w:rsidRDefault="008D4D0B">
      <w:pPr>
        <w:spacing w:line="240" w:lineRule="auto"/>
        <w:ind w:left="708"/>
        <w:jc w:val="left"/>
        <w:rPr>
          <w:ins w:id="372" w:author="pjanssen" w:date="2015-06-18T16:14:00Z"/>
          <w:noProof/>
        </w:rPr>
        <w:pPrChange w:id="373" w:author="pjanssen" w:date="2015-06-18T12:12:00Z">
          <w:pPr>
            <w:spacing w:line="240" w:lineRule="auto"/>
            <w:jc w:val="left"/>
          </w:pPr>
        </w:pPrChange>
      </w:pPr>
    </w:p>
    <w:p w:rsidR="008D4D0B" w:rsidRDefault="007454FD">
      <w:pPr>
        <w:spacing w:line="240" w:lineRule="auto"/>
        <w:ind w:left="708"/>
        <w:jc w:val="left"/>
        <w:pPrChange w:id="374" w:author="pjanssen" w:date="2015-06-18T12:12:00Z">
          <w:pPr>
            <w:spacing w:line="240" w:lineRule="auto"/>
            <w:jc w:val="left"/>
          </w:pPr>
        </w:pPrChange>
      </w:pPr>
      <w:r>
        <w:rPr>
          <w:noProof/>
        </w:rPr>
        <w:t xml:space="preserve">Figuur </w:t>
      </w:r>
      <w:r w:rsidR="00F3608E">
        <w:rPr>
          <w:noProof/>
        </w:rPr>
        <w:t>5.14</w:t>
      </w:r>
      <w:r>
        <w:rPr>
          <w:noProof/>
        </w:rPr>
        <w:t xml:space="preserve">: </w:t>
      </w:r>
      <w:ins w:id="375" w:author="pjanssen" w:date="2015-06-18T12:12:00Z">
        <w:r w:rsidR="009E08D3" w:rsidRPr="009E7862">
          <w:t xml:space="preserve">Voorbeeld van een type mantelbuis met daarin weer een aantal mantelbuizen (hdpe-buizen), waarvan één met een telecomkabel. </w:t>
        </w:r>
      </w:ins>
      <w:del w:id="376" w:author="pjanssen" w:date="2015-06-18T12:12:00Z">
        <w:r w:rsidR="00DF5D89" w:rsidDel="009E08D3">
          <w:rPr>
            <w:noProof/>
          </w:rPr>
          <w:delText xml:space="preserve">Voorbeeld van een </w:delText>
        </w:r>
        <w:r w:rsidR="00B27A2C" w:rsidDel="009E08D3">
          <w:rPr>
            <w:noProof/>
          </w:rPr>
          <w:delText xml:space="preserve">type </w:delText>
        </w:r>
        <w:r w:rsidR="00DF5D89" w:rsidDel="009E08D3">
          <w:rPr>
            <w:noProof/>
          </w:rPr>
          <w:delText>mantelbuis (HDPE-Buis) met daarin weer een aantal mantelbuizen, waarvan één met een aantal telecomkabels.</w:delText>
        </w:r>
        <w:r w:rsidDel="009E08D3">
          <w:rPr>
            <w:noProof/>
          </w:rPr>
          <w:delText xml:space="preserve"> </w:delText>
        </w:r>
      </w:del>
      <w:r>
        <w:rPr>
          <w:noProof/>
        </w:rPr>
        <w:t>Het model maakt verwijzingen tussen mantelbuizen en kabels mogelijk.</w:t>
      </w:r>
      <w:bookmarkStart w:id="377" w:name="_Toc399786897"/>
    </w:p>
    <w:p w:rsidR="003E3B48" w:rsidRDefault="003E3B48" w:rsidP="003E3B48">
      <w:pPr>
        <w:spacing w:line="240" w:lineRule="auto"/>
        <w:jc w:val="left"/>
      </w:pPr>
    </w:p>
    <w:p w:rsidR="003E3B48" w:rsidRDefault="008D4D0B" w:rsidP="003E3B48">
      <w:pPr>
        <w:spacing w:line="240" w:lineRule="auto"/>
        <w:jc w:val="left"/>
      </w:pPr>
      <w:ins w:id="378" w:author="pjanssen" w:date="2015-06-18T16:14:00Z">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ins>
    </w:p>
    <w:p w:rsidR="003E3B48" w:rsidRDefault="003E3B48" w:rsidP="003E3B48">
      <w:pPr>
        <w:spacing w:line="240" w:lineRule="auto"/>
        <w:jc w:val="left"/>
      </w:pPr>
    </w:p>
    <w:p w:rsidR="003E3B48" w:rsidDel="007A3A3D" w:rsidRDefault="003E3B48" w:rsidP="003E3B48">
      <w:pPr>
        <w:spacing w:line="240" w:lineRule="auto"/>
        <w:jc w:val="left"/>
        <w:rPr>
          <w:del w:id="379" w:author="pjanssen" w:date="2015-06-18T16:14:00Z"/>
        </w:rPr>
      </w:pPr>
    </w:p>
    <w:p w:rsidR="003E3B48" w:rsidDel="007A3A3D" w:rsidRDefault="003E3B48" w:rsidP="003E3B48">
      <w:pPr>
        <w:spacing w:line="240" w:lineRule="auto"/>
        <w:jc w:val="left"/>
        <w:rPr>
          <w:del w:id="380" w:author="pjanssen" w:date="2015-06-18T16:14:00Z"/>
        </w:rPr>
      </w:pPr>
    </w:p>
    <w:p w:rsidR="003E3B48" w:rsidDel="007A3A3D" w:rsidRDefault="003E3B48" w:rsidP="003E3B48">
      <w:pPr>
        <w:spacing w:line="240" w:lineRule="auto"/>
        <w:jc w:val="left"/>
        <w:rPr>
          <w:del w:id="381" w:author="pjanssen" w:date="2015-06-18T16:14:00Z"/>
        </w:rPr>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E7BB1" w:rsidRDefault="00EE7BB1"/>
    <w:p w:rsidR="00EE7BB1" w:rsidRDefault="00EE7BB1"/>
    <w:p w:rsidR="00E65E36" w:rsidRPr="009D365E" w:rsidRDefault="00E65E36" w:rsidP="00E65E36">
      <w:pPr>
        <w:pStyle w:val="subparagraaftitel"/>
      </w:pPr>
      <w:bookmarkStart w:id="382" w:name="_Toc422478852"/>
      <w:r w:rsidRPr="009D365E">
        <w:t>Diagram per type kabel of leiding.</w:t>
      </w:r>
      <w:bookmarkEnd w:id="377"/>
      <w:bookmarkEnd w:id="382"/>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383" w:name="_Toc399786898"/>
    </w:p>
    <w:p w:rsidR="00E65E36" w:rsidRDefault="00E65E36" w:rsidP="00E65E36">
      <w:pPr>
        <w:pStyle w:val="subparagraaftitel"/>
      </w:pPr>
      <w:bookmarkStart w:id="384" w:name="_Toc422478853"/>
      <w:r>
        <w:lastRenderedPageBreak/>
        <w:t>Elektriciteitskabel</w:t>
      </w:r>
      <w:bookmarkEnd w:id="383"/>
      <w:bookmarkEnd w:id="384"/>
    </w:p>
    <w:p w:rsidR="00E65E36" w:rsidRDefault="00E65E36"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D4D0B" w:rsidP="00E65E36">
      <w:ins w:id="385" w:author="pjanssen" w:date="2015-06-18T16:14:00Z">
        <w:r>
          <w:rPr>
            <w:noProof/>
          </w:rPr>
          <w:drawing>
            <wp:anchor distT="0" distB="0" distL="114300" distR="114300" simplePos="0" relativeHeight="251774976" behindDoc="0" locked="0" layoutInCell="1" allowOverlap="1">
              <wp:simplePos x="0" y="0"/>
              <wp:positionH relativeFrom="column">
                <wp:posOffset>-20320</wp:posOffset>
              </wp:positionH>
              <wp:positionV relativeFrom="paragraph">
                <wp:posOffset>1065530</wp:posOffset>
              </wp:positionV>
              <wp:extent cx="5502275" cy="5652770"/>
              <wp:effectExtent l="0" t="0" r="0" b="0"/>
              <wp:wrapTopAndBottom/>
              <wp:docPr id="39" name="Afbeelding 38" descr="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Elektriciteitskabel.wmf"/>
                      <pic:cNvPicPr/>
                    </pic:nvPicPr>
                    <pic:blipFill>
                      <a:blip r:embed="rId32" cstate="print"/>
                      <a:stretch>
                        <a:fillRect/>
                      </a:stretch>
                    </pic:blipFill>
                    <pic:spPr>
                      <a:xfrm>
                        <a:off x="0" y="0"/>
                        <a:ext cx="5502275" cy="5652770"/>
                      </a:xfrm>
                      <a:prstGeom prst="rect">
                        <a:avLst/>
                      </a:prstGeom>
                    </pic:spPr>
                  </pic:pic>
                </a:graphicData>
              </a:graphic>
            </wp:anchor>
          </w:drawing>
        </w:r>
      </w:ins>
      <w:r w:rsidR="00E65E36">
        <w:t xml:space="preserve">De elektriciteitskabel overerft van </w:t>
      </w:r>
      <w:del w:id="386" w:author="pjanssen" w:date="2015-06-05T11:12:00Z">
        <w:r w:rsidR="00E65E36" w:rsidDel="002A26AD">
          <w:delText>Inspire</w:delText>
        </w:r>
      </w:del>
      <w:ins w:id="387" w:author="pjanssen" w:date="2015-06-05T11:12:00Z">
        <w:r w:rsidR="002A26AD">
          <w:t>INSPIRE</w:t>
        </w:r>
      </w:ins>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3206BD" w:rsidRDefault="003206BD" w:rsidP="00E65E36"/>
    <w:p w:rsidR="003206BD" w:rsidRDefault="003206BD" w:rsidP="00E65E36"/>
    <w:p w:rsidR="00E65E36" w:rsidRDefault="00E65E36" w:rsidP="00E65E36">
      <w:pPr>
        <w:pStyle w:val="subparagraaftitel"/>
      </w:pPr>
      <w:bookmarkStart w:id="388" w:name="_Toc399786899"/>
      <w:bookmarkStart w:id="389" w:name="_Toc422478854"/>
      <w:r>
        <w:lastRenderedPageBreak/>
        <w:t>Telecom</w:t>
      </w:r>
      <w:r w:rsidR="00031B8A">
        <w:t>municatie</w:t>
      </w:r>
      <w:r>
        <w:t>kabel</w:t>
      </w:r>
      <w:bookmarkEnd w:id="388"/>
      <w:bookmarkEnd w:id="389"/>
    </w:p>
    <w:p w:rsidR="00E65E36" w:rsidRDefault="00E65E36" w:rsidP="00E65E36">
      <w:pPr>
        <w:jc w:val="left"/>
      </w:pPr>
    </w:p>
    <w:p w:rsidR="00150E41" w:rsidRDefault="00150E41" w:rsidP="00E65E36">
      <w:pPr>
        <w:rPr>
          <w:ins w:id="390" w:author="pjanssen" w:date="2015-06-19T11:49:00Z"/>
        </w:rPr>
      </w:pPr>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ins w:id="391" w:author="pjanssen" w:date="2015-06-19T11:49:00Z">
        <w:r>
          <w:t>Bron: INSPIRE</w:t>
        </w:r>
      </w:ins>
    </w:p>
    <w:p w:rsidR="00150E41" w:rsidRDefault="00150E41" w:rsidP="00E65E36"/>
    <w:p w:rsidR="004532E6" w:rsidRDefault="00E65E36" w:rsidP="004532E6">
      <w:r>
        <w:t xml:space="preserve">Van </w:t>
      </w:r>
      <w:del w:id="392" w:author="pjanssen" w:date="2015-06-05T11:12:00Z">
        <w:r w:rsidDel="002A26AD">
          <w:delText>Inspire</w:delText>
        </w:r>
      </w:del>
      <w:ins w:id="393" w:author="pjanssen" w:date="2015-06-05T11:12:00Z">
        <w:r w:rsidR="002A26AD">
          <w:t>INSPIRE</w:t>
        </w:r>
      </w:ins>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800E07" w:rsidP="00E65E36">
      <w:r>
        <w:rPr>
          <w:noProof/>
        </w:rPr>
        <w:drawing>
          <wp:anchor distT="0" distB="0" distL="114300" distR="114300" simplePos="0" relativeHeight="251776000" behindDoc="0" locked="0" layoutInCell="1" allowOverlap="1">
            <wp:simplePos x="0" y="0"/>
            <wp:positionH relativeFrom="column">
              <wp:posOffset>436</wp:posOffset>
            </wp:positionH>
            <wp:positionV relativeFrom="paragraph">
              <wp:posOffset>89999</wp:posOffset>
            </wp:positionV>
            <wp:extent cx="5500048" cy="4128448"/>
            <wp:effectExtent l="0" t="0" r="0" b="0"/>
            <wp:wrapTopAndBottom/>
            <wp:docPr id="40" name="Afbeelding 39" descr="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TelecommunicationsCable.wmf"/>
                    <pic:cNvPicPr/>
                  </pic:nvPicPr>
                  <pic:blipFill>
                    <a:blip r:embed="rId33" cstate="print"/>
                    <a:stretch>
                      <a:fillRect/>
                    </a:stretch>
                  </pic:blipFill>
                  <pic:spPr>
                    <a:xfrm>
                      <a:off x="0" y="0"/>
                      <a:ext cx="5500048" cy="4128448"/>
                    </a:xfrm>
                    <a:prstGeom prst="rect">
                      <a:avLst/>
                    </a:prstGeom>
                  </pic:spPr>
                </pic:pic>
              </a:graphicData>
            </a:graphic>
          </wp:anchor>
        </w:drawing>
      </w: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394" w:name="_Toc399786900"/>
      <w:bookmarkStart w:id="395" w:name="_Toc422478855"/>
      <w:r>
        <w:lastRenderedPageBreak/>
        <w:t>Olie-gas-chemicalienpijpleiding</w:t>
      </w:r>
      <w:bookmarkEnd w:id="394"/>
      <w:bookmarkEnd w:id="395"/>
    </w:p>
    <w:p w:rsidR="00E65E36" w:rsidRDefault="00E65E36"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del w:id="396" w:author="pjanssen" w:date="2015-06-05T11:12:00Z">
        <w:r w:rsidDel="002A26AD">
          <w:delText>Ins</w:delText>
        </w:r>
        <w:r w:rsidR="00C01AE5" w:rsidDel="002A26AD">
          <w:delText>pire</w:delText>
        </w:r>
      </w:del>
      <w:ins w:id="397" w:author="pjanssen" w:date="2015-06-05T11:12:00Z">
        <w:r w:rsidR="002A26AD">
          <w:t>INSPIRE</w:t>
        </w:r>
      </w:ins>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800E07" w:rsidP="00E65E36">
      <w:pPr>
        <w:spacing w:line="240" w:lineRule="auto"/>
        <w:jc w:val="left"/>
        <w:rPr>
          <w:sz w:val="20"/>
        </w:rPr>
      </w:pPr>
      <w:r>
        <w:rPr>
          <w:noProof/>
        </w:rPr>
        <w:drawing>
          <wp:inline distT="0" distB="0" distL="0" distR="0">
            <wp:extent cx="5500370" cy="4390390"/>
            <wp:effectExtent l="0" t="0" r="0" b="0"/>
            <wp:docPr id="42" name="Afbeelding 41" descr="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Olie-gas-chemicaliënpijpleiding.wmf"/>
                    <pic:cNvPicPr/>
                  </pic:nvPicPr>
                  <pic:blipFill>
                    <a:blip r:embed="rId34" cstate="print"/>
                    <a:stretch>
                      <a:fillRect/>
                    </a:stretch>
                  </pic:blipFill>
                  <pic:spPr>
                    <a:xfrm>
                      <a:off x="0" y="0"/>
                      <a:ext cx="5500370" cy="4390390"/>
                    </a:xfrm>
                    <a:prstGeom prst="rect">
                      <a:avLst/>
                    </a:prstGeom>
                  </pic:spPr>
                </pic:pic>
              </a:graphicData>
            </a:graphic>
          </wp:inline>
        </w:drawing>
      </w:r>
      <w:r w:rsidR="00E65E36">
        <w:br w:type="page"/>
      </w:r>
    </w:p>
    <w:p w:rsidR="00E65E36" w:rsidRDefault="00E65E36" w:rsidP="00E65E36">
      <w:pPr>
        <w:pStyle w:val="subparagraaftitel"/>
      </w:pPr>
      <w:bookmarkStart w:id="398" w:name="_Toc399786901"/>
      <w:bookmarkStart w:id="399" w:name="_Toc422478856"/>
      <w:r>
        <w:lastRenderedPageBreak/>
        <w:t>Rioolleiding</w:t>
      </w:r>
      <w:bookmarkEnd w:id="398"/>
      <w:bookmarkEnd w:id="399"/>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del w:id="400" w:author="pjanssen" w:date="2015-06-05T11:12:00Z">
        <w:r w:rsidDel="002A26AD">
          <w:delText>Inspire</w:delText>
        </w:r>
      </w:del>
      <w:ins w:id="401" w:author="pjanssen" w:date="2015-06-05T11:12:00Z">
        <w:r w:rsidR="002A26AD">
          <w:t>INSPIRE</w:t>
        </w:r>
      </w:ins>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00E07" w:rsidP="00E65E36">
      <w:pPr>
        <w:spacing w:line="240" w:lineRule="auto"/>
        <w:jc w:val="left"/>
        <w:rPr>
          <w:sz w:val="20"/>
        </w:rPr>
      </w:pPr>
      <w:r>
        <w:rPr>
          <w:noProof/>
        </w:rPr>
        <w:drawing>
          <wp:inline distT="0" distB="0" distL="0" distR="0">
            <wp:extent cx="5500370" cy="4899660"/>
            <wp:effectExtent l="0" t="0" r="0" b="0"/>
            <wp:docPr id="43" name="Afbeelding 42" descr="IMKL2015 Rioolbui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ioolbuis.wmf"/>
                    <pic:cNvPicPr/>
                  </pic:nvPicPr>
                  <pic:blipFill>
                    <a:blip r:embed="rId35" cstate="print"/>
                    <a:stretch>
                      <a:fillRect/>
                    </a:stretch>
                  </pic:blipFill>
                  <pic:spPr>
                    <a:xfrm>
                      <a:off x="0" y="0"/>
                      <a:ext cx="5500370" cy="4899660"/>
                    </a:xfrm>
                    <a:prstGeom prst="rect">
                      <a:avLst/>
                    </a:prstGeom>
                  </pic:spPr>
                </pic:pic>
              </a:graphicData>
            </a:graphic>
          </wp:inline>
        </w:drawing>
      </w:r>
      <w:r w:rsidR="00E65E36">
        <w:br w:type="page"/>
      </w:r>
    </w:p>
    <w:p w:rsidR="00E65E36" w:rsidRDefault="00E65E36" w:rsidP="00E65E36">
      <w:pPr>
        <w:pStyle w:val="subparagraaftitel"/>
      </w:pPr>
      <w:bookmarkStart w:id="402" w:name="_Toc399786902"/>
      <w:bookmarkStart w:id="403" w:name="_Toc422478857"/>
      <w:r>
        <w:lastRenderedPageBreak/>
        <w:t>Waterleiding</w:t>
      </w:r>
      <w:bookmarkEnd w:id="402"/>
      <w:bookmarkEnd w:id="403"/>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del w:id="404" w:author="pjanssen" w:date="2015-06-05T11:12:00Z">
        <w:r w:rsidDel="002A26AD">
          <w:delText>Inspire</w:delText>
        </w:r>
      </w:del>
      <w:ins w:id="405" w:author="pjanssen" w:date="2015-06-05T11:12:00Z">
        <w:r w:rsidR="002A26AD">
          <w:t>INSPIRE</w:t>
        </w:r>
      </w:ins>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800E07" w:rsidP="00E65E36">
      <w:pPr>
        <w:spacing w:line="240" w:lineRule="auto"/>
        <w:jc w:val="left"/>
        <w:rPr>
          <w:sz w:val="20"/>
        </w:rPr>
      </w:pPr>
      <w:r>
        <w:rPr>
          <w:noProof/>
        </w:rPr>
        <w:drawing>
          <wp:inline distT="0" distB="0" distL="0" distR="0">
            <wp:extent cx="5500370" cy="4901565"/>
            <wp:effectExtent l="0" t="0" r="0" b="0"/>
            <wp:docPr id="44" name="Afbeelding 43" descr="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Waterleiding.wmf"/>
                    <pic:cNvPicPr/>
                  </pic:nvPicPr>
                  <pic:blipFill>
                    <a:blip r:embed="rId36" cstate="print"/>
                    <a:stretch>
                      <a:fillRect/>
                    </a:stretch>
                  </pic:blipFill>
                  <pic:spPr>
                    <a:xfrm>
                      <a:off x="0" y="0"/>
                      <a:ext cx="5500370" cy="4901565"/>
                    </a:xfrm>
                    <a:prstGeom prst="rect">
                      <a:avLst/>
                    </a:prstGeom>
                  </pic:spPr>
                </pic:pic>
              </a:graphicData>
            </a:graphic>
          </wp:inline>
        </w:drawing>
      </w:r>
      <w:r w:rsidR="00E65E36">
        <w:br w:type="page"/>
      </w:r>
    </w:p>
    <w:p w:rsidR="00E65E36" w:rsidRDefault="00E65E36" w:rsidP="00E65E36">
      <w:pPr>
        <w:pStyle w:val="subparagraaftitel"/>
      </w:pPr>
      <w:bookmarkStart w:id="406" w:name="_Toc399786903"/>
      <w:bookmarkStart w:id="407" w:name="_Toc422478858"/>
      <w:r>
        <w:lastRenderedPageBreak/>
        <w:t>Thermische pijpleiding</w:t>
      </w:r>
      <w:bookmarkEnd w:id="406"/>
      <w:bookmarkEnd w:id="407"/>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del w:id="408" w:author="pjanssen" w:date="2015-06-05T11:12:00Z">
        <w:r w:rsidDel="002A26AD">
          <w:delText>Inspire</w:delText>
        </w:r>
      </w:del>
      <w:ins w:id="409" w:author="pjanssen" w:date="2015-06-05T11:12:00Z">
        <w:r w:rsidR="002A26AD">
          <w:t>INSPIRE</w:t>
        </w:r>
      </w:ins>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800E07" w:rsidP="00E65E36">
      <w:pPr>
        <w:jc w:val="left"/>
      </w:pPr>
      <w:r>
        <w:rPr>
          <w:noProof/>
        </w:rPr>
        <w:drawing>
          <wp:anchor distT="0" distB="0" distL="114300" distR="114300" simplePos="0" relativeHeight="251777024" behindDoc="0" locked="0" layoutInCell="1" allowOverlap="1">
            <wp:simplePos x="0" y="0"/>
            <wp:positionH relativeFrom="column">
              <wp:posOffset>61595</wp:posOffset>
            </wp:positionH>
            <wp:positionV relativeFrom="paragraph">
              <wp:posOffset>283210</wp:posOffset>
            </wp:positionV>
            <wp:extent cx="5499735" cy="4824095"/>
            <wp:effectExtent l="0" t="0" r="0" b="0"/>
            <wp:wrapTopAndBottom/>
            <wp:docPr id="45" name="Afbeelding 44" descr="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Thermische pijpleiding.wmf"/>
                    <pic:cNvPicPr/>
                  </pic:nvPicPr>
                  <pic:blipFill>
                    <a:blip r:embed="rId37" cstate="print"/>
                    <a:stretch>
                      <a:fillRect/>
                    </a:stretch>
                  </pic:blipFill>
                  <pic:spPr>
                    <a:xfrm>
                      <a:off x="0" y="0"/>
                      <a:ext cx="5499735" cy="482409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21722" w:rsidRDefault="00921722"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pPr>
      <w:r>
        <w:br w:type="page"/>
      </w:r>
    </w:p>
    <w:p w:rsidR="00E65E36" w:rsidRDefault="00E65E36" w:rsidP="00E65E36">
      <w:pPr>
        <w:pStyle w:val="subparagraaftitel"/>
      </w:pPr>
      <w:bookmarkStart w:id="410" w:name="_Toc399786904"/>
      <w:bookmarkStart w:id="411" w:name="_Toc422478859"/>
      <w:r>
        <w:lastRenderedPageBreak/>
        <w:t>Leidingelementen per type net (thema)</w:t>
      </w:r>
      <w:bookmarkEnd w:id="410"/>
      <w:bookmarkEnd w:id="411"/>
    </w:p>
    <w:p w:rsidR="00E65E36" w:rsidRDefault="008D4D0B" w:rsidP="00E65E36">
      <w:ins w:id="412" w:author="pjanssen" w:date="2015-06-18T15:53:00Z">
        <w:r>
          <w:rPr>
            <w:noProof/>
          </w:rPr>
          <w:drawing>
            <wp:anchor distT="0" distB="0" distL="114300" distR="114300" simplePos="0" relativeHeight="251778048" behindDoc="0" locked="0" layoutInCell="1" allowOverlap="1">
              <wp:simplePos x="0" y="0"/>
              <wp:positionH relativeFrom="column">
                <wp:posOffset>0</wp:posOffset>
              </wp:positionH>
              <wp:positionV relativeFrom="paragraph">
                <wp:posOffset>861060</wp:posOffset>
              </wp:positionV>
              <wp:extent cx="5499735" cy="3329940"/>
              <wp:effectExtent l="0" t="0" r="0" b="0"/>
              <wp:wrapTopAndBottom/>
              <wp:docPr id="46" name="Afbeelding 45" descr="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Leidingelement per thema.wmf"/>
                      <pic:cNvPicPr/>
                    </pic:nvPicPr>
                    <pic:blipFill>
                      <a:blip r:embed="rId38" cstate="print"/>
                      <a:stretch>
                        <a:fillRect/>
                      </a:stretch>
                    </pic:blipFill>
                    <pic:spPr>
                      <a:xfrm>
                        <a:off x="0" y="0"/>
                        <a:ext cx="5499735" cy="3329940"/>
                      </a:xfrm>
                      <a:prstGeom prst="rect">
                        <a:avLst/>
                      </a:prstGeom>
                    </pic:spPr>
                  </pic:pic>
                </a:graphicData>
              </a:graphic>
            </wp:anchor>
          </w:drawing>
        </w:r>
      </w:ins>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39" cstate="print"/>
                    <a:stretch>
                      <a:fillRect/>
                    </a:stretch>
                  </pic:blipFill>
                  <pic:spPr>
                    <a:xfrm>
                      <a:off x="0" y="0"/>
                      <a:ext cx="5496560" cy="1296670"/>
                    </a:xfrm>
                    <a:prstGeom prst="rect">
                      <a:avLst/>
                    </a:prstGeom>
                  </pic:spPr>
                </pic:pic>
              </a:graphicData>
            </a:graphic>
          </wp:anchor>
        </w:drawing>
      </w:r>
      <w:bookmarkStart w:id="413" w:name="_Toc422478860"/>
      <w:r w:rsidR="00A26E72" w:rsidRPr="001724FE">
        <w:t>Identifier management</w:t>
      </w:r>
      <w:bookmarkEnd w:id="413"/>
    </w:p>
    <w:p w:rsidR="003515CC" w:rsidRDefault="002370BA" w:rsidP="003515CC">
      <w:r>
        <w:t xml:space="preserve">Identifiers hebben als functie objecten te kunnen aanwijzen </w:t>
      </w:r>
      <w:r w:rsidR="00A75399">
        <w:t xml:space="preserve">en </w:t>
      </w:r>
      <w:r>
        <w:t xml:space="preserve">om aan objecten te kunnen refereren. Ze moeten een object uniek identificeerbaar maken. </w:t>
      </w:r>
      <w:r w:rsidR="003515CC">
        <w:t xml:space="preserve">De systematiek </w:t>
      </w:r>
      <w:r>
        <w:t xml:space="preserve">voor het format van een identifier </w:t>
      </w:r>
      <w:r w:rsidR="003515CC">
        <w:t xml:space="preserve">is gebaseerd op de combinatie van een uniek benoemde namespace voor een applicatiedomein </w:t>
      </w:r>
      <w:r w:rsidR="00A75399">
        <w:t xml:space="preserve">(of organisatie-bronhouder) </w:t>
      </w:r>
      <w:r w:rsidR="003515CC">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t>representeert</w:t>
      </w:r>
      <w:r w:rsidR="003515CC">
        <w:t xml:space="preserve"> wordt het  vo</w:t>
      </w:r>
      <w:r>
        <w:t xml:space="preserve">lgende voorstel </w:t>
      </w:r>
      <w:r w:rsidR="003515CC">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Default="003515CC" w:rsidP="003515CC">
      <w:pPr>
        <w:rPr>
          <w:b/>
        </w:rPr>
      </w:pPr>
      <w:r>
        <w:t xml:space="preserve">Format lokaalID: </w:t>
      </w:r>
      <w:r>
        <w:tab/>
      </w:r>
      <w:r w:rsidR="00EA1048">
        <w:rPr>
          <w:b/>
        </w:rPr>
        <w:t>bronhouder</w:t>
      </w:r>
      <w:r w:rsidR="00EA1048" w:rsidRPr="00811FE4">
        <w:rPr>
          <w:b/>
        </w:rPr>
        <w:t>code</w:t>
      </w:r>
      <w:r w:rsidRPr="00811FE4">
        <w:rPr>
          <w:b/>
        </w:rPr>
        <w:t>.lokaalID</w:t>
      </w:r>
      <w:r w:rsidR="003E1D31">
        <w:rPr>
          <w:b/>
        </w:rPr>
        <w:t xml:space="preserve">  (met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Pr>
        <w:rPr>
          <w:ins w:id="414" w:author="pjanssen" w:date="2015-06-01T13:54:00Z"/>
        </w:rPr>
      </w:pPr>
    </w:p>
    <w:p w:rsidR="008D4D0B" w:rsidRDefault="005125B7">
      <w:pPr>
        <w:pStyle w:val="subparagraaftitel"/>
        <w:rPr>
          <w:ins w:id="415" w:author="pjanssen" w:date="2015-06-01T13:54:00Z"/>
        </w:rPr>
        <w:pPrChange w:id="416" w:author="pjanssen" w:date="2015-06-01T13:54:00Z">
          <w:pPr/>
        </w:pPrChange>
      </w:pPr>
      <w:bookmarkStart w:id="417" w:name="_Toc422478861"/>
      <w:ins w:id="418" w:author="pjanssen" w:date="2015-06-01T13:54:00Z">
        <w:r>
          <w:t>Numerieke waarde</w:t>
        </w:r>
      </w:ins>
      <w:ins w:id="419" w:author="pjanssen" w:date="2015-06-01T14:23:00Z">
        <w:r w:rsidR="003E5B40">
          <w:t>n</w:t>
        </w:r>
      </w:ins>
      <w:ins w:id="420" w:author="pjanssen" w:date="2015-06-01T13:54:00Z">
        <w:r>
          <w:t>.</w:t>
        </w:r>
        <w:bookmarkEnd w:id="417"/>
      </w:ins>
    </w:p>
    <w:p w:rsidR="00AB50E3" w:rsidRDefault="005125B7">
      <w:ins w:id="421" w:author="pjanssen" w:date="2015-06-01T13:54:00Z">
        <w:r>
          <w:t>Numerieke waarde</w:t>
        </w:r>
      </w:ins>
      <w:ins w:id="422" w:author="pjanssen" w:date="2015-06-01T14:09:00Z">
        <w:r w:rsidR="00BA396B">
          <w:t>n</w:t>
        </w:r>
      </w:ins>
      <w:ins w:id="423" w:author="pjanssen" w:date="2015-06-01T13:54:00Z">
        <w:r>
          <w:t xml:space="preserve"> worden opgenomen conform de </w:t>
        </w:r>
      </w:ins>
      <w:ins w:id="424" w:author="pjanssen" w:date="2015-06-01T14:09:00Z">
        <w:r w:rsidR="00BA396B">
          <w:t xml:space="preserve">bij het attribuut </w:t>
        </w:r>
      </w:ins>
      <w:ins w:id="425" w:author="pjanssen" w:date="2015-06-01T13:54:00Z">
        <w:r>
          <w:t xml:space="preserve">opgegeven eenheid en nauwkeurigheid. </w:t>
        </w:r>
      </w:ins>
      <w:ins w:id="426" w:author="pjanssen" w:date="2015-06-01T13:56:00Z">
        <w:r>
          <w:t xml:space="preserve">Indien de waarde als label is opgenomen en dus een </w:t>
        </w:r>
      </w:ins>
      <w:ins w:id="427" w:author="pjanssen" w:date="2015-06-01T13:57:00Z">
        <w:r>
          <w:t>alfanumeriek</w:t>
        </w:r>
      </w:ins>
      <w:ins w:id="428" w:author="pjanssen" w:date="2015-06-01T13:56:00Z">
        <w:r>
          <w:t xml:space="preserve"> datatype heeft</w:t>
        </w:r>
      </w:ins>
      <w:ins w:id="429" w:author="pjanssen" w:date="2015-06-01T13:57:00Z">
        <w:r>
          <w:t xml:space="preserve"> geldt de komma als decimaal</w:t>
        </w:r>
      </w:ins>
      <w:ins w:id="430" w:author="pjanssen" w:date="2015-06-01T14:25:00Z">
        <w:r w:rsidR="003E5B40">
          <w:t xml:space="preserve"> </w:t>
        </w:r>
      </w:ins>
      <w:ins w:id="431" w:author="pjanssen" w:date="2015-06-01T13:57:00Z">
        <w:r>
          <w:t xml:space="preserve">scheidingsteken. Voor de in specifieke datatypen gedefinieerde waarden geldt </w:t>
        </w:r>
      </w:ins>
      <w:ins w:id="432" w:author="pjanssen" w:date="2015-06-01T14:24:00Z">
        <w:r w:rsidR="003E5B40">
          <w:t xml:space="preserve">een punt als het afgesproken </w:t>
        </w:r>
      </w:ins>
      <w:ins w:id="433" w:author="pjanssen" w:date="2015-06-01T14:26:00Z">
        <w:r w:rsidR="003E5B40">
          <w:t>decimaal</w:t>
        </w:r>
      </w:ins>
      <w:ins w:id="434" w:author="pjanssen" w:date="2015-06-01T14:25:00Z">
        <w:r w:rsidR="003E5B40">
          <w:t xml:space="preserve"> </w:t>
        </w:r>
      </w:ins>
      <w:ins w:id="435" w:author="pjanssen" w:date="2015-06-01T14:24:00Z">
        <w:r w:rsidR="003E5B40">
          <w:t>scheidingsteken</w:t>
        </w:r>
      </w:ins>
      <w:ins w:id="436" w:author="pjanssen" w:date="2015-06-01T13:58:00Z">
        <w:r w:rsidR="00181F96">
          <w:t xml:space="preserve">. </w:t>
        </w:r>
      </w:ins>
      <w:ins w:id="437" w:author="pjanssen" w:date="2015-06-01T13:59:00Z">
        <w:r w:rsidR="00181F96">
          <w:t xml:space="preserve">De specifieke datatypen </w:t>
        </w:r>
      </w:ins>
      <w:ins w:id="438" w:author="pjanssen" w:date="2015-06-01T14:00:00Z">
        <w:r w:rsidR="00181F96">
          <w:t>voor waarden zoals Measure bestaan uit een combinatie van een waarde en een eenheid.</w:t>
        </w:r>
      </w:ins>
    </w:p>
    <w:p w:rsidR="00EE7BB1" w:rsidRDefault="00A26E72">
      <w:pPr>
        <w:pStyle w:val="subparagraaftitel"/>
      </w:pPr>
      <w:bookmarkStart w:id="439" w:name="_Toc410654851"/>
      <w:bookmarkStart w:id="440" w:name="_Toc410654938"/>
      <w:bookmarkStart w:id="441" w:name="_Toc410655437"/>
      <w:bookmarkStart w:id="442" w:name="_Toc410656769"/>
      <w:bookmarkStart w:id="443" w:name="_Toc410900193"/>
      <w:bookmarkStart w:id="444" w:name="_Toc410900282"/>
      <w:bookmarkStart w:id="445" w:name="_Toc410654852"/>
      <w:bookmarkStart w:id="446" w:name="_Toc410654939"/>
      <w:bookmarkStart w:id="447" w:name="_Toc410655438"/>
      <w:bookmarkStart w:id="448" w:name="_Toc410656770"/>
      <w:bookmarkStart w:id="449" w:name="_Toc410900194"/>
      <w:bookmarkStart w:id="450" w:name="_Toc410900283"/>
      <w:bookmarkStart w:id="451" w:name="_Toc410654853"/>
      <w:bookmarkStart w:id="452" w:name="_Toc410654940"/>
      <w:bookmarkStart w:id="453" w:name="_Toc410655439"/>
      <w:bookmarkStart w:id="454" w:name="_Toc410656771"/>
      <w:bookmarkStart w:id="455" w:name="_Toc410900195"/>
      <w:bookmarkStart w:id="456" w:name="_Toc410900284"/>
      <w:bookmarkStart w:id="457" w:name="_Toc410654854"/>
      <w:bookmarkStart w:id="458" w:name="_Toc410654941"/>
      <w:bookmarkStart w:id="459" w:name="_Toc410655440"/>
      <w:bookmarkStart w:id="460" w:name="_Toc410656772"/>
      <w:bookmarkStart w:id="461" w:name="_Toc410900196"/>
      <w:bookmarkStart w:id="462" w:name="_Toc410900285"/>
      <w:bookmarkStart w:id="463" w:name="_Toc410654855"/>
      <w:bookmarkStart w:id="464" w:name="_Toc410654942"/>
      <w:bookmarkStart w:id="465" w:name="_Toc410655441"/>
      <w:bookmarkStart w:id="466" w:name="_Toc410656773"/>
      <w:bookmarkStart w:id="467" w:name="_Toc410900197"/>
      <w:bookmarkStart w:id="468" w:name="_Toc410900286"/>
      <w:bookmarkStart w:id="469" w:name="_Toc410654856"/>
      <w:bookmarkStart w:id="470" w:name="_Toc410654943"/>
      <w:bookmarkStart w:id="471" w:name="_Toc410655442"/>
      <w:bookmarkStart w:id="472" w:name="_Toc410656774"/>
      <w:bookmarkStart w:id="473" w:name="_Toc410900198"/>
      <w:bookmarkStart w:id="474" w:name="_Toc410900287"/>
      <w:bookmarkStart w:id="475" w:name="_Toc410654857"/>
      <w:bookmarkStart w:id="476" w:name="_Toc410654944"/>
      <w:bookmarkStart w:id="477" w:name="_Toc410655443"/>
      <w:bookmarkStart w:id="478" w:name="_Toc410656775"/>
      <w:bookmarkStart w:id="479" w:name="_Toc410900199"/>
      <w:bookmarkStart w:id="480" w:name="_Toc410900288"/>
      <w:bookmarkStart w:id="481" w:name="_Toc410654858"/>
      <w:bookmarkStart w:id="482" w:name="_Toc410654945"/>
      <w:bookmarkStart w:id="483" w:name="_Toc410655444"/>
      <w:bookmarkStart w:id="484" w:name="_Toc410656776"/>
      <w:bookmarkStart w:id="485" w:name="_Toc410900200"/>
      <w:bookmarkStart w:id="486" w:name="_Toc410900289"/>
      <w:bookmarkStart w:id="487" w:name="_Toc410654859"/>
      <w:bookmarkStart w:id="488" w:name="_Toc410654946"/>
      <w:bookmarkStart w:id="489" w:name="_Toc410655445"/>
      <w:bookmarkStart w:id="490" w:name="_Toc410656777"/>
      <w:bookmarkStart w:id="491" w:name="_Toc410900201"/>
      <w:bookmarkStart w:id="492" w:name="_Toc410900290"/>
      <w:bookmarkStart w:id="493" w:name="_Toc410654860"/>
      <w:bookmarkStart w:id="494" w:name="_Toc410654947"/>
      <w:bookmarkStart w:id="495" w:name="_Toc410655446"/>
      <w:bookmarkStart w:id="496" w:name="_Toc410656778"/>
      <w:bookmarkStart w:id="497" w:name="_Toc410900202"/>
      <w:bookmarkStart w:id="498" w:name="_Toc410900291"/>
      <w:bookmarkStart w:id="499" w:name="_Toc410654861"/>
      <w:bookmarkStart w:id="500" w:name="_Toc410654948"/>
      <w:bookmarkStart w:id="501" w:name="_Toc410655447"/>
      <w:bookmarkStart w:id="502" w:name="_Toc410656779"/>
      <w:bookmarkStart w:id="503" w:name="_Toc410900203"/>
      <w:bookmarkStart w:id="504" w:name="_Toc410900292"/>
      <w:bookmarkStart w:id="505" w:name="_Toc410654862"/>
      <w:bookmarkStart w:id="506" w:name="_Toc410654949"/>
      <w:bookmarkStart w:id="507" w:name="_Toc410655448"/>
      <w:bookmarkStart w:id="508" w:name="_Toc410656780"/>
      <w:bookmarkStart w:id="509" w:name="_Toc410900204"/>
      <w:bookmarkStart w:id="510" w:name="_Toc410900293"/>
      <w:bookmarkStart w:id="511" w:name="_Toc410654863"/>
      <w:bookmarkStart w:id="512" w:name="_Toc410654950"/>
      <w:bookmarkStart w:id="513" w:name="_Toc410655449"/>
      <w:bookmarkStart w:id="514" w:name="_Toc410656781"/>
      <w:bookmarkStart w:id="515" w:name="_Toc410900205"/>
      <w:bookmarkStart w:id="516" w:name="_Toc410900294"/>
      <w:bookmarkStart w:id="517" w:name="_Toc410654864"/>
      <w:bookmarkStart w:id="518" w:name="_Toc410654951"/>
      <w:bookmarkStart w:id="519" w:name="_Toc410655450"/>
      <w:bookmarkStart w:id="520" w:name="_Toc410656782"/>
      <w:bookmarkStart w:id="521" w:name="_Toc410900206"/>
      <w:bookmarkStart w:id="522" w:name="_Toc410900295"/>
      <w:bookmarkStart w:id="523" w:name="_Toc410654865"/>
      <w:bookmarkStart w:id="524" w:name="_Toc410654952"/>
      <w:bookmarkStart w:id="525" w:name="_Toc410655451"/>
      <w:bookmarkStart w:id="526" w:name="_Toc410656783"/>
      <w:bookmarkStart w:id="527" w:name="_Toc410900207"/>
      <w:bookmarkStart w:id="528" w:name="_Toc410900296"/>
      <w:bookmarkStart w:id="529" w:name="_Toc410654866"/>
      <w:bookmarkStart w:id="530" w:name="_Toc410654953"/>
      <w:bookmarkStart w:id="531" w:name="_Toc410655452"/>
      <w:bookmarkStart w:id="532" w:name="_Toc410656784"/>
      <w:bookmarkStart w:id="533" w:name="_Toc410900208"/>
      <w:bookmarkStart w:id="534" w:name="_Toc410900297"/>
      <w:bookmarkStart w:id="535" w:name="_Toc410654867"/>
      <w:bookmarkStart w:id="536" w:name="_Toc410654954"/>
      <w:bookmarkStart w:id="537" w:name="_Toc410655453"/>
      <w:bookmarkStart w:id="538" w:name="_Toc410656785"/>
      <w:bookmarkStart w:id="539" w:name="_Toc410900209"/>
      <w:bookmarkStart w:id="540" w:name="_Toc410900298"/>
      <w:bookmarkStart w:id="541" w:name="_Toc410654868"/>
      <w:bookmarkStart w:id="542" w:name="_Toc410654955"/>
      <w:bookmarkStart w:id="543" w:name="_Toc410655454"/>
      <w:bookmarkStart w:id="544" w:name="_Toc410656786"/>
      <w:bookmarkStart w:id="545" w:name="_Toc410900210"/>
      <w:bookmarkStart w:id="546" w:name="_Toc410900299"/>
      <w:bookmarkStart w:id="547" w:name="_Toc410654869"/>
      <w:bookmarkStart w:id="548" w:name="_Toc410654956"/>
      <w:bookmarkStart w:id="549" w:name="_Toc410655455"/>
      <w:bookmarkStart w:id="550" w:name="_Toc410656787"/>
      <w:bookmarkStart w:id="551" w:name="_Toc410900211"/>
      <w:bookmarkStart w:id="552" w:name="_Toc410900300"/>
      <w:bookmarkStart w:id="553" w:name="_Toc406679708"/>
      <w:bookmarkStart w:id="554" w:name="_Toc406684190"/>
      <w:bookmarkStart w:id="555" w:name="_Toc410654870"/>
      <w:bookmarkStart w:id="556" w:name="_Toc410654957"/>
      <w:bookmarkStart w:id="557" w:name="_Toc410655456"/>
      <w:bookmarkStart w:id="558" w:name="_Toc410656788"/>
      <w:bookmarkStart w:id="559" w:name="_Toc410900212"/>
      <w:bookmarkStart w:id="560" w:name="_Toc410900301"/>
      <w:bookmarkStart w:id="561" w:name="_Toc422478862"/>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t>Tijd representatie</w:t>
      </w:r>
      <w:bookmarkEnd w:id="561"/>
    </w:p>
    <w:p w:rsidR="0065371C" w:rsidRPr="0065371C" w:rsidRDefault="0065371C" w:rsidP="0065371C">
      <w:r w:rsidRPr="0065371C">
        <w:rPr>
          <w:highlight w:val="yellow"/>
        </w:rPr>
        <w:t>NOG UITWERKEN.</w:t>
      </w:r>
    </w:p>
    <w:p w:rsidR="00A26E72" w:rsidRDefault="00613D81" w:rsidP="00A26E72">
      <w:r>
        <w:t>IMKL2015</w:t>
      </w:r>
      <w:r w:rsidRPr="00613D81">
        <w:t xml:space="preserve"> hanteert de ISO 8601 norm voor het beschrijven van tijdsaspecten.</w:t>
      </w:r>
    </w:p>
    <w:p w:rsidR="00CA2949" w:rsidRDefault="00CA2949">
      <w:pPr>
        <w:spacing w:line="240" w:lineRule="auto"/>
        <w:jc w:val="left"/>
        <w:sectPr w:rsidR="00CA2949" w:rsidSect="00672722">
          <w:pgSz w:w="11906" w:h="16838" w:code="9"/>
          <w:pgMar w:top="2552" w:right="1622" w:bottom="1531" w:left="1622" w:header="0" w:footer="57" w:gutter="0"/>
          <w:cols w:space="708"/>
          <w:docGrid w:linePitch="360"/>
        </w:sectPr>
      </w:pPr>
    </w:p>
    <w:p w:rsidR="00CA2949" w:rsidRDefault="008D4D0B" w:rsidP="001724FE">
      <w:pPr>
        <w:pStyle w:val="subparagraaftitel"/>
      </w:pPr>
      <w:ins w:id="562" w:author="pjanssen" w:date="2015-06-18T15:54:00Z">
        <w:r>
          <w:rPr>
            <w:noProof/>
          </w:rPr>
          <w:lastRenderedPageBreak/>
          <w:drawing>
            <wp:anchor distT="0" distB="0" distL="114300" distR="114300" simplePos="0" relativeHeight="251779072" behindDoc="0" locked="0" layoutInCell="1" allowOverlap="1">
              <wp:simplePos x="0" y="0"/>
              <wp:positionH relativeFrom="column">
                <wp:posOffset>6350</wp:posOffset>
              </wp:positionH>
              <wp:positionV relativeFrom="paragraph">
                <wp:posOffset>784225</wp:posOffset>
              </wp:positionV>
              <wp:extent cx="14206855" cy="8106410"/>
              <wp:effectExtent l="0" t="0" r="0" b="0"/>
              <wp:wrapTopAndBottom/>
              <wp:docPr id="47" name="Afbeelding 46" descr="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61COM147.wmf"/>
                      <pic:cNvPicPr/>
                    </pic:nvPicPr>
                    <pic:blipFill>
                      <a:blip r:embed="rId40" cstate="print"/>
                      <a:stretch>
                        <a:fillRect/>
                      </a:stretch>
                    </pic:blipFill>
                    <pic:spPr>
                      <a:xfrm>
                        <a:off x="0" y="0"/>
                        <a:ext cx="14206855" cy="8106410"/>
                      </a:xfrm>
                      <a:prstGeom prst="rect">
                        <a:avLst/>
                      </a:prstGeom>
                    </pic:spPr>
                  </pic:pic>
                </a:graphicData>
              </a:graphic>
            </wp:anchor>
          </w:drawing>
        </w:r>
      </w:ins>
      <w:del w:id="563" w:author="pjanssen" w:date="2015-06-18T15:54:00Z">
        <w:r>
          <w:rPr>
            <w:noProof/>
          </w:rPr>
          <w:drawing>
            <wp:anchor distT="0" distB="0" distL="114300" distR="114300" simplePos="0" relativeHeight="251762688" behindDoc="0" locked="0" layoutInCell="1" allowOverlap="1">
              <wp:simplePos x="0" y="0"/>
              <wp:positionH relativeFrom="column">
                <wp:posOffset>5715</wp:posOffset>
              </wp:positionH>
              <wp:positionV relativeFrom="paragraph">
                <wp:posOffset>349885</wp:posOffset>
              </wp:positionV>
              <wp:extent cx="14202410" cy="8110220"/>
              <wp:effectExtent l="0" t="0" r="0" b="0"/>
              <wp:wrapTopAndBottom/>
              <wp:docPr id="56" name="Afbeelding 55" descr="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61COM147.wmf"/>
                      <pic:cNvPicPr/>
                    </pic:nvPicPr>
                    <pic:blipFill>
                      <a:blip r:embed="rId41" cstate="print"/>
                      <a:stretch>
                        <a:fillRect/>
                      </a:stretch>
                    </pic:blipFill>
                    <pic:spPr>
                      <a:xfrm>
                        <a:off x="0" y="0"/>
                        <a:ext cx="14202410" cy="8110220"/>
                      </a:xfrm>
                      <a:prstGeom prst="rect">
                        <a:avLst/>
                      </a:prstGeom>
                    </pic:spPr>
                  </pic:pic>
                </a:graphicData>
              </a:graphic>
            </wp:anchor>
          </w:drawing>
        </w:r>
      </w:del>
      <w:bookmarkStart w:id="564" w:name="_Toc422478863"/>
      <w:r w:rsidR="00CA2949">
        <w:t xml:space="preserve">UML </w:t>
      </w:r>
      <w:r w:rsidR="001724FE">
        <w:t>- EC61</w:t>
      </w:r>
      <w:r w:rsidR="00CA2949">
        <w:t xml:space="preserve"> overzicht.</w:t>
      </w:r>
      <w:bookmarkEnd w:id="564"/>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D4D55" w:rsidP="00E331D9">
      <w:pPr>
        <w:pStyle w:val="subparagraaftitel"/>
      </w:pPr>
      <w:r>
        <w:rPr>
          <w:noProof/>
        </w:rPr>
        <w:lastRenderedPageBreak/>
        <w:drawing>
          <wp:anchor distT="0" distB="0" distL="114300" distR="114300" simplePos="0" relativeHeight="251780096" behindDoc="0" locked="0" layoutInCell="1" allowOverlap="1">
            <wp:simplePos x="0" y="0"/>
            <wp:positionH relativeFrom="column">
              <wp:posOffset>6350</wp:posOffset>
            </wp:positionH>
            <wp:positionV relativeFrom="paragraph">
              <wp:posOffset>402590</wp:posOffset>
            </wp:positionV>
            <wp:extent cx="13142595" cy="9279890"/>
            <wp:effectExtent l="0" t="0" r="0" b="0"/>
            <wp:wrapTopAndBottom/>
            <wp:docPr id="50" name="Afbeelding 49" descr="RRGS 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GS Semantiek.wmf"/>
                    <pic:cNvPicPr/>
                  </pic:nvPicPr>
                  <pic:blipFill>
                    <a:blip r:embed="rId42" cstate="print"/>
                    <a:stretch>
                      <a:fillRect/>
                    </a:stretch>
                  </pic:blipFill>
                  <pic:spPr>
                    <a:xfrm>
                      <a:off x="0" y="0"/>
                      <a:ext cx="13142595" cy="9279890"/>
                    </a:xfrm>
                    <a:prstGeom prst="rect">
                      <a:avLst/>
                    </a:prstGeom>
                  </pic:spPr>
                </pic:pic>
              </a:graphicData>
            </a:graphic>
          </wp:anchor>
        </w:drawing>
      </w:r>
      <w:bookmarkStart w:id="565" w:name="_Toc422478864"/>
      <w:r w:rsidR="00E331D9">
        <w:t xml:space="preserve">UML </w:t>
      </w:r>
      <w:r w:rsidR="001724FE">
        <w:t xml:space="preserve">- Buisleidingen Risicoregister </w:t>
      </w:r>
      <w:r w:rsidR="00E331D9">
        <w:t>overzicht.</w:t>
      </w:r>
      <w:bookmarkEnd w:id="565"/>
    </w:p>
    <w:p w:rsidR="00135F6C" w:rsidRPr="00135F6C" w:rsidRDefault="00135F6C" w:rsidP="00135F6C">
      <w:pPr>
        <w:sectPr w:rsidR="00135F6C"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Voor het Risicoregister is van uit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152BE" w:rsidP="00EA1048">
      <w:pPr>
        <w:jc w:val="left"/>
        <w:sectPr w:rsidR="009152BE" w:rsidSect="00672722">
          <w:pgSz w:w="11906" w:h="16838" w:code="9"/>
          <w:pgMar w:top="2552" w:right="1622" w:bottom="1531" w:left="1622" w:header="0" w:footer="57" w:gutter="0"/>
          <w:cols w:space="708"/>
          <w:docGrid w:linePitch="360"/>
        </w:sectPr>
      </w:pPr>
      <w:r>
        <w:t xml:space="preserve">Een object OlieGasChemicalienPijpleiding van een net van het thema buisleiding gevaarlijke inhoud krijgt voor uitwisseling naar het risicoregister gevaarlijke stoffen een aantal in het object RRGSbuisleidingSpecifiek gegroepeerde extra attributen. Locatie en een aantal basisattributen worden via INSPIRE en het WION model geleverd. Het object TransportRisico koppelt een risicocontour </w:t>
      </w:r>
      <w:r w:rsidR="00B46C9A">
        <w:t xml:space="preserve">en een effectcontour </w:t>
      </w:r>
      <w:r>
        <w:t>aan één of meerdere buisleidingen.</w:t>
      </w:r>
    </w:p>
    <w:p w:rsidR="00E331D9" w:rsidRDefault="00ED4D55" w:rsidP="001724FE">
      <w:pPr>
        <w:pStyle w:val="subparagraaftitel"/>
      </w:pPr>
      <w:r>
        <w:rPr>
          <w:noProof/>
        </w:rPr>
        <w:lastRenderedPageBreak/>
        <w:drawing>
          <wp:anchor distT="0" distB="0" distL="114300" distR="114300" simplePos="0" relativeHeight="251781120" behindDoc="0" locked="0" layoutInCell="1" allowOverlap="1">
            <wp:simplePos x="0" y="0"/>
            <wp:positionH relativeFrom="column">
              <wp:posOffset>6350</wp:posOffset>
            </wp:positionH>
            <wp:positionV relativeFrom="paragraph">
              <wp:posOffset>525145</wp:posOffset>
            </wp:positionV>
            <wp:extent cx="14206855" cy="8775065"/>
            <wp:effectExtent l="0" t="0" r="0" b="0"/>
            <wp:wrapTopAndBottom/>
            <wp:docPr id="51" name="Afbeelding 50" descr="IMSW_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W_semantiek.wmf"/>
                    <pic:cNvPicPr/>
                  </pic:nvPicPr>
                  <pic:blipFill>
                    <a:blip r:embed="rId43" cstate="print"/>
                    <a:stretch>
                      <a:fillRect/>
                    </a:stretch>
                  </pic:blipFill>
                  <pic:spPr>
                    <a:xfrm>
                      <a:off x="0" y="0"/>
                      <a:ext cx="14206855" cy="8775065"/>
                    </a:xfrm>
                    <a:prstGeom prst="rect">
                      <a:avLst/>
                    </a:prstGeom>
                  </pic:spPr>
                </pic:pic>
              </a:graphicData>
            </a:graphic>
          </wp:anchor>
        </w:drawing>
      </w:r>
      <w:bookmarkStart w:id="566" w:name="_Toc422478865"/>
      <w:r w:rsidR="00E331D9">
        <w:t xml:space="preserve">UML </w:t>
      </w:r>
      <w:r w:rsidR="001724FE">
        <w:t xml:space="preserve">- Stedelijk water </w:t>
      </w:r>
      <w:r w:rsidR="00E331D9">
        <w:t>overzicht.</w:t>
      </w:r>
      <w:bookmarkEnd w:id="566"/>
    </w:p>
    <w:p w:rsidR="001724FE" w:rsidRPr="001724FE" w:rsidRDefault="001724FE" w:rsidP="001724FE"/>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567" w:name="_Toc422478866"/>
      <w:r>
        <w:t>Object</w:t>
      </w:r>
      <w:r w:rsidR="00A26E72">
        <w:t>catalogus</w:t>
      </w:r>
      <w:bookmarkEnd w:id="567"/>
    </w:p>
    <w:p w:rsidR="00A26E72" w:rsidRDefault="00F003DD" w:rsidP="00576E1A">
      <w:pPr>
        <w:spacing w:line="240" w:lineRule="atLeast"/>
        <w:jc w:val="left"/>
        <w:rPr>
          <w:ins w:id="568" w:author="pjanssen" w:date="2015-06-19T11:50:00Z"/>
        </w:rPr>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rPr>
          <w:ins w:id="569" w:author="pjanssen" w:date="2015-06-19T11:51:00Z"/>
        </w:rPr>
      </w:pPr>
    </w:p>
    <w:p w:rsidR="00B95936" w:rsidRDefault="00B95936" w:rsidP="00576E1A">
      <w:pPr>
        <w:spacing w:line="240" w:lineRule="atLeast"/>
        <w:jc w:val="left"/>
      </w:pPr>
      <w:ins w:id="570" w:author="pjanssen" w:date="2015-06-19T11:50:00Z">
        <w:r>
          <w:t>Objectcatalogus metadata:</w:t>
        </w:r>
      </w:ins>
    </w:p>
    <w:p w:rsidR="00526D5F" w:rsidRDefault="00526D5F" w:rsidP="00576E1A">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8D4D0B" w:rsidRPr="001D7694" w:rsidTr="008D4D0B">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D4D0B" w:rsidRPr="001D7694" w:rsidRDefault="001239D0" w:rsidP="008D4D0B">
            <w:bookmarkStart w:id="571" w:name="_Toc406679388"/>
            <w:bookmarkEnd w:id="571"/>
            <w:del w:id="572" w:author="pjanssen" w:date="2015-06-19T11:50:00Z">
              <w:r w:rsidDel="00B95936">
                <w:delText>Objectcatalogus metadata</w:delText>
              </w:r>
            </w:del>
            <w:r w:rsidR="008D4D0B" w:rsidRPr="001D7694">
              <w:t xml:space="preserve">Naam van </w:t>
            </w:r>
            <w:r w:rsidR="008D4D0B">
              <w:t>object</w:t>
            </w:r>
            <w:r w:rsidR="008D4D0B" w:rsidRPr="001D7694">
              <w:t>catalogus</w:t>
            </w:r>
          </w:p>
        </w:tc>
        <w:tc>
          <w:tcPr>
            <w:tcW w:w="0" w:type="auto"/>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r>
      <w:tr w:rsidR="008D4D0B" w:rsidRPr="001D7694" w:rsidTr="008D4D0B">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Scope</w:t>
            </w:r>
          </w:p>
        </w:tc>
        <w:tc>
          <w:tcPr>
            <w:tcW w:w="0" w:type="auto"/>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r>
      <w:tr w:rsidR="008D4D0B" w:rsidRPr="001D7694" w:rsidTr="008D4D0B">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Versienummer</w:t>
            </w:r>
          </w:p>
        </w:tc>
        <w:tc>
          <w:tcPr>
            <w:tcW w:w="0" w:type="auto"/>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 (UML versie 08)</w:t>
            </w:r>
          </w:p>
        </w:tc>
      </w:tr>
      <w:tr w:rsidR="008D4D0B" w:rsidRPr="001D7694" w:rsidTr="008D4D0B">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Versiedatum</w:t>
            </w:r>
          </w:p>
        </w:tc>
        <w:tc>
          <w:tcPr>
            <w:tcW w:w="0" w:type="auto"/>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2015-06-19</w:t>
            </w:r>
          </w:p>
        </w:tc>
      </w:tr>
      <w:tr w:rsidR="008D4D0B" w:rsidRPr="001D7694" w:rsidTr="008D4D0B">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Dataspecificatie IMKL2015</w:t>
            </w:r>
          </w:p>
        </w:tc>
      </w:tr>
    </w:tbl>
    <w:p w:rsidR="00EE7BB1" w:rsidRDefault="00EE7BB1"/>
    <w:p w:rsidR="008D4D0B" w:rsidRPr="00C2546C" w:rsidRDefault="00BE3CB6" w:rsidP="008D4D0B">
      <w:pPr>
        <w:pStyle w:val="Paragraaftitel"/>
      </w:pPr>
      <w:bookmarkStart w:id="573" w:name="_Toc422478867"/>
      <w:r>
        <w:t>Informatie-elementen</w:t>
      </w:r>
      <w:r w:rsidRPr="00BB3722">
        <w:t xml:space="preserve"> gedefinieerd in de </w:t>
      </w:r>
      <w:r>
        <w:t>object</w:t>
      </w:r>
      <w:r w:rsidRPr="00BB3722">
        <w:t>catalogu</w:t>
      </w:r>
      <w:r>
        <w:t>s.</w:t>
      </w:r>
      <w:bookmarkEnd w:id="573"/>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8D4D0B" w:rsidRPr="001D7694" w:rsidTr="008D4D0B">
        <w:trPr>
          <w:trHeight w:val="225"/>
          <w:tblHeade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D4D0B" w:rsidRPr="001D7694" w:rsidRDefault="008D4D0B" w:rsidP="008D4D0B">
            <w:pPr>
              <w:spacing w:line="225" w:lineRule="atLeast"/>
            </w:pPr>
            <w:r w:rsidRPr="001D7694">
              <w:rPr>
                <w:b/>
                <w:bCs/>
              </w:rPr>
              <w:t>Type</w:t>
            </w:r>
          </w:p>
        </w:tc>
        <w:tc>
          <w:tcPr>
            <w:tcW w:w="3119"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D4D0B" w:rsidRPr="001D7694" w:rsidRDefault="008D4D0B" w:rsidP="008D4D0B">
            <w:pPr>
              <w:spacing w:line="225" w:lineRule="atLeast"/>
            </w:pPr>
            <w:r w:rsidRPr="001D7694">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D4D0B" w:rsidRPr="001D7694" w:rsidRDefault="008D4D0B" w:rsidP="008D4D0B">
            <w:pPr>
              <w:spacing w:line="225" w:lineRule="atLeast"/>
            </w:pPr>
            <w:r w:rsidRPr="001D7694">
              <w:rPr>
                <w:b/>
                <w:bCs/>
              </w:rPr>
              <w:t>Stereotypes</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AanduidingEisVoorzorgsmaatregel</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Aansluitschets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Adres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Annotatie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AnnotatieTypeValue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Appurtenance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BestandMediaTypeValue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Bijlage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BijlageTypeValue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BuisleidingtypeType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ContainerLeidingelement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ContainerLeidingelementTypeValue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Diepte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DiepteNAP</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DiepteReferentieValue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lastRenderedPageBreak/>
              <w:t>DiepteTovMaaiveld</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Duct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EffectcontourDodelijk</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EffectScenarioType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EisVoorzorgsmaatregelBijlage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ElectricityAppurtenanceTypeIMKLValue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ExtraDetailinfo</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ExtraDetailInfoTypeValue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ExtraGeometrie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ExtraInformatie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ExtraTopografie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ExtraTopografieTypeValue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GasDistributieAppurtenanceTypeIMKLValue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GasunieAppurtenanceIMKLTypeValue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IMKLBasis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Kabelbed</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KabelEnLeidingContainer</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KabelOfLeiding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KabelSpecifiek</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Kast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KunstwerkDetailschets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Label</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Leidingelement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Maatvoering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MaatvoeringsTypeValue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Mangat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Mantelbuis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Mast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MateriaalTypeValue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NauwkeurigheidDiepteValue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NauwkeurigheidXYvalue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OilGasChemicalsAppurtenanceITypeIMKLValue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OlieGasChemicalienPijpleiding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PartyRoleExtendedValue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Rioolleiding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RioolleidingTypeWaarde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RRGSbuisleidingSpecifiek</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StedelijkWaterSpecifiek</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TechnischContactpersoon</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lastRenderedPageBreak/>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Thema</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ThermalAppurtenanceTypeIMKLValue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ThermischePijpleiding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TopografischObjectTypeValue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Toren</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TransportrouteRisico</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Utiliteitsnet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Waterleiding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NEN3610ID</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IMKL2015</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LocatorDesignatorTypeValue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LocatorLevelValue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GeometryMethodValue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AddressComponent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Measure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LegalStatusValue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ResidenceOfAuthority</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TechnicalStatusValue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AdministrativeBoundary</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AdministrativeHierarchyLevel</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Condominium</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GeographicPosition</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AddressRepresentation</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LocatorDesignator</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LocatorName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StatusValue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GeometrySpecificationValue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AddressLocator</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LocatorNameTypeValue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Addresses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ConditionOfConstructionValue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ElevationReferenceValue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DateOfEvent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ExternalReference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HeightStatusValue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Elevation</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HeightAboveGround</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lastRenderedPageBreak/>
              <w:t>AbstractConstruction</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BuildingsBase</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PipeMaterialTypeValue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pPr>
              <w:rPr>
                <w:lang w:val="en-GB"/>
              </w:rPr>
            </w:pPr>
            <w:r w:rsidRPr="001D7694">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UtilityNetwork</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Cabinet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UtilityNetworkTypeValue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Pipe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Pole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Duct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Tower</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Cable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Manhole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Appurtenance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SpecificAppurtenanceTypeValue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OilGasChemicalsProductTypeValue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OilGasChemicalsPipe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ElectricityCable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ElectricityAppurtenanceTypeValue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SewerPipe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SewerWaterTypeValue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Sewer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ThermalPipe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Thermal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TelecommunicationsCable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TelecommunicationsCableMaterialTypeValue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ThermalAppurtenanceTypeValue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Thermal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WaterPipe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Water Network</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CadastralParcel</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CadastralParcels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CadastralZoningLevelValue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CadastralParcels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CadastralZoning</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CadastralParcels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NameStatusValue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GrammaticalNumberValue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BasicPropertyUnit</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CadastralParcels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«featureType»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GeographicalName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GrammaticalGenderValue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SpellingOfName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PronunciationOfName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«dataType»</w:t>
            </w:r>
          </w:p>
        </w:tc>
      </w:tr>
      <w:tr w:rsidR="008D4D0B" w:rsidRPr="001D7694" w:rsidTr="008D4D0B">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lastRenderedPageBreak/>
              <w:t>NativenessValue</w:t>
            </w:r>
          </w:p>
        </w:tc>
        <w:tc>
          <w:tcPr>
            <w:tcW w:w="3119"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D4D0B" w:rsidRPr="001D7694" w:rsidRDefault="008D4D0B" w:rsidP="008D4D0B">
            <w:r w:rsidRPr="001D7694">
              <w:t>«codeList»</w:t>
            </w:r>
          </w:p>
        </w:tc>
      </w:tr>
    </w:tbl>
    <w:p w:rsidR="008D4D0B" w:rsidRDefault="008D4D0B" w:rsidP="008D4D0B">
      <w:pPr>
        <w:pStyle w:val="Hoofdstukx"/>
        <w:numPr>
          <w:ilvl w:val="0"/>
          <w:numId w:val="0"/>
        </w:numPr>
      </w:pPr>
    </w:p>
    <w:p w:rsidR="008D4D0B" w:rsidRPr="008D4D0B" w:rsidRDefault="008D4D0B" w:rsidP="008D4D0B">
      <w:pPr>
        <w:rPr>
          <w:ins w:id="574" w:author="pjanssen" w:date="2015-06-19T11:35:00Z"/>
        </w:rPr>
        <w:pPrChange w:id="575" w:author="pjanssen" w:date="2015-06-19T11:36:00Z">
          <w:pPr>
            <w:pStyle w:val="Paragraaftitel"/>
          </w:pPr>
        </w:pPrChange>
      </w:pPr>
    </w:p>
    <w:p w:rsidR="00ED33F0" w:rsidRPr="00A26E72" w:rsidRDefault="00ED33F0" w:rsidP="001239D0">
      <w:pPr>
        <w:pStyle w:val="subparagraaftitel"/>
      </w:pPr>
      <w:bookmarkStart w:id="576" w:name="_Toc406679648"/>
      <w:bookmarkStart w:id="577" w:name="_Toc422478868"/>
      <w:bookmarkEnd w:id="576"/>
      <w:r>
        <w:t>Geografische objecten</w:t>
      </w:r>
      <w:bookmarkEnd w:id="577"/>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578" w:name="_Toc422478869"/>
      <w:r w:rsidRPr="00ED33F0">
        <w:t>Data typen</w:t>
      </w:r>
      <w:bookmarkEnd w:id="578"/>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579" w:name="_Toc422478870"/>
      <w:r>
        <w:t>Waardelijsten</w:t>
      </w:r>
      <w:bookmarkEnd w:id="579"/>
    </w:p>
    <w:p w:rsidR="00F921B7" w:rsidRPr="00F921B7" w:rsidRDefault="00F921B7" w:rsidP="00F921B7">
      <w:pPr>
        <w:spacing w:line="240" w:lineRule="atLeast"/>
        <w:jc w:val="left"/>
      </w:pPr>
      <w:r w:rsidRPr="00F921B7">
        <w:t>Zie IMKL2015 – Objectcatalogus.</w:t>
      </w:r>
    </w:p>
    <w:p w:rsidR="00ED33F0" w:rsidRPr="00635202" w:rsidRDefault="00ED33F0" w:rsidP="00ED33F0">
      <w:pPr>
        <w:spacing w:line="240" w:lineRule="atLeast"/>
        <w:jc w:val="left"/>
      </w:pPr>
    </w:p>
    <w:p w:rsidR="00ED33F0" w:rsidRPr="00ED33F0" w:rsidRDefault="00ED33F0" w:rsidP="001239D0">
      <w:pPr>
        <w:pStyle w:val="subparagraaftitel"/>
      </w:pPr>
      <w:bookmarkStart w:id="580" w:name="_Toc422478871"/>
      <w:r w:rsidRPr="00ED33F0">
        <w:t>Ge</w:t>
      </w:r>
      <w:r>
        <w:t>ï</w:t>
      </w:r>
      <w:r w:rsidRPr="00ED33F0">
        <w:t>mporteerde typen (informatief)</w:t>
      </w:r>
      <w:bookmarkEnd w:id="580"/>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576E1A" w:rsidP="00576E1A">
      <w:pPr>
        <w:pStyle w:val="Hoofdstuktitel"/>
        <w:spacing w:line="240" w:lineRule="atLeast"/>
      </w:pPr>
      <w:bookmarkStart w:id="581" w:name="_Toc422478872"/>
      <w:r>
        <w:t>Referentie systemen</w:t>
      </w:r>
      <w:bookmarkEnd w:id="581"/>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582" w:name="_Toc422478873"/>
      <w:r>
        <w:t>Ruimtelijk</w:t>
      </w:r>
      <w:r w:rsidR="006B2CE6">
        <w:t xml:space="preserve"> referentiesysteem</w:t>
      </w:r>
      <w:bookmarkEnd w:id="582"/>
    </w:p>
    <w:p w:rsidR="00C77FC2" w:rsidRDefault="00C77FC2" w:rsidP="00E62DE5"/>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583" w:name="_Toc422478874"/>
      <w:r>
        <w:t>Levering</w:t>
      </w:r>
      <w:bookmarkEnd w:id="583"/>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584" w:name="_Toc422478875"/>
      <w:r>
        <w:t>Leveringsmedium</w:t>
      </w:r>
      <w:bookmarkEnd w:id="584"/>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585" w:name="_Toc422478876"/>
      <w:r>
        <w:t>Formaten (encodings)</w:t>
      </w:r>
      <w:bookmarkEnd w:id="585"/>
    </w:p>
    <w:p w:rsidR="00576E1A" w:rsidRDefault="00C34B62" w:rsidP="00B626FD">
      <w:r>
        <w:t>Het format waarin data worden geleverd is GML 3.2.1. Voor IMKL2015</w:t>
      </w:r>
      <w:r w:rsidR="003C4C73">
        <w:t xml:space="preserve"> wordt een GML applicatieschema gemaakt. Voor deze versie van de specificaties is dat nog niet gedaan.</w:t>
      </w:r>
      <w:r w:rsidR="00AE3F47">
        <w:t xml:space="preserve"> Datasets van utiliteitsnetten die conform deze specificatie zijn gemaakt moeten foutloos valideren tegen het IMKL2015 applicatieschema.</w:t>
      </w:r>
    </w:p>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86" w:name="_Toc422478877"/>
      <w:r>
        <w:t>Visualisatie</w:t>
      </w:r>
      <w:bookmarkEnd w:id="586"/>
    </w:p>
    <w:p w:rsidR="0065371C" w:rsidRPr="0065371C" w:rsidRDefault="00EE28D0" w:rsidP="0065371C">
      <w:del w:id="587" w:author="pjanssen" w:date="2015-06-18T16:21:00Z">
        <w:r w:rsidDel="009C2C92">
          <w:delText>D</w:delText>
        </w:r>
        <w:r w:rsidR="001E38A5" w:rsidDel="009C2C92">
          <w:delText xml:space="preserve">it hoofdstuk </w:delText>
        </w:r>
        <w:r w:rsidDel="009C2C92">
          <w:delText>beschrijft d</w:delText>
        </w:r>
        <w:r w:rsidR="001E38A5" w:rsidDel="009C2C92">
          <w:delText xml:space="preserve">e verschillende visualisaties </w:delText>
        </w:r>
        <w:r w:rsidDel="009C2C92">
          <w:delText>van</w:delText>
        </w:r>
        <w:r w:rsidR="001E38A5" w:rsidDel="009C2C92">
          <w:delText xml:space="preserve"> dit data product.</w:delText>
        </w:r>
        <w:r w:rsidR="0065371C" w:rsidDel="009C2C92">
          <w:delText xml:space="preserve"> </w:delText>
        </w:r>
        <w:r w:rsidR="006F2CE2" w:rsidRPr="006F2CE2" w:rsidDel="009C2C92">
          <w:rPr>
            <w:b/>
            <w:highlight w:val="yellow"/>
          </w:rPr>
          <w:delText>NOG niet ingevuld voor deze versie.</w:delText>
        </w:r>
      </w:del>
      <w:ins w:id="588" w:author="pjanssen" w:date="2015-06-18T16:21:00Z">
        <w:r w:rsidR="009C2C92">
          <w:t>Opgenomen in apart document</w:t>
        </w:r>
      </w:ins>
      <w:ins w:id="589" w:author="pjanssen" w:date="2015-06-18T16:22:00Z">
        <w:r w:rsidR="002C6666">
          <w:t>: Handreiking visualisatieregels – IMKL 2015,  versie 0.1</w:t>
        </w:r>
      </w:ins>
    </w:p>
    <w:p w:rsidR="00576E1A" w:rsidDel="009C2C92" w:rsidRDefault="00D372E2" w:rsidP="00576E1A">
      <w:pPr>
        <w:pStyle w:val="Paragraaftitel"/>
        <w:spacing w:line="240" w:lineRule="atLeast"/>
        <w:rPr>
          <w:del w:id="590" w:author="pjanssen" w:date="2015-06-18T16:21:00Z"/>
        </w:rPr>
      </w:pPr>
      <w:del w:id="591" w:author="pjanssen" w:date="2015-06-18T16:21:00Z">
        <w:r w:rsidDel="009C2C92">
          <w:delText>Laag soorten</w:delText>
        </w:r>
      </w:del>
    </w:p>
    <w:p w:rsidR="00576E1A" w:rsidDel="009C2C92" w:rsidRDefault="00D372E2" w:rsidP="00576E1A">
      <w:pPr>
        <w:rPr>
          <w:del w:id="592" w:author="pjanssen" w:date="2015-06-18T16:21:00Z"/>
        </w:rPr>
      </w:pPr>
      <w:del w:id="593" w:author="pjanssen" w:date="2015-06-18T16:21:00Z">
        <w:r w:rsidDel="009C2C92">
          <w:delText xml:space="preserve">Lagen voor dit data product. </w:delText>
        </w:r>
      </w:del>
    </w:p>
    <w:p w:rsidR="00D372E2" w:rsidDel="009C2C92" w:rsidRDefault="00D372E2" w:rsidP="00576E1A">
      <w:pPr>
        <w:rPr>
          <w:del w:id="594"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9"/>
        <w:gridCol w:w="2219"/>
        <w:gridCol w:w="2220"/>
        <w:gridCol w:w="2220"/>
      </w:tblGrid>
      <w:tr w:rsidR="00D372E2" w:rsidRPr="00EF7ACF" w:rsidDel="009C2C92" w:rsidTr="00D372E2">
        <w:trPr>
          <w:del w:id="595" w:author="pjanssen" w:date="2015-06-18T16:21:00Z"/>
        </w:trPr>
        <w:tc>
          <w:tcPr>
            <w:tcW w:w="1250" w:type="pct"/>
          </w:tcPr>
          <w:p w:rsidR="00D372E2" w:rsidRPr="00EF7ACF" w:rsidDel="009C2C92" w:rsidRDefault="00D372E2" w:rsidP="00EE28D0">
            <w:pPr>
              <w:keepNext/>
              <w:spacing w:before="60" w:after="60"/>
              <w:jc w:val="left"/>
              <w:rPr>
                <w:del w:id="596" w:author="pjanssen" w:date="2015-06-18T16:21:00Z"/>
                <w:rFonts w:cs="Arial"/>
                <w:b/>
              </w:rPr>
            </w:pPr>
            <w:del w:id="597" w:author="pjanssen" w:date="2015-06-18T16:21:00Z">
              <w:r w:rsidRPr="00EF7ACF" w:rsidDel="009C2C92">
                <w:rPr>
                  <w:rFonts w:cs="Arial"/>
                  <w:b/>
                </w:rPr>
                <w:delText>Laag Type</w:delText>
              </w:r>
            </w:del>
          </w:p>
        </w:tc>
        <w:tc>
          <w:tcPr>
            <w:tcW w:w="1250" w:type="pct"/>
          </w:tcPr>
          <w:p w:rsidR="00D372E2" w:rsidRPr="00EF7ACF" w:rsidDel="009C2C92" w:rsidRDefault="00D372E2" w:rsidP="00EE28D0">
            <w:pPr>
              <w:keepNext/>
              <w:spacing w:before="60" w:after="60"/>
              <w:jc w:val="left"/>
              <w:rPr>
                <w:del w:id="598" w:author="pjanssen" w:date="2015-06-18T16:21:00Z"/>
                <w:rFonts w:cs="Arial"/>
                <w:b/>
              </w:rPr>
            </w:pPr>
            <w:del w:id="599" w:author="pjanssen" w:date="2015-06-18T16:21:00Z">
              <w:r w:rsidDel="009C2C92">
                <w:rPr>
                  <w:rFonts w:cs="Arial"/>
                  <w:b/>
                </w:rPr>
                <w:delText>Laag</w:delText>
              </w:r>
              <w:r w:rsidRPr="00EF7ACF" w:rsidDel="009C2C92">
                <w:rPr>
                  <w:rFonts w:cs="Arial"/>
                  <w:b/>
                </w:rPr>
                <w:delText xml:space="preserve"> Titel</w:delText>
              </w:r>
            </w:del>
          </w:p>
        </w:tc>
        <w:tc>
          <w:tcPr>
            <w:tcW w:w="1250" w:type="pct"/>
          </w:tcPr>
          <w:p w:rsidR="00D372E2" w:rsidRPr="00EF7ACF" w:rsidDel="009C2C92" w:rsidRDefault="00D372E2" w:rsidP="00EE28D0">
            <w:pPr>
              <w:keepNext/>
              <w:spacing w:before="60" w:after="60"/>
              <w:jc w:val="left"/>
              <w:rPr>
                <w:del w:id="600" w:author="pjanssen" w:date="2015-06-18T16:21:00Z"/>
                <w:rFonts w:cs="Arial"/>
                <w:b/>
                <w:i/>
                <w:caps/>
              </w:rPr>
            </w:pPr>
            <w:del w:id="601" w:author="pjanssen" w:date="2015-06-18T16:21:00Z">
              <w:r w:rsidDel="009C2C92">
                <w:rPr>
                  <w:rFonts w:cs="Arial"/>
                  <w:b/>
                </w:rPr>
                <w:delText>Ruimtelijk</w:delText>
              </w:r>
              <w:r w:rsidRPr="00EF7ACF" w:rsidDel="009C2C92">
                <w:rPr>
                  <w:rFonts w:cs="Arial"/>
                  <w:b/>
                </w:rPr>
                <w:delText xml:space="preserve"> object type(</w:delText>
              </w:r>
              <w:r w:rsidDel="009C2C92">
                <w:rPr>
                  <w:rFonts w:cs="Arial"/>
                  <w:b/>
                </w:rPr>
                <w:delText>n</w:delText>
              </w:r>
              <w:r w:rsidRPr="00EF7ACF" w:rsidDel="009C2C92">
                <w:rPr>
                  <w:rFonts w:cs="Arial"/>
                  <w:b/>
                </w:rPr>
                <w:delText>)</w:delText>
              </w:r>
            </w:del>
          </w:p>
        </w:tc>
        <w:tc>
          <w:tcPr>
            <w:tcW w:w="1250" w:type="pct"/>
          </w:tcPr>
          <w:p w:rsidR="00D372E2" w:rsidRPr="00EF7ACF" w:rsidDel="009C2C92" w:rsidRDefault="00D372E2" w:rsidP="00EE28D0">
            <w:pPr>
              <w:keepNext/>
              <w:spacing w:before="60" w:after="60"/>
              <w:jc w:val="left"/>
              <w:rPr>
                <w:del w:id="602" w:author="pjanssen" w:date="2015-06-18T16:21:00Z"/>
                <w:rFonts w:cs="Arial"/>
                <w:b/>
              </w:rPr>
            </w:pPr>
            <w:del w:id="603" w:author="pjanssen" w:date="2015-06-18T16:21:00Z">
              <w:r w:rsidDel="009C2C92">
                <w:rPr>
                  <w:rFonts w:cs="Arial"/>
                  <w:b/>
                </w:rPr>
                <w:delText>Sleutelwoorden</w:delText>
              </w:r>
            </w:del>
          </w:p>
        </w:tc>
      </w:tr>
      <w:tr w:rsidR="00D372E2" w:rsidRPr="00EF7ACF" w:rsidDel="009C2C92" w:rsidTr="00D372E2">
        <w:trPr>
          <w:del w:id="604" w:author="pjanssen" w:date="2015-06-18T16:21:00Z"/>
        </w:trPr>
        <w:tc>
          <w:tcPr>
            <w:tcW w:w="1250" w:type="pct"/>
          </w:tcPr>
          <w:p w:rsidR="00D372E2" w:rsidRPr="00D372E2" w:rsidDel="009C2C92" w:rsidRDefault="00D372E2" w:rsidP="00EE28D0">
            <w:pPr>
              <w:jc w:val="left"/>
              <w:rPr>
                <w:del w:id="605" w:author="pjanssen" w:date="2015-06-18T16:21:00Z"/>
                <w:color w:val="0000FF"/>
              </w:rPr>
            </w:pPr>
            <w:del w:id="606" w:author="pjanssen" w:date="2015-06-18T16:21:00Z">
              <w:r w:rsidRPr="00D372E2" w:rsidDel="009C2C92">
                <w:rPr>
                  <w:color w:val="0000FF"/>
                </w:rPr>
                <w:delText>&lt;Naam t.b.v. gebruik in applicaties&gt;</w:delText>
              </w:r>
            </w:del>
          </w:p>
          <w:p w:rsidR="00D372E2" w:rsidRPr="00D372E2" w:rsidDel="009C2C92" w:rsidRDefault="00D372E2" w:rsidP="00EE28D0">
            <w:pPr>
              <w:jc w:val="left"/>
              <w:rPr>
                <w:del w:id="607" w:author="pjanssen" w:date="2015-06-18T16:21:00Z"/>
                <w:i/>
                <w:color w:val="0000FF"/>
              </w:rPr>
            </w:pPr>
          </w:p>
          <w:p w:rsidR="00D372E2" w:rsidDel="009C2C92" w:rsidRDefault="00D372E2" w:rsidP="00EE28D0">
            <w:pPr>
              <w:jc w:val="left"/>
              <w:rPr>
                <w:del w:id="608" w:author="pjanssen" w:date="2015-06-18T16:21:00Z"/>
                <w:i/>
                <w:color w:val="0000FF"/>
              </w:rPr>
            </w:pPr>
          </w:p>
          <w:p w:rsidR="00D372E2" w:rsidDel="009C2C92" w:rsidRDefault="00D372E2" w:rsidP="00EE28D0">
            <w:pPr>
              <w:jc w:val="left"/>
              <w:rPr>
                <w:del w:id="609" w:author="pjanssen" w:date="2015-06-18T16:21:00Z"/>
                <w:i/>
                <w:color w:val="0000FF"/>
              </w:rPr>
            </w:pPr>
          </w:p>
          <w:p w:rsidR="00D372E2" w:rsidRPr="00D372E2" w:rsidDel="009C2C92" w:rsidRDefault="00D372E2" w:rsidP="00EE28D0">
            <w:pPr>
              <w:jc w:val="left"/>
              <w:rPr>
                <w:del w:id="610" w:author="pjanssen" w:date="2015-06-18T16:21:00Z"/>
                <w:color w:val="0000FF"/>
              </w:rPr>
            </w:pPr>
            <w:del w:id="611" w:author="pjanssen" w:date="2015-06-18T16:21:00Z">
              <w:r w:rsidRPr="00D372E2" w:rsidDel="009C2C92">
                <w:rPr>
                  <w:i/>
                  <w:color w:val="0000FF"/>
                </w:rPr>
                <w:delText>Naam voor intern gebruik.</w:delText>
              </w:r>
              <w:r w:rsidRPr="00D372E2" w:rsidDel="009C2C92">
                <w:rPr>
                  <w:rStyle w:val="Instruction"/>
                  <w:color w:val="0000FF"/>
                </w:rPr>
                <w:delText xml:space="preserve"> Samenvoeging van het INSPIRE theme, een punt, en de naam van het ruimtelijk object type in UpperCamelCase, bijvoorbeeld., "Geology.GeologicUnits"</w:delText>
              </w:r>
            </w:del>
          </w:p>
        </w:tc>
        <w:tc>
          <w:tcPr>
            <w:tcW w:w="1250" w:type="pct"/>
          </w:tcPr>
          <w:p w:rsidR="00D372E2" w:rsidRPr="00D372E2" w:rsidDel="009C2C92" w:rsidRDefault="00D372E2" w:rsidP="00EE28D0">
            <w:pPr>
              <w:jc w:val="left"/>
              <w:rPr>
                <w:del w:id="612" w:author="pjanssen" w:date="2015-06-18T16:21:00Z"/>
                <w:color w:val="0000FF"/>
              </w:rPr>
            </w:pPr>
            <w:del w:id="613" w:author="pjanssen" w:date="2015-06-18T16:21:00Z">
              <w:r w:rsidRPr="00D372E2" w:rsidDel="009C2C92">
                <w:rPr>
                  <w:color w:val="0000FF"/>
                </w:rPr>
                <w:delText>&lt;Titel laag&gt;</w:delText>
              </w:r>
            </w:del>
          </w:p>
          <w:p w:rsidR="00D372E2" w:rsidRPr="00D372E2" w:rsidDel="009C2C92" w:rsidRDefault="00D372E2" w:rsidP="00EE28D0">
            <w:pPr>
              <w:jc w:val="left"/>
              <w:rPr>
                <w:del w:id="614" w:author="pjanssen" w:date="2015-06-18T16:21:00Z"/>
                <w:color w:val="0000FF"/>
              </w:rPr>
            </w:pPr>
          </w:p>
          <w:p w:rsidR="00D372E2" w:rsidRPr="00D372E2" w:rsidDel="009C2C92" w:rsidRDefault="00D372E2" w:rsidP="00EE28D0">
            <w:pPr>
              <w:jc w:val="left"/>
              <w:rPr>
                <w:del w:id="615" w:author="pjanssen" w:date="2015-06-18T16:21:00Z"/>
                <w:color w:val="0000FF"/>
              </w:rPr>
            </w:pPr>
          </w:p>
          <w:p w:rsidR="00D372E2" w:rsidDel="009C2C92" w:rsidRDefault="00D372E2" w:rsidP="00EE28D0">
            <w:pPr>
              <w:jc w:val="left"/>
              <w:rPr>
                <w:del w:id="616" w:author="pjanssen" w:date="2015-06-18T16:21:00Z"/>
                <w:i/>
                <w:color w:val="0000FF"/>
              </w:rPr>
            </w:pPr>
          </w:p>
          <w:p w:rsidR="00D372E2" w:rsidDel="009C2C92" w:rsidRDefault="00D372E2" w:rsidP="00EE28D0">
            <w:pPr>
              <w:jc w:val="left"/>
              <w:rPr>
                <w:del w:id="617" w:author="pjanssen" w:date="2015-06-18T16:21:00Z"/>
                <w:i/>
                <w:color w:val="0000FF"/>
              </w:rPr>
            </w:pPr>
          </w:p>
          <w:p w:rsidR="00D372E2" w:rsidRPr="00D372E2" w:rsidDel="009C2C92" w:rsidRDefault="00D372E2" w:rsidP="00EE28D0">
            <w:pPr>
              <w:jc w:val="left"/>
              <w:rPr>
                <w:del w:id="618" w:author="pjanssen" w:date="2015-06-18T16:21:00Z"/>
                <w:i/>
                <w:color w:val="0000FF"/>
              </w:rPr>
            </w:pPr>
            <w:del w:id="619" w:author="pjanssen" w:date="2015-06-18T16:21:00Z">
              <w:r w:rsidRPr="00D372E2" w:rsidDel="009C2C92">
                <w:rPr>
                  <w:i/>
                  <w:color w:val="0000FF"/>
                </w:rPr>
                <w:delText>Deze laag verschijnt in de user interface en wordt getoond aan eindgebruikers</w:delText>
              </w:r>
            </w:del>
          </w:p>
          <w:p w:rsidR="00EE28D0" w:rsidDel="009C2C92" w:rsidRDefault="00D372E2" w:rsidP="00EE28D0">
            <w:pPr>
              <w:jc w:val="left"/>
              <w:rPr>
                <w:del w:id="620" w:author="pjanssen" w:date="2015-06-18T16:21:00Z"/>
                <w:rStyle w:val="Instruction"/>
                <w:color w:val="0000FF"/>
              </w:rPr>
            </w:pPr>
            <w:del w:id="621" w:author="pjanssen" w:date="2015-06-18T16:21:00Z">
              <w:r w:rsidRPr="00D372E2" w:rsidDel="009C2C92">
                <w:rPr>
                  <w:rStyle w:val="Instruction"/>
                  <w:color w:val="0000FF"/>
                </w:rPr>
                <w:delText>In principe de leesbare naam van het ruimtelijk object type zoals gespecificeerd in de INSPIRE Feature Concept Dictionary</w:delText>
              </w:r>
            </w:del>
          </w:p>
          <w:p w:rsidR="00D372E2" w:rsidRPr="00D372E2" w:rsidDel="009C2C92" w:rsidRDefault="00D372E2" w:rsidP="00EE28D0">
            <w:pPr>
              <w:jc w:val="left"/>
              <w:rPr>
                <w:del w:id="622" w:author="pjanssen" w:date="2015-06-18T16:21:00Z"/>
                <w:color w:val="0000FF"/>
              </w:rPr>
            </w:pPr>
            <w:del w:id="623" w:author="pjanssen" w:date="2015-06-18T16:21:00Z">
              <w:r w:rsidRPr="00D372E2" w:rsidDel="009C2C92">
                <w:rPr>
                  <w:rStyle w:val="Verwijzingopmerking"/>
                  <w:vanish/>
                  <w:color w:val="0000FF"/>
                </w:rPr>
                <w:delText xml:space="preserve"> </w:delText>
              </w:r>
            </w:del>
          </w:p>
        </w:tc>
        <w:tc>
          <w:tcPr>
            <w:tcW w:w="1250" w:type="pct"/>
          </w:tcPr>
          <w:p w:rsidR="00D372E2" w:rsidRPr="00D372E2" w:rsidDel="009C2C92" w:rsidRDefault="00D372E2" w:rsidP="00EE28D0">
            <w:pPr>
              <w:jc w:val="left"/>
              <w:rPr>
                <w:del w:id="624" w:author="pjanssen" w:date="2015-06-18T16:21:00Z"/>
                <w:color w:val="0000FF"/>
              </w:rPr>
            </w:pPr>
            <w:del w:id="625" w:author="pjanssen" w:date="2015-06-18T16:21:00Z">
              <w:r w:rsidRPr="00D372E2" w:rsidDel="009C2C92">
                <w:rPr>
                  <w:color w:val="0000FF"/>
                </w:rPr>
                <w:delText>&lt;ruimtelijk object type(n) of andere beschrijving van de inhoud van de laag &gt;</w:delText>
              </w:r>
            </w:del>
          </w:p>
          <w:p w:rsidR="00D372E2" w:rsidRPr="00D372E2" w:rsidDel="009C2C92" w:rsidRDefault="00D372E2" w:rsidP="00EE28D0">
            <w:pPr>
              <w:jc w:val="left"/>
              <w:rPr>
                <w:del w:id="626" w:author="pjanssen" w:date="2015-06-18T16:21:00Z"/>
                <w:color w:val="0000FF"/>
              </w:rPr>
            </w:pPr>
          </w:p>
          <w:p w:rsidR="00D372E2" w:rsidRPr="002C6666" w:rsidDel="009C2C92" w:rsidRDefault="007013EA" w:rsidP="00EE28D0">
            <w:pPr>
              <w:keepNext/>
              <w:numPr>
                <w:ilvl w:val="1"/>
                <w:numId w:val="16"/>
              </w:numPr>
              <w:spacing w:before="240" w:after="240"/>
              <w:jc w:val="left"/>
              <w:rPr>
                <w:del w:id="627" w:author="pjanssen" w:date="2015-06-18T16:21:00Z"/>
                <w:i/>
                <w:color w:val="0000FF"/>
                <w:rPrChange w:id="628" w:author="pjanssen" w:date="2015-06-18T16:22:00Z">
                  <w:rPr>
                    <w:del w:id="629" w:author="pjanssen" w:date="2015-06-18T16:21:00Z"/>
                    <w:i/>
                    <w:color w:val="0000FF"/>
                    <w:lang w:val="en-US"/>
                  </w:rPr>
                </w:rPrChange>
              </w:rPr>
            </w:pPr>
            <w:del w:id="630" w:author="pjanssen" w:date="2015-06-18T16:21:00Z">
              <w:r w:rsidRPr="007013EA">
                <w:rPr>
                  <w:i/>
                  <w:color w:val="0000FF"/>
                  <w:rPrChange w:id="631" w:author="pjanssen" w:date="2015-06-18T16:22:00Z">
                    <w:rPr>
                      <w:i/>
                      <w:color w:val="0000FF"/>
                      <w:lang w:val="en-US"/>
                    </w:rPr>
                  </w:rPrChange>
                </w:rPr>
                <w:delText>E</w:delText>
              </w:r>
              <w:r w:rsidRPr="007013EA">
                <w:rPr>
                  <w:rFonts w:cs="Arial"/>
                  <w:i/>
                  <w:color w:val="0000FF"/>
                  <w:rPrChange w:id="632" w:author="pjanssen" w:date="2015-06-18T16:22:00Z">
                    <w:rPr>
                      <w:rFonts w:cs="Arial"/>
                      <w:i/>
                      <w:color w:val="0000FF"/>
                      <w:lang w:val="en-US"/>
                    </w:rPr>
                  </w:rPrChange>
                </w:rPr>
                <w:delText>é</w:delText>
              </w:r>
              <w:r w:rsidRPr="007013EA">
                <w:rPr>
                  <w:i/>
                  <w:color w:val="0000FF"/>
                  <w:rPrChange w:id="633" w:author="pjanssen" w:date="2015-06-18T16:22:00Z">
                    <w:rPr>
                      <w:i/>
                      <w:color w:val="0000FF"/>
                      <w:lang w:val="en-US"/>
                    </w:rPr>
                  </w:rPrChange>
                </w:rPr>
                <w:delText>n laag per spatial object type</w:delText>
              </w:r>
            </w:del>
          </w:p>
          <w:p w:rsidR="00D372E2" w:rsidRPr="002C6666" w:rsidDel="009C2C92" w:rsidRDefault="00D372E2" w:rsidP="00EE28D0">
            <w:pPr>
              <w:jc w:val="left"/>
              <w:rPr>
                <w:del w:id="634" w:author="pjanssen" w:date="2015-06-18T16:21:00Z"/>
                <w:i/>
                <w:caps/>
                <w:color w:val="0000FF"/>
                <w:rPrChange w:id="635" w:author="pjanssen" w:date="2015-06-18T16:22:00Z">
                  <w:rPr>
                    <w:del w:id="636" w:author="pjanssen" w:date="2015-06-18T16:21:00Z"/>
                    <w:i/>
                    <w:caps/>
                    <w:color w:val="0000FF"/>
                    <w:lang w:val="en-US"/>
                  </w:rPr>
                </w:rPrChange>
              </w:rPr>
            </w:pPr>
          </w:p>
        </w:tc>
        <w:tc>
          <w:tcPr>
            <w:tcW w:w="1250" w:type="pct"/>
          </w:tcPr>
          <w:p w:rsidR="00D372E2" w:rsidRPr="00D372E2" w:rsidDel="009C2C92" w:rsidRDefault="00D372E2" w:rsidP="00EE28D0">
            <w:pPr>
              <w:jc w:val="left"/>
              <w:rPr>
                <w:del w:id="637" w:author="pjanssen" w:date="2015-06-18T16:21:00Z"/>
                <w:color w:val="0000FF"/>
              </w:rPr>
            </w:pPr>
            <w:del w:id="638" w:author="pjanssen" w:date="2015-06-18T16:21:00Z">
              <w:r w:rsidRPr="00D372E2" w:rsidDel="009C2C92">
                <w:rPr>
                  <w:color w:val="0000FF"/>
                </w:rPr>
                <w:delText>&lt;Sleutelwoorden&gt;</w:delText>
              </w:r>
            </w:del>
          </w:p>
          <w:p w:rsidR="00D372E2" w:rsidRPr="00D372E2" w:rsidDel="009C2C92" w:rsidRDefault="00D372E2" w:rsidP="00EE28D0">
            <w:pPr>
              <w:jc w:val="left"/>
              <w:rPr>
                <w:del w:id="639" w:author="pjanssen" w:date="2015-06-18T16:21:00Z"/>
                <w:color w:val="0000FF"/>
              </w:rPr>
            </w:pPr>
          </w:p>
          <w:p w:rsidR="00D372E2" w:rsidRPr="00D372E2" w:rsidDel="009C2C92" w:rsidRDefault="00D372E2" w:rsidP="00EE28D0">
            <w:pPr>
              <w:jc w:val="left"/>
              <w:rPr>
                <w:del w:id="640" w:author="pjanssen" w:date="2015-06-18T16:21:00Z"/>
                <w:color w:val="0000FF"/>
              </w:rPr>
            </w:pPr>
          </w:p>
          <w:p w:rsidR="00D372E2" w:rsidRPr="00D372E2" w:rsidDel="009C2C92" w:rsidRDefault="00D372E2" w:rsidP="00EE28D0">
            <w:pPr>
              <w:jc w:val="left"/>
              <w:rPr>
                <w:del w:id="641" w:author="pjanssen" w:date="2015-06-18T16:21:00Z"/>
                <w:color w:val="0000FF"/>
              </w:rPr>
            </w:pPr>
          </w:p>
          <w:p w:rsidR="00D372E2" w:rsidDel="009C2C92" w:rsidRDefault="00D372E2" w:rsidP="00EE28D0">
            <w:pPr>
              <w:jc w:val="left"/>
              <w:rPr>
                <w:del w:id="642" w:author="pjanssen" w:date="2015-06-18T16:21:00Z"/>
                <w:rStyle w:val="Instruction"/>
                <w:color w:val="0000FF"/>
              </w:rPr>
            </w:pPr>
          </w:p>
          <w:p w:rsidR="00D372E2" w:rsidRPr="00D372E2" w:rsidDel="009C2C92" w:rsidRDefault="00D372E2" w:rsidP="00EE28D0">
            <w:pPr>
              <w:jc w:val="left"/>
              <w:rPr>
                <w:del w:id="643" w:author="pjanssen" w:date="2015-06-18T16:21:00Z"/>
                <w:color w:val="0000FF"/>
              </w:rPr>
            </w:pPr>
            <w:del w:id="644" w:author="pjanssen" w:date="2015-06-18T16:21:00Z">
              <w:r w:rsidRPr="00D372E2" w:rsidDel="009C2C92">
                <w:rPr>
                  <w:rStyle w:val="Instruction"/>
                  <w:color w:val="0000FF"/>
                </w:rPr>
                <w:delText>Komma-gescheiden lijst van keywords. Deze kunnen worden gebruikt voor de ondersteuning van zoekmachines.Default is geen keyword.</w:delText>
              </w:r>
            </w:del>
          </w:p>
        </w:tc>
      </w:tr>
    </w:tbl>
    <w:p w:rsidR="00D372E2" w:rsidDel="009C2C92" w:rsidRDefault="00D372E2" w:rsidP="00576E1A">
      <w:pPr>
        <w:rPr>
          <w:del w:id="645" w:author="pjanssen" w:date="2015-06-18T16:21:00Z"/>
        </w:rPr>
      </w:pPr>
    </w:p>
    <w:p w:rsidR="00576E1A" w:rsidDel="009C2C92" w:rsidRDefault="00D372E2" w:rsidP="00576E1A">
      <w:pPr>
        <w:pStyle w:val="Paragraaftitel"/>
        <w:spacing w:line="240" w:lineRule="atLeast"/>
        <w:rPr>
          <w:del w:id="646" w:author="pjanssen" w:date="2015-06-18T16:21:00Z"/>
        </w:rPr>
      </w:pPr>
      <w:del w:id="647" w:author="pjanssen" w:date="2015-06-18T16:21:00Z">
        <w:r w:rsidDel="009C2C92">
          <w:delText>Default stijlen</w:delText>
        </w:r>
      </w:del>
    </w:p>
    <w:p w:rsidR="00D372E2" w:rsidDel="009C2C92" w:rsidRDefault="00D372E2" w:rsidP="00D372E2">
      <w:pPr>
        <w:rPr>
          <w:del w:id="648" w:author="pjanssen" w:date="2015-06-18T16:21:00Z"/>
        </w:rPr>
      </w:pPr>
      <w:del w:id="649" w:author="pjanssen" w:date="2015-06-18T16:21:00Z">
        <w:r w:rsidRPr="00D372E2" w:rsidDel="009C2C92">
          <w:delText>Beschrijft de standaard weergave (stijl) van lagen. Het betreft aspecten als gebruik van kleuren, arceringen en symbologie maar ook schaalbereik van lagen</w:delText>
        </w:r>
        <w:r w:rsidDel="009C2C92">
          <w:delText>.</w:delText>
        </w:r>
      </w:del>
    </w:p>
    <w:p w:rsidR="00D372E2" w:rsidDel="009C2C92" w:rsidRDefault="00D372E2" w:rsidP="00D372E2">
      <w:pPr>
        <w:rPr>
          <w:del w:id="650"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Del="009C2C92" w:rsidTr="00D372E2">
        <w:trPr>
          <w:del w:id="651" w:author="pjanssen" w:date="2015-06-18T16:21:00Z"/>
        </w:trPr>
        <w:tc>
          <w:tcPr>
            <w:tcW w:w="833" w:type="pct"/>
          </w:tcPr>
          <w:p w:rsidR="00D372E2" w:rsidRPr="00EF7ACF" w:rsidDel="009C2C92" w:rsidRDefault="00D372E2" w:rsidP="00EE28D0">
            <w:pPr>
              <w:keepNext/>
              <w:spacing w:before="60" w:after="60"/>
              <w:jc w:val="left"/>
              <w:rPr>
                <w:del w:id="652" w:author="pjanssen" w:date="2015-06-18T16:21:00Z"/>
                <w:rFonts w:cs="Arial"/>
                <w:b/>
              </w:rPr>
            </w:pPr>
            <w:del w:id="653" w:author="pjanssen" w:date="2015-06-18T16:21:00Z">
              <w:r w:rsidDel="009C2C92">
                <w:rPr>
                  <w:rFonts w:cs="Arial"/>
                  <w:b/>
                </w:rPr>
                <w:delText xml:space="preserve">Laag </w:delText>
              </w:r>
              <w:r w:rsidRPr="00EF7ACF" w:rsidDel="009C2C92">
                <w:rPr>
                  <w:rFonts w:cs="Arial"/>
                  <w:b/>
                </w:rPr>
                <w:delText xml:space="preserve"> Type</w:delText>
              </w:r>
            </w:del>
          </w:p>
        </w:tc>
        <w:tc>
          <w:tcPr>
            <w:tcW w:w="4167" w:type="pct"/>
            <w:gridSpan w:val="2"/>
          </w:tcPr>
          <w:p w:rsidR="00D372E2" w:rsidRPr="00EF7ACF" w:rsidDel="009C2C92" w:rsidRDefault="00D372E2" w:rsidP="00EE28D0">
            <w:pPr>
              <w:keepNext/>
              <w:spacing w:before="60" w:after="60"/>
              <w:jc w:val="left"/>
              <w:rPr>
                <w:del w:id="654" w:author="pjanssen" w:date="2015-06-18T16:21:00Z"/>
                <w:rFonts w:cs="Arial"/>
                <w:b/>
                <w:i/>
                <w:caps/>
              </w:rPr>
            </w:pPr>
            <w:del w:id="655" w:author="pjanssen" w:date="2015-06-18T16:21:00Z">
              <w:r w:rsidRPr="00EF7ACF" w:rsidDel="009C2C92">
                <w:rPr>
                  <w:rFonts w:cs="Arial"/>
                  <w:b/>
                </w:rPr>
                <w:delText>Default Style</w:delText>
              </w:r>
            </w:del>
          </w:p>
        </w:tc>
      </w:tr>
      <w:tr w:rsidR="00D372E2" w:rsidRPr="00EF7ACF" w:rsidDel="009C2C92" w:rsidTr="00D372E2">
        <w:trPr>
          <w:del w:id="656" w:author="pjanssen" w:date="2015-06-18T16:21:00Z"/>
        </w:trPr>
        <w:tc>
          <w:tcPr>
            <w:tcW w:w="833" w:type="pct"/>
            <w:vMerge w:val="restart"/>
          </w:tcPr>
          <w:p w:rsidR="00D372E2" w:rsidRPr="001E38A5" w:rsidDel="009C2C92" w:rsidRDefault="00D372E2" w:rsidP="00EE28D0">
            <w:pPr>
              <w:jc w:val="left"/>
              <w:rPr>
                <w:del w:id="657" w:author="pjanssen" w:date="2015-06-18T16:21:00Z"/>
                <w:rFonts w:cs="Arial"/>
                <w:i/>
                <w:color w:val="0000FF"/>
              </w:rPr>
            </w:pPr>
            <w:del w:id="658" w:author="pjanssen" w:date="2015-06-18T16:21:00Z">
              <w:r w:rsidRPr="001E38A5" w:rsidDel="009C2C92">
                <w:rPr>
                  <w:rFonts w:cs="Arial"/>
                  <w:i/>
                  <w:color w:val="0000FF"/>
                </w:rPr>
                <w:delText>&lt;Laagnaam zoals gebruikt door applicaties om de lag te benaderen &gt;</w:delText>
              </w:r>
            </w:del>
          </w:p>
          <w:p w:rsidR="00D372E2" w:rsidRPr="001E38A5" w:rsidDel="009C2C92" w:rsidRDefault="00D372E2" w:rsidP="00EE28D0">
            <w:pPr>
              <w:jc w:val="left"/>
              <w:rPr>
                <w:del w:id="659" w:author="pjanssen" w:date="2015-06-18T16:21:00Z"/>
                <w:rFonts w:cs="Arial"/>
                <w:i/>
                <w:color w:val="0000FF"/>
              </w:rPr>
            </w:pPr>
          </w:p>
          <w:p w:rsidR="00D372E2" w:rsidRPr="001E38A5" w:rsidDel="009C2C92" w:rsidRDefault="00D372E2" w:rsidP="00EE28D0">
            <w:pPr>
              <w:jc w:val="left"/>
              <w:rPr>
                <w:del w:id="660" w:author="pjanssen" w:date="2015-06-18T16:21:00Z"/>
                <w:rStyle w:val="Instruction"/>
                <w:rFonts w:cs="Arial"/>
                <w:color w:val="0000FF"/>
              </w:rPr>
            </w:pPr>
            <w:del w:id="661" w:author="pjanssen" w:date="2015-06-18T16:21:00Z">
              <w:r w:rsidRPr="001E38A5" w:rsidDel="009C2C92">
                <w:rPr>
                  <w:rFonts w:cs="Arial"/>
                  <w:i/>
                  <w:color w:val="0000FF"/>
                </w:rPr>
                <w:delText xml:space="preserve">Benoem de aspecten rechts voor iedere lag Maak voor iedere laag zoals benoemd in </w:delText>
              </w:r>
              <w:r w:rsidR="007013EA" w:rsidDel="009C2C92">
                <w:fldChar w:fldCharType="begin"/>
              </w:r>
              <w:r w:rsidR="000F60DE" w:rsidDel="009C2C92">
                <w:delInstrText xml:space="preserve"> REF _Ref251694830 \r \h  \* MERGEFORMAT </w:delInstrText>
              </w:r>
              <w:r w:rsidR="007013EA" w:rsidDel="009C2C92">
                <w:fldChar w:fldCharType="separate"/>
              </w:r>
              <w:r w:rsidR="00F84DD5" w:rsidDel="009C2C92">
                <w:rPr>
                  <w:b/>
                  <w:bCs/>
                </w:rPr>
                <w:delText xml:space="preserve">Fout! Verwijzingsbron </w:delText>
              </w:r>
              <w:r w:rsidR="00F84DD5" w:rsidDel="009C2C92">
                <w:rPr>
                  <w:b/>
                  <w:bCs/>
                </w:rPr>
                <w:lastRenderedPageBreak/>
                <w:delText>niet gevonden.</w:delText>
              </w:r>
              <w:r w:rsidR="007013EA" w:rsidDel="009C2C92">
                <w:fldChar w:fldCharType="end"/>
              </w:r>
            </w:del>
          </w:p>
          <w:p w:rsidR="00D372E2" w:rsidRPr="001E38A5" w:rsidDel="009C2C92" w:rsidRDefault="00D372E2" w:rsidP="00EE28D0">
            <w:pPr>
              <w:jc w:val="left"/>
              <w:rPr>
                <w:del w:id="662" w:author="pjanssen" w:date="2015-06-18T16:21:00Z"/>
                <w:rFonts w:cs="Arial"/>
                <w:color w:val="0000FF"/>
                <w:highlight w:val="yellow"/>
              </w:rPr>
            </w:pPr>
          </w:p>
        </w:tc>
        <w:tc>
          <w:tcPr>
            <w:tcW w:w="767" w:type="pct"/>
          </w:tcPr>
          <w:p w:rsidR="00D372E2" w:rsidRPr="001E38A5" w:rsidDel="009C2C92" w:rsidRDefault="00D372E2" w:rsidP="00EE28D0">
            <w:pPr>
              <w:jc w:val="left"/>
              <w:rPr>
                <w:del w:id="663" w:author="pjanssen" w:date="2015-06-18T16:21:00Z"/>
                <w:rFonts w:cs="Arial"/>
                <w:i/>
                <w:caps/>
              </w:rPr>
            </w:pPr>
            <w:del w:id="664" w:author="pjanssen" w:date="2015-06-18T16:21:00Z">
              <w:r w:rsidRPr="001E38A5" w:rsidDel="009C2C92">
                <w:rPr>
                  <w:rFonts w:cs="Arial"/>
                  <w:lang w:eastAsia="fr-FR"/>
                </w:rPr>
                <w:lastRenderedPageBreak/>
                <w:delText>Naam</w:delText>
              </w:r>
            </w:del>
          </w:p>
        </w:tc>
        <w:tc>
          <w:tcPr>
            <w:tcW w:w="3400" w:type="pct"/>
          </w:tcPr>
          <w:p w:rsidR="00D372E2" w:rsidRPr="001E38A5" w:rsidDel="009C2C92" w:rsidRDefault="00D372E2" w:rsidP="00EE28D0">
            <w:pPr>
              <w:jc w:val="left"/>
              <w:rPr>
                <w:del w:id="665" w:author="pjanssen" w:date="2015-06-18T16:21:00Z"/>
                <w:rFonts w:cs="Arial"/>
                <w:color w:val="0000FF"/>
              </w:rPr>
            </w:pPr>
            <w:del w:id="666" w:author="pjanssen" w:date="2015-06-18T16:21:00Z">
              <w:r w:rsidRPr="001E38A5" w:rsidDel="009C2C92">
                <w:rPr>
                  <w:rFonts w:cs="Arial"/>
                  <w:color w:val="0000FF"/>
                </w:rPr>
                <w:delText>&lt;Naam van de stijl, zoals gebruikt door applicaties&gt;</w:delText>
              </w:r>
            </w:del>
          </w:p>
          <w:p w:rsidR="00D372E2" w:rsidRPr="001E38A5" w:rsidDel="009C2C92" w:rsidRDefault="00D372E2" w:rsidP="00EE28D0">
            <w:pPr>
              <w:jc w:val="left"/>
              <w:rPr>
                <w:del w:id="667" w:author="pjanssen" w:date="2015-06-18T16:21:00Z"/>
                <w:rFonts w:cs="Arial"/>
                <w:caps/>
                <w:color w:val="0000FF"/>
              </w:rPr>
            </w:pPr>
          </w:p>
        </w:tc>
      </w:tr>
      <w:tr w:rsidR="00D372E2" w:rsidRPr="00EF7ACF" w:rsidDel="009C2C92" w:rsidTr="00D372E2">
        <w:trPr>
          <w:del w:id="668" w:author="pjanssen" w:date="2015-06-18T16:21:00Z"/>
        </w:trPr>
        <w:tc>
          <w:tcPr>
            <w:tcW w:w="833" w:type="pct"/>
            <w:vMerge/>
          </w:tcPr>
          <w:p w:rsidR="00D372E2" w:rsidRPr="001E38A5" w:rsidDel="009C2C92" w:rsidRDefault="00D372E2" w:rsidP="00EE28D0">
            <w:pPr>
              <w:jc w:val="left"/>
              <w:rPr>
                <w:del w:id="669" w:author="pjanssen" w:date="2015-06-18T16:21:00Z"/>
                <w:rFonts w:cs="Arial"/>
                <w:color w:val="FF0000"/>
              </w:rPr>
            </w:pPr>
          </w:p>
        </w:tc>
        <w:tc>
          <w:tcPr>
            <w:tcW w:w="767" w:type="pct"/>
          </w:tcPr>
          <w:p w:rsidR="00D372E2" w:rsidRPr="001E38A5" w:rsidDel="009C2C92" w:rsidRDefault="00D372E2" w:rsidP="00EE28D0">
            <w:pPr>
              <w:jc w:val="left"/>
              <w:rPr>
                <w:del w:id="670" w:author="pjanssen" w:date="2015-06-18T16:21:00Z"/>
                <w:rFonts w:cs="Arial"/>
                <w:lang w:eastAsia="fr-FR"/>
              </w:rPr>
            </w:pPr>
            <w:del w:id="671" w:author="pjanssen" w:date="2015-06-18T16:21:00Z">
              <w:r w:rsidRPr="001E38A5" w:rsidDel="009C2C92">
                <w:rPr>
                  <w:rFonts w:cs="Arial"/>
                  <w:lang w:eastAsia="fr-FR"/>
                </w:rPr>
                <w:delText>Titel</w:delText>
              </w:r>
            </w:del>
          </w:p>
        </w:tc>
        <w:tc>
          <w:tcPr>
            <w:tcW w:w="3400" w:type="pct"/>
          </w:tcPr>
          <w:p w:rsidR="00D372E2" w:rsidRPr="002C6666" w:rsidDel="009C2C92" w:rsidRDefault="007013EA" w:rsidP="00EE28D0">
            <w:pPr>
              <w:jc w:val="left"/>
              <w:rPr>
                <w:del w:id="672" w:author="pjanssen" w:date="2015-06-18T16:21:00Z"/>
                <w:rFonts w:cs="Arial"/>
                <w:color w:val="0000FF"/>
                <w:rPrChange w:id="673" w:author="pjanssen" w:date="2015-06-18T16:22:00Z">
                  <w:rPr>
                    <w:del w:id="674" w:author="pjanssen" w:date="2015-06-18T16:21:00Z"/>
                    <w:rFonts w:cs="Arial"/>
                    <w:color w:val="0000FF"/>
                    <w:lang w:val="en-US"/>
                  </w:rPr>
                </w:rPrChange>
              </w:rPr>
            </w:pPr>
            <w:del w:id="675" w:author="pjanssen" w:date="2015-06-18T16:21:00Z">
              <w:r w:rsidRPr="007013EA">
                <w:rPr>
                  <w:rFonts w:cs="Arial"/>
                  <w:color w:val="0000FF"/>
                  <w:rPrChange w:id="676" w:author="pjanssen" w:date="2015-06-18T16:22:00Z">
                    <w:rPr>
                      <w:rFonts w:cs="Arial"/>
                      <w:color w:val="0000FF"/>
                      <w:lang w:val="en-US"/>
                    </w:rPr>
                  </w:rPrChange>
                </w:rPr>
                <w:delText>&lt;Titel van de stijl&gt;</w:delText>
              </w:r>
            </w:del>
          </w:p>
          <w:p w:rsidR="00D372E2" w:rsidRPr="002C6666" w:rsidDel="009C2C92" w:rsidRDefault="00D372E2" w:rsidP="00EE28D0">
            <w:pPr>
              <w:jc w:val="left"/>
              <w:rPr>
                <w:del w:id="677" w:author="pjanssen" w:date="2015-06-18T16:21:00Z"/>
                <w:rFonts w:cs="Arial"/>
                <w:color w:val="0000FF"/>
                <w:rPrChange w:id="678" w:author="pjanssen" w:date="2015-06-18T16:22:00Z">
                  <w:rPr>
                    <w:del w:id="679" w:author="pjanssen" w:date="2015-06-18T16:21:00Z"/>
                    <w:rFonts w:cs="Arial"/>
                    <w:color w:val="0000FF"/>
                    <w:lang w:val="en-US"/>
                  </w:rPr>
                </w:rPrChange>
              </w:rPr>
            </w:pPr>
          </w:p>
        </w:tc>
      </w:tr>
      <w:tr w:rsidR="00D372E2" w:rsidRPr="00EF7ACF" w:rsidDel="009C2C92" w:rsidTr="00D372E2">
        <w:trPr>
          <w:del w:id="680" w:author="pjanssen" w:date="2015-06-18T16:21:00Z"/>
        </w:trPr>
        <w:tc>
          <w:tcPr>
            <w:tcW w:w="833" w:type="pct"/>
            <w:vMerge/>
          </w:tcPr>
          <w:p w:rsidR="00D372E2" w:rsidRPr="002C6666" w:rsidDel="009C2C92" w:rsidRDefault="00D372E2" w:rsidP="00EE28D0">
            <w:pPr>
              <w:jc w:val="left"/>
              <w:rPr>
                <w:del w:id="681" w:author="pjanssen" w:date="2015-06-18T16:21:00Z"/>
                <w:rFonts w:cs="Arial"/>
                <w:color w:val="FF0000"/>
                <w:rPrChange w:id="682" w:author="pjanssen" w:date="2015-06-18T16:22:00Z">
                  <w:rPr>
                    <w:del w:id="683" w:author="pjanssen" w:date="2015-06-18T16:21:00Z"/>
                    <w:rFonts w:cs="Arial"/>
                    <w:color w:val="FF0000"/>
                    <w:lang w:val="en-US"/>
                  </w:rPr>
                </w:rPrChange>
              </w:rPr>
            </w:pPr>
          </w:p>
        </w:tc>
        <w:tc>
          <w:tcPr>
            <w:tcW w:w="767" w:type="pct"/>
          </w:tcPr>
          <w:p w:rsidR="00D372E2" w:rsidRPr="001E38A5" w:rsidDel="009C2C92" w:rsidRDefault="00D372E2" w:rsidP="00EE28D0">
            <w:pPr>
              <w:jc w:val="left"/>
              <w:rPr>
                <w:del w:id="684" w:author="pjanssen" w:date="2015-06-18T16:21:00Z"/>
                <w:rFonts w:cs="Arial"/>
                <w:lang w:eastAsia="fr-FR"/>
              </w:rPr>
            </w:pPr>
            <w:del w:id="685" w:author="pjanssen" w:date="2015-06-18T16:21:00Z">
              <w:r w:rsidRPr="001E38A5" w:rsidDel="009C2C92">
                <w:rPr>
                  <w:rFonts w:cs="Arial"/>
                  <w:lang w:eastAsia="fr-FR"/>
                </w:rPr>
                <w:delText>Samenvatting</w:delText>
              </w:r>
            </w:del>
          </w:p>
        </w:tc>
        <w:tc>
          <w:tcPr>
            <w:tcW w:w="3400" w:type="pct"/>
          </w:tcPr>
          <w:p w:rsidR="00D372E2" w:rsidRPr="001E38A5" w:rsidDel="009C2C92" w:rsidRDefault="00D372E2" w:rsidP="00EE28D0">
            <w:pPr>
              <w:jc w:val="left"/>
              <w:rPr>
                <w:del w:id="686" w:author="pjanssen" w:date="2015-06-18T16:21:00Z"/>
                <w:rFonts w:cs="Arial"/>
                <w:color w:val="0000FF"/>
              </w:rPr>
            </w:pPr>
            <w:del w:id="687" w:author="pjanssen" w:date="2015-06-18T16:21:00Z">
              <w:r w:rsidRPr="001E38A5" w:rsidDel="009C2C92">
                <w:rPr>
                  <w:rFonts w:cs="Arial"/>
                  <w:color w:val="0000FF"/>
                </w:rPr>
                <w:delText>&lt;Beschrijving van de stijl in woorden&gt;</w:delText>
              </w:r>
            </w:del>
          </w:p>
          <w:p w:rsidR="00D372E2" w:rsidRPr="001E38A5" w:rsidDel="009C2C92" w:rsidRDefault="00D372E2" w:rsidP="00EE28D0">
            <w:pPr>
              <w:jc w:val="left"/>
              <w:rPr>
                <w:del w:id="688" w:author="pjanssen" w:date="2015-06-18T16:21:00Z"/>
                <w:rFonts w:cs="Arial"/>
                <w:color w:val="0000FF"/>
              </w:rPr>
            </w:pPr>
          </w:p>
        </w:tc>
      </w:tr>
      <w:tr w:rsidR="00D372E2" w:rsidRPr="00EF7ACF" w:rsidDel="009C2C92" w:rsidTr="00D372E2">
        <w:trPr>
          <w:del w:id="689" w:author="pjanssen" w:date="2015-06-18T16:21:00Z"/>
        </w:trPr>
        <w:tc>
          <w:tcPr>
            <w:tcW w:w="833" w:type="pct"/>
            <w:vMerge/>
          </w:tcPr>
          <w:p w:rsidR="00D372E2" w:rsidRPr="001E38A5" w:rsidDel="009C2C92" w:rsidRDefault="00D372E2" w:rsidP="00EE28D0">
            <w:pPr>
              <w:jc w:val="left"/>
              <w:rPr>
                <w:del w:id="690" w:author="pjanssen" w:date="2015-06-18T16:21:00Z"/>
                <w:rFonts w:cs="Arial"/>
                <w:color w:val="FF0000"/>
              </w:rPr>
            </w:pPr>
          </w:p>
        </w:tc>
        <w:tc>
          <w:tcPr>
            <w:tcW w:w="767" w:type="pct"/>
          </w:tcPr>
          <w:p w:rsidR="00D372E2" w:rsidRPr="001E38A5" w:rsidDel="009C2C92" w:rsidRDefault="00D372E2" w:rsidP="00EE28D0">
            <w:pPr>
              <w:jc w:val="left"/>
              <w:rPr>
                <w:del w:id="691" w:author="pjanssen" w:date="2015-06-18T16:21:00Z"/>
                <w:rFonts w:cs="Arial"/>
                <w:lang w:eastAsia="fr-FR"/>
              </w:rPr>
            </w:pPr>
            <w:del w:id="692"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693" w:author="pjanssen" w:date="2015-06-18T16:21:00Z"/>
                <w:rFonts w:cs="Arial"/>
                <w:i/>
                <w:color w:val="0000FF"/>
              </w:rPr>
            </w:pPr>
            <w:del w:id="694" w:author="pjanssen" w:date="2015-06-18T16:21:00Z">
              <w:r w:rsidRPr="001E38A5" w:rsidDel="009C2C92">
                <w:rPr>
                  <w:rFonts w:cs="Arial"/>
                  <w:i/>
                  <w:color w:val="0000FF"/>
                </w:rPr>
                <w:delText>Beschrijving van de symbologie en classificatie van de laag conform de OpenGIS Symbology Encoding Implementation Specification, versie 1.1.0.</w:delText>
              </w:r>
            </w:del>
          </w:p>
          <w:p w:rsidR="00D372E2" w:rsidRPr="001E38A5" w:rsidDel="009C2C92" w:rsidRDefault="00D372E2" w:rsidP="00EE28D0">
            <w:pPr>
              <w:jc w:val="left"/>
              <w:rPr>
                <w:del w:id="695" w:author="pjanssen" w:date="2015-06-18T16:21:00Z"/>
                <w:rFonts w:cs="Arial"/>
                <w:i/>
                <w:color w:val="0000FF"/>
              </w:rPr>
            </w:pPr>
          </w:p>
          <w:p w:rsidR="00D372E2" w:rsidRPr="001E38A5" w:rsidDel="009C2C92" w:rsidRDefault="00D372E2" w:rsidP="00EE28D0">
            <w:pPr>
              <w:jc w:val="left"/>
              <w:rPr>
                <w:del w:id="696" w:author="pjanssen" w:date="2015-06-18T16:21:00Z"/>
                <w:rFonts w:cs="Arial"/>
                <w:i/>
                <w:color w:val="0000FF"/>
              </w:rPr>
            </w:pPr>
          </w:p>
          <w:p w:rsidR="00D372E2" w:rsidRPr="001E38A5" w:rsidDel="009C2C92" w:rsidRDefault="00D372E2" w:rsidP="00EE28D0">
            <w:pPr>
              <w:jc w:val="left"/>
              <w:rPr>
                <w:del w:id="697" w:author="pjanssen" w:date="2015-06-18T16:21:00Z"/>
                <w:rFonts w:cs="Arial"/>
                <w:i/>
                <w:color w:val="0000FF"/>
              </w:rPr>
            </w:pPr>
          </w:p>
        </w:tc>
      </w:tr>
      <w:tr w:rsidR="00D372E2" w:rsidRPr="00EF7ACF" w:rsidDel="009C2C92" w:rsidTr="00D372E2">
        <w:trPr>
          <w:del w:id="698" w:author="pjanssen" w:date="2015-06-18T16:21:00Z"/>
        </w:trPr>
        <w:tc>
          <w:tcPr>
            <w:tcW w:w="833" w:type="pct"/>
            <w:vMerge/>
          </w:tcPr>
          <w:p w:rsidR="00D372E2" w:rsidRPr="001E38A5" w:rsidDel="009C2C92" w:rsidRDefault="00D372E2" w:rsidP="00EE28D0">
            <w:pPr>
              <w:jc w:val="left"/>
              <w:rPr>
                <w:del w:id="699" w:author="pjanssen" w:date="2015-06-18T16:21:00Z"/>
                <w:rFonts w:cs="Arial"/>
                <w:color w:val="FF0000"/>
                <w:highlight w:val="yellow"/>
              </w:rPr>
            </w:pPr>
          </w:p>
        </w:tc>
        <w:tc>
          <w:tcPr>
            <w:tcW w:w="767" w:type="pct"/>
          </w:tcPr>
          <w:p w:rsidR="00D372E2" w:rsidRPr="002C6666" w:rsidDel="009C2C92" w:rsidRDefault="007013EA" w:rsidP="00EE28D0">
            <w:pPr>
              <w:jc w:val="left"/>
              <w:rPr>
                <w:del w:id="700" w:author="pjanssen" w:date="2015-06-18T16:21:00Z"/>
                <w:rFonts w:cs="Arial"/>
                <w:highlight w:val="yellow"/>
                <w:lang w:eastAsia="fr-FR"/>
                <w:rPrChange w:id="701" w:author="pjanssen" w:date="2015-06-18T16:22:00Z">
                  <w:rPr>
                    <w:del w:id="702" w:author="pjanssen" w:date="2015-06-18T16:21:00Z"/>
                    <w:rFonts w:cs="Arial"/>
                    <w:highlight w:val="yellow"/>
                    <w:lang w:val="en-US" w:eastAsia="fr-FR"/>
                  </w:rPr>
                </w:rPrChange>
              </w:rPr>
            </w:pPr>
            <w:del w:id="703" w:author="pjanssen" w:date="2015-06-18T16:21:00Z">
              <w:r w:rsidRPr="007013EA">
                <w:rPr>
                  <w:rFonts w:cs="Arial"/>
                  <w:lang w:eastAsia="fr-FR"/>
                  <w:rPrChange w:id="704" w:author="pjanssen" w:date="2015-06-18T16:22:00Z">
                    <w:rPr>
                      <w:rFonts w:cs="Arial"/>
                      <w:lang w:val="en-US" w:eastAsia="fr-FR"/>
                    </w:rPr>
                  </w:rPrChange>
                </w:rPr>
                <w:delText xml:space="preserve">Minimum &amp; </w:delText>
              </w:r>
              <w:r w:rsidRPr="007013EA">
                <w:rPr>
                  <w:rFonts w:cs="Arial"/>
                  <w:lang w:eastAsia="fr-FR"/>
                  <w:rPrChange w:id="705" w:author="pjanssen" w:date="2015-06-18T16:22:00Z">
                    <w:rPr>
                      <w:rFonts w:cs="Arial"/>
                      <w:lang w:val="en-US" w:eastAsia="fr-FR"/>
                    </w:rPr>
                  </w:rPrChange>
                </w:rPr>
                <w:lastRenderedPageBreak/>
                <w:delText>maximum schalen (optioneel)</w:delText>
              </w:r>
            </w:del>
          </w:p>
        </w:tc>
        <w:tc>
          <w:tcPr>
            <w:tcW w:w="3400" w:type="pct"/>
          </w:tcPr>
          <w:p w:rsidR="00D372E2" w:rsidRPr="001E38A5" w:rsidDel="009C2C92" w:rsidRDefault="00D372E2" w:rsidP="00EE28D0">
            <w:pPr>
              <w:autoSpaceDE w:val="0"/>
              <w:autoSpaceDN w:val="0"/>
              <w:adjustRightInd w:val="0"/>
              <w:jc w:val="left"/>
              <w:rPr>
                <w:del w:id="706" w:author="pjanssen" w:date="2015-06-18T16:21:00Z"/>
                <w:rFonts w:cs="Arial"/>
                <w:color w:val="0000FF"/>
                <w:lang w:eastAsia="fr-FR"/>
              </w:rPr>
            </w:pPr>
            <w:del w:id="707" w:author="pjanssen" w:date="2015-06-18T16:21:00Z">
              <w:r w:rsidRPr="001E38A5" w:rsidDel="009C2C92">
                <w:rPr>
                  <w:rFonts w:cs="Arial"/>
                  <w:color w:val="0000FF"/>
                  <w:lang w:eastAsia="fr-FR"/>
                </w:rPr>
                <w:lastRenderedPageBreak/>
                <w:delText xml:space="preserve">&lt;minimum schaal&gt; - &lt;maximum schaal&gt; </w:delText>
              </w:r>
            </w:del>
          </w:p>
          <w:p w:rsidR="00D372E2" w:rsidRPr="001E38A5" w:rsidDel="009C2C92" w:rsidRDefault="00D372E2" w:rsidP="00EE28D0">
            <w:pPr>
              <w:autoSpaceDE w:val="0"/>
              <w:autoSpaceDN w:val="0"/>
              <w:adjustRightInd w:val="0"/>
              <w:jc w:val="left"/>
              <w:rPr>
                <w:del w:id="708" w:author="pjanssen" w:date="2015-06-18T16:21:00Z"/>
                <w:rFonts w:cs="Arial"/>
                <w:i/>
                <w:color w:val="0000FF"/>
                <w:lang w:eastAsia="fr-FR"/>
              </w:rPr>
            </w:pPr>
          </w:p>
          <w:p w:rsidR="00D372E2" w:rsidRPr="001E38A5" w:rsidDel="009C2C92" w:rsidRDefault="00D372E2" w:rsidP="00EE28D0">
            <w:pPr>
              <w:jc w:val="left"/>
              <w:rPr>
                <w:del w:id="709" w:author="pjanssen" w:date="2015-06-18T16:21:00Z"/>
                <w:rStyle w:val="Instruction"/>
                <w:rFonts w:cs="Arial"/>
                <w:color w:val="0000FF"/>
              </w:rPr>
            </w:pPr>
            <w:del w:id="710" w:author="pjanssen" w:date="2015-06-18T16:21:00Z">
              <w:r w:rsidRPr="001E38A5" w:rsidDel="009C2C92">
                <w:rPr>
                  <w:rStyle w:val="Instruction"/>
                  <w:rFonts w:cs="Arial"/>
                  <w:color w:val="0000FF"/>
                </w:rPr>
                <w:delText>Het schaalbereik waarbinnen de stijl gebruikt dient te worden. Default = geen schaallimiet. Er kunnen meerdere default stijlen worden gedefinieerd voor dezelfde laag; 1 voor iedere schaal range</w:delText>
              </w:r>
            </w:del>
          </w:p>
          <w:p w:rsidR="00D372E2" w:rsidRPr="001E38A5" w:rsidDel="009C2C92" w:rsidRDefault="00D372E2" w:rsidP="00EE28D0">
            <w:pPr>
              <w:jc w:val="left"/>
              <w:rPr>
                <w:del w:id="711" w:author="pjanssen" w:date="2015-06-18T16:21:00Z"/>
                <w:rStyle w:val="Instruction"/>
                <w:rFonts w:cs="Arial"/>
                <w:color w:val="0000FF"/>
              </w:rPr>
            </w:pPr>
          </w:p>
        </w:tc>
      </w:tr>
    </w:tbl>
    <w:p w:rsidR="00D372E2" w:rsidDel="009C2C92" w:rsidRDefault="00D372E2" w:rsidP="00D372E2">
      <w:pPr>
        <w:rPr>
          <w:del w:id="712" w:author="pjanssen" w:date="2015-06-18T16:21:00Z"/>
        </w:rPr>
      </w:pPr>
    </w:p>
    <w:p w:rsidR="00D372E2" w:rsidDel="009C2C92" w:rsidRDefault="00D372E2" w:rsidP="00D372E2">
      <w:pPr>
        <w:rPr>
          <w:del w:id="713"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Del="009C2C92" w:rsidTr="00D372E2">
        <w:trPr>
          <w:del w:id="714" w:author="pjanssen" w:date="2015-06-18T16:21:00Z"/>
        </w:trPr>
        <w:tc>
          <w:tcPr>
            <w:tcW w:w="833" w:type="pct"/>
          </w:tcPr>
          <w:p w:rsidR="00D372E2" w:rsidRPr="001E38A5" w:rsidDel="009C2C92" w:rsidRDefault="00D372E2" w:rsidP="00EE28D0">
            <w:pPr>
              <w:keepNext/>
              <w:spacing w:before="60" w:after="60"/>
              <w:jc w:val="left"/>
              <w:rPr>
                <w:del w:id="715" w:author="pjanssen" w:date="2015-06-18T16:21:00Z"/>
                <w:rFonts w:cs="Arial"/>
                <w:b/>
              </w:rPr>
            </w:pPr>
            <w:del w:id="716"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717" w:author="pjanssen" w:date="2015-06-18T16:21:00Z"/>
                <w:rFonts w:cs="Arial"/>
                <w:b/>
                <w:i/>
                <w:caps/>
              </w:rPr>
            </w:pPr>
            <w:del w:id="718" w:author="pjanssen" w:date="2015-06-18T16:21:00Z">
              <w:r w:rsidRPr="001E38A5" w:rsidDel="009C2C92">
                <w:rPr>
                  <w:rFonts w:cs="Arial"/>
                  <w:b/>
                </w:rPr>
                <w:delText>Default Style</w:delText>
              </w:r>
            </w:del>
          </w:p>
        </w:tc>
      </w:tr>
      <w:tr w:rsidR="00D372E2" w:rsidRPr="00EF7ACF" w:rsidDel="009C2C92" w:rsidTr="00D372E2">
        <w:trPr>
          <w:del w:id="719" w:author="pjanssen" w:date="2015-06-18T16:21:00Z"/>
        </w:trPr>
        <w:tc>
          <w:tcPr>
            <w:tcW w:w="833" w:type="pct"/>
            <w:vMerge w:val="restart"/>
          </w:tcPr>
          <w:p w:rsidR="00D372E2" w:rsidRPr="001E38A5" w:rsidDel="009C2C92" w:rsidRDefault="00D372E2" w:rsidP="00EE28D0">
            <w:pPr>
              <w:jc w:val="left"/>
              <w:rPr>
                <w:del w:id="720" w:author="pjanssen" w:date="2015-06-18T16:21:00Z"/>
                <w:rFonts w:cs="Arial"/>
                <w:highlight w:val="yellow"/>
              </w:rPr>
            </w:pPr>
          </w:p>
        </w:tc>
        <w:tc>
          <w:tcPr>
            <w:tcW w:w="767" w:type="pct"/>
          </w:tcPr>
          <w:p w:rsidR="00D372E2" w:rsidRPr="001E38A5" w:rsidDel="009C2C92" w:rsidRDefault="00D372E2" w:rsidP="00EE28D0">
            <w:pPr>
              <w:jc w:val="left"/>
              <w:rPr>
                <w:del w:id="721" w:author="pjanssen" w:date="2015-06-18T16:21:00Z"/>
                <w:rFonts w:cs="Arial"/>
                <w:i/>
                <w:caps/>
              </w:rPr>
            </w:pPr>
            <w:del w:id="722"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723" w:author="pjanssen" w:date="2015-06-18T16:21:00Z"/>
                <w:rFonts w:cs="Arial"/>
                <w:i/>
                <w:caps/>
                <w:color w:val="3366FF"/>
              </w:rPr>
            </w:pPr>
          </w:p>
        </w:tc>
      </w:tr>
      <w:tr w:rsidR="00D372E2" w:rsidRPr="00EF7ACF" w:rsidDel="009C2C92" w:rsidTr="00D372E2">
        <w:trPr>
          <w:del w:id="724" w:author="pjanssen" w:date="2015-06-18T16:21:00Z"/>
        </w:trPr>
        <w:tc>
          <w:tcPr>
            <w:tcW w:w="833" w:type="pct"/>
            <w:vMerge/>
          </w:tcPr>
          <w:p w:rsidR="00D372E2" w:rsidRPr="001E38A5" w:rsidDel="009C2C92" w:rsidRDefault="00D372E2" w:rsidP="00EE28D0">
            <w:pPr>
              <w:jc w:val="left"/>
              <w:rPr>
                <w:del w:id="725" w:author="pjanssen" w:date="2015-06-18T16:21:00Z"/>
                <w:rFonts w:cs="Arial"/>
                <w:color w:val="FF0000"/>
              </w:rPr>
            </w:pPr>
          </w:p>
        </w:tc>
        <w:tc>
          <w:tcPr>
            <w:tcW w:w="767" w:type="pct"/>
          </w:tcPr>
          <w:p w:rsidR="00D372E2" w:rsidRPr="001E38A5" w:rsidDel="009C2C92" w:rsidRDefault="00D372E2" w:rsidP="00EE28D0">
            <w:pPr>
              <w:jc w:val="left"/>
              <w:rPr>
                <w:del w:id="726" w:author="pjanssen" w:date="2015-06-18T16:21:00Z"/>
                <w:rFonts w:cs="Arial"/>
                <w:lang w:eastAsia="fr-FR"/>
              </w:rPr>
            </w:pPr>
            <w:del w:id="727" w:author="pjanssen" w:date="2015-06-18T16:21:00Z">
              <w:r w:rsidRPr="001E38A5" w:rsidDel="009C2C92">
                <w:rPr>
                  <w:rFonts w:cs="Arial"/>
                  <w:lang w:eastAsia="fr-FR"/>
                </w:rPr>
                <w:delText>Titel</w:delText>
              </w:r>
            </w:del>
          </w:p>
        </w:tc>
        <w:tc>
          <w:tcPr>
            <w:tcW w:w="3400" w:type="pct"/>
          </w:tcPr>
          <w:p w:rsidR="00D372E2" w:rsidRPr="002C6666" w:rsidDel="009C2C92" w:rsidRDefault="00D372E2" w:rsidP="00EE28D0">
            <w:pPr>
              <w:jc w:val="left"/>
              <w:rPr>
                <w:del w:id="728" w:author="pjanssen" w:date="2015-06-18T16:21:00Z"/>
                <w:rFonts w:cs="Arial"/>
                <w:color w:val="FF0000"/>
                <w:rPrChange w:id="729" w:author="pjanssen" w:date="2015-06-18T16:22:00Z">
                  <w:rPr>
                    <w:del w:id="730" w:author="pjanssen" w:date="2015-06-18T16:21:00Z"/>
                    <w:rFonts w:cs="Arial"/>
                    <w:color w:val="FF0000"/>
                    <w:lang w:val="en-US"/>
                  </w:rPr>
                </w:rPrChange>
              </w:rPr>
            </w:pPr>
          </w:p>
        </w:tc>
      </w:tr>
      <w:tr w:rsidR="00D372E2" w:rsidRPr="00EF7ACF" w:rsidDel="009C2C92" w:rsidTr="00D372E2">
        <w:trPr>
          <w:del w:id="731" w:author="pjanssen" w:date="2015-06-18T16:21:00Z"/>
        </w:trPr>
        <w:tc>
          <w:tcPr>
            <w:tcW w:w="833" w:type="pct"/>
            <w:vMerge/>
          </w:tcPr>
          <w:p w:rsidR="00D372E2" w:rsidRPr="002C6666" w:rsidDel="009C2C92" w:rsidRDefault="00D372E2" w:rsidP="00EE28D0">
            <w:pPr>
              <w:jc w:val="left"/>
              <w:rPr>
                <w:del w:id="732" w:author="pjanssen" w:date="2015-06-18T16:21:00Z"/>
                <w:rFonts w:cs="Arial"/>
                <w:color w:val="FF0000"/>
                <w:rPrChange w:id="733" w:author="pjanssen" w:date="2015-06-18T16:22:00Z">
                  <w:rPr>
                    <w:del w:id="734" w:author="pjanssen" w:date="2015-06-18T16:21:00Z"/>
                    <w:rFonts w:cs="Arial"/>
                    <w:color w:val="FF0000"/>
                    <w:lang w:val="en-US"/>
                  </w:rPr>
                </w:rPrChange>
              </w:rPr>
            </w:pPr>
          </w:p>
        </w:tc>
        <w:tc>
          <w:tcPr>
            <w:tcW w:w="767" w:type="pct"/>
          </w:tcPr>
          <w:p w:rsidR="00D372E2" w:rsidRPr="001E38A5" w:rsidDel="009C2C92" w:rsidRDefault="00D372E2" w:rsidP="00EE28D0">
            <w:pPr>
              <w:jc w:val="left"/>
              <w:rPr>
                <w:del w:id="735" w:author="pjanssen" w:date="2015-06-18T16:21:00Z"/>
                <w:rFonts w:cs="Arial"/>
                <w:lang w:eastAsia="fr-FR"/>
              </w:rPr>
            </w:pPr>
            <w:del w:id="736" w:author="pjanssen" w:date="2015-06-18T16:21:00Z">
              <w:r w:rsidRPr="001E38A5" w:rsidDel="009C2C92">
                <w:rPr>
                  <w:rFonts w:cs="Arial"/>
                  <w:lang w:eastAsia="fr-FR"/>
                </w:rPr>
                <w:delText>Samenvatting</w:delText>
              </w:r>
            </w:del>
          </w:p>
        </w:tc>
        <w:tc>
          <w:tcPr>
            <w:tcW w:w="3400" w:type="pct"/>
          </w:tcPr>
          <w:p w:rsidR="00D372E2" w:rsidRPr="002C6666" w:rsidDel="009C2C92" w:rsidRDefault="00D372E2" w:rsidP="00EE28D0">
            <w:pPr>
              <w:jc w:val="left"/>
              <w:rPr>
                <w:del w:id="737" w:author="pjanssen" w:date="2015-06-18T16:21:00Z"/>
                <w:rFonts w:cs="Arial"/>
                <w:color w:val="FF0000"/>
                <w:rPrChange w:id="738" w:author="pjanssen" w:date="2015-06-18T16:22:00Z">
                  <w:rPr>
                    <w:del w:id="739" w:author="pjanssen" w:date="2015-06-18T16:21:00Z"/>
                    <w:rFonts w:cs="Arial"/>
                    <w:color w:val="FF0000"/>
                    <w:lang w:val="en-US"/>
                  </w:rPr>
                </w:rPrChange>
              </w:rPr>
            </w:pPr>
          </w:p>
        </w:tc>
      </w:tr>
      <w:tr w:rsidR="00D372E2" w:rsidRPr="00EF7ACF" w:rsidDel="009C2C92" w:rsidTr="00D372E2">
        <w:trPr>
          <w:del w:id="740" w:author="pjanssen" w:date="2015-06-18T16:21:00Z"/>
        </w:trPr>
        <w:tc>
          <w:tcPr>
            <w:tcW w:w="833" w:type="pct"/>
            <w:vMerge/>
          </w:tcPr>
          <w:p w:rsidR="00D372E2" w:rsidRPr="002C6666" w:rsidDel="009C2C92" w:rsidRDefault="00D372E2" w:rsidP="00EE28D0">
            <w:pPr>
              <w:jc w:val="left"/>
              <w:rPr>
                <w:del w:id="741" w:author="pjanssen" w:date="2015-06-18T16:21:00Z"/>
                <w:rFonts w:cs="Arial"/>
                <w:color w:val="FF0000"/>
                <w:rPrChange w:id="742" w:author="pjanssen" w:date="2015-06-18T16:22:00Z">
                  <w:rPr>
                    <w:del w:id="743" w:author="pjanssen" w:date="2015-06-18T16:21:00Z"/>
                    <w:rFonts w:cs="Arial"/>
                    <w:color w:val="FF0000"/>
                    <w:lang w:val="en-US"/>
                  </w:rPr>
                </w:rPrChange>
              </w:rPr>
            </w:pPr>
          </w:p>
        </w:tc>
        <w:tc>
          <w:tcPr>
            <w:tcW w:w="767" w:type="pct"/>
          </w:tcPr>
          <w:p w:rsidR="00D372E2" w:rsidRPr="001E38A5" w:rsidDel="009C2C92" w:rsidRDefault="00D372E2" w:rsidP="00EE28D0">
            <w:pPr>
              <w:jc w:val="left"/>
              <w:rPr>
                <w:del w:id="744" w:author="pjanssen" w:date="2015-06-18T16:21:00Z"/>
                <w:rFonts w:cs="Arial"/>
                <w:lang w:eastAsia="fr-FR"/>
              </w:rPr>
            </w:pPr>
            <w:del w:id="745"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746" w:author="pjanssen" w:date="2015-06-18T16:21:00Z"/>
                <w:rFonts w:cs="Arial"/>
                <w:i/>
                <w:color w:val="3366FF"/>
              </w:rPr>
            </w:pPr>
          </w:p>
        </w:tc>
      </w:tr>
      <w:tr w:rsidR="00D372E2" w:rsidRPr="00EF7ACF" w:rsidDel="009C2C92" w:rsidTr="00D372E2">
        <w:trPr>
          <w:del w:id="747" w:author="pjanssen" w:date="2015-06-18T16:21:00Z"/>
        </w:trPr>
        <w:tc>
          <w:tcPr>
            <w:tcW w:w="833" w:type="pct"/>
            <w:vMerge/>
          </w:tcPr>
          <w:p w:rsidR="00D372E2" w:rsidRPr="001E38A5" w:rsidDel="009C2C92" w:rsidRDefault="00D372E2" w:rsidP="00EE28D0">
            <w:pPr>
              <w:jc w:val="left"/>
              <w:rPr>
                <w:del w:id="748" w:author="pjanssen" w:date="2015-06-18T16:21:00Z"/>
                <w:rFonts w:cs="Arial"/>
                <w:color w:val="FF0000"/>
                <w:highlight w:val="yellow"/>
              </w:rPr>
            </w:pPr>
          </w:p>
        </w:tc>
        <w:tc>
          <w:tcPr>
            <w:tcW w:w="767" w:type="pct"/>
          </w:tcPr>
          <w:p w:rsidR="00D372E2" w:rsidRPr="002C6666" w:rsidDel="009C2C92" w:rsidRDefault="007013EA" w:rsidP="00EE28D0">
            <w:pPr>
              <w:jc w:val="left"/>
              <w:rPr>
                <w:del w:id="749" w:author="pjanssen" w:date="2015-06-18T16:21:00Z"/>
                <w:rFonts w:cs="Arial"/>
                <w:highlight w:val="yellow"/>
                <w:lang w:eastAsia="fr-FR"/>
                <w:rPrChange w:id="750" w:author="pjanssen" w:date="2015-06-18T16:22:00Z">
                  <w:rPr>
                    <w:del w:id="751" w:author="pjanssen" w:date="2015-06-18T16:21:00Z"/>
                    <w:rFonts w:cs="Arial"/>
                    <w:highlight w:val="yellow"/>
                    <w:lang w:val="en-US" w:eastAsia="fr-FR"/>
                  </w:rPr>
                </w:rPrChange>
              </w:rPr>
            </w:pPr>
            <w:del w:id="752" w:author="pjanssen" w:date="2015-06-18T16:21:00Z">
              <w:r w:rsidRPr="007013EA">
                <w:rPr>
                  <w:rFonts w:cs="Arial"/>
                  <w:lang w:eastAsia="fr-FR"/>
                  <w:rPrChange w:id="753" w:author="pjanssen" w:date="2015-06-18T16:22:00Z">
                    <w:rPr>
                      <w:rFonts w:cs="Arial"/>
                      <w:lang w:val="en-US" w:eastAsia="fr-FR"/>
                    </w:rPr>
                  </w:rPrChange>
                </w:rPr>
                <w:delText>Minimum &amp; maximum schalen (optioneel)</w:delText>
              </w:r>
            </w:del>
          </w:p>
        </w:tc>
        <w:tc>
          <w:tcPr>
            <w:tcW w:w="3400" w:type="pct"/>
          </w:tcPr>
          <w:p w:rsidR="00D372E2" w:rsidRPr="001E38A5" w:rsidDel="009C2C92" w:rsidRDefault="00D372E2" w:rsidP="00EE28D0">
            <w:pPr>
              <w:jc w:val="left"/>
              <w:rPr>
                <w:del w:id="754" w:author="pjanssen" w:date="2015-06-18T16:21:00Z"/>
                <w:rStyle w:val="Instruction"/>
                <w:rFonts w:cs="Arial"/>
              </w:rPr>
            </w:pPr>
          </w:p>
        </w:tc>
      </w:tr>
    </w:tbl>
    <w:p w:rsidR="00D372E2" w:rsidDel="009C2C92" w:rsidRDefault="00D372E2" w:rsidP="00D372E2">
      <w:pPr>
        <w:rPr>
          <w:del w:id="755" w:author="pjanssen" w:date="2015-06-18T16:21:00Z"/>
        </w:rPr>
      </w:pPr>
    </w:p>
    <w:p w:rsidR="00D372E2" w:rsidDel="009C2C92" w:rsidRDefault="00D372E2" w:rsidP="00D372E2">
      <w:pPr>
        <w:pStyle w:val="Paragraaftitel"/>
        <w:spacing w:line="240" w:lineRule="atLeast"/>
        <w:rPr>
          <w:del w:id="756" w:author="pjanssen" w:date="2015-06-18T16:21:00Z"/>
        </w:rPr>
      </w:pPr>
      <w:del w:id="757" w:author="pjanssen" w:date="2015-06-18T16:21:00Z">
        <w:r w:rsidDel="009C2C92">
          <w:delText>Overige stijlen</w:delText>
        </w:r>
      </w:del>
    </w:p>
    <w:p w:rsidR="00D372E2" w:rsidDel="009C2C92" w:rsidRDefault="00D372E2" w:rsidP="00D372E2">
      <w:pPr>
        <w:rPr>
          <w:del w:id="758" w:author="pjanssen" w:date="2015-06-18T16:21:00Z"/>
        </w:rPr>
      </w:pPr>
      <w:del w:id="759" w:author="pjanssen" w:date="2015-06-18T16:21:00Z">
        <w:r w:rsidRPr="00D372E2" w:rsidDel="009C2C92">
          <w:delText>Beschrijft alternatieve weergave van lagen. Denk bijvoorbeeld aan een stratenkaart, deze kan in standaard kleuren worden getoond maar ook in “softtone” variant (alternatieve kleurstelling, bijvoorbeeld pastelkleuren) of “grijstinten” variant</w:delText>
        </w:r>
        <w:r w:rsidDel="009C2C92">
          <w:delText>.</w:delText>
        </w:r>
      </w:del>
    </w:p>
    <w:p w:rsidR="00D372E2" w:rsidDel="009C2C92" w:rsidRDefault="00D372E2" w:rsidP="00D372E2">
      <w:pPr>
        <w:rPr>
          <w:del w:id="760"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Del="009C2C92" w:rsidTr="00D372E2">
        <w:trPr>
          <w:del w:id="761" w:author="pjanssen" w:date="2015-06-18T16:21:00Z"/>
        </w:trPr>
        <w:tc>
          <w:tcPr>
            <w:tcW w:w="833" w:type="pct"/>
          </w:tcPr>
          <w:p w:rsidR="00D372E2" w:rsidRPr="001E38A5" w:rsidDel="009C2C92" w:rsidRDefault="00D372E2" w:rsidP="00EE28D0">
            <w:pPr>
              <w:keepNext/>
              <w:spacing w:before="60" w:after="60"/>
              <w:jc w:val="left"/>
              <w:rPr>
                <w:del w:id="762" w:author="pjanssen" w:date="2015-06-18T16:21:00Z"/>
                <w:rFonts w:cs="Arial"/>
                <w:b/>
              </w:rPr>
            </w:pPr>
            <w:del w:id="763"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764" w:author="pjanssen" w:date="2015-06-18T16:21:00Z"/>
                <w:rFonts w:cs="Arial"/>
                <w:b/>
                <w:i/>
                <w:caps/>
              </w:rPr>
            </w:pPr>
            <w:del w:id="765" w:author="pjanssen" w:date="2015-06-18T16:21:00Z">
              <w:r w:rsidRPr="001E38A5" w:rsidDel="009C2C92">
                <w:rPr>
                  <w:rFonts w:cs="Arial"/>
                  <w:b/>
                </w:rPr>
                <w:delText>Default Style</w:delText>
              </w:r>
            </w:del>
          </w:p>
        </w:tc>
      </w:tr>
      <w:tr w:rsidR="00D372E2" w:rsidRPr="00EF7ACF" w:rsidDel="009C2C92" w:rsidTr="00D372E2">
        <w:trPr>
          <w:del w:id="766" w:author="pjanssen" w:date="2015-06-18T16:21:00Z"/>
        </w:trPr>
        <w:tc>
          <w:tcPr>
            <w:tcW w:w="833" w:type="pct"/>
            <w:vMerge w:val="restart"/>
          </w:tcPr>
          <w:p w:rsidR="00D372E2" w:rsidRPr="001E38A5" w:rsidDel="009C2C92" w:rsidRDefault="00D372E2" w:rsidP="00EE28D0">
            <w:pPr>
              <w:jc w:val="left"/>
              <w:rPr>
                <w:del w:id="767" w:author="pjanssen" w:date="2015-06-18T16:21:00Z"/>
                <w:rFonts w:cs="Arial"/>
                <w:color w:val="0000FF"/>
              </w:rPr>
            </w:pPr>
            <w:del w:id="768" w:author="pjanssen" w:date="2015-06-18T16:21:00Z">
              <w:r w:rsidRPr="001E38A5" w:rsidDel="009C2C92">
                <w:rPr>
                  <w:rFonts w:cs="Arial"/>
                  <w:color w:val="0000FF"/>
                </w:rPr>
                <w:delText>&lt;Laagnaam zoals gebruikt door applicaties om de lag te benaderen &gt;</w:delText>
              </w:r>
            </w:del>
          </w:p>
          <w:p w:rsidR="00D372E2" w:rsidRPr="001E38A5" w:rsidDel="009C2C92" w:rsidRDefault="00D372E2" w:rsidP="00EE28D0">
            <w:pPr>
              <w:jc w:val="left"/>
              <w:rPr>
                <w:del w:id="769" w:author="pjanssen" w:date="2015-06-18T16:21:00Z"/>
                <w:rFonts w:cs="Arial"/>
                <w:i/>
                <w:color w:val="0000FF"/>
              </w:rPr>
            </w:pPr>
          </w:p>
          <w:p w:rsidR="00D372E2" w:rsidRPr="001E38A5" w:rsidDel="009C2C92" w:rsidRDefault="00D372E2" w:rsidP="00EE28D0">
            <w:pPr>
              <w:jc w:val="left"/>
              <w:rPr>
                <w:del w:id="770" w:author="pjanssen" w:date="2015-06-18T16:21:00Z"/>
                <w:rStyle w:val="Instruction"/>
                <w:rFonts w:cs="Arial"/>
                <w:color w:val="0000FF"/>
              </w:rPr>
            </w:pPr>
            <w:del w:id="771" w:author="pjanssen" w:date="2015-06-18T16:21:00Z">
              <w:r w:rsidRPr="001E38A5" w:rsidDel="009C2C92">
                <w:rPr>
                  <w:rFonts w:cs="Arial"/>
                  <w:i/>
                  <w:color w:val="0000FF"/>
                </w:rPr>
                <w:delText xml:space="preserve">Benoem de aspecten rechts voor iedere lag Maak voor iedere laag zoals benoemd in </w:delText>
              </w:r>
              <w:r w:rsidR="007013EA" w:rsidDel="009C2C92">
                <w:fldChar w:fldCharType="begin"/>
              </w:r>
              <w:r w:rsidR="000F60DE" w:rsidDel="009C2C92">
                <w:delInstrText xml:space="preserve"> REF _Ref251694830 \r \h  \* MERGEFORMAT </w:delInstrText>
              </w:r>
              <w:r w:rsidR="007013EA" w:rsidDel="009C2C92">
                <w:fldChar w:fldCharType="separate"/>
              </w:r>
              <w:r w:rsidR="00F84DD5" w:rsidDel="009C2C92">
                <w:rPr>
                  <w:b/>
                  <w:bCs/>
                </w:rPr>
                <w:delText>Fout! Verwijzingsbron niet gevonden.</w:delText>
              </w:r>
              <w:r w:rsidR="007013EA" w:rsidDel="009C2C92">
                <w:fldChar w:fldCharType="end"/>
              </w:r>
            </w:del>
          </w:p>
          <w:p w:rsidR="00D372E2" w:rsidRPr="001E38A5" w:rsidDel="009C2C92" w:rsidRDefault="00D372E2" w:rsidP="00EE28D0">
            <w:pPr>
              <w:jc w:val="left"/>
              <w:rPr>
                <w:del w:id="772" w:author="pjanssen" w:date="2015-06-18T16:21:00Z"/>
                <w:rFonts w:cs="Arial"/>
                <w:highlight w:val="yellow"/>
              </w:rPr>
            </w:pPr>
          </w:p>
        </w:tc>
        <w:tc>
          <w:tcPr>
            <w:tcW w:w="767" w:type="pct"/>
          </w:tcPr>
          <w:p w:rsidR="00D372E2" w:rsidRPr="001E38A5" w:rsidDel="009C2C92" w:rsidRDefault="00D372E2" w:rsidP="00EE28D0">
            <w:pPr>
              <w:jc w:val="left"/>
              <w:rPr>
                <w:del w:id="773" w:author="pjanssen" w:date="2015-06-18T16:21:00Z"/>
                <w:rFonts w:cs="Arial"/>
                <w:i/>
                <w:caps/>
              </w:rPr>
            </w:pPr>
            <w:del w:id="774"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775" w:author="pjanssen" w:date="2015-06-18T16:21:00Z"/>
                <w:rFonts w:cs="Arial"/>
                <w:color w:val="0000FF"/>
              </w:rPr>
            </w:pPr>
            <w:del w:id="776" w:author="pjanssen" w:date="2015-06-18T16:21:00Z">
              <w:r w:rsidRPr="001E38A5" w:rsidDel="009C2C92">
                <w:rPr>
                  <w:rFonts w:cs="Arial"/>
                  <w:color w:val="0000FF"/>
                </w:rPr>
                <w:delText>&lt;Naam van de stijl, zoals gebruikt door applicaties&gt;</w:delText>
              </w:r>
            </w:del>
          </w:p>
          <w:p w:rsidR="00D372E2" w:rsidRPr="001E38A5" w:rsidDel="009C2C92" w:rsidRDefault="00D372E2" w:rsidP="00EE28D0">
            <w:pPr>
              <w:jc w:val="left"/>
              <w:rPr>
                <w:del w:id="777" w:author="pjanssen" w:date="2015-06-18T16:21:00Z"/>
                <w:rFonts w:cs="Arial"/>
                <w:caps/>
                <w:color w:val="0000FF"/>
              </w:rPr>
            </w:pPr>
          </w:p>
        </w:tc>
      </w:tr>
      <w:tr w:rsidR="00D372E2" w:rsidRPr="00EF7ACF" w:rsidDel="009C2C92" w:rsidTr="00D372E2">
        <w:trPr>
          <w:del w:id="778" w:author="pjanssen" w:date="2015-06-18T16:21:00Z"/>
        </w:trPr>
        <w:tc>
          <w:tcPr>
            <w:tcW w:w="833" w:type="pct"/>
            <w:vMerge/>
          </w:tcPr>
          <w:p w:rsidR="00D372E2" w:rsidRPr="001E38A5" w:rsidDel="009C2C92" w:rsidRDefault="00D372E2" w:rsidP="00EE28D0">
            <w:pPr>
              <w:jc w:val="left"/>
              <w:rPr>
                <w:del w:id="779" w:author="pjanssen" w:date="2015-06-18T16:21:00Z"/>
                <w:rFonts w:cs="Arial"/>
                <w:color w:val="FF0000"/>
              </w:rPr>
            </w:pPr>
          </w:p>
        </w:tc>
        <w:tc>
          <w:tcPr>
            <w:tcW w:w="767" w:type="pct"/>
          </w:tcPr>
          <w:p w:rsidR="00D372E2" w:rsidRPr="001E38A5" w:rsidDel="009C2C92" w:rsidRDefault="00D372E2" w:rsidP="00EE28D0">
            <w:pPr>
              <w:jc w:val="left"/>
              <w:rPr>
                <w:del w:id="780" w:author="pjanssen" w:date="2015-06-18T16:21:00Z"/>
                <w:rFonts w:cs="Arial"/>
                <w:lang w:eastAsia="fr-FR"/>
              </w:rPr>
            </w:pPr>
            <w:del w:id="781" w:author="pjanssen" w:date="2015-06-18T16:21:00Z">
              <w:r w:rsidRPr="001E38A5" w:rsidDel="009C2C92">
                <w:rPr>
                  <w:rFonts w:cs="Arial"/>
                  <w:lang w:eastAsia="fr-FR"/>
                </w:rPr>
                <w:delText>Titel</w:delText>
              </w:r>
            </w:del>
          </w:p>
        </w:tc>
        <w:tc>
          <w:tcPr>
            <w:tcW w:w="3400" w:type="pct"/>
          </w:tcPr>
          <w:p w:rsidR="00D372E2" w:rsidRPr="002C6666" w:rsidDel="009C2C92" w:rsidRDefault="007013EA" w:rsidP="00EE28D0">
            <w:pPr>
              <w:jc w:val="left"/>
              <w:rPr>
                <w:del w:id="782" w:author="pjanssen" w:date="2015-06-18T16:21:00Z"/>
                <w:rFonts w:cs="Arial"/>
                <w:color w:val="0000FF"/>
                <w:rPrChange w:id="783" w:author="pjanssen" w:date="2015-06-18T16:22:00Z">
                  <w:rPr>
                    <w:del w:id="784" w:author="pjanssen" w:date="2015-06-18T16:21:00Z"/>
                    <w:rFonts w:cs="Arial"/>
                    <w:color w:val="0000FF"/>
                    <w:lang w:val="en-US"/>
                  </w:rPr>
                </w:rPrChange>
              </w:rPr>
            </w:pPr>
            <w:del w:id="785" w:author="pjanssen" w:date="2015-06-18T16:21:00Z">
              <w:r w:rsidRPr="007013EA">
                <w:rPr>
                  <w:rFonts w:cs="Arial"/>
                  <w:color w:val="0000FF"/>
                  <w:rPrChange w:id="786" w:author="pjanssen" w:date="2015-06-18T16:22:00Z">
                    <w:rPr>
                      <w:rFonts w:cs="Arial"/>
                      <w:color w:val="0000FF"/>
                      <w:lang w:val="en-US"/>
                    </w:rPr>
                  </w:rPrChange>
                </w:rPr>
                <w:delText>&lt;Titel van de stijl&gt;</w:delText>
              </w:r>
            </w:del>
          </w:p>
          <w:p w:rsidR="00D372E2" w:rsidRPr="002C6666" w:rsidDel="009C2C92" w:rsidRDefault="00D372E2" w:rsidP="00EE28D0">
            <w:pPr>
              <w:jc w:val="left"/>
              <w:rPr>
                <w:del w:id="787" w:author="pjanssen" w:date="2015-06-18T16:21:00Z"/>
                <w:rFonts w:cs="Arial"/>
                <w:color w:val="0000FF"/>
                <w:rPrChange w:id="788" w:author="pjanssen" w:date="2015-06-18T16:22:00Z">
                  <w:rPr>
                    <w:del w:id="789" w:author="pjanssen" w:date="2015-06-18T16:21:00Z"/>
                    <w:rFonts w:cs="Arial"/>
                    <w:color w:val="0000FF"/>
                    <w:lang w:val="en-US"/>
                  </w:rPr>
                </w:rPrChange>
              </w:rPr>
            </w:pPr>
          </w:p>
        </w:tc>
      </w:tr>
      <w:tr w:rsidR="00D372E2" w:rsidRPr="00EF7ACF" w:rsidDel="009C2C92" w:rsidTr="00D372E2">
        <w:trPr>
          <w:del w:id="790" w:author="pjanssen" w:date="2015-06-18T16:21:00Z"/>
        </w:trPr>
        <w:tc>
          <w:tcPr>
            <w:tcW w:w="833" w:type="pct"/>
            <w:vMerge/>
          </w:tcPr>
          <w:p w:rsidR="00D372E2" w:rsidRPr="002C6666" w:rsidDel="009C2C92" w:rsidRDefault="00D372E2" w:rsidP="00EE28D0">
            <w:pPr>
              <w:jc w:val="left"/>
              <w:rPr>
                <w:del w:id="791" w:author="pjanssen" w:date="2015-06-18T16:21:00Z"/>
                <w:rFonts w:cs="Arial"/>
                <w:color w:val="FF0000"/>
                <w:rPrChange w:id="792" w:author="pjanssen" w:date="2015-06-18T16:22:00Z">
                  <w:rPr>
                    <w:del w:id="793" w:author="pjanssen" w:date="2015-06-18T16:21:00Z"/>
                    <w:rFonts w:cs="Arial"/>
                    <w:color w:val="FF0000"/>
                    <w:lang w:val="en-US"/>
                  </w:rPr>
                </w:rPrChange>
              </w:rPr>
            </w:pPr>
          </w:p>
        </w:tc>
        <w:tc>
          <w:tcPr>
            <w:tcW w:w="767" w:type="pct"/>
          </w:tcPr>
          <w:p w:rsidR="00D372E2" w:rsidRPr="001E38A5" w:rsidDel="009C2C92" w:rsidRDefault="00D372E2" w:rsidP="00EE28D0">
            <w:pPr>
              <w:jc w:val="left"/>
              <w:rPr>
                <w:del w:id="794" w:author="pjanssen" w:date="2015-06-18T16:21:00Z"/>
                <w:rFonts w:cs="Arial"/>
                <w:lang w:eastAsia="fr-FR"/>
              </w:rPr>
            </w:pPr>
            <w:del w:id="795" w:author="pjanssen" w:date="2015-06-18T16:21:00Z">
              <w:r w:rsidRPr="001E38A5" w:rsidDel="009C2C92">
                <w:rPr>
                  <w:rFonts w:cs="Arial"/>
                  <w:lang w:eastAsia="fr-FR"/>
                </w:rPr>
                <w:delText>Samenvatting</w:delText>
              </w:r>
            </w:del>
          </w:p>
        </w:tc>
        <w:tc>
          <w:tcPr>
            <w:tcW w:w="3400" w:type="pct"/>
          </w:tcPr>
          <w:p w:rsidR="00D372E2" w:rsidRPr="001E38A5" w:rsidDel="009C2C92" w:rsidRDefault="00D372E2" w:rsidP="00EE28D0">
            <w:pPr>
              <w:jc w:val="left"/>
              <w:rPr>
                <w:del w:id="796" w:author="pjanssen" w:date="2015-06-18T16:21:00Z"/>
                <w:rFonts w:cs="Arial"/>
                <w:color w:val="0000FF"/>
              </w:rPr>
            </w:pPr>
            <w:del w:id="797" w:author="pjanssen" w:date="2015-06-18T16:21:00Z">
              <w:r w:rsidRPr="001E38A5" w:rsidDel="009C2C92">
                <w:rPr>
                  <w:rFonts w:cs="Arial"/>
                  <w:color w:val="0000FF"/>
                </w:rPr>
                <w:delText>&lt;Beschrijving van de stijl in woorden&gt;</w:delText>
              </w:r>
            </w:del>
          </w:p>
          <w:p w:rsidR="00D372E2" w:rsidRPr="001E38A5" w:rsidDel="009C2C92" w:rsidRDefault="00D372E2" w:rsidP="00EE28D0">
            <w:pPr>
              <w:jc w:val="left"/>
              <w:rPr>
                <w:del w:id="798" w:author="pjanssen" w:date="2015-06-18T16:21:00Z"/>
                <w:rFonts w:cs="Arial"/>
                <w:color w:val="0000FF"/>
              </w:rPr>
            </w:pPr>
          </w:p>
        </w:tc>
      </w:tr>
      <w:tr w:rsidR="00D372E2" w:rsidRPr="00EF7ACF" w:rsidDel="009C2C92" w:rsidTr="00D372E2">
        <w:trPr>
          <w:del w:id="799" w:author="pjanssen" w:date="2015-06-18T16:21:00Z"/>
        </w:trPr>
        <w:tc>
          <w:tcPr>
            <w:tcW w:w="833" w:type="pct"/>
            <w:vMerge/>
          </w:tcPr>
          <w:p w:rsidR="00D372E2" w:rsidRPr="001E38A5" w:rsidDel="009C2C92" w:rsidRDefault="00D372E2" w:rsidP="00EE28D0">
            <w:pPr>
              <w:jc w:val="left"/>
              <w:rPr>
                <w:del w:id="800" w:author="pjanssen" w:date="2015-06-18T16:21:00Z"/>
                <w:rFonts w:cs="Arial"/>
                <w:color w:val="FF0000"/>
              </w:rPr>
            </w:pPr>
          </w:p>
        </w:tc>
        <w:tc>
          <w:tcPr>
            <w:tcW w:w="767" w:type="pct"/>
          </w:tcPr>
          <w:p w:rsidR="00D372E2" w:rsidRPr="001E38A5" w:rsidDel="009C2C92" w:rsidRDefault="00D372E2" w:rsidP="00EE28D0">
            <w:pPr>
              <w:jc w:val="left"/>
              <w:rPr>
                <w:del w:id="801" w:author="pjanssen" w:date="2015-06-18T16:21:00Z"/>
                <w:rFonts w:cs="Arial"/>
                <w:lang w:eastAsia="fr-FR"/>
              </w:rPr>
            </w:pPr>
            <w:del w:id="802"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803" w:author="pjanssen" w:date="2015-06-18T16:21:00Z"/>
                <w:rFonts w:cs="Arial"/>
                <w:i/>
                <w:color w:val="0000FF"/>
              </w:rPr>
            </w:pPr>
            <w:del w:id="804" w:author="pjanssen" w:date="2015-06-18T16:21:00Z">
              <w:r w:rsidRPr="001E38A5" w:rsidDel="009C2C92">
                <w:rPr>
                  <w:rFonts w:cs="Arial"/>
                  <w:i/>
                  <w:color w:val="0000FF"/>
                </w:rPr>
                <w:delText>Beschrijving van de symbologie en classificatie van de laag conform de OpenGIS Symbology Encoding Implementation Specification, versie 1.1.0.</w:delText>
              </w:r>
            </w:del>
          </w:p>
          <w:p w:rsidR="00D372E2" w:rsidRPr="001E38A5" w:rsidDel="009C2C92" w:rsidRDefault="00D372E2" w:rsidP="00EE28D0">
            <w:pPr>
              <w:jc w:val="left"/>
              <w:rPr>
                <w:del w:id="805" w:author="pjanssen" w:date="2015-06-18T16:21:00Z"/>
                <w:rFonts w:cs="Arial"/>
                <w:i/>
                <w:color w:val="0000FF"/>
              </w:rPr>
            </w:pPr>
          </w:p>
          <w:p w:rsidR="00D372E2" w:rsidRPr="001E38A5" w:rsidDel="009C2C92" w:rsidRDefault="00D372E2" w:rsidP="00EE28D0">
            <w:pPr>
              <w:jc w:val="left"/>
              <w:rPr>
                <w:del w:id="806" w:author="pjanssen" w:date="2015-06-18T16:21:00Z"/>
                <w:rFonts w:cs="Arial"/>
                <w:i/>
                <w:color w:val="0000FF"/>
              </w:rPr>
            </w:pPr>
          </w:p>
          <w:p w:rsidR="00D372E2" w:rsidRPr="001E38A5" w:rsidDel="009C2C92" w:rsidRDefault="00D372E2" w:rsidP="00EE28D0">
            <w:pPr>
              <w:jc w:val="left"/>
              <w:rPr>
                <w:del w:id="807" w:author="pjanssen" w:date="2015-06-18T16:21:00Z"/>
                <w:rFonts w:cs="Arial"/>
                <w:i/>
                <w:color w:val="0000FF"/>
              </w:rPr>
            </w:pPr>
          </w:p>
        </w:tc>
      </w:tr>
      <w:tr w:rsidR="00D372E2" w:rsidRPr="00EF7ACF" w:rsidDel="009C2C92" w:rsidTr="00D372E2">
        <w:trPr>
          <w:del w:id="808" w:author="pjanssen" w:date="2015-06-18T16:21:00Z"/>
        </w:trPr>
        <w:tc>
          <w:tcPr>
            <w:tcW w:w="833" w:type="pct"/>
            <w:vMerge/>
          </w:tcPr>
          <w:p w:rsidR="00D372E2" w:rsidRPr="001E38A5" w:rsidDel="009C2C92" w:rsidRDefault="00D372E2" w:rsidP="00EE28D0">
            <w:pPr>
              <w:jc w:val="left"/>
              <w:rPr>
                <w:del w:id="809" w:author="pjanssen" w:date="2015-06-18T16:21:00Z"/>
                <w:rFonts w:cs="Arial"/>
                <w:color w:val="FF0000"/>
                <w:highlight w:val="yellow"/>
              </w:rPr>
            </w:pPr>
          </w:p>
        </w:tc>
        <w:tc>
          <w:tcPr>
            <w:tcW w:w="767" w:type="pct"/>
          </w:tcPr>
          <w:p w:rsidR="00D372E2" w:rsidRPr="002C6666" w:rsidDel="009C2C92" w:rsidRDefault="007013EA" w:rsidP="00EE28D0">
            <w:pPr>
              <w:jc w:val="left"/>
              <w:rPr>
                <w:del w:id="810" w:author="pjanssen" w:date="2015-06-18T16:21:00Z"/>
                <w:rFonts w:cs="Arial"/>
                <w:highlight w:val="yellow"/>
                <w:lang w:eastAsia="fr-FR"/>
                <w:rPrChange w:id="811" w:author="pjanssen" w:date="2015-06-18T16:22:00Z">
                  <w:rPr>
                    <w:del w:id="812" w:author="pjanssen" w:date="2015-06-18T16:21:00Z"/>
                    <w:rFonts w:cs="Arial"/>
                    <w:highlight w:val="yellow"/>
                    <w:lang w:val="en-US" w:eastAsia="fr-FR"/>
                  </w:rPr>
                </w:rPrChange>
              </w:rPr>
            </w:pPr>
            <w:del w:id="813" w:author="pjanssen" w:date="2015-06-18T16:21:00Z">
              <w:r w:rsidRPr="007013EA">
                <w:rPr>
                  <w:rFonts w:cs="Arial"/>
                  <w:lang w:eastAsia="fr-FR"/>
                  <w:rPrChange w:id="814" w:author="pjanssen" w:date="2015-06-18T16:22:00Z">
                    <w:rPr>
                      <w:rFonts w:cs="Arial"/>
                      <w:lang w:val="en-US" w:eastAsia="fr-FR"/>
                    </w:rPr>
                  </w:rPrChange>
                </w:rPr>
                <w:delText>Minimum &amp; maximum schalen (optioneel)</w:delText>
              </w:r>
            </w:del>
          </w:p>
        </w:tc>
        <w:tc>
          <w:tcPr>
            <w:tcW w:w="3400" w:type="pct"/>
          </w:tcPr>
          <w:p w:rsidR="00D372E2" w:rsidRPr="001E38A5" w:rsidDel="009C2C92" w:rsidRDefault="00D372E2" w:rsidP="00EE28D0">
            <w:pPr>
              <w:autoSpaceDE w:val="0"/>
              <w:autoSpaceDN w:val="0"/>
              <w:adjustRightInd w:val="0"/>
              <w:jc w:val="left"/>
              <w:rPr>
                <w:del w:id="815" w:author="pjanssen" w:date="2015-06-18T16:21:00Z"/>
                <w:rFonts w:cs="Arial"/>
                <w:color w:val="0000FF"/>
                <w:lang w:eastAsia="fr-FR"/>
              </w:rPr>
            </w:pPr>
            <w:del w:id="816" w:author="pjanssen" w:date="2015-06-18T16:21:00Z">
              <w:r w:rsidRPr="001E38A5" w:rsidDel="009C2C92">
                <w:rPr>
                  <w:rFonts w:cs="Arial"/>
                  <w:color w:val="0000FF"/>
                  <w:lang w:eastAsia="fr-FR"/>
                </w:rPr>
                <w:delText xml:space="preserve">&lt;minimum schaal&gt; - &lt;maximum schaal&gt; </w:delText>
              </w:r>
            </w:del>
          </w:p>
          <w:p w:rsidR="00D372E2" w:rsidRPr="001E38A5" w:rsidDel="009C2C92" w:rsidRDefault="00D372E2" w:rsidP="00EE28D0">
            <w:pPr>
              <w:autoSpaceDE w:val="0"/>
              <w:autoSpaceDN w:val="0"/>
              <w:adjustRightInd w:val="0"/>
              <w:jc w:val="left"/>
              <w:rPr>
                <w:del w:id="817" w:author="pjanssen" w:date="2015-06-18T16:21:00Z"/>
                <w:rFonts w:cs="Arial"/>
                <w:i/>
                <w:color w:val="0000FF"/>
                <w:lang w:eastAsia="fr-FR"/>
              </w:rPr>
            </w:pPr>
          </w:p>
          <w:p w:rsidR="00D372E2" w:rsidRPr="001E38A5" w:rsidDel="009C2C92" w:rsidRDefault="00D372E2" w:rsidP="00EE28D0">
            <w:pPr>
              <w:jc w:val="left"/>
              <w:rPr>
                <w:del w:id="818" w:author="pjanssen" w:date="2015-06-18T16:21:00Z"/>
                <w:rStyle w:val="Instruction"/>
                <w:rFonts w:cs="Arial"/>
                <w:color w:val="0000FF"/>
              </w:rPr>
            </w:pPr>
            <w:del w:id="819" w:author="pjanssen" w:date="2015-06-18T16:21:00Z">
              <w:r w:rsidRPr="001E38A5" w:rsidDel="009C2C92">
                <w:rPr>
                  <w:rStyle w:val="Instruction"/>
                  <w:rFonts w:cs="Arial"/>
                  <w:color w:val="0000FF"/>
                </w:rPr>
                <w:delText>Het schaalbereik waarbinnen de stijl gebruikt dient te worden. Default = geen schaallimiet. Er kunnen meerdere default stijlen worden gedefinieerd voor dezelfde laag; 1 voor iedere schaal range</w:delText>
              </w:r>
            </w:del>
          </w:p>
          <w:p w:rsidR="00D372E2" w:rsidRPr="001E38A5" w:rsidDel="009C2C92" w:rsidRDefault="00D372E2" w:rsidP="00EE28D0">
            <w:pPr>
              <w:jc w:val="left"/>
              <w:rPr>
                <w:del w:id="820" w:author="pjanssen" w:date="2015-06-18T16:21:00Z"/>
                <w:rStyle w:val="Instruction"/>
                <w:rFonts w:cs="Arial"/>
                <w:color w:val="0000FF"/>
              </w:rPr>
            </w:pPr>
          </w:p>
        </w:tc>
      </w:tr>
    </w:tbl>
    <w:p w:rsidR="00D372E2" w:rsidDel="009C2C92" w:rsidRDefault="00D372E2" w:rsidP="00D372E2">
      <w:pPr>
        <w:rPr>
          <w:del w:id="821" w:author="pjanssen" w:date="2015-06-18T16:21:00Z"/>
        </w:rPr>
      </w:pPr>
    </w:p>
    <w:p w:rsidR="001E38A5" w:rsidDel="009C2C92" w:rsidRDefault="001E38A5" w:rsidP="00D372E2">
      <w:pPr>
        <w:rPr>
          <w:del w:id="822"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Del="009C2C92" w:rsidTr="00D372E2">
        <w:trPr>
          <w:del w:id="823" w:author="pjanssen" w:date="2015-06-18T16:21:00Z"/>
        </w:trPr>
        <w:tc>
          <w:tcPr>
            <w:tcW w:w="833" w:type="pct"/>
          </w:tcPr>
          <w:p w:rsidR="00D372E2" w:rsidRPr="001E38A5" w:rsidDel="009C2C92" w:rsidRDefault="00D372E2" w:rsidP="00EE28D0">
            <w:pPr>
              <w:keepNext/>
              <w:spacing w:before="60" w:after="60"/>
              <w:jc w:val="left"/>
              <w:rPr>
                <w:del w:id="824" w:author="pjanssen" w:date="2015-06-18T16:21:00Z"/>
                <w:rFonts w:cs="Arial"/>
                <w:b/>
              </w:rPr>
            </w:pPr>
            <w:del w:id="825"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826" w:author="pjanssen" w:date="2015-06-18T16:21:00Z"/>
                <w:rFonts w:cs="Arial"/>
                <w:b/>
                <w:i/>
                <w:caps/>
              </w:rPr>
            </w:pPr>
            <w:del w:id="827" w:author="pjanssen" w:date="2015-06-18T16:21:00Z">
              <w:r w:rsidRPr="001E38A5" w:rsidDel="009C2C92">
                <w:rPr>
                  <w:rFonts w:cs="Arial"/>
                  <w:b/>
                </w:rPr>
                <w:delText>Default Style</w:delText>
              </w:r>
            </w:del>
          </w:p>
        </w:tc>
      </w:tr>
      <w:tr w:rsidR="00D372E2" w:rsidRPr="00EF7ACF" w:rsidDel="009C2C92" w:rsidTr="00D372E2">
        <w:trPr>
          <w:del w:id="828" w:author="pjanssen" w:date="2015-06-18T16:21:00Z"/>
        </w:trPr>
        <w:tc>
          <w:tcPr>
            <w:tcW w:w="833" w:type="pct"/>
            <w:vMerge w:val="restart"/>
          </w:tcPr>
          <w:p w:rsidR="00D372E2" w:rsidRPr="001E38A5" w:rsidDel="009C2C92" w:rsidRDefault="00D372E2" w:rsidP="00EE28D0">
            <w:pPr>
              <w:jc w:val="left"/>
              <w:rPr>
                <w:del w:id="829" w:author="pjanssen" w:date="2015-06-18T16:21:00Z"/>
                <w:rFonts w:cs="Arial"/>
                <w:highlight w:val="yellow"/>
              </w:rPr>
            </w:pPr>
          </w:p>
        </w:tc>
        <w:tc>
          <w:tcPr>
            <w:tcW w:w="767" w:type="pct"/>
          </w:tcPr>
          <w:p w:rsidR="00D372E2" w:rsidRPr="001E38A5" w:rsidDel="009C2C92" w:rsidRDefault="00D372E2" w:rsidP="00EE28D0">
            <w:pPr>
              <w:jc w:val="left"/>
              <w:rPr>
                <w:del w:id="830" w:author="pjanssen" w:date="2015-06-18T16:21:00Z"/>
                <w:rFonts w:cs="Arial"/>
                <w:i/>
                <w:caps/>
              </w:rPr>
            </w:pPr>
            <w:del w:id="831"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832" w:author="pjanssen" w:date="2015-06-18T16:21:00Z"/>
                <w:rFonts w:cs="Arial"/>
                <w:i/>
                <w:caps/>
                <w:color w:val="3366FF"/>
              </w:rPr>
            </w:pPr>
          </w:p>
        </w:tc>
      </w:tr>
      <w:tr w:rsidR="00D372E2" w:rsidRPr="00EF7ACF" w:rsidDel="009C2C92" w:rsidTr="00D372E2">
        <w:trPr>
          <w:del w:id="833" w:author="pjanssen" w:date="2015-06-18T16:21:00Z"/>
        </w:trPr>
        <w:tc>
          <w:tcPr>
            <w:tcW w:w="833" w:type="pct"/>
            <w:vMerge/>
          </w:tcPr>
          <w:p w:rsidR="00D372E2" w:rsidRPr="001E38A5" w:rsidDel="009C2C92" w:rsidRDefault="00D372E2" w:rsidP="00EE28D0">
            <w:pPr>
              <w:jc w:val="left"/>
              <w:rPr>
                <w:del w:id="834" w:author="pjanssen" w:date="2015-06-18T16:21:00Z"/>
                <w:rFonts w:cs="Arial"/>
                <w:color w:val="FF0000"/>
              </w:rPr>
            </w:pPr>
          </w:p>
        </w:tc>
        <w:tc>
          <w:tcPr>
            <w:tcW w:w="767" w:type="pct"/>
          </w:tcPr>
          <w:p w:rsidR="00D372E2" w:rsidRPr="001E38A5" w:rsidDel="009C2C92" w:rsidRDefault="00D372E2" w:rsidP="00EE28D0">
            <w:pPr>
              <w:jc w:val="left"/>
              <w:rPr>
                <w:del w:id="835" w:author="pjanssen" w:date="2015-06-18T16:21:00Z"/>
                <w:rFonts w:cs="Arial"/>
                <w:lang w:eastAsia="fr-FR"/>
              </w:rPr>
            </w:pPr>
            <w:del w:id="836" w:author="pjanssen" w:date="2015-06-18T16:21:00Z">
              <w:r w:rsidRPr="001E38A5" w:rsidDel="009C2C92">
                <w:rPr>
                  <w:rFonts w:cs="Arial"/>
                  <w:lang w:eastAsia="fr-FR"/>
                </w:rPr>
                <w:delText>Titel</w:delText>
              </w:r>
            </w:del>
          </w:p>
        </w:tc>
        <w:tc>
          <w:tcPr>
            <w:tcW w:w="3400" w:type="pct"/>
          </w:tcPr>
          <w:p w:rsidR="00D372E2" w:rsidRPr="002C6666" w:rsidDel="009C2C92" w:rsidRDefault="00D372E2" w:rsidP="00EE28D0">
            <w:pPr>
              <w:jc w:val="left"/>
              <w:rPr>
                <w:del w:id="837" w:author="pjanssen" w:date="2015-06-18T16:21:00Z"/>
                <w:rFonts w:cs="Arial"/>
                <w:color w:val="FF0000"/>
                <w:rPrChange w:id="838" w:author="pjanssen" w:date="2015-06-18T16:22:00Z">
                  <w:rPr>
                    <w:del w:id="839" w:author="pjanssen" w:date="2015-06-18T16:21:00Z"/>
                    <w:rFonts w:cs="Arial"/>
                    <w:color w:val="FF0000"/>
                    <w:lang w:val="en-US"/>
                  </w:rPr>
                </w:rPrChange>
              </w:rPr>
            </w:pPr>
          </w:p>
        </w:tc>
      </w:tr>
      <w:tr w:rsidR="00D372E2" w:rsidRPr="00EF7ACF" w:rsidDel="009C2C92" w:rsidTr="00D372E2">
        <w:trPr>
          <w:del w:id="840" w:author="pjanssen" w:date="2015-06-18T16:21:00Z"/>
        </w:trPr>
        <w:tc>
          <w:tcPr>
            <w:tcW w:w="833" w:type="pct"/>
            <w:vMerge/>
          </w:tcPr>
          <w:p w:rsidR="00D372E2" w:rsidRPr="002C6666" w:rsidDel="009C2C92" w:rsidRDefault="00D372E2" w:rsidP="00EE28D0">
            <w:pPr>
              <w:jc w:val="left"/>
              <w:rPr>
                <w:del w:id="841" w:author="pjanssen" w:date="2015-06-18T16:21:00Z"/>
                <w:rFonts w:cs="Arial"/>
                <w:color w:val="FF0000"/>
                <w:rPrChange w:id="842" w:author="pjanssen" w:date="2015-06-18T16:22:00Z">
                  <w:rPr>
                    <w:del w:id="843" w:author="pjanssen" w:date="2015-06-18T16:21:00Z"/>
                    <w:rFonts w:cs="Arial"/>
                    <w:color w:val="FF0000"/>
                    <w:lang w:val="en-US"/>
                  </w:rPr>
                </w:rPrChange>
              </w:rPr>
            </w:pPr>
          </w:p>
        </w:tc>
        <w:tc>
          <w:tcPr>
            <w:tcW w:w="767" w:type="pct"/>
          </w:tcPr>
          <w:p w:rsidR="00D372E2" w:rsidRPr="001E38A5" w:rsidDel="009C2C92" w:rsidRDefault="00D372E2" w:rsidP="00EE28D0">
            <w:pPr>
              <w:jc w:val="left"/>
              <w:rPr>
                <w:del w:id="844" w:author="pjanssen" w:date="2015-06-18T16:21:00Z"/>
                <w:rFonts w:cs="Arial"/>
                <w:lang w:eastAsia="fr-FR"/>
              </w:rPr>
            </w:pPr>
            <w:del w:id="845" w:author="pjanssen" w:date="2015-06-18T16:21:00Z">
              <w:r w:rsidRPr="001E38A5" w:rsidDel="009C2C92">
                <w:rPr>
                  <w:rFonts w:cs="Arial"/>
                  <w:lang w:eastAsia="fr-FR"/>
                </w:rPr>
                <w:delText>Samenvatting</w:delText>
              </w:r>
            </w:del>
          </w:p>
        </w:tc>
        <w:tc>
          <w:tcPr>
            <w:tcW w:w="3400" w:type="pct"/>
          </w:tcPr>
          <w:p w:rsidR="00D372E2" w:rsidRPr="002C6666" w:rsidDel="009C2C92" w:rsidRDefault="00D372E2" w:rsidP="00EE28D0">
            <w:pPr>
              <w:jc w:val="left"/>
              <w:rPr>
                <w:del w:id="846" w:author="pjanssen" w:date="2015-06-18T16:21:00Z"/>
                <w:rFonts w:cs="Arial"/>
                <w:color w:val="FF0000"/>
                <w:rPrChange w:id="847" w:author="pjanssen" w:date="2015-06-18T16:22:00Z">
                  <w:rPr>
                    <w:del w:id="848" w:author="pjanssen" w:date="2015-06-18T16:21:00Z"/>
                    <w:rFonts w:cs="Arial"/>
                    <w:color w:val="FF0000"/>
                    <w:lang w:val="en-US"/>
                  </w:rPr>
                </w:rPrChange>
              </w:rPr>
            </w:pPr>
          </w:p>
        </w:tc>
      </w:tr>
      <w:tr w:rsidR="00D372E2" w:rsidRPr="00EF7ACF" w:rsidDel="009C2C92" w:rsidTr="00D372E2">
        <w:trPr>
          <w:del w:id="849" w:author="pjanssen" w:date="2015-06-18T16:21:00Z"/>
        </w:trPr>
        <w:tc>
          <w:tcPr>
            <w:tcW w:w="833" w:type="pct"/>
            <w:vMerge/>
          </w:tcPr>
          <w:p w:rsidR="00D372E2" w:rsidRPr="002C6666" w:rsidDel="009C2C92" w:rsidRDefault="00D372E2" w:rsidP="00EE28D0">
            <w:pPr>
              <w:jc w:val="left"/>
              <w:rPr>
                <w:del w:id="850" w:author="pjanssen" w:date="2015-06-18T16:21:00Z"/>
                <w:rFonts w:cs="Arial"/>
                <w:color w:val="FF0000"/>
                <w:rPrChange w:id="851" w:author="pjanssen" w:date="2015-06-18T16:22:00Z">
                  <w:rPr>
                    <w:del w:id="852" w:author="pjanssen" w:date="2015-06-18T16:21:00Z"/>
                    <w:rFonts w:cs="Arial"/>
                    <w:color w:val="FF0000"/>
                    <w:lang w:val="en-US"/>
                  </w:rPr>
                </w:rPrChange>
              </w:rPr>
            </w:pPr>
          </w:p>
        </w:tc>
        <w:tc>
          <w:tcPr>
            <w:tcW w:w="767" w:type="pct"/>
          </w:tcPr>
          <w:p w:rsidR="00D372E2" w:rsidRPr="001E38A5" w:rsidDel="009C2C92" w:rsidRDefault="00D372E2" w:rsidP="00EE28D0">
            <w:pPr>
              <w:jc w:val="left"/>
              <w:rPr>
                <w:del w:id="853" w:author="pjanssen" w:date="2015-06-18T16:21:00Z"/>
                <w:rFonts w:cs="Arial"/>
                <w:lang w:eastAsia="fr-FR"/>
              </w:rPr>
            </w:pPr>
            <w:del w:id="854"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855" w:author="pjanssen" w:date="2015-06-18T16:21:00Z"/>
                <w:rFonts w:cs="Arial"/>
                <w:i/>
                <w:color w:val="3366FF"/>
              </w:rPr>
            </w:pPr>
          </w:p>
        </w:tc>
      </w:tr>
      <w:tr w:rsidR="00D372E2" w:rsidRPr="00EF7ACF" w:rsidDel="009C2C92" w:rsidTr="00D372E2">
        <w:trPr>
          <w:del w:id="856" w:author="pjanssen" w:date="2015-06-18T16:21:00Z"/>
        </w:trPr>
        <w:tc>
          <w:tcPr>
            <w:tcW w:w="833" w:type="pct"/>
            <w:vMerge/>
          </w:tcPr>
          <w:p w:rsidR="00D372E2" w:rsidRPr="001E38A5" w:rsidDel="009C2C92" w:rsidRDefault="00D372E2" w:rsidP="00EE28D0">
            <w:pPr>
              <w:jc w:val="left"/>
              <w:rPr>
                <w:del w:id="857" w:author="pjanssen" w:date="2015-06-18T16:21:00Z"/>
                <w:rFonts w:cs="Arial"/>
                <w:color w:val="FF0000"/>
                <w:highlight w:val="yellow"/>
              </w:rPr>
            </w:pPr>
          </w:p>
        </w:tc>
        <w:tc>
          <w:tcPr>
            <w:tcW w:w="767" w:type="pct"/>
          </w:tcPr>
          <w:p w:rsidR="00D372E2" w:rsidRPr="002C6666" w:rsidDel="009C2C92" w:rsidRDefault="007013EA" w:rsidP="00EE28D0">
            <w:pPr>
              <w:jc w:val="left"/>
              <w:rPr>
                <w:del w:id="858" w:author="pjanssen" w:date="2015-06-18T16:21:00Z"/>
                <w:rFonts w:cs="Arial"/>
                <w:highlight w:val="yellow"/>
                <w:lang w:eastAsia="fr-FR"/>
                <w:rPrChange w:id="859" w:author="pjanssen" w:date="2015-06-18T16:22:00Z">
                  <w:rPr>
                    <w:del w:id="860" w:author="pjanssen" w:date="2015-06-18T16:21:00Z"/>
                    <w:rFonts w:cs="Arial"/>
                    <w:highlight w:val="yellow"/>
                    <w:lang w:val="en-US" w:eastAsia="fr-FR"/>
                  </w:rPr>
                </w:rPrChange>
              </w:rPr>
            </w:pPr>
            <w:del w:id="861" w:author="pjanssen" w:date="2015-06-18T16:21:00Z">
              <w:r w:rsidRPr="007013EA">
                <w:rPr>
                  <w:rFonts w:cs="Arial"/>
                  <w:lang w:eastAsia="fr-FR"/>
                  <w:rPrChange w:id="862" w:author="pjanssen" w:date="2015-06-18T16:22:00Z">
                    <w:rPr>
                      <w:rFonts w:cs="Arial"/>
                      <w:lang w:val="en-US" w:eastAsia="fr-FR"/>
                    </w:rPr>
                  </w:rPrChange>
                </w:rPr>
                <w:delText>Minimum &amp; maximum schalen (optioneel)</w:delText>
              </w:r>
            </w:del>
          </w:p>
        </w:tc>
        <w:tc>
          <w:tcPr>
            <w:tcW w:w="3400" w:type="pct"/>
          </w:tcPr>
          <w:p w:rsidR="00D372E2" w:rsidRPr="001E38A5" w:rsidDel="009C2C92" w:rsidRDefault="00D372E2" w:rsidP="00EE28D0">
            <w:pPr>
              <w:jc w:val="left"/>
              <w:rPr>
                <w:del w:id="863" w:author="pjanssen" w:date="2015-06-18T16:21:00Z"/>
                <w:rStyle w:val="Instruction"/>
                <w:rFonts w:cs="Arial"/>
              </w:rPr>
            </w:pPr>
          </w:p>
        </w:tc>
      </w:tr>
    </w:tbl>
    <w:p w:rsidR="00D372E2" w:rsidDel="009C2C92" w:rsidRDefault="00D372E2" w:rsidP="00D372E2">
      <w:pPr>
        <w:rPr>
          <w:del w:id="864" w:author="pjanssen" w:date="2015-06-18T16:21:00Z"/>
        </w:rPr>
      </w:pPr>
    </w:p>
    <w:p w:rsidR="00D372E2" w:rsidDel="009C2C92" w:rsidRDefault="00D372E2" w:rsidP="00D372E2">
      <w:pPr>
        <w:pStyle w:val="Paragraaftitel"/>
        <w:spacing w:line="240" w:lineRule="atLeast"/>
        <w:rPr>
          <w:del w:id="865" w:author="pjanssen" w:date="2015-06-18T16:21:00Z"/>
        </w:rPr>
      </w:pPr>
      <w:del w:id="866" w:author="pjanssen" w:date="2015-06-18T16:21:00Z">
        <w:r w:rsidDel="009C2C92">
          <w:delText>Laag organisatie</w:delText>
        </w:r>
      </w:del>
    </w:p>
    <w:p w:rsidR="00D372E2" w:rsidDel="009C2C92" w:rsidRDefault="00D372E2" w:rsidP="00D372E2">
      <w:pPr>
        <w:rPr>
          <w:del w:id="867" w:author="pjanssen" w:date="2015-06-18T16:21:00Z"/>
        </w:rPr>
      </w:pPr>
      <w:del w:id="868" w:author="pjanssen" w:date="2015-06-18T16:21:00Z">
        <w:r w:rsidRPr="00D372E2" w:rsidDel="009C2C92">
          <w:rPr>
            <w:color w:val="0000FF"/>
          </w:rPr>
          <w:delText>De WMS ISO19128:2005 specificatie maakt het mogelijk om lagen te groeperen, bijvoorbeeld in een hiërarchie. Dergelijke groeperingen dienen in deze subparagraaf te worden benoemd. Bijvoorbeeld, de laag “Transport Netwerk” bestaat uit drie lagen: “Wegen”, “Waterwegen” en “Spoorwegen”</w:delText>
        </w:r>
        <w:r w:rsidRPr="00D372E2" w:rsidDel="009C2C92">
          <w:delText>.</w:delText>
        </w:r>
      </w:del>
    </w:p>
    <w:p w:rsidR="00D372E2" w:rsidDel="009C2C92" w:rsidRDefault="00D372E2" w:rsidP="00D372E2">
      <w:pPr>
        <w:pStyle w:val="Paragraaftitel"/>
        <w:numPr>
          <w:ilvl w:val="0"/>
          <w:numId w:val="0"/>
        </w:numPr>
        <w:spacing w:line="240" w:lineRule="atLeast"/>
        <w:rPr>
          <w:del w:id="869" w:author="pjanssen" w:date="2015-06-18T16:21:00Z"/>
        </w:rPr>
      </w:pPr>
    </w:p>
    <w:p w:rsidR="00576E1A" w:rsidDel="009C2C92" w:rsidRDefault="00576E1A" w:rsidP="00B93692">
      <w:pPr>
        <w:spacing w:line="240" w:lineRule="atLeast"/>
        <w:jc w:val="left"/>
        <w:rPr>
          <w:del w:id="870" w:author="pjanssen" w:date="2015-06-18T16:21:00Z"/>
        </w:rPr>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871" w:name="_Toc422478878"/>
      <w:r>
        <w:t>Bibliografie</w:t>
      </w:r>
      <w:bookmarkEnd w:id="871"/>
    </w:p>
    <w:p w:rsidR="00576E1A" w:rsidRPr="007C7339" w:rsidRDefault="00EE28D0" w:rsidP="00576E1A">
      <w:pPr>
        <w:pStyle w:val="Inleidingnatitel"/>
        <w:spacing w:line="240" w:lineRule="atLeast"/>
      </w:pPr>
      <w:r>
        <w:t>Dit hoofdstuk beschrijft</w:t>
      </w:r>
      <w:r w:rsidR="00D372E2">
        <w:t xml:space="preserve"> relevante documenten betrekking hebben op deze </w:t>
      </w:r>
      <w:ins w:id="872" w:author="pjanssen" w:date="2015-06-18T16:20:00Z">
        <w:r w:rsidR="00900664">
          <w:t>d</w:t>
        </w:r>
      </w:ins>
      <w:del w:id="873" w:author="pjanssen" w:date="2015-06-18T16:20:00Z">
        <w:r w:rsidR="005F591B" w:rsidDel="00900664">
          <w:delText>D</w:delText>
        </w:r>
      </w:del>
      <w:r w:rsidR="005F591B">
        <w:t>ata</w:t>
      </w:r>
      <w:del w:id="874" w:author="pjanssen" w:date="2015-06-18T16:20:00Z">
        <w:r w:rsidR="005F591B" w:rsidDel="00900664">
          <w:delText xml:space="preserve"> Product</w:delText>
        </w:r>
      </w:del>
      <w:ins w:id="875" w:author="pjanssen" w:date="2015-06-18T16:20:00Z">
        <w:r w:rsidR="00900664">
          <w:t>s</w:t>
        </w:r>
      </w:ins>
      <w:del w:id="876" w:author="pjanssen" w:date="2015-06-18T16:20:00Z">
        <w:r w:rsidR="005F591B" w:rsidDel="00900664">
          <w:delText xml:space="preserve"> S</w:delText>
        </w:r>
      </w:del>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EE7BB1"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7013EA">
        <w:fldChar w:fldCharType="begin"/>
      </w:r>
      <w:r w:rsidR="007013EA" w:rsidRPr="007013EA">
        <w:rPr>
          <w:lang w:val="en-GB"/>
          <w:rPrChange w:id="877" w:author="pjanssen" w:date="2015-06-01T10:34:00Z">
            <w:rPr/>
          </w:rPrChange>
        </w:rPr>
        <w:instrText>HYPERLINK "http://inspire.jrc.ec.europa.eu/reports/ImplementingRules/DataSpecifications/D2.5_v3.1.pdf"</w:instrText>
      </w:r>
      <w:r w:rsidR="007013EA">
        <w:fldChar w:fldCharType="separate"/>
      </w:r>
      <w:r w:rsidR="00DF04D9" w:rsidRPr="00834A6E">
        <w:rPr>
          <w:rStyle w:val="Hyperlink"/>
          <w:szCs w:val="20"/>
          <w:lang w:val="en-US"/>
        </w:rPr>
        <w:t>http://inspire.jrc.ec.europa.eu/reports/ImplementingRules/DataSpecifications/D2.5_v3.1.pdf</w:t>
      </w:r>
      <w:r w:rsidR="007013EA">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EE7BB1"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878" w:name="_Toc422478879"/>
      <w:r>
        <w:t xml:space="preserve">Bijlage </w:t>
      </w:r>
      <w:r w:rsidR="00D955F6">
        <w:t>1: IMKL1.1 (2012)</w:t>
      </w:r>
      <w:bookmarkEnd w:id="87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6.1pt" o:ole="">
            <v:imagedata r:id="rId44" o:title="" croptop="3994f" cropbottom="5164f"/>
          </v:shape>
          <o:OLEObject Type="Embed" ProgID="PowerPoint.Slide.8" ShapeID="_x0000_i1025" DrawAspect="Content" ObjectID="_1496220681" r:id="rId4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879" w:name="_Toc422478880"/>
      <w:r>
        <w:t xml:space="preserve">Bijlage </w:t>
      </w:r>
      <w:r w:rsidR="00D955F6">
        <w:t xml:space="preserve">2: IMKL2015 </w:t>
      </w:r>
      <w:r w:rsidR="00932116">
        <w:t>waardelijst</w:t>
      </w:r>
      <w:r w:rsidR="00D955F6">
        <w:t>en.</w:t>
      </w:r>
      <w:bookmarkEnd w:id="87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921722" w:rsidRDefault="00921722" w:rsidP="00D372E2"/>
    <w:p w:rsidR="00EE7BB1" w:rsidRDefault="00EE7BB1">
      <w:pPr>
        <w:pStyle w:val="Hoofdstukx"/>
      </w:pPr>
    </w:p>
    <w:p w:rsidR="002A0ED0" w:rsidRDefault="002A0ED0" w:rsidP="00D372E2"/>
    <w:p w:rsidR="00EE7BB1" w:rsidRDefault="002A0ED0">
      <w:pPr>
        <w:pStyle w:val="Hoofdstuktitel"/>
      </w:pPr>
      <w:bookmarkStart w:id="880" w:name="_Toc422478881"/>
      <w:r>
        <w:t>Bijlage 3: Model voor opnemen Belang en Belangenstrook</w:t>
      </w:r>
      <w:bookmarkEnd w:id="880"/>
    </w:p>
    <w:p w:rsidR="002A0ED0" w:rsidRPr="002A0ED0" w:rsidRDefault="002A0ED0" w:rsidP="002A0ED0">
      <w:pPr>
        <w:spacing w:line="240" w:lineRule="auto"/>
        <w:jc w:val="left"/>
        <w:rPr>
          <w:b/>
        </w:rPr>
      </w:pPr>
      <w:r w:rsidRPr="002A0ED0">
        <w:rPr>
          <w:b/>
        </w:rPr>
        <w:t>DIT HOOFDSTUK IS ONDER BEWERKING.</w:t>
      </w:r>
    </w:p>
    <w:p w:rsidR="00EE7BB1" w:rsidRDefault="00EE7BB1"/>
    <w:p w:rsidR="00EE7BB1" w:rsidRDefault="00EE7BB1"/>
    <w:p w:rsidR="00EE7BB1" w:rsidRDefault="00D66553">
      <w:r>
        <w:rPr>
          <w:b/>
        </w:rPr>
        <w:t>Belang, Belangenstrook</w:t>
      </w:r>
    </w:p>
    <w:p w:rsidR="002A0ED0" w:rsidRDefault="002A0ED0" w:rsidP="002A0ED0">
      <w:pPr>
        <w:spacing w:line="240" w:lineRule="atLeast"/>
      </w:pPr>
    </w:p>
    <w:p w:rsidR="002A0ED0" w:rsidRDefault="002A0ED0" w:rsidP="002A0ED0">
      <w:pPr>
        <w:spacing w:line="240" w:lineRule="auto"/>
        <w:jc w:val="left"/>
      </w:pPr>
      <w:r>
        <w:t xml:space="preserve">Definitie: </w:t>
      </w:r>
      <w:r w:rsidRPr="00D239F0">
        <w:t>Gebied waar een netbeheerder een belang, verantwoordelijkheid, heeft i</w:t>
      </w:r>
      <w:r>
        <w:t>n relatie tot een utiliteitsnet of delen daarvan.</w:t>
      </w:r>
    </w:p>
    <w:p w:rsidR="00921722" w:rsidRDefault="00921722" w:rsidP="002A0ED0">
      <w:pPr>
        <w:spacing w:line="240" w:lineRule="auto"/>
        <w:jc w:val="left"/>
      </w:pPr>
    </w:p>
    <w:p w:rsidR="00921722" w:rsidRDefault="00921722" w:rsidP="002A0ED0">
      <w:pPr>
        <w:spacing w:line="240" w:lineRule="auto"/>
        <w:jc w:val="left"/>
      </w:pPr>
      <w:r>
        <w:rPr>
          <w:noProof/>
        </w:rPr>
        <w:drawing>
          <wp:inline distT="0" distB="0" distL="0" distR="0">
            <wp:extent cx="5500370" cy="3560445"/>
            <wp:effectExtent l="0" t="0" r="0" b="0"/>
            <wp:docPr id="59" name="Afbeelding 58" descr="Belanggebi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anggebied.wmf"/>
                    <pic:cNvPicPr/>
                  </pic:nvPicPr>
                  <pic:blipFill>
                    <a:blip r:embed="rId46" cstate="print"/>
                    <a:stretch>
                      <a:fillRect/>
                    </a:stretch>
                  </pic:blipFill>
                  <pic:spPr>
                    <a:xfrm>
                      <a:off x="0" y="0"/>
                      <a:ext cx="5500370" cy="3560445"/>
                    </a:xfrm>
                    <a:prstGeom prst="rect">
                      <a:avLst/>
                    </a:prstGeom>
                  </pic:spPr>
                </pic:pic>
              </a:graphicData>
            </a:graphic>
          </wp:inline>
        </w:drawing>
      </w:r>
    </w:p>
    <w:p w:rsidR="00921722" w:rsidRDefault="00921722" w:rsidP="002A0ED0">
      <w:pPr>
        <w:spacing w:line="240" w:lineRule="auto"/>
        <w:jc w:val="left"/>
      </w:pPr>
    </w:p>
    <w:p w:rsidR="00921722" w:rsidRDefault="00921722" w:rsidP="002A0ED0">
      <w:pPr>
        <w:spacing w:line="240" w:lineRule="auto"/>
        <w:jc w:val="left"/>
      </w:pPr>
    </w:p>
    <w:p w:rsidR="002A0ED0" w:rsidRDefault="002A0ED0" w:rsidP="002A0ED0">
      <w:pPr>
        <w:spacing w:line="240" w:lineRule="auto"/>
        <w:jc w:val="left"/>
      </w:pPr>
    </w:p>
    <w:p w:rsidR="002A0ED0" w:rsidRDefault="002A0ED0" w:rsidP="002A0ED0">
      <w:pPr>
        <w:spacing w:line="240" w:lineRule="auto"/>
        <w:jc w:val="left"/>
      </w:pPr>
      <w:r>
        <w:t>Figuur x: Belang, gegevens en gebied. Om het belang van een netbeheerder op een utiliteitsnet of delen daarvan middels een gebied aan te geven.</w:t>
      </w:r>
      <w:r>
        <w:br w:type="page"/>
      </w:r>
    </w:p>
    <w:p w:rsidR="002A0ED0" w:rsidRDefault="002A0ED0" w:rsidP="00D372E2"/>
    <w:p w:rsidR="00D372E2" w:rsidRDefault="00D372E2" w:rsidP="00D955F6">
      <w:pPr>
        <w:pStyle w:val="Hoofdstukx"/>
      </w:pPr>
    </w:p>
    <w:p w:rsidR="00D955F6" w:rsidRDefault="00D955F6" w:rsidP="00D955F6">
      <w:pPr>
        <w:pStyle w:val="Hoofdstuktitel"/>
      </w:pPr>
      <w:bookmarkStart w:id="881" w:name="_Toc422478882"/>
      <w:r>
        <w:t xml:space="preserve">Bijlage </w:t>
      </w:r>
      <w:r w:rsidR="009D655E">
        <w:t>4</w:t>
      </w:r>
      <w:r>
        <w:t>: Aanlevering en uitlevering eis voorzorgsmaatregel.</w:t>
      </w:r>
      <w:bookmarkEnd w:id="881"/>
    </w:p>
    <w:p w:rsidR="00921722" w:rsidRDefault="00921722" w:rsidP="00921722">
      <w:pPr>
        <w:pStyle w:val="Lijstalinea"/>
        <w:rPr>
          <w:b/>
        </w:rPr>
      </w:pPr>
      <w:r>
        <w:rPr>
          <w:b/>
        </w:rPr>
        <w:t>------- Informatief ------</w:t>
      </w:r>
      <w:r w:rsidR="00F711F3">
        <w:rPr>
          <w:b/>
        </w:rPr>
        <w:t xml:space="preserve"> </w:t>
      </w:r>
    </w:p>
    <w:p w:rsidR="00F711F3" w:rsidRPr="00921722" w:rsidDel="00900664" w:rsidRDefault="00F711F3" w:rsidP="00921722">
      <w:pPr>
        <w:pStyle w:val="Lijstalinea"/>
        <w:rPr>
          <w:del w:id="882" w:author="pjanssen" w:date="2015-06-18T16:20:00Z"/>
          <w:b/>
        </w:rPr>
      </w:pPr>
      <w:del w:id="883" w:author="pjanssen" w:date="2015-06-18T16:20:00Z">
        <w:r w:rsidDel="00900664">
          <w:rPr>
            <w:b/>
          </w:rPr>
          <w:delText xml:space="preserve">        Status: concept</w:delText>
        </w:r>
      </w:del>
    </w:p>
    <w:p w:rsidR="00921722" w:rsidDel="00900664" w:rsidRDefault="00921722" w:rsidP="00DE1E4D">
      <w:pPr>
        <w:rPr>
          <w:del w:id="884" w:author="pjanssen" w:date="2015-06-18T16:20:00Z"/>
          <w:b/>
        </w:rPr>
      </w:pPr>
    </w:p>
    <w:p w:rsidR="00DE1E4D" w:rsidDel="00900664" w:rsidRDefault="00DE1E4D" w:rsidP="00DE1E4D">
      <w:pPr>
        <w:rPr>
          <w:del w:id="885" w:author="pjanssen" w:date="2015-06-18T16:20:00Z"/>
          <w:b/>
        </w:rPr>
      </w:pPr>
      <w:del w:id="886" w:author="pjanssen" w:date="2015-06-18T16:20:00Z">
        <w:r w:rsidDel="00900664">
          <w:rPr>
            <w:b/>
          </w:rPr>
          <w:delText xml:space="preserve">In deze bijlage is een notitie opgenomen over het </w:delText>
        </w:r>
        <w:r w:rsidRPr="00F711F3" w:rsidDel="00900664">
          <w:rPr>
            <w:b/>
            <w:u w:val="single"/>
          </w:rPr>
          <w:delText>proces</w:delText>
        </w:r>
        <w:r w:rsidDel="00900664">
          <w:rPr>
            <w:b/>
          </w:rPr>
          <w:delText xml:space="preserve"> om te komen tot het bepalen van de eis voorzorgsmaatregel. </w:delText>
        </w:r>
        <w:r w:rsidR="00F711F3" w:rsidDel="00900664">
          <w:rPr>
            <w:b/>
          </w:rPr>
          <w:delText xml:space="preserve">Dit is geen onderdeel van IMKL2015. </w:delText>
        </w:r>
        <w:r w:rsidDel="00900664">
          <w:rPr>
            <w:b/>
          </w:rPr>
          <w:delText xml:space="preserve">IMKL2015 beschrijft de informatie die in het eindproduct is opgenomen bij een WION datalevering bij een graafmelding. </w:delText>
        </w:r>
        <w:r w:rsidR="00EE70F5" w:rsidDel="00900664">
          <w:rPr>
            <w:b/>
          </w:rPr>
          <w:delText>Ook de</w:delText>
        </w:r>
        <w:r w:rsidDel="00900664">
          <w:rPr>
            <w:b/>
          </w:rPr>
          <w:delText xml:space="preserve"> informatie over een eventuele eis voorzorgsmaatregel is daarin opgenomen. Deze bijlage gaat in op het proces om in een centrale WION voorziening een eis voorzorgsmaatregel te bepalen.</w:delText>
        </w:r>
        <w:r w:rsidR="00F711F3" w:rsidDel="00900664">
          <w:rPr>
            <w:b/>
          </w:rPr>
          <w:delText xml:space="preserve"> De notitie is een eerste gedachtebepaling.</w:delText>
        </w:r>
      </w:del>
    </w:p>
    <w:p w:rsidR="00DE1E4D" w:rsidRDefault="00DE1E4D" w:rsidP="00DE1E4D">
      <w:pPr>
        <w:rPr>
          <w:b/>
        </w:rPr>
      </w:pPr>
    </w:p>
    <w:p w:rsidR="00DE1E4D" w:rsidRDefault="00900664" w:rsidP="00DE1E4D">
      <w:pPr>
        <w:rPr>
          <w:b/>
        </w:rPr>
      </w:pPr>
      <w:ins w:id="887" w:author="pjanssen" w:date="2015-06-18T16:19:00Z">
        <w:r>
          <w:rPr>
            <w:b/>
          </w:rPr>
          <w:t>OPMERKING: Mogelijk niet meer relevant voor deze versie</w:t>
        </w:r>
      </w:ins>
    </w:p>
    <w:p w:rsidR="00DE1E4D" w:rsidDel="00900664" w:rsidRDefault="00DE1E4D" w:rsidP="00DE1E4D">
      <w:pPr>
        <w:rPr>
          <w:del w:id="888" w:author="pjanssen" w:date="2015-06-18T16:19:00Z"/>
          <w:b/>
        </w:rPr>
      </w:pPr>
      <w:del w:id="889" w:author="pjanssen" w:date="2015-06-18T16:19:00Z">
        <w:r w:rsidDel="00900664">
          <w:rPr>
            <w:b/>
          </w:rPr>
          <w:delText xml:space="preserve">Notitie generieke Eis Voorzorgsmaatregel voorziening </w:delText>
        </w:r>
        <w:r w:rsidRPr="00B4232D" w:rsidDel="00900664">
          <w:rPr>
            <w:b/>
          </w:rPr>
          <w:delText xml:space="preserve">binnen een centrale </w:delText>
        </w:r>
        <w:r w:rsidDel="00900664">
          <w:rPr>
            <w:b/>
          </w:rPr>
          <w:delText>WION oplossing</w:delText>
        </w:r>
      </w:del>
    </w:p>
    <w:p w:rsidR="00DE1E4D" w:rsidDel="00900664" w:rsidRDefault="00DE1E4D" w:rsidP="00DE1E4D">
      <w:pPr>
        <w:rPr>
          <w:del w:id="890" w:author="pjanssen" w:date="2015-06-18T16:19:00Z"/>
        </w:rPr>
      </w:pPr>
      <w:del w:id="891" w:author="pjanssen" w:date="2015-06-18T16:19:00Z">
        <w:r w:rsidDel="00900664">
          <w:delText>Leden werkgroep:</w:delText>
        </w:r>
        <w:r w:rsidDel="00900664">
          <w:tab/>
        </w:r>
      </w:del>
    </w:p>
    <w:p w:rsidR="00DE1E4D" w:rsidDel="00900664" w:rsidRDefault="00DE1E4D" w:rsidP="00DE1E4D">
      <w:pPr>
        <w:pStyle w:val="Lijstalinea"/>
        <w:numPr>
          <w:ilvl w:val="2"/>
          <w:numId w:val="38"/>
        </w:numPr>
        <w:spacing w:after="200" w:line="276" w:lineRule="auto"/>
        <w:jc w:val="left"/>
        <w:rPr>
          <w:del w:id="892" w:author="pjanssen" w:date="2015-06-18T16:19:00Z"/>
        </w:rPr>
      </w:pPr>
      <w:del w:id="893" w:author="pjanssen" w:date="2015-06-18T16:19:00Z">
        <w:r w:rsidDel="00900664">
          <w:delText>Hendrik van de Berg (Liander)</w:delText>
        </w:r>
      </w:del>
    </w:p>
    <w:p w:rsidR="00DE1E4D" w:rsidDel="00900664" w:rsidRDefault="00DE1E4D" w:rsidP="00DE1E4D">
      <w:pPr>
        <w:pStyle w:val="Lijstalinea"/>
        <w:numPr>
          <w:ilvl w:val="2"/>
          <w:numId w:val="38"/>
        </w:numPr>
        <w:spacing w:after="200" w:line="276" w:lineRule="auto"/>
        <w:jc w:val="left"/>
        <w:rPr>
          <w:del w:id="894" w:author="pjanssen" w:date="2015-06-18T16:19:00Z"/>
        </w:rPr>
      </w:pPr>
      <w:del w:id="895" w:author="pjanssen" w:date="2015-06-18T16:19:00Z">
        <w:r w:rsidDel="00900664">
          <w:delText>Frank Coumans (Eneco)</w:delText>
        </w:r>
      </w:del>
    </w:p>
    <w:p w:rsidR="00DE1E4D" w:rsidDel="00900664" w:rsidRDefault="00DE1E4D" w:rsidP="00DE1E4D">
      <w:pPr>
        <w:pStyle w:val="Lijstalinea"/>
        <w:numPr>
          <w:ilvl w:val="2"/>
          <w:numId w:val="38"/>
        </w:numPr>
        <w:spacing w:after="200" w:line="276" w:lineRule="auto"/>
        <w:jc w:val="left"/>
        <w:rPr>
          <w:del w:id="896" w:author="pjanssen" w:date="2015-06-18T16:19:00Z"/>
        </w:rPr>
      </w:pPr>
      <w:del w:id="897" w:author="pjanssen" w:date="2015-06-18T16:19:00Z">
        <w:r w:rsidDel="00900664">
          <w:delText>Jorrit Hansson (Enexis)</w:delText>
        </w:r>
      </w:del>
    </w:p>
    <w:p w:rsidR="00DE1E4D" w:rsidDel="00900664" w:rsidRDefault="00DE1E4D" w:rsidP="00DE1E4D">
      <w:pPr>
        <w:pStyle w:val="Lijstalinea"/>
        <w:numPr>
          <w:ilvl w:val="2"/>
          <w:numId w:val="38"/>
        </w:numPr>
        <w:spacing w:after="200" w:line="276" w:lineRule="auto"/>
        <w:jc w:val="left"/>
        <w:rPr>
          <w:del w:id="898" w:author="pjanssen" w:date="2015-06-18T16:19:00Z"/>
        </w:rPr>
      </w:pPr>
      <w:del w:id="899" w:author="pjanssen" w:date="2015-06-18T16:19:00Z">
        <w:r w:rsidDel="00900664">
          <w:delText>Hans Postema (Gasunie)</w:delText>
        </w:r>
      </w:del>
    </w:p>
    <w:p w:rsidR="00DE1E4D" w:rsidDel="00900664" w:rsidRDefault="00DE1E4D" w:rsidP="00DE1E4D">
      <w:pPr>
        <w:rPr>
          <w:del w:id="900" w:author="pjanssen" w:date="2015-06-18T16:19:00Z"/>
        </w:rPr>
      </w:pPr>
      <w:del w:id="901" w:author="pjanssen" w:date="2015-06-18T16:19:00Z">
        <w:r w:rsidDel="00900664">
          <w:delText>Status:</w:delText>
        </w:r>
        <w:r w:rsidDel="00900664">
          <w:tab/>
        </w:r>
        <w:r w:rsidDel="00900664">
          <w:tab/>
        </w:r>
        <w:r w:rsidDel="00900664">
          <w:tab/>
          <w:delText>Concept</w:delText>
        </w:r>
      </w:del>
    </w:p>
    <w:p w:rsidR="00F711F3" w:rsidDel="00900664" w:rsidRDefault="00F711F3" w:rsidP="00DE1E4D">
      <w:pPr>
        <w:rPr>
          <w:del w:id="902" w:author="pjanssen" w:date="2015-06-18T16:19:00Z"/>
        </w:rPr>
      </w:pPr>
    </w:p>
    <w:p w:rsidR="00DE1E4D" w:rsidDel="00900664" w:rsidRDefault="00DE1E4D" w:rsidP="00DE1E4D">
      <w:pPr>
        <w:rPr>
          <w:del w:id="903" w:author="pjanssen" w:date="2015-06-18T16:19:00Z"/>
        </w:rPr>
      </w:pPr>
      <w:del w:id="904" w:author="pjanssen" w:date="2015-06-18T16:19:00Z">
        <w:r w:rsidRPr="008241C6" w:rsidDel="00900664">
          <w:delText xml:space="preserve">Het </w:delText>
        </w:r>
        <w:r w:rsidDel="00900664">
          <w:delText>doel van deze notitie is het schetsen van de randvoorwaarden en de mogelijke werking van een generieke oplossing voor het bepalen van netbeheerder specifieke Eis Voorzorgsmaatregelen (EV) binnen een nieuwe KLIC centrale voorziening.</w:delText>
        </w:r>
      </w:del>
    </w:p>
    <w:p w:rsidR="00F711F3" w:rsidDel="00900664" w:rsidRDefault="00F711F3" w:rsidP="00DE1E4D">
      <w:pPr>
        <w:rPr>
          <w:del w:id="905" w:author="pjanssen" w:date="2015-06-18T16:19:00Z"/>
        </w:rPr>
      </w:pPr>
    </w:p>
    <w:p w:rsidR="00DE1E4D" w:rsidDel="00900664" w:rsidRDefault="00DE1E4D" w:rsidP="00DE1E4D">
      <w:pPr>
        <w:rPr>
          <w:del w:id="906" w:author="pjanssen" w:date="2015-06-18T16:19:00Z"/>
        </w:rPr>
      </w:pPr>
      <w:del w:id="907" w:author="pjanssen" w:date="2015-06-18T16:19:00Z">
        <w:r w:rsidDel="00900664">
          <w:delText>De requirements voor een dergelijke oplossing zijn als volgt:</w:delText>
        </w:r>
      </w:del>
    </w:p>
    <w:p w:rsidR="00DE1E4D" w:rsidDel="00900664" w:rsidRDefault="00DE1E4D" w:rsidP="00DE1E4D">
      <w:pPr>
        <w:pStyle w:val="Lijstalinea"/>
        <w:numPr>
          <w:ilvl w:val="0"/>
          <w:numId w:val="37"/>
        </w:numPr>
        <w:spacing w:after="200" w:line="276" w:lineRule="auto"/>
        <w:jc w:val="left"/>
        <w:rPr>
          <w:del w:id="908" w:author="pjanssen" w:date="2015-06-18T16:19:00Z"/>
        </w:rPr>
      </w:pPr>
      <w:del w:id="909" w:author="pjanssen" w:date="2015-06-18T16:19:00Z">
        <w:r w:rsidDel="00900664">
          <w:delText>Het systeem dient rekening te kunnen houden met de specifieke omstandigheden waar netbeheerders EV voor willen stellen.</w:delText>
        </w:r>
      </w:del>
    </w:p>
    <w:p w:rsidR="00DE1E4D" w:rsidDel="00900664" w:rsidRDefault="00DE1E4D" w:rsidP="00DE1E4D">
      <w:pPr>
        <w:pStyle w:val="Lijstalinea"/>
        <w:numPr>
          <w:ilvl w:val="0"/>
          <w:numId w:val="37"/>
        </w:numPr>
        <w:spacing w:after="200" w:line="276" w:lineRule="auto"/>
        <w:jc w:val="left"/>
        <w:rPr>
          <w:del w:id="910" w:author="pjanssen" w:date="2015-06-18T16:19:00Z"/>
        </w:rPr>
      </w:pPr>
      <w:del w:id="911" w:author="pjanssen" w:date="2015-06-18T16:19:00Z">
        <w:r w:rsidDel="00900664">
          <w:delText xml:space="preserve">Het systeem heeft geen directe communicatie nodig met de netbeheerder </w:delText>
        </w:r>
      </w:del>
    </w:p>
    <w:p w:rsidR="00DE1E4D" w:rsidDel="00900664" w:rsidRDefault="00DE1E4D" w:rsidP="00DE1E4D">
      <w:pPr>
        <w:pStyle w:val="Lijstalinea"/>
        <w:numPr>
          <w:ilvl w:val="0"/>
          <w:numId w:val="37"/>
        </w:numPr>
        <w:spacing w:after="200" w:line="276" w:lineRule="auto"/>
        <w:jc w:val="left"/>
        <w:rPr>
          <w:del w:id="912" w:author="pjanssen" w:date="2015-06-18T16:19:00Z"/>
        </w:rPr>
      </w:pPr>
      <w:del w:id="913" w:author="pjanssen" w:date="2015-06-18T16:19:00Z">
        <w:r w:rsidDel="00900664">
          <w:delText>De regels voor het bepalen van EV zijn per netbeheerder apart in te stellen</w:delText>
        </w:r>
      </w:del>
    </w:p>
    <w:p w:rsidR="00DE1E4D" w:rsidDel="00900664" w:rsidRDefault="00DE1E4D" w:rsidP="00DE1E4D">
      <w:pPr>
        <w:pStyle w:val="Lijstalinea"/>
        <w:numPr>
          <w:ilvl w:val="0"/>
          <w:numId w:val="37"/>
        </w:numPr>
        <w:spacing w:after="200" w:line="276" w:lineRule="auto"/>
        <w:jc w:val="left"/>
        <w:rPr>
          <w:del w:id="914" w:author="pjanssen" w:date="2015-06-18T16:19:00Z"/>
        </w:rPr>
      </w:pPr>
      <w:del w:id="915" w:author="pjanssen" w:date="2015-06-18T16:19:00Z">
        <w:r w:rsidDel="00900664">
          <w:delText>Het instellen van regels en data met betrekking tot het bepalen van EV zijn zonder directe tussenkomst van het Kadaster in te voeren / up te loaden binnen de centrale voorziening. Er zijn dus geen software-aanpassingen nodig om een ‘business regel’ aan te passen, te verwijderen of toe te voegen.</w:delText>
        </w:r>
      </w:del>
    </w:p>
    <w:p w:rsidR="00DE1E4D" w:rsidDel="00900664" w:rsidRDefault="00DE1E4D" w:rsidP="00DE1E4D">
      <w:pPr>
        <w:pStyle w:val="Lijstalinea"/>
        <w:numPr>
          <w:ilvl w:val="0"/>
          <w:numId w:val="37"/>
        </w:numPr>
        <w:spacing w:after="200" w:line="276" w:lineRule="auto"/>
        <w:jc w:val="left"/>
        <w:rPr>
          <w:del w:id="916" w:author="pjanssen" w:date="2015-06-18T16:19:00Z"/>
        </w:rPr>
      </w:pPr>
      <w:del w:id="917" w:author="pjanssen" w:date="2015-06-18T16:19:00Z">
        <w:r w:rsidDel="00900664">
          <w:delText xml:space="preserve">Het instellen van een EV regel kan (onder gestelde omstandigheden) resulteren in een of meer </w:delText>
        </w:r>
        <w:r w:rsidRPr="00EC76B1" w:rsidDel="00900664">
          <w:delText>AanduidingEisVoorzorgsmaatregel</w:delText>
        </w:r>
        <w:r w:rsidDel="00900664">
          <w:delText xml:space="preserve"> objecten in het outputbericht naar de grondroerder (de gebiedsinformatie). Deze zijn geografisch en relationeel te linken aan de objecten (of geografisch, delen van objecten) waarvoor de EV gesteld is.</w:delText>
        </w:r>
      </w:del>
    </w:p>
    <w:p w:rsidR="00DE1E4D" w:rsidDel="00900664" w:rsidRDefault="00DE1E4D" w:rsidP="00DE1E4D">
      <w:pPr>
        <w:pStyle w:val="Lijstalinea"/>
        <w:numPr>
          <w:ilvl w:val="0"/>
          <w:numId w:val="37"/>
        </w:numPr>
        <w:spacing w:after="200" w:line="276" w:lineRule="auto"/>
        <w:jc w:val="left"/>
        <w:rPr>
          <w:del w:id="918" w:author="pjanssen" w:date="2015-06-18T16:19:00Z"/>
        </w:rPr>
      </w:pPr>
      <w:del w:id="919" w:author="pjanssen" w:date="2015-06-18T16:19:00Z">
        <w:r w:rsidDel="00900664">
          <w:delText>Het instellen van een EV regel kan (onder gestelde omstandigheden) resulteren in een Eis Voorzorgsmaatregel aanduiding op het betreffende Utiliteitsnet (1 Eis Voorzorgsmaatregel tekst per Utiliteitsnet -thema + netbeheerder- combinatie). Deze algemene Utiliteitsnet EV geldt voor het gehele outputbericht (gebiedsinformatie). Dit betreft voor die netbeheerder en dat thema de hoogst geprioriteerde EV voor het relevante outputbericht.</w:delText>
        </w:r>
      </w:del>
    </w:p>
    <w:p w:rsidR="00DE1E4D" w:rsidDel="00900664" w:rsidRDefault="00DE1E4D" w:rsidP="00DE1E4D">
      <w:pPr>
        <w:rPr>
          <w:del w:id="920" w:author="pjanssen" w:date="2015-06-18T16:19:00Z"/>
        </w:rPr>
      </w:pPr>
      <w:del w:id="921" w:author="pjanssen" w:date="2015-06-18T16:19:00Z">
        <w:r w:rsidDel="00900664">
          <w:delText>In de uitwerking van de requirements komt naar voren dat dit naar ons idee leidt tot de volgende concept eisen aan de uitvoering:</w:delText>
        </w:r>
      </w:del>
    </w:p>
    <w:p w:rsidR="00DE1E4D" w:rsidDel="00900664" w:rsidRDefault="00DE1E4D" w:rsidP="00DE1E4D">
      <w:pPr>
        <w:pStyle w:val="Lijstalinea"/>
        <w:numPr>
          <w:ilvl w:val="0"/>
          <w:numId w:val="37"/>
        </w:numPr>
        <w:spacing w:after="200" w:line="276" w:lineRule="auto"/>
        <w:jc w:val="left"/>
        <w:rPr>
          <w:del w:id="922" w:author="pjanssen" w:date="2015-06-18T16:19:00Z"/>
        </w:rPr>
      </w:pPr>
      <w:del w:id="923" w:author="pjanssen" w:date="2015-06-18T16:19:00Z">
        <w:r w:rsidDel="00900664">
          <w:delText xml:space="preserve">De basis informatie voor het bepalen van een Eis Voorzorgsmaatregel heeft grofweg 3 soorten IMKL input: </w:delText>
        </w:r>
      </w:del>
    </w:p>
    <w:p w:rsidR="00DE1E4D" w:rsidDel="00900664" w:rsidRDefault="00DE1E4D" w:rsidP="00DE1E4D">
      <w:pPr>
        <w:pStyle w:val="Lijstalinea"/>
        <w:numPr>
          <w:ilvl w:val="1"/>
          <w:numId w:val="37"/>
        </w:numPr>
        <w:spacing w:after="200" w:line="276" w:lineRule="auto"/>
        <w:jc w:val="left"/>
        <w:rPr>
          <w:del w:id="924" w:author="pjanssen" w:date="2015-06-18T16:19:00Z"/>
        </w:rPr>
      </w:pPr>
      <w:del w:id="925" w:author="pjanssen" w:date="2015-06-18T16:19:00Z">
        <w:r w:rsidDel="00900664">
          <w:delText>Graafbericht informatie (graafpolygoon, soort werk, etc.)</w:delText>
        </w:r>
      </w:del>
    </w:p>
    <w:p w:rsidR="00DE1E4D" w:rsidDel="00900664" w:rsidRDefault="00DE1E4D" w:rsidP="00DE1E4D">
      <w:pPr>
        <w:pStyle w:val="Lijstalinea"/>
        <w:numPr>
          <w:ilvl w:val="1"/>
          <w:numId w:val="37"/>
        </w:numPr>
        <w:spacing w:after="200" w:line="276" w:lineRule="auto"/>
        <w:jc w:val="left"/>
        <w:rPr>
          <w:del w:id="926" w:author="pjanssen" w:date="2015-06-18T16:19:00Z"/>
        </w:rPr>
      </w:pPr>
      <w:del w:id="927" w:author="pjanssen" w:date="2015-06-18T16:19:00Z">
        <w:r w:rsidDel="00900664">
          <w:delText>Omgeving informatie (EV input gebieden)</w:delText>
        </w:r>
      </w:del>
    </w:p>
    <w:p w:rsidR="00DE1E4D" w:rsidDel="00900664" w:rsidRDefault="00DE1E4D" w:rsidP="00DE1E4D">
      <w:pPr>
        <w:pStyle w:val="Lijstalinea"/>
        <w:numPr>
          <w:ilvl w:val="1"/>
          <w:numId w:val="37"/>
        </w:numPr>
        <w:spacing w:after="200" w:line="276" w:lineRule="auto"/>
        <w:jc w:val="left"/>
        <w:rPr>
          <w:del w:id="928" w:author="pjanssen" w:date="2015-06-18T16:19:00Z"/>
        </w:rPr>
      </w:pPr>
      <w:del w:id="929" w:author="pjanssen" w:date="2015-06-18T16:19:00Z">
        <w:r w:rsidDel="00900664">
          <w:lastRenderedPageBreak/>
          <w:delText>Netwerk informatie (kenmerken van kabels, leidingen, waarvan enkele vrij instelbaar door de netbeheerder)</w:delText>
        </w:r>
      </w:del>
    </w:p>
    <w:p w:rsidR="00DE1E4D" w:rsidDel="00900664" w:rsidRDefault="00DE1E4D" w:rsidP="00DE1E4D">
      <w:pPr>
        <w:pStyle w:val="Lijstalinea"/>
        <w:numPr>
          <w:ilvl w:val="0"/>
          <w:numId w:val="37"/>
        </w:numPr>
        <w:spacing w:after="200" w:line="276" w:lineRule="auto"/>
        <w:jc w:val="left"/>
        <w:rPr>
          <w:del w:id="930" w:author="pjanssen" w:date="2015-06-18T16:19:00Z"/>
        </w:rPr>
      </w:pPr>
      <w:del w:id="931" w:author="pjanssen" w:date="2015-06-18T16:19:00Z">
        <w:r w:rsidDel="00900664">
          <w:delText>De netbeheerder kan voor het verwerken van een Eis Voorzorgsmaatregel procesinformatie uploaden. Dit betreft:</w:delText>
        </w:r>
      </w:del>
    </w:p>
    <w:p w:rsidR="00DE1E4D" w:rsidDel="00900664" w:rsidRDefault="00DE1E4D" w:rsidP="00DE1E4D">
      <w:pPr>
        <w:pStyle w:val="Lijstalinea"/>
        <w:numPr>
          <w:ilvl w:val="1"/>
          <w:numId w:val="37"/>
        </w:numPr>
        <w:spacing w:after="200" w:line="276" w:lineRule="auto"/>
        <w:jc w:val="left"/>
        <w:rPr>
          <w:del w:id="932" w:author="pjanssen" w:date="2015-06-18T16:19:00Z"/>
        </w:rPr>
      </w:pPr>
      <w:del w:id="933" w:author="pjanssen" w:date="2015-06-18T16:19:00Z">
        <w:r w:rsidDel="00900664">
          <w:delText xml:space="preserve">regels (logica) voor de verwerking van de EV (de EV regels) en </w:delText>
        </w:r>
      </w:del>
    </w:p>
    <w:p w:rsidR="00DE1E4D" w:rsidDel="00900664" w:rsidRDefault="00DE1E4D" w:rsidP="00DE1E4D">
      <w:pPr>
        <w:pStyle w:val="Lijstalinea"/>
        <w:numPr>
          <w:ilvl w:val="1"/>
          <w:numId w:val="37"/>
        </w:numPr>
        <w:spacing w:after="200" w:line="276" w:lineRule="auto"/>
        <w:jc w:val="left"/>
        <w:rPr>
          <w:del w:id="934" w:author="pjanssen" w:date="2015-06-18T16:19:00Z"/>
        </w:rPr>
      </w:pPr>
      <w:del w:id="935" w:author="pjanssen" w:date="2015-06-18T16:19:00Z">
        <w:r w:rsidDel="00900664">
          <w:delText>referentielijsten die de logica voor het verwerken van de EV regels ondersteunen (bijvoorbeeld een lijst schadelijke werkzaamheden of een lijst standaard teksten voor het vullen van de EV tekst).</w:delText>
        </w:r>
      </w:del>
    </w:p>
    <w:p w:rsidR="00DE1E4D" w:rsidDel="00900664" w:rsidRDefault="00DE1E4D" w:rsidP="00DE1E4D">
      <w:pPr>
        <w:pStyle w:val="Lijstalinea"/>
        <w:numPr>
          <w:ilvl w:val="1"/>
          <w:numId w:val="37"/>
        </w:numPr>
        <w:spacing w:after="200" w:line="276" w:lineRule="auto"/>
        <w:jc w:val="left"/>
        <w:rPr>
          <w:del w:id="936" w:author="pjanssen" w:date="2015-06-18T16:19:00Z"/>
        </w:rPr>
      </w:pPr>
      <w:del w:id="937" w:author="pjanssen" w:date="2015-06-18T16:19:00Z">
        <w:r w:rsidDel="00900664">
          <w:delText>De verplichting om prioriteit toe te kennen aan verschillende EV bepalingen, zodat door het systeem automatisch per Utiliteitsnet een hoogst geprioriteerde EV kan worden bepaald.</w:delText>
        </w:r>
      </w:del>
    </w:p>
    <w:p w:rsidR="00EE70F5" w:rsidDel="00900664" w:rsidRDefault="00DE1E4D" w:rsidP="00DE1E4D">
      <w:pPr>
        <w:rPr>
          <w:del w:id="938" w:author="pjanssen" w:date="2015-06-18T16:19:00Z"/>
        </w:rPr>
      </w:pPr>
      <w:del w:id="939" w:author="pjanssen" w:date="2015-06-18T16:19:00Z">
        <w:r w:rsidDel="00900664">
          <w:delText>Onderstaand is een concept proces uitgewerkt waarmee binnen een centrale voorziening mogelijkerwijs omgegaan kan worden met het bepalen van EV die naar ons idee voldoet aan de requirements die de netbeheerders hieraan stellen.</w:delText>
        </w:r>
      </w:del>
    </w:p>
    <w:p w:rsidR="00EE70F5" w:rsidRPr="00EE70F5" w:rsidDel="00900664" w:rsidRDefault="008D4D0B" w:rsidP="00DE1E4D">
      <w:pPr>
        <w:rPr>
          <w:del w:id="940" w:author="pjanssen" w:date="2015-06-18T16:19:00Z"/>
        </w:rPr>
      </w:pPr>
      <w:del w:id="941" w:author="pjanssen" w:date="2015-06-18T16:19:00Z">
        <w:r>
          <w:rPr>
            <w:noProof/>
          </w:rPr>
          <w:drawing>
            <wp:anchor distT="0" distB="0" distL="114300" distR="114300" simplePos="0" relativeHeight="251747328" behindDoc="0" locked="0" layoutInCell="1" allowOverlap="1">
              <wp:simplePos x="0" y="0"/>
              <wp:positionH relativeFrom="column">
                <wp:posOffset>17780</wp:posOffset>
              </wp:positionH>
              <wp:positionV relativeFrom="paragraph">
                <wp:posOffset>142240</wp:posOffset>
              </wp:positionV>
              <wp:extent cx="5500370" cy="3810000"/>
              <wp:effectExtent l="19050" t="0" r="5080" b="0"/>
              <wp:wrapTopAndBottom/>
              <wp:docPr id="10" name="Afbeelding 9" descr="eisVoorzorgsmaatre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sVoorzorgsmaatregel.png"/>
                      <pic:cNvPicPr/>
                    </pic:nvPicPr>
                    <pic:blipFill>
                      <a:blip r:embed="rId47" cstate="print"/>
                      <a:stretch>
                        <a:fillRect/>
                      </a:stretch>
                    </pic:blipFill>
                    <pic:spPr>
                      <a:xfrm>
                        <a:off x="0" y="0"/>
                        <a:ext cx="5500370" cy="3810000"/>
                      </a:xfrm>
                      <a:prstGeom prst="rect">
                        <a:avLst/>
                      </a:prstGeom>
                    </pic:spPr>
                  </pic:pic>
                </a:graphicData>
              </a:graphic>
            </wp:anchor>
          </w:drawing>
        </w:r>
      </w:del>
    </w:p>
    <w:p w:rsidR="00DE1E4D" w:rsidRPr="00B4232D" w:rsidDel="00900664" w:rsidRDefault="00DE1E4D" w:rsidP="00DE1E4D">
      <w:pPr>
        <w:rPr>
          <w:del w:id="942" w:author="pjanssen" w:date="2015-06-18T16:19:00Z"/>
          <w:b/>
        </w:rPr>
      </w:pPr>
      <w:del w:id="943" w:author="pjanssen" w:date="2015-06-18T16:19:00Z">
        <w:r w:rsidRPr="00B4232D" w:rsidDel="00900664">
          <w:rPr>
            <w:b/>
          </w:rPr>
          <w:delText>High over proces KLIC Eis Voorzorgsmaatregel binnen een centrale voorziening</w:delText>
        </w:r>
      </w:del>
    </w:p>
    <w:p w:rsidR="00DE1E4D" w:rsidDel="00900664" w:rsidRDefault="00DE1E4D" w:rsidP="00DE1E4D">
      <w:pPr>
        <w:rPr>
          <w:del w:id="944" w:author="pjanssen" w:date="2015-06-18T16:19:00Z"/>
        </w:rPr>
      </w:pPr>
      <w:del w:id="945" w:author="pjanssen" w:date="2015-06-18T16:19:00Z">
        <w:r w:rsidDel="00900664">
          <w:delText>Input (vanuit Netbeheerder en Grondroerder)</w:delText>
        </w:r>
      </w:del>
    </w:p>
    <w:p w:rsidR="00DE1E4D" w:rsidDel="00900664" w:rsidRDefault="00DE1E4D" w:rsidP="00DE1E4D">
      <w:pPr>
        <w:rPr>
          <w:del w:id="946" w:author="pjanssen" w:date="2015-06-18T16:19:00Z"/>
        </w:rPr>
      </w:pPr>
      <w:del w:id="947" w:author="pjanssen" w:date="2015-06-18T16:19:00Z">
        <w:r w:rsidDel="00900664">
          <w:delText>Graafbericht</w:delText>
        </w:r>
      </w:del>
    </w:p>
    <w:p w:rsidR="00DE1E4D" w:rsidDel="00900664" w:rsidRDefault="00DE1E4D" w:rsidP="00DE1E4D">
      <w:pPr>
        <w:rPr>
          <w:del w:id="948" w:author="pjanssen" w:date="2015-06-18T16:19:00Z"/>
        </w:rPr>
      </w:pPr>
      <w:del w:id="949" w:author="pjanssen" w:date="2015-06-18T16:19:00Z">
        <w:r w:rsidDel="00900664">
          <w:delText>Kadaster IMKL2015 Aanlevering database</w:delText>
        </w:r>
      </w:del>
    </w:p>
    <w:p w:rsidR="00DE1E4D" w:rsidDel="00900664" w:rsidRDefault="00DE1E4D" w:rsidP="00DE1E4D">
      <w:pPr>
        <w:rPr>
          <w:del w:id="950" w:author="pjanssen" w:date="2015-06-18T16:19:00Z"/>
        </w:rPr>
      </w:pPr>
      <w:del w:id="951" w:author="pjanssen" w:date="2015-06-18T16:19:00Z">
        <w:r w:rsidDel="00900664">
          <w:delText>NBIMKL2015 Aanlevering</w:delText>
        </w:r>
      </w:del>
    </w:p>
    <w:p w:rsidR="00DE1E4D" w:rsidDel="00900664" w:rsidRDefault="00DE1E4D" w:rsidP="00DE1E4D">
      <w:pPr>
        <w:rPr>
          <w:del w:id="952" w:author="pjanssen" w:date="2015-06-18T16:19:00Z"/>
        </w:rPr>
      </w:pPr>
      <w:del w:id="953" w:author="pjanssen" w:date="2015-06-18T16:19:00Z">
        <w:r w:rsidDel="00900664">
          <w:delText>KadasterEV Verwerking database</w:delText>
        </w:r>
      </w:del>
    </w:p>
    <w:p w:rsidR="00DE1E4D" w:rsidDel="00900664" w:rsidRDefault="00DE1E4D" w:rsidP="00DE1E4D">
      <w:pPr>
        <w:rPr>
          <w:del w:id="954" w:author="pjanssen" w:date="2015-06-18T16:19:00Z"/>
        </w:rPr>
      </w:pPr>
      <w:del w:id="955" w:author="pjanssen" w:date="2015-06-18T16:19:00Z">
        <w:r w:rsidDel="00900664">
          <w:delText xml:space="preserve">NBEV Verwerkingsregels &amp;EV </w:delText>
        </w:r>
        <w:r w:rsidR="00932116" w:rsidDel="00900664">
          <w:delText>Waardelijs</w:delText>
        </w:r>
        <w:r w:rsidDel="00900664">
          <w:delText>ten</w:delText>
        </w:r>
      </w:del>
    </w:p>
    <w:p w:rsidR="00DE1E4D" w:rsidDel="00900664" w:rsidRDefault="00DE1E4D" w:rsidP="00DE1E4D">
      <w:pPr>
        <w:rPr>
          <w:del w:id="956" w:author="pjanssen" w:date="2015-06-18T16:19:00Z"/>
        </w:rPr>
      </w:pPr>
      <w:del w:id="957" w:author="pjanssen" w:date="2015-06-18T16:19:00Z">
        <w:r w:rsidDel="00900664">
          <w:delText>Verwerking (door Kadaster)</w:delText>
        </w:r>
      </w:del>
    </w:p>
    <w:p w:rsidR="00DE1E4D" w:rsidDel="00900664" w:rsidRDefault="00DE1E4D" w:rsidP="00DE1E4D">
      <w:pPr>
        <w:rPr>
          <w:del w:id="958" w:author="pjanssen" w:date="2015-06-18T16:19:00Z"/>
        </w:rPr>
      </w:pPr>
      <w:del w:id="959" w:author="pjanssen" w:date="2015-06-18T16:19:00Z">
        <w:r w:rsidDel="00900664">
          <w:delText>Output (richting Grondroerder)</w:delText>
        </w:r>
      </w:del>
    </w:p>
    <w:p w:rsidR="00DE1E4D" w:rsidDel="00900664" w:rsidRDefault="00DE1E4D" w:rsidP="00DE1E4D">
      <w:pPr>
        <w:rPr>
          <w:del w:id="960" w:author="pjanssen" w:date="2015-06-18T16:19:00Z"/>
        </w:rPr>
      </w:pPr>
      <w:del w:id="961" w:author="pjanssen" w:date="2015-06-18T16:19:00Z">
        <w:r w:rsidDel="00900664">
          <w:delText>Verwerking KLIC inclusief EV</w:delText>
        </w:r>
      </w:del>
    </w:p>
    <w:p w:rsidR="00DE1E4D" w:rsidDel="00900664" w:rsidRDefault="00DE1E4D" w:rsidP="00DE1E4D">
      <w:pPr>
        <w:rPr>
          <w:del w:id="962" w:author="pjanssen" w:date="2015-06-18T16:19:00Z"/>
        </w:rPr>
      </w:pPr>
      <w:del w:id="963" w:author="pjanssen" w:date="2015-06-18T16:19:00Z">
        <w:r w:rsidDel="00900664">
          <w:delText>Gebiedsinformatie inclusief EV</w:delText>
        </w:r>
      </w:del>
    </w:p>
    <w:p w:rsidR="00DE1E4D" w:rsidDel="00900664" w:rsidRDefault="00DE1E4D" w:rsidP="00DE1E4D">
      <w:pPr>
        <w:rPr>
          <w:del w:id="964" w:author="pjanssen" w:date="2015-06-18T16:19:00Z"/>
        </w:rPr>
      </w:pPr>
    </w:p>
    <w:p w:rsidR="00DE1E4D" w:rsidRPr="00B4232D" w:rsidDel="00900664" w:rsidRDefault="00DE1E4D" w:rsidP="00DE1E4D">
      <w:pPr>
        <w:rPr>
          <w:del w:id="965" w:author="pjanssen" w:date="2015-06-18T16:19:00Z"/>
          <w:b/>
        </w:rPr>
      </w:pPr>
      <w:del w:id="966" w:author="pjanssen" w:date="2015-06-18T16:19:00Z">
        <w:r w:rsidRPr="00B4232D" w:rsidDel="00900664">
          <w:rPr>
            <w:b/>
          </w:rPr>
          <w:lastRenderedPageBreak/>
          <w:delText>Input &amp; verwerking KLIC m.b.t. EV</w:delText>
        </w:r>
      </w:del>
    </w:p>
    <w:p w:rsidR="00DE1E4D" w:rsidDel="00900664" w:rsidRDefault="00DE1E4D" w:rsidP="00DE1E4D">
      <w:pPr>
        <w:rPr>
          <w:del w:id="967" w:author="pjanssen" w:date="2015-06-18T16:19:00Z"/>
        </w:rPr>
      </w:pPr>
      <w:del w:id="968" w:author="pjanssen" w:date="2015-06-18T16:19:00Z">
        <w:r w:rsidDel="00900664">
          <w:delText>Graafbericht</w:delText>
        </w:r>
      </w:del>
    </w:p>
    <w:p w:rsidR="00DE1E4D" w:rsidDel="00900664" w:rsidRDefault="00DE1E4D" w:rsidP="00DE1E4D">
      <w:pPr>
        <w:rPr>
          <w:del w:id="969" w:author="pjanssen" w:date="2015-06-18T16:19:00Z"/>
        </w:rPr>
      </w:pPr>
      <w:del w:id="970" w:author="pjanssen" w:date="2015-06-18T16:19:00Z">
        <w:r w:rsidDel="00900664">
          <w:delText>NBIMKL2015 Aanlevering</w:delText>
        </w:r>
      </w:del>
    </w:p>
    <w:p w:rsidR="00DE1E4D" w:rsidDel="00900664" w:rsidRDefault="00DE1E4D" w:rsidP="00DE1E4D">
      <w:pPr>
        <w:rPr>
          <w:del w:id="971" w:author="pjanssen" w:date="2015-06-18T16:19:00Z"/>
        </w:rPr>
      </w:pPr>
      <w:del w:id="972" w:author="pjanssen" w:date="2015-06-18T16:19:00Z">
        <w:r w:rsidDel="00900664">
          <w:delText xml:space="preserve">NBEV Verwerkingsregels &amp;EV </w:delText>
        </w:r>
        <w:r w:rsidR="00932116" w:rsidDel="00900664">
          <w:delText>Waardelijs</w:delText>
        </w:r>
        <w:r w:rsidDel="00900664">
          <w:delText>ten</w:delText>
        </w:r>
      </w:del>
    </w:p>
    <w:p w:rsidR="00DE1E4D" w:rsidDel="00900664" w:rsidRDefault="00DE1E4D" w:rsidP="00DE1E4D">
      <w:pPr>
        <w:rPr>
          <w:del w:id="973" w:author="pjanssen" w:date="2015-06-18T16:19:00Z"/>
        </w:rPr>
      </w:pPr>
    </w:p>
    <w:p w:rsidR="00DE1E4D" w:rsidRPr="00B4232D" w:rsidDel="00900664" w:rsidRDefault="00DE1E4D" w:rsidP="00DE1E4D">
      <w:pPr>
        <w:rPr>
          <w:del w:id="974" w:author="pjanssen" w:date="2015-06-18T16:19:00Z"/>
          <w:b/>
        </w:rPr>
      </w:pPr>
      <w:del w:id="975" w:author="pjanssen" w:date="2015-06-18T16:19:00Z">
        <w:r w:rsidRPr="00B4232D" w:rsidDel="00900664">
          <w:rPr>
            <w:b/>
          </w:rPr>
          <w:delText>Graafbericht</w:delText>
        </w:r>
      </w:del>
    </w:p>
    <w:p w:rsidR="00DE1E4D" w:rsidDel="00900664" w:rsidRDefault="00DE1E4D" w:rsidP="00DE1E4D">
      <w:pPr>
        <w:rPr>
          <w:del w:id="976" w:author="pjanssen" w:date="2015-06-18T16:19:00Z"/>
        </w:rPr>
      </w:pPr>
      <w:del w:id="977" w:author="pjanssen" w:date="2015-06-18T16:19:00Z">
        <w:r w:rsidDel="00900664">
          <w:delText>Het graafbericht bevat informatie zoals het soort werk en de graafpolygoon.</w:delText>
        </w:r>
      </w:del>
    </w:p>
    <w:p w:rsidR="00DE1E4D" w:rsidDel="00900664" w:rsidRDefault="00DE1E4D" w:rsidP="00DE1E4D">
      <w:pPr>
        <w:rPr>
          <w:del w:id="978" w:author="pjanssen" w:date="2015-06-18T16:19:00Z"/>
        </w:rPr>
      </w:pPr>
    </w:p>
    <w:p w:rsidR="00DE1E4D" w:rsidRPr="00B4232D" w:rsidDel="00900664" w:rsidRDefault="00DE1E4D" w:rsidP="00DE1E4D">
      <w:pPr>
        <w:rPr>
          <w:del w:id="979" w:author="pjanssen" w:date="2015-06-18T16:19:00Z"/>
          <w:b/>
        </w:rPr>
      </w:pPr>
      <w:del w:id="980" w:author="pjanssen" w:date="2015-06-18T16:19:00Z">
        <w:r w:rsidRPr="00B4232D" w:rsidDel="00900664">
          <w:rPr>
            <w:b/>
          </w:rPr>
          <w:delText>NBIMKL2015 Aanlevering</w:delText>
        </w:r>
      </w:del>
    </w:p>
    <w:p w:rsidR="00DE1E4D" w:rsidDel="00900664" w:rsidRDefault="00DE1E4D" w:rsidP="00DE1E4D">
      <w:pPr>
        <w:rPr>
          <w:del w:id="981" w:author="pjanssen" w:date="2015-06-18T16:19:00Z"/>
        </w:rPr>
      </w:pPr>
      <w:del w:id="982" w:author="pjanssen" w:date="2015-06-18T16:19:00Z">
        <w:r w:rsidDel="00900664">
          <w:delText xml:space="preserve">Binnen de IMKL2015 aanlevering, levert de netbeheerder alle voor de KLIC (en indien nodig </w:delText>
        </w:r>
      </w:del>
      <w:del w:id="983" w:author="pjanssen" w:date="2015-06-05T11:13:00Z">
        <w:r w:rsidDel="002A26AD">
          <w:delText>Inspire</w:delText>
        </w:r>
      </w:del>
      <w:del w:id="984" w:author="pjanssen" w:date="2015-06-18T16:19:00Z">
        <w:r w:rsidDel="00900664">
          <w:delText>) relevante informatie. Om Eis Voorzorgsmaatregel goed te kunnen bepalen zijn op deze IMKL2015 aanlevering enkele toevoegingen nodig. Deze toevoegingen zorgen ervoor dat de netbeheerders in staat gesteld worden om Eis Voorzorgsmaatregelen te laten bepalen op basis van door hun gestelde criteria. Die criteria kunnen per netbeheerder verschillend zijn. Aangezien alle IMKL2015 elementen terug te redeneren zijn naar een netbeheerder (via het Nutsvoorzieningennet, thema specifiek) is dat werkbaar. De toevoegingen zijn er in 2 soorten: Kabelofleiding gebonden en Vlak gebonden. Kabelofleiding is een bestaand object waar extra attributen aan worden toegevoegd.Eis Voorzorgsmaatregel input vlak is een nieuw (multipolygoon-)object dat een relatie heeft met een Nutsvoorzieningennet.Kabelofleiding (gekoppeld aan Nutsvoorzieningennet) extra attributen- EV1 (integer)- EV2 (integer)- EV3 (integer)(Maximaal 3 door NB als integer vrij in te vullen attributen om eigen EV afwegingen te kunnen maken)Eis Voorzorgsmaatregel input vlakken (gekoppeld aan Nutsvoorzieningennet)- Evtype (integer)- Vlak (van het type multi-polygoon, om ook donuts en exclaves mogelijk te maken)(EV input vlakken zijn door NB vrij aan te leveren en te typeren. Ze moeten wel altijd aan een Nutsvoorzieningennet gekoppeld zijn)</w:delText>
        </w:r>
      </w:del>
    </w:p>
    <w:p w:rsidR="00DE1E4D" w:rsidDel="00900664" w:rsidRDefault="00DE1E4D" w:rsidP="00DE1E4D">
      <w:pPr>
        <w:rPr>
          <w:del w:id="985" w:author="pjanssen" w:date="2015-06-18T16:19:00Z"/>
        </w:rPr>
      </w:pPr>
    </w:p>
    <w:p w:rsidR="00DE1E4D" w:rsidRPr="00B4232D" w:rsidDel="00900664" w:rsidRDefault="00DE1E4D" w:rsidP="00DE1E4D">
      <w:pPr>
        <w:rPr>
          <w:del w:id="986" w:author="pjanssen" w:date="2015-06-18T16:19:00Z"/>
          <w:b/>
        </w:rPr>
      </w:pPr>
      <w:del w:id="987" w:author="pjanssen" w:date="2015-06-18T16:19:00Z">
        <w:r w:rsidRPr="00B4232D" w:rsidDel="00900664">
          <w:rPr>
            <w:b/>
          </w:rPr>
          <w:delText xml:space="preserve">NBEV Verwerkingsregels &amp;EV </w:delText>
        </w:r>
        <w:r w:rsidR="00932116" w:rsidDel="00900664">
          <w:rPr>
            <w:b/>
          </w:rPr>
          <w:delText>Waardelijst</w:delText>
        </w:r>
        <w:r w:rsidRPr="00B4232D" w:rsidDel="00900664">
          <w:rPr>
            <w:b/>
          </w:rPr>
          <w:delText>en</w:delText>
        </w:r>
      </w:del>
    </w:p>
    <w:p w:rsidR="00DE1E4D" w:rsidDel="00900664" w:rsidRDefault="00DE1E4D" w:rsidP="00DE1E4D">
      <w:pPr>
        <w:rPr>
          <w:del w:id="988" w:author="pjanssen" w:date="2015-06-18T16:19:00Z"/>
        </w:rPr>
      </w:pPr>
      <w:del w:id="989" w:author="pjanssen" w:date="2015-06-18T16:19:00Z">
        <w:r w:rsidDel="00900664">
          <w:delText>Inleiding</w:delText>
        </w:r>
      </w:del>
    </w:p>
    <w:p w:rsidR="00DE1E4D" w:rsidDel="00900664" w:rsidRDefault="00DE1E4D" w:rsidP="00DE1E4D">
      <w:pPr>
        <w:rPr>
          <w:del w:id="990" w:author="pjanssen" w:date="2015-06-18T16:19:00Z"/>
        </w:rPr>
      </w:pPr>
      <w:del w:id="991" w:author="pjanssen" w:date="2015-06-18T16:19:00Z">
        <w:r w:rsidDel="00900664">
          <w:delText xml:space="preserve">Om Eis Voorzorgsmaatregel goed te kunnen faciliteren is het nodig dat de netbeheerder de gelegenheid krijgt om zelf verwerkingsregels te formuleren. Deze verwerking dient volgens een logische taal te gebeuren. Van belang is dat er een geschikte logische taal gekozen wordt voor deze verwerking, bij voorkeur een open standaard(inclusief simulatie-omgeving). Bijv. regelar expressions (regex). (danwel xml formaat voor business rules (BR-XML). De achterliggende requirement is dat Netbeheerders op basis van door hun in te brengen businessregels, die zij -wanneer zij dat willen- kunnen aanpassen, de Eis Voorzorgsmaatregel bepaling rond hun assets kunnen aansturen. Dit vereist een oplossing waarin er op basis van seperate businessregels (logische verwerkingsregels) en op basis van een vaste set ingrediënten (bericht, IMKL aanlevering, </w:delText>
        </w:r>
        <w:r w:rsidR="00932116" w:rsidDel="00900664">
          <w:delText>waardelijst</w:delText>
        </w:r>
        <w:r w:rsidDel="00900664">
          <w:delText xml:space="preserve">en) binnen de centrale voorziening een afweging kan worden gemaakt voor EV.Deze EV afweging resulteert vervolgens in EVoutputvlakken. Deze vlakken zijn een goed communicatiemiddel zodat een grondroerder meteen weet waar het probleem zich bevindt binnen de graafpolygoon. Dit faciliteert de communicatie tussen netbeheerder en grondroerder. Aan deze AanduidingEisVoorzorgsmaatregel zitten ook kenmerken die de EV omschrijven (uit </w:delText>
        </w:r>
        <w:r w:rsidR="00932116" w:rsidDel="00900664">
          <w:delText>waardelijst</w:delText>
        </w:r>
        <w:r w:rsidDel="00900664">
          <w:delText>en) en die de prioriteit van EV aangeven.</w:delText>
        </w:r>
      </w:del>
    </w:p>
    <w:p w:rsidR="00DE1E4D" w:rsidDel="00900664" w:rsidRDefault="00DE1E4D" w:rsidP="00DE1E4D">
      <w:pPr>
        <w:rPr>
          <w:del w:id="992" w:author="pjanssen" w:date="2015-06-18T16:19:00Z"/>
        </w:rPr>
      </w:pPr>
      <w:del w:id="993" w:author="pjanssen" w:date="2015-06-18T16:19:00Z">
        <w:r w:rsidDel="00900664">
          <w:delText>EV Verwerkingsregel Kabelofleiding</w:delText>
        </w:r>
      </w:del>
    </w:p>
    <w:p w:rsidR="00DE1E4D" w:rsidDel="00900664" w:rsidRDefault="00DE1E4D" w:rsidP="00DE1E4D">
      <w:pPr>
        <w:rPr>
          <w:del w:id="994" w:author="pjanssen" w:date="2015-06-18T16:19:00Z"/>
        </w:rPr>
      </w:pPr>
      <w:del w:id="995" w:author="pjanssen" w:date="2015-06-18T16:19:00Z">
        <w:r w:rsidDel="00900664">
          <w:delText xml:space="preserve">Voorbeeld:Dit zijn de businessrules (verwerkingsregels) op basis waarvan EV afgeleid wordt.Bijvoorbeeld:IF Nutsvoorzieningennet.Netbeheerder = Liander AND Nutsvoorzieningennet.Thema = Gas Distributie (is lage druk) AND Kabelofleiding.EV1 = 1 (is GGY) AND Bericht.Soort Werk = Heien (danwel type 3 uit </w:delText>
        </w:r>
        <w:r w:rsidR="00932116" w:rsidDel="00900664">
          <w:delText>waardelijst</w:delText>
        </w:r>
        <w:r w:rsidDel="00900664">
          <w:delText>) THEN Evoutputvlak.Eis Voorzorgsmaatregel = Liander10 (outputvlak tekst) ANDEvoutputvlak.vlak = Kabelofleiding.link.ligging.buffer(1) Evoutputvlak.Evprio = 3(N.B. Kadaster dient de betreffende kabel/leiding te bufferen met (instelbaar) {1} meter aan weerszijde, en dit als EV outputvlak mee te geven)Voorbeeld EV Verwerkingsregel EV input vlakDit zijn de businessrules (verwerkingsregels) op basis waarvan EV afgeleid wordt.Bijvoorbeeld:IF Nutsvoorzieningennet.Netbeheerder = Gasunie AND Nutsvoorzieningennet.Thema = BGI (is buis gevaarlijke inhoud) AND EVinputvlak.EVtype = 1 (RRM) THEN Evoutputvlak.Eis Voorzorgsmaatregel = Gasunie1 (soort EV outputvlak tekst) andEvoutputvlak.vlak = Evinputvla</w:delText>
        </w:r>
        <w:r w:rsidR="00932116" w:rsidDel="00900664">
          <w:delText xml:space="preserve">kEvoutputvlak.Evprio = 1 EV </w:delText>
        </w:r>
        <w:r w:rsidR="00932116" w:rsidDel="00900664">
          <w:lastRenderedPageBreak/>
          <w:delText>Waarde</w:delText>
        </w:r>
        <w:r w:rsidDel="00900664">
          <w:delText>lijstenDit zijn door de NB optioneel aan te leveren lijsten voor de verwerking van EV regels. Bijvoorbeeld: classificatie van Graafwerkzaamheden naar een classificatie van het soort werk (</w:delText>
        </w:r>
        <w:r w:rsidR="006F2CE2" w:rsidRPr="006F2CE2" w:rsidDel="00900664">
          <w:rPr>
            <w:highlight w:val="yellow"/>
          </w:rPr>
          <w:delText>zie bijlage Enexis).</w:delText>
        </w:r>
        <w:r w:rsidDel="00900664">
          <w:delText xml:space="preserve"> Ook de standaard EV teksten (vroeger de EV brieven) dienen in de vorm van EV </w:delText>
        </w:r>
        <w:r w:rsidR="00932116" w:rsidDel="00900664">
          <w:delText>waarde</w:delText>
        </w:r>
        <w:r w:rsidDel="00900664">
          <w:delText>lijsten te kunnen worden uitgewisseld. Dit om de aanlevering netbeheerder-specifieke teksten naar de gewenste outputvlak tekst te regelen.</w:delText>
        </w:r>
      </w:del>
    </w:p>
    <w:p w:rsidR="00DE1E4D" w:rsidDel="00900664" w:rsidRDefault="00DE1E4D" w:rsidP="00DE1E4D">
      <w:pPr>
        <w:rPr>
          <w:del w:id="996" w:author="pjanssen" w:date="2015-06-18T16:19:00Z"/>
        </w:rPr>
      </w:pPr>
    </w:p>
    <w:p w:rsidR="00DE1E4D" w:rsidDel="00900664" w:rsidRDefault="00DE1E4D" w:rsidP="00DE1E4D">
      <w:pPr>
        <w:rPr>
          <w:del w:id="997" w:author="pjanssen" w:date="2015-06-18T16:19:00Z"/>
        </w:rPr>
      </w:pPr>
    </w:p>
    <w:p w:rsidR="00DE1E4D" w:rsidRPr="00B4232D" w:rsidDel="00900664" w:rsidRDefault="00DE1E4D" w:rsidP="00DE1E4D">
      <w:pPr>
        <w:rPr>
          <w:del w:id="998" w:author="pjanssen" w:date="2015-06-18T16:19:00Z"/>
          <w:b/>
          <w:lang w:val="en-US"/>
        </w:rPr>
      </w:pPr>
      <w:del w:id="999" w:author="pjanssen" w:date="2015-06-18T16:19:00Z">
        <w:r w:rsidRPr="00B4232D" w:rsidDel="00900664">
          <w:rPr>
            <w:b/>
            <w:lang w:val="en-US"/>
          </w:rPr>
          <w:delText>Output KLIC m.b.t. EV</w:delText>
        </w:r>
      </w:del>
    </w:p>
    <w:p w:rsidR="00DE1E4D" w:rsidDel="00900664" w:rsidRDefault="00DE1E4D" w:rsidP="00DE1E4D">
      <w:pPr>
        <w:rPr>
          <w:del w:id="1000" w:author="pjanssen" w:date="2015-06-18T16:19:00Z"/>
        </w:rPr>
      </w:pPr>
      <w:del w:id="1001" w:author="pjanssen" w:date="2015-06-18T16:19:00Z">
        <w:r w:rsidDel="00900664">
          <w:delText>Gebiedsinformatie inclusief EV</w:delText>
        </w:r>
      </w:del>
    </w:p>
    <w:p w:rsidR="00DE1E4D" w:rsidDel="00900664" w:rsidRDefault="00DE1E4D" w:rsidP="00DE1E4D">
      <w:pPr>
        <w:rPr>
          <w:del w:id="1002" w:author="pjanssen" w:date="2015-06-18T16:19:00Z"/>
        </w:rPr>
      </w:pPr>
    </w:p>
    <w:p w:rsidR="00DE1E4D" w:rsidRPr="00B4232D" w:rsidDel="00900664" w:rsidRDefault="00DE1E4D" w:rsidP="00DE1E4D">
      <w:pPr>
        <w:rPr>
          <w:del w:id="1003" w:author="pjanssen" w:date="2015-06-18T16:19:00Z"/>
          <w:b/>
        </w:rPr>
      </w:pPr>
      <w:del w:id="1004" w:author="pjanssen" w:date="2015-06-18T16:19:00Z">
        <w:r w:rsidRPr="00B4232D" w:rsidDel="00900664">
          <w:rPr>
            <w:b/>
          </w:rPr>
          <w:delText>Gebiedsinformatie inclusief EV</w:delText>
        </w:r>
      </w:del>
    </w:p>
    <w:p w:rsidR="00DE1E4D" w:rsidDel="00900664" w:rsidRDefault="00DE1E4D" w:rsidP="00DE1E4D">
      <w:pPr>
        <w:rPr>
          <w:del w:id="1005" w:author="pjanssen" w:date="2015-06-18T16:19:00Z"/>
        </w:rPr>
      </w:pPr>
      <w:del w:id="1006" w:author="pjanssen" w:date="2015-06-18T16:19:00Z">
        <w:r w:rsidDel="00900664">
          <w:delText>AanduidingEisVoorzorgsmaatregel Gekoppeld aan Nutsvoorzieningennet Voorzien van Eis Voorzorgsmaatregel tekst (per vlak)Voorzien van geometrie (vlak)EVPrioriteitNutsvoorzieningennet Tekst van Hoogste Eis Voorzorgsmaatregel voor die Netbeheerder voor dat Thema.Dit wordt bepaald door een analyse (maximale waarde EVprio, hoe hoger de EV hoe erger) van de AanduidingEisVoorzorgsmaatregel binnen het Gebiedsbericht (per Netbeheerder per thema)</w:delText>
        </w:r>
      </w:del>
    </w:p>
    <w:p w:rsidR="00DE1E4D" w:rsidRDefault="00DE1E4D" w:rsidP="00DE1E4D">
      <w:pPr>
        <w:rPr>
          <w:b/>
        </w:rPr>
      </w:pPr>
    </w:p>
    <w:sectPr w:rsidR="00DE1E4D"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388C" w:rsidRDefault="0071388C">
      <w:r>
        <w:separator/>
      </w:r>
    </w:p>
    <w:p w:rsidR="0071388C" w:rsidRDefault="0071388C"/>
  </w:endnote>
  <w:endnote w:type="continuationSeparator" w:id="0">
    <w:p w:rsidR="0071388C" w:rsidRDefault="0071388C">
      <w:r>
        <w:continuationSeparator/>
      </w:r>
    </w:p>
    <w:p w:rsidR="0071388C" w:rsidRDefault="0071388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71388C" w:rsidRPr="00C7450D">
      <w:tc>
        <w:tcPr>
          <w:tcW w:w="648" w:type="dxa"/>
        </w:tcPr>
        <w:p w:rsidR="0071388C" w:rsidRPr="00E2691E" w:rsidRDefault="0071388C" w:rsidP="00BB25BB">
          <w:fldSimple w:instr=" PAGE ">
            <w:r>
              <w:rPr>
                <w:noProof/>
              </w:rPr>
              <w:t>2</w:t>
            </w:r>
          </w:fldSimple>
        </w:p>
      </w:tc>
      <w:tc>
        <w:tcPr>
          <w:tcW w:w="8820" w:type="dxa"/>
        </w:tcPr>
        <w:p w:rsidR="0071388C" w:rsidRPr="00C7450D" w:rsidRDefault="0071388C"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71388C" w:rsidRPr="00C7450D" w:rsidRDefault="0071388C" w:rsidP="00064FFB"/>
  <w:p w:rsidR="0071388C" w:rsidRPr="00C7450D" w:rsidRDefault="0071388C" w:rsidP="00064FFB"/>
  <w:p w:rsidR="0071388C" w:rsidRPr="00C7450D" w:rsidRDefault="0071388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88C" w:rsidRDefault="0071388C"/>
  <w:p w:rsidR="0071388C" w:rsidRDefault="0071388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71388C" w:rsidRPr="008A6C4C">
      <w:trPr>
        <w:trHeight w:val="182"/>
      </w:trPr>
      <w:tc>
        <w:tcPr>
          <w:tcW w:w="540" w:type="dxa"/>
        </w:tcPr>
        <w:p w:rsidR="0071388C" w:rsidRPr="007008A1" w:rsidRDefault="0071388C"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3331C0">
            <w:rPr>
              <w:noProof/>
              <w:sz w:val="14"/>
              <w:szCs w:val="14"/>
            </w:rPr>
            <w:t>7</w:t>
          </w:r>
          <w:r w:rsidRPr="007008A1">
            <w:rPr>
              <w:sz w:val="14"/>
              <w:szCs w:val="14"/>
            </w:rPr>
            <w:fldChar w:fldCharType="end"/>
          </w:r>
        </w:p>
      </w:tc>
      <w:tc>
        <w:tcPr>
          <w:tcW w:w="8835" w:type="dxa"/>
        </w:tcPr>
        <w:p w:rsidR="0071388C" w:rsidRPr="000427A2" w:rsidRDefault="0071388C"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71388C" w:rsidRPr="000427A2" w:rsidRDefault="0071388C">
    <w:pPr>
      <w:rPr>
        <w:lang w:val="en-US"/>
      </w:rPr>
    </w:pPr>
  </w:p>
  <w:p w:rsidR="0071388C" w:rsidRPr="000427A2" w:rsidRDefault="0071388C">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388C" w:rsidRDefault="0071388C">
      <w:r>
        <w:separator/>
      </w:r>
    </w:p>
    <w:p w:rsidR="0071388C" w:rsidRDefault="0071388C"/>
  </w:footnote>
  <w:footnote w:type="continuationSeparator" w:id="0">
    <w:p w:rsidR="0071388C" w:rsidRDefault="0071388C">
      <w:r>
        <w:continuationSeparator/>
      </w:r>
    </w:p>
    <w:p w:rsidR="0071388C" w:rsidRDefault="0071388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88C" w:rsidRDefault="0071388C" w:rsidP="00064FFB">
    <w:pPr>
      <w:jc w:val="center"/>
    </w:pPr>
  </w:p>
  <w:p w:rsidR="0071388C" w:rsidRDefault="0071388C">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88C" w:rsidRDefault="0071388C"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71388C" w:rsidRDefault="0071388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5">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2">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3">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35"/>
  </w:num>
  <w:num w:numId="6">
    <w:abstractNumId w:val="26"/>
  </w:num>
  <w:num w:numId="7">
    <w:abstractNumId w:val="22"/>
  </w:num>
  <w:num w:numId="8">
    <w:abstractNumId w:val="2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1"/>
  </w:num>
  <w:num w:numId="16">
    <w:abstractNumId w:val="20"/>
  </w:num>
  <w:num w:numId="17">
    <w:abstractNumId w:val="21"/>
  </w:num>
  <w:num w:numId="18">
    <w:abstractNumId w:val="11"/>
  </w:num>
  <w:num w:numId="19">
    <w:abstractNumId w:val="10"/>
  </w:num>
  <w:num w:numId="20">
    <w:abstractNumId w:val="27"/>
  </w:num>
  <w:num w:numId="21">
    <w:abstractNumId w:val="30"/>
  </w:num>
  <w:num w:numId="22">
    <w:abstractNumId w:val="32"/>
  </w:num>
  <w:num w:numId="23">
    <w:abstractNumId w:val="13"/>
  </w:num>
  <w:num w:numId="24">
    <w:abstractNumId w:val="33"/>
  </w:num>
  <w:num w:numId="25">
    <w:abstractNumId w:val="16"/>
  </w:num>
  <w:num w:numId="26">
    <w:abstractNumId w:val="37"/>
  </w:num>
  <w:num w:numId="27">
    <w:abstractNumId w:val="15"/>
  </w:num>
  <w:num w:numId="28">
    <w:abstractNumId w:val="34"/>
  </w:num>
  <w:num w:numId="29">
    <w:abstractNumId w:val="18"/>
  </w:num>
  <w:num w:numId="30">
    <w:abstractNumId w:val="36"/>
  </w:num>
  <w:num w:numId="31">
    <w:abstractNumId w:val="14"/>
  </w:num>
  <w:num w:numId="32">
    <w:abstractNumId w:val="12"/>
  </w:num>
  <w:num w:numId="33">
    <w:abstractNumId w:val="38"/>
  </w:num>
  <w:num w:numId="34">
    <w:abstractNumId w:val="24"/>
  </w:num>
  <w:num w:numId="35">
    <w:abstractNumId w:val="28"/>
  </w:num>
  <w:num w:numId="36">
    <w:abstractNumId w:val="17"/>
  </w:num>
  <w:num w:numId="37">
    <w:abstractNumId w:val="29"/>
  </w:num>
  <w:num w:numId="38">
    <w:abstractNumId w:val="23"/>
  </w:num>
  <w:num w:numId="39">
    <w:abstractNumId w:val="1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0008"/>
  <w:revisionView w:markup="0"/>
  <w:trackRevisions/>
  <w:defaultTabStop w:val="708"/>
  <w:hyphenationZone w:val="425"/>
  <w:drawingGridHorizontalSpacing w:val="80"/>
  <w:displayHorizontalDrawingGridEvery w:val="2"/>
  <w:characterSpacingControl w:val="doNotCompress"/>
  <w:hdrShapeDefaults>
    <o:shapedefaults v:ext="edit" spidmax="116737"/>
  </w:hdrShapeDefaults>
  <w:footnotePr>
    <w:footnote w:id="-1"/>
    <w:footnote w:id="0"/>
  </w:footnotePr>
  <w:endnotePr>
    <w:endnote w:id="-1"/>
    <w:endnote w:id="0"/>
  </w:endnotePr>
  <w:compat/>
  <w:rsids>
    <w:rsidRoot w:val="006E2148"/>
    <w:rsid w:val="00005301"/>
    <w:rsid w:val="00011C23"/>
    <w:rsid w:val="00017B8E"/>
    <w:rsid w:val="00020F2F"/>
    <w:rsid w:val="00024200"/>
    <w:rsid w:val="00031B8A"/>
    <w:rsid w:val="00032207"/>
    <w:rsid w:val="00033F42"/>
    <w:rsid w:val="00040D93"/>
    <w:rsid w:val="000427A2"/>
    <w:rsid w:val="00051A33"/>
    <w:rsid w:val="00055AC2"/>
    <w:rsid w:val="000623EF"/>
    <w:rsid w:val="00064B43"/>
    <w:rsid w:val="00064FFB"/>
    <w:rsid w:val="00076C28"/>
    <w:rsid w:val="000816A6"/>
    <w:rsid w:val="000830CA"/>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D0C03"/>
    <w:rsid w:val="000D422C"/>
    <w:rsid w:val="000D4FAA"/>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66CE"/>
    <w:rsid w:val="0012752F"/>
    <w:rsid w:val="00131166"/>
    <w:rsid w:val="00131C76"/>
    <w:rsid w:val="0013237A"/>
    <w:rsid w:val="00134763"/>
    <w:rsid w:val="00135F6C"/>
    <w:rsid w:val="00136C21"/>
    <w:rsid w:val="0014782A"/>
    <w:rsid w:val="00147C9E"/>
    <w:rsid w:val="00150E41"/>
    <w:rsid w:val="001534B4"/>
    <w:rsid w:val="001547D5"/>
    <w:rsid w:val="00157F1C"/>
    <w:rsid w:val="00165DD8"/>
    <w:rsid w:val="0016693A"/>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5DD0"/>
    <w:rsid w:val="001D6300"/>
    <w:rsid w:val="001D6CAB"/>
    <w:rsid w:val="001E18AC"/>
    <w:rsid w:val="001E2E40"/>
    <w:rsid w:val="001E38A5"/>
    <w:rsid w:val="001E71F6"/>
    <w:rsid w:val="001E7394"/>
    <w:rsid w:val="00210C62"/>
    <w:rsid w:val="00222829"/>
    <w:rsid w:val="002230F7"/>
    <w:rsid w:val="002330F9"/>
    <w:rsid w:val="002359B2"/>
    <w:rsid w:val="002370BA"/>
    <w:rsid w:val="00241660"/>
    <w:rsid w:val="00245B08"/>
    <w:rsid w:val="00246AC1"/>
    <w:rsid w:val="00253F30"/>
    <w:rsid w:val="0026425C"/>
    <w:rsid w:val="00264B25"/>
    <w:rsid w:val="00277A65"/>
    <w:rsid w:val="00277D2C"/>
    <w:rsid w:val="00291A96"/>
    <w:rsid w:val="002A0ED0"/>
    <w:rsid w:val="002A26AD"/>
    <w:rsid w:val="002C4D6C"/>
    <w:rsid w:val="002C6666"/>
    <w:rsid w:val="002C7B72"/>
    <w:rsid w:val="002D7CCA"/>
    <w:rsid w:val="002E0E6E"/>
    <w:rsid w:val="002E546F"/>
    <w:rsid w:val="002F1426"/>
    <w:rsid w:val="00302FC6"/>
    <w:rsid w:val="003119AB"/>
    <w:rsid w:val="00313B47"/>
    <w:rsid w:val="00313C0C"/>
    <w:rsid w:val="003146BA"/>
    <w:rsid w:val="003203DD"/>
    <w:rsid w:val="003206BD"/>
    <w:rsid w:val="00321193"/>
    <w:rsid w:val="003276EB"/>
    <w:rsid w:val="0033156E"/>
    <w:rsid w:val="003331C0"/>
    <w:rsid w:val="00335164"/>
    <w:rsid w:val="003429F4"/>
    <w:rsid w:val="00345679"/>
    <w:rsid w:val="00350F26"/>
    <w:rsid w:val="003513CF"/>
    <w:rsid w:val="003515CC"/>
    <w:rsid w:val="00374090"/>
    <w:rsid w:val="00377A2B"/>
    <w:rsid w:val="00381782"/>
    <w:rsid w:val="00382675"/>
    <w:rsid w:val="0038325B"/>
    <w:rsid w:val="00387A6B"/>
    <w:rsid w:val="00387CF5"/>
    <w:rsid w:val="00387DE5"/>
    <w:rsid w:val="003914C4"/>
    <w:rsid w:val="00392F89"/>
    <w:rsid w:val="003A3266"/>
    <w:rsid w:val="003A44A6"/>
    <w:rsid w:val="003A6ACC"/>
    <w:rsid w:val="003A7F44"/>
    <w:rsid w:val="003B10AE"/>
    <w:rsid w:val="003C4C73"/>
    <w:rsid w:val="003C4DDF"/>
    <w:rsid w:val="003D6804"/>
    <w:rsid w:val="003E1D31"/>
    <w:rsid w:val="003E3B48"/>
    <w:rsid w:val="003E45FA"/>
    <w:rsid w:val="003E5B40"/>
    <w:rsid w:val="00402252"/>
    <w:rsid w:val="00403A01"/>
    <w:rsid w:val="00406B80"/>
    <w:rsid w:val="0041667C"/>
    <w:rsid w:val="0042522F"/>
    <w:rsid w:val="004305C4"/>
    <w:rsid w:val="004419AB"/>
    <w:rsid w:val="0044349D"/>
    <w:rsid w:val="00446095"/>
    <w:rsid w:val="004532E6"/>
    <w:rsid w:val="00454238"/>
    <w:rsid w:val="00455D1F"/>
    <w:rsid w:val="00456F46"/>
    <w:rsid w:val="004666FD"/>
    <w:rsid w:val="0047444C"/>
    <w:rsid w:val="0048209D"/>
    <w:rsid w:val="00482647"/>
    <w:rsid w:val="004919B8"/>
    <w:rsid w:val="004921A7"/>
    <w:rsid w:val="004A39FB"/>
    <w:rsid w:val="004A761C"/>
    <w:rsid w:val="004B60A9"/>
    <w:rsid w:val="004B713C"/>
    <w:rsid w:val="004C0CA8"/>
    <w:rsid w:val="004C11C4"/>
    <w:rsid w:val="004C365C"/>
    <w:rsid w:val="004C44A2"/>
    <w:rsid w:val="004D3480"/>
    <w:rsid w:val="004D5723"/>
    <w:rsid w:val="004E2308"/>
    <w:rsid w:val="004F02D8"/>
    <w:rsid w:val="004F6BE9"/>
    <w:rsid w:val="005016D6"/>
    <w:rsid w:val="00502E20"/>
    <w:rsid w:val="00506829"/>
    <w:rsid w:val="005120DC"/>
    <w:rsid w:val="005125B7"/>
    <w:rsid w:val="00512EFD"/>
    <w:rsid w:val="005209C3"/>
    <w:rsid w:val="00521088"/>
    <w:rsid w:val="00523537"/>
    <w:rsid w:val="0052388B"/>
    <w:rsid w:val="00526D5F"/>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C7720"/>
    <w:rsid w:val="005D2BD5"/>
    <w:rsid w:val="005D453A"/>
    <w:rsid w:val="005E1AD7"/>
    <w:rsid w:val="005E66C5"/>
    <w:rsid w:val="005E7EEF"/>
    <w:rsid w:val="005F591B"/>
    <w:rsid w:val="005F777D"/>
    <w:rsid w:val="00607EB0"/>
    <w:rsid w:val="00610F19"/>
    <w:rsid w:val="00613BB2"/>
    <w:rsid w:val="00613D81"/>
    <w:rsid w:val="00614402"/>
    <w:rsid w:val="00620CB1"/>
    <w:rsid w:val="00622867"/>
    <w:rsid w:val="00633F0C"/>
    <w:rsid w:val="00635202"/>
    <w:rsid w:val="0065371C"/>
    <w:rsid w:val="00653DF3"/>
    <w:rsid w:val="006608EC"/>
    <w:rsid w:val="00670CE5"/>
    <w:rsid w:val="00672722"/>
    <w:rsid w:val="00673FC0"/>
    <w:rsid w:val="00674046"/>
    <w:rsid w:val="00680E42"/>
    <w:rsid w:val="006843B1"/>
    <w:rsid w:val="006933C8"/>
    <w:rsid w:val="0069792C"/>
    <w:rsid w:val="006A058D"/>
    <w:rsid w:val="006A0A99"/>
    <w:rsid w:val="006A1F5A"/>
    <w:rsid w:val="006B1BB3"/>
    <w:rsid w:val="006B2CE6"/>
    <w:rsid w:val="006B7DF9"/>
    <w:rsid w:val="006C7C50"/>
    <w:rsid w:val="006D66D2"/>
    <w:rsid w:val="006E15C3"/>
    <w:rsid w:val="006E2148"/>
    <w:rsid w:val="006F2CE2"/>
    <w:rsid w:val="006F4CEB"/>
    <w:rsid w:val="006F4F6F"/>
    <w:rsid w:val="006F7422"/>
    <w:rsid w:val="007001AC"/>
    <w:rsid w:val="007008A1"/>
    <w:rsid w:val="007013EA"/>
    <w:rsid w:val="007040F8"/>
    <w:rsid w:val="00705CDD"/>
    <w:rsid w:val="00706826"/>
    <w:rsid w:val="00712635"/>
    <w:rsid w:val="0071388C"/>
    <w:rsid w:val="007175D0"/>
    <w:rsid w:val="00724976"/>
    <w:rsid w:val="00735463"/>
    <w:rsid w:val="00741FB7"/>
    <w:rsid w:val="007454FD"/>
    <w:rsid w:val="0075108C"/>
    <w:rsid w:val="00751479"/>
    <w:rsid w:val="0075577F"/>
    <w:rsid w:val="00756728"/>
    <w:rsid w:val="0075753A"/>
    <w:rsid w:val="007910BD"/>
    <w:rsid w:val="007911E4"/>
    <w:rsid w:val="00796267"/>
    <w:rsid w:val="007A394B"/>
    <w:rsid w:val="007A3A3D"/>
    <w:rsid w:val="007A3B5C"/>
    <w:rsid w:val="007B7303"/>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2124"/>
    <w:rsid w:val="0086134C"/>
    <w:rsid w:val="00864C8E"/>
    <w:rsid w:val="008744E1"/>
    <w:rsid w:val="00875BD6"/>
    <w:rsid w:val="00876CA9"/>
    <w:rsid w:val="00882C7A"/>
    <w:rsid w:val="00883948"/>
    <w:rsid w:val="00884B92"/>
    <w:rsid w:val="008A01A1"/>
    <w:rsid w:val="008A6C4C"/>
    <w:rsid w:val="008A6E1A"/>
    <w:rsid w:val="008C2572"/>
    <w:rsid w:val="008C38D5"/>
    <w:rsid w:val="008D4D0B"/>
    <w:rsid w:val="008E1D55"/>
    <w:rsid w:val="008E6AEE"/>
    <w:rsid w:val="008F18B4"/>
    <w:rsid w:val="008F743E"/>
    <w:rsid w:val="00900664"/>
    <w:rsid w:val="00905B40"/>
    <w:rsid w:val="00907237"/>
    <w:rsid w:val="009152BE"/>
    <w:rsid w:val="00921722"/>
    <w:rsid w:val="0092303D"/>
    <w:rsid w:val="009264C6"/>
    <w:rsid w:val="009273F7"/>
    <w:rsid w:val="00932116"/>
    <w:rsid w:val="00934D40"/>
    <w:rsid w:val="00942CD1"/>
    <w:rsid w:val="00945ADC"/>
    <w:rsid w:val="00963092"/>
    <w:rsid w:val="009637AA"/>
    <w:rsid w:val="00981158"/>
    <w:rsid w:val="00994809"/>
    <w:rsid w:val="009A0400"/>
    <w:rsid w:val="009A4291"/>
    <w:rsid w:val="009A432E"/>
    <w:rsid w:val="009B01A0"/>
    <w:rsid w:val="009B6EDA"/>
    <w:rsid w:val="009C2C92"/>
    <w:rsid w:val="009D54E6"/>
    <w:rsid w:val="009D655E"/>
    <w:rsid w:val="009E08D3"/>
    <w:rsid w:val="009E4694"/>
    <w:rsid w:val="009E6B28"/>
    <w:rsid w:val="009F7CB4"/>
    <w:rsid w:val="00A006BE"/>
    <w:rsid w:val="00A129EC"/>
    <w:rsid w:val="00A17906"/>
    <w:rsid w:val="00A20F45"/>
    <w:rsid w:val="00A212BA"/>
    <w:rsid w:val="00A26809"/>
    <w:rsid w:val="00A26E72"/>
    <w:rsid w:val="00A35CDB"/>
    <w:rsid w:val="00A35E0B"/>
    <w:rsid w:val="00A42A80"/>
    <w:rsid w:val="00A53ECB"/>
    <w:rsid w:val="00A60042"/>
    <w:rsid w:val="00A67D82"/>
    <w:rsid w:val="00A7057D"/>
    <w:rsid w:val="00A7297A"/>
    <w:rsid w:val="00A75399"/>
    <w:rsid w:val="00AA1364"/>
    <w:rsid w:val="00AA4948"/>
    <w:rsid w:val="00AA4EE7"/>
    <w:rsid w:val="00AA7EF1"/>
    <w:rsid w:val="00AB1384"/>
    <w:rsid w:val="00AB50E3"/>
    <w:rsid w:val="00AD65AE"/>
    <w:rsid w:val="00AE3F47"/>
    <w:rsid w:val="00AF2344"/>
    <w:rsid w:val="00AF2F4B"/>
    <w:rsid w:val="00AF6602"/>
    <w:rsid w:val="00B05076"/>
    <w:rsid w:val="00B105CC"/>
    <w:rsid w:val="00B123EF"/>
    <w:rsid w:val="00B16FB6"/>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396B"/>
    <w:rsid w:val="00BA4E04"/>
    <w:rsid w:val="00BB090D"/>
    <w:rsid w:val="00BB0F40"/>
    <w:rsid w:val="00BB25BB"/>
    <w:rsid w:val="00BB3A1E"/>
    <w:rsid w:val="00BD29BA"/>
    <w:rsid w:val="00BD6B2D"/>
    <w:rsid w:val="00BD71B7"/>
    <w:rsid w:val="00BE1A5C"/>
    <w:rsid w:val="00BE3CB6"/>
    <w:rsid w:val="00BE48B5"/>
    <w:rsid w:val="00BE5435"/>
    <w:rsid w:val="00BF0428"/>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B43"/>
    <w:rsid w:val="00C65B40"/>
    <w:rsid w:val="00C7139A"/>
    <w:rsid w:val="00C73986"/>
    <w:rsid w:val="00C7450D"/>
    <w:rsid w:val="00C77FC2"/>
    <w:rsid w:val="00C81691"/>
    <w:rsid w:val="00C83E8A"/>
    <w:rsid w:val="00C84D52"/>
    <w:rsid w:val="00C94C38"/>
    <w:rsid w:val="00C96003"/>
    <w:rsid w:val="00C96623"/>
    <w:rsid w:val="00CA2949"/>
    <w:rsid w:val="00CA43F5"/>
    <w:rsid w:val="00CD2268"/>
    <w:rsid w:val="00CD405F"/>
    <w:rsid w:val="00CD4698"/>
    <w:rsid w:val="00CD5CA5"/>
    <w:rsid w:val="00CD7648"/>
    <w:rsid w:val="00CE74FD"/>
    <w:rsid w:val="00D00889"/>
    <w:rsid w:val="00D0110B"/>
    <w:rsid w:val="00D025C8"/>
    <w:rsid w:val="00D0351A"/>
    <w:rsid w:val="00D045DD"/>
    <w:rsid w:val="00D0633C"/>
    <w:rsid w:val="00D100A8"/>
    <w:rsid w:val="00D2625A"/>
    <w:rsid w:val="00D34018"/>
    <w:rsid w:val="00D372E2"/>
    <w:rsid w:val="00D4438A"/>
    <w:rsid w:val="00D50F3A"/>
    <w:rsid w:val="00D52AE2"/>
    <w:rsid w:val="00D57019"/>
    <w:rsid w:val="00D63719"/>
    <w:rsid w:val="00D64E83"/>
    <w:rsid w:val="00D66553"/>
    <w:rsid w:val="00D66759"/>
    <w:rsid w:val="00D736E9"/>
    <w:rsid w:val="00D73D7C"/>
    <w:rsid w:val="00D761FB"/>
    <w:rsid w:val="00D765B8"/>
    <w:rsid w:val="00D80AB5"/>
    <w:rsid w:val="00D83932"/>
    <w:rsid w:val="00D841BA"/>
    <w:rsid w:val="00D84E24"/>
    <w:rsid w:val="00D86ED4"/>
    <w:rsid w:val="00D87732"/>
    <w:rsid w:val="00D92DEC"/>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C04"/>
    <w:rsid w:val="00DE48C3"/>
    <w:rsid w:val="00DE74CE"/>
    <w:rsid w:val="00DF04D9"/>
    <w:rsid w:val="00DF5D89"/>
    <w:rsid w:val="00DF6212"/>
    <w:rsid w:val="00E050B6"/>
    <w:rsid w:val="00E05456"/>
    <w:rsid w:val="00E06A8F"/>
    <w:rsid w:val="00E10AC1"/>
    <w:rsid w:val="00E128C0"/>
    <w:rsid w:val="00E157C5"/>
    <w:rsid w:val="00E17D83"/>
    <w:rsid w:val="00E24632"/>
    <w:rsid w:val="00E2691E"/>
    <w:rsid w:val="00E3124D"/>
    <w:rsid w:val="00E31B57"/>
    <w:rsid w:val="00E32BEB"/>
    <w:rsid w:val="00E331D9"/>
    <w:rsid w:val="00E33E00"/>
    <w:rsid w:val="00E412C5"/>
    <w:rsid w:val="00E43079"/>
    <w:rsid w:val="00E512BF"/>
    <w:rsid w:val="00E548CF"/>
    <w:rsid w:val="00E56DD7"/>
    <w:rsid w:val="00E600E4"/>
    <w:rsid w:val="00E62DE5"/>
    <w:rsid w:val="00E62F4B"/>
    <w:rsid w:val="00E65E36"/>
    <w:rsid w:val="00E67465"/>
    <w:rsid w:val="00E67A40"/>
    <w:rsid w:val="00E7098A"/>
    <w:rsid w:val="00E7200A"/>
    <w:rsid w:val="00E73450"/>
    <w:rsid w:val="00E76D04"/>
    <w:rsid w:val="00E778B3"/>
    <w:rsid w:val="00E93780"/>
    <w:rsid w:val="00E96A1C"/>
    <w:rsid w:val="00E97029"/>
    <w:rsid w:val="00EA1048"/>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6049B"/>
    <w:rsid w:val="00F67134"/>
    <w:rsid w:val="00F711F3"/>
    <w:rsid w:val="00F72D0E"/>
    <w:rsid w:val="00F72F1E"/>
    <w:rsid w:val="00F84DD5"/>
    <w:rsid w:val="00F921B7"/>
    <w:rsid w:val="00F9684A"/>
    <w:rsid w:val="00FA4E0D"/>
    <w:rsid w:val="00FA6AA6"/>
    <w:rsid w:val="00FA7A29"/>
    <w:rsid w:val="00FB6A21"/>
    <w:rsid w:val="00FB7CA6"/>
    <w:rsid w:val="00FD130F"/>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167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1.wmf"/><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wmf"/><Relationship Id="rId41"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png"/><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jpeg"/><Relationship Id="rId35" Type="http://schemas.openxmlformats.org/officeDocument/2006/relationships/image" Target="media/image24.wmf"/><Relationship Id="rId43" Type="http://schemas.openxmlformats.org/officeDocument/2006/relationships/image" Target="media/image32.wmf"/><Relationship Id="rId48" Type="http://schemas.openxmlformats.org/officeDocument/2006/relationships/fontTable" Target="fontTable.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6C448-1AE8-4335-8703-3BFB9AC6E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60</Pages>
  <Words>14143</Words>
  <Characters>77787</Characters>
  <Application>Microsoft Office Word</Application>
  <DocSecurity>0</DocSecurity>
  <Lines>648</Lines>
  <Paragraphs>183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91747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20</cp:revision>
  <cp:lastPrinted>2014-12-18T16:05:00Z</cp:lastPrinted>
  <dcterms:created xsi:type="dcterms:W3CDTF">2015-05-29T12:45:00Z</dcterms:created>
  <dcterms:modified xsi:type="dcterms:W3CDTF">2015-06-19T10:05:00Z</dcterms:modified>
</cp:coreProperties>
</file>